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B28CD" w14:textId="77777777" w:rsidR="009D1437" w:rsidRDefault="009D1437" w:rsidP="009D1437">
      <w:pPr>
        <w:ind w:left="720"/>
      </w:pPr>
    </w:p>
    <w:p w14:paraId="53A92ADF" w14:textId="77777777" w:rsidR="009D1437" w:rsidRDefault="009D1437" w:rsidP="009D1437"/>
    <w:p w14:paraId="1BDE8428" w14:textId="77777777" w:rsidR="009D1437" w:rsidRDefault="009D1437" w:rsidP="009D1437"/>
    <w:p w14:paraId="4280AF86" w14:textId="77777777" w:rsidR="009D1437" w:rsidRDefault="009D1437" w:rsidP="009D1437"/>
    <w:p w14:paraId="5DDA7BF9" w14:textId="77777777" w:rsidR="009D1437" w:rsidRDefault="009D1437" w:rsidP="009D1437"/>
    <w:p w14:paraId="2052A324" w14:textId="77777777" w:rsidR="00BD14C8" w:rsidRDefault="00BD14C8" w:rsidP="009D1437">
      <w:pPr>
        <w:jc w:val="center"/>
        <w:rPr>
          <w:b/>
          <w:sz w:val="46"/>
        </w:rPr>
      </w:pPr>
    </w:p>
    <w:p w14:paraId="24DED9D3" w14:textId="77777777" w:rsidR="00BD14C8" w:rsidRDefault="00BD14C8" w:rsidP="009D1437">
      <w:pPr>
        <w:jc w:val="center"/>
        <w:rPr>
          <w:b/>
          <w:sz w:val="46"/>
        </w:rPr>
      </w:pPr>
    </w:p>
    <w:p w14:paraId="6F0EE873" w14:textId="77777777" w:rsidR="00BD14C8" w:rsidRDefault="00BD14C8" w:rsidP="009D1437">
      <w:pPr>
        <w:jc w:val="center"/>
        <w:rPr>
          <w:b/>
          <w:sz w:val="46"/>
        </w:rPr>
      </w:pPr>
    </w:p>
    <w:p w14:paraId="21D2E68F" w14:textId="14572ABA" w:rsidR="009D1437" w:rsidRPr="00B42703" w:rsidRDefault="009D1437" w:rsidP="009D1437">
      <w:pPr>
        <w:jc w:val="center"/>
        <w:rPr>
          <w:b/>
          <w:sz w:val="46"/>
        </w:rPr>
      </w:pPr>
      <w:r w:rsidRPr="00B42703">
        <w:rPr>
          <w:b/>
          <w:sz w:val="46"/>
        </w:rPr>
        <w:t>TÀI LIỆU MÔ TẢ ĐẦU HÀM TÍCH HỢP HÓA ĐƠN ĐIỆN TỬ</w:t>
      </w:r>
    </w:p>
    <w:p w14:paraId="32E3D364" w14:textId="77777777" w:rsidR="009D1437" w:rsidRDefault="009D1437" w:rsidP="009D1437"/>
    <w:p w14:paraId="69317C31" w14:textId="77777777" w:rsidR="009D1437" w:rsidRDefault="009D1437" w:rsidP="009D1437"/>
    <w:p w14:paraId="2A764DFA" w14:textId="77777777" w:rsidR="009D1437" w:rsidRDefault="009D1437" w:rsidP="009D1437"/>
    <w:p w14:paraId="179A320F" w14:textId="77777777" w:rsidR="009D1437" w:rsidRDefault="009D1437" w:rsidP="009D1437"/>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414"/>
        <w:gridCol w:w="3997"/>
      </w:tblGrid>
      <w:tr w:rsidR="009D1437" w:rsidRPr="006F3F07" w14:paraId="69210407" w14:textId="77777777" w:rsidTr="00616EC4">
        <w:trPr>
          <w:trHeight w:val="534"/>
          <w:jc w:val="center"/>
        </w:trPr>
        <w:tc>
          <w:tcPr>
            <w:tcW w:w="2414" w:type="dxa"/>
            <w:vAlign w:val="center"/>
          </w:tcPr>
          <w:p w14:paraId="117F32CF" w14:textId="77777777" w:rsidR="009D1437" w:rsidRPr="006F3F07" w:rsidRDefault="009D1437" w:rsidP="00616EC4">
            <w:r w:rsidRPr="006F3F07">
              <w:t>Phiên bản tài liệu</w:t>
            </w:r>
          </w:p>
        </w:tc>
        <w:tc>
          <w:tcPr>
            <w:tcW w:w="3997" w:type="dxa"/>
            <w:vAlign w:val="center"/>
          </w:tcPr>
          <w:p w14:paraId="57CCDC01" w14:textId="23982734" w:rsidR="009D1437" w:rsidRPr="006F3F07" w:rsidRDefault="00BD14C8" w:rsidP="00616EC4">
            <w:r>
              <w:t>6</w:t>
            </w:r>
            <w:r w:rsidR="009D1437" w:rsidRPr="006F3F07">
              <w:t>.0</w:t>
            </w:r>
          </w:p>
        </w:tc>
      </w:tr>
    </w:tbl>
    <w:p w14:paraId="32A46F70" w14:textId="77777777" w:rsidR="009D1437" w:rsidRDefault="009D1437" w:rsidP="009D1437"/>
    <w:p w14:paraId="6953EEEE" w14:textId="77777777" w:rsidR="009D1437" w:rsidRDefault="009D1437" w:rsidP="009D1437"/>
    <w:p w14:paraId="54021918" w14:textId="77777777" w:rsidR="009D1437" w:rsidRDefault="009D1437" w:rsidP="009D1437"/>
    <w:p w14:paraId="6F89987D" w14:textId="77777777" w:rsidR="009D1437" w:rsidRDefault="009D1437" w:rsidP="009D1437"/>
    <w:p w14:paraId="0CABED66" w14:textId="77777777" w:rsidR="009D1437" w:rsidRDefault="009D1437" w:rsidP="009D1437"/>
    <w:p w14:paraId="3ABF0A71" w14:textId="77777777" w:rsidR="009D1437" w:rsidRDefault="009D1437" w:rsidP="009D1437"/>
    <w:p w14:paraId="4E006738" w14:textId="77777777" w:rsidR="009D1437" w:rsidRDefault="009D1437" w:rsidP="009D1437"/>
    <w:p w14:paraId="0084A4D7" w14:textId="77777777" w:rsidR="009D1437" w:rsidRDefault="009D1437" w:rsidP="009D1437"/>
    <w:p w14:paraId="7BB4893E" w14:textId="77777777" w:rsidR="009D1437" w:rsidRDefault="009D1437" w:rsidP="009D1437"/>
    <w:p w14:paraId="5802181E" w14:textId="77777777" w:rsidR="009D1437" w:rsidRDefault="009D1437" w:rsidP="009D1437"/>
    <w:p w14:paraId="6364215F" w14:textId="77777777" w:rsidR="009D1437" w:rsidRDefault="009D1437" w:rsidP="009D1437"/>
    <w:p w14:paraId="136117A0" w14:textId="77777777" w:rsidR="009D1437" w:rsidRDefault="009D1437" w:rsidP="009D1437"/>
    <w:p w14:paraId="0ED40E00" w14:textId="5CA80BE0" w:rsidR="00BD14C8" w:rsidRDefault="00BD14C8">
      <w:pPr>
        <w:spacing w:after="160" w:line="259" w:lineRule="auto"/>
      </w:pPr>
      <w:r>
        <w:br w:type="page"/>
      </w:r>
    </w:p>
    <w:p w14:paraId="7829C44D" w14:textId="77777777" w:rsidR="009D1437" w:rsidRDefault="009D1437" w:rsidP="009D1437"/>
    <w:sdt>
      <w:sdtPr>
        <w:rPr>
          <w:rFonts w:ascii="Times New Roman" w:eastAsiaTheme="minorHAnsi" w:hAnsi="Times New Roman" w:cstheme="minorBidi"/>
          <w:color w:val="auto"/>
          <w:sz w:val="24"/>
          <w:szCs w:val="22"/>
        </w:rPr>
        <w:id w:val="-893658112"/>
        <w:docPartObj>
          <w:docPartGallery w:val="Table of Contents"/>
          <w:docPartUnique/>
        </w:docPartObj>
      </w:sdtPr>
      <w:sdtEndPr>
        <w:rPr>
          <w:rFonts w:eastAsia="Times New Roman" w:cs="Times New Roman"/>
          <w:b/>
          <w:bCs/>
          <w:noProof/>
          <w:szCs w:val="24"/>
        </w:rPr>
      </w:sdtEndPr>
      <w:sdtContent>
        <w:p w14:paraId="036E4549" w14:textId="77777777" w:rsidR="009D1437" w:rsidRPr="00B43171" w:rsidRDefault="009D1437" w:rsidP="0085100F">
          <w:pPr>
            <w:pStyle w:val="TOCHeading"/>
          </w:pPr>
          <w:r w:rsidRPr="00B43171">
            <w:t>Mục Lục</w:t>
          </w:r>
        </w:p>
        <w:p w14:paraId="26B85730" w14:textId="1D37FE57" w:rsidR="00BD14C8" w:rsidRDefault="009D1437">
          <w:pPr>
            <w:pStyle w:val="TOC1"/>
            <w:tabs>
              <w:tab w:val="left" w:pos="440"/>
              <w:tab w:val="right" w:leader="dot" w:pos="9350"/>
            </w:tabs>
            <w:rPr>
              <w:rFonts w:cstheme="minorBidi"/>
              <w:noProof/>
              <w:szCs w:val="22"/>
            </w:rPr>
          </w:pPr>
          <w:r w:rsidRPr="00B37C1B">
            <w:rPr>
              <w:rFonts w:ascii="Times New Roman" w:hAnsi="Times New Roman"/>
              <w:sz w:val="24"/>
            </w:rPr>
            <w:fldChar w:fldCharType="begin"/>
          </w:r>
          <w:r w:rsidRPr="00B37C1B">
            <w:rPr>
              <w:rFonts w:ascii="Times New Roman" w:hAnsi="Times New Roman"/>
              <w:sz w:val="24"/>
            </w:rPr>
            <w:instrText xml:space="preserve"> TOC \o "1-3" \h \z \u </w:instrText>
          </w:r>
          <w:r w:rsidRPr="00B37C1B">
            <w:rPr>
              <w:rFonts w:ascii="Times New Roman" w:hAnsi="Times New Roman"/>
              <w:sz w:val="24"/>
            </w:rPr>
            <w:fldChar w:fldCharType="separate"/>
          </w:r>
          <w:hyperlink w:anchor="_Toc198045248" w:history="1">
            <w:r w:rsidR="00BD14C8" w:rsidRPr="00042DA8">
              <w:rPr>
                <w:rStyle w:val="Hyperlink"/>
                <w:noProof/>
              </w:rPr>
              <w:t>1.</w:t>
            </w:r>
            <w:r w:rsidR="00BD14C8">
              <w:rPr>
                <w:rFonts w:cstheme="minorBidi"/>
                <w:noProof/>
                <w:szCs w:val="22"/>
              </w:rPr>
              <w:tab/>
            </w:r>
            <w:r w:rsidR="00BD14C8" w:rsidRPr="00042DA8">
              <w:rPr>
                <w:rStyle w:val="Hyperlink"/>
                <w:noProof/>
              </w:rPr>
              <w:t>QUY ĐỊNH VÀ CHUẨN CHUNG</w:t>
            </w:r>
            <w:r w:rsidR="00BD14C8">
              <w:rPr>
                <w:noProof/>
                <w:webHidden/>
              </w:rPr>
              <w:tab/>
            </w:r>
            <w:r w:rsidR="00BD14C8">
              <w:rPr>
                <w:noProof/>
                <w:webHidden/>
              </w:rPr>
              <w:fldChar w:fldCharType="begin"/>
            </w:r>
            <w:r w:rsidR="00BD14C8">
              <w:rPr>
                <w:noProof/>
                <w:webHidden/>
              </w:rPr>
              <w:instrText xml:space="preserve"> PAGEREF _Toc198045248 \h </w:instrText>
            </w:r>
            <w:r w:rsidR="00BD14C8">
              <w:rPr>
                <w:noProof/>
                <w:webHidden/>
              </w:rPr>
            </w:r>
            <w:r w:rsidR="00BD14C8">
              <w:rPr>
                <w:noProof/>
                <w:webHidden/>
              </w:rPr>
              <w:fldChar w:fldCharType="separate"/>
            </w:r>
            <w:r w:rsidR="00C65193">
              <w:rPr>
                <w:noProof/>
                <w:webHidden/>
              </w:rPr>
              <w:t>8</w:t>
            </w:r>
            <w:r w:rsidR="00BD14C8">
              <w:rPr>
                <w:noProof/>
                <w:webHidden/>
              </w:rPr>
              <w:fldChar w:fldCharType="end"/>
            </w:r>
          </w:hyperlink>
        </w:p>
        <w:p w14:paraId="08F59F29" w14:textId="377AB252" w:rsidR="00BD14C8" w:rsidRDefault="00BD14C8">
          <w:pPr>
            <w:pStyle w:val="TOC2"/>
            <w:tabs>
              <w:tab w:val="left" w:pos="880"/>
              <w:tab w:val="right" w:leader="dot" w:pos="9350"/>
            </w:tabs>
            <w:rPr>
              <w:rFonts w:cstheme="minorBidi"/>
              <w:noProof/>
              <w:szCs w:val="22"/>
            </w:rPr>
          </w:pPr>
          <w:hyperlink w:anchor="_Toc198045249" w:history="1">
            <w:r w:rsidRPr="00042DA8">
              <w:rPr>
                <w:rStyle w:val="Hyperlink"/>
                <w:noProof/>
              </w:rPr>
              <w:t>1.1.</w:t>
            </w:r>
            <w:r>
              <w:rPr>
                <w:rFonts w:cstheme="minorBidi"/>
                <w:noProof/>
                <w:szCs w:val="22"/>
              </w:rPr>
              <w:tab/>
            </w:r>
            <w:r w:rsidRPr="00042DA8">
              <w:rPr>
                <w:rStyle w:val="Hyperlink"/>
                <w:noProof/>
              </w:rPr>
              <w:t>Chuẩn định dạng dữ liệu trả về</w:t>
            </w:r>
            <w:r>
              <w:rPr>
                <w:noProof/>
                <w:webHidden/>
              </w:rPr>
              <w:tab/>
            </w:r>
            <w:r>
              <w:rPr>
                <w:noProof/>
                <w:webHidden/>
              </w:rPr>
              <w:fldChar w:fldCharType="begin"/>
            </w:r>
            <w:r>
              <w:rPr>
                <w:noProof/>
                <w:webHidden/>
              </w:rPr>
              <w:instrText xml:space="preserve"> PAGEREF _Toc198045249 \h </w:instrText>
            </w:r>
            <w:r>
              <w:rPr>
                <w:noProof/>
                <w:webHidden/>
              </w:rPr>
            </w:r>
            <w:r>
              <w:rPr>
                <w:noProof/>
                <w:webHidden/>
              </w:rPr>
              <w:fldChar w:fldCharType="separate"/>
            </w:r>
            <w:r w:rsidR="00C65193">
              <w:rPr>
                <w:noProof/>
                <w:webHidden/>
              </w:rPr>
              <w:t>8</w:t>
            </w:r>
            <w:r>
              <w:rPr>
                <w:noProof/>
                <w:webHidden/>
              </w:rPr>
              <w:fldChar w:fldCharType="end"/>
            </w:r>
          </w:hyperlink>
        </w:p>
        <w:p w14:paraId="51E7AFC0" w14:textId="1EAEC864" w:rsidR="00BD14C8" w:rsidRDefault="00BD14C8">
          <w:pPr>
            <w:pStyle w:val="TOC2"/>
            <w:tabs>
              <w:tab w:val="left" w:pos="880"/>
              <w:tab w:val="right" w:leader="dot" w:pos="9350"/>
            </w:tabs>
            <w:rPr>
              <w:rFonts w:cstheme="minorBidi"/>
              <w:noProof/>
              <w:szCs w:val="22"/>
            </w:rPr>
          </w:pPr>
          <w:hyperlink w:anchor="_Toc198045250" w:history="1">
            <w:r w:rsidRPr="00042DA8">
              <w:rPr>
                <w:rStyle w:val="Hyperlink"/>
                <w:noProof/>
              </w:rPr>
              <w:t>1.2.</w:t>
            </w:r>
            <w:r>
              <w:rPr>
                <w:rFonts w:cstheme="minorBidi"/>
                <w:noProof/>
                <w:szCs w:val="22"/>
              </w:rPr>
              <w:tab/>
            </w:r>
            <w:r w:rsidRPr="00042DA8">
              <w:rPr>
                <w:rStyle w:val="Hyperlink"/>
                <w:noProof/>
              </w:rPr>
              <w:t>Base64 format</w:t>
            </w:r>
            <w:r>
              <w:rPr>
                <w:noProof/>
                <w:webHidden/>
              </w:rPr>
              <w:tab/>
            </w:r>
            <w:r>
              <w:rPr>
                <w:noProof/>
                <w:webHidden/>
              </w:rPr>
              <w:fldChar w:fldCharType="begin"/>
            </w:r>
            <w:r>
              <w:rPr>
                <w:noProof/>
                <w:webHidden/>
              </w:rPr>
              <w:instrText xml:space="preserve"> PAGEREF _Toc198045250 \h </w:instrText>
            </w:r>
            <w:r>
              <w:rPr>
                <w:noProof/>
                <w:webHidden/>
              </w:rPr>
            </w:r>
            <w:r>
              <w:rPr>
                <w:noProof/>
                <w:webHidden/>
              </w:rPr>
              <w:fldChar w:fldCharType="separate"/>
            </w:r>
            <w:r w:rsidR="00C65193">
              <w:rPr>
                <w:noProof/>
                <w:webHidden/>
              </w:rPr>
              <w:t>8</w:t>
            </w:r>
            <w:r>
              <w:rPr>
                <w:noProof/>
                <w:webHidden/>
              </w:rPr>
              <w:fldChar w:fldCharType="end"/>
            </w:r>
          </w:hyperlink>
        </w:p>
        <w:p w14:paraId="404E3A02" w14:textId="6A9E39EB" w:rsidR="00BD14C8" w:rsidRDefault="00BD14C8">
          <w:pPr>
            <w:pStyle w:val="TOC2"/>
            <w:tabs>
              <w:tab w:val="left" w:pos="880"/>
              <w:tab w:val="right" w:leader="dot" w:pos="9350"/>
            </w:tabs>
            <w:rPr>
              <w:rFonts w:cstheme="minorBidi"/>
              <w:noProof/>
              <w:szCs w:val="22"/>
            </w:rPr>
          </w:pPr>
          <w:hyperlink w:anchor="_Toc198045251" w:history="1">
            <w:r w:rsidRPr="00042DA8">
              <w:rPr>
                <w:rStyle w:val="Hyperlink"/>
                <w:noProof/>
              </w:rPr>
              <w:t>1.3.</w:t>
            </w:r>
            <w:r>
              <w:rPr>
                <w:rFonts w:cstheme="minorBidi"/>
                <w:noProof/>
                <w:szCs w:val="22"/>
              </w:rPr>
              <w:tab/>
            </w:r>
            <w:r w:rsidRPr="00042DA8">
              <w:rPr>
                <w:rStyle w:val="Hyperlink"/>
                <w:noProof/>
              </w:rPr>
              <w:t>Errors</w:t>
            </w:r>
            <w:r>
              <w:rPr>
                <w:noProof/>
                <w:webHidden/>
              </w:rPr>
              <w:tab/>
            </w:r>
            <w:r>
              <w:rPr>
                <w:noProof/>
                <w:webHidden/>
              </w:rPr>
              <w:fldChar w:fldCharType="begin"/>
            </w:r>
            <w:r>
              <w:rPr>
                <w:noProof/>
                <w:webHidden/>
              </w:rPr>
              <w:instrText xml:space="preserve"> PAGEREF _Toc198045251 \h </w:instrText>
            </w:r>
            <w:r>
              <w:rPr>
                <w:noProof/>
                <w:webHidden/>
              </w:rPr>
            </w:r>
            <w:r>
              <w:rPr>
                <w:noProof/>
                <w:webHidden/>
              </w:rPr>
              <w:fldChar w:fldCharType="separate"/>
            </w:r>
            <w:r w:rsidR="00C65193">
              <w:rPr>
                <w:noProof/>
                <w:webHidden/>
              </w:rPr>
              <w:t>8</w:t>
            </w:r>
            <w:r>
              <w:rPr>
                <w:noProof/>
                <w:webHidden/>
              </w:rPr>
              <w:fldChar w:fldCharType="end"/>
            </w:r>
          </w:hyperlink>
        </w:p>
        <w:p w14:paraId="14142FBA" w14:textId="2D8E7E34" w:rsidR="00BD14C8" w:rsidRDefault="00BD14C8">
          <w:pPr>
            <w:pStyle w:val="TOC1"/>
            <w:tabs>
              <w:tab w:val="left" w:pos="440"/>
              <w:tab w:val="right" w:leader="dot" w:pos="9350"/>
            </w:tabs>
            <w:rPr>
              <w:rFonts w:cstheme="minorBidi"/>
              <w:noProof/>
              <w:szCs w:val="22"/>
            </w:rPr>
          </w:pPr>
          <w:hyperlink w:anchor="_Toc198045252" w:history="1">
            <w:r w:rsidRPr="00042DA8">
              <w:rPr>
                <w:rStyle w:val="Hyperlink"/>
                <w:noProof/>
              </w:rPr>
              <w:t>2.</w:t>
            </w:r>
            <w:r>
              <w:rPr>
                <w:rFonts w:cstheme="minorBidi"/>
                <w:noProof/>
                <w:szCs w:val="22"/>
              </w:rPr>
              <w:tab/>
            </w:r>
            <w:r w:rsidRPr="00042DA8">
              <w:rPr>
                <w:rStyle w:val="Hyperlink"/>
                <w:noProof/>
              </w:rPr>
              <w:t>Danh sách các hàm tích hợp</w:t>
            </w:r>
            <w:r>
              <w:rPr>
                <w:noProof/>
                <w:webHidden/>
              </w:rPr>
              <w:tab/>
            </w:r>
            <w:r>
              <w:rPr>
                <w:noProof/>
                <w:webHidden/>
              </w:rPr>
              <w:fldChar w:fldCharType="begin"/>
            </w:r>
            <w:r>
              <w:rPr>
                <w:noProof/>
                <w:webHidden/>
              </w:rPr>
              <w:instrText xml:space="preserve"> PAGEREF _Toc198045252 \h </w:instrText>
            </w:r>
            <w:r>
              <w:rPr>
                <w:noProof/>
                <w:webHidden/>
              </w:rPr>
            </w:r>
            <w:r>
              <w:rPr>
                <w:noProof/>
                <w:webHidden/>
              </w:rPr>
              <w:fldChar w:fldCharType="separate"/>
            </w:r>
            <w:r w:rsidR="00C65193">
              <w:rPr>
                <w:noProof/>
                <w:webHidden/>
              </w:rPr>
              <w:t>9</w:t>
            </w:r>
            <w:r>
              <w:rPr>
                <w:noProof/>
                <w:webHidden/>
              </w:rPr>
              <w:fldChar w:fldCharType="end"/>
            </w:r>
          </w:hyperlink>
        </w:p>
        <w:p w14:paraId="6577B39B" w14:textId="770211FD" w:rsidR="00BD14C8" w:rsidRDefault="00BD14C8">
          <w:pPr>
            <w:pStyle w:val="TOC2"/>
            <w:tabs>
              <w:tab w:val="left" w:pos="880"/>
              <w:tab w:val="right" w:leader="dot" w:pos="9350"/>
            </w:tabs>
            <w:rPr>
              <w:rFonts w:cstheme="minorBidi"/>
              <w:noProof/>
              <w:szCs w:val="22"/>
            </w:rPr>
          </w:pPr>
          <w:hyperlink w:anchor="_Toc198045253" w:history="1">
            <w:r w:rsidRPr="00042DA8">
              <w:rPr>
                <w:rStyle w:val="Hyperlink"/>
                <w:noProof/>
              </w:rPr>
              <w:t>2.1.</w:t>
            </w:r>
            <w:r>
              <w:rPr>
                <w:rFonts w:cstheme="minorBidi"/>
                <w:noProof/>
                <w:szCs w:val="22"/>
              </w:rPr>
              <w:tab/>
            </w:r>
            <w:r w:rsidRPr="00042DA8">
              <w:rPr>
                <w:rStyle w:val="Hyperlink"/>
                <w:noProof/>
              </w:rPr>
              <w:t>Nhóm các hàm webservice tạo lập và phát hành hóa đơn (PublishService)</w:t>
            </w:r>
            <w:r>
              <w:rPr>
                <w:noProof/>
                <w:webHidden/>
              </w:rPr>
              <w:tab/>
            </w:r>
            <w:r>
              <w:rPr>
                <w:noProof/>
                <w:webHidden/>
              </w:rPr>
              <w:fldChar w:fldCharType="begin"/>
            </w:r>
            <w:r>
              <w:rPr>
                <w:noProof/>
                <w:webHidden/>
              </w:rPr>
              <w:instrText xml:space="preserve"> PAGEREF _Toc198045253 \h </w:instrText>
            </w:r>
            <w:r>
              <w:rPr>
                <w:noProof/>
                <w:webHidden/>
              </w:rPr>
            </w:r>
            <w:r>
              <w:rPr>
                <w:noProof/>
                <w:webHidden/>
              </w:rPr>
              <w:fldChar w:fldCharType="separate"/>
            </w:r>
            <w:r w:rsidR="00C65193">
              <w:rPr>
                <w:noProof/>
                <w:webHidden/>
              </w:rPr>
              <w:t>9</w:t>
            </w:r>
            <w:r>
              <w:rPr>
                <w:noProof/>
                <w:webHidden/>
              </w:rPr>
              <w:fldChar w:fldCharType="end"/>
            </w:r>
          </w:hyperlink>
        </w:p>
        <w:p w14:paraId="3C3234A0" w14:textId="3075D0EC" w:rsidR="00BD14C8" w:rsidRDefault="00BD14C8">
          <w:pPr>
            <w:pStyle w:val="TOC3"/>
            <w:tabs>
              <w:tab w:val="left" w:pos="1320"/>
              <w:tab w:val="right" w:leader="dot" w:pos="9350"/>
            </w:tabs>
            <w:rPr>
              <w:rFonts w:cstheme="minorBidi"/>
              <w:noProof/>
              <w:szCs w:val="22"/>
            </w:rPr>
          </w:pPr>
          <w:hyperlink w:anchor="_Toc198045254" w:history="1">
            <w:r w:rsidRPr="00042DA8">
              <w:rPr>
                <w:rStyle w:val="Hyperlink"/>
                <w:noProof/>
              </w:rPr>
              <w:t>2.1.1.</w:t>
            </w:r>
            <w:r>
              <w:rPr>
                <w:rFonts w:cstheme="minorBidi"/>
                <w:noProof/>
                <w:szCs w:val="22"/>
              </w:rPr>
              <w:tab/>
            </w:r>
            <w:r w:rsidRPr="00042DA8">
              <w:rPr>
                <w:rStyle w:val="Hyperlink"/>
                <w:noProof/>
              </w:rPr>
              <w:t>Phát hành hóa đơn</w:t>
            </w:r>
            <w:r>
              <w:rPr>
                <w:noProof/>
                <w:webHidden/>
              </w:rPr>
              <w:tab/>
            </w:r>
            <w:r>
              <w:rPr>
                <w:noProof/>
                <w:webHidden/>
              </w:rPr>
              <w:fldChar w:fldCharType="begin"/>
            </w:r>
            <w:r>
              <w:rPr>
                <w:noProof/>
                <w:webHidden/>
              </w:rPr>
              <w:instrText xml:space="preserve"> PAGEREF _Toc198045254 \h </w:instrText>
            </w:r>
            <w:r>
              <w:rPr>
                <w:noProof/>
                <w:webHidden/>
              </w:rPr>
            </w:r>
            <w:r>
              <w:rPr>
                <w:noProof/>
                <w:webHidden/>
              </w:rPr>
              <w:fldChar w:fldCharType="separate"/>
            </w:r>
            <w:r w:rsidR="00C65193">
              <w:rPr>
                <w:noProof/>
                <w:webHidden/>
              </w:rPr>
              <w:t>9</w:t>
            </w:r>
            <w:r>
              <w:rPr>
                <w:noProof/>
                <w:webHidden/>
              </w:rPr>
              <w:fldChar w:fldCharType="end"/>
            </w:r>
          </w:hyperlink>
        </w:p>
        <w:p w14:paraId="6D19A681" w14:textId="59F28ECF" w:rsidR="00BD14C8" w:rsidRDefault="00BD14C8">
          <w:pPr>
            <w:pStyle w:val="TOC3"/>
            <w:tabs>
              <w:tab w:val="left" w:pos="1320"/>
              <w:tab w:val="right" w:leader="dot" w:pos="9350"/>
            </w:tabs>
            <w:rPr>
              <w:rFonts w:cstheme="minorBidi"/>
              <w:noProof/>
              <w:szCs w:val="22"/>
            </w:rPr>
          </w:pPr>
          <w:hyperlink w:anchor="_Toc198045255" w:history="1">
            <w:r w:rsidRPr="00042DA8">
              <w:rPr>
                <w:rStyle w:val="Hyperlink"/>
                <w:noProof/>
              </w:rPr>
              <w:t>2.1.2.</w:t>
            </w:r>
            <w:r>
              <w:rPr>
                <w:rFonts w:cstheme="minorBidi"/>
                <w:noProof/>
                <w:szCs w:val="22"/>
              </w:rPr>
              <w:tab/>
            </w:r>
            <w:r w:rsidRPr="00042DA8">
              <w:rPr>
                <w:rStyle w:val="Hyperlink"/>
                <w:noProof/>
              </w:rPr>
              <w:t>Phát hành hóa đơn theo số hóa đơn truyền vào</w:t>
            </w:r>
            <w:r>
              <w:rPr>
                <w:noProof/>
                <w:webHidden/>
              </w:rPr>
              <w:tab/>
            </w:r>
            <w:r>
              <w:rPr>
                <w:noProof/>
                <w:webHidden/>
              </w:rPr>
              <w:fldChar w:fldCharType="begin"/>
            </w:r>
            <w:r>
              <w:rPr>
                <w:noProof/>
                <w:webHidden/>
              </w:rPr>
              <w:instrText xml:space="preserve"> PAGEREF _Toc198045255 \h </w:instrText>
            </w:r>
            <w:r>
              <w:rPr>
                <w:noProof/>
                <w:webHidden/>
              </w:rPr>
            </w:r>
            <w:r>
              <w:rPr>
                <w:noProof/>
                <w:webHidden/>
              </w:rPr>
              <w:fldChar w:fldCharType="separate"/>
            </w:r>
            <w:r w:rsidR="00C65193">
              <w:rPr>
                <w:noProof/>
                <w:webHidden/>
              </w:rPr>
              <w:t>14</w:t>
            </w:r>
            <w:r>
              <w:rPr>
                <w:noProof/>
                <w:webHidden/>
              </w:rPr>
              <w:fldChar w:fldCharType="end"/>
            </w:r>
          </w:hyperlink>
        </w:p>
        <w:p w14:paraId="0C158E8A" w14:textId="20D2F8A5" w:rsidR="00BD14C8" w:rsidRDefault="00BD14C8">
          <w:pPr>
            <w:pStyle w:val="TOC3"/>
            <w:tabs>
              <w:tab w:val="left" w:pos="1320"/>
              <w:tab w:val="right" w:leader="dot" w:pos="9350"/>
            </w:tabs>
            <w:rPr>
              <w:rFonts w:cstheme="minorBidi"/>
              <w:noProof/>
              <w:szCs w:val="22"/>
            </w:rPr>
          </w:pPr>
          <w:hyperlink w:anchor="_Toc198045256" w:history="1">
            <w:r w:rsidRPr="00042DA8">
              <w:rPr>
                <w:rStyle w:val="Hyperlink"/>
                <w:noProof/>
              </w:rPr>
              <w:t>2.1.3.</w:t>
            </w:r>
            <w:r>
              <w:rPr>
                <w:rFonts w:cstheme="minorBidi"/>
                <w:noProof/>
                <w:szCs w:val="22"/>
              </w:rPr>
              <w:tab/>
            </w:r>
            <w:r w:rsidRPr="00042DA8">
              <w:rPr>
                <w:rStyle w:val="Hyperlink"/>
                <w:noProof/>
              </w:rPr>
              <w:t>Phát hành hóa đơn theo danh sách fkey truyền vào</w:t>
            </w:r>
            <w:r>
              <w:rPr>
                <w:noProof/>
                <w:webHidden/>
              </w:rPr>
              <w:tab/>
            </w:r>
            <w:r>
              <w:rPr>
                <w:noProof/>
                <w:webHidden/>
              </w:rPr>
              <w:fldChar w:fldCharType="begin"/>
            </w:r>
            <w:r>
              <w:rPr>
                <w:noProof/>
                <w:webHidden/>
              </w:rPr>
              <w:instrText xml:space="preserve"> PAGEREF _Toc198045256 \h </w:instrText>
            </w:r>
            <w:r>
              <w:rPr>
                <w:noProof/>
                <w:webHidden/>
              </w:rPr>
            </w:r>
            <w:r>
              <w:rPr>
                <w:noProof/>
                <w:webHidden/>
              </w:rPr>
              <w:fldChar w:fldCharType="separate"/>
            </w:r>
            <w:r w:rsidR="00C65193">
              <w:rPr>
                <w:noProof/>
                <w:webHidden/>
              </w:rPr>
              <w:t>18</w:t>
            </w:r>
            <w:r>
              <w:rPr>
                <w:noProof/>
                <w:webHidden/>
              </w:rPr>
              <w:fldChar w:fldCharType="end"/>
            </w:r>
          </w:hyperlink>
        </w:p>
        <w:p w14:paraId="3209F85C" w14:textId="1612FADD" w:rsidR="00BD14C8" w:rsidRDefault="00BD14C8">
          <w:pPr>
            <w:pStyle w:val="TOC3"/>
            <w:tabs>
              <w:tab w:val="left" w:pos="1320"/>
              <w:tab w:val="right" w:leader="dot" w:pos="9350"/>
            </w:tabs>
            <w:rPr>
              <w:rFonts w:cstheme="minorBidi"/>
              <w:noProof/>
              <w:szCs w:val="22"/>
            </w:rPr>
          </w:pPr>
          <w:hyperlink w:anchor="_Toc198045257" w:history="1">
            <w:r w:rsidRPr="00042DA8">
              <w:rPr>
                <w:rStyle w:val="Hyperlink"/>
                <w:noProof/>
              </w:rPr>
              <w:t>2.1.4.</w:t>
            </w:r>
            <w:r>
              <w:rPr>
                <w:rFonts w:cstheme="minorBidi"/>
                <w:noProof/>
                <w:szCs w:val="22"/>
              </w:rPr>
              <w:tab/>
            </w:r>
            <w:r w:rsidRPr="00042DA8">
              <w:rPr>
                <w:rStyle w:val="Hyperlink"/>
                <w:noProof/>
              </w:rPr>
              <w:t>Phát hành hóa đơn theo khoảng thời gian (publishdate)</w:t>
            </w:r>
            <w:r>
              <w:rPr>
                <w:noProof/>
                <w:webHidden/>
              </w:rPr>
              <w:tab/>
            </w:r>
            <w:r>
              <w:rPr>
                <w:noProof/>
                <w:webHidden/>
              </w:rPr>
              <w:fldChar w:fldCharType="begin"/>
            </w:r>
            <w:r>
              <w:rPr>
                <w:noProof/>
                <w:webHidden/>
              </w:rPr>
              <w:instrText xml:space="preserve"> PAGEREF _Toc198045257 \h </w:instrText>
            </w:r>
            <w:r>
              <w:rPr>
                <w:noProof/>
                <w:webHidden/>
              </w:rPr>
            </w:r>
            <w:r>
              <w:rPr>
                <w:noProof/>
                <w:webHidden/>
              </w:rPr>
              <w:fldChar w:fldCharType="separate"/>
            </w:r>
            <w:r w:rsidR="00C65193">
              <w:rPr>
                <w:noProof/>
                <w:webHidden/>
              </w:rPr>
              <w:t>19</w:t>
            </w:r>
            <w:r>
              <w:rPr>
                <w:noProof/>
                <w:webHidden/>
              </w:rPr>
              <w:fldChar w:fldCharType="end"/>
            </w:r>
          </w:hyperlink>
        </w:p>
        <w:p w14:paraId="4389AC0D" w14:textId="260DD8D9" w:rsidR="00BD14C8" w:rsidRDefault="00BD14C8">
          <w:pPr>
            <w:pStyle w:val="TOC3"/>
            <w:tabs>
              <w:tab w:val="left" w:pos="1320"/>
              <w:tab w:val="right" w:leader="dot" w:pos="9350"/>
            </w:tabs>
            <w:rPr>
              <w:rFonts w:cstheme="minorBidi"/>
              <w:noProof/>
              <w:szCs w:val="22"/>
            </w:rPr>
          </w:pPr>
          <w:hyperlink w:anchor="_Toc198045258" w:history="1">
            <w:r w:rsidRPr="00042DA8">
              <w:rPr>
                <w:rStyle w:val="Hyperlink"/>
                <w:noProof/>
              </w:rPr>
              <w:t>2.1.5.</w:t>
            </w:r>
            <w:r>
              <w:rPr>
                <w:rFonts w:cstheme="minorBidi"/>
                <w:noProof/>
                <w:szCs w:val="22"/>
              </w:rPr>
              <w:tab/>
            </w:r>
            <w:r w:rsidRPr="00042DA8">
              <w:rPr>
                <w:rStyle w:val="Hyperlink"/>
                <w:noProof/>
              </w:rPr>
              <w:t>Lấy giá trị Hash cho phát hành hóa đơn token ( bước 1)</w:t>
            </w:r>
            <w:r>
              <w:rPr>
                <w:noProof/>
                <w:webHidden/>
              </w:rPr>
              <w:tab/>
            </w:r>
            <w:r>
              <w:rPr>
                <w:noProof/>
                <w:webHidden/>
              </w:rPr>
              <w:fldChar w:fldCharType="begin"/>
            </w:r>
            <w:r>
              <w:rPr>
                <w:noProof/>
                <w:webHidden/>
              </w:rPr>
              <w:instrText xml:space="preserve"> PAGEREF _Toc198045258 \h </w:instrText>
            </w:r>
            <w:r>
              <w:rPr>
                <w:noProof/>
                <w:webHidden/>
              </w:rPr>
            </w:r>
            <w:r>
              <w:rPr>
                <w:noProof/>
                <w:webHidden/>
              </w:rPr>
              <w:fldChar w:fldCharType="separate"/>
            </w:r>
            <w:r w:rsidR="00C65193">
              <w:rPr>
                <w:noProof/>
                <w:webHidden/>
              </w:rPr>
              <w:t>21</w:t>
            </w:r>
            <w:r>
              <w:rPr>
                <w:noProof/>
                <w:webHidden/>
              </w:rPr>
              <w:fldChar w:fldCharType="end"/>
            </w:r>
          </w:hyperlink>
        </w:p>
        <w:p w14:paraId="139A4545" w14:textId="76BBA3DD" w:rsidR="00BD14C8" w:rsidRDefault="00BD14C8">
          <w:pPr>
            <w:pStyle w:val="TOC3"/>
            <w:tabs>
              <w:tab w:val="left" w:pos="1320"/>
              <w:tab w:val="right" w:leader="dot" w:pos="9350"/>
            </w:tabs>
            <w:rPr>
              <w:rFonts w:cstheme="minorBidi"/>
              <w:noProof/>
              <w:szCs w:val="22"/>
            </w:rPr>
          </w:pPr>
          <w:hyperlink w:anchor="_Toc198045259" w:history="1">
            <w:r w:rsidRPr="00042DA8">
              <w:rPr>
                <w:rStyle w:val="Hyperlink"/>
                <w:noProof/>
              </w:rPr>
              <w:t>2.1.6.</w:t>
            </w:r>
            <w:r>
              <w:rPr>
                <w:rFonts w:cstheme="minorBidi"/>
                <w:noProof/>
                <w:szCs w:val="22"/>
              </w:rPr>
              <w:tab/>
            </w:r>
            <w:r w:rsidRPr="00042DA8">
              <w:rPr>
                <w:rStyle w:val="Hyperlink"/>
                <w:noProof/>
              </w:rPr>
              <w:t>Phát hành hóa đơn sử dụng token (bước 2)</w:t>
            </w:r>
            <w:r>
              <w:rPr>
                <w:noProof/>
                <w:webHidden/>
              </w:rPr>
              <w:tab/>
            </w:r>
            <w:r>
              <w:rPr>
                <w:noProof/>
                <w:webHidden/>
              </w:rPr>
              <w:fldChar w:fldCharType="begin"/>
            </w:r>
            <w:r>
              <w:rPr>
                <w:noProof/>
                <w:webHidden/>
              </w:rPr>
              <w:instrText xml:space="preserve"> PAGEREF _Toc198045259 \h </w:instrText>
            </w:r>
            <w:r>
              <w:rPr>
                <w:noProof/>
                <w:webHidden/>
              </w:rPr>
            </w:r>
            <w:r>
              <w:rPr>
                <w:noProof/>
                <w:webHidden/>
              </w:rPr>
              <w:fldChar w:fldCharType="separate"/>
            </w:r>
            <w:r w:rsidR="00C65193">
              <w:rPr>
                <w:noProof/>
                <w:webHidden/>
              </w:rPr>
              <w:t>23</w:t>
            </w:r>
            <w:r>
              <w:rPr>
                <w:noProof/>
                <w:webHidden/>
              </w:rPr>
              <w:fldChar w:fldCharType="end"/>
            </w:r>
          </w:hyperlink>
        </w:p>
        <w:p w14:paraId="206013AD" w14:textId="2D66978B" w:rsidR="00BD14C8" w:rsidRDefault="00BD14C8">
          <w:pPr>
            <w:pStyle w:val="TOC3"/>
            <w:tabs>
              <w:tab w:val="left" w:pos="1320"/>
              <w:tab w:val="right" w:leader="dot" w:pos="9350"/>
            </w:tabs>
            <w:rPr>
              <w:rFonts w:cstheme="minorBidi"/>
              <w:noProof/>
              <w:szCs w:val="22"/>
            </w:rPr>
          </w:pPr>
          <w:hyperlink w:anchor="_Toc198045260" w:history="1">
            <w:r w:rsidRPr="00042DA8">
              <w:rPr>
                <w:rStyle w:val="Hyperlink"/>
                <w:noProof/>
              </w:rPr>
              <w:t>2.1.7.</w:t>
            </w:r>
            <w:r>
              <w:rPr>
                <w:rFonts w:cstheme="minorBidi"/>
                <w:noProof/>
                <w:szCs w:val="22"/>
              </w:rPr>
              <w:tab/>
            </w:r>
            <w:r w:rsidRPr="00042DA8">
              <w:rPr>
                <w:rStyle w:val="Hyperlink"/>
                <w:noProof/>
              </w:rPr>
              <w:t>Thay thế, điều chỉnh hóa đơn sử dụng token</w:t>
            </w:r>
            <w:r>
              <w:rPr>
                <w:noProof/>
                <w:webHidden/>
              </w:rPr>
              <w:tab/>
            </w:r>
            <w:r>
              <w:rPr>
                <w:noProof/>
                <w:webHidden/>
              </w:rPr>
              <w:fldChar w:fldCharType="begin"/>
            </w:r>
            <w:r>
              <w:rPr>
                <w:noProof/>
                <w:webHidden/>
              </w:rPr>
              <w:instrText xml:space="preserve"> PAGEREF _Toc198045260 \h </w:instrText>
            </w:r>
            <w:r>
              <w:rPr>
                <w:noProof/>
                <w:webHidden/>
              </w:rPr>
            </w:r>
            <w:r>
              <w:rPr>
                <w:noProof/>
                <w:webHidden/>
              </w:rPr>
              <w:fldChar w:fldCharType="separate"/>
            </w:r>
            <w:r w:rsidR="00C65193">
              <w:rPr>
                <w:noProof/>
                <w:webHidden/>
              </w:rPr>
              <w:t>24</w:t>
            </w:r>
            <w:r>
              <w:rPr>
                <w:noProof/>
                <w:webHidden/>
              </w:rPr>
              <w:fldChar w:fldCharType="end"/>
            </w:r>
          </w:hyperlink>
        </w:p>
        <w:p w14:paraId="20DFA2C0" w14:textId="7F93B80B" w:rsidR="00BD14C8" w:rsidRDefault="00BD14C8">
          <w:pPr>
            <w:pStyle w:val="TOC3"/>
            <w:tabs>
              <w:tab w:val="left" w:pos="1320"/>
              <w:tab w:val="right" w:leader="dot" w:pos="9350"/>
            </w:tabs>
            <w:rPr>
              <w:rFonts w:cstheme="minorBidi"/>
              <w:noProof/>
              <w:szCs w:val="22"/>
            </w:rPr>
          </w:pPr>
          <w:hyperlink w:anchor="_Toc198045261" w:history="1">
            <w:r w:rsidRPr="00042DA8">
              <w:rPr>
                <w:rStyle w:val="Hyperlink"/>
                <w:noProof/>
              </w:rPr>
              <w:t>2.1.8.</w:t>
            </w:r>
            <w:r>
              <w:rPr>
                <w:rFonts w:cstheme="minorBidi"/>
                <w:noProof/>
                <w:szCs w:val="22"/>
              </w:rPr>
              <w:tab/>
            </w:r>
            <w:r w:rsidRPr="00042DA8">
              <w:rPr>
                <w:rStyle w:val="Hyperlink"/>
                <w:noProof/>
              </w:rPr>
              <w:t>Thêm mới hóa đơn theo mẫu số, ký hiệu</w:t>
            </w:r>
            <w:r>
              <w:rPr>
                <w:noProof/>
                <w:webHidden/>
              </w:rPr>
              <w:tab/>
            </w:r>
            <w:r>
              <w:rPr>
                <w:noProof/>
                <w:webHidden/>
              </w:rPr>
              <w:fldChar w:fldCharType="begin"/>
            </w:r>
            <w:r>
              <w:rPr>
                <w:noProof/>
                <w:webHidden/>
              </w:rPr>
              <w:instrText xml:space="preserve"> PAGEREF _Toc198045261 \h </w:instrText>
            </w:r>
            <w:r>
              <w:rPr>
                <w:noProof/>
                <w:webHidden/>
              </w:rPr>
            </w:r>
            <w:r>
              <w:rPr>
                <w:noProof/>
                <w:webHidden/>
              </w:rPr>
              <w:fldChar w:fldCharType="separate"/>
            </w:r>
            <w:r w:rsidR="00C65193">
              <w:rPr>
                <w:noProof/>
                <w:webHidden/>
              </w:rPr>
              <w:t>27</w:t>
            </w:r>
            <w:r>
              <w:rPr>
                <w:noProof/>
                <w:webHidden/>
              </w:rPr>
              <w:fldChar w:fldCharType="end"/>
            </w:r>
          </w:hyperlink>
        </w:p>
        <w:p w14:paraId="3E735D7E" w14:textId="1DF81B0A" w:rsidR="00BD14C8" w:rsidRDefault="00BD14C8">
          <w:pPr>
            <w:pStyle w:val="TOC3"/>
            <w:tabs>
              <w:tab w:val="left" w:pos="1320"/>
              <w:tab w:val="right" w:leader="dot" w:pos="9350"/>
            </w:tabs>
            <w:rPr>
              <w:rFonts w:cstheme="minorBidi"/>
              <w:noProof/>
              <w:szCs w:val="22"/>
            </w:rPr>
          </w:pPr>
          <w:hyperlink w:anchor="_Toc198045262" w:history="1">
            <w:r w:rsidRPr="00042DA8">
              <w:rPr>
                <w:rStyle w:val="Hyperlink"/>
                <w:noProof/>
              </w:rPr>
              <w:t>2.1.9.</w:t>
            </w:r>
            <w:r>
              <w:rPr>
                <w:rFonts w:cstheme="minorBidi"/>
                <w:noProof/>
                <w:szCs w:val="22"/>
              </w:rPr>
              <w:tab/>
            </w:r>
            <w:r w:rsidRPr="00042DA8">
              <w:rPr>
                <w:rStyle w:val="Hyperlink"/>
                <w:noProof/>
              </w:rPr>
              <w:t>Cập nhật dữ liệu khách hàng</w:t>
            </w:r>
            <w:r>
              <w:rPr>
                <w:noProof/>
                <w:webHidden/>
              </w:rPr>
              <w:tab/>
            </w:r>
            <w:r>
              <w:rPr>
                <w:noProof/>
                <w:webHidden/>
              </w:rPr>
              <w:fldChar w:fldCharType="begin"/>
            </w:r>
            <w:r>
              <w:rPr>
                <w:noProof/>
                <w:webHidden/>
              </w:rPr>
              <w:instrText xml:space="preserve"> PAGEREF _Toc198045262 \h </w:instrText>
            </w:r>
            <w:r>
              <w:rPr>
                <w:noProof/>
                <w:webHidden/>
              </w:rPr>
            </w:r>
            <w:r>
              <w:rPr>
                <w:noProof/>
                <w:webHidden/>
              </w:rPr>
              <w:fldChar w:fldCharType="separate"/>
            </w:r>
            <w:r w:rsidR="00C65193">
              <w:rPr>
                <w:noProof/>
                <w:webHidden/>
              </w:rPr>
              <w:t>31</w:t>
            </w:r>
            <w:r>
              <w:rPr>
                <w:noProof/>
                <w:webHidden/>
              </w:rPr>
              <w:fldChar w:fldCharType="end"/>
            </w:r>
          </w:hyperlink>
        </w:p>
        <w:p w14:paraId="6AD67806" w14:textId="63A75C6B" w:rsidR="00BD14C8" w:rsidRDefault="00BD14C8">
          <w:pPr>
            <w:pStyle w:val="TOC3"/>
            <w:tabs>
              <w:tab w:val="left" w:pos="1320"/>
              <w:tab w:val="right" w:leader="dot" w:pos="9350"/>
            </w:tabs>
            <w:rPr>
              <w:rFonts w:cstheme="minorBidi"/>
              <w:noProof/>
              <w:szCs w:val="22"/>
            </w:rPr>
          </w:pPr>
          <w:hyperlink w:anchor="_Toc198045263" w:history="1">
            <w:r w:rsidRPr="00042DA8">
              <w:rPr>
                <w:rStyle w:val="Hyperlink"/>
                <w:noProof/>
              </w:rPr>
              <w:t>2.1.10.</w:t>
            </w:r>
            <w:r>
              <w:rPr>
                <w:rFonts w:cstheme="minorBidi"/>
                <w:noProof/>
                <w:szCs w:val="22"/>
              </w:rPr>
              <w:tab/>
            </w:r>
            <w:r w:rsidRPr="00042DA8">
              <w:rPr>
                <w:rStyle w:val="Hyperlink"/>
                <w:noProof/>
              </w:rPr>
              <w:t>Xóa hóa đơn chưa phát hành theo danh sách fkey</w:t>
            </w:r>
            <w:r>
              <w:rPr>
                <w:noProof/>
                <w:webHidden/>
              </w:rPr>
              <w:tab/>
            </w:r>
            <w:r>
              <w:rPr>
                <w:noProof/>
                <w:webHidden/>
              </w:rPr>
              <w:fldChar w:fldCharType="begin"/>
            </w:r>
            <w:r>
              <w:rPr>
                <w:noProof/>
                <w:webHidden/>
              </w:rPr>
              <w:instrText xml:space="preserve"> PAGEREF _Toc198045263 \h </w:instrText>
            </w:r>
            <w:r>
              <w:rPr>
                <w:noProof/>
                <w:webHidden/>
              </w:rPr>
            </w:r>
            <w:r>
              <w:rPr>
                <w:noProof/>
                <w:webHidden/>
              </w:rPr>
              <w:fldChar w:fldCharType="separate"/>
            </w:r>
            <w:r w:rsidR="00C65193">
              <w:rPr>
                <w:noProof/>
                <w:webHidden/>
              </w:rPr>
              <w:t>32</w:t>
            </w:r>
            <w:r>
              <w:rPr>
                <w:noProof/>
                <w:webHidden/>
              </w:rPr>
              <w:fldChar w:fldCharType="end"/>
            </w:r>
          </w:hyperlink>
        </w:p>
        <w:p w14:paraId="40C7626F" w14:textId="34289861" w:rsidR="00BD14C8" w:rsidRDefault="00BD14C8">
          <w:pPr>
            <w:pStyle w:val="TOC3"/>
            <w:tabs>
              <w:tab w:val="left" w:pos="1320"/>
              <w:tab w:val="right" w:leader="dot" w:pos="9350"/>
            </w:tabs>
            <w:rPr>
              <w:rFonts w:cstheme="minorBidi"/>
              <w:noProof/>
              <w:szCs w:val="22"/>
            </w:rPr>
          </w:pPr>
          <w:hyperlink w:anchor="_Toc198045264" w:history="1">
            <w:r w:rsidRPr="00042DA8">
              <w:rPr>
                <w:rStyle w:val="Hyperlink"/>
                <w:noProof/>
              </w:rPr>
              <w:t>2.1.11.</w:t>
            </w:r>
            <w:r>
              <w:rPr>
                <w:rFonts w:cstheme="minorBidi"/>
                <w:noProof/>
                <w:szCs w:val="22"/>
              </w:rPr>
              <w:tab/>
            </w:r>
            <w:r w:rsidRPr="00042DA8">
              <w:rPr>
                <w:rStyle w:val="Hyperlink"/>
                <w:noProof/>
              </w:rPr>
              <w:t>Thêm mới hóa đơn</w:t>
            </w:r>
            <w:r>
              <w:rPr>
                <w:noProof/>
                <w:webHidden/>
              </w:rPr>
              <w:tab/>
            </w:r>
            <w:r>
              <w:rPr>
                <w:noProof/>
                <w:webHidden/>
              </w:rPr>
              <w:fldChar w:fldCharType="begin"/>
            </w:r>
            <w:r>
              <w:rPr>
                <w:noProof/>
                <w:webHidden/>
              </w:rPr>
              <w:instrText xml:space="preserve"> PAGEREF _Toc198045264 \h </w:instrText>
            </w:r>
            <w:r>
              <w:rPr>
                <w:noProof/>
                <w:webHidden/>
              </w:rPr>
            </w:r>
            <w:r>
              <w:rPr>
                <w:noProof/>
                <w:webHidden/>
              </w:rPr>
              <w:fldChar w:fldCharType="separate"/>
            </w:r>
            <w:r w:rsidR="00C65193">
              <w:rPr>
                <w:noProof/>
                <w:webHidden/>
              </w:rPr>
              <w:t>33</w:t>
            </w:r>
            <w:r>
              <w:rPr>
                <w:noProof/>
                <w:webHidden/>
              </w:rPr>
              <w:fldChar w:fldCharType="end"/>
            </w:r>
          </w:hyperlink>
        </w:p>
        <w:p w14:paraId="3C1817AA" w14:textId="56A158E5" w:rsidR="00BD14C8" w:rsidRDefault="00BD14C8">
          <w:pPr>
            <w:pStyle w:val="TOC3"/>
            <w:tabs>
              <w:tab w:val="left" w:pos="1320"/>
              <w:tab w:val="right" w:leader="dot" w:pos="9350"/>
            </w:tabs>
            <w:rPr>
              <w:rFonts w:cstheme="minorBidi"/>
              <w:noProof/>
              <w:szCs w:val="22"/>
            </w:rPr>
          </w:pPr>
          <w:hyperlink w:anchor="_Toc198045265" w:history="1">
            <w:r w:rsidRPr="00042DA8">
              <w:rPr>
                <w:rStyle w:val="Hyperlink"/>
                <w:noProof/>
              </w:rPr>
              <w:t>2.1.12.</w:t>
            </w:r>
            <w:r>
              <w:rPr>
                <w:rFonts w:cstheme="minorBidi"/>
                <w:noProof/>
                <w:szCs w:val="22"/>
              </w:rPr>
              <w:tab/>
            </w:r>
            <w:r w:rsidRPr="00042DA8">
              <w:rPr>
                <w:rStyle w:val="Hyperlink"/>
                <w:noProof/>
              </w:rPr>
              <w:t>Gửi lại email thông báo hóa đơn phát hành</w:t>
            </w:r>
            <w:r>
              <w:rPr>
                <w:noProof/>
                <w:webHidden/>
              </w:rPr>
              <w:tab/>
            </w:r>
            <w:r>
              <w:rPr>
                <w:noProof/>
                <w:webHidden/>
              </w:rPr>
              <w:fldChar w:fldCharType="begin"/>
            </w:r>
            <w:r>
              <w:rPr>
                <w:noProof/>
                <w:webHidden/>
              </w:rPr>
              <w:instrText xml:space="preserve"> PAGEREF _Toc198045265 \h </w:instrText>
            </w:r>
            <w:r>
              <w:rPr>
                <w:noProof/>
                <w:webHidden/>
              </w:rPr>
            </w:r>
            <w:r>
              <w:rPr>
                <w:noProof/>
                <w:webHidden/>
              </w:rPr>
              <w:fldChar w:fldCharType="separate"/>
            </w:r>
            <w:r w:rsidR="00C65193">
              <w:rPr>
                <w:noProof/>
                <w:webHidden/>
              </w:rPr>
              <w:t>36</w:t>
            </w:r>
            <w:r>
              <w:rPr>
                <w:noProof/>
                <w:webHidden/>
              </w:rPr>
              <w:fldChar w:fldCharType="end"/>
            </w:r>
          </w:hyperlink>
        </w:p>
        <w:p w14:paraId="03509859" w14:textId="4A5D6BDB" w:rsidR="00BD14C8" w:rsidRDefault="00BD14C8">
          <w:pPr>
            <w:pStyle w:val="TOC3"/>
            <w:tabs>
              <w:tab w:val="left" w:pos="1320"/>
              <w:tab w:val="right" w:leader="dot" w:pos="9350"/>
            </w:tabs>
            <w:rPr>
              <w:rFonts w:cstheme="minorBidi"/>
              <w:noProof/>
              <w:szCs w:val="22"/>
            </w:rPr>
          </w:pPr>
          <w:hyperlink w:anchor="_Toc198045266" w:history="1">
            <w:r w:rsidRPr="00042DA8">
              <w:rPr>
                <w:rStyle w:val="Hyperlink"/>
                <w:noProof/>
              </w:rPr>
              <w:t>2.1.13.</w:t>
            </w:r>
            <w:r>
              <w:rPr>
                <w:rFonts w:cstheme="minorBidi"/>
                <w:noProof/>
                <w:szCs w:val="22"/>
              </w:rPr>
              <w:tab/>
            </w:r>
            <w:r w:rsidRPr="00042DA8">
              <w:rPr>
                <w:rStyle w:val="Hyperlink"/>
                <w:noProof/>
              </w:rPr>
              <w:t>Lấy thông tin chứng thư số hiện tại của đơn vị</w:t>
            </w:r>
            <w:r>
              <w:rPr>
                <w:noProof/>
                <w:webHidden/>
              </w:rPr>
              <w:tab/>
            </w:r>
            <w:r>
              <w:rPr>
                <w:noProof/>
                <w:webHidden/>
              </w:rPr>
              <w:fldChar w:fldCharType="begin"/>
            </w:r>
            <w:r>
              <w:rPr>
                <w:noProof/>
                <w:webHidden/>
              </w:rPr>
              <w:instrText xml:space="preserve"> PAGEREF _Toc198045266 \h </w:instrText>
            </w:r>
            <w:r>
              <w:rPr>
                <w:noProof/>
                <w:webHidden/>
              </w:rPr>
            </w:r>
            <w:r>
              <w:rPr>
                <w:noProof/>
                <w:webHidden/>
              </w:rPr>
              <w:fldChar w:fldCharType="separate"/>
            </w:r>
            <w:r w:rsidR="00C65193">
              <w:rPr>
                <w:noProof/>
                <w:webHidden/>
              </w:rPr>
              <w:t>38</w:t>
            </w:r>
            <w:r>
              <w:rPr>
                <w:noProof/>
                <w:webHidden/>
              </w:rPr>
              <w:fldChar w:fldCharType="end"/>
            </w:r>
          </w:hyperlink>
        </w:p>
        <w:p w14:paraId="45F13BAA" w14:textId="746FC593" w:rsidR="00BD14C8" w:rsidRDefault="00BD14C8">
          <w:pPr>
            <w:pStyle w:val="TOC3"/>
            <w:tabs>
              <w:tab w:val="left" w:pos="1320"/>
              <w:tab w:val="right" w:leader="dot" w:pos="9350"/>
            </w:tabs>
            <w:rPr>
              <w:rFonts w:cstheme="minorBidi"/>
              <w:noProof/>
              <w:szCs w:val="22"/>
            </w:rPr>
          </w:pPr>
          <w:hyperlink w:anchor="_Toc198045267" w:history="1">
            <w:r w:rsidRPr="00042DA8">
              <w:rPr>
                <w:rStyle w:val="Hyperlink"/>
                <w:noProof/>
              </w:rPr>
              <w:t>2.1.14.</w:t>
            </w:r>
            <w:r>
              <w:rPr>
                <w:rFonts w:cstheme="minorBidi"/>
                <w:noProof/>
                <w:szCs w:val="22"/>
              </w:rPr>
              <w:tab/>
            </w:r>
            <w:r w:rsidRPr="00042DA8">
              <w:rPr>
                <w:rStyle w:val="Hyperlink"/>
                <w:noProof/>
              </w:rPr>
              <w:t>Cập nhật loại hình ký số và chứng thư số</w:t>
            </w:r>
            <w:r>
              <w:rPr>
                <w:noProof/>
                <w:webHidden/>
              </w:rPr>
              <w:tab/>
            </w:r>
            <w:r>
              <w:rPr>
                <w:noProof/>
                <w:webHidden/>
              </w:rPr>
              <w:fldChar w:fldCharType="begin"/>
            </w:r>
            <w:r>
              <w:rPr>
                <w:noProof/>
                <w:webHidden/>
              </w:rPr>
              <w:instrText xml:space="preserve"> PAGEREF _Toc198045267 \h </w:instrText>
            </w:r>
            <w:r>
              <w:rPr>
                <w:noProof/>
                <w:webHidden/>
              </w:rPr>
            </w:r>
            <w:r>
              <w:rPr>
                <w:noProof/>
                <w:webHidden/>
              </w:rPr>
              <w:fldChar w:fldCharType="separate"/>
            </w:r>
            <w:r w:rsidR="00C65193">
              <w:rPr>
                <w:noProof/>
                <w:webHidden/>
              </w:rPr>
              <w:t>38</w:t>
            </w:r>
            <w:r>
              <w:rPr>
                <w:noProof/>
                <w:webHidden/>
              </w:rPr>
              <w:fldChar w:fldCharType="end"/>
            </w:r>
          </w:hyperlink>
        </w:p>
        <w:p w14:paraId="528ABE7A" w14:textId="13BB93D6" w:rsidR="00BD14C8" w:rsidRDefault="00BD14C8">
          <w:pPr>
            <w:pStyle w:val="TOC3"/>
            <w:tabs>
              <w:tab w:val="left" w:pos="1320"/>
              <w:tab w:val="right" w:leader="dot" w:pos="9350"/>
            </w:tabs>
            <w:rPr>
              <w:rFonts w:cstheme="minorBidi"/>
              <w:noProof/>
              <w:szCs w:val="22"/>
            </w:rPr>
          </w:pPr>
          <w:hyperlink w:anchor="_Toc198045268" w:history="1">
            <w:r w:rsidRPr="00042DA8">
              <w:rPr>
                <w:rStyle w:val="Hyperlink"/>
                <w:noProof/>
              </w:rPr>
              <w:t>2.1.15.</w:t>
            </w:r>
            <w:r>
              <w:rPr>
                <w:rFonts w:cstheme="minorBidi"/>
                <w:noProof/>
                <w:szCs w:val="22"/>
              </w:rPr>
              <w:tab/>
            </w:r>
            <w:r w:rsidRPr="00042DA8">
              <w:rPr>
                <w:rStyle w:val="Hyperlink"/>
                <w:noProof/>
              </w:rPr>
              <w:t>Xóa chứng thư số</w:t>
            </w:r>
            <w:r>
              <w:rPr>
                <w:noProof/>
                <w:webHidden/>
              </w:rPr>
              <w:tab/>
            </w:r>
            <w:r>
              <w:rPr>
                <w:noProof/>
                <w:webHidden/>
              </w:rPr>
              <w:fldChar w:fldCharType="begin"/>
            </w:r>
            <w:r>
              <w:rPr>
                <w:noProof/>
                <w:webHidden/>
              </w:rPr>
              <w:instrText xml:space="preserve"> PAGEREF _Toc198045268 \h </w:instrText>
            </w:r>
            <w:r>
              <w:rPr>
                <w:noProof/>
                <w:webHidden/>
              </w:rPr>
            </w:r>
            <w:r>
              <w:rPr>
                <w:noProof/>
                <w:webHidden/>
              </w:rPr>
              <w:fldChar w:fldCharType="separate"/>
            </w:r>
            <w:r w:rsidR="00C65193">
              <w:rPr>
                <w:noProof/>
                <w:webHidden/>
              </w:rPr>
              <w:t>39</w:t>
            </w:r>
            <w:r>
              <w:rPr>
                <w:noProof/>
                <w:webHidden/>
              </w:rPr>
              <w:fldChar w:fldCharType="end"/>
            </w:r>
          </w:hyperlink>
        </w:p>
        <w:p w14:paraId="2FBA375F" w14:textId="47FC5FA7" w:rsidR="00BD14C8" w:rsidRDefault="00BD14C8">
          <w:pPr>
            <w:pStyle w:val="TOC3"/>
            <w:tabs>
              <w:tab w:val="left" w:pos="1320"/>
              <w:tab w:val="right" w:leader="dot" w:pos="9350"/>
            </w:tabs>
            <w:rPr>
              <w:rFonts w:cstheme="minorBidi"/>
              <w:noProof/>
              <w:szCs w:val="22"/>
            </w:rPr>
          </w:pPr>
          <w:hyperlink w:anchor="_Toc198045269" w:history="1">
            <w:r w:rsidRPr="00042DA8">
              <w:rPr>
                <w:rStyle w:val="Hyperlink"/>
                <w:noProof/>
              </w:rPr>
              <w:t>2.1.16.</w:t>
            </w:r>
            <w:r>
              <w:rPr>
                <w:rFonts w:cstheme="minorBidi"/>
                <w:noProof/>
                <w:szCs w:val="22"/>
              </w:rPr>
              <w:tab/>
            </w:r>
            <w:r w:rsidRPr="00042DA8">
              <w:rPr>
                <w:rStyle w:val="Hyperlink"/>
                <w:noProof/>
              </w:rPr>
              <w:t>Danh sách chứng thư số của đơn vị</w:t>
            </w:r>
            <w:r>
              <w:rPr>
                <w:noProof/>
                <w:webHidden/>
              </w:rPr>
              <w:tab/>
            </w:r>
            <w:r>
              <w:rPr>
                <w:noProof/>
                <w:webHidden/>
              </w:rPr>
              <w:fldChar w:fldCharType="begin"/>
            </w:r>
            <w:r>
              <w:rPr>
                <w:noProof/>
                <w:webHidden/>
              </w:rPr>
              <w:instrText xml:space="preserve"> PAGEREF _Toc198045269 \h </w:instrText>
            </w:r>
            <w:r>
              <w:rPr>
                <w:noProof/>
                <w:webHidden/>
              </w:rPr>
            </w:r>
            <w:r>
              <w:rPr>
                <w:noProof/>
                <w:webHidden/>
              </w:rPr>
              <w:fldChar w:fldCharType="separate"/>
            </w:r>
            <w:r w:rsidR="00C65193">
              <w:rPr>
                <w:noProof/>
                <w:webHidden/>
              </w:rPr>
              <w:t>40</w:t>
            </w:r>
            <w:r>
              <w:rPr>
                <w:noProof/>
                <w:webHidden/>
              </w:rPr>
              <w:fldChar w:fldCharType="end"/>
            </w:r>
          </w:hyperlink>
        </w:p>
        <w:p w14:paraId="15EB0451" w14:textId="4DE5557C" w:rsidR="00BD14C8" w:rsidRDefault="00BD14C8">
          <w:pPr>
            <w:pStyle w:val="TOC3"/>
            <w:tabs>
              <w:tab w:val="left" w:pos="1320"/>
              <w:tab w:val="right" w:leader="dot" w:pos="9350"/>
            </w:tabs>
            <w:rPr>
              <w:rFonts w:cstheme="minorBidi"/>
              <w:noProof/>
              <w:szCs w:val="22"/>
            </w:rPr>
          </w:pPr>
          <w:hyperlink w:anchor="_Toc198045270" w:history="1">
            <w:r w:rsidRPr="00042DA8">
              <w:rPr>
                <w:rStyle w:val="Hyperlink"/>
                <w:noProof/>
              </w:rPr>
              <w:t>2.1.17.</w:t>
            </w:r>
            <w:r>
              <w:rPr>
                <w:rFonts w:cstheme="minorBidi"/>
                <w:noProof/>
                <w:szCs w:val="22"/>
              </w:rPr>
              <w:tab/>
            </w:r>
            <w:r w:rsidRPr="00042DA8">
              <w:rPr>
                <w:rStyle w:val="Hyperlink"/>
                <w:noProof/>
              </w:rPr>
              <w:t>Thay đổi mật khẩu</w:t>
            </w:r>
            <w:r>
              <w:rPr>
                <w:noProof/>
                <w:webHidden/>
              </w:rPr>
              <w:tab/>
            </w:r>
            <w:r>
              <w:rPr>
                <w:noProof/>
                <w:webHidden/>
              </w:rPr>
              <w:fldChar w:fldCharType="begin"/>
            </w:r>
            <w:r>
              <w:rPr>
                <w:noProof/>
                <w:webHidden/>
              </w:rPr>
              <w:instrText xml:space="preserve"> PAGEREF _Toc198045270 \h </w:instrText>
            </w:r>
            <w:r>
              <w:rPr>
                <w:noProof/>
                <w:webHidden/>
              </w:rPr>
            </w:r>
            <w:r>
              <w:rPr>
                <w:noProof/>
                <w:webHidden/>
              </w:rPr>
              <w:fldChar w:fldCharType="separate"/>
            </w:r>
            <w:r w:rsidR="00C65193">
              <w:rPr>
                <w:noProof/>
                <w:webHidden/>
              </w:rPr>
              <w:t>41</w:t>
            </w:r>
            <w:r>
              <w:rPr>
                <w:noProof/>
                <w:webHidden/>
              </w:rPr>
              <w:fldChar w:fldCharType="end"/>
            </w:r>
          </w:hyperlink>
        </w:p>
        <w:p w14:paraId="741151DE" w14:textId="072E2191" w:rsidR="00BD14C8" w:rsidRDefault="00BD14C8">
          <w:pPr>
            <w:pStyle w:val="TOC2"/>
            <w:tabs>
              <w:tab w:val="left" w:pos="880"/>
              <w:tab w:val="right" w:leader="dot" w:pos="9350"/>
            </w:tabs>
            <w:rPr>
              <w:rFonts w:cstheme="minorBidi"/>
              <w:noProof/>
              <w:szCs w:val="22"/>
            </w:rPr>
          </w:pPr>
          <w:hyperlink w:anchor="_Toc198045271" w:history="1">
            <w:r w:rsidRPr="00042DA8">
              <w:rPr>
                <w:rStyle w:val="Hyperlink"/>
                <w:noProof/>
              </w:rPr>
              <w:t>2.2.</w:t>
            </w:r>
            <w:r>
              <w:rPr>
                <w:rFonts w:cstheme="minorBidi"/>
                <w:noProof/>
                <w:szCs w:val="22"/>
              </w:rPr>
              <w:tab/>
            </w:r>
            <w:r w:rsidRPr="00042DA8">
              <w:rPr>
                <w:rStyle w:val="Hyperlink"/>
                <w:noProof/>
              </w:rPr>
              <w:t>Nhóm các hàm webservice liên quan đến tra cứu hóa đơn ( PortalService)</w:t>
            </w:r>
            <w:r>
              <w:rPr>
                <w:noProof/>
                <w:webHidden/>
              </w:rPr>
              <w:tab/>
            </w:r>
            <w:r>
              <w:rPr>
                <w:noProof/>
                <w:webHidden/>
              </w:rPr>
              <w:fldChar w:fldCharType="begin"/>
            </w:r>
            <w:r>
              <w:rPr>
                <w:noProof/>
                <w:webHidden/>
              </w:rPr>
              <w:instrText xml:space="preserve"> PAGEREF _Toc198045271 \h </w:instrText>
            </w:r>
            <w:r>
              <w:rPr>
                <w:noProof/>
                <w:webHidden/>
              </w:rPr>
            </w:r>
            <w:r>
              <w:rPr>
                <w:noProof/>
                <w:webHidden/>
              </w:rPr>
              <w:fldChar w:fldCharType="separate"/>
            </w:r>
            <w:r w:rsidR="00C65193">
              <w:rPr>
                <w:noProof/>
                <w:webHidden/>
              </w:rPr>
              <w:t>41</w:t>
            </w:r>
            <w:r>
              <w:rPr>
                <w:noProof/>
                <w:webHidden/>
              </w:rPr>
              <w:fldChar w:fldCharType="end"/>
            </w:r>
          </w:hyperlink>
        </w:p>
        <w:p w14:paraId="577EA590" w14:textId="642A0114" w:rsidR="00BD14C8" w:rsidRDefault="00BD14C8">
          <w:pPr>
            <w:pStyle w:val="TOC3"/>
            <w:tabs>
              <w:tab w:val="left" w:pos="1320"/>
              <w:tab w:val="right" w:leader="dot" w:pos="9350"/>
            </w:tabs>
            <w:rPr>
              <w:rFonts w:cstheme="minorBidi"/>
              <w:noProof/>
              <w:szCs w:val="22"/>
            </w:rPr>
          </w:pPr>
          <w:hyperlink w:anchor="_Toc198045272" w:history="1">
            <w:r w:rsidRPr="00042DA8">
              <w:rPr>
                <w:rStyle w:val="Hyperlink"/>
                <w:noProof/>
              </w:rPr>
              <w:t>2.2.1.</w:t>
            </w:r>
            <w:r>
              <w:rPr>
                <w:rFonts w:cstheme="minorBidi"/>
                <w:noProof/>
                <w:szCs w:val="22"/>
              </w:rPr>
              <w:tab/>
            </w:r>
            <w:r w:rsidRPr="00042DA8">
              <w:rPr>
                <w:rStyle w:val="Hyperlink"/>
                <w:noProof/>
              </w:rPr>
              <w:t>Download hóa đơn</w:t>
            </w:r>
            <w:r>
              <w:rPr>
                <w:noProof/>
                <w:webHidden/>
              </w:rPr>
              <w:tab/>
            </w:r>
            <w:r>
              <w:rPr>
                <w:noProof/>
                <w:webHidden/>
              </w:rPr>
              <w:fldChar w:fldCharType="begin"/>
            </w:r>
            <w:r>
              <w:rPr>
                <w:noProof/>
                <w:webHidden/>
              </w:rPr>
              <w:instrText xml:space="preserve"> PAGEREF _Toc198045272 \h </w:instrText>
            </w:r>
            <w:r>
              <w:rPr>
                <w:noProof/>
                <w:webHidden/>
              </w:rPr>
            </w:r>
            <w:r>
              <w:rPr>
                <w:noProof/>
                <w:webHidden/>
              </w:rPr>
              <w:fldChar w:fldCharType="separate"/>
            </w:r>
            <w:r w:rsidR="00C65193">
              <w:rPr>
                <w:noProof/>
                <w:webHidden/>
              </w:rPr>
              <w:t>41</w:t>
            </w:r>
            <w:r>
              <w:rPr>
                <w:noProof/>
                <w:webHidden/>
              </w:rPr>
              <w:fldChar w:fldCharType="end"/>
            </w:r>
          </w:hyperlink>
        </w:p>
        <w:p w14:paraId="30A25F27" w14:textId="33DF9787" w:rsidR="00BD14C8" w:rsidRDefault="00BD14C8">
          <w:pPr>
            <w:pStyle w:val="TOC3"/>
            <w:tabs>
              <w:tab w:val="left" w:pos="1320"/>
              <w:tab w:val="right" w:leader="dot" w:pos="9350"/>
            </w:tabs>
            <w:rPr>
              <w:rFonts w:cstheme="minorBidi"/>
              <w:noProof/>
              <w:szCs w:val="22"/>
            </w:rPr>
          </w:pPr>
          <w:hyperlink w:anchor="_Toc198045273" w:history="1">
            <w:r w:rsidRPr="00042DA8">
              <w:rPr>
                <w:rStyle w:val="Hyperlink"/>
                <w:noProof/>
              </w:rPr>
              <w:t>2.2.2.</w:t>
            </w:r>
            <w:r>
              <w:rPr>
                <w:rFonts w:cstheme="minorBidi"/>
                <w:noProof/>
                <w:szCs w:val="22"/>
              </w:rPr>
              <w:tab/>
            </w:r>
            <w:r w:rsidRPr="00042DA8">
              <w:rPr>
                <w:rStyle w:val="Hyperlink"/>
                <w:noProof/>
              </w:rPr>
              <w:t>Download hóa đơn với cả các hóa đơn chưa thanh toán</w:t>
            </w:r>
            <w:r>
              <w:rPr>
                <w:noProof/>
                <w:webHidden/>
              </w:rPr>
              <w:tab/>
            </w:r>
            <w:r>
              <w:rPr>
                <w:noProof/>
                <w:webHidden/>
              </w:rPr>
              <w:fldChar w:fldCharType="begin"/>
            </w:r>
            <w:r>
              <w:rPr>
                <w:noProof/>
                <w:webHidden/>
              </w:rPr>
              <w:instrText xml:space="preserve"> PAGEREF _Toc198045273 \h </w:instrText>
            </w:r>
            <w:r>
              <w:rPr>
                <w:noProof/>
                <w:webHidden/>
              </w:rPr>
            </w:r>
            <w:r>
              <w:rPr>
                <w:noProof/>
                <w:webHidden/>
              </w:rPr>
              <w:fldChar w:fldCharType="separate"/>
            </w:r>
            <w:r w:rsidR="00C65193">
              <w:rPr>
                <w:noProof/>
                <w:webHidden/>
              </w:rPr>
              <w:t>42</w:t>
            </w:r>
            <w:r>
              <w:rPr>
                <w:noProof/>
                <w:webHidden/>
              </w:rPr>
              <w:fldChar w:fldCharType="end"/>
            </w:r>
          </w:hyperlink>
        </w:p>
        <w:p w14:paraId="60292CD7" w14:textId="55EB7A7F" w:rsidR="00BD14C8" w:rsidRDefault="00BD14C8">
          <w:pPr>
            <w:pStyle w:val="TOC3"/>
            <w:tabs>
              <w:tab w:val="left" w:pos="1320"/>
              <w:tab w:val="right" w:leader="dot" w:pos="9350"/>
            </w:tabs>
            <w:rPr>
              <w:rFonts w:cstheme="minorBidi"/>
              <w:noProof/>
              <w:szCs w:val="22"/>
            </w:rPr>
          </w:pPr>
          <w:hyperlink w:anchor="_Toc198045274" w:history="1">
            <w:r w:rsidRPr="00042DA8">
              <w:rPr>
                <w:rStyle w:val="Hyperlink"/>
                <w:noProof/>
              </w:rPr>
              <w:t>2.2.3.</w:t>
            </w:r>
            <w:r>
              <w:rPr>
                <w:rFonts w:cstheme="minorBidi"/>
                <w:noProof/>
                <w:szCs w:val="22"/>
              </w:rPr>
              <w:tab/>
            </w:r>
            <w:r w:rsidRPr="00042DA8">
              <w:rPr>
                <w:rStyle w:val="Hyperlink"/>
                <w:noProof/>
              </w:rPr>
              <w:t>Download hóa đơn theo Fkey</w:t>
            </w:r>
            <w:r>
              <w:rPr>
                <w:noProof/>
                <w:webHidden/>
              </w:rPr>
              <w:tab/>
            </w:r>
            <w:r>
              <w:rPr>
                <w:noProof/>
                <w:webHidden/>
              </w:rPr>
              <w:fldChar w:fldCharType="begin"/>
            </w:r>
            <w:r>
              <w:rPr>
                <w:noProof/>
                <w:webHidden/>
              </w:rPr>
              <w:instrText xml:space="preserve"> PAGEREF _Toc198045274 \h </w:instrText>
            </w:r>
            <w:r>
              <w:rPr>
                <w:noProof/>
                <w:webHidden/>
              </w:rPr>
            </w:r>
            <w:r>
              <w:rPr>
                <w:noProof/>
                <w:webHidden/>
              </w:rPr>
              <w:fldChar w:fldCharType="separate"/>
            </w:r>
            <w:r w:rsidR="00C65193">
              <w:rPr>
                <w:noProof/>
                <w:webHidden/>
              </w:rPr>
              <w:t>43</w:t>
            </w:r>
            <w:r>
              <w:rPr>
                <w:noProof/>
                <w:webHidden/>
              </w:rPr>
              <w:fldChar w:fldCharType="end"/>
            </w:r>
          </w:hyperlink>
        </w:p>
        <w:p w14:paraId="26AA0D7F" w14:textId="06C887FF" w:rsidR="00BD14C8" w:rsidRDefault="00BD14C8">
          <w:pPr>
            <w:pStyle w:val="TOC3"/>
            <w:tabs>
              <w:tab w:val="left" w:pos="1320"/>
              <w:tab w:val="right" w:leader="dot" w:pos="9350"/>
            </w:tabs>
            <w:rPr>
              <w:rFonts w:cstheme="minorBidi"/>
              <w:noProof/>
              <w:szCs w:val="22"/>
            </w:rPr>
          </w:pPr>
          <w:hyperlink w:anchor="_Toc198045275" w:history="1">
            <w:r w:rsidRPr="00042DA8">
              <w:rPr>
                <w:rStyle w:val="Hyperlink"/>
                <w:noProof/>
              </w:rPr>
              <w:t>2.2.4.</w:t>
            </w:r>
            <w:r>
              <w:rPr>
                <w:rFonts w:cstheme="minorBidi"/>
                <w:noProof/>
                <w:szCs w:val="22"/>
              </w:rPr>
              <w:tab/>
            </w:r>
            <w:r w:rsidRPr="00042DA8">
              <w:rPr>
                <w:rStyle w:val="Hyperlink"/>
                <w:noProof/>
              </w:rPr>
              <w:t>Download hóa đơn theo fkey, không kiểm tra trạng thái thanh toán</w:t>
            </w:r>
            <w:r>
              <w:rPr>
                <w:noProof/>
                <w:webHidden/>
              </w:rPr>
              <w:tab/>
            </w:r>
            <w:r>
              <w:rPr>
                <w:noProof/>
                <w:webHidden/>
              </w:rPr>
              <w:fldChar w:fldCharType="begin"/>
            </w:r>
            <w:r>
              <w:rPr>
                <w:noProof/>
                <w:webHidden/>
              </w:rPr>
              <w:instrText xml:space="preserve"> PAGEREF _Toc198045275 \h </w:instrText>
            </w:r>
            <w:r>
              <w:rPr>
                <w:noProof/>
                <w:webHidden/>
              </w:rPr>
            </w:r>
            <w:r>
              <w:rPr>
                <w:noProof/>
                <w:webHidden/>
              </w:rPr>
              <w:fldChar w:fldCharType="separate"/>
            </w:r>
            <w:r w:rsidR="00C65193">
              <w:rPr>
                <w:noProof/>
                <w:webHidden/>
              </w:rPr>
              <w:t>44</w:t>
            </w:r>
            <w:r>
              <w:rPr>
                <w:noProof/>
                <w:webHidden/>
              </w:rPr>
              <w:fldChar w:fldCharType="end"/>
            </w:r>
          </w:hyperlink>
        </w:p>
        <w:p w14:paraId="64D48F5C" w14:textId="2204BB3F" w:rsidR="00BD14C8" w:rsidRDefault="00BD14C8">
          <w:pPr>
            <w:pStyle w:val="TOC3"/>
            <w:tabs>
              <w:tab w:val="left" w:pos="1320"/>
              <w:tab w:val="right" w:leader="dot" w:pos="9350"/>
            </w:tabs>
            <w:rPr>
              <w:rFonts w:cstheme="minorBidi"/>
              <w:noProof/>
              <w:szCs w:val="22"/>
            </w:rPr>
          </w:pPr>
          <w:hyperlink w:anchor="_Toc198045276" w:history="1">
            <w:r w:rsidRPr="00042DA8">
              <w:rPr>
                <w:rStyle w:val="Hyperlink"/>
                <w:noProof/>
              </w:rPr>
              <w:t>2.2.5.</w:t>
            </w:r>
            <w:r>
              <w:rPr>
                <w:rFonts w:cstheme="minorBidi"/>
                <w:noProof/>
                <w:szCs w:val="22"/>
              </w:rPr>
              <w:tab/>
            </w:r>
            <w:r w:rsidRPr="00042DA8">
              <w:rPr>
                <w:rStyle w:val="Hyperlink"/>
                <w:noProof/>
              </w:rPr>
              <w:t>Download hóa đơn mới tạo theo Fkey định dạng Pdf</w:t>
            </w:r>
            <w:r>
              <w:rPr>
                <w:noProof/>
                <w:webHidden/>
              </w:rPr>
              <w:tab/>
            </w:r>
            <w:r>
              <w:rPr>
                <w:noProof/>
                <w:webHidden/>
              </w:rPr>
              <w:fldChar w:fldCharType="begin"/>
            </w:r>
            <w:r>
              <w:rPr>
                <w:noProof/>
                <w:webHidden/>
              </w:rPr>
              <w:instrText xml:space="preserve"> PAGEREF _Toc198045276 \h </w:instrText>
            </w:r>
            <w:r>
              <w:rPr>
                <w:noProof/>
                <w:webHidden/>
              </w:rPr>
            </w:r>
            <w:r>
              <w:rPr>
                <w:noProof/>
                <w:webHidden/>
              </w:rPr>
              <w:fldChar w:fldCharType="separate"/>
            </w:r>
            <w:r w:rsidR="00C65193">
              <w:rPr>
                <w:noProof/>
                <w:webHidden/>
              </w:rPr>
              <w:t>45</w:t>
            </w:r>
            <w:r>
              <w:rPr>
                <w:noProof/>
                <w:webHidden/>
              </w:rPr>
              <w:fldChar w:fldCharType="end"/>
            </w:r>
          </w:hyperlink>
        </w:p>
        <w:p w14:paraId="498CAE8A" w14:textId="7609D405" w:rsidR="00BD14C8" w:rsidRDefault="00BD14C8">
          <w:pPr>
            <w:pStyle w:val="TOC3"/>
            <w:tabs>
              <w:tab w:val="left" w:pos="1320"/>
              <w:tab w:val="right" w:leader="dot" w:pos="9350"/>
            </w:tabs>
            <w:rPr>
              <w:rFonts w:cstheme="minorBidi"/>
              <w:noProof/>
              <w:szCs w:val="22"/>
            </w:rPr>
          </w:pPr>
          <w:hyperlink w:anchor="_Toc198045277" w:history="1">
            <w:r w:rsidRPr="00042DA8">
              <w:rPr>
                <w:rStyle w:val="Hyperlink"/>
                <w:noProof/>
              </w:rPr>
              <w:t>2.2.6.</w:t>
            </w:r>
            <w:r>
              <w:rPr>
                <w:rFonts w:cstheme="minorBidi"/>
                <w:noProof/>
                <w:szCs w:val="22"/>
              </w:rPr>
              <w:tab/>
            </w:r>
            <w:r w:rsidRPr="00042DA8">
              <w:rPr>
                <w:rStyle w:val="Hyperlink"/>
                <w:noProof/>
              </w:rPr>
              <w:t>Download hóa đơn định dạng Pdf</w:t>
            </w:r>
            <w:r>
              <w:rPr>
                <w:noProof/>
                <w:webHidden/>
              </w:rPr>
              <w:tab/>
            </w:r>
            <w:r>
              <w:rPr>
                <w:noProof/>
                <w:webHidden/>
              </w:rPr>
              <w:fldChar w:fldCharType="begin"/>
            </w:r>
            <w:r>
              <w:rPr>
                <w:noProof/>
                <w:webHidden/>
              </w:rPr>
              <w:instrText xml:space="preserve"> PAGEREF _Toc198045277 \h </w:instrText>
            </w:r>
            <w:r>
              <w:rPr>
                <w:noProof/>
                <w:webHidden/>
              </w:rPr>
            </w:r>
            <w:r>
              <w:rPr>
                <w:noProof/>
                <w:webHidden/>
              </w:rPr>
              <w:fldChar w:fldCharType="separate"/>
            </w:r>
            <w:r w:rsidR="00C65193">
              <w:rPr>
                <w:noProof/>
                <w:webHidden/>
              </w:rPr>
              <w:t>46</w:t>
            </w:r>
            <w:r>
              <w:rPr>
                <w:noProof/>
                <w:webHidden/>
              </w:rPr>
              <w:fldChar w:fldCharType="end"/>
            </w:r>
          </w:hyperlink>
        </w:p>
        <w:p w14:paraId="3510B01C" w14:textId="14DEC488" w:rsidR="00BD14C8" w:rsidRDefault="00BD14C8">
          <w:pPr>
            <w:pStyle w:val="TOC3"/>
            <w:tabs>
              <w:tab w:val="left" w:pos="1320"/>
              <w:tab w:val="right" w:leader="dot" w:pos="9350"/>
            </w:tabs>
            <w:rPr>
              <w:rFonts w:cstheme="minorBidi"/>
              <w:noProof/>
              <w:szCs w:val="22"/>
            </w:rPr>
          </w:pPr>
          <w:hyperlink w:anchor="_Toc198045278" w:history="1">
            <w:r w:rsidRPr="00042DA8">
              <w:rPr>
                <w:rStyle w:val="Hyperlink"/>
                <w:noProof/>
              </w:rPr>
              <w:t>2.2.7.</w:t>
            </w:r>
            <w:r>
              <w:rPr>
                <w:rFonts w:cstheme="minorBidi"/>
                <w:noProof/>
                <w:szCs w:val="22"/>
              </w:rPr>
              <w:tab/>
            </w:r>
            <w:r w:rsidRPr="00042DA8">
              <w:rPr>
                <w:rStyle w:val="Hyperlink"/>
                <w:noProof/>
              </w:rPr>
              <w:t>Download hóa đơn định dạng Pdf, không kiểm tra trạng thái thanh toán</w:t>
            </w:r>
            <w:r>
              <w:rPr>
                <w:noProof/>
                <w:webHidden/>
              </w:rPr>
              <w:tab/>
            </w:r>
            <w:r>
              <w:rPr>
                <w:noProof/>
                <w:webHidden/>
              </w:rPr>
              <w:fldChar w:fldCharType="begin"/>
            </w:r>
            <w:r>
              <w:rPr>
                <w:noProof/>
                <w:webHidden/>
              </w:rPr>
              <w:instrText xml:space="preserve"> PAGEREF _Toc198045278 \h </w:instrText>
            </w:r>
            <w:r>
              <w:rPr>
                <w:noProof/>
                <w:webHidden/>
              </w:rPr>
            </w:r>
            <w:r>
              <w:rPr>
                <w:noProof/>
                <w:webHidden/>
              </w:rPr>
              <w:fldChar w:fldCharType="separate"/>
            </w:r>
            <w:r w:rsidR="00C65193">
              <w:rPr>
                <w:noProof/>
                <w:webHidden/>
              </w:rPr>
              <w:t>47</w:t>
            </w:r>
            <w:r>
              <w:rPr>
                <w:noProof/>
                <w:webHidden/>
              </w:rPr>
              <w:fldChar w:fldCharType="end"/>
            </w:r>
          </w:hyperlink>
        </w:p>
        <w:p w14:paraId="5C41030E" w14:textId="7692C314" w:rsidR="00BD14C8" w:rsidRDefault="00BD14C8">
          <w:pPr>
            <w:pStyle w:val="TOC3"/>
            <w:tabs>
              <w:tab w:val="left" w:pos="1320"/>
              <w:tab w:val="right" w:leader="dot" w:pos="9350"/>
            </w:tabs>
            <w:rPr>
              <w:rFonts w:cstheme="minorBidi"/>
              <w:noProof/>
              <w:szCs w:val="22"/>
            </w:rPr>
          </w:pPr>
          <w:hyperlink w:anchor="_Toc198045279" w:history="1">
            <w:r w:rsidRPr="00042DA8">
              <w:rPr>
                <w:rStyle w:val="Hyperlink"/>
                <w:noProof/>
              </w:rPr>
              <w:t>2.2.8.</w:t>
            </w:r>
            <w:r>
              <w:rPr>
                <w:rFonts w:cstheme="minorBidi"/>
                <w:noProof/>
                <w:szCs w:val="22"/>
              </w:rPr>
              <w:tab/>
            </w:r>
            <w:r w:rsidRPr="00042DA8">
              <w:rPr>
                <w:rStyle w:val="Hyperlink"/>
                <w:noProof/>
              </w:rPr>
              <w:t>Lấy danh sách hóa đơn từ số, đến số</w:t>
            </w:r>
            <w:r>
              <w:rPr>
                <w:noProof/>
                <w:webHidden/>
              </w:rPr>
              <w:tab/>
            </w:r>
            <w:r>
              <w:rPr>
                <w:noProof/>
                <w:webHidden/>
              </w:rPr>
              <w:fldChar w:fldCharType="begin"/>
            </w:r>
            <w:r>
              <w:rPr>
                <w:noProof/>
                <w:webHidden/>
              </w:rPr>
              <w:instrText xml:space="preserve"> PAGEREF _Toc198045279 \h </w:instrText>
            </w:r>
            <w:r>
              <w:rPr>
                <w:noProof/>
                <w:webHidden/>
              </w:rPr>
            </w:r>
            <w:r>
              <w:rPr>
                <w:noProof/>
                <w:webHidden/>
              </w:rPr>
              <w:fldChar w:fldCharType="separate"/>
            </w:r>
            <w:r w:rsidR="00C65193">
              <w:rPr>
                <w:noProof/>
                <w:webHidden/>
              </w:rPr>
              <w:t>48</w:t>
            </w:r>
            <w:r>
              <w:rPr>
                <w:noProof/>
                <w:webHidden/>
              </w:rPr>
              <w:fldChar w:fldCharType="end"/>
            </w:r>
          </w:hyperlink>
        </w:p>
        <w:p w14:paraId="451F049B" w14:textId="3ED55888" w:rsidR="00BD14C8" w:rsidRDefault="00BD14C8">
          <w:pPr>
            <w:pStyle w:val="TOC3"/>
            <w:tabs>
              <w:tab w:val="left" w:pos="1320"/>
              <w:tab w:val="right" w:leader="dot" w:pos="9350"/>
            </w:tabs>
            <w:rPr>
              <w:rFonts w:cstheme="minorBidi"/>
              <w:noProof/>
              <w:szCs w:val="22"/>
            </w:rPr>
          </w:pPr>
          <w:hyperlink w:anchor="_Toc198045280" w:history="1">
            <w:r w:rsidRPr="00042DA8">
              <w:rPr>
                <w:rStyle w:val="Hyperlink"/>
                <w:noProof/>
              </w:rPr>
              <w:t>2.2.9.</w:t>
            </w:r>
            <w:r>
              <w:rPr>
                <w:rFonts w:cstheme="minorBidi"/>
                <w:noProof/>
                <w:szCs w:val="22"/>
              </w:rPr>
              <w:tab/>
            </w:r>
            <w:r w:rsidRPr="00042DA8">
              <w:rPr>
                <w:rStyle w:val="Hyperlink"/>
                <w:noProof/>
              </w:rPr>
              <w:t>Tìm kiếm hóa đơn theo khách hàng</w:t>
            </w:r>
            <w:r>
              <w:rPr>
                <w:noProof/>
                <w:webHidden/>
              </w:rPr>
              <w:tab/>
            </w:r>
            <w:r>
              <w:rPr>
                <w:noProof/>
                <w:webHidden/>
              </w:rPr>
              <w:fldChar w:fldCharType="begin"/>
            </w:r>
            <w:r>
              <w:rPr>
                <w:noProof/>
                <w:webHidden/>
              </w:rPr>
              <w:instrText xml:space="preserve"> PAGEREF _Toc198045280 \h </w:instrText>
            </w:r>
            <w:r>
              <w:rPr>
                <w:noProof/>
                <w:webHidden/>
              </w:rPr>
            </w:r>
            <w:r>
              <w:rPr>
                <w:noProof/>
                <w:webHidden/>
              </w:rPr>
              <w:fldChar w:fldCharType="separate"/>
            </w:r>
            <w:r w:rsidR="00C65193">
              <w:rPr>
                <w:noProof/>
                <w:webHidden/>
              </w:rPr>
              <w:t>49</w:t>
            </w:r>
            <w:r>
              <w:rPr>
                <w:noProof/>
                <w:webHidden/>
              </w:rPr>
              <w:fldChar w:fldCharType="end"/>
            </w:r>
          </w:hyperlink>
        </w:p>
        <w:p w14:paraId="520083F3" w14:textId="65228105" w:rsidR="00BD14C8" w:rsidRDefault="00BD14C8">
          <w:pPr>
            <w:pStyle w:val="TOC3"/>
            <w:tabs>
              <w:tab w:val="left" w:pos="1320"/>
              <w:tab w:val="right" w:leader="dot" w:pos="9350"/>
            </w:tabs>
            <w:rPr>
              <w:rFonts w:cstheme="minorBidi"/>
              <w:noProof/>
              <w:szCs w:val="22"/>
            </w:rPr>
          </w:pPr>
          <w:hyperlink w:anchor="_Toc198045281" w:history="1">
            <w:r w:rsidRPr="00042DA8">
              <w:rPr>
                <w:rStyle w:val="Hyperlink"/>
                <w:noProof/>
              </w:rPr>
              <w:t>2.2.10.</w:t>
            </w:r>
            <w:r>
              <w:rPr>
                <w:rFonts w:cstheme="minorBidi"/>
                <w:noProof/>
                <w:szCs w:val="22"/>
              </w:rPr>
              <w:tab/>
            </w:r>
            <w:r w:rsidRPr="00042DA8">
              <w:rPr>
                <w:rStyle w:val="Hyperlink"/>
                <w:noProof/>
              </w:rPr>
              <w:t>Tìm kiếm hóa đơn theo fkey</w:t>
            </w:r>
            <w:r>
              <w:rPr>
                <w:noProof/>
                <w:webHidden/>
              </w:rPr>
              <w:tab/>
            </w:r>
            <w:r>
              <w:rPr>
                <w:noProof/>
                <w:webHidden/>
              </w:rPr>
              <w:fldChar w:fldCharType="begin"/>
            </w:r>
            <w:r>
              <w:rPr>
                <w:noProof/>
                <w:webHidden/>
              </w:rPr>
              <w:instrText xml:space="preserve"> PAGEREF _Toc198045281 \h </w:instrText>
            </w:r>
            <w:r>
              <w:rPr>
                <w:noProof/>
                <w:webHidden/>
              </w:rPr>
            </w:r>
            <w:r>
              <w:rPr>
                <w:noProof/>
                <w:webHidden/>
              </w:rPr>
              <w:fldChar w:fldCharType="separate"/>
            </w:r>
            <w:r w:rsidR="00C65193">
              <w:rPr>
                <w:noProof/>
                <w:webHidden/>
              </w:rPr>
              <w:t>50</w:t>
            </w:r>
            <w:r>
              <w:rPr>
                <w:noProof/>
                <w:webHidden/>
              </w:rPr>
              <w:fldChar w:fldCharType="end"/>
            </w:r>
          </w:hyperlink>
        </w:p>
        <w:p w14:paraId="78D2F2B7" w14:textId="194B2137" w:rsidR="00BD14C8" w:rsidRDefault="00BD14C8">
          <w:pPr>
            <w:pStyle w:val="TOC3"/>
            <w:tabs>
              <w:tab w:val="left" w:pos="1320"/>
              <w:tab w:val="right" w:leader="dot" w:pos="9350"/>
            </w:tabs>
            <w:rPr>
              <w:rFonts w:cstheme="minorBidi"/>
              <w:noProof/>
              <w:szCs w:val="22"/>
            </w:rPr>
          </w:pPr>
          <w:hyperlink w:anchor="_Toc198045282" w:history="1">
            <w:r w:rsidRPr="00042DA8">
              <w:rPr>
                <w:rStyle w:val="Hyperlink"/>
                <w:noProof/>
              </w:rPr>
              <w:t>2.2.11.</w:t>
            </w:r>
            <w:r>
              <w:rPr>
                <w:rFonts w:cstheme="minorBidi"/>
                <w:noProof/>
                <w:szCs w:val="22"/>
              </w:rPr>
              <w:tab/>
            </w:r>
            <w:r w:rsidRPr="00042DA8">
              <w:rPr>
                <w:rStyle w:val="Hyperlink"/>
                <w:noProof/>
              </w:rPr>
              <w:t>Lấy thông tin chi tiết hóa đơn</w:t>
            </w:r>
            <w:r>
              <w:rPr>
                <w:noProof/>
                <w:webHidden/>
              </w:rPr>
              <w:tab/>
            </w:r>
            <w:r>
              <w:rPr>
                <w:noProof/>
                <w:webHidden/>
              </w:rPr>
              <w:fldChar w:fldCharType="begin"/>
            </w:r>
            <w:r>
              <w:rPr>
                <w:noProof/>
                <w:webHidden/>
              </w:rPr>
              <w:instrText xml:space="preserve"> PAGEREF _Toc198045282 \h </w:instrText>
            </w:r>
            <w:r>
              <w:rPr>
                <w:noProof/>
                <w:webHidden/>
              </w:rPr>
            </w:r>
            <w:r>
              <w:rPr>
                <w:noProof/>
                <w:webHidden/>
              </w:rPr>
              <w:fldChar w:fldCharType="separate"/>
            </w:r>
            <w:r w:rsidR="00C65193">
              <w:rPr>
                <w:noProof/>
                <w:webHidden/>
              </w:rPr>
              <w:t>52</w:t>
            </w:r>
            <w:r>
              <w:rPr>
                <w:noProof/>
                <w:webHidden/>
              </w:rPr>
              <w:fldChar w:fldCharType="end"/>
            </w:r>
          </w:hyperlink>
        </w:p>
        <w:p w14:paraId="4FB656D5" w14:textId="032CA9E6" w:rsidR="00BD14C8" w:rsidRDefault="00BD14C8">
          <w:pPr>
            <w:pStyle w:val="TOC3"/>
            <w:tabs>
              <w:tab w:val="left" w:pos="1320"/>
              <w:tab w:val="right" w:leader="dot" w:pos="9350"/>
            </w:tabs>
            <w:rPr>
              <w:rFonts w:cstheme="minorBidi"/>
              <w:noProof/>
              <w:szCs w:val="22"/>
            </w:rPr>
          </w:pPr>
          <w:hyperlink w:anchor="_Toc198045283" w:history="1">
            <w:r w:rsidRPr="00042DA8">
              <w:rPr>
                <w:rStyle w:val="Hyperlink"/>
                <w:noProof/>
              </w:rPr>
              <w:t>2.2.12.</w:t>
            </w:r>
            <w:r>
              <w:rPr>
                <w:rFonts w:cstheme="minorBidi"/>
                <w:noProof/>
                <w:szCs w:val="22"/>
              </w:rPr>
              <w:tab/>
            </w:r>
            <w:r w:rsidRPr="00042DA8">
              <w:rPr>
                <w:rStyle w:val="Hyperlink"/>
                <w:noProof/>
              </w:rPr>
              <w:t>Lấy thông tin chi tiết hóa đơn, không kiểm tra trạng thái thanh toán</w:t>
            </w:r>
            <w:r>
              <w:rPr>
                <w:noProof/>
                <w:webHidden/>
              </w:rPr>
              <w:tab/>
            </w:r>
            <w:r>
              <w:rPr>
                <w:noProof/>
                <w:webHidden/>
              </w:rPr>
              <w:fldChar w:fldCharType="begin"/>
            </w:r>
            <w:r>
              <w:rPr>
                <w:noProof/>
                <w:webHidden/>
              </w:rPr>
              <w:instrText xml:space="preserve"> PAGEREF _Toc198045283 \h </w:instrText>
            </w:r>
            <w:r>
              <w:rPr>
                <w:noProof/>
                <w:webHidden/>
              </w:rPr>
            </w:r>
            <w:r>
              <w:rPr>
                <w:noProof/>
                <w:webHidden/>
              </w:rPr>
              <w:fldChar w:fldCharType="separate"/>
            </w:r>
            <w:r w:rsidR="00C65193">
              <w:rPr>
                <w:noProof/>
                <w:webHidden/>
              </w:rPr>
              <w:t>53</w:t>
            </w:r>
            <w:r>
              <w:rPr>
                <w:noProof/>
                <w:webHidden/>
              </w:rPr>
              <w:fldChar w:fldCharType="end"/>
            </w:r>
          </w:hyperlink>
        </w:p>
        <w:p w14:paraId="212E0911" w14:textId="0A87C7A7" w:rsidR="00BD14C8" w:rsidRDefault="00BD14C8">
          <w:pPr>
            <w:pStyle w:val="TOC3"/>
            <w:tabs>
              <w:tab w:val="left" w:pos="1320"/>
              <w:tab w:val="right" w:leader="dot" w:pos="9350"/>
            </w:tabs>
            <w:rPr>
              <w:rFonts w:cstheme="minorBidi"/>
              <w:noProof/>
              <w:szCs w:val="22"/>
            </w:rPr>
          </w:pPr>
          <w:hyperlink w:anchor="_Toc198045284" w:history="1">
            <w:r w:rsidRPr="00042DA8">
              <w:rPr>
                <w:rStyle w:val="Hyperlink"/>
                <w:noProof/>
              </w:rPr>
              <w:t>2.2.13.</w:t>
            </w:r>
            <w:r>
              <w:rPr>
                <w:rFonts w:cstheme="minorBidi"/>
                <w:noProof/>
                <w:szCs w:val="22"/>
              </w:rPr>
              <w:tab/>
            </w:r>
            <w:r w:rsidRPr="00042DA8">
              <w:rPr>
                <w:rStyle w:val="Hyperlink"/>
                <w:noProof/>
              </w:rPr>
              <w:t>Lấy thông tin chi tiết hóa đơn theo fkey</w:t>
            </w:r>
            <w:r>
              <w:rPr>
                <w:noProof/>
                <w:webHidden/>
              </w:rPr>
              <w:tab/>
            </w:r>
            <w:r>
              <w:rPr>
                <w:noProof/>
                <w:webHidden/>
              </w:rPr>
              <w:fldChar w:fldCharType="begin"/>
            </w:r>
            <w:r>
              <w:rPr>
                <w:noProof/>
                <w:webHidden/>
              </w:rPr>
              <w:instrText xml:space="preserve"> PAGEREF _Toc198045284 \h </w:instrText>
            </w:r>
            <w:r>
              <w:rPr>
                <w:noProof/>
                <w:webHidden/>
              </w:rPr>
            </w:r>
            <w:r>
              <w:rPr>
                <w:noProof/>
                <w:webHidden/>
              </w:rPr>
              <w:fldChar w:fldCharType="separate"/>
            </w:r>
            <w:r w:rsidR="00C65193">
              <w:rPr>
                <w:noProof/>
                <w:webHidden/>
              </w:rPr>
              <w:t>54</w:t>
            </w:r>
            <w:r>
              <w:rPr>
                <w:noProof/>
                <w:webHidden/>
              </w:rPr>
              <w:fldChar w:fldCharType="end"/>
            </w:r>
          </w:hyperlink>
        </w:p>
        <w:p w14:paraId="7E1E82ED" w14:textId="0C061855" w:rsidR="00BD14C8" w:rsidRDefault="00BD14C8">
          <w:pPr>
            <w:pStyle w:val="TOC3"/>
            <w:tabs>
              <w:tab w:val="left" w:pos="1320"/>
              <w:tab w:val="right" w:leader="dot" w:pos="9350"/>
            </w:tabs>
            <w:rPr>
              <w:rFonts w:cstheme="minorBidi"/>
              <w:noProof/>
              <w:szCs w:val="22"/>
            </w:rPr>
          </w:pPr>
          <w:hyperlink w:anchor="_Toc198045285" w:history="1">
            <w:r w:rsidRPr="00042DA8">
              <w:rPr>
                <w:rStyle w:val="Hyperlink"/>
                <w:noProof/>
              </w:rPr>
              <w:t>2.2.14.</w:t>
            </w:r>
            <w:r>
              <w:rPr>
                <w:rFonts w:cstheme="minorBidi"/>
                <w:noProof/>
                <w:szCs w:val="22"/>
              </w:rPr>
              <w:tab/>
            </w:r>
            <w:r w:rsidRPr="00042DA8">
              <w:rPr>
                <w:rStyle w:val="Hyperlink"/>
                <w:noProof/>
              </w:rPr>
              <w:t>Lấy thông tin chi tiết hóa đơn tạo mới theo fkey</w:t>
            </w:r>
            <w:r>
              <w:rPr>
                <w:noProof/>
                <w:webHidden/>
              </w:rPr>
              <w:tab/>
            </w:r>
            <w:r>
              <w:rPr>
                <w:noProof/>
                <w:webHidden/>
              </w:rPr>
              <w:fldChar w:fldCharType="begin"/>
            </w:r>
            <w:r>
              <w:rPr>
                <w:noProof/>
                <w:webHidden/>
              </w:rPr>
              <w:instrText xml:space="preserve"> PAGEREF _Toc198045285 \h </w:instrText>
            </w:r>
            <w:r>
              <w:rPr>
                <w:noProof/>
                <w:webHidden/>
              </w:rPr>
            </w:r>
            <w:r>
              <w:rPr>
                <w:noProof/>
                <w:webHidden/>
              </w:rPr>
              <w:fldChar w:fldCharType="separate"/>
            </w:r>
            <w:r w:rsidR="00C65193">
              <w:rPr>
                <w:noProof/>
                <w:webHidden/>
              </w:rPr>
              <w:t>54</w:t>
            </w:r>
            <w:r>
              <w:rPr>
                <w:noProof/>
                <w:webHidden/>
              </w:rPr>
              <w:fldChar w:fldCharType="end"/>
            </w:r>
          </w:hyperlink>
        </w:p>
        <w:p w14:paraId="7391AF50" w14:textId="15337D4F" w:rsidR="00BD14C8" w:rsidRDefault="00BD14C8">
          <w:pPr>
            <w:pStyle w:val="TOC3"/>
            <w:tabs>
              <w:tab w:val="left" w:pos="1320"/>
              <w:tab w:val="right" w:leader="dot" w:pos="9350"/>
            </w:tabs>
            <w:rPr>
              <w:rFonts w:cstheme="minorBidi"/>
              <w:noProof/>
              <w:szCs w:val="22"/>
            </w:rPr>
          </w:pPr>
          <w:hyperlink w:anchor="_Toc198045286" w:history="1">
            <w:r w:rsidRPr="00042DA8">
              <w:rPr>
                <w:rStyle w:val="Hyperlink"/>
                <w:noProof/>
              </w:rPr>
              <w:t>2.2.15.</w:t>
            </w:r>
            <w:r>
              <w:rPr>
                <w:rFonts w:cstheme="minorBidi"/>
                <w:noProof/>
                <w:szCs w:val="22"/>
              </w:rPr>
              <w:tab/>
            </w:r>
            <w:r w:rsidRPr="00042DA8">
              <w:rPr>
                <w:rStyle w:val="Hyperlink"/>
                <w:noProof/>
              </w:rPr>
              <w:t>Lấy thông tin chi tiết của hóa đơn theo fkey, không kiểm tra trạng thái thanh toán</w:t>
            </w:r>
            <w:r>
              <w:rPr>
                <w:noProof/>
                <w:webHidden/>
              </w:rPr>
              <w:tab/>
            </w:r>
            <w:r>
              <w:rPr>
                <w:noProof/>
                <w:webHidden/>
              </w:rPr>
              <w:fldChar w:fldCharType="begin"/>
            </w:r>
            <w:r>
              <w:rPr>
                <w:noProof/>
                <w:webHidden/>
              </w:rPr>
              <w:instrText xml:space="preserve"> PAGEREF _Toc198045286 \h </w:instrText>
            </w:r>
            <w:r>
              <w:rPr>
                <w:noProof/>
                <w:webHidden/>
              </w:rPr>
            </w:r>
            <w:r>
              <w:rPr>
                <w:noProof/>
                <w:webHidden/>
              </w:rPr>
              <w:fldChar w:fldCharType="separate"/>
            </w:r>
            <w:r w:rsidR="00C65193">
              <w:rPr>
                <w:noProof/>
                <w:webHidden/>
              </w:rPr>
              <w:t>55</w:t>
            </w:r>
            <w:r>
              <w:rPr>
                <w:noProof/>
                <w:webHidden/>
              </w:rPr>
              <w:fldChar w:fldCharType="end"/>
            </w:r>
          </w:hyperlink>
        </w:p>
        <w:p w14:paraId="36FF7B96" w14:textId="02863EA7" w:rsidR="00BD14C8" w:rsidRDefault="00BD14C8">
          <w:pPr>
            <w:pStyle w:val="TOC3"/>
            <w:tabs>
              <w:tab w:val="left" w:pos="1320"/>
              <w:tab w:val="right" w:leader="dot" w:pos="9350"/>
            </w:tabs>
            <w:rPr>
              <w:rFonts w:cstheme="minorBidi"/>
              <w:noProof/>
              <w:szCs w:val="22"/>
            </w:rPr>
          </w:pPr>
          <w:hyperlink w:anchor="_Toc198045287" w:history="1">
            <w:r w:rsidRPr="00042DA8">
              <w:rPr>
                <w:rStyle w:val="Hyperlink"/>
                <w:noProof/>
              </w:rPr>
              <w:t>2.2.16.</w:t>
            </w:r>
            <w:r>
              <w:rPr>
                <w:rFonts w:cstheme="minorBidi"/>
                <w:noProof/>
                <w:szCs w:val="22"/>
              </w:rPr>
              <w:tab/>
            </w:r>
            <w:r w:rsidRPr="00042DA8">
              <w:rPr>
                <w:rStyle w:val="Hyperlink"/>
                <w:noProof/>
              </w:rPr>
              <w:t>Chuyển đổi hóa đơn chứng minh nguồn gốc, xuất xứ</w:t>
            </w:r>
            <w:r>
              <w:rPr>
                <w:noProof/>
                <w:webHidden/>
              </w:rPr>
              <w:tab/>
            </w:r>
            <w:r>
              <w:rPr>
                <w:noProof/>
                <w:webHidden/>
              </w:rPr>
              <w:fldChar w:fldCharType="begin"/>
            </w:r>
            <w:r>
              <w:rPr>
                <w:noProof/>
                <w:webHidden/>
              </w:rPr>
              <w:instrText xml:space="preserve"> PAGEREF _Toc198045287 \h </w:instrText>
            </w:r>
            <w:r>
              <w:rPr>
                <w:noProof/>
                <w:webHidden/>
              </w:rPr>
            </w:r>
            <w:r>
              <w:rPr>
                <w:noProof/>
                <w:webHidden/>
              </w:rPr>
              <w:fldChar w:fldCharType="separate"/>
            </w:r>
            <w:r w:rsidR="00C65193">
              <w:rPr>
                <w:noProof/>
                <w:webHidden/>
              </w:rPr>
              <w:t>56</w:t>
            </w:r>
            <w:r>
              <w:rPr>
                <w:noProof/>
                <w:webHidden/>
              </w:rPr>
              <w:fldChar w:fldCharType="end"/>
            </w:r>
          </w:hyperlink>
        </w:p>
        <w:p w14:paraId="0234F626" w14:textId="6C728763" w:rsidR="00BD14C8" w:rsidRDefault="00BD14C8">
          <w:pPr>
            <w:pStyle w:val="TOC3"/>
            <w:tabs>
              <w:tab w:val="left" w:pos="1320"/>
              <w:tab w:val="right" w:leader="dot" w:pos="9350"/>
            </w:tabs>
            <w:rPr>
              <w:rFonts w:cstheme="minorBidi"/>
              <w:noProof/>
              <w:szCs w:val="22"/>
            </w:rPr>
          </w:pPr>
          <w:hyperlink w:anchor="_Toc198045288" w:history="1">
            <w:r w:rsidRPr="00042DA8">
              <w:rPr>
                <w:rStyle w:val="Hyperlink"/>
                <w:noProof/>
              </w:rPr>
              <w:t>2.2.17.</w:t>
            </w:r>
            <w:r>
              <w:rPr>
                <w:rFonts w:cstheme="minorBidi"/>
                <w:noProof/>
                <w:szCs w:val="22"/>
              </w:rPr>
              <w:tab/>
            </w:r>
            <w:r w:rsidRPr="00042DA8">
              <w:rPr>
                <w:rStyle w:val="Hyperlink"/>
                <w:noProof/>
              </w:rPr>
              <w:t>Chuyển đổi hóa đơn chứng minh nguồn gốc, xuất xử theo fkey</w:t>
            </w:r>
            <w:r>
              <w:rPr>
                <w:noProof/>
                <w:webHidden/>
              </w:rPr>
              <w:tab/>
            </w:r>
            <w:r>
              <w:rPr>
                <w:noProof/>
                <w:webHidden/>
              </w:rPr>
              <w:fldChar w:fldCharType="begin"/>
            </w:r>
            <w:r>
              <w:rPr>
                <w:noProof/>
                <w:webHidden/>
              </w:rPr>
              <w:instrText xml:space="preserve"> PAGEREF _Toc198045288 \h </w:instrText>
            </w:r>
            <w:r>
              <w:rPr>
                <w:noProof/>
                <w:webHidden/>
              </w:rPr>
            </w:r>
            <w:r>
              <w:rPr>
                <w:noProof/>
                <w:webHidden/>
              </w:rPr>
              <w:fldChar w:fldCharType="separate"/>
            </w:r>
            <w:r w:rsidR="00C65193">
              <w:rPr>
                <w:noProof/>
                <w:webHidden/>
              </w:rPr>
              <w:t>57</w:t>
            </w:r>
            <w:r>
              <w:rPr>
                <w:noProof/>
                <w:webHidden/>
              </w:rPr>
              <w:fldChar w:fldCharType="end"/>
            </w:r>
          </w:hyperlink>
        </w:p>
        <w:p w14:paraId="44D3BC50" w14:textId="7FEA5EA0" w:rsidR="00BD14C8" w:rsidRDefault="00BD14C8">
          <w:pPr>
            <w:pStyle w:val="TOC3"/>
            <w:tabs>
              <w:tab w:val="left" w:pos="1320"/>
              <w:tab w:val="right" w:leader="dot" w:pos="9350"/>
            </w:tabs>
            <w:rPr>
              <w:rFonts w:cstheme="minorBidi"/>
              <w:noProof/>
              <w:szCs w:val="22"/>
            </w:rPr>
          </w:pPr>
          <w:hyperlink w:anchor="_Toc198045289" w:history="1">
            <w:r w:rsidRPr="00042DA8">
              <w:rPr>
                <w:rStyle w:val="Hyperlink"/>
                <w:noProof/>
              </w:rPr>
              <w:t>2.2.18.</w:t>
            </w:r>
            <w:r>
              <w:rPr>
                <w:rFonts w:cstheme="minorBidi"/>
                <w:noProof/>
                <w:szCs w:val="22"/>
              </w:rPr>
              <w:tab/>
            </w:r>
            <w:r w:rsidRPr="00042DA8">
              <w:rPr>
                <w:rStyle w:val="Hyperlink"/>
                <w:noProof/>
              </w:rPr>
              <w:t>Chuyển đổi lưu trữ hóa đơn</w:t>
            </w:r>
            <w:r>
              <w:rPr>
                <w:noProof/>
                <w:webHidden/>
              </w:rPr>
              <w:tab/>
            </w:r>
            <w:r>
              <w:rPr>
                <w:noProof/>
                <w:webHidden/>
              </w:rPr>
              <w:fldChar w:fldCharType="begin"/>
            </w:r>
            <w:r>
              <w:rPr>
                <w:noProof/>
                <w:webHidden/>
              </w:rPr>
              <w:instrText xml:space="preserve"> PAGEREF _Toc198045289 \h </w:instrText>
            </w:r>
            <w:r>
              <w:rPr>
                <w:noProof/>
                <w:webHidden/>
              </w:rPr>
            </w:r>
            <w:r>
              <w:rPr>
                <w:noProof/>
                <w:webHidden/>
              </w:rPr>
              <w:fldChar w:fldCharType="separate"/>
            </w:r>
            <w:r w:rsidR="00C65193">
              <w:rPr>
                <w:noProof/>
                <w:webHidden/>
              </w:rPr>
              <w:t>58</w:t>
            </w:r>
            <w:r>
              <w:rPr>
                <w:noProof/>
                <w:webHidden/>
              </w:rPr>
              <w:fldChar w:fldCharType="end"/>
            </w:r>
          </w:hyperlink>
        </w:p>
        <w:p w14:paraId="09EC1EDD" w14:textId="0ED15F6D" w:rsidR="00BD14C8" w:rsidRDefault="00BD14C8">
          <w:pPr>
            <w:pStyle w:val="TOC3"/>
            <w:tabs>
              <w:tab w:val="left" w:pos="1320"/>
              <w:tab w:val="right" w:leader="dot" w:pos="9350"/>
            </w:tabs>
            <w:rPr>
              <w:rFonts w:cstheme="minorBidi"/>
              <w:noProof/>
              <w:szCs w:val="22"/>
            </w:rPr>
          </w:pPr>
          <w:hyperlink w:anchor="_Toc198045290" w:history="1">
            <w:r w:rsidRPr="00042DA8">
              <w:rPr>
                <w:rStyle w:val="Hyperlink"/>
                <w:noProof/>
              </w:rPr>
              <w:t>2.2.19.</w:t>
            </w:r>
            <w:r>
              <w:rPr>
                <w:rFonts w:cstheme="minorBidi"/>
                <w:noProof/>
                <w:szCs w:val="22"/>
              </w:rPr>
              <w:tab/>
            </w:r>
            <w:r w:rsidRPr="00042DA8">
              <w:rPr>
                <w:rStyle w:val="Hyperlink"/>
                <w:noProof/>
              </w:rPr>
              <w:t>Lấy thông tin khách hàng</w:t>
            </w:r>
            <w:r>
              <w:rPr>
                <w:noProof/>
                <w:webHidden/>
              </w:rPr>
              <w:tab/>
            </w:r>
            <w:r>
              <w:rPr>
                <w:noProof/>
                <w:webHidden/>
              </w:rPr>
              <w:fldChar w:fldCharType="begin"/>
            </w:r>
            <w:r>
              <w:rPr>
                <w:noProof/>
                <w:webHidden/>
              </w:rPr>
              <w:instrText xml:space="preserve"> PAGEREF _Toc198045290 \h </w:instrText>
            </w:r>
            <w:r>
              <w:rPr>
                <w:noProof/>
                <w:webHidden/>
              </w:rPr>
            </w:r>
            <w:r>
              <w:rPr>
                <w:noProof/>
                <w:webHidden/>
              </w:rPr>
              <w:fldChar w:fldCharType="separate"/>
            </w:r>
            <w:r w:rsidR="00C65193">
              <w:rPr>
                <w:noProof/>
                <w:webHidden/>
              </w:rPr>
              <w:t>59</w:t>
            </w:r>
            <w:r>
              <w:rPr>
                <w:noProof/>
                <w:webHidden/>
              </w:rPr>
              <w:fldChar w:fldCharType="end"/>
            </w:r>
          </w:hyperlink>
        </w:p>
        <w:p w14:paraId="4268A794" w14:textId="5B05603C" w:rsidR="00BD14C8" w:rsidRDefault="00BD14C8">
          <w:pPr>
            <w:pStyle w:val="TOC3"/>
            <w:tabs>
              <w:tab w:val="left" w:pos="1320"/>
              <w:tab w:val="right" w:leader="dot" w:pos="9350"/>
            </w:tabs>
            <w:rPr>
              <w:rFonts w:cstheme="minorBidi"/>
              <w:noProof/>
              <w:szCs w:val="22"/>
            </w:rPr>
          </w:pPr>
          <w:hyperlink w:anchor="_Toc198045291" w:history="1">
            <w:r w:rsidRPr="00042DA8">
              <w:rPr>
                <w:rStyle w:val="Hyperlink"/>
                <w:noProof/>
              </w:rPr>
              <w:t>2.2.20.</w:t>
            </w:r>
            <w:r>
              <w:rPr>
                <w:rFonts w:cstheme="minorBidi"/>
                <w:noProof/>
                <w:szCs w:val="22"/>
              </w:rPr>
              <w:tab/>
            </w:r>
            <w:r w:rsidRPr="00042DA8">
              <w:rPr>
                <w:rStyle w:val="Hyperlink"/>
                <w:noProof/>
              </w:rPr>
              <w:t>Chuyển đổi lưu trữ hóa đơn theo Fkey</w:t>
            </w:r>
            <w:r>
              <w:rPr>
                <w:noProof/>
                <w:webHidden/>
              </w:rPr>
              <w:tab/>
            </w:r>
            <w:r>
              <w:rPr>
                <w:noProof/>
                <w:webHidden/>
              </w:rPr>
              <w:fldChar w:fldCharType="begin"/>
            </w:r>
            <w:r>
              <w:rPr>
                <w:noProof/>
                <w:webHidden/>
              </w:rPr>
              <w:instrText xml:space="preserve"> PAGEREF _Toc198045291 \h </w:instrText>
            </w:r>
            <w:r>
              <w:rPr>
                <w:noProof/>
                <w:webHidden/>
              </w:rPr>
            </w:r>
            <w:r>
              <w:rPr>
                <w:noProof/>
                <w:webHidden/>
              </w:rPr>
              <w:fldChar w:fldCharType="separate"/>
            </w:r>
            <w:r w:rsidR="00C65193">
              <w:rPr>
                <w:noProof/>
                <w:webHidden/>
              </w:rPr>
              <w:t>60</w:t>
            </w:r>
            <w:r>
              <w:rPr>
                <w:noProof/>
                <w:webHidden/>
              </w:rPr>
              <w:fldChar w:fldCharType="end"/>
            </w:r>
          </w:hyperlink>
        </w:p>
        <w:p w14:paraId="43F1A172" w14:textId="434129E8" w:rsidR="00BD14C8" w:rsidRDefault="00BD14C8">
          <w:pPr>
            <w:pStyle w:val="TOC3"/>
            <w:tabs>
              <w:tab w:val="left" w:pos="1320"/>
              <w:tab w:val="right" w:leader="dot" w:pos="9350"/>
            </w:tabs>
            <w:rPr>
              <w:rFonts w:cstheme="minorBidi"/>
              <w:noProof/>
              <w:szCs w:val="22"/>
            </w:rPr>
          </w:pPr>
          <w:hyperlink w:anchor="_Toc198045292" w:history="1">
            <w:r w:rsidRPr="00042DA8">
              <w:rPr>
                <w:rStyle w:val="Hyperlink"/>
                <w:noProof/>
              </w:rPr>
              <w:t>2.2.21.</w:t>
            </w:r>
            <w:r>
              <w:rPr>
                <w:rFonts w:cstheme="minorBidi"/>
                <w:noProof/>
                <w:szCs w:val="22"/>
              </w:rPr>
              <w:tab/>
            </w:r>
            <w:r w:rsidRPr="00042DA8">
              <w:rPr>
                <w:rStyle w:val="Hyperlink"/>
                <w:noProof/>
              </w:rPr>
              <w:t>Download hóa đơn lỗi gửi thuế theo Fkey</w:t>
            </w:r>
            <w:r>
              <w:rPr>
                <w:noProof/>
                <w:webHidden/>
              </w:rPr>
              <w:tab/>
            </w:r>
            <w:r>
              <w:rPr>
                <w:noProof/>
                <w:webHidden/>
              </w:rPr>
              <w:fldChar w:fldCharType="begin"/>
            </w:r>
            <w:r>
              <w:rPr>
                <w:noProof/>
                <w:webHidden/>
              </w:rPr>
              <w:instrText xml:space="preserve"> PAGEREF _Toc198045292 \h </w:instrText>
            </w:r>
            <w:r>
              <w:rPr>
                <w:noProof/>
                <w:webHidden/>
              </w:rPr>
            </w:r>
            <w:r>
              <w:rPr>
                <w:noProof/>
                <w:webHidden/>
              </w:rPr>
              <w:fldChar w:fldCharType="separate"/>
            </w:r>
            <w:r w:rsidR="00C65193">
              <w:rPr>
                <w:noProof/>
                <w:webHidden/>
              </w:rPr>
              <w:t>61</w:t>
            </w:r>
            <w:r>
              <w:rPr>
                <w:noProof/>
                <w:webHidden/>
              </w:rPr>
              <w:fldChar w:fldCharType="end"/>
            </w:r>
          </w:hyperlink>
        </w:p>
        <w:p w14:paraId="27CB7399" w14:textId="0E0944E2" w:rsidR="00BD14C8" w:rsidRDefault="00BD14C8">
          <w:pPr>
            <w:pStyle w:val="TOC3"/>
            <w:tabs>
              <w:tab w:val="left" w:pos="1320"/>
              <w:tab w:val="right" w:leader="dot" w:pos="9350"/>
            </w:tabs>
            <w:rPr>
              <w:rFonts w:cstheme="minorBidi"/>
              <w:noProof/>
              <w:szCs w:val="22"/>
            </w:rPr>
          </w:pPr>
          <w:hyperlink w:anchor="_Toc198045293" w:history="1">
            <w:r w:rsidRPr="00042DA8">
              <w:rPr>
                <w:rStyle w:val="Hyperlink"/>
                <w:noProof/>
              </w:rPr>
              <w:t>2.2.22.</w:t>
            </w:r>
            <w:r>
              <w:rPr>
                <w:rFonts w:cstheme="minorBidi"/>
                <w:noProof/>
                <w:szCs w:val="22"/>
              </w:rPr>
              <w:tab/>
            </w:r>
            <w:r w:rsidRPr="00042DA8">
              <w:rPr>
                <w:rStyle w:val="Hyperlink"/>
                <w:noProof/>
              </w:rPr>
              <w:t>Download hóa đơn lỗi gửi cơ quan thuế định dạng Pdf theo token</w:t>
            </w:r>
            <w:r>
              <w:rPr>
                <w:noProof/>
                <w:webHidden/>
              </w:rPr>
              <w:tab/>
            </w:r>
            <w:r>
              <w:rPr>
                <w:noProof/>
                <w:webHidden/>
              </w:rPr>
              <w:fldChar w:fldCharType="begin"/>
            </w:r>
            <w:r>
              <w:rPr>
                <w:noProof/>
                <w:webHidden/>
              </w:rPr>
              <w:instrText xml:space="preserve"> PAGEREF _Toc198045293 \h </w:instrText>
            </w:r>
            <w:r>
              <w:rPr>
                <w:noProof/>
                <w:webHidden/>
              </w:rPr>
            </w:r>
            <w:r>
              <w:rPr>
                <w:noProof/>
                <w:webHidden/>
              </w:rPr>
              <w:fldChar w:fldCharType="separate"/>
            </w:r>
            <w:r w:rsidR="00C65193">
              <w:rPr>
                <w:noProof/>
                <w:webHidden/>
              </w:rPr>
              <w:t>61</w:t>
            </w:r>
            <w:r>
              <w:rPr>
                <w:noProof/>
                <w:webHidden/>
              </w:rPr>
              <w:fldChar w:fldCharType="end"/>
            </w:r>
          </w:hyperlink>
        </w:p>
        <w:p w14:paraId="431E7E9C" w14:textId="7FBFF165" w:rsidR="00BD14C8" w:rsidRDefault="00BD14C8">
          <w:pPr>
            <w:pStyle w:val="TOC3"/>
            <w:tabs>
              <w:tab w:val="left" w:pos="1320"/>
              <w:tab w:val="right" w:leader="dot" w:pos="9350"/>
            </w:tabs>
            <w:rPr>
              <w:rFonts w:cstheme="minorBidi"/>
              <w:noProof/>
              <w:szCs w:val="22"/>
            </w:rPr>
          </w:pPr>
          <w:hyperlink w:anchor="_Toc198045294" w:history="1">
            <w:r w:rsidRPr="00042DA8">
              <w:rPr>
                <w:rStyle w:val="Hyperlink"/>
                <w:noProof/>
              </w:rPr>
              <w:t>2.2.23.</w:t>
            </w:r>
            <w:r>
              <w:rPr>
                <w:rFonts w:cstheme="minorBidi"/>
                <w:noProof/>
                <w:szCs w:val="22"/>
              </w:rPr>
              <w:tab/>
            </w:r>
            <w:r w:rsidRPr="00042DA8">
              <w:rPr>
                <w:rStyle w:val="Hyperlink"/>
                <w:noProof/>
              </w:rPr>
              <w:t>Download hóa đơn lỗi gửi cơ quan thuế định dạng HTML</w:t>
            </w:r>
            <w:r>
              <w:rPr>
                <w:noProof/>
                <w:webHidden/>
              </w:rPr>
              <w:tab/>
            </w:r>
            <w:r>
              <w:rPr>
                <w:noProof/>
                <w:webHidden/>
              </w:rPr>
              <w:fldChar w:fldCharType="begin"/>
            </w:r>
            <w:r>
              <w:rPr>
                <w:noProof/>
                <w:webHidden/>
              </w:rPr>
              <w:instrText xml:space="preserve"> PAGEREF _Toc198045294 \h </w:instrText>
            </w:r>
            <w:r>
              <w:rPr>
                <w:noProof/>
                <w:webHidden/>
              </w:rPr>
            </w:r>
            <w:r>
              <w:rPr>
                <w:noProof/>
                <w:webHidden/>
              </w:rPr>
              <w:fldChar w:fldCharType="separate"/>
            </w:r>
            <w:r w:rsidR="00C65193">
              <w:rPr>
                <w:noProof/>
                <w:webHidden/>
              </w:rPr>
              <w:t>62</w:t>
            </w:r>
            <w:r>
              <w:rPr>
                <w:noProof/>
                <w:webHidden/>
              </w:rPr>
              <w:fldChar w:fldCharType="end"/>
            </w:r>
          </w:hyperlink>
        </w:p>
        <w:p w14:paraId="03EC1233" w14:textId="7445683A" w:rsidR="00BD14C8" w:rsidRDefault="00BD14C8">
          <w:pPr>
            <w:pStyle w:val="TOC3"/>
            <w:tabs>
              <w:tab w:val="left" w:pos="1320"/>
              <w:tab w:val="right" w:leader="dot" w:pos="9350"/>
            </w:tabs>
            <w:rPr>
              <w:rFonts w:cstheme="minorBidi"/>
              <w:noProof/>
              <w:szCs w:val="22"/>
            </w:rPr>
          </w:pPr>
          <w:hyperlink w:anchor="_Toc198045295" w:history="1">
            <w:r w:rsidRPr="00042DA8">
              <w:rPr>
                <w:rStyle w:val="Hyperlink"/>
                <w:noProof/>
              </w:rPr>
              <w:t>2.2.24.</w:t>
            </w:r>
            <w:r>
              <w:rPr>
                <w:rFonts w:cstheme="minorBidi"/>
                <w:noProof/>
                <w:szCs w:val="22"/>
              </w:rPr>
              <w:tab/>
            </w:r>
            <w:r w:rsidRPr="00042DA8">
              <w:rPr>
                <w:rStyle w:val="Hyperlink"/>
                <w:noProof/>
              </w:rPr>
              <w:t>Download hóa đơn lỗi gửi thuế định dạng Pdf theo Fkey</w:t>
            </w:r>
            <w:r>
              <w:rPr>
                <w:noProof/>
                <w:webHidden/>
              </w:rPr>
              <w:tab/>
            </w:r>
            <w:r>
              <w:rPr>
                <w:noProof/>
                <w:webHidden/>
              </w:rPr>
              <w:fldChar w:fldCharType="begin"/>
            </w:r>
            <w:r>
              <w:rPr>
                <w:noProof/>
                <w:webHidden/>
              </w:rPr>
              <w:instrText xml:space="preserve"> PAGEREF _Toc198045295 \h </w:instrText>
            </w:r>
            <w:r>
              <w:rPr>
                <w:noProof/>
                <w:webHidden/>
              </w:rPr>
            </w:r>
            <w:r>
              <w:rPr>
                <w:noProof/>
                <w:webHidden/>
              </w:rPr>
              <w:fldChar w:fldCharType="separate"/>
            </w:r>
            <w:r w:rsidR="00C65193">
              <w:rPr>
                <w:noProof/>
                <w:webHidden/>
              </w:rPr>
              <w:t>63</w:t>
            </w:r>
            <w:r>
              <w:rPr>
                <w:noProof/>
                <w:webHidden/>
              </w:rPr>
              <w:fldChar w:fldCharType="end"/>
            </w:r>
          </w:hyperlink>
        </w:p>
        <w:p w14:paraId="1282D4BE" w14:textId="49463DFF" w:rsidR="00BD14C8" w:rsidRDefault="00BD14C8">
          <w:pPr>
            <w:pStyle w:val="TOC3"/>
            <w:tabs>
              <w:tab w:val="left" w:pos="1320"/>
              <w:tab w:val="right" w:leader="dot" w:pos="9350"/>
            </w:tabs>
            <w:rPr>
              <w:rFonts w:cstheme="minorBidi"/>
              <w:noProof/>
              <w:szCs w:val="22"/>
            </w:rPr>
          </w:pPr>
          <w:hyperlink w:anchor="_Toc198045296" w:history="1">
            <w:r w:rsidRPr="00042DA8">
              <w:rPr>
                <w:rStyle w:val="Hyperlink"/>
                <w:noProof/>
              </w:rPr>
              <w:t>2.2.25.</w:t>
            </w:r>
            <w:r>
              <w:rPr>
                <w:rFonts w:cstheme="minorBidi"/>
                <w:noProof/>
                <w:szCs w:val="22"/>
              </w:rPr>
              <w:tab/>
            </w:r>
            <w:r w:rsidRPr="00042DA8">
              <w:rPr>
                <w:rStyle w:val="Hyperlink"/>
                <w:noProof/>
              </w:rPr>
              <w:t>Download hóa đơn lỗi gửi cơ quan thuế theo invtoken</w:t>
            </w:r>
            <w:r>
              <w:rPr>
                <w:noProof/>
                <w:webHidden/>
              </w:rPr>
              <w:tab/>
            </w:r>
            <w:r>
              <w:rPr>
                <w:noProof/>
                <w:webHidden/>
              </w:rPr>
              <w:fldChar w:fldCharType="begin"/>
            </w:r>
            <w:r>
              <w:rPr>
                <w:noProof/>
                <w:webHidden/>
              </w:rPr>
              <w:instrText xml:space="preserve"> PAGEREF _Toc198045296 \h </w:instrText>
            </w:r>
            <w:r>
              <w:rPr>
                <w:noProof/>
                <w:webHidden/>
              </w:rPr>
            </w:r>
            <w:r>
              <w:rPr>
                <w:noProof/>
                <w:webHidden/>
              </w:rPr>
              <w:fldChar w:fldCharType="separate"/>
            </w:r>
            <w:r w:rsidR="00C65193">
              <w:rPr>
                <w:noProof/>
                <w:webHidden/>
              </w:rPr>
              <w:t>64</w:t>
            </w:r>
            <w:r>
              <w:rPr>
                <w:noProof/>
                <w:webHidden/>
              </w:rPr>
              <w:fldChar w:fldCharType="end"/>
            </w:r>
          </w:hyperlink>
        </w:p>
        <w:p w14:paraId="402848ED" w14:textId="7691369F" w:rsidR="00BD14C8" w:rsidRDefault="00BD14C8">
          <w:pPr>
            <w:pStyle w:val="TOC3"/>
            <w:tabs>
              <w:tab w:val="left" w:pos="1320"/>
              <w:tab w:val="right" w:leader="dot" w:pos="9350"/>
            </w:tabs>
            <w:rPr>
              <w:rFonts w:cstheme="minorBidi"/>
              <w:noProof/>
              <w:szCs w:val="22"/>
            </w:rPr>
          </w:pPr>
          <w:hyperlink w:anchor="_Toc198045297" w:history="1">
            <w:r w:rsidRPr="00042DA8">
              <w:rPr>
                <w:rStyle w:val="Hyperlink"/>
                <w:noProof/>
              </w:rPr>
              <w:t>2.2.26.</w:t>
            </w:r>
            <w:r>
              <w:rPr>
                <w:rFonts w:cstheme="minorBidi"/>
                <w:noProof/>
                <w:szCs w:val="22"/>
              </w:rPr>
              <w:tab/>
            </w:r>
            <w:r w:rsidRPr="00042DA8">
              <w:rPr>
                <w:rStyle w:val="Hyperlink"/>
                <w:noProof/>
              </w:rPr>
              <w:t>Download hóa đơn lỗi gửi cơ quan thuế với cả các hóa đơn chưa thanh toán theo invtoken</w:t>
            </w:r>
            <w:r>
              <w:rPr>
                <w:noProof/>
                <w:webHidden/>
              </w:rPr>
              <w:tab/>
            </w:r>
            <w:r>
              <w:rPr>
                <w:noProof/>
                <w:webHidden/>
              </w:rPr>
              <w:fldChar w:fldCharType="begin"/>
            </w:r>
            <w:r>
              <w:rPr>
                <w:noProof/>
                <w:webHidden/>
              </w:rPr>
              <w:instrText xml:space="preserve"> PAGEREF _Toc198045297 \h </w:instrText>
            </w:r>
            <w:r>
              <w:rPr>
                <w:noProof/>
                <w:webHidden/>
              </w:rPr>
            </w:r>
            <w:r>
              <w:rPr>
                <w:noProof/>
                <w:webHidden/>
              </w:rPr>
              <w:fldChar w:fldCharType="separate"/>
            </w:r>
            <w:r w:rsidR="00C65193">
              <w:rPr>
                <w:noProof/>
                <w:webHidden/>
              </w:rPr>
              <w:t>65</w:t>
            </w:r>
            <w:r>
              <w:rPr>
                <w:noProof/>
                <w:webHidden/>
              </w:rPr>
              <w:fldChar w:fldCharType="end"/>
            </w:r>
          </w:hyperlink>
        </w:p>
        <w:p w14:paraId="64828602" w14:textId="01E62F2C" w:rsidR="00BD14C8" w:rsidRDefault="00BD14C8">
          <w:pPr>
            <w:pStyle w:val="TOC3"/>
            <w:tabs>
              <w:tab w:val="left" w:pos="1320"/>
              <w:tab w:val="right" w:leader="dot" w:pos="9350"/>
            </w:tabs>
            <w:rPr>
              <w:rFonts w:cstheme="minorBidi"/>
              <w:noProof/>
              <w:szCs w:val="22"/>
            </w:rPr>
          </w:pPr>
          <w:hyperlink w:anchor="_Toc198045298" w:history="1">
            <w:r w:rsidRPr="00042DA8">
              <w:rPr>
                <w:rStyle w:val="Hyperlink"/>
                <w:noProof/>
              </w:rPr>
              <w:t>2.2.27.</w:t>
            </w:r>
            <w:r>
              <w:rPr>
                <w:rFonts w:cstheme="minorBidi"/>
                <w:noProof/>
                <w:szCs w:val="22"/>
              </w:rPr>
              <w:tab/>
            </w:r>
            <w:r w:rsidRPr="00042DA8">
              <w:rPr>
                <w:rStyle w:val="Hyperlink"/>
                <w:noProof/>
              </w:rPr>
              <w:t>Download hóa đơn lỗi gửi thuế định dạng Pdf, không kiểm tra trạng thái thanh toán theo fkey</w:t>
            </w:r>
            <w:r>
              <w:rPr>
                <w:noProof/>
                <w:webHidden/>
              </w:rPr>
              <w:tab/>
            </w:r>
            <w:r>
              <w:rPr>
                <w:noProof/>
                <w:webHidden/>
              </w:rPr>
              <w:fldChar w:fldCharType="begin"/>
            </w:r>
            <w:r>
              <w:rPr>
                <w:noProof/>
                <w:webHidden/>
              </w:rPr>
              <w:instrText xml:space="preserve"> PAGEREF _Toc198045298 \h </w:instrText>
            </w:r>
            <w:r>
              <w:rPr>
                <w:noProof/>
                <w:webHidden/>
              </w:rPr>
            </w:r>
            <w:r>
              <w:rPr>
                <w:noProof/>
                <w:webHidden/>
              </w:rPr>
              <w:fldChar w:fldCharType="separate"/>
            </w:r>
            <w:r w:rsidR="00C65193">
              <w:rPr>
                <w:noProof/>
                <w:webHidden/>
              </w:rPr>
              <w:t>66</w:t>
            </w:r>
            <w:r>
              <w:rPr>
                <w:noProof/>
                <w:webHidden/>
              </w:rPr>
              <w:fldChar w:fldCharType="end"/>
            </w:r>
          </w:hyperlink>
        </w:p>
        <w:p w14:paraId="7E5BF9BA" w14:textId="500F2B41" w:rsidR="00BD14C8" w:rsidRDefault="00BD14C8">
          <w:pPr>
            <w:pStyle w:val="TOC3"/>
            <w:tabs>
              <w:tab w:val="left" w:pos="1320"/>
              <w:tab w:val="right" w:leader="dot" w:pos="9350"/>
            </w:tabs>
            <w:rPr>
              <w:rFonts w:cstheme="minorBidi"/>
              <w:noProof/>
              <w:szCs w:val="22"/>
            </w:rPr>
          </w:pPr>
          <w:hyperlink w:anchor="_Toc198045299" w:history="1">
            <w:r w:rsidRPr="00042DA8">
              <w:rPr>
                <w:rStyle w:val="Hyperlink"/>
                <w:noProof/>
              </w:rPr>
              <w:t>2.2.28.</w:t>
            </w:r>
            <w:r>
              <w:rPr>
                <w:rFonts w:cstheme="minorBidi"/>
                <w:noProof/>
                <w:szCs w:val="22"/>
              </w:rPr>
              <w:tab/>
            </w:r>
            <w:r w:rsidRPr="00042DA8">
              <w:rPr>
                <w:rStyle w:val="Hyperlink"/>
                <w:noProof/>
              </w:rPr>
              <w:t>Download hóa đơn lỗi gửi thuế định dạng Pdf, không kiểm tra trạng thái thanh toán theo Token</w:t>
            </w:r>
            <w:r>
              <w:rPr>
                <w:noProof/>
                <w:webHidden/>
              </w:rPr>
              <w:tab/>
            </w:r>
            <w:r>
              <w:rPr>
                <w:noProof/>
                <w:webHidden/>
              </w:rPr>
              <w:fldChar w:fldCharType="begin"/>
            </w:r>
            <w:r>
              <w:rPr>
                <w:noProof/>
                <w:webHidden/>
              </w:rPr>
              <w:instrText xml:space="preserve"> PAGEREF _Toc198045299 \h </w:instrText>
            </w:r>
            <w:r>
              <w:rPr>
                <w:noProof/>
                <w:webHidden/>
              </w:rPr>
            </w:r>
            <w:r>
              <w:rPr>
                <w:noProof/>
                <w:webHidden/>
              </w:rPr>
              <w:fldChar w:fldCharType="separate"/>
            </w:r>
            <w:r w:rsidR="00C65193">
              <w:rPr>
                <w:noProof/>
                <w:webHidden/>
              </w:rPr>
              <w:t>66</w:t>
            </w:r>
            <w:r>
              <w:rPr>
                <w:noProof/>
                <w:webHidden/>
              </w:rPr>
              <w:fldChar w:fldCharType="end"/>
            </w:r>
          </w:hyperlink>
        </w:p>
        <w:p w14:paraId="29885034" w14:textId="6FF1D6FC" w:rsidR="00BD14C8" w:rsidRDefault="00BD14C8">
          <w:pPr>
            <w:pStyle w:val="TOC3"/>
            <w:tabs>
              <w:tab w:val="left" w:pos="1320"/>
              <w:tab w:val="right" w:leader="dot" w:pos="9350"/>
            </w:tabs>
            <w:rPr>
              <w:rFonts w:cstheme="minorBidi"/>
              <w:noProof/>
              <w:szCs w:val="22"/>
            </w:rPr>
          </w:pPr>
          <w:hyperlink w:anchor="_Toc198045300" w:history="1">
            <w:r w:rsidRPr="00042DA8">
              <w:rPr>
                <w:rStyle w:val="Hyperlink"/>
                <w:noProof/>
              </w:rPr>
              <w:t>2.2.29.</w:t>
            </w:r>
            <w:r>
              <w:rPr>
                <w:rFonts w:cstheme="minorBidi"/>
                <w:noProof/>
                <w:szCs w:val="22"/>
              </w:rPr>
              <w:tab/>
            </w:r>
            <w:r w:rsidRPr="00042DA8">
              <w:rPr>
                <w:rStyle w:val="Hyperlink"/>
                <w:noProof/>
              </w:rPr>
              <w:t>Lấy danh sách hóa đơn từ ngày đến ngày theo mẫu số, ký hiệu</w:t>
            </w:r>
            <w:r>
              <w:rPr>
                <w:noProof/>
                <w:webHidden/>
              </w:rPr>
              <w:tab/>
            </w:r>
            <w:r>
              <w:rPr>
                <w:noProof/>
                <w:webHidden/>
              </w:rPr>
              <w:fldChar w:fldCharType="begin"/>
            </w:r>
            <w:r>
              <w:rPr>
                <w:noProof/>
                <w:webHidden/>
              </w:rPr>
              <w:instrText xml:space="preserve"> PAGEREF _Toc198045300 \h </w:instrText>
            </w:r>
            <w:r>
              <w:rPr>
                <w:noProof/>
                <w:webHidden/>
              </w:rPr>
            </w:r>
            <w:r>
              <w:rPr>
                <w:noProof/>
                <w:webHidden/>
              </w:rPr>
              <w:fldChar w:fldCharType="separate"/>
            </w:r>
            <w:r w:rsidR="00C65193">
              <w:rPr>
                <w:noProof/>
                <w:webHidden/>
              </w:rPr>
              <w:t>67</w:t>
            </w:r>
            <w:r>
              <w:rPr>
                <w:noProof/>
                <w:webHidden/>
              </w:rPr>
              <w:fldChar w:fldCharType="end"/>
            </w:r>
          </w:hyperlink>
        </w:p>
        <w:p w14:paraId="6D79A9A3" w14:textId="1B552393" w:rsidR="00BD14C8" w:rsidRDefault="00BD14C8">
          <w:pPr>
            <w:pStyle w:val="TOC3"/>
            <w:tabs>
              <w:tab w:val="left" w:pos="1320"/>
              <w:tab w:val="right" w:leader="dot" w:pos="9350"/>
            </w:tabs>
            <w:rPr>
              <w:rFonts w:cstheme="minorBidi"/>
              <w:noProof/>
              <w:szCs w:val="22"/>
            </w:rPr>
          </w:pPr>
          <w:hyperlink w:anchor="_Toc198045301" w:history="1">
            <w:r w:rsidRPr="00042DA8">
              <w:rPr>
                <w:rStyle w:val="Hyperlink"/>
                <w:noProof/>
              </w:rPr>
              <w:t>2.2.30.</w:t>
            </w:r>
            <w:r>
              <w:rPr>
                <w:rFonts w:cstheme="minorBidi"/>
                <w:noProof/>
                <w:szCs w:val="22"/>
              </w:rPr>
              <w:tab/>
            </w:r>
            <w:r w:rsidRPr="00042DA8">
              <w:rPr>
                <w:rStyle w:val="Hyperlink"/>
                <w:noProof/>
              </w:rPr>
              <w:t>Download file .zip hóa đơn theo Fkey</w:t>
            </w:r>
            <w:r>
              <w:rPr>
                <w:noProof/>
                <w:webHidden/>
              </w:rPr>
              <w:tab/>
            </w:r>
            <w:r>
              <w:rPr>
                <w:noProof/>
                <w:webHidden/>
              </w:rPr>
              <w:fldChar w:fldCharType="begin"/>
            </w:r>
            <w:r>
              <w:rPr>
                <w:noProof/>
                <w:webHidden/>
              </w:rPr>
              <w:instrText xml:space="preserve"> PAGEREF _Toc198045301 \h </w:instrText>
            </w:r>
            <w:r>
              <w:rPr>
                <w:noProof/>
                <w:webHidden/>
              </w:rPr>
            </w:r>
            <w:r>
              <w:rPr>
                <w:noProof/>
                <w:webHidden/>
              </w:rPr>
              <w:fldChar w:fldCharType="separate"/>
            </w:r>
            <w:r w:rsidR="00C65193">
              <w:rPr>
                <w:noProof/>
                <w:webHidden/>
              </w:rPr>
              <w:t>68</w:t>
            </w:r>
            <w:r>
              <w:rPr>
                <w:noProof/>
                <w:webHidden/>
              </w:rPr>
              <w:fldChar w:fldCharType="end"/>
            </w:r>
          </w:hyperlink>
        </w:p>
        <w:p w14:paraId="6F6DCEBE" w14:textId="0DA72470" w:rsidR="00BD14C8" w:rsidRDefault="00BD14C8">
          <w:pPr>
            <w:pStyle w:val="TOC3"/>
            <w:tabs>
              <w:tab w:val="left" w:pos="1320"/>
              <w:tab w:val="right" w:leader="dot" w:pos="9350"/>
            </w:tabs>
            <w:rPr>
              <w:rFonts w:cstheme="minorBidi"/>
              <w:noProof/>
              <w:szCs w:val="22"/>
            </w:rPr>
          </w:pPr>
          <w:hyperlink w:anchor="_Toc198045302" w:history="1">
            <w:r w:rsidRPr="00042DA8">
              <w:rPr>
                <w:rStyle w:val="Hyperlink"/>
                <w:noProof/>
              </w:rPr>
              <w:t>2.2.31.</w:t>
            </w:r>
            <w:r>
              <w:rPr>
                <w:rFonts w:cstheme="minorBidi"/>
                <w:noProof/>
                <w:szCs w:val="22"/>
              </w:rPr>
              <w:tab/>
            </w:r>
            <w:r w:rsidRPr="00042DA8">
              <w:rPr>
                <w:rStyle w:val="Hyperlink"/>
                <w:noProof/>
              </w:rPr>
              <w:t>Download file .zip hóa đơn theo Token</w:t>
            </w:r>
            <w:r>
              <w:rPr>
                <w:noProof/>
                <w:webHidden/>
              </w:rPr>
              <w:tab/>
            </w:r>
            <w:r>
              <w:rPr>
                <w:noProof/>
                <w:webHidden/>
              </w:rPr>
              <w:fldChar w:fldCharType="begin"/>
            </w:r>
            <w:r>
              <w:rPr>
                <w:noProof/>
                <w:webHidden/>
              </w:rPr>
              <w:instrText xml:space="preserve"> PAGEREF _Toc198045302 \h </w:instrText>
            </w:r>
            <w:r>
              <w:rPr>
                <w:noProof/>
                <w:webHidden/>
              </w:rPr>
            </w:r>
            <w:r>
              <w:rPr>
                <w:noProof/>
                <w:webHidden/>
              </w:rPr>
              <w:fldChar w:fldCharType="separate"/>
            </w:r>
            <w:r w:rsidR="00C65193">
              <w:rPr>
                <w:noProof/>
                <w:webHidden/>
              </w:rPr>
              <w:t>69</w:t>
            </w:r>
            <w:r>
              <w:rPr>
                <w:noProof/>
                <w:webHidden/>
              </w:rPr>
              <w:fldChar w:fldCharType="end"/>
            </w:r>
          </w:hyperlink>
        </w:p>
        <w:p w14:paraId="62A14B07" w14:textId="4F53C92E" w:rsidR="00BD14C8" w:rsidRDefault="00BD14C8">
          <w:pPr>
            <w:pStyle w:val="TOC2"/>
            <w:tabs>
              <w:tab w:val="left" w:pos="880"/>
              <w:tab w:val="right" w:leader="dot" w:pos="9350"/>
            </w:tabs>
            <w:rPr>
              <w:rFonts w:cstheme="minorBidi"/>
              <w:noProof/>
              <w:szCs w:val="22"/>
            </w:rPr>
          </w:pPr>
          <w:hyperlink w:anchor="_Toc198045303" w:history="1">
            <w:r w:rsidRPr="00042DA8">
              <w:rPr>
                <w:rStyle w:val="Hyperlink"/>
                <w:noProof/>
              </w:rPr>
              <w:t>2.3.</w:t>
            </w:r>
            <w:r>
              <w:rPr>
                <w:rFonts w:cstheme="minorBidi"/>
                <w:noProof/>
                <w:szCs w:val="22"/>
              </w:rPr>
              <w:tab/>
            </w:r>
            <w:r w:rsidRPr="00042DA8">
              <w:rPr>
                <w:rStyle w:val="Hyperlink"/>
                <w:noProof/>
              </w:rPr>
              <w:t>Nhóm các hàm webservice xử lý hóa đơn ( BussinessService)</w:t>
            </w:r>
            <w:r>
              <w:rPr>
                <w:noProof/>
                <w:webHidden/>
              </w:rPr>
              <w:tab/>
            </w:r>
            <w:r>
              <w:rPr>
                <w:noProof/>
                <w:webHidden/>
              </w:rPr>
              <w:fldChar w:fldCharType="begin"/>
            </w:r>
            <w:r>
              <w:rPr>
                <w:noProof/>
                <w:webHidden/>
              </w:rPr>
              <w:instrText xml:space="preserve"> PAGEREF _Toc198045303 \h </w:instrText>
            </w:r>
            <w:r>
              <w:rPr>
                <w:noProof/>
                <w:webHidden/>
              </w:rPr>
            </w:r>
            <w:r>
              <w:rPr>
                <w:noProof/>
                <w:webHidden/>
              </w:rPr>
              <w:fldChar w:fldCharType="separate"/>
            </w:r>
            <w:r w:rsidR="00C65193">
              <w:rPr>
                <w:noProof/>
                <w:webHidden/>
              </w:rPr>
              <w:t>70</w:t>
            </w:r>
            <w:r>
              <w:rPr>
                <w:noProof/>
                <w:webHidden/>
              </w:rPr>
              <w:fldChar w:fldCharType="end"/>
            </w:r>
          </w:hyperlink>
        </w:p>
        <w:p w14:paraId="60C83D0F" w14:textId="79F4F24C" w:rsidR="00BD14C8" w:rsidRDefault="00BD14C8">
          <w:pPr>
            <w:pStyle w:val="TOC3"/>
            <w:tabs>
              <w:tab w:val="left" w:pos="1320"/>
              <w:tab w:val="right" w:leader="dot" w:pos="9350"/>
            </w:tabs>
            <w:rPr>
              <w:rFonts w:cstheme="minorBidi"/>
              <w:noProof/>
              <w:szCs w:val="22"/>
            </w:rPr>
          </w:pPr>
          <w:hyperlink w:anchor="_Toc198045304" w:history="1">
            <w:r w:rsidRPr="00042DA8">
              <w:rPr>
                <w:rStyle w:val="Hyperlink"/>
                <w:noProof/>
              </w:rPr>
              <w:t>2.3.1.</w:t>
            </w:r>
            <w:r>
              <w:rPr>
                <w:rFonts w:cstheme="minorBidi"/>
                <w:noProof/>
                <w:szCs w:val="22"/>
              </w:rPr>
              <w:tab/>
            </w:r>
            <w:r w:rsidRPr="00042DA8">
              <w:rPr>
                <w:rStyle w:val="Hyperlink"/>
                <w:noProof/>
              </w:rPr>
              <w:t>Gạch nợ hóa đơn theo fkey</w:t>
            </w:r>
            <w:r>
              <w:rPr>
                <w:noProof/>
                <w:webHidden/>
              </w:rPr>
              <w:tab/>
            </w:r>
            <w:r>
              <w:rPr>
                <w:noProof/>
                <w:webHidden/>
              </w:rPr>
              <w:fldChar w:fldCharType="begin"/>
            </w:r>
            <w:r>
              <w:rPr>
                <w:noProof/>
                <w:webHidden/>
              </w:rPr>
              <w:instrText xml:space="preserve"> PAGEREF _Toc198045304 \h </w:instrText>
            </w:r>
            <w:r>
              <w:rPr>
                <w:noProof/>
                <w:webHidden/>
              </w:rPr>
            </w:r>
            <w:r>
              <w:rPr>
                <w:noProof/>
                <w:webHidden/>
              </w:rPr>
              <w:fldChar w:fldCharType="separate"/>
            </w:r>
            <w:r w:rsidR="00C65193">
              <w:rPr>
                <w:noProof/>
                <w:webHidden/>
              </w:rPr>
              <w:t>70</w:t>
            </w:r>
            <w:r>
              <w:rPr>
                <w:noProof/>
                <w:webHidden/>
              </w:rPr>
              <w:fldChar w:fldCharType="end"/>
            </w:r>
          </w:hyperlink>
        </w:p>
        <w:p w14:paraId="7CDB4967" w14:textId="378AD82D" w:rsidR="00BD14C8" w:rsidRDefault="00BD14C8">
          <w:pPr>
            <w:pStyle w:val="TOC3"/>
            <w:tabs>
              <w:tab w:val="left" w:pos="1320"/>
              <w:tab w:val="right" w:leader="dot" w:pos="9350"/>
            </w:tabs>
            <w:rPr>
              <w:rFonts w:cstheme="minorBidi"/>
              <w:noProof/>
              <w:szCs w:val="22"/>
            </w:rPr>
          </w:pPr>
          <w:hyperlink w:anchor="_Toc198045305" w:history="1">
            <w:r w:rsidRPr="00042DA8">
              <w:rPr>
                <w:rStyle w:val="Hyperlink"/>
                <w:noProof/>
              </w:rPr>
              <w:t>2.3.2.</w:t>
            </w:r>
            <w:r>
              <w:rPr>
                <w:rFonts w:cstheme="minorBidi"/>
                <w:noProof/>
                <w:szCs w:val="22"/>
              </w:rPr>
              <w:tab/>
            </w:r>
            <w:r w:rsidRPr="00042DA8">
              <w:rPr>
                <w:rStyle w:val="Hyperlink"/>
                <w:noProof/>
              </w:rPr>
              <w:t>Gạch nợ hóa đơn</w:t>
            </w:r>
            <w:r>
              <w:rPr>
                <w:noProof/>
                <w:webHidden/>
              </w:rPr>
              <w:tab/>
            </w:r>
            <w:r>
              <w:rPr>
                <w:noProof/>
                <w:webHidden/>
              </w:rPr>
              <w:fldChar w:fldCharType="begin"/>
            </w:r>
            <w:r>
              <w:rPr>
                <w:noProof/>
                <w:webHidden/>
              </w:rPr>
              <w:instrText xml:space="preserve"> PAGEREF _Toc198045305 \h </w:instrText>
            </w:r>
            <w:r>
              <w:rPr>
                <w:noProof/>
                <w:webHidden/>
              </w:rPr>
            </w:r>
            <w:r>
              <w:rPr>
                <w:noProof/>
                <w:webHidden/>
              </w:rPr>
              <w:fldChar w:fldCharType="separate"/>
            </w:r>
            <w:r w:rsidR="00C65193">
              <w:rPr>
                <w:noProof/>
                <w:webHidden/>
              </w:rPr>
              <w:t>71</w:t>
            </w:r>
            <w:r>
              <w:rPr>
                <w:noProof/>
                <w:webHidden/>
              </w:rPr>
              <w:fldChar w:fldCharType="end"/>
            </w:r>
          </w:hyperlink>
        </w:p>
        <w:p w14:paraId="039BF646" w14:textId="1CF08DA0" w:rsidR="00BD14C8" w:rsidRDefault="00BD14C8">
          <w:pPr>
            <w:pStyle w:val="TOC3"/>
            <w:tabs>
              <w:tab w:val="left" w:pos="1320"/>
              <w:tab w:val="right" w:leader="dot" w:pos="9350"/>
            </w:tabs>
            <w:rPr>
              <w:rFonts w:cstheme="minorBidi"/>
              <w:noProof/>
              <w:szCs w:val="22"/>
            </w:rPr>
          </w:pPr>
          <w:hyperlink w:anchor="_Toc198045306" w:history="1">
            <w:r w:rsidRPr="00042DA8">
              <w:rPr>
                <w:rStyle w:val="Hyperlink"/>
                <w:noProof/>
              </w:rPr>
              <w:t>2.3.3.</w:t>
            </w:r>
            <w:r>
              <w:rPr>
                <w:rFonts w:cstheme="minorBidi"/>
                <w:noProof/>
                <w:szCs w:val="22"/>
              </w:rPr>
              <w:tab/>
            </w:r>
            <w:r w:rsidRPr="00042DA8">
              <w:rPr>
                <w:rStyle w:val="Hyperlink"/>
                <w:noProof/>
              </w:rPr>
              <w:t>Bỏ gạch nợ hóa đơn theo fkey</w:t>
            </w:r>
            <w:r>
              <w:rPr>
                <w:noProof/>
                <w:webHidden/>
              </w:rPr>
              <w:tab/>
            </w:r>
            <w:r>
              <w:rPr>
                <w:noProof/>
                <w:webHidden/>
              </w:rPr>
              <w:fldChar w:fldCharType="begin"/>
            </w:r>
            <w:r>
              <w:rPr>
                <w:noProof/>
                <w:webHidden/>
              </w:rPr>
              <w:instrText xml:space="preserve"> PAGEREF _Toc198045306 \h </w:instrText>
            </w:r>
            <w:r>
              <w:rPr>
                <w:noProof/>
                <w:webHidden/>
              </w:rPr>
            </w:r>
            <w:r>
              <w:rPr>
                <w:noProof/>
                <w:webHidden/>
              </w:rPr>
              <w:fldChar w:fldCharType="separate"/>
            </w:r>
            <w:r w:rsidR="00C65193">
              <w:rPr>
                <w:noProof/>
                <w:webHidden/>
              </w:rPr>
              <w:t>72</w:t>
            </w:r>
            <w:r>
              <w:rPr>
                <w:noProof/>
                <w:webHidden/>
              </w:rPr>
              <w:fldChar w:fldCharType="end"/>
            </w:r>
          </w:hyperlink>
        </w:p>
        <w:p w14:paraId="114386AB" w14:textId="6D2AD2F8" w:rsidR="00BD14C8" w:rsidRDefault="00BD14C8">
          <w:pPr>
            <w:pStyle w:val="TOC3"/>
            <w:tabs>
              <w:tab w:val="left" w:pos="1320"/>
              <w:tab w:val="right" w:leader="dot" w:pos="9350"/>
            </w:tabs>
            <w:rPr>
              <w:rFonts w:cstheme="minorBidi"/>
              <w:noProof/>
              <w:szCs w:val="22"/>
            </w:rPr>
          </w:pPr>
          <w:hyperlink w:anchor="_Toc198045307" w:history="1">
            <w:r w:rsidRPr="00042DA8">
              <w:rPr>
                <w:rStyle w:val="Hyperlink"/>
                <w:noProof/>
              </w:rPr>
              <w:t>2.3.4.</w:t>
            </w:r>
            <w:r>
              <w:rPr>
                <w:rFonts w:cstheme="minorBidi"/>
                <w:noProof/>
                <w:szCs w:val="22"/>
              </w:rPr>
              <w:tab/>
            </w:r>
            <w:r w:rsidRPr="00042DA8">
              <w:rPr>
                <w:rStyle w:val="Hyperlink"/>
                <w:noProof/>
              </w:rPr>
              <w:t>Bỏ gạch nợ hóa đơn</w:t>
            </w:r>
            <w:r>
              <w:rPr>
                <w:noProof/>
                <w:webHidden/>
              </w:rPr>
              <w:tab/>
            </w:r>
            <w:r>
              <w:rPr>
                <w:noProof/>
                <w:webHidden/>
              </w:rPr>
              <w:fldChar w:fldCharType="begin"/>
            </w:r>
            <w:r>
              <w:rPr>
                <w:noProof/>
                <w:webHidden/>
              </w:rPr>
              <w:instrText xml:space="preserve"> PAGEREF _Toc198045307 \h </w:instrText>
            </w:r>
            <w:r>
              <w:rPr>
                <w:noProof/>
                <w:webHidden/>
              </w:rPr>
            </w:r>
            <w:r>
              <w:rPr>
                <w:noProof/>
                <w:webHidden/>
              </w:rPr>
              <w:fldChar w:fldCharType="separate"/>
            </w:r>
            <w:r w:rsidR="00C65193">
              <w:rPr>
                <w:noProof/>
                <w:webHidden/>
              </w:rPr>
              <w:t>73</w:t>
            </w:r>
            <w:r>
              <w:rPr>
                <w:noProof/>
                <w:webHidden/>
              </w:rPr>
              <w:fldChar w:fldCharType="end"/>
            </w:r>
          </w:hyperlink>
        </w:p>
        <w:p w14:paraId="6691FA2D" w14:textId="6D0E9DC5" w:rsidR="00BD14C8" w:rsidRDefault="00BD14C8">
          <w:pPr>
            <w:pStyle w:val="TOC3"/>
            <w:tabs>
              <w:tab w:val="left" w:pos="1320"/>
              <w:tab w:val="right" w:leader="dot" w:pos="9350"/>
            </w:tabs>
            <w:rPr>
              <w:rFonts w:cstheme="minorBidi"/>
              <w:noProof/>
              <w:szCs w:val="22"/>
            </w:rPr>
          </w:pPr>
          <w:hyperlink w:anchor="_Toc198045308" w:history="1">
            <w:r w:rsidRPr="00042DA8">
              <w:rPr>
                <w:rStyle w:val="Hyperlink"/>
                <w:noProof/>
              </w:rPr>
              <w:t>2.3.5.</w:t>
            </w:r>
            <w:r>
              <w:rPr>
                <w:rFonts w:cstheme="minorBidi"/>
                <w:noProof/>
                <w:szCs w:val="22"/>
              </w:rPr>
              <w:tab/>
            </w:r>
            <w:r w:rsidRPr="00042DA8">
              <w:rPr>
                <w:rStyle w:val="Hyperlink"/>
                <w:noProof/>
              </w:rPr>
              <w:t>Điều chỉnh hóa đơn</w:t>
            </w:r>
            <w:r>
              <w:rPr>
                <w:noProof/>
                <w:webHidden/>
              </w:rPr>
              <w:tab/>
            </w:r>
            <w:r>
              <w:rPr>
                <w:noProof/>
                <w:webHidden/>
              </w:rPr>
              <w:fldChar w:fldCharType="begin"/>
            </w:r>
            <w:r>
              <w:rPr>
                <w:noProof/>
                <w:webHidden/>
              </w:rPr>
              <w:instrText xml:space="preserve"> PAGEREF _Toc198045308 \h </w:instrText>
            </w:r>
            <w:r>
              <w:rPr>
                <w:noProof/>
                <w:webHidden/>
              </w:rPr>
            </w:r>
            <w:r>
              <w:rPr>
                <w:noProof/>
                <w:webHidden/>
              </w:rPr>
              <w:fldChar w:fldCharType="separate"/>
            </w:r>
            <w:r w:rsidR="00C65193">
              <w:rPr>
                <w:noProof/>
                <w:webHidden/>
              </w:rPr>
              <w:t>73</w:t>
            </w:r>
            <w:r>
              <w:rPr>
                <w:noProof/>
                <w:webHidden/>
              </w:rPr>
              <w:fldChar w:fldCharType="end"/>
            </w:r>
          </w:hyperlink>
        </w:p>
        <w:p w14:paraId="09378910" w14:textId="5413AC0A" w:rsidR="00BD14C8" w:rsidRDefault="00BD14C8">
          <w:pPr>
            <w:pStyle w:val="TOC3"/>
            <w:tabs>
              <w:tab w:val="left" w:pos="1320"/>
              <w:tab w:val="right" w:leader="dot" w:pos="9350"/>
            </w:tabs>
            <w:rPr>
              <w:rFonts w:cstheme="minorBidi"/>
              <w:noProof/>
              <w:szCs w:val="22"/>
            </w:rPr>
          </w:pPr>
          <w:hyperlink w:anchor="_Toc198045309" w:history="1">
            <w:r w:rsidRPr="00042DA8">
              <w:rPr>
                <w:rStyle w:val="Hyperlink"/>
                <w:noProof/>
              </w:rPr>
              <w:t>2.3.6.</w:t>
            </w:r>
            <w:r>
              <w:rPr>
                <w:rFonts w:cstheme="minorBidi"/>
                <w:noProof/>
                <w:szCs w:val="22"/>
              </w:rPr>
              <w:tab/>
            </w:r>
            <w:r w:rsidRPr="00042DA8">
              <w:rPr>
                <w:rStyle w:val="Hyperlink"/>
                <w:noProof/>
              </w:rPr>
              <w:t>Điều chỉnh hóa đơn theo số hóa đơn truyền vào</w:t>
            </w:r>
            <w:r>
              <w:rPr>
                <w:noProof/>
                <w:webHidden/>
              </w:rPr>
              <w:tab/>
            </w:r>
            <w:r>
              <w:rPr>
                <w:noProof/>
                <w:webHidden/>
              </w:rPr>
              <w:fldChar w:fldCharType="begin"/>
            </w:r>
            <w:r>
              <w:rPr>
                <w:noProof/>
                <w:webHidden/>
              </w:rPr>
              <w:instrText xml:space="preserve"> PAGEREF _Toc198045309 \h </w:instrText>
            </w:r>
            <w:r>
              <w:rPr>
                <w:noProof/>
                <w:webHidden/>
              </w:rPr>
            </w:r>
            <w:r>
              <w:rPr>
                <w:noProof/>
                <w:webHidden/>
              </w:rPr>
              <w:fldChar w:fldCharType="separate"/>
            </w:r>
            <w:r w:rsidR="00C65193">
              <w:rPr>
                <w:noProof/>
                <w:webHidden/>
              </w:rPr>
              <w:t>77</w:t>
            </w:r>
            <w:r>
              <w:rPr>
                <w:noProof/>
                <w:webHidden/>
              </w:rPr>
              <w:fldChar w:fldCharType="end"/>
            </w:r>
          </w:hyperlink>
        </w:p>
        <w:p w14:paraId="3291CFD4" w14:textId="6CE2812C" w:rsidR="00BD14C8" w:rsidRDefault="00BD14C8">
          <w:pPr>
            <w:pStyle w:val="TOC3"/>
            <w:tabs>
              <w:tab w:val="left" w:pos="1320"/>
              <w:tab w:val="right" w:leader="dot" w:pos="9350"/>
            </w:tabs>
            <w:rPr>
              <w:rFonts w:cstheme="minorBidi"/>
              <w:noProof/>
              <w:szCs w:val="22"/>
            </w:rPr>
          </w:pPr>
          <w:hyperlink w:anchor="_Toc198045310" w:history="1">
            <w:r w:rsidRPr="00042DA8">
              <w:rPr>
                <w:rStyle w:val="Hyperlink"/>
                <w:noProof/>
              </w:rPr>
              <w:t>2.3.7.</w:t>
            </w:r>
            <w:r>
              <w:rPr>
                <w:rFonts w:cstheme="minorBidi"/>
                <w:noProof/>
                <w:szCs w:val="22"/>
              </w:rPr>
              <w:tab/>
            </w:r>
            <w:r w:rsidRPr="00042DA8">
              <w:rPr>
                <w:rStyle w:val="Hyperlink"/>
                <w:noProof/>
              </w:rPr>
              <w:t>Html xem trước khi điều chỉnh hóa đơn</w:t>
            </w:r>
            <w:r>
              <w:rPr>
                <w:noProof/>
                <w:webHidden/>
              </w:rPr>
              <w:tab/>
            </w:r>
            <w:r>
              <w:rPr>
                <w:noProof/>
                <w:webHidden/>
              </w:rPr>
              <w:fldChar w:fldCharType="begin"/>
            </w:r>
            <w:r>
              <w:rPr>
                <w:noProof/>
                <w:webHidden/>
              </w:rPr>
              <w:instrText xml:space="preserve"> PAGEREF _Toc198045310 \h </w:instrText>
            </w:r>
            <w:r>
              <w:rPr>
                <w:noProof/>
                <w:webHidden/>
              </w:rPr>
            </w:r>
            <w:r>
              <w:rPr>
                <w:noProof/>
                <w:webHidden/>
              </w:rPr>
              <w:fldChar w:fldCharType="separate"/>
            </w:r>
            <w:r w:rsidR="00C65193">
              <w:rPr>
                <w:noProof/>
                <w:webHidden/>
              </w:rPr>
              <w:t>81</w:t>
            </w:r>
            <w:r>
              <w:rPr>
                <w:noProof/>
                <w:webHidden/>
              </w:rPr>
              <w:fldChar w:fldCharType="end"/>
            </w:r>
          </w:hyperlink>
        </w:p>
        <w:p w14:paraId="1EDEC784" w14:textId="4C6F8B4B" w:rsidR="00BD14C8" w:rsidRDefault="00BD14C8">
          <w:pPr>
            <w:pStyle w:val="TOC3"/>
            <w:tabs>
              <w:tab w:val="left" w:pos="1320"/>
              <w:tab w:val="right" w:leader="dot" w:pos="9350"/>
            </w:tabs>
            <w:rPr>
              <w:rFonts w:cstheme="minorBidi"/>
              <w:noProof/>
              <w:szCs w:val="22"/>
            </w:rPr>
          </w:pPr>
          <w:hyperlink w:anchor="_Toc198045311" w:history="1">
            <w:r w:rsidRPr="00042DA8">
              <w:rPr>
                <w:rStyle w:val="Hyperlink"/>
                <w:noProof/>
              </w:rPr>
              <w:t>2.3.8.</w:t>
            </w:r>
            <w:r>
              <w:rPr>
                <w:rFonts w:cstheme="minorBidi"/>
                <w:noProof/>
                <w:szCs w:val="22"/>
              </w:rPr>
              <w:tab/>
            </w:r>
            <w:r w:rsidRPr="00042DA8">
              <w:rPr>
                <w:rStyle w:val="Hyperlink"/>
                <w:noProof/>
              </w:rPr>
              <w:t>Hủy hóa đơn theo fkey</w:t>
            </w:r>
            <w:r>
              <w:rPr>
                <w:noProof/>
                <w:webHidden/>
              </w:rPr>
              <w:tab/>
            </w:r>
            <w:r>
              <w:rPr>
                <w:noProof/>
                <w:webHidden/>
              </w:rPr>
              <w:fldChar w:fldCharType="begin"/>
            </w:r>
            <w:r>
              <w:rPr>
                <w:noProof/>
                <w:webHidden/>
              </w:rPr>
              <w:instrText xml:space="preserve"> PAGEREF _Toc198045311 \h </w:instrText>
            </w:r>
            <w:r>
              <w:rPr>
                <w:noProof/>
                <w:webHidden/>
              </w:rPr>
            </w:r>
            <w:r>
              <w:rPr>
                <w:noProof/>
                <w:webHidden/>
              </w:rPr>
              <w:fldChar w:fldCharType="separate"/>
            </w:r>
            <w:r w:rsidR="00C65193">
              <w:rPr>
                <w:noProof/>
                <w:webHidden/>
              </w:rPr>
              <w:t>86</w:t>
            </w:r>
            <w:r>
              <w:rPr>
                <w:noProof/>
                <w:webHidden/>
              </w:rPr>
              <w:fldChar w:fldCharType="end"/>
            </w:r>
          </w:hyperlink>
        </w:p>
        <w:p w14:paraId="6398E213" w14:textId="1B84181A" w:rsidR="00BD14C8" w:rsidRDefault="00BD14C8">
          <w:pPr>
            <w:pStyle w:val="TOC3"/>
            <w:tabs>
              <w:tab w:val="left" w:pos="1320"/>
              <w:tab w:val="right" w:leader="dot" w:pos="9350"/>
            </w:tabs>
            <w:rPr>
              <w:rFonts w:cstheme="minorBidi"/>
              <w:noProof/>
              <w:szCs w:val="22"/>
            </w:rPr>
          </w:pPr>
          <w:hyperlink w:anchor="_Toc198045312" w:history="1">
            <w:r w:rsidRPr="00042DA8">
              <w:rPr>
                <w:rStyle w:val="Hyperlink"/>
                <w:noProof/>
              </w:rPr>
              <w:t>2.3.9.</w:t>
            </w:r>
            <w:r>
              <w:rPr>
                <w:rFonts w:cstheme="minorBidi"/>
                <w:noProof/>
                <w:szCs w:val="22"/>
              </w:rPr>
              <w:tab/>
            </w:r>
            <w:r w:rsidRPr="00042DA8">
              <w:rPr>
                <w:rStyle w:val="Hyperlink"/>
                <w:noProof/>
              </w:rPr>
              <w:t>Thay thế hóa đơn</w:t>
            </w:r>
            <w:r>
              <w:rPr>
                <w:noProof/>
                <w:webHidden/>
              </w:rPr>
              <w:tab/>
            </w:r>
            <w:r>
              <w:rPr>
                <w:noProof/>
                <w:webHidden/>
              </w:rPr>
              <w:fldChar w:fldCharType="begin"/>
            </w:r>
            <w:r>
              <w:rPr>
                <w:noProof/>
                <w:webHidden/>
              </w:rPr>
              <w:instrText xml:space="preserve"> PAGEREF _Toc198045312 \h </w:instrText>
            </w:r>
            <w:r>
              <w:rPr>
                <w:noProof/>
                <w:webHidden/>
              </w:rPr>
            </w:r>
            <w:r>
              <w:rPr>
                <w:noProof/>
                <w:webHidden/>
              </w:rPr>
              <w:fldChar w:fldCharType="separate"/>
            </w:r>
            <w:r w:rsidR="00C65193">
              <w:rPr>
                <w:noProof/>
                <w:webHidden/>
              </w:rPr>
              <w:t>86</w:t>
            </w:r>
            <w:r>
              <w:rPr>
                <w:noProof/>
                <w:webHidden/>
              </w:rPr>
              <w:fldChar w:fldCharType="end"/>
            </w:r>
          </w:hyperlink>
        </w:p>
        <w:p w14:paraId="7B25EBE9" w14:textId="71CB61A9" w:rsidR="00BD14C8" w:rsidRDefault="00BD14C8">
          <w:pPr>
            <w:pStyle w:val="TOC3"/>
            <w:tabs>
              <w:tab w:val="left" w:pos="1320"/>
              <w:tab w:val="right" w:leader="dot" w:pos="9350"/>
            </w:tabs>
            <w:rPr>
              <w:rFonts w:cstheme="minorBidi"/>
              <w:noProof/>
              <w:szCs w:val="22"/>
            </w:rPr>
          </w:pPr>
          <w:hyperlink w:anchor="_Toc198045313" w:history="1">
            <w:r w:rsidRPr="00042DA8">
              <w:rPr>
                <w:rStyle w:val="Hyperlink"/>
                <w:noProof/>
              </w:rPr>
              <w:t>2.3.10.</w:t>
            </w:r>
            <w:r>
              <w:rPr>
                <w:rFonts w:cstheme="minorBidi"/>
                <w:noProof/>
                <w:szCs w:val="22"/>
              </w:rPr>
              <w:tab/>
            </w:r>
            <w:r w:rsidRPr="00042DA8">
              <w:rPr>
                <w:rStyle w:val="Hyperlink"/>
                <w:noProof/>
              </w:rPr>
              <w:t>Thay thế hóa đơn theo số hóa đơn truyền vào</w:t>
            </w:r>
            <w:r>
              <w:rPr>
                <w:noProof/>
                <w:webHidden/>
              </w:rPr>
              <w:tab/>
            </w:r>
            <w:r>
              <w:rPr>
                <w:noProof/>
                <w:webHidden/>
              </w:rPr>
              <w:fldChar w:fldCharType="begin"/>
            </w:r>
            <w:r>
              <w:rPr>
                <w:noProof/>
                <w:webHidden/>
              </w:rPr>
              <w:instrText xml:space="preserve"> PAGEREF _Toc198045313 \h </w:instrText>
            </w:r>
            <w:r>
              <w:rPr>
                <w:noProof/>
                <w:webHidden/>
              </w:rPr>
            </w:r>
            <w:r>
              <w:rPr>
                <w:noProof/>
                <w:webHidden/>
              </w:rPr>
              <w:fldChar w:fldCharType="separate"/>
            </w:r>
            <w:r w:rsidR="00C65193">
              <w:rPr>
                <w:noProof/>
                <w:webHidden/>
              </w:rPr>
              <w:t>90</w:t>
            </w:r>
            <w:r>
              <w:rPr>
                <w:noProof/>
                <w:webHidden/>
              </w:rPr>
              <w:fldChar w:fldCharType="end"/>
            </w:r>
          </w:hyperlink>
        </w:p>
        <w:p w14:paraId="78D830E5" w14:textId="028C3EED" w:rsidR="00BD14C8" w:rsidRDefault="00BD14C8">
          <w:pPr>
            <w:pStyle w:val="TOC3"/>
            <w:tabs>
              <w:tab w:val="left" w:pos="1320"/>
              <w:tab w:val="right" w:leader="dot" w:pos="9350"/>
            </w:tabs>
            <w:rPr>
              <w:rFonts w:cstheme="minorBidi"/>
              <w:noProof/>
              <w:szCs w:val="22"/>
            </w:rPr>
          </w:pPr>
          <w:hyperlink w:anchor="_Toc198045314" w:history="1">
            <w:r w:rsidRPr="00042DA8">
              <w:rPr>
                <w:rStyle w:val="Hyperlink"/>
                <w:noProof/>
              </w:rPr>
              <w:t>2.3.11.</w:t>
            </w:r>
            <w:r>
              <w:rPr>
                <w:rFonts w:cstheme="minorBidi"/>
                <w:noProof/>
                <w:szCs w:val="22"/>
              </w:rPr>
              <w:tab/>
            </w:r>
            <w:r w:rsidRPr="00042DA8">
              <w:rPr>
                <w:rStyle w:val="Hyperlink"/>
                <w:noProof/>
              </w:rPr>
              <w:t>Html xem trước khi thay thế hóa đơn</w:t>
            </w:r>
            <w:r>
              <w:rPr>
                <w:noProof/>
                <w:webHidden/>
              </w:rPr>
              <w:tab/>
            </w:r>
            <w:r>
              <w:rPr>
                <w:noProof/>
                <w:webHidden/>
              </w:rPr>
              <w:fldChar w:fldCharType="begin"/>
            </w:r>
            <w:r>
              <w:rPr>
                <w:noProof/>
                <w:webHidden/>
              </w:rPr>
              <w:instrText xml:space="preserve"> PAGEREF _Toc198045314 \h </w:instrText>
            </w:r>
            <w:r>
              <w:rPr>
                <w:noProof/>
                <w:webHidden/>
              </w:rPr>
            </w:r>
            <w:r>
              <w:rPr>
                <w:noProof/>
                <w:webHidden/>
              </w:rPr>
              <w:fldChar w:fldCharType="separate"/>
            </w:r>
            <w:r w:rsidR="00C65193">
              <w:rPr>
                <w:noProof/>
                <w:webHidden/>
              </w:rPr>
              <w:t>94</w:t>
            </w:r>
            <w:r>
              <w:rPr>
                <w:noProof/>
                <w:webHidden/>
              </w:rPr>
              <w:fldChar w:fldCharType="end"/>
            </w:r>
          </w:hyperlink>
        </w:p>
        <w:p w14:paraId="18D8A6B9" w14:textId="6DFBB5DC" w:rsidR="00BD14C8" w:rsidRDefault="00BD14C8">
          <w:pPr>
            <w:pStyle w:val="TOC3"/>
            <w:tabs>
              <w:tab w:val="left" w:pos="1320"/>
              <w:tab w:val="right" w:leader="dot" w:pos="9350"/>
            </w:tabs>
            <w:rPr>
              <w:rFonts w:cstheme="minorBidi"/>
              <w:noProof/>
              <w:szCs w:val="22"/>
            </w:rPr>
          </w:pPr>
          <w:hyperlink w:anchor="_Toc198045315" w:history="1">
            <w:r w:rsidRPr="00042DA8">
              <w:rPr>
                <w:rStyle w:val="Hyperlink"/>
                <w:noProof/>
              </w:rPr>
              <w:t>2.3.12.</w:t>
            </w:r>
            <w:r>
              <w:rPr>
                <w:rFonts w:cstheme="minorBidi"/>
                <w:noProof/>
                <w:szCs w:val="22"/>
              </w:rPr>
              <w:tab/>
            </w:r>
            <w:r w:rsidRPr="00042DA8">
              <w:rPr>
                <w:rStyle w:val="Hyperlink"/>
                <w:noProof/>
              </w:rPr>
              <w:t>Hủy hóa đơn theo fkey</w:t>
            </w:r>
            <w:r>
              <w:rPr>
                <w:noProof/>
                <w:webHidden/>
              </w:rPr>
              <w:tab/>
            </w:r>
            <w:r>
              <w:rPr>
                <w:noProof/>
                <w:webHidden/>
              </w:rPr>
              <w:fldChar w:fldCharType="begin"/>
            </w:r>
            <w:r>
              <w:rPr>
                <w:noProof/>
                <w:webHidden/>
              </w:rPr>
              <w:instrText xml:space="preserve"> PAGEREF _Toc198045315 \h </w:instrText>
            </w:r>
            <w:r>
              <w:rPr>
                <w:noProof/>
                <w:webHidden/>
              </w:rPr>
            </w:r>
            <w:r>
              <w:rPr>
                <w:noProof/>
                <w:webHidden/>
              </w:rPr>
              <w:fldChar w:fldCharType="separate"/>
            </w:r>
            <w:r w:rsidR="00C65193">
              <w:rPr>
                <w:noProof/>
                <w:webHidden/>
              </w:rPr>
              <w:t>97</w:t>
            </w:r>
            <w:r>
              <w:rPr>
                <w:noProof/>
                <w:webHidden/>
              </w:rPr>
              <w:fldChar w:fldCharType="end"/>
            </w:r>
          </w:hyperlink>
        </w:p>
        <w:p w14:paraId="4A80BF7A" w14:textId="07F950D3" w:rsidR="00BD14C8" w:rsidRDefault="00BD14C8">
          <w:pPr>
            <w:pStyle w:val="TOC3"/>
            <w:tabs>
              <w:tab w:val="left" w:pos="1320"/>
              <w:tab w:val="right" w:leader="dot" w:pos="9350"/>
            </w:tabs>
            <w:rPr>
              <w:rFonts w:cstheme="minorBidi"/>
              <w:noProof/>
              <w:szCs w:val="22"/>
            </w:rPr>
          </w:pPr>
          <w:hyperlink w:anchor="_Toc198045316" w:history="1">
            <w:r w:rsidRPr="00042DA8">
              <w:rPr>
                <w:rStyle w:val="Hyperlink"/>
                <w:noProof/>
              </w:rPr>
              <w:t>2.3.13.</w:t>
            </w:r>
            <w:r>
              <w:rPr>
                <w:rFonts w:cstheme="minorBidi"/>
                <w:noProof/>
                <w:szCs w:val="22"/>
              </w:rPr>
              <w:tab/>
            </w:r>
            <w:r w:rsidRPr="00042DA8">
              <w:rPr>
                <w:rStyle w:val="Hyperlink"/>
                <w:noProof/>
              </w:rPr>
              <w:t>Hủy hóa đơn không check trạng thái thanh toán</w:t>
            </w:r>
            <w:r>
              <w:rPr>
                <w:noProof/>
                <w:webHidden/>
              </w:rPr>
              <w:tab/>
            </w:r>
            <w:r>
              <w:rPr>
                <w:noProof/>
                <w:webHidden/>
              </w:rPr>
              <w:fldChar w:fldCharType="begin"/>
            </w:r>
            <w:r>
              <w:rPr>
                <w:noProof/>
                <w:webHidden/>
              </w:rPr>
              <w:instrText xml:space="preserve"> PAGEREF _Toc198045316 \h </w:instrText>
            </w:r>
            <w:r>
              <w:rPr>
                <w:noProof/>
                <w:webHidden/>
              </w:rPr>
            </w:r>
            <w:r>
              <w:rPr>
                <w:noProof/>
                <w:webHidden/>
              </w:rPr>
              <w:fldChar w:fldCharType="separate"/>
            </w:r>
            <w:r w:rsidR="00C65193">
              <w:rPr>
                <w:noProof/>
                <w:webHidden/>
              </w:rPr>
              <w:t>98</w:t>
            </w:r>
            <w:r>
              <w:rPr>
                <w:noProof/>
                <w:webHidden/>
              </w:rPr>
              <w:fldChar w:fldCharType="end"/>
            </w:r>
          </w:hyperlink>
        </w:p>
        <w:p w14:paraId="483E94F8" w14:textId="107AE56C" w:rsidR="00BD14C8" w:rsidRDefault="00BD14C8">
          <w:pPr>
            <w:pStyle w:val="TOC3"/>
            <w:tabs>
              <w:tab w:val="left" w:pos="1320"/>
              <w:tab w:val="right" w:leader="dot" w:pos="9350"/>
            </w:tabs>
            <w:rPr>
              <w:rFonts w:cstheme="minorBidi"/>
              <w:noProof/>
              <w:szCs w:val="22"/>
            </w:rPr>
          </w:pPr>
          <w:hyperlink w:anchor="_Toc198045317" w:history="1">
            <w:r w:rsidRPr="00042DA8">
              <w:rPr>
                <w:rStyle w:val="Hyperlink"/>
                <w:noProof/>
              </w:rPr>
              <w:t>2.3.14.</w:t>
            </w:r>
            <w:r>
              <w:rPr>
                <w:rFonts w:cstheme="minorBidi"/>
                <w:noProof/>
                <w:szCs w:val="22"/>
              </w:rPr>
              <w:tab/>
            </w:r>
            <w:r w:rsidRPr="00042DA8">
              <w:rPr>
                <w:rStyle w:val="Hyperlink"/>
                <w:noProof/>
              </w:rPr>
              <w:t>Gạch nợ hóa đơn theo fkey</w:t>
            </w:r>
            <w:r>
              <w:rPr>
                <w:noProof/>
                <w:webHidden/>
              </w:rPr>
              <w:tab/>
            </w:r>
            <w:r>
              <w:rPr>
                <w:noProof/>
                <w:webHidden/>
              </w:rPr>
              <w:fldChar w:fldCharType="begin"/>
            </w:r>
            <w:r>
              <w:rPr>
                <w:noProof/>
                <w:webHidden/>
              </w:rPr>
              <w:instrText xml:space="preserve"> PAGEREF _Toc198045317 \h </w:instrText>
            </w:r>
            <w:r>
              <w:rPr>
                <w:noProof/>
                <w:webHidden/>
              </w:rPr>
            </w:r>
            <w:r>
              <w:rPr>
                <w:noProof/>
                <w:webHidden/>
              </w:rPr>
              <w:fldChar w:fldCharType="separate"/>
            </w:r>
            <w:r w:rsidR="00C65193">
              <w:rPr>
                <w:noProof/>
                <w:webHidden/>
              </w:rPr>
              <w:t>99</w:t>
            </w:r>
            <w:r>
              <w:rPr>
                <w:noProof/>
                <w:webHidden/>
              </w:rPr>
              <w:fldChar w:fldCharType="end"/>
            </w:r>
          </w:hyperlink>
        </w:p>
        <w:p w14:paraId="23E5CC48" w14:textId="473F3915" w:rsidR="00BD14C8" w:rsidRDefault="00BD14C8">
          <w:pPr>
            <w:pStyle w:val="TOC3"/>
            <w:tabs>
              <w:tab w:val="left" w:pos="1320"/>
              <w:tab w:val="right" w:leader="dot" w:pos="9350"/>
            </w:tabs>
            <w:rPr>
              <w:rFonts w:cstheme="minorBidi"/>
              <w:noProof/>
              <w:szCs w:val="22"/>
            </w:rPr>
          </w:pPr>
          <w:hyperlink w:anchor="_Toc198045318" w:history="1">
            <w:r w:rsidRPr="00042DA8">
              <w:rPr>
                <w:rStyle w:val="Hyperlink"/>
                <w:noProof/>
              </w:rPr>
              <w:t>2.3.15.</w:t>
            </w:r>
            <w:r>
              <w:rPr>
                <w:rFonts w:cstheme="minorBidi"/>
                <w:noProof/>
                <w:szCs w:val="22"/>
              </w:rPr>
              <w:tab/>
            </w:r>
            <w:r w:rsidRPr="00042DA8">
              <w:rPr>
                <w:rStyle w:val="Hyperlink"/>
                <w:noProof/>
              </w:rPr>
              <w:t>Phân phối hóa đơn</w:t>
            </w:r>
            <w:r>
              <w:rPr>
                <w:noProof/>
                <w:webHidden/>
              </w:rPr>
              <w:tab/>
            </w:r>
            <w:r>
              <w:rPr>
                <w:noProof/>
                <w:webHidden/>
              </w:rPr>
              <w:fldChar w:fldCharType="begin"/>
            </w:r>
            <w:r>
              <w:rPr>
                <w:noProof/>
                <w:webHidden/>
              </w:rPr>
              <w:instrText xml:space="preserve"> PAGEREF _Toc198045318 \h </w:instrText>
            </w:r>
            <w:r>
              <w:rPr>
                <w:noProof/>
                <w:webHidden/>
              </w:rPr>
            </w:r>
            <w:r>
              <w:rPr>
                <w:noProof/>
                <w:webHidden/>
              </w:rPr>
              <w:fldChar w:fldCharType="separate"/>
            </w:r>
            <w:r w:rsidR="00C65193">
              <w:rPr>
                <w:noProof/>
                <w:webHidden/>
              </w:rPr>
              <w:t>100</w:t>
            </w:r>
            <w:r>
              <w:rPr>
                <w:noProof/>
                <w:webHidden/>
              </w:rPr>
              <w:fldChar w:fldCharType="end"/>
            </w:r>
          </w:hyperlink>
        </w:p>
        <w:p w14:paraId="41DAA5FF" w14:textId="73F4579A" w:rsidR="00BD14C8" w:rsidRDefault="00BD14C8">
          <w:pPr>
            <w:pStyle w:val="TOC3"/>
            <w:tabs>
              <w:tab w:val="left" w:pos="1320"/>
              <w:tab w:val="right" w:leader="dot" w:pos="9350"/>
            </w:tabs>
            <w:rPr>
              <w:rFonts w:cstheme="minorBidi"/>
              <w:noProof/>
              <w:szCs w:val="22"/>
            </w:rPr>
          </w:pPr>
          <w:hyperlink w:anchor="_Toc198045319" w:history="1">
            <w:r w:rsidRPr="00042DA8">
              <w:rPr>
                <w:rStyle w:val="Hyperlink"/>
                <w:noProof/>
              </w:rPr>
              <w:t>2.3.16.</w:t>
            </w:r>
            <w:r>
              <w:rPr>
                <w:rFonts w:cstheme="minorBidi"/>
                <w:noProof/>
                <w:szCs w:val="22"/>
              </w:rPr>
              <w:tab/>
            </w:r>
            <w:r w:rsidRPr="00042DA8">
              <w:rPr>
                <w:rStyle w:val="Hyperlink"/>
                <w:noProof/>
              </w:rPr>
              <w:t>Đính kèm file bảng kê cho hóa đơn theo số hóa đơn</w:t>
            </w:r>
            <w:r>
              <w:rPr>
                <w:noProof/>
                <w:webHidden/>
              </w:rPr>
              <w:tab/>
            </w:r>
            <w:r>
              <w:rPr>
                <w:noProof/>
                <w:webHidden/>
              </w:rPr>
              <w:fldChar w:fldCharType="begin"/>
            </w:r>
            <w:r>
              <w:rPr>
                <w:noProof/>
                <w:webHidden/>
              </w:rPr>
              <w:instrText xml:space="preserve"> PAGEREF _Toc198045319 \h </w:instrText>
            </w:r>
            <w:r>
              <w:rPr>
                <w:noProof/>
                <w:webHidden/>
              </w:rPr>
            </w:r>
            <w:r>
              <w:rPr>
                <w:noProof/>
                <w:webHidden/>
              </w:rPr>
              <w:fldChar w:fldCharType="separate"/>
            </w:r>
            <w:r w:rsidR="00C65193">
              <w:rPr>
                <w:noProof/>
                <w:webHidden/>
              </w:rPr>
              <w:t>100</w:t>
            </w:r>
            <w:r>
              <w:rPr>
                <w:noProof/>
                <w:webHidden/>
              </w:rPr>
              <w:fldChar w:fldCharType="end"/>
            </w:r>
          </w:hyperlink>
        </w:p>
        <w:p w14:paraId="7C1EF82E" w14:textId="25EC2803" w:rsidR="00BD14C8" w:rsidRDefault="00BD14C8">
          <w:pPr>
            <w:pStyle w:val="TOC3"/>
            <w:tabs>
              <w:tab w:val="left" w:pos="1320"/>
              <w:tab w:val="right" w:leader="dot" w:pos="9350"/>
            </w:tabs>
            <w:rPr>
              <w:rFonts w:cstheme="minorBidi"/>
              <w:noProof/>
              <w:szCs w:val="22"/>
            </w:rPr>
          </w:pPr>
          <w:hyperlink w:anchor="_Toc198045320" w:history="1">
            <w:r w:rsidRPr="00042DA8">
              <w:rPr>
                <w:rStyle w:val="Hyperlink"/>
                <w:noProof/>
              </w:rPr>
              <w:t>2.3.17.</w:t>
            </w:r>
            <w:r>
              <w:rPr>
                <w:rFonts w:cstheme="minorBidi"/>
                <w:noProof/>
                <w:szCs w:val="22"/>
              </w:rPr>
              <w:tab/>
            </w:r>
            <w:r w:rsidRPr="00042DA8">
              <w:rPr>
                <w:rStyle w:val="Hyperlink"/>
                <w:noProof/>
              </w:rPr>
              <w:t>Dowload file bảng kê của hóa đơn theo Fkey</w:t>
            </w:r>
            <w:r>
              <w:rPr>
                <w:noProof/>
                <w:webHidden/>
              </w:rPr>
              <w:tab/>
            </w:r>
            <w:r>
              <w:rPr>
                <w:noProof/>
                <w:webHidden/>
              </w:rPr>
              <w:fldChar w:fldCharType="begin"/>
            </w:r>
            <w:r>
              <w:rPr>
                <w:noProof/>
                <w:webHidden/>
              </w:rPr>
              <w:instrText xml:space="preserve"> PAGEREF _Toc198045320 \h </w:instrText>
            </w:r>
            <w:r>
              <w:rPr>
                <w:noProof/>
                <w:webHidden/>
              </w:rPr>
            </w:r>
            <w:r>
              <w:rPr>
                <w:noProof/>
                <w:webHidden/>
              </w:rPr>
              <w:fldChar w:fldCharType="separate"/>
            </w:r>
            <w:r w:rsidR="00C65193">
              <w:rPr>
                <w:noProof/>
                <w:webHidden/>
              </w:rPr>
              <w:t>101</w:t>
            </w:r>
            <w:r>
              <w:rPr>
                <w:noProof/>
                <w:webHidden/>
              </w:rPr>
              <w:fldChar w:fldCharType="end"/>
            </w:r>
          </w:hyperlink>
        </w:p>
        <w:p w14:paraId="4B240707" w14:textId="5B44398D" w:rsidR="00BD14C8" w:rsidRDefault="00BD14C8">
          <w:pPr>
            <w:pStyle w:val="TOC3"/>
            <w:tabs>
              <w:tab w:val="left" w:pos="1320"/>
              <w:tab w:val="right" w:leader="dot" w:pos="9350"/>
            </w:tabs>
            <w:rPr>
              <w:rFonts w:cstheme="minorBidi"/>
              <w:noProof/>
              <w:szCs w:val="22"/>
            </w:rPr>
          </w:pPr>
          <w:hyperlink w:anchor="_Toc198045321" w:history="1">
            <w:r w:rsidRPr="00042DA8">
              <w:rPr>
                <w:rStyle w:val="Hyperlink"/>
                <w:noProof/>
              </w:rPr>
              <w:t>2.3.18.</w:t>
            </w:r>
            <w:r>
              <w:rPr>
                <w:rFonts w:cstheme="minorBidi"/>
                <w:noProof/>
                <w:szCs w:val="22"/>
              </w:rPr>
              <w:tab/>
            </w:r>
            <w:r w:rsidRPr="00042DA8">
              <w:rPr>
                <w:rStyle w:val="Hyperlink"/>
                <w:noProof/>
              </w:rPr>
              <w:t>Điều chỉnh nhiều hóa đơn</w:t>
            </w:r>
            <w:r>
              <w:rPr>
                <w:noProof/>
                <w:webHidden/>
              </w:rPr>
              <w:tab/>
            </w:r>
            <w:r>
              <w:rPr>
                <w:noProof/>
                <w:webHidden/>
              </w:rPr>
              <w:fldChar w:fldCharType="begin"/>
            </w:r>
            <w:r>
              <w:rPr>
                <w:noProof/>
                <w:webHidden/>
              </w:rPr>
              <w:instrText xml:space="preserve"> PAGEREF _Toc198045321 \h </w:instrText>
            </w:r>
            <w:r>
              <w:rPr>
                <w:noProof/>
                <w:webHidden/>
              </w:rPr>
            </w:r>
            <w:r>
              <w:rPr>
                <w:noProof/>
                <w:webHidden/>
              </w:rPr>
              <w:fldChar w:fldCharType="separate"/>
            </w:r>
            <w:r w:rsidR="00C65193">
              <w:rPr>
                <w:noProof/>
                <w:webHidden/>
              </w:rPr>
              <w:t>102</w:t>
            </w:r>
            <w:r>
              <w:rPr>
                <w:noProof/>
                <w:webHidden/>
              </w:rPr>
              <w:fldChar w:fldCharType="end"/>
            </w:r>
          </w:hyperlink>
        </w:p>
        <w:p w14:paraId="402E7D5F" w14:textId="1342F9F7" w:rsidR="00BD14C8" w:rsidRDefault="00BD14C8">
          <w:pPr>
            <w:pStyle w:val="TOC3"/>
            <w:tabs>
              <w:tab w:val="left" w:pos="1320"/>
              <w:tab w:val="right" w:leader="dot" w:pos="9350"/>
            </w:tabs>
            <w:rPr>
              <w:rFonts w:cstheme="minorBidi"/>
              <w:noProof/>
              <w:szCs w:val="22"/>
            </w:rPr>
          </w:pPr>
          <w:hyperlink w:anchor="_Toc198045322" w:history="1">
            <w:r w:rsidRPr="00042DA8">
              <w:rPr>
                <w:rStyle w:val="Hyperlink"/>
                <w:noProof/>
              </w:rPr>
              <w:t>2.3.19.</w:t>
            </w:r>
            <w:r>
              <w:rPr>
                <w:rFonts w:cstheme="minorBidi"/>
                <w:noProof/>
                <w:szCs w:val="22"/>
              </w:rPr>
              <w:tab/>
            </w:r>
            <w:r w:rsidRPr="00042DA8">
              <w:rPr>
                <w:rStyle w:val="Hyperlink"/>
                <w:noProof/>
              </w:rPr>
              <w:t>Khôi phục hóa đơn đã hủy Fkey</w:t>
            </w:r>
            <w:r>
              <w:rPr>
                <w:noProof/>
                <w:webHidden/>
              </w:rPr>
              <w:tab/>
            </w:r>
            <w:r>
              <w:rPr>
                <w:noProof/>
                <w:webHidden/>
              </w:rPr>
              <w:fldChar w:fldCharType="begin"/>
            </w:r>
            <w:r>
              <w:rPr>
                <w:noProof/>
                <w:webHidden/>
              </w:rPr>
              <w:instrText xml:space="preserve"> PAGEREF _Toc198045322 \h </w:instrText>
            </w:r>
            <w:r>
              <w:rPr>
                <w:noProof/>
                <w:webHidden/>
              </w:rPr>
            </w:r>
            <w:r>
              <w:rPr>
                <w:noProof/>
                <w:webHidden/>
              </w:rPr>
              <w:fldChar w:fldCharType="separate"/>
            </w:r>
            <w:r w:rsidR="00C65193">
              <w:rPr>
                <w:noProof/>
                <w:webHidden/>
              </w:rPr>
              <w:t>103</w:t>
            </w:r>
            <w:r>
              <w:rPr>
                <w:noProof/>
                <w:webHidden/>
              </w:rPr>
              <w:fldChar w:fldCharType="end"/>
            </w:r>
          </w:hyperlink>
        </w:p>
        <w:p w14:paraId="528C7995" w14:textId="36BB734A" w:rsidR="00BD14C8" w:rsidRDefault="00BD14C8">
          <w:pPr>
            <w:pStyle w:val="TOC3"/>
            <w:tabs>
              <w:tab w:val="left" w:pos="1320"/>
              <w:tab w:val="right" w:leader="dot" w:pos="9350"/>
            </w:tabs>
            <w:rPr>
              <w:rFonts w:cstheme="minorBidi"/>
              <w:noProof/>
              <w:szCs w:val="22"/>
            </w:rPr>
          </w:pPr>
          <w:hyperlink w:anchor="_Toc198045323" w:history="1">
            <w:r w:rsidRPr="00042DA8">
              <w:rPr>
                <w:rStyle w:val="Hyperlink"/>
                <w:noProof/>
              </w:rPr>
              <w:t>2.3.20.</w:t>
            </w:r>
            <w:r>
              <w:rPr>
                <w:rFonts w:cstheme="minorBidi"/>
                <w:noProof/>
                <w:szCs w:val="22"/>
              </w:rPr>
              <w:tab/>
            </w:r>
            <w:r w:rsidRPr="00042DA8">
              <w:rPr>
                <w:rStyle w:val="Hyperlink"/>
                <w:noProof/>
              </w:rPr>
              <w:t>Khôi phục hóa đơn đã hủy Token</w:t>
            </w:r>
            <w:r>
              <w:rPr>
                <w:noProof/>
                <w:webHidden/>
              </w:rPr>
              <w:tab/>
            </w:r>
            <w:r>
              <w:rPr>
                <w:noProof/>
                <w:webHidden/>
              </w:rPr>
              <w:fldChar w:fldCharType="begin"/>
            </w:r>
            <w:r>
              <w:rPr>
                <w:noProof/>
                <w:webHidden/>
              </w:rPr>
              <w:instrText xml:space="preserve"> PAGEREF _Toc198045323 \h </w:instrText>
            </w:r>
            <w:r>
              <w:rPr>
                <w:noProof/>
                <w:webHidden/>
              </w:rPr>
            </w:r>
            <w:r>
              <w:rPr>
                <w:noProof/>
                <w:webHidden/>
              </w:rPr>
              <w:fldChar w:fldCharType="separate"/>
            </w:r>
            <w:r w:rsidR="00C65193">
              <w:rPr>
                <w:noProof/>
                <w:webHidden/>
              </w:rPr>
              <w:t>104</w:t>
            </w:r>
            <w:r>
              <w:rPr>
                <w:noProof/>
                <w:webHidden/>
              </w:rPr>
              <w:fldChar w:fldCharType="end"/>
            </w:r>
          </w:hyperlink>
        </w:p>
        <w:p w14:paraId="72211B53" w14:textId="26A6B2E3" w:rsidR="00BD14C8" w:rsidRDefault="00BD14C8">
          <w:pPr>
            <w:pStyle w:val="TOC3"/>
            <w:tabs>
              <w:tab w:val="left" w:pos="1320"/>
              <w:tab w:val="right" w:leader="dot" w:pos="9350"/>
            </w:tabs>
            <w:rPr>
              <w:rFonts w:cstheme="minorBidi"/>
              <w:noProof/>
              <w:szCs w:val="22"/>
            </w:rPr>
          </w:pPr>
          <w:hyperlink w:anchor="_Toc198045324" w:history="1">
            <w:r w:rsidRPr="00042DA8">
              <w:rPr>
                <w:rStyle w:val="Hyperlink"/>
                <w:noProof/>
              </w:rPr>
              <w:t>2.3.21.</w:t>
            </w:r>
            <w:r>
              <w:rPr>
                <w:rFonts w:cstheme="minorBidi"/>
                <w:noProof/>
                <w:szCs w:val="22"/>
              </w:rPr>
              <w:tab/>
            </w:r>
            <w:r w:rsidRPr="00042DA8">
              <w:rPr>
                <w:rStyle w:val="Hyperlink"/>
                <w:noProof/>
              </w:rPr>
              <w:t>Khôi phục hóa đơn bị thay thế bằng FKey</w:t>
            </w:r>
            <w:r>
              <w:rPr>
                <w:noProof/>
                <w:webHidden/>
              </w:rPr>
              <w:tab/>
            </w:r>
            <w:r>
              <w:rPr>
                <w:noProof/>
                <w:webHidden/>
              </w:rPr>
              <w:fldChar w:fldCharType="begin"/>
            </w:r>
            <w:r>
              <w:rPr>
                <w:noProof/>
                <w:webHidden/>
              </w:rPr>
              <w:instrText xml:space="preserve"> PAGEREF _Toc198045324 \h </w:instrText>
            </w:r>
            <w:r>
              <w:rPr>
                <w:noProof/>
                <w:webHidden/>
              </w:rPr>
            </w:r>
            <w:r>
              <w:rPr>
                <w:noProof/>
                <w:webHidden/>
              </w:rPr>
              <w:fldChar w:fldCharType="separate"/>
            </w:r>
            <w:r w:rsidR="00C65193">
              <w:rPr>
                <w:noProof/>
                <w:webHidden/>
              </w:rPr>
              <w:t>105</w:t>
            </w:r>
            <w:r>
              <w:rPr>
                <w:noProof/>
                <w:webHidden/>
              </w:rPr>
              <w:fldChar w:fldCharType="end"/>
            </w:r>
          </w:hyperlink>
        </w:p>
        <w:p w14:paraId="7B2222F4" w14:textId="24C153A7" w:rsidR="00BD14C8" w:rsidRDefault="00BD14C8">
          <w:pPr>
            <w:pStyle w:val="TOC3"/>
            <w:tabs>
              <w:tab w:val="left" w:pos="1320"/>
              <w:tab w:val="right" w:leader="dot" w:pos="9350"/>
            </w:tabs>
            <w:rPr>
              <w:rFonts w:cstheme="minorBidi"/>
              <w:noProof/>
              <w:szCs w:val="22"/>
            </w:rPr>
          </w:pPr>
          <w:hyperlink w:anchor="_Toc198045325" w:history="1">
            <w:r w:rsidRPr="00042DA8">
              <w:rPr>
                <w:rStyle w:val="Hyperlink"/>
                <w:noProof/>
              </w:rPr>
              <w:t>2.3.22.</w:t>
            </w:r>
            <w:r>
              <w:rPr>
                <w:rFonts w:cstheme="minorBidi"/>
                <w:noProof/>
                <w:szCs w:val="22"/>
              </w:rPr>
              <w:tab/>
            </w:r>
            <w:r w:rsidRPr="00042DA8">
              <w:rPr>
                <w:rStyle w:val="Hyperlink"/>
                <w:noProof/>
              </w:rPr>
              <w:t>Khôi phục hóa đơn bị thay thế bằng Token</w:t>
            </w:r>
            <w:r>
              <w:rPr>
                <w:noProof/>
                <w:webHidden/>
              </w:rPr>
              <w:tab/>
            </w:r>
            <w:r>
              <w:rPr>
                <w:noProof/>
                <w:webHidden/>
              </w:rPr>
              <w:fldChar w:fldCharType="begin"/>
            </w:r>
            <w:r>
              <w:rPr>
                <w:noProof/>
                <w:webHidden/>
              </w:rPr>
              <w:instrText xml:space="preserve"> PAGEREF _Toc198045325 \h </w:instrText>
            </w:r>
            <w:r>
              <w:rPr>
                <w:noProof/>
                <w:webHidden/>
              </w:rPr>
            </w:r>
            <w:r>
              <w:rPr>
                <w:noProof/>
                <w:webHidden/>
              </w:rPr>
              <w:fldChar w:fldCharType="separate"/>
            </w:r>
            <w:r w:rsidR="00C65193">
              <w:rPr>
                <w:noProof/>
                <w:webHidden/>
              </w:rPr>
              <w:t>106</w:t>
            </w:r>
            <w:r>
              <w:rPr>
                <w:noProof/>
                <w:webHidden/>
              </w:rPr>
              <w:fldChar w:fldCharType="end"/>
            </w:r>
          </w:hyperlink>
        </w:p>
        <w:p w14:paraId="67A3E8BE" w14:textId="17C6F3D6" w:rsidR="00BD14C8" w:rsidRDefault="00BD14C8">
          <w:pPr>
            <w:pStyle w:val="TOC1"/>
            <w:tabs>
              <w:tab w:val="left" w:pos="440"/>
              <w:tab w:val="right" w:leader="dot" w:pos="9350"/>
            </w:tabs>
            <w:rPr>
              <w:rFonts w:cstheme="minorBidi"/>
              <w:noProof/>
              <w:szCs w:val="22"/>
            </w:rPr>
          </w:pPr>
          <w:hyperlink w:anchor="_Toc198045326" w:history="1">
            <w:r w:rsidRPr="00042DA8">
              <w:rPr>
                <w:rStyle w:val="Hyperlink"/>
                <w:noProof/>
              </w:rPr>
              <w:t>3.</w:t>
            </w:r>
            <w:r>
              <w:rPr>
                <w:rFonts w:cstheme="minorBidi"/>
                <w:noProof/>
                <w:szCs w:val="22"/>
              </w:rPr>
              <w:tab/>
            </w:r>
            <w:r w:rsidRPr="00042DA8">
              <w:rPr>
                <w:rStyle w:val="Hyperlink"/>
                <w:noProof/>
              </w:rPr>
              <w:t>Danh sách các hàm tích hợp thông tư 78</w:t>
            </w:r>
            <w:r>
              <w:rPr>
                <w:noProof/>
                <w:webHidden/>
              </w:rPr>
              <w:tab/>
            </w:r>
            <w:r>
              <w:rPr>
                <w:noProof/>
                <w:webHidden/>
              </w:rPr>
              <w:fldChar w:fldCharType="begin"/>
            </w:r>
            <w:r>
              <w:rPr>
                <w:noProof/>
                <w:webHidden/>
              </w:rPr>
              <w:instrText xml:space="preserve"> PAGEREF _Toc198045326 \h </w:instrText>
            </w:r>
            <w:r>
              <w:rPr>
                <w:noProof/>
                <w:webHidden/>
              </w:rPr>
            </w:r>
            <w:r>
              <w:rPr>
                <w:noProof/>
                <w:webHidden/>
              </w:rPr>
              <w:fldChar w:fldCharType="separate"/>
            </w:r>
            <w:r w:rsidR="00C65193">
              <w:rPr>
                <w:noProof/>
                <w:webHidden/>
              </w:rPr>
              <w:t>108</w:t>
            </w:r>
            <w:r>
              <w:rPr>
                <w:noProof/>
                <w:webHidden/>
              </w:rPr>
              <w:fldChar w:fldCharType="end"/>
            </w:r>
          </w:hyperlink>
        </w:p>
        <w:p w14:paraId="1624B5D7" w14:textId="7A4C4557" w:rsidR="00BD14C8" w:rsidRDefault="00BD14C8">
          <w:pPr>
            <w:pStyle w:val="TOC2"/>
            <w:tabs>
              <w:tab w:val="left" w:pos="880"/>
              <w:tab w:val="right" w:leader="dot" w:pos="9350"/>
            </w:tabs>
            <w:rPr>
              <w:rFonts w:cstheme="minorBidi"/>
              <w:noProof/>
              <w:szCs w:val="22"/>
            </w:rPr>
          </w:pPr>
          <w:hyperlink w:anchor="_Toc198045327" w:history="1">
            <w:r w:rsidRPr="00042DA8">
              <w:rPr>
                <w:rStyle w:val="Hyperlink"/>
                <w:noProof/>
              </w:rPr>
              <w:t>3.1.</w:t>
            </w:r>
            <w:r>
              <w:rPr>
                <w:rFonts w:cstheme="minorBidi"/>
                <w:noProof/>
                <w:szCs w:val="22"/>
              </w:rPr>
              <w:tab/>
            </w:r>
            <w:r w:rsidRPr="00042DA8">
              <w:rPr>
                <w:rStyle w:val="Hyperlink"/>
                <w:noProof/>
              </w:rPr>
              <w:t>Nhóm các hàm webservice tạo lập và phát hành hóa đơn (PublishService)</w:t>
            </w:r>
            <w:r>
              <w:rPr>
                <w:noProof/>
                <w:webHidden/>
              </w:rPr>
              <w:tab/>
            </w:r>
            <w:r>
              <w:rPr>
                <w:noProof/>
                <w:webHidden/>
              </w:rPr>
              <w:fldChar w:fldCharType="begin"/>
            </w:r>
            <w:r>
              <w:rPr>
                <w:noProof/>
                <w:webHidden/>
              </w:rPr>
              <w:instrText xml:space="preserve"> PAGEREF _Toc198045327 \h </w:instrText>
            </w:r>
            <w:r>
              <w:rPr>
                <w:noProof/>
                <w:webHidden/>
              </w:rPr>
            </w:r>
            <w:r>
              <w:rPr>
                <w:noProof/>
                <w:webHidden/>
              </w:rPr>
              <w:fldChar w:fldCharType="separate"/>
            </w:r>
            <w:r w:rsidR="00C65193">
              <w:rPr>
                <w:noProof/>
                <w:webHidden/>
              </w:rPr>
              <w:t>108</w:t>
            </w:r>
            <w:r>
              <w:rPr>
                <w:noProof/>
                <w:webHidden/>
              </w:rPr>
              <w:fldChar w:fldCharType="end"/>
            </w:r>
          </w:hyperlink>
        </w:p>
        <w:p w14:paraId="1960B367" w14:textId="1DB0ECA4" w:rsidR="00BD14C8" w:rsidRDefault="00BD14C8">
          <w:pPr>
            <w:pStyle w:val="TOC3"/>
            <w:tabs>
              <w:tab w:val="left" w:pos="1320"/>
              <w:tab w:val="right" w:leader="dot" w:pos="9350"/>
            </w:tabs>
            <w:rPr>
              <w:rFonts w:cstheme="minorBidi"/>
              <w:noProof/>
              <w:szCs w:val="22"/>
            </w:rPr>
          </w:pPr>
          <w:hyperlink w:anchor="_Toc198045328" w:history="1">
            <w:r w:rsidRPr="00042DA8">
              <w:rPr>
                <w:rStyle w:val="Hyperlink"/>
                <w:noProof/>
              </w:rPr>
              <w:t>3.1.1.</w:t>
            </w:r>
            <w:r>
              <w:rPr>
                <w:rFonts w:cstheme="minorBidi"/>
                <w:noProof/>
                <w:szCs w:val="22"/>
              </w:rPr>
              <w:tab/>
            </w:r>
            <w:r w:rsidRPr="00042DA8">
              <w:rPr>
                <w:rStyle w:val="Hyperlink"/>
                <w:noProof/>
              </w:rPr>
              <w:t>Phát hành hóa đơn</w:t>
            </w:r>
            <w:r>
              <w:rPr>
                <w:noProof/>
                <w:webHidden/>
              </w:rPr>
              <w:tab/>
            </w:r>
            <w:r>
              <w:rPr>
                <w:noProof/>
                <w:webHidden/>
              </w:rPr>
              <w:fldChar w:fldCharType="begin"/>
            </w:r>
            <w:r>
              <w:rPr>
                <w:noProof/>
                <w:webHidden/>
              </w:rPr>
              <w:instrText xml:space="preserve"> PAGEREF _Toc198045328 \h </w:instrText>
            </w:r>
            <w:r>
              <w:rPr>
                <w:noProof/>
                <w:webHidden/>
              </w:rPr>
            </w:r>
            <w:r>
              <w:rPr>
                <w:noProof/>
                <w:webHidden/>
              </w:rPr>
              <w:fldChar w:fldCharType="separate"/>
            </w:r>
            <w:r w:rsidR="00C65193">
              <w:rPr>
                <w:noProof/>
                <w:webHidden/>
              </w:rPr>
              <w:t>108</w:t>
            </w:r>
            <w:r>
              <w:rPr>
                <w:noProof/>
                <w:webHidden/>
              </w:rPr>
              <w:fldChar w:fldCharType="end"/>
            </w:r>
          </w:hyperlink>
        </w:p>
        <w:p w14:paraId="2DCF3609" w14:textId="06FD6B93" w:rsidR="00BD14C8" w:rsidRDefault="00BD14C8">
          <w:pPr>
            <w:pStyle w:val="TOC3"/>
            <w:tabs>
              <w:tab w:val="left" w:pos="1320"/>
              <w:tab w:val="right" w:leader="dot" w:pos="9350"/>
            </w:tabs>
            <w:rPr>
              <w:rFonts w:cstheme="minorBidi"/>
              <w:noProof/>
              <w:szCs w:val="22"/>
            </w:rPr>
          </w:pPr>
          <w:hyperlink w:anchor="_Toc198045329" w:history="1">
            <w:r w:rsidRPr="00042DA8">
              <w:rPr>
                <w:rStyle w:val="Hyperlink"/>
                <w:noProof/>
              </w:rPr>
              <w:t>3.1.2.</w:t>
            </w:r>
            <w:r>
              <w:rPr>
                <w:rFonts w:cstheme="minorBidi"/>
                <w:noProof/>
                <w:szCs w:val="22"/>
              </w:rPr>
              <w:tab/>
            </w:r>
            <w:r w:rsidRPr="00042DA8">
              <w:rPr>
                <w:rStyle w:val="Hyperlink"/>
                <w:noProof/>
              </w:rPr>
              <w:t>Phát hành hóa đơn theo số hóa đơn truyền vào</w:t>
            </w:r>
            <w:r>
              <w:rPr>
                <w:noProof/>
                <w:webHidden/>
              </w:rPr>
              <w:tab/>
            </w:r>
            <w:r>
              <w:rPr>
                <w:noProof/>
                <w:webHidden/>
              </w:rPr>
              <w:fldChar w:fldCharType="begin"/>
            </w:r>
            <w:r>
              <w:rPr>
                <w:noProof/>
                <w:webHidden/>
              </w:rPr>
              <w:instrText xml:space="preserve"> PAGEREF _Toc198045329 \h </w:instrText>
            </w:r>
            <w:r>
              <w:rPr>
                <w:noProof/>
                <w:webHidden/>
              </w:rPr>
            </w:r>
            <w:r>
              <w:rPr>
                <w:noProof/>
                <w:webHidden/>
              </w:rPr>
              <w:fldChar w:fldCharType="separate"/>
            </w:r>
            <w:r w:rsidR="00C65193">
              <w:rPr>
                <w:noProof/>
                <w:webHidden/>
              </w:rPr>
              <w:t>112</w:t>
            </w:r>
            <w:r>
              <w:rPr>
                <w:noProof/>
                <w:webHidden/>
              </w:rPr>
              <w:fldChar w:fldCharType="end"/>
            </w:r>
          </w:hyperlink>
        </w:p>
        <w:p w14:paraId="0158B2EB" w14:textId="08407FD6" w:rsidR="00BD14C8" w:rsidRDefault="00BD14C8">
          <w:pPr>
            <w:pStyle w:val="TOC3"/>
            <w:tabs>
              <w:tab w:val="left" w:pos="1320"/>
              <w:tab w:val="right" w:leader="dot" w:pos="9350"/>
            </w:tabs>
            <w:rPr>
              <w:rFonts w:cstheme="minorBidi"/>
              <w:noProof/>
              <w:szCs w:val="22"/>
            </w:rPr>
          </w:pPr>
          <w:hyperlink w:anchor="_Toc198045330" w:history="1">
            <w:r w:rsidRPr="00042DA8">
              <w:rPr>
                <w:rStyle w:val="Hyperlink"/>
                <w:noProof/>
              </w:rPr>
              <w:t>3.1.3.</w:t>
            </w:r>
            <w:r>
              <w:rPr>
                <w:rFonts w:cstheme="minorBidi"/>
                <w:noProof/>
                <w:szCs w:val="22"/>
              </w:rPr>
              <w:tab/>
            </w:r>
            <w:r w:rsidRPr="00042DA8">
              <w:rPr>
                <w:rStyle w:val="Hyperlink"/>
                <w:noProof/>
              </w:rPr>
              <w:t>Thêm mới hóa đơn</w:t>
            </w:r>
            <w:r>
              <w:rPr>
                <w:noProof/>
                <w:webHidden/>
              </w:rPr>
              <w:tab/>
            </w:r>
            <w:r>
              <w:rPr>
                <w:noProof/>
                <w:webHidden/>
              </w:rPr>
              <w:fldChar w:fldCharType="begin"/>
            </w:r>
            <w:r>
              <w:rPr>
                <w:noProof/>
                <w:webHidden/>
              </w:rPr>
              <w:instrText xml:space="preserve"> PAGEREF _Toc198045330 \h </w:instrText>
            </w:r>
            <w:r>
              <w:rPr>
                <w:noProof/>
                <w:webHidden/>
              </w:rPr>
            </w:r>
            <w:r>
              <w:rPr>
                <w:noProof/>
                <w:webHidden/>
              </w:rPr>
              <w:fldChar w:fldCharType="separate"/>
            </w:r>
            <w:r w:rsidR="00C65193">
              <w:rPr>
                <w:noProof/>
                <w:webHidden/>
              </w:rPr>
              <w:t>116</w:t>
            </w:r>
            <w:r>
              <w:rPr>
                <w:noProof/>
                <w:webHidden/>
              </w:rPr>
              <w:fldChar w:fldCharType="end"/>
            </w:r>
          </w:hyperlink>
        </w:p>
        <w:p w14:paraId="42D484F6" w14:textId="79F792C3" w:rsidR="00BD14C8" w:rsidRDefault="00BD14C8">
          <w:pPr>
            <w:pStyle w:val="TOC3"/>
            <w:tabs>
              <w:tab w:val="left" w:pos="1320"/>
              <w:tab w:val="right" w:leader="dot" w:pos="9350"/>
            </w:tabs>
            <w:rPr>
              <w:rFonts w:cstheme="minorBidi"/>
              <w:noProof/>
              <w:szCs w:val="22"/>
            </w:rPr>
          </w:pPr>
          <w:hyperlink w:anchor="_Toc198045331" w:history="1">
            <w:r w:rsidRPr="00042DA8">
              <w:rPr>
                <w:rStyle w:val="Hyperlink"/>
                <w:noProof/>
              </w:rPr>
              <w:t>3.1.4.</w:t>
            </w:r>
            <w:r>
              <w:rPr>
                <w:rFonts w:cstheme="minorBidi"/>
                <w:noProof/>
                <w:szCs w:val="22"/>
              </w:rPr>
              <w:tab/>
            </w:r>
            <w:r w:rsidRPr="00042DA8">
              <w:rPr>
                <w:rStyle w:val="Hyperlink"/>
                <w:noProof/>
              </w:rPr>
              <w:t>Thêm mới hóa đơn theo mẫu số, ký hiệu</w:t>
            </w:r>
            <w:r>
              <w:rPr>
                <w:noProof/>
                <w:webHidden/>
              </w:rPr>
              <w:tab/>
            </w:r>
            <w:r>
              <w:rPr>
                <w:noProof/>
                <w:webHidden/>
              </w:rPr>
              <w:fldChar w:fldCharType="begin"/>
            </w:r>
            <w:r>
              <w:rPr>
                <w:noProof/>
                <w:webHidden/>
              </w:rPr>
              <w:instrText xml:space="preserve"> PAGEREF _Toc198045331 \h </w:instrText>
            </w:r>
            <w:r>
              <w:rPr>
                <w:noProof/>
                <w:webHidden/>
              </w:rPr>
            </w:r>
            <w:r>
              <w:rPr>
                <w:noProof/>
                <w:webHidden/>
              </w:rPr>
              <w:fldChar w:fldCharType="separate"/>
            </w:r>
            <w:r w:rsidR="00C65193">
              <w:rPr>
                <w:noProof/>
                <w:webHidden/>
              </w:rPr>
              <w:t>120</w:t>
            </w:r>
            <w:r>
              <w:rPr>
                <w:noProof/>
                <w:webHidden/>
              </w:rPr>
              <w:fldChar w:fldCharType="end"/>
            </w:r>
          </w:hyperlink>
        </w:p>
        <w:p w14:paraId="6DFDB5EB" w14:textId="33F8C656" w:rsidR="00BD14C8" w:rsidRDefault="00BD14C8">
          <w:pPr>
            <w:pStyle w:val="TOC3"/>
            <w:tabs>
              <w:tab w:val="left" w:pos="1320"/>
              <w:tab w:val="right" w:leader="dot" w:pos="9350"/>
            </w:tabs>
            <w:rPr>
              <w:rFonts w:cstheme="minorBidi"/>
              <w:noProof/>
              <w:szCs w:val="22"/>
            </w:rPr>
          </w:pPr>
          <w:hyperlink w:anchor="_Toc198045332" w:history="1">
            <w:r w:rsidRPr="00042DA8">
              <w:rPr>
                <w:rStyle w:val="Hyperlink"/>
                <w:noProof/>
              </w:rPr>
              <w:t>3.1.5.</w:t>
            </w:r>
            <w:r>
              <w:rPr>
                <w:rFonts w:cstheme="minorBidi"/>
                <w:noProof/>
                <w:szCs w:val="22"/>
              </w:rPr>
              <w:tab/>
            </w:r>
            <w:r w:rsidRPr="00042DA8">
              <w:rPr>
                <w:rStyle w:val="Hyperlink"/>
                <w:noProof/>
              </w:rPr>
              <w:t>Lấy nội dung XMLData Hóa đơn có mã CQT trả về</w:t>
            </w:r>
            <w:r>
              <w:rPr>
                <w:noProof/>
                <w:webHidden/>
              </w:rPr>
              <w:tab/>
            </w:r>
            <w:r>
              <w:rPr>
                <w:noProof/>
                <w:webHidden/>
              </w:rPr>
              <w:fldChar w:fldCharType="begin"/>
            </w:r>
            <w:r>
              <w:rPr>
                <w:noProof/>
                <w:webHidden/>
              </w:rPr>
              <w:instrText xml:space="preserve"> PAGEREF _Toc198045332 \h </w:instrText>
            </w:r>
            <w:r>
              <w:rPr>
                <w:noProof/>
                <w:webHidden/>
              </w:rPr>
            </w:r>
            <w:r>
              <w:rPr>
                <w:noProof/>
                <w:webHidden/>
              </w:rPr>
              <w:fldChar w:fldCharType="separate"/>
            </w:r>
            <w:r w:rsidR="00C65193">
              <w:rPr>
                <w:noProof/>
                <w:webHidden/>
              </w:rPr>
              <w:t>124</w:t>
            </w:r>
            <w:r>
              <w:rPr>
                <w:noProof/>
                <w:webHidden/>
              </w:rPr>
              <w:fldChar w:fldCharType="end"/>
            </w:r>
          </w:hyperlink>
        </w:p>
        <w:p w14:paraId="3938FAE6" w14:textId="75F0CDB5" w:rsidR="00BD14C8" w:rsidRDefault="00BD14C8">
          <w:pPr>
            <w:pStyle w:val="TOC3"/>
            <w:tabs>
              <w:tab w:val="left" w:pos="1320"/>
              <w:tab w:val="right" w:leader="dot" w:pos="9350"/>
            </w:tabs>
            <w:rPr>
              <w:rFonts w:cstheme="minorBidi"/>
              <w:noProof/>
              <w:szCs w:val="22"/>
            </w:rPr>
          </w:pPr>
          <w:hyperlink w:anchor="_Toc198045333" w:history="1">
            <w:r w:rsidRPr="00042DA8">
              <w:rPr>
                <w:rStyle w:val="Hyperlink"/>
                <w:noProof/>
              </w:rPr>
              <w:t>3.1.6.</w:t>
            </w:r>
            <w:r>
              <w:rPr>
                <w:rFonts w:cstheme="minorBidi"/>
                <w:noProof/>
                <w:szCs w:val="22"/>
              </w:rPr>
              <w:tab/>
            </w:r>
            <w:r w:rsidRPr="00042DA8">
              <w:rPr>
                <w:rStyle w:val="Hyperlink"/>
                <w:noProof/>
              </w:rPr>
              <w:t>Lấy trạng thái và XMLData hóa đơn có mã, trạng thái của hóa đơn không mã gửi CQT trả về theo danh sách invToken</w:t>
            </w:r>
            <w:r>
              <w:rPr>
                <w:noProof/>
                <w:webHidden/>
              </w:rPr>
              <w:tab/>
            </w:r>
            <w:r>
              <w:rPr>
                <w:noProof/>
                <w:webHidden/>
              </w:rPr>
              <w:fldChar w:fldCharType="begin"/>
            </w:r>
            <w:r>
              <w:rPr>
                <w:noProof/>
                <w:webHidden/>
              </w:rPr>
              <w:instrText xml:space="preserve"> PAGEREF _Toc198045333 \h </w:instrText>
            </w:r>
            <w:r>
              <w:rPr>
                <w:noProof/>
                <w:webHidden/>
              </w:rPr>
            </w:r>
            <w:r>
              <w:rPr>
                <w:noProof/>
                <w:webHidden/>
              </w:rPr>
              <w:fldChar w:fldCharType="separate"/>
            </w:r>
            <w:r w:rsidR="00C65193">
              <w:rPr>
                <w:noProof/>
                <w:webHidden/>
              </w:rPr>
              <w:t>125</w:t>
            </w:r>
            <w:r>
              <w:rPr>
                <w:noProof/>
                <w:webHidden/>
              </w:rPr>
              <w:fldChar w:fldCharType="end"/>
            </w:r>
          </w:hyperlink>
        </w:p>
        <w:p w14:paraId="59FE0D37" w14:textId="3E84464F" w:rsidR="00BD14C8" w:rsidRDefault="00BD14C8">
          <w:pPr>
            <w:pStyle w:val="TOC3"/>
            <w:tabs>
              <w:tab w:val="left" w:pos="1320"/>
              <w:tab w:val="right" w:leader="dot" w:pos="9350"/>
            </w:tabs>
            <w:rPr>
              <w:rFonts w:cstheme="minorBidi"/>
              <w:noProof/>
              <w:szCs w:val="22"/>
            </w:rPr>
          </w:pPr>
          <w:hyperlink w:anchor="_Toc198045334" w:history="1">
            <w:r w:rsidRPr="00042DA8">
              <w:rPr>
                <w:rStyle w:val="Hyperlink"/>
                <w:noProof/>
              </w:rPr>
              <w:t>3.1.7.</w:t>
            </w:r>
            <w:r>
              <w:rPr>
                <w:rFonts w:cstheme="minorBidi"/>
                <w:noProof/>
                <w:szCs w:val="22"/>
              </w:rPr>
              <w:tab/>
            </w:r>
            <w:r w:rsidRPr="00042DA8">
              <w:rPr>
                <w:rStyle w:val="Hyperlink"/>
                <w:noProof/>
              </w:rPr>
              <w:t>Lấy trạng thái và XMLData hóa đơn có mã, trạng thái của hóa đơn không mã gửi CQT trả về theo danh sách Fkey</w:t>
            </w:r>
            <w:r>
              <w:rPr>
                <w:noProof/>
                <w:webHidden/>
              </w:rPr>
              <w:tab/>
            </w:r>
            <w:r>
              <w:rPr>
                <w:noProof/>
                <w:webHidden/>
              </w:rPr>
              <w:fldChar w:fldCharType="begin"/>
            </w:r>
            <w:r>
              <w:rPr>
                <w:noProof/>
                <w:webHidden/>
              </w:rPr>
              <w:instrText xml:space="preserve"> PAGEREF _Toc198045334 \h </w:instrText>
            </w:r>
            <w:r>
              <w:rPr>
                <w:noProof/>
                <w:webHidden/>
              </w:rPr>
            </w:r>
            <w:r>
              <w:rPr>
                <w:noProof/>
                <w:webHidden/>
              </w:rPr>
              <w:fldChar w:fldCharType="separate"/>
            </w:r>
            <w:r w:rsidR="00C65193">
              <w:rPr>
                <w:noProof/>
                <w:webHidden/>
              </w:rPr>
              <w:t>126</w:t>
            </w:r>
            <w:r>
              <w:rPr>
                <w:noProof/>
                <w:webHidden/>
              </w:rPr>
              <w:fldChar w:fldCharType="end"/>
            </w:r>
          </w:hyperlink>
        </w:p>
        <w:p w14:paraId="024DD1A6" w14:textId="162F7562" w:rsidR="00BD14C8" w:rsidRDefault="00BD14C8">
          <w:pPr>
            <w:pStyle w:val="TOC3"/>
            <w:tabs>
              <w:tab w:val="left" w:pos="1320"/>
              <w:tab w:val="right" w:leader="dot" w:pos="9350"/>
            </w:tabs>
            <w:rPr>
              <w:rFonts w:cstheme="minorBidi"/>
              <w:noProof/>
              <w:szCs w:val="22"/>
            </w:rPr>
          </w:pPr>
          <w:hyperlink w:anchor="_Toc198045335" w:history="1">
            <w:r w:rsidRPr="00042DA8">
              <w:rPr>
                <w:rStyle w:val="Hyperlink"/>
                <w:noProof/>
              </w:rPr>
              <w:t>3.1.8.</w:t>
            </w:r>
            <w:r>
              <w:rPr>
                <w:rFonts w:cstheme="minorBidi"/>
                <w:noProof/>
                <w:szCs w:val="22"/>
              </w:rPr>
              <w:tab/>
            </w:r>
            <w:r w:rsidRPr="00042DA8">
              <w:rPr>
                <w:rStyle w:val="Hyperlink"/>
                <w:noProof/>
              </w:rPr>
              <w:t>Lấy trạng thái hóa đơn có mã, hóa đơn không mã gửi CQT trả về theo danh sách invToken</w:t>
            </w:r>
            <w:r>
              <w:rPr>
                <w:noProof/>
                <w:webHidden/>
              </w:rPr>
              <w:tab/>
            </w:r>
            <w:r>
              <w:rPr>
                <w:noProof/>
                <w:webHidden/>
              </w:rPr>
              <w:fldChar w:fldCharType="begin"/>
            </w:r>
            <w:r>
              <w:rPr>
                <w:noProof/>
                <w:webHidden/>
              </w:rPr>
              <w:instrText xml:space="preserve"> PAGEREF _Toc198045335 \h </w:instrText>
            </w:r>
            <w:r>
              <w:rPr>
                <w:noProof/>
                <w:webHidden/>
              </w:rPr>
            </w:r>
            <w:r>
              <w:rPr>
                <w:noProof/>
                <w:webHidden/>
              </w:rPr>
              <w:fldChar w:fldCharType="separate"/>
            </w:r>
            <w:r w:rsidR="00C65193">
              <w:rPr>
                <w:noProof/>
                <w:webHidden/>
              </w:rPr>
              <w:t>128</w:t>
            </w:r>
            <w:r>
              <w:rPr>
                <w:noProof/>
                <w:webHidden/>
              </w:rPr>
              <w:fldChar w:fldCharType="end"/>
            </w:r>
          </w:hyperlink>
        </w:p>
        <w:p w14:paraId="7E707889" w14:textId="46584DEB" w:rsidR="00BD14C8" w:rsidRDefault="00BD14C8">
          <w:pPr>
            <w:pStyle w:val="TOC3"/>
            <w:tabs>
              <w:tab w:val="left" w:pos="1320"/>
              <w:tab w:val="right" w:leader="dot" w:pos="9350"/>
            </w:tabs>
            <w:rPr>
              <w:rFonts w:cstheme="minorBidi"/>
              <w:noProof/>
              <w:szCs w:val="22"/>
            </w:rPr>
          </w:pPr>
          <w:hyperlink w:anchor="_Toc198045336" w:history="1">
            <w:r w:rsidRPr="00042DA8">
              <w:rPr>
                <w:rStyle w:val="Hyperlink"/>
                <w:noProof/>
              </w:rPr>
              <w:t>3.1.9.</w:t>
            </w:r>
            <w:r>
              <w:rPr>
                <w:rFonts w:cstheme="minorBidi"/>
                <w:noProof/>
                <w:szCs w:val="22"/>
              </w:rPr>
              <w:tab/>
            </w:r>
            <w:r w:rsidRPr="00042DA8">
              <w:rPr>
                <w:rStyle w:val="Hyperlink"/>
                <w:noProof/>
              </w:rPr>
              <w:t>Lấy trạng thái hóa đơn có mã, hóa đơn không mã gửi CQT trả về theo danh sách Fkey</w:t>
            </w:r>
            <w:r>
              <w:rPr>
                <w:noProof/>
                <w:webHidden/>
              </w:rPr>
              <w:tab/>
            </w:r>
            <w:r>
              <w:rPr>
                <w:noProof/>
                <w:webHidden/>
              </w:rPr>
              <w:fldChar w:fldCharType="begin"/>
            </w:r>
            <w:r>
              <w:rPr>
                <w:noProof/>
                <w:webHidden/>
              </w:rPr>
              <w:instrText xml:space="preserve"> PAGEREF _Toc198045336 \h </w:instrText>
            </w:r>
            <w:r>
              <w:rPr>
                <w:noProof/>
                <w:webHidden/>
              </w:rPr>
            </w:r>
            <w:r>
              <w:rPr>
                <w:noProof/>
                <w:webHidden/>
              </w:rPr>
              <w:fldChar w:fldCharType="separate"/>
            </w:r>
            <w:r w:rsidR="00C65193">
              <w:rPr>
                <w:noProof/>
                <w:webHidden/>
              </w:rPr>
              <w:t>129</w:t>
            </w:r>
            <w:r>
              <w:rPr>
                <w:noProof/>
                <w:webHidden/>
              </w:rPr>
              <w:fldChar w:fldCharType="end"/>
            </w:r>
          </w:hyperlink>
        </w:p>
        <w:p w14:paraId="3BCD188F" w14:textId="7C7B1414" w:rsidR="00BD14C8" w:rsidRDefault="00BD14C8">
          <w:pPr>
            <w:pStyle w:val="TOC3"/>
            <w:tabs>
              <w:tab w:val="left" w:pos="1320"/>
              <w:tab w:val="right" w:leader="dot" w:pos="9350"/>
            </w:tabs>
            <w:rPr>
              <w:rFonts w:cstheme="minorBidi"/>
              <w:noProof/>
              <w:szCs w:val="22"/>
            </w:rPr>
          </w:pPr>
          <w:hyperlink w:anchor="_Toc198045337" w:history="1">
            <w:r w:rsidRPr="00042DA8">
              <w:rPr>
                <w:rStyle w:val="Hyperlink"/>
                <w:noProof/>
              </w:rPr>
              <w:t>3.1.10.</w:t>
            </w:r>
            <w:r>
              <w:rPr>
                <w:rFonts w:cstheme="minorBidi"/>
                <w:noProof/>
                <w:szCs w:val="22"/>
              </w:rPr>
              <w:tab/>
            </w:r>
            <w:r w:rsidRPr="00042DA8">
              <w:rPr>
                <w:rStyle w:val="Hyperlink"/>
                <w:noProof/>
              </w:rPr>
              <w:t>Gửi thông điệp hóa đơn điện tử có sai sót.</w:t>
            </w:r>
            <w:r>
              <w:rPr>
                <w:noProof/>
                <w:webHidden/>
              </w:rPr>
              <w:tab/>
            </w:r>
            <w:r>
              <w:rPr>
                <w:noProof/>
                <w:webHidden/>
              </w:rPr>
              <w:fldChar w:fldCharType="begin"/>
            </w:r>
            <w:r>
              <w:rPr>
                <w:noProof/>
                <w:webHidden/>
              </w:rPr>
              <w:instrText xml:space="preserve"> PAGEREF _Toc198045337 \h </w:instrText>
            </w:r>
            <w:r>
              <w:rPr>
                <w:noProof/>
                <w:webHidden/>
              </w:rPr>
            </w:r>
            <w:r>
              <w:rPr>
                <w:noProof/>
                <w:webHidden/>
              </w:rPr>
              <w:fldChar w:fldCharType="separate"/>
            </w:r>
            <w:r w:rsidR="00C65193">
              <w:rPr>
                <w:noProof/>
                <w:webHidden/>
              </w:rPr>
              <w:t>130</w:t>
            </w:r>
            <w:r>
              <w:rPr>
                <w:noProof/>
                <w:webHidden/>
              </w:rPr>
              <w:fldChar w:fldCharType="end"/>
            </w:r>
          </w:hyperlink>
        </w:p>
        <w:p w14:paraId="4633E903" w14:textId="57DE50F1" w:rsidR="00BD14C8" w:rsidRDefault="00BD14C8">
          <w:pPr>
            <w:pStyle w:val="TOC3"/>
            <w:tabs>
              <w:tab w:val="left" w:pos="1320"/>
              <w:tab w:val="right" w:leader="dot" w:pos="9350"/>
            </w:tabs>
            <w:rPr>
              <w:rFonts w:cstheme="minorBidi"/>
              <w:noProof/>
              <w:szCs w:val="22"/>
            </w:rPr>
          </w:pPr>
          <w:hyperlink w:anchor="_Toc198045338" w:history="1">
            <w:r w:rsidRPr="00042DA8">
              <w:rPr>
                <w:rStyle w:val="Hyperlink"/>
                <w:noProof/>
              </w:rPr>
              <w:t>3.1.11.</w:t>
            </w:r>
            <w:r>
              <w:rPr>
                <w:rFonts w:cstheme="minorBidi"/>
                <w:noProof/>
                <w:szCs w:val="22"/>
              </w:rPr>
              <w:tab/>
            </w:r>
            <w:r w:rsidRPr="00042DA8">
              <w:rPr>
                <w:rStyle w:val="Hyperlink"/>
                <w:noProof/>
              </w:rPr>
              <w:t>Lấy giá trị Hash cho gửi thông điệp hóa đơn có sai sót bằng token ( bước 1)</w:t>
            </w:r>
            <w:r>
              <w:rPr>
                <w:noProof/>
                <w:webHidden/>
              </w:rPr>
              <w:tab/>
            </w:r>
            <w:r>
              <w:rPr>
                <w:noProof/>
                <w:webHidden/>
              </w:rPr>
              <w:fldChar w:fldCharType="begin"/>
            </w:r>
            <w:r>
              <w:rPr>
                <w:noProof/>
                <w:webHidden/>
              </w:rPr>
              <w:instrText xml:space="preserve"> PAGEREF _Toc198045338 \h </w:instrText>
            </w:r>
            <w:r>
              <w:rPr>
                <w:noProof/>
                <w:webHidden/>
              </w:rPr>
            </w:r>
            <w:r>
              <w:rPr>
                <w:noProof/>
                <w:webHidden/>
              </w:rPr>
              <w:fldChar w:fldCharType="separate"/>
            </w:r>
            <w:r w:rsidR="00C65193">
              <w:rPr>
                <w:noProof/>
                <w:webHidden/>
              </w:rPr>
              <w:t>132</w:t>
            </w:r>
            <w:r>
              <w:rPr>
                <w:noProof/>
                <w:webHidden/>
              </w:rPr>
              <w:fldChar w:fldCharType="end"/>
            </w:r>
          </w:hyperlink>
        </w:p>
        <w:p w14:paraId="507EE15E" w14:textId="0F7FB541" w:rsidR="00BD14C8" w:rsidRDefault="00BD14C8">
          <w:pPr>
            <w:pStyle w:val="TOC3"/>
            <w:tabs>
              <w:tab w:val="left" w:pos="1320"/>
              <w:tab w:val="right" w:leader="dot" w:pos="9350"/>
            </w:tabs>
            <w:rPr>
              <w:rFonts w:cstheme="minorBidi"/>
              <w:noProof/>
              <w:szCs w:val="22"/>
            </w:rPr>
          </w:pPr>
          <w:hyperlink w:anchor="_Toc198045339" w:history="1">
            <w:r w:rsidRPr="00042DA8">
              <w:rPr>
                <w:rStyle w:val="Hyperlink"/>
                <w:noProof/>
              </w:rPr>
              <w:t>3.1.12.</w:t>
            </w:r>
            <w:r>
              <w:rPr>
                <w:rFonts w:cstheme="minorBidi"/>
                <w:noProof/>
                <w:szCs w:val="22"/>
              </w:rPr>
              <w:tab/>
            </w:r>
            <w:r w:rsidRPr="00042DA8">
              <w:rPr>
                <w:rStyle w:val="Hyperlink"/>
                <w:noProof/>
              </w:rPr>
              <w:t>Gửi thông điệp hóa đơn điện tử có sai sót sử dụng token (bước 2)</w:t>
            </w:r>
            <w:r>
              <w:rPr>
                <w:noProof/>
                <w:webHidden/>
              </w:rPr>
              <w:tab/>
            </w:r>
            <w:r>
              <w:rPr>
                <w:noProof/>
                <w:webHidden/>
              </w:rPr>
              <w:fldChar w:fldCharType="begin"/>
            </w:r>
            <w:r>
              <w:rPr>
                <w:noProof/>
                <w:webHidden/>
              </w:rPr>
              <w:instrText xml:space="preserve"> PAGEREF _Toc198045339 \h </w:instrText>
            </w:r>
            <w:r>
              <w:rPr>
                <w:noProof/>
                <w:webHidden/>
              </w:rPr>
            </w:r>
            <w:r>
              <w:rPr>
                <w:noProof/>
                <w:webHidden/>
              </w:rPr>
              <w:fldChar w:fldCharType="separate"/>
            </w:r>
            <w:r w:rsidR="00C65193">
              <w:rPr>
                <w:noProof/>
                <w:webHidden/>
              </w:rPr>
              <w:t>134</w:t>
            </w:r>
            <w:r>
              <w:rPr>
                <w:noProof/>
                <w:webHidden/>
              </w:rPr>
              <w:fldChar w:fldCharType="end"/>
            </w:r>
          </w:hyperlink>
        </w:p>
        <w:p w14:paraId="2E98C5B7" w14:textId="4528966F" w:rsidR="00BD14C8" w:rsidRDefault="00BD14C8">
          <w:pPr>
            <w:pStyle w:val="TOC3"/>
            <w:tabs>
              <w:tab w:val="left" w:pos="1320"/>
              <w:tab w:val="right" w:leader="dot" w:pos="9350"/>
            </w:tabs>
            <w:rPr>
              <w:rFonts w:cstheme="minorBidi"/>
              <w:noProof/>
              <w:szCs w:val="22"/>
            </w:rPr>
          </w:pPr>
          <w:hyperlink w:anchor="_Toc198045340" w:history="1">
            <w:r w:rsidRPr="00042DA8">
              <w:rPr>
                <w:rStyle w:val="Hyperlink"/>
                <w:noProof/>
              </w:rPr>
              <w:t>3.1.13.</w:t>
            </w:r>
            <w:r>
              <w:rPr>
                <w:rFonts w:cstheme="minorBidi"/>
                <w:noProof/>
                <w:szCs w:val="22"/>
              </w:rPr>
              <w:tab/>
            </w:r>
            <w:r w:rsidRPr="00042DA8">
              <w:rPr>
                <w:rStyle w:val="Hyperlink"/>
                <w:noProof/>
              </w:rPr>
              <w:t>Lấy giá trị Hash cho gửi thông điệp hóa đơn có sai sót bằng SmartCA ( bước 1)</w:t>
            </w:r>
            <w:r>
              <w:rPr>
                <w:noProof/>
                <w:webHidden/>
              </w:rPr>
              <w:tab/>
            </w:r>
            <w:r>
              <w:rPr>
                <w:noProof/>
                <w:webHidden/>
              </w:rPr>
              <w:fldChar w:fldCharType="begin"/>
            </w:r>
            <w:r>
              <w:rPr>
                <w:noProof/>
                <w:webHidden/>
              </w:rPr>
              <w:instrText xml:space="preserve"> PAGEREF _Toc198045340 \h </w:instrText>
            </w:r>
            <w:r>
              <w:rPr>
                <w:noProof/>
                <w:webHidden/>
              </w:rPr>
            </w:r>
            <w:r>
              <w:rPr>
                <w:noProof/>
                <w:webHidden/>
              </w:rPr>
              <w:fldChar w:fldCharType="separate"/>
            </w:r>
            <w:r w:rsidR="00C65193">
              <w:rPr>
                <w:noProof/>
                <w:webHidden/>
              </w:rPr>
              <w:t>136</w:t>
            </w:r>
            <w:r>
              <w:rPr>
                <w:noProof/>
                <w:webHidden/>
              </w:rPr>
              <w:fldChar w:fldCharType="end"/>
            </w:r>
          </w:hyperlink>
        </w:p>
        <w:p w14:paraId="35E5CCE8" w14:textId="02A1D0E0" w:rsidR="00BD14C8" w:rsidRDefault="00BD14C8">
          <w:pPr>
            <w:pStyle w:val="TOC3"/>
            <w:tabs>
              <w:tab w:val="left" w:pos="1320"/>
              <w:tab w:val="right" w:leader="dot" w:pos="9350"/>
            </w:tabs>
            <w:rPr>
              <w:rFonts w:cstheme="minorBidi"/>
              <w:noProof/>
              <w:szCs w:val="22"/>
            </w:rPr>
          </w:pPr>
          <w:hyperlink w:anchor="_Toc198045341" w:history="1">
            <w:r w:rsidRPr="00042DA8">
              <w:rPr>
                <w:rStyle w:val="Hyperlink"/>
                <w:noProof/>
              </w:rPr>
              <w:t>3.1.14.</w:t>
            </w:r>
            <w:r>
              <w:rPr>
                <w:rFonts w:cstheme="minorBidi"/>
                <w:noProof/>
                <w:szCs w:val="22"/>
              </w:rPr>
              <w:tab/>
            </w:r>
            <w:r w:rsidRPr="00042DA8">
              <w:rPr>
                <w:rStyle w:val="Hyperlink"/>
                <w:noProof/>
              </w:rPr>
              <w:t>Gửi thông điệp hóa đơn điện tử có sai sót sử dụng SmartCA (bước 2)</w:t>
            </w:r>
            <w:r>
              <w:rPr>
                <w:noProof/>
                <w:webHidden/>
              </w:rPr>
              <w:tab/>
            </w:r>
            <w:r>
              <w:rPr>
                <w:noProof/>
                <w:webHidden/>
              </w:rPr>
              <w:fldChar w:fldCharType="begin"/>
            </w:r>
            <w:r>
              <w:rPr>
                <w:noProof/>
                <w:webHidden/>
              </w:rPr>
              <w:instrText xml:space="preserve"> PAGEREF _Toc198045341 \h </w:instrText>
            </w:r>
            <w:r>
              <w:rPr>
                <w:noProof/>
                <w:webHidden/>
              </w:rPr>
            </w:r>
            <w:r>
              <w:rPr>
                <w:noProof/>
                <w:webHidden/>
              </w:rPr>
              <w:fldChar w:fldCharType="separate"/>
            </w:r>
            <w:r w:rsidR="00C65193">
              <w:rPr>
                <w:noProof/>
                <w:webHidden/>
              </w:rPr>
              <w:t>138</w:t>
            </w:r>
            <w:r>
              <w:rPr>
                <w:noProof/>
                <w:webHidden/>
              </w:rPr>
              <w:fldChar w:fldCharType="end"/>
            </w:r>
          </w:hyperlink>
        </w:p>
        <w:p w14:paraId="4BF2A870" w14:textId="0E633B62" w:rsidR="00BD14C8" w:rsidRDefault="00BD14C8">
          <w:pPr>
            <w:pStyle w:val="TOC3"/>
            <w:tabs>
              <w:tab w:val="left" w:pos="1320"/>
              <w:tab w:val="right" w:leader="dot" w:pos="9350"/>
            </w:tabs>
            <w:rPr>
              <w:rFonts w:cstheme="minorBidi"/>
              <w:noProof/>
              <w:szCs w:val="22"/>
            </w:rPr>
          </w:pPr>
          <w:hyperlink w:anchor="_Toc198045342" w:history="1">
            <w:r w:rsidRPr="00042DA8">
              <w:rPr>
                <w:rStyle w:val="Hyperlink"/>
                <w:noProof/>
              </w:rPr>
              <w:t>3.1.15.</w:t>
            </w:r>
            <w:r>
              <w:rPr>
                <w:rFonts w:cstheme="minorBidi"/>
                <w:noProof/>
                <w:szCs w:val="22"/>
              </w:rPr>
              <w:tab/>
            </w:r>
            <w:r w:rsidRPr="00042DA8">
              <w:rPr>
                <w:rStyle w:val="Hyperlink"/>
                <w:noProof/>
              </w:rPr>
              <w:t>Nhận kết quả thông điệp hóa đơn sai sót</w:t>
            </w:r>
            <w:r>
              <w:rPr>
                <w:noProof/>
                <w:webHidden/>
              </w:rPr>
              <w:tab/>
            </w:r>
            <w:r>
              <w:rPr>
                <w:noProof/>
                <w:webHidden/>
              </w:rPr>
              <w:fldChar w:fldCharType="begin"/>
            </w:r>
            <w:r>
              <w:rPr>
                <w:noProof/>
                <w:webHidden/>
              </w:rPr>
              <w:instrText xml:space="preserve"> PAGEREF _Toc198045342 \h </w:instrText>
            </w:r>
            <w:r>
              <w:rPr>
                <w:noProof/>
                <w:webHidden/>
              </w:rPr>
            </w:r>
            <w:r>
              <w:rPr>
                <w:noProof/>
                <w:webHidden/>
              </w:rPr>
              <w:fldChar w:fldCharType="separate"/>
            </w:r>
            <w:r w:rsidR="00C65193">
              <w:rPr>
                <w:noProof/>
                <w:webHidden/>
              </w:rPr>
              <w:t>139</w:t>
            </w:r>
            <w:r>
              <w:rPr>
                <w:noProof/>
                <w:webHidden/>
              </w:rPr>
              <w:fldChar w:fldCharType="end"/>
            </w:r>
          </w:hyperlink>
        </w:p>
        <w:p w14:paraId="3734A775" w14:textId="1BADF297" w:rsidR="00BD14C8" w:rsidRDefault="00BD14C8">
          <w:pPr>
            <w:pStyle w:val="TOC3"/>
            <w:tabs>
              <w:tab w:val="left" w:pos="1320"/>
              <w:tab w:val="right" w:leader="dot" w:pos="9350"/>
            </w:tabs>
            <w:rPr>
              <w:rFonts w:cstheme="minorBidi"/>
              <w:noProof/>
              <w:szCs w:val="22"/>
            </w:rPr>
          </w:pPr>
          <w:hyperlink w:anchor="_Toc198045343" w:history="1">
            <w:r w:rsidRPr="00042DA8">
              <w:rPr>
                <w:rStyle w:val="Hyperlink"/>
                <w:noProof/>
              </w:rPr>
              <w:t>3.1.16.</w:t>
            </w:r>
            <w:r>
              <w:rPr>
                <w:rFonts w:cstheme="minorBidi"/>
                <w:noProof/>
                <w:szCs w:val="22"/>
              </w:rPr>
              <w:tab/>
            </w:r>
            <w:r w:rsidRPr="00042DA8">
              <w:rPr>
                <w:rStyle w:val="Hyperlink"/>
                <w:noProof/>
              </w:rPr>
              <w:t>Xử lý kêt quả thông điệp hóa đơn sai sót</w:t>
            </w:r>
            <w:r>
              <w:rPr>
                <w:noProof/>
                <w:webHidden/>
              </w:rPr>
              <w:tab/>
            </w:r>
            <w:r>
              <w:rPr>
                <w:noProof/>
                <w:webHidden/>
              </w:rPr>
              <w:fldChar w:fldCharType="begin"/>
            </w:r>
            <w:r>
              <w:rPr>
                <w:noProof/>
                <w:webHidden/>
              </w:rPr>
              <w:instrText xml:space="preserve"> PAGEREF _Toc198045343 \h </w:instrText>
            </w:r>
            <w:r>
              <w:rPr>
                <w:noProof/>
                <w:webHidden/>
              </w:rPr>
            </w:r>
            <w:r>
              <w:rPr>
                <w:noProof/>
                <w:webHidden/>
              </w:rPr>
              <w:fldChar w:fldCharType="separate"/>
            </w:r>
            <w:r w:rsidR="00C65193">
              <w:rPr>
                <w:noProof/>
                <w:webHidden/>
              </w:rPr>
              <w:t>140</w:t>
            </w:r>
            <w:r>
              <w:rPr>
                <w:noProof/>
                <w:webHidden/>
              </w:rPr>
              <w:fldChar w:fldCharType="end"/>
            </w:r>
          </w:hyperlink>
        </w:p>
        <w:p w14:paraId="7A08F404" w14:textId="6D5BB540" w:rsidR="00BD14C8" w:rsidRDefault="00BD14C8">
          <w:pPr>
            <w:pStyle w:val="TOC3"/>
            <w:tabs>
              <w:tab w:val="left" w:pos="1320"/>
              <w:tab w:val="right" w:leader="dot" w:pos="9350"/>
            </w:tabs>
            <w:rPr>
              <w:rFonts w:cstheme="minorBidi"/>
              <w:noProof/>
              <w:szCs w:val="22"/>
            </w:rPr>
          </w:pPr>
          <w:hyperlink w:anchor="_Toc198045344" w:history="1">
            <w:r w:rsidRPr="00042DA8">
              <w:rPr>
                <w:rStyle w:val="Hyperlink"/>
                <w:noProof/>
              </w:rPr>
              <w:t>3.1.17.</w:t>
            </w:r>
            <w:r>
              <w:rPr>
                <w:rFonts w:cstheme="minorBidi"/>
                <w:noProof/>
                <w:szCs w:val="22"/>
              </w:rPr>
              <w:tab/>
            </w:r>
            <w:r w:rsidRPr="00042DA8">
              <w:rPr>
                <w:rStyle w:val="Hyperlink"/>
                <w:noProof/>
              </w:rPr>
              <w:t>Lấy danh sách lịch sử truyền nhận CQT theo tham số truyền vào và phân trang</w:t>
            </w:r>
            <w:r>
              <w:rPr>
                <w:noProof/>
                <w:webHidden/>
              </w:rPr>
              <w:tab/>
            </w:r>
            <w:r>
              <w:rPr>
                <w:noProof/>
                <w:webHidden/>
              </w:rPr>
              <w:fldChar w:fldCharType="begin"/>
            </w:r>
            <w:r>
              <w:rPr>
                <w:noProof/>
                <w:webHidden/>
              </w:rPr>
              <w:instrText xml:space="preserve"> PAGEREF _Toc198045344 \h </w:instrText>
            </w:r>
            <w:r>
              <w:rPr>
                <w:noProof/>
                <w:webHidden/>
              </w:rPr>
            </w:r>
            <w:r>
              <w:rPr>
                <w:noProof/>
                <w:webHidden/>
              </w:rPr>
              <w:fldChar w:fldCharType="separate"/>
            </w:r>
            <w:r w:rsidR="00C65193">
              <w:rPr>
                <w:noProof/>
                <w:webHidden/>
              </w:rPr>
              <w:t>141</w:t>
            </w:r>
            <w:r>
              <w:rPr>
                <w:noProof/>
                <w:webHidden/>
              </w:rPr>
              <w:fldChar w:fldCharType="end"/>
            </w:r>
          </w:hyperlink>
        </w:p>
        <w:p w14:paraId="4486265A" w14:textId="6953AC67" w:rsidR="00BD14C8" w:rsidRDefault="00BD14C8">
          <w:pPr>
            <w:pStyle w:val="TOC3"/>
            <w:tabs>
              <w:tab w:val="left" w:pos="1320"/>
              <w:tab w:val="right" w:leader="dot" w:pos="9350"/>
            </w:tabs>
            <w:rPr>
              <w:rFonts w:cstheme="minorBidi"/>
              <w:noProof/>
              <w:szCs w:val="22"/>
            </w:rPr>
          </w:pPr>
          <w:hyperlink w:anchor="_Toc198045345" w:history="1">
            <w:r w:rsidRPr="00042DA8">
              <w:rPr>
                <w:rStyle w:val="Hyperlink"/>
                <w:noProof/>
              </w:rPr>
              <w:t>3.1.18.</w:t>
            </w:r>
            <w:r>
              <w:rPr>
                <w:rFonts w:cstheme="minorBidi"/>
                <w:noProof/>
                <w:szCs w:val="22"/>
              </w:rPr>
              <w:tab/>
            </w:r>
            <w:r w:rsidRPr="00042DA8">
              <w:rPr>
                <w:rStyle w:val="Hyperlink"/>
                <w:noProof/>
              </w:rPr>
              <w:t>Xem chi tiết bản ghi trong lịch sử truyền nhận</w:t>
            </w:r>
            <w:r>
              <w:rPr>
                <w:noProof/>
                <w:webHidden/>
              </w:rPr>
              <w:tab/>
            </w:r>
            <w:r>
              <w:rPr>
                <w:noProof/>
                <w:webHidden/>
              </w:rPr>
              <w:fldChar w:fldCharType="begin"/>
            </w:r>
            <w:r>
              <w:rPr>
                <w:noProof/>
                <w:webHidden/>
              </w:rPr>
              <w:instrText xml:space="preserve"> PAGEREF _Toc198045345 \h </w:instrText>
            </w:r>
            <w:r>
              <w:rPr>
                <w:noProof/>
                <w:webHidden/>
              </w:rPr>
            </w:r>
            <w:r>
              <w:rPr>
                <w:noProof/>
                <w:webHidden/>
              </w:rPr>
              <w:fldChar w:fldCharType="separate"/>
            </w:r>
            <w:r w:rsidR="00C65193">
              <w:rPr>
                <w:noProof/>
                <w:webHidden/>
              </w:rPr>
              <w:t>144</w:t>
            </w:r>
            <w:r>
              <w:rPr>
                <w:noProof/>
                <w:webHidden/>
              </w:rPr>
              <w:fldChar w:fldCharType="end"/>
            </w:r>
          </w:hyperlink>
        </w:p>
        <w:p w14:paraId="697A2FEC" w14:textId="77569ED0" w:rsidR="00BD14C8" w:rsidRDefault="00BD14C8">
          <w:pPr>
            <w:pStyle w:val="TOC3"/>
            <w:tabs>
              <w:tab w:val="left" w:pos="1320"/>
              <w:tab w:val="right" w:leader="dot" w:pos="9350"/>
            </w:tabs>
            <w:rPr>
              <w:rFonts w:cstheme="minorBidi"/>
              <w:noProof/>
              <w:szCs w:val="22"/>
            </w:rPr>
          </w:pPr>
          <w:hyperlink w:anchor="_Toc198045346" w:history="1">
            <w:r w:rsidRPr="00042DA8">
              <w:rPr>
                <w:rStyle w:val="Hyperlink"/>
                <w:noProof/>
              </w:rPr>
              <w:t>3.1.19.</w:t>
            </w:r>
            <w:r>
              <w:rPr>
                <w:rFonts w:cstheme="minorBidi"/>
                <w:noProof/>
                <w:szCs w:val="22"/>
              </w:rPr>
              <w:tab/>
            </w:r>
            <w:r w:rsidRPr="00042DA8">
              <w:rPr>
                <w:rStyle w:val="Hyperlink"/>
                <w:noProof/>
              </w:rPr>
              <w:t>Xem chi tiết step CQT trả về</w:t>
            </w:r>
            <w:r>
              <w:rPr>
                <w:noProof/>
                <w:webHidden/>
              </w:rPr>
              <w:tab/>
            </w:r>
            <w:r>
              <w:rPr>
                <w:noProof/>
                <w:webHidden/>
              </w:rPr>
              <w:fldChar w:fldCharType="begin"/>
            </w:r>
            <w:r>
              <w:rPr>
                <w:noProof/>
                <w:webHidden/>
              </w:rPr>
              <w:instrText xml:space="preserve"> PAGEREF _Toc198045346 \h </w:instrText>
            </w:r>
            <w:r>
              <w:rPr>
                <w:noProof/>
                <w:webHidden/>
              </w:rPr>
            </w:r>
            <w:r>
              <w:rPr>
                <w:noProof/>
                <w:webHidden/>
              </w:rPr>
              <w:fldChar w:fldCharType="separate"/>
            </w:r>
            <w:r w:rsidR="00C65193">
              <w:rPr>
                <w:noProof/>
                <w:webHidden/>
              </w:rPr>
              <w:t>144</w:t>
            </w:r>
            <w:r>
              <w:rPr>
                <w:noProof/>
                <w:webHidden/>
              </w:rPr>
              <w:fldChar w:fldCharType="end"/>
            </w:r>
          </w:hyperlink>
        </w:p>
        <w:p w14:paraId="0F8D59CA" w14:textId="0FB0246B" w:rsidR="00BD14C8" w:rsidRDefault="00BD14C8">
          <w:pPr>
            <w:pStyle w:val="TOC3"/>
            <w:tabs>
              <w:tab w:val="left" w:pos="1320"/>
              <w:tab w:val="right" w:leader="dot" w:pos="9350"/>
            </w:tabs>
            <w:rPr>
              <w:rFonts w:cstheme="minorBidi"/>
              <w:noProof/>
              <w:szCs w:val="22"/>
            </w:rPr>
          </w:pPr>
          <w:hyperlink w:anchor="_Toc198045347" w:history="1">
            <w:r w:rsidRPr="00042DA8">
              <w:rPr>
                <w:rStyle w:val="Hyperlink"/>
                <w:noProof/>
              </w:rPr>
              <w:t>3.1.20.</w:t>
            </w:r>
            <w:r>
              <w:rPr>
                <w:rFonts w:cstheme="minorBidi"/>
                <w:noProof/>
                <w:szCs w:val="22"/>
              </w:rPr>
              <w:tab/>
            </w:r>
            <w:r w:rsidRPr="00042DA8">
              <w:rPr>
                <w:rStyle w:val="Hyperlink"/>
                <w:noProof/>
              </w:rPr>
              <w:t>Nhận kết quả lịch sự truyền nhận</w:t>
            </w:r>
            <w:r>
              <w:rPr>
                <w:noProof/>
                <w:webHidden/>
              </w:rPr>
              <w:tab/>
            </w:r>
            <w:r>
              <w:rPr>
                <w:noProof/>
                <w:webHidden/>
              </w:rPr>
              <w:fldChar w:fldCharType="begin"/>
            </w:r>
            <w:r>
              <w:rPr>
                <w:noProof/>
                <w:webHidden/>
              </w:rPr>
              <w:instrText xml:space="preserve"> PAGEREF _Toc198045347 \h </w:instrText>
            </w:r>
            <w:r>
              <w:rPr>
                <w:noProof/>
                <w:webHidden/>
              </w:rPr>
            </w:r>
            <w:r>
              <w:rPr>
                <w:noProof/>
                <w:webHidden/>
              </w:rPr>
              <w:fldChar w:fldCharType="separate"/>
            </w:r>
            <w:r w:rsidR="00C65193">
              <w:rPr>
                <w:noProof/>
                <w:webHidden/>
              </w:rPr>
              <w:t>145</w:t>
            </w:r>
            <w:r>
              <w:rPr>
                <w:noProof/>
                <w:webHidden/>
              </w:rPr>
              <w:fldChar w:fldCharType="end"/>
            </w:r>
          </w:hyperlink>
        </w:p>
        <w:p w14:paraId="3CBA40D2" w14:textId="736EF42E" w:rsidR="00BD14C8" w:rsidRDefault="00BD14C8">
          <w:pPr>
            <w:pStyle w:val="TOC3"/>
            <w:tabs>
              <w:tab w:val="left" w:pos="1320"/>
              <w:tab w:val="right" w:leader="dot" w:pos="9350"/>
            </w:tabs>
            <w:rPr>
              <w:rFonts w:cstheme="minorBidi"/>
              <w:noProof/>
              <w:szCs w:val="22"/>
            </w:rPr>
          </w:pPr>
          <w:hyperlink w:anchor="_Toc198045348" w:history="1">
            <w:r w:rsidRPr="00042DA8">
              <w:rPr>
                <w:rStyle w:val="Hyperlink"/>
                <w:noProof/>
              </w:rPr>
              <w:t>3.1.21.</w:t>
            </w:r>
            <w:r>
              <w:rPr>
                <w:rFonts w:cstheme="minorBidi"/>
                <w:noProof/>
                <w:szCs w:val="22"/>
              </w:rPr>
              <w:tab/>
            </w:r>
            <w:r w:rsidRPr="00042DA8">
              <w:rPr>
                <w:rStyle w:val="Hyperlink"/>
                <w:noProof/>
              </w:rPr>
              <w:t>Đăng ký tờ khai DK01</w:t>
            </w:r>
            <w:r>
              <w:rPr>
                <w:noProof/>
                <w:webHidden/>
              </w:rPr>
              <w:tab/>
            </w:r>
            <w:r>
              <w:rPr>
                <w:noProof/>
                <w:webHidden/>
              </w:rPr>
              <w:fldChar w:fldCharType="begin"/>
            </w:r>
            <w:r>
              <w:rPr>
                <w:noProof/>
                <w:webHidden/>
              </w:rPr>
              <w:instrText xml:space="preserve"> PAGEREF _Toc198045348 \h </w:instrText>
            </w:r>
            <w:r>
              <w:rPr>
                <w:noProof/>
                <w:webHidden/>
              </w:rPr>
            </w:r>
            <w:r>
              <w:rPr>
                <w:noProof/>
                <w:webHidden/>
              </w:rPr>
              <w:fldChar w:fldCharType="separate"/>
            </w:r>
            <w:r w:rsidR="00C65193">
              <w:rPr>
                <w:noProof/>
                <w:webHidden/>
              </w:rPr>
              <w:t>146</w:t>
            </w:r>
            <w:r>
              <w:rPr>
                <w:noProof/>
                <w:webHidden/>
              </w:rPr>
              <w:fldChar w:fldCharType="end"/>
            </w:r>
          </w:hyperlink>
        </w:p>
        <w:p w14:paraId="50559919" w14:textId="791C7D72" w:rsidR="00BD14C8" w:rsidRDefault="00BD14C8">
          <w:pPr>
            <w:pStyle w:val="TOC3"/>
            <w:tabs>
              <w:tab w:val="left" w:pos="1320"/>
              <w:tab w:val="right" w:leader="dot" w:pos="9350"/>
            </w:tabs>
            <w:rPr>
              <w:rFonts w:cstheme="minorBidi"/>
              <w:noProof/>
              <w:szCs w:val="22"/>
            </w:rPr>
          </w:pPr>
          <w:hyperlink w:anchor="_Toc198045349" w:history="1">
            <w:r w:rsidRPr="00042DA8">
              <w:rPr>
                <w:rStyle w:val="Hyperlink"/>
                <w:noProof/>
              </w:rPr>
              <w:t>3.1.22.</w:t>
            </w:r>
            <w:r>
              <w:rPr>
                <w:rFonts w:cstheme="minorBidi"/>
                <w:noProof/>
                <w:szCs w:val="22"/>
              </w:rPr>
              <w:tab/>
            </w:r>
            <w:r w:rsidRPr="00042DA8">
              <w:rPr>
                <w:rStyle w:val="Hyperlink"/>
                <w:noProof/>
              </w:rPr>
              <w:t>Lấy kết quả tờ khai DK01</w:t>
            </w:r>
            <w:r>
              <w:rPr>
                <w:noProof/>
                <w:webHidden/>
              </w:rPr>
              <w:tab/>
            </w:r>
            <w:r>
              <w:rPr>
                <w:noProof/>
                <w:webHidden/>
              </w:rPr>
              <w:fldChar w:fldCharType="begin"/>
            </w:r>
            <w:r>
              <w:rPr>
                <w:noProof/>
                <w:webHidden/>
              </w:rPr>
              <w:instrText xml:space="preserve"> PAGEREF _Toc198045349 \h </w:instrText>
            </w:r>
            <w:r>
              <w:rPr>
                <w:noProof/>
                <w:webHidden/>
              </w:rPr>
            </w:r>
            <w:r>
              <w:rPr>
                <w:noProof/>
                <w:webHidden/>
              </w:rPr>
              <w:fldChar w:fldCharType="separate"/>
            </w:r>
            <w:r w:rsidR="00C65193">
              <w:rPr>
                <w:noProof/>
                <w:webHidden/>
              </w:rPr>
              <w:t>146</w:t>
            </w:r>
            <w:r>
              <w:rPr>
                <w:noProof/>
                <w:webHidden/>
              </w:rPr>
              <w:fldChar w:fldCharType="end"/>
            </w:r>
          </w:hyperlink>
        </w:p>
        <w:p w14:paraId="7EDF21A1" w14:textId="507269A7" w:rsidR="00BD14C8" w:rsidRDefault="00BD14C8">
          <w:pPr>
            <w:pStyle w:val="TOC3"/>
            <w:tabs>
              <w:tab w:val="left" w:pos="1320"/>
              <w:tab w:val="right" w:leader="dot" w:pos="9350"/>
            </w:tabs>
            <w:rPr>
              <w:rFonts w:cstheme="minorBidi"/>
              <w:noProof/>
              <w:szCs w:val="22"/>
            </w:rPr>
          </w:pPr>
          <w:hyperlink w:anchor="_Toc198045350" w:history="1">
            <w:r w:rsidRPr="00042DA8">
              <w:rPr>
                <w:rStyle w:val="Hyperlink"/>
                <w:noProof/>
              </w:rPr>
              <w:t>3.1.23.</w:t>
            </w:r>
            <w:r>
              <w:rPr>
                <w:rFonts w:cstheme="minorBidi"/>
                <w:noProof/>
                <w:szCs w:val="22"/>
              </w:rPr>
              <w:tab/>
            </w:r>
            <w:r w:rsidRPr="00042DA8">
              <w:rPr>
                <w:rStyle w:val="Hyperlink"/>
                <w:noProof/>
              </w:rPr>
              <w:t>Đăng ký dải số</w:t>
            </w:r>
            <w:r>
              <w:rPr>
                <w:noProof/>
                <w:webHidden/>
              </w:rPr>
              <w:tab/>
            </w:r>
            <w:r>
              <w:rPr>
                <w:noProof/>
                <w:webHidden/>
              </w:rPr>
              <w:fldChar w:fldCharType="begin"/>
            </w:r>
            <w:r>
              <w:rPr>
                <w:noProof/>
                <w:webHidden/>
              </w:rPr>
              <w:instrText xml:space="preserve"> PAGEREF _Toc198045350 \h </w:instrText>
            </w:r>
            <w:r>
              <w:rPr>
                <w:noProof/>
                <w:webHidden/>
              </w:rPr>
            </w:r>
            <w:r>
              <w:rPr>
                <w:noProof/>
                <w:webHidden/>
              </w:rPr>
              <w:fldChar w:fldCharType="separate"/>
            </w:r>
            <w:r w:rsidR="00C65193">
              <w:rPr>
                <w:noProof/>
                <w:webHidden/>
              </w:rPr>
              <w:t>147</w:t>
            </w:r>
            <w:r>
              <w:rPr>
                <w:noProof/>
                <w:webHidden/>
              </w:rPr>
              <w:fldChar w:fldCharType="end"/>
            </w:r>
          </w:hyperlink>
        </w:p>
        <w:p w14:paraId="511A1D9D" w14:textId="12C65802" w:rsidR="00BD14C8" w:rsidRDefault="00BD14C8">
          <w:pPr>
            <w:pStyle w:val="TOC3"/>
            <w:tabs>
              <w:tab w:val="left" w:pos="1320"/>
              <w:tab w:val="right" w:leader="dot" w:pos="9350"/>
            </w:tabs>
            <w:rPr>
              <w:rFonts w:cstheme="minorBidi"/>
              <w:noProof/>
              <w:szCs w:val="22"/>
            </w:rPr>
          </w:pPr>
          <w:hyperlink w:anchor="_Toc198045351" w:history="1">
            <w:r w:rsidRPr="00042DA8">
              <w:rPr>
                <w:rStyle w:val="Hyperlink"/>
                <w:noProof/>
              </w:rPr>
              <w:t>3.1.24.</w:t>
            </w:r>
            <w:r>
              <w:rPr>
                <w:rFonts w:cstheme="minorBidi"/>
                <w:noProof/>
                <w:szCs w:val="22"/>
              </w:rPr>
              <w:tab/>
            </w:r>
            <w:r w:rsidRPr="00042DA8">
              <w:rPr>
                <w:rStyle w:val="Hyperlink"/>
                <w:noProof/>
              </w:rPr>
              <w:t>Hủy dải số</w:t>
            </w:r>
            <w:r>
              <w:rPr>
                <w:noProof/>
                <w:webHidden/>
              </w:rPr>
              <w:tab/>
            </w:r>
            <w:r>
              <w:rPr>
                <w:noProof/>
                <w:webHidden/>
              </w:rPr>
              <w:fldChar w:fldCharType="begin"/>
            </w:r>
            <w:r>
              <w:rPr>
                <w:noProof/>
                <w:webHidden/>
              </w:rPr>
              <w:instrText xml:space="preserve"> PAGEREF _Toc198045351 \h </w:instrText>
            </w:r>
            <w:r>
              <w:rPr>
                <w:noProof/>
                <w:webHidden/>
              </w:rPr>
            </w:r>
            <w:r>
              <w:rPr>
                <w:noProof/>
                <w:webHidden/>
              </w:rPr>
              <w:fldChar w:fldCharType="separate"/>
            </w:r>
            <w:r w:rsidR="00C65193">
              <w:rPr>
                <w:noProof/>
                <w:webHidden/>
              </w:rPr>
              <w:t>147</w:t>
            </w:r>
            <w:r>
              <w:rPr>
                <w:noProof/>
                <w:webHidden/>
              </w:rPr>
              <w:fldChar w:fldCharType="end"/>
            </w:r>
          </w:hyperlink>
        </w:p>
        <w:p w14:paraId="71EF0140" w14:textId="3474B28D" w:rsidR="00BD14C8" w:rsidRDefault="00BD14C8">
          <w:pPr>
            <w:pStyle w:val="TOC3"/>
            <w:tabs>
              <w:tab w:val="left" w:pos="1320"/>
              <w:tab w:val="right" w:leader="dot" w:pos="9350"/>
            </w:tabs>
            <w:rPr>
              <w:rFonts w:cstheme="minorBidi"/>
              <w:noProof/>
              <w:szCs w:val="22"/>
            </w:rPr>
          </w:pPr>
          <w:hyperlink w:anchor="_Toc198045352" w:history="1">
            <w:r w:rsidRPr="00042DA8">
              <w:rPr>
                <w:rStyle w:val="Hyperlink"/>
                <w:noProof/>
              </w:rPr>
              <w:t>3.1.25.</w:t>
            </w:r>
            <w:r>
              <w:rPr>
                <w:rFonts w:cstheme="minorBidi"/>
                <w:noProof/>
                <w:szCs w:val="22"/>
              </w:rPr>
              <w:tab/>
            </w:r>
            <w:r w:rsidRPr="00042DA8">
              <w:rPr>
                <w:rStyle w:val="Hyperlink"/>
                <w:noProof/>
              </w:rPr>
              <w:t>Lấy giá trị Hash cho phát hành hóa đơn SmartCa ( bước 1)</w:t>
            </w:r>
            <w:r>
              <w:rPr>
                <w:noProof/>
                <w:webHidden/>
              </w:rPr>
              <w:tab/>
            </w:r>
            <w:r>
              <w:rPr>
                <w:noProof/>
                <w:webHidden/>
              </w:rPr>
              <w:fldChar w:fldCharType="begin"/>
            </w:r>
            <w:r>
              <w:rPr>
                <w:noProof/>
                <w:webHidden/>
              </w:rPr>
              <w:instrText xml:space="preserve"> PAGEREF _Toc198045352 \h </w:instrText>
            </w:r>
            <w:r>
              <w:rPr>
                <w:noProof/>
                <w:webHidden/>
              </w:rPr>
            </w:r>
            <w:r>
              <w:rPr>
                <w:noProof/>
                <w:webHidden/>
              </w:rPr>
              <w:fldChar w:fldCharType="separate"/>
            </w:r>
            <w:r w:rsidR="00C65193">
              <w:rPr>
                <w:noProof/>
                <w:webHidden/>
              </w:rPr>
              <w:t>148</w:t>
            </w:r>
            <w:r>
              <w:rPr>
                <w:noProof/>
                <w:webHidden/>
              </w:rPr>
              <w:fldChar w:fldCharType="end"/>
            </w:r>
          </w:hyperlink>
        </w:p>
        <w:p w14:paraId="790FDFB2" w14:textId="252F19F2" w:rsidR="00BD14C8" w:rsidRDefault="00BD14C8">
          <w:pPr>
            <w:pStyle w:val="TOC3"/>
            <w:tabs>
              <w:tab w:val="left" w:pos="1320"/>
              <w:tab w:val="right" w:leader="dot" w:pos="9350"/>
            </w:tabs>
            <w:rPr>
              <w:rFonts w:cstheme="minorBidi"/>
              <w:noProof/>
              <w:szCs w:val="22"/>
            </w:rPr>
          </w:pPr>
          <w:hyperlink w:anchor="_Toc198045353" w:history="1">
            <w:r w:rsidRPr="00042DA8">
              <w:rPr>
                <w:rStyle w:val="Hyperlink"/>
                <w:noProof/>
              </w:rPr>
              <w:t>3.1.26.</w:t>
            </w:r>
            <w:r>
              <w:rPr>
                <w:rFonts w:cstheme="minorBidi"/>
                <w:noProof/>
                <w:szCs w:val="22"/>
              </w:rPr>
              <w:tab/>
            </w:r>
            <w:r w:rsidRPr="00042DA8">
              <w:rPr>
                <w:rStyle w:val="Hyperlink"/>
                <w:noProof/>
              </w:rPr>
              <w:t>Phát hành hóa đơn sử dụng SmartCA (bước 2)</w:t>
            </w:r>
            <w:r>
              <w:rPr>
                <w:noProof/>
                <w:webHidden/>
              </w:rPr>
              <w:tab/>
            </w:r>
            <w:r>
              <w:rPr>
                <w:noProof/>
                <w:webHidden/>
              </w:rPr>
              <w:fldChar w:fldCharType="begin"/>
            </w:r>
            <w:r>
              <w:rPr>
                <w:noProof/>
                <w:webHidden/>
              </w:rPr>
              <w:instrText xml:space="preserve"> PAGEREF _Toc198045353 \h </w:instrText>
            </w:r>
            <w:r>
              <w:rPr>
                <w:noProof/>
                <w:webHidden/>
              </w:rPr>
            </w:r>
            <w:r>
              <w:rPr>
                <w:noProof/>
                <w:webHidden/>
              </w:rPr>
              <w:fldChar w:fldCharType="separate"/>
            </w:r>
            <w:r w:rsidR="00C65193">
              <w:rPr>
                <w:noProof/>
                <w:webHidden/>
              </w:rPr>
              <w:t>150</w:t>
            </w:r>
            <w:r>
              <w:rPr>
                <w:noProof/>
                <w:webHidden/>
              </w:rPr>
              <w:fldChar w:fldCharType="end"/>
            </w:r>
          </w:hyperlink>
        </w:p>
        <w:p w14:paraId="71059BC8" w14:textId="61D38968" w:rsidR="00BD14C8" w:rsidRDefault="00BD14C8">
          <w:pPr>
            <w:pStyle w:val="TOC3"/>
            <w:tabs>
              <w:tab w:val="left" w:pos="1320"/>
              <w:tab w:val="right" w:leader="dot" w:pos="9350"/>
            </w:tabs>
            <w:rPr>
              <w:rFonts w:cstheme="minorBidi"/>
              <w:noProof/>
              <w:szCs w:val="22"/>
            </w:rPr>
          </w:pPr>
          <w:hyperlink w:anchor="_Toc198045354" w:history="1">
            <w:r w:rsidRPr="00042DA8">
              <w:rPr>
                <w:rStyle w:val="Hyperlink"/>
                <w:noProof/>
              </w:rPr>
              <w:t>3.1.27.</w:t>
            </w:r>
            <w:r>
              <w:rPr>
                <w:rFonts w:cstheme="minorBidi"/>
                <w:noProof/>
                <w:szCs w:val="22"/>
              </w:rPr>
              <w:tab/>
            </w:r>
            <w:r w:rsidRPr="00042DA8">
              <w:rPr>
                <w:rStyle w:val="Hyperlink"/>
                <w:noProof/>
              </w:rPr>
              <w:t>In thông báo hóa đơn sai sót</w:t>
            </w:r>
            <w:r>
              <w:rPr>
                <w:noProof/>
                <w:webHidden/>
              </w:rPr>
              <w:tab/>
            </w:r>
            <w:r>
              <w:rPr>
                <w:noProof/>
                <w:webHidden/>
              </w:rPr>
              <w:fldChar w:fldCharType="begin"/>
            </w:r>
            <w:r>
              <w:rPr>
                <w:noProof/>
                <w:webHidden/>
              </w:rPr>
              <w:instrText xml:space="preserve"> PAGEREF _Toc198045354 \h </w:instrText>
            </w:r>
            <w:r>
              <w:rPr>
                <w:noProof/>
                <w:webHidden/>
              </w:rPr>
            </w:r>
            <w:r>
              <w:rPr>
                <w:noProof/>
                <w:webHidden/>
              </w:rPr>
              <w:fldChar w:fldCharType="separate"/>
            </w:r>
            <w:r w:rsidR="00C65193">
              <w:rPr>
                <w:noProof/>
                <w:webHidden/>
              </w:rPr>
              <w:t>152</w:t>
            </w:r>
            <w:r>
              <w:rPr>
                <w:noProof/>
                <w:webHidden/>
              </w:rPr>
              <w:fldChar w:fldCharType="end"/>
            </w:r>
          </w:hyperlink>
        </w:p>
        <w:p w14:paraId="7F364C0D" w14:textId="64758CA6" w:rsidR="00BD14C8" w:rsidRDefault="00BD14C8">
          <w:pPr>
            <w:pStyle w:val="TOC3"/>
            <w:tabs>
              <w:tab w:val="left" w:pos="1320"/>
              <w:tab w:val="right" w:leader="dot" w:pos="9350"/>
            </w:tabs>
            <w:rPr>
              <w:rFonts w:cstheme="minorBidi"/>
              <w:noProof/>
              <w:szCs w:val="22"/>
            </w:rPr>
          </w:pPr>
          <w:hyperlink w:anchor="_Toc198045355" w:history="1">
            <w:r w:rsidRPr="00042DA8">
              <w:rPr>
                <w:rStyle w:val="Hyperlink"/>
                <w:noProof/>
              </w:rPr>
              <w:t>3.1.28.</w:t>
            </w:r>
            <w:r>
              <w:rPr>
                <w:rFonts w:cstheme="minorBidi"/>
                <w:noProof/>
                <w:szCs w:val="22"/>
              </w:rPr>
              <w:tab/>
            </w:r>
            <w:r w:rsidRPr="00042DA8">
              <w:rPr>
                <w:rStyle w:val="Hyperlink"/>
                <w:noProof/>
              </w:rPr>
              <w:t>Xóa thông báo phát hành</w:t>
            </w:r>
            <w:r>
              <w:rPr>
                <w:noProof/>
                <w:webHidden/>
              </w:rPr>
              <w:tab/>
            </w:r>
            <w:r>
              <w:rPr>
                <w:noProof/>
                <w:webHidden/>
              </w:rPr>
              <w:fldChar w:fldCharType="begin"/>
            </w:r>
            <w:r>
              <w:rPr>
                <w:noProof/>
                <w:webHidden/>
              </w:rPr>
              <w:instrText xml:space="preserve"> PAGEREF _Toc198045355 \h </w:instrText>
            </w:r>
            <w:r>
              <w:rPr>
                <w:noProof/>
                <w:webHidden/>
              </w:rPr>
            </w:r>
            <w:r>
              <w:rPr>
                <w:noProof/>
                <w:webHidden/>
              </w:rPr>
              <w:fldChar w:fldCharType="separate"/>
            </w:r>
            <w:r w:rsidR="00C65193">
              <w:rPr>
                <w:noProof/>
                <w:webHidden/>
              </w:rPr>
              <w:t>152</w:t>
            </w:r>
            <w:r>
              <w:rPr>
                <w:noProof/>
                <w:webHidden/>
              </w:rPr>
              <w:fldChar w:fldCharType="end"/>
            </w:r>
          </w:hyperlink>
        </w:p>
        <w:p w14:paraId="61108D6D" w14:textId="30E9BA02" w:rsidR="00BD14C8" w:rsidRDefault="00BD14C8">
          <w:pPr>
            <w:pStyle w:val="TOC2"/>
            <w:tabs>
              <w:tab w:val="left" w:pos="880"/>
              <w:tab w:val="right" w:leader="dot" w:pos="9350"/>
            </w:tabs>
            <w:rPr>
              <w:rFonts w:cstheme="minorBidi"/>
              <w:noProof/>
              <w:szCs w:val="22"/>
            </w:rPr>
          </w:pPr>
          <w:hyperlink w:anchor="_Toc198045356" w:history="1">
            <w:r w:rsidRPr="00042DA8">
              <w:rPr>
                <w:rStyle w:val="Hyperlink"/>
                <w:noProof/>
              </w:rPr>
              <w:t>3.2.</w:t>
            </w:r>
            <w:r>
              <w:rPr>
                <w:rFonts w:cstheme="minorBidi"/>
                <w:noProof/>
                <w:szCs w:val="22"/>
              </w:rPr>
              <w:tab/>
            </w:r>
            <w:r w:rsidRPr="00042DA8">
              <w:rPr>
                <w:rStyle w:val="Hyperlink"/>
                <w:noProof/>
              </w:rPr>
              <w:t>Nhóm các hàm webservice xử lý hóa đơn (BussinessService)</w:t>
            </w:r>
            <w:r>
              <w:rPr>
                <w:noProof/>
                <w:webHidden/>
              </w:rPr>
              <w:tab/>
            </w:r>
            <w:r>
              <w:rPr>
                <w:noProof/>
                <w:webHidden/>
              </w:rPr>
              <w:fldChar w:fldCharType="begin"/>
            </w:r>
            <w:r>
              <w:rPr>
                <w:noProof/>
                <w:webHidden/>
              </w:rPr>
              <w:instrText xml:space="preserve"> PAGEREF _Toc198045356 \h </w:instrText>
            </w:r>
            <w:r>
              <w:rPr>
                <w:noProof/>
                <w:webHidden/>
              </w:rPr>
            </w:r>
            <w:r>
              <w:rPr>
                <w:noProof/>
                <w:webHidden/>
              </w:rPr>
              <w:fldChar w:fldCharType="separate"/>
            </w:r>
            <w:r w:rsidR="00C65193">
              <w:rPr>
                <w:noProof/>
                <w:webHidden/>
              </w:rPr>
              <w:t>153</w:t>
            </w:r>
            <w:r>
              <w:rPr>
                <w:noProof/>
                <w:webHidden/>
              </w:rPr>
              <w:fldChar w:fldCharType="end"/>
            </w:r>
          </w:hyperlink>
        </w:p>
        <w:p w14:paraId="530E6E6E" w14:textId="1B71463C" w:rsidR="00BD14C8" w:rsidRDefault="00BD14C8">
          <w:pPr>
            <w:pStyle w:val="TOC3"/>
            <w:tabs>
              <w:tab w:val="left" w:pos="1320"/>
              <w:tab w:val="right" w:leader="dot" w:pos="9350"/>
            </w:tabs>
            <w:rPr>
              <w:rFonts w:cstheme="minorBidi"/>
              <w:noProof/>
              <w:szCs w:val="22"/>
            </w:rPr>
          </w:pPr>
          <w:hyperlink w:anchor="_Toc198045357" w:history="1">
            <w:r w:rsidRPr="00042DA8">
              <w:rPr>
                <w:rStyle w:val="Hyperlink"/>
                <w:noProof/>
              </w:rPr>
              <w:t>3.2.1.</w:t>
            </w:r>
            <w:r>
              <w:rPr>
                <w:rFonts w:cstheme="minorBidi"/>
                <w:noProof/>
                <w:szCs w:val="22"/>
              </w:rPr>
              <w:tab/>
            </w:r>
            <w:r w:rsidRPr="00042DA8">
              <w:rPr>
                <w:rStyle w:val="Hyperlink"/>
                <w:noProof/>
              </w:rPr>
              <w:t>Điều chỉnh hóa đơn theo số hóa đơn truyền vào</w:t>
            </w:r>
            <w:r>
              <w:rPr>
                <w:noProof/>
                <w:webHidden/>
              </w:rPr>
              <w:tab/>
            </w:r>
            <w:r>
              <w:rPr>
                <w:noProof/>
                <w:webHidden/>
              </w:rPr>
              <w:fldChar w:fldCharType="begin"/>
            </w:r>
            <w:r>
              <w:rPr>
                <w:noProof/>
                <w:webHidden/>
              </w:rPr>
              <w:instrText xml:space="preserve"> PAGEREF _Toc198045357 \h </w:instrText>
            </w:r>
            <w:r>
              <w:rPr>
                <w:noProof/>
                <w:webHidden/>
              </w:rPr>
            </w:r>
            <w:r>
              <w:rPr>
                <w:noProof/>
                <w:webHidden/>
              </w:rPr>
              <w:fldChar w:fldCharType="separate"/>
            </w:r>
            <w:r w:rsidR="00C65193">
              <w:rPr>
                <w:noProof/>
                <w:webHidden/>
              </w:rPr>
              <w:t>153</w:t>
            </w:r>
            <w:r>
              <w:rPr>
                <w:noProof/>
                <w:webHidden/>
              </w:rPr>
              <w:fldChar w:fldCharType="end"/>
            </w:r>
          </w:hyperlink>
        </w:p>
        <w:p w14:paraId="6BAF5803" w14:textId="11A0094F" w:rsidR="00BD14C8" w:rsidRDefault="00BD14C8">
          <w:pPr>
            <w:pStyle w:val="TOC3"/>
            <w:tabs>
              <w:tab w:val="left" w:pos="1320"/>
              <w:tab w:val="right" w:leader="dot" w:pos="9350"/>
            </w:tabs>
            <w:rPr>
              <w:rFonts w:cstheme="minorBidi"/>
              <w:noProof/>
              <w:szCs w:val="22"/>
            </w:rPr>
          </w:pPr>
          <w:hyperlink w:anchor="_Toc198045358" w:history="1">
            <w:r w:rsidRPr="00042DA8">
              <w:rPr>
                <w:rStyle w:val="Hyperlink"/>
                <w:noProof/>
              </w:rPr>
              <w:t>3.2.2.</w:t>
            </w:r>
            <w:r>
              <w:rPr>
                <w:rFonts w:cstheme="minorBidi"/>
                <w:noProof/>
                <w:szCs w:val="22"/>
              </w:rPr>
              <w:tab/>
            </w:r>
            <w:r w:rsidRPr="00042DA8">
              <w:rPr>
                <w:rStyle w:val="Hyperlink"/>
                <w:noProof/>
              </w:rPr>
              <w:t>Html xem trước khi điều chỉnh hóa đơn</w:t>
            </w:r>
            <w:r>
              <w:rPr>
                <w:noProof/>
                <w:webHidden/>
              </w:rPr>
              <w:tab/>
            </w:r>
            <w:r>
              <w:rPr>
                <w:noProof/>
                <w:webHidden/>
              </w:rPr>
              <w:fldChar w:fldCharType="begin"/>
            </w:r>
            <w:r>
              <w:rPr>
                <w:noProof/>
                <w:webHidden/>
              </w:rPr>
              <w:instrText xml:space="preserve"> PAGEREF _Toc198045358 \h </w:instrText>
            </w:r>
            <w:r>
              <w:rPr>
                <w:noProof/>
                <w:webHidden/>
              </w:rPr>
            </w:r>
            <w:r>
              <w:rPr>
                <w:noProof/>
                <w:webHidden/>
              </w:rPr>
              <w:fldChar w:fldCharType="separate"/>
            </w:r>
            <w:r w:rsidR="00C65193">
              <w:rPr>
                <w:noProof/>
                <w:webHidden/>
              </w:rPr>
              <w:t>157</w:t>
            </w:r>
            <w:r>
              <w:rPr>
                <w:noProof/>
                <w:webHidden/>
              </w:rPr>
              <w:fldChar w:fldCharType="end"/>
            </w:r>
          </w:hyperlink>
        </w:p>
        <w:p w14:paraId="40D05411" w14:textId="4FB3D5C1" w:rsidR="00BD14C8" w:rsidRDefault="00BD14C8">
          <w:pPr>
            <w:pStyle w:val="TOC3"/>
            <w:tabs>
              <w:tab w:val="left" w:pos="1320"/>
              <w:tab w:val="right" w:leader="dot" w:pos="9350"/>
            </w:tabs>
            <w:rPr>
              <w:rFonts w:cstheme="minorBidi"/>
              <w:noProof/>
              <w:szCs w:val="22"/>
            </w:rPr>
          </w:pPr>
          <w:hyperlink w:anchor="_Toc198045359" w:history="1">
            <w:r w:rsidRPr="00042DA8">
              <w:rPr>
                <w:rStyle w:val="Hyperlink"/>
                <w:noProof/>
              </w:rPr>
              <w:t>3.2.3.</w:t>
            </w:r>
            <w:r>
              <w:rPr>
                <w:rFonts w:cstheme="minorBidi"/>
                <w:noProof/>
                <w:szCs w:val="22"/>
              </w:rPr>
              <w:tab/>
            </w:r>
            <w:r w:rsidRPr="00042DA8">
              <w:rPr>
                <w:rStyle w:val="Hyperlink"/>
                <w:noProof/>
              </w:rPr>
              <w:t>Thay thế hóa đơn theo số hóa đơn truyền vào</w:t>
            </w:r>
            <w:r>
              <w:rPr>
                <w:noProof/>
                <w:webHidden/>
              </w:rPr>
              <w:tab/>
            </w:r>
            <w:r>
              <w:rPr>
                <w:noProof/>
                <w:webHidden/>
              </w:rPr>
              <w:fldChar w:fldCharType="begin"/>
            </w:r>
            <w:r>
              <w:rPr>
                <w:noProof/>
                <w:webHidden/>
              </w:rPr>
              <w:instrText xml:space="preserve"> PAGEREF _Toc198045359 \h </w:instrText>
            </w:r>
            <w:r>
              <w:rPr>
                <w:noProof/>
                <w:webHidden/>
              </w:rPr>
            </w:r>
            <w:r>
              <w:rPr>
                <w:noProof/>
                <w:webHidden/>
              </w:rPr>
              <w:fldChar w:fldCharType="separate"/>
            </w:r>
            <w:r w:rsidR="00C65193">
              <w:rPr>
                <w:noProof/>
                <w:webHidden/>
              </w:rPr>
              <w:t>160</w:t>
            </w:r>
            <w:r>
              <w:rPr>
                <w:noProof/>
                <w:webHidden/>
              </w:rPr>
              <w:fldChar w:fldCharType="end"/>
            </w:r>
          </w:hyperlink>
        </w:p>
        <w:p w14:paraId="1335D616" w14:textId="724E1672" w:rsidR="00BD14C8" w:rsidRDefault="00BD14C8">
          <w:pPr>
            <w:pStyle w:val="TOC3"/>
            <w:tabs>
              <w:tab w:val="left" w:pos="1320"/>
              <w:tab w:val="right" w:leader="dot" w:pos="9350"/>
            </w:tabs>
            <w:rPr>
              <w:rFonts w:cstheme="minorBidi"/>
              <w:noProof/>
              <w:szCs w:val="22"/>
            </w:rPr>
          </w:pPr>
          <w:hyperlink w:anchor="_Toc198045360" w:history="1">
            <w:r w:rsidRPr="00042DA8">
              <w:rPr>
                <w:rStyle w:val="Hyperlink"/>
                <w:noProof/>
              </w:rPr>
              <w:t>3.2.4.</w:t>
            </w:r>
            <w:r>
              <w:rPr>
                <w:rFonts w:cstheme="minorBidi"/>
                <w:noProof/>
                <w:szCs w:val="22"/>
              </w:rPr>
              <w:tab/>
            </w:r>
            <w:r w:rsidRPr="00042DA8">
              <w:rPr>
                <w:rStyle w:val="Hyperlink"/>
                <w:noProof/>
              </w:rPr>
              <w:t>Html xem trước khi thay thế hóa đơn</w:t>
            </w:r>
            <w:r>
              <w:rPr>
                <w:noProof/>
                <w:webHidden/>
              </w:rPr>
              <w:tab/>
            </w:r>
            <w:r>
              <w:rPr>
                <w:noProof/>
                <w:webHidden/>
              </w:rPr>
              <w:fldChar w:fldCharType="begin"/>
            </w:r>
            <w:r>
              <w:rPr>
                <w:noProof/>
                <w:webHidden/>
              </w:rPr>
              <w:instrText xml:space="preserve"> PAGEREF _Toc198045360 \h </w:instrText>
            </w:r>
            <w:r>
              <w:rPr>
                <w:noProof/>
                <w:webHidden/>
              </w:rPr>
            </w:r>
            <w:r>
              <w:rPr>
                <w:noProof/>
                <w:webHidden/>
              </w:rPr>
              <w:fldChar w:fldCharType="separate"/>
            </w:r>
            <w:r w:rsidR="00C65193">
              <w:rPr>
                <w:noProof/>
                <w:webHidden/>
              </w:rPr>
              <w:t>164</w:t>
            </w:r>
            <w:r>
              <w:rPr>
                <w:noProof/>
                <w:webHidden/>
              </w:rPr>
              <w:fldChar w:fldCharType="end"/>
            </w:r>
          </w:hyperlink>
        </w:p>
        <w:p w14:paraId="1362CF87" w14:textId="38E346FF" w:rsidR="00BD14C8" w:rsidRDefault="00BD14C8">
          <w:pPr>
            <w:pStyle w:val="TOC3"/>
            <w:tabs>
              <w:tab w:val="left" w:pos="1320"/>
              <w:tab w:val="right" w:leader="dot" w:pos="9350"/>
            </w:tabs>
            <w:rPr>
              <w:rFonts w:cstheme="minorBidi"/>
              <w:noProof/>
              <w:szCs w:val="22"/>
            </w:rPr>
          </w:pPr>
          <w:hyperlink w:anchor="_Toc198045361" w:history="1">
            <w:r w:rsidRPr="00042DA8">
              <w:rPr>
                <w:rStyle w:val="Hyperlink"/>
                <w:noProof/>
              </w:rPr>
              <w:t>3.2.5.</w:t>
            </w:r>
            <w:r>
              <w:rPr>
                <w:rFonts w:cstheme="minorBidi"/>
                <w:noProof/>
                <w:szCs w:val="22"/>
              </w:rPr>
              <w:tab/>
            </w:r>
            <w:r w:rsidRPr="00042DA8">
              <w:rPr>
                <w:rStyle w:val="Hyperlink"/>
                <w:noProof/>
              </w:rPr>
              <w:t>Thay thế hóa đơn giữ số khác mẫu số</w:t>
            </w:r>
            <w:r>
              <w:rPr>
                <w:noProof/>
                <w:webHidden/>
              </w:rPr>
              <w:tab/>
            </w:r>
            <w:r>
              <w:rPr>
                <w:noProof/>
                <w:webHidden/>
              </w:rPr>
              <w:fldChar w:fldCharType="begin"/>
            </w:r>
            <w:r>
              <w:rPr>
                <w:noProof/>
                <w:webHidden/>
              </w:rPr>
              <w:instrText xml:space="preserve"> PAGEREF _Toc198045361 \h </w:instrText>
            </w:r>
            <w:r>
              <w:rPr>
                <w:noProof/>
                <w:webHidden/>
              </w:rPr>
            </w:r>
            <w:r>
              <w:rPr>
                <w:noProof/>
                <w:webHidden/>
              </w:rPr>
              <w:fldChar w:fldCharType="separate"/>
            </w:r>
            <w:r w:rsidR="00C65193">
              <w:rPr>
                <w:noProof/>
                <w:webHidden/>
              </w:rPr>
              <w:t>167</w:t>
            </w:r>
            <w:r>
              <w:rPr>
                <w:noProof/>
                <w:webHidden/>
              </w:rPr>
              <w:fldChar w:fldCharType="end"/>
            </w:r>
          </w:hyperlink>
        </w:p>
        <w:p w14:paraId="50C03719" w14:textId="3D09E413" w:rsidR="00BD14C8" w:rsidRDefault="00BD14C8">
          <w:pPr>
            <w:pStyle w:val="TOC3"/>
            <w:tabs>
              <w:tab w:val="left" w:pos="1320"/>
              <w:tab w:val="right" w:leader="dot" w:pos="9350"/>
            </w:tabs>
            <w:rPr>
              <w:rFonts w:cstheme="minorBidi"/>
              <w:noProof/>
              <w:szCs w:val="22"/>
            </w:rPr>
          </w:pPr>
          <w:hyperlink w:anchor="_Toc198045362" w:history="1">
            <w:r w:rsidRPr="00042DA8">
              <w:rPr>
                <w:rStyle w:val="Hyperlink"/>
                <w:noProof/>
              </w:rPr>
              <w:t>3.2.6.</w:t>
            </w:r>
            <w:r>
              <w:rPr>
                <w:rFonts w:cstheme="minorBidi"/>
                <w:noProof/>
                <w:szCs w:val="22"/>
              </w:rPr>
              <w:tab/>
            </w:r>
            <w:r w:rsidRPr="00042DA8">
              <w:rPr>
                <w:rStyle w:val="Hyperlink"/>
                <w:noProof/>
              </w:rPr>
              <w:t>Thay thế hóa đơn theo fkey, pattern, serial truyền vào</w:t>
            </w:r>
            <w:r>
              <w:rPr>
                <w:noProof/>
                <w:webHidden/>
              </w:rPr>
              <w:tab/>
            </w:r>
            <w:r>
              <w:rPr>
                <w:noProof/>
                <w:webHidden/>
              </w:rPr>
              <w:fldChar w:fldCharType="begin"/>
            </w:r>
            <w:r>
              <w:rPr>
                <w:noProof/>
                <w:webHidden/>
              </w:rPr>
              <w:instrText xml:space="preserve"> PAGEREF _Toc198045362 \h </w:instrText>
            </w:r>
            <w:r>
              <w:rPr>
                <w:noProof/>
                <w:webHidden/>
              </w:rPr>
            </w:r>
            <w:r>
              <w:rPr>
                <w:noProof/>
                <w:webHidden/>
              </w:rPr>
              <w:fldChar w:fldCharType="separate"/>
            </w:r>
            <w:r w:rsidR="00C65193">
              <w:rPr>
                <w:noProof/>
                <w:webHidden/>
              </w:rPr>
              <w:t>171</w:t>
            </w:r>
            <w:r>
              <w:rPr>
                <w:noProof/>
                <w:webHidden/>
              </w:rPr>
              <w:fldChar w:fldCharType="end"/>
            </w:r>
          </w:hyperlink>
        </w:p>
        <w:p w14:paraId="790E97BD" w14:textId="1A24B26B" w:rsidR="00BD14C8" w:rsidRDefault="00BD14C8">
          <w:pPr>
            <w:pStyle w:val="TOC3"/>
            <w:tabs>
              <w:tab w:val="left" w:pos="1320"/>
              <w:tab w:val="right" w:leader="dot" w:pos="9350"/>
            </w:tabs>
            <w:rPr>
              <w:rFonts w:cstheme="minorBidi"/>
              <w:noProof/>
              <w:szCs w:val="22"/>
            </w:rPr>
          </w:pPr>
          <w:hyperlink w:anchor="_Toc198045363" w:history="1">
            <w:r w:rsidRPr="00042DA8">
              <w:rPr>
                <w:rStyle w:val="Hyperlink"/>
                <w:noProof/>
              </w:rPr>
              <w:t>3.2.7.</w:t>
            </w:r>
            <w:r>
              <w:rPr>
                <w:rFonts w:cstheme="minorBidi"/>
                <w:noProof/>
                <w:szCs w:val="22"/>
              </w:rPr>
              <w:tab/>
            </w:r>
            <w:r w:rsidRPr="00042DA8">
              <w:rPr>
                <w:rStyle w:val="Hyperlink"/>
                <w:noProof/>
              </w:rPr>
              <w:t>Điều chỉnh hóa đơn theo fkey, pattern, serial truyền vào</w:t>
            </w:r>
            <w:r>
              <w:rPr>
                <w:noProof/>
                <w:webHidden/>
              </w:rPr>
              <w:tab/>
            </w:r>
            <w:r>
              <w:rPr>
                <w:noProof/>
                <w:webHidden/>
              </w:rPr>
              <w:fldChar w:fldCharType="begin"/>
            </w:r>
            <w:r>
              <w:rPr>
                <w:noProof/>
                <w:webHidden/>
              </w:rPr>
              <w:instrText xml:space="preserve"> PAGEREF _Toc198045363 \h </w:instrText>
            </w:r>
            <w:r>
              <w:rPr>
                <w:noProof/>
                <w:webHidden/>
              </w:rPr>
            </w:r>
            <w:r>
              <w:rPr>
                <w:noProof/>
                <w:webHidden/>
              </w:rPr>
              <w:fldChar w:fldCharType="separate"/>
            </w:r>
            <w:r w:rsidR="00C65193">
              <w:rPr>
                <w:noProof/>
                <w:webHidden/>
              </w:rPr>
              <w:t>175</w:t>
            </w:r>
            <w:r>
              <w:rPr>
                <w:noProof/>
                <w:webHidden/>
              </w:rPr>
              <w:fldChar w:fldCharType="end"/>
            </w:r>
          </w:hyperlink>
        </w:p>
        <w:p w14:paraId="3FE02FD0" w14:textId="24B7B57D" w:rsidR="00BD14C8" w:rsidRDefault="00BD14C8">
          <w:pPr>
            <w:pStyle w:val="TOC3"/>
            <w:tabs>
              <w:tab w:val="left" w:pos="1320"/>
              <w:tab w:val="right" w:leader="dot" w:pos="9350"/>
            </w:tabs>
            <w:rPr>
              <w:rFonts w:cstheme="minorBidi"/>
              <w:noProof/>
              <w:szCs w:val="22"/>
            </w:rPr>
          </w:pPr>
          <w:hyperlink w:anchor="_Toc198045364" w:history="1">
            <w:r w:rsidRPr="00042DA8">
              <w:rPr>
                <w:rStyle w:val="Hyperlink"/>
                <w:noProof/>
              </w:rPr>
              <w:t>3.2.8.</w:t>
            </w:r>
            <w:r>
              <w:rPr>
                <w:rFonts w:cstheme="minorBidi"/>
                <w:noProof/>
                <w:szCs w:val="22"/>
              </w:rPr>
              <w:tab/>
            </w:r>
            <w:r w:rsidRPr="00042DA8">
              <w:rPr>
                <w:rStyle w:val="Hyperlink"/>
                <w:noProof/>
              </w:rPr>
              <w:t>Điều chỉnh hóa đơn cũ (hóa đơn không tồn tại trên hệ thống)</w:t>
            </w:r>
            <w:r>
              <w:rPr>
                <w:noProof/>
                <w:webHidden/>
              </w:rPr>
              <w:tab/>
            </w:r>
            <w:r>
              <w:rPr>
                <w:noProof/>
                <w:webHidden/>
              </w:rPr>
              <w:fldChar w:fldCharType="begin"/>
            </w:r>
            <w:r>
              <w:rPr>
                <w:noProof/>
                <w:webHidden/>
              </w:rPr>
              <w:instrText xml:space="preserve"> PAGEREF _Toc198045364 \h </w:instrText>
            </w:r>
            <w:r>
              <w:rPr>
                <w:noProof/>
                <w:webHidden/>
              </w:rPr>
            </w:r>
            <w:r>
              <w:rPr>
                <w:noProof/>
                <w:webHidden/>
              </w:rPr>
              <w:fldChar w:fldCharType="separate"/>
            </w:r>
            <w:r w:rsidR="00C65193">
              <w:rPr>
                <w:noProof/>
                <w:webHidden/>
              </w:rPr>
              <w:t>179</w:t>
            </w:r>
            <w:r>
              <w:rPr>
                <w:noProof/>
                <w:webHidden/>
              </w:rPr>
              <w:fldChar w:fldCharType="end"/>
            </w:r>
          </w:hyperlink>
        </w:p>
        <w:p w14:paraId="169705AC" w14:textId="23020427" w:rsidR="00BD14C8" w:rsidRDefault="00BD14C8">
          <w:pPr>
            <w:pStyle w:val="TOC3"/>
            <w:tabs>
              <w:tab w:val="left" w:pos="1320"/>
              <w:tab w:val="right" w:leader="dot" w:pos="9350"/>
            </w:tabs>
            <w:rPr>
              <w:rFonts w:cstheme="minorBidi"/>
              <w:noProof/>
              <w:szCs w:val="22"/>
            </w:rPr>
          </w:pPr>
          <w:hyperlink w:anchor="_Toc198045365" w:history="1">
            <w:r w:rsidRPr="00042DA8">
              <w:rPr>
                <w:rStyle w:val="Hyperlink"/>
                <w:noProof/>
              </w:rPr>
              <w:t>3.2.9.</w:t>
            </w:r>
            <w:r>
              <w:rPr>
                <w:rFonts w:cstheme="minorBidi"/>
                <w:noProof/>
                <w:szCs w:val="22"/>
              </w:rPr>
              <w:tab/>
            </w:r>
            <w:r w:rsidRPr="00042DA8">
              <w:rPr>
                <w:rStyle w:val="Hyperlink"/>
                <w:noProof/>
              </w:rPr>
              <w:t>Thay thế hóa đơn cũ (hóa đơn không tồn tại trên hệ thống)</w:t>
            </w:r>
            <w:r>
              <w:rPr>
                <w:noProof/>
                <w:webHidden/>
              </w:rPr>
              <w:tab/>
            </w:r>
            <w:r>
              <w:rPr>
                <w:noProof/>
                <w:webHidden/>
              </w:rPr>
              <w:fldChar w:fldCharType="begin"/>
            </w:r>
            <w:r>
              <w:rPr>
                <w:noProof/>
                <w:webHidden/>
              </w:rPr>
              <w:instrText xml:space="preserve"> PAGEREF _Toc198045365 \h </w:instrText>
            </w:r>
            <w:r>
              <w:rPr>
                <w:noProof/>
                <w:webHidden/>
              </w:rPr>
            </w:r>
            <w:r>
              <w:rPr>
                <w:noProof/>
                <w:webHidden/>
              </w:rPr>
              <w:fldChar w:fldCharType="separate"/>
            </w:r>
            <w:r w:rsidR="00C65193">
              <w:rPr>
                <w:noProof/>
                <w:webHidden/>
              </w:rPr>
              <w:t>183</w:t>
            </w:r>
            <w:r>
              <w:rPr>
                <w:noProof/>
                <w:webHidden/>
              </w:rPr>
              <w:fldChar w:fldCharType="end"/>
            </w:r>
          </w:hyperlink>
        </w:p>
        <w:p w14:paraId="3AC1596C" w14:textId="28941D07" w:rsidR="00BD14C8" w:rsidRDefault="00BD14C8">
          <w:pPr>
            <w:pStyle w:val="TOC3"/>
            <w:tabs>
              <w:tab w:val="left" w:pos="1320"/>
              <w:tab w:val="right" w:leader="dot" w:pos="9350"/>
            </w:tabs>
            <w:rPr>
              <w:rFonts w:cstheme="minorBidi"/>
              <w:noProof/>
              <w:szCs w:val="22"/>
            </w:rPr>
          </w:pPr>
          <w:hyperlink w:anchor="_Toc198045366" w:history="1">
            <w:r w:rsidRPr="00042DA8">
              <w:rPr>
                <w:rStyle w:val="Hyperlink"/>
                <w:noProof/>
              </w:rPr>
              <w:t>3.2.10.</w:t>
            </w:r>
            <w:r>
              <w:rPr>
                <w:rFonts w:cstheme="minorBidi"/>
                <w:noProof/>
                <w:szCs w:val="22"/>
              </w:rPr>
              <w:tab/>
            </w:r>
            <w:r w:rsidRPr="00042DA8">
              <w:rPr>
                <w:rStyle w:val="Hyperlink"/>
                <w:noProof/>
              </w:rPr>
              <w:t>Điều chỉnh hóa đơn không phát sinh hóa đơn mới</w:t>
            </w:r>
            <w:r>
              <w:rPr>
                <w:noProof/>
                <w:webHidden/>
              </w:rPr>
              <w:tab/>
            </w:r>
            <w:r>
              <w:rPr>
                <w:noProof/>
                <w:webHidden/>
              </w:rPr>
              <w:fldChar w:fldCharType="begin"/>
            </w:r>
            <w:r>
              <w:rPr>
                <w:noProof/>
                <w:webHidden/>
              </w:rPr>
              <w:instrText xml:space="preserve"> PAGEREF _Toc198045366 \h </w:instrText>
            </w:r>
            <w:r>
              <w:rPr>
                <w:noProof/>
                <w:webHidden/>
              </w:rPr>
            </w:r>
            <w:r>
              <w:rPr>
                <w:noProof/>
                <w:webHidden/>
              </w:rPr>
              <w:fldChar w:fldCharType="separate"/>
            </w:r>
            <w:r w:rsidR="00C65193">
              <w:rPr>
                <w:noProof/>
                <w:webHidden/>
              </w:rPr>
              <w:t>187</w:t>
            </w:r>
            <w:r>
              <w:rPr>
                <w:noProof/>
                <w:webHidden/>
              </w:rPr>
              <w:fldChar w:fldCharType="end"/>
            </w:r>
          </w:hyperlink>
        </w:p>
        <w:p w14:paraId="26905815" w14:textId="546DBD66" w:rsidR="00BD14C8" w:rsidRDefault="00BD14C8">
          <w:pPr>
            <w:pStyle w:val="TOC3"/>
            <w:tabs>
              <w:tab w:val="left" w:pos="1320"/>
              <w:tab w:val="right" w:leader="dot" w:pos="9350"/>
            </w:tabs>
            <w:rPr>
              <w:rFonts w:cstheme="minorBidi"/>
              <w:noProof/>
              <w:szCs w:val="22"/>
            </w:rPr>
          </w:pPr>
          <w:hyperlink w:anchor="_Toc198045367" w:history="1">
            <w:r w:rsidRPr="00042DA8">
              <w:rPr>
                <w:rStyle w:val="Hyperlink"/>
                <w:noProof/>
              </w:rPr>
              <w:t>3.2.11.</w:t>
            </w:r>
            <w:r>
              <w:rPr>
                <w:rFonts w:cstheme="minorBidi"/>
                <w:noProof/>
                <w:szCs w:val="22"/>
              </w:rPr>
              <w:tab/>
            </w:r>
            <w:r w:rsidRPr="00042DA8">
              <w:rPr>
                <w:rStyle w:val="Hyperlink"/>
                <w:noProof/>
              </w:rPr>
              <w:t>lấy giá trị Hash cho điều chỉnh thay thế  hóa đơn cũ token Smart CA(Bước 1)</w:t>
            </w:r>
            <w:r>
              <w:rPr>
                <w:noProof/>
                <w:webHidden/>
              </w:rPr>
              <w:tab/>
            </w:r>
            <w:r>
              <w:rPr>
                <w:noProof/>
                <w:webHidden/>
              </w:rPr>
              <w:fldChar w:fldCharType="begin"/>
            </w:r>
            <w:r>
              <w:rPr>
                <w:noProof/>
                <w:webHidden/>
              </w:rPr>
              <w:instrText xml:space="preserve"> PAGEREF _Toc198045367 \h </w:instrText>
            </w:r>
            <w:r>
              <w:rPr>
                <w:noProof/>
                <w:webHidden/>
              </w:rPr>
            </w:r>
            <w:r>
              <w:rPr>
                <w:noProof/>
                <w:webHidden/>
              </w:rPr>
              <w:fldChar w:fldCharType="separate"/>
            </w:r>
            <w:r w:rsidR="00C65193">
              <w:rPr>
                <w:noProof/>
                <w:webHidden/>
              </w:rPr>
              <w:t>189</w:t>
            </w:r>
            <w:r>
              <w:rPr>
                <w:noProof/>
                <w:webHidden/>
              </w:rPr>
              <w:fldChar w:fldCharType="end"/>
            </w:r>
          </w:hyperlink>
        </w:p>
        <w:p w14:paraId="0A8FDAED" w14:textId="74005808" w:rsidR="00BD14C8" w:rsidRDefault="00BD14C8">
          <w:pPr>
            <w:pStyle w:val="TOC3"/>
            <w:tabs>
              <w:tab w:val="left" w:pos="1320"/>
              <w:tab w:val="right" w:leader="dot" w:pos="9350"/>
            </w:tabs>
            <w:rPr>
              <w:rFonts w:cstheme="minorBidi"/>
              <w:noProof/>
              <w:szCs w:val="22"/>
            </w:rPr>
          </w:pPr>
          <w:hyperlink w:anchor="_Toc198045368" w:history="1">
            <w:r w:rsidRPr="00042DA8">
              <w:rPr>
                <w:rStyle w:val="Hyperlink"/>
                <w:noProof/>
              </w:rPr>
              <w:t>3.2.12.</w:t>
            </w:r>
            <w:r>
              <w:rPr>
                <w:rFonts w:cstheme="minorBidi"/>
                <w:noProof/>
                <w:szCs w:val="22"/>
              </w:rPr>
              <w:tab/>
            </w:r>
            <w:r w:rsidRPr="00042DA8">
              <w:rPr>
                <w:rStyle w:val="Hyperlink"/>
                <w:noProof/>
              </w:rPr>
              <w:t>Gửi điều chỉnh, thay thế hóa đơn cũ sử dụng token smart CA (Bước 2)</w:t>
            </w:r>
            <w:r>
              <w:rPr>
                <w:noProof/>
                <w:webHidden/>
              </w:rPr>
              <w:tab/>
            </w:r>
            <w:r>
              <w:rPr>
                <w:noProof/>
                <w:webHidden/>
              </w:rPr>
              <w:fldChar w:fldCharType="begin"/>
            </w:r>
            <w:r>
              <w:rPr>
                <w:noProof/>
                <w:webHidden/>
              </w:rPr>
              <w:instrText xml:space="preserve"> PAGEREF _Toc198045368 \h </w:instrText>
            </w:r>
            <w:r>
              <w:rPr>
                <w:noProof/>
                <w:webHidden/>
              </w:rPr>
            </w:r>
            <w:r>
              <w:rPr>
                <w:noProof/>
                <w:webHidden/>
              </w:rPr>
              <w:fldChar w:fldCharType="separate"/>
            </w:r>
            <w:r w:rsidR="00C65193">
              <w:rPr>
                <w:noProof/>
                <w:webHidden/>
              </w:rPr>
              <w:t>191</w:t>
            </w:r>
            <w:r>
              <w:rPr>
                <w:noProof/>
                <w:webHidden/>
              </w:rPr>
              <w:fldChar w:fldCharType="end"/>
            </w:r>
          </w:hyperlink>
        </w:p>
        <w:p w14:paraId="4BCE598A" w14:textId="0705EE90" w:rsidR="00BD14C8" w:rsidRDefault="00BD14C8">
          <w:pPr>
            <w:pStyle w:val="TOC3"/>
            <w:tabs>
              <w:tab w:val="left" w:pos="1320"/>
              <w:tab w:val="right" w:leader="dot" w:pos="9350"/>
            </w:tabs>
            <w:rPr>
              <w:rFonts w:cstheme="minorBidi"/>
              <w:noProof/>
              <w:szCs w:val="22"/>
            </w:rPr>
          </w:pPr>
          <w:hyperlink w:anchor="_Toc198045369" w:history="1">
            <w:r w:rsidRPr="00042DA8">
              <w:rPr>
                <w:rStyle w:val="Hyperlink"/>
                <w:noProof/>
              </w:rPr>
              <w:t>3.2.13.</w:t>
            </w:r>
            <w:r>
              <w:rPr>
                <w:rFonts w:cstheme="minorBidi"/>
                <w:noProof/>
                <w:szCs w:val="22"/>
              </w:rPr>
              <w:tab/>
            </w:r>
            <w:r w:rsidRPr="00042DA8">
              <w:rPr>
                <w:rStyle w:val="Hyperlink"/>
                <w:noProof/>
              </w:rPr>
              <w:t>Lấy giá trị Hash cho điều chỉnh thay thế  không tồn tại hóa đơn cũ với Smart CA(Bước 1)</w:t>
            </w:r>
            <w:r>
              <w:rPr>
                <w:noProof/>
                <w:webHidden/>
              </w:rPr>
              <w:tab/>
            </w:r>
            <w:r>
              <w:rPr>
                <w:noProof/>
                <w:webHidden/>
              </w:rPr>
              <w:fldChar w:fldCharType="begin"/>
            </w:r>
            <w:r>
              <w:rPr>
                <w:noProof/>
                <w:webHidden/>
              </w:rPr>
              <w:instrText xml:space="preserve"> PAGEREF _Toc198045369 \h </w:instrText>
            </w:r>
            <w:r>
              <w:rPr>
                <w:noProof/>
                <w:webHidden/>
              </w:rPr>
            </w:r>
            <w:r>
              <w:rPr>
                <w:noProof/>
                <w:webHidden/>
              </w:rPr>
              <w:fldChar w:fldCharType="separate"/>
            </w:r>
            <w:r w:rsidR="00C65193">
              <w:rPr>
                <w:noProof/>
                <w:webHidden/>
              </w:rPr>
              <w:t>193</w:t>
            </w:r>
            <w:r>
              <w:rPr>
                <w:noProof/>
                <w:webHidden/>
              </w:rPr>
              <w:fldChar w:fldCharType="end"/>
            </w:r>
          </w:hyperlink>
        </w:p>
        <w:p w14:paraId="464DD9C0" w14:textId="02982ACB" w:rsidR="00BD14C8" w:rsidRDefault="00BD14C8">
          <w:pPr>
            <w:pStyle w:val="TOC3"/>
            <w:tabs>
              <w:tab w:val="left" w:pos="1320"/>
              <w:tab w:val="right" w:leader="dot" w:pos="9350"/>
            </w:tabs>
            <w:rPr>
              <w:rFonts w:cstheme="minorBidi"/>
              <w:noProof/>
              <w:szCs w:val="22"/>
            </w:rPr>
          </w:pPr>
          <w:hyperlink w:anchor="_Toc198045370" w:history="1">
            <w:r w:rsidRPr="00042DA8">
              <w:rPr>
                <w:rStyle w:val="Hyperlink"/>
                <w:noProof/>
              </w:rPr>
              <w:t>3.2.14.</w:t>
            </w:r>
            <w:r>
              <w:rPr>
                <w:rFonts w:cstheme="minorBidi"/>
                <w:noProof/>
                <w:szCs w:val="22"/>
              </w:rPr>
              <w:tab/>
            </w:r>
            <w:r w:rsidRPr="00042DA8">
              <w:rPr>
                <w:rStyle w:val="Hyperlink"/>
                <w:noProof/>
              </w:rPr>
              <w:t>Gửi điều chỉnh, thay thế không tồn tại hóa đơn cũ với smart CA (Bước 2)</w:t>
            </w:r>
            <w:r>
              <w:rPr>
                <w:noProof/>
                <w:webHidden/>
              </w:rPr>
              <w:tab/>
            </w:r>
            <w:r>
              <w:rPr>
                <w:noProof/>
                <w:webHidden/>
              </w:rPr>
              <w:fldChar w:fldCharType="begin"/>
            </w:r>
            <w:r>
              <w:rPr>
                <w:noProof/>
                <w:webHidden/>
              </w:rPr>
              <w:instrText xml:space="preserve"> PAGEREF _Toc198045370 \h </w:instrText>
            </w:r>
            <w:r>
              <w:rPr>
                <w:noProof/>
                <w:webHidden/>
              </w:rPr>
            </w:r>
            <w:r>
              <w:rPr>
                <w:noProof/>
                <w:webHidden/>
              </w:rPr>
              <w:fldChar w:fldCharType="separate"/>
            </w:r>
            <w:r w:rsidR="00C65193">
              <w:rPr>
                <w:noProof/>
                <w:webHidden/>
              </w:rPr>
              <w:t>195</w:t>
            </w:r>
            <w:r>
              <w:rPr>
                <w:noProof/>
                <w:webHidden/>
              </w:rPr>
              <w:fldChar w:fldCharType="end"/>
            </w:r>
          </w:hyperlink>
        </w:p>
        <w:p w14:paraId="33A773B1" w14:textId="1647BFB9" w:rsidR="00BD14C8" w:rsidRDefault="00BD14C8">
          <w:pPr>
            <w:pStyle w:val="TOC3"/>
            <w:tabs>
              <w:tab w:val="left" w:pos="1320"/>
              <w:tab w:val="right" w:leader="dot" w:pos="9350"/>
            </w:tabs>
            <w:rPr>
              <w:rFonts w:cstheme="minorBidi"/>
              <w:noProof/>
              <w:szCs w:val="22"/>
            </w:rPr>
          </w:pPr>
          <w:hyperlink w:anchor="_Toc198045371" w:history="1">
            <w:r w:rsidRPr="00042DA8">
              <w:rPr>
                <w:rStyle w:val="Hyperlink"/>
                <w:noProof/>
              </w:rPr>
              <w:t>3.2.15.</w:t>
            </w:r>
            <w:r>
              <w:rPr>
                <w:rFonts w:cstheme="minorBidi"/>
                <w:noProof/>
                <w:szCs w:val="22"/>
              </w:rPr>
              <w:tab/>
            </w:r>
            <w:r w:rsidRPr="00042DA8">
              <w:rPr>
                <w:rStyle w:val="Hyperlink"/>
                <w:noProof/>
              </w:rPr>
              <w:t>Lấy giá trị Hash cho điều chỉnh thay thế  không tồn tại hóa đơn cũ với Token(Bước 1)</w:t>
            </w:r>
            <w:r>
              <w:rPr>
                <w:noProof/>
                <w:webHidden/>
              </w:rPr>
              <w:tab/>
            </w:r>
            <w:r>
              <w:rPr>
                <w:noProof/>
                <w:webHidden/>
              </w:rPr>
              <w:fldChar w:fldCharType="begin"/>
            </w:r>
            <w:r>
              <w:rPr>
                <w:noProof/>
                <w:webHidden/>
              </w:rPr>
              <w:instrText xml:space="preserve"> PAGEREF _Toc198045371 \h </w:instrText>
            </w:r>
            <w:r>
              <w:rPr>
                <w:noProof/>
                <w:webHidden/>
              </w:rPr>
            </w:r>
            <w:r>
              <w:rPr>
                <w:noProof/>
                <w:webHidden/>
              </w:rPr>
              <w:fldChar w:fldCharType="separate"/>
            </w:r>
            <w:r w:rsidR="00C65193">
              <w:rPr>
                <w:noProof/>
                <w:webHidden/>
              </w:rPr>
              <w:t>197</w:t>
            </w:r>
            <w:r>
              <w:rPr>
                <w:noProof/>
                <w:webHidden/>
              </w:rPr>
              <w:fldChar w:fldCharType="end"/>
            </w:r>
          </w:hyperlink>
        </w:p>
        <w:p w14:paraId="3A0E1814" w14:textId="6F5BC812" w:rsidR="00BD14C8" w:rsidRDefault="00BD14C8">
          <w:pPr>
            <w:pStyle w:val="TOC3"/>
            <w:tabs>
              <w:tab w:val="left" w:pos="1320"/>
              <w:tab w:val="right" w:leader="dot" w:pos="9350"/>
            </w:tabs>
            <w:rPr>
              <w:rFonts w:cstheme="minorBidi"/>
              <w:noProof/>
              <w:szCs w:val="22"/>
            </w:rPr>
          </w:pPr>
          <w:hyperlink w:anchor="_Toc198045372" w:history="1">
            <w:r w:rsidRPr="00042DA8">
              <w:rPr>
                <w:rStyle w:val="Hyperlink"/>
                <w:noProof/>
              </w:rPr>
              <w:t>3.2.16.</w:t>
            </w:r>
            <w:r>
              <w:rPr>
                <w:rFonts w:cstheme="minorBidi"/>
                <w:noProof/>
                <w:szCs w:val="22"/>
              </w:rPr>
              <w:tab/>
            </w:r>
            <w:r w:rsidRPr="00042DA8">
              <w:rPr>
                <w:rStyle w:val="Hyperlink"/>
                <w:noProof/>
              </w:rPr>
              <w:t>Gửi điều chỉnh, thay thế không tồn tại hóa đơn cũ với Token (Bước 2)</w:t>
            </w:r>
            <w:r>
              <w:rPr>
                <w:noProof/>
                <w:webHidden/>
              </w:rPr>
              <w:tab/>
            </w:r>
            <w:r>
              <w:rPr>
                <w:noProof/>
                <w:webHidden/>
              </w:rPr>
              <w:fldChar w:fldCharType="begin"/>
            </w:r>
            <w:r>
              <w:rPr>
                <w:noProof/>
                <w:webHidden/>
              </w:rPr>
              <w:instrText xml:space="preserve"> PAGEREF _Toc198045372 \h </w:instrText>
            </w:r>
            <w:r>
              <w:rPr>
                <w:noProof/>
                <w:webHidden/>
              </w:rPr>
            </w:r>
            <w:r>
              <w:rPr>
                <w:noProof/>
                <w:webHidden/>
              </w:rPr>
              <w:fldChar w:fldCharType="separate"/>
            </w:r>
            <w:r w:rsidR="00C65193">
              <w:rPr>
                <w:noProof/>
                <w:webHidden/>
              </w:rPr>
              <w:t>198</w:t>
            </w:r>
            <w:r>
              <w:rPr>
                <w:noProof/>
                <w:webHidden/>
              </w:rPr>
              <w:fldChar w:fldCharType="end"/>
            </w:r>
          </w:hyperlink>
        </w:p>
        <w:p w14:paraId="49BE9BBF" w14:textId="2EE132AF" w:rsidR="00BD14C8" w:rsidRDefault="00BD14C8">
          <w:pPr>
            <w:pStyle w:val="TOC3"/>
            <w:tabs>
              <w:tab w:val="left" w:pos="1320"/>
              <w:tab w:val="right" w:leader="dot" w:pos="9350"/>
            </w:tabs>
            <w:rPr>
              <w:rFonts w:cstheme="minorBidi"/>
              <w:noProof/>
              <w:szCs w:val="22"/>
            </w:rPr>
          </w:pPr>
          <w:hyperlink w:anchor="_Toc198045373" w:history="1">
            <w:r w:rsidRPr="00042DA8">
              <w:rPr>
                <w:rStyle w:val="Hyperlink"/>
                <w:noProof/>
              </w:rPr>
              <w:t>3.2.17.</w:t>
            </w:r>
            <w:r>
              <w:rPr>
                <w:rFonts w:cstheme="minorBidi"/>
                <w:noProof/>
                <w:szCs w:val="22"/>
              </w:rPr>
              <w:tab/>
            </w:r>
            <w:r w:rsidRPr="00042DA8">
              <w:rPr>
                <w:rStyle w:val="Hyperlink"/>
                <w:noProof/>
              </w:rPr>
              <w:t>Thay thế, điều chỉnh hóa đơn sử dụng SmartCa (bước 2)</w:t>
            </w:r>
            <w:r>
              <w:rPr>
                <w:noProof/>
                <w:webHidden/>
              </w:rPr>
              <w:tab/>
            </w:r>
            <w:r>
              <w:rPr>
                <w:noProof/>
                <w:webHidden/>
              </w:rPr>
              <w:fldChar w:fldCharType="begin"/>
            </w:r>
            <w:r>
              <w:rPr>
                <w:noProof/>
                <w:webHidden/>
              </w:rPr>
              <w:instrText xml:space="preserve"> PAGEREF _Toc198045373 \h </w:instrText>
            </w:r>
            <w:r>
              <w:rPr>
                <w:noProof/>
                <w:webHidden/>
              </w:rPr>
            </w:r>
            <w:r>
              <w:rPr>
                <w:noProof/>
                <w:webHidden/>
              </w:rPr>
              <w:fldChar w:fldCharType="separate"/>
            </w:r>
            <w:r w:rsidR="00C65193">
              <w:rPr>
                <w:noProof/>
                <w:webHidden/>
              </w:rPr>
              <w:t>200</w:t>
            </w:r>
            <w:r>
              <w:rPr>
                <w:noProof/>
                <w:webHidden/>
              </w:rPr>
              <w:fldChar w:fldCharType="end"/>
            </w:r>
          </w:hyperlink>
        </w:p>
        <w:p w14:paraId="3069B81E" w14:textId="22A74B05" w:rsidR="00BD14C8" w:rsidRDefault="00BD14C8">
          <w:pPr>
            <w:pStyle w:val="TOC3"/>
            <w:tabs>
              <w:tab w:val="left" w:pos="1320"/>
              <w:tab w:val="right" w:leader="dot" w:pos="9350"/>
            </w:tabs>
            <w:rPr>
              <w:rFonts w:cstheme="minorBidi"/>
              <w:noProof/>
              <w:szCs w:val="22"/>
            </w:rPr>
          </w:pPr>
          <w:hyperlink w:anchor="_Toc198045374" w:history="1">
            <w:r w:rsidRPr="00042DA8">
              <w:rPr>
                <w:rStyle w:val="Hyperlink"/>
                <w:noProof/>
              </w:rPr>
              <w:t>3.2.18.</w:t>
            </w:r>
            <w:r>
              <w:rPr>
                <w:rFonts w:cstheme="minorBidi"/>
                <w:noProof/>
                <w:szCs w:val="22"/>
              </w:rPr>
              <w:tab/>
            </w:r>
            <w:r w:rsidRPr="00042DA8">
              <w:rPr>
                <w:rStyle w:val="Hyperlink"/>
                <w:noProof/>
              </w:rPr>
              <w:t>Lấy thông tin config</w:t>
            </w:r>
            <w:r>
              <w:rPr>
                <w:noProof/>
                <w:webHidden/>
              </w:rPr>
              <w:tab/>
            </w:r>
            <w:r>
              <w:rPr>
                <w:noProof/>
                <w:webHidden/>
              </w:rPr>
              <w:fldChar w:fldCharType="begin"/>
            </w:r>
            <w:r>
              <w:rPr>
                <w:noProof/>
                <w:webHidden/>
              </w:rPr>
              <w:instrText xml:space="preserve"> PAGEREF _Toc198045374 \h </w:instrText>
            </w:r>
            <w:r>
              <w:rPr>
                <w:noProof/>
                <w:webHidden/>
              </w:rPr>
            </w:r>
            <w:r>
              <w:rPr>
                <w:noProof/>
                <w:webHidden/>
              </w:rPr>
              <w:fldChar w:fldCharType="separate"/>
            </w:r>
            <w:r w:rsidR="00C65193">
              <w:rPr>
                <w:noProof/>
                <w:webHidden/>
              </w:rPr>
              <w:t>203</w:t>
            </w:r>
            <w:r>
              <w:rPr>
                <w:noProof/>
                <w:webHidden/>
              </w:rPr>
              <w:fldChar w:fldCharType="end"/>
            </w:r>
          </w:hyperlink>
        </w:p>
        <w:p w14:paraId="62C9268C" w14:textId="1D8BB8FA" w:rsidR="00BD14C8" w:rsidRDefault="00BD14C8">
          <w:pPr>
            <w:pStyle w:val="TOC1"/>
            <w:tabs>
              <w:tab w:val="left" w:pos="440"/>
              <w:tab w:val="right" w:leader="dot" w:pos="9350"/>
            </w:tabs>
            <w:rPr>
              <w:rFonts w:cstheme="minorBidi"/>
              <w:noProof/>
              <w:szCs w:val="22"/>
            </w:rPr>
          </w:pPr>
          <w:hyperlink w:anchor="_Toc198045375" w:history="1">
            <w:r w:rsidRPr="00042DA8">
              <w:rPr>
                <w:rStyle w:val="Hyperlink"/>
                <w:noProof/>
              </w:rPr>
              <w:t>4.</w:t>
            </w:r>
            <w:r>
              <w:rPr>
                <w:rFonts w:cstheme="minorBidi"/>
                <w:noProof/>
                <w:szCs w:val="22"/>
              </w:rPr>
              <w:tab/>
            </w:r>
            <w:r w:rsidRPr="00042DA8">
              <w:rPr>
                <w:rStyle w:val="Hyperlink"/>
                <w:noProof/>
              </w:rPr>
              <w:t>Danh sách các hàm tích chứng từ khấu trừ thu nhập cá nhân</w:t>
            </w:r>
            <w:r>
              <w:rPr>
                <w:noProof/>
                <w:webHidden/>
              </w:rPr>
              <w:tab/>
            </w:r>
            <w:r>
              <w:rPr>
                <w:noProof/>
                <w:webHidden/>
              </w:rPr>
              <w:fldChar w:fldCharType="begin"/>
            </w:r>
            <w:r>
              <w:rPr>
                <w:noProof/>
                <w:webHidden/>
              </w:rPr>
              <w:instrText xml:space="preserve"> PAGEREF _Toc198045375 \h </w:instrText>
            </w:r>
            <w:r>
              <w:rPr>
                <w:noProof/>
                <w:webHidden/>
              </w:rPr>
            </w:r>
            <w:r>
              <w:rPr>
                <w:noProof/>
                <w:webHidden/>
              </w:rPr>
              <w:fldChar w:fldCharType="separate"/>
            </w:r>
            <w:r w:rsidR="00C65193">
              <w:rPr>
                <w:noProof/>
                <w:webHidden/>
              </w:rPr>
              <w:t>204</w:t>
            </w:r>
            <w:r>
              <w:rPr>
                <w:noProof/>
                <w:webHidden/>
              </w:rPr>
              <w:fldChar w:fldCharType="end"/>
            </w:r>
          </w:hyperlink>
        </w:p>
        <w:p w14:paraId="59D8A5EB" w14:textId="12B6B127" w:rsidR="00BD14C8" w:rsidRDefault="00BD14C8">
          <w:pPr>
            <w:pStyle w:val="TOC2"/>
            <w:tabs>
              <w:tab w:val="left" w:pos="880"/>
              <w:tab w:val="right" w:leader="dot" w:pos="9350"/>
            </w:tabs>
            <w:rPr>
              <w:rFonts w:cstheme="minorBidi"/>
              <w:noProof/>
              <w:szCs w:val="22"/>
            </w:rPr>
          </w:pPr>
          <w:hyperlink w:anchor="_Toc198045376" w:history="1">
            <w:r w:rsidRPr="00042DA8">
              <w:rPr>
                <w:rStyle w:val="Hyperlink"/>
                <w:noProof/>
              </w:rPr>
              <w:t>4.1.</w:t>
            </w:r>
            <w:r>
              <w:rPr>
                <w:rFonts w:cstheme="minorBidi"/>
                <w:noProof/>
                <w:szCs w:val="22"/>
              </w:rPr>
              <w:tab/>
            </w:r>
            <w:r w:rsidRPr="00042DA8">
              <w:rPr>
                <w:rStyle w:val="Hyperlink"/>
                <w:noProof/>
              </w:rPr>
              <w:t>Nhóm các hàm webservice tạo lập và phát hàng chứng từ(PublishSerive)</w:t>
            </w:r>
            <w:r>
              <w:rPr>
                <w:noProof/>
                <w:webHidden/>
              </w:rPr>
              <w:tab/>
            </w:r>
            <w:r>
              <w:rPr>
                <w:noProof/>
                <w:webHidden/>
              </w:rPr>
              <w:fldChar w:fldCharType="begin"/>
            </w:r>
            <w:r>
              <w:rPr>
                <w:noProof/>
                <w:webHidden/>
              </w:rPr>
              <w:instrText xml:space="preserve"> PAGEREF _Toc198045376 \h </w:instrText>
            </w:r>
            <w:r>
              <w:rPr>
                <w:noProof/>
                <w:webHidden/>
              </w:rPr>
            </w:r>
            <w:r>
              <w:rPr>
                <w:noProof/>
                <w:webHidden/>
              </w:rPr>
              <w:fldChar w:fldCharType="separate"/>
            </w:r>
            <w:r w:rsidR="00C65193">
              <w:rPr>
                <w:noProof/>
                <w:webHidden/>
              </w:rPr>
              <w:t>204</w:t>
            </w:r>
            <w:r>
              <w:rPr>
                <w:noProof/>
                <w:webHidden/>
              </w:rPr>
              <w:fldChar w:fldCharType="end"/>
            </w:r>
          </w:hyperlink>
        </w:p>
        <w:p w14:paraId="67621923" w14:textId="5265A654" w:rsidR="00BD14C8" w:rsidRDefault="00BD14C8">
          <w:pPr>
            <w:pStyle w:val="TOC3"/>
            <w:tabs>
              <w:tab w:val="left" w:pos="1320"/>
              <w:tab w:val="right" w:leader="dot" w:pos="9350"/>
            </w:tabs>
            <w:rPr>
              <w:rFonts w:cstheme="minorBidi"/>
              <w:noProof/>
              <w:szCs w:val="22"/>
            </w:rPr>
          </w:pPr>
          <w:hyperlink w:anchor="_Toc198045377" w:history="1">
            <w:r w:rsidRPr="00042DA8">
              <w:rPr>
                <w:rStyle w:val="Hyperlink"/>
                <w:noProof/>
              </w:rPr>
              <w:t>4.1.1.</w:t>
            </w:r>
            <w:r>
              <w:rPr>
                <w:rFonts w:cstheme="minorBidi"/>
                <w:noProof/>
                <w:szCs w:val="22"/>
              </w:rPr>
              <w:tab/>
            </w:r>
            <w:r w:rsidRPr="00042DA8">
              <w:rPr>
                <w:rStyle w:val="Hyperlink"/>
                <w:noProof/>
              </w:rPr>
              <w:t>Phát hành chứng từ (HSM)</w:t>
            </w:r>
            <w:r>
              <w:rPr>
                <w:noProof/>
                <w:webHidden/>
              </w:rPr>
              <w:tab/>
            </w:r>
            <w:r>
              <w:rPr>
                <w:noProof/>
                <w:webHidden/>
              </w:rPr>
              <w:fldChar w:fldCharType="begin"/>
            </w:r>
            <w:r>
              <w:rPr>
                <w:noProof/>
                <w:webHidden/>
              </w:rPr>
              <w:instrText xml:space="preserve"> PAGEREF _Toc198045377 \h </w:instrText>
            </w:r>
            <w:r>
              <w:rPr>
                <w:noProof/>
                <w:webHidden/>
              </w:rPr>
            </w:r>
            <w:r>
              <w:rPr>
                <w:noProof/>
                <w:webHidden/>
              </w:rPr>
              <w:fldChar w:fldCharType="separate"/>
            </w:r>
            <w:r w:rsidR="00C65193">
              <w:rPr>
                <w:noProof/>
                <w:webHidden/>
              </w:rPr>
              <w:t>204</w:t>
            </w:r>
            <w:r>
              <w:rPr>
                <w:noProof/>
                <w:webHidden/>
              </w:rPr>
              <w:fldChar w:fldCharType="end"/>
            </w:r>
          </w:hyperlink>
        </w:p>
        <w:p w14:paraId="396B3BB7" w14:textId="52BCCA90" w:rsidR="00BD14C8" w:rsidRDefault="00BD14C8">
          <w:pPr>
            <w:pStyle w:val="TOC3"/>
            <w:tabs>
              <w:tab w:val="left" w:pos="1320"/>
              <w:tab w:val="right" w:leader="dot" w:pos="9350"/>
            </w:tabs>
            <w:rPr>
              <w:rFonts w:cstheme="minorBidi"/>
              <w:noProof/>
              <w:szCs w:val="22"/>
            </w:rPr>
          </w:pPr>
          <w:hyperlink w:anchor="_Toc198045378" w:history="1">
            <w:r w:rsidRPr="00042DA8">
              <w:rPr>
                <w:rStyle w:val="Hyperlink"/>
                <w:noProof/>
              </w:rPr>
              <w:t>4.1.2.</w:t>
            </w:r>
            <w:r>
              <w:rPr>
                <w:rFonts w:cstheme="minorBidi"/>
                <w:noProof/>
                <w:szCs w:val="22"/>
              </w:rPr>
              <w:tab/>
            </w:r>
            <w:r w:rsidRPr="00042DA8">
              <w:rPr>
                <w:rStyle w:val="Hyperlink"/>
                <w:noProof/>
              </w:rPr>
              <w:t>Lấy giá trị Hash cho phát hành chứng từ sử dụng token(bước 1)</w:t>
            </w:r>
            <w:r>
              <w:rPr>
                <w:noProof/>
                <w:webHidden/>
              </w:rPr>
              <w:tab/>
            </w:r>
            <w:r>
              <w:rPr>
                <w:noProof/>
                <w:webHidden/>
              </w:rPr>
              <w:fldChar w:fldCharType="begin"/>
            </w:r>
            <w:r>
              <w:rPr>
                <w:noProof/>
                <w:webHidden/>
              </w:rPr>
              <w:instrText xml:space="preserve"> PAGEREF _Toc198045378 \h </w:instrText>
            </w:r>
            <w:r>
              <w:rPr>
                <w:noProof/>
                <w:webHidden/>
              </w:rPr>
            </w:r>
            <w:r>
              <w:rPr>
                <w:noProof/>
                <w:webHidden/>
              </w:rPr>
              <w:fldChar w:fldCharType="separate"/>
            </w:r>
            <w:r w:rsidR="00C65193">
              <w:rPr>
                <w:noProof/>
                <w:webHidden/>
              </w:rPr>
              <w:t>207</w:t>
            </w:r>
            <w:r>
              <w:rPr>
                <w:noProof/>
                <w:webHidden/>
              </w:rPr>
              <w:fldChar w:fldCharType="end"/>
            </w:r>
          </w:hyperlink>
        </w:p>
        <w:p w14:paraId="61DEB9D0" w14:textId="237E34BA" w:rsidR="00BD14C8" w:rsidRDefault="00BD14C8">
          <w:pPr>
            <w:pStyle w:val="TOC3"/>
            <w:tabs>
              <w:tab w:val="left" w:pos="1320"/>
              <w:tab w:val="right" w:leader="dot" w:pos="9350"/>
            </w:tabs>
            <w:rPr>
              <w:rFonts w:cstheme="minorBidi"/>
              <w:noProof/>
              <w:szCs w:val="22"/>
            </w:rPr>
          </w:pPr>
          <w:hyperlink w:anchor="_Toc198045379" w:history="1">
            <w:r w:rsidRPr="00042DA8">
              <w:rPr>
                <w:rStyle w:val="Hyperlink"/>
                <w:noProof/>
              </w:rPr>
              <w:t>4.1.3.</w:t>
            </w:r>
            <w:r>
              <w:rPr>
                <w:rFonts w:cstheme="minorBidi"/>
                <w:noProof/>
                <w:szCs w:val="22"/>
              </w:rPr>
              <w:tab/>
            </w:r>
            <w:r w:rsidRPr="00042DA8">
              <w:rPr>
                <w:rStyle w:val="Hyperlink"/>
                <w:noProof/>
              </w:rPr>
              <w:t>Gửi phát hành chứng từ sử dụng token(bước 2)</w:t>
            </w:r>
            <w:r>
              <w:rPr>
                <w:noProof/>
                <w:webHidden/>
              </w:rPr>
              <w:tab/>
            </w:r>
            <w:r>
              <w:rPr>
                <w:noProof/>
                <w:webHidden/>
              </w:rPr>
              <w:fldChar w:fldCharType="begin"/>
            </w:r>
            <w:r>
              <w:rPr>
                <w:noProof/>
                <w:webHidden/>
              </w:rPr>
              <w:instrText xml:space="preserve"> PAGEREF _Toc198045379 \h </w:instrText>
            </w:r>
            <w:r>
              <w:rPr>
                <w:noProof/>
                <w:webHidden/>
              </w:rPr>
            </w:r>
            <w:r>
              <w:rPr>
                <w:noProof/>
                <w:webHidden/>
              </w:rPr>
              <w:fldChar w:fldCharType="separate"/>
            </w:r>
            <w:r w:rsidR="00C65193">
              <w:rPr>
                <w:noProof/>
                <w:webHidden/>
              </w:rPr>
              <w:t>209</w:t>
            </w:r>
            <w:r>
              <w:rPr>
                <w:noProof/>
                <w:webHidden/>
              </w:rPr>
              <w:fldChar w:fldCharType="end"/>
            </w:r>
          </w:hyperlink>
        </w:p>
        <w:p w14:paraId="388B54B4" w14:textId="5601AE8E" w:rsidR="00BD14C8" w:rsidRDefault="00BD14C8">
          <w:pPr>
            <w:pStyle w:val="TOC3"/>
            <w:tabs>
              <w:tab w:val="left" w:pos="1320"/>
              <w:tab w:val="right" w:leader="dot" w:pos="9350"/>
            </w:tabs>
            <w:rPr>
              <w:rFonts w:cstheme="minorBidi"/>
              <w:noProof/>
              <w:szCs w:val="22"/>
            </w:rPr>
          </w:pPr>
          <w:hyperlink w:anchor="_Toc198045380" w:history="1">
            <w:r w:rsidRPr="00042DA8">
              <w:rPr>
                <w:rStyle w:val="Hyperlink"/>
                <w:noProof/>
              </w:rPr>
              <w:t>4.1.4.</w:t>
            </w:r>
            <w:r>
              <w:rPr>
                <w:rFonts w:cstheme="minorBidi"/>
                <w:noProof/>
                <w:szCs w:val="22"/>
              </w:rPr>
              <w:tab/>
            </w:r>
            <w:r w:rsidRPr="00042DA8">
              <w:rPr>
                <w:rStyle w:val="Hyperlink"/>
                <w:noProof/>
              </w:rPr>
              <w:t>Lấy giá trị Hash cho phát hành chứng từ sử dụng smartCA(bước 1)</w:t>
            </w:r>
            <w:r>
              <w:rPr>
                <w:noProof/>
                <w:webHidden/>
              </w:rPr>
              <w:tab/>
            </w:r>
            <w:r>
              <w:rPr>
                <w:noProof/>
                <w:webHidden/>
              </w:rPr>
              <w:fldChar w:fldCharType="begin"/>
            </w:r>
            <w:r>
              <w:rPr>
                <w:noProof/>
                <w:webHidden/>
              </w:rPr>
              <w:instrText xml:space="preserve"> PAGEREF _Toc198045380 \h </w:instrText>
            </w:r>
            <w:r>
              <w:rPr>
                <w:noProof/>
                <w:webHidden/>
              </w:rPr>
            </w:r>
            <w:r>
              <w:rPr>
                <w:noProof/>
                <w:webHidden/>
              </w:rPr>
              <w:fldChar w:fldCharType="separate"/>
            </w:r>
            <w:r w:rsidR="00C65193">
              <w:rPr>
                <w:noProof/>
                <w:webHidden/>
              </w:rPr>
              <w:t>210</w:t>
            </w:r>
            <w:r>
              <w:rPr>
                <w:noProof/>
                <w:webHidden/>
              </w:rPr>
              <w:fldChar w:fldCharType="end"/>
            </w:r>
          </w:hyperlink>
        </w:p>
        <w:p w14:paraId="543D45B2" w14:textId="1FD74F43" w:rsidR="00BD14C8" w:rsidRDefault="00BD14C8">
          <w:pPr>
            <w:pStyle w:val="TOC3"/>
            <w:tabs>
              <w:tab w:val="left" w:pos="1320"/>
              <w:tab w:val="right" w:leader="dot" w:pos="9350"/>
            </w:tabs>
            <w:rPr>
              <w:rFonts w:cstheme="minorBidi"/>
              <w:noProof/>
              <w:szCs w:val="22"/>
            </w:rPr>
          </w:pPr>
          <w:hyperlink w:anchor="_Toc198045381" w:history="1">
            <w:r w:rsidRPr="00042DA8">
              <w:rPr>
                <w:rStyle w:val="Hyperlink"/>
                <w:noProof/>
              </w:rPr>
              <w:t>4.1.5.</w:t>
            </w:r>
            <w:r>
              <w:rPr>
                <w:rFonts w:cstheme="minorBidi"/>
                <w:noProof/>
                <w:szCs w:val="22"/>
              </w:rPr>
              <w:tab/>
            </w:r>
            <w:r w:rsidRPr="00042DA8">
              <w:rPr>
                <w:rStyle w:val="Hyperlink"/>
                <w:noProof/>
              </w:rPr>
              <w:t>Gửi phát hành chứng từ sử dụng smartCA(bước 2)</w:t>
            </w:r>
            <w:r>
              <w:rPr>
                <w:noProof/>
                <w:webHidden/>
              </w:rPr>
              <w:tab/>
            </w:r>
            <w:r>
              <w:rPr>
                <w:noProof/>
                <w:webHidden/>
              </w:rPr>
              <w:fldChar w:fldCharType="begin"/>
            </w:r>
            <w:r>
              <w:rPr>
                <w:noProof/>
                <w:webHidden/>
              </w:rPr>
              <w:instrText xml:space="preserve"> PAGEREF _Toc198045381 \h </w:instrText>
            </w:r>
            <w:r>
              <w:rPr>
                <w:noProof/>
                <w:webHidden/>
              </w:rPr>
            </w:r>
            <w:r>
              <w:rPr>
                <w:noProof/>
                <w:webHidden/>
              </w:rPr>
              <w:fldChar w:fldCharType="separate"/>
            </w:r>
            <w:r w:rsidR="00C65193">
              <w:rPr>
                <w:noProof/>
                <w:webHidden/>
              </w:rPr>
              <w:t>212</w:t>
            </w:r>
            <w:r>
              <w:rPr>
                <w:noProof/>
                <w:webHidden/>
              </w:rPr>
              <w:fldChar w:fldCharType="end"/>
            </w:r>
          </w:hyperlink>
        </w:p>
        <w:p w14:paraId="4DA7A25E" w14:textId="39FF2689" w:rsidR="00BD14C8" w:rsidRDefault="00BD14C8">
          <w:pPr>
            <w:pStyle w:val="TOC3"/>
            <w:tabs>
              <w:tab w:val="left" w:pos="1320"/>
              <w:tab w:val="right" w:leader="dot" w:pos="9350"/>
            </w:tabs>
            <w:rPr>
              <w:rFonts w:cstheme="minorBidi"/>
              <w:noProof/>
              <w:szCs w:val="22"/>
            </w:rPr>
          </w:pPr>
          <w:hyperlink w:anchor="_Toc198045382" w:history="1">
            <w:r w:rsidRPr="00042DA8">
              <w:rPr>
                <w:rStyle w:val="Hyperlink"/>
                <w:noProof/>
              </w:rPr>
              <w:t>4.1.6.</w:t>
            </w:r>
            <w:r>
              <w:rPr>
                <w:rFonts w:cstheme="minorBidi"/>
                <w:noProof/>
                <w:szCs w:val="22"/>
              </w:rPr>
              <w:tab/>
            </w:r>
            <w:r w:rsidRPr="00042DA8">
              <w:rPr>
                <w:rStyle w:val="Hyperlink"/>
                <w:noProof/>
              </w:rPr>
              <w:t>Đăng ký tờ khai DK01 chứng từ</w:t>
            </w:r>
            <w:r>
              <w:rPr>
                <w:noProof/>
                <w:webHidden/>
              </w:rPr>
              <w:tab/>
            </w:r>
            <w:r>
              <w:rPr>
                <w:noProof/>
                <w:webHidden/>
              </w:rPr>
              <w:fldChar w:fldCharType="begin"/>
            </w:r>
            <w:r>
              <w:rPr>
                <w:noProof/>
                <w:webHidden/>
              </w:rPr>
              <w:instrText xml:space="preserve"> PAGEREF _Toc198045382 \h </w:instrText>
            </w:r>
            <w:r>
              <w:rPr>
                <w:noProof/>
                <w:webHidden/>
              </w:rPr>
            </w:r>
            <w:r>
              <w:rPr>
                <w:noProof/>
                <w:webHidden/>
              </w:rPr>
              <w:fldChar w:fldCharType="separate"/>
            </w:r>
            <w:r w:rsidR="00C65193">
              <w:rPr>
                <w:noProof/>
                <w:webHidden/>
              </w:rPr>
              <w:t>214</w:t>
            </w:r>
            <w:r>
              <w:rPr>
                <w:noProof/>
                <w:webHidden/>
              </w:rPr>
              <w:fldChar w:fldCharType="end"/>
            </w:r>
          </w:hyperlink>
        </w:p>
        <w:p w14:paraId="330CCEC9" w14:textId="2DD95C2A" w:rsidR="00BD14C8" w:rsidRDefault="00BD14C8">
          <w:pPr>
            <w:pStyle w:val="TOC3"/>
            <w:tabs>
              <w:tab w:val="left" w:pos="1320"/>
              <w:tab w:val="right" w:leader="dot" w:pos="9350"/>
            </w:tabs>
            <w:rPr>
              <w:rFonts w:cstheme="minorBidi"/>
              <w:noProof/>
              <w:szCs w:val="22"/>
            </w:rPr>
          </w:pPr>
          <w:hyperlink w:anchor="_Toc198045383" w:history="1">
            <w:r w:rsidRPr="00042DA8">
              <w:rPr>
                <w:rStyle w:val="Hyperlink"/>
                <w:noProof/>
              </w:rPr>
              <w:t>4.1.7.</w:t>
            </w:r>
            <w:r>
              <w:rPr>
                <w:rFonts w:cstheme="minorBidi"/>
                <w:noProof/>
                <w:szCs w:val="22"/>
              </w:rPr>
              <w:tab/>
            </w:r>
            <w:r w:rsidRPr="00042DA8">
              <w:rPr>
                <w:rStyle w:val="Hyperlink"/>
                <w:noProof/>
              </w:rPr>
              <w:t>Thêm mới chứng từ theo mẫu số, ký hiệu</w:t>
            </w:r>
            <w:r>
              <w:rPr>
                <w:noProof/>
                <w:webHidden/>
              </w:rPr>
              <w:tab/>
            </w:r>
            <w:r>
              <w:rPr>
                <w:noProof/>
                <w:webHidden/>
              </w:rPr>
              <w:fldChar w:fldCharType="begin"/>
            </w:r>
            <w:r>
              <w:rPr>
                <w:noProof/>
                <w:webHidden/>
              </w:rPr>
              <w:instrText xml:space="preserve"> PAGEREF _Toc198045383 \h </w:instrText>
            </w:r>
            <w:r>
              <w:rPr>
                <w:noProof/>
                <w:webHidden/>
              </w:rPr>
            </w:r>
            <w:r>
              <w:rPr>
                <w:noProof/>
                <w:webHidden/>
              </w:rPr>
              <w:fldChar w:fldCharType="separate"/>
            </w:r>
            <w:r w:rsidR="00C65193">
              <w:rPr>
                <w:noProof/>
                <w:webHidden/>
              </w:rPr>
              <w:t>216</w:t>
            </w:r>
            <w:r>
              <w:rPr>
                <w:noProof/>
                <w:webHidden/>
              </w:rPr>
              <w:fldChar w:fldCharType="end"/>
            </w:r>
          </w:hyperlink>
        </w:p>
        <w:p w14:paraId="0D65B84F" w14:textId="616C480B" w:rsidR="00BD14C8" w:rsidRDefault="00BD14C8">
          <w:pPr>
            <w:pStyle w:val="TOC2"/>
            <w:tabs>
              <w:tab w:val="left" w:pos="880"/>
              <w:tab w:val="right" w:leader="dot" w:pos="9350"/>
            </w:tabs>
            <w:rPr>
              <w:rFonts w:cstheme="minorBidi"/>
              <w:noProof/>
              <w:szCs w:val="22"/>
            </w:rPr>
          </w:pPr>
          <w:hyperlink w:anchor="_Toc198045384" w:history="1">
            <w:r w:rsidRPr="00042DA8">
              <w:rPr>
                <w:rStyle w:val="Hyperlink"/>
                <w:noProof/>
              </w:rPr>
              <w:t>4.2.</w:t>
            </w:r>
            <w:r>
              <w:rPr>
                <w:rFonts w:cstheme="minorBidi"/>
                <w:noProof/>
                <w:szCs w:val="22"/>
              </w:rPr>
              <w:tab/>
            </w:r>
            <w:r w:rsidRPr="00042DA8">
              <w:rPr>
                <w:rStyle w:val="Hyperlink"/>
                <w:noProof/>
              </w:rPr>
              <w:t>Nhóm các hàm webserive phát hành thay thế chứng từ(</w:t>
            </w:r>
            <w:r w:rsidRPr="00042DA8">
              <w:rPr>
                <w:rStyle w:val="Hyperlink"/>
                <w:rFonts w:ascii="Consolas" w:hAnsi="Consolas" w:cs="Consolas"/>
                <w:noProof/>
              </w:rPr>
              <w:t>BusinessService)</w:t>
            </w:r>
            <w:r>
              <w:rPr>
                <w:noProof/>
                <w:webHidden/>
              </w:rPr>
              <w:tab/>
            </w:r>
            <w:r>
              <w:rPr>
                <w:noProof/>
                <w:webHidden/>
              </w:rPr>
              <w:fldChar w:fldCharType="begin"/>
            </w:r>
            <w:r>
              <w:rPr>
                <w:noProof/>
                <w:webHidden/>
              </w:rPr>
              <w:instrText xml:space="preserve"> PAGEREF _Toc198045384 \h </w:instrText>
            </w:r>
            <w:r>
              <w:rPr>
                <w:noProof/>
                <w:webHidden/>
              </w:rPr>
            </w:r>
            <w:r>
              <w:rPr>
                <w:noProof/>
                <w:webHidden/>
              </w:rPr>
              <w:fldChar w:fldCharType="separate"/>
            </w:r>
            <w:r w:rsidR="00C65193">
              <w:rPr>
                <w:noProof/>
                <w:webHidden/>
              </w:rPr>
              <w:t>219</w:t>
            </w:r>
            <w:r>
              <w:rPr>
                <w:noProof/>
                <w:webHidden/>
              </w:rPr>
              <w:fldChar w:fldCharType="end"/>
            </w:r>
          </w:hyperlink>
        </w:p>
        <w:p w14:paraId="125C6686" w14:textId="3E2126C9" w:rsidR="00BD14C8" w:rsidRDefault="00BD14C8">
          <w:pPr>
            <w:pStyle w:val="TOC3"/>
            <w:tabs>
              <w:tab w:val="left" w:pos="1320"/>
              <w:tab w:val="right" w:leader="dot" w:pos="9350"/>
            </w:tabs>
            <w:rPr>
              <w:rFonts w:cstheme="minorBidi"/>
              <w:noProof/>
              <w:szCs w:val="22"/>
            </w:rPr>
          </w:pPr>
          <w:hyperlink w:anchor="_Toc198045385" w:history="1">
            <w:r w:rsidRPr="00042DA8">
              <w:rPr>
                <w:rStyle w:val="Hyperlink"/>
                <w:noProof/>
              </w:rPr>
              <w:t>4.2.1.</w:t>
            </w:r>
            <w:r>
              <w:rPr>
                <w:rFonts w:cstheme="minorBidi"/>
                <w:noProof/>
                <w:szCs w:val="22"/>
              </w:rPr>
              <w:tab/>
            </w:r>
            <w:r w:rsidRPr="00042DA8">
              <w:rPr>
                <w:rStyle w:val="Hyperlink"/>
                <w:noProof/>
              </w:rPr>
              <w:t>Thay thế chứng từ (HSM)</w:t>
            </w:r>
            <w:r>
              <w:rPr>
                <w:noProof/>
                <w:webHidden/>
              </w:rPr>
              <w:tab/>
            </w:r>
            <w:r>
              <w:rPr>
                <w:noProof/>
                <w:webHidden/>
              </w:rPr>
              <w:fldChar w:fldCharType="begin"/>
            </w:r>
            <w:r>
              <w:rPr>
                <w:noProof/>
                <w:webHidden/>
              </w:rPr>
              <w:instrText xml:space="preserve"> PAGEREF _Toc198045385 \h </w:instrText>
            </w:r>
            <w:r>
              <w:rPr>
                <w:noProof/>
                <w:webHidden/>
              </w:rPr>
            </w:r>
            <w:r>
              <w:rPr>
                <w:noProof/>
                <w:webHidden/>
              </w:rPr>
              <w:fldChar w:fldCharType="separate"/>
            </w:r>
            <w:r w:rsidR="00C65193">
              <w:rPr>
                <w:noProof/>
                <w:webHidden/>
              </w:rPr>
              <w:t>219</w:t>
            </w:r>
            <w:r>
              <w:rPr>
                <w:noProof/>
                <w:webHidden/>
              </w:rPr>
              <w:fldChar w:fldCharType="end"/>
            </w:r>
          </w:hyperlink>
        </w:p>
        <w:p w14:paraId="7DD5E284" w14:textId="73AC2EBD" w:rsidR="00BD14C8" w:rsidRDefault="00BD14C8">
          <w:pPr>
            <w:pStyle w:val="TOC3"/>
            <w:tabs>
              <w:tab w:val="left" w:pos="1320"/>
              <w:tab w:val="right" w:leader="dot" w:pos="9350"/>
            </w:tabs>
            <w:rPr>
              <w:rFonts w:cstheme="minorBidi"/>
              <w:noProof/>
              <w:szCs w:val="22"/>
            </w:rPr>
          </w:pPr>
          <w:hyperlink w:anchor="_Toc198045386" w:history="1">
            <w:r w:rsidRPr="00042DA8">
              <w:rPr>
                <w:rStyle w:val="Hyperlink"/>
                <w:noProof/>
              </w:rPr>
              <w:t>4.2.2.</w:t>
            </w:r>
            <w:r>
              <w:rPr>
                <w:rFonts w:cstheme="minorBidi"/>
                <w:noProof/>
                <w:szCs w:val="22"/>
              </w:rPr>
              <w:tab/>
            </w:r>
            <w:r w:rsidRPr="00042DA8">
              <w:rPr>
                <w:rStyle w:val="Hyperlink"/>
                <w:noProof/>
              </w:rPr>
              <w:t>Lấy giá trị Hash thay thế chứng từ sử dụng token(buoc 1)</w:t>
            </w:r>
            <w:r>
              <w:rPr>
                <w:noProof/>
                <w:webHidden/>
              </w:rPr>
              <w:tab/>
            </w:r>
            <w:r>
              <w:rPr>
                <w:noProof/>
                <w:webHidden/>
              </w:rPr>
              <w:fldChar w:fldCharType="begin"/>
            </w:r>
            <w:r>
              <w:rPr>
                <w:noProof/>
                <w:webHidden/>
              </w:rPr>
              <w:instrText xml:space="preserve"> PAGEREF _Toc198045386 \h </w:instrText>
            </w:r>
            <w:r>
              <w:rPr>
                <w:noProof/>
                <w:webHidden/>
              </w:rPr>
            </w:r>
            <w:r>
              <w:rPr>
                <w:noProof/>
                <w:webHidden/>
              </w:rPr>
              <w:fldChar w:fldCharType="separate"/>
            </w:r>
            <w:r w:rsidR="00C65193">
              <w:rPr>
                <w:noProof/>
                <w:webHidden/>
              </w:rPr>
              <w:t>221</w:t>
            </w:r>
            <w:r>
              <w:rPr>
                <w:noProof/>
                <w:webHidden/>
              </w:rPr>
              <w:fldChar w:fldCharType="end"/>
            </w:r>
          </w:hyperlink>
        </w:p>
        <w:p w14:paraId="115FD8DE" w14:textId="5EC1E9C0" w:rsidR="00BD14C8" w:rsidRDefault="00BD14C8">
          <w:pPr>
            <w:pStyle w:val="TOC3"/>
            <w:tabs>
              <w:tab w:val="left" w:pos="1320"/>
              <w:tab w:val="right" w:leader="dot" w:pos="9350"/>
            </w:tabs>
            <w:rPr>
              <w:rFonts w:cstheme="minorBidi"/>
              <w:noProof/>
              <w:szCs w:val="22"/>
            </w:rPr>
          </w:pPr>
          <w:hyperlink w:anchor="_Toc198045387" w:history="1">
            <w:r w:rsidRPr="00042DA8">
              <w:rPr>
                <w:rStyle w:val="Hyperlink"/>
                <w:noProof/>
              </w:rPr>
              <w:t>4.2.3.</w:t>
            </w:r>
            <w:r>
              <w:rPr>
                <w:rFonts w:cstheme="minorBidi"/>
                <w:noProof/>
                <w:szCs w:val="22"/>
              </w:rPr>
              <w:tab/>
            </w:r>
            <w:r w:rsidRPr="00042DA8">
              <w:rPr>
                <w:rStyle w:val="Hyperlink"/>
                <w:noProof/>
              </w:rPr>
              <w:t>Gửi thay thế chứng từ sử dụng token(bước 2)</w:t>
            </w:r>
            <w:r>
              <w:rPr>
                <w:noProof/>
                <w:webHidden/>
              </w:rPr>
              <w:tab/>
            </w:r>
            <w:r>
              <w:rPr>
                <w:noProof/>
                <w:webHidden/>
              </w:rPr>
              <w:fldChar w:fldCharType="begin"/>
            </w:r>
            <w:r>
              <w:rPr>
                <w:noProof/>
                <w:webHidden/>
              </w:rPr>
              <w:instrText xml:space="preserve"> PAGEREF _Toc198045387 \h </w:instrText>
            </w:r>
            <w:r>
              <w:rPr>
                <w:noProof/>
                <w:webHidden/>
              </w:rPr>
            </w:r>
            <w:r>
              <w:rPr>
                <w:noProof/>
                <w:webHidden/>
              </w:rPr>
              <w:fldChar w:fldCharType="separate"/>
            </w:r>
            <w:r w:rsidR="00C65193">
              <w:rPr>
                <w:noProof/>
                <w:webHidden/>
              </w:rPr>
              <w:t>223</w:t>
            </w:r>
            <w:r>
              <w:rPr>
                <w:noProof/>
                <w:webHidden/>
              </w:rPr>
              <w:fldChar w:fldCharType="end"/>
            </w:r>
          </w:hyperlink>
        </w:p>
        <w:p w14:paraId="250F7A51" w14:textId="0F96AA35" w:rsidR="00BD14C8" w:rsidRDefault="00BD14C8">
          <w:pPr>
            <w:pStyle w:val="TOC3"/>
            <w:tabs>
              <w:tab w:val="left" w:pos="1320"/>
              <w:tab w:val="right" w:leader="dot" w:pos="9350"/>
            </w:tabs>
            <w:rPr>
              <w:rFonts w:cstheme="minorBidi"/>
              <w:noProof/>
              <w:szCs w:val="22"/>
            </w:rPr>
          </w:pPr>
          <w:hyperlink w:anchor="_Toc198045388" w:history="1">
            <w:r w:rsidRPr="00042DA8">
              <w:rPr>
                <w:rStyle w:val="Hyperlink"/>
                <w:noProof/>
              </w:rPr>
              <w:t>4.2.4.</w:t>
            </w:r>
            <w:r>
              <w:rPr>
                <w:rFonts w:cstheme="minorBidi"/>
                <w:noProof/>
                <w:szCs w:val="22"/>
              </w:rPr>
              <w:tab/>
            </w:r>
            <w:r w:rsidRPr="00042DA8">
              <w:rPr>
                <w:rStyle w:val="Hyperlink"/>
                <w:noProof/>
              </w:rPr>
              <w:t>Lấy giá trị Hash thay thế chứng từ sử dụng smartCA(bước 1)</w:t>
            </w:r>
            <w:r>
              <w:rPr>
                <w:noProof/>
                <w:webHidden/>
              </w:rPr>
              <w:tab/>
            </w:r>
            <w:r>
              <w:rPr>
                <w:noProof/>
                <w:webHidden/>
              </w:rPr>
              <w:fldChar w:fldCharType="begin"/>
            </w:r>
            <w:r>
              <w:rPr>
                <w:noProof/>
                <w:webHidden/>
              </w:rPr>
              <w:instrText xml:space="preserve"> PAGEREF _Toc198045388 \h </w:instrText>
            </w:r>
            <w:r>
              <w:rPr>
                <w:noProof/>
                <w:webHidden/>
              </w:rPr>
            </w:r>
            <w:r>
              <w:rPr>
                <w:noProof/>
                <w:webHidden/>
              </w:rPr>
              <w:fldChar w:fldCharType="separate"/>
            </w:r>
            <w:r w:rsidR="00C65193">
              <w:rPr>
                <w:noProof/>
                <w:webHidden/>
              </w:rPr>
              <w:t>225</w:t>
            </w:r>
            <w:r>
              <w:rPr>
                <w:noProof/>
                <w:webHidden/>
              </w:rPr>
              <w:fldChar w:fldCharType="end"/>
            </w:r>
          </w:hyperlink>
        </w:p>
        <w:p w14:paraId="5DD43BB5" w14:textId="537726F4" w:rsidR="00BD14C8" w:rsidRDefault="00BD14C8">
          <w:pPr>
            <w:pStyle w:val="TOC3"/>
            <w:tabs>
              <w:tab w:val="left" w:pos="1320"/>
              <w:tab w:val="right" w:leader="dot" w:pos="9350"/>
            </w:tabs>
            <w:rPr>
              <w:rFonts w:cstheme="minorBidi"/>
              <w:noProof/>
              <w:szCs w:val="22"/>
            </w:rPr>
          </w:pPr>
          <w:hyperlink w:anchor="_Toc198045389" w:history="1">
            <w:r w:rsidRPr="00042DA8">
              <w:rPr>
                <w:rStyle w:val="Hyperlink"/>
                <w:noProof/>
              </w:rPr>
              <w:t>4.2.5.</w:t>
            </w:r>
            <w:r>
              <w:rPr>
                <w:rFonts w:cstheme="minorBidi"/>
                <w:noProof/>
                <w:szCs w:val="22"/>
              </w:rPr>
              <w:tab/>
            </w:r>
            <w:r w:rsidRPr="00042DA8">
              <w:rPr>
                <w:rStyle w:val="Hyperlink"/>
                <w:noProof/>
              </w:rPr>
              <w:t>Gửi thay thế chứng từ sử dụng smartCA(bước 2)</w:t>
            </w:r>
            <w:r>
              <w:rPr>
                <w:noProof/>
                <w:webHidden/>
              </w:rPr>
              <w:tab/>
            </w:r>
            <w:r>
              <w:rPr>
                <w:noProof/>
                <w:webHidden/>
              </w:rPr>
              <w:fldChar w:fldCharType="begin"/>
            </w:r>
            <w:r>
              <w:rPr>
                <w:noProof/>
                <w:webHidden/>
              </w:rPr>
              <w:instrText xml:space="preserve"> PAGEREF _Toc198045389 \h </w:instrText>
            </w:r>
            <w:r>
              <w:rPr>
                <w:noProof/>
                <w:webHidden/>
              </w:rPr>
            </w:r>
            <w:r>
              <w:rPr>
                <w:noProof/>
                <w:webHidden/>
              </w:rPr>
              <w:fldChar w:fldCharType="separate"/>
            </w:r>
            <w:r w:rsidR="00C65193">
              <w:rPr>
                <w:noProof/>
                <w:webHidden/>
              </w:rPr>
              <w:t>227</w:t>
            </w:r>
            <w:r>
              <w:rPr>
                <w:noProof/>
                <w:webHidden/>
              </w:rPr>
              <w:fldChar w:fldCharType="end"/>
            </w:r>
          </w:hyperlink>
        </w:p>
        <w:p w14:paraId="32037721" w14:textId="2E74954F" w:rsidR="00BD14C8" w:rsidRDefault="00BD14C8">
          <w:pPr>
            <w:pStyle w:val="TOC2"/>
            <w:tabs>
              <w:tab w:val="left" w:pos="880"/>
              <w:tab w:val="right" w:leader="dot" w:pos="9350"/>
            </w:tabs>
            <w:rPr>
              <w:rFonts w:cstheme="minorBidi"/>
              <w:noProof/>
              <w:szCs w:val="22"/>
            </w:rPr>
          </w:pPr>
          <w:hyperlink w:anchor="_Toc198045390" w:history="1">
            <w:r w:rsidRPr="00042DA8">
              <w:rPr>
                <w:rStyle w:val="Hyperlink"/>
                <w:noProof/>
              </w:rPr>
              <w:t>4.3.</w:t>
            </w:r>
            <w:r>
              <w:rPr>
                <w:rFonts w:cstheme="minorBidi"/>
                <w:noProof/>
                <w:szCs w:val="22"/>
              </w:rPr>
              <w:tab/>
            </w:r>
            <w:r w:rsidRPr="00042DA8">
              <w:rPr>
                <w:rStyle w:val="Hyperlink"/>
                <w:noProof/>
              </w:rPr>
              <w:t>Hủy chứng từ</w:t>
            </w:r>
            <w:r>
              <w:rPr>
                <w:noProof/>
                <w:webHidden/>
              </w:rPr>
              <w:tab/>
            </w:r>
            <w:r>
              <w:rPr>
                <w:noProof/>
                <w:webHidden/>
              </w:rPr>
              <w:fldChar w:fldCharType="begin"/>
            </w:r>
            <w:r>
              <w:rPr>
                <w:noProof/>
                <w:webHidden/>
              </w:rPr>
              <w:instrText xml:space="preserve"> PAGEREF _Toc198045390 \h </w:instrText>
            </w:r>
            <w:r>
              <w:rPr>
                <w:noProof/>
                <w:webHidden/>
              </w:rPr>
            </w:r>
            <w:r>
              <w:rPr>
                <w:noProof/>
                <w:webHidden/>
              </w:rPr>
              <w:fldChar w:fldCharType="separate"/>
            </w:r>
            <w:r w:rsidR="00C65193">
              <w:rPr>
                <w:noProof/>
                <w:webHidden/>
              </w:rPr>
              <w:t>229</w:t>
            </w:r>
            <w:r>
              <w:rPr>
                <w:noProof/>
                <w:webHidden/>
              </w:rPr>
              <w:fldChar w:fldCharType="end"/>
            </w:r>
          </w:hyperlink>
        </w:p>
        <w:p w14:paraId="49FE07CD" w14:textId="530E54F4" w:rsidR="00BD14C8" w:rsidRDefault="00BD14C8">
          <w:pPr>
            <w:pStyle w:val="TOC2"/>
            <w:tabs>
              <w:tab w:val="left" w:pos="880"/>
              <w:tab w:val="right" w:leader="dot" w:pos="9350"/>
            </w:tabs>
            <w:rPr>
              <w:rFonts w:cstheme="minorBidi"/>
              <w:noProof/>
              <w:szCs w:val="22"/>
            </w:rPr>
          </w:pPr>
          <w:hyperlink w:anchor="_Toc198045391" w:history="1">
            <w:r w:rsidRPr="00042DA8">
              <w:rPr>
                <w:rStyle w:val="Hyperlink"/>
                <w:noProof/>
              </w:rPr>
              <w:t>4.4.</w:t>
            </w:r>
            <w:r>
              <w:rPr>
                <w:rFonts w:cstheme="minorBidi"/>
                <w:noProof/>
                <w:szCs w:val="22"/>
              </w:rPr>
              <w:tab/>
            </w:r>
            <w:r w:rsidRPr="00042DA8">
              <w:rPr>
                <w:rStyle w:val="Hyperlink"/>
                <w:noProof/>
              </w:rPr>
              <w:t>Download chứng từ</w:t>
            </w:r>
            <w:r>
              <w:rPr>
                <w:noProof/>
                <w:webHidden/>
              </w:rPr>
              <w:tab/>
            </w:r>
            <w:r>
              <w:rPr>
                <w:noProof/>
                <w:webHidden/>
              </w:rPr>
              <w:fldChar w:fldCharType="begin"/>
            </w:r>
            <w:r>
              <w:rPr>
                <w:noProof/>
                <w:webHidden/>
              </w:rPr>
              <w:instrText xml:space="preserve"> PAGEREF _Toc198045391 \h </w:instrText>
            </w:r>
            <w:r>
              <w:rPr>
                <w:noProof/>
                <w:webHidden/>
              </w:rPr>
            </w:r>
            <w:r>
              <w:rPr>
                <w:noProof/>
                <w:webHidden/>
              </w:rPr>
              <w:fldChar w:fldCharType="separate"/>
            </w:r>
            <w:r w:rsidR="00C65193">
              <w:rPr>
                <w:noProof/>
                <w:webHidden/>
              </w:rPr>
              <w:t>240</w:t>
            </w:r>
            <w:r>
              <w:rPr>
                <w:noProof/>
                <w:webHidden/>
              </w:rPr>
              <w:fldChar w:fldCharType="end"/>
            </w:r>
          </w:hyperlink>
        </w:p>
        <w:p w14:paraId="317E2302" w14:textId="46AB6685" w:rsidR="00BD14C8" w:rsidRDefault="00BD14C8">
          <w:pPr>
            <w:pStyle w:val="TOC3"/>
            <w:tabs>
              <w:tab w:val="left" w:pos="1320"/>
              <w:tab w:val="right" w:leader="dot" w:pos="9350"/>
            </w:tabs>
            <w:rPr>
              <w:rFonts w:cstheme="minorBidi"/>
              <w:noProof/>
              <w:szCs w:val="22"/>
            </w:rPr>
          </w:pPr>
          <w:hyperlink w:anchor="_Toc198045392" w:history="1">
            <w:r w:rsidRPr="00042DA8">
              <w:rPr>
                <w:rStyle w:val="Hyperlink"/>
                <w:noProof/>
              </w:rPr>
              <w:t>4.4.1.</w:t>
            </w:r>
            <w:r>
              <w:rPr>
                <w:rFonts w:cstheme="minorBidi"/>
                <w:noProof/>
                <w:szCs w:val="22"/>
              </w:rPr>
              <w:tab/>
            </w:r>
            <w:r w:rsidRPr="00042DA8">
              <w:rPr>
                <w:rStyle w:val="Hyperlink"/>
                <w:noProof/>
              </w:rPr>
              <w:t>Download chứng từ token</w:t>
            </w:r>
            <w:r>
              <w:rPr>
                <w:noProof/>
                <w:webHidden/>
              </w:rPr>
              <w:tab/>
            </w:r>
            <w:r>
              <w:rPr>
                <w:noProof/>
                <w:webHidden/>
              </w:rPr>
              <w:fldChar w:fldCharType="begin"/>
            </w:r>
            <w:r>
              <w:rPr>
                <w:noProof/>
                <w:webHidden/>
              </w:rPr>
              <w:instrText xml:space="preserve"> PAGEREF _Toc198045392 \h </w:instrText>
            </w:r>
            <w:r>
              <w:rPr>
                <w:noProof/>
                <w:webHidden/>
              </w:rPr>
            </w:r>
            <w:r>
              <w:rPr>
                <w:noProof/>
                <w:webHidden/>
              </w:rPr>
              <w:fldChar w:fldCharType="separate"/>
            </w:r>
            <w:r w:rsidR="00C65193">
              <w:rPr>
                <w:noProof/>
                <w:webHidden/>
              </w:rPr>
              <w:t>240</w:t>
            </w:r>
            <w:r>
              <w:rPr>
                <w:noProof/>
                <w:webHidden/>
              </w:rPr>
              <w:fldChar w:fldCharType="end"/>
            </w:r>
          </w:hyperlink>
        </w:p>
        <w:p w14:paraId="4F11CDE8" w14:textId="76F0D2A7" w:rsidR="00BD14C8" w:rsidRDefault="00BD14C8">
          <w:pPr>
            <w:pStyle w:val="TOC3"/>
            <w:tabs>
              <w:tab w:val="left" w:pos="1320"/>
              <w:tab w:val="right" w:leader="dot" w:pos="9350"/>
            </w:tabs>
            <w:rPr>
              <w:rFonts w:cstheme="minorBidi"/>
              <w:noProof/>
              <w:szCs w:val="22"/>
            </w:rPr>
          </w:pPr>
          <w:hyperlink w:anchor="_Toc198045393" w:history="1">
            <w:r w:rsidRPr="00042DA8">
              <w:rPr>
                <w:rStyle w:val="Hyperlink"/>
                <w:noProof/>
              </w:rPr>
              <w:t>4.4.2.</w:t>
            </w:r>
            <w:r>
              <w:rPr>
                <w:rFonts w:cstheme="minorBidi"/>
                <w:noProof/>
                <w:szCs w:val="22"/>
              </w:rPr>
              <w:tab/>
            </w:r>
            <w:r w:rsidRPr="00042DA8">
              <w:rPr>
                <w:rStyle w:val="Hyperlink"/>
                <w:noProof/>
              </w:rPr>
              <w:t>Download chứng từ Fkey</w:t>
            </w:r>
            <w:r>
              <w:rPr>
                <w:noProof/>
                <w:webHidden/>
              </w:rPr>
              <w:tab/>
            </w:r>
            <w:r>
              <w:rPr>
                <w:noProof/>
                <w:webHidden/>
              </w:rPr>
              <w:fldChar w:fldCharType="begin"/>
            </w:r>
            <w:r>
              <w:rPr>
                <w:noProof/>
                <w:webHidden/>
              </w:rPr>
              <w:instrText xml:space="preserve"> PAGEREF _Toc198045393 \h </w:instrText>
            </w:r>
            <w:r>
              <w:rPr>
                <w:noProof/>
                <w:webHidden/>
              </w:rPr>
            </w:r>
            <w:r>
              <w:rPr>
                <w:noProof/>
                <w:webHidden/>
              </w:rPr>
              <w:fldChar w:fldCharType="separate"/>
            </w:r>
            <w:r w:rsidR="00C65193">
              <w:rPr>
                <w:noProof/>
                <w:webHidden/>
              </w:rPr>
              <w:t>241</w:t>
            </w:r>
            <w:r>
              <w:rPr>
                <w:noProof/>
                <w:webHidden/>
              </w:rPr>
              <w:fldChar w:fldCharType="end"/>
            </w:r>
          </w:hyperlink>
        </w:p>
        <w:p w14:paraId="79151060" w14:textId="799F65B8" w:rsidR="00BD14C8" w:rsidRDefault="00BD14C8">
          <w:pPr>
            <w:pStyle w:val="TOC1"/>
            <w:tabs>
              <w:tab w:val="left" w:pos="440"/>
              <w:tab w:val="right" w:leader="dot" w:pos="9350"/>
            </w:tabs>
            <w:rPr>
              <w:rFonts w:cstheme="minorBidi"/>
              <w:noProof/>
              <w:szCs w:val="22"/>
            </w:rPr>
          </w:pPr>
          <w:hyperlink w:anchor="_Toc198045394" w:history="1">
            <w:r w:rsidRPr="00042DA8">
              <w:rPr>
                <w:rStyle w:val="Hyperlink"/>
                <w:noProof/>
              </w:rPr>
              <w:t>5.</w:t>
            </w:r>
            <w:r>
              <w:rPr>
                <w:rFonts w:cstheme="minorBidi"/>
                <w:noProof/>
                <w:szCs w:val="22"/>
              </w:rPr>
              <w:tab/>
            </w:r>
            <w:r w:rsidRPr="00042DA8">
              <w:rPr>
                <w:rStyle w:val="Hyperlink"/>
                <w:noProof/>
              </w:rPr>
              <w:t>Máy tính tiền</w:t>
            </w:r>
            <w:r>
              <w:rPr>
                <w:noProof/>
                <w:webHidden/>
              </w:rPr>
              <w:tab/>
            </w:r>
            <w:r>
              <w:rPr>
                <w:noProof/>
                <w:webHidden/>
              </w:rPr>
              <w:fldChar w:fldCharType="begin"/>
            </w:r>
            <w:r>
              <w:rPr>
                <w:noProof/>
                <w:webHidden/>
              </w:rPr>
              <w:instrText xml:space="preserve"> PAGEREF _Toc198045394 \h </w:instrText>
            </w:r>
            <w:r>
              <w:rPr>
                <w:noProof/>
                <w:webHidden/>
              </w:rPr>
            </w:r>
            <w:r>
              <w:rPr>
                <w:noProof/>
                <w:webHidden/>
              </w:rPr>
              <w:fldChar w:fldCharType="separate"/>
            </w:r>
            <w:r w:rsidR="00C65193">
              <w:rPr>
                <w:noProof/>
                <w:webHidden/>
              </w:rPr>
              <w:t>242</w:t>
            </w:r>
            <w:r>
              <w:rPr>
                <w:noProof/>
                <w:webHidden/>
              </w:rPr>
              <w:fldChar w:fldCharType="end"/>
            </w:r>
          </w:hyperlink>
        </w:p>
        <w:p w14:paraId="38221D93" w14:textId="0222170B" w:rsidR="00BD14C8" w:rsidRDefault="00BD14C8">
          <w:pPr>
            <w:pStyle w:val="TOC2"/>
            <w:tabs>
              <w:tab w:val="left" w:pos="880"/>
              <w:tab w:val="right" w:leader="dot" w:pos="9350"/>
            </w:tabs>
            <w:rPr>
              <w:rFonts w:cstheme="minorBidi"/>
              <w:noProof/>
              <w:szCs w:val="22"/>
            </w:rPr>
          </w:pPr>
          <w:hyperlink w:anchor="_Toc198045395" w:history="1">
            <w:r w:rsidRPr="00042DA8">
              <w:rPr>
                <w:rStyle w:val="Hyperlink"/>
                <w:noProof/>
              </w:rPr>
              <w:t>5.1.</w:t>
            </w:r>
            <w:r>
              <w:rPr>
                <w:rFonts w:cstheme="minorBidi"/>
                <w:noProof/>
                <w:szCs w:val="22"/>
              </w:rPr>
              <w:tab/>
            </w:r>
            <w:r w:rsidRPr="00042DA8">
              <w:rPr>
                <w:rStyle w:val="Hyperlink"/>
                <w:noProof/>
              </w:rPr>
              <w:t>Nhóm các hàm webservice tạo lập và phát hành hóa đơn máy tính tiền(publishService.asmx)</w:t>
            </w:r>
            <w:r>
              <w:rPr>
                <w:noProof/>
                <w:webHidden/>
              </w:rPr>
              <w:tab/>
            </w:r>
            <w:r>
              <w:rPr>
                <w:noProof/>
                <w:webHidden/>
              </w:rPr>
              <w:fldChar w:fldCharType="begin"/>
            </w:r>
            <w:r>
              <w:rPr>
                <w:noProof/>
                <w:webHidden/>
              </w:rPr>
              <w:instrText xml:space="preserve"> PAGEREF _Toc198045395 \h </w:instrText>
            </w:r>
            <w:r>
              <w:rPr>
                <w:noProof/>
                <w:webHidden/>
              </w:rPr>
            </w:r>
            <w:r>
              <w:rPr>
                <w:noProof/>
                <w:webHidden/>
              </w:rPr>
              <w:fldChar w:fldCharType="separate"/>
            </w:r>
            <w:r w:rsidR="00C65193">
              <w:rPr>
                <w:noProof/>
                <w:webHidden/>
              </w:rPr>
              <w:t>251</w:t>
            </w:r>
            <w:r>
              <w:rPr>
                <w:noProof/>
                <w:webHidden/>
              </w:rPr>
              <w:fldChar w:fldCharType="end"/>
            </w:r>
          </w:hyperlink>
        </w:p>
        <w:p w14:paraId="0FD55D0F" w14:textId="111C59B4" w:rsidR="00BD14C8" w:rsidRDefault="00BD14C8">
          <w:pPr>
            <w:pStyle w:val="TOC3"/>
            <w:tabs>
              <w:tab w:val="left" w:pos="1320"/>
              <w:tab w:val="right" w:leader="dot" w:pos="9350"/>
            </w:tabs>
            <w:rPr>
              <w:rFonts w:cstheme="minorBidi"/>
              <w:noProof/>
              <w:szCs w:val="22"/>
            </w:rPr>
          </w:pPr>
          <w:hyperlink w:anchor="_Toc198045396" w:history="1">
            <w:r w:rsidRPr="00042DA8">
              <w:rPr>
                <w:rStyle w:val="Hyperlink"/>
                <w:noProof/>
              </w:rPr>
              <w:t>5.1.1.</w:t>
            </w:r>
            <w:r>
              <w:rPr>
                <w:rFonts w:cstheme="minorBidi"/>
                <w:noProof/>
                <w:szCs w:val="22"/>
              </w:rPr>
              <w:tab/>
            </w:r>
            <w:r w:rsidRPr="00042DA8">
              <w:rPr>
                <w:rStyle w:val="Hyperlink"/>
                <w:noProof/>
              </w:rPr>
              <w:t>Tạo mới và phát hành hóa đơn khởi tạo từ máy tính tiền</w:t>
            </w:r>
            <w:r>
              <w:rPr>
                <w:noProof/>
                <w:webHidden/>
              </w:rPr>
              <w:tab/>
            </w:r>
            <w:r>
              <w:rPr>
                <w:noProof/>
                <w:webHidden/>
              </w:rPr>
              <w:fldChar w:fldCharType="begin"/>
            </w:r>
            <w:r>
              <w:rPr>
                <w:noProof/>
                <w:webHidden/>
              </w:rPr>
              <w:instrText xml:space="preserve"> PAGEREF _Toc198045396 \h </w:instrText>
            </w:r>
            <w:r>
              <w:rPr>
                <w:noProof/>
                <w:webHidden/>
              </w:rPr>
            </w:r>
            <w:r>
              <w:rPr>
                <w:noProof/>
                <w:webHidden/>
              </w:rPr>
              <w:fldChar w:fldCharType="separate"/>
            </w:r>
            <w:r w:rsidR="00C65193">
              <w:rPr>
                <w:noProof/>
                <w:webHidden/>
              </w:rPr>
              <w:t>251</w:t>
            </w:r>
            <w:r>
              <w:rPr>
                <w:noProof/>
                <w:webHidden/>
              </w:rPr>
              <w:fldChar w:fldCharType="end"/>
            </w:r>
          </w:hyperlink>
        </w:p>
        <w:p w14:paraId="075FB4F6" w14:textId="21DC9EE4" w:rsidR="00BD14C8" w:rsidRDefault="00BD14C8">
          <w:pPr>
            <w:pStyle w:val="TOC3"/>
            <w:tabs>
              <w:tab w:val="left" w:pos="1320"/>
              <w:tab w:val="right" w:leader="dot" w:pos="9350"/>
            </w:tabs>
            <w:rPr>
              <w:rFonts w:cstheme="minorBidi"/>
              <w:noProof/>
              <w:szCs w:val="22"/>
            </w:rPr>
          </w:pPr>
          <w:hyperlink w:anchor="_Toc198045397" w:history="1">
            <w:r w:rsidRPr="00042DA8">
              <w:rPr>
                <w:rStyle w:val="Hyperlink"/>
                <w:noProof/>
              </w:rPr>
              <w:t>5.1.2.</w:t>
            </w:r>
            <w:r>
              <w:rPr>
                <w:rFonts w:cstheme="minorBidi"/>
                <w:noProof/>
                <w:szCs w:val="22"/>
              </w:rPr>
              <w:tab/>
            </w:r>
            <w:r w:rsidRPr="00042DA8">
              <w:rPr>
                <w:rStyle w:val="Hyperlink"/>
                <w:noProof/>
              </w:rPr>
              <w:t>Gửi hóa đơn sai sót đối với máy tính tiền</w:t>
            </w:r>
            <w:r>
              <w:rPr>
                <w:noProof/>
                <w:webHidden/>
              </w:rPr>
              <w:tab/>
            </w:r>
            <w:r>
              <w:rPr>
                <w:noProof/>
                <w:webHidden/>
              </w:rPr>
              <w:fldChar w:fldCharType="begin"/>
            </w:r>
            <w:r>
              <w:rPr>
                <w:noProof/>
                <w:webHidden/>
              </w:rPr>
              <w:instrText xml:space="preserve"> PAGEREF _Toc198045397 \h </w:instrText>
            </w:r>
            <w:r>
              <w:rPr>
                <w:noProof/>
                <w:webHidden/>
              </w:rPr>
            </w:r>
            <w:r>
              <w:rPr>
                <w:noProof/>
                <w:webHidden/>
              </w:rPr>
              <w:fldChar w:fldCharType="separate"/>
            </w:r>
            <w:r w:rsidR="00C65193">
              <w:rPr>
                <w:noProof/>
                <w:webHidden/>
              </w:rPr>
              <w:t>264</w:t>
            </w:r>
            <w:r>
              <w:rPr>
                <w:noProof/>
                <w:webHidden/>
              </w:rPr>
              <w:fldChar w:fldCharType="end"/>
            </w:r>
          </w:hyperlink>
        </w:p>
        <w:p w14:paraId="7DADF0CB" w14:textId="490834F9" w:rsidR="00BD14C8" w:rsidRDefault="00BD14C8">
          <w:pPr>
            <w:pStyle w:val="TOC3"/>
            <w:tabs>
              <w:tab w:val="left" w:pos="1320"/>
              <w:tab w:val="right" w:leader="dot" w:pos="9350"/>
            </w:tabs>
            <w:rPr>
              <w:rFonts w:cstheme="minorBidi"/>
              <w:noProof/>
              <w:szCs w:val="22"/>
            </w:rPr>
          </w:pPr>
          <w:hyperlink w:anchor="_Toc198045398" w:history="1">
            <w:r w:rsidRPr="00042DA8">
              <w:rPr>
                <w:rStyle w:val="Hyperlink"/>
                <w:noProof/>
              </w:rPr>
              <w:t>5.1.3.</w:t>
            </w:r>
            <w:r>
              <w:rPr>
                <w:rFonts w:cstheme="minorBidi"/>
                <w:noProof/>
                <w:szCs w:val="22"/>
              </w:rPr>
              <w:tab/>
            </w:r>
            <w:r w:rsidRPr="00042DA8">
              <w:rPr>
                <w:rStyle w:val="Hyperlink"/>
                <w:noProof/>
              </w:rPr>
              <w:t>Lấy giá trị hash cho NNT gửi thông điệp hóa đơn có sai sót bằng token (bước 1)</w:t>
            </w:r>
            <w:r>
              <w:rPr>
                <w:noProof/>
                <w:webHidden/>
              </w:rPr>
              <w:tab/>
            </w:r>
            <w:r>
              <w:rPr>
                <w:noProof/>
                <w:webHidden/>
              </w:rPr>
              <w:fldChar w:fldCharType="begin"/>
            </w:r>
            <w:r>
              <w:rPr>
                <w:noProof/>
                <w:webHidden/>
              </w:rPr>
              <w:instrText xml:space="preserve"> PAGEREF _Toc198045398 \h </w:instrText>
            </w:r>
            <w:r>
              <w:rPr>
                <w:noProof/>
                <w:webHidden/>
              </w:rPr>
            </w:r>
            <w:r>
              <w:rPr>
                <w:noProof/>
                <w:webHidden/>
              </w:rPr>
              <w:fldChar w:fldCharType="separate"/>
            </w:r>
            <w:r w:rsidR="00C65193">
              <w:rPr>
                <w:noProof/>
                <w:webHidden/>
              </w:rPr>
              <w:t>265</w:t>
            </w:r>
            <w:r>
              <w:rPr>
                <w:noProof/>
                <w:webHidden/>
              </w:rPr>
              <w:fldChar w:fldCharType="end"/>
            </w:r>
          </w:hyperlink>
        </w:p>
        <w:p w14:paraId="14FB9B21" w14:textId="212002BF" w:rsidR="00BD14C8" w:rsidRDefault="00BD14C8">
          <w:pPr>
            <w:pStyle w:val="TOC3"/>
            <w:tabs>
              <w:tab w:val="left" w:pos="1320"/>
              <w:tab w:val="right" w:leader="dot" w:pos="9350"/>
            </w:tabs>
            <w:rPr>
              <w:rFonts w:cstheme="minorBidi"/>
              <w:noProof/>
              <w:szCs w:val="22"/>
            </w:rPr>
          </w:pPr>
          <w:hyperlink w:anchor="_Toc198045399" w:history="1">
            <w:r w:rsidRPr="00042DA8">
              <w:rPr>
                <w:rStyle w:val="Hyperlink"/>
                <w:noProof/>
              </w:rPr>
              <w:t>5.1.4.</w:t>
            </w:r>
            <w:r>
              <w:rPr>
                <w:rFonts w:cstheme="minorBidi"/>
                <w:noProof/>
                <w:szCs w:val="22"/>
              </w:rPr>
              <w:tab/>
            </w:r>
            <w:r w:rsidRPr="00042DA8">
              <w:rPr>
                <w:rStyle w:val="Hyperlink"/>
                <w:noProof/>
              </w:rPr>
              <w:t>Gửi thông báo sai sót bằng token (bước 2)</w:t>
            </w:r>
            <w:r>
              <w:rPr>
                <w:noProof/>
                <w:webHidden/>
              </w:rPr>
              <w:tab/>
            </w:r>
            <w:r>
              <w:rPr>
                <w:noProof/>
                <w:webHidden/>
              </w:rPr>
              <w:fldChar w:fldCharType="begin"/>
            </w:r>
            <w:r>
              <w:rPr>
                <w:noProof/>
                <w:webHidden/>
              </w:rPr>
              <w:instrText xml:space="preserve"> PAGEREF _Toc198045399 \h </w:instrText>
            </w:r>
            <w:r>
              <w:rPr>
                <w:noProof/>
                <w:webHidden/>
              </w:rPr>
            </w:r>
            <w:r>
              <w:rPr>
                <w:noProof/>
                <w:webHidden/>
              </w:rPr>
              <w:fldChar w:fldCharType="separate"/>
            </w:r>
            <w:r w:rsidR="00C65193">
              <w:rPr>
                <w:noProof/>
                <w:webHidden/>
              </w:rPr>
              <w:t>267</w:t>
            </w:r>
            <w:r>
              <w:rPr>
                <w:noProof/>
                <w:webHidden/>
              </w:rPr>
              <w:fldChar w:fldCharType="end"/>
            </w:r>
          </w:hyperlink>
        </w:p>
        <w:p w14:paraId="137AEC60" w14:textId="42229078" w:rsidR="00BD14C8" w:rsidRDefault="00BD14C8">
          <w:pPr>
            <w:pStyle w:val="TOC3"/>
            <w:tabs>
              <w:tab w:val="left" w:pos="1320"/>
              <w:tab w:val="right" w:leader="dot" w:pos="9350"/>
            </w:tabs>
            <w:rPr>
              <w:rFonts w:cstheme="minorBidi"/>
              <w:noProof/>
              <w:szCs w:val="22"/>
            </w:rPr>
          </w:pPr>
          <w:hyperlink w:anchor="_Toc198045400" w:history="1">
            <w:r w:rsidRPr="00042DA8">
              <w:rPr>
                <w:rStyle w:val="Hyperlink"/>
                <w:noProof/>
              </w:rPr>
              <w:t>5.1.5.</w:t>
            </w:r>
            <w:r>
              <w:rPr>
                <w:rFonts w:cstheme="minorBidi"/>
                <w:noProof/>
                <w:szCs w:val="22"/>
              </w:rPr>
              <w:tab/>
            </w:r>
            <w:r w:rsidRPr="00042DA8">
              <w:rPr>
                <w:rStyle w:val="Hyperlink"/>
                <w:noProof/>
              </w:rPr>
              <w:t>Lấy giá trị cho NNT gửi thông điệp hóa đơn có sai sót bằng SmartCA (bước 1)</w:t>
            </w:r>
            <w:r>
              <w:rPr>
                <w:noProof/>
                <w:webHidden/>
              </w:rPr>
              <w:tab/>
            </w:r>
            <w:r>
              <w:rPr>
                <w:noProof/>
                <w:webHidden/>
              </w:rPr>
              <w:fldChar w:fldCharType="begin"/>
            </w:r>
            <w:r>
              <w:rPr>
                <w:noProof/>
                <w:webHidden/>
              </w:rPr>
              <w:instrText xml:space="preserve"> PAGEREF _Toc198045400 \h </w:instrText>
            </w:r>
            <w:r>
              <w:rPr>
                <w:noProof/>
                <w:webHidden/>
              </w:rPr>
            </w:r>
            <w:r>
              <w:rPr>
                <w:noProof/>
                <w:webHidden/>
              </w:rPr>
              <w:fldChar w:fldCharType="separate"/>
            </w:r>
            <w:r w:rsidR="00C65193">
              <w:rPr>
                <w:noProof/>
                <w:webHidden/>
              </w:rPr>
              <w:t>268</w:t>
            </w:r>
            <w:r>
              <w:rPr>
                <w:noProof/>
                <w:webHidden/>
              </w:rPr>
              <w:fldChar w:fldCharType="end"/>
            </w:r>
          </w:hyperlink>
        </w:p>
        <w:p w14:paraId="6DCAD8DE" w14:textId="67EF4130" w:rsidR="00BD14C8" w:rsidRDefault="00BD14C8">
          <w:pPr>
            <w:pStyle w:val="TOC3"/>
            <w:tabs>
              <w:tab w:val="left" w:pos="1320"/>
              <w:tab w:val="right" w:leader="dot" w:pos="9350"/>
            </w:tabs>
            <w:rPr>
              <w:rFonts w:cstheme="minorBidi"/>
              <w:noProof/>
              <w:szCs w:val="22"/>
            </w:rPr>
          </w:pPr>
          <w:hyperlink w:anchor="_Toc198045401" w:history="1">
            <w:r w:rsidRPr="00042DA8">
              <w:rPr>
                <w:rStyle w:val="Hyperlink"/>
                <w:noProof/>
              </w:rPr>
              <w:t>5.1.6.</w:t>
            </w:r>
            <w:r>
              <w:rPr>
                <w:rFonts w:cstheme="minorBidi"/>
                <w:noProof/>
                <w:szCs w:val="22"/>
              </w:rPr>
              <w:tab/>
            </w:r>
            <w:r w:rsidRPr="00042DA8">
              <w:rPr>
                <w:rStyle w:val="Hyperlink"/>
                <w:noProof/>
              </w:rPr>
              <w:t>Gửi thông báo sai sót bằng smartCA (bước 2)</w:t>
            </w:r>
            <w:r>
              <w:rPr>
                <w:noProof/>
                <w:webHidden/>
              </w:rPr>
              <w:tab/>
            </w:r>
            <w:r>
              <w:rPr>
                <w:noProof/>
                <w:webHidden/>
              </w:rPr>
              <w:fldChar w:fldCharType="begin"/>
            </w:r>
            <w:r>
              <w:rPr>
                <w:noProof/>
                <w:webHidden/>
              </w:rPr>
              <w:instrText xml:space="preserve"> PAGEREF _Toc198045401 \h </w:instrText>
            </w:r>
            <w:r>
              <w:rPr>
                <w:noProof/>
                <w:webHidden/>
              </w:rPr>
            </w:r>
            <w:r>
              <w:rPr>
                <w:noProof/>
                <w:webHidden/>
              </w:rPr>
              <w:fldChar w:fldCharType="separate"/>
            </w:r>
            <w:r w:rsidR="00C65193">
              <w:rPr>
                <w:noProof/>
                <w:webHidden/>
              </w:rPr>
              <w:t>270</w:t>
            </w:r>
            <w:r>
              <w:rPr>
                <w:noProof/>
                <w:webHidden/>
              </w:rPr>
              <w:fldChar w:fldCharType="end"/>
            </w:r>
          </w:hyperlink>
        </w:p>
        <w:p w14:paraId="19EEAD1E" w14:textId="2A2E6291" w:rsidR="00BD14C8" w:rsidRDefault="00BD14C8">
          <w:pPr>
            <w:pStyle w:val="TOC2"/>
            <w:tabs>
              <w:tab w:val="left" w:pos="880"/>
              <w:tab w:val="right" w:leader="dot" w:pos="9350"/>
            </w:tabs>
            <w:rPr>
              <w:rFonts w:cstheme="minorBidi"/>
              <w:noProof/>
              <w:szCs w:val="22"/>
            </w:rPr>
          </w:pPr>
          <w:hyperlink w:anchor="_Toc198045402" w:history="1">
            <w:r w:rsidRPr="00042DA8">
              <w:rPr>
                <w:rStyle w:val="Hyperlink"/>
                <w:noProof/>
              </w:rPr>
              <w:t>5.2.</w:t>
            </w:r>
            <w:r>
              <w:rPr>
                <w:rFonts w:cstheme="minorBidi"/>
                <w:noProof/>
                <w:szCs w:val="22"/>
              </w:rPr>
              <w:tab/>
            </w:r>
            <w:r w:rsidRPr="00042DA8">
              <w:rPr>
                <w:rStyle w:val="Hyperlink"/>
                <w:noProof/>
              </w:rPr>
              <w:t>Nhóm các hàm webservice xử lý hóa đơn máy tính tiền điều chỉnh thay thế (businessService.asmx)</w:t>
            </w:r>
            <w:r>
              <w:rPr>
                <w:noProof/>
                <w:webHidden/>
              </w:rPr>
              <w:tab/>
            </w:r>
            <w:r>
              <w:rPr>
                <w:noProof/>
                <w:webHidden/>
              </w:rPr>
              <w:fldChar w:fldCharType="begin"/>
            </w:r>
            <w:r>
              <w:rPr>
                <w:noProof/>
                <w:webHidden/>
              </w:rPr>
              <w:instrText xml:space="preserve"> PAGEREF _Toc198045402 \h </w:instrText>
            </w:r>
            <w:r>
              <w:rPr>
                <w:noProof/>
                <w:webHidden/>
              </w:rPr>
            </w:r>
            <w:r>
              <w:rPr>
                <w:noProof/>
                <w:webHidden/>
              </w:rPr>
              <w:fldChar w:fldCharType="separate"/>
            </w:r>
            <w:r w:rsidR="00C65193">
              <w:rPr>
                <w:noProof/>
                <w:webHidden/>
              </w:rPr>
              <w:t>271</w:t>
            </w:r>
            <w:r>
              <w:rPr>
                <w:noProof/>
                <w:webHidden/>
              </w:rPr>
              <w:fldChar w:fldCharType="end"/>
            </w:r>
          </w:hyperlink>
        </w:p>
        <w:p w14:paraId="74742419" w14:textId="1162272A" w:rsidR="00BD14C8" w:rsidRDefault="00BD14C8">
          <w:pPr>
            <w:pStyle w:val="TOC3"/>
            <w:tabs>
              <w:tab w:val="left" w:pos="1320"/>
              <w:tab w:val="right" w:leader="dot" w:pos="9350"/>
            </w:tabs>
            <w:rPr>
              <w:rFonts w:cstheme="minorBidi"/>
              <w:noProof/>
              <w:szCs w:val="22"/>
            </w:rPr>
          </w:pPr>
          <w:hyperlink w:anchor="_Toc198045403" w:history="1">
            <w:r w:rsidRPr="00042DA8">
              <w:rPr>
                <w:rStyle w:val="Hyperlink"/>
                <w:noProof/>
              </w:rPr>
              <w:t>5.2.1.</w:t>
            </w:r>
            <w:r>
              <w:rPr>
                <w:rFonts w:cstheme="minorBidi"/>
                <w:noProof/>
                <w:szCs w:val="22"/>
              </w:rPr>
              <w:tab/>
            </w:r>
            <w:r w:rsidRPr="00042DA8">
              <w:rPr>
                <w:rStyle w:val="Hyperlink"/>
                <w:noProof/>
              </w:rPr>
              <w:t>Gửi hóa đơn máy tính tiền theo fkey bằng chứng thư P12 &amp; HSM</w:t>
            </w:r>
            <w:r>
              <w:rPr>
                <w:noProof/>
                <w:webHidden/>
              </w:rPr>
              <w:tab/>
            </w:r>
            <w:r>
              <w:rPr>
                <w:noProof/>
                <w:webHidden/>
              </w:rPr>
              <w:fldChar w:fldCharType="begin"/>
            </w:r>
            <w:r>
              <w:rPr>
                <w:noProof/>
                <w:webHidden/>
              </w:rPr>
              <w:instrText xml:space="preserve"> PAGEREF _Toc198045403 \h </w:instrText>
            </w:r>
            <w:r>
              <w:rPr>
                <w:noProof/>
                <w:webHidden/>
              </w:rPr>
            </w:r>
            <w:r>
              <w:rPr>
                <w:noProof/>
                <w:webHidden/>
              </w:rPr>
              <w:fldChar w:fldCharType="separate"/>
            </w:r>
            <w:r w:rsidR="00C65193">
              <w:rPr>
                <w:noProof/>
                <w:webHidden/>
              </w:rPr>
              <w:t>271</w:t>
            </w:r>
            <w:r>
              <w:rPr>
                <w:noProof/>
                <w:webHidden/>
              </w:rPr>
              <w:fldChar w:fldCharType="end"/>
            </w:r>
          </w:hyperlink>
        </w:p>
        <w:p w14:paraId="2699C8DF" w14:textId="7BB83F45" w:rsidR="00BD14C8" w:rsidRDefault="00BD14C8">
          <w:pPr>
            <w:pStyle w:val="TOC3"/>
            <w:tabs>
              <w:tab w:val="left" w:pos="1320"/>
              <w:tab w:val="right" w:leader="dot" w:pos="9350"/>
            </w:tabs>
            <w:rPr>
              <w:rFonts w:cstheme="minorBidi"/>
              <w:noProof/>
              <w:szCs w:val="22"/>
            </w:rPr>
          </w:pPr>
          <w:hyperlink w:anchor="_Toc198045404" w:history="1">
            <w:r w:rsidRPr="00042DA8">
              <w:rPr>
                <w:rStyle w:val="Hyperlink"/>
                <w:noProof/>
              </w:rPr>
              <w:t>5.2.2.</w:t>
            </w:r>
            <w:r>
              <w:rPr>
                <w:rFonts w:cstheme="minorBidi"/>
                <w:noProof/>
                <w:szCs w:val="22"/>
              </w:rPr>
              <w:tab/>
            </w:r>
            <w:r w:rsidRPr="00042DA8">
              <w:rPr>
                <w:rStyle w:val="Hyperlink"/>
                <w:noProof/>
              </w:rPr>
              <w:t>Điều chỉnh hóa đơn máy tính tiền</w:t>
            </w:r>
            <w:r>
              <w:rPr>
                <w:noProof/>
                <w:webHidden/>
              </w:rPr>
              <w:tab/>
            </w:r>
            <w:r>
              <w:rPr>
                <w:noProof/>
                <w:webHidden/>
              </w:rPr>
              <w:fldChar w:fldCharType="begin"/>
            </w:r>
            <w:r>
              <w:rPr>
                <w:noProof/>
                <w:webHidden/>
              </w:rPr>
              <w:instrText xml:space="preserve"> PAGEREF _Toc198045404 \h </w:instrText>
            </w:r>
            <w:r>
              <w:rPr>
                <w:noProof/>
                <w:webHidden/>
              </w:rPr>
            </w:r>
            <w:r>
              <w:rPr>
                <w:noProof/>
                <w:webHidden/>
              </w:rPr>
              <w:fldChar w:fldCharType="separate"/>
            </w:r>
            <w:r w:rsidR="00C65193">
              <w:rPr>
                <w:noProof/>
                <w:webHidden/>
              </w:rPr>
              <w:t>273</w:t>
            </w:r>
            <w:r>
              <w:rPr>
                <w:noProof/>
                <w:webHidden/>
              </w:rPr>
              <w:fldChar w:fldCharType="end"/>
            </w:r>
          </w:hyperlink>
        </w:p>
        <w:p w14:paraId="74BBDB2A" w14:textId="16A2240E" w:rsidR="00BD14C8" w:rsidRDefault="00BD14C8">
          <w:pPr>
            <w:pStyle w:val="TOC3"/>
            <w:tabs>
              <w:tab w:val="left" w:pos="1320"/>
              <w:tab w:val="right" w:leader="dot" w:pos="9350"/>
            </w:tabs>
            <w:rPr>
              <w:rFonts w:cstheme="minorBidi"/>
              <w:noProof/>
              <w:szCs w:val="22"/>
            </w:rPr>
          </w:pPr>
          <w:hyperlink w:anchor="_Toc198045405" w:history="1">
            <w:r w:rsidRPr="00042DA8">
              <w:rPr>
                <w:rStyle w:val="Hyperlink"/>
                <w:noProof/>
              </w:rPr>
              <w:t>5.2.3.</w:t>
            </w:r>
            <w:r>
              <w:rPr>
                <w:rFonts w:cstheme="minorBidi"/>
                <w:noProof/>
                <w:szCs w:val="22"/>
              </w:rPr>
              <w:tab/>
            </w:r>
            <w:r w:rsidRPr="00042DA8">
              <w:rPr>
                <w:rStyle w:val="Hyperlink"/>
                <w:noProof/>
              </w:rPr>
              <w:t>Thay thế hóa đơn máy tính tiền</w:t>
            </w:r>
            <w:r>
              <w:rPr>
                <w:noProof/>
                <w:webHidden/>
              </w:rPr>
              <w:tab/>
            </w:r>
            <w:r>
              <w:rPr>
                <w:noProof/>
                <w:webHidden/>
              </w:rPr>
              <w:fldChar w:fldCharType="begin"/>
            </w:r>
            <w:r>
              <w:rPr>
                <w:noProof/>
                <w:webHidden/>
              </w:rPr>
              <w:instrText xml:space="preserve"> PAGEREF _Toc198045405 \h </w:instrText>
            </w:r>
            <w:r>
              <w:rPr>
                <w:noProof/>
                <w:webHidden/>
              </w:rPr>
            </w:r>
            <w:r>
              <w:rPr>
                <w:noProof/>
                <w:webHidden/>
              </w:rPr>
              <w:fldChar w:fldCharType="separate"/>
            </w:r>
            <w:r w:rsidR="00C65193">
              <w:rPr>
                <w:noProof/>
                <w:webHidden/>
              </w:rPr>
              <w:t>278</w:t>
            </w:r>
            <w:r>
              <w:rPr>
                <w:noProof/>
                <w:webHidden/>
              </w:rPr>
              <w:fldChar w:fldCharType="end"/>
            </w:r>
          </w:hyperlink>
        </w:p>
        <w:p w14:paraId="65D3D763" w14:textId="7930D486" w:rsidR="00BD14C8" w:rsidRDefault="00BD14C8">
          <w:pPr>
            <w:pStyle w:val="TOC3"/>
            <w:tabs>
              <w:tab w:val="left" w:pos="1320"/>
              <w:tab w:val="right" w:leader="dot" w:pos="9350"/>
            </w:tabs>
            <w:rPr>
              <w:rFonts w:cstheme="minorBidi"/>
              <w:noProof/>
              <w:szCs w:val="22"/>
            </w:rPr>
          </w:pPr>
          <w:hyperlink w:anchor="_Toc198045406" w:history="1">
            <w:r w:rsidRPr="00042DA8">
              <w:rPr>
                <w:rStyle w:val="Hyperlink"/>
                <w:noProof/>
              </w:rPr>
              <w:t>5.2.4.</w:t>
            </w:r>
            <w:r>
              <w:rPr>
                <w:rFonts w:cstheme="minorBidi"/>
                <w:noProof/>
                <w:szCs w:val="22"/>
              </w:rPr>
              <w:tab/>
            </w:r>
            <w:r w:rsidRPr="00042DA8">
              <w:rPr>
                <w:rStyle w:val="Hyperlink"/>
                <w:noProof/>
              </w:rPr>
              <w:t>Điều chỉnh hóa đơn máy tính tiền không tồn tại trên hệ thống( hóa đơn không tồn tại trên hệ thống)</w:t>
            </w:r>
            <w:r>
              <w:rPr>
                <w:noProof/>
                <w:webHidden/>
              </w:rPr>
              <w:tab/>
            </w:r>
            <w:r>
              <w:rPr>
                <w:noProof/>
                <w:webHidden/>
              </w:rPr>
              <w:fldChar w:fldCharType="begin"/>
            </w:r>
            <w:r>
              <w:rPr>
                <w:noProof/>
                <w:webHidden/>
              </w:rPr>
              <w:instrText xml:space="preserve"> PAGEREF _Toc198045406 \h </w:instrText>
            </w:r>
            <w:r>
              <w:rPr>
                <w:noProof/>
                <w:webHidden/>
              </w:rPr>
            </w:r>
            <w:r>
              <w:rPr>
                <w:noProof/>
                <w:webHidden/>
              </w:rPr>
              <w:fldChar w:fldCharType="separate"/>
            </w:r>
            <w:r w:rsidR="00C65193">
              <w:rPr>
                <w:noProof/>
                <w:webHidden/>
              </w:rPr>
              <w:t>283</w:t>
            </w:r>
            <w:r>
              <w:rPr>
                <w:noProof/>
                <w:webHidden/>
              </w:rPr>
              <w:fldChar w:fldCharType="end"/>
            </w:r>
          </w:hyperlink>
        </w:p>
        <w:p w14:paraId="0AFAD7FF" w14:textId="3C1169C9" w:rsidR="00BD14C8" w:rsidRDefault="00BD14C8">
          <w:pPr>
            <w:pStyle w:val="TOC3"/>
            <w:tabs>
              <w:tab w:val="left" w:pos="1320"/>
              <w:tab w:val="right" w:leader="dot" w:pos="9350"/>
            </w:tabs>
            <w:rPr>
              <w:rFonts w:cstheme="minorBidi"/>
              <w:noProof/>
              <w:szCs w:val="22"/>
            </w:rPr>
          </w:pPr>
          <w:hyperlink w:anchor="_Toc198045407" w:history="1">
            <w:r w:rsidRPr="00042DA8">
              <w:rPr>
                <w:rStyle w:val="Hyperlink"/>
                <w:noProof/>
              </w:rPr>
              <w:t>5.2.5.</w:t>
            </w:r>
            <w:r>
              <w:rPr>
                <w:rFonts w:cstheme="minorBidi"/>
                <w:noProof/>
                <w:szCs w:val="22"/>
              </w:rPr>
              <w:tab/>
            </w:r>
            <w:r w:rsidRPr="00042DA8">
              <w:rPr>
                <w:rStyle w:val="Hyperlink"/>
                <w:noProof/>
              </w:rPr>
              <w:t>Thay thế hóa đơn máy tính tiền cũ (không xác định  hóa đơn gốc)</w:t>
            </w:r>
            <w:r>
              <w:rPr>
                <w:noProof/>
                <w:webHidden/>
              </w:rPr>
              <w:tab/>
            </w:r>
            <w:r>
              <w:rPr>
                <w:noProof/>
                <w:webHidden/>
              </w:rPr>
              <w:fldChar w:fldCharType="begin"/>
            </w:r>
            <w:r>
              <w:rPr>
                <w:noProof/>
                <w:webHidden/>
              </w:rPr>
              <w:instrText xml:space="preserve"> PAGEREF _Toc198045407 \h </w:instrText>
            </w:r>
            <w:r>
              <w:rPr>
                <w:noProof/>
                <w:webHidden/>
              </w:rPr>
            </w:r>
            <w:r>
              <w:rPr>
                <w:noProof/>
                <w:webHidden/>
              </w:rPr>
              <w:fldChar w:fldCharType="separate"/>
            </w:r>
            <w:r w:rsidR="00C65193">
              <w:rPr>
                <w:noProof/>
                <w:webHidden/>
              </w:rPr>
              <w:t>289</w:t>
            </w:r>
            <w:r>
              <w:rPr>
                <w:noProof/>
                <w:webHidden/>
              </w:rPr>
              <w:fldChar w:fldCharType="end"/>
            </w:r>
          </w:hyperlink>
        </w:p>
        <w:p w14:paraId="543CFBBF" w14:textId="372BE2B0" w:rsidR="00BD14C8" w:rsidRDefault="00BD14C8">
          <w:pPr>
            <w:pStyle w:val="TOC2"/>
            <w:tabs>
              <w:tab w:val="left" w:pos="880"/>
              <w:tab w:val="right" w:leader="dot" w:pos="9350"/>
            </w:tabs>
            <w:rPr>
              <w:rFonts w:cstheme="minorBidi"/>
              <w:noProof/>
              <w:szCs w:val="22"/>
            </w:rPr>
          </w:pPr>
          <w:hyperlink w:anchor="_Toc198045408" w:history="1">
            <w:r w:rsidRPr="00042DA8">
              <w:rPr>
                <w:rStyle w:val="Hyperlink"/>
                <w:noProof/>
              </w:rPr>
              <w:t>5.3.</w:t>
            </w:r>
            <w:r>
              <w:rPr>
                <w:rFonts w:cstheme="minorBidi"/>
                <w:noProof/>
                <w:szCs w:val="22"/>
              </w:rPr>
              <w:tab/>
            </w:r>
            <w:r w:rsidRPr="00042DA8">
              <w:rPr>
                <w:rStyle w:val="Hyperlink"/>
                <w:noProof/>
              </w:rPr>
              <w:t>Gửi hóa đơn khởi tạo từ máy tính tiền đến cơ quan thuế (businessService.asmx)</w:t>
            </w:r>
            <w:r>
              <w:rPr>
                <w:noProof/>
                <w:webHidden/>
              </w:rPr>
              <w:tab/>
            </w:r>
            <w:r>
              <w:rPr>
                <w:noProof/>
                <w:webHidden/>
              </w:rPr>
              <w:fldChar w:fldCharType="begin"/>
            </w:r>
            <w:r>
              <w:rPr>
                <w:noProof/>
                <w:webHidden/>
              </w:rPr>
              <w:instrText xml:space="preserve"> PAGEREF _Toc198045408 \h </w:instrText>
            </w:r>
            <w:r>
              <w:rPr>
                <w:noProof/>
                <w:webHidden/>
              </w:rPr>
            </w:r>
            <w:r>
              <w:rPr>
                <w:noProof/>
                <w:webHidden/>
              </w:rPr>
              <w:fldChar w:fldCharType="separate"/>
            </w:r>
            <w:r w:rsidR="00C65193">
              <w:rPr>
                <w:noProof/>
                <w:webHidden/>
              </w:rPr>
              <w:t>295</w:t>
            </w:r>
            <w:r>
              <w:rPr>
                <w:noProof/>
                <w:webHidden/>
              </w:rPr>
              <w:fldChar w:fldCharType="end"/>
            </w:r>
          </w:hyperlink>
        </w:p>
        <w:p w14:paraId="4292AB5F" w14:textId="1EE450D8" w:rsidR="00BD14C8" w:rsidRDefault="00BD14C8">
          <w:pPr>
            <w:pStyle w:val="TOC3"/>
            <w:tabs>
              <w:tab w:val="left" w:pos="1320"/>
              <w:tab w:val="right" w:leader="dot" w:pos="9350"/>
            </w:tabs>
            <w:rPr>
              <w:rFonts w:cstheme="minorBidi"/>
              <w:noProof/>
              <w:szCs w:val="22"/>
            </w:rPr>
          </w:pPr>
          <w:hyperlink w:anchor="_Toc198045409" w:history="1">
            <w:r w:rsidRPr="00042DA8">
              <w:rPr>
                <w:rStyle w:val="Hyperlink"/>
                <w:noProof/>
              </w:rPr>
              <w:t>5.3.1.</w:t>
            </w:r>
            <w:r>
              <w:rPr>
                <w:rFonts w:cstheme="minorBidi"/>
                <w:noProof/>
                <w:szCs w:val="22"/>
              </w:rPr>
              <w:tab/>
            </w:r>
            <w:r w:rsidRPr="00042DA8">
              <w:rPr>
                <w:rStyle w:val="Hyperlink"/>
                <w:noProof/>
              </w:rPr>
              <w:t>Lấy giá trị hash cho NNT gửi hóa đơn lên CQT sử dụng token(bước 1)</w:t>
            </w:r>
            <w:r>
              <w:rPr>
                <w:noProof/>
                <w:webHidden/>
              </w:rPr>
              <w:tab/>
            </w:r>
            <w:r>
              <w:rPr>
                <w:noProof/>
                <w:webHidden/>
              </w:rPr>
              <w:fldChar w:fldCharType="begin"/>
            </w:r>
            <w:r>
              <w:rPr>
                <w:noProof/>
                <w:webHidden/>
              </w:rPr>
              <w:instrText xml:space="preserve"> PAGEREF _Toc198045409 \h </w:instrText>
            </w:r>
            <w:r>
              <w:rPr>
                <w:noProof/>
                <w:webHidden/>
              </w:rPr>
            </w:r>
            <w:r>
              <w:rPr>
                <w:noProof/>
                <w:webHidden/>
              </w:rPr>
              <w:fldChar w:fldCharType="separate"/>
            </w:r>
            <w:r w:rsidR="00C65193">
              <w:rPr>
                <w:noProof/>
                <w:webHidden/>
              </w:rPr>
              <w:t>295</w:t>
            </w:r>
            <w:r>
              <w:rPr>
                <w:noProof/>
                <w:webHidden/>
              </w:rPr>
              <w:fldChar w:fldCharType="end"/>
            </w:r>
          </w:hyperlink>
        </w:p>
        <w:p w14:paraId="0FC54550" w14:textId="2C044B9B" w:rsidR="00BD14C8" w:rsidRDefault="00BD14C8">
          <w:pPr>
            <w:pStyle w:val="TOC3"/>
            <w:tabs>
              <w:tab w:val="left" w:pos="1320"/>
              <w:tab w:val="right" w:leader="dot" w:pos="9350"/>
            </w:tabs>
            <w:rPr>
              <w:rFonts w:cstheme="minorBidi"/>
              <w:noProof/>
              <w:szCs w:val="22"/>
            </w:rPr>
          </w:pPr>
          <w:hyperlink w:anchor="_Toc198045410" w:history="1">
            <w:r w:rsidRPr="00042DA8">
              <w:rPr>
                <w:rStyle w:val="Hyperlink"/>
                <w:noProof/>
              </w:rPr>
              <w:t>5.3.2.</w:t>
            </w:r>
            <w:r>
              <w:rPr>
                <w:rFonts w:cstheme="minorBidi"/>
                <w:noProof/>
                <w:szCs w:val="22"/>
              </w:rPr>
              <w:tab/>
            </w:r>
            <w:r w:rsidRPr="00042DA8">
              <w:rPr>
                <w:rStyle w:val="Hyperlink"/>
                <w:noProof/>
              </w:rPr>
              <w:t>Gửi hóa đơn máy tính tiền theo danh sách fkey sử dụng token (bước 2)</w:t>
            </w:r>
            <w:r>
              <w:rPr>
                <w:noProof/>
                <w:webHidden/>
              </w:rPr>
              <w:tab/>
            </w:r>
            <w:r>
              <w:rPr>
                <w:noProof/>
                <w:webHidden/>
              </w:rPr>
              <w:fldChar w:fldCharType="begin"/>
            </w:r>
            <w:r>
              <w:rPr>
                <w:noProof/>
                <w:webHidden/>
              </w:rPr>
              <w:instrText xml:space="preserve"> PAGEREF _Toc198045410 \h </w:instrText>
            </w:r>
            <w:r>
              <w:rPr>
                <w:noProof/>
                <w:webHidden/>
              </w:rPr>
            </w:r>
            <w:r>
              <w:rPr>
                <w:noProof/>
                <w:webHidden/>
              </w:rPr>
              <w:fldChar w:fldCharType="separate"/>
            </w:r>
            <w:r w:rsidR="00C65193">
              <w:rPr>
                <w:noProof/>
                <w:webHidden/>
              </w:rPr>
              <w:t>296</w:t>
            </w:r>
            <w:r>
              <w:rPr>
                <w:noProof/>
                <w:webHidden/>
              </w:rPr>
              <w:fldChar w:fldCharType="end"/>
            </w:r>
          </w:hyperlink>
        </w:p>
        <w:p w14:paraId="1E00D3D3" w14:textId="7D37E046" w:rsidR="00BD14C8" w:rsidRDefault="00BD14C8">
          <w:pPr>
            <w:pStyle w:val="TOC3"/>
            <w:tabs>
              <w:tab w:val="left" w:pos="1320"/>
              <w:tab w:val="right" w:leader="dot" w:pos="9350"/>
            </w:tabs>
            <w:rPr>
              <w:rFonts w:cstheme="minorBidi"/>
              <w:noProof/>
              <w:szCs w:val="22"/>
            </w:rPr>
          </w:pPr>
          <w:hyperlink w:anchor="_Toc198045411" w:history="1">
            <w:r w:rsidRPr="00042DA8">
              <w:rPr>
                <w:rStyle w:val="Hyperlink"/>
                <w:noProof/>
              </w:rPr>
              <w:t>5.3.3.</w:t>
            </w:r>
            <w:r>
              <w:rPr>
                <w:rFonts w:cstheme="minorBidi"/>
                <w:noProof/>
                <w:szCs w:val="22"/>
              </w:rPr>
              <w:tab/>
            </w:r>
            <w:r w:rsidRPr="00042DA8">
              <w:rPr>
                <w:rStyle w:val="Hyperlink"/>
                <w:noProof/>
              </w:rPr>
              <w:t>Lấy giá trị hash hóa đơn máy tính tiền  theo danh sách fkey sử dụng smartCA (bước 1)</w:t>
            </w:r>
            <w:r>
              <w:rPr>
                <w:noProof/>
                <w:webHidden/>
              </w:rPr>
              <w:tab/>
            </w:r>
            <w:r>
              <w:rPr>
                <w:noProof/>
                <w:webHidden/>
              </w:rPr>
              <w:fldChar w:fldCharType="begin"/>
            </w:r>
            <w:r>
              <w:rPr>
                <w:noProof/>
                <w:webHidden/>
              </w:rPr>
              <w:instrText xml:space="preserve"> PAGEREF _Toc198045411 \h </w:instrText>
            </w:r>
            <w:r>
              <w:rPr>
                <w:noProof/>
                <w:webHidden/>
              </w:rPr>
            </w:r>
            <w:r>
              <w:rPr>
                <w:noProof/>
                <w:webHidden/>
              </w:rPr>
              <w:fldChar w:fldCharType="separate"/>
            </w:r>
            <w:r w:rsidR="00C65193">
              <w:rPr>
                <w:noProof/>
                <w:webHidden/>
              </w:rPr>
              <w:t>297</w:t>
            </w:r>
            <w:r>
              <w:rPr>
                <w:noProof/>
                <w:webHidden/>
              </w:rPr>
              <w:fldChar w:fldCharType="end"/>
            </w:r>
          </w:hyperlink>
        </w:p>
        <w:p w14:paraId="20CAFD40" w14:textId="1E9D3712" w:rsidR="00BD14C8" w:rsidRDefault="00BD14C8">
          <w:pPr>
            <w:pStyle w:val="TOC3"/>
            <w:tabs>
              <w:tab w:val="left" w:pos="1320"/>
              <w:tab w:val="right" w:leader="dot" w:pos="9350"/>
            </w:tabs>
            <w:rPr>
              <w:rFonts w:cstheme="minorBidi"/>
              <w:noProof/>
              <w:szCs w:val="22"/>
            </w:rPr>
          </w:pPr>
          <w:hyperlink w:anchor="_Toc198045412" w:history="1">
            <w:r w:rsidRPr="00042DA8">
              <w:rPr>
                <w:rStyle w:val="Hyperlink"/>
                <w:noProof/>
              </w:rPr>
              <w:t>5.3.4.</w:t>
            </w:r>
            <w:r>
              <w:rPr>
                <w:rFonts w:cstheme="minorBidi"/>
                <w:noProof/>
                <w:szCs w:val="22"/>
              </w:rPr>
              <w:tab/>
            </w:r>
            <w:r w:rsidRPr="00042DA8">
              <w:rPr>
                <w:rStyle w:val="Hyperlink"/>
                <w:noProof/>
              </w:rPr>
              <w:t>Gửi hóa đơn máy tính tiền theo danh sách fkey sử dụng smartCA (bước 2)</w:t>
            </w:r>
            <w:r>
              <w:rPr>
                <w:noProof/>
                <w:webHidden/>
              </w:rPr>
              <w:tab/>
            </w:r>
            <w:r>
              <w:rPr>
                <w:noProof/>
                <w:webHidden/>
              </w:rPr>
              <w:fldChar w:fldCharType="begin"/>
            </w:r>
            <w:r>
              <w:rPr>
                <w:noProof/>
                <w:webHidden/>
              </w:rPr>
              <w:instrText xml:space="preserve"> PAGEREF _Toc198045412 \h </w:instrText>
            </w:r>
            <w:r>
              <w:rPr>
                <w:noProof/>
                <w:webHidden/>
              </w:rPr>
            </w:r>
            <w:r>
              <w:rPr>
                <w:noProof/>
                <w:webHidden/>
              </w:rPr>
              <w:fldChar w:fldCharType="separate"/>
            </w:r>
            <w:r w:rsidR="00C65193">
              <w:rPr>
                <w:noProof/>
                <w:webHidden/>
              </w:rPr>
              <w:t>299</w:t>
            </w:r>
            <w:r>
              <w:rPr>
                <w:noProof/>
                <w:webHidden/>
              </w:rPr>
              <w:fldChar w:fldCharType="end"/>
            </w:r>
          </w:hyperlink>
        </w:p>
        <w:p w14:paraId="2662518D" w14:textId="5CD787FF" w:rsidR="00BD14C8" w:rsidRDefault="00BD14C8">
          <w:pPr>
            <w:pStyle w:val="TOC3"/>
            <w:tabs>
              <w:tab w:val="left" w:pos="1320"/>
              <w:tab w:val="right" w:leader="dot" w:pos="9350"/>
            </w:tabs>
            <w:rPr>
              <w:rFonts w:cstheme="minorBidi"/>
              <w:noProof/>
              <w:szCs w:val="22"/>
            </w:rPr>
          </w:pPr>
          <w:hyperlink w:anchor="_Toc198045413" w:history="1">
            <w:r w:rsidRPr="00042DA8">
              <w:rPr>
                <w:rStyle w:val="Hyperlink"/>
                <w:noProof/>
              </w:rPr>
              <w:t>5.3.5.</w:t>
            </w:r>
            <w:r>
              <w:rPr>
                <w:rFonts w:cstheme="minorBidi"/>
                <w:noProof/>
                <w:szCs w:val="22"/>
              </w:rPr>
              <w:tab/>
            </w:r>
            <w:r w:rsidRPr="00042DA8">
              <w:rPr>
                <w:rStyle w:val="Hyperlink"/>
                <w:noProof/>
              </w:rPr>
              <w:t>Gửi hóa đơn máy tính tiền theo danh sách từ số đến số</w:t>
            </w:r>
            <w:r>
              <w:rPr>
                <w:noProof/>
                <w:webHidden/>
              </w:rPr>
              <w:tab/>
            </w:r>
            <w:r>
              <w:rPr>
                <w:noProof/>
                <w:webHidden/>
              </w:rPr>
              <w:fldChar w:fldCharType="begin"/>
            </w:r>
            <w:r>
              <w:rPr>
                <w:noProof/>
                <w:webHidden/>
              </w:rPr>
              <w:instrText xml:space="preserve"> PAGEREF _Toc198045413 \h </w:instrText>
            </w:r>
            <w:r>
              <w:rPr>
                <w:noProof/>
                <w:webHidden/>
              </w:rPr>
            </w:r>
            <w:r>
              <w:rPr>
                <w:noProof/>
                <w:webHidden/>
              </w:rPr>
              <w:fldChar w:fldCharType="separate"/>
            </w:r>
            <w:r w:rsidR="00C65193">
              <w:rPr>
                <w:noProof/>
                <w:webHidden/>
              </w:rPr>
              <w:t>300</w:t>
            </w:r>
            <w:r>
              <w:rPr>
                <w:noProof/>
                <w:webHidden/>
              </w:rPr>
              <w:fldChar w:fldCharType="end"/>
            </w:r>
          </w:hyperlink>
        </w:p>
        <w:p w14:paraId="24DF44C6" w14:textId="4D4090E1" w:rsidR="00BD14C8" w:rsidRDefault="00BD14C8">
          <w:pPr>
            <w:pStyle w:val="TOC3"/>
            <w:tabs>
              <w:tab w:val="left" w:pos="1320"/>
              <w:tab w:val="right" w:leader="dot" w:pos="9350"/>
            </w:tabs>
            <w:rPr>
              <w:rFonts w:cstheme="minorBidi"/>
              <w:noProof/>
              <w:szCs w:val="22"/>
            </w:rPr>
          </w:pPr>
          <w:hyperlink w:anchor="_Toc198045414" w:history="1">
            <w:r w:rsidRPr="00042DA8">
              <w:rPr>
                <w:rStyle w:val="Hyperlink"/>
                <w:noProof/>
              </w:rPr>
              <w:t>5.3.6.</w:t>
            </w:r>
            <w:r>
              <w:rPr>
                <w:rFonts w:cstheme="minorBidi"/>
                <w:noProof/>
                <w:szCs w:val="22"/>
              </w:rPr>
              <w:tab/>
            </w:r>
            <w:r w:rsidRPr="00042DA8">
              <w:rPr>
                <w:rStyle w:val="Hyperlink"/>
                <w:noProof/>
              </w:rPr>
              <w:t>Lấy giá trị hash hóa đơn máy tính tiền theo danh sách từ số đến số sử dụng token (bước 1)</w:t>
            </w:r>
            <w:r>
              <w:rPr>
                <w:noProof/>
                <w:webHidden/>
              </w:rPr>
              <w:tab/>
            </w:r>
            <w:r>
              <w:rPr>
                <w:noProof/>
                <w:webHidden/>
              </w:rPr>
              <w:fldChar w:fldCharType="begin"/>
            </w:r>
            <w:r>
              <w:rPr>
                <w:noProof/>
                <w:webHidden/>
              </w:rPr>
              <w:instrText xml:space="preserve"> PAGEREF _Toc198045414 \h </w:instrText>
            </w:r>
            <w:r>
              <w:rPr>
                <w:noProof/>
                <w:webHidden/>
              </w:rPr>
            </w:r>
            <w:r>
              <w:rPr>
                <w:noProof/>
                <w:webHidden/>
              </w:rPr>
              <w:fldChar w:fldCharType="separate"/>
            </w:r>
            <w:r w:rsidR="00C65193">
              <w:rPr>
                <w:noProof/>
                <w:webHidden/>
              </w:rPr>
              <w:t>301</w:t>
            </w:r>
            <w:r>
              <w:rPr>
                <w:noProof/>
                <w:webHidden/>
              </w:rPr>
              <w:fldChar w:fldCharType="end"/>
            </w:r>
          </w:hyperlink>
        </w:p>
        <w:p w14:paraId="245E1C66" w14:textId="29B0F89E" w:rsidR="00BD14C8" w:rsidRDefault="00BD14C8">
          <w:pPr>
            <w:pStyle w:val="TOC3"/>
            <w:tabs>
              <w:tab w:val="left" w:pos="1320"/>
              <w:tab w:val="right" w:leader="dot" w:pos="9350"/>
            </w:tabs>
            <w:rPr>
              <w:rFonts w:cstheme="minorBidi"/>
              <w:noProof/>
              <w:szCs w:val="22"/>
            </w:rPr>
          </w:pPr>
          <w:hyperlink w:anchor="_Toc198045415" w:history="1">
            <w:r w:rsidRPr="00042DA8">
              <w:rPr>
                <w:rStyle w:val="Hyperlink"/>
                <w:noProof/>
              </w:rPr>
              <w:t>5.3.7.</w:t>
            </w:r>
            <w:r>
              <w:rPr>
                <w:rFonts w:cstheme="minorBidi"/>
                <w:noProof/>
                <w:szCs w:val="22"/>
              </w:rPr>
              <w:tab/>
            </w:r>
            <w:r w:rsidRPr="00042DA8">
              <w:rPr>
                <w:rStyle w:val="Hyperlink"/>
                <w:noProof/>
              </w:rPr>
              <w:t>Gửi hóa đơn máy tính tiền theo danh sách từ số đến số  sử dụng token (bước 2)</w:t>
            </w:r>
            <w:r>
              <w:rPr>
                <w:noProof/>
                <w:webHidden/>
              </w:rPr>
              <w:tab/>
            </w:r>
            <w:r>
              <w:rPr>
                <w:noProof/>
                <w:webHidden/>
              </w:rPr>
              <w:fldChar w:fldCharType="begin"/>
            </w:r>
            <w:r>
              <w:rPr>
                <w:noProof/>
                <w:webHidden/>
              </w:rPr>
              <w:instrText xml:space="preserve"> PAGEREF _Toc198045415 \h </w:instrText>
            </w:r>
            <w:r>
              <w:rPr>
                <w:noProof/>
                <w:webHidden/>
              </w:rPr>
            </w:r>
            <w:r>
              <w:rPr>
                <w:noProof/>
                <w:webHidden/>
              </w:rPr>
              <w:fldChar w:fldCharType="separate"/>
            </w:r>
            <w:r w:rsidR="00C65193">
              <w:rPr>
                <w:noProof/>
                <w:webHidden/>
              </w:rPr>
              <w:t>302</w:t>
            </w:r>
            <w:r>
              <w:rPr>
                <w:noProof/>
                <w:webHidden/>
              </w:rPr>
              <w:fldChar w:fldCharType="end"/>
            </w:r>
          </w:hyperlink>
        </w:p>
        <w:p w14:paraId="49743EEF" w14:textId="4A060BA8" w:rsidR="00BD14C8" w:rsidRDefault="00BD14C8">
          <w:pPr>
            <w:pStyle w:val="TOC3"/>
            <w:tabs>
              <w:tab w:val="left" w:pos="1320"/>
              <w:tab w:val="right" w:leader="dot" w:pos="9350"/>
            </w:tabs>
            <w:rPr>
              <w:rFonts w:cstheme="minorBidi"/>
              <w:noProof/>
              <w:szCs w:val="22"/>
            </w:rPr>
          </w:pPr>
          <w:hyperlink w:anchor="_Toc198045416" w:history="1">
            <w:r w:rsidRPr="00042DA8">
              <w:rPr>
                <w:rStyle w:val="Hyperlink"/>
                <w:noProof/>
              </w:rPr>
              <w:t>5.3.8.</w:t>
            </w:r>
            <w:r>
              <w:rPr>
                <w:rFonts w:cstheme="minorBidi"/>
                <w:noProof/>
                <w:szCs w:val="22"/>
              </w:rPr>
              <w:tab/>
            </w:r>
            <w:r w:rsidRPr="00042DA8">
              <w:rPr>
                <w:rStyle w:val="Hyperlink"/>
                <w:noProof/>
              </w:rPr>
              <w:t>Lấy giá trị hash hóa đơn máy tính tiền theo danh sách từ số đến số sử dụng smartCA (bước 1)</w:t>
            </w:r>
            <w:r>
              <w:rPr>
                <w:noProof/>
                <w:webHidden/>
              </w:rPr>
              <w:tab/>
            </w:r>
            <w:r>
              <w:rPr>
                <w:noProof/>
                <w:webHidden/>
              </w:rPr>
              <w:fldChar w:fldCharType="begin"/>
            </w:r>
            <w:r>
              <w:rPr>
                <w:noProof/>
                <w:webHidden/>
              </w:rPr>
              <w:instrText xml:space="preserve"> PAGEREF _Toc198045416 \h </w:instrText>
            </w:r>
            <w:r>
              <w:rPr>
                <w:noProof/>
                <w:webHidden/>
              </w:rPr>
            </w:r>
            <w:r>
              <w:rPr>
                <w:noProof/>
                <w:webHidden/>
              </w:rPr>
              <w:fldChar w:fldCharType="separate"/>
            </w:r>
            <w:r w:rsidR="00C65193">
              <w:rPr>
                <w:noProof/>
                <w:webHidden/>
              </w:rPr>
              <w:t>303</w:t>
            </w:r>
            <w:r>
              <w:rPr>
                <w:noProof/>
                <w:webHidden/>
              </w:rPr>
              <w:fldChar w:fldCharType="end"/>
            </w:r>
          </w:hyperlink>
        </w:p>
        <w:p w14:paraId="0B9F346A" w14:textId="67EDE01A" w:rsidR="00BD14C8" w:rsidRDefault="00BD14C8">
          <w:pPr>
            <w:pStyle w:val="TOC3"/>
            <w:tabs>
              <w:tab w:val="left" w:pos="1320"/>
              <w:tab w:val="right" w:leader="dot" w:pos="9350"/>
            </w:tabs>
            <w:rPr>
              <w:rFonts w:cstheme="minorBidi"/>
              <w:noProof/>
              <w:szCs w:val="22"/>
            </w:rPr>
          </w:pPr>
          <w:hyperlink w:anchor="_Toc198045417" w:history="1">
            <w:r w:rsidRPr="00042DA8">
              <w:rPr>
                <w:rStyle w:val="Hyperlink"/>
                <w:noProof/>
              </w:rPr>
              <w:t>5.3.9.</w:t>
            </w:r>
            <w:r>
              <w:rPr>
                <w:rFonts w:cstheme="minorBidi"/>
                <w:noProof/>
                <w:szCs w:val="22"/>
              </w:rPr>
              <w:tab/>
            </w:r>
            <w:r w:rsidRPr="00042DA8">
              <w:rPr>
                <w:rStyle w:val="Hyperlink"/>
                <w:noProof/>
              </w:rPr>
              <w:t>Gửi hóa đơn máy tính tiền theo danh sách từ số đến số sử dụng smartCA (bước 2)</w:t>
            </w:r>
            <w:r>
              <w:rPr>
                <w:noProof/>
                <w:webHidden/>
              </w:rPr>
              <w:tab/>
            </w:r>
            <w:r>
              <w:rPr>
                <w:noProof/>
                <w:webHidden/>
              </w:rPr>
              <w:fldChar w:fldCharType="begin"/>
            </w:r>
            <w:r>
              <w:rPr>
                <w:noProof/>
                <w:webHidden/>
              </w:rPr>
              <w:instrText xml:space="preserve"> PAGEREF _Toc198045417 \h </w:instrText>
            </w:r>
            <w:r>
              <w:rPr>
                <w:noProof/>
                <w:webHidden/>
              </w:rPr>
            </w:r>
            <w:r>
              <w:rPr>
                <w:noProof/>
                <w:webHidden/>
              </w:rPr>
              <w:fldChar w:fldCharType="separate"/>
            </w:r>
            <w:r w:rsidR="00C65193">
              <w:rPr>
                <w:noProof/>
                <w:webHidden/>
              </w:rPr>
              <w:t>304</w:t>
            </w:r>
            <w:r>
              <w:rPr>
                <w:noProof/>
                <w:webHidden/>
              </w:rPr>
              <w:fldChar w:fldCharType="end"/>
            </w:r>
          </w:hyperlink>
        </w:p>
        <w:p w14:paraId="75AA74F6" w14:textId="48BF763F" w:rsidR="00BD14C8" w:rsidRDefault="00BD14C8">
          <w:pPr>
            <w:pStyle w:val="TOC3"/>
            <w:tabs>
              <w:tab w:val="left" w:pos="1320"/>
              <w:tab w:val="right" w:leader="dot" w:pos="9350"/>
            </w:tabs>
            <w:rPr>
              <w:rFonts w:cstheme="minorBidi"/>
              <w:noProof/>
              <w:szCs w:val="22"/>
            </w:rPr>
          </w:pPr>
          <w:hyperlink w:anchor="_Toc198045418" w:history="1">
            <w:r w:rsidRPr="00042DA8">
              <w:rPr>
                <w:rStyle w:val="Hyperlink"/>
                <w:noProof/>
              </w:rPr>
              <w:t>5.3.10.</w:t>
            </w:r>
            <w:r>
              <w:rPr>
                <w:rFonts w:cstheme="minorBidi"/>
                <w:noProof/>
                <w:szCs w:val="22"/>
              </w:rPr>
              <w:tab/>
            </w:r>
            <w:r w:rsidRPr="00042DA8">
              <w:rPr>
                <w:rStyle w:val="Hyperlink"/>
                <w:noProof/>
              </w:rPr>
              <w:t>Gửi hóa đơn máy tính tiền theo danh sách invtoken sử dụng HSM &amp; P12</w:t>
            </w:r>
            <w:r>
              <w:rPr>
                <w:noProof/>
                <w:webHidden/>
              </w:rPr>
              <w:tab/>
            </w:r>
            <w:r>
              <w:rPr>
                <w:noProof/>
                <w:webHidden/>
              </w:rPr>
              <w:fldChar w:fldCharType="begin"/>
            </w:r>
            <w:r>
              <w:rPr>
                <w:noProof/>
                <w:webHidden/>
              </w:rPr>
              <w:instrText xml:space="preserve"> PAGEREF _Toc198045418 \h </w:instrText>
            </w:r>
            <w:r>
              <w:rPr>
                <w:noProof/>
                <w:webHidden/>
              </w:rPr>
            </w:r>
            <w:r>
              <w:rPr>
                <w:noProof/>
                <w:webHidden/>
              </w:rPr>
              <w:fldChar w:fldCharType="separate"/>
            </w:r>
            <w:r w:rsidR="00C65193">
              <w:rPr>
                <w:noProof/>
                <w:webHidden/>
              </w:rPr>
              <w:t>305</w:t>
            </w:r>
            <w:r>
              <w:rPr>
                <w:noProof/>
                <w:webHidden/>
              </w:rPr>
              <w:fldChar w:fldCharType="end"/>
            </w:r>
          </w:hyperlink>
        </w:p>
        <w:p w14:paraId="2755F2E3" w14:textId="43A699A1" w:rsidR="00BD14C8" w:rsidRDefault="00BD14C8">
          <w:pPr>
            <w:pStyle w:val="TOC3"/>
            <w:tabs>
              <w:tab w:val="left" w:pos="1320"/>
              <w:tab w:val="right" w:leader="dot" w:pos="9350"/>
            </w:tabs>
            <w:rPr>
              <w:rFonts w:cstheme="minorBidi"/>
              <w:noProof/>
              <w:szCs w:val="22"/>
            </w:rPr>
          </w:pPr>
          <w:hyperlink w:anchor="_Toc198045419" w:history="1">
            <w:r w:rsidRPr="00042DA8">
              <w:rPr>
                <w:rStyle w:val="Hyperlink"/>
                <w:noProof/>
              </w:rPr>
              <w:t>5.3.11.</w:t>
            </w:r>
            <w:r>
              <w:rPr>
                <w:rFonts w:cstheme="minorBidi"/>
                <w:noProof/>
                <w:szCs w:val="22"/>
              </w:rPr>
              <w:tab/>
            </w:r>
            <w:r w:rsidRPr="00042DA8">
              <w:rPr>
                <w:rStyle w:val="Hyperlink"/>
                <w:noProof/>
              </w:rPr>
              <w:t>Lấy giá trị hash hóa đơn máy tính tiền theo danh sách invtoken sử dụng token(bước 1)</w:t>
            </w:r>
            <w:r>
              <w:rPr>
                <w:noProof/>
                <w:webHidden/>
              </w:rPr>
              <w:tab/>
            </w:r>
            <w:r>
              <w:rPr>
                <w:noProof/>
                <w:webHidden/>
              </w:rPr>
              <w:fldChar w:fldCharType="begin"/>
            </w:r>
            <w:r>
              <w:rPr>
                <w:noProof/>
                <w:webHidden/>
              </w:rPr>
              <w:instrText xml:space="preserve"> PAGEREF _Toc198045419 \h </w:instrText>
            </w:r>
            <w:r>
              <w:rPr>
                <w:noProof/>
                <w:webHidden/>
              </w:rPr>
            </w:r>
            <w:r>
              <w:rPr>
                <w:noProof/>
                <w:webHidden/>
              </w:rPr>
              <w:fldChar w:fldCharType="separate"/>
            </w:r>
            <w:r w:rsidR="00C65193">
              <w:rPr>
                <w:noProof/>
                <w:webHidden/>
              </w:rPr>
              <w:t>307</w:t>
            </w:r>
            <w:r>
              <w:rPr>
                <w:noProof/>
                <w:webHidden/>
              </w:rPr>
              <w:fldChar w:fldCharType="end"/>
            </w:r>
          </w:hyperlink>
        </w:p>
        <w:p w14:paraId="2753A923" w14:textId="3A33467F" w:rsidR="00BD14C8" w:rsidRDefault="00BD14C8">
          <w:pPr>
            <w:pStyle w:val="TOC3"/>
            <w:tabs>
              <w:tab w:val="left" w:pos="1320"/>
              <w:tab w:val="right" w:leader="dot" w:pos="9350"/>
            </w:tabs>
            <w:rPr>
              <w:rFonts w:cstheme="minorBidi"/>
              <w:noProof/>
              <w:szCs w:val="22"/>
            </w:rPr>
          </w:pPr>
          <w:hyperlink w:anchor="_Toc198045420" w:history="1">
            <w:r w:rsidRPr="00042DA8">
              <w:rPr>
                <w:rStyle w:val="Hyperlink"/>
                <w:noProof/>
              </w:rPr>
              <w:t>5.3.12.</w:t>
            </w:r>
            <w:r>
              <w:rPr>
                <w:rFonts w:cstheme="minorBidi"/>
                <w:noProof/>
                <w:szCs w:val="22"/>
              </w:rPr>
              <w:tab/>
            </w:r>
            <w:r w:rsidRPr="00042DA8">
              <w:rPr>
                <w:rStyle w:val="Hyperlink"/>
                <w:noProof/>
              </w:rPr>
              <w:t>Gửi hóa đơn máy tính tiền theo danh sách invtoken sử dụng token (bước 2)</w:t>
            </w:r>
            <w:r>
              <w:rPr>
                <w:noProof/>
                <w:webHidden/>
              </w:rPr>
              <w:tab/>
            </w:r>
            <w:r>
              <w:rPr>
                <w:noProof/>
                <w:webHidden/>
              </w:rPr>
              <w:fldChar w:fldCharType="begin"/>
            </w:r>
            <w:r>
              <w:rPr>
                <w:noProof/>
                <w:webHidden/>
              </w:rPr>
              <w:instrText xml:space="preserve"> PAGEREF _Toc198045420 \h </w:instrText>
            </w:r>
            <w:r>
              <w:rPr>
                <w:noProof/>
                <w:webHidden/>
              </w:rPr>
            </w:r>
            <w:r>
              <w:rPr>
                <w:noProof/>
                <w:webHidden/>
              </w:rPr>
              <w:fldChar w:fldCharType="separate"/>
            </w:r>
            <w:r w:rsidR="00C65193">
              <w:rPr>
                <w:noProof/>
                <w:webHidden/>
              </w:rPr>
              <w:t>308</w:t>
            </w:r>
            <w:r>
              <w:rPr>
                <w:noProof/>
                <w:webHidden/>
              </w:rPr>
              <w:fldChar w:fldCharType="end"/>
            </w:r>
          </w:hyperlink>
        </w:p>
        <w:p w14:paraId="4F8C5FCF" w14:textId="76F7C8AE" w:rsidR="00BD14C8" w:rsidRDefault="00BD14C8">
          <w:pPr>
            <w:pStyle w:val="TOC3"/>
            <w:tabs>
              <w:tab w:val="left" w:pos="1320"/>
              <w:tab w:val="right" w:leader="dot" w:pos="9350"/>
            </w:tabs>
            <w:rPr>
              <w:rFonts w:cstheme="minorBidi"/>
              <w:noProof/>
              <w:szCs w:val="22"/>
            </w:rPr>
          </w:pPr>
          <w:hyperlink w:anchor="_Toc198045421" w:history="1">
            <w:r w:rsidRPr="00042DA8">
              <w:rPr>
                <w:rStyle w:val="Hyperlink"/>
                <w:noProof/>
              </w:rPr>
              <w:t>5.3.13.</w:t>
            </w:r>
            <w:r>
              <w:rPr>
                <w:rFonts w:cstheme="minorBidi"/>
                <w:noProof/>
                <w:szCs w:val="22"/>
              </w:rPr>
              <w:tab/>
            </w:r>
            <w:r w:rsidRPr="00042DA8">
              <w:rPr>
                <w:rStyle w:val="Hyperlink"/>
                <w:noProof/>
              </w:rPr>
              <w:t>Lấy giá trị hash hóa đơn máy tính tiền theo danh sách invtoken sử dụng smartCA (bước 1)</w:t>
            </w:r>
            <w:r>
              <w:rPr>
                <w:noProof/>
                <w:webHidden/>
              </w:rPr>
              <w:tab/>
            </w:r>
            <w:r>
              <w:rPr>
                <w:noProof/>
                <w:webHidden/>
              </w:rPr>
              <w:fldChar w:fldCharType="begin"/>
            </w:r>
            <w:r>
              <w:rPr>
                <w:noProof/>
                <w:webHidden/>
              </w:rPr>
              <w:instrText xml:space="preserve"> PAGEREF _Toc198045421 \h </w:instrText>
            </w:r>
            <w:r>
              <w:rPr>
                <w:noProof/>
                <w:webHidden/>
              </w:rPr>
            </w:r>
            <w:r>
              <w:rPr>
                <w:noProof/>
                <w:webHidden/>
              </w:rPr>
              <w:fldChar w:fldCharType="separate"/>
            </w:r>
            <w:r w:rsidR="00C65193">
              <w:rPr>
                <w:noProof/>
                <w:webHidden/>
              </w:rPr>
              <w:t>309</w:t>
            </w:r>
            <w:r>
              <w:rPr>
                <w:noProof/>
                <w:webHidden/>
              </w:rPr>
              <w:fldChar w:fldCharType="end"/>
            </w:r>
          </w:hyperlink>
        </w:p>
        <w:p w14:paraId="57445599" w14:textId="540426E0" w:rsidR="00BD14C8" w:rsidRDefault="00BD14C8">
          <w:pPr>
            <w:pStyle w:val="TOC3"/>
            <w:tabs>
              <w:tab w:val="left" w:pos="1320"/>
              <w:tab w:val="right" w:leader="dot" w:pos="9350"/>
            </w:tabs>
            <w:rPr>
              <w:rFonts w:cstheme="minorBidi"/>
              <w:noProof/>
              <w:szCs w:val="22"/>
            </w:rPr>
          </w:pPr>
          <w:hyperlink w:anchor="_Toc198045422" w:history="1">
            <w:r w:rsidRPr="00042DA8">
              <w:rPr>
                <w:rStyle w:val="Hyperlink"/>
                <w:noProof/>
              </w:rPr>
              <w:t>5.3.14.</w:t>
            </w:r>
            <w:r>
              <w:rPr>
                <w:rFonts w:cstheme="minorBidi"/>
                <w:noProof/>
                <w:szCs w:val="22"/>
              </w:rPr>
              <w:tab/>
            </w:r>
            <w:r w:rsidRPr="00042DA8">
              <w:rPr>
                <w:rStyle w:val="Hyperlink"/>
                <w:noProof/>
              </w:rPr>
              <w:t>Gửi hóa đơn máy tính tiền theo danh sách invtoken sử dụng smartCA (bước 2)</w:t>
            </w:r>
            <w:r>
              <w:rPr>
                <w:noProof/>
                <w:webHidden/>
              </w:rPr>
              <w:tab/>
            </w:r>
            <w:r>
              <w:rPr>
                <w:noProof/>
                <w:webHidden/>
              </w:rPr>
              <w:fldChar w:fldCharType="begin"/>
            </w:r>
            <w:r>
              <w:rPr>
                <w:noProof/>
                <w:webHidden/>
              </w:rPr>
              <w:instrText xml:space="preserve"> PAGEREF _Toc198045422 \h </w:instrText>
            </w:r>
            <w:r>
              <w:rPr>
                <w:noProof/>
                <w:webHidden/>
              </w:rPr>
            </w:r>
            <w:r>
              <w:rPr>
                <w:noProof/>
                <w:webHidden/>
              </w:rPr>
              <w:fldChar w:fldCharType="separate"/>
            </w:r>
            <w:r w:rsidR="00C65193">
              <w:rPr>
                <w:noProof/>
                <w:webHidden/>
              </w:rPr>
              <w:t>311</w:t>
            </w:r>
            <w:r>
              <w:rPr>
                <w:noProof/>
                <w:webHidden/>
              </w:rPr>
              <w:fldChar w:fldCharType="end"/>
            </w:r>
          </w:hyperlink>
        </w:p>
        <w:p w14:paraId="7394C0C5" w14:textId="412958E2" w:rsidR="00BD14C8" w:rsidRDefault="00BD14C8">
          <w:pPr>
            <w:pStyle w:val="TOC2"/>
            <w:tabs>
              <w:tab w:val="left" w:pos="880"/>
              <w:tab w:val="right" w:leader="dot" w:pos="9350"/>
            </w:tabs>
            <w:rPr>
              <w:rFonts w:cstheme="minorBidi"/>
              <w:noProof/>
              <w:szCs w:val="22"/>
            </w:rPr>
          </w:pPr>
          <w:hyperlink w:anchor="_Toc198045423" w:history="1">
            <w:r w:rsidRPr="00042DA8">
              <w:rPr>
                <w:rStyle w:val="Hyperlink"/>
                <w:noProof/>
              </w:rPr>
              <w:t>5.4.</w:t>
            </w:r>
            <w:r>
              <w:rPr>
                <w:rFonts w:cstheme="minorBidi"/>
                <w:noProof/>
                <w:szCs w:val="22"/>
              </w:rPr>
              <w:tab/>
            </w:r>
            <w:r w:rsidRPr="00042DA8">
              <w:rPr>
                <w:rStyle w:val="Hyperlink"/>
                <w:noProof/>
              </w:rPr>
              <w:t>Lấy kết quả mã cơ quan thuế</w:t>
            </w:r>
            <w:r>
              <w:rPr>
                <w:noProof/>
                <w:webHidden/>
              </w:rPr>
              <w:tab/>
            </w:r>
            <w:r>
              <w:rPr>
                <w:noProof/>
                <w:webHidden/>
              </w:rPr>
              <w:fldChar w:fldCharType="begin"/>
            </w:r>
            <w:r>
              <w:rPr>
                <w:noProof/>
                <w:webHidden/>
              </w:rPr>
              <w:instrText xml:space="preserve"> PAGEREF _Toc198045423 \h </w:instrText>
            </w:r>
            <w:r>
              <w:rPr>
                <w:noProof/>
                <w:webHidden/>
              </w:rPr>
            </w:r>
            <w:r>
              <w:rPr>
                <w:noProof/>
                <w:webHidden/>
              </w:rPr>
              <w:fldChar w:fldCharType="separate"/>
            </w:r>
            <w:r w:rsidR="00C65193">
              <w:rPr>
                <w:noProof/>
                <w:webHidden/>
              </w:rPr>
              <w:t>312</w:t>
            </w:r>
            <w:r>
              <w:rPr>
                <w:noProof/>
                <w:webHidden/>
              </w:rPr>
              <w:fldChar w:fldCharType="end"/>
            </w:r>
          </w:hyperlink>
        </w:p>
        <w:p w14:paraId="2CB43EE0" w14:textId="42FAD420" w:rsidR="00BD14C8" w:rsidRDefault="00BD14C8">
          <w:pPr>
            <w:pStyle w:val="TOC3"/>
            <w:tabs>
              <w:tab w:val="left" w:pos="1320"/>
              <w:tab w:val="right" w:leader="dot" w:pos="9350"/>
            </w:tabs>
            <w:rPr>
              <w:rFonts w:cstheme="minorBidi"/>
              <w:noProof/>
              <w:szCs w:val="22"/>
            </w:rPr>
          </w:pPr>
          <w:hyperlink w:anchor="_Toc198045424" w:history="1">
            <w:r w:rsidRPr="00042DA8">
              <w:rPr>
                <w:rStyle w:val="Hyperlink"/>
                <w:noProof/>
              </w:rPr>
              <w:t>5.4.1.</w:t>
            </w:r>
            <w:r>
              <w:rPr>
                <w:rFonts w:cstheme="minorBidi"/>
                <w:noProof/>
                <w:szCs w:val="22"/>
              </w:rPr>
              <w:tab/>
            </w:r>
            <w:r w:rsidRPr="00042DA8">
              <w:rPr>
                <w:rStyle w:val="Hyperlink"/>
                <w:noProof/>
              </w:rPr>
              <w:t>Lấy trạng thái và XMLData hóa đơn có mã, trạng thái của hóa đơn không mã gửi CQT trả về từ số - đến số</w:t>
            </w:r>
            <w:r>
              <w:rPr>
                <w:noProof/>
                <w:webHidden/>
              </w:rPr>
              <w:tab/>
            </w:r>
            <w:r>
              <w:rPr>
                <w:noProof/>
                <w:webHidden/>
              </w:rPr>
              <w:fldChar w:fldCharType="begin"/>
            </w:r>
            <w:r>
              <w:rPr>
                <w:noProof/>
                <w:webHidden/>
              </w:rPr>
              <w:instrText xml:space="preserve"> PAGEREF _Toc198045424 \h </w:instrText>
            </w:r>
            <w:r>
              <w:rPr>
                <w:noProof/>
                <w:webHidden/>
              </w:rPr>
            </w:r>
            <w:r>
              <w:rPr>
                <w:noProof/>
                <w:webHidden/>
              </w:rPr>
              <w:fldChar w:fldCharType="separate"/>
            </w:r>
            <w:r w:rsidR="00C65193">
              <w:rPr>
                <w:noProof/>
                <w:webHidden/>
              </w:rPr>
              <w:t>312</w:t>
            </w:r>
            <w:r>
              <w:rPr>
                <w:noProof/>
                <w:webHidden/>
              </w:rPr>
              <w:fldChar w:fldCharType="end"/>
            </w:r>
          </w:hyperlink>
        </w:p>
        <w:p w14:paraId="19DCF437" w14:textId="0215196A" w:rsidR="00BD14C8" w:rsidRDefault="00BD14C8">
          <w:pPr>
            <w:pStyle w:val="TOC3"/>
            <w:tabs>
              <w:tab w:val="left" w:pos="1320"/>
              <w:tab w:val="right" w:leader="dot" w:pos="9350"/>
            </w:tabs>
            <w:rPr>
              <w:rFonts w:cstheme="minorBidi"/>
              <w:noProof/>
              <w:szCs w:val="22"/>
            </w:rPr>
          </w:pPr>
          <w:hyperlink w:anchor="_Toc198045425" w:history="1">
            <w:r w:rsidRPr="00042DA8">
              <w:rPr>
                <w:rStyle w:val="Hyperlink"/>
                <w:noProof/>
              </w:rPr>
              <w:t>5.4.2.</w:t>
            </w:r>
            <w:r>
              <w:rPr>
                <w:rFonts w:cstheme="minorBidi"/>
                <w:noProof/>
                <w:szCs w:val="22"/>
              </w:rPr>
              <w:tab/>
            </w:r>
            <w:r w:rsidRPr="00042DA8">
              <w:rPr>
                <w:rStyle w:val="Hyperlink"/>
                <w:noProof/>
              </w:rPr>
              <w:t>Lấy trạng thái và XMLData hóa đơn có mã, trạng thái của hóa đơn không mã gửi CQT trả về theo danh sách Fkey</w:t>
            </w:r>
            <w:r>
              <w:rPr>
                <w:noProof/>
                <w:webHidden/>
              </w:rPr>
              <w:tab/>
            </w:r>
            <w:r>
              <w:rPr>
                <w:noProof/>
                <w:webHidden/>
              </w:rPr>
              <w:fldChar w:fldCharType="begin"/>
            </w:r>
            <w:r>
              <w:rPr>
                <w:noProof/>
                <w:webHidden/>
              </w:rPr>
              <w:instrText xml:space="preserve"> PAGEREF _Toc198045425 \h </w:instrText>
            </w:r>
            <w:r>
              <w:rPr>
                <w:noProof/>
                <w:webHidden/>
              </w:rPr>
            </w:r>
            <w:r>
              <w:rPr>
                <w:noProof/>
                <w:webHidden/>
              </w:rPr>
              <w:fldChar w:fldCharType="separate"/>
            </w:r>
            <w:r w:rsidR="00C65193">
              <w:rPr>
                <w:noProof/>
                <w:webHidden/>
              </w:rPr>
              <w:t>313</w:t>
            </w:r>
            <w:r>
              <w:rPr>
                <w:noProof/>
                <w:webHidden/>
              </w:rPr>
              <w:fldChar w:fldCharType="end"/>
            </w:r>
          </w:hyperlink>
        </w:p>
        <w:p w14:paraId="4C91977B" w14:textId="0D934FED" w:rsidR="00BD14C8" w:rsidRDefault="00BD14C8">
          <w:pPr>
            <w:pStyle w:val="TOC3"/>
            <w:tabs>
              <w:tab w:val="left" w:pos="1320"/>
              <w:tab w:val="right" w:leader="dot" w:pos="9350"/>
            </w:tabs>
            <w:rPr>
              <w:rFonts w:cstheme="minorBidi"/>
              <w:noProof/>
              <w:szCs w:val="22"/>
            </w:rPr>
          </w:pPr>
          <w:hyperlink w:anchor="_Toc198045426" w:history="1">
            <w:r w:rsidRPr="00042DA8">
              <w:rPr>
                <w:rStyle w:val="Hyperlink"/>
                <w:noProof/>
              </w:rPr>
              <w:t>5.4.3.</w:t>
            </w:r>
            <w:r>
              <w:rPr>
                <w:rFonts w:cstheme="minorBidi"/>
                <w:noProof/>
                <w:szCs w:val="22"/>
              </w:rPr>
              <w:tab/>
            </w:r>
            <w:r w:rsidRPr="00042DA8">
              <w:rPr>
                <w:rStyle w:val="Hyperlink"/>
                <w:noProof/>
              </w:rPr>
              <w:t>Lấy trạng thái hóa đơn có mã, hóa đơn không mã gửi CQT trả về theo danh sách invToken</w:t>
            </w:r>
            <w:r>
              <w:rPr>
                <w:noProof/>
                <w:webHidden/>
              </w:rPr>
              <w:tab/>
            </w:r>
            <w:r>
              <w:rPr>
                <w:noProof/>
                <w:webHidden/>
              </w:rPr>
              <w:fldChar w:fldCharType="begin"/>
            </w:r>
            <w:r>
              <w:rPr>
                <w:noProof/>
                <w:webHidden/>
              </w:rPr>
              <w:instrText xml:space="preserve"> PAGEREF _Toc198045426 \h </w:instrText>
            </w:r>
            <w:r>
              <w:rPr>
                <w:noProof/>
                <w:webHidden/>
              </w:rPr>
            </w:r>
            <w:r>
              <w:rPr>
                <w:noProof/>
                <w:webHidden/>
              </w:rPr>
              <w:fldChar w:fldCharType="separate"/>
            </w:r>
            <w:r w:rsidR="00C65193">
              <w:rPr>
                <w:noProof/>
                <w:webHidden/>
              </w:rPr>
              <w:t>315</w:t>
            </w:r>
            <w:r>
              <w:rPr>
                <w:noProof/>
                <w:webHidden/>
              </w:rPr>
              <w:fldChar w:fldCharType="end"/>
            </w:r>
          </w:hyperlink>
        </w:p>
        <w:p w14:paraId="086D17B0" w14:textId="7F681416" w:rsidR="00BD14C8" w:rsidRDefault="00BD14C8">
          <w:pPr>
            <w:pStyle w:val="TOC3"/>
            <w:tabs>
              <w:tab w:val="left" w:pos="1320"/>
              <w:tab w:val="right" w:leader="dot" w:pos="9350"/>
            </w:tabs>
            <w:rPr>
              <w:rFonts w:cstheme="minorBidi"/>
              <w:noProof/>
              <w:szCs w:val="22"/>
            </w:rPr>
          </w:pPr>
          <w:hyperlink w:anchor="_Toc198045427" w:history="1">
            <w:r w:rsidRPr="00042DA8">
              <w:rPr>
                <w:rStyle w:val="Hyperlink"/>
                <w:noProof/>
              </w:rPr>
              <w:t>5.4.4.</w:t>
            </w:r>
            <w:r>
              <w:rPr>
                <w:rFonts w:cstheme="minorBidi"/>
                <w:noProof/>
                <w:szCs w:val="22"/>
              </w:rPr>
              <w:tab/>
            </w:r>
            <w:r w:rsidRPr="00042DA8">
              <w:rPr>
                <w:rStyle w:val="Hyperlink"/>
                <w:noProof/>
              </w:rPr>
              <w:t>Lấy trạng thái hóa đơn có mã, hóa đơn không mã gửi CQT trả về theo danh sách Fkey</w:t>
            </w:r>
            <w:r>
              <w:rPr>
                <w:noProof/>
                <w:webHidden/>
              </w:rPr>
              <w:tab/>
            </w:r>
            <w:r>
              <w:rPr>
                <w:noProof/>
                <w:webHidden/>
              </w:rPr>
              <w:fldChar w:fldCharType="begin"/>
            </w:r>
            <w:r>
              <w:rPr>
                <w:noProof/>
                <w:webHidden/>
              </w:rPr>
              <w:instrText xml:space="preserve"> PAGEREF _Toc198045427 \h </w:instrText>
            </w:r>
            <w:r>
              <w:rPr>
                <w:noProof/>
                <w:webHidden/>
              </w:rPr>
            </w:r>
            <w:r>
              <w:rPr>
                <w:noProof/>
                <w:webHidden/>
              </w:rPr>
              <w:fldChar w:fldCharType="separate"/>
            </w:r>
            <w:r w:rsidR="00C65193">
              <w:rPr>
                <w:noProof/>
                <w:webHidden/>
              </w:rPr>
              <w:t>316</w:t>
            </w:r>
            <w:r>
              <w:rPr>
                <w:noProof/>
                <w:webHidden/>
              </w:rPr>
              <w:fldChar w:fldCharType="end"/>
            </w:r>
          </w:hyperlink>
        </w:p>
        <w:p w14:paraId="33567FB7" w14:textId="28D8F83F" w:rsidR="009D1437" w:rsidRDefault="009D1437" w:rsidP="009D1437">
          <w:r w:rsidRPr="00B37C1B">
            <w:rPr>
              <w:b/>
              <w:bCs/>
              <w:noProof/>
            </w:rPr>
            <w:fldChar w:fldCharType="end"/>
          </w:r>
        </w:p>
      </w:sdtContent>
    </w:sdt>
    <w:p w14:paraId="186E5B50" w14:textId="77777777" w:rsidR="009D1437" w:rsidRDefault="009D1437" w:rsidP="009D1437"/>
    <w:p w14:paraId="5CB1B8A5" w14:textId="77777777" w:rsidR="009D1437" w:rsidRPr="007C1EEB" w:rsidRDefault="009D1437" w:rsidP="0085100F">
      <w:pPr>
        <w:pStyle w:val="Heading1"/>
      </w:pPr>
      <w:bookmarkStart w:id="0" w:name="_Toc391286181"/>
      <w:bookmarkStart w:id="1" w:name="_Toc427576927"/>
      <w:bookmarkStart w:id="2" w:name="_Toc198045248"/>
      <w:bookmarkStart w:id="3" w:name="_Toc304465725"/>
      <w:r w:rsidRPr="007C1EEB">
        <w:lastRenderedPageBreak/>
        <w:t>QUY ĐỊNH VÀ CHUẨN CHUNG</w:t>
      </w:r>
      <w:bookmarkEnd w:id="0"/>
      <w:bookmarkEnd w:id="1"/>
      <w:bookmarkEnd w:id="2"/>
    </w:p>
    <w:p w14:paraId="29056EB4" w14:textId="77777777" w:rsidR="009D1437" w:rsidRPr="00007702" w:rsidRDefault="009D1437" w:rsidP="0085100F">
      <w:pPr>
        <w:pStyle w:val="Heading2"/>
      </w:pPr>
      <w:bookmarkStart w:id="4" w:name="_Toc427576929"/>
      <w:bookmarkStart w:id="5" w:name="_Toc198045249"/>
      <w:bookmarkEnd w:id="3"/>
      <w:r w:rsidRPr="000C0C55">
        <w:t>Chuẩn định dạng dữ liệu trả về</w:t>
      </w:r>
      <w:bookmarkEnd w:id="4"/>
      <w:bookmarkEnd w:id="5"/>
    </w:p>
    <w:p w14:paraId="5074C449" w14:textId="77777777" w:rsidR="009D1437" w:rsidRPr="00007702" w:rsidRDefault="009D1437" w:rsidP="009D1437">
      <w:pPr>
        <w:pStyle w:val="N"/>
      </w:pPr>
      <w:r w:rsidRPr="00007702">
        <w:t xml:space="preserve">Dữ liệu message được trao đổi qua Web Service theo định dạng </w:t>
      </w:r>
      <w:r>
        <w:t xml:space="preserve"> XML.</w:t>
      </w:r>
    </w:p>
    <w:p w14:paraId="2A9AF6A4" w14:textId="77777777" w:rsidR="009D1437" w:rsidRPr="00007702" w:rsidRDefault="009D1437" w:rsidP="0085100F">
      <w:pPr>
        <w:pStyle w:val="Heading2"/>
      </w:pPr>
      <w:bookmarkStart w:id="6" w:name="_Toc427576930"/>
      <w:bookmarkStart w:id="7" w:name="_Toc198045250"/>
      <w:bookmarkStart w:id="8" w:name="_Toc391286186"/>
      <w:r w:rsidRPr="00007702">
        <w:t>Base64 format</w:t>
      </w:r>
      <w:bookmarkEnd w:id="6"/>
      <w:bookmarkEnd w:id="7"/>
    </w:p>
    <w:p w14:paraId="15F4CE6B" w14:textId="77777777" w:rsidR="009D1437" w:rsidRPr="00007702" w:rsidRDefault="009D1437" w:rsidP="009D1437">
      <w:pPr>
        <w:pStyle w:val="NormalIndent"/>
      </w:pPr>
      <w:r w:rsidRPr="00007702">
        <w:t>Một dạng khác để truyền dữ liệu binary dưới dạng text là dạng Base64 Encoding.</w:t>
      </w:r>
    </w:p>
    <w:p w14:paraId="6B9F945E" w14:textId="77777777" w:rsidR="009D1437" w:rsidRDefault="009D1437" w:rsidP="009D1437">
      <w:pPr>
        <w:pStyle w:val="NormalIndent"/>
      </w:pPr>
      <w:hyperlink r:id="rId8" w:history="1">
        <w:r w:rsidRPr="004E6965">
          <w:rPr>
            <w:rStyle w:val="Hyperlink"/>
          </w:rPr>
          <w:t>http://en.wikipedia.org/wiki/Base64</w:t>
        </w:r>
      </w:hyperlink>
      <w:r>
        <w:t xml:space="preserve">  </w:t>
      </w:r>
    </w:p>
    <w:p w14:paraId="640BCE83" w14:textId="6CC0F99C" w:rsidR="009D1437" w:rsidRPr="00007702" w:rsidRDefault="009D1437" w:rsidP="0085100F">
      <w:pPr>
        <w:pStyle w:val="Heading2"/>
      </w:pPr>
      <w:bookmarkStart w:id="9" w:name="_Toc427576931"/>
      <w:bookmarkStart w:id="10" w:name="_Toc198045251"/>
      <w:r w:rsidRPr="00007702">
        <w:t>Errors</w:t>
      </w:r>
      <w:bookmarkEnd w:id="8"/>
      <w:bookmarkEnd w:id="9"/>
      <w:bookmarkEnd w:id="10"/>
    </w:p>
    <w:p w14:paraId="33FE54E0" w14:textId="77777777" w:rsidR="009D1437" w:rsidRPr="00DA6647" w:rsidRDefault="009D1437" w:rsidP="009D1437">
      <w:pPr>
        <w:pStyle w:val="N"/>
      </w:pPr>
      <w:r w:rsidRPr="00007702">
        <w:t xml:space="preserve">Các lỗi trả về </w:t>
      </w:r>
      <w:r>
        <w:t>theo bảng mô tả mã lỗi tương ứng mỗi đầu hàm.</w:t>
      </w:r>
    </w:p>
    <w:p w14:paraId="3F0AF4AF" w14:textId="77777777" w:rsidR="009D1437" w:rsidRPr="007C1EEB" w:rsidRDefault="009D1437" w:rsidP="0085100F">
      <w:pPr>
        <w:pStyle w:val="Heading1"/>
      </w:pPr>
      <w:r>
        <w:lastRenderedPageBreak/>
        <w:t xml:space="preserve"> </w:t>
      </w:r>
      <w:bookmarkStart w:id="11" w:name="_Toc198045252"/>
      <w:r w:rsidRPr="007C1EEB">
        <w:t>Danh sách các hàm tích hợp</w:t>
      </w:r>
      <w:bookmarkEnd w:id="11"/>
    </w:p>
    <w:p w14:paraId="2259B937" w14:textId="77777777" w:rsidR="009D1437" w:rsidRDefault="009D1437" w:rsidP="0085100F">
      <w:pPr>
        <w:pStyle w:val="Heading2"/>
      </w:pPr>
      <w:bookmarkStart w:id="12" w:name="_Toc198045253"/>
      <w:r w:rsidRPr="007C1EEB">
        <w:t xml:space="preserve">Nhóm các hàm webservice </w:t>
      </w:r>
      <w:r>
        <w:t xml:space="preserve">tạo lập và </w:t>
      </w:r>
      <w:r w:rsidRPr="007C1EEB">
        <w:t>phát hành hóa đơn (PublishService)</w:t>
      </w:r>
      <w:bookmarkEnd w:id="12"/>
    </w:p>
    <w:p w14:paraId="67232C13" w14:textId="77777777" w:rsidR="009D1437" w:rsidRPr="00D6356C" w:rsidRDefault="009D1437" w:rsidP="009D1437">
      <w:pPr>
        <w:pStyle w:val="NormalIndent"/>
        <w:ind w:left="0"/>
        <w:rPr>
          <w:b/>
        </w:rPr>
      </w:pPr>
      <w:r w:rsidRPr="00D6356C">
        <w:rPr>
          <w:b/>
        </w:rPr>
        <w:t>Mô tả: các đầu hàm web service nằm trong PublishService.asmx</w:t>
      </w:r>
      <w:r>
        <w:rPr>
          <w:b/>
        </w:rPr>
        <w:t>, thực hiện các nghiệp vụ liên quan đến tạo lập, phát hành và xử lý hóa đơn</w:t>
      </w:r>
    </w:p>
    <w:p w14:paraId="4B5EBE7A" w14:textId="77777777" w:rsidR="009D1437" w:rsidRDefault="009D1437" w:rsidP="00B52554">
      <w:pPr>
        <w:pStyle w:val="Heading3"/>
        <w:ind w:right="-1350"/>
      </w:pPr>
      <w:bookmarkStart w:id="13" w:name="_Toc198045254"/>
      <w:r>
        <w:t>Phát hành hóa đơn</w:t>
      </w:r>
      <w:bookmarkEnd w:id="13"/>
    </w:p>
    <w:p w14:paraId="0CBE258A" w14:textId="77777777" w:rsidR="009D1437" w:rsidRPr="00593BE8" w:rsidRDefault="009D1437" w:rsidP="009D1437">
      <w:pPr>
        <w:pStyle w:val="N"/>
      </w:pPr>
      <w:r w:rsidRPr="00593BE8">
        <w:t>URL</w:t>
      </w:r>
    </w:p>
    <w:p w14:paraId="75B2E317" w14:textId="77777777" w:rsidR="009D1437" w:rsidRPr="00885F8A" w:rsidRDefault="009D1437" w:rsidP="009D1437">
      <w:pPr>
        <w:pStyle w:val="N"/>
      </w:pPr>
      <w:r>
        <w:tab/>
      </w:r>
      <w:r w:rsidRPr="00007702">
        <w:t xml:space="preserve"> </w:t>
      </w:r>
      <w:r w:rsidRPr="00885F8A">
        <w:t xml:space="preserve">String </w:t>
      </w:r>
      <w:r w:rsidRPr="00885F8A">
        <w:rPr>
          <w:b/>
        </w:rPr>
        <w:t>ImportAndPublishInv</w:t>
      </w:r>
      <w:r w:rsidRPr="00885F8A">
        <w:t>(</w:t>
      </w:r>
      <w:r w:rsidRPr="00CD4230">
        <w:t>string Account, string ACpass, string xmlInvData, string username, string password, string pattern = "", string serial = "", int convert = 0</w:t>
      </w:r>
      <w:r w:rsidRPr="00885F8A">
        <w:t>).</w:t>
      </w:r>
    </w:p>
    <w:p w14:paraId="6ABEDFE4" w14:textId="77777777" w:rsidR="009D1437" w:rsidRPr="00593BE8" w:rsidRDefault="009D1437" w:rsidP="009D1437">
      <w:pPr>
        <w:pStyle w:val="N"/>
      </w:pPr>
      <w:r w:rsidRPr="00593BE8">
        <w:t>DESCRIPTION</w:t>
      </w:r>
    </w:p>
    <w:p w14:paraId="37A01574" w14:textId="77777777" w:rsidR="009D1437" w:rsidRPr="007C1EEB" w:rsidRDefault="009D1437" w:rsidP="009D1437">
      <w:pPr>
        <w:pStyle w:val="N"/>
      </w:pPr>
      <w:r>
        <w:tab/>
        <w:t>Đây là web service cho phép phát hành hóa đơn với dữ liệu XML của khách hàng, tối đa cho 5000 hóa đơn.</w:t>
      </w:r>
    </w:p>
    <w:p w14:paraId="1363E500" w14:textId="77777777" w:rsidR="009D1437" w:rsidRPr="00007702" w:rsidRDefault="009D1437" w:rsidP="009D1437">
      <w:pPr>
        <w:pStyle w:val="N"/>
      </w:pPr>
      <w:r w:rsidRPr="00663B3E">
        <w:t>HTTP METHOD</w:t>
      </w:r>
    </w:p>
    <w:p w14:paraId="7A54ED04" w14:textId="77777777" w:rsidR="009D1437" w:rsidRPr="00007702" w:rsidRDefault="009D1437" w:rsidP="009D1437">
      <w:pPr>
        <w:pStyle w:val="N"/>
        <w:rPr>
          <w:b/>
        </w:rPr>
      </w:pPr>
      <w:r w:rsidRPr="00610AFD">
        <w:tab/>
      </w:r>
      <w:r w:rsidRPr="00610AFD">
        <w:tab/>
        <w:t>POST</w:t>
      </w:r>
    </w:p>
    <w:p w14:paraId="27159F40" w14:textId="77777777" w:rsidR="009D1437" w:rsidRPr="00610AFD" w:rsidRDefault="009D1437" w:rsidP="009D1437">
      <w:pPr>
        <w:pStyle w:val="N"/>
      </w:pPr>
      <w:r w:rsidRPr="00610AFD">
        <w:t>REQUEST BODY</w:t>
      </w:r>
    </w:p>
    <w:p w14:paraId="038B2A34" w14:textId="78860864" w:rsidR="009D1437" w:rsidRPr="009372AD" w:rsidRDefault="00BD14C8" w:rsidP="009D1437">
      <w:pPr>
        <w:pStyle w:val="ListParagraph"/>
        <w:numPr>
          <w:ilvl w:val="0"/>
          <w:numId w:val="3"/>
        </w:numPr>
        <w:spacing w:after="0" w:line="360" w:lineRule="auto"/>
        <w:jc w:val="both"/>
        <w:rPr>
          <w:rFonts w:eastAsia="Calibri"/>
          <w:b/>
          <w:u w:val="single"/>
        </w:rPr>
      </w:pPr>
      <w:r>
        <w:rPr>
          <w:rFonts w:eastAsia="Calibri"/>
          <w:b/>
        </w:rPr>
        <w:t>Account/ACPass</w:t>
      </w:r>
      <w:r w:rsidR="009D1437" w:rsidRPr="009372AD">
        <w:rPr>
          <w:rFonts w:eastAsia="Calibri"/>
          <w:b/>
        </w:rPr>
        <w:t xml:space="preserve">:  </w:t>
      </w:r>
      <w:r w:rsidR="009D1437" w:rsidRPr="009372AD">
        <w:rPr>
          <w:rFonts w:eastAsia="Calibri"/>
        </w:rPr>
        <w:t>Tài khoản được cấp phát cho nhân viên gọi lệnh phát hành hóa đơn</w:t>
      </w:r>
    </w:p>
    <w:p w14:paraId="0CDEB91A" w14:textId="62F7C23A"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w:t>
      </w:r>
      <w:r w:rsidR="00BD14C8">
        <w:rPr>
          <w:rFonts w:eastAsia="Calibri"/>
        </w:rPr>
        <w:t>n webservice (</w:t>
      </w:r>
      <w:r>
        <w:rPr>
          <w:rFonts w:eastAsia="Calibri"/>
        </w:rPr>
        <w:t>tài khoản có quyền ServiceRole trong hệ thống)</w:t>
      </w:r>
      <w:r w:rsidRPr="009372AD">
        <w:rPr>
          <w:rFonts w:eastAsia="Calibri"/>
        </w:rPr>
        <w:t>.</w:t>
      </w:r>
    </w:p>
    <w:p w14:paraId="576FD45D" w14:textId="292E4346" w:rsidR="009D1437" w:rsidRPr="00F8431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xml:space="preserve">: </w:t>
      </w:r>
      <w:r>
        <w:rPr>
          <w:rFonts w:eastAsia="Calibri"/>
        </w:rPr>
        <w:t>Chuỗi</w:t>
      </w:r>
      <w:r w:rsidRPr="009372AD">
        <w:rPr>
          <w:rFonts w:eastAsia="Calibri"/>
        </w:rPr>
        <w:t xml:space="preserve"> XML dữ liệu hóa đơn</w:t>
      </w:r>
      <w:r w:rsidR="00BD14C8">
        <w:rPr>
          <w:rFonts w:eastAsia="Calibri"/>
        </w:rPr>
        <w:t xml:space="preserve"> (</w:t>
      </w:r>
      <w:r>
        <w:rPr>
          <w:rFonts w:eastAsia="Calibri"/>
        </w:rPr>
        <w:t>theo cấu trúc mô tả)</w:t>
      </w:r>
    </w:p>
    <w:p w14:paraId="7832DD48" w14:textId="77777777" w:rsidR="009D1437" w:rsidRPr="00F8431D" w:rsidRDefault="009D1437" w:rsidP="009D1437">
      <w:pPr>
        <w:pStyle w:val="ListParagraph"/>
        <w:numPr>
          <w:ilvl w:val="0"/>
          <w:numId w:val="2"/>
        </w:numPr>
        <w:spacing w:after="0" w:line="360" w:lineRule="auto"/>
        <w:ind w:left="1080"/>
        <w:jc w:val="both"/>
        <w:rPr>
          <w:rFonts w:eastAsia="Calibri"/>
          <w:b/>
          <w:u w:val="single"/>
        </w:rPr>
      </w:pPr>
      <w:r>
        <w:rPr>
          <w:rFonts w:eastAsia="Calibri"/>
          <w:b/>
        </w:rPr>
        <w:t>pattern</w:t>
      </w:r>
      <w:r w:rsidRPr="00F8431D">
        <w:rPr>
          <w:rFonts w:eastAsia="Calibri"/>
          <w:b/>
        </w:rPr>
        <w:t>:</w:t>
      </w:r>
      <w:r>
        <w:rPr>
          <w:rFonts w:eastAsia="Calibri"/>
          <w:b/>
        </w:rPr>
        <w:t xml:space="preserve"> </w:t>
      </w:r>
      <w:r>
        <w:rPr>
          <w:rFonts w:eastAsia="Calibri"/>
        </w:rPr>
        <w:t>Mẫu số hóa đơn</w:t>
      </w:r>
    </w:p>
    <w:p w14:paraId="526009C4"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Pr>
          <w:rFonts w:eastAsia="Calibri"/>
          <w:b/>
        </w:rPr>
        <w:t>serial</w:t>
      </w:r>
      <w:r w:rsidRPr="00F8431D">
        <w:rPr>
          <w:rFonts w:eastAsia="Calibri"/>
          <w:b/>
        </w:rPr>
        <w:t>:</w:t>
      </w:r>
      <w:r w:rsidRPr="00F8431D">
        <w:rPr>
          <w:rFonts w:eastAsia="Calibri"/>
        </w:rPr>
        <w:t xml:space="preserve"> </w:t>
      </w:r>
      <w:r>
        <w:rPr>
          <w:rFonts w:eastAsia="Calibri"/>
        </w:rPr>
        <w:t>Ký hiệu hóa đơn</w:t>
      </w:r>
    </w:p>
    <w:p w14:paraId="496392B9"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 xml:space="preserve">convert: </w:t>
      </w:r>
      <w:r w:rsidRPr="009372AD">
        <w:rPr>
          <w:rFonts w:eastAsia="Calibri"/>
        </w:rPr>
        <w:t>Mặc đị</w:t>
      </w:r>
      <w:r>
        <w:rPr>
          <w:rFonts w:eastAsia="Calibri"/>
        </w:rPr>
        <w:t>nh là 0 (</w:t>
      </w:r>
      <w:r w:rsidRPr="009372AD">
        <w:rPr>
          <w:rFonts w:eastAsia="Calibri"/>
        </w:rPr>
        <w:t>0 – Không cần convert từ</w:t>
      </w:r>
      <w:r>
        <w:rPr>
          <w:rFonts w:eastAsia="Calibri"/>
        </w:rPr>
        <w:t xml:space="preserve"> TCVN3 sang Unicode / </w:t>
      </w:r>
      <w:r w:rsidRPr="009372AD">
        <w:rPr>
          <w:rFonts w:eastAsia="Calibri"/>
        </w:rPr>
        <w:t>1- Cần convert từ</w:t>
      </w:r>
      <w:r>
        <w:rPr>
          <w:rFonts w:eastAsia="Calibri"/>
        </w:rPr>
        <w:t xml:space="preserve"> TCVN3 sang Unicode)</w:t>
      </w:r>
    </w:p>
    <w:p w14:paraId="0C0099FA" w14:textId="77777777" w:rsidR="009D1437" w:rsidRDefault="009D1437" w:rsidP="009D1437">
      <w:pPr>
        <w:pStyle w:val="N"/>
      </w:pPr>
      <w:r w:rsidRPr="00CA654D">
        <w:t>RETURNS</w:t>
      </w:r>
    </w:p>
    <w:p w14:paraId="0E1FCC56" w14:textId="77777777" w:rsidR="009D1437" w:rsidRPr="00CA654D" w:rsidRDefault="009D1437" w:rsidP="009D1437">
      <w:pPr>
        <w:pStyle w:val="N"/>
      </w:pPr>
      <w:r>
        <w:tab/>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3"/>
        <w:gridCol w:w="4771"/>
        <w:gridCol w:w="1371"/>
      </w:tblGrid>
      <w:tr w:rsidR="009D1437" w:rsidRPr="00660ABB" w14:paraId="1F0C51D3"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F2F2F2"/>
          </w:tcPr>
          <w:p w14:paraId="74EEC1C7" w14:textId="77777777" w:rsidR="009D1437" w:rsidRPr="00660ABB" w:rsidRDefault="009D1437" w:rsidP="00616EC4">
            <w:pPr>
              <w:pStyle w:val="ListParagraph"/>
            </w:pPr>
            <w:r>
              <w:t>Kết quả</w:t>
            </w:r>
          </w:p>
        </w:tc>
        <w:tc>
          <w:tcPr>
            <w:tcW w:w="5272" w:type="dxa"/>
            <w:tcBorders>
              <w:top w:val="single" w:sz="4" w:space="0" w:color="2E74B5"/>
              <w:left w:val="single" w:sz="4" w:space="0" w:color="2E74B5"/>
              <w:bottom w:val="single" w:sz="4" w:space="0" w:color="2E74B5"/>
              <w:right w:val="single" w:sz="4" w:space="0" w:color="2E74B5"/>
            </w:tcBorders>
            <w:shd w:val="clear" w:color="auto" w:fill="F2F2F2"/>
          </w:tcPr>
          <w:p w14:paraId="068CD486" w14:textId="77777777" w:rsidR="009D1437" w:rsidRPr="00660ABB" w:rsidRDefault="009D1437" w:rsidP="00616EC4">
            <w:pPr>
              <w:pStyle w:val="ListParagraph"/>
            </w:pPr>
            <w:r w:rsidRPr="00660ABB">
              <w:t>Mô tả</w:t>
            </w:r>
          </w:p>
        </w:tc>
        <w:tc>
          <w:tcPr>
            <w:tcW w:w="1383" w:type="dxa"/>
            <w:tcBorders>
              <w:top w:val="single" w:sz="4" w:space="0" w:color="2E74B5"/>
              <w:left w:val="single" w:sz="4" w:space="0" w:color="2E74B5"/>
              <w:bottom w:val="single" w:sz="4" w:space="0" w:color="2E74B5"/>
              <w:right w:val="single" w:sz="4" w:space="0" w:color="2E74B5"/>
            </w:tcBorders>
            <w:shd w:val="clear" w:color="auto" w:fill="F2F2F2"/>
          </w:tcPr>
          <w:p w14:paraId="63C1DB70" w14:textId="77777777" w:rsidR="009D1437" w:rsidRPr="00660ABB" w:rsidRDefault="009D1437" w:rsidP="00616EC4">
            <w:pPr>
              <w:pStyle w:val="ListParagraph"/>
            </w:pPr>
            <w:r>
              <w:t>Ghi chú</w:t>
            </w:r>
          </w:p>
        </w:tc>
      </w:tr>
      <w:tr w:rsidR="009D1437" w:rsidRPr="00660ABB" w14:paraId="2660A707" w14:textId="77777777" w:rsidTr="00616EC4">
        <w:tc>
          <w:tcPr>
            <w:tcW w:w="2610" w:type="dxa"/>
            <w:tcBorders>
              <w:top w:val="single" w:sz="4" w:space="0" w:color="2E74B5"/>
              <w:left w:val="single" w:sz="4" w:space="0" w:color="2E74B5"/>
              <w:right w:val="single" w:sz="4" w:space="0" w:color="2E74B5"/>
            </w:tcBorders>
            <w:shd w:val="clear" w:color="auto" w:fill="auto"/>
          </w:tcPr>
          <w:p w14:paraId="36ABC1FA" w14:textId="77777777" w:rsidR="009D1437" w:rsidRPr="009372AD" w:rsidRDefault="009D1437" w:rsidP="00616EC4">
            <w:pPr>
              <w:autoSpaceDE w:val="0"/>
              <w:autoSpaceDN w:val="0"/>
              <w:adjustRightInd w:val="0"/>
              <w:jc w:val="both"/>
              <w:rPr>
                <w:sz w:val="19"/>
                <w:szCs w:val="19"/>
              </w:rPr>
            </w:pPr>
            <w:r w:rsidRPr="009372AD">
              <w:t>ERR:1</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763D61BE" w14:textId="77777777" w:rsidR="009D1437" w:rsidRPr="009372AD" w:rsidRDefault="009D1437" w:rsidP="00616EC4">
            <w:pPr>
              <w:pStyle w:val="ListParagraph"/>
              <w:ind w:left="0"/>
              <w:jc w:val="both"/>
            </w:pPr>
            <w:r w:rsidRPr="009372AD">
              <w:t>Tài khoản đăng nhập sai hoặc không có quyền thêm khách hàng</w:t>
            </w:r>
          </w:p>
        </w:tc>
        <w:tc>
          <w:tcPr>
            <w:tcW w:w="1383" w:type="dxa"/>
            <w:tcBorders>
              <w:top w:val="single" w:sz="4" w:space="0" w:color="2E74B5"/>
              <w:left w:val="single" w:sz="4" w:space="0" w:color="2E74B5"/>
              <w:bottom w:val="single" w:sz="4" w:space="0" w:color="2E74B5"/>
              <w:right w:val="single" w:sz="4" w:space="0" w:color="2E74B5"/>
            </w:tcBorders>
          </w:tcPr>
          <w:p w14:paraId="2BDBB2A1" w14:textId="77777777" w:rsidR="009D1437" w:rsidRPr="009372AD" w:rsidRDefault="009D1437" w:rsidP="00616EC4">
            <w:pPr>
              <w:pStyle w:val="ListParagraph"/>
              <w:ind w:left="0"/>
              <w:jc w:val="both"/>
            </w:pPr>
          </w:p>
        </w:tc>
      </w:tr>
      <w:tr w:rsidR="009D1437" w:rsidRPr="00660ABB" w14:paraId="5A768C8F"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64F47788" w14:textId="77777777" w:rsidR="009D1437" w:rsidRPr="009372AD" w:rsidRDefault="009D1437" w:rsidP="00616EC4">
            <w:pPr>
              <w:jc w:val="both"/>
            </w:pPr>
            <w:r w:rsidRPr="009372AD">
              <w:t>ERR:3</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119A7AE5" w14:textId="77777777" w:rsidR="009D1437" w:rsidRPr="009372AD" w:rsidRDefault="009D1437" w:rsidP="00616EC4">
            <w:pPr>
              <w:jc w:val="both"/>
            </w:pPr>
            <w:r w:rsidRPr="009372AD">
              <w:t>Dữ liệu xml đầu vào không đúng quy định</w:t>
            </w:r>
          </w:p>
        </w:tc>
        <w:tc>
          <w:tcPr>
            <w:tcW w:w="1383" w:type="dxa"/>
            <w:tcBorders>
              <w:top w:val="single" w:sz="4" w:space="0" w:color="2E74B5"/>
              <w:left w:val="single" w:sz="4" w:space="0" w:color="2E74B5"/>
              <w:bottom w:val="single" w:sz="4" w:space="0" w:color="2E74B5"/>
              <w:right w:val="single" w:sz="4" w:space="0" w:color="2E74B5"/>
            </w:tcBorders>
          </w:tcPr>
          <w:p w14:paraId="6E69588A" w14:textId="77777777" w:rsidR="009D1437" w:rsidRPr="009372AD" w:rsidRDefault="009D1437" w:rsidP="00616EC4">
            <w:pPr>
              <w:jc w:val="both"/>
            </w:pPr>
            <w:r>
              <w:t xml:space="preserve">Hệ thống sẽ trả về lỗi nếu 1 hóa đơn trong chuỗi XML </w:t>
            </w:r>
            <w:r>
              <w:lastRenderedPageBreak/>
              <w:t>đầu vào không hợp lệ, cả lô hóa đơn sẽ không được phát hành.</w:t>
            </w:r>
          </w:p>
        </w:tc>
      </w:tr>
      <w:tr w:rsidR="009D1437" w:rsidRPr="00660ABB" w14:paraId="59099E2D"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10FB2F7B" w14:textId="77777777" w:rsidR="009D1437" w:rsidRPr="009372AD" w:rsidRDefault="009D1437" w:rsidP="00616EC4">
            <w:pPr>
              <w:autoSpaceDE w:val="0"/>
              <w:autoSpaceDN w:val="0"/>
              <w:adjustRightInd w:val="0"/>
              <w:jc w:val="both"/>
            </w:pPr>
            <w:r w:rsidRPr="009372AD">
              <w:lastRenderedPageBreak/>
              <w:t>ERR:7</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0F5939E2" w14:textId="77777777" w:rsidR="009D1437" w:rsidRPr="00997040" w:rsidRDefault="009D1437" w:rsidP="00616EC4">
            <w:pPr>
              <w:pStyle w:val="ListParagraph"/>
              <w:ind w:left="0"/>
              <w:jc w:val="both"/>
            </w:pPr>
            <w:r>
              <w:t xml:space="preserve">Thông tin về </w:t>
            </w:r>
            <w:r w:rsidRPr="009372AD">
              <w:rPr>
                <w:rFonts w:eastAsia="Calibri"/>
                <w:b/>
              </w:rPr>
              <w:t>Username/pass</w:t>
            </w:r>
            <w:r>
              <w:rPr>
                <w:rFonts w:eastAsia="Calibri"/>
                <w:b/>
              </w:rPr>
              <w:t xml:space="preserve"> </w:t>
            </w:r>
            <w:r>
              <w:rPr>
                <w:rFonts w:eastAsia="Calibri"/>
              </w:rPr>
              <w:t>không hợp lệ</w:t>
            </w:r>
          </w:p>
        </w:tc>
        <w:tc>
          <w:tcPr>
            <w:tcW w:w="1383" w:type="dxa"/>
            <w:tcBorders>
              <w:top w:val="single" w:sz="4" w:space="0" w:color="2E74B5"/>
              <w:left w:val="single" w:sz="4" w:space="0" w:color="2E74B5"/>
              <w:bottom w:val="single" w:sz="4" w:space="0" w:color="2E74B5"/>
              <w:right w:val="single" w:sz="4" w:space="0" w:color="2E74B5"/>
            </w:tcBorders>
          </w:tcPr>
          <w:p w14:paraId="6D0E4F6B" w14:textId="77777777" w:rsidR="009D1437" w:rsidRPr="00660ABB" w:rsidRDefault="009D1437" w:rsidP="00616EC4">
            <w:pPr>
              <w:pStyle w:val="ListParagraph"/>
            </w:pPr>
          </w:p>
        </w:tc>
      </w:tr>
      <w:tr w:rsidR="009D1437" w:rsidRPr="00660ABB" w14:paraId="4204BEED"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61060A2C" w14:textId="77777777" w:rsidR="009D1437" w:rsidRPr="009372AD" w:rsidRDefault="009D1437" w:rsidP="00616EC4">
            <w:pPr>
              <w:autoSpaceDE w:val="0"/>
              <w:autoSpaceDN w:val="0"/>
              <w:adjustRightInd w:val="0"/>
              <w:jc w:val="both"/>
            </w:pPr>
            <w:r w:rsidRPr="009372AD">
              <w:t>ERR:20</w:t>
            </w:r>
          </w:p>
          <w:p w14:paraId="3FC1346B" w14:textId="77777777" w:rsidR="009D1437" w:rsidRPr="009372AD" w:rsidRDefault="009D1437" w:rsidP="00616EC4">
            <w:pPr>
              <w:autoSpaceDE w:val="0"/>
              <w:autoSpaceDN w:val="0"/>
              <w:adjustRightInd w:val="0"/>
              <w:jc w:val="both"/>
            </w:pP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7204BF11" w14:textId="77777777" w:rsidR="009D1437" w:rsidRPr="009372AD" w:rsidRDefault="009D1437" w:rsidP="00616EC4">
            <w:pPr>
              <w:pStyle w:val="ListParagraph"/>
              <w:ind w:left="0"/>
              <w:jc w:val="both"/>
            </w:pPr>
            <w:r>
              <w:t>Pattern và S</w:t>
            </w:r>
            <w:r w:rsidRPr="009372AD">
              <w:t>erial không phù hợp, hoặc không tồn tại hóa đơn đã đăng kí có sử dụ</w:t>
            </w:r>
            <w:r>
              <w:t>ng Pattern và S</w:t>
            </w:r>
            <w:r w:rsidRPr="009372AD">
              <w:t>erial truyền vào</w:t>
            </w:r>
            <w:r>
              <w:t>.</w:t>
            </w:r>
          </w:p>
        </w:tc>
        <w:tc>
          <w:tcPr>
            <w:tcW w:w="1383" w:type="dxa"/>
            <w:tcBorders>
              <w:top w:val="single" w:sz="4" w:space="0" w:color="2E74B5"/>
              <w:left w:val="single" w:sz="4" w:space="0" w:color="2E74B5"/>
              <w:bottom w:val="single" w:sz="4" w:space="0" w:color="2E74B5"/>
              <w:right w:val="single" w:sz="4" w:space="0" w:color="2E74B5"/>
            </w:tcBorders>
          </w:tcPr>
          <w:p w14:paraId="3B22D2FB" w14:textId="77777777" w:rsidR="009D1437" w:rsidRPr="00660ABB" w:rsidRDefault="009D1437" w:rsidP="00616EC4">
            <w:pPr>
              <w:pStyle w:val="ListParagraph"/>
            </w:pPr>
          </w:p>
        </w:tc>
      </w:tr>
      <w:tr w:rsidR="009D1437" w:rsidRPr="00660ABB" w14:paraId="4667BE2E"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4B1D5879" w14:textId="77777777" w:rsidR="009D1437" w:rsidRPr="009372AD" w:rsidRDefault="009D1437" w:rsidP="00616EC4">
            <w:pPr>
              <w:autoSpaceDE w:val="0"/>
              <w:autoSpaceDN w:val="0"/>
              <w:adjustRightInd w:val="0"/>
              <w:jc w:val="both"/>
            </w:pPr>
            <w:r w:rsidRPr="009372AD">
              <w:t>ERR:5</w:t>
            </w:r>
          </w:p>
          <w:p w14:paraId="3FD7F3A6" w14:textId="77777777" w:rsidR="009D1437" w:rsidRPr="009372AD" w:rsidRDefault="009D1437" w:rsidP="00616EC4">
            <w:pPr>
              <w:autoSpaceDE w:val="0"/>
              <w:autoSpaceDN w:val="0"/>
              <w:adjustRightInd w:val="0"/>
              <w:jc w:val="both"/>
            </w:pP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5AAAEB0A" w14:textId="77777777" w:rsidR="009D1437" w:rsidRPr="009372AD" w:rsidRDefault="009D1437" w:rsidP="00616EC4">
            <w:pPr>
              <w:pStyle w:val="ListParagraph"/>
              <w:ind w:left="0"/>
              <w:jc w:val="both"/>
            </w:pPr>
            <w:r w:rsidRPr="009372AD">
              <w:t>Không phát hành được hóa đơn</w:t>
            </w:r>
          </w:p>
        </w:tc>
        <w:tc>
          <w:tcPr>
            <w:tcW w:w="1383" w:type="dxa"/>
            <w:tcBorders>
              <w:top w:val="single" w:sz="4" w:space="0" w:color="2E74B5"/>
              <w:left w:val="single" w:sz="4" w:space="0" w:color="2E74B5"/>
              <w:bottom w:val="single" w:sz="4" w:space="0" w:color="2E74B5"/>
              <w:right w:val="single" w:sz="4" w:space="0" w:color="2E74B5"/>
            </w:tcBorders>
          </w:tcPr>
          <w:p w14:paraId="6A07C043" w14:textId="77777777" w:rsidR="009D1437" w:rsidRPr="009372AD" w:rsidRDefault="009D1437" w:rsidP="00616EC4">
            <w:pPr>
              <w:pStyle w:val="ListParagraph"/>
              <w:ind w:left="0"/>
              <w:jc w:val="both"/>
            </w:pPr>
            <w:r>
              <w:t>Lỗi không xác định, kiểm tra exception trả về (</w:t>
            </w:r>
            <w:r w:rsidRPr="009372AD">
              <w:t>DB roll back</w:t>
            </w:r>
            <w:r>
              <w:t>)</w:t>
            </w:r>
          </w:p>
        </w:tc>
      </w:tr>
      <w:tr w:rsidR="009D1437" w:rsidRPr="00660ABB" w14:paraId="36C3C75F"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14F7BD82" w14:textId="77777777" w:rsidR="009D1437" w:rsidRPr="009372AD" w:rsidRDefault="009D1437" w:rsidP="00616EC4">
            <w:pPr>
              <w:autoSpaceDE w:val="0"/>
              <w:autoSpaceDN w:val="0"/>
              <w:adjustRightInd w:val="0"/>
              <w:jc w:val="both"/>
            </w:pPr>
            <w:r>
              <w:t>ERR:10</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7F2DF30C" w14:textId="77777777" w:rsidR="009D1437" w:rsidRPr="009372AD" w:rsidRDefault="009D1437" w:rsidP="00616EC4">
            <w:pPr>
              <w:pStyle w:val="ListParagraph"/>
              <w:ind w:left="0"/>
              <w:jc w:val="both"/>
            </w:pPr>
            <w:r>
              <w:t>Lô có số hóa đơn vượt quá số lượng cho phép</w:t>
            </w:r>
          </w:p>
        </w:tc>
        <w:tc>
          <w:tcPr>
            <w:tcW w:w="1383" w:type="dxa"/>
            <w:tcBorders>
              <w:top w:val="single" w:sz="4" w:space="0" w:color="2E74B5"/>
              <w:left w:val="single" w:sz="4" w:space="0" w:color="2E74B5"/>
              <w:bottom w:val="single" w:sz="4" w:space="0" w:color="2E74B5"/>
              <w:right w:val="single" w:sz="4" w:space="0" w:color="2E74B5"/>
            </w:tcBorders>
          </w:tcPr>
          <w:p w14:paraId="20D216DC" w14:textId="77777777" w:rsidR="009D1437" w:rsidRDefault="009D1437" w:rsidP="00616EC4">
            <w:pPr>
              <w:pStyle w:val="ListParagraph"/>
              <w:ind w:left="0"/>
              <w:jc w:val="both"/>
            </w:pPr>
          </w:p>
        </w:tc>
      </w:tr>
      <w:tr w:rsidR="009D1437" w:rsidRPr="00660ABB" w14:paraId="5A4A2891"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0FC44C00" w14:textId="77777777" w:rsidR="009D1437" w:rsidRDefault="009D1437" w:rsidP="00616EC4">
            <w:pPr>
              <w:autoSpaceDE w:val="0"/>
              <w:autoSpaceDN w:val="0"/>
              <w:adjustRightInd w:val="0"/>
              <w:jc w:val="both"/>
            </w:pPr>
            <w:r w:rsidRPr="005C2875">
              <w:t>ERR:6</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78A45039" w14:textId="77777777" w:rsidR="009D1437" w:rsidRDefault="009D1437" w:rsidP="00616EC4">
            <w:pPr>
              <w:pStyle w:val="ListParagraph"/>
              <w:ind w:left="0"/>
              <w:jc w:val="both"/>
            </w:pPr>
            <w:r>
              <w:t>Dải hóa đơn không đủ số hóa đơn cho lô phát hành</w:t>
            </w:r>
          </w:p>
        </w:tc>
        <w:tc>
          <w:tcPr>
            <w:tcW w:w="1383" w:type="dxa"/>
            <w:tcBorders>
              <w:top w:val="single" w:sz="4" w:space="0" w:color="2E74B5"/>
              <w:left w:val="single" w:sz="4" w:space="0" w:color="2E74B5"/>
              <w:bottom w:val="single" w:sz="4" w:space="0" w:color="2E74B5"/>
              <w:right w:val="single" w:sz="4" w:space="0" w:color="2E74B5"/>
            </w:tcBorders>
          </w:tcPr>
          <w:p w14:paraId="52A68BB3" w14:textId="77777777" w:rsidR="009D1437" w:rsidRDefault="009D1437" w:rsidP="00616EC4">
            <w:pPr>
              <w:pStyle w:val="ListParagraph"/>
              <w:ind w:left="0"/>
              <w:jc w:val="both"/>
            </w:pPr>
          </w:p>
        </w:tc>
      </w:tr>
      <w:tr w:rsidR="009D1437" w:rsidRPr="00660ABB" w14:paraId="45A36CB4"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6A033B02" w14:textId="77777777" w:rsidR="009D1437" w:rsidRPr="005C2875" w:rsidRDefault="009D1437" w:rsidP="00616EC4">
            <w:pPr>
              <w:autoSpaceDE w:val="0"/>
              <w:autoSpaceDN w:val="0"/>
              <w:adjustRightInd w:val="0"/>
              <w:jc w:val="both"/>
            </w:pPr>
            <w:r w:rsidRPr="0075262D">
              <w:t>ERR:13</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18FBB0FE" w14:textId="77777777" w:rsidR="009D1437" w:rsidRDefault="009D1437" w:rsidP="00616EC4">
            <w:pPr>
              <w:pStyle w:val="ListParagraph"/>
              <w:ind w:left="0"/>
              <w:jc w:val="both"/>
            </w:pPr>
            <w:r>
              <w:t>Lỗi trùng fkey</w:t>
            </w:r>
          </w:p>
        </w:tc>
        <w:tc>
          <w:tcPr>
            <w:tcW w:w="1383" w:type="dxa"/>
            <w:tcBorders>
              <w:top w:val="single" w:sz="4" w:space="0" w:color="2E74B5"/>
              <w:left w:val="single" w:sz="4" w:space="0" w:color="2E74B5"/>
              <w:bottom w:val="single" w:sz="4" w:space="0" w:color="2E74B5"/>
              <w:right w:val="single" w:sz="4" w:space="0" w:color="2E74B5"/>
            </w:tcBorders>
          </w:tcPr>
          <w:p w14:paraId="0AC1BE05" w14:textId="77777777" w:rsidR="009D1437" w:rsidRDefault="009D1437" w:rsidP="00616EC4">
            <w:pPr>
              <w:pStyle w:val="ListParagraph"/>
              <w:ind w:left="0"/>
              <w:jc w:val="both"/>
            </w:pPr>
            <w:r>
              <w:t>1 hoặc nhiều hóa đơn trong lô hóa đơn có Fkey trùng với Fkey của hóa đơn đã phát hành</w:t>
            </w:r>
          </w:p>
        </w:tc>
      </w:tr>
      <w:tr w:rsidR="009D1437" w:rsidRPr="00660ABB" w14:paraId="3DEA2BF0"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298E19A5" w14:textId="77777777" w:rsidR="009D1437" w:rsidRPr="0075262D" w:rsidRDefault="009D1437" w:rsidP="00616EC4">
            <w:pPr>
              <w:autoSpaceDE w:val="0"/>
              <w:autoSpaceDN w:val="0"/>
              <w:adjustRightInd w:val="0"/>
              <w:jc w:val="both"/>
            </w:pPr>
            <w:r w:rsidRPr="00DD2715">
              <w:t>ERR:21</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4B7AAA21" w14:textId="77777777" w:rsidR="009D1437" w:rsidRDefault="009D1437" w:rsidP="00616EC4">
            <w:pPr>
              <w:pStyle w:val="ListParagraph"/>
              <w:ind w:left="0"/>
              <w:jc w:val="both"/>
            </w:pPr>
            <w:r>
              <w:t>Lỗi trùng số hóa đơn</w:t>
            </w:r>
          </w:p>
        </w:tc>
        <w:tc>
          <w:tcPr>
            <w:tcW w:w="1383" w:type="dxa"/>
            <w:tcBorders>
              <w:top w:val="single" w:sz="4" w:space="0" w:color="2E74B5"/>
              <w:left w:val="single" w:sz="4" w:space="0" w:color="2E74B5"/>
              <w:bottom w:val="single" w:sz="4" w:space="0" w:color="2E74B5"/>
              <w:right w:val="single" w:sz="4" w:space="0" w:color="2E74B5"/>
            </w:tcBorders>
          </w:tcPr>
          <w:p w14:paraId="3BDD9000" w14:textId="77777777" w:rsidR="009D1437" w:rsidRDefault="009D1437" w:rsidP="00616EC4">
            <w:pPr>
              <w:pStyle w:val="ListParagraph"/>
              <w:ind w:left="0"/>
              <w:jc w:val="both"/>
            </w:pPr>
          </w:p>
        </w:tc>
      </w:tr>
      <w:tr w:rsidR="009D1437" w:rsidRPr="00660ABB" w14:paraId="6B4D868E"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5BA46B28" w14:textId="77777777" w:rsidR="009D1437" w:rsidRPr="00DD2715" w:rsidRDefault="009D1437" w:rsidP="00616EC4">
            <w:pPr>
              <w:autoSpaceDE w:val="0"/>
              <w:autoSpaceDN w:val="0"/>
              <w:adjustRightInd w:val="0"/>
              <w:jc w:val="both"/>
            </w:pPr>
            <w:r>
              <w:t>ERR:29</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4DAFB69F" w14:textId="77777777" w:rsidR="009D1437" w:rsidRDefault="009D1437" w:rsidP="00616EC4">
            <w:pPr>
              <w:pStyle w:val="ListParagraph"/>
              <w:ind w:left="0"/>
              <w:jc w:val="both"/>
            </w:pPr>
            <w:r>
              <w:t>Lỗi chứng thư hết hạn</w:t>
            </w:r>
          </w:p>
        </w:tc>
        <w:tc>
          <w:tcPr>
            <w:tcW w:w="1383" w:type="dxa"/>
            <w:tcBorders>
              <w:top w:val="single" w:sz="4" w:space="0" w:color="2E74B5"/>
              <w:left w:val="single" w:sz="4" w:space="0" w:color="2E74B5"/>
              <w:bottom w:val="single" w:sz="4" w:space="0" w:color="2E74B5"/>
              <w:right w:val="single" w:sz="4" w:space="0" w:color="2E74B5"/>
            </w:tcBorders>
          </w:tcPr>
          <w:p w14:paraId="68FDCA7A" w14:textId="77777777" w:rsidR="009D1437" w:rsidRDefault="009D1437" w:rsidP="00616EC4">
            <w:pPr>
              <w:pStyle w:val="ListParagraph"/>
              <w:ind w:left="0"/>
              <w:jc w:val="both"/>
            </w:pPr>
          </w:p>
        </w:tc>
      </w:tr>
      <w:tr w:rsidR="009D1437" w:rsidRPr="00660ABB" w14:paraId="0D1172C4"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182FE66E" w14:textId="77777777" w:rsidR="009D1437" w:rsidRPr="00DD2715" w:rsidRDefault="009D1437" w:rsidP="00616EC4">
            <w:pPr>
              <w:autoSpaceDE w:val="0"/>
              <w:autoSpaceDN w:val="0"/>
              <w:adjustRightInd w:val="0"/>
              <w:jc w:val="both"/>
            </w:pPr>
            <w:r>
              <w:t>ERR:30</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00A7D2B8" w14:textId="77777777" w:rsidR="009D1437" w:rsidRPr="00517DC0" w:rsidRDefault="009D1437" w:rsidP="00616EC4">
            <w:pPr>
              <w:pStyle w:val="ListParagraph"/>
              <w:ind w:left="0"/>
              <w:jc w:val="both"/>
            </w:pPr>
            <w:r w:rsidRPr="00517DC0">
              <w:t>Danh sách hóa đơn tồn tại ngày hóa đơn nhỏ hơn ngày hóa đơn đã phát hành</w:t>
            </w:r>
          </w:p>
        </w:tc>
        <w:tc>
          <w:tcPr>
            <w:tcW w:w="1383" w:type="dxa"/>
            <w:tcBorders>
              <w:top w:val="single" w:sz="4" w:space="0" w:color="2E74B5"/>
              <w:left w:val="single" w:sz="4" w:space="0" w:color="2E74B5"/>
              <w:bottom w:val="single" w:sz="4" w:space="0" w:color="2E74B5"/>
              <w:right w:val="single" w:sz="4" w:space="0" w:color="2E74B5"/>
            </w:tcBorders>
          </w:tcPr>
          <w:p w14:paraId="414B9EA2" w14:textId="77777777" w:rsidR="009D1437" w:rsidRDefault="009D1437" w:rsidP="00616EC4">
            <w:pPr>
              <w:pStyle w:val="ListParagraph"/>
              <w:ind w:left="0"/>
              <w:jc w:val="both"/>
            </w:pPr>
          </w:p>
        </w:tc>
      </w:tr>
      <w:tr w:rsidR="009D1437" w:rsidRPr="00660ABB" w14:paraId="34F0A313"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716C73D6" w14:textId="77777777" w:rsidR="009D1437" w:rsidRDefault="009D1437" w:rsidP="00616EC4">
            <w:pPr>
              <w:autoSpaceDE w:val="0"/>
              <w:autoSpaceDN w:val="0"/>
              <w:adjustRightInd w:val="0"/>
              <w:jc w:val="both"/>
            </w:pPr>
            <w:r>
              <w:t>ERR:35</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68A4C024" w14:textId="77777777" w:rsidR="009D1437" w:rsidRPr="00517DC0" w:rsidRDefault="009D1437" w:rsidP="00616EC4">
            <w:pPr>
              <w:pStyle w:val="ListParagraph"/>
              <w:ind w:left="0"/>
              <w:jc w:val="both"/>
            </w:pPr>
            <w:r>
              <w:t>Công ty đăng ký DK01 cả có mã, không mã. Tạo cả ký hiệu cả 2 dải có mã và không mã sẽ yêu cầu bắt buộc truyền pattern, serial</w:t>
            </w:r>
          </w:p>
        </w:tc>
        <w:tc>
          <w:tcPr>
            <w:tcW w:w="1383" w:type="dxa"/>
            <w:tcBorders>
              <w:top w:val="single" w:sz="4" w:space="0" w:color="2E74B5"/>
              <w:left w:val="single" w:sz="4" w:space="0" w:color="2E74B5"/>
              <w:bottom w:val="single" w:sz="4" w:space="0" w:color="2E74B5"/>
              <w:right w:val="single" w:sz="4" w:space="0" w:color="2E74B5"/>
            </w:tcBorders>
          </w:tcPr>
          <w:p w14:paraId="136C1865" w14:textId="77777777" w:rsidR="009D1437" w:rsidRDefault="009D1437" w:rsidP="00616EC4">
            <w:pPr>
              <w:pStyle w:val="ListParagraph"/>
              <w:ind w:left="0"/>
              <w:jc w:val="both"/>
            </w:pPr>
          </w:p>
        </w:tc>
      </w:tr>
      <w:tr w:rsidR="009D1437" w:rsidRPr="00660ABB" w14:paraId="108E391F"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0EACD537" w14:textId="77777777" w:rsidR="009D1437" w:rsidRDefault="009D1437" w:rsidP="00616EC4">
            <w:pPr>
              <w:autoSpaceDE w:val="0"/>
              <w:autoSpaceDN w:val="0"/>
              <w:adjustRightInd w:val="0"/>
              <w:jc w:val="both"/>
            </w:pPr>
            <w:r>
              <w:t>OK:</w:t>
            </w:r>
            <w:r w:rsidRPr="009372AD">
              <w:t>pattern;serial1-</w:t>
            </w:r>
            <w:r>
              <w:t>key1_</w:t>
            </w:r>
            <w:r w:rsidRPr="009372AD">
              <w:t>num1,</w:t>
            </w:r>
            <w:r>
              <w:t>key2_</w:t>
            </w:r>
            <w:r w:rsidRPr="009372AD">
              <w:t>num12,</w:t>
            </w:r>
            <w:r>
              <w:t xml:space="preserve"> …)</w:t>
            </w:r>
          </w:p>
          <w:p w14:paraId="177C5322" w14:textId="77777777" w:rsidR="009D1437" w:rsidRPr="005765F2" w:rsidRDefault="009D1437" w:rsidP="00616EC4">
            <w:pPr>
              <w:autoSpaceDE w:val="0"/>
              <w:autoSpaceDN w:val="0"/>
              <w:adjustRightInd w:val="0"/>
              <w:jc w:val="both"/>
              <w:rPr>
                <w:b/>
              </w:rPr>
            </w:pPr>
            <w:r w:rsidRPr="005765F2">
              <w:rPr>
                <w:b/>
              </w:rPr>
              <w:lastRenderedPageBreak/>
              <w:t>(Ví dụ:</w:t>
            </w:r>
          </w:p>
          <w:p w14:paraId="178E0304" w14:textId="77777777" w:rsidR="009D1437" w:rsidRDefault="009D1437" w:rsidP="00616EC4">
            <w:pPr>
              <w:autoSpaceDE w:val="0"/>
              <w:autoSpaceDN w:val="0"/>
              <w:adjustRightInd w:val="0"/>
              <w:jc w:val="both"/>
              <w:rPr>
                <w:b/>
              </w:rPr>
            </w:pPr>
            <w:r w:rsidRPr="005765F2">
              <w:rPr>
                <w:b/>
              </w:rPr>
              <w:t>OK:01GTKT3/001;AA/12E-key1_1,key2_2,</w:t>
            </w:r>
          </w:p>
          <w:p w14:paraId="3E1664C1" w14:textId="77777777" w:rsidR="009D1437" w:rsidRDefault="009D1437" w:rsidP="00616EC4">
            <w:pPr>
              <w:autoSpaceDE w:val="0"/>
              <w:autoSpaceDN w:val="0"/>
              <w:adjustRightInd w:val="0"/>
              <w:jc w:val="both"/>
            </w:pPr>
            <w:r w:rsidRPr="005765F2">
              <w:rPr>
                <w:b/>
              </w:rPr>
              <w:t>key3_3,key4_4,key5_5)</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7C2411B5" w14:textId="77777777" w:rsidR="009D1437" w:rsidRPr="005765F2" w:rsidRDefault="009D1437" w:rsidP="00616EC4">
            <w:pPr>
              <w:jc w:val="both"/>
            </w:pPr>
            <w:r w:rsidRPr="005765F2">
              <w:lastRenderedPageBreak/>
              <w:t xml:space="preserve">OK </w:t>
            </w:r>
            <w:r w:rsidRPr="009372AD">
              <w:sym w:font="Wingdings" w:char="F0E0"/>
            </w:r>
            <w:r w:rsidRPr="005765F2">
              <w:t xml:space="preserve"> đã phát hành hóa đơn thành công</w:t>
            </w:r>
          </w:p>
          <w:p w14:paraId="0EC8458B" w14:textId="77777777" w:rsidR="009D1437" w:rsidRPr="005765F2" w:rsidRDefault="009D1437" w:rsidP="00616EC4">
            <w:pPr>
              <w:jc w:val="both"/>
            </w:pPr>
            <w:r w:rsidRPr="005765F2">
              <w:t xml:space="preserve">Pattern </w:t>
            </w:r>
            <w:r w:rsidRPr="009372AD">
              <w:sym w:font="Wingdings" w:char="F0E0"/>
            </w:r>
            <w:r w:rsidRPr="005765F2">
              <w:t xml:space="preserve"> Mẫu số của các hóa đơn đã phát hành</w:t>
            </w:r>
          </w:p>
          <w:p w14:paraId="3420917B" w14:textId="77777777" w:rsidR="009D1437" w:rsidRPr="005765F2" w:rsidRDefault="009D1437" w:rsidP="00616EC4">
            <w:pPr>
              <w:jc w:val="both"/>
            </w:pPr>
            <w:r w:rsidRPr="005765F2">
              <w:lastRenderedPageBreak/>
              <w:t xml:space="preserve">Serial1 </w:t>
            </w:r>
            <w:r w:rsidRPr="009372AD">
              <w:sym w:font="Wingdings" w:char="F0E0"/>
            </w:r>
            <w:r w:rsidRPr="005765F2">
              <w:t xml:space="preserve"> serial của dãy các hóa đơn phát hành </w:t>
            </w:r>
          </w:p>
          <w:p w14:paraId="6079E70F" w14:textId="77777777" w:rsidR="009D1437" w:rsidRPr="005765F2" w:rsidRDefault="009D1437" w:rsidP="00616EC4">
            <w:pPr>
              <w:jc w:val="both"/>
            </w:pPr>
            <w:r w:rsidRPr="005765F2">
              <w:t>num1, num2… là các số hóa đơn</w:t>
            </w:r>
          </w:p>
          <w:p w14:paraId="3FA22050" w14:textId="77777777" w:rsidR="009D1437" w:rsidRPr="00517DC0" w:rsidRDefault="009D1437" w:rsidP="00616EC4">
            <w:pPr>
              <w:pStyle w:val="ListParagraph"/>
              <w:ind w:left="0"/>
              <w:jc w:val="both"/>
            </w:pPr>
            <w:r>
              <w:t>key1,key2… là khóa để nhận biết hóa đơn phát hành cho khách hàng nào(lấy từ đầu vào)</w:t>
            </w:r>
          </w:p>
        </w:tc>
        <w:tc>
          <w:tcPr>
            <w:tcW w:w="1383" w:type="dxa"/>
            <w:tcBorders>
              <w:top w:val="single" w:sz="4" w:space="0" w:color="2E74B5"/>
              <w:left w:val="single" w:sz="4" w:space="0" w:color="2E74B5"/>
              <w:bottom w:val="single" w:sz="4" w:space="0" w:color="2E74B5"/>
              <w:right w:val="single" w:sz="4" w:space="0" w:color="2E74B5"/>
            </w:tcBorders>
          </w:tcPr>
          <w:p w14:paraId="49BE6C30" w14:textId="77777777" w:rsidR="009D1437" w:rsidRPr="005765F2" w:rsidRDefault="009D1437" w:rsidP="00616EC4">
            <w:pPr>
              <w:jc w:val="both"/>
            </w:pPr>
            <w:r w:rsidRPr="005765F2">
              <w:lastRenderedPageBreak/>
              <w:t xml:space="preserve">Các hóa đơn có </w:t>
            </w:r>
            <w:r w:rsidRPr="005765F2">
              <w:lastRenderedPageBreak/>
              <w:t>serial khác nhau phân cách bởi dấu “;”</w:t>
            </w:r>
          </w:p>
          <w:p w14:paraId="29494016" w14:textId="77777777" w:rsidR="009D1437" w:rsidRPr="005765F2" w:rsidRDefault="009D1437" w:rsidP="00616EC4">
            <w:pPr>
              <w:jc w:val="both"/>
            </w:pPr>
            <w:r w:rsidRPr="005765F2">
              <w:t>Các số hóa đơn phân cách bởi “,”</w:t>
            </w:r>
          </w:p>
          <w:p w14:paraId="7A2C4CE0" w14:textId="77777777" w:rsidR="009D1437" w:rsidRDefault="009D1437" w:rsidP="00616EC4">
            <w:pPr>
              <w:pStyle w:val="ListParagraph"/>
              <w:ind w:left="0"/>
              <w:jc w:val="both"/>
            </w:pPr>
          </w:p>
        </w:tc>
      </w:tr>
    </w:tbl>
    <w:p w14:paraId="3B320499" w14:textId="77777777" w:rsidR="009D1437" w:rsidRDefault="009D1437" w:rsidP="009D1437">
      <w:pPr>
        <w:pStyle w:val="N"/>
      </w:pPr>
    </w:p>
    <w:p w14:paraId="08E72D1D" w14:textId="6E89B583" w:rsidR="009D1437" w:rsidRDefault="009D1437" w:rsidP="009D1437">
      <w:pPr>
        <w:pStyle w:val="N"/>
      </w:pPr>
      <w:r>
        <w:t>Cấu trúc xmlInvData</w:t>
      </w:r>
      <w:r w:rsidR="009F70DB">
        <w:t>:</w:t>
      </w:r>
    </w:p>
    <w:p w14:paraId="59FDC5D5"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&lt;</w:t>
      </w:r>
      <w:r w:rsidRPr="008847B1">
        <w:rPr>
          <w:rFonts w:ascii="Courier New" w:hAnsi="Courier New" w:cs="Courier New"/>
          <w:i/>
          <w:color w:val="C00000"/>
          <w:sz w:val="20"/>
          <w:szCs w:val="20"/>
        </w:rPr>
        <w:t>Invoices</w:t>
      </w:r>
      <w:r w:rsidRPr="00E76EB4">
        <w:rPr>
          <w:rFonts w:ascii="Courier New" w:hAnsi="Courier New" w:cs="Courier New"/>
          <w:i/>
          <w:sz w:val="20"/>
          <w:szCs w:val="20"/>
        </w:rPr>
        <w:t>&gt;</w:t>
      </w:r>
    </w:p>
    <w:p w14:paraId="779B637A"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t>&lt;</w:t>
      </w:r>
      <w:r w:rsidRPr="008847B1">
        <w:rPr>
          <w:rFonts w:ascii="Courier New" w:hAnsi="Courier New" w:cs="Courier New"/>
          <w:i/>
          <w:color w:val="C00000"/>
          <w:sz w:val="20"/>
          <w:szCs w:val="20"/>
        </w:rPr>
        <w:t>Inv</w:t>
      </w:r>
      <w:r w:rsidRPr="00E76EB4">
        <w:rPr>
          <w:rFonts w:ascii="Courier New" w:hAnsi="Courier New" w:cs="Courier New"/>
          <w:i/>
          <w:sz w:val="20"/>
          <w:szCs w:val="20"/>
        </w:rPr>
        <w:t>&gt;</w:t>
      </w:r>
    </w:p>
    <w:p w14:paraId="1F443D21"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key</w:t>
      </w:r>
      <w:r w:rsidRPr="00E76EB4">
        <w:rPr>
          <w:rFonts w:ascii="Courier New" w:hAnsi="Courier New" w:cs="Courier New"/>
          <w:i/>
          <w:sz w:val="20"/>
          <w:szCs w:val="20"/>
        </w:rPr>
        <w:t>&gt;Giá trị khóa để phân biệt hóa đơn xuất cho khách hàng nào&lt;/key&gt;</w:t>
      </w:r>
    </w:p>
    <w:p w14:paraId="17E9CD91"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MCCQT</w:t>
      </w:r>
      <w:r w:rsidRPr="00E76EB4">
        <w:rPr>
          <w:rFonts w:ascii="Courier New" w:hAnsi="Courier New" w:cs="Courier New"/>
          <w:i/>
          <w:sz w:val="20"/>
          <w:szCs w:val="20"/>
        </w:rPr>
        <w:t>&gt;Mã cơ quan thuế tự sinh theo quy tắc&lt;/</w:t>
      </w:r>
      <w:r w:rsidRPr="008847B1">
        <w:rPr>
          <w:rFonts w:ascii="Courier New" w:hAnsi="Courier New" w:cs="Courier New"/>
          <w:i/>
          <w:color w:val="C00000"/>
          <w:sz w:val="20"/>
          <w:szCs w:val="20"/>
        </w:rPr>
        <w:t>MCCQT</w:t>
      </w:r>
      <w:r w:rsidRPr="00E76EB4">
        <w:rPr>
          <w:rFonts w:ascii="Courier New" w:hAnsi="Courier New" w:cs="Courier New"/>
          <w:i/>
          <w:sz w:val="20"/>
          <w:szCs w:val="20"/>
        </w:rPr>
        <w:t>&gt;</w:t>
      </w:r>
    </w:p>
    <w:p w14:paraId="7F7FFE73"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Invoice</w:t>
      </w:r>
      <w:r w:rsidRPr="00E76EB4">
        <w:rPr>
          <w:rFonts w:ascii="Courier New" w:hAnsi="Courier New" w:cs="Courier New"/>
          <w:i/>
          <w:sz w:val="20"/>
          <w:szCs w:val="20"/>
        </w:rPr>
        <w:t>&gt;</w:t>
      </w:r>
    </w:p>
    <w:p w14:paraId="6C518C9E"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CusCode</w:t>
      </w:r>
      <w:r w:rsidRPr="00E76EB4">
        <w:rPr>
          <w:rFonts w:ascii="Courier New" w:hAnsi="Courier New" w:cs="Courier New"/>
          <w:i/>
          <w:sz w:val="20"/>
          <w:szCs w:val="20"/>
        </w:rPr>
        <w:t>&gt;Mã khách hàng*&lt;/</w:t>
      </w:r>
      <w:r w:rsidRPr="008847B1">
        <w:rPr>
          <w:rFonts w:ascii="Courier New" w:hAnsi="Courier New" w:cs="Courier New"/>
          <w:i/>
          <w:color w:val="C00000"/>
          <w:sz w:val="20"/>
          <w:szCs w:val="20"/>
        </w:rPr>
        <w:t>CusCode</w:t>
      </w:r>
      <w:r w:rsidRPr="00E76EB4">
        <w:rPr>
          <w:rFonts w:ascii="Courier New" w:hAnsi="Courier New" w:cs="Courier New"/>
          <w:i/>
          <w:sz w:val="20"/>
          <w:szCs w:val="20"/>
        </w:rPr>
        <w:t>&gt;</w:t>
      </w:r>
    </w:p>
    <w:p w14:paraId="0F8C7992"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CusName</w:t>
      </w:r>
      <w:r w:rsidRPr="00E76EB4">
        <w:rPr>
          <w:rFonts w:ascii="Courier New" w:hAnsi="Courier New" w:cs="Courier New"/>
          <w:i/>
          <w:sz w:val="20"/>
          <w:szCs w:val="20"/>
        </w:rPr>
        <w:t>&gt;Tên khách hàng*&lt;/</w:t>
      </w:r>
      <w:r w:rsidRPr="008847B1">
        <w:rPr>
          <w:rFonts w:ascii="Courier New" w:hAnsi="Courier New" w:cs="Courier New"/>
          <w:i/>
          <w:color w:val="C00000"/>
          <w:sz w:val="20"/>
          <w:szCs w:val="20"/>
        </w:rPr>
        <w:t>CusName</w:t>
      </w:r>
      <w:r w:rsidRPr="00E76EB4">
        <w:rPr>
          <w:rFonts w:ascii="Courier New" w:hAnsi="Courier New" w:cs="Courier New"/>
          <w:i/>
          <w:sz w:val="20"/>
          <w:szCs w:val="20"/>
        </w:rPr>
        <w:t>&gt;</w:t>
      </w:r>
    </w:p>
    <w:p w14:paraId="1B20865F"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CusAddress</w:t>
      </w:r>
      <w:r w:rsidRPr="00E76EB4">
        <w:rPr>
          <w:rFonts w:ascii="Courier New" w:hAnsi="Courier New" w:cs="Courier New"/>
          <w:i/>
          <w:sz w:val="20"/>
          <w:szCs w:val="20"/>
        </w:rPr>
        <w:t>&gt;Địa chỉ khách hàng*&lt;/</w:t>
      </w:r>
      <w:r w:rsidRPr="008847B1">
        <w:rPr>
          <w:rFonts w:ascii="Courier New" w:hAnsi="Courier New" w:cs="Courier New"/>
          <w:i/>
          <w:color w:val="C00000"/>
          <w:sz w:val="20"/>
          <w:szCs w:val="20"/>
        </w:rPr>
        <w:t>CusAddress</w:t>
      </w:r>
      <w:r w:rsidRPr="00E76EB4">
        <w:rPr>
          <w:rFonts w:ascii="Courier New" w:hAnsi="Courier New" w:cs="Courier New"/>
          <w:i/>
          <w:sz w:val="20"/>
          <w:szCs w:val="20"/>
        </w:rPr>
        <w:t>&gt;</w:t>
      </w:r>
    </w:p>
    <w:p w14:paraId="49CFA40E"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CusPhone</w:t>
      </w:r>
      <w:r w:rsidRPr="00E76EB4">
        <w:rPr>
          <w:rFonts w:ascii="Courier New" w:hAnsi="Courier New" w:cs="Courier New"/>
          <w:i/>
          <w:sz w:val="20"/>
          <w:szCs w:val="20"/>
        </w:rPr>
        <w:t>&gt;Điện thoại khách hàng&lt;/</w:t>
      </w:r>
      <w:r w:rsidRPr="008847B1">
        <w:rPr>
          <w:rFonts w:ascii="Courier New" w:hAnsi="Courier New" w:cs="Courier New"/>
          <w:i/>
          <w:color w:val="C00000"/>
          <w:sz w:val="20"/>
          <w:szCs w:val="20"/>
        </w:rPr>
        <w:t>CusPhone</w:t>
      </w:r>
      <w:r w:rsidRPr="00E76EB4">
        <w:rPr>
          <w:rFonts w:ascii="Courier New" w:hAnsi="Courier New" w:cs="Courier New"/>
          <w:i/>
          <w:sz w:val="20"/>
          <w:szCs w:val="20"/>
        </w:rPr>
        <w:t>&gt;</w:t>
      </w:r>
    </w:p>
    <w:p w14:paraId="3DD59A1B"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CusTaxCode</w:t>
      </w:r>
      <w:r w:rsidRPr="00E76EB4">
        <w:rPr>
          <w:rFonts w:ascii="Courier New" w:hAnsi="Courier New" w:cs="Courier New"/>
          <w:i/>
          <w:sz w:val="20"/>
          <w:szCs w:val="20"/>
        </w:rPr>
        <w:t>&gt;Mã số thuế KH (Bắt buộc với KH là Doanh nghiệp)&lt;/</w:t>
      </w:r>
      <w:r w:rsidRPr="008847B1">
        <w:rPr>
          <w:rFonts w:ascii="Courier New" w:hAnsi="Courier New" w:cs="Courier New"/>
          <w:i/>
          <w:color w:val="C00000"/>
          <w:sz w:val="20"/>
          <w:szCs w:val="20"/>
        </w:rPr>
        <w:t>CusTaxCode</w:t>
      </w:r>
      <w:r w:rsidRPr="00E76EB4">
        <w:rPr>
          <w:rFonts w:ascii="Courier New" w:hAnsi="Courier New" w:cs="Courier New"/>
          <w:i/>
          <w:sz w:val="20"/>
          <w:szCs w:val="20"/>
        </w:rPr>
        <w:t>&gt;</w:t>
      </w:r>
    </w:p>
    <w:p w14:paraId="4685E2A9" w14:textId="45F92445"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PaymentMethod</w:t>
      </w:r>
      <w:r w:rsidRPr="00E76EB4">
        <w:rPr>
          <w:rFonts w:ascii="Courier New" w:hAnsi="Courier New" w:cs="Courier New"/>
          <w:i/>
          <w:sz w:val="20"/>
          <w:szCs w:val="20"/>
        </w:rPr>
        <w:t>&gt;Phương thức thanh toán</w:t>
      </w:r>
      <w:r w:rsidR="00BD14C8" w:rsidRPr="00BD14C8">
        <w:rPr>
          <w:rFonts w:ascii="Courier New" w:hAnsi="Courier New" w:cs="Courier New"/>
          <w:i/>
          <w:sz w:val="20"/>
          <w:szCs w:val="20"/>
          <w:highlight w:val="cyan"/>
        </w:rPr>
        <w:t>*</w:t>
      </w:r>
      <w:r w:rsidRPr="00E76EB4">
        <w:rPr>
          <w:rFonts w:ascii="Courier New" w:hAnsi="Courier New" w:cs="Courier New"/>
          <w:i/>
          <w:sz w:val="20"/>
          <w:szCs w:val="20"/>
        </w:rPr>
        <w:t>&lt;/</w:t>
      </w:r>
      <w:r w:rsidRPr="008847B1">
        <w:rPr>
          <w:rFonts w:ascii="Courier New" w:hAnsi="Courier New" w:cs="Courier New"/>
          <w:i/>
          <w:color w:val="C00000"/>
          <w:sz w:val="20"/>
          <w:szCs w:val="20"/>
        </w:rPr>
        <w:t>PaymentMethod</w:t>
      </w:r>
      <w:r w:rsidRPr="00E76EB4">
        <w:rPr>
          <w:rFonts w:ascii="Courier New" w:hAnsi="Courier New" w:cs="Courier New"/>
          <w:i/>
          <w:sz w:val="20"/>
          <w:szCs w:val="20"/>
        </w:rPr>
        <w:t>&gt;</w:t>
      </w:r>
    </w:p>
    <w:p w14:paraId="195559F8"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KindOfService</w:t>
      </w:r>
      <w:r w:rsidRPr="00E76EB4">
        <w:rPr>
          <w:rFonts w:ascii="Courier New" w:hAnsi="Courier New" w:cs="Courier New"/>
          <w:i/>
          <w:sz w:val="20"/>
          <w:szCs w:val="20"/>
        </w:rPr>
        <w:t>&gt;Tháng hóa đơn&lt;/</w:t>
      </w:r>
      <w:r w:rsidRPr="008847B1">
        <w:rPr>
          <w:rFonts w:ascii="Courier New" w:hAnsi="Courier New" w:cs="Courier New"/>
          <w:i/>
          <w:color w:val="C00000"/>
          <w:sz w:val="20"/>
          <w:szCs w:val="20"/>
        </w:rPr>
        <w:t>KindOfService</w:t>
      </w:r>
      <w:r w:rsidRPr="00E76EB4">
        <w:rPr>
          <w:rFonts w:ascii="Courier New" w:hAnsi="Courier New" w:cs="Courier New"/>
          <w:i/>
          <w:sz w:val="20"/>
          <w:szCs w:val="20"/>
        </w:rPr>
        <w:t>&gt;</w:t>
      </w:r>
    </w:p>
    <w:p w14:paraId="7A693A22"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Products</w:t>
      </w:r>
      <w:r w:rsidRPr="00E76EB4">
        <w:rPr>
          <w:rFonts w:ascii="Courier New" w:hAnsi="Courier New" w:cs="Courier New"/>
          <w:i/>
          <w:sz w:val="20"/>
          <w:szCs w:val="20"/>
        </w:rPr>
        <w:t>&gt;</w:t>
      </w:r>
    </w:p>
    <w:p w14:paraId="31E82FA6"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Product</w:t>
      </w:r>
      <w:r w:rsidRPr="00E76EB4">
        <w:rPr>
          <w:rFonts w:ascii="Courier New" w:hAnsi="Courier New" w:cs="Courier New"/>
          <w:i/>
          <w:sz w:val="20"/>
          <w:szCs w:val="20"/>
        </w:rPr>
        <w:t>&gt;</w:t>
      </w:r>
    </w:p>
    <w:p w14:paraId="3378D28A"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ProdName</w:t>
      </w:r>
      <w:r w:rsidRPr="00E76EB4">
        <w:rPr>
          <w:rFonts w:ascii="Courier New" w:hAnsi="Courier New" w:cs="Courier New"/>
          <w:i/>
          <w:sz w:val="20"/>
          <w:szCs w:val="20"/>
        </w:rPr>
        <w:t>&gt;Tên sản phẩm*&lt;/</w:t>
      </w:r>
      <w:r w:rsidRPr="008847B1">
        <w:rPr>
          <w:rFonts w:ascii="Courier New" w:hAnsi="Courier New" w:cs="Courier New"/>
          <w:i/>
          <w:color w:val="C00000"/>
          <w:sz w:val="20"/>
          <w:szCs w:val="20"/>
        </w:rPr>
        <w:t>ProdName</w:t>
      </w:r>
      <w:r w:rsidRPr="00E76EB4">
        <w:rPr>
          <w:rFonts w:ascii="Courier New" w:hAnsi="Courier New" w:cs="Courier New"/>
          <w:i/>
          <w:sz w:val="20"/>
          <w:szCs w:val="20"/>
        </w:rPr>
        <w:t>&gt;</w:t>
      </w:r>
    </w:p>
    <w:p w14:paraId="3D31CCCD"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ProdUnit</w:t>
      </w:r>
      <w:r w:rsidRPr="00E76EB4">
        <w:rPr>
          <w:rFonts w:ascii="Courier New" w:hAnsi="Courier New" w:cs="Courier New"/>
          <w:i/>
          <w:sz w:val="20"/>
          <w:szCs w:val="20"/>
        </w:rPr>
        <w:t>&gt;Đơn vị tính&lt;/</w:t>
      </w:r>
      <w:r w:rsidRPr="008847B1">
        <w:rPr>
          <w:rFonts w:ascii="Courier New" w:hAnsi="Courier New" w:cs="Courier New"/>
          <w:i/>
          <w:color w:val="C00000"/>
          <w:sz w:val="20"/>
          <w:szCs w:val="20"/>
        </w:rPr>
        <w:t>ProdUnit</w:t>
      </w:r>
      <w:r w:rsidRPr="00E76EB4">
        <w:rPr>
          <w:rFonts w:ascii="Courier New" w:hAnsi="Courier New" w:cs="Courier New"/>
          <w:i/>
          <w:sz w:val="20"/>
          <w:szCs w:val="20"/>
        </w:rPr>
        <w:t>&gt;</w:t>
      </w:r>
    </w:p>
    <w:p w14:paraId="3A8AB80E"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ProdQuantity</w:t>
      </w:r>
      <w:r w:rsidRPr="00E76EB4">
        <w:rPr>
          <w:rFonts w:ascii="Courier New" w:hAnsi="Courier New" w:cs="Courier New"/>
          <w:i/>
          <w:sz w:val="20"/>
          <w:szCs w:val="20"/>
        </w:rPr>
        <w:t>&gt;Số lượng&lt;/</w:t>
      </w:r>
      <w:r w:rsidRPr="008847B1">
        <w:rPr>
          <w:rFonts w:ascii="Courier New" w:hAnsi="Courier New" w:cs="Courier New"/>
          <w:i/>
          <w:color w:val="C00000"/>
          <w:sz w:val="20"/>
          <w:szCs w:val="20"/>
        </w:rPr>
        <w:t>ProdQuantity</w:t>
      </w:r>
      <w:r w:rsidRPr="00E76EB4">
        <w:rPr>
          <w:rFonts w:ascii="Courier New" w:hAnsi="Courier New" w:cs="Courier New"/>
          <w:i/>
          <w:sz w:val="20"/>
          <w:szCs w:val="20"/>
        </w:rPr>
        <w:t>&gt;</w:t>
      </w:r>
    </w:p>
    <w:p w14:paraId="76C3B3EB"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ProdPrice</w:t>
      </w:r>
      <w:r w:rsidRPr="00E76EB4">
        <w:rPr>
          <w:rFonts w:ascii="Courier New" w:hAnsi="Courier New" w:cs="Courier New"/>
          <w:i/>
          <w:sz w:val="20"/>
          <w:szCs w:val="20"/>
        </w:rPr>
        <w:t>&gt;Đơn giá&lt;/</w:t>
      </w:r>
      <w:r w:rsidRPr="008847B1">
        <w:rPr>
          <w:rFonts w:ascii="Courier New" w:hAnsi="Courier New" w:cs="Courier New"/>
          <w:i/>
          <w:color w:val="C00000"/>
          <w:sz w:val="20"/>
          <w:szCs w:val="20"/>
        </w:rPr>
        <w:t>ProdPrice</w:t>
      </w:r>
      <w:r w:rsidRPr="00E76EB4">
        <w:rPr>
          <w:rFonts w:ascii="Courier New" w:hAnsi="Courier New" w:cs="Courier New"/>
          <w:i/>
          <w:sz w:val="20"/>
          <w:szCs w:val="20"/>
        </w:rPr>
        <w:t>&gt;</w:t>
      </w:r>
    </w:p>
    <w:p w14:paraId="4CDA3F79"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Amount</w:t>
      </w:r>
      <w:r w:rsidRPr="00E76EB4">
        <w:rPr>
          <w:rFonts w:ascii="Courier New" w:hAnsi="Courier New" w:cs="Courier New"/>
          <w:i/>
          <w:sz w:val="20"/>
          <w:szCs w:val="20"/>
        </w:rPr>
        <w:t>&gt;Tổng tiền sau thuế*&lt;/</w:t>
      </w:r>
      <w:r w:rsidRPr="008847B1">
        <w:rPr>
          <w:rFonts w:ascii="Courier New" w:hAnsi="Courier New" w:cs="Courier New"/>
          <w:i/>
          <w:color w:val="C00000"/>
          <w:sz w:val="20"/>
          <w:szCs w:val="20"/>
        </w:rPr>
        <w:t>Amount</w:t>
      </w:r>
      <w:r w:rsidRPr="00E76EB4">
        <w:rPr>
          <w:rFonts w:ascii="Courier New" w:hAnsi="Courier New" w:cs="Courier New"/>
          <w:i/>
          <w:sz w:val="20"/>
          <w:szCs w:val="20"/>
        </w:rPr>
        <w:t>&gt;</w:t>
      </w:r>
    </w:p>
    <w:p w14:paraId="6BC1DD98"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Remark</w:t>
      </w:r>
      <w:r w:rsidRPr="00E76EB4">
        <w:rPr>
          <w:rFonts w:ascii="Courier New" w:hAnsi="Courier New" w:cs="Courier New"/>
          <w:i/>
          <w:sz w:val="20"/>
          <w:szCs w:val="20"/>
        </w:rPr>
        <w:t>&gt;Remark&lt;/</w:t>
      </w:r>
      <w:r w:rsidRPr="008847B1">
        <w:rPr>
          <w:rFonts w:ascii="Courier New" w:hAnsi="Courier New" w:cs="Courier New"/>
          <w:i/>
          <w:color w:val="C00000"/>
          <w:sz w:val="20"/>
          <w:szCs w:val="20"/>
        </w:rPr>
        <w:t>Remark</w:t>
      </w:r>
      <w:r w:rsidRPr="00E76EB4">
        <w:rPr>
          <w:rFonts w:ascii="Courier New" w:hAnsi="Courier New" w:cs="Courier New"/>
          <w:i/>
          <w:sz w:val="20"/>
          <w:szCs w:val="20"/>
        </w:rPr>
        <w:t>&gt;</w:t>
      </w:r>
    </w:p>
    <w:p w14:paraId="075F0BDB"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Total</w:t>
      </w:r>
      <w:r w:rsidRPr="00E76EB4">
        <w:rPr>
          <w:rFonts w:ascii="Courier New" w:hAnsi="Courier New" w:cs="Courier New"/>
          <w:i/>
          <w:sz w:val="20"/>
          <w:szCs w:val="20"/>
        </w:rPr>
        <w:t>&gt;Tổng tiền trước thuế*&lt;/</w:t>
      </w:r>
      <w:r w:rsidRPr="008847B1">
        <w:rPr>
          <w:rFonts w:ascii="Courier New" w:hAnsi="Courier New" w:cs="Courier New"/>
          <w:i/>
          <w:color w:val="C00000"/>
          <w:sz w:val="20"/>
          <w:szCs w:val="20"/>
        </w:rPr>
        <w:t>Total</w:t>
      </w:r>
      <w:r w:rsidRPr="00E76EB4">
        <w:rPr>
          <w:rFonts w:ascii="Courier New" w:hAnsi="Courier New" w:cs="Courier New"/>
          <w:i/>
          <w:sz w:val="20"/>
          <w:szCs w:val="20"/>
        </w:rPr>
        <w:t>&gt;</w:t>
      </w:r>
    </w:p>
    <w:p w14:paraId="645678F1"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VATRate</w:t>
      </w:r>
      <w:r w:rsidRPr="00E76EB4">
        <w:rPr>
          <w:rFonts w:ascii="Courier New" w:hAnsi="Courier New" w:cs="Courier New"/>
          <w:i/>
          <w:sz w:val="20"/>
          <w:szCs w:val="20"/>
        </w:rPr>
        <w:t>&gt;Thuế GTGT*&lt;/</w:t>
      </w:r>
      <w:r w:rsidRPr="008847B1">
        <w:rPr>
          <w:rFonts w:ascii="Courier New" w:hAnsi="Courier New" w:cs="Courier New"/>
          <w:i/>
          <w:color w:val="C00000"/>
          <w:sz w:val="20"/>
          <w:szCs w:val="20"/>
        </w:rPr>
        <w:t>VATRate</w:t>
      </w:r>
      <w:r w:rsidRPr="00E76EB4">
        <w:rPr>
          <w:rFonts w:ascii="Courier New" w:hAnsi="Courier New" w:cs="Courier New"/>
          <w:i/>
          <w:sz w:val="20"/>
          <w:szCs w:val="20"/>
        </w:rPr>
        <w:t>&gt;</w:t>
      </w:r>
    </w:p>
    <w:p w14:paraId="646AB214"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VATAmount</w:t>
      </w:r>
      <w:r w:rsidRPr="00E76EB4">
        <w:rPr>
          <w:rFonts w:ascii="Courier New" w:hAnsi="Courier New" w:cs="Courier New"/>
          <w:i/>
          <w:sz w:val="20"/>
          <w:szCs w:val="20"/>
        </w:rPr>
        <w:t>&gt;Tổng tiền thuế*&lt;/</w:t>
      </w:r>
      <w:r w:rsidRPr="008847B1">
        <w:rPr>
          <w:rFonts w:ascii="Courier New" w:hAnsi="Courier New" w:cs="Courier New"/>
          <w:i/>
          <w:color w:val="C00000"/>
          <w:sz w:val="20"/>
          <w:szCs w:val="20"/>
        </w:rPr>
        <w:t>VATAmount</w:t>
      </w:r>
      <w:r w:rsidRPr="00E76EB4">
        <w:rPr>
          <w:rFonts w:ascii="Courier New" w:hAnsi="Courier New" w:cs="Courier New"/>
          <w:i/>
          <w:sz w:val="20"/>
          <w:szCs w:val="20"/>
        </w:rPr>
        <w:t>&gt;</w:t>
      </w:r>
    </w:p>
    <w:p w14:paraId="6C3EA51F"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Extra1</w:t>
      </w:r>
      <w:r w:rsidRPr="00E76EB4">
        <w:rPr>
          <w:rFonts w:ascii="Courier New" w:hAnsi="Courier New" w:cs="Courier New"/>
          <w:i/>
          <w:sz w:val="20"/>
          <w:szCs w:val="20"/>
        </w:rPr>
        <w:t>&gt;Mở rộng 1&lt;/</w:t>
      </w:r>
      <w:r w:rsidRPr="008847B1">
        <w:rPr>
          <w:rFonts w:ascii="Courier New" w:hAnsi="Courier New" w:cs="Courier New"/>
          <w:i/>
          <w:color w:val="C00000"/>
          <w:sz w:val="20"/>
          <w:szCs w:val="20"/>
        </w:rPr>
        <w:t>Extra1</w:t>
      </w:r>
      <w:r w:rsidRPr="00E76EB4">
        <w:rPr>
          <w:rFonts w:ascii="Courier New" w:hAnsi="Courier New" w:cs="Courier New"/>
          <w:i/>
          <w:sz w:val="20"/>
          <w:szCs w:val="20"/>
        </w:rPr>
        <w:t>&gt;</w:t>
      </w:r>
    </w:p>
    <w:p w14:paraId="3A5179C4"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Extra2</w:t>
      </w:r>
      <w:r w:rsidRPr="00E76EB4">
        <w:rPr>
          <w:rFonts w:ascii="Courier New" w:hAnsi="Courier New" w:cs="Courier New"/>
          <w:i/>
          <w:sz w:val="20"/>
          <w:szCs w:val="20"/>
        </w:rPr>
        <w:t>&gt;Mở rộng 2&lt;/</w:t>
      </w:r>
      <w:r w:rsidRPr="008847B1">
        <w:rPr>
          <w:rFonts w:ascii="Courier New" w:hAnsi="Courier New" w:cs="Courier New"/>
          <w:i/>
          <w:color w:val="C00000"/>
          <w:sz w:val="20"/>
          <w:szCs w:val="20"/>
        </w:rPr>
        <w:t>Extra2</w:t>
      </w:r>
      <w:r w:rsidRPr="00E76EB4">
        <w:rPr>
          <w:rFonts w:ascii="Courier New" w:hAnsi="Courier New" w:cs="Courier New"/>
          <w:i/>
          <w:sz w:val="20"/>
          <w:szCs w:val="20"/>
        </w:rPr>
        <w:t>&gt;</w:t>
      </w:r>
    </w:p>
    <w:p w14:paraId="62B9366F" w14:textId="4D4A581C"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Discount</w:t>
      </w:r>
      <w:r w:rsidR="00B7194D">
        <w:rPr>
          <w:rFonts w:ascii="Courier New" w:hAnsi="Courier New" w:cs="Courier New"/>
          <w:i/>
          <w:sz w:val="20"/>
          <w:szCs w:val="20"/>
        </w:rPr>
        <w:t>&gt;Tỷ lệ c</w:t>
      </w:r>
      <w:r w:rsidRPr="00E76EB4">
        <w:rPr>
          <w:rFonts w:ascii="Courier New" w:hAnsi="Courier New" w:cs="Courier New"/>
          <w:i/>
          <w:sz w:val="20"/>
          <w:szCs w:val="20"/>
        </w:rPr>
        <w:t>hiết khấu&lt;/</w:t>
      </w:r>
      <w:r w:rsidRPr="008847B1">
        <w:rPr>
          <w:rFonts w:ascii="Courier New" w:hAnsi="Courier New" w:cs="Courier New"/>
          <w:i/>
          <w:color w:val="C00000"/>
          <w:sz w:val="20"/>
          <w:szCs w:val="20"/>
        </w:rPr>
        <w:t>Discount</w:t>
      </w:r>
      <w:r w:rsidRPr="00E76EB4">
        <w:rPr>
          <w:rFonts w:ascii="Courier New" w:hAnsi="Courier New" w:cs="Courier New"/>
          <w:i/>
          <w:sz w:val="20"/>
          <w:szCs w:val="20"/>
        </w:rPr>
        <w:t>&gt;</w:t>
      </w:r>
    </w:p>
    <w:p w14:paraId="766A1F2E"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DiscountAmount</w:t>
      </w:r>
      <w:r w:rsidRPr="00E76EB4">
        <w:rPr>
          <w:rFonts w:ascii="Courier New" w:hAnsi="Courier New" w:cs="Courier New"/>
          <w:i/>
          <w:sz w:val="20"/>
          <w:szCs w:val="20"/>
        </w:rPr>
        <w:t>&gt;Tổng tiền chiết khấu&lt;/</w:t>
      </w:r>
      <w:r w:rsidRPr="008847B1">
        <w:rPr>
          <w:rFonts w:ascii="Courier New" w:hAnsi="Courier New" w:cs="Courier New"/>
          <w:i/>
          <w:color w:val="C00000"/>
          <w:sz w:val="20"/>
          <w:szCs w:val="20"/>
        </w:rPr>
        <w:t>DiscountAmount</w:t>
      </w:r>
      <w:r w:rsidRPr="00E76EB4">
        <w:rPr>
          <w:rFonts w:ascii="Courier New" w:hAnsi="Courier New" w:cs="Courier New"/>
          <w:i/>
          <w:sz w:val="20"/>
          <w:szCs w:val="20"/>
        </w:rPr>
        <w:t>&gt;</w:t>
      </w:r>
    </w:p>
    <w:p w14:paraId="603B2643"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8847B1">
        <w:rPr>
          <w:rFonts w:ascii="Courier New" w:hAnsi="Courier New" w:cs="Courier New"/>
          <w:i/>
          <w:color w:val="C00000"/>
          <w:sz w:val="20"/>
          <w:szCs w:val="20"/>
        </w:rPr>
        <w:t>DiscountNonTax</w:t>
      </w:r>
      <w:r w:rsidRPr="00E76EB4">
        <w:rPr>
          <w:rFonts w:ascii="Courier New" w:hAnsi="Courier New" w:cs="Courier New"/>
          <w:i/>
          <w:sz w:val="20"/>
          <w:szCs w:val="20"/>
        </w:rPr>
        <w:t>&gt;Tổng tiền giảm trừ không chịu thuế&lt;/</w:t>
      </w:r>
      <w:r w:rsidRPr="008847B1">
        <w:rPr>
          <w:rFonts w:ascii="Courier New" w:hAnsi="Courier New" w:cs="Courier New"/>
          <w:i/>
          <w:color w:val="C00000"/>
          <w:sz w:val="20"/>
          <w:szCs w:val="20"/>
        </w:rPr>
        <w:t>DiscountNonTax</w:t>
      </w:r>
      <w:r w:rsidRPr="00E76EB4">
        <w:rPr>
          <w:rFonts w:ascii="Courier New" w:hAnsi="Courier New" w:cs="Courier New"/>
          <w:i/>
          <w:sz w:val="20"/>
          <w:szCs w:val="20"/>
        </w:rPr>
        <w:t>&gt;</w:t>
      </w:r>
    </w:p>
    <w:p w14:paraId="5837D099" w14:textId="1D5A2320" w:rsidR="009F70DB" w:rsidRPr="00B52554" w:rsidRDefault="009F70DB" w:rsidP="009F70DB">
      <w:pPr>
        <w:shd w:val="clear" w:color="auto" w:fill="FFFFFF"/>
        <w:rPr>
          <w:rFonts w:ascii="Courier New" w:hAnsi="Courier New" w:cs="Courier New"/>
          <w:i/>
          <w:sz w:val="20"/>
          <w:szCs w:val="20"/>
          <w:highlight w:val="cyan"/>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B52554">
        <w:rPr>
          <w:rFonts w:ascii="Courier New" w:hAnsi="Courier New" w:cs="Courier New"/>
          <w:i/>
          <w:sz w:val="20"/>
          <w:szCs w:val="20"/>
          <w:highlight w:val="cyan"/>
        </w:rPr>
        <w:t>&lt;</w:t>
      </w:r>
      <w:r w:rsidRPr="00B52554">
        <w:rPr>
          <w:rFonts w:ascii="Courier New" w:hAnsi="Courier New" w:cs="Courier New"/>
          <w:i/>
          <w:color w:val="C00000"/>
          <w:sz w:val="20"/>
          <w:szCs w:val="20"/>
          <w:highlight w:val="cyan"/>
        </w:rPr>
        <w:t>IsSum</w:t>
      </w:r>
      <w:r w:rsidRPr="00B52554">
        <w:rPr>
          <w:rFonts w:ascii="Courier New" w:hAnsi="Courier New" w:cs="Courier New"/>
          <w:i/>
          <w:sz w:val="20"/>
          <w:szCs w:val="20"/>
          <w:highlight w:val="cyan"/>
        </w:rPr>
        <w:t>&gt; Tính chất * (0-Hàng hóa, dịch vụ; 1-Khuyến mại; 2-Chiết khấu thương mại (trong trường hợp muốn thể hiện thông tin chiết khấu theo dòng); 4-Ghi chú/d</w:t>
      </w:r>
      <w:r w:rsidR="00BD14C8">
        <w:rPr>
          <w:rFonts w:ascii="Courier New" w:hAnsi="Courier New" w:cs="Courier New"/>
          <w:i/>
          <w:sz w:val="20"/>
          <w:szCs w:val="20"/>
          <w:highlight w:val="cyan"/>
        </w:rPr>
        <w:t>iễn giải; 5- hàng hóa đặc trưng</w:t>
      </w:r>
      <w:r w:rsidRPr="00B52554">
        <w:rPr>
          <w:rFonts w:ascii="Courier New" w:hAnsi="Courier New" w:cs="Courier New"/>
          <w:i/>
          <w:sz w:val="20"/>
          <w:szCs w:val="20"/>
          <w:highlight w:val="cyan"/>
        </w:rPr>
        <w:t>&lt;/</w:t>
      </w:r>
      <w:r w:rsidRPr="00B52554">
        <w:rPr>
          <w:rFonts w:ascii="Courier New" w:hAnsi="Courier New" w:cs="Courier New"/>
          <w:i/>
          <w:color w:val="C00000"/>
          <w:sz w:val="20"/>
          <w:szCs w:val="20"/>
          <w:highlight w:val="cyan"/>
        </w:rPr>
        <w:t>IsSum</w:t>
      </w:r>
      <w:r w:rsidRPr="00B52554">
        <w:rPr>
          <w:rFonts w:ascii="Courier New" w:hAnsi="Courier New" w:cs="Courier New"/>
          <w:i/>
          <w:sz w:val="20"/>
          <w:szCs w:val="20"/>
          <w:highlight w:val="cyan"/>
        </w:rPr>
        <w:t>&gt;</w:t>
      </w:r>
    </w:p>
    <w:p w14:paraId="704A6BE0" w14:textId="41466E10" w:rsidR="009F70DB" w:rsidRPr="00B52554" w:rsidRDefault="009F70DB" w:rsidP="009F70DB">
      <w:pPr>
        <w:shd w:val="clear" w:color="auto" w:fill="FFFFFF"/>
        <w:rPr>
          <w:rFonts w:ascii="Courier New" w:hAnsi="Courier New" w:cs="Courier New"/>
          <w:i/>
          <w:sz w:val="20"/>
          <w:szCs w:val="20"/>
          <w:highlight w:val="cyan"/>
        </w:rPr>
      </w:pP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t>&lt;</w:t>
      </w:r>
      <w:r w:rsidRPr="00B52554">
        <w:rPr>
          <w:rFonts w:ascii="Courier New" w:hAnsi="Courier New" w:cs="Courier New"/>
          <w:i/>
          <w:color w:val="C00000"/>
          <w:sz w:val="20"/>
          <w:szCs w:val="20"/>
          <w:highlight w:val="cyan"/>
        </w:rPr>
        <w:t>LHHDTrung</w:t>
      </w:r>
      <w:r w:rsidRPr="00B52554">
        <w:rPr>
          <w:rFonts w:ascii="Courier New" w:hAnsi="Courier New" w:cs="Courier New"/>
          <w:i/>
          <w:sz w:val="20"/>
          <w:szCs w:val="20"/>
          <w:highlight w:val="cyan"/>
        </w:rPr>
        <w:t>&gt;Loại hàng hóa đặc trưng (nhận các giá trị: 1- Hàng hóa là xe ô tô, xe mô tô, 2- Dịch vụ vận chuyển, 3- Dịch vụ vậ</w:t>
      </w:r>
      <w:r w:rsidR="00BD14C8">
        <w:rPr>
          <w:rFonts w:ascii="Courier New" w:hAnsi="Courier New" w:cs="Courier New"/>
          <w:i/>
          <w:sz w:val="20"/>
          <w:szCs w:val="20"/>
          <w:highlight w:val="cyan"/>
        </w:rPr>
        <w:t>n chuyển trên nền tảng số, TMĐT</w:t>
      </w:r>
      <w:r w:rsidRPr="00B52554">
        <w:rPr>
          <w:rFonts w:ascii="Courier New" w:hAnsi="Courier New" w:cs="Courier New"/>
          <w:i/>
          <w:sz w:val="20"/>
          <w:szCs w:val="20"/>
          <w:highlight w:val="cyan"/>
        </w:rPr>
        <w:t>&lt;/</w:t>
      </w:r>
      <w:r w:rsidRPr="00B52554">
        <w:rPr>
          <w:rFonts w:ascii="Courier New" w:hAnsi="Courier New" w:cs="Courier New"/>
          <w:i/>
          <w:color w:val="C00000"/>
          <w:sz w:val="20"/>
          <w:szCs w:val="20"/>
          <w:highlight w:val="cyan"/>
        </w:rPr>
        <w:t>LHHDTrung</w:t>
      </w:r>
      <w:r w:rsidRPr="00B52554">
        <w:rPr>
          <w:rFonts w:ascii="Courier New" w:hAnsi="Courier New" w:cs="Courier New"/>
          <w:i/>
          <w:sz w:val="20"/>
          <w:szCs w:val="20"/>
          <w:highlight w:val="cyan"/>
        </w:rPr>
        <w:t>&gt;</w:t>
      </w:r>
    </w:p>
    <w:p w14:paraId="72195899" w14:textId="77777777" w:rsidR="009F70DB" w:rsidRPr="00B52554" w:rsidRDefault="009F70DB" w:rsidP="009F70DB">
      <w:pPr>
        <w:shd w:val="clear" w:color="auto" w:fill="FFFFFF"/>
        <w:rPr>
          <w:rFonts w:ascii="Courier New" w:hAnsi="Courier New" w:cs="Courier New"/>
          <w:i/>
          <w:sz w:val="20"/>
          <w:szCs w:val="20"/>
          <w:highlight w:val="cyan"/>
        </w:rPr>
      </w:pP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t>&lt;</w:t>
      </w:r>
      <w:r w:rsidRPr="00B52554">
        <w:rPr>
          <w:rFonts w:ascii="Courier New" w:hAnsi="Courier New" w:cs="Courier New"/>
          <w:i/>
          <w:color w:val="C00000"/>
          <w:sz w:val="20"/>
          <w:szCs w:val="20"/>
          <w:highlight w:val="cyan"/>
        </w:rPr>
        <w:t>SKhung</w:t>
      </w:r>
      <w:r w:rsidRPr="00B52554">
        <w:rPr>
          <w:rFonts w:ascii="Courier New" w:hAnsi="Courier New" w:cs="Courier New"/>
          <w:i/>
          <w:sz w:val="20"/>
          <w:szCs w:val="20"/>
          <w:highlight w:val="cyan"/>
        </w:rPr>
        <w:t>&gt;Số khung&lt;/</w:t>
      </w:r>
      <w:r w:rsidRPr="00B52554">
        <w:rPr>
          <w:rFonts w:ascii="Courier New" w:hAnsi="Courier New" w:cs="Courier New"/>
          <w:i/>
          <w:color w:val="C00000"/>
          <w:sz w:val="20"/>
          <w:szCs w:val="20"/>
          <w:highlight w:val="cyan"/>
        </w:rPr>
        <w:t>SKhung</w:t>
      </w:r>
      <w:r w:rsidRPr="00B52554">
        <w:rPr>
          <w:rFonts w:ascii="Courier New" w:hAnsi="Courier New" w:cs="Courier New"/>
          <w:i/>
          <w:sz w:val="20"/>
          <w:szCs w:val="20"/>
          <w:highlight w:val="cyan"/>
        </w:rPr>
        <w:t>&gt;</w:t>
      </w:r>
    </w:p>
    <w:p w14:paraId="5168D8E5" w14:textId="77777777" w:rsidR="009F70DB" w:rsidRPr="00B52554" w:rsidRDefault="009F70DB" w:rsidP="009F70DB">
      <w:pPr>
        <w:shd w:val="clear" w:color="auto" w:fill="FFFFFF"/>
        <w:rPr>
          <w:rFonts w:ascii="Courier New" w:hAnsi="Courier New" w:cs="Courier New"/>
          <w:i/>
          <w:sz w:val="20"/>
          <w:szCs w:val="20"/>
          <w:highlight w:val="cyan"/>
        </w:rPr>
      </w:pP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t>&lt;</w:t>
      </w:r>
      <w:r w:rsidRPr="00B52554">
        <w:rPr>
          <w:rFonts w:ascii="Courier New" w:hAnsi="Courier New" w:cs="Courier New"/>
          <w:i/>
          <w:color w:val="C00000"/>
          <w:sz w:val="20"/>
          <w:szCs w:val="20"/>
          <w:highlight w:val="cyan"/>
        </w:rPr>
        <w:t>SMay</w:t>
      </w:r>
      <w:r w:rsidRPr="00B52554">
        <w:rPr>
          <w:rFonts w:ascii="Courier New" w:hAnsi="Courier New" w:cs="Courier New"/>
          <w:i/>
          <w:sz w:val="20"/>
          <w:szCs w:val="20"/>
          <w:highlight w:val="cyan"/>
        </w:rPr>
        <w:t>&gt;Số máy&lt;/</w:t>
      </w:r>
      <w:r w:rsidRPr="00B52554">
        <w:rPr>
          <w:rFonts w:ascii="Courier New" w:hAnsi="Courier New" w:cs="Courier New"/>
          <w:i/>
          <w:color w:val="C00000"/>
          <w:sz w:val="20"/>
          <w:szCs w:val="20"/>
          <w:highlight w:val="cyan"/>
        </w:rPr>
        <w:t>SMay</w:t>
      </w:r>
      <w:r w:rsidRPr="00B52554">
        <w:rPr>
          <w:rFonts w:ascii="Courier New" w:hAnsi="Courier New" w:cs="Courier New"/>
          <w:i/>
          <w:sz w:val="20"/>
          <w:szCs w:val="20"/>
          <w:highlight w:val="cyan"/>
        </w:rPr>
        <w:t>&gt;</w:t>
      </w:r>
    </w:p>
    <w:p w14:paraId="3E55B803" w14:textId="77777777" w:rsidR="009F70DB" w:rsidRPr="00B52554" w:rsidRDefault="009F70DB" w:rsidP="009F70DB">
      <w:pPr>
        <w:shd w:val="clear" w:color="auto" w:fill="FFFFFF"/>
        <w:rPr>
          <w:rFonts w:ascii="Courier New" w:hAnsi="Courier New" w:cs="Courier New"/>
          <w:i/>
          <w:sz w:val="20"/>
          <w:szCs w:val="20"/>
          <w:highlight w:val="cyan"/>
        </w:rPr>
      </w:pP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t>&lt;</w:t>
      </w:r>
      <w:r w:rsidRPr="00B52554">
        <w:rPr>
          <w:rFonts w:ascii="Courier New" w:hAnsi="Courier New" w:cs="Courier New"/>
          <w:i/>
          <w:color w:val="C00000"/>
          <w:sz w:val="20"/>
          <w:szCs w:val="20"/>
          <w:highlight w:val="cyan"/>
        </w:rPr>
        <w:t>BKSPTVChuyen</w:t>
      </w:r>
      <w:r w:rsidRPr="00B52554">
        <w:rPr>
          <w:rFonts w:ascii="Courier New" w:hAnsi="Courier New" w:cs="Courier New"/>
          <w:i/>
          <w:sz w:val="20"/>
          <w:szCs w:val="20"/>
          <w:highlight w:val="cyan"/>
        </w:rPr>
        <w:t>&gt; Biển kiểm soát phương tiện vận chuyển&lt;/</w:t>
      </w:r>
      <w:r w:rsidRPr="00B52554">
        <w:rPr>
          <w:rFonts w:ascii="Courier New" w:hAnsi="Courier New" w:cs="Courier New"/>
          <w:i/>
          <w:color w:val="C00000"/>
          <w:sz w:val="20"/>
          <w:szCs w:val="20"/>
          <w:highlight w:val="cyan"/>
        </w:rPr>
        <w:t>BKSPTVChuyen</w:t>
      </w:r>
      <w:r w:rsidRPr="00B52554">
        <w:rPr>
          <w:rFonts w:ascii="Courier New" w:hAnsi="Courier New" w:cs="Courier New"/>
          <w:i/>
          <w:sz w:val="20"/>
          <w:szCs w:val="20"/>
          <w:highlight w:val="cyan"/>
        </w:rPr>
        <w:t>&gt;</w:t>
      </w:r>
    </w:p>
    <w:p w14:paraId="7981175D" w14:textId="77777777" w:rsidR="009F70DB" w:rsidRPr="00B52554" w:rsidRDefault="009F70DB" w:rsidP="009F70DB">
      <w:pPr>
        <w:shd w:val="clear" w:color="auto" w:fill="FFFFFF"/>
        <w:rPr>
          <w:rFonts w:ascii="Courier New" w:hAnsi="Courier New" w:cs="Courier New"/>
          <w:i/>
          <w:sz w:val="20"/>
          <w:szCs w:val="20"/>
          <w:highlight w:val="cyan"/>
        </w:rPr>
      </w:pPr>
      <w:r w:rsidRPr="00B52554">
        <w:rPr>
          <w:rFonts w:ascii="Courier New" w:hAnsi="Courier New" w:cs="Courier New"/>
          <w:i/>
          <w:sz w:val="20"/>
          <w:szCs w:val="20"/>
          <w:highlight w:val="cyan"/>
        </w:rPr>
        <w:lastRenderedPageBreak/>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t>&lt;</w:t>
      </w:r>
      <w:r w:rsidRPr="00B52554">
        <w:rPr>
          <w:rFonts w:ascii="Courier New" w:hAnsi="Courier New" w:cs="Courier New"/>
          <w:i/>
          <w:color w:val="C00000"/>
          <w:sz w:val="20"/>
          <w:szCs w:val="20"/>
          <w:highlight w:val="cyan"/>
        </w:rPr>
        <w:t>TNGHang</w:t>
      </w:r>
      <w:r w:rsidRPr="00B52554">
        <w:rPr>
          <w:rFonts w:ascii="Courier New" w:hAnsi="Courier New" w:cs="Courier New"/>
          <w:i/>
          <w:sz w:val="20"/>
          <w:szCs w:val="20"/>
          <w:highlight w:val="cyan"/>
        </w:rPr>
        <w:t>&gt; Tên người gửi hàng&lt;/</w:t>
      </w:r>
      <w:r w:rsidRPr="00B52554">
        <w:rPr>
          <w:rFonts w:ascii="Courier New" w:hAnsi="Courier New" w:cs="Courier New"/>
          <w:i/>
          <w:color w:val="C00000"/>
          <w:sz w:val="20"/>
          <w:szCs w:val="20"/>
          <w:highlight w:val="cyan"/>
        </w:rPr>
        <w:t>TNGHang</w:t>
      </w:r>
      <w:r w:rsidRPr="00B52554">
        <w:rPr>
          <w:rFonts w:ascii="Courier New" w:hAnsi="Courier New" w:cs="Courier New"/>
          <w:i/>
          <w:sz w:val="20"/>
          <w:szCs w:val="20"/>
          <w:highlight w:val="cyan"/>
        </w:rPr>
        <w:t>&gt;</w:t>
      </w:r>
    </w:p>
    <w:p w14:paraId="686A478A" w14:textId="376C389D" w:rsidR="009F70DB" w:rsidRPr="00B52554" w:rsidRDefault="009F70DB" w:rsidP="009F70DB">
      <w:pPr>
        <w:shd w:val="clear" w:color="auto" w:fill="FFFFFF"/>
        <w:rPr>
          <w:rFonts w:ascii="Courier New" w:hAnsi="Courier New" w:cs="Courier New"/>
          <w:i/>
          <w:sz w:val="20"/>
          <w:szCs w:val="20"/>
          <w:highlight w:val="cyan"/>
        </w:rPr>
      </w:pP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t>&lt;</w:t>
      </w:r>
      <w:r w:rsidRPr="00B52554">
        <w:rPr>
          <w:rFonts w:ascii="Courier New" w:hAnsi="Courier New" w:cs="Courier New"/>
          <w:i/>
          <w:color w:val="C00000"/>
          <w:sz w:val="20"/>
          <w:szCs w:val="20"/>
          <w:highlight w:val="cyan"/>
        </w:rPr>
        <w:t>DCNGHang</w:t>
      </w:r>
      <w:r w:rsidR="00BD14C8">
        <w:rPr>
          <w:rFonts w:ascii="Courier New" w:hAnsi="Courier New" w:cs="Courier New"/>
          <w:i/>
          <w:sz w:val="20"/>
          <w:szCs w:val="20"/>
          <w:highlight w:val="cyan"/>
        </w:rPr>
        <w:t>&gt;Địa chỉ người gửi</w:t>
      </w:r>
      <w:r w:rsidRPr="00B52554">
        <w:rPr>
          <w:rFonts w:ascii="Courier New" w:hAnsi="Courier New" w:cs="Courier New"/>
          <w:i/>
          <w:sz w:val="20"/>
          <w:szCs w:val="20"/>
          <w:highlight w:val="cyan"/>
        </w:rPr>
        <w:t>&lt;/</w:t>
      </w:r>
      <w:r w:rsidRPr="00B52554">
        <w:rPr>
          <w:rFonts w:ascii="Courier New" w:hAnsi="Courier New" w:cs="Courier New"/>
          <w:i/>
          <w:color w:val="C00000"/>
          <w:sz w:val="20"/>
          <w:szCs w:val="20"/>
          <w:highlight w:val="cyan"/>
        </w:rPr>
        <w:t>DCNGHang</w:t>
      </w:r>
      <w:r w:rsidRPr="00B52554">
        <w:rPr>
          <w:rFonts w:ascii="Courier New" w:hAnsi="Courier New" w:cs="Courier New"/>
          <w:i/>
          <w:sz w:val="20"/>
          <w:szCs w:val="20"/>
          <w:highlight w:val="cyan"/>
        </w:rPr>
        <w:t>&gt;</w:t>
      </w:r>
    </w:p>
    <w:p w14:paraId="5047639B" w14:textId="0DA7CA0D" w:rsidR="009F70DB" w:rsidRPr="00B52554" w:rsidRDefault="009F70DB" w:rsidP="009F70DB">
      <w:pPr>
        <w:shd w:val="clear" w:color="auto" w:fill="FFFFFF"/>
        <w:rPr>
          <w:rFonts w:ascii="Courier New" w:hAnsi="Courier New" w:cs="Courier New"/>
          <w:i/>
          <w:sz w:val="20"/>
          <w:szCs w:val="20"/>
          <w:highlight w:val="cyan"/>
        </w:rPr>
      </w:pP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t>&lt;</w:t>
      </w:r>
      <w:r w:rsidRPr="00B52554">
        <w:rPr>
          <w:rFonts w:ascii="Courier New" w:hAnsi="Courier New" w:cs="Courier New"/>
          <w:i/>
          <w:color w:val="C00000"/>
          <w:sz w:val="20"/>
          <w:szCs w:val="20"/>
          <w:highlight w:val="cyan"/>
        </w:rPr>
        <w:t>MSTNGHang</w:t>
      </w:r>
      <w:r w:rsidR="00BD14C8">
        <w:rPr>
          <w:rFonts w:ascii="Courier New" w:hAnsi="Courier New" w:cs="Courier New"/>
          <w:i/>
          <w:sz w:val="20"/>
          <w:szCs w:val="20"/>
          <w:highlight w:val="cyan"/>
        </w:rPr>
        <w:t>&gt;MST người gửi hàng</w:t>
      </w:r>
      <w:r w:rsidRPr="00B52554">
        <w:rPr>
          <w:rFonts w:ascii="Courier New" w:hAnsi="Courier New" w:cs="Courier New"/>
          <w:i/>
          <w:sz w:val="20"/>
          <w:szCs w:val="20"/>
          <w:highlight w:val="cyan"/>
        </w:rPr>
        <w:t>&lt;/</w:t>
      </w:r>
      <w:r w:rsidRPr="00B52554">
        <w:rPr>
          <w:rFonts w:ascii="Courier New" w:hAnsi="Courier New" w:cs="Courier New"/>
          <w:i/>
          <w:color w:val="C00000"/>
          <w:sz w:val="20"/>
          <w:szCs w:val="20"/>
          <w:highlight w:val="cyan"/>
        </w:rPr>
        <w:t>MSTNGHang</w:t>
      </w:r>
      <w:r w:rsidRPr="00B52554">
        <w:rPr>
          <w:rFonts w:ascii="Courier New" w:hAnsi="Courier New" w:cs="Courier New"/>
          <w:i/>
          <w:sz w:val="20"/>
          <w:szCs w:val="20"/>
          <w:highlight w:val="cyan"/>
        </w:rPr>
        <w:t>&gt;</w:t>
      </w:r>
    </w:p>
    <w:p w14:paraId="5DC50F6B" w14:textId="065EF559" w:rsidR="009F70DB" w:rsidRPr="00B52554" w:rsidRDefault="009F70DB" w:rsidP="009F70DB">
      <w:pPr>
        <w:shd w:val="clear" w:color="auto" w:fill="FFFFFF"/>
        <w:rPr>
          <w:rFonts w:ascii="Courier New" w:hAnsi="Courier New" w:cs="Courier New"/>
          <w:i/>
          <w:sz w:val="20"/>
          <w:szCs w:val="20"/>
          <w:highlight w:val="cyan"/>
        </w:rPr>
      </w:pP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t>&lt;</w:t>
      </w:r>
      <w:r w:rsidRPr="00B52554">
        <w:rPr>
          <w:rFonts w:ascii="Courier New" w:hAnsi="Courier New" w:cs="Courier New"/>
          <w:i/>
          <w:color w:val="C00000"/>
          <w:sz w:val="20"/>
          <w:szCs w:val="20"/>
          <w:highlight w:val="cyan"/>
        </w:rPr>
        <w:t>MDDNGHang</w:t>
      </w:r>
      <w:r w:rsidR="00BD14C8">
        <w:rPr>
          <w:rFonts w:ascii="Courier New" w:hAnsi="Courier New" w:cs="Courier New"/>
          <w:i/>
          <w:sz w:val="20"/>
          <w:szCs w:val="20"/>
          <w:highlight w:val="cyan"/>
        </w:rPr>
        <w:t>&gt;</w:t>
      </w:r>
      <w:r w:rsidRPr="00B52554">
        <w:rPr>
          <w:rFonts w:ascii="Courier New" w:hAnsi="Courier New" w:cs="Courier New"/>
          <w:i/>
          <w:sz w:val="20"/>
          <w:szCs w:val="20"/>
          <w:highlight w:val="cyan"/>
        </w:rPr>
        <w:t>Số định danh người gửi hàng&lt;/</w:t>
      </w:r>
      <w:r w:rsidRPr="00B52554">
        <w:rPr>
          <w:rFonts w:ascii="Courier New" w:hAnsi="Courier New" w:cs="Courier New"/>
          <w:i/>
          <w:color w:val="C00000"/>
          <w:sz w:val="20"/>
          <w:szCs w:val="20"/>
          <w:highlight w:val="cyan"/>
        </w:rPr>
        <w:t>MDDNGHang</w:t>
      </w:r>
      <w:r w:rsidRPr="00B52554">
        <w:rPr>
          <w:rFonts w:ascii="Courier New" w:hAnsi="Courier New" w:cs="Courier New"/>
          <w:i/>
          <w:sz w:val="20"/>
          <w:szCs w:val="20"/>
          <w:highlight w:val="cyan"/>
        </w:rPr>
        <w:t>&gt;</w:t>
      </w:r>
    </w:p>
    <w:p w14:paraId="6BED5B1A" w14:textId="77777777" w:rsidR="009F70DB" w:rsidRDefault="009F70DB" w:rsidP="009F70DB">
      <w:pPr>
        <w:shd w:val="clear" w:color="auto" w:fill="FFFFFF"/>
        <w:rPr>
          <w:rFonts w:ascii="Courier New" w:hAnsi="Courier New" w:cs="Courier New"/>
          <w:i/>
          <w:sz w:val="20"/>
          <w:szCs w:val="20"/>
        </w:rPr>
      </w:pP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t>&lt;</w:t>
      </w:r>
      <w:r w:rsidRPr="00B52554">
        <w:rPr>
          <w:rFonts w:ascii="Courier New" w:hAnsi="Courier New" w:cs="Courier New"/>
          <w:i/>
          <w:color w:val="C00000"/>
          <w:sz w:val="20"/>
          <w:szCs w:val="20"/>
          <w:highlight w:val="cyan"/>
        </w:rPr>
        <w:t>Extra</w:t>
      </w:r>
      <w:r w:rsidRPr="00B52554">
        <w:rPr>
          <w:rFonts w:ascii="Courier New" w:hAnsi="Courier New" w:cs="Courier New"/>
          <w:i/>
          <w:sz w:val="20"/>
          <w:szCs w:val="20"/>
          <w:highlight w:val="cyan"/>
        </w:rPr>
        <w:t>&gt; thẻ mở rộng&lt;/</w:t>
      </w:r>
      <w:r w:rsidRPr="00B52554">
        <w:rPr>
          <w:rFonts w:ascii="Courier New" w:hAnsi="Courier New" w:cs="Courier New"/>
          <w:i/>
          <w:color w:val="C00000"/>
          <w:sz w:val="20"/>
          <w:szCs w:val="20"/>
          <w:highlight w:val="cyan"/>
        </w:rPr>
        <w:t>Extra</w:t>
      </w:r>
      <w:r w:rsidRPr="00B52554">
        <w:rPr>
          <w:rFonts w:ascii="Courier New" w:hAnsi="Courier New" w:cs="Courier New"/>
          <w:i/>
          <w:sz w:val="20"/>
          <w:szCs w:val="20"/>
          <w:highlight w:val="cyan"/>
        </w:rPr>
        <w:t>&gt;</w:t>
      </w:r>
    </w:p>
    <w:p w14:paraId="1A92D092" w14:textId="77777777" w:rsidR="002232C4" w:rsidRPr="002232C4" w:rsidRDefault="002232C4" w:rsidP="00CD17B2">
      <w:pPr>
        <w:shd w:val="clear" w:color="auto" w:fill="FFFFFF"/>
        <w:ind w:left="2880" w:firstLine="720"/>
        <w:rPr>
          <w:rFonts w:ascii="Courier New" w:hAnsi="Courier New" w:cs="Courier New"/>
          <w:i/>
          <w:sz w:val="20"/>
          <w:szCs w:val="20"/>
          <w:highlight w:val="cyan"/>
        </w:rPr>
      </w:pPr>
      <w:r w:rsidRPr="002232C4">
        <w:rPr>
          <w:rFonts w:ascii="Courier New" w:hAnsi="Courier New" w:cs="Courier New"/>
          <w:i/>
          <w:sz w:val="20"/>
          <w:szCs w:val="20"/>
          <w:highlight w:val="cyan"/>
        </w:rPr>
        <w:t>&lt;</w:t>
      </w:r>
      <w:r w:rsidRPr="003A7DDC">
        <w:rPr>
          <w:rFonts w:ascii="Courier New" w:hAnsi="Courier New" w:cs="Courier New"/>
          <w:i/>
          <w:color w:val="FF0000"/>
          <w:sz w:val="20"/>
          <w:szCs w:val="20"/>
          <w:highlight w:val="cyan"/>
        </w:rPr>
        <w:t>TLTThue</w:t>
      </w:r>
      <w:r w:rsidRPr="002232C4">
        <w:rPr>
          <w:rFonts w:ascii="Courier New" w:hAnsi="Courier New" w:cs="Courier New"/>
          <w:i/>
          <w:sz w:val="20"/>
          <w:szCs w:val="20"/>
          <w:highlight w:val="cyan"/>
        </w:rPr>
        <w:t>&gt; Tỷ lệ tính thuế(Chỉ sử dụng cho hóa đơn bán hàng giảm thuế theo NQ của Quốc hội)&lt;/</w:t>
      </w:r>
      <w:r w:rsidRPr="003A7DDC">
        <w:rPr>
          <w:rFonts w:ascii="Courier New" w:hAnsi="Courier New" w:cs="Courier New"/>
          <w:i/>
          <w:color w:val="FF0000"/>
          <w:sz w:val="20"/>
          <w:szCs w:val="20"/>
          <w:highlight w:val="cyan"/>
        </w:rPr>
        <w:t>TLTThue</w:t>
      </w:r>
      <w:r w:rsidRPr="002232C4">
        <w:rPr>
          <w:rFonts w:ascii="Courier New" w:hAnsi="Courier New" w:cs="Courier New"/>
          <w:i/>
          <w:sz w:val="20"/>
          <w:szCs w:val="20"/>
          <w:highlight w:val="cyan"/>
        </w:rPr>
        <w:t>&gt;</w:t>
      </w:r>
    </w:p>
    <w:p w14:paraId="179D0F62" w14:textId="77777777" w:rsidR="002232C4" w:rsidRDefault="002232C4" w:rsidP="00CD17B2">
      <w:pPr>
        <w:shd w:val="clear" w:color="auto" w:fill="FFFFFF"/>
        <w:ind w:left="2880" w:firstLine="720"/>
        <w:rPr>
          <w:rFonts w:ascii="Courier New" w:hAnsi="Courier New" w:cs="Courier New"/>
          <w:i/>
          <w:sz w:val="20"/>
          <w:szCs w:val="20"/>
        </w:rPr>
      </w:pPr>
      <w:r w:rsidRPr="002232C4">
        <w:rPr>
          <w:rFonts w:ascii="Courier New" w:hAnsi="Courier New" w:cs="Courier New"/>
          <w:i/>
          <w:sz w:val="20"/>
          <w:szCs w:val="20"/>
          <w:highlight w:val="cyan"/>
        </w:rPr>
        <w:t>&lt;</w:t>
      </w:r>
      <w:r w:rsidRPr="003A7DDC">
        <w:rPr>
          <w:rFonts w:ascii="Courier New" w:hAnsi="Courier New" w:cs="Courier New"/>
          <w:i/>
          <w:color w:val="FF0000"/>
          <w:sz w:val="20"/>
          <w:szCs w:val="20"/>
          <w:highlight w:val="cyan"/>
        </w:rPr>
        <w:t>STGThue</w:t>
      </w:r>
      <w:r w:rsidRPr="002232C4">
        <w:rPr>
          <w:rFonts w:ascii="Courier New" w:hAnsi="Courier New" w:cs="Courier New"/>
          <w:i/>
          <w:sz w:val="20"/>
          <w:szCs w:val="20"/>
          <w:highlight w:val="cyan"/>
        </w:rPr>
        <w:t>&gt; Số tiền giảm thuế(Chỉ sử dụng cho hóa đơn bán hàng giảm thuế theo NQ của Quốc hội)&lt;/</w:t>
      </w:r>
      <w:r w:rsidRPr="003A7DDC">
        <w:rPr>
          <w:rFonts w:ascii="Courier New" w:hAnsi="Courier New" w:cs="Courier New"/>
          <w:i/>
          <w:color w:val="FF0000"/>
          <w:sz w:val="20"/>
          <w:szCs w:val="20"/>
          <w:highlight w:val="cyan"/>
        </w:rPr>
        <w:t>STGThue</w:t>
      </w:r>
      <w:r w:rsidRPr="002232C4">
        <w:rPr>
          <w:rFonts w:ascii="Courier New" w:hAnsi="Courier New" w:cs="Courier New"/>
          <w:i/>
          <w:sz w:val="20"/>
          <w:szCs w:val="20"/>
          <w:highlight w:val="cyan"/>
        </w:rPr>
        <w:t>&gt;</w:t>
      </w:r>
    </w:p>
    <w:p w14:paraId="0BCCEF7B" w14:textId="6B803652" w:rsidR="009F70DB" w:rsidRPr="00E76EB4" w:rsidRDefault="009F70DB" w:rsidP="002232C4">
      <w:pPr>
        <w:shd w:val="clear" w:color="auto" w:fill="FFFFFF"/>
        <w:rPr>
          <w:rFonts w:ascii="Courier New" w:hAnsi="Courier New" w:cs="Courier New"/>
          <w:i/>
          <w:sz w:val="20"/>
          <w:szCs w:val="20"/>
        </w:rPr>
      </w:pPr>
      <w:r w:rsidRPr="00E76EB4">
        <w:rPr>
          <w:rFonts w:ascii="Courier New" w:hAnsi="Courier New" w:cs="Courier New"/>
          <w:i/>
          <w:sz w:val="20"/>
          <w:szCs w:val="20"/>
        </w:rPr>
        <w:tab/>
      </w:r>
      <w:r w:rsidR="002232C4">
        <w:rPr>
          <w:rFonts w:ascii="Courier New" w:hAnsi="Courier New" w:cs="Courier New"/>
          <w:i/>
          <w:sz w:val="20"/>
          <w:szCs w:val="20"/>
        </w:rPr>
        <w:tab/>
      </w:r>
      <w:r w:rsidR="00CD17B2">
        <w:rPr>
          <w:rFonts w:ascii="Courier New" w:hAnsi="Courier New" w:cs="Courier New"/>
          <w:i/>
          <w:sz w:val="20"/>
          <w:szCs w:val="20"/>
        </w:rPr>
        <w:tab/>
      </w:r>
      <w:r w:rsidR="00CD17B2">
        <w:rPr>
          <w:rFonts w:ascii="Courier New" w:hAnsi="Courier New" w:cs="Courier New"/>
          <w:i/>
          <w:sz w:val="20"/>
          <w:szCs w:val="20"/>
        </w:rPr>
        <w:tab/>
      </w:r>
      <w:r w:rsidRPr="00E76EB4">
        <w:rPr>
          <w:rFonts w:ascii="Courier New" w:hAnsi="Courier New" w:cs="Courier New"/>
          <w:i/>
          <w:sz w:val="20"/>
          <w:szCs w:val="20"/>
        </w:rPr>
        <w:t>&lt;/</w:t>
      </w:r>
      <w:r w:rsidRPr="00D00319">
        <w:rPr>
          <w:rFonts w:ascii="Courier New" w:hAnsi="Courier New" w:cs="Courier New"/>
          <w:i/>
          <w:color w:val="C00000"/>
          <w:sz w:val="20"/>
          <w:szCs w:val="20"/>
        </w:rPr>
        <w:t>Product</w:t>
      </w:r>
      <w:r w:rsidRPr="00E76EB4">
        <w:rPr>
          <w:rFonts w:ascii="Courier New" w:hAnsi="Courier New" w:cs="Courier New"/>
          <w:i/>
          <w:sz w:val="20"/>
          <w:szCs w:val="20"/>
        </w:rPr>
        <w:t>&gt;</w:t>
      </w:r>
    </w:p>
    <w:p w14:paraId="500BFF0D"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Products</w:t>
      </w:r>
      <w:r w:rsidRPr="00E76EB4">
        <w:rPr>
          <w:rFonts w:ascii="Courier New" w:hAnsi="Courier New" w:cs="Courier New"/>
          <w:i/>
          <w:sz w:val="20"/>
          <w:szCs w:val="20"/>
        </w:rPr>
        <w:t>&gt;</w:t>
      </w:r>
    </w:p>
    <w:p w14:paraId="7744667E"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Total</w:t>
      </w:r>
      <w:r w:rsidRPr="00E76EB4">
        <w:rPr>
          <w:rFonts w:ascii="Courier New" w:hAnsi="Courier New" w:cs="Courier New"/>
          <w:i/>
          <w:sz w:val="20"/>
          <w:szCs w:val="20"/>
        </w:rPr>
        <w:t>&gt;Tổng tiền trước thuế*&lt;/</w:t>
      </w:r>
      <w:r w:rsidRPr="00D00319">
        <w:rPr>
          <w:rFonts w:ascii="Courier New" w:hAnsi="Courier New" w:cs="Courier New"/>
          <w:i/>
          <w:color w:val="C00000"/>
          <w:sz w:val="20"/>
          <w:szCs w:val="20"/>
        </w:rPr>
        <w:t>Total</w:t>
      </w:r>
      <w:r w:rsidRPr="00E76EB4">
        <w:rPr>
          <w:rFonts w:ascii="Courier New" w:hAnsi="Courier New" w:cs="Courier New"/>
          <w:i/>
          <w:sz w:val="20"/>
          <w:szCs w:val="20"/>
        </w:rPr>
        <w:t>&gt;</w:t>
      </w:r>
    </w:p>
    <w:p w14:paraId="161CE8A3"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DiscountAmount</w:t>
      </w:r>
      <w:r w:rsidRPr="00E76EB4">
        <w:rPr>
          <w:rFonts w:ascii="Courier New" w:hAnsi="Courier New" w:cs="Courier New"/>
          <w:i/>
          <w:sz w:val="20"/>
          <w:szCs w:val="20"/>
        </w:rPr>
        <w:t>&gt;Tiền giảm trừ&lt;/</w:t>
      </w:r>
      <w:r w:rsidRPr="00D00319">
        <w:rPr>
          <w:rFonts w:ascii="Courier New" w:hAnsi="Courier New" w:cs="Courier New"/>
          <w:i/>
          <w:color w:val="C00000"/>
          <w:sz w:val="20"/>
          <w:szCs w:val="20"/>
        </w:rPr>
        <w:t>DiscountAmount</w:t>
      </w:r>
      <w:r w:rsidRPr="00E76EB4">
        <w:rPr>
          <w:rFonts w:ascii="Courier New" w:hAnsi="Courier New" w:cs="Courier New"/>
          <w:i/>
          <w:sz w:val="20"/>
          <w:szCs w:val="20"/>
        </w:rPr>
        <w:t>&gt;</w:t>
      </w:r>
    </w:p>
    <w:p w14:paraId="6E15683D"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VATRate</w:t>
      </w:r>
      <w:r w:rsidRPr="00E76EB4">
        <w:rPr>
          <w:rFonts w:ascii="Courier New" w:hAnsi="Courier New" w:cs="Courier New"/>
          <w:i/>
          <w:sz w:val="20"/>
          <w:szCs w:val="20"/>
        </w:rPr>
        <w:t>&gt;Thuế GTGT*&lt;/</w:t>
      </w:r>
      <w:r w:rsidRPr="00D00319">
        <w:rPr>
          <w:rFonts w:ascii="Courier New" w:hAnsi="Courier New" w:cs="Courier New"/>
          <w:i/>
          <w:color w:val="C00000"/>
          <w:sz w:val="20"/>
          <w:szCs w:val="20"/>
        </w:rPr>
        <w:t>VATRate</w:t>
      </w:r>
      <w:r w:rsidRPr="00E76EB4">
        <w:rPr>
          <w:rFonts w:ascii="Courier New" w:hAnsi="Courier New" w:cs="Courier New"/>
          <w:i/>
          <w:sz w:val="20"/>
          <w:szCs w:val="20"/>
        </w:rPr>
        <w:t>&gt;</w:t>
      </w:r>
    </w:p>
    <w:p w14:paraId="464CE0C0"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VATAmount</w:t>
      </w:r>
      <w:r w:rsidRPr="00E76EB4">
        <w:rPr>
          <w:rFonts w:ascii="Courier New" w:hAnsi="Courier New" w:cs="Courier New"/>
          <w:i/>
          <w:sz w:val="20"/>
          <w:szCs w:val="20"/>
        </w:rPr>
        <w:t>&gt;Tiền thuế GTGT*&lt;/</w:t>
      </w:r>
      <w:r w:rsidRPr="00D00319">
        <w:rPr>
          <w:rFonts w:ascii="Courier New" w:hAnsi="Courier New" w:cs="Courier New"/>
          <w:i/>
          <w:color w:val="C00000"/>
          <w:sz w:val="20"/>
          <w:szCs w:val="20"/>
        </w:rPr>
        <w:t>VATAmount</w:t>
      </w:r>
      <w:r w:rsidRPr="00E76EB4">
        <w:rPr>
          <w:rFonts w:ascii="Courier New" w:hAnsi="Courier New" w:cs="Courier New"/>
          <w:i/>
          <w:sz w:val="20"/>
          <w:szCs w:val="20"/>
        </w:rPr>
        <w:t>&gt;</w:t>
      </w:r>
    </w:p>
    <w:p w14:paraId="0E56F182"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Amount</w:t>
      </w:r>
      <w:r w:rsidRPr="00E76EB4">
        <w:rPr>
          <w:rFonts w:ascii="Courier New" w:hAnsi="Courier New" w:cs="Courier New"/>
          <w:i/>
          <w:sz w:val="20"/>
          <w:szCs w:val="20"/>
        </w:rPr>
        <w:t>&gt;Tổng tiền*&lt;/</w:t>
      </w:r>
      <w:r w:rsidRPr="00D00319">
        <w:rPr>
          <w:rFonts w:ascii="Courier New" w:hAnsi="Courier New" w:cs="Courier New"/>
          <w:i/>
          <w:color w:val="C00000"/>
          <w:sz w:val="20"/>
          <w:szCs w:val="20"/>
        </w:rPr>
        <w:t>Amount</w:t>
      </w:r>
      <w:r w:rsidRPr="00E76EB4">
        <w:rPr>
          <w:rFonts w:ascii="Courier New" w:hAnsi="Courier New" w:cs="Courier New"/>
          <w:i/>
          <w:sz w:val="20"/>
          <w:szCs w:val="20"/>
        </w:rPr>
        <w:t>&gt;</w:t>
      </w:r>
    </w:p>
    <w:p w14:paraId="387BADD7"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AmountInWords</w:t>
      </w:r>
      <w:r w:rsidRPr="00E76EB4">
        <w:rPr>
          <w:rFonts w:ascii="Courier New" w:hAnsi="Courier New" w:cs="Courier New"/>
          <w:i/>
          <w:sz w:val="20"/>
          <w:szCs w:val="20"/>
        </w:rPr>
        <w:t>&gt;Số tiền viết bằng chữ*&lt;/</w:t>
      </w:r>
      <w:r w:rsidRPr="00D00319">
        <w:rPr>
          <w:rFonts w:ascii="Courier New" w:hAnsi="Courier New" w:cs="Courier New"/>
          <w:i/>
          <w:color w:val="C00000"/>
          <w:sz w:val="20"/>
          <w:szCs w:val="20"/>
        </w:rPr>
        <w:t>AmountInWords</w:t>
      </w:r>
      <w:r w:rsidRPr="00E76EB4">
        <w:rPr>
          <w:rFonts w:ascii="Courier New" w:hAnsi="Courier New" w:cs="Courier New"/>
          <w:i/>
          <w:sz w:val="20"/>
          <w:szCs w:val="20"/>
        </w:rPr>
        <w:t>&gt;</w:t>
      </w:r>
    </w:p>
    <w:p w14:paraId="7BC8F1FC"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Extra</w:t>
      </w:r>
      <w:r w:rsidRPr="00E76EB4">
        <w:rPr>
          <w:rFonts w:ascii="Courier New" w:hAnsi="Courier New" w:cs="Courier New"/>
          <w:i/>
          <w:sz w:val="20"/>
          <w:szCs w:val="20"/>
        </w:rPr>
        <w:t>&gt;Trường mở rộng&lt;/</w:t>
      </w:r>
      <w:r w:rsidRPr="00D00319">
        <w:rPr>
          <w:rFonts w:ascii="Courier New" w:hAnsi="Courier New" w:cs="Courier New"/>
          <w:i/>
          <w:color w:val="C00000"/>
          <w:sz w:val="20"/>
          <w:szCs w:val="20"/>
        </w:rPr>
        <w:t>Extra</w:t>
      </w:r>
      <w:r w:rsidRPr="00E76EB4">
        <w:rPr>
          <w:rFonts w:ascii="Courier New" w:hAnsi="Courier New" w:cs="Courier New"/>
          <w:i/>
          <w:sz w:val="20"/>
          <w:szCs w:val="20"/>
        </w:rPr>
        <w:t>&gt;</w:t>
      </w:r>
    </w:p>
    <w:p w14:paraId="66F84B6D"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ArisingDate</w:t>
      </w:r>
      <w:r w:rsidRPr="00E76EB4">
        <w:rPr>
          <w:rFonts w:ascii="Courier New" w:hAnsi="Courier New" w:cs="Courier New"/>
          <w:i/>
          <w:sz w:val="20"/>
          <w:szCs w:val="20"/>
        </w:rPr>
        <w:t>&gt;Ngày dịch vụ&lt;/</w:t>
      </w:r>
      <w:r w:rsidRPr="00D00319">
        <w:rPr>
          <w:rFonts w:ascii="Courier New" w:hAnsi="Courier New" w:cs="Courier New"/>
          <w:i/>
          <w:color w:val="C00000"/>
          <w:sz w:val="20"/>
          <w:szCs w:val="20"/>
        </w:rPr>
        <w:t>ArisingDate</w:t>
      </w:r>
      <w:r w:rsidRPr="00E76EB4">
        <w:rPr>
          <w:rFonts w:ascii="Courier New" w:hAnsi="Courier New" w:cs="Courier New"/>
          <w:i/>
          <w:sz w:val="20"/>
          <w:szCs w:val="20"/>
        </w:rPr>
        <w:t>&gt;</w:t>
      </w:r>
    </w:p>
    <w:p w14:paraId="5E72909A"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PaymentStatus</w:t>
      </w:r>
      <w:r w:rsidRPr="00E76EB4">
        <w:rPr>
          <w:rFonts w:ascii="Courier New" w:hAnsi="Courier New" w:cs="Courier New"/>
          <w:i/>
          <w:sz w:val="20"/>
          <w:szCs w:val="20"/>
        </w:rPr>
        <w:t>&gt;Trạng thái thanh toán&lt;/</w:t>
      </w:r>
      <w:r w:rsidRPr="00D00319">
        <w:rPr>
          <w:rFonts w:ascii="Courier New" w:hAnsi="Courier New" w:cs="Courier New"/>
          <w:i/>
          <w:color w:val="C00000"/>
          <w:sz w:val="20"/>
          <w:szCs w:val="20"/>
        </w:rPr>
        <w:t>PaymentStatus</w:t>
      </w:r>
      <w:r w:rsidRPr="00E76EB4">
        <w:rPr>
          <w:rFonts w:ascii="Courier New" w:hAnsi="Courier New" w:cs="Courier New"/>
          <w:i/>
          <w:sz w:val="20"/>
          <w:szCs w:val="20"/>
        </w:rPr>
        <w:t>&gt;</w:t>
      </w:r>
    </w:p>
    <w:p w14:paraId="6C225562"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EmailDeliver</w:t>
      </w:r>
      <w:r w:rsidRPr="00E76EB4">
        <w:rPr>
          <w:rFonts w:ascii="Courier New" w:hAnsi="Courier New" w:cs="Courier New"/>
          <w:i/>
          <w:sz w:val="20"/>
          <w:szCs w:val="20"/>
        </w:rPr>
        <w:t>&gt;EmailDeliver&lt;/</w:t>
      </w:r>
      <w:r w:rsidRPr="00D00319">
        <w:rPr>
          <w:rFonts w:ascii="Courier New" w:hAnsi="Courier New" w:cs="Courier New"/>
          <w:i/>
          <w:color w:val="C00000"/>
          <w:sz w:val="20"/>
          <w:szCs w:val="20"/>
        </w:rPr>
        <w:t>EmailDeliver</w:t>
      </w:r>
      <w:r w:rsidRPr="00E76EB4">
        <w:rPr>
          <w:rFonts w:ascii="Courier New" w:hAnsi="Courier New" w:cs="Courier New"/>
          <w:i/>
          <w:sz w:val="20"/>
          <w:szCs w:val="20"/>
        </w:rPr>
        <w:t>&gt;</w:t>
      </w:r>
    </w:p>
    <w:p w14:paraId="7C3290F3"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ComFax</w:t>
      </w:r>
      <w:r w:rsidRPr="00E76EB4">
        <w:rPr>
          <w:rFonts w:ascii="Courier New" w:hAnsi="Courier New" w:cs="Courier New"/>
          <w:i/>
          <w:sz w:val="20"/>
          <w:szCs w:val="20"/>
        </w:rPr>
        <w:t>&gt;Company Fax&lt;/</w:t>
      </w:r>
      <w:r w:rsidRPr="00D00319">
        <w:rPr>
          <w:rFonts w:ascii="Courier New" w:hAnsi="Courier New" w:cs="Courier New"/>
          <w:i/>
          <w:color w:val="C00000"/>
          <w:sz w:val="20"/>
          <w:szCs w:val="20"/>
        </w:rPr>
        <w:t>ComFax</w:t>
      </w:r>
      <w:r w:rsidRPr="00E76EB4">
        <w:rPr>
          <w:rFonts w:ascii="Courier New" w:hAnsi="Courier New" w:cs="Courier New"/>
          <w:i/>
          <w:sz w:val="20"/>
          <w:szCs w:val="20"/>
        </w:rPr>
        <w:t>&gt;</w:t>
      </w:r>
    </w:p>
    <w:p w14:paraId="3AEFC053"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ResourceCode</w:t>
      </w:r>
      <w:r w:rsidRPr="00E76EB4">
        <w:rPr>
          <w:rFonts w:ascii="Courier New" w:hAnsi="Courier New" w:cs="Courier New"/>
          <w:i/>
          <w:sz w:val="20"/>
          <w:szCs w:val="20"/>
        </w:rPr>
        <w:t>&gt;ResourceCode&lt;/</w:t>
      </w:r>
      <w:r w:rsidRPr="00D00319">
        <w:rPr>
          <w:rFonts w:ascii="Courier New" w:hAnsi="Courier New" w:cs="Courier New"/>
          <w:i/>
          <w:color w:val="C00000"/>
          <w:sz w:val="20"/>
          <w:szCs w:val="20"/>
        </w:rPr>
        <w:t>ResourceCode</w:t>
      </w:r>
      <w:r w:rsidRPr="00E76EB4">
        <w:rPr>
          <w:rFonts w:ascii="Courier New" w:hAnsi="Courier New" w:cs="Courier New"/>
          <w:i/>
          <w:sz w:val="20"/>
          <w:szCs w:val="20"/>
        </w:rPr>
        <w:t>&gt;</w:t>
      </w:r>
    </w:p>
    <w:p w14:paraId="1AB20858"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GrossValue</w:t>
      </w:r>
      <w:r w:rsidRPr="00E76EB4">
        <w:rPr>
          <w:rFonts w:ascii="Courier New" w:hAnsi="Courier New" w:cs="Courier New"/>
          <w:i/>
          <w:sz w:val="20"/>
          <w:szCs w:val="20"/>
        </w:rPr>
        <w:t>&gt; GrossValue &lt;/</w:t>
      </w:r>
      <w:r w:rsidRPr="00D00319">
        <w:rPr>
          <w:rFonts w:ascii="Courier New" w:hAnsi="Courier New" w:cs="Courier New"/>
          <w:i/>
          <w:color w:val="C00000"/>
          <w:sz w:val="20"/>
          <w:szCs w:val="20"/>
        </w:rPr>
        <w:t>GrossValue</w:t>
      </w:r>
      <w:r w:rsidRPr="00E76EB4">
        <w:rPr>
          <w:rFonts w:ascii="Courier New" w:hAnsi="Courier New" w:cs="Courier New"/>
          <w:i/>
          <w:sz w:val="20"/>
          <w:szCs w:val="20"/>
        </w:rPr>
        <w:t>&gt;</w:t>
      </w:r>
    </w:p>
    <w:p w14:paraId="3AF6E9CB"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GrossValue0</w:t>
      </w:r>
      <w:r w:rsidRPr="00E76EB4">
        <w:rPr>
          <w:rFonts w:ascii="Courier New" w:hAnsi="Courier New" w:cs="Courier New"/>
          <w:i/>
          <w:sz w:val="20"/>
          <w:szCs w:val="20"/>
        </w:rPr>
        <w:t>&gt; GrossValue0&lt;/</w:t>
      </w:r>
      <w:r w:rsidRPr="00D00319">
        <w:rPr>
          <w:rFonts w:ascii="Courier New" w:hAnsi="Courier New" w:cs="Courier New"/>
          <w:i/>
          <w:color w:val="C00000"/>
          <w:sz w:val="20"/>
          <w:szCs w:val="20"/>
        </w:rPr>
        <w:t>GrossValue0</w:t>
      </w:r>
      <w:r w:rsidRPr="00E76EB4">
        <w:rPr>
          <w:rFonts w:ascii="Courier New" w:hAnsi="Courier New" w:cs="Courier New"/>
          <w:i/>
          <w:sz w:val="20"/>
          <w:szCs w:val="20"/>
        </w:rPr>
        <w:t>&gt;</w:t>
      </w:r>
    </w:p>
    <w:p w14:paraId="2D73D1B6"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VatAmount0</w:t>
      </w:r>
      <w:r w:rsidRPr="00E76EB4">
        <w:rPr>
          <w:rFonts w:ascii="Courier New" w:hAnsi="Courier New" w:cs="Courier New"/>
          <w:i/>
          <w:sz w:val="20"/>
          <w:szCs w:val="20"/>
        </w:rPr>
        <w:t>&gt; VatAmount0&lt;/</w:t>
      </w:r>
      <w:r w:rsidRPr="00D00319">
        <w:rPr>
          <w:rFonts w:ascii="Courier New" w:hAnsi="Courier New" w:cs="Courier New"/>
          <w:i/>
          <w:color w:val="C00000"/>
          <w:sz w:val="20"/>
          <w:szCs w:val="20"/>
        </w:rPr>
        <w:t>VatAmount0</w:t>
      </w:r>
      <w:r w:rsidRPr="00E76EB4">
        <w:rPr>
          <w:rFonts w:ascii="Courier New" w:hAnsi="Courier New" w:cs="Courier New"/>
          <w:i/>
          <w:sz w:val="20"/>
          <w:szCs w:val="20"/>
        </w:rPr>
        <w:t>&gt;</w:t>
      </w:r>
    </w:p>
    <w:p w14:paraId="4F40F919"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GrossValue5</w:t>
      </w:r>
      <w:r w:rsidRPr="00E76EB4">
        <w:rPr>
          <w:rFonts w:ascii="Courier New" w:hAnsi="Courier New" w:cs="Courier New"/>
          <w:i/>
          <w:sz w:val="20"/>
          <w:szCs w:val="20"/>
        </w:rPr>
        <w:t>&gt; GrossValue5&lt;/</w:t>
      </w:r>
      <w:r w:rsidRPr="00D00319">
        <w:rPr>
          <w:rFonts w:ascii="Courier New" w:hAnsi="Courier New" w:cs="Courier New"/>
          <w:i/>
          <w:color w:val="C00000"/>
          <w:sz w:val="20"/>
          <w:szCs w:val="20"/>
        </w:rPr>
        <w:t>GrossValue5</w:t>
      </w:r>
      <w:r w:rsidRPr="00E76EB4">
        <w:rPr>
          <w:rFonts w:ascii="Courier New" w:hAnsi="Courier New" w:cs="Courier New"/>
          <w:i/>
          <w:sz w:val="20"/>
          <w:szCs w:val="20"/>
        </w:rPr>
        <w:t>&gt;</w:t>
      </w:r>
    </w:p>
    <w:p w14:paraId="0AA126F3"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VatAmount5</w:t>
      </w:r>
      <w:r w:rsidRPr="00E76EB4">
        <w:rPr>
          <w:rFonts w:ascii="Courier New" w:hAnsi="Courier New" w:cs="Courier New"/>
          <w:i/>
          <w:sz w:val="20"/>
          <w:szCs w:val="20"/>
        </w:rPr>
        <w:t>&gt; VatAmount5&lt;/</w:t>
      </w:r>
      <w:r w:rsidRPr="00D00319">
        <w:rPr>
          <w:rFonts w:ascii="Courier New" w:hAnsi="Courier New" w:cs="Courier New"/>
          <w:i/>
          <w:color w:val="C00000"/>
          <w:sz w:val="20"/>
          <w:szCs w:val="20"/>
        </w:rPr>
        <w:t>VatAmount5</w:t>
      </w:r>
      <w:r w:rsidRPr="00E76EB4">
        <w:rPr>
          <w:rFonts w:ascii="Courier New" w:hAnsi="Courier New" w:cs="Courier New"/>
          <w:i/>
          <w:sz w:val="20"/>
          <w:szCs w:val="20"/>
        </w:rPr>
        <w:t>&gt;</w:t>
      </w:r>
    </w:p>
    <w:p w14:paraId="635FFD36"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GrossValue10</w:t>
      </w:r>
      <w:r w:rsidRPr="00E76EB4">
        <w:rPr>
          <w:rFonts w:ascii="Courier New" w:hAnsi="Courier New" w:cs="Courier New"/>
          <w:i/>
          <w:sz w:val="20"/>
          <w:szCs w:val="20"/>
        </w:rPr>
        <w:t>&gt; GrossValue10&lt;/</w:t>
      </w:r>
      <w:r w:rsidRPr="00D00319">
        <w:rPr>
          <w:rFonts w:ascii="Courier New" w:hAnsi="Courier New" w:cs="Courier New"/>
          <w:i/>
          <w:color w:val="C00000"/>
          <w:sz w:val="20"/>
          <w:szCs w:val="20"/>
        </w:rPr>
        <w:t>GrossValue10</w:t>
      </w:r>
      <w:r w:rsidRPr="00E76EB4">
        <w:rPr>
          <w:rFonts w:ascii="Courier New" w:hAnsi="Courier New" w:cs="Courier New"/>
          <w:i/>
          <w:sz w:val="20"/>
          <w:szCs w:val="20"/>
        </w:rPr>
        <w:t>&gt;</w:t>
      </w:r>
    </w:p>
    <w:p w14:paraId="7481DEA6"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VatAmount10</w:t>
      </w:r>
      <w:r w:rsidRPr="00E76EB4">
        <w:rPr>
          <w:rFonts w:ascii="Courier New" w:hAnsi="Courier New" w:cs="Courier New"/>
          <w:i/>
          <w:sz w:val="20"/>
          <w:szCs w:val="20"/>
        </w:rPr>
        <w:t>&gt; VatAmount10&lt;/</w:t>
      </w:r>
      <w:r w:rsidRPr="00D00319">
        <w:rPr>
          <w:rFonts w:ascii="Courier New" w:hAnsi="Courier New" w:cs="Courier New"/>
          <w:i/>
          <w:color w:val="C00000"/>
          <w:sz w:val="20"/>
          <w:szCs w:val="20"/>
        </w:rPr>
        <w:t>VatAmount10</w:t>
      </w:r>
      <w:r w:rsidRPr="00E76EB4">
        <w:rPr>
          <w:rFonts w:ascii="Courier New" w:hAnsi="Courier New" w:cs="Courier New"/>
          <w:i/>
          <w:sz w:val="20"/>
          <w:szCs w:val="20"/>
        </w:rPr>
        <w:t>&gt;</w:t>
      </w:r>
    </w:p>
    <w:p w14:paraId="354784EF"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Buyer</w:t>
      </w:r>
      <w:r w:rsidRPr="00E76EB4">
        <w:rPr>
          <w:rFonts w:ascii="Courier New" w:hAnsi="Courier New" w:cs="Courier New"/>
          <w:i/>
          <w:sz w:val="20"/>
          <w:szCs w:val="20"/>
        </w:rPr>
        <w:t>&gt;Tên đơn vị mua hàng&lt;/</w:t>
      </w:r>
      <w:r w:rsidRPr="00D00319">
        <w:rPr>
          <w:rFonts w:ascii="Courier New" w:hAnsi="Courier New" w:cs="Courier New"/>
          <w:i/>
          <w:color w:val="C00000"/>
          <w:sz w:val="20"/>
          <w:szCs w:val="20"/>
        </w:rPr>
        <w:t>Buyer</w:t>
      </w:r>
      <w:r w:rsidRPr="00E76EB4">
        <w:rPr>
          <w:rFonts w:ascii="Courier New" w:hAnsi="Courier New" w:cs="Courier New"/>
          <w:i/>
          <w:sz w:val="20"/>
          <w:szCs w:val="20"/>
        </w:rPr>
        <w:t>&gt;</w:t>
      </w:r>
    </w:p>
    <w:p w14:paraId="13C39DC4"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ComPhone</w:t>
      </w:r>
      <w:r w:rsidRPr="00E76EB4">
        <w:rPr>
          <w:rFonts w:ascii="Courier New" w:hAnsi="Courier New" w:cs="Courier New"/>
          <w:i/>
          <w:sz w:val="20"/>
          <w:szCs w:val="20"/>
        </w:rPr>
        <w:t>&gt;Điện thoại công ty&lt;/</w:t>
      </w:r>
      <w:r w:rsidRPr="00D00319">
        <w:rPr>
          <w:rFonts w:ascii="Courier New" w:hAnsi="Courier New" w:cs="Courier New"/>
          <w:i/>
          <w:color w:val="C00000"/>
          <w:sz w:val="20"/>
          <w:szCs w:val="20"/>
        </w:rPr>
        <w:t>ComPhone</w:t>
      </w:r>
      <w:r w:rsidRPr="00E76EB4">
        <w:rPr>
          <w:rFonts w:ascii="Courier New" w:hAnsi="Courier New" w:cs="Courier New"/>
          <w:i/>
          <w:sz w:val="20"/>
          <w:szCs w:val="20"/>
        </w:rPr>
        <w:t>&gt;</w:t>
      </w:r>
    </w:p>
    <w:p w14:paraId="528832FB"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ComBankName</w:t>
      </w:r>
      <w:r w:rsidRPr="00E76EB4">
        <w:rPr>
          <w:rFonts w:ascii="Courier New" w:hAnsi="Courier New" w:cs="Courier New"/>
          <w:i/>
          <w:sz w:val="20"/>
          <w:szCs w:val="20"/>
        </w:rPr>
        <w:t>&gt;Tên ngân hàng&lt;/</w:t>
      </w:r>
      <w:r w:rsidRPr="00D00319">
        <w:rPr>
          <w:rFonts w:ascii="Courier New" w:hAnsi="Courier New" w:cs="Courier New"/>
          <w:i/>
          <w:color w:val="C00000"/>
          <w:sz w:val="20"/>
          <w:szCs w:val="20"/>
        </w:rPr>
        <w:t>ComBankName</w:t>
      </w:r>
      <w:r w:rsidRPr="00E76EB4">
        <w:rPr>
          <w:rFonts w:ascii="Courier New" w:hAnsi="Courier New" w:cs="Courier New"/>
          <w:i/>
          <w:sz w:val="20"/>
          <w:szCs w:val="20"/>
        </w:rPr>
        <w:t>&gt;</w:t>
      </w:r>
    </w:p>
    <w:p w14:paraId="4E18ABA9"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ComBankNo</w:t>
      </w:r>
      <w:r w:rsidRPr="00E76EB4">
        <w:rPr>
          <w:rFonts w:ascii="Courier New" w:hAnsi="Courier New" w:cs="Courier New"/>
          <w:i/>
          <w:sz w:val="20"/>
          <w:szCs w:val="20"/>
        </w:rPr>
        <w:t>&gt;Số tài khoản ngân hàng&lt;/</w:t>
      </w:r>
      <w:r w:rsidRPr="00D00319">
        <w:rPr>
          <w:rFonts w:ascii="Courier New" w:hAnsi="Courier New" w:cs="Courier New"/>
          <w:i/>
          <w:color w:val="C00000"/>
          <w:sz w:val="20"/>
          <w:szCs w:val="20"/>
        </w:rPr>
        <w:t>ComBankNo</w:t>
      </w:r>
      <w:r w:rsidRPr="00E76EB4">
        <w:rPr>
          <w:rFonts w:ascii="Courier New" w:hAnsi="Courier New" w:cs="Courier New"/>
          <w:i/>
          <w:sz w:val="20"/>
          <w:szCs w:val="20"/>
        </w:rPr>
        <w:t>&gt;</w:t>
      </w:r>
    </w:p>
    <w:p w14:paraId="237E627D"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DiscountRate</w:t>
      </w:r>
      <w:r w:rsidRPr="00E76EB4">
        <w:rPr>
          <w:rFonts w:ascii="Courier New" w:hAnsi="Courier New" w:cs="Courier New"/>
          <w:i/>
          <w:sz w:val="20"/>
          <w:szCs w:val="20"/>
        </w:rPr>
        <w:t>&gt;Chiết khấu&lt;/</w:t>
      </w:r>
      <w:r w:rsidRPr="00D00319">
        <w:rPr>
          <w:rFonts w:ascii="Courier New" w:hAnsi="Courier New" w:cs="Courier New"/>
          <w:i/>
          <w:color w:val="C00000"/>
          <w:sz w:val="20"/>
          <w:szCs w:val="20"/>
        </w:rPr>
        <w:t>DiscountRate</w:t>
      </w:r>
      <w:r w:rsidRPr="00E76EB4">
        <w:rPr>
          <w:rFonts w:ascii="Courier New" w:hAnsi="Courier New" w:cs="Courier New"/>
          <w:i/>
          <w:sz w:val="20"/>
          <w:szCs w:val="20"/>
        </w:rPr>
        <w:t>&gt;</w:t>
      </w:r>
    </w:p>
    <w:p w14:paraId="4295250F"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GrossValue</w:t>
      </w:r>
      <w:r w:rsidRPr="00E76EB4">
        <w:rPr>
          <w:rFonts w:ascii="Courier New" w:hAnsi="Courier New" w:cs="Courier New"/>
          <w:i/>
          <w:sz w:val="20"/>
          <w:szCs w:val="20"/>
        </w:rPr>
        <w:t>_</w:t>
      </w:r>
      <w:r w:rsidRPr="00D00319">
        <w:rPr>
          <w:rFonts w:ascii="Courier New" w:hAnsi="Courier New" w:cs="Courier New"/>
          <w:i/>
          <w:color w:val="C00000"/>
          <w:sz w:val="20"/>
          <w:szCs w:val="20"/>
        </w:rPr>
        <w:t>NonTax</w:t>
      </w:r>
      <w:r w:rsidRPr="00E76EB4">
        <w:rPr>
          <w:rFonts w:ascii="Courier New" w:hAnsi="Courier New" w:cs="Courier New"/>
          <w:i/>
          <w:sz w:val="20"/>
          <w:szCs w:val="20"/>
        </w:rPr>
        <w:t>/&gt;</w:t>
      </w:r>
    </w:p>
    <w:p w14:paraId="6EBB8D82"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CurrencyUnit</w:t>
      </w:r>
      <w:r w:rsidRPr="00E76EB4">
        <w:rPr>
          <w:rFonts w:ascii="Courier New" w:hAnsi="Courier New" w:cs="Courier New"/>
          <w:i/>
          <w:sz w:val="20"/>
          <w:szCs w:val="20"/>
        </w:rPr>
        <w:t>&gt;Đơn vị tiền tệ&lt;/</w:t>
      </w:r>
      <w:r w:rsidRPr="00D00319">
        <w:rPr>
          <w:rFonts w:ascii="Courier New" w:hAnsi="Courier New" w:cs="Courier New"/>
          <w:i/>
          <w:color w:val="C00000"/>
          <w:sz w:val="20"/>
          <w:szCs w:val="20"/>
        </w:rPr>
        <w:t>CurrencyUnit</w:t>
      </w:r>
      <w:r w:rsidRPr="00E76EB4">
        <w:rPr>
          <w:rFonts w:ascii="Courier New" w:hAnsi="Courier New" w:cs="Courier New"/>
          <w:i/>
          <w:sz w:val="20"/>
          <w:szCs w:val="20"/>
        </w:rPr>
        <w:t>&gt;</w:t>
      </w:r>
    </w:p>
    <w:p w14:paraId="2C30A4FF"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ExchangeRate</w:t>
      </w:r>
      <w:r w:rsidRPr="00E76EB4">
        <w:rPr>
          <w:rFonts w:ascii="Courier New" w:hAnsi="Courier New" w:cs="Courier New"/>
          <w:i/>
          <w:sz w:val="20"/>
          <w:szCs w:val="20"/>
        </w:rPr>
        <w:t>&gt;Tỷ giá&lt;/</w:t>
      </w:r>
      <w:r w:rsidRPr="00D00319">
        <w:rPr>
          <w:rFonts w:ascii="Courier New" w:hAnsi="Courier New" w:cs="Courier New"/>
          <w:i/>
          <w:color w:val="C00000"/>
          <w:sz w:val="20"/>
          <w:szCs w:val="20"/>
        </w:rPr>
        <w:t>ExchangeRate</w:t>
      </w:r>
      <w:r w:rsidRPr="00E76EB4">
        <w:rPr>
          <w:rFonts w:ascii="Courier New" w:hAnsi="Courier New" w:cs="Courier New"/>
          <w:i/>
          <w:sz w:val="20"/>
          <w:szCs w:val="20"/>
        </w:rPr>
        <w:t>&gt;</w:t>
      </w:r>
    </w:p>
    <w:p w14:paraId="61368C59"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ConvertedAmount</w:t>
      </w:r>
      <w:r w:rsidRPr="00E76EB4">
        <w:rPr>
          <w:rFonts w:ascii="Courier New" w:hAnsi="Courier New" w:cs="Courier New"/>
          <w:i/>
          <w:sz w:val="20"/>
          <w:szCs w:val="20"/>
        </w:rPr>
        <w:t>&gt;Tổng tiền quy đổi&lt;/</w:t>
      </w:r>
      <w:r w:rsidRPr="00D00319">
        <w:rPr>
          <w:rFonts w:ascii="Courier New" w:hAnsi="Courier New" w:cs="Courier New"/>
          <w:i/>
          <w:color w:val="C00000"/>
          <w:sz w:val="20"/>
          <w:szCs w:val="20"/>
        </w:rPr>
        <w:t>ConvertedAmount</w:t>
      </w:r>
      <w:r w:rsidRPr="00E76EB4">
        <w:rPr>
          <w:rFonts w:ascii="Courier New" w:hAnsi="Courier New" w:cs="Courier New"/>
          <w:i/>
          <w:sz w:val="20"/>
          <w:szCs w:val="20"/>
        </w:rPr>
        <w:t>&gt;</w:t>
      </w:r>
    </w:p>
    <w:p w14:paraId="04B317A4" w14:textId="77777777" w:rsidR="009F70DB" w:rsidRPr="002864F3" w:rsidRDefault="009F70DB" w:rsidP="009F70DB">
      <w:pPr>
        <w:shd w:val="clear" w:color="auto" w:fill="FFFFFF"/>
        <w:rPr>
          <w:rFonts w:ascii="Courier New" w:hAnsi="Courier New" w:cs="Courier New"/>
          <w:i/>
          <w:sz w:val="20"/>
          <w:szCs w:val="20"/>
          <w:lang w:val="nl-NL"/>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2864F3">
        <w:rPr>
          <w:rFonts w:ascii="Courier New" w:hAnsi="Courier New" w:cs="Courier New"/>
          <w:i/>
          <w:sz w:val="20"/>
          <w:szCs w:val="20"/>
          <w:lang w:val="nl-NL"/>
        </w:rPr>
        <w:t>&lt;</w:t>
      </w:r>
      <w:r w:rsidRPr="002864F3">
        <w:rPr>
          <w:rFonts w:ascii="Courier New" w:hAnsi="Courier New" w:cs="Courier New"/>
          <w:i/>
          <w:color w:val="C00000"/>
          <w:sz w:val="20"/>
          <w:szCs w:val="20"/>
          <w:lang w:val="nl-NL"/>
        </w:rPr>
        <w:t>Extra1</w:t>
      </w:r>
      <w:r w:rsidRPr="002864F3">
        <w:rPr>
          <w:rFonts w:ascii="Courier New" w:hAnsi="Courier New" w:cs="Courier New"/>
          <w:i/>
          <w:sz w:val="20"/>
          <w:szCs w:val="20"/>
          <w:lang w:val="nl-NL"/>
        </w:rPr>
        <w:t>&gt;Extra1&lt;/</w:t>
      </w:r>
      <w:r w:rsidRPr="002864F3">
        <w:rPr>
          <w:rFonts w:ascii="Courier New" w:hAnsi="Courier New" w:cs="Courier New"/>
          <w:i/>
          <w:color w:val="C00000"/>
          <w:sz w:val="20"/>
          <w:szCs w:val="20"/>
          <w:lang w:val="nl-NL"/>
        </w:rPr>
        <w:t>Extra1</w:t>
      </w:r>
      <w:r w:rsidRPr="002864F3">
        <w:rPr>
          <w:rFonts w:ascii="Courier New" w:hAnsi="Courier New" w:cs="Courier New"/>
          <w:i/>
          <w:sz w:val="20"/>
          <w:szCs w:val="20"/>
          <w:lang w:val="nl-NL"/>
        </w:rPr>
        <w:t>&gt;</w:t>
      </w:r>
    </w:p>
    <w:p w14:paraId="659E91DE" w14:textId="77777777" w:rsidR="009F70DB" w:rsidRPr="002864F3" w:rsidRDefault="009F70DB" w:rsidP="009F70DB">
      <w:pPr>
        <w:shd w:val="clear" w:color="auto" w:fill="FFFFFF"/>
        <w:rPr>
          <w:rFonts w:ascii="Courier New" w:hAnsi="Courier New" w:cs="Courier New"/>
          <w:i/>
          <w:sz w:val="20"/>
          <w:szCs w:val="20"/>
          <w:lang w:val="nl-NL"/>
        </w:rPr>
      </w:pPr>
      <w:r w:rsidRPr="002864F3">
        <w:rPr>
          <w:rFonts w:ascii="Courier New" w:hAnsi="Courier New" w:cs="Courier New"/>
          <w:i/>
          <w:sz w:val="20"/>
          <w:szCs w:val="20"/>
          <w:lang w:val="nl-NL"/>
        </w:rPr>
        <w:tab/>
      </w:r>
      <w:r w:rsidRPr="002864F3">
        <w:rPr>
          <w:rFonts w:ascii="Courier New" w:hAnsi="Courier New" w:cs="Courier New"/>
          <w:i/>
          <w:sz w:val="20"/>
          <w:szCs w:val="20"/>
          <w:lang w:val="nl-NL"/>
        </w:rPr>
        <w:tab/>
      </w:r>
      <w:r w:rsidRPr="002864F3">
        <w:rPr>
          <w:rFonts w:ascii="Courier New" w:hAnsi="Courier New" w:cs="Courier New"/>
          <w:i/>
          <w:sz w:val="20"/>
          <w:szCs w:val="20"/>
          <w:lang w:val="nl-NL"/>
        </w:rPr>
        <w:tab/>
        <w:t>&lt;</w:t>
      </w:r>
      <w:r w:rsidRPr="002864F3">
        <w:rPr>
          <w:rFonts w:ascii="Courier New" w:hAnsi="Courier New" w:cs="Courier New"/>
          <w:i/>
          <w:color w:val="C00000"/>
          <w:sz w:val="20"/>
          <w:szCs w:val="20"/>
          <w:lang w:val="nl-NL"/>
        </w:rPr>
        <w:t>Extra2</w:t>
      </w:r>
      <w:r w:rsidRPr="002864F3">
        <w:rPr>
          <w:rFonts w:ascii="Courier New" w:hAnsi="Courier New" w:cs="Courier New"/>
          <w:i/>
          <w:sz w:val="20"/>
          <w:szCs w:val="20"/>
          <w:lang w:val="nl-NL"/>
        </w:rPr>
        <w:t>&gt;Extra2&lt;/</w:t>
      </w:r>
      <w:r w:rsidRPr="002864F3">
        <w:rPr>
          <w:rFonts w:ascii="Courier New" w:hAnsi="Courier New" w:cs="Courier New"/>
          <w:i/>
          <w:color w:val="C00000"/>
          <w:sz w:val="20"/>
          <w:szCs w:val="20"/>
          <w:lang w:val="nl-NL"/>
        </w:rPr>
        <w:t>Extra2</w:t>
      </w:r>
      <w:r w:rsidRPr="002864F3">
        <w:rPr>
          <w:rFonts w:ascii="Courier New" w:hAnsi="Courier New" w:cs="Courier New"/>
          <w:i/>
          <w:sz w:val="20"/>
          <w:szCs w:val="20"/>
          <w:lang w:val="nl-NL"/>
        </w:rPr>
        <w:t>&gt;</w:t>
      </w:r>
    </w:p>
    <w:p w14:paraId="0F4EE0B2" w14:textId="77777777" w:rsidR="009F70DB" w:rsidRPr="00E76EB4" w:rsidRDefault="009F70DB" w:rsidP="009F70DB">
      <w:pPr>
        <w:shd w:val="clear" w:color="auto" w:fill="FFFFFF"/>
        <w:rPr>
          <w:rFonts w:ascii="Courier New" w:hAnsi="Courier New" w:cs="Courier New"/>
          <w:i/>
          <w:sz w:val="20"/>
          <w:szCs w:val="20"/>
        </w:rPr>
      </w:pPr>
      <w:r w:rsidRPr="002864F3">
        <w:rPr>
          <w:rFonts w:ascii="Courier New" w:hAnsi="Courier New" w:cs="Courier New"/>
          <w:i/>
          <w:sz w:val="20"/>
          <w:szCs w:val="20"/>
          <w:lang w:val="nl-NL"/>
        </w:rPr>
        <w:tab/>
      </w:r>
      <w:r w:rsidRPr="002864F3">
        <w:rPr>
          <w:rFonts w:ascii="Courier New" w:hAnsi="Courier New" w:cs="Courier New"/>
          <w:i/>
          <w:sz w:val="20"/>
          <w:szCs w:val="20"/>
          <w:lang w:val="nl-NL"/>
        </w:rPr>
        <w:tab/>
      </w:r>
      <w:r w:rsidRPr="002864F3">
        <w:rPr>
          <w:rFonts w:ascii="Courier New" w:hAnsi="Courier New" w:cs="Courier New"/>
          <w:i/>
          <w:sz w:val="20"/>
          <w:szCs w:val="20"/>
          <w:lang w:val="nl-NL"/>
        </w:rPr>
        <w:tab/>
      </w:r>
      <w:r w:rsidRPr="00E76EB4">
        <w:rPr>
          <w:rFonts w:ascii="Courier New" w:hAnsi="Courier New" w:cs="Courier New"/>
          <w:i/>
          <w:sz w:val="20"/>
          <w:szCs w:val="20"/>
        </w:rPr>
        <w:t>&lt;</w:t>
      </w:r>
      <w:r w:rsidRPr="00D00319">
        <w:rPr>
          <w:rFonts w:ascii="Courier New" w:hAnsi="Courier New" w:cs="Courier New"/>
          <w:i/>
          <w:color w:val="C00000"/>
          <w:sz w:val="20"/>
          <w:szCs w:val="20"/>
        </w:rPr>
        <w:t>SMSDeliver</w:t>
      </w:r>
      <w:r w:rsidRPr="00E76EB4">
        <w:rPr>
          <w:rFonts w:ascii="Courier New" w:hAnsi="Courier New" w:cs="Courier New"/>
          <w:i/>
          <w:sz w:val="20"/>
          <w:szCs w:val="20"/>
        </w:rPr>
        <w:t>&gt;SMSDeliver&lt;/</w:t>
      </w:r>
      <w:r w:rsidRPr="00D00319">
        <w:rPr>
          <w:rFonts w:ascii="Courier New" w:hAnsi="Courier New" w:cs="Courier New"/>
          <w:i/>
          <w:color w:val="C00000"/>
          <w:sz w:val="20"/>
          <w:szCs w:val="20"/>
        </w:rPr>
        <w:t>SMSDeliver</w:t>
      </w:r>
      <w:r w:rsidRPr="00E76EB4">
        <w:rPr>
          <w:rFonts w:ascii="Courier New" w:hAnsi="Courier New" w:cs="Courier New"/>
          <w:i/>
          <w:sz w:val="20"/>
          <w:szCs w:val="20"/>
        </w:rPr>
        <w:t>&gt;</w:t>
      </w:r>
    </w:p>
    <w:p w14:paraId="600EC77B"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LDDNBo</w:t>
      </w:r>
      <w:r w:rsidRPr="00E76EB4">
        <w:rPr>
          <w:rFonts w:ascii="Courier New" w:hAnsi="Courier New" w:cs="Courier New"/>
          <w:i/>
          <w:sz w:val="20"/>
          <w:szCs w:val="20"/>
        </w:rPr>
        <w:t>&gt;LDDNBO</w:t>
      </w:r>
      <w:r w:rsidRPr="00D00319">
        <w:rPr>
          <w:rFonts w:ascii="Courier New" w:hAnsi="Courier New" w:cs="Courier New"/>
          <w:i/>
          <w:color w:val="C00000"/>
          <w:sz w:val="20"/>
          <w:szCs w:val="20"/>
        </w:rPr>
        <w:t>&lt;/LDDNBo</w:t>
      </w:r>
      <w:r w:rsidRPr="00E76EB4">
        <w:rPr>
          <w:rFonts w:ascii="Courier New" w:hAnsi="Courier New" w:cs="Courier New"/>
          <w:i/>
          <w:sz w:val="20"/>
          <w:szCs w:val="20"/>
        </w:rPr>
        <w:t>&gt;</w:t>
      </w:r>
    </w:p>
    <w:p w14:paraId="3207AA14"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HDSo</w:t>
      </w:r>
      <w:r w:rsidRPr="00E76EB4">
        <w:rPr>
          <w:rFonts w:ascii="Courier New" w:hAnsi="Courier New" w:cs="Courier New"/>
          <w:i/>
          <w:sz w:val="20"/>
          <w:szCs w:val="20"/>
        </w:rPr>
        <w:t>&gt;HDSO&lt;/HDSo&gt;</w:t>
      </w:r>
    </w:p>
    <w:p w14:paraId="6B14866C"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HVTNXHang</w:t>
      </w:r>
      <w:r w:rsidRPr="00E76EB4">
        <w:rPr>
          <w:rFonts w:ascii="Courier New" w:hAnsi="Courier New" w:cs="Courier New"/>
          <w:i/>
          <w:sz w:val="20"/>
          <w:szCs w:val="20"/>
        </w:rPr>
        <w:t>&gt;HVTNXHANG&lt;/</w:t>
      </w:r>
      <w:r w:rsidRPr="00D00319">
        <w:rPr>
          <w:rFonts w:ascii="Courier New" w:hAnsi="Courier New" w:cs="Courier New"/>
          <w:i/>
          <w:color w:val="C00000"/>
          <w:sz w:val="20"/>
          <w:szCs w:val="20"/>
        </w:rPr>
        <w:t>HVTNXHang</w:t>
      </w:r>
      <w:r w:rsidRPr="00E76EB4">
        <w:rPr>
          <w:rFonts w:ascii="Courier New" w:hAnsi="Courier New" w:cs="Courier New"/>
          <w:i/>
          <w:sz w:val="20"/>
          <w:szCs w:val="20"/>
        </w:rPr>
        <w:t>&gt;</w:t>
      </w:r>
    </w:p>
    <w:p w14:paraId="0D75D02E"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TNVChuyen</w:t>
      </w:r>
      <w:r w:rsidRPr="00E76EB4">
        <w:rPr>
          <w:rFonts w:ascii="Courier New" w:hAnsi="Courier New" w:cs="Courier New"/>
          <w:i/>
          <w:sz w:val="20"/>
          <w:szCs w:val="20"/>
        </w:rPr>
        <w:t>&gt;TNVCHUYEN&lt;/</w:t>
      </w:r>
      <w:r w:rsidRPr="00D00319">
        <w:rPr>
          <w:rFonts w:ascii="Courier New" w:hAnsi="Courier New" w:cs="Courier New"/>
          <w:i/>
          <w:color w:val="C00000"/>
          <w:sz w:val="20"/>
          <w:szCs w:val="20"/>
        </w:rPr>
        <w:t>TNVChuyen</w:t>
      </w:r>
      <w:r w:rsidRPr="00E76EB4">
        <w:rPr>
          <w:rFonts w:ascii="Courier New" w:hAnsi="Courier New" w:cs="Courier New"/>
          <w:i/>
          <w:sz w:val="20"/>
          <w:szCs w:val="20"/>
        </w:rPr>
        <w:t>&gt;</w:t>
      </w:r>
    </w:p>
    <w:p w14:paraId="7BC01A66"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PTVChuyen</w:t>
      </w:r>
      <w:r w:rsidRPr="00E76EB4">
        <w:rPr>
          <w:rFonts w:ascii="Courier New" w:hAnsi="Courier New" w:cs="Courier New"/>
          <w:i/>
          <w:sz w:val="20"/>
          <w:szCs w:val="20"/>
        </w:rPr>
        <w:t>&gt;PTVCHUYEN&lt;/</w:t>
      </w:r>
      <w:r w:rsidRPr="00D00319">
        <w:rPr>
          <w:rFonts w:ascii="Courier New" w:hAnsi="Courier New" w:cs="Courier New"/>
          <w:i/>
          <w:color w:val="C00000"/>
          <w:sz w:val="20"/>
          <w:szCs w:val="20"/>
        </w:rPr>
        <w:t>PTVChuyen</w:t>
      </w:r>
      <w:r w:rsidRPr="00E76EB4">
        <w:rPr>
          <w:rFonts w:ascii="Courier New" w:hAnsi="Courier New" w:cs="Courier New"/>
          <w:i/>
          <w:sz w:val="20"/>
          <w:szCs w:val="20"/>
        </w:rPr>
        <w:t>&gt;</w:t>
      </w:r>
    </w:p>
    <w:p w14:paraId="13C1A2E9"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HDKTSo</w:t>
      </w:r>
      <w:r w:rsidRPr="00E76EB4">
        <w:rPr>
          <w:rFonts w:ascii="Courier New" w:hAnsi="Courier New" w:cs="Courier New"/>
          <w:i/>
          <w:sz w:val="20"/>
          <w:szCs w:val="20"/>
        </w:rPr>
        <w:t>&gt;HDKTSO&lt;/</w:t>
      </w:r>
      <w:r w:rsidRPr="00D00319">
        <w:rPr>
          <w:rFonts w:ascii="Courier New" w:hAnsi="Courier New" w:cs="Courier New"/>
          <w:i/>
          <w:color w:val="C00000"/>
          <w:sz w:val="20"/>
          <w:szCs w:val="20"/>
        </w:rPr>
        <w:t>HDKTSo</w:t>
      </w:r>
      <w:r w:rsidRPr="00E76EB4">
        <w:rPr>
          <w:rFonts w:ascii="Courier New" w:hAnsi="Courier New" w:cs="Courier New"/>
          <w:i/>
          <w:sz w:val="20"/>
          <w:szCs w:val="20"/>
        </w:rPr>
        <w:t>&gt;</w:t>
      </w:r>
    </w:p>
    <w:p w14:paraId="06936ED5"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HDKTNgay</w:t>
      </w:r>
      <w:r w:rsidRPr="00E76EB4">
        <w:rPr>
          <w:rFonts w:ascii="Courier New" w:hAnsi="Courier New" w:cs="Courier New"/>
          <w:i/>
          <w:sz w:val="20"/>
          <w:szCs w:val="20"/>
        </w:rPr>
        <w:t>&gt;HDKTNgay&lt;/</w:t>
      </w:r>
      <w:r w:rsidRPr="00D00319">
        <w:rPr>
          <w:rFonts w:ascii="Courier New" w:hAnsi="Courier New" w:cs="Courier New"/>
          <w:i/>
          <w:color w:val="C00000"/>
          <w:sz w:val="20"/>
          <w:szCs w:val="20"/>
        </w:rPr>
        <w:t>HDKTNgay</w:t>
      </w:r>
      <w:r w:rsidRPr="00E76EB4">
        <w:rPr>
          <w:rFonts w:ascii="Courier New" w:hAnsi="Courier New" w:cs="Courier New"/>
          <w:i/>
          <w:sz w:val="20"/>
          <w:szCs w:val="20"/>
        </w:rPr>
        <w:t>&gt;</w:t>
      </w:r>
    </w:p>
    <w:p w14:paraId="610F9EF8"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D00319">
        <w:rPr>
          <w:rFonts w:ascii="Courier New" w:hAnsi="Courier New" w:cs="Courier New"/>
          <w:i/>
          <w:color w:val="C00000"/>
          <w:sz w:val="20"/>
          <w:szCs w:val="20"/>
        </w:rPr>
        <w:t>&lt;DiscountNonTax</w:t>
      </w:r>
      <w:r w:rsidRPr="00E76EB4">
        <w:rPr>
          <w:rFonts w:ascii="Courier New" w:hAnsi="Courier New" w:cs="Courier New"/>
          <w:i/>
          <w:sz w:val="20"/>
          <w:szCs w:val="20"/>
        </w:rPr>
        <w:t>&gt;Giảm trừ không chịu thuế&lt;/</w:t>
      </w:r>
      <w:r w:rsidRPr="00D00319">
        <w:rPr>
          <w:rFonts w:ascii="Courier New" w:hAnsi="Courier New" w:cs="Courier New"/>
          <w:i/>
          <w:color w:val="C00000"/>
          <w:sz w:val="20"/>
          <w:szCs w:val="20"/>
        </w:rPr>
        <w:t>DiscountNonTax&gt;</w:t>
      </w:r>
    </w:p>
    <w:p w14:paraId="2F5275C6" w14:textId="77777777" w:rsidR="009F70DB" w:rsidRDefault="009F70DB" w:rsidP="009F70DB">
      <w:pPr>
        <w:shd w:val="clear" w:color="auto" w:fill="FFFFFF"/>
        <w:rPr>
          <w:rFonts w:ascii="Courier New" w:hAnsi="Courier New" w:cs="Courier New"/>
          <w:i/>
          <w:color w:val="C00000"/>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D00319">
        <w:rPr>
          <w:rFonts w:ascii="Courier New" w:hAnsi="Courier New" w:cs="Courier New"/>
          <w:i/>
          <w:color w:val="C00000"/>
          <w:sz w:val="20"/>
          <w:szCs w:val="20"/>
        </w:rPr>
        <w:t>&lt;DiscountOther&gt;</w:t>
      </w:r>
      <w:r w:rsidRPr="00E76EB4">
        <w:rPr>
          <w:rFonts w:ascii="Courier New" w:hAnsi="Courier New" w:cs="Courier New"/>
          <w:i/>
          <w:sz w:val="20"/>
          <w:szCs w:val="20"/>
        </w:rPr>
        <w:t>Giảm trừ khác&lt;/</w:t>
      </w:r>
      <w:r w:rsidRPr="00D00319">
        <w:rPr>
          <w:rFonts w:ascii="Courier New" w:hAnsi="Courier New" w:cs="Courier New"/>
          <w:i/>
          <w:color w:val="C00000"/>
          <w:sz w:val="20"/>
          <w:szCs w:val="20"/>
        </w:rPr>
        <w:t>DiscountOther&gt;</w:t>
      </w:r>
    </w:p>
    <w:p w14:paraId="0B5E224A" w14:textId="261DD4E1" w:rsidR="003F2102" w:rsidRPr="00E76EB4" w:rsidRDefault="003F2102" w:rsidP="003F2102">
      <w:pPr>
        <w:shd w:val="clear" w:color="auto" w:fill="FFFFFF"/>
        <w:ind w:left="1440" w:firstLine="720"/>
        <w:rPr>
          <w:rFonts w:ascii="Courier New" w:hAnsi="Courier New" w:cs="Courier New"/>
          <w:i/>
          <w:sz w:val="20"/>
          <w:szCs w:val="20"/>
        </w:rPr>
      </w:pPr>
      <w:r w:rsidRPr="003F2102">
        <w:rPr>
          <w:rFonts w:ascii="Courier New" w:hAnsi="Courier New" w:cs="Courier New"/>
          <w:i/>
          <w:color w:val="C00000"/>
          <w:sz w:val="20"/>
          <w:szCs w:val="20"/>
          <w:highlight w:val="cyan"/>
        </w:rPr>
        <w:t>&lt;HDCTTChinh&gt;</w:t>
      </w:r>
      <w:r w:rsidRPr="003F2102">
        <w:rPr>
          <w:rFonts w:ascii="Courier New" w:hAnsi="Courier New" w:cs="Courier New"/>
          <w:i/>
          <w:sz w:val="20"/>
          <w:szCs w:val="20"/>
          <w:highlight w:val="cyan"/>
        </w:rPr>
        <w:t>Hoá đơn cho thuê tài chính (Hóa đơn đối với hoạt động cho thuê tài chính)</w:t>
      </w:r>
      <w:r w:rsidRPr="003F2102">
        <w:rPr>
          <w:sz w:val="26"/>
          <w:szCs w:val="26"/>
          <w:highlight w:val="cyan"/>
          <w:shd w:val="clear" w:color="auto" w:fill="00FF00"/>
        </w:rPr>
        <w:t xml:space="preserve"> </w:t>
      </w:r>
      <w:r w:rsidRPr="003F2102">
        <w:rPr>
          <w:rFonts w:ascii="Courier New" w:hAnsi="Courier New" w:cs="Courier New"/>
          <w:i/>
          <w:sz w:val="20"/>
          <w:szCs w:val="20"/>
          <w:highlight w:val="cyan"/>
        </w:rPr>
        <w:t xml:space="preserve">Số (1: Hóa đơn dành cho hoạt động </w:t>
      </w:r>
      <w:r w:rsidRPr="003F2102">
        <w:rPr>
          <w:rFonts w:ascii="Courier New" w:hAnsi="Courier New" w:cs="Courier New"/>
          <w:i/>
          <w:sz w:val="20"/>
          <w:szCs w:val="20"/>
          <w:highlight w:val="cyan"/>
        </w:rPr>
        <w:lastRenderedPageBreak/>
        <w:t>thuê tài chính, 0: Hóa đơn không dành cho hoạt động cho thuê tài chính)&lt;/</w:t>
      </w:r>
      <w:r w:rsidRPr="003F2102">
        <w:rPr>
          <w:rFonts w:ascii="Courier New" w:hAnsi="Courier New" w:cs="Courier New"/>
          <w:i/>
          <w:color w:val="C00000"/>
          <w:sz w:val="20"/>
          <w:szCs w:val="20"/>
          <w:highlight w:val="cyan"/>
        </w:rPr>
        <w:t>HDCTTChinh&gt;</w:t>
      </w:r>
    </w:p>
    <w:p w14:paraId="097CF311" w14:textId="77777777" w:rsidR="009F70DB" w:rsidRPr="00B52554" w:rsidRDefault="009F70DB" w:rsidP="009F70DB">
      <w:pPr>
        <w:shd w:val="clear" w:color="auto" w:fill="FFFFFF"/>
        <w:rPr>
          <w:rFonts w:ascii="Courier New" w:hAnsi="Courier New" w:cs="Courier New"/>
          <w:i/>
          <w:color w:val="C00000"/>
          <w:sz w:val="20"/>
          <w:szCs w:val="20"/>
          <w:highlight w:val="cyan"/>
        </w:rPr>
      </w:pPr>
      <w:r w:rsidRPr="00E76EB4">
        <w:rPr>
          <w:rFonts w:ascii="Courier New" w:hAnsi="Courier New" w:cs="Courier New"/>
          <w:i/>
          <w:sz w:val="20"/>
          <w:szCs w:val="20"/>
        </w:rPr>
        <w:tab/>
      </w:r>
      <w:r w:rsidRPr="00E76EB4">
        <w:rPr>
          <w:rFonts w:ascii="Courier New" w:hAnsi="Courier New" w:cs="Courier New"/>
          <w:i/>
          <w:sz w:val="20"/>
          <w:szCs w:val="20"/>
        </w:rPr>
        <w:tab/>
      </w:r>
      <w:r w:rsidRPr="00E76EB4">
        <w:rPr>
          <w:rFonts w:ascii="Courier New" w:hAnsi="Courier New" w:cs="Courier New"/>
          <w:i/>
          <w:sz w:val="20"/>
          <w:szCs w:val="20"/>
        </w:rPr>
        <w:tab/>
      </w:r>
      <w:r w:rsidRPr="00B52554">
        <w:rPr>
          <w:rFonts w:ascii="Courier New" w:hAnsi="Courier New" w:cs="Courier New"/>
          <w:i/>
          <w:color w:val="C00000"/>
          <w:sz w:val="20"/>
          <w:szCs w:val="20"/>
          <w:highlight w:val="cyan"/>
        </w:rPr>
        <w:t>&lt;HDDThu&gt;</w:t>
      </w:r>
      <w:r w:rsidRPr="00B52554">
        <w:rPr>
          <w:rFonts w:ascii="Courier New" w:hAnsi="Courier New" w:cs="Courier New"/>
          <w:i/>
          <w:sz w:val="20"/>
          <w:szCs w:val="20"/>
          <w:highlight w:val="cyan"/>
        </w:rPr>
        <w:t xml:space="preserve">Hóa đơn đặc thù (Nhận các giá trị: 1-Hàng hóa là xe ô tô, xe mô tô, 2- Dịch vụ vận chuyển, 3- Dịch vụ vận chuyển trên nền tảng số, TMĐT). Nếu không truyền mặc định là 0- hóa đơn thường </w:t>
      </w:r>
      <w:r w:rsidRPr="00B52554">
        <w:rPr>
          <w:rFonts w:ascii="Courier New" w:hAnsi="Courier New" w:cs="Courier New"/>
          <w:i/>
          <w:color w:val="C00000"/>
          <w:sz w:val="20"/>
          <w:szCs w:val="20"/>
          <w:highlight w:val="cyan"/>
        </w:rPr>
        <w:t>&lt;/HDDThu&gt;</w:t>
      </w:r>
    </w:p>
    <w:p w14:paraId="19858741" w14:textId="77777777" w:rsidR="009F70DB" w:rsidRDefault="009F70DB" w:rsidP="009F70DB">
      <w:pPr>
        <w:shd w:val="clear" w:color="auto" w:fill="FFFFFF"/>
        <w:rPr>
          <w:rFonts w:ascii="Courier New" w:hAnsi="Courier New" w:cs="Courier New"/>
          <w:i/>
          <w:sz w:val="20"/>
          <w:szCs w:val="20"/>
          <w:highlight w:val="cyan"/>
        </w:rPr>
      </w:pP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t>&lt;</w:t>
      </w:r>
      <w:r w:rsidRPr="00B52554">
        <w:rPr>
          <w:rFonts w:ascii="Courier New" w:hAnsi="Courier New" w:cs="Courier New"/>
          <w:i/>
          <w:color w:val="C00000"/>
          <w:sz w:val="20"/>
          <w:szCs w:val="20"/>
          <w:highlight w:val="cyan"/>
        </w:rPr>
        <w:t>ComEmail&gt;</w:t>
      </w:r>
      <w:r w:rsidRPr="00B52554">
        <w:rPr>
          <w:rFonts w:ascii="Courier New" w:hAnsi="Courier New" w:cs="Courier New"/>
          <w:i/>
          <w:sz w:val="20"/>
          <w:szCs w:val="20"/>
          <w:highlight w:val="cyan"/>
        </w:rPr>
        <w:t>Email nguời bán</w:t>
      </w:r>
      <w:r w:rsidRPr="00B52554">
        <w:rPr>
          <w:rFonts w:ascii="Courier New" w:hAnsi="Courier New" w:cs="Courier New"/>
          <w:i/>
          <w:color w:val="C00000"/>
          <w:sz w:val="20"/>
          <w:szCs w:val="20"/>
          <w:highlight w:val="cyan"/>
        </w:rPr>
        <w:t>&lt;/ComEmail</w:t>
      </w:r>
      <w:r w:rsidRPr="00B52554">
        <w:rPr>
          <w:rFonts w:ascii="Courier New" w:hAnsi="Courier New" w:cs="Courier New"/>
          <w:i/>
          <w:sz w:val="20"/>
          <w:szCs w:val="20"/>
          <w:highlight w:val="cyan"/>
        </w:rPr>
        <w:t>&gt;</w:t>
      </w:r>
    </w:p>
    <w:p w14:paraId="36DB0E11" w14:textId="7557200C" w:rsidR="00FA7BE9" w:rsidRPr="00FA7BE9" w:rsidRDefault="00FA7BE9" w:rsidP="00FA7BE9">
      <w:pPr>
        <w:shd w:val="clear" w:color="auto" w:fill="FFFFFF"/>
        <w:ind w:left="216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w:t>
      </w:r>
      <w:r w:rsidRPr="00FA7BE9">
        <w:rPr>
          <w:rFonts w:ascii="Courier New" w:hAnsi="Courier New" w:cs="Courier New"/>
          <w:color w:val="FF0000"/>
          <w:sz w:val="20"/>
          <w:szCs w:val="20"/>
          <w:highlight w:val="cyan"/>
        </w:rPr>
        <w:t>ComFax</w:t>
      </w:r>
      <w:r w:rsidRPr="00FA2F75">
        <w:rPr>
          <w:rFonts w:ascii="Courier New" w:hAnsi="Courier New" w:cs="Courier New"/>
          <w:color w:val="0000FF"/>
          <w:sz w:val="20"/>
          <w:szCs w:val="20"/>
          <w:highlight w:val="cyan"/>
        </w:rPr>
        <w:t>&gt;</w:t>
      </w:r>
      <w:r>
        <w:rPr>
          <w:rFonts w:ascii="Courier New" w:hAnsi="Courier New" w:cs="Courier New"/>
          <w:sz w:val="20"/>
          <w:szCs w:val="20"/>
          <w:highlight w:val="cyan"/>
        </w:rPr>
        <w:t>Fax</w:t>
      </w:r>
      <w:r w:rsidRPr="00FA2F75">
        <w:rPr>
          <w:rFonts w:ascii="Courier New" w:hAnsi="Courier New" w:cs="Courier New"/>
          <w:sz w:val="20"/>
          <w:szCs w:val="20"/>
          <w:highlight w:val="cyan"/>
        </w:rPr>
        <w:t xml:space="preserve"> nguời bán</w:t>
      </w:r>
      <w:r w:rsidRPr="00FA2F75">
        <w:rPr>
          <w:rFonts w:ascii="Courier New" w:hAnsi="Courier New" w:cs="Courier New"/>
          <w:color w:val="0000FF"/>
          <w:sz w:val="20"/>
          <w:szCs w:val="20"/>
          <w:highlight w:val="cyan"/>
        </w:rPr>
        <w:t>&lt;/</w:t>
      </w:r>
      <w:r w:rsidRPr="00FA7BE9">
        <w:rPr>
          <w:rFonts w:ascii="Courier New" w:hAnsi="Courier New" w:cs="Courier New"/>
          <w:color w:val="FF0000"/>
          <w:sz w:val="20"/>
          <w:szCs w:val="20"/>
          <w:highlight w:val="cyan"/>
        </w:rPr>
        <w:t>ComFax</w:t>
      </w:r>
      <w:r w:rsidRPr="00FA2F75">
        <w:rPr>
          <w:rFonts w:ascii="Courier New" w:hAnsi="Courier New" w:cs="Courier New"/>
          <w:color w:val="0000FF"/>
          <w:sz w:val="20"/>
          <w:szCs w:val="20"/>
          <w:highlight w:val="cyan"/>
        </w:rPr>
        <w:t>&gt;</w:t>
      </w:r>
    </w:p>
    <w:p w14:paraId="32A2854E" w14:textId="77777777" w:rsidR="009F70DB" w:rsidRPr="00B52554" w:rsidRDefault="009F70DB" w:rsidP="009F70DB">
      <w:pPr>
        <w:shd w:val="clear" w:color="auto" w:fill="FFFFFF"/>
        <w:rPr>
          <w:rFonts w:ascii="Courier New" w:hAnsi="Courier New" w:cs="Courier New"/>
          <w:i/>
          <w:sz w:val="20"/>
          <w:szCs w:val="20"/>
          <w:highlight w:val="cyan"/>
        </w:rPr>
      </w:pP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t>&lt;</w:t>
      </w:r>
      <w:r w:rsidRPr="00B52554">
        <w:rPr>
          <w:rFonts w:ascii="Courier New" w:hAnsi="Courier New" w:cs="Courier New"/>
          <w:i/>
          <w:color w:val="C00000"/>
          <w:sz w:val="20"/>
          <w:szCs w:val="20"/>
          <w:highlight w:val="cyan"/>
        </w:rPr>
        <w:t>ComWebsite&gt;</w:t>
      </w:r>
      <w:r w:rsidRPr="00B52554">
        <w:rPr>
          <w:rFonts w:ascii="Courier New" w:hAnsi="Courier New" w:cs="Courier New"/>
          <w:i/>
          <w:sz w:val="20"/>
          <w:szCs w:val="20"/>
          <w:highlight w:val="cyan"/>
        </w:rPr>
        <w:t>Website người bán&lt;/</w:t>
      </w:r>
      <w:r w:rsidRPr="00B52554">
        <w:rPr>
          <w:rFonts w:ascii="Courier New" w:hAnsi="Courier New" w:cs="Courier New"/>
          <w:i/>
          <w:color w:val="C00000"/>
          <w:sz w:val="20"/>
          <w:szCs w:val="20"/>
          <w:highlight w:val="cyan"/>
        </w:rPr>
        <w:t>ComWebsite</w:t>
      </w:r>
      <w:r w:rsidRPr="00B52554">
        <w:rPr>
          <w:rFonts w:ascii="Courier New" w:hAnsi="Courier New" w:cs="Courier New"/>
          <w:i/>
          <w:sz w:val="20"/>
          <w:szCs w:val="20"/>
          <w:highlight w:val="cyan"/>
        </w:rPr>
        <w:t>&gt;</w:t>
      </w:r>
    </w:p>
    <w:p w14:paraId="1FE0E01F" w14:textId="77777777" w:rsidR="009F70DB" w:rsidRPr="00B52554" w:rsidRDefault="009F70DB" w:rsidP="009F70DB">
      <w:pPr>
        <w:shd w:val="clear" w:color="auto" w:fill="FFFFFF"/>
        <w:rPr>
          <w:rFonts w:ascii="Courier New" w:hAnsi="Courier New" w:cs="Courier New"/>
          <w:i/>
          <w:sz w:val="20"/>
          <w:szCs w:val="20"/>
          <w:highlight w:val="cyan"/>
        </w:rPr>
      </w:pP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t>&lt;</w:t>
      </w:r>
      <w:r w:rsidRPr="00B52554">
        <w:rPr>
          <w:rFonts w:ascii="Courier New" w:hAnsi="Courier New" w:cs="Courier New"/>
          <w:i/>
          <w:color w:val="C00000"/>
          <w:sz w:val="20"/>
          <w:szCs w:val="20"/>
          <w:highlight w:val="cyan"/>
        </w:rPr>
        <w:t>MCHang</w:t>
      </w:r>
      <w:r w:rsidRPr="00B52554">
        <w:rPr>
          <w:rFonts w:ascii="Courier New" w:hAnsi="Courier New" w:cs="Courier New"/>
          <w:i/>
          <w:sz w:val="20"/>
          <w:szCs w:val="20"/>
          <w:highlight w:val="cyan"/>
        </w:rPr>
        <w:t>&gt;Mã cửa hàng người bán&lt;/</w:t>
      </w:r>
      <w:r w:rsidRPr="00B52554">
        <w:rPr>
          <w:rFonts w:ascii="Courier New" w:hAnsi="Courier New" w:cs="Courier New"/>
          <w:i/>
          <w:color w:val="C00000"/>
          <w:sz w:val="20"/>
          <w:szCs w:val="20"/>
          <w:highlight w:val="cyan"/>
        </w:rPr>
        <w:t>MCHang</w:t>
      </w:r>
      <w:r w:rsidRPr="00B52554">
        <w:rPr>
          <w:rFonts w:ascii="Courier New" w:hAnsi="Courier New" w:cs="Courier New"/>
          <w:i/>
          <w:sz w:val="20"/>
          <w:szCs w:val="20"/>
          <w:highlight w:val="cyan"/>
        </w:rPr>
        <w:t>&gt;</w:t>
      </w:r>
    </w:p>
    <w:p w14:paraId="1102D67D" w14:textId="77777777" w:rsidR="009F70DB" w:rsidRPr="00B52554" w:rsidRDefault="009F70DB" w:rsidP="009F70DB">
      <w:pPr>
        <w:shd w:val="clear" w:color="auto" w:fill="FFFFFF"/>
        <w:rPr>
          <w:rFonts w:ascii="Courier New" w:hAnsi="Courier New" w:cs="Courier New"/>
          <w:i/>
          <w:sz w:val="20"/>
          <w:szCs w:val="20"/>
          <w:highlight w:val="cyan"/>
        </w:rPr>
      </w:pP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t>&lt;</w:t>
      </w:r>
      <w:r w:rsidRPr="00B52554">
        <w:rPr>
          <w:rFonts w:ascii="Courier New" w:hAnsi="Courier New" w:cs="Courier New"/>
          <w:i/>
          <w:color w:val="C00000"/>
          <w:sz w:val="20"/>
          <w:szCs w:val="20"/>
          <w:highlight w:val="cyan"/>
        </w:rPr>
        <w:t>TCHang</w:t>
      </w:r>
      <w:r w:rsidRPr="00B52554">
        <w:rPr>
          <w:rFonts w:ascii="Courier New" w:hAnsi="Courier New" w:cs="Courier New"/>
          <w:i/>
          <w:sz w:val="20"/>
          <w:szCs w:val="20"/>
          <w:highlight w:val="cyan"/>
        </w:rPr>
        <w:t>&gt;Tên cửa hàng người bán&lt;/</w:t>
      </w:r>
      <w:r w:rsidRPr="00B52554">
        <w:rPr>
          <w:rFonts w:ascii="Courier New" w:hAnsi="Courier New" w:cs="Courier New"/>
          <w:i/>
          <w:color w:val="C00000"/>
          <w:sz w:val="20"/>
          <w:szCs w:val="20"/>
          <w:highlight w:val="cyan"/>
        </w:rPr>
        <w:t>TCHang</w:t>
      </w:r>
      <w:r w:rsidRPr="00B52554">
        <w:rPr>
          <w:rFonts w:ascii="Courier New" w:hAnsi="Courier New" w:cs="Courier New"/>
          <w:i/>
          <w:sz w:val="20"/>
          <w:szCs w:val="20"/>
          <w:highlight w:val="cyan"/>
        </w:rPr>
        <w:t>&gt;</w:t>
      </w:r>
    </w:p>
    <w:p w14:paraId="34EB28FE" w14:textId="77777777" w:rsidR="009F70DB" w:rsidRPr="00B52554" w:rsidRDefault="009F70DB" w:rsidP="009F70DB">
      <w:pPr>
        <w:shd w:val="clear" w:color="auto" w:fill="FFFFFF"/>
        <w:rPr>
          <w:rFonts w:ascii="Courier New" w:hAnsi="Courier New" w:cs="Courier New"/>
          <w:i/>
          <w:sz w:val="20"/>
          <w:szCs w:val="20"/>
          <w:highlight w:val="cyan"/>
        </w:rPr>
      </w:pP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t>&lt;</w:t>
      </w:r>
      <w:r w:rsidRPr="00B52554">
        <w:rPr>
          <w:rFonts w:ascii="Courier New" w:hAnsi="Courier New" w:cs="Courier New"/>
          <w:i/>
          <w:color w:val="C00000"/>
          <w:sz w:val="20"/>
          <w:szCs w:val="20"/>
          <w:highlight w:val="cyan"/>
        </w:rPr>
        <w:t>MDVQHNSach</w:t>
      </w:r>
      <w:r w:rsidRPr="00B52554">
        <w:rPr>
          <w:rFonts w:ascii="Courier New" w:hAnsi="Courier New" w:cs="Courier New"/>
          <w:i/>
          <w:sz w:val="20"/>
          <w:szCs w:val="20"/>
          <w:highlight w:val="cyan"/>
        </w:rPr>
        <w:t>&gt;Mã đơn vị quan hệ ngân sách người mua&lt;/</w:t>
      </w:r>
      <w:r w:rsidRPr="00B52554">
        <w:rPr>
          <w:rFonts w:ascii="Courier New" w:hAnsi="Courier New" w:cs="Courier New"/>
          <w:i/>
          <w:color w:val="C00000"/>
          <w:sz w:val="20"/>
          <w:szCs w:val="20"/>
          <w:highlight w:val="cyan"/>
        </w:rPr>
        <w:t>MDVQHNSach</w:t>
      </w:r>
      <w:r w:rsidRPr="00B52554">
        <w:rPr>
          <w:rFonts w:ascii="Courier New" w:hAnsi="Courier New" w:cs="Courier New"/>
          <w:i/>
          <w:sz w:val="20"/>
          <w:szCs w:val="20"/>
          <w:highlight w:val="cyan"/>
        </w:rPr>
        <w:t>&gt;</w:t>
      </w:r>
    </w:p>
    <w:p w14:paraId="3C9058DD" w14:textId="77777777" w:rsidR="009F70DB" w:rsidRPr="00B52554" w:rsidRDefault="009F70DB" w:rsidP="009F70DB">
      <w:pPr>
        <w:shd w:val="clear" w:color="auto" w:fill="FFFFFF"/>
        <w:rPr>
          <w:rFonts w:ascii="Courier New" w:hAnsi="Courier New" w:cs="Courier New"/>
          <w:i/>
          <w:sz w:val="20"/>
          <w:szCs w:val="20"/>
          <w:highlight w:val="cyan"/>
        </w:rPr>
      </w:pP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t>&lt;</w:t>
      </w:r>
      <w:r w:rsidRPr="00B52554">
        <w:rPr>
          <w:rFonts w:ascii="Courier New" w:hAnsi="Courier New" w:cs="Courier New"/>
          <w:i/>
          <w:color w:val="C00000"/>
          <w:sz w:val="20"/>
          <w:szCs w:val="20"/>
          <w:highlight w:val="cyan"/>
        </w:rPr>
        <w:t>SHChieu</w:t>
      </w:r>
      <w:r w:rsidRPr="00B52554">
        <w:rPr>
          <w:rFonts w:ascii="Courier New" w:hAnsi="Courier New" w:cs="Courier New"/>
          <w:i/>
          <w:sz w:val="20"/>
          <w:szCs w:val="20"/>
          <w:highlight w:val="cyan"/>
        </w:rPr>
        <w:t>&gt;Số hộ chiếu người mua&lt;/</w:t>
      </w:r>
      <w:r w:rsidRPr="00B52554">
        <w:rPr>
          <w:rFonts w:ascii="Courier New" w:hAnsi="Courier New" w:cs="Courier New"/>
          <w:i/>
          <w:color w:val="C00000"/>
          <w:sz w:val="20"/>
          <w:szCs w:val="20"/>
          <w:highlight w:val="cyan"/>
        </w:rPr>
        <w:t>SHChieu</w:t>
      </w:r>
      <w:r w:rsidRPr="00B52554">
        <w:rPr>
          <w:rFonts w:ascii="Courier New" w:hAnsi="Courier New" w:cs="Courier New"/>
          <w:i/>
          <w:sz w:val="20"/>
          <w:szCs w:val="20"/>
          <w:highlight w:val="cyan"/>
        </w:rPr>
        <w:t>&gt;</w:t>
      </w:r>
    </w:p>
    <w:p w14:paraId="08ADDFCB" w14:textId="77777777" w:rsidR="009F70DB" w:rsidRPr="00B52554" w:rsidRDefault="009F70DB" w:rsidP="009F70DB">
      <w:pPr>
        <w:shd w:val="clear" w:color="auto" w:fill="FFFFFF"/>
        <w:rPr>
          <w:rFonts w:ascii="Courier New" w:hAnsi="Courier New" w:cs="Courier New"/>
          <w:i/>
          <w:sz w:val="20"/>
          <w:szCs w:val="20"/>
          <w:highlight w:val="cyan"/>
        </w:rPr>
      </w:pP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t>&lt;</w:t>
      </w:r>
      <w:r w:rsidRPr="00B52554">
        <w:rPr>
          <w:rFonts w:ascii="Courier New" w:hAnsi="Courier New" w:cs="Courier New"/>
          <w:i/>
          <w:color w:val="C00000"/>
          <w:sz w:val="20"/>
          <w:szCs w:val="20"/>
          <w:highlight w:val="cyan"/>
        </w:rPr>
        <w:t>CCCDan</w:t>
      </w:r>
      <w:r w:rsidRPr="00B52554">
        <w:rPr>
          <w:rFonts w:ascii="Courier New" w:hAnsi="Courier New" w:cs="Courier New"/>
          <w:i/>
          <w:sz w:val="20"/>
          <w:szCs w:val="20"/>
          <w:highlight w:val="cyan"/>
        </w:rPr>
        <w:t>&gt;Căn cước công dân người mua&lt;/</w:t>
      </w:r>
      <w:r w:rsidRPr="00B52554">
        <w:rPr>
          <w:rFonts w:ascii="Courier New" w:hAnsi="Courier New" w:cs="Courier New"/>
          <w:i/>
          <w:color w:val="C00000"/>
          <w:sz w:val="20"/>
          <w:szCs w:val="20"/>
          <w:highlight w:val="cyan"/>
        </w:rPr>
        <w:t>CCCDan</w:t>
      </w:r>
      <w:r w:rsidRPr="00B52554">
        <w:rPr>
          <w:rFonts w:ascii="Courier New" w:hAnsi="Courier New" w:cs="Courier New"/>
          <w:i/>
          <w:sz w:val="20"/>
          <w:szCs w:val="20"/>
          <w:highlight w:val="cyan"/>
        </w:rPr>
        <w:t>&gt;</w:t>
      </w:r>
    </w:p>
    <w:p w14:paraId="116F297E" w14:textId="77777777" w:rsidR="009F70DB" w:rsidRPr="00B52554" w:rsidRDefault="009F70DB" w:rsidP="009F70DB">
      <w:pPr>
        <w:shd w:val="clear" w:color="auto" w:fill="FFFFFF"/>
        <w:rPr>
          <w:rFonts w:ascii="Courier New" w:hAnsi="Courier New" w:cs="Courier New"/>
          <w:i/>
          <w:sz w:val="20"/>
          <w:szCs w:val="20"/>
          <w:highlight w:val="cyan"/>
        </w:rPr>
      </w:pP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t>&lt;</w:t>
      </w:r>
      <w:r w:rsidRPr="00B52554">
        <w:rPr>
          <w:rFonts w:ascii="Courier New" w:hAnsi="Courier New" w:cs="Courier New"/>
          <w:i/>
          <w:color w:val="C00000"/>
          <w:sz w:val="20"/>
          <w:szCs w:val="20"/>
          <w:highlight w:val="cyan"/>
        </w:rPr>
        <w:t>NCHChieu</w:t>
      </w:r>
      <w:r w:rsidRPr="00B52554">
        <w:rPr>
          <w:rFonts w:ascii="Courier New" w:hAnsi="Courier New" w:cs="Courier New"/>
          <w:i/>
          <w:sz w:val="20"/>
          <w:szCs w:val="20"/>
          <w:highlight w:val="cyan"/>
        </w:rPr>
        <w:t>&gt;Ngày cấp hộ chiếu người mua&lt;/</w:t>
      </w:r>
      <w:r w:rsidRPr="00B52554">
        <w:rPr>
          <w:rFonts w:ascii="Courier New" w:hAnsi="Courier New" w:cs="Courier New"/>
          <w:i/>
          <w:color w:val="C00000"/>
          <w:sz w:val="20"/>
          <w:szCs w:val="20"/>
          <w:highlight w:val="cyan"/>
        </w:rPr>
        <w:t>NCHChieu</w:t>
      </w:r>
      <w:r w:rsidRPr="00B52554">
        <w:rPr>
          <w:rFonts w:ascii="Courier New" w:hAnsi="Courier New" w:cs="Courier New"/>
          <w:i/>
          <w:sz w:val="20"/>
          <w:szCs w:val="20"/>
          <w:highlight w:val="cyan"/>
        </w:rPr>
        <w:t>&gt;</w:t>
      </w:r>
    </w:p>
    <w:p w14:paraId="709789D5" w14:textId="77777777" w:rsidR="009F70DB" w:rsidRPr="00B52554" w:rsidRDefault="009F70DB" w:rsidP="009F70DB">
      <w:pPr>
        <w:shd w:val="clear" w:color="auto" w:fill="FFFFFF"/>
        <w:rPr>
          <w:rFonts w:ascii="Courier New" w:hAnsi="Courier New" w:cs="Courier New"/>
          <w:i/>
          <w:sz w:val="20"/>
          <w:szCs w:val="20"/>
          <w:highlight w:val="cyan"/>
        </w:rPr>
      </w:pP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t>&lt;</w:t>
      </w:r>
      <w:r w:rsidRPr="00B52554">
        <w:rPr>
          <w:rFonts w:ascii="Courier New" w:hAnsi="Courier New" w:cs="Courier New"/>
          <w:i/>
          <w:color w:val="C00000"/>
          <w:sz w:val="20"/>
          <w:szCs w:val="20"/>
          <w:highlight w:val="cyan"/>
        </w:rPr>
        <w:t>NHHHChieu</w:t>
      </w:r>
      <w:r w:rsidRPr="00B52554">
        <w:rPr>
          <w:rFonts w:ascii="Courier New" w:hAnsi="Courier New" w:cs="Courier New"/>
          <w:i/>
          <w:sz w:val="20"/>
          <w:szCs w:val="20"/>
          <w:highlight w:val="cyan"/>
        </w:rPr>
        <w:t>&gt;Ngày hết hạn hộ chiếu người mua&lt;/</w:t>
      </w:r>
      <w:r w:rsidRPr="00B52554">
        <w:rPr>
          <w:rFonts w:ascii="Courier New" w:hAnsi="Courier New" w:cs="Courier New"/>
          <w:i/>
          <w:color w:val="C00000"/>
          <w:sz w:val="20"/>
          <w:szCs w:val="20"/>
          <w:highlight w:val="cyan"/>
        </w:rPr>
        <w:t>NHHHChieu</w:t>
      </w:r>
      <w:r w:rsidRPr="00B52554">
        <w:rPr>
          <w:rFonts w:ascii="Courier New" w:hAnsi="Courier New" w:cs="Courier New"/>
          <w:i/>
          <w:sz w:val="20"/>
          <w:szCs w:val="20"/>
          <w:highlight w:val="cyan"/>
        </w:rPr>
        <w:t>&gt;</w:t>
      </w:r>
    </w:p>
    <w:p w14:paraId="008FA007" w14:textId="775598AD" w:rsidR="009F70DB" w:rsidRDefault="009F70DB" w:rsidP="009F70DB">
      <w:pPr>
        <w:shd w:val="clear" w:color="auto" w:fill="FFFFFF"/>
        <w:rPr>
          <w:rFonts w:ascii="Courier New" w:hAnsi="Courier New" w:cs="Courier New"/>
          <w:i/>
          <w:sz w:val="20"/>
          <w:szCs w:val="20"/>
        </w:rPr>
      </w:pP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r>
      <w:r w:rsidRPr="00B52554">
        <w:rPr>
          <w:rFonts w:ascii="Courier New" w:hAnsi="Courier New" w:cs="Courier New"/>
          <w:i/>
          <w:sz w:val="20"/>
          <w:szCs w:val="20"/>
          <w:highlight w:val="cyan"/>
        </w:rPr>
        <w:tab/>
        <w:t>&lt;</w:t>
      </w:r>
      <w:r w:rsidR="006B5253" w:rsidRPr="00B52554">
        <w:rPr>
          <w:rFonts w:ascii="Courier New" w:hAnsi="Courier New" w:cs="Courier New"/>
          <w:i/>
          <w:color w:val="C00000"/>
          <w:sz w:val="20"/>
          <w:szCs w:val="20"/>
          <w:highlight w:val="cyan"/>
        </w:rPr>
        <w:t>QTich</w:t>
      </w:r>
      <w:r w:rsidRPr="00B52554">
        <w:rPr>
          <w:rFonts w:ascii="Courier New" w:hAnsi="Courier New" w:cs="Courier New"/>
          <w:i/>
          <w:sz w:val="20"/>
          <w:szCs w:val="20"/>
          <w:highlight w:val="cyan"/>
        </w:rPr>
        <w:t>&gt;Quốc tịch người mua&lt;/</w:t>
      </w:r>
      <w:r w:rsidR="006B5253" w:rsidRPr="00B52554">
        <w:rPr>
          <w:rFonts w:ascii="Courier New" w:hAnsi="Courier New" w:cs="Courier New"/>
          <w:i/>
          <w:color w:val="C00000"/>
          <w:sz w:val="20"/>
          <w:szCs w:val="20"/>
          <w:highlight w:val="cyan"/>
        </w:rPr>
        <w:t>QTich</w:t>
      </w:r>
      <w:r w:rsidRPr="00B52554">
        <w:rPr>
          <w:rFonts w:ascii="Courier New" w:hAnsi="Courier New" w:cs="Courier New"/>
          <w:i/>
          <w:sz w:val="20"/>
          <w:szCs w:val="20"/>
          <w:highlight w:val="cyan"/>
        </w:rPr>
        <w:t>&gt;</w:t>
      </w:r>
    </w:p>
    <w:p w14:paraId="39BED585" w14:textId="77777777" w:rsidR="00947ED7" w:rsidRDefault="00747DD3" w:rsidP="00947ED7">
      <w:pPr>
        <w:pStyle w:val="NormalWeb"/>
        <w:spacing w:before="0" w:beforeAutospacing="0" w:after="0" w:afterAutospacing="0"/>
        <w:ind w:left="1440" w:firstLine="720"/>
        <w:rPr>
          <w:rFonts w:ascii="Courier New" w:hAnsi="Courier New" w:cs="Courier New"/>
          <w:i/>
          <w:sz w:val="20"/>
          <w:szCs w:val="20"/>
          <w:highlight w:val="cyan"/>
        </w:rPr>
      </w:pPr>
      <w:r w:rsidRPr="00747DD3">
        <w:rPr>
          <w:rFonts w:ascii="Courier New" w:hAnsi="Courier New" w:cs="Courier New"/>
          <w:i/>
          <w:sz w:val="20"/>
          <w:szCs w:val="20"/>
          <w:highlight w:val="cyan"/>
        </w:rPr>
        <w:t>&lt;</w:t>
      </w:r>
      <w:r w:rsidRPr="00747DD3">
        <w:rPr>
          <w:rFonts w:ascii="Courier New" w:hAnsi="Courier New" w:cs="Courier New"/>
          <w:i/>
          <w:color w:val="C00000"/>
          <w:sz w:val="20"/>
          <w:szCs w:val="20"/>
          <w:highlight w:val="cyan"/>
        </w:rPr>
        <w:t>TgTPhiSThue</w:t>
      </w:r>
      <w:r w:rsidRPr="00747DD3">
        <w:rPr>
          <w:rFonts w:ascii="Courier New" w:hAnsi="Courier New" w:cs="Courier New"/>
          <w:i/>
          <w:sz w:val="20"/>
          <w:szCs w:val="20"/>
          <w:highlight w:val="cyan"/>
        </w:rPr>
        <w:t>&gt;Tổng tiền phí &lt;</w:t>
      </w:r>
      <w:r w:rsidRPr="00747DD3">
        <w:rPr>
          <w:rFonts w:ascii="Courier New" w:hAnsi="Courier New" w:cs="Courier New"/>
          <w:i/>
          <w:color w:val="C00000"/>
          <w:sz w:val="20"/>
          <w:szCs w:val="20"/>
          <w:highlight w:val="cyan"/>
        </w:rPr>
        <w:t>/TgTPhiSThue</w:t>
      </w:r>
      <w:r w:rsidRPr="00747DD3">
        <w:rPr>
          <w:rFonts w:ascii="Courier New" w:hAnsi="Courier New" w:cs="Courier New"/>
          <w:i/>
          <w:sz w:val="20"/>
          <w:szCs w:val="20"/>
          <w:highlight w:val="cyan"/>
        </w:rPr>
        <w:t>&gt;</w:t>
      </w:r>
    </w:p>
    <w:p w14:paraId="388FA5D0" w14:textId="32747BD1" w:rsidR="00947ED7" w:rsidRPr="00947ED7" w:rsidRDefault="00947ED7" w:rsidP="00947ED7">
      <w:pPr>
        <w:pStyle w:val="NormalWeb"/>
        <w:spacing w:before="0" w:beforeAutospacing="0" w:after="0" w:afterAutospacing="0"/>
        <w:ind w:left="1440" w:firstLine="720"/>
        <w:rPr>
          <w:rFonts w:ascii="Courier New" w:hAnsi="Courier New" w:cs="Courier New"/>
          <w:i/>
          <w:sz w:val="20"/>
          <w:szCs w:val="20"/>
          <w:highlight w:val="cyan"/>
        </w:rPr>
      </w:pPr>
      <w:r w:rsidRPr="00947ED7">
        <w:rPr>
          <w:rFonts w:ascii="Courier New" w:hAnsi="Courier New" w:cs="Courier New"/>
          <w:i/>
          <w:sz w:val="20"/>
          <w:szCs w:val="20"/>
          <w:highlight w:val="cyan"/>
        </w:rPr>
        <w:t>&lt;</w:t>
      </w:r>
      <w:r w:rsidRPr="00947ED7">
        <w:rPr>
          <w:rFonts w:ascii="Courier New" w:hAnsi="Courier New" w:cs="Courier New"/>
          <w:i/>
          <w:color w:val="FF0000"/>
          <w:sz w:val="20"/>
          <w:szCs w:val="20"/>
          <w:highlight w:val="cyan"/>
        </w:rPr>
        <w:t>TCHDon</w:t>
      </w:r>
      <w:r w:rsidRPr="00947ED7">
        <w:rPr>
          <w:rFonts w:ascii="Courier New" w:hAnsi="Courier New" w:cs="Courier New"/>
          <w:i/>
          <w:sz w:val="20"/>
          <w:szCs w:val="20"/>
          <w:highlight w:val="cyan"/>
        </w:rPr>
        <w:t>&gt;Tính chất hóa đơn: Nhận giá trị = 5 đối với hóa đơn chiết khấu thương mại&lt;/</w:t>
      </w:r>
      <w:r w:rsidRPr="00947ED7">
        <w:rPr>
          <w:rFonts w:ascii="Courier New" w:hAnsi="Courier New" w:cs="Courier New"/>
          <w:i/>
          <w:color w:val="FF0000"/>
          <w:sz w:val="20"/>
          <w:szCs w:val="20"/>
          <w:highlight w:val="cyan"/>
        </w:rPr>
        <w:t>TCHDon</w:t>
      </w:r>
      <w:r w:rsidRPr="00947ED7">
        <w:rPr>
          <w:rFonts w:ascii="Courier New" w:hAnsi="Courier New" w:cs="Courier New"/>
          <w:i/>
          <w:sz w:val="20"/>
          <w:szCs w:val="20"/>
          <w:highlight w:val="cyan"/>
        </w:rPr>
        <w:t>&gt;</w:t>
      </w:r>
    </w:p>
    <w:p w14:paraId="79D8ECE2" w14:textId="77777777" w:rsidR="00947ED7" w:rsidRPr="00947ED7" w:rsidRDefault="00947ED7" w:rsidP="00947ED7">
      <w:pPr>
        <w:pStyle w:val="NormalWeb"/>
        <w:ind w:left="1440" w:firstLine="720"/>
        <w:rPr>
          <w:rFonts w:ascii="Courier New" w:hAnsi="Courier New" w:cs="Courier New"/>
          <w:i/>
          <w:sz w:val="20"/>
          <w:szCs w:val="20"/>
          <w:highlight w:val="cyan"/>
        </w:rPr>
      </w:pPr>
      <w:r w:rsidRPr="00947ED7">
        <w:rPr>
          <w:rFonts w:ascii="Courier New" w:hAnsi="Courier New" w:cs="Courier New"/>
          <w:i/>
          <w:sz w:val="20"/>
          <w:szCs w:val="20"/>
          <w:highlight w:val="cyan"/>
        </w:rPr>
        <w:t>&lt;</w:t>
      </w:r>
      <w:r w:rsidRPr="00947ED7">
        <w:rPr>
          <w:rFonts w:ascii="Courier New" w:hAnsi="Courier New" w:cs="Courier New"/>
          <w:i/>
          <w:color w:val="FF0000"/>
          <w:sz w:val="20"/>
          <w:szCs w:val="20"/>
          <w:highlight w:val="cyan"/>
        </w:rPr>
        <w:t>GiamThueGTGT</w:t>
      </w:r>
      <w:r w:rsidRPr="00947ED7">
        <w:rPr>
          <w:rFonts w:ascii="Courier New" w:hAnsi="Courier New" w:cs="Courier New"/>
          <w:i/>
          <w:sz w:val="20"/>
          <w:szCs w:val="20"/>
          <w:highlight w:val="cyan"/>
        </w:rPr>
        <w:t>&gt; Giảm thuế GTGT(Chỉ sử dụng cho hóa đơn bán hàng giảm thuế theo NQ của Quốc hội. Nhận giá trị 1/0)&lt;/</w:t>
      </w:r>
      <w:r w:rsidRPr="00947ED7">
        <w:rPr>
          <w:rFonts w:ascii="Courier New" w:hAnsi="Courier New" w:cs="Courier New"/>
          <w:i/>
          <w:color w:val="FF0000"/>
          <w:sz w:val="20"/>
          <w:szCs w:val="20"/>
          <w:highlight w:val="cyan"/>
        </w:rPr>
        <w:t>GiamThueGTGT</w:t>
      </w:r>
      <w:r w:rsidRPr="00947ED7">
        <w:rPr>
          <w:rFonts w:ascii="Courier New" w:hAnsi="Courier New" w:cs="Courier New"/>
          <w:i/>
          <w:sz w:val="20"/>
          <w:szCs w:val="20"/>
          <w:highlight w:val="cyan"/>
        </w:rPr>
        <w:t>&gt;</w:t>
      </w:r>
    </w:p>
    <w:p w14:paraId="12048F84" w14:textId="77777777" w:rsidR="00947ED7" w:rsidRPr="00947ED7" w:rsidRDefault="00947ED7" w:rsidP="00947ED7">
      <w:pPr>
        <w:pStyle w:val="NormalWeb"/>
        <w:ind w:left="1440" w:firstLine="720"/>
        <w:rPr>
          <w:rFonts w:ascii="Courier New" w:hAnsi="Courier New" w:cs="Courier New"/>
          <w:i/>
          <w:sz w:val="20"/>
          <w:szCs w:val="20"/>
          <w:highlight w:val="cyan"/>
        </w:rPr>
      </w:pPr>
      <w:r w:rsidRPr="00947ED7">
        <w:rPr>
          <w:rFonts w:ascii="Courier New" w:hAnsi="Courier New" w:cs="Courier New"/>
          <w:i/>
          <w:sz w:val="20"/>
          <w:szCs w:val="20"/>
          <w:highlight w:val="cyan"/>
        </w:rPr>
        <w:t>&lt;</w:t>
      </w:r>
      <w:r w:rsidRPr="00947ED7">
        <w:rPr>
          <w:rFonts w:ascii="Courier New" w:hAnsi="Courier New" w:cs="Courier New"/>
          <w:i/>
          <w:color w:val="FF0000"/>
          <w:sz w:val="20"/>
          <w:szCs w:val="20"/>
          <w:highlight w:val="cyan"/>
        </w:rPr>
        <w:t>SBKe</w:t>
      </w:r>
      <w:r w:rsidRPr="00947ED7">
        <w:rPr>
          <w:rFonts w:ascii="Courier New" w:hAnsi="Courier New" w:cs="Courier New"/>
          <w:i/>
          <w:sz w:val="20"/>
          <w:szCs w:val="20"/>
          <w:highlight w:val="cyan"/>
        </w:rPr>
        <w:t>&gt;Số bảng kê(Bắt buộc đối với TCHDon = 5)&lt;/</w:t>
      </w:r>
      <w:r w:rsidRPr="00947ED7">
        <w:rPr>
          <w:rFonts w:ascii="Courier New" w:hAnsi="Courier New" w:cs="Courier New"/>
          <w:i/>
          <w:color w:val="FF0000"/>
          <w:sz w:val="20"/>
          <w:szCs w:val="20"/>
          <w:highlight w:val="cyan"/>
        </w:rPr>
        <w:t>SBKe</w:t>
      </w:r>
      <w:r w:rsidRPr="00947ED7">
        <w:rPr>
          <w:rFonts w:ascii="Courier New" w:hAnsi="Courier New" w:cs="Courier New"/>
          <w:i/>
          <w:sz w:val="20"/>
          <w:szCs w:val="20"/>
          <w:highlight w:val="cyan"/>
        </w:rPr>
        <w:t>&gt;</w:t>
      </w:r>
    </w:p>
    <w:p w14:paraId="46B17848" w14:textId="540286B4" w:rsidR="00947ED7" w:rsidRPr="00947ED7" w:rsidRDefault="00947ED7" w:rsidP="00947ED7">
      <w:pPr>
        <w:pStyle w:val="NormalWeb"/>
        <w:spacing w:before="0" w:beforeAutospacing="0" w:after="0" w:afterAutospacing="0"/>
        <w:ind w:left="1440" w:firstLine="720"/>
        <w:rPr>
          <w:rFonts w:ascii="Courier New" w:hAnsi="Courier New" w:cs="Courier New"/>
          <w:i/>
          <w:sz w:val="20"/>
          <w:szCs w:val="20"/>
          <w:highlight w:val="cyan"/>
        </w:rPr>
      </w:pPr>
      <w:r w:rsidRPr="00947ED7">
        <w:rPr>
          <w:rFonts w:ascii="Courier New" w:hAnsi="Courier New" w:cs="Courier New"/>
          <w:i/>
          <w:sz w:val="20"/>
          <w:szCs w:val="20"/>
          <w:highlight w:val="cyan"/>
        </w:rPr>
        <w:t>&lt;</w:t>
      </w:r>
      <w:r w:rsidRPr="00947ED7">
        <w:rPr>
          <w:rFonts w:ascii="Courier New" w:hAnsi="Courier New" w:cs="Courier New"/>
          <w:i/>
          <w:color w:val="FF0000"/>
          <w:sz w:val="20"/>
          <w:szCs w:val="20"/>
          <w:highlight w:val="cyan"/>
        </w:rPr>
        <w:t>NBKe</w:t>
      </w:r>
      <w:r w:rsidRPr="00947ED7">
        <w:rPr>
          <w:rFonts w:ascii="Courier New" w:hAnsi="Courier New" w:cs="Courier New"/>
          <w:i/>
          <w:sz w:val="20"/>
          <w:szCs w:val="20"/>
          <w:highlight w:val="cyan"/>
        </w:rPr>
        <w:t>&gt;Ngày bảng kê(Bắt buộc đối với TCHDon = 5)&lt;/</w:t>
      </w:r>
      <w:r w:rsidRPr="00947ED7">
        <w:rPr>
          <w:rFonts w:ascii="Courier New" w:hAnsi="Courier New" w:cs="Courier New"/>
          <w:i/>
          <w:color w:val="FF0000"/>
          <w:sz w:val="20"/>
          <w:szCs w:val="20"/>
          <w:highlight w:val="cyan"/>
        </w:rPr>
        <w:t>NBKe</w:t>
      </w:r>
      <w:r w:rsidRPr="00947ED7">
        <w:rPr>
          <w:rFonts w:ascii="Courier New" w:hAnsi="Courier New" w:cs="Courier New"/>
          <w:i/>
          <w:sz w:val="20"/>
          <w:szCs w:val="20"/>
          <w:highlight w:val="cyan"/>
        </w:rPr>
        <w:t>&gt;</w:t>
      </w:r>
    </w:p>
    <w:p w14:paraId="29CF2F04" w14:textId="77777777" w:rsidR="00747DD3" w:rsidRPr="00E76EB4" w:rsidRDefault="00747DD3" w:rsidP="009F70DB">
      <w:pPr>
        <w:shd w:val="clear" w:color="auto" w:fill="FFFFFF"/>
        <w:rPr>
          <w:rFonts w:ascii="Courier New" w:hAnsi="Courier New" w:cs="Courier New"/>
          <w:i/>
          <w:sz w:val="20"/>
          <w:szCs w:val="20"/>
        </w:rPr>
      </w:pPr>
    </w:p>
    <w:p w14:paraId="20FAD289"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r>
      <w:r w:rsidRPr="00E76EB4">
        <w:rPr>
          <w:rFonts w:ascii="Courier New" w:hAnsi="Courier New" w:cs="Courier New"/>
          <w:i/>
          <w:sz w:val="20"/>
          <w:szCs w:val="20"/>
        </w:rPr>
        <w:tab/>
        <w:t>&lt;/</w:t>
      </w:r>
      <w:r w:rsidRPr="00D00319">
        <w:rPr>
          <w:rFonts w:ascii="Courier New" w:hAnsi="Courier New" w:cs="Courier New"/>
          <w:i/>
          <w:color w:val="C00000"/>
          <w:sz w:val="20"/>
          <w:szCs w:val="20"/>
        </w:rPr>
        <w:t>Invoice</w:t>
      </w:r>
      <w:r w:rsidRPr="00E76EB4">
        <w:rPr>
          <w:rFonts w:ascii="Courier New" w:hAnsi="Courier New" w:cs="Courier New"/>
          <w:i/>
          <w:sz w:val="20"/>
          <w:szCs w:val="20"/>
        </w:rPr>
        <w:t>&gt;</w:t>
      </w:r>
    </w:p>
    <w:p w14:paraId="516B88C4" w14:textId="77777777" w:rsidR="009F70DB"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ab/>
        <w:t>&lt;/</w:t>
      </w:r>
      <w:r w:rsidRPr="00D00319">
        <w:rPr>
          <w:rFonts w:ascii="Courier New" w:hAnsi="Courier New" w:cs="Courier New"/>
          <w:i/>
          <w:color w:val="C00000"/>
          <w:sz w:val="20"/>
          <w:szCs w:val="20"/>
        </w:rPr>
        <w:t>Inv</w:t>
      </w:r>
      <w:r w:rsidRPr="00E76EB4">
        <w:rPr>
          <w:rFonts w:ascii="Courier New" w:hAnsi="Courier New" w:cs="Courier New"/>
          <w:i/>
          <w:sz w:val="20"/>
          <w:szCs w:val="20"/>
        </w:rPr>
        <w:t>&gt;</w:t>
      </w:r>
    </w:p>
    <w:p w14:paraId="46F5EBB4" w14:textId="256AB8FC" w:rsidR="00EC7DF1" w:rsidRPr="00E76EB4" w:rsidRDefault="009F70DB" w:rsidP="009F70DB">
      <w:pPr>
        <w:shd w:val="clear" w:color="auto" w:fill="FFFFFF"/>
        <w:rPr>
          <w:rFonts w:ascii="Courier New" w:hAnsi="Courier New" w:cs="Courier New"/>
          <w:i/>
          <w:sz w:val="20"/>
          <w:szCs w:val="20"/>
        </w:rPr>
      </w:pPr>
      <w:r w:rsidRPr="00E76EB4">
        <w:rPr>
          <w:rFonts w:ascii="Courier New" w:hAnsi="Courier New" w:cs="Courier New"/>
          <w:i/>
          <w:sz w:val="20"/>
          <w:szCs w:val="20"/>
        </w:rPr>
        <w:t>&lt;/</w:t>
      </w:r>
      <w:r w:rsidRPr="00D00319">
        <w:rPr>
          <w:rFonts w:ascii="Courier New" w:hAnsi="Courier New" w:cs="Courier New"/>
          <w:i/>
          <w:color w:val="C00000"/>
          <w:sz w:val="20"/>
          <w:szCs w:val="20"/>
        </w:rPr>
        <w:t>Invoices</w:t>
      </w:r>
      <w:r w:rsidRPr="00E76EB4">
        <w:rPr>
          <w:rFonts w:ascii="Courier New" w:hAnsi="Courier New" w:cs="Courier New"/>
          <w:i/>
          <w:sz w:val="20"/>
          <w:szCs w:val="20"/>
        </w:rPr>
        <w:t>&gt;</w:t>
      </w:r>
    </w:p>
    <w:p w14:paraId="63603B25" w14:textId="3B1DB933" w:rsidR="00EC7DF1" w:rsidRDefault="00EC7DF1" w:rsidP="009D1437">
      <w:pPr>
        <w:shd w:val="clear" w:color="auto" w:fill="FFFFFF"/>
        <w:rPr>
          <w:rFonts w:ascii="Courier New" w:hAnsi="Courier New" w:cs="Courier New"/>
          <w:color w:val="0000FF"/>
          <w:sz w:val="20"/>
          <w:szCs w:val="20"/>
        </w:rPr>
      </w:pPr>
      <w:r>
        <w:rPr>
          <w:rFonts w:ascii="Courier New" w:hAnsi="Courier New" w:cs="Courier New"/>
          <w:b/>
          <w:bCs/>
          <w:color w:val="000000"/>
          <w:sz w:val="20"/>
          <w:szCs w:val="20"/>
        </w:rPr>
        <w:t>Q</w:t>
      </w:r>
      <w:r w:rsidRPr="005E2DBA">
        <w:rPr>
          <w:rFonts w:ascii="Courier New" w:hAnsi="Courier New" w:cs="Courier New"/>
          <w:b/>
          <w:bCs/>
          <w:color w:val="000000"/>
          <w:sz w:val="20"/>
          <w:szCs w:val="20"/>
        </w:rPr>
        <w:t>uy tắc</w:t>
      </w:r>
      <w:r>
        <w:rPr>
          <w:rFonts w:ascii="Courier New" w:hAnsi="Courier New" w:cs="Courier New"/>
          <w:b/>
          <w:bCs/>
          <w:color w:val="000000"/>
          <w:sz w:val="20"/>
          <w:szCs w:val="20"/>
        </w:rPr>
        <w:t xml:space="preserve"> sinh mã cơ quan thuế: </w:t>
      </w:r>
    </w:p>
    <w:p w14:paraId="315FDFA9" w14:textId="77777777" w:rsidR="009D1437" w:rsidRDefault="009D1437" w:rsidP="009D1437">
      <w:pPr>
        <w:shd w:val="clear" w:color="auto" w:fill="FFFFFF"/>
        <w:rPr>
          <w:rFonts w:ascii="Courier New" w:hAnsi="Courier New" w:cs="Courier New"/>
          <w:color w:val="0000FF"/>
          <w:sz w:val="20"/>
          <w:szCs w:val="20"/>
        </w:rPr>
      </w:pPr>
    </w:p>
    <w:p w14:paraId="0F453D00" w14:textId="77777777" w:rsidR="00EC7DF1" w:rsidRPr="00B0025A" w:rsidRDefault="00EC7DF1" w:rsidP="00EC7DF1">
      <w:pPr>
        <w:spacing w:before="120"/>
        <w:rPr>
          <w:rFonts w:ascii="Arial" w:hAnsi="Arial" w:cs="Arial"/>
          <w:sz w:val="20"/>
        </w:rPr>
      </w:pPr>
      <w:r w:rsidRPr="00B0025A">
        <w:rPr>
          <w:rFonts w:ascii="Arial" w:hAnsi="Arial" w:cs="Arial"/>
          <w:sz w:val="20"/>
        </w:rPr>
        <w:t>- Mã của cơ quan thuế trên hóa đơn điện tử là một chuỗi 34 ký tự do hệ thống của cơ quan thuế hoặc hệ thống của đơn vị do cơ quan thuế ủy quyền tạo ra duy nhất cho từng hóa đơn điện tử.</w:t>
      </w:r>
    </w:p>
    <w:p w14:paraId="6E41E70A" w14:textId="77777777" w:rsidR="00EC7DF1" w:rsidRPr="00B0025A" w:rsidRDefault="00EC7DF1" w:rsidP="00EC7DF1">
      <w:pPr>
        <w:spacing w:before="120"/>
        <w:rPr>
          <w:rFonts w:ascii="Arial" w:hAnsi="Arial" w:cs="Arial"/>
          <w:sz w:val="20"/>
        </w:rPr>
      </w:pPr>
      <w:r w:rsidRPr="00B0025A">
        <w:rPr>
          <w:rFonts w:ascii="Arial" w:hAnsi="Arial" w:cs="Arial"/>
          <w:sz w:val="20"/>
        </w:rPr>
        <w:t>- Mã của cơ quan thuế trên hóa đơn điện tử khởi tạo từ máy tính tiền là dải ký tự bao gồm 23 ký tự có cấu trúc như sau:</w:t>
      </w:r>
    </w:p>
    <w:p w14:paraId="714953C1" w14:textId="77777777" w:rsidR="00EC7DF1" w:rsidRPr="00B0025A" w:rsidRDefault="00EC7DF1" w:rsidP="00EC7DF1">
      <w:pPr>
        <w:spacing w:before="120"/>
        <w:jc w:val="center"/>
        <w:rPr>
          <w:rFonts w:ascii="Arial" w:hAnsi="Arial" w:cs="Arial"/>
          <w:sz w:val="20"/>
        </w:rPr>
      </w:pPr>
      <w:r w:rsidRPr="00B0025A">
        <w:rPr>
          <w:rFonts w:ascii="Arial" w:hAnsi="Arial" w:cs="Arial"/>
          <w:sz w:val="20"/>
        </w:rPr>
        <w:t>C</w:t>
      </w:r>
      <w:r w:rsidRPr="00B0025A">
        <w:rPr>
          <w:rFonts w:ascii="Arial" w:hAnsi="Arial" w:cs="Arial"/>
          <w:sz w:val="20"/>
          <w:vertAlign w:val="subscript"/>
        </w:rPr>
        <w:t>1</w:t>
      </w:r>
      <w:r w:rsidRPr="00B0025A">
        <w:rPr>
          <w:rFonts w:ascii="Arial" w:hAnsi="Arial" w:cs="Arial"/>
          <w:sz w:val="20"/>
        </w:rPr>
        <w:t>C</w:t>
      </w:r>
      <w:r w:rsidRPr="00B0025A">
        <w:rPr>
          <w:rFonts w:ascii="Arial" w:hAnsi="Arial" w:cs="Arial"/>
          <w:sz w:val="20"/>
          <w:vertAlign w:val="subscript"/>
        </w:rPr>
        <w:t>2</w:t>
      </w:r>
      <w:r w:rsidRPr="00B0025A">
        <w:rPr>
          <w:rFonts w:ascii="Arial" w:hAnsi="Arial" w:cs="Arial"/>
          <w:sz w:val="20"/>
        </w:rPr>
        <w:t>C</w:t>
      </w:r>
      <w:r w:rsidRPr="00B0025A">
        <w:rPr>
          <w:rFonts w:ascii="Arial" w:hAnsi="Arial" w:cs="Arial"/>
          <w:sz w:val="20"/>
          <w:vertAlign w:val="subscript"/>
        </w:rPr>
        <w:t>3</w:t>
      </w:r>
      <w:r w:rsidRPr="00B0025A">
        <w:rPr>
          <w:rFonts w:ascii="Arial" w:hAnsi="Arial" w:cs="Arial"/>
          <w:sz w:val="20"/>
        </w:rPr>
        <w:t>C</w:t>
      </w:r>
      <w:r w:rsidRPr="00B0025A">
        <w:rPr>
          <w:rFonts w:ascii="Arial" w:hAnsi="Arial" w:cs="Arial"/>
          <w:sz w:val="20"/>
          <w:vertAlign w:val="subscript"/>
        </w:rPr>
        <w:t>4</w:t>
      </w:r>
      <w:r w:rsidRPr="00B0025A">
        <w:rPr>
          <w:rFonts w:ascii="Arial" w:hAnsi="Arial" w:cs="Arial"/>
          <w:sz w:val="20"/>
        </w:rPr>
        <w:t>C</w:t>
      </w:r>
      <w:r w:rsidRPr="00B0025A">
        <w:rPr>
          <w:rFonts w:ascii="Arial" w:hAnsi="Arial" w:cs="Arial"/>
          <w:sz w:val="20"/>
          <w:vertAlign w:val="subscript"/>
        </w:rPr>
        <w:t>5</w:t>
      </w:r>
      <w:r w:rsidRPr="00B0025A">
        <w:rPr>
          <w:rFonts w:ascii="Arial" w:hAnsi="Arial" w:cs="Arial"/>
          <w:sz w:val="20"/>
        </w:rPr>
        <w:t>C</w:t>
      </w:r>
      <w:r w:rsidRPr="00B0025A">
        <w:rPr>
          <w:rFonts w:ascii="Arial" w:hAnsi="Arial" w:cs="Arial"/>
          <w:sz w:val="20"/>
          <w:vertAlign w:val="subscript"/>
        </w:rPr>
        <w:t>6</w:t>
      </w:r>
      <w:r w:rsidRPr="00B0025A">
        <w:rPr>
          <w:rFonts w:ascii="Arial" w:hAnsi="Arial" w:cs="Arial"/>
          <w:sz w:val="20"/>
        </w:rPr>
        <w:t>C</w:t>
      </w:r>
      <w:r w:rsidRPr="00B0025A">
        <w:rPr>
          <w:rFonts w:ascii="Arial" w:hAnsi="Arial" w:cs="Arial"/>
          <w:sz w:val="20"/>
          <w:vertAlign w:val="subscript"/>
        </w:rPr>
        <w:t>7</w:t>
      </w:r>
      <w:r w:rsidRPr="00B0025A">
        <w:rPr>
          <w:rFonts w:ascii="Arial" w:hAnsi="Arial" w:cs="Arial"/>
          <w:sz w:val="20"/>
        </w:rPr>
        <w:t>C</w:t>
      </w:r>
      <w:r w:rsidRPr="00B0025A">
        <w:rPr>
          <w:rFonts w:ascii="Arial" w:hAnsi="Arial" w:cs="Arial"/>
          <w:sz w:val="20"/>
          <w:vertAlign w:val="subscript"/>
        </w:rPr>
        <w:t>8</w:t>
      </w:r>
      <w:r w:rsidRPr="00B0025A">
        <w:rPr>
          <w:rFonts w:ascii="Arial" w:hAnsi="Arial" w:cs="Arial"/>
          <w:sz w:val="20"/>
        </w:rPr>
        <w:t>C</w:t>
      </w:r>
      <w:r w:rsidRPr="00B0025A">
        <w:rPr>
          <w:rFonts w:ascii="Arial" w:hAnsi="Arial" w:cs="Arial"/>
          <w:sz w:val="20"/>
          <w:vertAlign w:val="subscript"/>
        </w:rPr>
        <w:t>9</w:t>
      </w:r>
      <w:r w:rsidRPr="00B0025A">
        <w:rPr>
          <w:rFonts w:ascii="Arial" w:hAnsi="Arial" w:cs="Arial"/>
          <w:sz w:val="20"/>
        </w:rPr>
        <w:t>C</w:t>
      </w:r>
      <w:r w:rsidRPr="00B0025A">
        <w:rPr>
          <w:rFonts w:ascii="Arial" w:hAnsi="Arial" w:cs="Arial"/>
          <w:sz w:val="20"/>
          <w:vertAlign w:val="subscript"/>
        </w:rPr>
        <w:t>10</w:t>
      </w:r>
      <w:r w:rsidRPr="00B0025A">
        <w:rPr>
          <w:rFonts w:ascii="Arial" w:hAnsi="Arial" w:cs="Arial"/>
          <w:sz w:val="20"/>
        </w:rPr>
        <w:t>C</w:t>
      </w:r>
      <w:r w:rsidRPr="00B0025A">
        <w:rPr>
          <w:rFonts w:ascii="Arial" w:hAnsi="Arial" w:cs="Arial"/>
          <w:sz w:val="20"/>
          <w:vertAlign w:val="subscript"/>
        </w:rPr>
        <w:t>11</w:t>
      </w:r>
      <w:r w:rsidRPr="00B0025A">
        <w:rPr>
          <w:rFonts w:ascii="Arial" w:hAnsi="Arial" w:cs="Arial"/>
          <w:sz w:val="20"/>
        </w:rPr>
        <w:t>C</w:t>
      </w:r>
      <w:r w:rsidRPr="00B0025A">
        <w:rPr>
          <w:rFonts w:ascii="Arial" w:hAnsi="Arial" w:cs="Arial"/>
          <w:sz w:val="20"/>
          <w:vertAlign w:val="subscript"/>
        </w:rPr>
        <w:t>12</w:t>
      </w:r>
      <w:r w:rsidRPr="00B0025A">
        <w:rPr>
          <w:rFonts w:ascii="Arial" w:hAnsi="Arial" w:cs="Arial"/>
          <w:sz w:val="20"/>
        </w:rPr>
        <w:t>C</w:t>
      </w:r>
      <w:r w:rsidRPr="00B0025A">
        <w:rPr>
          <w:rFonts w:ascii="Arial" w:hAnsi="Arial" w:cs="Arial"/>
          <w:sz w:val="20"/>
          <w:vertAlign w:val="subscript"/>
        </w:rPr>
        <w:t>13</w:t>
      </w:r>
      <w:r w:rsidRPr="00B0025A">
        <w:rPr>
          <w:rFonts w:ascii="Arial" w:hAnsi="Arial" w:cs="Arial"/>
          <w:sz w:val="20"/>
        </w:rPr>
        <w:t>C</w:t>
      </w:r>
      <w:r w:rsidRPr="00B0025A">
        <w:rPr>
          <w:rFonts w:ascii="Arial" w:hAnsi="Arial" w:cs="Arial"/>
          <w:sz w:val="20"/>
          <w:vertAlign w:val="subscript"/>
        </w:rPr>
        <w:t>14</w:t>
      </w:r>
      <w:r w:rsidRPr="00B0025A">
        <w:rPr>
          <w:rFonts w:ascii="Arial" w:hAnsi="Arial" w:cs="Arial"/>
          <w:sz w:val="20"/>
        </w:rPr>
        <w:t>C</w:t>
      </w:r>
      <w:r w:rsidRPr="00B0025A">
        <w:rPr>
          <w:rFonts w:ascii="Arial" w:hAnsi="Arial" w:cs="Arial"/>
          <w:sz w:val="20"/>
          <w:vertAlign w:val="subscript"/>
        </w:rPr>
        <w:t>15</w:t>
      </w:r>
      <w:r w:rsidRPr="00B0025A">
        <w:rPr>
          <w:rFonts w:ascii="Arial" w:hAnsi="Arial" w:cs="Arial"/>
          <w:sz w:val="20"/>
        </w:rPr>
        <w:t>C</w:t>
      </w:r>
      <w:r w:rsidRPr="00B0025A">
        <w:rPr>
          <w:rFonts w:ascii="Arial" w:hAnsi="Arial" w:cs="Arial"/>
          <w:sz w:val="20"/>
          <w:vertAlign w:val="subscript"/>
        </w:rPr>
        <w:t>16</w:t>
      </w:r>
      <w:r w:rsidRPr="00B0025A">
        <w:rPr>
          <w:rFonts w:ascii="Arial" w:hAnsi="Arial" w:cs="Arial"/>
          <w:sz w:val="20"/>
        </w:rPr>
        <w:t>C</w:t>
      </w:r>
      <w:r w:rsidRPr="00B0025A">
        <w:rPr>
          <w:rFonts w:ascii="Arial" w:hAnsi="Arial" w:cs="Arial"/>
          <w:sz w:val="20"/>
          <w:vertAlign w:val="subscript"/>
        </w:rPr>
        <w:t>17</w:t>
      </w:r>
      <w:r w:rsidRPr="00B0025A">
        <w:rPr>
          <w:rFonts w:ascii="Arial" w:hAnsi="Arial" w:cs="Arial"/>
          <w:sz w:val="20"/>
        </w:rPr>
        <w:t>C</w:t>
      </w:r>
      <w:r w:rsidRPr="00B0025A">
        <w:rPr>
          <w:rFonts w:ascii="Arial" w:hAnsi="Arial" w:cs="Arial"/>
          <w:sz w:val="20"/>
          <w:vertAlign w:val="subscript"/>
        </w:rPr>
        <w:t>18</w:t>
      </w:r>
      <w:r w:rsidRPr="00B0025A">
        <w:rPr>
          <w:rFonts w:ascii="Arial" w:hAnsi="Arial" w:cs="Arial"/>
          <w:sz w:val="20"/>
        </w:rPr>
        <w:t>C</w:t>
      </w:r>
      <w:r w:rsidRPr="00B0025A">
        <w:rPr>
          <w:rFonts w:ascii="Arial" w:hAnsi="Arial" w:cs="Arial"/>
          <w:sz w:val="20"/>
          <w:vertAlign w:val="subscript"/>
        </w:rPr>
        <w:t>19</w:t>
      </w:r>
      <w:r w:rsidRPr="00B0025A">
        <w:rPr>
          <w:rFonts w:ascii="Arial" w:hAnsi="Arial" w:cs="Arial"/>
          <w:sz w:val="20"/>
        </w:rPr>
        <w:t>C</w:t>
      </w:r>
      <w:r w:rsidRPr="00B0025A">
        <w:rPr>
          <w:rFonts w:ascii="Arial" w:hAnsi="Arial" w:cs="Arial"/>
          <w:sz w:val="20"/>
          <w:vertAlign w:val="subscript"/>
        </w:rPr>
        <w:t>20</w:t>
      </w:r>
    </w:p>
    <w:p w14:paraId="251F0D53" w14:textId="77777777" w:rsidR="00EC7DF1" w:rsidRPr="00B0025A" w:rsidRDefault="00EC7DF1" w:rsidP="00EC7DF1">
      <w:pPr>
        <w:spacing w:before="120"/>
        <w:rPr>
          <w:rFonts w:ascii="Arial" w:hAnsi="Arial" w:cs="Arial"/>
          <w:sz w:val="20"/>
        </w:rPr>
      </w:pPr>
      <w:r w:rsidRPr="00B0025A">
        <w:rPr>
          <w:rFonts w:ascii="Arial" w:hAnsi="Arial" w:cs="Arial"/>
          <w:sz w:val="20"/>
        </w:rPr>
        <w:t>Trong đó:</w:t>
      </w:r>
    </w:p>
    <w:p w14:paraId="334EE685" w14:textId="77777777" w:rsidR="00EC7DF1" w:rsidRPr="00B0025A" w:rsidRDefault="00EC7DF1" w:rsidP="00EC7DF1">
      <w:pPr>
        <w:spacing w:before="120"/>
        <w:rPr>
          <w:rFonts w:ascii="Arial" w:hAnsi="Arial" w:cs="Arial"/>
          <w:sz w:val="20"/>
        </w:rPr>
      </w:pPr>
      <w:r w:rsidRPr="00B0025A">
        <w:rPr>
          <w:rFonts w:ascii="Arial" w:hAnsi="Arial" w:cs="Arial"/>
          <w:sz w:val="20"/>
        </w:rPr>
        <w:t>+ Một ký tự đầu C</w:t>
      </w:r>
      <w:r w:rsidRPr="00B0025A">
        <w:rPr>
          <w:rFonts w:ascii="Arial" w:hAnsi="Arial" w:cs="Arial"/>
          <w:sz w:val="20"/>
          <w:vertAlign w:val="subscript"/>
        </w:rPr>
        <w:t>1</w:t>
      </w:r>
      <w:r w:rsidRPr="00B0025A">
        <w:rPr>
          <w:rFonts w:ascii="Arial" w:hAnsi="Arial" w:cs="Arial"/>
          <w:sz w:val="20"/>
        </w:rPr>
        <w:t>: là chữ cái M cố định để thể hiện dấu hiệu nhận biết hóa đơn điện tử được khởi tạo từ máy tính tiền theo quy định tại điểm b khoản 1 Điều 4 Thông tư số 78/2021/TT-BTC.</w:t>
      </w:r>
    </w:p>
    <w:p w14:paraId="74EE4D16" w14:textId="77777777" w:rsidR="00EC7DF1" w:rsidRPr="00B0025A" w:rsidRDefault="00EC7DF1" w:rsidP="00EC7DF1">
      <w:pPr>
        <w:spacing w:before="120"/>
        <w:rPr>
          <w:rFonts w:ascii="Arial" w:hAnsi="Arial" w:cs="Arial"/>
          <w:sz w:val="20"/>
        </w:rPr>
      </w:pPr>
      <w:r w:rsidRPr="00B0025A">
        <w:rPr>
          <w:rFonts w:ascii="Arial" w:hAnsi="Arial" w:cs="Arial"/>
          <w:sz w:val="20"/>
        </w:rPr>
        <w:t>+ Một ký tự C</w:t>
      </w:r>
      <w:r w:rsidRPr="00B0025A">
        <w:rPr>
          <w:rFonts w:ascii="Arial" w:hAnsi="Arial" w:cs="Arial"/>
          <w:sz w:val="20"/>
          <w:vertAlign w:val="subscript"/>
        </w:rPr>
        <w:t>2</w:t>
      </w:r>
      <w:r w:rsidRPr="00B0025A">
        <w:rPr>
          <w:rFonts w:ascii="Arial" w:hAnsi="Arial" w:cs="Arial"/>
          <w:sz w:val="20"/>
        </w:rPr>
        <w:t>: là ký hiệu được gắn cố định để thể hiện loại hóa đơn điện tử từ 1 đến 6 theo quy định tại điểm a khoản 1 Điều 4 Thông tư số 78/2021/TT-BTC.</w:t>
      </w:r>
    </w:p>
    <w:p w14:paraId="75103DD9" w14:textId="77777777" w:rsidR="00EC7DF1" w:rsidRPr="00B0025A" w:rsidRDefault="00EC7DF1" w:rsidP="00EC7DF1">
      <w:pPr>
        <w:spacing w:before="120"/>
        <w:rPr>
          <w:rFonts w:ascii="Arial" w:hAnsi="Arial" w:cs="Arial"/>
          <w:sz w:val="20"/>
        </w:rPr>
      </w:pPr>
      <w:r w:rsidRPr="00B0025A">
        <w:rPr>
          <w:rFonts w:ascii="Arial" w:hAnsi="Arial" w:cs="Arial"/>
          <w:sz w:val="20"/>
        </w:rPr>
        <w:t>+ Hai ký tự C</w:t>
      </w:r>
      <w:r w:rsidRPr="00B0025A">
        <w:rPr>
          <w:rFonts w:ascii="Arial" w:hAnsi="Arial" w:cs="Arial"/>
          <w:sz w:val="20"/>
          <w:vertAlign w:val="subscript"/>
        </w:rPr>
        <w:t>3</w:t>
      </w:r>
      <w:r w:rsidRPr="00B0025A">
        <w:rPr>
          <w:rFonts w:ascii="Arial" w:hAnsi="Arial" w:cs="Arial"/>
          <w:sz w:val="20"/>
        </w:rPr>
        <w:t>C</w:t>
      </w:r>
      <w:r w:rsidRPr="00B0025A">
        <w:rPr>
          <w:rFonts w:ascii="Arial" w:hAnsi="Arial" w:cs="Arial"/>
          <w:sz w:val="20"/>
          <w:vertAlign w:val="subscript"/>
        </w:rPr>
        <w:t>4</w:t>
      </w:r>
      <w:r w:rsidRPr="00B0025A">
        <w:rPr>
          <w:rFonts w:ascii="Arial" w:hAnsi="Arial" w:cs="Arial"/>
          <w:sz w:val="20"/>
        </w:rPr>
        <w:t>: là 02 số cuối của năm phát hành hóa đơn được sinh tự động từ phần mềm bán hàng của NNT.</w:t>
      </w:r>
    </w:p>
    <w:p w14:paraId="0B21AD97" w14:textId="77777777" w:rsidR="00EC7DF1" w:rsidRPr="00B0025A" w:rsidRDefault="00EC7DF1" w:rsidP="00EC7DF1">
      <w:pPr>
        <w:spacing w:before="120"/>
        <w:rPr>
          <w:rFonts w:ascii="Arial" w:hAnsi="Arial" w:cs="Arial"/>
          <w:sz w:val="20"/>
        </w:rPr>
      </w:pPr>
      <w:r w:rsidRPr="00B0025A">
        <w:rPr>
          <w:rFonts w:ascii="Arial" w:hAnsi="Arial" w:cs="Arial"/>
          <w:sz w:val="20"/>
        </w:rPr>
        <w:t>+ Năm ký tự C</w:t>
      </w:r>
      <w:r w:rsidRPr="00B0025A">
        <w:rPr>
          <w:rFonts w:ascii="Arial" w:hAnsi="Arial" w:cs="Arial"/>
          <w:sz w:val="20"/>
          <w:vertAlign w:val="subscript"/>
        </w:rPr>
        <w:t>5</w:t>
      </w:r>
      <w:r w:rsidRPr="00B0025A">
        <w:rPr>
          <w:rFonts w:ascii="Arial" w:hAnsi="Arial" w:cs="Arial"/>
          <w:sz w:val="20"/>
        </w:rPr>
        <w:t>C</w:t>
      </w:r>
      <w:r w:rsidRPr="00B0025A">
        <w:rPr>
          <w:rFonts w:ascii="Arial" w:hAnsi="Arial" w:cs="Arial"/>
          <w:sz w:val="20"/>
          <w:vertAlign w:val="subscript"/>
        </w:rPr>
        <w:t>6</w:t>
      </w:r>
      <w:r w:rsidRPr="00B0025A">
        <w:rPr>
          <w:rFonts w:ascii="Arial" w:hAnsi="Arial" w:cs="Arial"/>
          <w:sz w:val="20"/>
        </w:rPr>
        <w:t>C</w:t>
      </w:r>
      <w:r w:rsidRPr="00B0025A">
        <w:rPr>
          <w:rFonts w:ascii="Arial" w:hAnsi="Arial" w:cs="Arial"/>
          <w:sz w:val="20"/>
          <w:vertAlign w:val="subscript"/>
        </w:rPr>
        <w:t>7</w:t>
      </w:r>
      <w:r w:rsidRPr="00B0025A">
        <w:rPr>
          <w:rFonts w:ascii="Arial" w:hAnsi="Arial" w:cs="Arial"/>
          <w:sz w:val="20"/>
        </w:rPr>
        <w:t>C</w:t>
      </w:r>
      <w:r w:rsidRPr="00B0025A">
        <w:rPr>
          <w:rFonts w:ascii="Arial" w:hAnsi="Arial" w:cs="Arial"/>
          <w:sz w:val="20"/>
          <w:vertAlign w:val="subscript"/>
        </w:rPr>
        <w:t>8</w:t>
      </w:r>
      <w:r w:rsidRPr="00B0025A">
        <w:rPr>
          <w:rFonts w:ascii="Arial" w:hAnsi="Arial" w:cs="Arial"/>
          <w:sz w:val="20"/>
        </w:rPr>
        <w:t>C</w:t>
      </w:r>
      <w:r w:rsidRPr="00B0025A">
        <w:rPr>
          <w:rFonts w:ascii="Arial" w:hAnsi="Arial" w:cs="Arial"/>
          <w:sz w:val="20"/>
          <w:vertAlign w:val="subscript"/>
        </w:rPr>
        <w:t>9</w:t>
      </w:r>
      <w:r w:rsidRPr="00B0025A">
        <w:rPr>
          <w:rFonts w:ascii="Arial" w:hAnsi="Arial" w:cs="Arial"/>
          <w:sz w:val="20"/>
        </w:rPr>
        <w:t>: là một chuỗi 05 ký tự do CQT cấp theo hình thức tự sinh từ hệ thống HĐĐT của CQT đảm bảo tính duy nhất.</w:t>
      </w:r>
    </w:p>
    <w:p w14:paraId="260D21CB" w14:textId="77777777" w:rsidR="00EC7DF1" w:rsidRDefault="00EC7DF1" w:rsidP="00EC7DF1">
      <w:pPr>
        <w:spacing w:before="120"/>
        <w:rPr>
          <w:rFonts w:ascii="Arial" w:hAnsi="Arial" w:cs="Arial"/>
          <w:sz w:val="20"/>
        </w:rPr>
      </w:pPr>
      <w:r w:rsidRPr="00B0025A">
        <w:rPr>
          <w:rFonts w:ascii="Arial" w:hAnsi="Arial" w:cs="Arial"/>
          <w:sz w:val="20"/>
        </w:rPr>
        <w:t xml:space="preserve">+ Mười một ký tự </w:t>
      </w:r>
      <w:r w:rsidRPr="00EC7DF1">
        <w:rPr>
          <w:rFonts w:ascii="Arial" w:hAnsi="Arial" w:cs="Arial"/>
          <w:color w:val="FF0000"/>
          <w:sz w:val="20"/>
        </w:rPr>
        <w:t>C</w:t>
      </w:r>
      <w:r w:rsidRPr="00EC7DF1">
        <w:rPr>
          <w:rFonts w:ascii="Arial" w:hAnsi="Arial" w:cs="Arial"/>
          <w:color w:val="FF0000"/>
          <w:sz w:val="20"/>
          <w:vertAlign w:val="subscript"/>
        </w:rPr>
        <w:t>10</w:t>
      </w:r>
      <w:r w:rsidRPr="00B0025A">
        <w:rPr>
          <w:rFonts w:ascii="Arial" w:hAnsi="Arial" w:cs="Arial"/>
          <w:sz w:val="20"/>
        </w:rPr>
        <w:t>C</w:t>
      </w:r>
      <w:r w:rsidRPr="00B0025A">
        <w:rPr>
          <w:rFonts w:ascii="Arial" w:hAnsi="Arial" w:cs="Arial"/>
          <w:sz w:val="20"/>
          <w:vertAlign w:val="subscript"/>
        </w:rPr>
        <w:t>11</w:t>
      </w:r>
      <w:r w:rsidRPr="00B0025A">
        <w:rPr>
          <w:rFonts w:ascii="Arial" w:hAnsi="Arial" w:cs="Arial"/>
          <w:sz w:val="20"/>
        </w:rPr>
        <w:t>C</w:t>
      </w:r>
      <w:r w:rsidRPr="00B0025A">
        <w:rPr>
          <w:rFonts w:ascii="Arial" w:hAnsi="Arial" w:cs="Arial"/>
          <w:sz w:val="20"/>
          <w:vertAlign w:val="subscript"/>
        </w:rPr>
        <w:t>12</w:t>
      </w:r>
      <w:r w:rsidRPr="00B0025A">
        <w:rPr>
          <w:rFonts w:ascii="Arial" w:hAnsi="Arial" w:cs="Arial"/>
          <w:sz w:val="20"/>
        </w:rPr>
        <w:t>C</w:t>
      </w:r>
      <w:r w:rsidRPr="00B0025A">
        <w:rPr>
          <w:rFonts w:ascii="Arial" w:hAnsi="Arial" w:cs="Arial"/>
          <w:sz w:val="20"/>
          <w:vertAlign w:val="subscript"/>
        </w:rPr>
        <w:t>13</w:t>
      </w:r>
      <w:r w:rsidRPr="00B0025A">
        <w:rPr>
          <w:rFonts w:ascii="Arial" w:hAnsi="Arial" w:cs="Arial"/>
          <w:sz w:val="20"/>
        </w:rPr>
        <w:t>C</w:t>
      </w:r>
      <w:r w:rsidRPr="00B0025A">
        <w:rPr>
          <w:rFonts w:ascii="Arial" w:hAnsi="Arial" w:cs="Arial"/>
          <w:sz w:val="20"/>
          <w:vertAlign w:val="subscript"/>
        </w:rPr>
        <w:t>14</w:t>
      </w:r>
      <w:r w:rsidRPr="00B0025A">
        <w:rPr>
          <w:rFonts w:ascii="Arial" w:hAnsi="Arial" w:cs="Arial"/>
          <w:sz w:val="20"/>
        </w:rPr>
        <w:t>C</w:t>
      </w:r>
      <w:r w:rsidRPr="00B0025A">
        <w:rPr>
          <w:rFonts w:ascii="Arial" w:hAnsi="Arial" w:cs="Arial"/>
          <w:sz w:val="20"/>
          <w:vertAlign w:val="subscript"/>
        </w:rPr>
        <w:t>15</w:t>
      </w:r>
      <w:r w:rsidRPr="00B0025A">
        <w:rPr>
          <w:rFonts w:ascii="Arial" w:hAnsi="Arial" w:cs="Arial"/>
          <w:sz w:val="20"/>
        </w:rPr>
        <w:t>C</w:t>
      </w:r>
      <w:r w:rsidRPr="00B0025A">
        <w:rPr>
          <w:rFonts w:ascii="Arial" w:hAnsi="Arial" w:cs="Arial"/>
          <w:sz w:val="20"/>
          <w:vertAlign w:val="subscript"/>
        </w:rPr>
        <w:t>16</w:t>
      </w:r>
      <w:r w:rsidRPr="00B0025A">
        <w:rPr>
          <w:rFonts w:ascii="Arial" w:hAnsi="Arial" w:cs="Arial"/>
          <w:sz w:val="20"/>
        </w:rPr>
        <w:t>C</w:t>
      </w:r>
      <w:r w:rsidRPr="00B0025A">
        <w:rPr>
          <w:rFonts w:ascii="Arial" w:hAnsi="Arial" w:cs="Arial"/>
          <w:sz w:val="20"/>
          <w:vertAlign w:val="subscript"/>
        </w:rPr>
        <w:t>17</w:t>
      </w:r>
      <w:r w:rsidRPr="00B0025A">
        <w:rPr>
          <w:rFonts w:ascii="Arial" w:hAnsi="Arial" w:cs="Arial"/>
          <w:sz w:val="20"/>
        </w:rPr>
        <w:t>C</w:t>
      </w:r>
      <w:r w:rsidRPr="00B0025A">
        <w:rPr>
          <w:rFonts w:ascii="Arial" w:hAnsi="Arial" w:cs="Arial"/>
          <w:sz w:val="20"/>
          <w:vertAlign w:val="subscript"/>
        </w:rPr>
        <w:t>18</w:t>
      </w:r>
      <w:r w:rsidRPr="00B0025A">
        <w:rPr>
          <w:rFonts w:ascii="Arial" w:hAnsi="Arial" w:cs="Arial"/>
          <w:sz w:val="20"/>
        </w:rPr>
        <w:t>C</w:t>
      </w:r>
      <w:r w:rsidRPr="00B0025A">
        <w:rPr>
          <w:rFonts w:ascii="Arial" w:hAnsi="Arial" w:cs="Arial"/>
          <w:sz w:val="20"/>
          <w:vertAlign w:val="subscript"/>
        </w:rPr>
        <w:t>19</w:t>
      </w:r>
      <w:r w:rsidRPr="00B0025A">
        <w:rPr>
          <w:rFonts w:ascii="Arial" w:hAnsi="Arial" w:cs="Arial"/>
          <w:sz w:val="20"/>
        </w:rPr>
        <w:t>C</w:t>
      </w:r>
      <w:r w:rsidRPr="00B0025A">
        <w:rPr>
          <w:rFonts w:ascii="Arial" w:hAnsi="Arial" w:cs="Arial"/>
          <w:sz w:val="20"/>
          <w:vertAlign w:val="subscript"/>
        </w:rPr>
        <w:t>20</w:t>
      </w:r>
      <w:r w:rsidRPr="00B0025A">
        <w:rPr>
          <w:rFonts w:ascii="Arial" w:hAnsi="Arial" w:cs="Arial"/>
          <w:sz w:val="20"/>
        </w:rPr>
        <w:t>: là chuỗi 11 số tăng liên tục được tự sinh từ phần mềm bán hàng.</w:t>
      </w:r>
    </w:p>
    <w:p w14:paraId="7ECBC83F" w14:textId="2D43313C" w:rsidR="00EC7DF1" w:rsidRPr="00EC7DF1" w:rsidRDefault="00EC7DF1" w:rsidP="00EC7DF1">
      <w:pPr>
        <w:spacing w:before="120"/>
        <w:rPr>
          <w:rFonts w:ascii="Arial" w:hAnsi="Arial" w:cs="Arial"/>
          <w:b/>
          <w:color w:val="FF0000"/>
          <w:sz w:val="20"/>
        </w:rPr>
      </w:pPr>
      <w:r>
        <w:rPr>
          <w:rFonts w:ascii="Arial" w:hAnsi="Arial" w:cs="Arial"/>
          <w:sz w:val="20"/>
        </w:rPr>
        <w:lastRenderedPageBreak/>
        <w:t xml:space="preserve">+ </w:t>
      </w:r>
      <w:r w:rsidRPr="00EC7DF1">
        <w:rPr>
          <w:rFonts w:ascii="Arial" w:hAnsi="Arial" w:cs="Arial"/>
          <w:b/>
          <w:color w:val="FF0000"/>
          <w:sz w:val="20"/>
        </w:rPr>
        <w:t>C</w:t>
      </w:r>
      <w:r w:rsidRPr="00EC7DF1">
        <w:rPr>
          <w:rFonts w:ascii="Arial" w:hAnsi="Arial" w:cs="Arial"/>
          <w:b/>
          <w:color w:val="FF0000"/>
          <w:sz w:val="20"/>
          <w:vertAlign w:val="subscript"/>
        </w:rPr>
        <w:t xml:space="preserve">10  </w:t>
      </w:r>
      <w:r w:rsidRPr="00EC7DF1">
        <w:rPr>
          <w:rFonts w:ascii="Arial" w:hAnsi="Arial" w:cs="Arial"/>
          <w:b/>
          <w:color w:val="FF0000"/>
          <w:sz w:val="20"/>
        </w:rPr>
        <w:t>có giá trị là 9</w:t>
      </w:r>
      <w:r>
        <w:rPr>
          <w:rFonts w:ascii="Arial" w:hAnsi="Arial" w:cs="Arial"/>
          <w:b/>
          <w:color w:val="FF0000"/>
          <w:sz w:val="20"/>
        </w:rPr>
        <w:t>.(Quy định các phần mềm tự sinh mã tích hợp với HDDT VNP</w:t>
      </w:r>
      <w:r w:rsidR="003520C0">
        <w:rPr>
          <w:rFonts w:ascii="Arial" w:hAnsi="Arial" w:cs="Arial"/>
          <w:b/>
          <w:color w:val="FF0000"/>
          <w:sz w:val="20"/>
        </w:rPr>
        <w:t>T</w:t>
      </w:r>
      <w:r>
        <w:rPr>
          <w:rFonts w:ascii="Arial" w:hAnsi="Arial" w:cs="Arial"/>
          <w:b/>
          <w:color w:val="FF0000"/>
          <w:sz w:val="20"/>
        </w:rPr>
        <w:t>)</w:t>
      </w:r>
    </w:p>
    <w:p w14:paraId="60D63B77" w14:textId="77777777" w:rsidR="00EC7DF1" w:rsidRPr="00B0025A" w:rsidRDefault="00EC7DF1" w:rsidP="00EC7DF1">
      <w:pPr>
        <w:spacing w:before="120"/>
        <w:rPr>
          <w:rFonts w:ascii="Arial" w:hAnsi="Arial" w:cs="Arial"/>
          <w:sz w:val="20"/>
        </w:rPr>
      </w:pPr>
      <w:r w:rsidRPr="00B0025A">
        <w:rPr>
          <w:rFonts w:ascii="Arial" w:hAnsi="Arial" w:cs="Arial"/>
          <w:sz w:val="20"/>
        </w:rPr>
        <w:t>+ Dấu gạch ngang (-): là ký tự để phân tách các nhóm ký tự thể hiện loại hóa đơn, năm phát hành hóa đơn tự sinh từ phần mềm bán hàng, ký tự do CQT cấp, chuỗi số tăng liên tục tự sinh từ phần mềm bán hàng.</w:t>
      </w:r>
    </w:p>
    <w:p w14:paraId="5CADB6A8" w14:textId="77777777" w:rsidR="00EC7DF1" w:rsidRDefault="00EC7DF1" w:rsidP="009D1437">
      <w:pPr>
        <w:shd w:val="clear" w:color="auto" w:fill="FFFFFF"/>
        <w:rPr>
          <w:rFonts w:ascii="Courier New" w:hAnsi="Courier New" w:cs="Courier New"/>
          <w:color w:val="0000FF"/>
          <w:sz w:val="20"/>
          <w:szCs w:val="20"/>
        </w:rPr>
      </w:pPr>
    </w:p>
    <w:p w14:paraId="46142658" w14:textId="77777777" w:rsidR="009D1437" w:rsidRDefault="009D1437" w:rsidP="00480762">
      <w:pPr>
        <w:pStyle w:val="Heading3"/>
      </w:pPr>
      <w:bookmarkStart w:id="14" w:name="_Toc198045255"/>
      <w:r>
        <w:t>Phát hành hóa đơn theo số hóa đơn truyền vào</w:t>
      </w:r>
      <w:bookmarkEnd w:id="14"/>
    </w:p>
    <w:p w14:paraId="0E0FD08B" w14:textId="77777777" w:rsidR="009D1437" w:rsidRPr="00593BE8" w:rsidRDefault="009D1437" w:rsidP="009D1437">
      <w:pPr>
        <w:pStyle w:val="N"/>
      </w:pPr>
      <w:r w:rsidRPr="00593BE8">
        <w:t>URL</w:t>
      </w:r>
    </w:p>
    <w:p w14:paraId="0FC01E6B" w14:textId="77777777" w:rsidR="009D1437" w:rsidRPr="00885F8A" w:rsidRDefault="009D1437" w:rsidP="009D1437">
      <w:pPr>
        <w:pStyle w:val="N"/>
      </w:pPr>
      <w:r>
        <w:tab/>
      </w:r>
      <w:r w:rsidRPr="00007702">
        <w:t xml:space="preserve"> </w:t>
      </w:r>
      <w:r w:rsidRPr="00885F8A">
        <w:t xml:space="preserve">String </w:t>
      </w:r>
      <w:r w:rsidRPr="00EC02CA">
        <w:rPr>
          <w:b/>
          <w:color w:val="000000"/>
        </w:rPr>
        <w:t>ImportAndPublishAssignedNo</w:t>
      </w:r>
      <w:r w:rsidRPr="00885F8A">
        <w:t>(</w:t>
      </w:r>
      <w:r w:rsidRPr="00221B1C">
        <w:t>string Account, string ACpass, string xmlInvData, string username, string password, string pattern = "", string serial = "", int convert = 0</w:t>
      </w:r>
      <w:r w:rsidRPr="00885F8A">
        <w:t>).</w:t>
      </w:r>
    </w:p>
    <w:p w14:paraId="585BB201" w14:textId="77777777" w:rsidR="009D1437" w:rsidRPr="00593BE8" w:rsidRDefault="009D1437" w:rsidP="009D1437">
      <w:pPr>
        <w:pStyle w:val="N"/>
      </w:pPr>
      <w:r w:rsidRPr="00593BE8">
        <w:t>DESCRIPTION</w:t>
      </w:r>
    </w:p>
    <w:p w14:paraId="50C8C6F9" w14:textId="77777777" w:rsidR="009D1437" w:rsidRPr="007C1EEB" w:rsidRDefault="009D1437" w:rsidP="009D1437">
      <w:pPr>
        <w:pStyle w:val="N"/>
      </w:pPr>
      <w:r>
        <w:tab/>
        <w:t>Đây là web service cho phép phát hành hóa đơn với dữ liệu XML của khách hàng cho phép truyền số hóa đơn khi phát hành, tối đa cho 5000 hóa đơn.</w:t>
      </w:r>
    </w:p>
    <w:p w14:paraId="41862CE7" w14:textId="77777777" w:rsidR="009D1437" w:rsidRPr="00007702" w:rsidRDefault="009D1437" w:rsidP="009D1437">
      <w:pPr>
        <w:pStyle w:val="N"/>
      </w:pPr>
      <w:r w:rsidRPr="00663B3E">
        <w:t>HTTP METHOD</w:t>
      </w:r>
    </w:p>
    <w:p w14:paraId="537569B7" w14:textId="77777777" w:rsidR="009D1437" w:rsidRPr="00007702" w:rsidRDefault="009D1437" w:rsidP="009D1437">
      <w:pPr>
        <w:pStyle w:val="N"/>
        <w:rPr>
          <w:b/>
        </w:rPr>
      </w:pPr>
      <w:r w:rsidRPr="00610AFD">
        <w:tab/>
      </w:r>
      <w:r w:rsidRPr="00610AFD">
        <w:tab/>
        <w:t>POST</w:t>
      </w:r>
    </w:p>
    <w:p w14:paraId="5A657C7A" w14:textId="77777777" w:rsidR="009D1437" w:rsidRPr="00610AFD" w:rsidRDefault="009D1437" w:rsidP="009D1437">
      <w:pPr>
        <w:pStyle w:val="N"/>
      </w:pPr>
      <w:r w:rsidRPr="00610AFD">
        <w:t>REQUEST BODY</w:t>
      </w:r>
    </w:p>
    <w:p w14:paraId="02653CD9" w14:textId="75E9FC38" w:rsidR="009D1437" w:rsidRPr="009372AD" w:rsidRDefault="007133FB" w:rsidP="009D1437">
      <w:pPr>
        <w:pStyle w:val="ListParagraph"/>
        <w:numPr>
          <w:ilvl w:val="0"/>
          <w:numId w:val="3"/>
        </w:numPr>
        <w:spacing w:after="0" w:line="360" w:lineRule="auto"/>
        <w:jc w:val="both"/>
        <w:rPr>
          <w:rFonts w:eastAsia="Calibri"/>
          <w:b/>
          <w:u w:val="single"/>
        </w:rPr>
      </w:pPr>
      <w:r>
        <w:rPr>
          <w:rFonts w:eastAsia="Calibri"/>
          <w:b/>
        </w:rPr>
        <w:t>Account/ACPass</w:t>
      </w:r>
      <w:r w:rsidR="009D1437" w:rsidRPr="009372AD">
        <w:rPr>
          <w:rFonts w:eastAsia="Calibri"/>
          <w:b/>
        </w:rPr>
        <w:t xml:space="preserve">:  </w:t>
      </w:r>
      <w:r w:rsidR="009D1437" w:rsidRPr="009372AD">
        <w:rPr>
          <w:rFonts w:eastAsia="Calibri"/>
        </w:rPr>
        <w:t>Tài khoản được cấp phát cho nhân viên gọi lệnh phát hành hóa đơn</w:t>
      </w:r>
    </w:p>
    <w:p w14:paraId="00DC1339" w14:textId="0D55E2FB"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w:t>
      </w:r>
      <w:r w:rsidR="007133FB">
        <w:rPr>
          <w:rFonts w:eastAsia="Calibri"/>
        </w:rPr>
        <w:t>n webservice (</w:t>
      </w:r>
      <w:r>
        <w:rPr>
          <w:rFonts w:eastAsia="Calibri"/>
        </w:rPr>
        <w:t>tài khoản có quyền ServiceRole trong hệ thống)</w:t>
      </w:r>
      <w:r w:rsidRPr="009372AD">
        <w:rPr>
          <w:rFonts w:eastAsia="Calibri"/>
        </w:rPr>
        <w:t>.</w:t>
      </w:r>
    </w:p>
    <w:p w14:paraId="15DA22A4" w14:textId="1A13B107" w:rsidR="009D1437" w:rsidRPr="00221B1C"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xml:space="preserve">: </w:t>
      </w:r>
      <w:r>
        <w:rPr>
          <w:rFonts w:eastAsia="Calibri"/>
        </w:rPr>
        <w:t>Chuỗi</w:t>
      </w:r>
      <w:r w:rsidRPr="009372AD">
        <w:rPr>
          <w:rFonts w:eastAsia="Calibri"/>
        </w:rPr>
        <w:t xml:space="preserve"> XML dữ liệu hóa đơn</w:t>
      </w:r>
      <w:r w:rsidR="007133FB">
        <w:rPr>
          <w:rFonts w:eastAsia="Calibri"/>
        </w:rPr>
        <w:t xml:space="preserve"> (</w:t>
      </w:r>
      <w:r>
        <w:rPr>
          <w:rFonts w:eastAsia="Calibri"/>
        </w:rPr>
        <w:t>theo cấu trúc mô tả)</w:t>
      </w:r>
    </w:p>
    <w:p w14:paraId="6C6FA923" w14:textId="77777777" w:rsidR="009D1437" w:rsidRPr="00F8431D" w:rsidRDefault="009D1437" w:rsidP="009D1437">
      <w:pPr>
        <w:pStyle w:val="ListParagraph"/>
        <w:numPr>
          <w:ilvl w:val="0"/>
          <w:numId w:val="2"/>
        </w:numPr>
        <w:spacing w:after="0" w:line="360" w:lineRule="auto"/>
        <w:ind w:left="1080"/>
        <w:jc w:val="both"/>
        <w:rPr>
          <w:rFonts w:eastAsia="Calibri"/>
          <w:b/>
          <w:u w:val="single"/>
        </w:rPr>
      </w:pPr>
      <w:r>
        <w:rPr>
          <w:rFonts w:eastAsia="Calibri"/>
          <w:b/>
        </w:rPr>
        <w:t>pattern</w:t>
      </w:r>
      <w:r w:rsidRPr="00F8431D">
        <w:rPr>
          <w:rFonts w:eastAsia="Calibri"/>
          <w:b/>
        </w:rPr>
        <w:t>:</w:t>
      </w:r>
      <w:r>
        <w:rPr>
          <w:rFonts w:eastAsia="Calibri"/>
          <w:b/>
        </w:rPr>
        <w:t xml:space="preserve"> </w:t>
      </w:r>
      <w:r>
        <w:rPr>
          <w:rFonts w:eastAsia="Calibri"/>
        </w:rPr>
        <w:t>Mẫu số hóa đơn</w:t>
      </w:r>
    </w:p>
    <w:p w14:paraId="12B8A04E" w14:textId="77777777" w:rsidR="009D1437" w:rsidRPr="00221B1C" w:rsidRDefault="009D1437" w:rsidP="009D1437">
      <w:pPr>
        <w:pStyle w:val="ListParagraph"/>
        <w:numPr>
          <w:ilvl w:val="0"/>
          <w:numId w:val="2"/>
        </w:numPr>
        <w:spacing w:after="0" w:line="360" w:lineRule="auto"/>
        <w:ind w:left="1080"/>
        <w:jc w:val="both"/>
        <w:rPr>
          <w:rFonts w:eastAsia="Calibri"/>
          <w:b/>
          <w:u w:val="single"/>
        </w:rPr>
      </w:pPr>
      <w:r>
        <w:rPr>
          <w:rFonts w:eastAsia="Calibri"/>
          <w:b/>
        </w:rPr>
        <w:t>serial</w:t>
      </w:r>
      <w:r w:rsidRPr="00F8431D">
        <w:rPr>
          <w:rFonts w:eastAsia="Calibri"/>
          <w:b/>
        </w:rPr>
        <w:t>:</w:t>
      </w:r>
      <w:r w:rsidRPr="00F8431D">
        <w:rPr>
          <w:rFonts w:eastAsia="Calibri"/>
        </w:rPr>
        <w:t xml:space="preserve"> </w:t>
      </w:r>
      <w:r>
        <w:rPr>
          <w:rFonts w:eastAsia="Calibri"/>
        </w:rPr>
        <w:t>Ký hiệu hóa đơn</w:t>
      </w:r>
    </w:p>
    <w:p w14:paraId="4FEA8E4D"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 xml:space="preserve">convert: </w:t>
      </w:r>
      <w:r w:rsidRPr="009372AD">
        <w:rPr>
          <w:rFonts w:eastAsia="Calibri"/>
        </w:rPr>
        <w:t>Mặc đị</w:t>
      </w:r>
      <w:r>
        <w:rPr>
          <w:rFonts w:eastAsia="Calibri"/>
        </w:rPr>
        <w:t>nh là 0 (</w:t>
      </w:r>
      <w:r w:rsidRPr="009372AD">
        <w:rPr>
          <w:rFonts w:eastAsia="Calibri"/>
        </w:rPr>
        <w:t>0 – Không cần convert từ</w:t>
      </w:r>
      <w:r>
        <w:rPr>
          <w:rFonts w:eastAsia="Calibri"/>
        </w:rPr>
        <w:t xml:space="preserve"> TCVN3 sang Unicode / </w:t>
      </w:r>
      <w:r w:rsidRPr="009372AD">
        <w:rPr>
          <w:rFonts w:eastAsia="Calibri"/>
        </w:rPr>
        <w:t>1- Cần convert từ</w:t>
      </w:r>
      <w:r>
        <w:rPr>
          <w:rFonts w:eastAsia="Calibri"/>
        </w:rPr>
        <w:t xml:space="preserve"> TCVN3 sang Unicode)</w:t>
      </w:r>
    </w:p>
    <w:p w14:paraId="74620220" w14:textId="77777777" w:rsidR="009D1437" w:rsidRDefault="009D1437" w:rsidP="009D1437">
      <w:pPr>
        <w:pStyle w:val="N"/>
      </w:pPr>
      <w:r w:rsidRPr="00CA654D">
        <w:t>RETURNS</w:t>
      </w:r>
    </w:p>
    <w:p w14:paraId="6EF883E0" w14:textId="77777777" w:rsidR="009D1437" w:rsidRPr="00CA654D" w:rsidRDefault="009D1437" w:rsidP="009D1437">
      <w:pPr>
        <w:pStyle w:val="N"/>
      </w:pPr>
      <w:r>
        <w:tab/>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3"/>
        <w:gridCol w:w="4771"/>
        <w:gridCol w:w="1371"/>
      </w:tblGrid>
      <w:tr w:rsidR="009D1437" w:rsidRPr="00660ABB" w14:paraId="00CEB748"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F2F2F2"/>
          </w:tcPr>
          <w:p w14:paraId="4EE82B20" w14:textId="77777777" w:rsidR="009D1437" w:rsidRPr="00660ABB" w:rsidRDefault="009D1437" w:rsidP="00616EC4">
            <w:pPr>
              <w:pStyle w:val="ListParagraph"/>
            </w:pPr>
            <w:r>
              <w:t>Kết quả</w:t>
            </w:r>
          </w:p>
        </w:tc>
        <w:tc>
          <w:tcPr>
            <w:tcW w:w="4771" w:type="dxa"/>
            <w:tcBorders>
              <w:top w:val="single" w:sz="4" w:space="0" w:color="2E74B5"/>
              <w:left w:val="single" w:sz="4" w:space="0" w:color="2E74B5"/>
              <w:bottom w:val="single" w:sz="4" w:space="0" w:color="2E74B5"/>
              <w:right w:val="single" w:sz="4" w:space="0" w:color="2E74B5"/>
            </w:tcBorders>
            <w:shd w:val="clear" w:color="auto" w:fill="F2F2F2"/>
          </w:tcPr>
          <w:p w14:paraId="3BCB431E" w14:textId="77777777" w:rsidR="009D1437" w:rsidRPr="00660ABB" w:rsidRDefault="009D1437" w:rsidP="00616EC4">
            <w:pPr>
              <w:pStyle w:val="ListParagraph"/>
            </w:pPr>
            <w:r w:rsidRPr="00660ABB">
              <w:t>Mô tả</w:t>
            </w:r>
          </w:p>
        </w:tc>
        <w:tc>
          <w:tcPr>
            <w:tcW w:w="1371" w:type="dxa"/>
            <w:tcBorders>
              <w:top w:val="single" w:sz="4" w:space="0" w:color="2E74B5"/>
              <w:left w:val="single" w:sz="4" w:space="0" w:color="2E74B5"/>
              <w:bottom w:val="single" w:sz="4" w:space="0" w:color="2E74B5"/>
              <w:right w:val="single" w:sz="4" w:space="0" w:color="2E74B5"/>
            </w:tcBorders>
            <w:shd w:val="clear" w:color="auto" w:fill="F2F2F2"/>
          </w:tcPr>
          <w:p w14:paraId="7FDA9D3A" w14:textId="77777777" w:rsidR="009D1437" w:rsidRPr="00660ABB" w:rsidRDefault="009D1437" w:rsidP="00616EC4">
            <w:pPr>
              <w:pStyle w:val="ListParagraph"/>
            </w:pPr>
            <w:r>
              <w:t>Ghi chú</w:t>
            </w:r>
          </w:p>
        </w:tc>
      </w:tr>
      <w:tr w:rsidR="009D1437" w:rsidRPr="00660ABB" w14:paraId="6DB0716F" w14:textId="77777777" w:rsidTr="00616EC4">
        <w:tc>
          <w:tcPr>
            <w:tcW w:w="3123" w:type="dxa"/>
            <w:tcBorders>
              <w:top w:val="single" w:sz="4" w:space="0" w:color="2E74B5"/>
              <w:left w:val="single" w:sz="4" w:space="0" w:color="2E74B5"/>
              <w:right w:val="single" w:sz="4" w:space="0" w:color="2E74B5"/>
            </w:tcBorders>
            <w:shd w:val="clear" w:color="auto" w:fill="auto"/>
          </w:tcPr>
          <w:p w14:paraId="1559E65A" w14:textId="77777777" w:rsidR="009D1437" w:rsidRPr="009372AD" w:rsidRDefault="009D1437" w:rsidP="00616EC4">
            <w:pPr>
              <w:autoSpaceDE w:val="0"/>
              <w:autoSpaceDN w:val="0"/>
              <w:adjustRightInd w:val="0"/>
              <w:jc w:val="both"/>
              <w:rPr>
                <w:sz w:val="19"/>
                <w:szCs w:val="19"/>
              </w:rPr>
            </w:pPr>
            <w:r w:rsidRPr="009372AD">
              <w:t>ERR:1</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34E6D015" w14:textId="77777777" w:rsidR="009D1437" w:rsidRPr="009372AD" w:rsidRDefault="009D1437" w:rsidP="00616EC4">
            <w:pPr>
              <w:pStyle w:val="ListParagraph"/>
              <w:ind w:left="0"/>
              <w:jc w:val="both"/>
            </w:pPr>
            <w:r w:rsidRPr="009372AD">
              <w:t>Tài khoản đăng nhập sai hoặc không có quyền thêm khách hàng</w:t>
            </w:r>
          </w:p>
        </w:tc>
        <w:tc>
          <w:tcPr>
            <w:tcW w:w="1371" w:type="dxa"/>
            <w:tcBorders>
              <w:top w:val="single" w:sz="4" w:space="0" w:color="2E74B5"/>
              <w:left w:val="single" w:sz="4" w:space="0" w:color="2E74B5"/>
              <w:bottom w:val="single" w:sz="4" w:space="0" w:color="2E74B5"/>
              <w:right w:val="single" w:sz="4" w:space="0" w:color="2E74B5"/>
            </w:tcBorders>
          </w:tcPr>
          <w:p w14:paraId="15C97C40" w14:textId="77777777" w:rsidR="009D1437" w:rsidRPr="009372AD" w:rsidRDefault="009D1437" w:rsidP="00616EC4">
            <w:pPr>
              <w:pStyle w:val="ListParagraph"/>
              <w:ind w:left="0"/>
              <w:jc w:val="both"/>
            </w:pPr>
          </w:p>
        </w:tc>
      </w:tr>
      <w:tr w:rsidR="009D1437" w:rsidRPr="00660ABB" w14:paraId="24D57C6F"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24FCB124" w14:textId="77777777" w:rsidR="009D1437" w:rsidRPr="009372AD" w:rsidRDefault="009D1437" w:rsidP="00616EC4">
            <w:pPr>
              <w:jc w:val="both"/>
            </w:pPr>
            <w:r w:rsidRPr="009372AD">
              <w:t>ERR:3</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0D246D0D" w14:textId="77777777" w:rsidR="009D1437" w:rsidRPr="009372AD" w:rsidRDefault="009D1437" w:rsidP="00616EC4">
            <w:pPr>
              <w:jc w:val="both"/>
            </w:pPr>
            <w:r w:rsidRPr="009372AD">
              <w:t>Dữ liệu xml đầu vào không đúng quy định</w:t>
            </w:r>
          </w:p>
        </w:tc>
        <w:tc>
          <w:tcPr>
            <w:tcW w:w="1371" w:type="dxa"/>
            <w:tcBorders>
              <w:top w:val="single" w:sz="4" w:space="0" w:color="2E74B5"/>
              <w:left w:val="single" w:sz="4" w:space="0" w:color="2E74B5"/>
              <w:bottom w:val="single" w:sz="4" w:space="0" w:color="2E74B5"/>
              <w:right w:val="single" w:sz="4" w:space="0" w:color="2E74B5"/>
            </w:tcBorders>
          </w:tcPr>
          <w:p w14:paraId="49783D53" w14:textId="77777777" w:rsidR="009D1437" w:rsidRPr="009372AD" w:rsidRDefault="009D1437" w:rsidP="00616EC4">
            <w:pPr>
              <w:jc w:val="both"/>
            </w:pPr>
            <w:r>
              <w:t xml:space="preserve">Hệ thống sẽ trả về lỗi nếu 1 hóa đơn trong </w:t>
            </w:r>
            <w:r>
              <w:lastRenderedPageBreak/>
              <w:t>chuỗi XML đầu vào không hợp lệ, cả lô hóa đơn sẽ không được phát hành.</w:t>
            </w:r>
          </w:p>
        </w:tc>
      </w:tr>
      <w:tr w:rsidR="009D1437" w:rsidRPr="00660ABB" w14:paraId="05C56290"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2D137BA7" w14:textId="77777777" w:rsidR="009D1437" w:rsidRPr="009372AD" w:rsidRDefault="009D1437" w:rsidP="00616EC4">
            <w:pPr>
              <w:autoSpaceDE w:val="0"/>
              <w:autoSpaceDN w:val="0"/>
              <w:adjustRightInd w:val="0"/>
              <w:jc w:val="both"/>
            </w:pPr>
            <w:r w:rsidRPr="009372AD">
              <w:lastRenderedPageBreak/>
              <w:t>ERR:7</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5F7B7A87" w14:textId="77777777" w:rsidR="009D1437" w:rsidRPr="00997040" w:rsidRDefault="009D1437" w:rsidP="00616EC4">
            <w:pPr>
              <w:pStyle w:val="ListParagraph"/>
              <w:ind w:left="0"/>
              <w:jc w:val="both"/>
            </w:pPr>
            <w:r>
              <w:t xml:space="preserve">Thông tin về </w:t>
            </w:r>
            <w:r w:rsidRPr="009372AD">
              <w:rPr>
                <w:rFonts w:eastAsia="Calibri"/>
                <w:b/>
              </w:rPr>
              <w:t>Username/pass</w:t>
            </w:r>
            <w:r>
              <w:rPr>
                <w:rFonts w:eastAsia="Calibri"/>
                <w:b/>
              </w:rPr>
              <w:t xml:space="preserve"> </w:t>
            </w:r>
            <w:r>
              <w:rPr>
                <w:rFonts w:eastAsia="Calibri"/>
              </w:rPr>
              <w:t>không hợp lệ</w:t>
            </w:r>
          </w:p>
        </w:tc>
        <w:tc>
          <w:tcPr>
            <w:tcW w:w="1371" w:type="dxa"/>
            <w:tcBorders>
              <w:top w:val="single" w:sz="4" w:space="0" w:color="2E74B5"/>
              <w:left w:val="single" w:sz="4" w:space="0" w:color="2E74B5"/>
              <w:bottom w:val="single" w:sz="4" w:space="0" w:color="2E74B5"/>
              <w:right w:val="single" w:sz="4" w:space="0" w:color="2E74B5"/>
            </w:tcBorders>
          </w:tcPr>
          <w:p w14:paraId="1F18641D" w14:textId="77777777" w:rsidR="009D1437" w:rsidRPr="00660ABB" w:rsidRDefault="009D1437" w:rsidP="00616EC4">
            <w:pPr>
              <w:pStyle w:val="ListParagraph"/>
            </w:pPr>
          </w:p>
        </w:tc>
      </w:tr>
      <w:tr w:rsidR="009D1437" w:rsidRPr="00660ABB" w14:paraId="4C5ED5C5"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0062E05E" w14:textId="77777777" w:rsidR="009D1437" w:rsidRPr="009372AD" w:rsidRDefault="009D1437" w:rsidP="00616EC4">
            <w:pPr>
              <w:autoSpaceDE w:val="0"/>
              <w:autoSpaceDN w:val="0"/>
              <w:adjustRightInd w:val="0"/>
              <w:jc w:val="both"/>
            </w:pPr>
            <w:r w:rsidRPr="009372AD">
              <w:t>ERR:20</w:t>
            </w:r>
          </w:p>
          <w:p w14:paraId="6C463682" w14:textId="77777777" w:rsidR="009D1437" w:rsidRPr="009372AD" w:rsidRDefault="009D1437" w:rsidP="00616EC4">
            <w:pPr>
              <w:autoSpaceDE w:val="0"/>
              <w:autoSpaceDN w:val="0"/>
              <w:adjustRightInd w:val="0"/>
              <w:jc w:val="both"/>
            </w:pP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5CA61A8E" w14:textId="77777777" w:rsidR="009D1437" w:rsidRPr="009372AD" w:rsidRDefault="009D1437" w:rsidP="00616EC4">
            <w:pPr>
              <w:pStyle w:val="ListParagraph"/>
              <w:ind w:left="0"/>
              <w:jc w:val="both"/>
            </w:pPr>
            <w:r>
              <w:t>Pattern và S</w:t>
            </w:r>
            <w:r w:rsidRPr="009372AD">
              <w:t>erial không phù hợp, hoặc không tồn tại hóa đơn đã đăng kí có sử dụ</w:t>
            </w:r>
            <w:r>
              <w:t>ng Pattern và S</w:t>
            </w:r>
            <w:r w:rsidRPr="009372AD">
              <w:t>erial truyền vào</w:t>
            </w:r>
            <w:r>
              <w:t>.</w:t>
            </w:r>
          </w:p>
        </w:tc>
        <w:tc>
          <w:tcPr>
            <w:tcW w:w="1371" w:type="dxa"/>
            <w:tcBorders>
              <w:top w:val="single" w:sz="4" w:space="0" w:color="2E74B5"/>
              <w:left w:val="single" w:sz="4" w:space="0" w:color="2E74B5"/>
              <w:bottom w:val="single" w:sz="4" w:space="0" w:color="2E74B5"/>
              <w:right w:val="single" w:sz="4" w:space="0" w:color="2E74B5"/>
            </w:tcBorders>
          </w:tcPr>
          <w:p w14:paraId="6B558F14" w14:textId="77777777" w:rsidR="009D1437" w:rsidRPr="00660ABB" w:rsidRDefault="009D1437" w:rsidP="00616EC4">
            <w:pPr>
              <w:pStyle w:val="ListParagraph"/>
            </w:pPr>
          </w:p>
        </w:tc>
      </w:tr>
      <w:tr w:rsidR="009D1437" w:rsidRPr="00660ABB" w14:paraId="1C7148B7"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6D3BC8CC" w14:textId="77777777" w:rsidR="009D1437" w:rsidRPr="009372AD" w:rsidRDefault="009D1437" w:rsidP="00616EC4">
            <w:pPr>
              <w:autoSpaceDE w:val="0"/>
              <w:autoSpaceDN w:val="0"/>
              <w:adjustRightInd w:val="0"/>
              <w:jc w:val="both"/>
            </w:pPr>
            <w:r w:rsidRPr="009372AD">
              <w:t>ERR:5</w:t>
            </w:r>
          </w:p>
          <w:p w14:paraId="299318F8" w14:textId="77777777" w:rsidR="009D1437" w:rsidRPr="009372AD" w:rsidRDefault="009D1437" w:rsidP="00616EC4">
            <w:pPr>
              <w:autoSpaceDE w:val="0"/>
              <w:autoSpaceDN w:val="0"/>
              <w:adjustRightInd w:val="0"/>
              <w:jc w:val="both"/>
            </w:pP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0B31BA70" w14:textId="77777777" w:rsidR="009D1437" w:rsidRPr="009372AD" w:rsidRDefault="009D1437" w:rsidP="00616EC4">
            <w:pPr>
              <w:pStyle w:val="ListParagraph"/>
              <w:ind w:left="0"/>
              <w:jc w:val="both"/>
            </w:pPr>
            <w:r w:rsidRPr="009372AD">
              <w:t>Không phát hành được hóa đơn</w:t>
            </w:r>
          </w:p>
        </w:tc>
        <w:tc>
          <w:tcPr>
            <w:tcW w:w="1371" w:type="dxa"/>
            <w:tcBorders>
              <w:top w:val="single" w:sz="4" w:space="0" w:color="2E74B5"/>
              <w:left w:val="single" w:sz="4" w:space="0" w:color="2E74B5"/>
              <w:bottom w:val="single" w:sz="4" w:space="0" w:color="2E74B5"/>
              <w:right w:val="single" w:sz="4" w:space="0" w:color="2E74B5"/>
            </w:tcBorders>
          </w:tcPr>
          <w:p w14:paraId="0DCA1416" w14:textId="77777777" w:rsidR="009D1437" w:rsidRPr="009372AD" w:rsidRDefault="009D1437" w:rsidP="00616EC4">
            <w:pPr>
              <w:pStyle w:val="ListParagraph"/>
              <w:ind w:left="0"/>
              <w:jc w:val="both"/>
            </w:pPr>
            <w:r>
              <w:t>Lỗi không xác định, kiểm tra exception trả về (</w:t>
            </w:r>
            <w:r w:rsidRPr="009372AD">
              <w:t>DB roll back</w:t>
            </w:r>
            <w:r>
              <w:t>)</w:t>
            </w:r>
          </w:p>
        </w:tc>
      </w:tr>
      <w:tr w:rsidR="009D1437" w:rsidRPr="00660ABB" w14:paraId="25EC8F80"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40FF5B37" w14:textId="77777777" w:rsidR="009D1437" w:rsidRPr="009372AD" w:rsidRDefault="009D1437" w:rsidP="00616EC4">
            <w:pPr>
              <w:autoSpaceDE w:val="0"/>
              <w:autoSpaceDN w:val="0"/>
              <w:adjustRightInd w:val="0"/>
              <w:jc w:val="both"/>
            </w:pPr>
            <w:r>
              <w:t>ERR:10</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1F5B1271" w14:textId="77777777" w:rsidR="009D1437" w:rsidRPr="009372AD" w:rsidRDefault="009D1437" w:rsidP="00616EC4">
            <w:pPr>
              <w:pStyle w:val="ListParagraph"/>
              <w:ind w:left="0"/>
              <w:jc w:val="both"/>
            </w:pPr>
            <w:r>
              <w:t>Lô có số hóa đơn vượt quá số lượng cho phép</w:t>
            </w:r>
          </w:p>
        </w:tc>
        <w:tc>
          <w:tcPr>
            <w:tcW w:w="1371" w:type="dxa"/>
            <w:tcBorders>
              <w:top w:val="single" w:sz="4" w:space="0" w:color="2E74B5"/>
              <w:left w:val="single" w:sz="4" w:space="0" w:color="2E74B5"/>
              <w:bottom w:val="single" w:sz="4" w:space="0" w:color="2E74B5"/>
              <w:right w:val="single" w:sz="4" w:space="0" w:color="2E74B5"/>
            </w:tcBorders>
          </w:tcPr>
          <w:p w14:paraId="03DF3B24" w14:textId="77777777" w:rsidR="009D1437" w:rsidRDefault="009D1437" w:rsidP="00616EC4">
            <w:pPr>
              <w:pStyle w:val="ListParagraph"/>
              <w:ind w:left="0"/>
              <w:jc w:val="both"/>
            </w:pPr>
          </w:p>
        </w:tc>
      </w:tr>
      <w:tr w:rsidR="009D1437" w:rsidRPr="00660ABB" w14:paraId="0855289E"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7F49D68C" w14:textId="77777777" w:rsidR="009D1437" w:rsidRDefault="009D1437" w:rsidP="00616EC4">
            <w:pPr>
              <w:autoSpaceDE w:val="0"/>
              <w:autoSpaceDN w:val="0"/>
              <w:adjustRightInd w:val="0"/>
              <w:jc w:val="both"/>
            </w:pPr>
            <w:r w:rsidRPr="005C2875">
              <w:t>ERR:6</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4EB8A9C7" w14:textId="77777777" w:rsidR="009D1437" w:rsidRDefault="009D1437" w:rsidP="00616EC4">
            <w:pPr>
              <w:pStyle w:val="ListParagraph"/>
              <w:ind w:left="0"/>
              <w:jc w:val="both"/>
            </w:pPr>
            <w:r>
              <w:t>Dải hóa đơn không đủ số hóa đơn cho lô phát hành</w:t>
            </w:r>
          </w:p>
        </w:tc>
        <w:tc>
          <w:tcPr>
            <w:tcW w:w="1371" w:type="dxa"/>
            <w:tcBorders>
              <w:top w:val="single" w:sz="4" w:space="0" w:color="2E74B5"/>
              <w:left w:val="single" w:sz="4" w:space="0" w:color="2E74B5"/>
              <w:bottom w:val="single" w:sz="4" w:space="0" w:color="2E74B5"/>
              <w:right w:val="single" w:sz="4" w:space="0" w:color="2E74B5"/>
            </w:tcBorders>
          </w:tcPr>
          <w:p w14:paraId="1D5606F2" w14:textId="77777777" w:rsidR="009D1437" w:rsidRDefault="009D1437" w:rsidP="00616EC4">
            <w:pPr>
              <w:pStyle w:val="ListParagraph"/>
              <w:ind w:left="0"/>
              <w:jc w:val="both"/>
            </w:pPr>
          </w:p>
        </w:tc>
      </w:tr>
      <w:tr w:rsidR="009D1437" w:rsidRPr="00660ABB" w14:paraId="0B673E35"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4603D970" w14:textId="77777777" w:rsidR="009D1437" w:rsidRPr="005C2875" w:rsidRDefault="009D1437" w:rsidP="00616EC4">
            <w:pPr>
              <w:autoSpaceDE w:val="0"/>
              <w:autoSpaceDN w:val="0"/>
              <w:adjustRightInd w:val="0"/>
              <w:jc w:val="both"/>
            </w:pPr>
            <w:r w:rsidRPr="0075262D">
              <w:t>ERR:13</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1CB985B1" w14:textId="77777777" w:rsidR="009D1437" w:rsidRDefault="009D1437" w:rsidP="00616EC4">
            <w:pPr>
              <w:pStyle w:val="ListParagraph"/>
              <w:ind w:left="0"/>
              <w:jc w:val="both"/>
            </w:pPr>
            <w:r>
              <w:t>Lỗi trùng fkey</w:t>
            </w:r>
          </w:p>
        </w:tc>
        <w:tc>
          <w:tcPr>
            <w:tcW w:w="1371" w:type="dxa"/>
            <w:tcBorders>
              <w:top w:val="single" w:sz="4" w:space="0" w:color="2E74B5"/>
              <w:left w:val="single" w:sz="4" w:space="0" w:color="2E74B5"/>
              <w:bottom w:val="single" w:sz="4" w:space="0" w:color="2E74B5"/>
              <w:right w:val="single" w:sz="4" w:space="0" w:color="2E74B5"/>
            </w:tcBorders>
          </w:tcPr>
          <w:p w14:paraId="144A8F46" w14:textId="77777777" w:rsidR="009D1437" w:rsidRDefault="009D1437" w:rsidP="00616EC4">
            <w:pPr>
              <w:pStyle w:val="ListParagraph"/>
              <w:ind w:left="0"/>
              <w:jc w:val="both"/>
            </w:pPr>
            <w:r>
              <w:t>1 hoặc nhiều hóa đơn trong lô hóa đơn có Fkey trùng với Fkey của hóa đơn đã phát hành</w:t>
            </w:r>
          </w:p>
        </w:tc>
      </w:tr>
      <w:tr w:rsidR="009D1437" w:rsidRPr="00660ABB" w14:paraId="368241B3"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12CA3F90" w14:textId="77777777" w:rsidR="009D1437" w:rsidRPr="0075262D" w:rsidRDefault="009D1437" w:rsidP="00616EC4">
            <w:pPr>
              <w:autoSpaceDE w:val="0"/>
              <w:autoSpaceDN w:val="0"/>
              <w:adjustRightInd w:val="0"/>
              <w:jc w:val="both"/>
            </w:pPr>
            <w:r w:rsidRPr="00DD2715">
              <w:t>ERR:21</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73F535A6" w14:textId="77777777" w:rsidR="009D1437" w:rsidRDefault="009D1437" w:rsidP="00616EC4">
            <w:pPr>
              <w:pStyle w:val="ListParagraph"/>
              <w:ind w:left="0"/>
              <w:jc w:val="both"/>
            </w:pPr>
            <w:r>
              <w:t>Lỗi trùng số hóa đơn</w:t>
            </w:r>
          </w:p>
        </w:tc>
        <w:tc>
          <w:tcPr>
            <w:tcW w:w="1371" w:type="dxa"/>
            <w:tcBorders>
              <w:top w:val="single" w:sz="4" w:space="0" w:color="2E74B5"/>
              <w:left w:val="single" w:sz="4" w:space="0" w:color="2E74B5"/>
              <w:bottom w:val="single" w:sz="4" w:space="0" w:color="2E74B5"/>
              <w:right w:val="single" w:sz="4" w:space="0" w:color="2E74B5"/>
            </w:tcBorders>
          </w:tcPr>
          <w:p w14:paraId="2118264E" w14:textId="77777777" w:rsidR="009D1437" w:rsidRDefault="009D1437" w:rsidP="00616EC4">
            <w:pPr>
              <w:pStyle w:val="ListParagraph"/>
              <w:ind w:left="0"/>
              <w:jc w:val="both"/>
            </w:pPr>
          </w:p>
        </w:tc>
      </w:tr>
      <w:tr w:rsidR="009D1437" w:rsidRPr="00660ABB" w14:paraId="21DC03BD"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3E1F2ED1" w14:textId="77777777" w:rsidR="009D1437" w:rsidRPr="00DD2715" w:rsidRDefault="009D1437" w:rsidP="00616EC4">
            <w:pPr>
              <w:autoSpaceDE w:val="0"/>
              <w:autoSpaceDN w:val="0"/>
              <w:adjustRightInd w:val="0"/>
              <w:jc w:val="both"/>
            </w:pPr>
            <w:r>
              <w:t>ERR:29</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4D53EA02" w14:textId="77777777" w:rsidR="009D1437" w:rsidRDefault="009D1437" w:rsidP="00616EC4">
            <w:pPr>
              <w:pStyle w:val="ListParagraph"/>
              <w:ind w:left="0"/>
              <w:jc w:val="both"/>
            </w:pPr>
            <w:r>
              <w:t>Lỗi chứng thư hết hạn</w:t>
            </w:r>
          </w:p>
        </w:tc>
        <w:tc>
          <w:tcPr>
            <w:tcW w:w="1371" w:type="dxa"/>
            <w:tcBorders>
              <w:top w:val="single" w:sz="4" w:space="0" w:color="2E74B5"/>
              <w:left w:val="single" w:sz="4" w:space="0" w:color="2E74B5"/>
              <w:bottom w:val="single" w:sz="4" w:space="0" w:color="2E74B5"/>
              <w:right w:val="single" w:sz="4" w:space="0" w:color="2E74B5"/>
            </w:tcBorders>
          </w:tcPr>
          <w:p w14:paraId="27451FA7" w14:textId="77777777" w:rsidR="009D1437" w:rsidRDefault="009D1437" w:rsidP="00616EC4">
            <w:pPr>
              <w:pStyle w:val="ListParagraph"/>
              <w:ind w:left="0"/>
              <w:jc w:val="both"/>
            </w:pPr>
          </w:p>
        </w:tc>
      </w:tr>
      <w:tr w:rsidR="009D1437" w:rsidRPr="00660ABB" w14:paraId="3E31E560"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10883ABC" w14:textId="77777777" w:rsidR="009D1437" w:rsidRPr="00DD2715" w:rsidRDefault="009D1437" w:rsidP="00616EC4">
            <w:pPr>
              <w:autoSpaceDE w:val="0"/>
              <w:autoSpaceDN w:val="0"/>
              <w:adjustRightInd w:val="0"/>
              <w:jc w:val="both"/>
            </w:pPr>
            <w:r>
              <w:t>ERR:30</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5542064D" w14:textId="77777777" w:rsidR="009D1437" w:rsidRPr="00517DC0" w:rsidRDefault="009D1437" w:rsidP="00616EC4">
            <w:pPr>
              <w:pStyle w:val="ListParagraph"/>
              <w:ind w:left="0"/>
              <w:jc w:val="both"/>
            </w:pPr>
            <w:r w:rsidRPr="00517DC0">
              <w:t>Danh sách hóa đơn tồn tại ngày hóa đơn nhỏ hơn ngày hóa đơn đã phát hành</w:t>
            </w:r>
          </w:p>
        </w:tc>
        <w:tc>
          <w:tcPr>
            <w:tcW w:w="1371" w:type="dxa"/>
            <w:tcBorders>
              <w:top w:val="single" w:sz="4" w:space="0" w:color="2E74B5"/>
              <w:left w:val="single" w:sz="4" w:space="0" w:color="2E74B5"/>
              <w:bottom w:val="single" w:sz="4" w:space="0" w:color="2E74B5"/>
              <w:right w:val="single" w:sz="4" w:space="0" w:color="2E74B5"/>
            </w:tcBorders>
          </w:tcPr>
          <w:p w14:paraId="60F8A72A" w14:textId="77777777" w:rsidR="009D1437" w:rsidRDefault="009D1437" w:rsidP="00616EC4">
            <w:pPr>
              <w:pStyle w:val="ListParagraph"/>
              <w:ind w:left="0"/>
              <w:jc w:val="both"/>
            </w:pPr>
          </w:p>
        </w:tc>
      </w:tr>
      <w:tr w:rsidR="009D1437" w:rsidRPr="00660ABB" w14:paraId="33C82EE7"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1B397C07" w14:textId="77777777" w:rsidR="009D1437" w:rsidRPr="00DD2715" w:rsidRDefault="009D1437" w:rsidP="00616EC4">
            <w:pPr>
              <w:autoSpaceDE w:val="0"/>
              <w:autoSpaceDN w:val="0"/>
              <w:adjustRightInd w:val="0"/>
              <w:jc w:val="both"/>
            </w:pPr>
            <w:r>
              <w:t>ERR:31</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0757DE74" w14:textId="77777777" w:rsidR="009D1437" w:rsidRPr="005765F2" w:rsidRDefault="009D1437" w:rsidP="00616EC4">
            <w:pPr>
              <w:jc w:val="both"/>
            </w:pPr>
            <w:r>
              <w:t>Số hóa đơn truyền vào không hợp lệ</w:t>
            </w:r>
          </w:p>
        </w:tc>
        <w:tc>
          <w:tcPr>
            <w:tcW w:w="1371" w:type="dxa"/>
            <w:tcBorders>
              <w:top w:val="single" w:sz="4" w:space="0" w:color="2E74B5"/>
              <w:left w:val="single" w:sz="4" w:space="0" w:color="2E74B5"/>
              <w:bottom w:val="single" w:sz="4" w:space="0" w:color="2E74B5"/>
              <w:right w:val="single" w:sz="4" w:space="0" w:color="2E74B5"/>
            </w:tcBorders>
          </w:tcPr>
          <w:p w14:paraId="50FDCDAC" w14:textId="77777777" w:rsidR="009D1437" w:rsidRPr="005765F2" w:rsidRDefault="009D1437" w:rsidP="00616EC4">
            <w:pPr>
              <w:jc w:val="both"/>
            </w:pPr>
          </w:p>
        </w:tc>
      </w:tr>
      <w:tr w:rsidR="009D1437" w:rsidRPr="00660ABB" w14:paraId="79B3AABA"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21BC3195" w14:textId="77777777" w:rsidR="009D1437" w:rsidRDefault="009D1437" w:rsidP="00616EC4">
            <w:pPr>
              <w:autoSpaceDE w:val="0"/>
              <w:autoSpaceDN w:val="0"/>
              <w:adjustRightInd w:val="0"/>
              <w:jc w:val="both"/>
            </w:pPr>
            <w:r>
              <w:t>ERR:35</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4BC6D68D" w14:textId="77777777" w:rsidR="009D1437" w:rsidRDefault="009D1437" w:rsidP="00616EC4">
            <w:pPr>
              <w:jc w:val="both"/>
            </w:pPr>
            <w:r>
              <w:t>Công ty đăng ký DK01 cả có mã, không mã. Tạo cả ký hiệu cả 2 dải có mã và không mã sẽ yêu cầu bắt buộc truyền pattern, serial</w:t>
            </w:r>
          </w:p>
        </w:tc>
        <w:tc>
          <w:tcPr>
            <w:tcW w:w="1371" w:type="dxa"/>
            <w:tcBorders>
              <w:top w:val="single" w:sz="4" w:space="0" w:color="2E74B5"/>
              <w:left w:val="single" w:sz="4" w:space="0" w:color="2E74B5"/>
              <w:bottom w:val="single" w:sz="4" w:space="0" w:color="2E74B5"/>
              <w:right w:val="single" w:sz="4" w:space="0" w:color="2E74B5"/>
            </w:tcBorders>
          </w:tcPr>
          <w:p w14:paraId="2621CC9F" w14:textId="77777777" w:rsidR="009D1437" w:rsidRPr="005765F2" w:rsidRDefault="009D1437" w:rsidP="00616EC4">
            <w:pPr>
              <w:jc w:val="both"/>
            </w:pPr>
          </w:p>
        </w:tc>
      </w:tr>
      <w:tr w:rsidR="009D1437" w:rsidRPr="00660ABB" w14:paraId="2E08A390"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7CA99FE5" w14:textId="77777777" w:rsidR="009D1437" w:rsidRDefault="009D1437" w:rsidP="00616EC4">
            <w:pPr>
              <w:autoSpaceDE w:val="0"/>
              <w:autoSpaceDN w:val="0"/>
              <w:adjustRightInd w:val="0"/>
              <w:jc w:val="both"/>
            </w:pPr>
            <w:r>
              <w:lastRenderedPageBreak/>
              <w:t>OK:</w:t>
            </w:r>
            <w:r w:rsidRPr="009372AD">
              <w:t>pattern;serial1-</w:t>
            </w:r>
            <w:r>
              <w:t>key1_</w:t>
            </w:r>
            <w:r w:rsidRPr="009372AD">
              <w:t>num1,</w:t>
            </w:r>
            <w:r>
              <w:t>key2_</w:t>
            </w:r>
            <w:r w:rsidRPr="009372AD">
              <w:t>num12,</w:t>
            </w:r>
            <w:r>
              <w:t xml:space="preserve"> …)</w:t>
            </w:r>
          </w:p>
          <w:p w14:paraId="12681DFD" w14:textId="77777777" w:rsidR="009D1437" w:rsidRPr="005765F2" w:rsidRDefault="009D1437" w:rsidP="00616EC4">
            <w:pPr>
              <w:autoSpaceDE w:val="0"/>
              <w:autoSpaceDN w:val="0"/>
              <w:adjustRightInd w:val="0"/>
              <w:jc w:val="both"/>
              <w:rPr>
                <w:b/>
              </w:rPr>
            </w:pPr>
            <w:r w:rsidRPr="005765F2">
              <w:rPr>
                <w:b/>
              </w:rPr>
              <w:t>(Ví dụ:</w:t>
            </w:r>
          </w:p>
          <w:p w14:paraId="3F5327E3" w14:textId="77777777" w:rsidR="009D1437" w:rsidRDefault="009D1437" w:rsidP="00616EC4">
            <w:pPr>
              <w:autoSpaceDE w:val="0"/>
              <w:autoSpaceDN w:val="0"/>
              <w:adjustRightInd w:val="0"/>
              <w:jc w:val="both"/>
              <w:rPr>
                <w:b/>
              </w:rPr>
            </w:pPr>
            <w:r w:rsidRPr="005765F2">
              <w:rPr>
                <w:b/>
              </w:rPr>
              <w:t>OK:01GTKT3/001;AA/12E-key1_1,key2_2,</w:t>
            </w:r>
          </w:p>
          <w:p w14:paraId="742DF30C" w14:textId="77777777" w:rsidR="009D1437" w:rsidRDefault="009D1437" w:rsidP="00616EC4">
            <w:pPr>
              <w:autoSpaceDE w:val="0"/>
              <w:autoSpaceDN w:val="0"/>
              <w:adjustRightInd w:val="0"/>
              <w:jc w:val="both"/>
            </w:pPr>
            <w:r w:rsidRPr="005765F2">
              <w:rPr>
                <w:b/>
              </w:rPr>
              <w:t>key3_3,key4_4,key5_5)</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21D20D6B" w14:textId="77777777" w:rsidR="009D1437" w:rsidRPr="005765F2" w:rsidRDefault="009D1437" w:rsidP="00616EC4">
            <w:pPr>
              <w:jc w:val="both"/>
            </w:pPr>
            <w:r w:rsidRPr="005765F2">
              <w:t xml:space="preserve">OK </w:t>
            </w:r>
            <w:r w:rsidRPr="009372AD">
              <w:sym w:font="Wingdings" w:char="F0E0"/>
            </w:r>
            <w:r w:rsidRPr="005765F2">
              <w:t xml:space="preserve"> đã phát hành hóa đơn thành công</w:t>
            </w:r>
          </w:p>
          <w:p w14:paraId="125997AB" w14:textId="77777777" w:rsidR="009D1437" w:rsidRPr="005765F2" w:rsidRDefault="009D1437" w:rsidP="00616EC4">
            <w:pPr>
              <w:jc w:val="both"/>
            </w:pPr>
            <w:r w:rsidRPr="005765F2">
              <w:t xml:space="preserve">Pattern </w:t>
            </w:r>
            <w:r w:rsidRPr="009372AD">
              <w:sym w:font="Wingdings" w:char="F0E0"/>
            </w:r>
            <w:r w:rsidRPr="005765F2">
              <w:t xml:space="preserve"> Mẫu số của các hóa đơn đã phát hành</w:t>
            </w:r>
          </w:p>
          <w:p w14:paraId="121C2DC7" w14:textId="77777777" w:rsidR="009D1437" w:rsidRPr="005765F2" w:rsidRDefault="009D1437" w:rsidP="00616EC4">
            <w:pPr>
              <w:jc w:val="both"/>
            </w:pPr>
            <w:r w:rsidRPr="005765F2">
              <w:t xml:space="preserve">Serial1 </w:t>
            </w:r>
            <w:r w:rsidRPr="009372AD">
              <w:sym w:font="Wingdings" w:char="F0E0"/>
            </w:r>
            <w:r w:rsidRPr="005765F2">
              <w:t xml:space="preserve"> serial của dãy các hóa đơn phát hành </w:t>
            </w:r>
          </w:p>
          <w:p w14:paraId="5E14D6AD" w14:textId="77777777" w:rsidR="009D1437" w:rsidRPr="005765F2" w:rsidRDefault="009D1437" w:rsidP="00616EC4">
            <w:pPr>
              <w:jc w:val="both"/>
            </w:pPr>
            <w:r w:rsidRPr="005765F2">
              <w:t>num1, num2… là các số hóa đơn</w:t>
            </w:r>
          </w:p>
          <w:p w14:paraId="607C8B34" w14:textId="77777777" w:rsidR="009D1437" w:rsidRPr="00517DC0" w:rsidRDefault="009D1437" w:rsidP="00616EC4">
            <w:pPr>
              <w:pStyle w:val="ListParagraph"/>
              <w:ind w:left="0"/>
              <w:jc w:val="both"/>
            </w:pPr>
            <w:r>
              <w:t>key1,key2… là khóa để nhận biết hóa đơn phát hành cho khách hàng nào(lấy từ đầu vào)</w:t>
            </w:r>
          </w:p>
        </w:tc>
        <w:tc>
          <w:tcPr>
            <w:tcW w:w="1371" w:type="dxa"/>
            <w:tcBorders>
              <w:top w:val="single" w:sz="4" w:space="0" w:color="2E74B5"/>
              <w:left w:val="single" w:sz="4" w:space="0" w:color="2E74B5"/>
              <w:bottom w:val="single" w:sz="4" w:space="0" w:color="2E74B5"/>
              <w:right w:val="single" w:sz="4" w:space="0" w:color="2E74B5"/>
            </w:tcBorders>
          </w:tcPr>
          <w:p w14:paraId="24F53A5C" w14:textId="77777777" w:rsidR="009D1437" w:rsidRPr="005765F2" w:rsidRDefault="009D1437" w:rsidP="00616EC4">
            <w:pPr>
              <w:jc w:val="both"/>
            </w:pPr>
            <w:r w:rsidRPr="005765F2">
              <w:t>Các hóa đơn có serial khác nhau phân cách bởi dấu “;”</w:t>
            </w:r>
          </w:p>
          <w:p w14:paraId="6ECCA78C" w14:textId="77777777" w:rsidR="009D1437" w:rsidRPr="005765F2" w:rsidRDefault="009D1437" w:rsidP="00616EC4">
            <w:pPr>
              <w:jc w:val="both"/>
            </w:pPr>
            <w:r w:rsidRPr="005765F2">
              <w:t>Các số hóa đơn phân cách bởi “,”</w:t>
            </w:r>
          </w:p>
          <w:p w14:paraId="3C4494AE" w14:textId="77777777" w:rsidR="009D1437" w:rsidRDefault="009D1437" w:rsidP="00616EC4">
            <w:pPr>
              <w:pStyle w:val="ListParagraph"/>
              <w:ind w:left="0"/>
              <w:jc w:val="both"/>
            </w:pPr>
          </w:p>
        </w:tc>
      </w:tr>
    </w:tbl>
    <w:p w14:paraId="1C77A8AD" w14:textId="77777777" w:rsidR="009D1437" w:rsidRDefault="009D1437" w:rsidP="009D1437">
      <w:pPr>
        <w:pStyle w:val="N"/>
      </w:pPr>
    </w:p>
    <w:p w14:paraId="358EB4C3" w14:textId="77777777" w:rsidR="009D1437" w:rsidRDefault="009D1437" w:rsidP="009D1437">
      <w:pPr>
        <w:pStyle w:val="N"/>
      </w:pPr>
      <w:r>
        <w:t>Cấu trúc xmlInvData</w:t>
      </w:r>
    </w:p>
    <w:p w14:paraId="3EB9745B"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color w:val="0000FF"/>
          <w:sz w:val="20"/>
          <w:szCs w:val="20"/>
        </w:rPr>
        <w:t>&lt;Invoices&gt;</w:t>
      </w:r>
    </w:p>
    <w:p w14:paraId="6BB1A6E4"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&lt;Inv&gt;</w:t>
      </w:r>
    </w:p>
    <w:p w14:paraId="195C5EE2"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&lt;key&gt;</w:t>
      </w:r>
      <w:r w:rsidRPr="002F0F6E">
        <w:rPr>
          <w:rFonts w:ascii="Courier New" w:hAnsi="Courier New" w:cs="Courier New"/>
          <w:b/>
          <w:bCs/>
          <w:color w:val="000000"/>
          <w:sz w:val="20"/>
          <w:szCs w:val="20"/>
        </w:rPr>
        <w:t>Giá trị khóa để phân biệt hóa đơn xuất cho khách hàng nào</w:t>
      </w:r>
      <w:r w:rsidRPr="002F0F6E">
        <w:rPr>
          <w:rFonts w:ascii="Courier New" w:hAnsi="Courier New" w:cs="Courier New"/>
          <w:color w:val="0000FF"/>
          <w:sz w:val="20"/>
          <w:szCs w:val="20"/>
        </w:rPr>
        <w:t>&lt;/key&gt;</w:t>
      </w:r>
    </w:p>
    <w:p w14:paraId="07B0C6DE" w14:textId="77777777" w:rsidR="009D1437" w:rsidRDefault="009D1437" w:rsidP="009D1437">
      <w:pPr>
        <w:shd w:val="clear" w:color="auto" w:fill="FFFFFF"/>
        <w:rPr>
          <w:rFonts w:ascii="Courier New" w:hAnsi="Courier New" w:cs="Courier New"/>
          <w:color w:val="0000FF"/>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&lt;Invoice&gt;</w:t>
      </w:r>
    </w:p>
    <w:p w14:paraId="23C9E00F" w14:textId="77777777" w:rsidR="009D1437" w:rsidRPr="002F0F6E" w:rsidRDefault="009D1437" w:rsidP="009D1437">
      <w:pPr>
        <w:shd w:val="clear" w:color="auto" w:fill="FFFFFF"/>
        <w:rPr>
          <w:rFonts w:ascii="Courier New" w:hAnsi="Courier New" w:cs="Courier New"/>
          <w:b/>
          <w:bCs/>
          <w:color w:val="000000"/>
          <w:sz w:val="20"/>
          <w:szCs w:val="20"/>
        </w:rPr>
      </w:pPr>
      <w:r>
        <w:rPr>
          <w:rFonts w:ascii="Courier New" w:hAnsi="Courier New" w:cs="Courier New"/>
          <w:color w:val="0000FF"/>
          <w:sz w:val="20"/>
          <w:szCs w:val="20"/>
        </w:rPr>
        <w:tab/>
        <w:t xml:space="preserve">  &lt;InvoiceNo&gt;</w:t>
      </w:r>
      <w:r w:rsidRPr="00B640F2">
        <w:rPr>
          <w:rFonts w:ascii="Courier New" w:hAnsi="Courier New" w:cs="Courier New"/>
          <w:b/>
          <w:sz w:val="20"/>
          <w:szCs w:val="20"/>
        </w:rPr>
        <w:t>Số hóa đơn</w:t>
      </w:r>
      <w:r w:rsidRPr="00B640F2">
        <w:rPr>
          <w:rFonts w:ascii="Courier New" w:hAnsi="Courier New" w:cs="Courier New"/>
          <w:b/>
          <w:color w:val="0000FF"/>
          <w:sz w:val="20"/>
          <w:szCs w:val="20"/>
        </w:rPr>
        <w:t>*</w:t>
      </w:r>
      <w:r w:rsidRPr="00B640F2">
        <w:rPr>
          <w:rFonts w:ascii="Courier New" w:hAnsi="Courier New" w:cs="Courier New"/>
          <w:color w:val="0000FF"/>
          <w:sz w:val="20"/>
          <w:szCs w:val="20"/>
        </w:rPr>
        <w:t>&lt;/InvoiceNo&gt;</w:t>
      </w:r>
    </w:p>
    <w:p w14:paraId="12A555C6"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&lt;CusCode&gt;</w:t>
      </w:r>
      <w:r w:rsidRPr="002F0F6E">
        <w:rPr>
          <w:rFonts w:ascii="Courier New" w:hAnsi="Courier New" w:cs="Courier New"/>
          <w:b/>
          <w:bCs/>
          <w:color w:val="000000"/>
          <w:sz w:val="20"/>
          <w:szCs w:val="20"/>
        </w:rPr>
        <w:t>Mã khách hàng*</w:t>
      </w:r>
      <w:r w:rsidRPr="002F0F6E">
        <w:rPr>
          <w:rFonts w:ascii="Courier New" w:hAnsi="Courier New" w:cs="Courier New"/>
          <w:color w:val="0000FF"/>
          <w:sz w:val="20"/>
          <w:szCs w:val="20"/>
        </w:rPr>
        <w:t>&lt;/CusCode&gt;</w:t>
      </w:r>
    </w:p>
    <w:p w14:paraId="6BD85ADA"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&lt;CusName&gt;</w:t>
      </w:r>
      <w:r w:rsidRPr="002F0F6E">
        <w:rPr>
          <w:rFonts w:ascii="Courier New" w:hAnsi="Courier New" w:cs="Courier New"/>
          <w:b/>
          <w:bCs/>
          <w:color w:val="000000"/>
          <w:sz w:val="20"/>
          <w:szCs w:val="20"/>
        </w:rPr>
        <w:t>Tên khách hàng*</w:t>
      </w:r>
      <w:r w:rsidRPr="002F0F6E">
        <w:rPr>
          <w:rFonts w:ascii="Courier New" w:hAnsi="Courier New" w:cs="Courier New"/>
          <w:color w:val="0000FF"/>
          <w:sz w:val="20"/>
          <w:szCs w:val="20"/>
        </w:rPr>
        <w:t>&lt;/CusName&gt;</w:t>
      </w:r>
    </w:p>
    <w:p w14:paraId="662259CD"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&lt;CusAddress&gt;</w:t>
      </w:r>
      <w:r w:rsidRPr="002F0F6E">
        <w:rPr>
          <w:rFonts w:ascii="Courier New" w:hAnsi="Courier New" w:cs="Courier New"/>
          <w:b/>
          <w:bCs/>
          <w:color w:val="000000"/>
          <w:sz w:val="20"/>
          <w:szCs w:val="20"/>
        </w:rPr>
        <w:t>Địa chỉ khách hàng*</w:t>
      </w:r>
      <w:r w:rsidRPr="002F0F6E">
        <w:rPr>
          <w:rFonts w:ascii="Courier New" w:hAnsi="Courier New" w:cs="Courier New"/>
          <w:color w:val="0000FF"/>
          <w:sz w:val="20"/>
          <w:szCs w:val="20"/>
        </w:rPr>
        <w:t>&lt;/CusAddress&gt;</w:t>
      </w:r>
    </w:p>
    <w:p w14:paraId="4EDBEA02"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&lt;CusPhone&gt;</w:t>
      </w:r>
      <w:r w:rsidRPr="002F0F6E">
        <w:rPr>
          <w:rFonts w:ascii="Courier New" w:hAnsi="Courier New" w:cs="Courier New"/>
          <w:b/>
          <w:bCs/>
          <w:color w:val="000000"/>
          <w:sz w:val="20"/>
          <w:szCs w:val="20"/>
        </w:rPr>
        <w:t>Điện thoại khách hàng</w:t>
      </w:r>
      <w:r w:rsidRPr="002F0F6E">
        <w:rPr>
          <w:rFonts w:ascii="Courier New" w:hAnsi="Courier New" w:cs="Courier New"/>
          <w:color w:val="0000FF"/>
          <w:sz w:val="20"/>
          <w:szCs w:val="20"/>
        </w:rPr>
        <w:t>&lt;/CusPhone&gt;</w:t>
      </w:r>
    </w:p>
    <w:p w14:paraId="65AD3514"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&lt;CusTaxCode&gt;</w:t>
      </w:r>
      <w:r w:rsidRPr="002F0F6E">
        <w:rPr>
          <w:rFonts w:ascii="Courier New" w:hAnsi="Courier New" w:cs="Courier New"/>
          <w:b/>
          <w:bCs/>
          <w:color w:val="000000"/>
          <w:sz w:val="20"/>
          <w:szCs w:val="20"/>
        </w:rPr>
        <w:t>Mã số thuế KH (Bắt buộc với KH là Doanh nghiệp)</w:t>
      </w:r>
      <w:r w:rsidRPr="002F0F6E">
        <w:rPr>
          <w:rFonts w:ascii="Courier New" w:hAnsi="Courier New" w:cs="Courier New"/>
          <w:color w:val="0000FF"/>
          <w:sz w:val="20"/>
          <w:szCs w:val="20"/>
        </w:rPr>
        <w:t>&lt;/CusTaxCode&gt;</w:t>
      </w:r>
    </w:p>
    <w:p w14:paraId="40DA1EC0" w14:textId="6DC11AC3"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&lt;PaymentMethod&gt;</w:t>
      </w:r>
      <w:r w:rsidRPr="002F0F6E">
        <w:rPr>
          <w:rFonts w:ascii="Courier New" w:hAnsi="Courier New" w:cs="Courier New"/>
          <w:b/>
          <w:bCs/>
          <w:color w:val="000000"/>
          <w:sz w:val="20"/>
          <w:szCs w:val="20"/>
        </w:rPr>
        <w:t>Phương thức thanh toán</w:t>
      </w:r>
      <w:r w:rsidR="007133FB" w:rsidRPr="007133FB">
        <w:rPr>
          <w:rFonts w:ascii="Courier New" w:hAnsi="Courier New" w:cs="Courier New"/>
          <w:b/>
          <w:bCs/>
          <w:color w:val="000000"/>
          <w:sz w:val="20"/>
          <w:szCs w:val="20"/>
          <w:highlight w:val="cyan"/>
        </w:rPr>
        <w:t>*</w:t>
      </w:r>
      <w:r w:rsidRPr="002F0F6E">
        <w:rPr>
          <w:rFonts w:ascii="Courier New" w:hAnsi="Courier New" w:cs="Courier New"/>
          <w:color w:val="0000FF"/>
          <w:sz w:val="20"/>
          <w:szCs w:val="20"/>
        </w:rPr>
        <w:t>&lt;/PaymentMethod&gt;</w:t>
      </w:r>
    </w:p>
    <w:p w14:paraId="0ADA8777"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&lt;KindOfService&gt;</w:t>
      </w:r>
      <w:r w:rsidRPr="002F0F6E">
        <w:rPr>
          <w:rFonts w:ascii="Courier New" w:hAnsi="Courier New" w:cs="Courier New"/>
          <w:b/>
          <w:bCs/>
          <w:color w:val="000000"/>
          <w:sz w:val="20"/>
          <w:szCs w:val="20"/>
        </w:rPr>
        <w:t>Tháng hóa đơn</w:t>
      </w:r>
      <w:r w:rsidRPr="002F0F6E">
        <w:rPr>
          <w:rFonts w:ascii="Courier New" w:hAnsi="Courier New" w:cs="Courier New"/>
          <w:color w:val="0000FF"/>
          <w:sz w:val="20"/>
          <w:szCs w:val="20"/>
        </w:rPr>
        <w:t>&lt;/KindOfService&gt;</w:t>
      </w:r>
    </w:p>
    <w:p w14:paraId="7C8BA04A"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&lt;Products&gt;</w:t>
      </w:r>
    </w:p>
    <w:p w14:paraId="139142B4"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&lt;Product&gt;</w:t>
      </w:r>
    </w:p>
    <w:p w14:paraId="46B8A4C5"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&lt;ProdName&gt;</w:t>
      </w:r>
      <w:r w:rsidRPr="002F0F6E">
        <w:rPr>
          <w:rFonts w:ascii="Courier New" w:hAnsi="Courier New" w:cs="Courier New"/>
          <w:b/>
          <w:bCs/>
          <w:color w:val="000000"/>
          <w:sz w:val="20"/>
          <w:szCs w:val="20"/>
        </w:rPr>
        <w:t>Tên sản phẩm*</w:t>
      </w:r>
      <w:r w:rsidRPr="002F0F6E">
        <w:rPr>
          <w:rFonts w:ascii="Courier New" w:hAnsi="Courier New" w:cs="Courier New"/>
          <w:color w:val="0000FF"/>
          <w:sz w:val="20"/>
          <w:szCs w:val="20"/>
        </w:rPr>
        <w:t>&lt;/ProdName&gt;</w:t>
      </w:r>
    </w:p>
    <w:p w14:paraId="3495E7F1"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&lt;ProdUnit&gt;</w:t>
      </w:r>
      <w:r w:rsidRPr="002F0F6E">
        <w:rPr>
          <w:rFonts w:ascii="Courier New" w:hAnsi="Courier New" w:cs="Courier New"/>
          <w:b/>
          <w:bCs/>
          <w:color w:val="000000"/>
          <w:sz w:val="20"/>
          <w:szCs w:val="20"/>
        </w:rPr>
        <w:t>Đơn vị tính</w:t>
      </w:r>
      <w:r w:rsidRPr="002F0F6E">
        <w:rPr>
          <w:rFonts w:ascii="Courier New" w:hAnsi="Courier New" w:cs="Courier New"/>
          <w:color w:val="0000FF"/>
          <w:sz w:val="20"/>
          <w:szCs w:val="20"/>
        </w:rPr>
        <w:t>&lt;/ProdUnit&gt;</w:t>
      </w:r>
    </w:p>
    <w:p w14:paraId="75EFE23D"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&lt;ProdQuantity&gt;</w:t>
      </w:r>
      <w:r w:rsidRPr="002F0F6E">
        <w:rPr>
          <w:rFonts w:ascii="Courier New" w:hAnsi="Courier New" w:cs="Courier New"/>
          <w:b/>
          <w:bCs/>
          <w:color w:val="000000"/>
          <w:sz w:val="20"/>
          <w:szCs w:val="20"/>
        </w:rPr>
        <w:t>Số lượng</w:t>
      </w:r>
      <w:r w:rsidRPr="002F0F6E">
        <w:rPr>
          <w:rFonts w:ascii="Courier New" w:hAnsi="Courier New" w:cs="Courier New"/>
          <w:color w:val="0000FF"/>
          <w:sz w:val="20"/>
          <w:szCs w:val="20"/>
        </w:rPr>
        <w:t>&lt;/ProdQuantity&gt;</w:t>
      </w:r>
    </w:p>
    <w:p w14:paraId="0EC72843"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&lt;ProdPrice&gt;</w:t>
      </w:r>
      <w:r w:rsidRPr="002F0F6E">
        <w:rPr>
          <w:rFonts w:ascii="Courier New" w:hAnsi="Courier New" w:cs="Courier New"/>
          <w:b/>
          <w:bCs/>
          <w:color w:val="000000"/>
          <w:sz w:val="20"/>
          <w:szCs w:val="20"/>
        </w:rPr>
        <w:t>Đơn giá</w:t>
      </w:r>
      <w:r w:rsidRPr="002F0F6E">
        <w:rPr>
          <w:rFonts w:ascii="Courier New" w:hAnsi="Courier New" w:cs="Courier New"/>
          <w:color w:val="0000FF"/>
          <w:sz w:val="20"/>
          <w:szCs w:val="20"/>
        </w:rPr>
        <w:t>&lt;/ProdPrice&gt;</w:t>
      </w:r>
    </w:p>
    <w:p w14:paraId="09604D9D"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&lt;Amount&gt;</w:t>
      </w:r>
      <w:r w:rsidRPr="002F0F6E">
        <w:rPr>
          <w:rFonts w:ascii="Courier New" w:hAnsi="Courier New" w:cs="Courier New"/>
          <w:b/>
          <w:bCs/>
          <w:color w:val="000000"/>
          <w:sz w:val="20"/>
          <w:szCs w:val="20"/>
        </w:rPr>
        <w:t>Tổng tiền sau thuế*</w:t>
      </w:r>
      <w:r w:rsidRPr="002F0F6E">
        <w:rPr>
          <w:rFonts w:ascii="Courier New" w:hAnsi="Courier New" w:cs="Courier New"/>
          <w:color w:val="0000FF"/>
          <w:sz w:val="20"/>
          <w:szCs w:val="20"/>
        </w:rPr>
        <w:t>&lt;/Amount&gt;</w:t>
      </w:r>
    </w:p>
    <w:p w14:paraId="4E8E2726"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&lt;Remark&gt;</w:t>
      </w:r>
      <w:r w:rsidRPr="002F0F6E">
        <w:rPr>
          <w:rFonts w:ascii="Courier New" w:hAnsi="Courier New" w:cs="Courier New"/>
          <w:b/>
          <w:bCs/>
          <w:color w:val="000000"/>
          <w:sz w:val="20"/>
          <w:szCs w:val="20"/>
        </w:rPr>
        <w:t>Remark</w:t>
      </w:r>
      <w:r w:rsidRPr="002F0F6E">
        <w:rPr>
          <w:rFonts w:ascii="Courier New" w:hAnsi="Courier New" w:cs="Courier New"/>
          <w:color w:val="0000FF"/>
          <w:sz w:val="20"/>
          <w:szCs w:val="20"/>
        </w:rPr>
        <w:t>&lt;/Remark&gt;</w:t>
      </w:r>
    </w:p>
    <w:p w14:paraId="3E80AF9A"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&lt;Total&gt;</w:t>
      </w:r>
      <w:r w:rsidRPr="002F0F6E">
        <w:rPr>
          <w:rFonts w:ascii="Courier New" w:hAnsi="Courier New" w:cs="Courier New"/>
          <w:b/>
          <w:bCs/>
          <w:color w:val="000000"/>
          <w:sz w:val="20"/>
          <w:szCs w:val="20"/>
        </w:rPr>
        <w:t>Tổng tiền trước thuế*</w:t>
      </w:r>
      <w:r w:rsidRPr="002F0F6E">
        <w:rPr>
          <w:rFonts w:ascii="Courier New" w:hAnsi="Courier New" w:cs="Courier New"/>
          <w:color w:val="0000FF"/>
          <w:sz w:val="20"/>
          <w:szCs w:val="20"/>
        </w:rPr>
        <w:t>&lt;/Total&gt;</w:t>
      </w:r>
    </w:p>
    <w:p w14:paraId="69DD75C5"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&lt;VATRate&gt;</w:t>
      </w:r>
      <w:r w:rsidRPr="002F0F6E">
        <w:rPr>
          <w:rFonts w:ascii="Courier New" w:hAnsi="Courier New" w:cs="Courier New"/>
          <w:b/>
          <w:bCs/>
          <w:color w:val="000000"/>
          <w:sz w:val="20"/>
          <w:szCs w:val="20"/>
        </w:rPr>
        <w:t>Thuế GTGT*</w:t>
      </w:r>
      <w:r w:rsidRPr="002F0F6E">
        <w:rPr>
          <w:rFonts w:ascii="Courier New" w:hAnsi="Courier New" w:cs="Courier New"/>
          <w:color w:val="0000FF"/>
          <w:sz w:val="20"/>
          <w:szCs w:val="20"/>
        </w:rPr>
        <w:t>&lt;/VATRate&gt;</w:t>
      </w:r>
    </w:p>
    <w:p w14:paraId="6FFBE3B3"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&lt;VATAmount&gt;</w:t>
      </w:r>
      <w:r w:rsidRPr="002F0F6E">
        <w:rPr>
          <w:rFonts w:ascii="Courier New" w:hAnsi="Courier New" w:cs="Courier New"/>
          <w:b/>
          <w:bCs/>
          <w:color w:val="000000"/>
          <w:sz w:val="20"/>
          <w:szCs w:val="20"/>
        </w:rPr>
        <w:t>Tổng tiền thuế*</w:t>
      </w:r>
      <w:r w:rsidRPr="002F0F6E">
        <w:rPr>
          <w:rFonts w:ascii="Courier New" w:hAnsi="Courier New" w:cs="Courier New"/>
          <w:color w:val="0000FF"/>
          <w:sz w:val="20"/>
          <w:szCs w:val="20"/>
        </w:rPr>
        <w:t>&lt;/VATAmount&gt;</w:t>
      </w:r>
    </w:p>
    <w:p w14:paraId="2D5B41C4"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&lt;Extra1&gt;</w:t>
      </w:r>
      <w:r w:rsidRPr="002F0F6E">
        <w:rPr>
          <w:rFonts w:ascii="Courier New" w:hAnsi="Courier New" w:cs="Courier New"/>
          <w:b/>
          <w:bCs/>
          <w:color w:val="000000"/>
          <w:sz w:val="20"/>
          <w:szCs w:val="20"/>
        </w:rPr>
        <w:t>Mở rộng 1</w:t>
      </w:r>
      <w:r w:rsidRPr="002F0F6E">
        <w:rPr>
          <w:rFonts w:ascii="Courier New" w:hAnsi="Courier New" w:cs="Courier New"/>
          <w:color w:val="0000FF"/>
          <w:sz w:val="20"/>
          <w:szCs w:val="20"/>
        </w:rPr>
        <w:t>&lt;/Extra1&gt;</w:t>
      </w:r>
    </w:p>
    <w:p w14:paraId="20F6B9DF"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&lt;Extra2&gt;</w:t>
      </w:r>
      <w:r w:rsidRPr="002F0F6E">
        <w:rPr>
          <w:rFonts w:ascii="Courier New" w:hAnsi="Courier New" w:cs="Courier New"/>
          <w:b/>
          <w:bCs/>
          <w:color w:val="000000"/>
          <w:sz w:val="20"/>
          <w:szCs w:val="20"/>
        </w:rPr>
        <w:t>Mở rộng 2</w:t>
      </w:r>
      <w:r w:rsidRPr="002F0F6E">
        <w:rPr>
          <w:rFonts w:ascii="Courier New" w:hAnsi="Courier New" w:cs="Courier New"/>
          <w:color w:val="0000FF"/>
          <w:sz w:val="20"/>
          <w:szCs w:val="20"/>
        </w:rPr>
        <w:t>&lt;/Extra2&gt;</w:t>
      </w:r>
    </w:p>
    <w:p w14:paraId="3445664C" w14:textId="71003044"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&lt;Discount&gt;</w:t>
      </w:r>
      <w:r w:rsidR="00B7194D">
        <w:rPr>
          <w:rFonts w:ascii="Courier New" w:hAnsi="Courier New" w:cs="Courier New"/>
          <w:b/>
          <w:bCs/>
          <w:color w:val="000000"/>
          <w:sz w:val="20"/>
          <w:szCs w:val="20"/>
        </w:rPr>
        <w:t>Tỷ lệ c</w:t>
      </w:r>
      <w:r w:rsidRPr="002F0F6E">
        <w:rPr>
          <w:rFonts w:ascii="Courier New" w:hAnsi="Courier New" w:cs="Courier New"/>
          <w:b/>
          <w:bCs/>
          <w:color w:val="000000"/>
          <w:sz w:val="20"/>
          <w:szCs w:val="20"/>
        </w:rPr>
        <w:t>hiết khấu</w:t>
      </w:r>
      <w:r w:rsidRPr="002F0F6E">
        <w:rPr>
          <w:rFonts w:ascii="Courier New" w:hAnsi="Courier New" w:cs="Courier New"/>
          <w:color w:val="0000FF"/>
          <w:sz w:val="20"/>
          <w:szCs w:val="20"/>
        </w:rPr>
        <w:t>&lt;/Discount&gt;</w:t>
      </w:r>
    </w:p>
    <w:p w14:paraId="6572339F" w14:textId="77777777" w:rsidR="009D1437" w:rsidRDefault="009D1437" w:rsidP="009D1437">
      <w:pPr>
        <w:shd w:val="clear" w:color="auto" w:fill="FFFFFF"/>
        <w:rPr>
          <w:rFonts w:ascii="Courier New" w:hAnsi="Courier New" w:cs="Courier New"/>
          <w:color w:val="0000FF"/>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&lt;DiscountAmount&gt;</w:t>
      </w:r>
      <w:r w:rsidRPr="002F0F6E">
        <w:rPr>
          <w:rFonts w:ascii="Courier New" w:hAnsi="Courier New" w:cs="Courier New"/>
          <w:b/>
          <w:bCs/>
          <w:color w:val="000000"/>
          <w:sz w:val="20"/>
          <w:szCs w:val="20"/>
        </w:rPr>
        <w:t>Tổng tiền chiết khấu</w:t>
      </w:r>
      <w:r w:rsidRPr="002F0F6E">
        <w:rPr>
          <w:rFonts w:ascii="Courier New" w:hAnsi="Courier New" w:cs="Courier New"/>
          <w:color w:val="0000FF"/>
          <w:sz w:val="20"/>
          <w:szCs w:val="20"/>
        </w:rPr>
        <w:t>&lt;/DiscountAmount&gt;</w:t>
      </w:r>
    </w:p>
    <w:p w14:paraId="3C36D4D3" w14:textId="015FE2AF" w:rsidR="00171503" w:rsidRPr="002F0F6E" w:rsidRDefault="00171503" w:rsidP="00171503">
      <w:pPr>
        <w:shd w:val="clear" w:color="auto" w:fill="FFFFFF"/>
        <w:ind w:left="720" w:firstLine="720"/>
        <w:rPr>
          <w:rFonts w:ascii="Courier New" w:hAnsi="Courier New" w:cs="Courier New"/>
          <w:b/>
          <w:bCs/>
          <w:color w:val="000000"/>
          <w:sz w:val="20"/>
          <w:szCs w:val="20"/>
        </w:rPr>
      </w:pPr>
      <w:r w:rsidRPr="002F0F6E">
        <w:rPr>
          <w:rFonts w:ascii="Courier New" w:hAnsi="Courier New" w:cs="Courier New"/>
          <w:color w:val="0000FF"/>
          <w:sz w:val="20"/>
          <w:szCs w:val="20"/>
        </w:rPr>
        <w:t>&lt;Discount</w:t>
      </w:r>
      <w:r>
        <w:rPr>
          <w:rFonts w:ascii="Courier New" w:hAnsi="Courier New" w:cs="Courier New"/>
          <w:color w:val="0000FF"/>
          <w:sz w:val="20"/>
          <w:szCs w:val="20"/>
        </w:rPr>
        <w:t>NonTax</w:t>
      </w:r>
      <w:r w:rsidRPr="002F0F6E">
        <w:rPr>
          <w:rFonts w:ascii="Courier New" w:hAnsi="Courier New" w:cs="Courier New"/>
          <w:color w:val="0000FF"/>
          <w:sz w:val="20"/>
          <w:szCs w:val="20"/>
        </w:rPr>
        <w:t>&gt;</w:t>
      </w:r>
      <w:r w:rsidRPr="002F0F6E">
        <w:rPr>
          <w:rFonts w:ascii="Courier New" w:hAnsi="Courier New" w:cs="Courier New"/>
          <w:b/>
          <w:bCs/>
          <w:color w:val="000000"/>
          <w:sz w:val="20"/>
          <w:szCs w:val="20"/>
        </w:rPr>
        <w:t xml:space="preserve">Tổng tiền </w:t>
      </w:r>
      <w:r>
        <w:rPr>
          <w:rFonts w:ascii="Courier New" w:hAnsi="Courier New" w:cs="Courier New"/>
          <w:b/>
          <w:bCs/>
          <w:color w:val="000000"/>
          <w:sz w:val="20"/>
          <w:szCs w:val="20"/>
        </w:rPr>
        <w:t>giảm trừ không chịu thuế</w:t>
      </w:r>
      <w:r w:rsidRPr="002F0F6E">
        <w:rPr>
          <w:rFonts w:ascii="Courier New" w:hAnsi="Courier New" w:cs="Courier New"/>
          <w:color w:val="0000FF"/>
          <w:sz w:val="20"/>
          <w:szCs w:val="20"/>
        </w:rPr>
        <w:t>&lt;/Discount</w:t>
      </w:r>
      <w:r>
        <w:rPr>
          <w:rFonts w:ascii="Courier New" w:hAnsi="Courier New" w:cs="Courier New"/>
          <w:color w:val="0000FF"/>
          <w:sz w:val="20"/>
          <w:szCs w:val="20"/>
        </w:rPr>
        <w:t>NonTax</w:t>
      </w:r>
      <w:r w:rsidRPr="002F0F6E">
        <w:rPr>
          <w:rFonts w:ascii="Courier New" w:hAnsi="Courier New" w:cs="Courier New"/>
          <w:color w:val="0000FF"/>
          <w:sz w:val="20"/>
          <w:szCs w:val="20"/>
        </w:rPr>
        <w:t>&gt;</w:t>
      </w:r>
    </w:p>
    <w:p w14:paraId="26FC915C" w14:textId="5C4C6920" w:rsidR="00E64B97" w:rsidRPr="00E64B97" w:rsidRDefault="009D1437" w:rsidP="00E64B97">
      <w:pPr>
        <w:shd w:val="clear" w:color="auto" w:fill="FFFFFF"/>
        <w:rPr>
          <w:rFonts w:ascii="Courier New" w:hAnsi="Courier New" w:cs="Courier New"/>
          <w:color w:val="0000FF"/>
          <w:sz w:val="20"/>
          <w:szCs w:val="20"/>
          <w:highlight w:val="cyan"/>
        </w:rPr>
      </w:pPr>
      <w:r w:rsidRPr="002F0F6E">
        <w:rPr>
          <w:rFonts w:ascii="Courier New" w:hAnsi="Courier New" w:cs="Courier New"/>
          <w:b/>
          <w:bCs/>
          <w:color w:val="000000"/>
          <w:sz w:val="20"/>
          <w:szCs w:val="20"/>
        </w:rPr>
        <w:t xml:space="preserve">            </w:t>
      </w:r>
      <w:r w:rsidR="00E64B97" w:rsidRPr="00E64B97">
        <w:rPr>
          <w:rFonts w:ascii="Courier New" w:hAnsi="Courier New" w:cs="Courier New"/>
          <w:color w:val="0000FF"/>
          <w:sz w:val="20"/>
          <w:szCs w:val="20"/>
          <w:highlight w:val="cyan"/>
        </w:rPr>
        <w:t>&lt;IsSum&gt; Tính chất * (0-Hàng hóa, dịch vụ; 1-Khuyến mại; 2-Chiết khấu thương mại (trong trường hợp muốn thể hiện thông tin chiết khấu theo dòng); 4-Ghi chú/d</w:t>
      </w:r>
      <w:r w:rsidR="007133FB">
        <w:rPr>
          <w:rFonts w:ascii="Courier New" w:hAnsi="Courier New" w:cs="Courier New"/>
          <w:color w:val="0000FF"/>
          <w:sz w:val="20"/>
          <w:szCs w:val="20"/>
          <w:highlight w:val="cyan"/>
        </w:rPr>
        <w:t>iễn giải; 5- hàng hóa đặc trưng</w:t>
      </w:r>
      <w:r w:rsidR="00E64B97" w:rsidRPr="00E64B97">
        <w:rPr>
          <w:rFonts w:ascii="Courier New" w:hAnsi="Courier New" w:cs="Courier New"/>
          <w:color w:val="0000FF"/>
          <w:sz w:val="20"/>
          <w:szCs w:val="20"/>
          <w:highlight w:val="cyan"/>
        </w:rPr>
        <w:t>&lt;/IsSum&gt;</w:t>
      </w:r>
    </w:p>
    <w:p w14:paraId="42613BBB" w14:textId="3EAD4631" w:rsidR="00E64B97" w:rsidRPr="00E64B97" w:rsidRDefault="00E64B97" w:rsidP="00747DD3">
      <w:pPr>
        <w:shd w:val="clear" w:color="auto" w:fill="FFFFFF"/>
        <w:ind w:left="720" w:firstLine="720"/>
        <w:rPr>
          <w:rFonts w:ascii="Courier New" w:hAnsi="Courier New" w:cs="Courier New"/>
          <w:color w:val="0000FF"/>
          <w:sz w:val="20"/>
          <w:szCs w:val="20"/>
          <w:highlight w:val="cyan"/>
        </w:rPr>
      </w:pPr>
      <w:r w:rsidRPr="00E64B97">
        <w:rPr>
          <w:rFonts w:ascii="Courier New" w:hAnsi="Courier New" w:cs="Courier New"/>
          <w:color w:val="0000FF"/>
          <w:sz w:val="20"/>
          <w:szCs w:val="20"/>
          <w:highlight w:val="cyan"/>
        </w:rPr>
        <w:t>&lt;LHHDTrung&gt;Loại hàng hóa đặc trưng (nhận các giá trị: 1- Hàng hóa là xe ô tô, xe mô tô, 2- Dịch vụ vận chuyển, 3- Dịch vụ vậ</w:t>
      </w:r>
      <w:r w:rsidR="007133FB">
        <w:rPr>
          <w:rFonts w:ascii="Courier New" w:hAnsi="Courier New" w:cs="Courier New"/>
          <w:color w:val="0000FF"/>
          <w:sz w:val="20"/>
          <w:szCs w:val="20"/>
          <w:highlight w:val="cyan"/>
        </w:rPr>
        <w:t xml:space="preserve">n chuyển trên nền tảng số, TMĐT) </w:t>
      </w:r>
      <w:r w:rsidRPr="00E64B97">
        <w:rPr>
          <w:rFonts w:ascii="Courier New" w:hAnsi="Courier New" w:cs="Courier New"/>
          <w:color w:val="0000FF"/>
          <w:sz w:val="20"/>
          <w:szCs w:val="20"/>
          <w:highlight w:val="cyan"/>
        </w:rPr>
        <w:t>&lt;/LHHDTrung&gt;</w:t>
      </w:r>
    </w:p>
    <w:p w14:paraId="273D4F73" w14:textId="77777777" w:rsidR="00E64B97" w:rsidRPr="00E64B97" w:rsidRDefault="00E64B97" w:rsidP="00747DD3">
      <w:pPr>
        <w:shd w:val="clear" w:color="auto" w:fill="FFFFFF"/>
        <w:ind w:left="720" w:firstLine="720"/>
        <w:rPr>
          <w:rFonts w:ascii="Courier New" w:hAnsi="Courier New" w:cs="Courier New"/>
          <w:color w:val="0000FF"/>
          <w:sz w:val="20"/>
          <w:szCs w:val="20"/>
          <w:highlight w:val="cyan"/>
        </w:rPr>
      </w:pPr>
      <w:r w:rsidRPr="00E64B97">
        <w:rPr>
          <w:rFonts w:ascii="Courier New" w:hAnsi="Courier New" w:cs="Courier New"/>
          <w:color w:val="0000FF"/>
          <w:sz w:val="20"/>
          <w:szCs w:val="20"/>
          <w:highlight w:val="cyan"/>
        </w:rPr>
        <w:t>&lt;SKhung&gt;Số khung&lt;/SKhung&gt;</w:t>
      </w:r>
    </w:p>
    <w:p w14:paraId="761DB26F" w14:textId="77777777" w:rsidR="00E64B97" w:rsidRPr="00E64B97" w:rsidRDefault="00E64B97" w:rsidP="00747DD3">
      <w:pPr>
        <w:shd w:val="clear" w:color="auto" w:fill="FFFFFF"/>
        <w:ind w:left="720" w:firstLine="720"/>
        <w:rPr>
          <w:rFonts w:ascii="Courier New" w:hAnsi="Courier New" w:cs="Courier New"/>
          <w:color w:val="0000FF"/>
          <w:sz w:val="20"/>
          <w:szCs w:val="20"/>
          <w:highlight w:val="cyan"/>
        </w:rPr>
      </w:pPr>
      <w:r w:rsidRPr="00E64B97">
        <w:rPr>
          <w:rFonts w:ascii="Courier New" w:hAnsi="Courier New" w:cs="Courier New"/>
          <w:color w:val="0000FF"/>
          <w:sz w:val="20"/>
          <w:szCs w:val="20"/>
          <w:highlight w:val="cyan"/>
        </w:rPr>
        <w:t>&lt;SMay&gt;Số máy&lt;/SMay&gt;</w:t>
      </w:r>
    </w:p>
    <w:p w14:paraId="6C534D59" w14:textId="77777777" w:rsidR="00E64B97" w:rsidRPr="00E64B97" w:rsidRDefault="00E64B97" w:rsidP="00747DD3">
      <w:pPr>
        <w:shd w:val="clear" w:color="auto" w:fill="FFFFFF"/>
        <w:ind w:left="720" w:firstLine="720"/>
        <w:rPr>
          <w:rFonts w:ascii="Courier New" w:hAnsi="Courier New" w:cs="Courier New"/>
          <w:color w:val="0000FF"/>
          <w:sz w:val="20"/>
          <w:szCs w:val="20"/>
          <w:highlight w:val="cyan"/>
        </w:rPr>
      </w:pPr>
      <w:r w:rsidRPr="00E64B97">
        <w:rPr>
          <w:rFonts w:ascii="Courier New" w:hAnsi="Courier New" w:cs="Courier New"/>
          <w:color w:val="0000FF"/>
          <w:sz w:val="20"/>
          <w:szCs w:val="20"/>
          <w:highlight w:val="cyan"/>
        </w:rPr>
        <w:t>&lt;BKSPTVChuyen&gt; Biển kiểm soát phương tiện vận chuyển&lt;/BKSPTVChuyen &gt;</w:t>
      </w:r>
    </w:p>
    <w:p w14:paraId="52CB4771" w14:textId="77777777" w:rsidR="00E64B97" w:rsidRPr="00E64B97" w:rsidRDefault="00E64B97" w:rsidP="00747DD3">
      <w:pPr>
        <w:shd w:val="clear" w:color="auto" w:fill="FFFFFF"/>
        <w:ind w:left="720" w:firstLine="720"/>
        <w:rPr>
          <w:rFonts w:ascii="Courier New" w:hAnsi="Courier New" w:cs="Courier New"/>
          <w:color w:val="0000FF"/>
          <w:sz w:val="20"/>
          <w:szCs w:val="20"/>
          <w:highlight w:val="cyan"/>
        </w:rPr>
      </w:pPr>
      <w:r w:rsidRPr="00E64B97">
        <w:rPr>
          <w:rFonts w:ascii="Courier New" w:hAnsi="Courier New" w:cs="Courier New"/>
          <w:color w:val="0000FF"/>
          <w:sz w:val="20"/>
          <w:szCs w:val="20"/>
          <w:highlight w:val="cyan"/>
        </w:rPr>
        <w:lastRenderedPageBreak/>
        <w:t>&lt;TNGHang&gt; Tên người gửi hàng&lt;/TNGHang&gt;</w:t>
      </w:r>
    </w:p>
    <w:p w14:paraId="5B809A7B" w14:textId="4D86A7BB" w:rsidR="00E64B97" w:rsidRPr="00E64B97" w:rsidRDefault="00E64B97" w:rsidP="00747DD3">
      <w:pPr>
        <w:shd w:val="clear" w:color="auto" w:fill="FFFFFF"/>
        <w:ind w:left="720" w:firstLine="720"/>
        <w:rPr>
          <w:rFonts w:ascii="Courier New" w:hAnsi="Courier New" w:cs="Courier New"/>
          <w:color w:val="0000FF"/>
          <w:sz w:val="20"/>
          <w:szCs w:val="20"/>
          <w:highlight w:val="cyan"/>
        </w:rPr>
      </w:pPr>
      <w:r w:rsidRPr="00E64B97">
        <w:rPr>
          <w:rFonts w:ascii="Courier New" w:hAnsi="Courier New" w:cs="Courier New"/>
          <w:color w:val="0000FF"/>
          <w:sz w:val="20"/>
          <w:szCs w:val="20"/>
          <w:highlight w:val="cyan"/>
        </w:rPr>
        <w:t>&lt;DCNGHa</w:t>
      </w:r>
      <w:r w:rsidR="007133FB">
        <w:rPr>
          <w:rFonts w:ascii="Courier New" w:hAnsi="Courier New" w:cs="Courier New"/>
          <w:color w:val="0000FF"/>
          <w:sz w:val="20"/>
          <w:szCs w:val="20"/>
          <w:highlight w:val="cyan"/>
        </w:rPr>
        <w:t>ng&gt;Địa chỉ người gửi &lt;/DCNGHang</w:t>
      </w:r>
      <w:r w:rsidRPr="00E64B97">
        <w:rPr>
          <w:rFonts w:ascii="Courier New" w:hAnsi="Courier New" w:cs="Courier New"/>
          <w:color w:val="0000FF"/>
          <w:sz w:val="20"/>
          <w:szCs w:val="20"/>
          <w:highlight w:val="cyan"/>
        </w:rPr>
        <w:t>&gt;</w:t>
      </w:r>
    </w:p>
    <w:p w14:paraId="6FB3581E" w14:textId="6E57BA9D" w:rsidR="00E64B97" w:rsidRPr="00E64B97" w:rsidRDefault="00E64B97" w:rsidP="00747DD3">
      <w:pPr>
        <w:shd w:val="clear" w:color="auto" w:fill="FFFFFF"/>
        <w:ind w:left="720" w:firstLine="720"/>
        <w:rPr>
          <w:rFonts w:ascii="Courier New" w:hAnsi="Courier New" w:cs="Courier New"/>
          <w:color w:val="0000FF"/>
          <w:sz w:val="20"/>
          <w:szCs w:val="20"/>
          <w:highlight w:val="cyan"/>
        </w:rPr>
      </w:pPr>
      <w:r w:rsidRPr="00E64B97">
        <w:rPr>
          <w:rFonts w:ascii="Courier New" w:hAnsi="Courier New" w:cs="Courier New"/>
          <w:color w:val="0000FF"/>
          <w:sz w:val="20"/>
          <w:szCs w:val="20"/>
          <w:highlight w:val="cyan"/>
        </w:rPr>
        <w:t>&lt;MSTNGHang</w:t>
      </w:r>
      <w:r w:rsidR="007133FB">
        <w:rPr>
          <w:rFonts w:ascii="Courier New" w:hAnsi="Courier New" w:cs="Courier New"/>
          <w:color w:val="0000FF"/>
          <w:sz w:val="20"/>
          <w:szCs w:val="20"/>
          <w:highlight w:val="cyan"/>
        </w:rPr>
        <w:t>&gt;MST người gửi hàng &lt;/MSTNGHang</w:t>
      </w:r>
      <w:r w:rsidRPr="00E64B97">
        <w:rPr>
          <w:rFonts w:ascii="Courier New" w:hAnsi="Courier New" w:cs="Courier New"/>
          <w:color w:val="0000FF"/>
          <w:sz w:val="20"/>
          <w:szCs w:val="20"/>
          <w:highlight w:val="cyan"/>
        </w:rPr>
        <w:t>&gt;</w:t>
      </w:r>
    </w:p>
    <w:p w14:paraId="4E486544" w14:textId="0C5F3B89" w:rsidR="00E64B97" w:rsidRPr="00E64B97" w:rsidRDefault="00E64B97" w:rsidP="00747DD3">
      <w:pPr>
        <w:shd w:val="clear" w:color="auto" w:fill="FFFFFF"/>
        <w:ind w:left="720" w:firstLine="720"/>
        <w:rPr>
          <w:rFonts w:ascii="Courier New" w:hAnsi="Courier New" w:cs="Courier New"/>
          <w:color w:val="0000FF"/>
          <w:sz w:val="20"/>
          <w:szCs w:val="20"/>
          <w:highlight w:val="cyan"/>
        </w:rPr>
      </w:pPr>
      <w:r w:rsidRPr="00E64B97">
        <w:rPr>
          <w:rFonts w:ascii="Courier New" w:hAnsi="Courier New" w:cs="Courier New"/>
          <w:color w:val="0000FF"/>
          <w:sz w:val="20"/>
          <w:szCs w:val="20"/>
          <w:highlight w:val="cyan"/>
        </w:rPr>
        <w:t>&lt;MDDNGHang&gt; Số định danh người gửi hàn</w:t>
      </w:r>
      <w:r w:rsidR="007133FB">
        <w:rPr>
          <w:rFonts w:ascii="Courier New" w:hAnsi="Courier New" w:cs="Courier New"/>
          <w:color w:val="0000FF"/>
          <w:sz w:val="20"/>
          <w:szCs w:val="20"/>
          <w:highlight w:val="cyan"/>
        </w:rPr>
        <w:t>g&lt;/MDDNGHang</w:t>
      </w:r>
      <w:r w:rsidRPr="00E64B97">
        <w:rPr>
          <w:rFonts w:ascii="Courier New" w:hAnsi="Courier New" w:cs="Courier New"/>
          <w:color w:val="0000FF"/>
          <w:sz w:val="20"/>
          <w:szCs w:val="20"/>
          <w:highlight w:val="cyan"/>
        </w:rPr>
        <w:t>&gt;</w:t>
      </w:r>
    </w:p>
    <w:p w14:paraId="69333593" w14:textId="4A61D0F9" w:rsidR="009D1437" w:rsidRDefault="00E64B97" w:rsidP="00747DD3">
      <w:pPr>
        <w:shd w:val="clear" w:color="auto" w:fill="FFFFFF"/>
        <w:ind w:left="720" w:firstLine="720"/>
        <w:rPr>
          <w:rFonts w:ascii="Courier New" w:hAnsi="Courier New" w:cs="Courier New"/>
          <w:color w:val="0000FF"/>
          <w:sz w:val="20"/>
          <w:szCs w:val="20"/>
        </w:rPr>
      </w:pPr>
      <w:r w:rsidRPr="00E64B97">
        <w:rPr>
          <w:rFonts w:ascii="Courier New" w:hAnsi="Courier New" w:cs="Courier New"/>
          <w:color w:val="0000FF"/>
          <w:sz w:val="20"/>
          <w:szCs w:val="20"/>
          <w:highlight w:val="cyan"/>
        </w:rPr>
        <w:t>&lt;Extra&gt; thẻ mở rộng&lt;/Extra&gt;</w:t>
      </w:r>
    </w:p>
    <w:p w14:paraId="415B470D" w14:textId="77777777" w:rsidR="003D5BFF" w:rsidRPr="002232C4" w:rsidRDefault="003D5BFF" w:rsidP="003D5BFF">
      <w:pPr>
        <w:shd w:val="clear" w:color="auto" w:fill="FFFFFF"/>
        <w:rPr>
          <w:rFonts w:ascii="Courier New" w:hAnsi="Courier New" w:cs="Courier New"/>
          <w:i/>
          <w:sz w:val="20"/>
          <w:szCs w:val="20"/>
          <w:highlight w:val="cyan"/>
        </w:rPr>
      </w:pPr>
      <w:r w:rsidRPr="002232C4">
        <w:rPr>
          <w:rFonts w:ascii="Courier New" w:hAnsi="Courier New" w:cs="Courier New"/>
          <w:i/>
          <w:sz w:val="20"/>
          <w:szCs w:val="20"/>
          <w:highlight w:val="cyan"/>
        </w:rPr>
        <w:t>&lt;</w:t>
      </w:r>
      <w:r w:rsidRPr="003A7DDC">
        <w:rPr>
          <w:rFonts w:ascii="Courier New" w:hAnsi="Courier New" w:cs="Courier New"/>
          <w:i/>
          <w:color w:val="FF0000"/>
          <w:sz w:val="20"/>
          <w:szCs w:val="20"/>
          <w:highlight w:val="cyan"/>
        </w:rPr>
        <w:t>TLTThue</w:t>
      </w:r>
      <w:r w:rsidRPr="002232C4">
        <w:rPr>
          <w:rFonts w:ascii="Courier New" w:hAnsi="Courier New" w:cs="Courier New"/>
          <w:i/>
          <w:sz w:val="20"/>
          <w:szCs w:val="20"/>
          <w:highlight w:val="cyan"/>
        </w:rPr>
        <w:t>&gt; Tỷ lệ tính thuế(Chỉ sử dụng cho hóa đơn bán hàng giảm thuế theo NQ của Quốc hội)&lt;/</w:t>
      </w:r>
      <w:r w:rsidRPr="003A7DDC">
        <w:rPr>
          <w:rFonts w:ascii="Courier New" w:hAnsi="Courier New" w:cs="Courier New"/>
          <w:i/>
          <w:color w:val="FF0000"/>
          <w:sz w:val="20"/>
          <w:szCs w:val="20"/>
          <w:highlight w:val="cyan"/>
        </w:rPr>
        <w:t>TLTThue</w:t>
      </w:r>
      <w:r w:rsidRPr="002232C4">
        <w:rPr>
          <w:rFonts w:ascii="Courier New" w:hAnsi="Courier New" w:cs="Courier New"/>
          <w:i/>
          <w:sz w:val="20"/>
          <w:szCs w:val="20"/>
          <w:highlight w:val="cyan"/>
        </w:rPr>
        <w:t>&gt;</w:t>
      </w:r>
    </w:p>
    <w:p w14:paraId="157840D1" w14:textId="4DA12F57" w:rsidR="003D5BFF" w:rsidRPr="003D5BFF" w:rsidRDefault="003D5BFF" w:rsidP="003D5BFF">
      <w:pPr>
        <w:shd w:val="clear" w:color="auto" w:fill="FFFFFF"/>
        <w:rPr>
          <w:rFonts w:ascii="Courier New" w:hAnsi="Courier New" w:cs="Courier New"/>
          <w:i/>
          <w:sz w:val="20"/>
          <w:szCs w:val="20"/>
        </w:rPr>
      </w:pPr>
      <w:r w:rsidRPr="002232C4">
        <w:rPr>
          <w:rFonts w:ascii="Courier New" w:hAnsi="Courier New" w:cs="Courier New"/>
          <w:i/>
          <w:sz w:val="20"/>
          <w:szCs w:val="20"/>
          <w:highlight w:val="cyan"/>
        </w:rPr>
        <w:t>&lt;</w:t>
      </w:r>
      <w:r w:rsidRPr="003A7DDC">
        <w:rPr>
          <w:rFonts w:ascii="Courier New" w:hAnsi="Courier New" w:cs="Courier New"/>
          <w:i/>
          <w:color w:val="FF0000"/>
          <w:sz w:val="20"/>
          <w:szCs w:val="20"/>
          <w:highlight w:val="cyan"/>
        </w:rPr>
        <w:t>STGThue</w:t>
      </w:r>
      <w:r w:rsidRPr="002232C4">
        <w:rPr>
          <w:rFonts w:ascii="Courier New" w:hAnsi="Courier New" w:cs="Courier New"/>
          <w:i/>
          <w:sz w:val="20"/>
          <w:szCs w:val="20"/>
          <w:highlight w:val="cyan"/>
        </w:rPr>
        <w:t>&gt; Số tiền giảm thuế(Chỉ sử dụng cho hóa đơn bán hàng giảm thuế theo NQ của Quốc hội)&lt;/</w:t>
      </w:r>
      <w:r w:rsidRPr="003A7DDC">
        <w:rPr>
          <w:rFonts w:ascii="Courier New" w:hAnsi="Courier New" w:cs="Courier New"/>
          <w:i/>
          <w:color w:val="FF0000"/>
          <w:sz w:val="20"/>
          <w:szCs w:val="20"/>
          <w:highlight w:val="cyan"/>
        </w:rPr>
        <w:t>STGThue</w:t>
      </w:r>
      <w:r w:rsidRPr="002232C4">
        <w:rPr>
          <w:rFonts w:ascii="Courier New" w:hAnsi="Courier New" w:cs="Courier New"/>
          <w:i/>
          <w:sz w:val="20"/>
          <w:szCs w:val="20"/>
          <w:highlight w:val="cyan"/>
        </w:rPr>
        <w:t>&gt;</w:t>
      </w:r>
    </w:p>
    <w:p w14:paraId="6C9B27EF"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&lt;/Product&gt;</w:t>
      </w:r>
    </w:p>
    <w:p w14:paraId="1757EC5F"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&lt;/Products&gt;</w:t>
      </w:r>
    </w:p>
    <w:p w14:paraId="2313A565"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&lt;Total&gt;</w:t>
      </w:r>
      <w:r w:rsidRPr="002F0F6E">
        <w:rPr>
          <w:rFonts w:ascii="Courier New" w:hAnsi="Courier New" w:cs="Courier New"/>
          <w:b/>
          <w:bCs/>
          <w:color w:val="000000"/>
          <w:sz w:val="20"/>
          <w:szCs w:val="20"/>
        </w:rPr>
        <w:t>Tổng tiền trước thuế*</w:t>
      </w:r>
      <w:r w:rsidRPr="002F0F6E">
        <w:rPr>
          <w:rFonts w:ascii="Courier New" w:hAnsi="Courier New" w:cs="Courier New"/>
          <w:color w:val="0000FF"/>
          <w:sz w:val="20"/>
          <w:szCs w:val="20"/>
        </w:rPr>
        <w:t>&lt;/Total&gt;</w:t>
      </w:r>
    </w:p>
    <w:p w14:paraId="43BCE5F6"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&lt;DiscountAmount&gt;</w:t>
      </w:r>
      <w:r w:rsidRPr="002F0F6E">
        <w:rPr>
          <w:rFonts w:ascii="Courier New" w:hAnsi="Courier New" w:cs="Courier New"/>
          <w:b/>
          <w:bCs/>
          <w:color w:val="000000"/>
          <w:sz w:val="20"/>
          <w:szCs w:val="20"/>
        </w:rPr>
        <w:t>Tiền giảm trừ</w:t>
      </w:r>
      <w:r w:rsidRPr="002F0F6E">
        <w:rPr>
          <w:rFonts w:ascii="Courier New" w:hAnsi="Courier New" w:cs="Courier New"/>
          <w:color w:val="0000FF"/>
          <w:sz w:val="20"/>
          <w:szCs w:val="20"/>
        </w:rPr>
        <w:t>&lt;/DiscountAmount&gt;</w:t>
      </w:r>
    </w:p>
    <w:p w14:paraId="40CEF924"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&lt;VATRate&gt;</w:t>
      </w:r>
      <w:r w:rsidRPr="002F0F6E">
        <w:rPr>
          <w:rFonts w:ascii="Courier New" w:hAnsi="Courier New" w:cs="Courier New"/>
          <w:b/>
          <w:bCs/>
          <w:color w:val="000000"/>
          <w:sz w:val="20"/>
          <w:szCs w:val="20"/>
        </w:rPr>
        <w:t>Thuế GTGT*</w:t>
      </w:r>
      <w:r w:rsidRPr="002F0F6E">
        <w:rPr>
          <w:rFonts w:ascii="Courier New" w:hAnsi="Courier New" w:cs="Courier New"/>
          <w:color w:val="0000FF"/>
          <w:sz w:val="20"/>
          <w:szCs w:val="20"/>
        </w:rPr>
        <w:t>&lt;/VATRate&gt;</w:t>
      </w:r>
    </w:p>
    <w:p w14:paraId="5F38ADB2"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&lt;VATAmount&gt;</w:t>
      </w:r>
      <w:r w:rsidRPr="002F0F6E">
        <w:rPr>
          <w:rFonts w:ascii="Courier New" w:hAnsi="Courier New" w:cs="Courier New"/>
          <w:b/>
          <w:bCs/>
          <w:color w:val="000000"/>
          <w:sz w:val="20"/>
          <w:szCs w:val="20"/>
        </w:rPr>
        <w:t>Tiền thuế GTGT*</w:t>
      </w:r>
      <w:r w:rsidRPr="002F0F6E">
        <w:rPr>
          <w:rFonts w:ascii="Courier New" w:hAnsi="Courier New" w:cs="Courier New"/>
          <w:color w:val="0000FF"/>
          <w:sz w:val="20"/>
          <w:szCs w:val="20"/>
        </w:rPr>
        <w:t>&lt;/VATAmount&gt;</w:t>
      </w:r>
    </w:p>
    <w:p w14:paraId="1C6C7AC8"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&lt;Amount&gt;</w:t>
      </w:r>
      <w:r w:rsidRPr="002F0F6E">
        <w:rPr>
          <w:rFonts w:ascii="Courier New" w:hAnsi="Courier New" w:cs="Courier New"/>
          <w:b/>
          <w:bCs/>
          <w:color w:val="000000"/>
          <w:sz w:val="20"/>
          <w:szCs w:val="20"/>
        </w:rPr>
        <w:t>Tổng tiền*</w:t>
      </w:r>
      <w:r w:rsidRPr="002F0F6E">
        <w:rPr>
          <w:rFonts w:ascii="Courier New" w:hAnsi="Courier New" w:cs="Courier New"/>
          <w:color w:val="0000FF"/>
          <w:sz w:val="20"/>
          <w:szCs w:val="20"/>
        </w:rPr>
        <w:t>&lt;/Amount&gt;</w:t>
      </w:r>
    </w:p>
    <w:p w14:paraId="08AEFA77"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&lt;AmountInWords&gt;</w:t>
      </w:r>
      <w:r w:rsidRPr="002F0F6E">
        <w:rPr>
          <w:rFonts w:ascii="Courier New" w:hAnsi="Courier New" w:cs="Courier New"/>
          <w:b/>
          <w:bCs/>
          <w:color w:val="000000"/>
          <w:sz w:val="20"/>
          <w:szCs w:val="20"/>
        </w:rPr>
        <w:t>Số tiền viết bằng chữ*</w:t>
      </w:r>
      <w:r w:rsidRPr="002F0F6E">
        <w:rPr>
          <w:rFonts w:ascii="Courier New" w:hAnsi="Courier New" w:cs="Courier New"/>
          <w:color w:val="0000FF"/>
          <w:sz w:val="20"/>
          <w:szCs w:val="20"/>
        </w:rPr>
        <w:t>&lt;/AmountInWords&gt;</w:t>
      </w:r>
    </w:p>
    <w:p w14:paraId="3BCB565C"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&lt;Extra&gt;</w:t>
      </w:r>
      <w:r w:rsidRPr="002F0F6E">
        <w:rPr>
          <w:rFonts w:ascii="Courier New" w:hAnsi="Courier New" w:cs="Courier New"/>
          <w:b/>
          <w:bCs/>
          <w:color w:val="000000"/>
          <w:sz w:val="20"/>
          <w:szCs w:val="20"/>
        </w:rPr>
        <w:t>Trường mở rộng</w:t>
      </w:r>
      <w:r w:rsidRPr="002F0F6E">
        <w:rPr>
          <w:rFonts w:ascii="Courier New" w:hAnsi="Courier New" w:cs="Courier New"/>
          <w:color w:val="0000FF"/>
          <w:sz w:val="20"/>
          <w:szCs w:val="20"/>
        </w:rPr>
        <w:t>&lt;/Extra&gt;</w:t>
      </w:r>
    </w:p>
    <w:p w14:paraId="02BCEAEE"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&lt;ArisingDate&gt;</w:t>
      </w:r>
      <w:r w:rsidRPr="002F0F6E">
        <w:rPr>
          <w:rFonts w:ascii="Courier New" w:hAnsi="Courier New" w:cs="Courier New"/>
          <w:b/>
          <w:bCs/>
          <w:color w:val="000000"/>
          <w:sz w:val="20"/>
          <w:szCs w:val="20"/>
        </w:rPr>
        <w:t>Ngày dịch vụ</w:t>
      </w:r>
      <w:r w:rsidRPr="002F0F6E">
        <w:rPr>
          <w:rFonts w:ascii="Courier New" w:hAnsi="Courier New" w:cs="Courier New"/>
          <w:color w:val="0000FF"/>
          <w:sz w:val="20"/>
          <w:szCs w:val="20"/>
        </w:rPr>
        <w:t>&lt;/ArisingDate&gt;</w:t>
      </w:r>
    </w:p>
    <w:p w14:paraId="248D6855"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&lt;PaymentStatus&gt;</w:t>
      </w:r>
      <w:r w:rsidRPr="002F0F6E">
        <w:rPr>
          <w:rFonts w:ascii="Courier New" w:hAnsi="Courier New" w:cs="Courier New"/>
          <w:b/>
          <w:bCs/>
          <w:color w:val="000000"/>
          <w:sz w:val="20"/>
          <w:szCs w:val="20"/>
        </w:rPr>
        <w:t>Trạng thái thanh toán</w:t>
      </w:r>
      <w:r w:rsidRPr="002F0F6E">
        <w:rPr>
          <w:rFonts w:ascii="Courier New" w:hAnsi="Courier New" w:cs="Courier New"/>
          <w:color w:val="0000FF"/>
          <w:sz w:val="20"/>
          <w:szCs w:val="20"/>
        </w:rPr>
        <w:t>&lt;/PaymentStatus&gt;</w:t>
      </w:r>
    </w:p>
    <w:p w14:paraId="5FE83D60"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&lt;EmailDeliver&gt;</w:t>
      </w:r>
      <w:r w:rsidRPr="002F0F6E">
        <w:rPr>
          <w:rFonts w:ascii="Courier New" w:hAnsi="Courier New" w:cs="Courier New"/>
          <w:b/>
          <w:bCs/>
          <w:color w:val="000000"/>
          <w:sz w:val="20"/>
          <w:szCs w:val="20"/>
        </w:rPr>
        <w:t>EmailDeliver</w:t>
      </w:r>
      <w:r w:rsidRPr="002F0F6E">
        <w:rPr>
          <w:rFonts w:ascii="Courier New" w:hAnsi="Courier New" w:cs="Courier New"/>
          <w:color w:val="0000FF"/>
          <w:sz w:val="20"/>
          <w:szCs w:val="20"/>
        </w:rPr>
        <w:t>&lt;/EmailDeliver&gt;</w:t>
      </w:r>
    </w:p>
    <w:p w14:paraId="4D1659D5"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&lt;ComFax&gt;</w:t>
      </w:r>
      <w:r w:rsidRPr="002F0F6E">
        <w:rPr>
          <w:rFonts w:ascii="Courier New" w:hAnsi="Courier New" w:cs="Courier New"/>
          <w:b/>
          <w:bCs/>
          <w:color w:val="000000"/>
          <w:sz w:val="20"/>
          <w:szCs w:val="20"/>
        </w:rPr>
        <w:t>Company Fax</w:t>
      </w:r>
      <w:r w:rsidRPr="002F0F6E">
        <w:rPr>
          <w:rFonts w:ascii="Courier New" w:hAnsi="Courier New" w:cs="Courier New"/>
          <w:color w:val="0000FF"/>
          <w:sz w:val="20"/>
          <w:szCs w:val="20"/>
        </w:rPr>
        <w:t>&lt;/ComFax&gt;</w:t>
      </w:r>
    </w:p>
    <w:p w14:paraId="6D81284D"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&lt;ResourceCode&gt;</w:t>
      </w:r>
      <w:r w:rsidRPr="002F0F6E">
        <w:rPr>
          <w:rFonts w:ascii="Courier New" w:hAnsi="Courier New" w:cs="Courier New"/>
          <w:b/>
          <w:bCs/>
          <w:color w:val="000000"/>
          <w:sz w:val="20"/>
          <w:szCs w:val="20"/>
        </w:rPr>
        <w:t>ResourceCode</w:t>
      </w:r>
      <w:r w:rsidRPr="002F0F6E">
        <w:rPr>
          <w:rFonts w:ascii="Courier New" w:hAnsi="Courier New" w:cs="Courier New"/>
          <w:color w:val="0000FF"/>
          <w:sz w:val="20"/>
          <w:szCs w:val="20"/>
        </w:rPr>
        <w:t>&lt;/ResourceCode&gt;</w:t>
      </w:r>
    </w:p>
    <w:p w14:paraId="0EF40FB5"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&lt;GrossValue&gt;</w:t>
      </w:r>
      <w:r w:rsidRPr="002F0F6E">
        <w:rPr>
          <w:rFonts w:ascii="Courier New" w:hAnsi="Courier New" w:cs="Courier New"/>
          <w:b/>
          <w:bCs/>
          <w:color w:val="000000"/>
          <w:sz w:val="20"/>
          <w:szCs w:val="20"/>
        </w:rPr>
        <w:t xml:space="preserve"> GrossValue </w:t>
      </w:r>
      <w:r w:rsidRPr="002F0F6E">
        <w:rPr>
          <w:rFonts w:ascii="Courier New" w:hAnsi="Courier New" w:cs="Courier New"/>
          <w:color w:val="0000FF"/>
          <w:sz w:val="20"/>
          <w:szCs w:val="20"/>
        </w:rPr>
        <w:t>&lt;/GrossValue&gt;</w:t>
      </w:r>
    </w:p>
    <w:p w14:paraId="440B3E70"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&lt;GrossValue0&gt;</w:t>
      </w:r>
      <w:r w:rsidRPr="002F0F6E">
        <w:rPr>
          <w:rFonts w:ascii="Courier New" w:hAnsi="Courier New" w:cs="Courier New"/>
          <w:b/>
          <w:bCs/>
          <w:color w:val="000000"/>
          <w:sz w:val="20"/>
          <w:szCs w:val="20"/>
        </w:rPr>
        <w:t xml:space="preserve"> GrossValue0</w:t>
      </w:r>
      <w:r w:rsidRPr="002F0F6E">
        <w:rPr>
          <w:rFonts w:ascii="Courier New" w:hAnsi="Courier New" w:cs="Courier New"/>
          <w:color w:val="0000FF"/>
          <w:sz w:val="20"/>
          <w:szCs w:val="20"/>
        </w:rPr>
        <w:t>&lt;/GrossValue0&gt;</w:t>
      </w:r>
    </w:p>
    <w:p w14:paraId="7E67248D"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&lt;VatAmount0&gt;</w:t>
      </w:r>
      <w:r w:rsidRPr="002F0F6E">
        <w:rPr>
          <w:rFonts w:ascii="Courier New" w:hAnsi="Courier New" w:cs="Courier New"/>
          <w:b/>
          <w:bCs/>
          <w:color w:val="000000"/>
          <w:sz w:val="20"/>
          <w:szCs w:val="20"/>
        </w:rPr>
        <w:t xml:space="preserve"> VatAmount0</w:t>
      </w:r>
      <w:r w:rsidRPr="002F0F6E">
        <w:rPr>
          <w:rFonts w:ascii="Courier New" w:hAnsi="Courier New" w:cs="Courier New"/>
          <w:color w:val="0000FF"/>
          <w:sz w:val="20"/>
          <w:szCs w:val="20"/>
        </w:rPr>
        <w:t>&lt;/VatAmount0&gt;</w:t>
      </w:r>
    </w:p>
    <w:p w14:paraId="55F23B91"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&lt;GrossValue5&gt;</w:t>
      </w:r>
      <w:r w:rsidRPr="002F0F6E">
        <w:rPr>
          <w:rFonts w:ascii="Courier New" w:hAnsi="Courier New" w:cs="Courier New"/>
          <w:b/>
          <w:bCs/>
          <w:color w:val="000000"/>
          <w:sz w:val="20"/>
          <w:szCs w:val="20"/>
        </w:rPr>
        <w:t xml:space="preserve"> GrossValue5</w:t>
      </w:r>
      <w:r w:rsidRPr="002F0F6E">
        <w:rPr>
          <w:rFonts w:ascii="Courier New" w:hAnsi="Courier New" w:cs="Courier New"/>
          <w:color w:val="0000FF"/>
          <w:sz w:val="20"/>
          <w:szCs w:val="20"/>
        </w:rPr>
        <w:t>&lt;/GrossValue5&gt;</w:t>
      </w:r>
    </w:p>
    <w:p w14:paraId="48E41DBD"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&lt;VatAmount5&gt;</w:t>
      </w:r>
      <w:r w:rsidRPr="002F0F6E">
        <w:rPr>
          <w:rFonts w:ascii="Courier New" w:hAnsi="Courier New" w:cs="Courier New"/>
          <w:b/>
          <w:bCs/>
          <w:color w:val="000000"/>
          <w:sz w:val="20"/>
          <w:szCs w:val="20"/>
        </w:rPr>
        <w:t xml:space="preserve"> VatAmount5</w:t>
      </w:r>
      <w:r w:rsidRPr="002F0F6E">
        <w:rPr>
          <w:rFonts w:ascii="Courier New" w:hAnsi="Courier New" w:cs="Courier New"/>
          <w:color w:val="0000FF"/>
          <w:sz w:val="20"/>
          <w:szCs w:val="20"/>
        </w:rPr>
        <w:t>&lt;/VatAmount5&gt;</w:t>
      </w:r>
    </w:p>
    <w:p w14:paraId="7255C35C"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&lt;GrossValue10&gt;</w:t>
      </w:r>
      <w:r w:rsidRPr="002F0F6E">
        <w:rPr>
          <w:rFonts w:ascii="Courier New" w:hAnsi="Courier New" w:cs="Courier New"/>
          <w:b/>
          <w:bCs/>
          <w:color w:val="000000"/>
          <w:sz w:val="20"/>
          <w:szCs w:val="20"/>
        </w:rPr>
        <w:t xml:space="preserve"> GrossValue10</w:t>
      </w:r>
      <w:r w:rsidRPr="002F0F6E">
        <w:rPr>
          <w:rFonts w:ascii="Courier New" w:hAnsi="Courier New" w:cs="Courier New"/>
          <w:color w:val="0000FF"/>
          <w:sz w:val="20"/>
          <w:szCs w:val="20"/>
        </w:rPr>
        <w:t>&lt;/GrossValue10&gt;</w:t>
      </w:r>
    </w:p>
    <w:p w14:paraId="5F34893F"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&lt;VatAmount10&gt;</w:t>
      </w:r>
      <w:r w:rsidRPr="002F0F6E">
        <w:rPr>
          <w:rFonts w:ascii="Courier New" w:hAnsi="Courier New" w:cs="Courier New"/>
          <w:b/>
          <w:bCs/>
          <w:color w:val="000000"/>
          <w:sz w:val="20"/>
          <w:szCs w:val="20"/>
        </w:rPr>
        <w:t xml:space="preserve"> VatAmount10</w:t>
      </w:r>
      <w:r w:rsidRPr="002F0F6E">
        <w:rPr>
          <w:rFonts w:ascii="Courier New" w:hAnsi="Courier New" w:cs="Courier New"/>
          <w:color w:val="0000FF"/>
          <w:sz w:val="20"/>
          <w:szCs w:val="20"/>
        </w:rPr>
        <w:t>&lt;/VatAmount10&gt;</w:t>
      </w:r>
    </w:p>
    <w:p w14:paraId="7D821438"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&lt;Buyer&gt;</w:t>
      </w:r>
      <w:r w:rsidRPr="002F0F6E">
        <w:rPr>
          <w:rFonts w:ascii="Courier New" w:hAnsi="Courier New" w:cs="Courier New"/>
          <w:b/>
          <w:bCs/>
          <w:color w:val="000000"/>
          <w:sz w:val="20"/>
          <w:szCs w:val="20"/>
        </w:rPr>
        <w:t>Tên đơn vị mua hàng</w:t>
      </w:r>
      <w:r w:rsidRPr="002F0F6E">
        <w:rPr>
          <w:rFonts w:ascii="Courier New" w:hAnsi="Courier New" w:cs="Courier New"/>
          <w:color w:val="0000FF"/>
          <w:sz w:val="20"/>
          <w:szCs w:val="20"/>
        </w:rPr>
        <w:t>&lt;/Buyer&gt;</w:t>
      </w:r>
    </w:p>
    <w:p w14:paraId="1CD60981"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&lt;ComPhone&gt;</w:t>
      </w:r>
      <w:r w:rsidRPr="002F0F6E">
        <w:rPr>
          <w:rFonts w:ascii="Courier New" w:hAnsi="Courier New" w:cs="Courier New"/>
          <w:b/>
          <w:bCs/>
          <w:color w:val="000000"/>
          <w:sz w:val="20"/>
          <w:szCs w:val="20"/>
        </w:rPr>
        <w:t>Điện thoại công ty</w:t>
      </w:r>
      <w:r w:rsidRPr="002F0F6E">
        <w:rPr>
          <w:rFonts w:ascii="Courier New" w:hAnsi="Courier New" w:cs="Courier New"/>
          <w:color w:val="0000FF"/>
          <w:sz w:val="20"/>
          <w:szCs w:val="20"/>
        </w:rPr>
        <w:t>&lt;/ComPhone&gt;</w:t>
      </w:r>
    </w:p>
    <w:p w14:paraId="5A376624"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&lt;ComBankName&gt;</w:t>
      </w:r>
      <w:r w:rsidRPr="002F0F6E">
        <w:rPr>
          <w:rFonts w:ascii="Courier New" w:hAnsi="Courier New" w:cs="Courier New"/>
          <w:b/>
          <w:bCs/>
          <w:color w:val="000000"/>
          <w:sz w:val="20"/>
          <w:szCs w:val="20"/>
        </w:rPr>
        <w:t>Tên ngân hàng</w:t>
      </w:r>
      <w:r w:rsidRPr="002F0F6E">
        <w:rPr>
          <w:rFonts w:ascii="Courier New" w:hAnsi="Courier New" w:cs="Courier New"/>
          <w:color w:val="0000FF"/>
          <w:sz w:val="20"/>
          <w:szCs w:val="20"/>
        </w:rPr>
        <w:t>&lt;/ComBankName&gt;</w:t>
      </w:r>
    </w:p>
    <w:p w14:paraId="1A56607A"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&lt;ComBankNo&gt;</w:t>
      </w:r>
      <w:r w:rsidRPr="002F0F6E">
        <w:rPr>
          <w:rFonts w:ascii="Courier New" w:hAnsi="Courier New" w:cs="Courier New"/>
          <w:b/>
          <w:bCs/>
          <w:color w:val="000000"/>
          <w:sz w:val="20"/>
          <w:szCs w:val="20"/>
        </w:rPr>
        <w:t>Số tài khoản ngân hàng</w:t>
      </w:r>
      <w:r w:rsidRPr="002F0F6E">
        <w:rPr>
          <w:rFonts w:ascii="Courier New" w:hAnsi="Courier New" w:cs="Courier New"/>
          <w:color w:val="0000FF"/>
          <w:sz w:val="20"/>
          <w:szCs w:val="20"/>
        </w:rPr>
        <w:t>&lt;/ComBankNo&gt;</w:t>
      </w:r>
    </w:p>
    <w:p w14:paraId="227F65DA"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&lt;DiscountRate&gt;</w:t>
      </w:r>
      <w:r w:rsidRPr="002F0F6E">
        <w:rPr>
          <w:rFonts w:ascii="Courier New" w:hAnsi="Courier New" w:cs="Courier New"/>
          <w:b/>
          <w:bCs/>
          <w:color w:val="000000"/>
          <w:sz w:val="20"/>
          <w:szCs w:val="20"/>
        </w:rPr>
        <w:t>Chiết khấu</w:t>
      </w:r>
      <w:r w:rsidRPr="002F0F6E">
        <w:rPr>
          <w:rFonts w:ascii="Courier New" w:hAnsi="Courier New" w:cs="Courier New"/>
          <w:color w:val="0000FF"/>
          <w:sz w:val="20"/>
          <w:szCs w:val="20"/>
        </w:rPr>
        <w:t>&lt;/DiscountRate&gt;</w:t>
      </w:r>
    </w:p>
    <w:p w14:paraId="1E8763D1"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&lt;GrossValue_NonTax&gt;&lt;/GrossValue_NonTax&gt;</w:t>
      </w:r>
    </w:p>
    <w:p w14:paraId="4B0D00AC"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&lt;CurrencyUnit&gt;</w:t>
      </w:r>
      <w:r w:rsidRPr="002F0F6E">
        <w:rPr>
          <w:rFonts w:ascii="Courier New" w:hAnsi="Courier New" w:cs="Courier New"/>
          <w:b/>
          <w:bCs/>
          <w:color w:val="000000"/>
          <w:sz w:val="20"/>
          <w:szCs w:val="20"/>
        </w:rPr>
        <w:t>Đơn vị tiền tệ</w:t>
      </w:r>
      <w:r w:rsidRPr="002F0F6E">
        <w:rPr>
          <w:rFonts w:ascii="Courier New" w:hAnsi="Courier New" w:cs="Courier New"/>
          <w:color w:val="0000FF"/>
          <w:sz w:val="20"/>
          <w:szCs w:val="20"/>
        </w:rPr>
        <w:t>&lt;/CurrencyUnit&gt;</w:t>
      </w:r>
    </w:p>
    <w:p w14:paraId="4CDFA5B8"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&lt;ExchangeRate&gt;</w:t>
      </w:r>
      <w:r w:rsidRPr="002F0F6E">
        <w:rPr>
          <w:rFonts w:ascii="Courier New" w:hAnsi="Courier New" w:cs="Courier New"/>
          <w:b/>
          <w:bCs/>
          <w:color w:val="000000"/>
          <w:sz w:val="20"/>
          <w:szCs w:val="20"/>
        </w:rPr>
        <w:t>Tỷ giá</w:t>
      </w:r>
      <w:r w:rsidRPr="002F0F6E">
        <w:rPr>
          <w:rFonts w:ascii="Courier New" w:hAnsi="Courier New" w:cs="Courier New"/>
          <w:color w:val="0000FF"/>
          <w:sz w:val="20"/>
          <w:szCs w:val="20"/>
        </w:rPr>
        <w:t>&lt;/ExchangeRate&gt;</w:t>
      </w:r>
    </w:p>
    <w:p w14:paraId="3AE55883"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&lt;ConvertedAmount&gt;</w:t>
      </w:r>
      <w:r w:rsidRPr="002F0F6E">
        <w:rPr>
          <w:rFonts w:ascii="Courier New" w:hAnsi="Courier New" w:cs="Courier New"/>
          <w:b/>
          <w:bCs/>
          <w:color w:val="000000"/>
          <w:sz w:val="20"/>
          <w:szCs w:val="20"/>
        </w:rPr>
        <w:t>Tổng tiền quy đổi</w:t>
      </w:r>
      <w:r w:rsidRPr="002F0F6E">
        <w:rPr>
          <w:rFonts w:ascii="Courier New" w:hAnsi="Courier New" w:cs="Courier New"/>
          <w:color w:val="0000FF"/>
          <w:sz w:val="20"/>
          <w:szCs w:val="20"/>
        </w:rPr>
        <w:t>&lt;/ConvertedAmount&gt;</w:t>
      </w:r>
    </w:p>
    <w:p w14:paraId="0B817D2C"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2F0F6E">
        <w:rPr>
          <w:rFonts w:ascii="Courier New" w:hAnsi="Courier New" w:cs="Courier New"/>
          <w:b/>
          <w:bCs/>
          <w:color w:val="000000"/>
          <w:sz w:val="20"/>
          <w:szCs w:val="20"/>
        </w:rPr>
        <w:t xml:space="preserve">        </w:t>
      </w:r>
      <w:r w:rsidRPr="002864F3">
        <w:rPr>
          <w:rFonts w:ascii="Courier New" w:hAnsi="Courier New" w:cs="Courier New"/>
          <w:color w:val="0000FF"/>
          <w:sz w:val="20"/>
          <w:szCs w:val="20"/>
          <w:lang w:val="nl-NL"/>
        </w:rPr>
        <w:t>&lt;Extra1&gt;</w:t>
      </w:r>
      <w:r w:rsidRPr="002864F3">
        <w:rPr>
          <w:rFonts w:ascii="Courier New" w:hAnsi="Courier New" w:cs="Courier New"/>
          <w:b/>
          <w:bCs/>
          <w:color w:val="000000"/>
          <w:sz w:val="20"/>
          <w:szCs w:val="20"/>
          <w:lang w:val="nl-NL"/>
        </w:rPr>
        <w:t>Extra1</w:t>
      </w:r>
      <w:r w:rsidRPr="002864F3">
        <w:rPr>
          <w:rFonts w:ascii="Courier New" w:hAnsi="Courier New" w:cs="Courier New"/>
          <w:color w:val="0000FF"/>
          <w:sz w:val="20"/>
          <w:szCs w:val="20"/>
          <w:lang w:val="nl-NL"/>
        </w:rPr>
        <w:t>&lt;/Extra1&gt;</w:t>
      </w:r>
    </w:p>
    <w:p w14:paraId="01ABC3D3"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2864F3">
        <w:rPr>
          <w:rFonts w:ascii="Courier New" w:hAnsi="Courier New" w:cs="Courier New"/>
          <w:b/>
          <w:bCs/>
          <w:color w:val="000000"/>
          <w:sz w:val="20"/>
          <w:szCs w:val="20"/>
          <w:lang w:val="nl-NL"/>
        </w:rPr>
        <w:t xml:space="preserve">        </w:t>
      </w:r>
      <w:r w:rsidRPr="002864F3">
        <w:rPr>
          <w:rFonts w:ascii="Courier New" w:hAnsi="Courier New" w:cs="Courier New"/>
          <w:color w:val="0000FF"/>
          <w:sz w:val="20"/>
          <w:szCs w:val="20"/>
          <w:lang w:val="nl-NL"/>
        </w:rPr>
        <w:t>&lt;Extra2&gt;</w:t>
      </w:r>
      <w:r w:rsidRPr="002864F3">
        <w:rPr>
          <w:rFonts w:ascii="Courier New" w:hAnsi="Courier New" w:cs="Courier New"/>
          <w:b/>
          <w:bCs/>
          <w:color w:val="000000"/>
          <w:sz w:val="20"/>
          <w:szCs w:val="20"/>
          <w:lang w:val="nl-NL"/>
        </w:rPr>
        <w:t>Extra2</w:t>
      </w:r>
      <w:r w:rsidRPr="002864F3">
        <w:rPr>
          <w:rFonts w:ascii="Courier New" w:hAnsi="Courier New" w:cs="Courier New"/>
          <w:color w:val="0000FF"/>
          <w:sz w:val="20"/>
          <w:szCs w:val="20"/>
          <w:lang w:val="nl-NL"/>
        </w:rPr>
        <w:t>&lt;/Extra2&gt;</w:t>
      </w:r>
    </w:p>
    <w:p w14:paraId="35842A07" w14:textId="77777777" w:rsidR="009D1437" w:rsidRDefault="009D1437" w:rsidP="009D1437">
      <w:pPr>
        <w:shd w:val="clear" w:color="auto" w:fill="FFFFFF"/>
        <w:rPr>
          <w:rFonts w:ascii="Courier New" w:hAnsi="Courier New" w:cs="Courier New"/>
          <w:color w:val="0000FF"/>
          <w:sz w:val="20"/>
          <w:szCs w:val="20"/>
        </w:rPr>
      </w:pPr>
      <w:r w:rsidRPr="002864F3">
        <w:rPr>
          <w:rFonts w:ascii="Courier New" w:hAnsi="Courier New" w:cs="Courier New"/>
          <w:b/>
          <w:bCs/>
          <w:color w:val="000000"/>
          <w:sz w:val="20"/>
          <w:szCs w:val="20"/>
          <w:lang w:val="nl-NL"/>
        </w:rPr>
        <w:t xml:space="preserve">        </w:t>
      </w:r>
      <w:r w:rsidRPr="002F0F6E">
        <w:rPr>
          <w:rFonts w:ascii="Courier New" w:hAnsi="Courier New" w:cs="Courier New"/>
          <w:color w:val="0000FF"/>
          <w:sz w:val="20"/>
          <w:szCs w:val="20"/>
        </w:rPr>
        <w:t>&lt;SMSDeliver&gt;</w:t>
      </w:r>
      <w:r w:rsidRPr="002F0F6E">
        <w:rPr>
          <w:rFonts w:ascii="Courier New" w:hAnsi="Courier New" w:cs="Courier New"/>
          <w:b/>
          <w:bCs/>
          <w:color w:val="000000"/>
          <w:sz w:val="20"/>
          <w:szCs w:val="20"/>
        </w:rPr>
        <w:t>SMSDeliver</w:t>
      </w:r>
      <w:r w:rsidRPr="002F0F6E">
        <w:rPr>
          <w:rFonts w:ascii="Courier New" w:hAnsi="Courier New" w:cs="Courier New"/>
          <w:color w:val="0000FF"/>
          <w:sz w:val="20"/>
          <w:szCs w:val="20"/>
        </w:rPr>
        <w:t>&lt;/SMSDeliver&gt;</w:t>
      </w:r>
    </w:p>
    <w:p w14:paraId="2A4D271D" w14:textId="77777777" w:rsidR="009D1437" w:rsidRDefault="009D1437" w:rsidP="009D1437">
      <w:pPr>
        <w:shd w:val="clear" w:color="auto" w:fill="FFFFFF"/>
        <w:ind w:left="720"/>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LDDNBo</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LDDNBO</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LDDNBo</w:t>
      </w:r>
      <w:r w:rsidRPr="002F0F6E">
        <w:rPr>
          <w:rFonts w:ascii="Courier New" w:hAnsi="Courier New" w:cs="Courier New"/>
          <w:color w:val="0000FF"/>
          <w:sz w:val="20"/>
          <w:szCs w:val="20"/>
        </w:rPr>
        <w:t>&gt;</w:t>
      </w:r>
    </w:p>
    <w:p w14:paraId="6CE24279" w14:textId="77777777" w:rsidR="009D1437" w:rsidRDefault="009D1437" w:rsidP="009D1437">
      <w:pPr>
        <w:shd w:val="clear" w:color="auto" w:fill="FFFFFF"/>
        <w:ind w:left="720"/>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HDSo</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HDSO</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HDSo</w:t>
      </w:r>
      <w:r w:rsidRPr="002F0F6E">
        <w:rPr>
          <w:rFonts w:ascii="Courier New" w:hAnsi="Courier New" w:cs="Courier New"/>
          <w:color w:val="0000FF"/>
          <w:sz w:val="20"/>
          <w:szCs w:val="20"/>
        </w:rPr>
        <w:t>&gt;</w:t>
      </w:r>
    </w:p>
    <w:p w14:paraId="3F1D0BFA" w14:textId="77777777" w:rsidR="009D1437" w:rsidRDefault="009D1437" w:rsidP="009D1437">
      <w:pPr>
        <w:shd w:val="clear" w:color="auto" w:fill="FFFFFF"/>
        <w:ind w:left="720"/>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HVTNXHang</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HVTNXHANG</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HVTNXHang</w:t>
      </w:r>
      <w:r w:rsidRPr="002F0F6E">
        <w:rPr>
          <w:rFonts w:ascii="Courier New" w:hAnsi="Courier New" w:cs="Courier New"/>
          <w:color w:val="0000FF"/>
          <w:sz w:val="20"/>
          <w:szCs w:val="20"/>
        </w:rPr>
        <w:t>&gt;</w:t>
      </w:r>
    </w:p>
    <w:p w14:paraId="58613E93" w14:textId="77777777" w:rsidR="009D1437" w:rsidRDefault="009D1437" w:rsidP="009D1437">
      <w:pPr>
        <w:shd w:val="clear" w:color="auto" w:fill="FFFFFF"/>
        <w:ind w:left="720"/>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TNVChuyen</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TNVCHUYEN</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TNVChuyen</w:t>
      </w:r>
      <w:r w:rsidRPr="002F0F6E">
        <w:rPr>
          <w:rFonts w:ascii="Courier New" w:hAnsi="Courier New" w:cs="Courier New"/>
          <w:color w:val="0000FF"/>
          <w:sz w:val="20"/>
          <w:szCs w:val="20"/>
        </w:rPr>
        <w:t>&gt;</w:t>
      </w:r>
    </w:p>
    <w:p w14:paraId="25AA758E" w14:textId="77777777" w:rsidR="009D1437" w:rsidRDefault="009D1437" w:rsidP="009D1437">
      <w:pPr>
        <w:shd w:val="clear" w:color="auto" w:fill="FFFFFF"/>
        <w:ind w:left="720"/>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PTVChuyen</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PTVCHUYEN</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PTVChuyen</w:t>
      </w:r>
      <w:r w:rsidRPr="002F0F6E">
        <w:rPr>
          <w:rFonts w:ascii="Courier New" w:hAnsi="Courier New" w:cs="Courier New"/>
          <w:color w:val="0000FF"/>
          <w:sz w:val="20"/>
          <w:szCs w:val="20"/>
        </w:rPr>
        <w:t>&gt;</w:t>
      </w:r>
    </w:p>
    <w:p w14:paraId="176C8E7F" w14:textId="77777777" w:rsidR="009D1437" w:rsidRDefault="009D1437" w:rsidP="009D1437">
      <w:pPr>
        <w:shd w:val="clear" w:color="auto" w:fill="FFFFFF"/>
        <w:ind w:left="720"/>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HDKTSo</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HDKTSO</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HDKTSo</w:t>
      </w:r>
      <w:r w:rsidRPr="002F0F6E">
        <w:rPr>
          <w:rFonts w:ascii="Courier New" w:hAnsi="Courier New" w:cs="Courier New"/>
          <w:color w:val="0000FF"/>
          <w:sz w:val="20"/>
          <w:szCs w:val="20"/>
        </w:rPr>
        <w:t>&gt;</w:t>
      </w:r>
    </w:p>
    <w:p w14:paraId="3AA363AC" w14:textId="77777777" w:rsidR="009D1437" w:rsidRDefault="009D1437" w:rsidP="009D1437">
      <w:pPr>
        <w:shd w:val="clear" w:color="auto" w:fill="FFFFFF"/>
        <w:ind w:left="720"/>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HDKTNgay</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HDKTNgay</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HDKTNgay</w:t>
      </w:r>
      <w:r w:rsidRPr="002F0F6E">
        <w:rPr>
          <w:rFonts w:ascii="Courier New" w:hAnsi="Courier New" w:cs="Courier New"/>
          <w:color w:val="0000FF"/>
          <w:sz w:val="20"/>
          <w:szCs w:val="20"/>
        </w:rPr>
        <w:t>&gt;</w:t>
      </w:r>
    </w:p>
    <w:p w14:paraId="1EF5379C" w14:textId="77777777" w:rsidR="00E60201" w:rsidRDefault="00E60201" w:rsidP="00E60201">
      <w:pPr>
        <w:shd w:val="clear" w:color="auto" w:fill="FFFFFF"/>
        <w:ind w:left="720"/>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Pr>
          <w:rFonts w:ascii="Courier New" w:hAnsi="Courier New" w:cs="Courier New"/>
          <w:color w:val="0000FF"/>
          <w:sz w:val="20"/>
          <w:szCs w:val="20"/>
        </w:rPr>
        <w:t>DiscountNonTax</w:t>
      </w:r>
      <w:r w:rsidRPr="002F0F6E">
        <w:rPr>
          <w:rFonts w:ascii="Courier New" w:hAnsi="Courier New" w:cs="Courier New"/>
          <w:color w:val="0000FF"/>
          <w:sz w:val="20"/>
          <w:szCs w:val="20"/>
        </w:rPr>
        <w:t>&gt;</w:t>
      </w:r>
      <w:r>
        <w:rPr>
          <w:rFonts w:ascii="Courier New" w:hAnsi="Courier New" w:cs="Courier New"/>
          <w:b/>
          <w:bCs/>
          <w:color w:val="000000"/>
          <w:sz w:val="20"/>
          <w:szCs w:val="20"/>
        </w:rPr>
        <w:t>Giảm trừ không chịu thuế</w:t>
      </w:r>
      <w:r w:rsidRPr="002F0F6E">
        <w:rPr>
          <w:rFonts w:ascii="Courier New" w:hAnsi="Courier New" w:cs="Courier New"/>
          <w:color w:val="0000FF"/>
          <w:sz w:val="20"/>
          <w:szCs w:val="20"/>
        </w:rPr>
        <w:t>&lt;/</w:t>
      </w:r>
      <w:r>
        <w:rPr>
          <w:rFonts w:ascii="Courier New" w:hAnsi="Courier New" w:cs="Courier New"/>
          <w:color w:val="0000FF"/>
          <w:sz w:val="20"/>
          <w:szCs w:val="20"/>
        </w:rPr>
        <w:t>DiscountNonTax</w:t>
      </w:r>
      <w:r w:rsidRPr="002F0F6E">
        <w:rPr>
          <w:rFonts w:ascii="Courier New" w:hAnsi="Courier New" w:cs="Courier New"/>
          <w:color w:val="0000FF"/>
          <w:sz w:val="20"/>
          <w:szCs w:val="20"/>
        </w:rPr>
        <w:t>&gt;</w:t>
      </w:r>
    </w:p>
    <w:p w14:paraId="1302A87E" w14:textId="47DACEC8" w:rsidR="00E60201" w:rsidRDefault="00E60201" w:rsidP="00E60201">
      <w:pPr>
        <w:shd w:val="clear" w:color="auto" w:fill="FFFFFF"/>
        <w:rPr>
          <w:rFonts w:ascii="Courier New" w:hAnsi="Courier New" w:cs="Courier New"/>
          <w:color w:val="0000FF"/>
          <w:sz w:val="20"/>
          <w:szCs w:val="20"/>
        </w:rPr>
      </w:pPr>
      <w:r>
        <w:rPr>
          <w:rFonts w:ascii="Courier New" w:hAnsi="Courier New" w:cs="Courier New"/>
          <w:color w:val="0000FF"/>
          <w:sz w:val="20"/>
          <w:szCs w:val="20"/>
        </w:rPr>
        <w:t xml:space="preserve"> </w:t>
      </w:r>
      <w:r>
        <w:rPr>
          <w:rFonts w:ascii="Courier New" w:hAnsi="Courier New" w:cs="Courier New"/>
          <w:color w:val="0000FF"/>
          <w:sz w:val="20"/>
          <w:szCs w:val="20"/>
        </w:rPr>
        <w:tab/>
        <w:t xml:space="preserve">  </w:t>
      </w:r>
      <w:r w:rsidRPr="002F0F6E">
        <w:rPr>
          <w:rFonts w:ascii="Courier New" w:hAnsi="Courier New" w:cs="Courier New"/>
          <w:color w:val="0000FF"/>
          <w:sz w:val="20"/>
          <w:szCs w:val="20"/>
        </w:rPr>
        <w:t>&lt;</w:t>
      </w:r>
      <w:r>
        <w:rPr>
          <w:rFonts w:ascii="Courier New" w:hAnsi="Courier New" w:cs="Courier New"/>
          <w:color w:val="0000FF"/>
          <w:sz w:val="20"/>
          <w:szCs w:val="20"/>
        </w:rPr>
        <w:t>DiscountOther</w:t>
      </w:r>
      <w:r w:rsidRPr="002F0F6E">
        <w:rPr>
          <w:rFonts w:ascii="Courier New" w:hAnsi="Courier New" w:cs="Courier New"/>
          <w:color w:val="0000FF"/>
          <w:sz w:val="20"/>
          <w:szCs w:val="20"/>
        </w:rPr>
        <w:t>&gt;</w:t>
      </w:r>
      <w:r>
        <w:rPr>
          <w:rFonts w:ascii="Courier New" w:hAnsi="Courier New" w:cs="Courier New"/>
          <w:b/>
          <w:bCs/>
          <w:color w:val="000000"/>
          <w:sz w:val="20"/>
          <w:szCs w:val="20"/>
        </w:rPr>
        <w:t>Giảm trừ khác</w:t>
      </w:r>
      <w:r w:rsidRPr="002F0F6E">
        <w:rPr>
          <w:rFonts w:ascii="Courier New" w:hAnsi="Courier New" w:cs="Courier New"/>
          <w:color w:val="0000FF"/>
          <w:sz w:val="20"/>
          <w:szCs w:val="20"/>
        </w:rPr>
        <w:t>&lt;/</w:t>
      </w:r>
      <w:r>
        <w:rPr>
          <w:rFonts w:ascii="Courier New" w:hAnsi="Courier New" w:cs="Courier New"/>
          <w:color w:val="0000FF"/>
          <w:sz w:val="20"/>
          <w:szCs w:val="20"/>
        </w:rPr>
        <w:t>DiscountOther</w:t>
      </w:r>
      <w:r w:rsidRPr="002F0F6E">
        <w:rPr>
          <w:rFonts w:ascii="Courier New" w:hAnsi="Courier New" w:cs="Courier New"/>
          <w:color w:val="0000FF"/>
          <w:sz w:val="20"/>
          <w:szCs w:val="20"/>
        </w:rPr>
        <w:t>&gt;</w:t>
      </w:r>
    </w:p>
    <w:p w14:paraId="3F54CF40" w14:textId="0E5B66EF" w:rsidR="00472A09" w:rsidRPr="00E76EB4" w:rsidRDefault="00472A09" w:rsidP="00472A09">
      <w:pPr>
        <w:shd w:val="clear" w:color="auto" w:fill="FFFFFF"/>
        <w:ind w:firstLine="720"/>
        <w:rPr>
          <w:rFonts w:ascii="Courier New" w:hAnsi="Courier New" w:cs="Courier New"/>
          <w:i/>
          <w:sz w:val="20"/>
          <w:szCs w:val="20"/>
        </w:rPr>
      </w:pPr>
      <w:r>
        <w:rPr>
          <w:rFonts w:ascii="Courier New" w:hAnsi="Courier New" w:cs="Courier New"/>
          <w:i/>
          <w:color w:val="C00000"/>
          <w:sz w:val="20"/>
          <w:szCs w:val="20"/>
          <w:highlight w:val="cyan"/>
        </w:rPr>
        <w:t xml:space="preserve">  </w:t>
      </w:r>
      <w:r w:rsidRPr="003F2102">
        <w:rPr>
          <w:rFonts w:ascii="Courier New" w:hAnsi="Courier New" w:cs="Courier New"/>
          <w:i/>
          <w:color w:val="C00000"/>
          <w:sz w:val="20"/>
          <w:szCs w:val="20"/>
          <w:highlight w:val="cyan"/>
        </w:rPr>
        <w:t>&lt;HDCTTChinh&gt;</w:t>
      </w:r>
      <w:r w:rsidRPr="003F2102">
        <w:rPr>
          <w:rFonts w:ascii="Courier New" w:hAnsi="Courier New" w:cs="Courier New"/>
          <w:i/>
          <w:sz w:val="20"/>
          <w:szCs w:val="20"/>
          <w:highlight w:val="cyan"/>
        </w:rPr>
        <w:t>Hoá đơn cho thuê tài chính (Hóa đơn đối với hoạt động cho thuê tài chính)</w:t>
      </w:r>
      <w:r w:rsidRPr="003F2102">
        <w:rPr>
          <w:sz w:val="26"/>
          <w:szCs w:val="26"/>
          <w:highlight w:val="cyan"/>
          <w:shd w:val="clear" w:color="auto" w:fill="00FF00"/>
        </w:rPr>
        <w:t xml:space="preserve"> </w:t>
      </w:r>
      <w:r w:rsidRPr="003F2102">
        <w:rPr>
          <w:rFonts w:ascii="Courier New" w:hAnsi="Courier New" w:cs="Courier New"/>
          <w:i/>
          <w:sz w:val="20"/>
          <w:szCs w:val="20"/>
          <w:highlight w:val="cyan"/>
        </w:rPr>
        <w:t>Số (1: Hóa đơn dành cho hoạt động thuê tài chính, 0: Hóa đơn không dành cho hoạt động cho thuê tài chính)&lt;/</w:t>
      </w:r>
      <w:r w:rsidRPr="003F2102">
        <w:rPr>
          <w:rFonts w:ascii="Courier New" w:hAnsi="Courier New" w:cs="Courier New"/>
          <w:i/>
          <w:color w:val="C00000"/>
          <w:sz w:val="20"/>
          <w:szCs w:val="20"/>
          <w:highlight w:val="cyan"/>
        </w:rPr>
        <w:t>HDCTTChinh&gt;</w:t>
      </w:r>
    </w:p>
    <w:p w14:paraId="00365483" w14:textId="77777777" w:rsidR="00472A09" w:rsidRDefault="00472A09" w:rsidP="00E60201">
      <w:pPr>
        <w:shd w:val="clear" w:color="auto" w:fill="FFFFFF"/>
        <w:rPr>
          <w:rFonts w:ascii="Courier New" w:hAnsi="Courier New" w:cs="Courier New"/>
          <w:color w:val="0000FF"/>
          <w:sz w:val="20"/>
          <w:szCs w:val="20"/>
        </w:rPr>
      </w:pPr>
    </w:p>
    <w:p w14:paraId="32688FA9" w14:textId="77777777" w:rsidR="00397F95" w:rsidRPr="00397F95" w:rsidRDefault="00397F95" w:rsidP="00747DD3">
      <w:pPr>
        <w:shd w:val="clear" w:color="auto" w:fill="FFFFFF"/>
        <w:ind w:left="720" w:firstLine="270"/>
        <w:rPr>
          <w:rFonts w:ascii="Courier New" w:hAnsi="Courier New" w:cs="Courier New"/>
          <w:color w:val="0000FF"/>
          <w:sz w:val="20"/>
          <w:szCs w:val="20"/>
          <w:highlight w:val="cyan"/>
        </w:rPr>
      </w:pPr>
      <w:r w:rsidRPr="00397F95">
        <w:rPr>
          <w:rFonts w:ascii="Courier New" w:hAnsi="Courier New" w:cs="Courier New"/>
          <w:color w:val="0000FF"/>
          <w:sz w:val="20"/>
          <w:szCs w:val="20"/>
          <w:highlight w:val="cyan"/>
        </w:rPr>
        <w:lastRenderedPageBreak/>
        <w:t>&lt;HDDThu&gt;Hóa đơn đặc thù (Nhận các giá trị: 1-Hàng hóa là xe ô tô, xe mô tô, 2- Dịch vụ vận chuyển, 3- Dịch vụ vận chuyển trên nền tảng số, TMĐT). Nếu không truyền mặc định là 0- hóa đơn thường &lt;/HDDThu&gt;</w:t>
      </w:r>
    </w:p>
    <w:p w14:paraId="705C1943" w14:textId="77777777" w:rsidR="00397F95" w:rsidRDefault="00397F95" w:rsidP="00747DD3">
      <w:pPr>
        <w:shd w:val="clear" w:color="auto" w:fill="FFFFFF"/>
        <w:ind w:left="720" w:firstLine="270"/>
        <w:rPr>
          <w:rFonts w:ascii="Courier New" w:hAnsi="Courier New" w:cs="Courier New"/>
          <w:color w:val="0000FF"/>
          <w:sz w:val="20"/>
          <w:szCs w:val="20"/>
          <w:highlight w:val="cyan"/>
        </w:rPr>
      </w:pPr>
      <w:r w:rsidRPr="00397F95">
        <w:rPr>
          <w:rFonts w:ascii="Courier New" w:hAnsi="Courier New" w:cs="Courier New"/>
          <w:color w:val="0000FF"/>
          <w:sz w:val="20"/>
          <w:szCs w:val="20"/>
          <w:highlight w:val="cyan"/>
        </w:rPr>
        <w:t>&lt;ComEmail&gt;Email nguời bán&lt;/ComEmail&gt;</w:t>
      </w:r>
    </w:p>
    <w:p w14:paraId="61A579B9" w14:textId="1EC47928" w:rsidR="005E4058" w:rsidRPr="00397F95" w:rsidRDefault="005E4058" w:rsidP="005E4058">
      <w:pPr>
        <w:shd w:val="clear" w:color="auto" w:fill="FFFFFF"/>
        <w:ind w:left="270" w:firstLine="72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&lt;Com</w:t>
      </w:r>
      <w:r>
        <w:rPr>
          <w:rFonts w:ascii="Courier New" w:hAnsi="Courier New" w:cs="Courier New"/>
          <w:color w:val="0000FF"/>
          <w:sz w:val="20"/>
          <w:szCs w:val="20"/>
          <w:highlight w:val="cyan"/>
        </w:rPr>
        <w:t>Fax</w:t>
      </w:r>
      <w:r w:rsidRPr="00FA2F75">
        <w:rPr>
          <w:rFonts w:ascii="Courier New" w:hAnsi="Courier New" w:cs="Courier New"/>
          <w:color w:val="0000FF"/>
          <w:sz w:val="20"/>
          <w:szCs w:val="20"/>
          <w:highlight w:val="cyan"/>
        </w:rPr>
        <w:t>&gt;</w:t>
      </w:r>
      <w:r>
        <w:rPr>
          <w:rFonts w:ascii="Courier New" w:hAnsi="Courier New" w:cs="Courier New"/>
          <w:sz w:val="20"/>
          <w:szCs w:val="20"/>
          <w:highlight w:val="cyan"/>
        </w:rPr>
        <w:t>Fax</w:t>
      </w:r>
      <w:r w:rsidRPr="00FA2F75">
        <w:rPr>
          <w:rFonts w:ascii="Courier New" w:hAnsi="Courier New" w:cs="Courier New"/>
          <w:sz w:val="20"/>
          <w:szCs w:val="20"/>
          <w:highlight w:val="cyan"/>
        </w:rPr>
        <w:t xml:space="preserve"> nguời bán</w:t>
      </w:r>
      <w:r w:rsidRPr="00FA2F75">
        <w:rPr>
          <w:rFonts w:ascii="Courier New" w:hAnsi="Courier New" w:cs="Courier New"/>
          <w:color w:val="0000FF"/>
          <w:sz w:val="20"/>
          <w:szCs w:val="20"/>
          <w:highlight w:val="cyan"/>
        </w:rPr>
        <w:t>&lt;/Com</w:t>
      </w:r>
      <w:r>
        <w:rPr>
          <w:rFonts w:ascii="Courier New" w:hAnsi="Courier New" w:cs="Courier New"/>
          <w:color w:val="0000FF"/>
          <w:sz w:val="20"/>
          <w:szCs w:val="20"/>
          <w:highlight w:val="cyan"/>
        </w:rPr>
        <w:t>Fax</w:t>
      </w:r>
      <w:r w:rsidRPr="00FA2F75">
        <w:rPr>
          <w:rFonts w:ascii="Courier New" w:hAnsi="Courier New" w:cs="Courier New"/>
          <w:color w:val="0000FF"/>
          <w:sz w:val="20"/>
          <w:szCs w:val="20"/>
          <w:highlight w:val="cyan"/>
        </w:rPr>
        <w:t>&gt;</w:t>
      </w:r>
    </w:p>
    <w:p w14:paraId="18421B80" w14:textId="77777777" w:rsidR="00397F95" w:rsidRPr="00397F95" w:rsidRDefault="00397F95" w:rsidP="00747DD3">
      <w:pPr>
        <w:shd w:val="clear" w:color="auto" w:fill="FFFFFF"/>
        <w:ind w:left="720" w:firstLine="270"/>
        <w:rPr>
          <w:rFonts w:ascii="Courier New" w:hAnsi="Courier New" w:cs="Courier New"/>
          <w:color w:val="0000FF"/>
          <w:sz w:val="20"/>
          <w:szCs w:val="20"/>
          <w:highlight w:val="cyan"/>
        </w:rPr>
      </w:pPr>
      <w:r w:rsidRPr="00397F95">
        <w:rPr>
          <w:rFonts w:ascii="Courier New" w:hAnsi="Courier New" w:cs="Courier New"/>
          <w:color w:val="0000FF"/>
          <w:sz w:val="20"/>
          <w:szCs w:val="20"/>
          <w:highlight w:val="cyan"/>
        </w:rPr>
        <w:t>&lt;ComWebsite&gt;Website người bán&lt;/ComWebsite &gt;</w:t>
      </w:r>
    </w:p>
    <w:p w14:paraId="3B25B03A" w14:textId="77777777" w:rsidR="00397F95" w:rsidRPr="00397F95" w:rsidRDefault="00397F95" w:rsidP="00747DD3">
      <w:pPr>
        <w:shd w:val="clear" w:color="auto" w:fill="FFFFFF"/>
        <w:ind w:left="720" w:firstLine="270"/>
        <w:rPr>
          <w:rFonts w:ascii="Courier New" w:hAnsi="Courier New" w:cs="Courier New"/>
          <w:color w:val="0000FF"/>
          <w:sz w:val="20"/>
          <w:szCs w:val="20"/>
          <w:highlight w:val="cyan"/>
        </w:rPr>
      </w:pPr>
      <w:r w:rsidRPr="00397F95">
        <w:rPr>
          <w:rFonts w:ascii="Courier New" w:hAnsi="Courier New" w:cs="Courier New"/>
          <w:color w:val="0000FF"/>
          <w:sz w:val="20"/>
          <w:szCs w:val="20"/>
          <w:highlight w:val="cyan"/>
        </w:rPr>
        <w:t>&lt;MCHang&gt;Mã cửa hàng người bán&lt;/MCHang&gt;</w:t>
      </w:r>
    </w:p>
    <w:p w14:paraId="2FE679C9" w14:textId="77777777" w:rsidR="00397F95" w:rsidRPr="00397F95" w:rsidRDefault="00397F95" w:rsidP="00747DD3">
      <w:pPr>
        <w:shd w:val="clear" w:color="auto" w:fill="FFFFFF"/>
        <w:ind w:left="720" w:firstLine="270"/>
        <w:rPr>
          <w:rFonts w:ascii="Courier New" w:hAnsi="Courier New" w:cs="Courier New"/>
          <w:color w:val="0000FF"/>
          <w:sz w:val="20"/>
          <w:szCs w:val="20"/>
          <w:highlight w:val="cyan"/>
        </w:rPr>
      </w:pPr>
      <w:r w:rsidRPr="00397F95">
        <w:rPr>
          <w:rFonts w:ascii="Courier New" w:hAnsi="Courier New" w:cs="Courier New"/>
          <w:color w:val="0000FF"/>
          <w:sz w:val="20"/>
          <w:szCs w:val="20"/>
          <w:highlight w:val="cyan"/>
        </w:rPr>
        <w:t>&lt;TCHang&gt;Tên cửa hàng người bán&lt;/TCHang&gt;</w:t>
      </w:r>
    </w:p>
    <w:p w14:paraId="37DAF042" w14:textId="77777777" w:rsidR="00397F95" w:rsidRPr="00397F95" w:rsidRDefault="00397F95" w:rsidP="00747DD3">
      <w:pPr>
        <w:shd w:val="clear" w:color="auto" w:fill="FFFFFF"/>
        <w:ind w:left="720" w:firstLine="270"/>
        <w:rPr>
          <w:rFonts w:ascii="Courier New" w:hAnsi="Courier New" w:cs="Courier New"/>
          <w:color w:val="0000FF"/>
          <w:sz w:val="20"/>
          <w:szCs w:val="20"/>
          <w:highlight w:val="cyan"/>
        </w:rPr>
      </w:pPr>
      <w:r w:rsidRPr="00397F95">
        <w:rPr>
          <w:rFonts w:ascii="Courier New" w:hAnsi="Courier New" w:cs="Courier New"/>
          <w:color w:val="0000FF"/>
          <w:sz w:val="20"/>
          <w:szCs w:val="20"/>
          <w:highlight w:val="cyan"/>
        </w:rPr>
        <w:t>&lt;MDVQHNSach&gt;Mã đơn vị quan hệ ngân sách người mua&lt;/MDVQHNSach&gt;</w:t>
      </w:r>
    </w:p>
    <w:p w14:paraId="653FDE74" w14:textId="77777777" w:rsidR="00397F95" w:rsidRPr="00397F95" w:rsidRDefault="00397F95" w:rsidP="00747DD3">
      <w:pPr>
        <w:shd w:val="clear" w:color="auto" w:fill="FFFFFF"/>
        <w:ind w:left="720" w:firstLine="270"/>
        <w:rPr>
          <w:rFonts w:ascii="Courier New" w:hAnsi="Courier New" w:cs="Courier New"/>
          <w:color w:val="0000FF"/>
          <w:sz w:val="20"/>
          <w:szCs w:val="20"/>
          <w:highlight w:val="cyan"/>
        </w:rPr>
      </w:pPr>
      <w:r w:rsidRPr="00397F95">
        <w:rPr>
          <w:rFonts w:ascii="Courier New" w:hAnsi="Courier New" w:cs="Courier New"/>
          <w:color w:val="0000FF"/>
          <w:sz w:val="20"/>
          <w:szCs w:val="20"/>
          <w:highlight w:val="cyan"/>
        </w:rPr>
        <w:t>&lt;SHChieu&gt;Số hộ chiếu người mua&lt;/SHChieu&gt;</w:t>
      </w:r>
    </w:p>
    <w:p w14:paraId="5E45F71C" w14:textId="77777777" w:rsidR="00397F95" w:rsidRPr="00397F95" w:rsidRDefault="00397F95" w:rsidP="00747DD3">
      <w:pPr>
        <w:shd w:val="clear" w:color="auto" w:fill="FFFFFF"/>
        <w:ind w:left="720" w:firstLine="270"/>
        <w:rPr>
          <w:rFonts w:ascii="Courier New" w:hAnsi="Courier New" w:cs="Courier New"/>
          <w:color w:val="0000FF"/>
          <w:sz w:val="20"/>
          <w:szCs w:val="20"/>
          <w:highlight w:val="cyan"/>
        </w:rPr>
      </w:pPr>
      <w:r w:rsidRPr="00397F95">
        <w:rPr>
          <w:rFonts w:ascii="Courier New" w:hAnsi="Courier New" w:cs="Courier New"/>
          <w:color w:val="0000FF"/>
          <w:sz w:val="20"/>
          <w:szCs w:val="20"/>
          <w:highlight w:val="cyan"/>
        </w:rPr>
        <w:t>&lt;CCCDan&gt;Căn cước công dân người mua&lt;/CCCDan&gt;</w:t>
      </w:r>
    </w:p>
    <w:p w14:paraId="3D25C763" w14:textId="77777777" w:rsidR="00397F95" w:rsidRPr="00397F95" w:rsidRDefault="00397F95" w:rsidP="00747DD3">
      <w:pPr>
        <w:shd w:val="clear" w:color="auto" w:fill="FFFFFF"/>
        <w:ind w:left="720" w:firstLine="270"/>
        <w:rPr>
          <w:rFonts w:ascii="Courier New" w:hAnsi="Courier New" w:cs="Courier New"/>
          <w:color w:val="0000FF"/>
          <w:sz w:val="20"/>
          <w:szCs w:val="20"/>
          <w:highlight w:val="cyan"/>
        </w:rPr>
      </w:pPr>
      <w:r w:rsidRPr="00397F95">
        <w:rPr>
          <w:rFonts w:ascii="Courier New" w:hAnsi="Courier New" w:cs="Courier New"/>
          <w:color w:val="0000FF"/>
          <w:sz w:val="20"/>
          <w:szCs w:val="20"/>
          <w:highlight w:val="cyan"/>
        </w:rPr>
        <w:t>&lt;NCHChieu&gt;Ngày cấp hộ chiếu người mua&lt;/NCHChieu&gt;</w:t>
      </w:r>
    </w:p>
    <w:p w14:paraId="6D5EEF1D" w14:textId="77777777" w:rsidR="00397F95" w:rsidRPr="00397F95" w:rsidRDefault="00397F95" w:rsidP="00747DD3">
      <w:pPr>
        <w:shd w:val="clear" w:color="auto" w:fill="FFFFFF"/>
        <w:ind w:left="720" w:firstLine="270"/>
        <w:rPr>
          <w:rFonts w:ascii="Courier New" w:hAnsi="Courier New" w:cs="Courier New"/>
          <w:color w:val="0000FF"/>
          <w:sz w:val="20"/>
          <w:szCs w:val="20"/>
          <w:highlight w:val="cyan"/>
        </w:rPr>
      </w:pPr>
      <w:r w:rsidRPr="00397F95">
        <w:rPr>
          <w:rFonts w:ascii="Courier New" w:hAnsi="Courier New" w:cs="Courier New"/>
          <w:color w:val="0000FF"/>
          <w:sz w:val="20"/>
          <w:szCs w:val="20"/>
          <w:highlight w:val="cyan"/>
        </w:rPr>
        <w:t>&lt;NHHHChieu&gt;Ngày hết hạn hộ chiếu người mua&lt;/NHHHChieu&gt;</w:t>
      </w:r>
    </w:p>
    <w:p w14:paraId="220066B4" w14:textId="77777777" w:rsidR="00747DD3" w:rsidRDefault="00397F95" w:rsidP="00747DD3">
      <w:pPr>
        <w:shd w:val="clear" w:color="auto" w:fill="FFFFFF"/>
        <w:ind w:left="720" w:firstLine="270"/>
        <w:rPr>
          <w:rFonts w:ascii="Courier New" w:hAnsi="Courier New" w:cs="Courier New"/>
          <w:color w:val="0000FF"/>
          <w:sz w:val="20"/>
          <w:szCs w:val="20"/>
          <w:highlight w:val="cyan"/>
        </w:rPr>
      </w:pPr>
      <w:r w:rsidRPr="00397F95">
        <w:rPr>
          <w:rFonts w:ascii="Courier New" w:hAnsi="Courier New" w:cs="Courier New"/>
          <w:color w:val="0000FF"/>
          <w:sz w:val="20"/>
          <w:szCs w:val="20"/>
          <w:highlight w:val="cyan"/>
        </w:rPr>
        <w:t>&lt;</w:t>
      </w:r>
      <w:r w:rsidR="006B5253">
        <w:rPr>
          <w:rFonts w:ascii="Courier New" w:hAnsi="Courier New" w:cs="Courier New"/>
          <w:color w:val="0000FF"/>
          <w:sz w:val="20"/>
          <w:szCs w:val="20"/>
          <w:highlight w:val="cyan"/>
        </w:rPr>
        <w:t>QTich</w:t>
      </w:r>
      <w:r w:rsidRPr="00397F95">
        <w:rPr>
          <w:rFonts w:ascii="Courier New" w:hAnsi="Courier New" w:cs="Courier New"/>
          <w:color w:val="0000FF"/>
          <w:sz w:val="20"/>
          <w:szCs w:val="20"/>
          <w:highlight w:val="cyan"/>
        </w:rPr>
        <w:t>&gt;Quốc tịch người mua&lt;/</w:t>
      </w:r>
      <w:r w:rsidR="006B5253">
        <w:rPr>
          <w:rFonts w:ascii="Courier New" w:hAnsi="Courier New" w:cs="Courier New"/>
          <w:color w:val="0000FF"/>
          <w:sz w:val="20"/>
          <w:szCs w:val="20"/>
          <w:highlight w:val="cyan"/>
        </w:rPr>
        <w:t>QTich</w:t>
      </w:r>
      <w:r w:rsidRPr="00397F95">
        <w:rPr>
          <w:rFonts w:ascii="Courier New" w:hAnsi="Courier New" w:cs="Courier New"/>
          <w:color w:val="0000FF"/>
          <w:sz w:val="20"/>
          <w:szCs w:val="20"/>
          <w:highlight w:val="cyan"/>
        </w:rPr>
        <w:t>&gt;</w:t>
      </w:r>
    </w:p>
    <w:p w14:paraId="2DD46E20" w14:textId="52159BA2" w:rsidR="00747DD3" w:rsidRDefault="00747DD3" w:rsidP="00747DD3">
      <w:pPr>
        <w:shd w:val="clear" w:color="auto" w:fill="FFFFFF"/>
        <w:ind w:left="720" w:firstLine="270"/>
        <w:rPr>
          <w:rFonts w:ascii="Courier New" w:hAnsi="Courier New" w:cs="Courier New"/>
          <w:color w:val="0000FF"/>
          <w:sz w:val="20"/>
          <w:szCs w:val="20"/>
          <w:highlight w:val="cyan"/>
        </w:rPr>
      </w:pPr>
      <w:r w:rsidRPr="00747DD3">
        <w:rPr>
          <w:rFonts w:ascii="Courier New" w:hAnsi="Courier New" w:cs="Courier New"/>
          <w:color w:val="0000FF"/>
          <w:sz w:val="20"/>
          <w:szCs w:val="20"/>
          <w:highlight w:val="cyan"/>
        </w:rPr>
        <w:t>&lt;TgTPhiSThue&gt;Tổng tiền phí &lt;/TgTPhiSThue&gt;</w:t>
      </w:r>
    </w:p>
    <w:p w14:paraId="6C81EEBA" w14:textId="77777777" w:rsidR="00465A74" w:rsidRPr="00465A74" w:rsidRDefault="00465A74" w:rsidP="00465A74">
      <w:pPr>
        <w:shd w:val="clear" w:color="auto" w:fill="FFFFFF"/>
        <w:ind w:left="720" w:firstLine="270"/>
        <w:rPr>
          <w:rFonts w:ascii="Courier New" w:hAnsi="Courier New" w:cs="Courier New"/>
          <w:color w:val="0000FF"/>
          <w:sz w:val="20"/>
          <w:szCs w:val="20"/>
          <w:highlight w:val="cyan"/>
        </w:rPr>
      </w:pPr>
      <w:r w:rsidRPr="00465A74">
        <w:rPr>
          <w:rFonts w:ascii="Courier New" w:hAnsi="Courier New" w:cs="Courier New"/>
          <w:color w:val="0000FF"/>
          <w:sz w:val="20"/>
          <w:szCs w:val="20"/>
          <w:highlight w:val="cyan"/>
        </w:rPr>
        <w:t>&lt;TCHDon&gt;Tính chất hóa đơn: Nhận giá trị = 5 đối với hóa đơn chiết khấu thương mại&lt;/TCHDon&gt;</w:t>
      </w:r>
    </w:p>
    <w:p w14:paraId="4FB049C9" w14:textId="77777777" w:rsidR="00465A74" w:rsidRPr="00465A74" w:rsidRDefault="00465A74" w:rsidP="00465A74">
      <w:pPr>
        <w:shd w:val="clear" w:color="auto" w:fill="FFFFFF"/>
        <w:ind w:left="720" w:firstLine="270"/>
        <w:rPr>
          <w:rFonts w:ascii="Courier New" w:hAnsi="Courier New" w:cs="Courier New"/>
          <w:color w:val="0000FF"/>
          <w:sz w:val="20"/>
          <w:szCs w:val="20"/>
          <w:highlight w:val="cyan"/>
        </w:rPr>
      </w:pPr>
      <w:r w:rsidRPr="00465A74">
        <w:rPr>
          <w:rFonts w:ascii="Courier New" w:hAnsi="Courier New" w:cs="Courier New"/>
          <w:color w:val="0000FF"/>
          <w:sz w:val="20"/>
          <w:szCs w:val="20"/>
          <w:highlight w:val="cyan"/>
        </w:rPr>
        <w:t>&lt;SBKe&gt;Số bảng kê(Bắt buộc đối với TCHDon = 5)&lt;/SBKe&gt;</w:t>
      </w:r>
    </w:p>
    <w:p w14:paraId="390B735F" w14:textId="77777777" w:rsidR="00465A74" w:rsidRPr="00465A74" w:rsidRDefault="00465A74" w:rsidP="00465A74">
      <w:pPr>
        <w:shd w:val="clear" w:color="auto" w:fill="FFFFFF"/>
        <w:ind w:left="720" w:firstLine="270"/>
        <w:rPr>
          <w:rFonts w:ascii="Courier New" w:hAnsi="Courier New" w:cs="Courier New"/>
          <w:color w:val="0000FF"/>
          <w:sz w:val="20"/>
          <w:szCs w:val="20"/>
          <w:highlight w:val="cyan"/>
        </w:rPr>
      </w:pPr>
      <w:r w:rsidRPr="00465A74">
        <w:rPr>
          <w:rFonts w:ascii="Courier New" w:hAnsi="Courier New" w:cs="Courier New"/>
          <w:color w:val="0000FF"/>
          <w:sz w:val="20"/>
          <w:szCs w:val="20"/>
          <w:highlight w:val="cyan"/>
        </w:rPr>
        <w:t>&lt;NBKe&gt;Ngày bảng kê(Bắt buộc đối với TCHDon = 5)&lt;/NBKe&gt;</w:t>
      </w:r>
    </w:p>
    <w:p w14:paraId="0755C4B4" w14:textId="77777777" w:rsidR="00465A74" w:rsidRPr="00465A74" w:rsidRDefault="00465A74" w:rsidP="00465A74">
      <w:pPr>
        <w:shd w:val="clear" w:color="auto" w:fill="FFFFFF"/>
        <w:ind w:left="720" w:firstLine="270"/>
        <w:rPr>
          <w:rFonts w:ascii="Courier New" w:hAnsi="Courier New" w:cs="Courier New"/>
          <w:color w:val="0000FF"/>
          <w:sz w:val="20"/>
          <w:szCs w:val="20"/>
          <w:highlight w:val="cyan"/>
        </w:rPr>
      </w:pPr>
      <w:r w:rsidRPr="00465A74">
        <w:rPr>
          <w:rFonts w:ascii="Courier New" w:hAnsi="Courier New" w:cs="Courier New"/>
          <w:color w:val="0000FF"/>
          <w:sz w:val="20"/>
          <w:szCs w:val="20"/>
          <w:highlight w:val="cyan"/>
        </w:rPr>
        <w:t>&lt;GiamThueGTGT&gt; Giảm thuế GTGT(Chỉ sử dụng cho hóa đơn bán hàng giảm thuế theo NQ của Quốc hội. Nhận giá trị 1/0)&lt;/GiamThueGTGT&gt;</w:t>
      </w:r>
    </w:p>
    <w:p w14:paraId="0067E1EB" w14:textId="77777777" w:rsidR="00465A74" w:rsidRPr="00465A74" w:rsidRDefault="00465A74" w:rsidP="00465A74">
      <w:pPr>
        <w:shd w:val="clear" w:color="auto" w:fill="FFFFFF"/>
        <w:ind w:left="720" w:firstLine="270"/>
        <w:rPr>
          <w:rFonts w:ascii="Courier New" w:hAnsi="Courier New" w:cs="Courier New"/>
          <w:color w:val="0000FF"/>
          <w:sz w:val="20"/>
          <w:szCs w:val="20"/>
          <w:highlight w:val="cyan"/>
        </w:rPr>
      </w:pPr>
    </w:p>
    <w:p w14:paraId="3CB20160" w14:textId="2C52B483" w:rsidR="00465A74" w:rsidRPr="00465A74" w:rsidRDefault="00465A74" w:rsidP="00465A74">
      <w:pPr>
        <w:shd w:val="clear" w:color="auto" w:fill="FFFFFF"/>
        <w:ind w:left="720" w:firstLine="270"/>
        <w:rPr>
          <w:rFonts w:ascii="Courier New" w:hAnsi="Courier New" w:cs="Courier New"/>
          <w:color w:val="0000FF"/>
          <w:sz w:val="20"/>
          <w:szCs w:val="20"/>
          <w:highlight w:val="cyan"/>
        </w:rPr>
      </w:pPr>
      <w:r w:rsidRPr="00465A74">
        <w:rPr>
          <w:rFonts w:ascii="Courier New" w:hAnsi="Courier New" w:cs="Courier New"/>
          <w:color w:val="0000FF"/>
          <w:sz w:val="20"/>
          <w:szCs w:val="20"/>
          <w:highlight w:val="cyan"/>
        </w:rPr>
        <w:t>&lt;STGThue&gt; Số tiền giảm thuế(Chỉ sử dụng cho hóa đơn bán hàng giảm thuế theo NQ của Quốc hội)&lt;/STGThue&gt;</w:t>
      </w:r>
    </w:p>
    <w:p w14:paraId="776D0E8F" w14:textId="77777777" w:rsidR="00747DD3" w:rsidRPr="003C0437" w:rsidRDefault="00747DD3" w:rsidP="001E118F">
      <w:pPr>
        <w:shd w:val="clear" w:color="auto" w:fill="FFFFFF"/>
        <w:ind w:left="720"/>
        <w:rPr>
          <w:rFonts w:ascii="Courier New" w:hAnsi="Courier New" w:cs="Courier New"/>
          <w:color w:val="0000FF"/>
          <w:sz w:val="20"/>
          <w:szCs w:val="20"/>
        </w:rPr>
      </w:pPr>
    </w:p>
    <w:p w14:paraId="2933868B"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&lt;/Invoice&gt;</w:t>
      </w:r>
    </w:p>
    <w:p w14:paraId="38BD39CB"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b/>
          <w:bCs/>
          <w:color w:val="000000"/>
          <w:sz w:val="20"/>
          <w:szCs w:val="20"/>
        </w:rPr>
        <w:t xml:space="preserve">    </w:t>
      </w:r>
      <w:r w:rsidRPr="002F0F6E">
        <w:rPr>
          <w:rFonts w:ascii="Courier New" w:hAnsi="Courier New" w:cs="Courier New"/>
          <w:color w:val="0000FF"/>
          <w:sz w:val="20"/>
          <w:szCs w:val="20"/>
        </w:rPr>
        <w:t>&lt;/Inv&gt;</w:t>
      </w:r>
    </w:p>
    <w:p w14:paraId="4E5EFC88" w14:textId="77777777" w:rsidR="009D1437" w:rsidRPr="002F0F6E" w:rsidRDefault="009D1437" w:rsidP="009D1437">
      <w:pPr>
        <w:shd w:val="clear" w:color="auto" w:fill="FFFFFF"/>
        <w:rPr>
          <w:rFonts w:ascii="Courier New" w:hAnsi="Courier New" w:cs="Courier New"/>
          <w:b/>
          <w:bCs/>
          <w:color w:val="000000"/>
          <w:sz w:val="20"/>
          <w:szCs w:val="20"/>
        </w:rPr>
      </w:pPr>
      <w:r w:rsidRPr="002F0F6E">
        <w:rPr>
          <w:rFonts w:ascii="Courier New" w:hAnsi="Courier New" w:cs="Courier New"/>
          <w:color w:val="0000FF"/>
          <w:sz w:val="20"/>
          <w:szCs w:val="20"/>
        </w:rPr>
        <w:t>&lt;/Invoices&gt;</w:t>
      </w:r>
    </w:p>
    <w:p w14:paraId="2D0ADACE" w14:textId="77777777" w:rsidR="009D1437" w:rsidRDefault="009D1437" w:rsidP="00480762">
      <w:pPr>
        <w:pStyle w:val="Heading3"/>
      </w:pPr>
      <w:bookmarkStart w:id="15" w:name="_Toc198045256"/>
      <w:r>
        <w:t>Phát hành hóa đơn theo danh sách fkey truyền vào</w:t>
      </w:r>
      <w:bookmarkEnd w:id="15"/>
    </w:p>
    <w:p w14:paraId="1478CBCF" w14:textId="77777777" w:rsidR="009D1437" w:rsidRPr="00593BE8" w:rsidRDefault="009D1437" w:rsidP="009D1437">
      <w:pPr>
        <w:pStyle w:val="N"/>
      </w:pPr>
      <w:r w:rsidRPr="00593BE8">
        <w:t>URL</w:t>
      </w:r>
    </w:p>
    <w:p w14:paraId="792F75CC" w14:textId="77777777" w:rsidR="009D1437" w:rsidRPr="00885F8A" w:rsidRDefault="009D1437" w:rsidP="009D1437">
      <w:pPr>
        <w:pStyle w:val="N"/>
      </w:pPr>
      <w:r>
        <w:tab/>
      </w:r>
      <w:r w:rsidRPr="00007702">
        <w:t xml:space="preserve"> </w:t>
      </w:r>
      <w:r w:rsidRPr="00885F8A">
        <w:t xml:space="preserve">string </w:t>
      </w:r>
      <w:r w:rsidRPr="00885F8A">
        <w:rPr>
          <w:b/>
        </w:rPr>
        <w:t>PublishInvFkey</w:t>
      </w:r>
      <w:r w:rsidRPr="00885F8A">
        <w:t>(string Account, string ACpass, string lsFkey, string username, string password, string pattern = "", string serial = "").</w:t>
      </w:r>
    </w:p>
    <w:p w14:paraId="2CC71CC1" w14:textId="77777777" w:rsidR="009D1437" w:rsidRPr="00593BE8" w:rsidRDefault="009D1437" w:rsidP="009D1437">
      <w:pPr>
        <w:pStyle w:val="N"/>
      </w:pPr>
      <w:r w:rsidRPr="00593BE8">
        <w:t>DESCRIPTION</w:t>
      </w:r>
    </w:p>
    <w:p w14:paraId="6DA6E583" w14:textId="77777777" w:rsidR="009D1437" w:rsidRPr="007C1EEB" w:rsidRDefault="009D1437" w:rsidP="009D1437">
      <w:pPr>
        <w:pStyle w:val="N"/>
      </w:pPr>
      <w:r>
        <w:tab/>
        <w:t>Đây là web service cho phép phát hành hóa đơn theo 1 danh sách fkey truyền vào, tối đa 200 fkey</w:t>
      </w:r>
    </w:p>
    <w:p w14:paraId="36BFC4C8" w14:textId="77777777" w:rsidR="009D1437" w:rsidRPr="00007702" w:rsidRDefault="009D1437" w:rsidP="009D1437">
      <w:pPr>
        <w:pStyle w:val="N"/>
      </w:pPr>
      <w:r w:rsidRPr="00663B3E">
        <w:t>HTTP METHOD</w:t>
      </w:r>
    </w:p>
    <w:p w14:paraId="75ECFF99" w14:textId="77777777" w:rsidR="009D1437" w:rsidRPr="00007702" w:rsidRDefault="009D1437" w:rsidP="009D1437">
      <w:pPr>
        <w:pStyle w:val="N"/>
        <w:rPr>
          <w:b/>
        </w:rPr>
      </w:pPr>
      <w:r w:rsidRPr="00610AFD">
        <w:tab/>
      </w:r>
      <w:r w:rsidRPr="00610AFD">
        <w:tab/>
        <w:t>POST</w:t>
      </w:r>
    </w:p>
    <w:p w14:paraId="201693B5" w14:textId="77777777" w:rsidR="009D1437" w:rsidRPr="00610AFD" w:rsidRDefault="009D1437" w:rsidP="009D1437">
      <w:pPr>
        <w:pStyle w:val="N"/>
      </w:pPr>
      <w:r w:rsidRPr="00610AFD">
        <w:t>REQUEST BODY</w:t>
      </w:r>
    </w:p>
    <w:p w14:paraId="1D2D5BCD" w14:textId="769EBB4F" w:rsidR="009D1437" w:rsidRPr="009372AD" w:rsidRDefault="007133FB" w:rsidP="009D1437">
      <w:pPr>
        <w:pStyle w:val="ListParagraph"/>
        <w:numPr>
          <w:ilvl w:val="0"/>
          <w:numId w:val="3"/>
        </w:numPr>
        <w:spacing w:after="0" w:line="360" w:lineRule="auto"/>
        <w:jc w:val="both"/>
        <w:rPr>
          <w:rFonts w:eastAsia="Calibri"/>
          <w:b/>
          <w:u w:val="single"/>
        </w:rPr>
      </w:pPr>
      <w:r>
        <w:rPr>
          <w:rFonts w:eastAsia="Calibri"/>
          <w:b/>
        </w:rPr>
        <w:t>Account/ACPass</w:t>
      </w:r>
      <w:r w:rsidR="009D1437" w:rsidRPr="009372AD">
        <w:rPr>
          <w:rFonts w:eastAsia="Calibri"/>
          <w:b/>
        </w:rPr>
        <w:t xml:space="preserve">:  </w:t>
      </w:r>
      <w:r w:rsidR="009D1437" w:rsidRPr="009372AD">
        <w:rPr>
          <w:rFonts w:eastAsia="Calibri"/>
        </w:rPr>
        <w:t>Tài khoản được cấp phát cho nhân viên gọi lệnh phát hành hóa đơn</w:t>
      </w:r>
    </w:p>
    <w:p w14:paraId="7027812A" w14:textId="7B35DA40"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w:t>
      </w:r>
      <w:r w:rsidR="007133FB">
        <w:rPr>
          <w:rFonts w:eastAsia="Calibri"/>
        </w:rPr>
        <w:t>ce (</w:t>
      </w:r>
      <w:r>
        <w:rPr>
          <w:rFonts w:eastAsia="Calibri"/>
        </w:rPr>
        <w:t>tài khoản có quyền ServiceRole trong hệ thống)</w:t>
      </w:r>
      <w:r w:rsidRPr="009372AD">
        <w:rPr>
          <w:rFonts w:eastAsia="Calibri"/>
        </w:rPr>
        <w:t>.</w:t>
      </w:r>
    </w:p>
    <w:p w14:paraId="36932337"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363AB2">
        <w:rPr>
          <w:b/>
          <w:color w:val="000000"/>
        </w:rPr>
        <w:t>lsFkey</w:t>
      </w:r>
      <w:r w:rsidRPr="00363AB2">
        <w:rPr>
          <w:rFonts w:eastAsia="Calibri"/>
          <w:b/>
        </w:rPr>
        <w:t>:</w:t>
      </w:r>
      <w:r>
        <w:rPr>
          <w:rFonts w:eastAsia="Calibri"/>
        </w:rPr>
        <w:t xml:space="preserve"> Danh sách Fkey truyền vào được ngăn cách bởi dấu “_” </w:t>
      </w:r>
    </w:p>
    <w:p w14:paraId="45BAD1AB" w14:textId="77777777" w:rsidR="009D1437" w:rsidRPr="00363AB2" w:rsidRDefault="009D1437" w:rsidP="009D1437">
      <w:pPr>
        <w:pStyle w:val="ListParagraph"/>
        <w:numPr>
          <w:ilvl w:val="0"/>
          <w:numId w:val="2"/>
        </w:numPr>
        <w:spacing w:after="0" w:line="360" w:lineRule="auto"/>
        <w:ind w:left="1080"/>
        <w:jc w:val="both"/>
        <w:rPr>
          <w:rFonts w:eastAsia="Calibri"/>
          <w:b/>
          <w:u w:val="single"/>
        </w:rPr>
      </w:pPr>
      <w:r w:rsidRPr="00363AB2">
        <w:rPr>
          <w:b/>
          <w:color w:val="000000"/>
        </w:rPr>
        <w:t>pattern</w:t>
      </w:r>
      <w:r w:rsidRPr="00363AB2">
        <w:rPr>
          <w:rFonts w:eastAsia="Calibri"/>
          <w:b/>
        </w:rPr>
        <w:t>:</w:t>
      </w:r>
      <w:r w:rsidRPr="009372AD">
        <w:rPr>
          <w:rFonts w:eastAsia="Calibri"/>
          <w:b/>
        </w:rPr>
        <w:t xml:space="preserve"> </w:t>
      </w:r>
      <w:r>
        <w:rPr>
          <w:rFonts w:eastAsia="Calibri"/>
        </w:rPr>
        <w:t>Mẫu số hóa đơn</w:t>
      </w:r>
    </w:p>
    <w:p w14:paraId="2B0A5B0C"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363AB2">
        <w:rPr>
          <w:b/>
          <w:color w:val="000000"/>
        </w:rPr>
        <w:lastRenderedPageBreak/>
        <w:t>serial:</w:t>
      </w:r>
      <w:r>
        <w:rPr>
          <w:color w:val="000000"/>
        </w:rPr>
        <w:t xml:space="preserve"> Ký hiệu hóa đơn</w:t>
      </w:r>
    </w:p>
    <w:p w14:paraId="4753B19A"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0"/>
        <w:gridCol w:w="4359"/>
        <w:gridCol w:w="2116"/>
      </w:tblGrid>
      <w:tr w:rsidR="009D1437" w:rsidRPr="00660ABB" w14:paraId="534D407E" w14:textId="77777777" w:rsidTr="00616EC4">
        <w:tc>
          <w:tcPr>
            <w:tcW w:w="2790" w:type="dxa"/>
            <w:tcBorders>
              <w:top w:val="single" w:sz="4" w:space="0" w:color="2E74B5"/>
              <w:left w:val="single" w:sz="4" w:space="0" w:color="2E74B5"/>
              <w:bottom w:val="single" w:sz="4" w:space="0" w:color="2E74B5"/>
              <w:right w:val="single" w:sz="4" w:space="0" w:color="2E74B5"/>
            </w:tcBorders>
            <w:shd w:val="clear" w:color="auto" w:fill="F2F2F2"/>
          </w:tcPr>
          <w:p w14:paraId="70D13D67" w14:textId="77777777" w:rsidR="009D1437" w:rsidRPr="00660ABB" w:rsidRDefault="009D1437" w:rsidP="00616EC4">
            <w:pPr>
              <w:pStyle w:val="ListParagraph"/>
            </w:pPr>
            <w:r>
              <w:t>Kết quả</w:t>
            </w:r>
          </w:p>
        </w:tc>
        <w:tc>
          <w:tcPr>
            <w:tcW w:w="4359" w:type="dxa"/>
            <w:tcBorders>
              <w:top w:val="single" w:sz="4" w:space="0" w:color="2E74B5"/>
              <w:left w:val="single" w:sz="4" w:space="0" w:color="2E74B5"/>
              <w:bottom w:val="single" w:sz="4" w:space="0" w:color="2E74B5"/>
              <w:right w:val="single" w:sz="4" w:space="0" w:color="2E74B5"/>
            </w:tcBorders>
            <w:shd w:val="clear" w:color="auto" w:fill="F2F2F2"/>
          </w:tcPr>
          <w:p w14:paraId="262D9E2B" w14:textId="77777777" w:rsidR="009D1437" w:rsidRPr="00660ABB" w:rsidRDefault="009D1437" w:rsidP="00616EC4">
            <w:pPr>
              <w:pStyle w:val="ListParagraph"/>
            </w:pPr>
            <w:r w:rsidRPr="00660ABB">
              <w:t>Mô 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3F1993F0" w14:textId="77777777" w:rsidR="009D1437" w:rsidRPr="00660ABB" w:rsidRDefault="009D1437" w:rsidP="00616EC4">
            <w:pPr>
              <w:pStyle w:val="ListParagraph"/>
            </w:pPr>
            <w:r>
              <w:t>Ghi chú</w:t>
            </w:r>
          </w:p>
        </w:tc>
      </w:tr>
      <w:tr w:rsidR="009D1437" w:rsidRPr="00660ABB" w14:paraId="4D48EE1C" w14:textId="77777777" w:rsidTr="00616EC4">
        <w:tc>
          <w:tcPr>
            <w:tcW w:w="2790" w:type="dxa"/>
            <w:tcBorders>
              <w:top w:val="single" w:sz="4" w:space="0" w:color="2E74B5"/>
              <w:left w:val="single" w:sz="4" w:space="0" w:color="2E74B5"/>
              <w:right w:val="single" w:sz="4" w:space="0" w:color="2E74B5"/>
            </w:tcBorders>
            <w:shd w:val="clear" w:color="auto" w:fill="auto"/>
          </w:tcPr>
          <w:p w14:paraId="55B0079A" w14:textId="77777777" w:rsidR="009D1437" w:rsidRPr="009372AD" w:rsidRDefault="009D1437" w:rsidP="00616EC4">
            <w:pPr>
              <w:autoSpaceDE w:val="0"/>
              <w:autoSpaceDN w:val="0"/>
              <w:adjustRightInd w:val="0"/>
              <w:jc w:val="both"/>
              <w:rPr>
                <w:sz w:val="19"/>
                <w:szCs w:val="19"/>
              </w:rPr>
            </w:pPr>
            <w:r w:rsidRPr="009372AD">
              <w:t>ERR:1</w:t>
            </w:r>
          </w:p>
        </w:tc>
        <w:tc>
          <w:tcPr>
            <w:tcW w:w="4359" w:type="dxa"/>
            <w:tcBorders>
              <w:top w:val="single" w:sz="4" w:space="0" w:color="2E74B5"/>
              <w:left w:val="single" w:sz="4" w:space="0" w:color="2E74B5"/>
              <w:bottom w:val="single" w:sz="4" w:space="0" w:color="2E74B5"/>
              <w:right w:val="single" w:sz="4" w:space="0" w:color="2E74B5"/>
            </w:tcBorders>
            <w:shd w:val="clear" w:color="auto" w:fill="auto"/>
          </w:tcPr>
          <w:p w14:paraId="5D207303" w14:textId="77777777" w:rsidR="009D1437" w:rsidRPr="009372AD" w:rsidRDefault="009D1437" w:rsidP="00616EC4">
            <w:pPr>
              <w:pStyle w:val="ListParagraph"/>
              <w:ind w:left="0"/>
              <w:jc w:val="both"/>
            </w:pPr>
            <w:r w:rsidRPr="009372AD">
              <w:t>Tài khoản đăng nhập sai hoặc không có quyề</w:t>
            </w:r>
            <w:r>
              <w:t>n phát hành hóa đơn</w:t>
            </w:r>
          </w:p>
        </w:tc>
        <w:tc>
          <w:tcPr>
            <w:tcW w:w="2116" w:type="dxa"/>
            <w:tcBorders>
              <w:top w:val="single" w:sz="4" w:space="0" w:color="2E74B5"/>
              <w:left w:val="single" w:sz="4" w:space="0" w:color="2E74B5"/>
              <w:bottom w:val="single" w:sz="4" w:space="0" w:color="2E74B5"/>
              <w:right w:val="single" w:sz="4" w:space="0" w:color="2E74B5"/>
            </w:tcBorders>
          </w:tcPr>
          <w:p w14:paraId="40E932A6" w14:textId="77777777" w:rsidR="009D1437" w:rsidRPr="009372AD" w:rsidRDefault="009D1437" w:rsidP="00616EC4">
            <w:pPr>
              <w:pStyle w:val="ListParagraph"/>
              <w:ind w:left="0"/>
              <w:jc w:val="both"/>
            </w:pPr>
          </w:p>
        </w:tc>
      </w:tr>
      <w:tr w:rsidR="009D1437" w:rsidRPr="00660ABB" w14:paraId="0D516EFD" w14:textId="77777777" w:rsidTr="00616EC4">
        <w:tc>
          <w:tcPr>
            <w:tcW w:w="2790" w:type="dxa"/>
            <w:tcBorders>
              <w:top w:val="single" w:sz="4" w:space="0" w:color="2E74B5"/>
              <w:left w:val="single" w:sz="4" w:space="0" w:color="2E74B5"/>
              <w:bottom w:val="single" w:sz="4" w:space="0" w:color="2E74B5"/>
              <w:right w:val="single" w:sz="4" w:space="0" w:color="2E74B5"/>
            </w:tcBorders>
            <w:shd w:val="clear" w:color="auto" w:fill="auto"/>
          </w:tcPr>
          <w:p w14:paraId="01E37FEB" w14:textId="77777777" w:rsidR="009D1437" w:rsidRPr="009372AD" w:rsidRDefault="009D1437" w:rsidP="00616EC4">
            <w:pPr>
              <w:jc w:val="both"/>
            </w:pPr>
            <w:r>
              <w:t>ERR:6</w:t>
            </w:r>
          </w:p>
        </w:tc>
        <w:tc>
          <w:tcPr>
            <w:tcW w:w="4359" w:type="dxa"/>
            <w:tcBorders>
              <w:top w:val="single" w:sz="4" w:space="0" w:color="2E74B5"/>
              <w:left w:val="single" w:sz="4" w:space="0" w:color="2E74B5"/>
              <w:bottom w:val="single" w:sz="4" w:space="0" w:color="2E74B5"/>
              <w:right w:val="single" w:sz="4" w:space="0" w:color="2E74B5"/>
            </w:tcBorders>
            <w:shd w:val="clear" w:color="auto" w:fill="auto"/>
          </w:tcPr>
          <w:p w14:paraId="0FAF0263" w14:textId="77777777" w:rsidR="009D1437" w:rsidRPr="009372AD" w:rsidRDefault="009D1437" w:rsidP="00616EC4">
            <w:pPr>
              <w:jc w:val="both"/>
            </w:pPr>
            <w:r>
              <w:t>Danh sách Fkey không tồn tại</w:t>
            </w:r>
          </w:p>
        </w:tc>
        <w:tc>
          <w:tcPr>
            <w:tcW w:w="2116" w:type="dxa"/>
            <w:tcBorders>
              <w:top w:val="single" w:sz="4" w:space="0" w:color="2E74B5"/>
              <w:left w:val="single" w:sz="4" w:space="0" w:color="2E74B5"/>
              <w:bottom w:val="single" w:sz="4" w:space="0" w:color="2E74B5"/>
              <w:right w:val="single" w:sz="4" w:space="0" w:color="2E74B5"/>
            </w:tcBorders>
          </w:tcPr>
          <w:p w14:paraId="47FB434B" w14:textId="77777777" w:rsidR="009D1437" w:rsidRPr="009372AD" w:rsidRDefault="009D1437" w:rsidP="00616EC4">
            <w:pPr>
              <w:jc w:val="both"/>
            </w:pPr>
          </w:p>
        </w:tc>
      </w:tr>
      <w:tr w:rsidR="009D1437" w:rsidRPr="00660ABB" w14:paraId="70642116" w14:textId="77777777" w:rsidTr="00616EC4">
        <w:tc>
          <w:tcPr>
            <w:tcW w:w="2790" w:type="dxa"/>
            <w:tcBorders>
              <w:top w:val="single" w:sz="4" w:space="0" w:color="2E74B5"/>
              <w:left w:val="single" w:sz="4" w:space="0" w:color="2E74B5"/>
              <w:bottom w:val="single" w:sz="4" w:space="0" w:color="2E74B5"/>
              <w:right w:val="single" w:sz="4" w:space="0" w:color="2E74B5"/>
            </w:tcBorders>
            <w:shd w:val="clear" w:color="auto" w:fill="auto"/>
          </w:tcPr>
          <w:p w14:paraId="081B921E" w14:textId="77777777" w:rsidR="009D1437" w:rsidRPr="009372AD" w:rsidRDefault="009D1437" w:rsidP="00616EC4">
            <w:pPr>
              <w:autoSpaceDE w:val="0"/>
              <w:autoSpaceDN w:val="0"/>
              <w:adjustRightInd w:val="0"/>
              <w:jc w:val="both"/>
            </w:pPr>
            <w:r>
              <w:t>ERR:15</w:t>
            </w:r>
          </w:p>
        </w:tc>
        <w:tc>
          <w:tcPr>
            <w:tcW w:w="4359" w:type="dxa"/>
            <w:tcBorders>
              <w:top w:val="single" w:sz="4" w:space="0" w:color="2E74B5"/>
              <w:left w:val="single" w:sz="4" w:space="0" w:color="2E74B5"/>
              <w:bottom w:val="single" w:sz="4" w:space="0" w:color="2E74B5"/>
              <w:right w:val="single" w:sz="4" w:space="0" w:color="2E74B5"/>
            </w:tcBorders>
            <w:shd w:val="clear" w:color="auto" w:fill="auto"/>
          </w:tcPr>
          <w:p w14:paraId="24C130D6" w14:textId="77777777" w:rsidR="009D1437" w:rsidRPr="009372AD" w:rsidRDefault="009D1437" w:rsidP="00616EC4">
            <w:pPr>
              <w:pStyle w:val="ListParagraph"/>
              <w:ind w:left="0"/>
              <w:jc w:val="both"/>
            </w:pPr>
            <w:r>
              <w:t>Danh sách Fkey đã phát hành</w:t>
            </w:r>
          </w:p>
        </w:tc>
        <w:tc>
          <w:tcPr>
            <w:tcW w:w="2116" w:type="dxa"/>
            <w:tcBorders>
              <w:top w:val="single" w:sz="4" w:space="0" w:color="2E74B5"/>
              <w:left w:val="single" w:sz="4" w:space="0" w:color="2E74B5"/>
              <w:bottom w:val="single" w:sz="4" w:space="0" w:color="2E74B5"/>
              <w:right w:val="single" w:sz="4" w:space="0" w:color="2E74B5"/>
            </w:tcBorders>
          </w:tcPr>
          <w:p w14:paraId="227B5477" w14:textId="77777777" w:rsidR="009D1437" w:rsidRPr="009372AD" w:rsidRDefault="009D1437" w:rsidP="00616EC4">
            <w:pPr>
              <w:pStyle w:val="ListParagraph"/>
              <w:ind w:left="0"/>
              <w:jc w:val="both"/>
            </w:pPr>
          </w:p>
        </w:tc>
      </w:tr>
      <w:tr w:rsidR="009D1437" w:rsidRPr="00660ABB" w14:paraId="6E965B87" w14:textId="77777777" w:rsidTr="00616EC4">
        <w:tc>
          <w:tcPr>
            <w:tcW w:w="2790" w:type="dxa"/>
            <w:tcBorders>
              <w:top w:val="single" w:sz="4" w:space="0" w:color="2E74B5"/>
              <w:left w:val="single" w:sz="4" w:space="0" w:color="2E74B5"/>
              <w:bottom w:val="single" w:sz="4" w:space="0" w:color="2E74B5"/>
              <w:right w:val="single" w:sz="4" w:space="0" w:color="2E74B5"/>
            </w:tcBorders>
            <w:shd w:val="clear" w:color="auto" w:fill="auto"/>
          </w:tcPr>
          <w:p w14:paraId="4C562A40" w14:textId="77777777" w:rsidR="009D1437" w:rsidRPr="009372AD" w:rsidRDefault="009D1437" w:rsidP="00616EC4">
            <w:pPr>
              <w:autoSpaceDE w:val="0"/>
              <w:autoSpaceDN w:val="0"/>
              <w:adjustRightInd w:val="0"/>
              <w:jc w:val="both"/>
            </w:pPr>
            <w:r w:rsidRPr="009372AD">
              <w:t>ERR:20</w:t>
            </w:r>
          </w:p>
          <w:p w14:paraId="209FAA66" w14:textId="77777777" w:rsidR="009D1437" w:rsidRPr="009372AD" w:rsidRDefault="009D1437" w:rsidP="00616EC4">
            <w:pPr>
              <w:autoSpaceDE w:val="0"/>
              <w:autoSpaceDN w:val="0"/>
              <w:adjustRightInd w:val="0"/>
              <w:jc w:val="both"/>
            </w:pPr>
          </w:p>
        </w:tc>
        <w:tc>
          <w:tcPr>
            <w:tcW w:w="4359" w:type="dxa"/>
            <w:tcBorders>
              <w:top w:val="single" w:sz="4" w:space="0" w:color="2E74B5"/>
              <w:left w:val="single" w:sz="4" w:space="0" w:color="2E74B5"/>
              <w:bottom w:val="single" w:sz="4" w:space="0" w:color="2E74B5"/>
              <w:right w:val="single" w:sz="4" w:space="0" w:color="2E74B5"/>
            </w:tcBorders>
            <w:shd w:val="clear" w:color="auto" w:fill="auto"/>
          </w:tcPr>
          <w:p w14:paraId="2858DA08" w14:textId="77777777" w:rsidR="009D1437" w:rsidRPr="009372AD" w:rsidRDefault="009D1437" w:rsidP="00616EC4">
            <w:pPr>
              <w:pStyle w:val="ListParagraph"/>
              <w:ind w:left="0"/>
              <w:jc w:val="both"/>
            </w:pPr>
            <w:r>
              <w:t>Pattern và S</w:t>
            </w:r>
            <w:r w:rsidRPr="009372AD">
              <w:t>erial không phù hợp, hoặc không tồn tại hóa đơn đã đăng kí có sử dụ</w:t>
            </w:r>
            <w:r>
              <w:t>ng Pattern và S</w:t>
            </w:r>
            <w:r w:rsidRPr="009372AD">
              <w:t>erial truyền vào</w:t>
            </w:r>
          </w:p>
        </w:tc>
        <w:tc>
          <w:tcPr>
            <w:tcW w:w="2116" w:type="dxa"/>
            <w:tcBorders>
              <w:top w:val="single" w:sz="4" w:space="0" w:color="2E74B5"/>
              <w:left w:val="single" w:sz="4" w:space="0" w:color="2E74B5"/>
              <w:bottom w:val="single" w:sz="4" w:space="0" w:color="2E74B5"/>
              <w:right w:val="single" w:sz="4" w:space="0" w:color="2E74B5"/>
            </w:tcBorders>
          </w:tcPr>
          <w:p w14:paraId="73B1299D" w14:textId="77777777" w:rsidR="009D1437" w:rsidRPr="009372AD" w:rsidRDefault="009D1437" w:rsidP="00616EC4">
            <w:pPr>
              <w:pStyle w:val="ListParagraph"/>
              <w:ind w:left="0"/>
              <w:jc w:val="both"/>
            </w:pPr>
            <w:r w:rsidRPr="009372AD">
              <w:t>Chỉ chấp nhận đồng thời nhập cả</w:t>
            </w:r>
            <w:r>
              <w:t xml:space="preserve"> Pattern và S</w:t>
            </w:r>
            <w:r w:rsidRPr="009372AD">
              <w:t>erial hoặc đồng thời để trống cả</w:t>
            </w:r>
            <w:r>
              <w:t xml:space="preserve"> Pattern và S</w:t>
            </w:r>
            <w:r w:rsidRPr="009372AD">
              <w:t>erial</w:t>
            </w:r>
          </w:p>
        </w:tc>
      </w:tr>
      <w:tr w:rsidR="009D1437" w:rsidRPr="00660ABB" w14:paraId="36C8FD8B" w14:textId="77777777" w:rsidTr="00616EC4">
        <w:tc>
          <w:tcPr>
            <w:tcW w:w="2790" w:type="dxa"/>
            <w:tcBorders>
              <w:top w:val="single" w:sz="4" w:space="0" w:color="2E74B5"/>
              <w:left w:val="single" w:sz="4" w:space="0" w:color="2E74B5"/>
              <w:bottom w:val="single" w:sz="4" w:space="0" w:color="2E74B5"/>
              <w:right w:val="single" w:sz="4" w:space="0" w:color="2E74B5"/>
            </w:tcBorders>
            <w:shd w:val="clear" w:color="auto" w:fill="auto"/>
          </w:tcPr>
          <w:p w14:paraId="19422EAD" w14:textId="77777777" w:rsidR="009D1437" w:rsidRPr="009372AD" w:rsidRDefault="009D1437" w:rsidP="00616EC4">
            <w:pPr>
              <w:autoSpaceDE w:val="0"/>
              <w:autoSpaceDN w:val="0"/>
              <w:adjustRightInd w:val="0"/>
              <w:jc w:val="both"/>
            </w:pPr>
            <w:r w:rsidRPr="009372AD">
              <w:t>ERR:5</w:t>
            </w:r>
          </w:p>
          <w:p w14:paraId="1B05543A" w14:textId="77777777" w:rsidR="009D1437" w:rsidRPr="009372AD" w:rsidRDefault="009D1437" w:rsidP="00616EC4">
            <w:pPr>
              <w:autoSpaceDE w:val="0"/>
              <w:autoSpaceDN w:val="0"/>
              <w:adjustRightInd w:val="0"/>
              <w:jc w:val="both"/>
            </w:pPr>
          </w:p>
        </w:tc>
        <w:tc>
          <w:tcPr>
            <w:tcW w:w="4359" w:type="dxa"/>
            <w:tcBorders>
              <w:top w:val="single" w:sz="4" w:space="0" w:color="2E74B5"/>
              <w:left w:val="single" w:sz="4" w:space="0" w:color="2E74B5"/>
              <w:bottom w:val="single" w:sz="4" w:space="0" w:color="2E74B5"/>
              <w:right w:val="single" w:sz="4" w:space="0" w:color="2E74B5"/>
            </w:tcBorders>
            <w:shd w:val="clear" w:color="auto" w:fill="auto"/>
          </w:tcPr>
          <w:p w14:paraId="367D0372" w14:textId="77777777" w:rsidR="009D1437" w:rsidRPr="009372AD" w:rsidRDefault="009D1437" w:rsidP="00616EC4">
            <w:pPr>
              <w:pStyle w:val="ListParagraph"/>
              <w:ind w:left="0"/>
              <w:jc w:val="both"/>
            </w:pPr>
            <w:r w:rsidRPr="009372AD">
              <w:t>Không phát hành được hóa đơn</w:t>
            </w:r>
          </w:p>
        </w:tc>
        <w:tc>
          <w:tcPr>
            <w:tcW w:w="2116" w:type="dxa"/>
            <w:tcBorders>
              <w:top w:val="single" w:sz="4" w:space="0" w:color="2E74B5"/>
              <w:left w:val="single" w:sz="4" w:space="0" w:color="2E74B5"/>
              <w:bottom w:val="single" w:sz="4" w:space="0" w:color="2E74B5"/>
              <w:right w:val="single" w:sz="4" w:space="0" w:color="2E74B5"/>
            </w:tcBorders>
          </w:tcPr>
          <w:p w14:paraId="74FA061A" w14:textId="77777777" w:rsidR="009D1437" w:rsidRPr="009372AD" w:rsidRDefault="009D1437" w:rsidP="00616EC4">
            <w:pPr>
              <w:pStyle w:val="ListParagraph"/>
              <w:ind w:left="0"/>
              <w:jc w:val="both"/>
            </w:pPr>
            <w:r>
              <w:t>Lỗi không xác định, kiểm tra exception trả về (</w:t>
            </w:r>
            <w:r w:rsidRPr="009372AD">
              <w:t>DB roll back</w:t>
            </w:r>
            <w:r>
              <w:t>)</w:t>
            </w:r>
          </w:p>
        </w:tc>
      </w:tr>
      <w:tr w:rsidR="009D1437" w:rsidRPr="00660ABB" w14:paraId="75CCF55D" w14:textId="77777777" w:rsidTr="00616EC4">
        <w:tc>
          <w:tcPr>
            <w:tcW w:w="2790" w:type="dxa"/>
            <w:tcBorders>
              <w:top w:val="single" w:sz="4" w:space="0" w:color="2E74B5"/>
              <w:left w:val="single" w:sz="4" w:space="0" w:color="2E74B5"/>
              <w:bottom w:val="single" w:sz="4" w:space="0" w:color="2E74B5"/>
              <w:right w:val="single" w:sz="4" w:space="0" w:color="2E74B5"/>
            </w:tcBorders>
            <w:shd w:val="clear" w:color="auto" w:fill="auto"/>
          </w:tcPr>
          <w:p w14:paraId="57B39F20" w14:textId="77777777" w:rsidR="009D1437" w:rsidRPr="009372AD" w:rsidRDefault="009D1437" w:rsidP="00616EC4">
            <w:pPr>
              <w:autoSpaceDE w:val="0"/>
              <w:autoSpaceDN w:val="0"/>
              <w:adjustRightInd w:val="0"/>
              <w:jc w:val="both"/>
            </w:pPr>
            <w:r>
              <w:t>ERR:10</w:t>
            </w:r>
          </w:p>
        </w:tc>
        <w:tc>
          <w:tcPr>
            <w:tcW w:w="4359" w:type="dxa"/>
            <w:tcBorders>
              <w:top w:val="single" w:sz="4" w:space="0" w:color="2E74B5"/>
              <w:left w:val="single" w:sz="4" w:space="0" w:color="2E74B5"/>
              <w:bottom w:val="single" w:sz="4" w:space="0" w:color="2E74B5"/>
              <w:right w:val="single" w:sz="4" w:space="0" w:color="2E74B5"/>
            </w:tcBorders>
            <w:shd w:val="clear" w:color="auto" w:fill="auto"/>
          </w:tcPr>
          <w:p w14:paraId="20EC8277" w14:textId="77777777" w:rsidR="009D1437" w:rsidRPr="009372AD" w:rsidRDefault="009D1437" w:rsidP="00616EC4">
            <w:pPr>
              <w:pStyle w:val="ListParagraph"/>
              <w:ind w:left="0"/>
              <w:jc w:val="both"/>
            </w:pPr>
            <w:r>
              <w:t>Danh sách Fkey truyền vào vượt quá 200 fkey</w:t>
            </w:r>
          </w:p>
        </w:tc>
        <w:tc>
          <w:tcPr>
            <w:tcW w:w="2116" w:type="dxa"/>
            <w:tcBorders>
              <w:top w:val="single" w:sz="4" w:space="0" w:color="2E74B5"/>
              <w:left w:val="single" w:sz="4" w:space="0" w:color="2E74B5"/>
              <w:bottom w:val="single" w:sz="4" w:space="0" w:color="2E74B5"/>
              <w:right w:val="single" w:sz="4" w:space="0" w:color="2E74B5"/>
            </w:tcBorders>
          </w:tcPr>
          <w:p w14:paraId="2C55E207" w14:textId="77777777" w:rsidR="009D1437" w:rsidRPr="009372AD" w:rsidRDefault="009D1437" w:rsidP="00616EC4">
            <w:pPr>
              <w:pStyle w:val="ListParagraph"/>
              <w:ind w:left="0"/>
              <w:jc w:val="both"/>
            </w:pPr>
          </w:p>
        </w:tc>
      </w:tr>
      <w:tr w:rsidR="009D1437" w:rsidRPr="00660ABB" w14:paraId="5503CB5A" w14:textId="77777777" w:rsidTr="00616EC4">
        <w:tc>
          <w:tcPr>
            <w:tcW w:w="2790" w:type="dxa"/>
            <w:tcBorders>
              <w:top w:val="single" w:sz="4" w:space="0" w:color="2E74B5"/>
              <w:left w:val="single" w:sz="4" w:space="0" w:color="2E74B5"/>
              <w:bottom w:val="single" w:sz="4" w:space="0" w:color="2E74B5"/>
              <w:right w:val="single" w:sz="4" w:space="0" w:color="2E74B5"/>
            </w:tcBorders>
            <w:shd w:val="clear" w:color="auto" w:fill="auto"/>
          </w:tcPr>
          <w:p w14:paraId="52EDF449" w14:textId="77777777" w:rsidR="009D1437" w:rsidRPr="00DD2715" w:rsidRDefault="009D1437" w:rsidP="00616EC4">
            <w:pPr>
              <w:autoSpaceDE w:val="0"/>
              <w:autoSpaceDN w:val="0"/>
              <w:adjustRightInd w:val="0"/>
              <w:jc w:val="both"/>
            </w:pPr>
            <w:r>
              <w:t>ERR:29</w:t>
            </w:r>
          </w:p>
        </w:tc>
        <w:tc>
          <w:tcPr>
            <w:tcW w:w="4359" w:type="dxa"/>
            <w:tcBorders>
              <w:top w:val="single" w:sz="4" w:space="0" w:color="2E74B5"/>
              <w:left w:val="single" w:sz="4" w:space="0" w:color="2E74B5"/>
              <w:bottom w:val="single" w:sz="4" w:space="0" w:color="2E74B5"/>
              <w:right w:val="single" w:sz="4" w:space="0" w:color="2E74B5"/>
            </w:tcBorders>
            <w:shd w:val="clear" w:color="auto" w:fill="auto"/>
          </w:tcPr>
          <w:p w14:paraId="0DC165F8" w14:textId="77777777" w:rsidR="009D1437" w:rsidRDefault="009D1437" w:rsidP="00616EC4">
            <w:pPr>
              <w:pStyle w:val="ListParagraph"/>
              <w:ind w:left="0"/>
              <w:jc w:val="both"/>
            </w:pPr>
            <w:r>
              <w:t>Lỗi chứng thư hết hạn</w:t>
            </w:r>
          </w:p>
        </w:tc>
        <w:tc>
          <w:tcPr>
            <w:tcW w:w="2116" w:type="dxa"/>
            <w:tcBorders>
              <w:top w:val="single" w:sz="4" w:space="0" w:color="2E74B5"/>
              <w:left w:val="single" w:sz="4" w:space="0" w:color="2E74B5"/>
              <w:bottom w:val="single" w:sz="4" w:space="0" w:color="2E74B5"/>
              <w:right w:val="single" w:sz="4" w:space="0" w:color="2E74B5"/>
            </w:tcBorders>
          </w:tcPr>
          <w:p w14:paraId="4F719F94" w14:textId="77777777" w:rsidR="009D1437" w:rsidRPr="009372AD" w:rsidRDefault="009D1437" w:rsidP="00616EC4">
            <w:pPr>
              <w:pStyle w:val="ListParagraph"/>
              <w:ind w:left="0"/>
              <w:jc w:val="both"/>
            </w:pPr>
          </w:p>
        </w:tc>
      </w:tr>
      <w:tr w:rsidR="009D1437" w:rsidRPr="00660ABB" w14:paraId="7A197DED" w14:textId="77777777" w:rsidTr="00616EC4">
        <w:tc>
          <w:tcPr>
            <w:tcW w:w="2790" w:type="dxa"/>
            <w:tcBorders>
              <w:top w:val="single" w:sz="4" w:space="0" w:color="2E74B5"/>
              <w:left w:val="single" w:sz="4" w:space="0" w:color="2E74B5"/>
              <w:bottom w:val="single" w:sz="4" w:space="0" w:color="2E74B5"/>
              <w:right w:val="single" w:sz="4" w:space="0" w:color="2E74B5"/>
            </w:tcBorders>
            <w:shd w:val="clear" w:color="auto" w:fill="auto"/>
          </w:tcPr>
          <w:p w14:paraId="0D9D2CB1" w14:textId="77777777" w:rsidR="009D1437" w:rsidRPr="00DD2715" w:rsidRDefault="009D1437" w:rsidP="00616EC4">
            <w:pPr>
              <w:autoSpaceDE w:val="0"/>
              <w:autoSpaceDN w:val="0"/>
              <w:adjustRightInd w:val="0"/>
              <w:jc w:val="both"/>
            </w:pPr>
            <w:r>
              <w:t>ERR:30</w:t>
            </w:r>
          </w:p>
        </w:tc>
        <w:tc>
          <w:tcPr>
            <w:tcW w:w="4359" w:type="dxa"/>
            <w:tcBorders>
              <w:top w:val="single" w:sz="4" w:space="0" w:color="2E74B5"/>
              <w:left w:val="single" w:sz="4" w:space="0" w:color="2E74B5"/>
              <w:bottom w:val="single" w:sz="4" w:space="0" w:color="2E74B5"/>
              <w:right w:val="single" w:sz="4" w:space="0" w:color="2E74B5"/>
            </w:tcBorders>
            <w:shd w:val="clear" w:color="auto" w:fill="auto"/>
          </w:tcPr>
          <w:p w14:paraId="61C8327A" w14:textId="77777777" w:rsidR="009D1437" w:rsidRPr="00517DC0" w:rsidRDefault="009D1437" w:rsidP="00616EC4">
            <w:pPr>
              <w:pStyle w:val="ListParagraph"/>
              <w:ind w:left="0"/>
              <w:jc w:val="both"/>
            </w:pPr>
            <w:r w:rsidRPr="00517DC0">
              <w:t>Danh sách hóa đơn tồn tại ngày hóa đơn nhỏ hơn ngày hóa đơn đã phát hành</w:t>
            </w:r>
          </w:p>
        </w:tc>
        <w:tc>
          <w:tcPr>
            <w:tcW w:w="2116" w:type="dxa"/>
            <w:tcBorders>
              <w:top w:val="single" w:sz="4" w:space="0" w:color="2E74B5"/>
              <w:left w:val="single" w:sz="4" w:space="0" w:color="2E74B5"/>
              <w:bottom w:val="single" w:sz="4" w:space="0" w:color="2E74B5"/>
              <w:right w:val="single" w:sz="4" w:space="0" w:color="2E74B5"/>
            </w:tcBorders>
          </w:tcPr>
          <w:p w14:paraId="58456AA7" w14:textId="77777777" w:rsidR="009D1437" w:rsidRPr="009372AD" w:rsidRDefault="009D1437" w:rsidP="00616EC4">
            <w:pPr>
              <w:pStyle w:val="ListParagraph"/>
              <w:ind w:left="0"/>
              <w:jc w:val="both"/>
            </w:pPr>
          </w:p>
        </w:tc>
      </w:tr>
      <w:tr w:rsidR="009D1437" w:rsidRPr="00660ABB" w14:paraId="16D499EE" w14:textId="77777777" w:rsidTr="00616EC4">
        <w:tc>
          <w:tcPr>
            <w:tcW w:w="2790" w:type="dxa"/>
            <w:tcBorders>
              <w:top w:val="single" w:sz="4" w:space="0" w:color="2E74B5"/>
              <w:left w:val="single" w:sz="4" w:space="0" w:color="2E74B5"/>
              <w:bottom w:val="single" w:sz="4" w:space="0" w:color="2E74B5"/>
              <w:right w:val="single" w:sz="4" w:space="0" w:color="2E74B5"/>
            </w:tcBorders>
            <w:shd w:val="clear" w:color="auto" w:fill="auto"/>
          </w:tcPr>
          <w:p w14:paraId="3F00F791" w14:textId="77777777" w:rsidR="009D1437" w:rsidRPr="009372AD" w:rsidRDefault="009D1437" w:rsidP="00616EC4">
            <w:pPr>
              <w:autoSpaceDE w:val="0"/>
              <w:autoSpaceDN w:val="0"/>
              <w:adjustRightInd w:val="0"/>
            </w:pPr>
            <w:r w:rsidRPr="009372AD">
              <w:t>OK</w:t>
            </w:r>
            <w:r>
              <w:t>:#Fkey1 _No1, Fkey2_No2</w:t>
            </w:r>
          </w:p>
          <w:p w14:paraId="232642EE" w14:textId="77777777" w:rsidR="009D1437" w:rsidRPr="009372AD" w:rsidRDefault="009D1437" w:rsidP="00616EC4">
            <w:pPr>
              <w:autoSpaceDE w:val="0"/>
              <w:autoSpaceDN w:val="0"/>
              <w:adjustRightInd w:val="0"/>
            </w:pPr>
            <w:r w:rsidRPr="009372AD">
              <w:t>(Ví dụ:</w:t>
            </w:r>
            <w:r>
              <w:t xml:space="preserve"> </w:t>
            </w:r>
            <w:r w:rsidRPr="009372AD">
              <w:t>OK</w:t>
            </w:r>
            <w:r>
              <w:t>:#Fkey1 _1, Fkey2_2</w:t>
            </w:r>
            <w:r w:rsidRPr="009372AD">
              <w:t>)</w:t>
            </w:r>
          </w:p>
        </w:tc>
        <w:tc>
          <w:tcPr>
            <w:tcW w:w="4359" w:type="dxa"/>
            <w:tcBorders>
              <w:top w:val="single" w:sz="4" w:space="0" w:color="2E74B5"/>
              <w:left w:val="single" w:sz="4" w:space="0" w:color="2E74B5"/>
              <w:bottom w:val="single" w:sz="4" w:space="0" w:color="2E74B5"/>
              <w:right w:val="single" w:sz="4" w:space="0" w:color="2E74B5"/>
            </w:tcBorders>
            <w:shd w:val="clear" w:color="auto" w:fill="auto"/>
          </w:tcPr>
          <w:p w14:paraId="0DE2625B" w14:textId="77777777" w:rsidR="009D1437" w:rsidRPr="006D6FDA" w:rsidRDefault="009D1437" w:rsidP="00616EC4">
            <w:pPr>
              <w:jc w:val="both"/>
            </w:pPr>
            <w:r w:rsidRPr="006D6FDA">
              <w:t xml:space="preserve">OK </w:t>
            </w:r>
            <w:r w:rsidRPr="009372AD">
              <w:sym w:font="Wingdings" w:char="F0E0"/>
            </w:r>
            <w:r w:rsidRPr="006D6FDA">
              <w:t xml:space="preserve"> đã phát hành hóa đơn thành công</w:t>
            </w:r>
          </w:p>
          <w:p w14:paraId="40E3F1E2" w14:textId="77777777" w:rsidR="009D1437" w:rsidRPr="006D6FDA" w:rsidRDefault="009D1437" w:rsidP="00616EC4">
            <w:pPr>
              <w:jc w:val="both"/>
            </w:pPr>
            <w:r w:rsidRPr="006D6FDA">
              <w:t>Fkey1: Fkey thứ nhất</w:t>
            </w:r>
          </w:p>
          <w:p w14:paraId="03C3471E" w14:textId="77777777" w:rsidR="009D1437" w:rsidRPr="006D6FDA" w:rsidRDefault="009D1437" w:rsidP="00616EC4">
            <w:pPr>
              <w:jc w:val="both"/>
            </w:pPr>
            <w:r w:rsidRPr="006D6FDA">
              <w:t>No1: Số hóa đơn thứ 1</w:t>
            </w:r>
          </w:p>
        </w:tc>
        <w:tc>
          <w:tcPr>
            <w:tcW w:w="2116" w:type="dxa"/>
            <w:tcBorders>
              <w:top w:val="single" w:sz="4" w:space="0" w:color="2E74B5"/>
              <w:left w:val="single" w:sz="4" w:space="0" w:color="2E74B5"/>
              <w:bottom w:val="single" w:sz="4" w:space="0" w:color="2E74B5"/>
              <w:right w:val="single" w:sz="4" w:space="0" w:color="2E74B5"/>
            </w:tcBorders>
          </w:tcPr>
          <w:p w14:paraId="758BFF78" w14:textId="77777777" w:rsidR="009D1437" w:rsidRPr="00731CD1" w:rsidRDefault="009D1437" w:rsidP="00616EC4">
            <w:pPr>
              <w:ind w:left="360"/>
              <w:jc w:val="both"/>
            </w:pPr>
          </w:p>
        </w:tc>
      </w:tr>
    </w:tbl>
    <w:p w14:paraId="7521F256" w14:textId="77777777" w:rsidR="009D1437" w:rsidRDefault="009D1437" w:rsidP="009D1437">
      <w:pPr>
        <w:rPr>
          <w:b/>
          <w:lang w:eastAsia="x-none"/>
        </w:rPr>
      </w:pPr>
    </w:p>
    <w:p w14:paraId="325AB3E5" w14:textId="77777777" w:rsidR="009D1437" w:rsidRPr="006D6FDA" w:rsidRDefault="009D1437" w:rsidP="009D1437">
      <w:pPr>
        <w:rPr>
          <w:rFonts w:eastAsia="Calibri"/>
          <w:b/>
        </w:rPr>
      </w:pPr>
      <w:r w:rsidRPr="006D6FDA">
        <w:rPr>
          <w:rFonts w:eastAsia="Calibri"/>
          <w:b/>
        </w:rPr>
        <w:t>Cấu trúc của file XML (các trường * là bắt buộc):</w:t>
      </w:r>
    </w:p>
    <w:p w14:paraId="5CB42C56" w14:textId="77777777" w:rsidR="009D1437" w:rsidRPr="006D6FDA" w:rsidRDefault="009D1437" w:rsidP="009D1437">
      <w:pPr>
        <w:shd w:val="clear" w:color="auto" w:fill="FFFFFF"/>
        <w:rPr>
          <w:rFonts w:ascii="Courier New" w:hAnsi="Courier New" w:cs="Courier New"/>
          <w:b/>
          <w:bCs/>
          <w:color w:val="000000"/>
          <w:sz w:val="20"/>
          <w:szCs w:val="20"/>
        </w:rPr>
      </w:pPr>
      <w:r w:rsidRPr="006D6FDA">
        <w:rPr>
          <w:rFonts w:ascii="Courier New" w:hAnsi="Courier New" w:cs="Courier New"/>
          <w:color w:val="0000FF"/>
          <w:sz w:val="20"/>
          <w:szCs w:val="20"/>
        </w:rPr>
        <w:t>&lt;PublishInvFkey&gt;</w:t>
      </w:r>
    </w:p>
    <w:p w14:paraId="0715B869" w14:textId="77777777" w:rsidR="009D1437" w:rsidRPr="006D6FDA" w:rsidRDefault="009D1437" w:rsidP="009D1437">
      <w:pPr>
        <w:shd w:val="clear" w:color="auto" w:fill="FFFFFF"/>
        <w:rPr>
          <w:rFonts w:ascii="Courier New" w:hAnsi="Courier New" w:cs="Courier New"/>
          <w:b/>
          <w:bCs/>
          <w:color w:val="000000"/>
          <w:sz w:val="20"/>
          <w:szCs w:val="20"/>
        </w:rPr>
      </w:pPr>
      <w:r w:rsidRPr="006D6FDA">
        <w:rPr>
          <w:rFonts w:ascii="Courier New" w:hAnsi="Courier New" w:cs="Courier New"/>
          <w:b/>
          <w:bCs/>
          <w:color w:val="000000"/>
          <w:sz w:val="20"/>
          <w:szCs w:val="20"/>
        </w:rPr>
        <w:t xml:space="preserve">    </w:t>
      </w:r>
      <w:r w:rsidRPr="006D6FDA">
        <w:rPr>
          <w:rFonts w:ascii="Courier New" w:hAnsi="Courier New" w:cs="Courier New"/>
          <w:color w:val="0000FF"/>
          <w:sz w:val="20"/>
          <w:szCs w:val="20"/>
        </w:rPr>
        <w:t>&lt;Account&gt;</w:t>
      </w:r>
      <w:r w:rsidRPr="006D6FDA">
        <w:rPr>
          <w:rFonts w:ascii="Courier New" w:hAnsi="Courier New" w:cs="Courier New"/>
          <w:b/>
          <w:bCs/>
          <w:color w:val="000000"/>
          <w:sz w:val="20"/>
          <w:szCs w:val="20"/>
        </w:rPr>
        <w:t>Tài khoản *</w:t>
      </w:r>
      <w:r w:rsidRPr="006D6FDA">
        <w:rPr>
          <w:rFonts w:ascii="Courier New" w:hAnsi="Courier New" w:cs="Courier New"/>
          <w:color w:val="0000FF"/>
          <w:sz w:val="20"/>
          <w:szCs w:val="20"/>
        </w:rPr>
        <w:t>&lt;/Account&gt;</w:t>
      </w:r>
    </w:p>
    <w:p w14:paraId="67504D76" w14:textId="77777777" w:rsidR="009D1437" w:rsidRPr="006D6FDA" w:rsidRDefault="009D1437" w:rsidP="009D1437">
      <w:pPr>
        <w:shd w:val="clear" w:color="auto" w:fill="FFFFFF"/>
        <w:rPr>
          <w:rFonts w:ascii="Courier New" w:hAnsi="Courier New" w:cs="Courier New"/>
          <w:b/>
          <w:bCs/>
          <w:color w:val="000000"/>
          <w:sz w:val="20"/>
          <w:szCs w:val="20"/>
        </w:rPr>
      </w:pPr>
      <w:r w:rsidRPr="006D6FDA">
        <w:rPr>
          <w:rFonts w:ascii="Courier New" w:hAnsi="Courier New" w:cs="Courier New"/>
          <w:b/>
          <w:bCs/>
          <w:color w:val="000000"/>
          <w:sz w:val="20"/>
          <w:szCs w:val="20"/>
        </w:rPr>
        <w:t xml:space="preserve">    </w:t>
      </w:r>
      <w:r w:rsidRPr="006D6FDA">
        <w:rPr>
          <w:rFonts w:ascii="Courier New" w:hAnsi="Courier New" w:cs="Courier New"/>
          <w:color w:val="0000FF"/>
          <w:sz w:val="20"/>
          <w:szCs w:val="20"/>
        </w:rPr>
        <w:t>&lt;ACpass&gt;</w:t>
      </w:r>
      <w:r w:rsidRPr="006D6FDA">
        <w:rPr>
          <w:rFonts w:ascii="Courier New" w:hAnsi="Courier New" w:cs="Courier New"/>
          <w:b/>
          <w:bCs/>
          <w:color w:val="000000"/>
          <w:sz w:val="20"/>
          <w:szCs w:val="20"/>
        </w:rPr>
        <w:t>Mật khẩu *</w:t>
      </w:r>
      <w:r w:rsidRPr="006D6FDA">
        <w:rPr>
          <w:rFonts w:ascii="Courier New" w:hAnsi="Courier New" w:cs="Courier New"/>
          <w:color w:val="0000FF"/>
          <w:sz w:val="20"/>
          <w:szCs w:val="20"/>
        </w:rPr>
        <w:t>&lt;/ACpass&gt;</w:t>
      </w:r>
    </w:p>
    <w:p w14:paraId="0EB8A659" w14:textId="77777777" w:rsidR="009D1437" w:rsidRPr="006D6FDA" w:rsidRDefault="009D1437" w:rsidP="009D1437">
      <w:pPr>
        <w:shd w:val="clear" w:color="auto" w:fill="FFFFFF"/>
        <w:rPr>
          <w:rFonts w:ascii="Courier New" w:hAnsi="Courier New" w:cs="Courier New"/>
          <w:b/>
          <w:bCs/>
          <w:color w:val="000000"/>
          <w:sz w:val="20"/>
          <w:szCs w:val="20"/>
        </w:rPr>
      </w:pPr>
      <w:r w:rsidRPr="006D6FDA">
        <w:rPr>
          <w:rFonts w:ascii="Courier New" w:hAnsi="Courier New" w:cs="Courier New"/>
          <w:b/>
          <w:bCs/>
          <w:color w:val="000000"/>
          <w:sz w:val="20"/>
          <w:szCs w:val="20"/>
        </w:rPr>
        <w:t xml:space="preserve">    </w:t>
      </w:r>
      <w:r w:rsidRPr="006D6FDA">
        <w:rPr>
          <w:rFonts w:ascii="Courier New" w:hAnsi="Courier New" w:cs="Courier New"/>
          <w:color w:val="0000FF"/>
          <w:sz w:val="20"/>
          <w:szCs w:val="20"/>
        </w:rPr>
        <w:t>&lt;lsFkey&gt;</w:t>
      </w:r>
      <w:r w:rsidRPr="006D6FDA">
        <w:rPr>
          <w:rFonts w:ascii="Courier New" w:hAnsi="Courier New" w:cs="Courier New"/>
          <w:b/>
          <w:bCs/>
          <w:color w:val="000000"/>
          <w:sz w:val="20"/>
          <w:szCs w:val="20"/>
        </w:rPr>
        <w:t>fkey1_fkey2_fkey3 *</w:t>
      </w:r>
      <w:r w:rsidRPr="006D6FDA">
        <w:rPr>
          <w:rFonts w:ascii="Courier New" w:hAnsi="Courier New" w:cs="Courier New"/>
          <w:color w:val="0000FF"/>
          <w:sz w:val="20"/>
          <w:szCs w:val="20"/>
        </w:rPr>
        <w:t>&lt;/lsFkey&gt;</w:t>
      </w:r>
    </w:p>
    <w:p w14:paraId="5CD26F2F" w14:textId="77777777" w:rsidR="009D1437" w:rsidRPr="006D6FDA" w:rsidRDefault="009D1437" w:rsidP="009D1437">
      <w:pPr>
        <w:shd w:val="clear" w:color="auto" w:fill="FFFFFF"/>
        <w:rPr>
          <w:rFonts w:ascii="Courier New" w:hAnsi="Courier New" w:cs="Courier New"/>
          <w:b/>
          <w:bCs/>
          <w:color w:val="000000"/>
          <w:sz w:val="20"/>
          <w:szCs w:val="20"/>
        </w:rPr>
      </w:pPr>
      <w:r w:rsidRPr="006D6FDA">
        <w:rPr>
          <w:rFonts w:ascii="Courier New" w:hAnsi="Courier New" w:cs="Courier New"/>
          <w:b/>
          <w:bCs/>
          <w:color w:val="000000"/>
          <w:sz w:val="20"/>
          <w:szCs w:val="20"/>
        </w:rPr>
        <w:t xml:space="preserve">    </w:t>
      </w:r>
      <w:r w:rsidRPr="006D6FDA">
        <w:rPr>
          <w:rFonts w:ascii="Courier New" w:hAnsi="Courier New" w:cs="Courier New"/>
          <w:color w:val="0000FF"/>
          <w:sz w:val="20"/>
          <w:szCs w:val="20"/>
        </w:rPr>
        <w:t>&lt;username&gt;</w:t>
      </w:r>
      <w:r w:rsidRPr="006D6FDA">
        <w:rPr>
          <w:rFonts w:ascii="Courier New" w:hAnsi="Courier New" w:cs="Courier New"/>
          <w:b/>
          <w:bCs/>
          <w:color w:val="000000"/>
          <w:sz w:val="20"/>
          <w:szCs w:val="20"/>
        </w:rPr>
        <w:t>Tài khoản role service *</w:t>
      </w:r>
      <w:r w:rsidRPr="006D6FDA">
        <w:rPr>
          <w:rFonts w:ascii="Courier New" w:hAnsi="Courier New" w:cs="Courier New"/>
          <w:color w:val="0000FF"/>
          <w:sz w:val="20"/>
          <w:szCs w:val="20"/>
        </w:rPr>
        <w:t>&lt;/username&gt;</w:t>
      </w:r>
    </w:p>
    <w:p w14:paraId="10004986" w14:textId="77777777" w:rsidR="009D1437" w:rsidRPr="006D6FDA" w:rsidRDefault="009D1437" w:rsidP="009D1437">
      <w:pPr>
        <w:shd w:val="clear" w:color="auto" w:fill="FFFFFF"/>
        <w:rPr>
          <w:rFonts w:ascii="Courier New" w:hAnsi="Courier New" w:cs="Courier New"/>
          <w:b/>
          <w:bCs/>
          <w:color w:val="000000"/>
          <w:sz w:val="20"/>
          <w:szCs w:val="20"/>
        </w:rPr>
      </w:pPr>
      <w:r w:rsidRPr="006D6FDA">
        <w:rPr>
          <w:rFonts w:ascii="Courier New" w:hAnsi="Courier New" w:cs="Courier New"/>
          <w:b/>
          <w:bCs/>
          <w:color w:val="000000"/>
          <w:sz w:val="20"/>
          <w:szCs w:val="20"/>
        </w:rPr>
        <w:t xml:space="preserve">    </w:t>
      </w:r>
      <w:r w:rsidRPr="006D6FDA">
        <w:rPr>
          <w:rFonts w:ascii="Courier New" w:hAnsi="Courier New" w:cs="Courier New"/>
          <w:color w:val="0000FF"/>
          <w:sz w:val="20"/>
          <w:szCs w:val="20"/>
        </w:rPr>
        <w:t>&lt;password&gt;</w:t>
      </w:r>
      <w:r w:rsidRPr="006D6FDA">
        <w:rPr>
          <w:rFonts w:ascii="Courier New" w:hAnsi="Courier New" w:cs="Courier New"/>
          <w:b/>
          <w:bCs/>
          <w:color w:val="000000"/>
          <w:sz w:val="20"/>
          <w:szCs w:val="20"/>
        </w:rPr>
        <w:t>Mật khẩu tài khoản role service *</w:t>
      </w:r>
      <w:r w:rsidRPr="006D6FDA">
        <w:rPr>
          <w:rFonts w:ascii="Courier New" w:hAnsi="Courier New" w:cs="Courier New"/>
          <w:color w:val="0000FF"/>
          <w:sz w:val="20"/>
          <w:szCs w:val="20"/>
        </w:rPr>
        <w:t>&lt;/password&gt;</w:t>
      </w:r>
    </w:p>
    <w:p w14:paraId="76115F49" w14:textId="77777777" w:rsidR="009D1437" w:rsidRPr="006D6FDA" w:rsidRDefault="009D1437" w:rsidP="009D1437">
      <w:pPr>
        <w:shd w:val="clear" w:color="auto" w:fill="FFFFFF"/>
        <w:rPr>
          <w:rFonts w:ascii="Courier New" w:hAnsi="Courier New" w:cs="Courier New"/>
          <w:b/>
          <w:bCs/>
          <w:color w:val="000000"/>
          <w:sz w:val="20"/>
          <w:szCs w:val="20"/>
        </w:rPr>
      </w:pPr>
      <w:r w:rsidRPr="006D6FDA">
        <w:rPr>
          <w:rFonts w:ascii="Courier New" w:hAnsi="Courier New" w:cs="Courier New"/>
          <w:b/>
          <w:bCs/>
          <w:color w:val="000000"/>
          <w:sz w:val="20"/>
          <w:szCs w:val="20"/>
        </w:rPr>
        <w:t xml:space="preserve">    </w:t>
      </w:r>
      <w:r w:rsidRPr="006D6FDA">
        <w:rPr>
          <w:rFonts w:ascii="Courier New" w:hAnsi="Courier New" w:cs="Courier New"/>
          <w:color w:val="0000FF"/>
          <w:sz w:val="20"/>
          <w:szCs w:val="20"/>
        </w:rPr>
        <w:t>&lt;pattern&gt;</w:t>
      </w:r>
      <w:r w:rsidRPr="006D6FDA">
        <w:rPr>
          <w:rFonts w:ascii="Courier New" w:hAnsi="Courier New" w:cs="Courier New"/>
          <w:b/>
          <w:bCs/>
          <w:color w:val="000000"/>
          <w:sz w:val="20"/>
          <w:szCs w:val="20"/>
        </w:rPr>
        <w:t>Mẫu số</w:t>
      </w:r>
      <w:r w:rsidRPr="006D6FDA">
        <w:rPr>
          <w:rFonts w:ascii="Courier New" w:hAnsi="Courier New" w:cs="Courier New"/>
          <w:color w:val="0000FF"/>
          <w:sz w:val="20"/>
          <w:szCs w:val="20"/>
        </w:rPr>
        <w:t>&lt;/pattern&gt;</w:t>
      </w:r>
    </w:p>
    <w:p w14:paraId="138169E9" w14:textId="77777777" w:rsidR="009D1437" w:rsidRPr="006D6FDA" w:rsidRDefault="009D1437" w:rsidP="009D1437">
      <w:pPr>
        <w:shd w:val="clear" w:color="auto" w:fill="FFFFFF"/>
        <w:rPr>
          <w:rFonts w:ascii="Courier New" w:hAnsi="Courier New" w:cs="Courier New"/>
          <w:b/>
          <w:bCs/>
          <w:color w:val="000000"/>
          <w:sz w:val="20"/>
          <w:szCs w:val="20"/>
        </w:rPr>
      </w:pPr>
      <w:r w:rsidRPr="006D6FDA">
        <w:rPr>
          <w:rFonts w:ascii="Courier New" w:hAnsi="Courier New" w:cs="Courier New"/>
          <w:b/>
          <w:bCs/>
          <w:color w:val="000000"/>
          <w:sz w:val="20"/>
          <w:szCs w:val="20"/>
        </w:rPr>
        <w:t xml:space="preserve">    </w:t>
      </w:r>
      <w:r w:rsidRPr="006D6FDA">
        <w:rPr>
          <w:rFonts w:ascii="Courier New" w:hAnsi="Courier New" w:cs="Courier New"/>
          <w:color w:val="0000FF"/>
          <w:sz w:val="20"/>
          <w:szCs w:val="20"/>
        </w:rPr>
        <w:t>&lt;serial&gt;</w:t>
      </w:r>
      <w:r w:rsidRPr="006D6FDA">
        <w:rPr>
          <w:rFonts w:ascii="Courier New" w:hAnsi="Courier New" w:cs="Courier New"/>
          <w:b/>
          <w:bCs/>
          <w:color w:val="000000"/>
          <w:sz w:val="20"/>
          <w:szCs w:val="20"/>
        </w:rPr>
        <w:t>Ký hiệu</w:t>
      </w:r>
      <w:r w:rsidRPr="006D6FDA">
        <w:rPr>
          <w:rFonts w:ascii="Courier New" w:hAnsi="Courier New" w:cs="Courier New"/>
          <w:color w:val="0000FF"/>
          <w:sz w:val="20"/>
          <w:szCs w:val="20"/>
        </w:rPr>
        <w:t>&lt;/serial&gt;</w:t>
      </w:r>
    </w:p>
    <w:p w14:paraId="66C8C2D2" w14:textId="77777777" w:rsidR="009D1437" w:rsidRPr="006D6FDA" w:rsidRDefault="009D1437" w:rsidP="009D1437">
      <w:pPr>
        <w:shd w:val="clear" w:color="auto" w:fill="FFFFFF"/>
      </w:pPr>
      <w:r w:rsidRPr="006D6FDA">
        <w:rPr>
          <w:rFonts w:ascii="Courier New" w:hAnsi="Courier New" w:cs="Courier New"/>
          <w:color w:val="0000FF"/>
          <w:sz w:val="20"/>
          <w:szCs w:val="20"/>
        </w:rPr>
        <w:t>&lt;/PublishInvFkey&gt;</w:t>
      </w:r>
    </w:p>
    <w:p w14:paraId="3EE6CE74" w14:textId="77777777" w:rsidR="009D1437" w:rsidRDefault="009D1437" w:rsidP="009D1437">
      <w:pPr>
        <w:rPr>
          <w:b/>
          <w:lang w:eastAsia="x-none"/>
        </w:rPr>
      </w:pPr>
    </w:p>
    <w:p w14:paraId="378AFBA7" w14:textId="77777777" w:rsidR="009D1437" w:rsidRDefault="009D1437" w:rsidP="00480762">
      <w:pPr>
        <w:pStyle w:val="Heading3"/>
      </w:pPr>
      <w:bookmarkStart w:id="16" w:name="_Toc198045257"/>
      <w:r>
        <w:t>Phát hành hóa đơn theo khoảng thời gian (publishdate)</w:t>
      </w:r>
      <w:bookmarkEnd w:id="16"/>
    </w:p>
    <w:p w14:paraId="69E50264" w14:textId="77777777" w:rsidR="009D1437" w:rsidRPr="00593BE8" w:rsidRDefault="009D1437" w:rsidP="009D1437">
      <w:pPr>
        <w:pStyle w:val="N"/>
      </w:pPr>
      <w:r w:rsidRPr="00593BE8">
        <w:t>URL</w:t>
      </w:r>
    </w:p>
    <w:p w14:paraId="1199B689" w14:textId="77777777" w:rsidR="009D1437" w:rsidRPr="00885F8A" w:rsidRDefault="009D1437" w:rsidP="009D1437">
      <w:pPr>
        <w:pStyle w:val="N"/>
      </w:pPr>
      <w:r>
        <w:lastRenderedPageBreak/>
        <w:tab/>
      </w:r>
      <w:r w:rsidRPr="00007702">
        <w:t xml:space="preserve"> </w:t>
      </w:r>
      <w:r w:rsidRPr="001B551F">
        <w:t xml:space="preserve">string PublishInvByDate(string Account, string ACpass, string username, string password, </w:t>
      </w:r>
      <w:r>
        <w:t>string FromDate, string ToDate)</w:t>
      </w:r>
    </w:p>
    <w:p w14:paraId="50FC5114" w14:textId="77777777" w:rsidR="009D1437" w:rsidRPr="00593BE8" w:rsidRDefault="009D1437" w:rsidP="009D1437">
      <w:pPr>
        <w:pStyle w:val="N"/>
      </w:pPr>
      <w:r w:rsidRPr="00593BE8">
        <w:t>DESCRIPTION</w:t>
      </w:r>
    </w:p>
    <w:p w14:paraId="7ABF45A7" w14:textId="77777777" w:rsidR="009D1437" w:rsidRPr="007C1EEB" w:rsidRDefault="009D1437" w:rsidP="009D1437">
      <w:pPr>
        <w:pStyle w:val="N"/>
      </w:pPr>
      <w:r>
        <w:tab/>
        <w:t>Đây là web service cho phép phát hành hóa đơn theo 1 khoảng thời gian truyền vào.</w:t>
      </w:r>
    </w:p>
    <w:p w14:paraId="16E00C42" w14:textId="77777777" w:rsidR="009D1437" w:rsidRPr="00007702" w:rsidRDefault="009D1437" w:rsidP="009D1437">
      <w:pPr>
        <w:pStyle w:val="N"/>
      </w:pPr>
      <w:r w:rsidRPr="00663B3E">
        <w:t>HTTP METHOD</w:t>
      </w:r>
    </w:p>
    <w:p w14:paraId="2C430BBB" w14:textId="77777777" w:rsidR="009D1437" w:rsidRPr="00007702" w:rsidRDefault="009D1437" w:rsidP="009D1437">
      <w:pPr>
        <w:pStyle w:val="N"/>
        <w:rPr>
          <w:b/>
        </w:rPr>
      </w:pPr>
      <w:r w:rsidRPr="00610AFD">
        <w:tab/>
      </w:r>
      <w:r w:rsidRPr="00610AFD">
        <w:tab/>
        <w:t>POST</w:t>
      </w:r>
    </w:p>
    <w:p w14:paraId="2325D0EA" w14:textId="77777777" w:rsidR="009D1437" w:rsidRPr="00610AFD" w:rsidRDefault="009D1437" w:rsidP="009D1437">
      <w:pPr>
        <w:pStyle w:val="N"/>
      </w:pPr>
      <w:r w:rsidRPr="00610AFD">
        <w:t>REQUEST BODY</w:t>
      </w:r>
    </w:p>
    <w:p w14:paraId="7CCC5B86"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Tài khoản được cấp phát cho nhân viên gọi lệnh phát hành hóa đơn</w:t>
      </w:r>
    </w:p>
    <w:p w14:paraId="46E01E90"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1F014FF5" w14:textId="77777777" w:rsidR="009D1437" w:rsidRPr="00363AB2" w:rsidRDefault="009D1437" w:rsidP="009D1437">
      <w:pPr>
        <w:pStyle w:val="ListParagraph"/>
        <w:numPr>
          <w:ilvl w:val="0"/>
          <w:numId w:val="2"/>
        </w:numPr>
        <w:spacing w:after="0" w:line="360" w:lineRule="auto"/>
        <w:ind w:left="1080"/>
        <w:jc w:val="both"/>
        <w:rPr>
          <w:rFonts w:eastAsia="Calibri"/>
          <w:b/>
          <w:u w:val="single"/>
        </w:rPr>
      </w:pPr>
      <w:r w:rsidRPr="00A75A9A">
        <w:rPr>
          <w:b/>
          <w:color w:val="000000"/>
        </w:rPr>
        <w:t>FromDate</w:t>
      </w:r>
      <w:r w:rsidRPr="00363AB2">
        <w:rPr>
          <w:rFonts w:eastAsia="Calibri"/>
          <w:b/>
        </w:rPr>
        <w:t>:</w:t>
      </w:r>
      <w:r w:rsidRPr="009372AD">
        <w:rPr>
          <w:rFonts w:eastAsia="Calibri"/>
          <w:b/>
        </w:rPr>
        <w:t xml:space="preserve"> </w:t>
      </w:r>
      <w:r>
        <w:rPr>
          <w:rFonts w:eastAsia="Calibri"/>
        </w:rPr>
        <w:t>Ngày bắt đầu (so sánh với trường publishdate)</w:t>
      </w:r>
    </w:p>
    <w:p w14:paraId="10653516"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A75A9A">
        <w:rPr>
          <w:b/>
          <w:color w:val="000000"/>
        </w:rPr>
        <w:t>ToDate</w:t>
      </w:r>
      <w:r w:rsidRPr="00363AB2">
        <w:rPr>
          <w:b/>
          <w:color w:val="000000"/>
        </w:rPr>
        <w:t>:</w:t>
      </w:r>
      <w:r>
        <w:rPr>
          <w:color w:val="000000"/>
        </w:rPr>
        <w:t xml:space="preserve"> Ngày kết thúc </w:t>
      </w:r>
      <w:r>
        <w:rPr>
          <w:rFonts w:eastAsia="Calibri"/>
        </w:rPr>
        <w:t>(so sánh với trường publishdate)</w:t>
      </w:r>
    </w:p>
    <w:p w14:paraId="15B2409F"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9D1437" w:rsidRPr="00660ABB" w14:paraId="270FC747"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7265CD01" w14:textId="77777777" w:rsidR="009D1437" w:rsidRPr="00660ABB" w:rsidRDefault="009D1437" w:rsidP="00616EC4">
            <w:pPr>
              <w:pStyle w:val="ListParagraph"/>
            </w:pPr>
            <w:r>
              <w:t>Kết 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467696E0" w14:textId="77777777" w:rsidR="009D1437" w:rsidRPr="00660ABB" w:rsidRDefault="009D1437" w:rsidP="00616EC4">
            <w:pPr>
              <w:pStyle w:val="ListParagraph"/>
            </w:pPr>
            <w:r w:rsidRPr="00660ABB">
              <w:t>Mô 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4E86DE6C" w14:textId="77777777" w:rsidR="009D1437" w:rsidRPr="00660ABB" w:rsidRDefault="009D1437" w:rsidP="00616EC4">
            <w:pPr>
              <w:pStyle w:val="ListParagraph"/>
            </w:pPr>
            <w:r>
              <w:t>Ghi chú</w:t>
            </w:r>
          </w:p>
        </w:tc>
      </w:tr>
      <w:tr w:rsidR="009D1437" w:rsidRPr="00660ABB" w14:paraId="64629E65" w14:textId="77777777" w:rsidTr="00616EC4">
        <w:tc>
          <w:tcPr>
            <w:tcW w:w="2250" w:type="dxa"/>
            <w:tcBorders>
              <w:top w:val="single" w:sz="4" w:space="0" w:color="2E74B5"/>
              <w:left w:val="single" w:sz="4" w:space="0" w:color="2E74B5"/>
              <w:right w:val="single" w:sz="4" w:space="0" w:color="2E74B5"/>
            </w:tcBorders>
            <w:shd w:val="clear" w:color="auto" w:fill="auto"/>
          </w:tcPr>
          <w:p w14:paraId="235CB3CE" w14:textId="77777777" w:rsidR="009D1437" w:rsidRPr="009372AD" w:rsidRDefault="009D1437" w:rsidP="00616EC4">
            <w:pPr>
              <w:autoSpaceDE w:val="0"/>
              <w:autoSpaceDN w:val="0"/>
              <w:adjustRightInd w:val="0"/>
              <w:jc w:val="both"/>
              <w:rPr>
                <w:sz w:val="19"/>
                <w:szCs w:val="19"/>
              </w:rPr>
            </w:pPr>
            <w:r w:rsidRPr="009372AD">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66AA47A" w14:textId="77777777" w:rsidR="009D1437" w:rsidRPr="009372AD" w:rsidRDefault="009D1437" w:rsidP="00616EC4">
            <w:pPr>
              <w:pStyle w:val="ListParagraph"/>
              <w:ind w:left="0"/>
              <w:jc w:val="both"/>
            </w:pPr>
            <w:r w:rsidRPr="009372AD">
              <w:t>Tài khoản đăng nhập sai hoặc không có quyề</w:t>
            </w:r>
            <w:r>
              <w:t>n phát hành hóa đơn</w:t>
            </w:r>
          </w:p>
        </w:tc>
        <w:tc>
          <w:tcPr>
            <w:tcW w:w="2116" w:type="dxa"/>
            <w:tcBorders>
              <w:top w:val="single" w:sz="4" w:space="0" w:color="2E74B5"/>
              <w:left w:val="single" w:sz="4" w:space="0" w:color="2E74B5"/>
              <w:bottom w:val="single" w:sz="4" w:space="0" w:color="2E74B5"/>
              <w:right w:val="single" w:sz="4" w:space="0" w:color="2E74B5"/>
            </w:tcBorders>
          </w:tcPr>
          <w:p w14:paraId="3434B077" w14:textId="77777777" w:rsidR="009D1437" w:rsidRPr="009372AD" w:rsidRDefault="009D1437" w:rsidP="00616EC4">
            <w:pPr>
              <w:pStyle w:val="ListParagraph"/>
              <w:ind w:left="0"/>
              <w:jc w:val="both"/>
            </w:pPr>
          </w:p>
        </w:tc>
      </w:tr>
      <w:tr w:rsidR="009D1437" w:rsidRPr="00660ABB" w14:paraId="2270D813"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6636860" w14:textId="77777777" w:rsidR="009D1437" w:rsidRPr="009372AD" w:rsidRDefault="009D1437" w:rsidP="00616EC4">
            <w:pPr>
              <w:jc w:val="both"/>
            </w:pPr>
            <w:r>
              <w:t>ERR:23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EA802FE" w14:textId="77777777" w:rsidR="009D1437" w:rsidRPr="009372AD" w:rsidRDefault="009D1437" w:rsidP="00616EC4">
            <w:pPr>
              <w:jc w:val="both"/>
            </w:pPr>
            <w:r>
              <w:t>Không tìm thấy thông tin công ty</w:t>
            </w:r>
          </w:p>
        </w:tc>
        <w:tc>
          <w:tcPr>
            <w:tcW w:w="2116" w:type="dxa"/>
            <w:tcBorders>
              <w:top w:val="single" w:sz="4" w:space="0" w:color="2E74B5"/>
              <w:left w:val="single" w:sz="4" w:space="0" w:color="2E74B5"/>
              <w:bottom w:val="single" w:sz="4" w:space="0" w:color="2E74B5"/>
              <w:right w:val="single" w:sz="4" w:space="0" w:color="2E74B5"/>
            </w:tcBorders>
          </w:tcPr>
          <w:p w14:paraId="2E879521" w14:textId="77777777" w:rsidR="009D1437" w:rsidRPr="009372AD" w:rsidRDefault="009D1437" w:rsidP="00616EC4">
            <w:pPr>
              <w:jc w:val="both"/>
            </w:pPr>
          </w:p>
        </w:tc>
      </w:tr>
      <w:tr w:rsidR="009D1437" w:rsidRPr="00660ABB" w14:paraId="6645EA90"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E1E1682" w14:textId="77777777" w:rsidR="009D1437" w:rsidRPr="009372AD" w:rsidRDefault="009D1437" w:rsidP="00616EC4">
            <w:pPr>
              <w:autoSpaceDE w:val="0"/>
              <w:autoSpaceDN w:val="0"/>
              <w:adjustRightInd w:val="0"/>
              <w:jc w:val="both"/>
            </w:pPr>
            <w:r>
              <w:t>ERR:24#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3526F9D" w14:textId="77777777" w:rsidR="009D1437" w:rsidRPr="009372AD" w:rsidRDefault="009D1437" w:rsidP="00616EC4">
            <w:pPr>
              <w:pStyle w:val="ListParagraph"/>
              <w:ind w:left="0"/>
              <w:jc w:val="both"/>
            </w:pPr>
            <w:r>
              <w:t>Không tìm thấy hóa đơn cần phát hành của công ty ứng với từng mẫu số, ký hiệu</w:t>
            </w:r>
          </w:p>
        </w:tc>
        <w:tc>
          <w:tcPr>
            <w:tcW w:w="2116" w:type="dxa"/>
            <w:tcBorders>
              <w:top w:val="single" w:sz="4" w:space="0" w:color="2E74B5"/>
              <w:left w:val="single" w:sz="4" w:space="0" w:color="2E74B5"/>
              <w:bottom w:val="single" w:sz="4" w:space="0" w:color="2E74B5"/>
              <w:right w:val="single" w:sz="4" w:space="0" w:color="2E74B5"/>
            </w:tcBorders>
          </w:tcPr>
          <w:p w14:paraId="4C90B393" w14:textId="77777777" w:rsidR="009D1437" w:rsidRPr="009372AD" w:rsidRDefault="009D1437" w:rsidP="00616EC4">
            <w:pPr>
              <w:pStyle w:val="ListParagraph"/>
              <w:ind w:left="0"/>
              <w:jc w:val="both"/>
            </w:pPr>
          </w:p>
        </w:tc>
      </w:tr>
      <w:tr w:rsidR="009D1437" w:rsidRPr="00660ABB" w14:paraId="0411EFC2"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23448030" w14:textId="77777777" w:rsidR="009D1437" w:rsidRPr="009372AD" w:rsidRDefault="009D1437" w:rsidP="00616EC4">
            <w:pPr>
              <w:autoSpaceDE w:val="0"/>
              <w:autoSpaceDN w:val="0"/>
              <w:adjustRightInd w:val="0"/>
              <w:jc w:val="both"/>
            </w:pPr>
            <w:r>
              <w:t>ERR:14#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5F67E2B" w14:textId="77777777" w:rsidR="009D1437" w:rsidRPr="009372AD" w:rsidRDefault="009D1437" w:rsidP="00616EC4">
            <w:pPr>
              <w:pStyle w:val="ListParagraph"/>
              <w:ind w:left="0"/>
              <w:jc w:val="both"/>
            </w:pPr>
            <w:r>
              <w:t>Không phát hành được hóa đơn của công ty ứng với từng mẫu số, ký hiệu</w:t>
            </w:r>
          </w:p>
        </w:tc>
        <w:tc>
          <w:tcPr>
            <w:tcW w:w="2116" w:type="dxa"/>
            <w:tcBorders>
              <w:top w:val="single" w:sz="4" w:space="0" w:color="2E74B5"/>
              <w:left w:val="single" w:sz="4" w:space="0" w:color="2E74B5"/>
              <w:bottom w:val="single" w:sz="4" w:space="0" w:color="2E74B5"/>
              <w:right w:val="single" w:sz="4" w:space="0" w:color="2E74B5"/>
            </w:tcBorders>
          </w:tcPr>
          <w:p w14:paraId="2C52EB19" w14:textId="77777777" w:rsidR="009D1437" w:rsidRPr="009372AD" w:rsidRDefault="009D1437" w:rsidP="00616EC4">
            <w:pPr>
              <w:pStyle w:val="ListParagraph"/>
              <w:ind w:left="0"/>
              <w:jc w:val="both"/>
            </w:pPr>
          </w:p>
        </w:tc>
      </w:tr>
      <w:tr w:rsidR="009D1437" w:rsidRPr="00660ABB" w14:paraId="6EF02DA1"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F279881" w14:textId="77777777" w:rsidR="009D1437" w:rsidRPr="009372AD" w:rsidRDefault="009D1437" w:rsidP="00616EC4">
            <w:pPr>
              <w:autoSpaceDE w:val="0"/>
              <w:autoSpaceDN w:val="0"/>
              <w:adjustRightInd w:val="0"/>
              <w:jc w:val="both"/>
            </w:pPr>
            <w:r w:rsidRPr="009372AD">
              <w:t>ERR:20</w:t>
            </w:r>
          </w:p>
          <w:p w14:paraId="6D125B16" w14:textId="77777777" w:rsidR="009D1437" w:rsidRPr="009372AD" w:rsidRDefault="009D1437" w:rsidP="00616EC4">
            <w:pPr>
              <w:autoSpaceDE w:val="0"/>
              <w:autoSpaceDN w:val="0"/>
              <w:adjustRightInd w:val="0"/>
              <w:jc w:val="both"/>
            </w:pP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43D4D1B" w14:textId="77777777" w:rsidR="009D1437" w:rsidRPr="009372AD" w:rsidRDefault="009D1437" w:rsidP="00616EC4">
            <w:pPr>
              <w:pStyle w:val="ListParagraph"/>
              <w:ind w:left="0"/>
              <w:jc w:val="both"/>
            </w:pPr>
            <w:r>
              <w:t>Pattern và S</w:t>
            </w:r>
            <w:r w:rsidRPr="009372AD">
              <w:t>erial không phù hợp, hoặc không tồn tại hóa đơn đã đăng kí có sử dụ</w:t>
            </w:r>
            <w:r>
              <w:t>ng Pattern và S</w:t>
            </w:r>
            <w:r w:rsidRPr="009372AD">
              <w:t>erial truyền vào</w:t>
            </w:r>
          </w:p>
        </w:tc>
        <w:tc>
          <w:tcPr>
            <w:tcW w:w="2116" w:type="dxa"/>
            <w:tcBorders>
              <w:top w:val="single" w:sz="4" w:space="0" w:color="2E74B5"/>
              <w:left w:val="single" w:sz="4" w:space="0" w:color="2E74B5"/>
              <w:bottom w:val="single" w:sz="4" w:space="0" w:color="2E74B5"/>
              <w:right w:val="single" w:sz="4" w:space="0" w:color="2E74B5"/>
            </w:tcBorders>
          </w:tcPr>
          <w:p w14:paraId="6EC3F739" w14:textId="77777777" w:rsidR="009D1437" w:rsidRPr="009372AD" w:rsidRDefault="009D1437" w:rsidP="00616EC4">
            <w:pPr>
              <w:pStyle w:val="ListParagraph"/>
              <w:ind w:left="0"/>
              <w:jc w:val="both"/>
            </w:pPr>
            <w:r w:rsidRPr="009372AD">
              <w:t>Chỉ chấp nhận đồng thời nhập cả Pattern và serial hoặc đồng thời để trống cả pattern và serial</w:t>
            </w:r>
          </w:p>
        </w:tc>
      </w:tr>
      <w:tr w:rsidR="009D1437" w:rsidRPr="00660ABB" w14:paraId="7640479B"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F13774C" w14:textId="77777777" w:rsidR="009D1437" w:rsidRPr="00DD2715" w:rsidRDefault="009D1437" w:rsidP="00616EC4">
            <w:pPr>
              <w:autoSpaceDE w:val="0"/>
              <w:autoSpaceDN w:val="0"/>
              <w:adjustRightInd w:val="0"/>
              <w:jc w:val="both"/>
            </w:pPr>
            <w:r>
              <w:t>ERR:29</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8D4512F" w14:textId="77777777" w:rsidR="009D1437" w:rsidRDefault="009D1437" w:rsidP="00616EC4">
            <w:pPr>
              <w:pStyle w:val="ListParagraph"/>
              <w:ind w:left="0"/>
              <w:jc w:val="both"/>
            </w:pPr>
            <w:r>
              <w:t>Lỗi chứng thư hết hạn</w:t>
            </w:r>
          </w:p>
        </w:tc>
        <w:tc>
          <w:tcPr>
            <w:tcW w:w="2116" w:type="dxa"/>
            <w:tcBorders>
              <w:top w:val="single" w:sz="4" w:space="0" w:color="2E74B5"/>
              <w:left w:val="single" w:sz="4" w:space="0" w:color="2E74B5"/>
              <w:bottom w:val="single" w:sz="4" w:space="0" w:color="2E74B5"/>
              <w:right w:val="single" w:sz="4" w:space="0" w:color="2E74B5"/>
            </w:tcBorders>
          </w:tcPr>
          <w:p w14:paraId="043B6938" w14:textId="77777777" w:rsidR="009D1437" w:rsidRPr="009372AD" w:rsidRDefault="009D1437" w:rsidP="00616EC4">
            <w:pPr>
              <w:pStyle w:val="ListParagraph"/>
              <w:ind w:left="0"/>
              <w:jc w:val="both"/>
            </w:pPr>
          </w:p>
        </w:tc>
      </w:tr>
      <w:tr w:rsidR="009D1437" w:rsidRPr="00660ABB" w14:paraId="4D846D0F"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B080357" w14:textId="77777777" w:rsidR="009D1437" w:rsidRPr="00DD2715" w:rsidRDefault="009D1437" w:rsidP="00616EC4">
            <w:pPr>
              <w:autoSpaceDE w:val="0"/>
              <w:autoSpaceDN w:val="0"/>
              <w:adjustRightInd w:val="0"/>
              <w:jc w:val="both"/>
            </w:pPr>
            <w:r>
              <w:t>ERR:30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D74E82A" w14:textId="77777777" w:rsidR="009D1437" w:rsidRPr="00517DC0" w:rsidRDefault="009D1437" w:rsidP="00616EC4">
            <w:pPr>
              <w:pStyle w:val="ListParagraph"/>
              <w:ind w:left="0"/>
              <w:jc w:val="both"/>
            </w:pPr>
            <w:r w:rsidRPr="00517DC0">
              <w:t>Danh sách hóa đơn tồn tại ngày hóa đơn nhỏ hơn ngày hóa đơn đã phát hành</w:t>
            </w:r>
          </w:p>
        </w:tc>
        <w:tc>
          <w:tcPr>
            <w:tcW w:w="2116" w:type="dxa"/>
            <w:tcBorders>
              <w:top w:val="single" w:sz="4" w:space="0" w:color="2E74B5"/>
              <w:left w:val="single" w:sz="4" w:space="0" w:color="2E74B5"/>
              <w:bottom w:val="single" w:sz="4" w:space="0" w:color="2E74B5"/>
              <w:right w:val="single" w:sz="4" w:space="0" w:color="2E74B5"/>
            </w:tcBorders>
          </w:tcPr>
          <w:p w14:paraId="28FB58A5" w14:textId="77777777" w:rsidR="009D1437" w:rsidRPr="009372AD" w:rsidRDefault="009D1437" w:rsidP="00616EC4">
            <w:pPr>
              <w:pStyle w:val="ListParagraph"/>
              <w:ind w:left="0"/>
              <w:jc w:val="both"/>
            </w:pPr>
          </w:p>
        </w:tc>
      </w:tr>
      <w:tr w:rsidR="009D1437" w:rsidRPr="00660ABB" w14:paraId="3C277F69"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C58BE59" w14:textId="77777777" w:rsidR="009D1437" w:rsidRPr="009372AD" w:rsidRDefault="009D1437" w:rsidP="00616EC4">
            <w:pPr>
              <w:autoSpaceDE w:val="0"/>
              <w:autoSpaceDN w:val="0"/>
              <w:adjustRightInd w:val="0"/>
              <w:jc w:val="both"/>
            </w:pPr>
            <w:r w:rsidRPr="009372AD">
              <w:t>ERR:5</w:t>
            </w:r>
          </w:p>
          <w:p w14:paraId="238B5DBC" w14:textId="77777777" w:rsidR="009D1437" w:rsidRPr="009372AD" w:rsidRDefault="009D1437" w:rsidP="00616EC4">
            <w:pPr>
              <w:autoSpaceDE w:val="0"/>
              <w:autoSpaceDN w:val="0"/>
              <w:adjustRightInd w:val="0"/>
              <w:jc w:val="both"/>
            </w:pP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497C373" w14:textId="77777777" w:rsidR="009D1437" w:rsidRPr="009372AD" w:rsidRDefault="009D1437" w:rsidP="00616EC4">
            <w:pPr>
              <w:pStyle w:val="ListParagraph"/>
              <w:ind w:left="0"/>
              <w:jc w:val="both"/>
            </w:pPr>
            <w:r w:rsidRPr="009372AD">
              <w:t>Không phát hành được hóa đơn</w:t>
            </w:r>
          </w:p>
        </w:tc>
        <w:tc>
          <w:tcPr>
            <w:tcW w:w="2116" w:type="dxa"/>
            <w:tcBorders>
              <w:top w:val="single" w:sz="4" w:space="0" w:color="2E74B5"/>
              <w:left w:val="single" w:sz="4" w:space="0" w:color="2E74B5"/>
              <w:bottom w:val="single" w:sz="4" w:space="0" w:color="2E74B5"/>
              <w:right w:val="single" w:sz="4" w:space="0" w:color="2E74B5"/>
            </w:tcBorders>
          </w:tcPr>
          <w:p w14:paraId="3D31D790" w14:textId="77777777" w:rsidR="009D1437" w:rsidRPr="009372AD" w:rsidRDefault="009D1437" w:rsidP="00616EC4">
            <w:pPr>
              <w:pStyle w:val="ListParagraph"/>
              <w:ind w:left="0"/>
              <w:jc w:val="both"/>
            </w:pPr>
            <w:r w:rsidRPr="009372AD">
              <w:t>DB roll back</w:t>
            </w:r>
          </w:p>
        </w:tc>
      </w:tr>
      <w:tr w:rsidR="009D1437" w:rsidRPr="00660ABB" w14:paraId="310BA6AE"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24FBFA7" w14:textId="77777777" w:rsidR="009D1437" w:rsidRPr="009372AD" w:rsidRDefault="009D1437" w:rsidP="00616EC4">
            <w:pPr>
              <w:autoSpaceDE w:val="0"/>
              <w:autoSpaceDN w:val="0"/>
              <w:adjustRightInd w:val="0"/>
            </w:pPr>
            <w:r w:rsidRPr="009372AD">
              <w:t>OK</w:t>
            </w:r>
            <w:r>
              <w:t>:#Fkey1 _No1, Fkey2_No2</w:t>
            </w:r>
          </w:p>
          <w:p w14:paraId="587841B5" w14:textId="77777777" w:rsidR="009D1437" w:rsidRPr="009372AD" w:rsidRDefault="009D1437" w:rsidP="00616EC4">
            <w:pPr>
              <w:autoSpaceDE w:val="0"/>
              <w:autoSpaceDN w:val="0"/>
              <w:adjustRightInd w:val="0"/>
            </w:pPr>
            <w:r w:rsidRPr="009372AD">
              <w:t>(Ví dụ:</w:t>
            </w:r>
            <w:r>
              <w:t xml:space="preserve"> </w:t>
            </w:r>
            <w:r w:rsidRPr="009372AD">
              <w:t>OK</w:t>
            </w:r>
            <w:r>
              <w:t>:#Fkey1 _1, Fkey2_2</w:t>
            </w:r>
            <w:r w:rsidRPr="009372AD">
              <w:t>)</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87DA701" w14:textId="77777777" w:rsidR="009D1437" w:rsidRPr="009372AD" w:rsidRDefault="009D1437" w:rsidP="00616EC4">
            <w:pPr>
              <w:pStyle w:val="ListParagraph"/>
              <w:numPr>
                <w:ilvl w:val="0"/>
                <w:numId w:val="4"/>
              </w:numPr>
              <w:spacing w:after="0" w:line="240" w:lineRule="auto"/>
              <w:jc w:val="both"/>
            </w:pPr>
            <w:r w:rsidRPr="009372AD">
              <w:t xml:space="preserve">OK </w:t>
            </w:r>
            <w:r w:rsidRPr="009372AD">
              <w:sym w:font="Wingdings" w:char="F0E0"/>
            </w:r>
            <w:r w:rsidRPr="009372AD">
              <w:t xml:space="preserve"> đã phát hành hóa đơn thành công</w:t>
            </w:r>
          </w:p>
          <w:p w14:paraId="277C9A92" w14:textId="77777777" w:rsidR="009D1437" w:rsidRDefault="009D1437" w:rsidP="00616EC4">
            <w:pPr>
              <w:pStyle w:val="ListParagraph"/>
              <w:numPr>
                <w:ilvl w:val="0"/>
                <w:numId w:val="4"/>
              </w:numPr>
              <w:spacing w:after="0" w:line="240" w:lineRule="auto"/>
              <w:jc w:val="both"/>
            </w:pPr>
            <w:r>
              <w:t>Fkey1: Fkey thứ nhất</w:t>
            </w:r>
          </w:p>
          <w:p w14:paraId="72429845" w14:textId="77777777" w:rsidR="009D1437" w:rsidRPr="009372AD" w:rsidRDefault="009D1437" w:rsidP="00616EC4">
            <w:pPr>
              <w:pStyle w:val="ListParagraph"/>
              <w:numPr>
                <w:ilvl w:val="0"/>
                <w:numId w:val="4"/>
              </w:numPr>
              <w:spacing w:after="0" w:line="240" w:lineRule="auto"/>
              <w:jc w:val="both"/>
            </w:pPr>
            <w:r>
              <w:t>No1: Số hóa đơn thứ 1</w:t>
            </w:r>
          </w:p>
        </w:tc>
        <w:tc>
          <w:tcPr>
            <w:tcW w:w="2116" w:type="dxa"/>
            <w:tcBorders>
              <w:top w:val="single" w:sz="4" w:space="0" w:color="2E74B5"/>
              <w:left w:val="single" w:sz="4" w:space="0" w:color="2E74B5"/>
              <w:bottom w:val="single" w:sz="4" w:space="0" w:color="2E74B5"/>
              <w:right w:val="single" w:sz="4" w:space="0" w:color="2E74B5"/>
            </w:tcBorders>
          </w:tcPr>
          <w:p w14:paraId="7FD888F9" w14:textId="77777777" w:rsidR="009D1437" w:rsidRPr="00731CD1" w:rsidRDefault="009D1437" w:rsidP="00616EC4">
            <w:pPr>
              <w:ind w:left="360"/>
              <w:jc w:val="both"/>
            </w:pPr>
          </w:p>
        </w:tc>
      </w:tr>
    </w:tbl>
    <w:p w14:paraId="27061C2E" w14:textId="77777777" w:rsidR="009D1437" w:rsidRDefault="009D1437" w:rsidP="009D1437">
      <w:pPr>
        <w:rPr>
          <w:lang w:eastAsia="x-none"/>
        </w:rPr>
      </w:pPr>
    </w:p>
    <w:p w14:paraId="3073E8AE" w14:textId="77777777" w:rsidR="009D1437" w:rsidRPr="001C5CBB" w:rsidRDefault="009D1437" w:rsidP="009D1437">
      <w:pPr>
        <w:rPr>
          <w:rFonts w:eastAsia="Calibri"/>
          <w:b/>
        </w:rPr>
      </w:pPr>
      <w:r w:rsidRPr="001C5CBB">
        <w:rPr>
          <w:rFonts w:eastAsia="Calibri"/>
          <w:b/>
        </w:rPr>
        <w:t>Cấu trúc của file XML (các trường * là bắt buộc):</w:t>
      </w:r>
    </w:p>
    <w:p w14:paraId="69B21820" w14:textId="77777777" w:rsidR="009D1437" w:rsidRPr="001C5CBB" w:rsidRDefault="009D1437" w:rsidP="009D1437">
      <w:pPr>
        <w:shd w:val="clear" w:color="auto" w:fill="FFFFFF"/>
        <w:rPr>
          <w:rFonts w:ascii="Courier New" w:hAnsi="Courier New" w:cs="Courier New"/>
          <w:b/>
          <w:bCs/>
          <w:color w:val="000000"/>
          <w:sz w:val="20"/>
          <w:szCs w:val="20"/>
        </w:rPr>
      </w:pPr>
      <w:r w:rsidRPr="001C5CBB">
        <w:rPr>
          <w:rFonts w:ascii="Courier New" w:hAnsi="Courier New" w:cs="Courier New"/>
          <w:color w:val="0000FF"/>
          <w:sz w:val="20"/>
          <w:szCs w:val="20"/>
        </w:rPr>
        <w:t>&lt;PublishInvByDate&gt;</w:t>
      </w:r>
    </w:p>
    <w:p w14:paraId="70547750" w14:textId="77777777" w:rsidR="009D1437" w:rsidRPr="001C5CBB" w:rsidRDefault="009D1437" w:rsidP="009D1437">
      <w:pPr>
        <w:shd w:val="clear" w:color="auto" w:fill="FFFFFF"/>
        <w:rPr>
          <w:rFonts w:ascii="Courier New" w:hAnsi="Courier New" w:cs="Courier New"/>
          <w:b/>
          <w:bCs/>
          <w:color w:val="000000"/>
          <w:sz w:val="20"/>
          <w:szCs w:val="20"/>
        </w:rPr>
      </w:pPr>
      <w:r w:rsidRPr="001C5CBB">
        <w:rPr>
          <w:rFonts w:ascii="Courier New" w:hAnsi="Courier New" w:cs="Courier New"/>
          <w:b/>
          <w:bCs/>
          <w:color w:val="000000"/>
          <w:sz w:val="20"/>
          <w:szCs w:val="20"/>
        </w:rPr>
        <w:t xml:space="preserve">    </w:t>
      </w:r>
      <w:r w:rsidRPr="001C5CBB">
        <w:rPr>
          <w:rFonts w:ascii="Courier New" w:hAnsi="Courier New" w:cs="Courier New"/>
          <w:color w:val="0000FF"/>
          <w:sz w:val="20"/>
          <w:szCs w:val="20"/>
        </w:rPr>
        <w:t>&lt;Account&gt;</w:t>
      </w:r>
      <w:r w:rsidRPr="001C5CBB">
        <w:rPr>
          <w:rFonts w:ascii="Courier New" w:hAnsi="Courier New" w:cs="Courier New"/>
          <w:b/>
          <w:bCs/>
          <w:color w:val="000000"/>
          <w:sz w:val="20"/>
          <w:szCs w:val="20"/>
        </w:rPr>
        <w:t>Tài khoản *</w:t>
      </w:r>
      <w:r w:rsidRPr="001C5CBB">
        <w:rPr>
          <w:rFonts w:ascii="Courier New" w:hAnsi="Courier New" w:cs="Courier New"/>
          <w:color w:val="0000FF"/>
          <w:sz w:val="20"/>
          <w:szCs w:val="20"/>
        </w:rPr>
        <w:t>&lt;/Account&gt;</w:t>
      </w:r>
    </w:p>
    <w:p w14:paraId="73722348" w14:textId="77777777" w:rsidR="009D1437" w:rsidRPr="001C5CBB" w:rsidRDefault="009D1437" w:rsidP="009D1437">
      <w:pPr>
        <w:shd w:val="clear" w:color="auto" w:fill="FFFFFF"/>
        <w:rPr>
          <w:rFonts w:ascii="Courier New" w:hAnsi="Courier New" w:cs="Courier New"/>
          <w:b/>
          <w:bCs/>
          <w:color w:val="000000"/>
          <w:sz w:val="20"/>
          <w:szCs w:val="20"/>
        </w:rPr>
      </w:pPr>
      <w:r w:rsidRPr="001C5CBB">
        <w:rPr>
          <w:rFonts w:ascii="Courier New" w:hAnsi="Courier New" w:cs="Courier New"/>
          <w:b/>
          <w:bCs/>
          <w:color w:val="000000"/>
          <w:sz w:val="20"/>
          <w:szCs w:val="20"/>
        </w:rPr>
        <w:t xml:space="preserve">    </w:t>
      </w:r>
      <w:r w:rsidRPr="001C5CBB">
        <w:rPr>
          <w:rFonts w:ascii="Courier New" w:hAnsi="Courier New" w:cs="Courier New"/>
          <w:color w:val="0000FF"/>
          <w:sz w:val="20"/>
          <w:szCs w:val="20"/>
        </w:rPr>
        <w:t>&lt;ACpass&gt;</w:t>
      </w:r>
      <w:r w:rsidRPr="001C5CBB">
        <w:rPr>
          <w:rFonts w:ascii="Courier New" w:hAnsi="Courier New" w:cs="Courier New"/>
          <w:b/>
          <w:bCs/>
          <w:color w:val="000000"/>
          <w:sz w:val="20"/>
          <w:szCs w:val="20"/>
        </w:rPr>
        <w:t>Mật khẩu *</w:t>
      </w:r>
      <w:r w:rsidRPr="001C5CBB">
        <w:rPr>
          <w:rFonts w:ascii="Courier New" w:hAnsi="Courier New" w:cs="Courier New"/>
          <w:color w:val="0000FF"/>
          <w:sz w:val="20"/>
          <w:szCs w:val="20"/>
        </w:rPr>
        <w:t>&lt;/ACpass&gt;</w:t>
      </w:r>
    </w:p>
    <w:p w14:paraId="7CC07EA8" w14:textId="77777777" w:rsidR="009D1437" w:rsidRPr="001C5CBB" w:rsidRDefault="009D1437" w:rsidP="009D1437">
      <w:pPr>
        <w:shd w:val="clear" w:color="auto" w:fill="FFFFFF"/>
        <w:rPr>
          <w:rFonts w:ascii="Courier New" w:hAnsi="Courier New" w:cs="Courier New"/>
          <w:b/>
          <w:bCs/>
          <w:color w:val="000000"/>
          <w:sz w:val="20"/>
          <w:szCs w:val="20"/>
        </w:rPr>
      </w:pPr>
      <w:r w:rsidRPr="001C5CBB">
        <w:rPr>
          <w:rFonts w:ascii="Courier New" w:hAnsi="Courier New" w:cs="Courier New"/>
          <w:b/>
          <w:bCs/>
          <w:color w:val="000000"/>
          <w:sz w:val="20"/>
          <w:szCs w:val="20"/>
        </w:rPr>
        <w:t xml:space="preserve">    </w:t>
      </w:r>
      <w:r w:rsidRPr="001C5CBB">
        <w:rPr>
          <w:rFonts w:ascii="Courier New" w:hAnsi="Courier New" w:cs="Courier New"/>
          <w:color w:val="0000FF"/>
          <w:sz w:val="20"/>
          <w:szCs w:val="20"/>
        </w:rPr>
        <w:t>&lt;username&gt;</w:t>
      </w:r>
      <w:r w:rsidRPr="001C5CBB">
        <w:rPr>
          <w:rFonts w:ascii="Courier New" w:hAnsi="Courier New" w:cs="Courier New"/>
          <w:b/>
          <w:bCs/>
          <w:color w:val="000000"/>
          <w:sz w:val="20"/>
          <w:szCs w:val="20"/>
        </w:rPr>
        <w:t>Tài khoản role service *</w:t>
      </w:r>
      <w:r w:rsidRPr="001C5CBB">
        <w:rPr>
          <w:rFonts w:ascii="Courier New" w:hAnsi="Courier New" w:cs="Courier New"/>
          <w:color w:val="0000FF"/>
          <w:sz w:val="20"/>
          <w:szCs w:val="20"/>
        </w:rPr>
        <w:t>&lt;/username&gt;</w:t>
      </w:r>
    </w:p>
    <w:p w14:paraId="7FC7FCD2" w14:textId="77777777" w:rsidR="009D1437" w:rsidRPr="001C5CBB" w:rsidRDefault="009D1437" w:rsidP="009D1437">
      <w:pPr>
        <w:shd w:val="clear" w:color="auto" w:fill="FFFFFF"/>
        <w:rPr>
          <w:rFonts w:ascii="Courier New" w:hAnsi="Courier New" w:cs="Courier New"/>
          <w:b/>
          <w:bCs/>
          <w:color w:val="000000"/>
          <w:sz w:val="20"/>
          <w:szCs w:val="20"/>
        </w:rPr>
      </w:pPr>
      <w:r w:rsidRPr="001C5CBB">
        <w:rPr>
          <w:rFonts w:ascii="Courier New" w:hAnsi="Courier New" w:cs="Courier New"/>
          <w:b/>
          <w:bCs/>
          <w:color w:val="000000"/>
          <w:sz w:val="20"/>
          <w:szCs w:val="20"/>
        </w:rPr>
        <w:t xml:space="preserve">    </w:t>
      </w:r>
      <w:r w:rsidRPr="001C5CBB">
        <w:rPr>
          <w:rFonts w:ascii="Courier New" w:hAnsi="Courier New" w:cs="Courier New"/>
          <w:color w:val="0000FF"/>
          <w:sz w:val="20"/>
          <w:szCs w:val="20"/>
        </w:rPr>
        <w:t>&lt;password&gt;</w:t>
      </w:r>
      <w:r w:rsidRPr="001C5CBB">
        <w:rPr>
          <w:rFonts w:ascii="Courier New" w:hAnsi="Courier New" w:cs="Courier New"/>
          <w:b/>
          <w:bCs/>
          <w:color w:val="000000"/>
          <w:sz w:val="20"/>
          <w:szCs w:val="20"/>
        </w:rPr>
        <w:t>Mật khẩu tài khoản role service *</w:t>
      </w:r>
      <w:r w:rsidRPr="001C5CBB">
        <w:rPr>
          <w:rFonts w:ascii="Courier New" w:hAnsi="Courier New" w:cs="Courier New"/>
          <w:color w:val="0000FF"/>
          <w:sz w:val="20"/>
          <w:szCs w:val="20"/>
        </w:rPr>
        <w:t>&lt;/password&gt;</w:t>
      </w:r>
    </w:p>
    <w:p w14:paraId="363B05FE" w14:textId="77777777" w:rsidR="009D1437" w:rsidRPr="001C5CBB" w:rsidRDefault="009D1437" w:rsidP="009D1437">
      <w:pPr>
        <w:shd w:val="clear" w:color="auto" w:fill="FFFFFF"/>
        <w:rPr>
          <w:rFonts w:ascii="Courier New" w:hAnsi="Courier New" w:cs="Courier New"/>
          <w:b/>
          <w:bCs/>
          <w:color w:val="000000"/>
          <w:sz w:val="20"/>
          <w:szCs w:val="20"/>
        </w:rPr>
      </w:pPr>
      <w:r w:rsidRPr="001C5CBB">
        <w:rPr>
          <w:rFonts w:ascii="Courier New" w:hAnsi="Courier New" w:cs="Courier New"/>
          <w:b/>
          <w:bCs/>
          <w:color w:val="000000"/>
          <w:sz w:val="20"/>
          <w:szCs w:val="20"/>
        </w:rPr>
        <w:t xml:space="preserve">    </w:t>
      </w:r>
      <w:r w:rsidRPr="001C5CBB">
        <w:rPr>
          <w:rFonts w:ascii="Courier New" w:hAnsi="Courier New" w:cs="Courier New"/>
          <w:color w:val="0000FF"/>
          <w:sz w:val="20"/>
          <w:szCs w:val="20"/>
        </w:rPr>
        <w:t>&lt;FromDate&gt;</w:t>
      </w:r>
      <w:r w:rsidRPr="001C5CBB">
        <w:rPr>
          <w:rFonts w:ascii="Courier New" w:hAnsi="Courier New" w:cs="Courier New"/>
          <w:b/>
          <w:bCs/>
          <w:color w:val="000000"/>
          <w:sz w:val="20"/>
          <w:szCs w:val="20"/>
        </w:rPr>
        <w:t>Ngày bắt đầu</w:t>
      </w:r>
      <w:r w:rsidRPr="001C5CBB">
        <w:rPr>
          <w:rFonts w:ascii="Courier New" w:hAnsi="Courier New" w:cs="Courier New"/>
          <w:color w:val="0000FF"/>
          <w:sz w:val="20"/>
          <w:szCs w:val="20"/>
        </w:rPr>
        <w:t>&lt;/FromDate</w:t>
      </w:r>
      <w:r w:rsidRPr="001C5CBB">
        <w:rPr>
          <w:rFonts w:ascii="Courier New" w:hAnsi="Courier New" w:cs="Courier New"/>
          <w:color w:val="000000"/>
          <w:sz w:val="20"/>
          <w:szCs w:val="20"/>
        </w:rPr>
        <w:t xml:space="preserve"> </w:t>
      </w:r>
      <w:r w:rsidRPr="001C5CBB">
        <w:rPr>
          <w:rFonts w:ascii="Courier New" w:hAnsi="Courier New" w:cs="Courier New"/>
          <w:color w:val="0000FF"/>
          <w:sz w:val="20"/>
          <w:szCs w:val="20"/>
        </w:rPr>
        <w:t>&gt;</w:t>
      </w:r>
    </w:p>
    <w:p w14:paraId="1161A4F0" w14:textId="77777777" w:rsidR="009D1437" w:rsidRPr="001C5CBB" w:rsidRDefault="009D1437" w:rsidP="009D1437">
      <w:pPr>
        <w:shd w:val="clear" w:color="auto" w:fill="FFFFFF"/>
        <w:rPr>
          <w:rFonts w:ascii="Courier New" w:hAnsi="Courier New" w:cs="Courier New"/>
          <w:b/>
          <w:bCs/>
          <w:color w:val="000000"/>
          <w:sz w:val="20"/>
          <w:szCs w:val="20"/>
        </w:rPr>
      </w:pPr>
      <w:r w:rsidRPr="001C5CBB">
        <w:rPr>
          <w:rFonts w:ascii="Courier New" w:hAnsi="Courier New" w:cs="Courier New"/>
          <w:b/>
          <w:bCs/>
          <w:color w:val="000000"/>
          <w:sz w:val="20"/>
          <w:szCs w:val="20"/>
        </w:rPr>
        <w:t xml:space="preserve">    </w:t>
      </w:r>
      <w:r w:rsidRPr="001C5CBB">
        <w:rPr>
          <w:rFonts w:ascii="Courier New" w:hAnsi="Courier New" w:cs="Courier New"/>
          <w:color w:val="0000FF"/>
          <w:sz w:val="20"/>
          <w:szCs w:val="20"/>
        </w:rPr>
        <w:t>&lt;ToDate&gt;</w:t>
      </w:r>
      <w:r w:rsidRPr="001C5CBB">
        <w:rPr>
          <w:rFonts w:ascii="Courier New" w:hAnsi="Courier New" w:cs="Courier New"/>
          <w:b/>
          <w:bCs/>
          <w:color w:val="000000"/>
          <w:sz w:val="20"/>
          <w:szCs w:val="20"/>
        </w:rPr>
        <w:t>Ngày kết thúc</w:t>
      </w:r>
      <w:r w:rsidRPr="001C5CBB">
        <w:rPr>
          <w:rFonts w:ascii="Courier New" w:hAnsi="Courier New" w:cs="Courier New"/>
          <w:color w:val="0000FF"/>
          <w:sz w:val="20"/>
          <w:szCs w:val="20"/>
        </w:rPr>
        <w:t>&lt;/ToDate&gt;</w:t>
      </w:r>
    </w:p>
    <w:p w14:paraId="6A013F7C" w14:textId="77777777" w:rsidR="009D1437" w:rsidRPr="001C5CBB" w:rsidRDefault="009D1437" w:rsidP="009D1437">
      <w:pPr>
        <w:shd w:val="clear" w:color="auto" w:fill="FFFFFF"/>
        <w:rPr>
          <w:rFonts w:ascii="Courier New" w:hAnsi="Courier New" w:cs="Courier New"/>
          <w:b/>
          <w:bCs/>
          <w:color w:val="000000"/>
          <w:sz w:val="20"/>
          <w:szCs w:val="20"/>
        </w:rPr>
      </w:pPr>
      <w:r w:rsidRPr="001C5CBB">
        <w:rPr>
          <w:rFonts w:ascii="Courier New" w:hAnsi="Courier New" w:cs="Courier New"/>
          <w:color w:val="0000FF"/>
          <w:sz w:val="20"/>
          <w:szCs w:val="20"/>
        </w:rPr>
        <w:t>&lt;/PublishInvByDate</w:t>
      </w:r>
      <w:r w:rsidRPr="001C5CBB">
        <w:rPr>
          <w:rFonts w:ascii="Courier New" w:hAnsi="Courier New" w:cs="Courier New"/>
          <w:color w:val="000000"/>
          <w:sz w:val="20"/>
          <w:szCs w:val="20"/>
        </w:rPr>
        <w:t xml:space="preserve"> </w:t>
      </w:r>
      <w:r w:rsidRPr="001C5CBB">
        <w:rPr>
          <w:rFonts w:ascii="Courier New" w:hAnsi="Courier New" w:cs="Courier New"/>
          <w:color w:val="0000FF"/>
          <w:sz w:val="20"/>
          <w:szCs w:val="20"/>
        </w:rPr>
        <w:t>&gt;</w:t>
      </w:r>
    </w:p>
    <w:p w14:paraId="4CED7002" w14:textId="77777777" w:rsidR="009D1437" w:rsidRDefault="009D1437" w:rsidP="009D1437">
      <w:pPr>
        <w:rPr>
          <w:lang w:eastAsia="x-none"/>
        </w:rPr>
      </w:pPr>
    </w:p>
    <w:p w14:paraId="4BEECF26" w14:textId="77777777" w:rsidR="009D1437" w:rsidRDefault="009D1437" w:rsidP="00480762">
      <w:pPr>
        <w:pStyle w:val="Heading3"/>
      </w:pPr>
      <w:bookmarkStart w:id="17" w:name="_Toc198045258"/>
      <w:r>
        <w:t>Lấy giá trị Hash cho phát hành hóa đơn token ( bước 1)</w:t>
      </w:r>
      <w:bookmarkEnd w:id="17"/>
    </w:p>
    <w:p w14:paraId="238DB727" w14:textId="77777777" w:rsidR="009D1437" w:rsidRPr="00593BE8" w:rsidRDefault="009D1437" w:rsidP="009D1437">
      <w:pPr>
        <w:pStyle w:val="N"/>
      </w:pPr>
      <w:r w:rsidRPr="00593BE8">
        <w:t>URL</w:t>
      </w:r>
    </w:p>
    <w:p w14:paraId="0EB81E8D" w14:textId="77777777" w:rsidR="009D1437" w:rsidRDefault="009D1437" w:rsidP="009D1437">
      <w:pPr>
        <w:pStyle w:val="N"/>
      </w:pPr>
      <w:r>
        <w:tab/>
      </w:r>
      <w:r w:rsidRPr="00007702">
        <w:t xml:space="preserve"> </w:t>
      </w:r>
      <w:r>
        <w:t>s</w:t>
      </w:r>
      <w:r w:rsidRPr="00EB3AC8">
        <w:t xml:space="preserve">tring </w:t>
      </w:r>
      <w:r w:rsidRPr="00A0628B">
        <w:rPr>
          <w:b/>
        </w:rPr>
        <w:t>getHashInvWithToken</w:t>
      </w:r>
      <w:r w:rsidRPr="00A0628B">
        <w:t>(string Account, string ACpass, string xmlInvData, string username, string password, string serialCert, int type, string invToken, string pattern = "", string serial = "", int convert = 0)</w:t>
      </w:r>
    </w:p>
    <w:p w14:paraId="4878B05C" w14:textId="77777777" w:rsidR="009D1437" w:rsidRPr="00593BE8" w:rsidRDefault="009D1437" w:rsidP="009D1437">
      <w:pPr>
        <w:pStyle w:val="N"/>
      </w:pPr>
      <w:r w:rsidRPr="00593BE8">
        <w:t>DESCRIPTION</w:t>
      </w:r>
    </w:p>
    <w:p w14:paraId="5912888C" w14:textId="77777777" w:rsidR="009D1437" w:rsidRPr="007C1EEB" w:rsidRDefault="009D1437" w:rsidP="009D1437">
      <w:pPr>
        <w:pStyle w:val="N"/>
      </w:pPr>
      <w:r>
        <w:tab/>
        <w:t>Đây là web service cho phép phát hành hóa đơn với các hệ thống sử dụng token, thực hiện truyền dữ liệu hóa đơn và lấy giá trị hash value để ký số bằng token ở client.</w:t>
      </w:r>
    </w:p>
    <w:p w14:paraId="370D3582" w14:textId="77777777" w:rsidR="009D1437" w:rsidRPr="00007702" w:rsidRDefault="009D1437" w:rsidP="009D1437">
      <w:pPr>
        <w:pStyle w:val="N"/>
      </w:pPr>
      <w:r w:rsidRPr="00663B3E">
        <w:t>HTTP METHOD</w:t>
      </w:r>
    </w:p>
    <w:p w14:paraId="10CA7D1E" w14:textId="77777777" w:rsidR="009D1437" w:rsidRPr="00007702" w:rsidRDefault="009D1437" w:rsidP="009D1437">
      <w:pPr>
        <w:pStyle w:val="N"/>
        <w:rPr>
          <w:b/>
        </w:rPr>
      </w:pPr>
      <w:r w:rsidRPr="00610AFD">
        <w:tab/>
      </w:r>
      <w:r w:rsidRPr="00610AFD">
        <w:tab/>
        <w:t>POST</w:t>
      </w:r>
    </w:p>
    <w:p w14:paraId="432EA6EA" w14:textId="77777777" w:rsidR="009D1437" w:rsidRPr="00610AFD" w:rsidRDefault="009D1437" w:rsidP="009D1437">
      <w:pPr>
        <w:pStyle w:val="N"/>
      </w:pPr>
      <w:r w:rsidRPr="00610AFD">
        <w:t>REQUEST BODY</w:t>
      </w:r>
    </w:p>
    <w:p w14:paraId="6FC62FA1"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Tài khoản được cấp phát cho nhân viên gọi lệnh phát hành hóa đơn</w:t>
      </w:r>
    </w:p>
    <w:p w14:paraId="211E1E6A" w14:textId="77777777" w:rsidR="009D1437" w:rsidRPr="00076E1C"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1B8183C7" w14:textId="77777777" w:rsidR="009D1437" w:rsidRPr="004D34F1" w:rsidRDefault="009D1437" w:rsidP="009D1437">
      <w:pPr>
        <w:pStyle w:val="ListParagraph"/>
        <w:numPr>
          <w:ilvl w:val="0"/>
          <w:numId w:val="2"/>
        </w:numPr>
        <w:spacing w:after="0" w:line="360" w:lineRule="auto"/>
        <w:ind w:left="1080"/>
        <w:jc w:val="both"/>
        <w:rPr>
          <w:rFonts w:eastAsia="Calibri"/>
          <w:b/>
          <w:u w:val="single"/>
        </w:rPr>
      </w:pPr>
      <w:r w:rsidRPr="00076E1C">
        <w:rPr>
          <w:b/>
          <w:color w:val="000000"/>
          <w:highlight w:val="white"/>
        </w:rPr>
        <w:t>xmlInvData</w:t>
      </w:r>
      <w:r w:rsidRPr="00076E1C">
        <w:rPr>
          <w:color w:val="000000"/>
        </w:rPr>
        <w:t>: chuỗi xml hóa đơn (theo mẫ</w:t>
      </w:r>
      <w:r>
        <w:rPr>
          <w:color w:val="000000"/>
        </w:rPr>
        <w:t>u mô tả kèm theo</w:t>
      </w:r>
      <w:r w:rsidRPr="00076E1C">
        <w:rPr>
          <w:color w:val="000000"/>
        </w:rPr>
        <w:t>)</w:t>
      </w:r>
    </w:p>
    <w:p w14:paraId="52A936C5" w14:textId="77777777" w:rsidR="009D1437" w:rsidRPr="004D34F1" w:rsidRDefault="009D1437" w:rsidP="009D1437">
      <w:pPr>
        <w:pStyle w:val="ListParagraph"/>
        <w:numPr>
          <w:ilvl w:val="0"/>
          <w:numId w:val="2"/>
        </w:numPr>
        <w:spacing w:after="0" w:line="360" w:lineRule="auto"/>
        <w:ind w:left="1080"/>
        <w:jc w:val="both"/>
        <w:rPr>
          <w:rFonts w:eastAsia="Calibri"/>
          <w:b/>
          <w:u w:val="single"/>
        </w:rPr>
      </w:pPr>
      <w:r w:rsidRPr="004D34F1">
        <w:rPr>
          <w:b/>
          <w:color w:val="000000"/>
          <w:highlight w:val="white"/>
        </w:rPr>
        <w:t>serialCert</w:t>
      </w:r>
      <w:r>
        <w:rPr>
          <w:color w:val="000000"/>
        </w:rPr>
        <w:t>: S</w:t>
      </w:r>
      <w:r w:rsidRPr="004D34F1">
        <w:rPr>
          <w:color w:val="000000"/>
        </w:rPr>
        <w:t>erial của chứng thư</w:t>
      </w:r>
      <w:r>
        <w:rPr>
          <w:color w:val="000000"/>
        </w:rPr>
        <w:t xml:space="preserve"> số</w:t>
      </w:r>
      <w:r w:rsidRPr="004D34F1">
        <w:rPr>
          <w:color w:val="000000"/>
        </w:rPr>
        <w:t xml:space="preserve"> công ty đã đăng ký trong hệ thống</w:t>
      </w:r>
    </w:p>
    <w:p w14:paraId="40A6F65D"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4D34F1">
        <w:rPr>
          <w:b/>
          <w:color w:val="000000"/>
          <w:highlight w:val="white"/>
        </w:rPr>
        <w:t>type</w:t>
      </w:r>
      <w:r w:rsidRPr="004D34F1">
        <w:rPr>
          <w:color w:val="000000"/>
        </w:rPr>
        <w:t>: phát hành mới: 0, thay thế = 1, điều chỉnh tăng = 2, điều chỉnh giảm = 3, điều chỉnh thông tin = 4</w:t>
      </w:r>
    </w:p>
    <w:p w14:paraId="60461C9C"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invToken</w:t>
      </w:r>
      <w:r w:rsidRPr="005A1839">
        <w:rPr>
          <w:color w:val="000000"/>
        </w:rPr>
        <w:t xml:space="preserve">: chuỗi token hóa đơn = mẫu số;ký hiệu;số hóa đơn (ví dụ: </w:t>
      </w:r>
      <w:r w:rsidRPr="005A1839">
        <w:rPr>
          <w:color w:val="A31515"/>
          <w:highlight w:val="white"/>
        </w:rPr>
        <w:t>01GTKT0/001;AA/17E;1</w:t>
      </w:r>
      <w:r w:rsidRPr="005A1839">
        <w:rPr>
          <w:color w:val="000000"/>
        </w:rPr>
        <w:t>) – chỉ cần khi thay thế/ điều chỉ</w:t>
      </w:r>
      <w:r>
        <w:rPr>
          <w:color w:val="000000"/>
        </w:rPr>
        <w:t>nh; phát hành thì để trống</w:t>
      </w:r>
    </w:p>
    <w:p w14:paraId="7CC469CE"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mẫu số</w:t>
      </w:r>
      <w:r>
        <w:rPr>
          <w:color w:val="000000"/>
        </w:rPr>
        <w:t xml:space="preserve"> hóa đơn</w:t>
      </w:r>
    </w:p>
    <w:p w14:paraId="161BFB93"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serial</w:t>
      </w:r>
      <w:r w:rsidRPr="005A1839">
        <w:rPr>
          <w:color w:val="000000"/>
        </w:rPr>
        <w:t>: ký hiệu</w:t>
      </w:r>
      <w:r>
        <w:rPr>
          <w:color w:val="000000"/>
        </w:rPr>
        <w:t xml:space="preserve"> hóa đơn</w:t>
      </w:r>
    </w:p>
    <w:p w14:paraId="4A8EF411" w14:textId="77777777" w:rsidR="009D1437" w:rsidRPr="004D34F1" w:rsidRDefault="009D1437" w:rsidP="009D1437">
      <w:pPr>
        <w:spacing w:line="360" w:lineRule="auto"/>
        <w:jc w:val="both"/>
        <w:rPr>
          <w:rFonts w:eastAsia="Calibri"/>
          <w:b/>
          <w:u w:val="single"/>
        </w:rPr>
      </w:pPr>
    </w:p>
    <w:p w14:paraId="69361CD2"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9D1437" w:rsidRPr="00660ABB" w14:paraId="65AD4195"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5BFC8CAA" w14:textId="77777777" w:rsidR="009D1437" w:rsidRPr="00660ABB" w:rsidRDefault="009D1437" w:rsidP="00616EC4">
            <w:pPr>
              <w:pStyle w:val="ListParagraph"/>
            </w:pPr>
            <w:r>
              <w:lastRenderedPageBreak/>
              <w:t>Kết 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02AD3093" w14:textId="77777777" w:rsidR="009D1437" w:rsidRPr="00660ABB" w:rsidRDefault="009D1437" w:rsidP="00616EC4">
            <w:pPr>
              <w:pStyle w:val="ListParagraph"/>
            </w:pPr>
            <w:r w:rsidRPr="00660ABB">
              <w:t>Mô 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492D3093" w14:textId="77777777" w:rsidR="009D1437" w:rsidRPr="00660ABB" w:rsidRDefault="009D1437" w:rsidP="00616EC4">
            <w:pPr>
              <w:pStyle w:val="ListParagraph"/>
            </w:pPr>
            <w:r>
              <w:t>Ghi chú</w:t>
            </w:r>
          </w:p>
        </w:tc>
      </w:tr>
      <w:tr w:rsidR="009D1437" w:rsidRPr="00660ABB" w14:paraId="0077EE99" w14:textId="77777777" w:rsidTr="00616EC4">
        <w:tc>
          <w:tcPr>
            <w:tcW w:w="2250" w:type="dxa"/>
            <w:tcBorders>
              <w:top w:val="single" w:sz="4" w:space="0" w:color="2E74B5"/>
              <w:left w:val="single" w:sz="4" w:space="0" w:color="2E74B5"/>
              <w:right w:val="single" w:sz="4" w:space="0" w:color="2E74B5"/>
            </w:tcBorders>
            <w:shd w:val="clear" w:color="auto" w:fill="auto"/>
          </w:tcPr>
          <w:p w14:paraId="42B9DB3A" w14:textId="77777777" w:rsidR="009D1437" w:rsidRPr="009372AD" w:rsidRDefault="009D1437" w:rsidP="00616EC4">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F1C21B3" w14:textId="77777777" w:rsidR="009D1437" w:rsidRPr="009372AD" w:rsidRDefault="009D1437" w:rsidP="00616EC4">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14:paraId="2545C3DE" w14:textId="77777777" w:rsidR="009D1437" w:rsidRPr="009372AD" w:rsidRDefault="009D1437" w:rsidP="00616EC4">
            <w:pPr>
              <w:pStyle w:val="ListParagraph"/>
              <w:ind w:left="0"/>
              <w:jc w:val="both"/>
            </w:pPr>
          </w:p>
        </w:tc>
      </w:tr>
      <w:tr w:rsidR="009D1437" w:rsidRPr="00660ABB" w14:paraId="0C14DAEA"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40919FC" w14:textId="77777777" w:rsidR="009D1437" w:rsidRPr="009372AD" w:rsidRDefault="009D1437" w:rsidP="00616EC4">
            <w:pPr>
              <w:autoSpaceDE w:val="0"/>
              <w:autoSpaceDN w:val="0"/>
              <w:adjustRightInd w:val="0"/>
              <w:rPr>
                <w:rFonts w:eastAsia="Calibri"/>
              </w:rPr>
            </w:pPr>
            <w:r w:rsidRPr="00E22984">
              <w:rPr>
                <w:rFonts w:eastAsia="Calibri"/>
              </w:rPr>
              <w:t>ERR:21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C368714" w14:textId="77777777" w:rsidR="009D1437" w:rsidRPr="009372AD" w:rsidRDefault="009D1437" w:rsidP="00616EC4">
            <w:pPr>
              <w:rPr>
                <w:rFonts w:eastAsia="Calibri"/>
              </w:rPr>
            </w:pPr>
            <w:r>
              <w:rPr>
                <w:rFonts w:eastAsia="Calibri"/>
              </w:rPr>
              <w:t>Không tìm thấy công ty hoặc tài khoản không tồn tại</w:t>
            </w:r>
          </w:p>
        </w:tc>
        <w:tc>
          <w:tcPr>
            <w:tcW w:w="2116" w:type="dxa"/>
            <w:tcBorders>
              <w:top w:val="single" w:sz="4" w:space="0" w:color="2E74B5"/>
              <w:left w:val="single" w:sz="4" w:space="0" w:color="2E74B5"/>
              <w:bottom w:val="single" w:sz="4" w:space="0" w:color="2E74B5"/>
              <w:right w:val="single" w:sz="4" w:space="0" w:color="2E74B5"/>
            </w:tcBorders>
          </w:tcPr>
          <w:p w14:paraId="12E8E7E4" w14:textId="77777777" w:rsidR="009D1437" w:rsidRPr="009372AD" w:rsidRDefault="009D1437" w:rsidP="00616EC4">
            <w:pPr>
              <w:jc w:val="both"/>
            </w:pPr>
          </w:p>
        </w:tc>
      </w:tr>
      <w:tr w:rsidR="009D1437" w:rsidRPr="00660ABB" w14:paraId="10B0BD18"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71F089E" w14:textId="77777777" w:rsidR="009D1437" w:rsidRPr="009372AD" w:rsidRDefault="009D1437" w:rsidP="00616EC4">
            <w:pPr>
              <w:autoSpaceDE w:val="0"/>
              <w:autoSpaceDN w:val="0"/>
              <w:adjustRightInd w:val="0"/>
              <w:rPr>
                <w:rFonts w:eastAsia="Calibri"/>
              </w:rPr>
            </w:pPr>
            <w:r w:rsidRPr="00E22984">
              <w:rPr>
                <w:rFonts w:eastAsia="Calibri"/>
              </w:rPr>
              <w:t>ERR:22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C9A656D" w14:textId="77777777" w:rsidR="009D1437" w:rsidRPr="009372AD" w:rsidRDefault="009D1437" w:rsidP="00616EC4">
            <w:pPr>
              <w:rPr>
                <w:rFonts w:eastAsia="Calibri"/>
              </w:rPr>
            </w:pPr>
            <w:r>
              <w:rPr>
                <w:rFonts w:eastAsia="Calibri"/>
              </w:rPr>
              <w:t>Công ty chưa đăng ký chứng thư số</w:t>
            </w:r>
          </w:p>
        </w:tc>
        <w:tc>
          <w:tcPr>
            <w:tcW w:w="2116" w:type="dxa"/>
            <w:tcBorders>
              <w:top w:val="single" w:sz="4" w:space="0" w:color="2E74B5"/>
              <w:left w:val="single" w:sz="4" w:space="0" w:color="2E74B5"/>
              <w:bottom w:val="single" w:sz="4" w:space="0" w:color="2E74B5"/>
              <w:right w:val="single" w:sz="4" w:space="0" w:color="2E74B5"/>
            </w:tcBorders>
          </w:tcPr>
          <w:p w14:paraId="6A31B9C5" w14:textId="77777777" w:rsidR="009D1437" w:rsidRPr="009372AD" w:rsidRDefault="009D1437" w:rsidP="00616EC4">
            <w:pPr>
              <w:pStyle w:val="ListParagraph"/>
              <w:ind w:left="0"/>
              <w:jc w:val="both"/>
            </w:pPr>
          </w:p>
        </w:tc>
      </w:tr>
      <w:tr w:rsidR="009D1437" w:rsidRPr="00660ABB" w14:paraId="5C5C210B"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753053A" w14:textId="77777777" w:rsidR="009D1437" w:rsidRPr="009372AD" w:rsidRDefault="009D1437" w:rsidP="00616EC4">
            <w:pPr>
              <w:autoSpaceDE w:val="0"/>
              <w:autoSpaceDN w:val="0"/>
              <w:adjustRightInd w:val="0"/>
              <w:rPr>
                <w:rFonts w:eastAsia="Calibri"/>
              </w:rPr>
            </w:pPr>
            <w:r w:rsidRPr="00E22984">
              <w:rPr>
                <w:rFonts w:eastAsia="Calibri"/>
              </w:rPr>
              <w:t>ERR:28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6FC7528" w14:textId="77777777" w:rsidR="009D1437" w:rsidRPr="009372AD" w:rsidRDefault="009D1437" w:rsidP="00616EC4">
            <w:pPr>
              <w:rPr>
                <w:rFonts w:eastAsia="Calibri"/>
              </w:rPr>
            </w:pPr>
            <w:r>
              <w:rPr>
                <w:rFonts w:eastAsia="Calibri"/>
              </w:rPr>
              <w:t>Chưa có thông tin chứng thư trong hệ thống</w:t>
            </w:r>
          </w:p>
        </w:tc>
        <w:tc>
          <w:tcPr>
            <w:tcW w:w="2116" w:type="dxa"/>
            <w:tcBorders>
              <w:top w:val="single" w:sz="4" w:space="0" w:color="2E74B5"/>
              <w:left w:val="single" w:sz="4" w:space="0" w:color="2E74B5"/>
              <w:bottom w:val="single" w:sz="4" w:space="0" w:color="2E74B5"/>
              <w:right w:val="single" w:sz="4" w:space="0" w:color="2E74B5"/>
            </w:tcBorders>
          </w:tcPr>
          <w:p w14:paraId="4E277FBC" w14:textId="77777777" w:rsidR="009D1437" w:rsidRPr="009372AD" w:rsidRDefault="009D1437" w:rsidP="00616EC4">
            <w:pPr>
              <w:pStyle w:val="ListParagraph"/>
              <w:ind w:left="0"/>
              <w:jc w:val="both"/>
            </w:pPr>
          </w:p>
        </w:tc>
      </w:tr>
      <w:tr w:rsidR="009D1437" w:rsidRPr="00660ABB" w14:paraId="4E241D6C"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56C835A" w14:textId="77777777" w:rsidR="009D1437" w:rsidRPr="009372AD" w:rsidRDefault="009D1437" w:rsidP="00616EC4">
            <w:pPr>
              <w:autoSpaceDE w:val="0"/>
              <w:autoSpaceDN w:val="0"/>
              <w:adjustRightInd w:val="0"/>
              <w:rPr>
                <w:rFonts w:eastAsia="Calibri"/>
              </w:rPr>
            </w:pPr>
            <w:r w:rsidRPr="00E22984">
              <w:rPr>
                <w:rFonts w:eastAsia="Calibri"/>
              </w:rPr>
              <w:t>ERR:24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EF8042A" w14:textId="77777777" w:rsidR="009D1437" w:rsidRPr="009372AD" w:rsidRDefault="009D1437" w:rsidP="00616EC4">
            <w:pPr>
              <w:rPr>
                <w:rFonts w:eastAsia="Calibri"/>
              </w:rPr>
            </w:pPr>
            <w:r>
              <w:rPr>
                <w:rFonts w:eastAsia="Calibri"/>
              </w:rPr>
              <w:t>Chứng thư truyền lên không đúng với chứng thư đăng ký trong hệ thống</w:t>
            </w:r>
          </w:p>
        </w:tc>
        <w:tc>
          <w:tcPr>
            <w:tcW w:w="2116" w:type="dxa"/>
            <w:tcBorders>
              <w:top w:val="single" w:sz="4" w:space="0" w:color="2E74B5"/>
              <w:left w:val="single" w:sz="4" w:space="0" w:color="2E74B5"/>
              <w:bottom w:val="single" w:sz="4" w:space="0" w:color="2E74B5"/>
              <w:right w:val="single" w:sz="4" w:space="0" w:color="2E74B5"/>
            </w:tcBorders>
          </w:tcPr>
          <w:p w14:paraId="4BC48B62" w14:textId="77777777" w:rsidR="009D1437" w:rsidRPr="009372AD" w:rsidRDefault="009D1437" w:rsidP="00616EC4">
            <w:pPr>
              <w:pStyle w:val="ListParagraph"/>
              <w:ind w:left="0"/>
              <w:jc w:val="both"/>
            </w:pPr>
          </w:p>
        </w:tc>
      </w:tr>
      <w:tr w:rsidR="009D1437" w:rsidRPr="00660ABB" w14:paraId="09B03946"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A898483" w14:textId="77777777" w:rsidR="009D1437" w:rsidRPr="009372AD" w:rsidRDefault="009D1437" w:rsidP="00616EC4">
            <w:pPr>
              <w:autoSpaceDE w:val="0"/>
              <w:autoSpaceDN w:val="0"/>
              <w:adjustRightInd w:val="0"/>
              <w:rPr>
                <w:rFonts w:eastAsia="Calibri"/>
              </w:rPr>
            </w:pPr>
            <w:r w:rsidRPr="00E22984">
              <w:rPr>
                <w:rFonts w:eastAsia="Calibri"/>
              </w:rPr>
              <w:t>ERR:27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8AD6BFB" w14:textId="77777777" w:rsidR="009D1437" w:rsidRPr="009372AD" w:rsidRDefault="009D1437" w:rsidP="00616EC4">
            <w:pPr>
              <w:pStyle w:val="ListParagraph"/>
              <w:spacing w:after="0" w:line="240" w:lineRule="auto"/>
              <w:ind w:left="0"/>
              <w:rPr>
                <w:rFonts w:eastAsia="Calibri"/>
              </w:rPr>
            </w:pPr>
            <w:r>
              <w:rPr>
                <w:rFonts w:eastAsia="Calibri"/>
              </w:rPr>
              <w:t>Chứng thư chưa đến thời điểm sử dụng</w:t>
            </w:r>
          </w:p>
        </w:tc>
        <w:tc>
          <w:tcPr>
            <w:tcW w:w="2116" w:type="dxa"/>
            <w:tcBorders>
              <w:top w:val="single" w:sz="4" w:space="0" w:color="2E74B5"/>
              <w:left w:val="single" w:sz="4" w:space="0" w:color="2E74B5"/>
              <w:bottom w:val="single" w:sz="4" w:space="0" w:color="2E74B5"/>
              <w:right w:val="single" w:sz="4" w:space="0" w:color="2E74B5"/>
            </w:tcBorders>
          </w:tcPr>
          <w:p w14:paraId="60146695" w14:textId="77777777" w:rsidR="009D1437" w:rsidRPr="009372AD" w:rsidRDefault="009D1437" w:rsidP="00616EC4">
            <w:pPr>
              <w:pStyle w:val="ListParagraph"/>
              <w:ind w:left="0"/>
              <w:jc w:val="both"/>
            </w:pPr>
          </w:p>
        </w:tc>
      </w:tr>
      <w:tr w:rsidR="009D1437" w:rsidRPr="00660ABB" w14:paraId="3DB7C2E2"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891EF6C" w14:textId="77777777" w:rsidR="009D1437" w:rsidRPr="009372AD" w:rsidRDefault="009D1437" w:rsidP="00616EC4">
            <w:pPr>
              <w:autoSpaceDE w:val="0"/>
              <w:autoSpaceDN w:val="0"/>
              <w:adjustRightInd w:val="0"/>
              <w:rPr>
                <w:rFonts w:eastAsia="Calibri"/>
              </w:rPr>
            </w:pPr>
            <w:r w:rsidRPr="00E22984">
              <w:rPr>
                <w:rFonts w:eastAsia="Calibri"/>
              </w:rPr>
              <w:t>ERR:26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19AD688" w14:textId="77777777" w:rsidR="009D1437" w:rsidRPr="009372AD" w:rsidRDefault="009D1437" w:rsidP="00616EC4">
            <w:pPr>
              <w:pStyle w:val="ListParagraph"/>
              <w:spacing w:after="0" w:line="240" w:lineRule="auto"/>
              <w:ind w:left="0"/>
              <w:rPr>
                <w:rFonts w:eastAsia="Calibri"/>
              </w:rPr>
            </w:pPr>
            <w:r>
              <w:rPr>
                <w:rFonts w:eastAsia="Calibri"/>
              </w:rPr>
              <w:t>Chứng thư số hết hạn</w:t>
            </w:r>
          </w:p>
        </w:tc>
        <w:tc>
          <w:tcPr>
            <w:tcW w:w="2116" w:type="dxa"/>
            <w:tcBorders>
              <w:top w:val="single" w:sz="4" w:space="0" w:color="2E74B5"/>
              <w:left w:val="single" w:sz="4" w:space="0" w:color="2E74B5"/>
              <w:bottom w:val="single" w:sz="4" w:space="0" w:color="2E74B5"/>
              <w:right w:val="single" w:sz="4" w:space="0" w:color="2E74B5"/>
            </w:tcBorders>
          </w:tcPr>
          <w:p w14:paraId="4C24E025" w14:textId="77777777" w:rsidR="009D1437" w:rsidRPr="009372AD" w:rsidRDefault="009D1437" w:rsidP="00616EC4">
            <w:pPr>
              <w:pStyle w:val="ListParagraph"/>
              <w:ind w:left="0"/>
              <w:jc w:val="both"/>
            </w:pPr>
          </w:p>
        </w:tc>
      </w:tr>
      <w:tr w:rsidR="009D1437" w:rsidRPr="00660ABB" w14:paraId="2CA16AAC"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DBC30F7" w14:textId="77777777" w:rsidR="009D1437" w:rsidRPr="009372AD" w:rsidRDefault="009D1437" w:rsidP="00616EC4">
            <w:pPr>
              <w:autoSpaceDE w:val="0"/>
              <w:autoSpaceDN w:val="0"/>
              <w:adjustRightInd w:val="0"/>
              <w:rPr>
                <w:rFonts w:eastAsia="Calibri"/>
              </w:rPr>
            </w:pPr>
            <w:r w:rsidRPr="00E22984">
              <w:rPr>
                <w:rFonts w:eastAsia="Calibri"/>
              </w:rPr>
              <w:t>ERR:3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7AF5DE7" w14:textId="77777777" w:rsidR="009D1437" w:rsidRPr="009372AD" w:rsidRDefault="009D1437" w:rsidP="00616EC4">
            <w:pPr>
              <w:pStyle w:val="ListParagraph"/>
              <w:spacing w:after="0" w:line="240" w:lineRule="auto"/>
              <w:ind w:left="0"/>
              <w:rPr>
                <w:rFonts w:eastAsia="Calibri"/>
              </w:rPr>
            </w:pPr>
            <w:r w:rsidRPr="009372AD">
              <w:rPr>
                <w:rFonts w:eastAsia="Calibri"/>
              </w:rPr>
              <w:t>Dữ liệu xml đầu vào không đúng quy định</w:t>
            </w:r>
          </w:p>
        </w:tc>
        <w:tc>
          <w:tcPr>
            <w:tcW w:w="2116" w:type="dxa"/>
            <w:tcBorders>
              <w:top w:val="single" w:sz="4" w:space="0" w:color="2E74B5"/>
              <w:left w:val="single" w:sz="4" w:space="0" w:color="2E74B5"/>
              <w:bottom w:val="single" w:sz="4" w:space="0" w:color="2E74B5"/>
              <w:right w:val="single" w:sz="4" w:space="0" w:color="2E74B5"/>
            </w:tcBorders>
          </w:tcPr>
          <w:p w14:paraId="2DB24F85" w14:textId="77777777" w:rsidR="009D1437" w:rsidRPr="009372AD" w:rsidRDefault="009D1437" w:rsidP="00616EC4">
            <w:pPr>
              <w:pStyle w:val="ListParagraph"/>
              <w:ind w:left="0"/>
              <w:jc w:val="both"/>
            </w:pPr>
          </w:p>
        </w:tc>
      </w:tr>
      <w:tr w:rsidR="009D1437" w:rsidRPr="00660ABB" w14:paraId="0F7DDD2E"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7861BA8" w14:textId="77777777" w:rsidR="009D1437" w:rsidRPr="009372AD" w:rsidRDefault="009D1437" w:rsidP="00616EC4">
            <w:pPr>
              <w:autoSpaceDE w:val="0"/>
              <w:autoSpaceDN w:val="0"/>
              <w:adjustRightInd w:val="0"/>
              <w:rPr>
                <w:rFonts w:eastAsia="Calibri"/>
              </w:rPr>
            </w:pPr>
            <w:r w:rsidRPr="00E22984">
              <w:rPr>
                <w:rFonts w:eastAsia="Calibri"/>
              </w:rPr>
              <w:t>ERR:20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EDFC755" w14:textId="77777777" w:rsidR="009D1437" w:rsidRDefault="009D1437" w:rsidP="00616EC4">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/Pattern và S</w:t>
            </w:r>
            <w:r w:rsidRPr="002A5863">
              <w:t>erial không phù hợp</w:t>
            </w:r>
          </w:p>
        </w:tc>
        <w:tc>
          <w:tcPr>
            <w:tcW w:w="2116" w:type="dxa"/>
            <w:tcBorders>
              <w:top w:val="single" w:sz="4" w:space="0" w:color="2E74B5"/>
              <w:left w:val="single" w:sz="4" w:space="0" w:color="2E74B5"/>
              <w:bottom w:val="single" w:sz="4" w:space="0" w:color="2E74B5"/>
              <w:right w:val="single" w:sz="4" w:space="0" w:color="2E74B5"/>
            </w:tcBorders>
          </w:tcPr>
          <w:p w14:paraId="69EEF6C5" w14:textId="77777777" w:rsidR="009D1437" w:rsidRPr="00731CD1" w:rsidRDefault="009D1437" w:rsidP="00616EC4">
            <w:pPr>
              <w:ind w:left="360"/>
              <w:jc w:val="both"/>
            </w:pPr>
          </w:p>
        </w:tc>
      </w:tr>
      <w:tr w:rsidR="009D1437" w:rsidRPr="00660ABB" w14:paraId="78957D0E" w14:textId="77777777" w:rsidTr="00616EC4">
        <w:trPr>
          <w:trHeight w:val="368"/>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A9AD99E" w14:textId="77777777" w:rsidR="009D1437" w:rsidRPr="009372AD" w:rsidRDefault="009D1437" w:rsidP="00616EC4">
            <w:pPr>
              <w:autoSpaceDE w:val="0"/>
              <w:autoSpaceDN w:val="0"/>
              <w:adjustRightInd w:val="0"/>
              <w:rPr>
                <w:rFonts w:eastAsia="Calibri"/>
              </w:rPr>
            </w:pPr>
            <w:r w:rsidRPr="00E22984">
              <w:rPr>
                <w:rFonts w:eastAsia="Calibri"/>
              </w:rPr>
              <w:t>ERR:6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19B6D2C" w14:textId="77777777" w:rsidR="009D1437" w:rsidRDefault="009D1437" w:rsidP="00616EC4">
            <w:pPr>
              <w:pStyle w:val="ListParagraph"/>
              <w:spacing w:after="0" w:line="240" w:lineRule="auto"/>
              <w:ind w:left="0"/>
              <w:rPr>
                <w:rFonts w:eastAsia="Calibri"/>
              </w:rPr>
            </w:pPr>
            <w:r>
              <w:rPr>
                <w:rFonts w:eastAsia="Calibri"/>
              </w:rPr>
              <w:t>Không còn đủ số lượng hóa đơn để phát hành</w:t>
            </w:r>
          </w:p>
        </w:tc>
        <w:tc>
          <w:tcPr>
            <w:tcW w:w="2116" w:type="dxa"/>
            <w:tcBorders>
              <w:top w:val="single" w:sz="4" w:space="0" w:color="2E74B5"/>
              <w:left w:val="single" w:sz="4" w:space="0" w:color="2E74B5"/>
              <w:bottom w:val="single" w:sz="4" w:space="0" w:color="2E74B5"/>
              <w:right w:val="single" w:sz="4" w:space="0" w:color="2E74B5"/>
            </w:tcBorders>
          </w:tcPr>
          <w:p w14:paraId="52B8049B" w14:textId="77777777" w:rsidR="009D1437" w:rsidRPr="00731CD1" w:rsidRDefault="009D1437" w:rsidP="00616EC4">
            <w:pPr>
              <w:ind w:left="360"/>
              <w:jc w:val="both"/>
            </w:pPr>
          </w:p>
        </w:tc>
      </w:tr>
      <w:tr w:rsidR="009D1437" w:rsidRPr="00660ABB" w14:paraId="6B80110A"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9EB7E9F" w14:textId="77777777" w:rsidR="009D1437" w:rsidRPr="009372AD" w:rsidRDefault="009D1437" w:rsidP="00616EC4">
            <w:pPr>
              <w:autoSpaceDE w:val="0"/>
              <w:autoSpaceDN w:val="0"/>
              <w:adjustRightInd w:val="0"/>
              <w:rPr>
                <w:rFonts w:eastAsia="Calibri"/>
              </w:rPr>
            </w:pPr>
            <w:r w:rsidRPr="00E22984">
              <w:rPr>
                <w:rFonts w:eastAsia="Calibri"/>
              </w:rPr>
              <w:t>ERR:10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A65490A" w14:textId="77777777" w:rsidR="009D1437" w:rsidRDefault="009D1437" w:rsidP="00616EC4">
            <w:pPr>
              <w:pStyle w:val="ListParagraph"/>
              <w:spacing w:after="0" w:line="240" w:lineRule="auto"/>
              <w:ind w:left="0"/>
              <w:rPr>
                <w:rFonts w:eastAsia="Calibri"/>
              </w:rPr>
            </w:pPr>
            <w:r>
              <w:t>Lô có số hóa đơn vượt quá số lượng tối đa cho phép</w:t>
            </w:r>
          </w:p>
        </w:tc>
        <w:tc>
          <w:tcPr>
            <w:tcW w:w="2116" w:type="dxa"/>
            <w:tcBorders>
              <w:top w:val="single" w:sz="4" w:space="0" w:color="2E74B5"/>
              <w:left w:val="single" w:sz="4" w:space="0" w:color="2E74B5"/>
              <w:bottom w:val="single" w:sz="4" w:space="0" w:color="2E74B5"/>
              <w:right w:val="single" w:sz="4" w:space="0" w:color="2E74B5"/>
            </w:tcBorders>
          </w:tcPr>
          <w:p w14:paraId="1AAFF614" w14:textId="77777777" w:rsidR="009D1437" w:rsidRPr="00731CD1" w:rsidRDefault="009D1437" w:rsidP="00616EC4">
            <w:pPr>
              <w:ind w:left="360"/>
              <w:jc w:val="both"/>
            </w:pPr>
          </w:p>
        </w:tc>
      </w:tr>
      <w:tr w:rsidR="009D1437" w:rsidRPr="00660ABB" w14:paraId="286E9D13" w14:textId="77777777" w:rsidTr="00616EC4">
        <w:trPr>
          <w:trHeight w:val="413"/>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2B1A9A2E" w14:textId="77777777" w:rsidR="009D1437" w:rsidRPr="009372AD" w:rsidRDefault="009D1437" w:rsidP="00616EC4">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6999FC4" w14:textId="77777777" w:rsidR="009D1437" w:rsidRDefault="009D1437" w:rsidP="00616EC4">
            <w:pPr>
              <w:pStyle w:val="ListParagraph"/>
              <w:spacing w:after="0" w:line="240" w:lineRule="auto"/>
              <w:ind w:left="0"/>
              <w:rPr>
                <w:rFonts w:eastAsia="Calibri"/>
              </w:rPr>
            </w:pPr>
            <w:r>
              <w:rPr>
                <w:rFonts w:eastAsia="Calibri"/>
              </w:rPr>
              <w:t>Có lỗi xảy ra</w:t>
            </w:r>
          </w:p>
        </w:tc>
        <w:tc>
          <w:tcPr>
            <w:tcW w:w="2116" w:type="dxa"/>
            <w:tcBorders>
              <w:top w:val="single" w:sz="4" w:space="0" w:color="2E74B5"/>
              <w:left w:val="single" w:sz="4" w:space="0" w:color="2E74B5"/>
              <w:bottom w:val="single" w:sz="4" w:space="0" w:color="2E74B5"/>
              <w:right w:val="single" w:sz="4" w:space="0" w:color="2E74B5"/>
            </w:tcBorders>
          </w:tcPr>
          <w:p w14:paraId="3E92FFDD" w14:textId="77777777" w:rsidR="009D1437" w:rsidRPr="00731CD1" w:rsidRDefault="009D1437" w:rsidP="00616EC4">
            <w:pPr>
              <w:jc w:val="both"/>
            </w:pPr>
            <w:r>
              <w:t>Lỗi không xác định</w:t>
            </w:r>
          </w:p>
        </w:tc>
      </w:tr>
      <w:tr w:rsidR="009D1437" w:rsidRPr="00660ABB" w14:paraId="4360B36B"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68CA8EF" w14:textId="77777777" w:rsidR="009D1437" w:rsidRPr="00E22984" w:rsidRDefault="009D1437" w:rsidP="00616EC4">
            <w:pPr>
              <w:autoSpaceDE w:val="0"/>
              <w:autoSpaceDN w:val="0"/>
              <w:adjustRightInd w:val="0"/>
              <w:rPr>
                <w:rFonts w:eastAsia="Calibri"/>
              </w:rPr>
            </w:pPr>
            <w:r w:rsidRPr="00E22984">
              <w:rPr>
                <w:rFonts w:eastAsia="Calibri"/>
              </w:rPr>
              <w:t>ERR:30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D39BA28" w14:textId="77777777" w:rsidR="009D1437" w:rsidRDefault="009D1437" w:rsidP="00616EC4">
            <w:pPr>
              <w:pStyle w:val="ListParagraph"/>
              <w:ind w:left="0"/>
              <w:jc w:val="both"/>
            </w:pPr>
            <w:r>
              <w:t>Tạo mới hóa đơn có lỗi</w:t>
            </w:r>
          </w:p>
        </w:tc>
        <w:tc>
          <w:tcPr>
            <w:tcW w:w="2116" w:type="dxa"/>
            <w:tcBorders>
              <w:top w:val="single" w:sz="4" w:space="0" w:color="2E74B5"/>
              <w:left w:val="single" w:sz="4" w:space="0" w:color="2E74B5"/>
              <w:bottom w:val="single" w:sz="4" w:space="0" w:color="2E74B5"/>
              <w:right w:val="single" w:sz="4" w:space="0" w:color="2E74B5"/>
            </w:tcBorders>
          </w:tcPr>
          <w:p w14:paraId="3AA7687F" w14:textId="77777777" w:rsidR="009D1437" w:rsidRPr="00731CD1" w:rsidRDefault="009D1437" w:rsidP="00616EC4">
            <w:pPr>
              <w:ind w:left="360"/>
              <w:jc w:val="both"/>
            </w:pPr>
          </w:p>
        </w:tc>
      </w:tr>
      <w:tr w:rsidR="009D1437" w:rsidRPr="00660ABB" w14:paraId="760F8A29"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FCFDD32" w14:textId="77777777" w:rsidR="009D1437" w:rsidRPr="00E22984" w:rsidRDefault="009D1437" w:rsidP="00616EC4">
            <w:pPr>
              <w:autoSpaceDE w:val="0"/>
              <w:autoSpaceDN w:val="0"/>
              <w:adjustRightInd w:val="0"/>
              <w:rPr>
                <w:rFonts w:eastAsia="Calibri"/>
              </w:rPr>
            </w:pPr>
            <w:r>
              <w:t>ERR:35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465B264" w14:textId="77777777" w:rsidR="009D1437" w:rsidRDefault="009D1437" w:rsidP="00616EC4">
            <w:pPr>
              <w:pStyle w:val="ListParagraph"/>
              <w:ind w:left="0"/>
              <w:jc w:val="both"/>
            </w:pPr>
            <w:r>
              <w:t>Công ty đăng ký DK01 cả có mã, không mã. Tạo cả ký hiệu cả 2 dải có mã và không mã sẽ yêu cầu bắt buộc truyền pattern, serial</w:t>
            </w:r>
          </w:p>
        </w:tc>
        <w:tc>
          <w:tcPr>
            <w:tcW w:w="2116" w:type="dxa"/>
            <w:tcBorders>
              <w:top w:val="single" w:sz="4" w:space="0" w:color="2E74B5"/>
              <w:left w:val="single" w:sz="4" w:space="0" w:color="2E74B5"/>
              <w:bottom w:val="single" w:sz="4" w:space="0" w:color="2E74B5"/>
              <w:right w:val="single" w:sz="4" w:space="0" w:color="2E74B5"/>
            </w:tcBorders>
          </w:tcPr>
          <w:p w14:paraId="1C79571C" w14:textId="77777777" w:rsidR="009D1437" w:rsidRPr="00731CD1" w:rsidRDefault="009D1437" w:rsidP="00616EC4">
            <w:pPr>
              <w:ind w:left="360"/>
              <w:jc w:val="both"/>
            </w:pPr>
          </w:p>
        </w:tc>
      </w:tr>
      <w:tr w:rsidR="009D1437" w:rsidRPr="00660ABB" w14:paraId="6F9061F9"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D34418D" w14:textId="77777777" w:rsidR="009D1437" w:rsidRPr="009372AD" w:rsidRDefault="009D1437" w:rsidP="00616EC4">
            <w:pPr>
              <w:autoSpaceDE w:val="0"/>
              <w:autoSpaceDN w:val="0"/>
              <w:adjustRightInd w:val="0"/>
              <w:rPr>
                <w:rFonts w:eastAsia="Calibri"/>
              </w:rPr>
            </w:pPr>
            <w:r>
              <w:rPr>
                <w:szCs w:val="28"/>
              </w:rPr>
              <w:t>Chuỗi xml trả về</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8C3A566" w14:textId="77777777" w:rsidR="009D1437" w:rsidRPr="00F75A5F" w:rsidRDefault="009D1437" w:rsidP="00616EC4">
            <w:pPr>
              <w:rPr>
                <w:rFonts w:eastAsia="Calibri"/>
              </w:rPr>
            </w:pPr>
            <w:r>
              <w:rPr>
                <w:rFonts w:eastAsia="Calibri"/>
              </w:rPr>
              <w:t>Chuỗi trả về</w:t>
            </w:r>
          </w:p>
        </w:tc>
        <w:tc>
          <w:tcPr>
            <w:tcW w:w="2116" w:type="dxa"/>
            <w:tcBorders>
              <w:top w:val="single" w:sz="4" w:space="0" w:color="2E74B5"/>
              <w:left w:val="single" w:sz="4" w:space="0" w:color="2E74B5"/>
              <w:bottom w:val="single" w:sz="4" w:space="0" w:color="2E74B5"/>
              <w:right w:val="single" w:sz="4" w:space="0" w:color="2E74B5"/>
            </w:tcBorders>
          </w:tcPr>
          <w:p w14:paraId="34AD1877" w14:textId="77777777" w:rsidR="009D1437" w:rsidRPr="00731CD1" w:rsidRDefault="009D1437" w:rsidP="00616EC4">
            <w:pPr>
              <w:ind w:left="360"/>
              <w:jc w:val="both"/>
            </w:pPr>
          </w:p>
        </w:tc>
      </w:tr>
    </w:tbl>
    <w:p w14:paraId="110B7802" w14:textId="77777777" w:rsidR="009D1437" w:rsidRDefault="009D1437" w:rsidP="009D1437">
      <w:pPr>
        <w:rPr>
          <w:lang w:eastAsia="x-none"/>
        </w:rPr>
      </w:pPr>
    </w:p>
    <w:p w14:paraId="0007A398" w14:textId="77777777" w:rsidR="009D1437" w:rsidRDefault="009D1437" w:rsidP="009D1437">
      <w:pPr>
        <w:rPr>
          <w:lang w:eastAsia="x-none"/>
        </w:rPr>
      </w:pPr>
      <w:r>
        <w:rPr>
          <w:lang w:eastAsia="x-none"/>
        </w:rPr>
        <w:t>Cấu trúc chuỗi XML trả về:</w:t>
      </w:r>
    </w:p>
    <w:p w14:paraId="401BC0E8"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color w:val="0000FF"/>
          <w:sz w:val="20"/>
          <w:szCs w:val="20"/>
        </w:rPr>
        <w:t>&lt;Invoices&gt;</w:t>
      </w:r>
    </w:p>
    <w:p w14:paraId="03C45117"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1D678113"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&lt;key&gt;</w:t>
      </w:r>
      <w:r w:rsidRPr="00193CC8">
        <w:rPr>
          <w:rFonts w:ascii="Courier New" w:hAnsi="Courier New" w:cs="Courier New"/>
          <w:b/>
          <w:bCs/>
          <w:color w:val="000000"/>
          <w:sz w:val="20"/>
          <w:szCs w:val="20"/>
        </w:rPr>
        <w:t>123</w:t>
      </w:r>
      <w:r w:rsidRPr="00193CC8">
        <w:rPr>
          <w:rFonts w:ascii="Courier New" w:hAnsi="Courier New" w:cs="Courier New"/>
          <w:color w:val="0000FF"/>
          <w:sz w:val="20"/>
          <w:szCs w:val="20"/>
        </w:rPr>
        <w:t>&lt;/key&gt;</w:t>
      </w:r>
    </w:p>
    <w:p w14:paraId="26CF85B4"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&lt;idInv&gt;</w:t>
      </w:r>
      <w:r w:rsidRPr="00193CC8">
        <w:rPr>
          <w:rFonts w:ascii="Courier New" w:hAnsi="Courier New" w:cs="Courier New"/>
          <w:b/>
          <w:bCs/>
          <w:color w:val="000000"/>
          <w:sz w:val="20"/>
          <w:szCs w:val="20"/>
        </w:rPr>
        <w:t>128668</w:t>
      </w:r>
      <w:r w:rsidRPr="00193CC8">
        <w:rPr>
          <w:rFonts w:ascii="Courier New" w:hAnsi="Courier New" w:cs="Courier New"/>
          <w:color w:val="0000FF"/>
          <w:sz w:val="20"/>
          <w:szCs w:val="20"/>
        </w:rPr>
        <w:t>&lt;/idInv&gt;</w:t>
      </w:r>
    </w:p>
    <w:p w14:paraId="02490F07"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&lt;hashValue&gt;</w:t>
      </w:r>
      <w:r w:rsidRPr="00193CC8">
        <w:rPr>
          <w:rFonts w:ascii="Courier New" w:hAnsi="Courier New" w:cs="Courier New"/>
          <w:b/>
          <w:bCs/>
          <w:color w:val="000000"/>
          <w:sz w:val="20"/>
          <w:szCs w:val="20"/>
        </w:rPr>
        <w:t>rKdYgeYc7CYLOhjfNFDZ8nBaWjA=</w:t>
      </w:r>
      <w:r w:rsidRPr="00193CC8">
        <w:rPr>
          <w:rFonts w:ascii="Courier New" w:hAnsi="Courier New" w:cs="Courier New"/>
          <w:color w:val="0000FF"/>
          <w:sz w:val="20"/>
          <w:szCs w:val="20"/>
        </w:rPr>
        <w:t>&lt;/hashValue&gt;</w:t>
      </w:r>
    </w:p>
    <w:p w14:paraId="47D241B4"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&lt;pattern&gt;</w:t>
      </w:r>
      <w:r w:rsidRPr="00193CC8">
        <w:rPr>
          <w:rFonts w:ascii="Courier New" w:hAnsi="Courier New" w:cs="Courier New"/>
          <w:b/>
          <w:bCs/>
          <w:color w:val="000000"/>
          <w:sz w:val="20"/>
          <w:szCs w:val="20"/>
        </w:rPr>
        <w:t>01GTKT0/001</w:t>
      </w:r>
      <w:r w:rsidRPr="00193CC8">
        <w:rPr>
          <w:rFonts w:ascii="Courier New" w:hAnsi="Courier New" w:cs="Courier New"/>
          <w:color w:val="0000FF"/>
          <w:sz w:val="20"/>
          <w:szCs w:val="20"/>
        </w:rPr>
        <w:t>&lt;/pattern&gt;</w:t>
      </w:r>
    </w:p>
    <w:p w14:paraId="682F7F24"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&lt;serial&gt;</w:t>
      </w:r>
      <w:r w:rsidRPr="00193CC8">
        <w:rPr>
          <w:rFonts w:ascii="Courier New" w:hAnsi="Courier New" w:cs="Courier New"/>
          <w:b/>
          <w:bCs/>
          <w:color w:val="000000"/>
          <w:sz w:val="20"/>
          <w:szCs w:val="20"/>
        </w:rPr>
        <w:t>AA/17E</w:t>
      </w:r>
      <w:r w:rsidRPr="00193CC8">
        <w:rPr>
          <w:rFonts w:ascii="Courier New" w:hAnsi="Courier New" w:cs="Courier New"/>
          <w:color w:val="0000FF"/>
          <w:sz w:val="20"/>
          <w:szCs w:val="20"/>
        </w:rPr>
        <w:t>&lt;/serial&gt;</w:t>
      </w:r>
    </w:p>
    <w:p w14:paraId="012D7660"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482302BD"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022CD98B"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&lt;key&gt;</w:t>
      </w:r>
      <w:r w:rsidRPr="00193CC8">
        <w:rPr>
          <w:rFonts w:ascii="Courier New" w:hAnsi="Courier New" w:cs="Courier New"/>
          <w:b/>
          <w:bCs/>
          <w:color w:val="000000"/>
          <w:sz w:val="20"/>
          <w:szCs w:val="20"/>
        </w:rPr>
        <w:t>456</w:t>
      </w:r>
      <w:r w:rsidRPr="00193CC8">
        <w:rPr>
          <w:rFonts w:ascii="Courier New" w:hAnsi="Courier New" w:cs="Courier New"/>
          <w:color w:val="0000FF"/>
          <w:sz w:val="20"/>
          <w:szCs w:val="20"/>
        </w:rPr>
        <w:t>&lt;/key&gt;</w:t>
      </w:r>
    </w:p>
    <w:p w14:paraId="0DA25003"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&lt;idInv&gt;</w:t>
      </w:r>
      <w:r w:rsidRPr="00193CC8">
        <w:rPr>
          <w:rFonts w:ascii="Courier New" w:hAnsi="Courier New" w:cs="Courier New"/>
          <w:b/>
          <w:bCs/>
          <w:color w:val="000000"/>
          <w:sz w:val="20"/>
          <w:szCs w:val="20"/>
        </w:rPr>
        <w:t>128923</w:t>
      </w:r>
      <w:r w:rsidRPr="00193CC8">
        <w:rPr>
          <w:rFonts w:ascii="Courier New" w:hAnsi="Courier New" w:cs="Courier New"/>
          <w:color w:val="0000FF"/>
          <w:sz w:val="20"/>
          <w:szCs w:val="20"/>
        </w:rPr>
        <w:t>&lt;/idInv&gt;</w:t>
      </w:r>
    </w:p>
    <w:p w14:paraId="26E44482"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&lt;hashValue&gt;</w:t>
      </w:r>
      <w:r w:rsidRPr="00193CC8">
        <w:rPr>
          <w:rFonts w:ascii="Courier New" w:hAnsi="Courier New" w:cs="Courier New"/>
          <w:b/>
          <w:bCs/>
          <w:color w:val="000000"/>
          <w:sz w:val="20"/>
          <w:szCs w:val="20"/>
        </w:rPr>
        <w:t>2p60p82YQhqjMHG9t/toIaLfENQ=</w:t>
      </w:r>
      <w:r w:rsidRPr="00193CC8">
        <w:rPr>
          <w:rFonts w:ascii="Courier New" w:hAnsi="Courier New" w:cs="Courier New"/>
          <w:color w:val="0000FF"/>
          <w:sz w:val="20"/>
          <w:szCs w:val="20"/>
        </w:rPr>
        <w:t>&lt;/hashValue&gt;</w:t>
      </w:r>
    </w:p>
    <w:p w14:paraId="1E24E94C"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&lt;pattern&gt;</w:t>
      </w:r>
      <w:r w:rsidRPr="00193CC8">
        <w:rPr>
          <w:rFonts w:ascii="Courier New" w:hAnsi="Courier New" w:cs="Courier New"/>
          <w:b/>
          <w:bCs/>
          <w:color w:val="000000"/>
          <w:sz w:val="20"/>
          <w:szCs w:val="20"/>
        </w:rPr>
        <w:t>01GTKT0/001</w:t>
      </w:r>
      <w:r w:rsidRPr="00193CC8">
        <w:rPr>
          <w:rFonts w:ascii="Courier New" w:hAnsi="Courier New" w:cs="Courier New"/>
          <w:color w:val="0000FF"/>
          <w:sz w:val="20"/>
          <w:szCs w:val="20"/>
        </w:rPr>
        <w:t>&lt;/pattern&gt;</w:t>
      </w:r>
    </w:p>
    <w:p w14:paraId="0916D9AF"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&lt;serial&gt;</w:t>
      </w:r>
      <w:r w:rsidRPr="00193CC8">
        <w:rPr>
          <w:rFonts w:ascii="Courier New" w:hAnsi="Courier New" w:cs="Courier New"/>
          <w:b/>
          <w:bCs/>
          <w:color w:val="000000"/>
          <w:sz w:val="20"/>
          <w:szCs w:val="20"/>
        </w:rPr>
        <w:t>AA/17E</w:t>
      </w:r>
      <w:r w:rsidRPr="00193CC8">
        <w:rPr>
          <w:rFonts w:ascii="Courier New" w:hAnsi="Courier New" w:cs="Courier New"/>
          <w:color w:val="0000FF"/>
          <w:sz w:val="20"/>
          <w:szCs w:val="20"/>
        </w:rPr>
        <w:t>&lt;/serial&gt;</w:t>
      </w:r>
    </w:p>
    <w:p w14:paraId="4CA9D694"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2A99DAF6" w14:textId="77777777" w:rsidR="009D1437" w:rsidRDefault="009D1437" w:rsidP="009D1437">
      <w:pPr>
        <w:shd w:val="clear" w:color="auto" w:fill="FFFFFF"/>
        <w:rPr>
          <w:rFonts w:ascii="Courier New" w:hAnsi="Courier New" w:cs="Courier New"/>
          <w:color w:val="0000FF"/>
          <w:sz w:val="20"/>
          <w:szCs w:val="20"/>
        </w:rPr>
      </w:pPr>
      <w:r w:rsidRPr="00193CC8">
        <w:rPr>
          <w:rFonts w:ascii="Courier New" w:hAnsi="Courier New" w:cs="Courier New"/>
          <w:color w:val="0000FF"/>
          <w:sz w:val="20"/>
          <w:szCs w:val="20"/>
        </w:rPr>
        <w:t>&lt;/Invoices&gt;</w:t>
      </w:r>
    </w:p>
    <w:p w14:paraId="6B71D81F" w14:textId="77777777" w:rsidR="009D1437" w:rsidRPr="00193CC8" w:rsidRDefault="009D1437" w:rsidP="009D1437">
      <w:pPr>
        <w:shd w:val="clear" w:color="auto" w:fill="FFFFFF"/>
        <w:rPr>
          <w:rFonts w:ascii="Courier New" w:hAnsi="Courier New" w:cs="Courier New"/>
          <w:b/>
          <w:bCs/>
          <w:color w:val="000000"/>
          <w:sz w:val="20"/>
          <w:szCs w:val="20"/>
        </w:rPr>
      </w:pPr>
    </w:p>
    <w:p w14:paraId="097D056A" w14:textId="77777777" w:rsidR="009D1437" w:rsidRDefault="009D1437" w:rsidP="009D1437">
      <w:pPr>
        <w:rPr>
          <w:szCs w:val="28"/>
        </w:rPr>
      </w:pPr>
      <w:r>
        <w:rPr>
          <w:szCs w:val="28"/>
        </w:rPr>
        <w:t xml:space="preserve">Trong đó: </w:t>
      </w:r>
      <w:r>
        <w:rPr>
          <w:szCs w:val="28"/>
        </w:rPr>
        <w:tab/>
        <w:t xml:space="preserve">            tag </w:t>
      </w:r>
      <w:r w:rsidRPr="00735530">
        <w:rPr>
          <w:rFonts w:ascii="Consolas" w:hAnsi="Consolas" w:cs="Consolas"/>
          <w:color w:val="0000FF"/>
          <w:sz w:val="19"/>
          <w:szCs w:val="19"/>
          <w:highlight w:val="white"/>
        </w:rPr>
        <w:t>&lt;key&gt;</w:t>
      </w:r>
      <w:r>
        <w:rPr>
          <w:szCs w:val="28"/>
        </w:rPr>
        <w:t>: fkey</w:t>
      </w:r>
    </w:p>
    <w:p w14:paraId="1C457991" w14:textId="77777777" w:rsidR="009D1437" w:rsidRPr="00735530" w:rsidRDefault="009D1437" w:rsidP="009D143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&lt;idInv&gt;</w:t>
      </w:r>
      <w:r w:rsidRPr="00735530">
        <w:rPr>
          <w:szCs w:val="28"/>
        </w:rPr>
        <w:t>: id hóa đơn trên hệ thống vnpt</w:t>
      </w:r>
    </w:p>
    <w:p w14:paraId="30558326" w14:textId="77777777" w:rsidR="009D1437" w:rsidRPr="00735530" w:rsidRDefault="009D1437" w:rsidP="009D1437">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&lt;hashValue&gt;</w:t>
      </w:r>
      <w:r w:rsidRPr="00735530">
        <w:rPr>
          <w:szCs w:val="28"/>
        </w:rPr>
        <w:t xml:space="preserve">: </w:t>
      </w:r>
      <w:r>
        <w:rPr>
          <w:szCs w:val="28"/>
        </w:rPr>
        <w:t xml:space="preserve"> chuỗi hash</w:t>
      </w:r>
    </w:p>
    <w:p w14:paraId="5B95099E" w14:textId="77777777" w:rsidR="009D1437" w:rsidRDefault="009D1437" w:rsidP="009D1437">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&lt;pattern&gt;</w:t>
      </w:r>
      <w:r w:rsidRPr="00735530">
        <w:rPr>
          <w:szCs w:val="28"/>
        </w:rPr>
        <w:t>:</w:t>
      </w:r>
      <w:r>
        <w:rPr>
          <w:szCs w:val="28"/>
        </w:rPr>
        <w:t xml:space="preserve"> mẫu số</w:t>
      </w:r>
    </w:p>
    <w:p w14:paraId="7F9ED0CE" w14:textId="77777777" w:rsidR="009D1437" w:rsidRPr="00193CC8" w:rsidRDefault="009D1437" w:rsidP="009D143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&lt;serial&gt;</w:t>
      </w:r>
      <w:r>
        <w:rPr>
          <w:szCs w:val="28"/>
        </w:rPr>
        <w:t>: ký hiệu</w:t>
      </w:r>
    </w:p>
    <w:p w14:paraId="0ABD69F2" w14:textId="77777777" w:rsidR="009D1437" w:rsidRDefault="009D1437" w:rsidP="00480762">
      <w:pPr>
        <w:pStyle w:val="Heading3"/>
      </w:pPr>
      <w:bookmarkStart w:id="18" w:name="_Toc198045259"/>
      <w:r>
        <w:t>Phát hành hóa đơn sử dụng token (bước 2)</w:t>
      </w:r>
      <w:bookmarkEnd w:id="18"/>
    </w:p>
    <w:p w14:paraId="1F962D2D" w14:textId="77777777" w:rsidR="009D1437" w:rsidRPr="00593BE8" w:rsidRDefault="009D1437" w:rsidP="009D1437">
      <w:pPr>
        <w:pStyle w:val="N"/>
      </w:pPr>
      <w:r w:rsidRPr="00593BE8">
        <w:t>URL</w:t>
      </w:r>
    </w:p>
    <w:p w14:paraId="5F4FDD08" w14:textId="77777777" w:rsidR="009D1437" w:rsidRDefault="009D1437" w:rsidP="009D1437">
      <w:pPr>
        <w:pStyle w:val="N"/>
      </w:pPr>
      <w:r>
        <w:tab/>
      </w:r>
      <w:r w:rsidRPr="00007702">
        <w:t xml:space="preserve"> </w:t>
      </w:r>
      <w:r>
        <w:t>s</w:t>
      </w:r>
      <w:r w:rsidRPr="00EB3AC8">
        <w:t xml:space="preserve">tring </w:t>
      </w:r>
      <w:r w:rsidRPr="00EB3AC8">
        <w:rPr>
          <w:b/>
        </w:rPr>
        <w:t>publishInvWithToken</w:t>
      </w:r>
      <w:r w:rsidRPr="00EB3AC8">
        <w:t xml:space="preserve"> (string Account, string ACpass, string xmlInvData, string username, string password, string pattern = "", string serial = "").</w:t>
      </w:r>
    </w:p>
    <w:p w14:paraId="15DF52E7" w14:textId="77777777" w:rsidR="009D1437" w:rsidRPr="00593BE8" w:rsidRDefault="009D1437" w:rsidP="009D1437">
      <w:pPr>
        <w:pStyle w:val="N"/>
      </w:pPr>
      <w:r w:rsidRPr="00593BE8">
        <w:t>DESCRIPTION</w:t>
      </w:r>
    </w:p>
    <w:p w14:paraId="337C16F9" w14:textId="77777777" w:rsidR="009D1437" w:rsidRPr="007C1EEB" w:rsidRDefault="009D1437" w:rsidP="009D1437">
      <w:pPr>
        <w:pStyle w:val="N"/>
      </w:pPr>
      <w:r>
        <w:tab/>
        <w:t>Đây là web service cho phép phát hành hóa đơn với các hệ thống sử dụng token, sau khi thực hiện gọi hàm Lấy giá trị Hash ở bước 1 (</w:t>
      </w:r>
      <w:r w:rsidRPr="001A278D">
        <w:rPr>
          <w:b/>
        </w:rPr>
        <w:t>2.1.4</w:t>
      </w:r>
      <w:r>
        <w:t>)</w:t>
      </w:r>
    </w:p>
    <w:p w14:paraId="3A8A2AFE" w14:textId="77777777" w:rsidR="009D1437" w:rsidRPr="00007702" w:rsidRDefault="009D1437" w:rsidP="009D1437">
      <w:pPr>
        <w:pStyle w:val="N"/>
      </w:pPr>
      <w:r w:rsidRPr="00663B3E">
        <w:t>HTTP METHOD</w:t>
      </w:r>
    </w:p>
    <w:p w14:paraId="61A038A0" w14:textId="77777777" w:rsidR="009D1437" w:rsidRPr="00007702" w:rsidRDefault="009D1437" w:rsidP="009D1437">
      <w:pPr>
        <w:pStyle w:val="N"/>
        <w:rPr>
          <w:b/>
        </w:rPr>
      </w:pPr>
      <w:r w:rsidRPr="00610AFD">
        <w:tab/>
      </w:r>
      <w:r w:rsidRPr="00610AFD">
        <w:tab/>
        <w:t>POST</w:t>
      </w:r>
    </w:p>
    <w:p w14:paraId="5AA9309C" w14:textId="77777777" w:rsidR="009D1437" w:rsidRPr="00610AFD" w:rsidRDefault="009D1437" w:rsidP="009D1437">
      <w:pPr>
        <w:pStyle w:val="N"/>
      </w:pPr>
      <w:r w:rsidRPr="00610AFD">
        <w:t>REQUEST BODY</w:t>
      </w:r>
    </w:p>
    <w:p w14:paraId="27BAAC63"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Tài khoản được cấp phát cho nhân viên gọi lệnh phát hành hóa đơn</w:t>
      </w:r>
    </w:p>
    <w:p w14:paraId="3F741207" w14:textId="77777777" w:rsidR="009D1437" w:rsidRPr="000D3AC0"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62E47BFE" w14:textId="77777777" w:rsidR="009D1437" w:rsidRPr="000D3AC0" w:rsidRDefault="009D1437" w:rsidP="009D1437">
      <w:pPr>
        <w:pStyle w:val="ListParagraph"/>
        <w:numPr>
          <w:ilvl w:val="0"/>
          <w:numId w:val="2"/>
        </w:numPr>
        <w:spacing w:after="0" w:line="360" w:lineRule="auto"/>
        <w:ind w:left="1080"/>
        <w:jc w:val="both"/>
        <w:rPr>
          <w:rFonts w:eastAsia="Calibri"/>
          <w:b/>
          <w:u w:val="single"/>
        </w:rPr>
      </w:pPr>
      <w:r w:rsidRPr="000D3AC0">
        <w:rPr>
          <w:b/>
          <w:color w:val="000000"/>
          <w:highlight w:val="white"/>
        </w:rPr>
        <w:t>xmlInvData</w:t>
      </w:r>
      <w:r w:rsidRPr="000D3AC0">
        <w:rPr>
          <w:color w:val="000000"/>
        </w:rPr>
        <w:t xml:space="preserve">: chuỗi xml dữ liệu ký hash hóa </w:t>
      </w:r>
    </w:p>
    <w:p w14:paraId="7275BD3A"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mẫu số</w:t>
      </w:r>
      <w:r>
        <w:rPr>
          <w:color w:val="000000"/>
        </w:rPr>
        <w:t xml:space="preserve"> hóa đơn</w:t>
      </w:r>
    </w:p>
    <w:p w14:paraId="29E940E0" w14:textId="77777777" w:rsidR="009D1437" w:rsidRPr="00761E77"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serial</w:t>
      </w:r>
      <w:r w:rsidRPr="005A1839">
        <w:rPr>
          <w:color w:val="000000"/>
        </w:rPr>
        <w:t>: ký hiệu</w:t>
      </w:r>
      <w:r>
        <w:rPr>
          <w:color w:val="000000"/>
        </w:rPr>
        <w:t xml:space="preserve"> hóa đơn</w:t>
      </w:r>
    </w:p>
    <w:p w14:paraId="746A8CF1" w14:textId="77777777" w:rsidR="009D1437" w:rsidRPr="00761E77"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 xml:space="preserve">convert: </w:t>
      </w:r>
      <w:r w:rsidRPr="009372AD">
        <w:rPr>
          <w:rFonts w:eastAsia="Calibri"/>
        </w:rPr>
        <w:t>Mặc đị</w:t>
      </w:r>
      <w:r>
        <w:rPr>
          <w:rFonts w:eastAsia="Calibri"/>
        </w:rPr>
        <w:t>nh là 0 (</w:t>
      </w:r>
      <w:r w:rsidRPr="009372AD">
        <w:rPr>
          <w:rFonts w:eastAsia="Calibri"/>
        </w:rPr>
        <w:t>0 – Không cần convert từ</w:t>
      </w:r>
      <w:r>
        <w:rPr>
          <w:rFonts w:eastAsia="Calibri"/>
        </w:rPr>
        <w:t xml:space="preserve"> TCVN3 sang Unicode / </w:t>
      </w:r>
      <w:r w:rsidRPr="009372AD">
        <w:rPr>
          <w:rFonts w:eastAsia="Calibri"/>
        </w:rPr>
        <w:t>1- Cần convert từ</w:t>
      </w:r>
      <w:r>
        <w:rPr>
          <w:rFonts w:eastAsia="Calibri"/>
        </w:rPr>
        <w:t xml:space="preserve"> TCVN3 sang Unicode)</w:t>
      </w:r>
    </w:p>
    <w:p w14:paraId="36ADE2E7" w14:textId="77777777" w:rsidR="009D1437" w:rsidRPr="005A1839" w:rsidRDefault="009D1437" w:rsidP="009D1437">
      <w:pPr>
        <w:pStyle w:val="ListParagraph"/>
        <w:spacing w:after="0" w:line="360" w:lineRule="auto"/>
        <w:ind w:left="1080"/>
        <w:jc w:val="both"/>
        <w:rPr>
          <w:rFonts w:eastAsia="Calibri"/>
          <w:b/>
          <w:u w:val="single"/>
        </w:rPr>
      </w:pPr>
    </w:p>
    <w:p w14:paraId="47E67A61"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4950"/>
        <w:gridCol w:w="1885"/>
      </w:tblGrid>
      <w:tr w:rsidR="009D1437" w:rsidRPr="00660ABB" w14:paraId="4D72C0D3"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F2F2F2"/>
          </w:tcPr>
          <w:p w14:paraId="6FF1B97F" w14:textId="77777777" w:rsidR="009D1437" w:rsidRPr="00660ABB" w:rsidRDefault="009D1437" w:rsidP="00616EC4">
            <w:pPr>
              <w:pStyle w:val="ListParagraph"/>
            </w:pPr>
            <w:r>
              <w:t>Kết 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14:paraId="27662A4F" w14:textId="77777777" w:rsidR="009D1437" w:rsidRPr="00660ABB" w:rsidRDefault="009D1437" w:rsidP="00616EC4">
            <w:pPr>
              <w:pStyle w:val="ListParagraph"/>
            </w:pPr>
            <w:r w:rsidRPr="00660ABB">
              <w:t>Mô 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14:paraId="1571E534" w14:textId="77777777" w:rsidR="009D1437" w:rsidRPr="00660ABB" w:rsidRDefault="009D1437" w:rsidP="00616EC4">
            <w:pPr>
              <w:pStyle w:val="ListParagraph"/>
            </w:pPr>
            <w:r>
              <w:t>Ghi chú</w:t>
            </w:r>
          </w:p>
        </w:tc>
      </w:tr>
      <w:tr w:rsidR="009D1437" w:rsidRPr="00660ABB" w14:paraId="72A8516A" w14:textId="77777777" w:rsidTr="00616EC4">
        <w:tc>
          <w:tcPr>
            <w:tcW w:w="2430" w:type="dxa"/>
            <w:tcBorders>
              <w:top w:val="single" w:sz="4" w:space="0" w:color="2E74B5"/>
              <w:left w:val="single" w:sz="4" w:space="0" w:color="2E74B5"/>
              <w:right w:val="single" w:sz="4" w:space="0" w:color="2E74B5"/>
            </w:tcBorders>
            <w:shd w:val="clear" w:color="auto" w:fill="auto"/>
          </w:tcPr>
          <w:p w14:paraId="465C3CB0" w14:textId="77777777" w:rsidR="009D1437" w:rsidRPr="009372AD" w:rsidRDefault="009D1437" w:rsidP="00616EC4">
            <w:pPr>
              <w:autoSpaceDE w:val="0"/>
              <w:autoSpaceDN w:val="0"/>
              <w:adjustRightInd w:val="0"/>
              <w:rPr>
                <w:rFonts w:eastAsia="Calibri"/>
                <w:sz w:val="19"/>
                <w:szCs w:val="19"/>
              </w:rPr>
            </w:pPr>
            <w:r w:rsidRPr="009372AD">
              <w:rPr>
                <w:rFonts w:eastAsia="Calibri"/>
              </w:rPr>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5B910434" w14:textId="77777777" w:rsidR="009D1437" w:rsidRPr="009372AD" w:rsidRDefault="009D1437" w:rsidP="00616EC4">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 phát hành hóa đơn</w:t>
            </w:r>
          </w:p>
        </w:tc>
        <w:tc>
          <w:tcPr>
            <w:tcW w:w="1885" w:type="dxa"/>
            <w:tcBorders>
              <w:top w:val="single" w:sz="4" w:space="0" w:color="2E74B5"/>
              <w:left w:val="single" w:sz="4" w:space="0" w:color="2E74B5"/>
              <w:bottom w:val="single" w:sz="4" w:space="0" w:color="2E74B5"/>
              <w:right w:val="single" w:sz="4" w:space="0" w:color="2E74B5"/>
            </w:tcBorders>
          </w:tcPr>
          <w:p w14:paraId="655B17AE" w14:textId="77777777" w:rsidR="009D1437" w:rsidRPr="009372AD" w:rsidRDefault="009D1437" w:rsidP="00616EC4">
            <w:pPr>
              <w:pStyle w:val="ListParagraph"/>
              <w:ind w:left="0"/>
              <w:jc w:val="both"/>
            </w:pPr>
          </w:p>
        </w:tc>
      </w:tr>
      <w:tr w:rsidR="009D1437" w:rsidRPr="00660ABB" w14:paraId="5BA3EF7A"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3E483C3B" w14:textId="77777777" w:rsidR="009D1437" w:rsidRPr="009372AD" w:rsidRDefault="009D1437" w:rsidP="00616EC4">
            <w:pPr>
              <w:autoSpaceDE w:val="0"/>
              <w:autoSpaceDN w:val="0"/>
              <w:adjustRightInd w:val="0"/>
              <w:rPr>
                <w:rFonts w:eastAsia="Calibri"/>
              </w:rPr>
            </w:pPr>
            <w:r w:rsidRPr="00E22984">
              <w:rPr>
                <w:rFonts w:eastAsia="Calibri"/>
              </w:rPr>
              <w:t>ERR:21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43B6C7C" w14:textId="77777777" w:rsidR="009D1437" w:rsidRPr="009372AD" w:rsidRDefault="009D1437" w:rsidP="00616EC4">
            <w:pPr>
              <w:rPr>
                <w:rFonts w:eastAsia="Calibri"/>
              </w:rPr>
            </w:pPr>
            <w:r>
              <w:rPr>
                <w:rFonts w:eastAsia="Calibri"/>
              </w:rPr>
              <w:t>Không tìm thấy công ty hoặc tài khoản không tồn tại</w:t>
            </w:r>
          </w:p>
        </w:tc>
        <w:tc>
          <w:tcPr>
            <w:tcW w:w="1885" w:type="dxa"/>
            <w:tcBorders>
              <w:top w:val="single" w:sz="4" w:space="0" w:color="2E74B5"/>
              <w:left w:val="single" w:sz="4" w:space="0" w:color="2E74B5"/>
              <w:bottom w:val="single" w:sz="4" w:space="0" w:color="2E74B5"/>
              <w:right w:val="single" w:sz="4" w:space="0" w:color="2E74B5"/>
            </w:tcBorders>
          </w:tcPr>
          <w:p w14:paraId="26BDD513" w14:textId="77777777" w:rsidR="009D1437" w:rsidRPr="009372AD" w:rsidRDefault="009D1437" w:rsidP="00616EC4">
            <w:pPr>
              <w:jc w:val="both"/>
            </w:pPr>
          </w:p>
        </w:tc>
      </w:tr>
      <w:tr w:rsidR="009D1437" w:rsidRPr="00660ABB" w14:paraId="13E2B039"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3B26F04A" w14:textId="77777777" w:rsidR="009D1437" w:rsidRPr="009372AD" w:rsidRDefault="009D1437" w:rsidP="00616EC4">
            <w:pPr>
              <w:autoSpaceDE w:val="0"/>
              <w:autoSpaceDN w:val="0"/>
              <w:adjustRightInd w:val="0"/>
              <w:rPr>
                <w:rFonts w:eastAsia="Calibri"/>
              </w:rPr>
            </w:pPr>
            <w:r w:rsidRPr="00E22984">
              <w:rPr>
                <w:rFonts w:eastAsia="Calibri"/>
              </w:rPr>
              <w:t>ERR:22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5FDD1FF9" w14:textId="77777777" w:rsidR="009D1437" w:rsidRPr="009372AD" w:rsidRDefault="009D1437" w:rsidP="00616EC4">
            <w:pPr>
              <w:rPr>
                <w:rFonts w:eastAsia="Calibri"/>
              </w:rPr>
            </w:pPr>
            <w:r>
              <w:rPr>
                <w:rFonts w:eastAsia="Calibri"/>
              </w:rPr>
              <w:t>Công ty chưa đăng ký chứng thư số</w:t>
            </w:r>
          </w:p>
        </w:tc>
        <w:tc>
          <w:tcPr>
            <w:tcW w:w="1885" w:type="dxa"/>
            <w:tcBorders>
              <w:top w:val="single" w:sz="4" w:space="0" w:color="2E74B5"/>
              <w:left w:val="single" w:sz="4" w:space="0" w:color="2E74B5"/>
              <w:bottom w:val="single" w:sz="4" w:space="0" w:color="2E74B5"/>
              <w:right w:val="single" w:sz="4" w:space="0" w:color="2E74B5"/>
            </w:tcBorders>
          </w:tcPr>
          <w:p w14:paraId="41206C2C" w14:textId="77777777" w:rsidR="009D1437" w:rsidRPr="009372AD" w:rsidRDefault="009D1437" w:rsidP="00616EC4">
            <w:pPr>
              <w:pStyle w:val="ListParagraph"/>
              <w:ind w:left="0"/>
              <w:jc w:val="both"/>
            </w:pPr>
          </w:p>
        </w:tc>
      </w:tr>
      <w:tr w:rsidR="009D1437" w:rsidRPr="00660ABB" w14:paraId="5051E8A3"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7A8F452F" w14:textId="77777777" w:rsidR="009D1437" w:rsidRPr="009372AD" w:rsidRDefault="009D1437" w:rsidP="00616EC4">
            <w:pPr>
              <w:autoSpaceDE w:val="0"/>
              <w:autoSpaceDN w:val="0"/>
              <w:adjustRightInd w:val="0"/>
              <w:rPr>
                <w:rFonts w:eastAsia="Calibri"/>
              </w:rPr>
            </w:pPr>
            <w:r w:rsidRPr="00E22984">
              <w:rPr>
                <w:rFonts w:eastAsia="Calibri"/>
              </w:rPr>
              <w:t>ERR:28</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55E0B0B" w14:textId="77777777" w:rsidR="009D1437" w:rsidRPr="009372AD" w:rsidRDefault="009D1437" w:rsidP="00616EC4">
            <w:pPr>
              <w:rPr>
                <w:rFonts w:eastAsia="Calibri"/>
              </w:rPr>
            </w:pPr>
            <w:r>
              <w:rPr>
                <w:rFonts w:eastAsia="Calibri"/>
              </w:rPr>
              <w:t>Chưa có thông tin chứng thư trong hệ thống</w:t>
            </w:r>
          </w:p>
        </w:tc>
        <w:tc>
          <w:tcPr>
            <w:tcW w:w="1885" w:type="dxa"/>
            <w:tcBorders>
              <w:top w:val="single" w:sz="4" w:space="0" w:color="2E74B5"/>
              <w:left w:val="single" w:sz="4" w:space="0" w:color="2E74B5"/>
              <w:bottom w:val="single" w:sz="4" w:space="0" w:color="2E74B5"/>
              <w:right w:val="single" w:sz="4" w:space="0" w:color="2E74B5"/>
            </w:tcBorders>
          </w:tcPr>
          <w:p w14:paraId="63DA7F48" w14:textId="77777777" w:rsidR="009D1437" w:rsidRPr="009372AD" w:rsidRDefault="009D1437" w:rsidP="00616EC4">
            <w:pPr>
              <w:pStyle w:val="ListParagraph"/>
              <w:ind w:left="0"/>
              <w:jc w:val="both"/>
            </w:pPr>
          </w:p>
        </w:tc>
      </w:tr>
      <w:tr w:rsidR="009D1437" w:rsidRPr="00660ABB" w14:paraId="01A7DA4E"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71569C3D" w14:textId="77777777" w:rsidR="009D1437" w:rsidRPr="009372AD" w:rsidRDefault="009D1437" w:rsidP="00616EC4">
            <w:pPr>
              <w:autoSpaceDE w:val="0"/>
              <w:autoSpaceDN w:val="0"/>
              <w:adjustRightInd w:val="0"/>
              <w:rPr>
                <w:rFonts w:eastAsia="Calibri"/>
              </w:rPr>
            </w:pPr>
            <w:r w:rsidRPr="00E22984">
              <w:rPr>
                <w:rFonts w:eastAsia="Calibri"/>
              </w:rPr>
              <w:lastRenderedPageBreak/>
              <w:t>ERR:24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22B4C700" w14:textId="77777777" w:rsidR="009D1437" w:rsidRPr="009372AD" w:rsidRDefault="009D1437" w:rsidP="00616EC4">
            <w:pPr>
              <w:rPr>
                <w:rFonts w:eastAsia="Calibri"/>
              </w:rPr>
            </w:pPr>
            <w:r>
              <w:rPr>
                <w:rFonts w:eastAsia="Calibri"/>
              </w:rPr>
              <w:t>Chứng thư truyền lên không đúng với chứng thư đăng ký trong hệ thống</w:t>
            </w:r>
          </w:p>
        </w:tc>
        <w:tc>
          <w:tcPr>
            <w:tcW w:w="1885" w:type="dxa"/>
            <w:tcBorders>
              <w:top w:val="single" w:sz="4" w:space="0" w:color="2E74B5"/>
              <w:left w:val="single" w:sz="4" w:space="0" w:color="2E74B5"/>
              <w:bottom w:val="single" w:sz="4" w:space="0" w:color="2E74B5"/>
              <w:right w:val="single" w:sz="4" w:space="0" w:color="2E74B5"/>
            </w:tcBorders>
          </w:tcPr>
          <w:p w14:paraId="0C4301C7" w14:textId="77777777" w:rsidR="009D1437" w:rsidRPr="009372AD" w:rsidRDefault="009D1437" w:rsidP="00616EC4">
            <w:pPr>
              <w:pStyle w:val="ListParagraph"/>
              <w:ind w:left="0"/>
              <w:jc w:val="both"/>
            </w:pPr>
          </w:p>
        </w:tc>
      </w:tr>
      <w:tr w:rsidR="009D1437" w:rsidRPr="00660ABB" w14:paraId="4E7BE018"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1F6E9FDB" w14:textId="77777777" w:rsidR="009D1437" w:rsidRPr="009372AD" w:rsidRDefault="009D1437" w:rsidP="00616EC4">
            <w:pPr>
              <w:autoSpaceDE w:val="0"/>
              <w:autoSpaceDN w:val="0"/>
              <w:adjustRightInd w:val="0"/>
              <w:rPr>
                <w:rFonts w:eastAsia="Calibri"/>
              </w:rPr>
            </w:pPr>
            <w:r w:rsidRPr="00E22984">
              <w:rPr>
                <w:rFonts w:eastAsia="Calibri"/>
              </w:rPr>
              <w:t>ERR:27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1F74CE7" w14:textId="77777777" w:rsidR="009D1437" w:rsidRPr="009372AD" w:rsidRDefault="009D1437" w:rsidP="00616EC4">
            <w:pPr>
              <w:pStyle w:val="ListParagraph"/>
              <w:spacing w:after="0" w:line="240" w:lineRule="auto"/>
              <w:ind w:left="0"/>
              <w:rPr>
                <w:rFonts w:eastAsia="Calibri"/>
              </w:rPr>
            </w:pPr>
            <w:r>
              <w:rPr>
                <w:rFonts w:eastAsia="Calibri"/>
              </w:rPr>
              <w:t>Chứng thư chưa đến thời điểm sử dụng</w:t>
            </w:r>
          </w:p>
        </w:tc>
        <w:tc>
          <w:tcPr>
            <w:tcW w:w="1885" w:type="dxa"/>
            <w:tcBorders>
              <w:top w:val="single" w:sz="4" w:space="0" w:color="2E74B5"/>
              <w:left w:val="single" w:sz="4" w:space="0" w:color="2E74B5"/>
              <w:bottom w:val="single" w:sz="4" w:space="0" w:color="2E74B5"/>
              <w:right w:val="single" w:sz="4" w:space="0" w:color="2E74B5"/>
            </w:tcBorders>
          </w:tcPr>
          <w:p w14:paraId="374E360A" w14:textId="77777777" w:rsidR="009D1437" w:rsidRPr="009372AD" w:rsidRDefault="009D1437" w:rsidP="00616EC4">
            <w:pPr>
              <w:pStyle w:val="ListParagraph"/>
              <w:ind w:left="0"/>
              <w:jc w:val="both"/>
            </w:pPr>
          </w:p>
        </w:tc>
      </w:tr>
      <w:tr w:rsidR="009D1437" w:rsidRPr="00660ABB" w14:paraId="03B497DD"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150D6FC" w14:textId="77777777" w:rsidR="009D1437" w:rsidRPr="009372AD" w:rsidRDefault="009D1437" w:rsidP="00616EC4">
            <w:pPr>
              <w:autoSpaceDE w:val="0"/>
              <w:autoSpaceDN w:val="0"/>
              <w:adjustRightInd w:val="0"/>
              <w:rPr>
                <w:rFonts w:eastAsia="Calibri"/>
              </w:rPr>
            </w:pPr>
            <w:r w:rsidRPr="00E22984">
              <w:rPr>
                <w:rFonts w:eastAsia="Calibri"/>
              </w:rPr>
              <w:t>ERR:26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155421FE" w14:textId="77777777" w:rsidR="009D1437" w:rsidRPr="009372AD" w:rsidRDefault="009D1437" w:rsidP="00616EC4">
            <w:pPr>
              <w:pStyle w:val="ListParagraph"/>
              <w:spacing w:after="0" w:line="240" w:lineRule="auto"/>
              <w:ind w:left="0"/>
              <w:rPr>
                <w:rFonts w:eastAsia="Calibri"/>
              </w:rPr>
            </w:pPr>
            <w:r>
              <w:rPr>
                <w:rFonts w:eastAsia="Calibri"/>
              </w:rPr>
              <w:t>Chứng thư số hết hạn</w:t>
            </w:r>
          </w:p>
        </w:tc>
        <w:tc>
          <w:tcPr>
            <w:tcW w:w="1885" w:type="dxa"/>
            <w:tcBorders>
              <w:top w:val="single" w:sz="4" w:space="0" w:color="2E74B5"/>
              <w:left w:val="single" w:sz="4" w:space="0" w:color="2E74B5"/>
              <w:bottom w:val="single" w:sz="4" w:space="0" w:color="2E74B5"/>
              <w:right w:val="single" w:sz="4" w:space="0" w:color="2E74B5"/>
            </w:tcBorders>
          </w:tcPr>
          <w:p w14:paraId="57A8D9B3" w14:textId="77777777" w:rsidR="009D1437" w:rsidRPr="009372AD" w:rsidRDefault="009D1437" w:rsidP="00616EC4">
            <w:pPr>
              <w:pStyle w:val="ListParagraph"/>
              <w:ind w:left="0"/>
              <w:jc w:val="both"/>
            </w:pPr>
          </w:p>
        </w:tc>
      </w:tr>
      <w:tr w:rsidR="009D1437" w:rsidRPr="00660ABB" w14:paraId="1CBFB9D8"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42329D67" w14:textId="77777777" w:rsidR="009D1437" w:rsidRPr="009372AD" w:rsidRDefault="009D1437" w:rsidP="00616EC4">
            <w:pPr>
              <w:autoSpaceDE w:val="0"/>
              <w:autoSpaceDN w:val="0"/>
              <w:adjustRightInd w:val="0"/>
              <w:rPr>
                <w:rFonts w:eastAsia="Calibri"/>
              </w:rPr>
            </w:pPr>
            <w:r w:rsidRPr="00E22984">
              <w:rPr>
                <w:rFonts w:eastAsia="Calibri"/>
              </w:rPr>
              <w:t>ERR:3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2ACD4106" w14:textId="77777777" w:rsidR="009D1437" w:rsidRPr="009372AD" w:rsidRDefault="009D1437" w:rsidP="00616EC4">
            <w:pPr>
              <w:pStyle w:val="ListParagraph"/>
              <w:spacing w:after="0" w:line="240" w:lineRule="auto"/>
              <w:ind w:left="0"/>
              <w:rPr>
                <w:rFonts w:eastAsia="Calibri"/>
              </w:rPr>
            </w:pPr>
            <w:r w:rsidRPr="009372AD">
              <w:rPr>
                <w:rFonts w:eastAsia="Calibri"/>
              </w:rPr>
              <w:t>Dữ liệu xml đầu vào không đúng quy định</w:t>
            </w:r>
          </w:p>
        </w:tc>
        <w:tc>
          <w:tcPr>
            <w:tcW w:w="1885" w:type="dxa"/>
            <w:tcBorders>
              <w:top w:val="single" w:sz="4" w:space="0" w:color="2E74B5"/>
              <w:left w:val="single" w:sz="4" w:space="0" w:color="2E74B5"/>
              <w:bottom w:val="single" w:sz="4" w:space="0" w:color="2E74B5"/>
              <w:right w:val="single" w:sz="4" w:space="0" w:color="2E74B5"/>
            </w:tcBorders>
          </w:tcPr>
          <w:p w14:paraId="1F445D65" w14:textId="77777777" w:rsidR="009D1437" w:rsidRPr="009372AD" w:rsidRDefault="009D1437" w:rsidP="00616EC4">
            <w:pPr>
              <w:pStyle w:val="ListParagraph"/>
              <w:ind w:left="0"/>
              <w:jc w:val="both"/>
            </w:pPr>
          </w:p>
        </w:tc>
      </w:tr>
      <w:tr w:rsidR="009D1437" w:rsidRPr="00660ABB" w14:paraId="6C5B242B"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2495842" w14:textId="77777777" w:rsidR="009D1437" w:rsidRPr="009372AD" w:rsidRDefault="009D1437" w:rsidP="00616EC4">
            <w:pPr>
              <w:autoSpaceDE w:val="0"/>
              <w:autoSpaceDN w:val="0"/>
              <w:adjustRightInd w:val="0"/>
              <w:rPr>
                <w:rFonts w:eastAsia="Calibri"/>
              </w:rPr>
            </w:pPr>
            <w:r w:rsidRPr="00E22984">
              <w:rPr>
                <w:rFonts w:eastAsia="Calibri"/>
              </w:rPr>
              <w:t>ERR:20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52CB85B6" w14:textId="77777777" w:rsidR="009D1437" w:rsidRDefault="009D1437" w:rsidP="00616EC4">
            <w:pPr>
              <w:pStyle w:val="ListParagraph"/>
              <w:spacing w:after="0" w:line="240" w:lineRule="auto"/>
              <w:ind w:left="0"/>
              <w:rPr>
                <w:rFonts w:eastAsia="Calibri"/>
              </w:rPr>
            </w:pPr>
            <w:r>
              <w:t>Không tìm thấy dải hóa đơn</w:t>
            </w:r>
          </w:p>
        </w:tc>
        <w:tc>
          <w:tcPr>
            <w:tcW w:w="1885" w:type="dxa"/>
            <w:tcBorders>
              <w:top w:val="single" w:sz="4" w:space="0" w:color="2E74B5"/>
              <w:left w:val="single" w:sz="4" w:space="0" w:color="2E74B5"/>
              <w:bottom w:val="single" w:sz="4" w:space="0" w:color="2E74B5"/>
              <w:right w:val="single" w:sz="4" w:space="0" w:color="2E74B5"/>
            </w:tcBorders>
          </w:tcPr>
          <w:p w14:paraId="64D577A0" w14:textId="77777777" w:rsidR="009D1437" w:rsidRPr="00731CD1" w:rsidRDefault="009D1437" w:rsidP="00616EC4">
            <w:pPr>
              <w:jc w:val="both"/>
            </w:pPr>
            <w:r>
              <w:t>Không tìm thấy dải hóa đơn hoặc tài khoản phát hành không có quyền phát hành hóa đơn trên dải hóa đơn truyền lên.</w:t>
            </w:r>
          </w:p>
        </w:tc>
      </w:tr>
      <w:tr w:rsidR="009D1437" w:rsidRPr="00660ABB" w14:paraId="7E284689" w14:textId="77777777" w:rsidTr="00616EC4">
        <w:trPr>
          <w:trHeight w:val="368"/>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7F8766CD" w14:textId="77777777" w:rsidR="009D1437" w:rsidRPr="009372AD" w:rsidRDefault="009D1437" w:rsidP="00616EC4">
            <w:pPr>
              <w:autoSpaceDE w:val="0"/>
              <w:autoSpaceDN w:val="0"/>
              <w:adjustRightInd w:val="0"/>
              <w:rPr>
                <w:rFonts w:eastAsia="Calibri"/>
              </w:rPr>
            </w:pPr>
            <w:r w:rsidRPr="00E22984">
              <w:rPr>
                <w:rFonts w:eastAsia="Calibri"/>
              </w:rPr>
              <w:t>ERR:6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087FB6F2" w14:textId="77777777" w:rsidR="009D1437" w:rsidRDefault="009D1437" w:rsidP="00616EC4">
            <w:pPr>
              <w:pStyle w:val="ListParagraph"/>
              <w:spacing w:after="0" w:line="240" w:lineRule="auto"/>
              <w:ind w:left="0"/>
              <w:rPr>
                <w:rFonts w:eastAsia="Calibri"/>
              </w:rPr>
            </w:pPr>
            <w:r>
              <w:rPr>
                <w:rFonts w:eastAsia="Calibri"/>
              </w:rPr>
              <w:t>Không còn đủ số lượng hóa đơn để phát hành</w:t>
            </w:r>
          </w:p>
        </w:tc>
        <w:tc>
          <w:tcPr>
            <w:tcW w:w="1885" w:type="dxa"/>
            <w:tcBorders>
              <w:top w:val="single" w:sz="4" w:space="0" w:color="2E74B5"/>
              <w:left w:val="single" w:sz="4" w:space="0" w:color="2E74B5"/>
              <w:bottom w:val="single" w:sz="4" w:space="0" w:color="2E74B5"/>
              <w:right w:val="single" w:sz="4" w:space="0" w:color="2E74B5"/>
            </w:tcBorders>
          </w:tcPr>
          <w:p w14:paraId="269A07C1" w14:textId="77777777" w:rsidR="009D1437" w:rsidRPr="00731CD1" w:rsidRDefault="009D1437" w:rsidP="00616EC4">
            <w:pPr>
              <w:ind w:left="360"/>
              <w:jc w:val="both"/>
            </w:pPr>
          </w:p>
        </w:tc>
      </w:tr>
      <w:tr w:rsidR="009D1437" w:rsidRPr="00660ABB" w14:paraId="25420BA7"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A26E449" w14:textId="77777777" w:rsidR="009D1437" w:rsidRPr="009372AD" w:rsidRDefault="009D1437" w:rsidP="00616EC4">
            <w:pPr>
              <w:autoSpaceDE w:val="0"/>
              <w:autoSpaceDN w:val="0"/>
              <w:adjustRightInd w:val="0"/>
              <w:rPr>
                <w:rFonts w:eastAsia="Calibri"/>
              </w:rPr>
            </w:pPr>
            <w:r w:rsidRPr="00E22984">
              <w:rPr>
                <w:rFonts w:eastAsia="Calibri"/>
              </w:rP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110C1B9" w14:textId="77777777" w:rsidR="009D1437" w:rsidRDefault="009D1437" w:rsidP="00616EC4">
            <w:pPr>
              <w:pStyle w:val="ListParagraph"/>
              <w:spacing w:after="0" w:line="240" w:lineRule="auto"/>
              <w:ind w:left="0"/>
              <w:rPr>
                <w:rFonts w:eastAsia="Calibri"/>
              </w:rPr>
            </w:pPr>
            <w:r>
              <w:t>Lô có số hóa đơn vượt quá max cho phép</w:t>
            </w:r>
          </w:p>
        </w:tc>
        <w:tc>
          <w:tcPr>
            <w:tcW w:w="1885" w:type="dxa"/>
            <w:tcBorders>
              <w:top w:val="single" w:sz="4" w:space="0" w:color="2E74B5"/>
              <w:left w:val="single" w:sz="4" w:space="0" w:color="2E74B5"/>
              <w:bottom w:val="single" w:sz="4" w:space="0" w:color="2E74B5"/>
              <w:right w:val="single" w:sz="4" w:space="0" w:color="2E74B5"/>
            </w:tcBorders>
          </w:tcPr>
          <w:p w14:paraId="2AE4C40E" w14:textId="77777777" w:rsidR="009D1437" w:rsidRPr="00731CD1" w:rsidRDefault="009D1437" w:rsidP="00616EC4">
            <w:pPr>
              <w:ind w:left="360"/>
              <w:jc w:val="both"/>
            </w:pPr>
          </w:p>
        </w:tc>
      </w:tr>
      <w:tr w:rsidR="009D1437" w:rsidRPr="00660ABB" w14:paraId="487016BE" w14:textId="77777777" w:rsidTr="00616EC4">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71C5D2D7" w14:textId="77777777" w:rsidR="009D1437" w:rsidRPr="009372AD" w:rsidRDefault="009D1437" w:rsidP="00616EC4">
            <w:pPr>
              <w:autoSpaceDE w:val="0"/>
              <w:autoSpaceDN w:val="0"/>
              <w:adjustRightInd w:val="0"/>
              <w:rPr>
                <w:rFonts w:eastAsia="Calibri"/>
              </w:rPr>
            </w:pPr>
            <w:r w:rsidRPr="00E22984">
              <w:rPr>
                <w:rFonts w:eastAsia="Calibri"/>
              </w:rP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4D3685C1" w14:textId="77777777" w:rsidR="009D1437" w:rsidRDefault="009D1437" w:rsidP="00616EC4">
            <w:pPr>
              <w:pStyle w:val="ListParagraph"/>
              <w:spacing w:after="0" w:line="240" w:lineRule="auto"/>
              <w:ind w:left="0"/>
              <w:rPr>
                <w:rFonts w:eastAsia="Calibri"/>
              </w:rPr>
            </w:pPr>
            <w:r>
              <w:rPr>
                <w:rFonts w:eastAsia="Calibri"/>
              </w:rPr>
              <w:t>Có lỗi xảy ra</w:t>
            </w:r>
          </w:p>
        </w:tc>
        <w:tc>
          <w:tcPr>
            <w:tcW w:w="1885" w:type="dxa"/>
            <w:tcBorders>
              <w:top w:val="single" w:sz="4" w:space="0" w:color="2E74B5"/>
              <w:left w:val="single" w:sz="4" w:space="0" w:color="2E74B5"/>
              <w:bottom w:val="single" w:sz="4" w:space="0" w:color="2E74B5"/>
              <w:right w:val="single" w:sz="4" w:space="0" w:color="2E74B5"/>
            </w:tcBorders>
          </w:tcPr>
          <w:p w14:paraId="3FB61C7F" w14:textId="77777777" w:rsidR="009D1437" w:rsidRPr="00731CD1" w:rsidRDefault="009D1437" w:rsidP="00616EC4">
            <w:pPr>
              <w:jc w:val="both"/>
            </w:pPr>
            <w:r>
              <w:t>Lỗi không xác định</w:t>
            </w:r>
          </w:p>
        </w:tc>
      </w:tr>
      <w:tr w:rsidR="009D1437" w:rsidRPr="00660ABB" w14:paraId="0D31BBFA"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F25525D" w14:textId="77777777" w:rsidR="009D1437" w:rsidRPr="00E22984" w:rsidRDefault="009D1437" w:rsidP="00616EC4">
            <w:pPr>
              <w:autoSpaceDE w:val="0"/>
              <w:autoSpaceDN w:val="0"/>
              <w:adjustRightInd w:val="0"/>
              <w:rPr>
                <w:rFonts w:eastAsia="Calibri"/>
              </w:rPr>
            </w:pPr>
            <w:r w:rsidRPr="00E22984">
              <w:rPr>
                <w:rFonts w:eastAsia="Calibri"/>
              </w:rPr>
              <w:t>ERR:30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25D57D5F" w14:textId="77777777" w:rsidR="009D1437" w:rsidRDefault="009D1437" w:rsidP="00616EC4">
            <w:pPr>
              <w:pStyle w:val="ListParagraph"/>
              <w:ind w:left="0"/>
              <w:jc w:val="both"/>
            </w:pPr>
            <w:r>
              <w:t>Tạo mới hóa đơn có lỗi</w:t>
            </w:r>
          </w:p>
        </w:tc>
        <w:tc>
          <w:tcPr>
            <w:tcW w:w="1885" w:type="dxa"/>
            <w:tcBorders>
              <w:top w:val="single" w:sz="4" w:space="0" w:color="2E74B5"/>
              <w:left w:val="single" w:sz="4" w:space="0" w:color="2E74B5"/>
              <w:bottom w:val="single" w:sz="4" w:space="0" w:color="2E74B5"/>
              <w:right w:val="single" w:sz="4" w:space="0" w:color="2E74B5"/>
            </w:tcBorders>
          </w:tcPr>
          <w:p w14:paraId="0A377936" w14:textId="77777777" w:rsidR="009D1437" w:rsidRPr="00731CD1" w:rsidRDefault="009D1437" w:rsidP="00616EC4">
            <w:pPr>
              <w:ind w:left="360"/>
              <w:jc w:val="both"/>
            </w:pPr>
          </w:p>
        </w:tc>
      </w:tr>
      <w:tr w:rsidR="009D1437" w:rsidRPr="00660ABB" w14:paraId="4999BD58"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48051181" w14:textId="77777777" w:rsidR="009D1437" w:rsidRPr="009372AD" w:rsidRDefault="009D1437" w:rsidP="00616EC4">
            <w:pPr>
              <w:autoSpaceDE w:val="0"/>
              <w:autoSpaceDN w:val="0"/>
              <w:adjustRightInd w:val="0"/>
              <w:rPr>
                <w:rFonts w:eastAsia="Calibri"/>
              </w:rPr>
            </w:pPr>
            <w:r w:rsidRPr="009372AD">
              <w:rPr>
                <w:rFonts w:eastAsia="Calibri"/>
              </w:rPr>
              <w:t>OK: pattern;serial;invNumber</w:t>
            </w:r>
          </w:p>
          <w:p w14:paraId="057D57BC" w14:textId="77777777" w:rsidR="009D1437" w:rsidRPr="009372AD" w:rsidRDefault="009D1437" w:rsidP="00616EC4">
            <w:pPr>
              <w:autoSpaceDE w:val="0"/>
              <w:autoSpaceDN w:val="0"/>
              <w:adjustRightInd w:val="0"/>
              <w:rPr>
                <w:rFonts w:eastAsia="Calibri"/>
              </w:rPr>
            </w:pPr>
            <w:r w:rsidRPr="009372AD">
              <w:rPr>
                <w:rFonts w:eastAsia="Calibri"/>
              </w:rPr>
              <w:t>(Ví dụ:</w:t>
            </w:r>
          </w:p>
          <w:p w14:paraId="349B80EB" w14:textId="77777777" w:rsidR="009D1437" w:rsidRPr="009372AD" w:rsidRDefault="009D1437" w:rsidP="00616EC4">
            <w:pPr>
              <w:autoSpaceDE w:val="0"/>
              <w:autoSpaceDN w:val="0"/>
              <w:adjustRightInd w:val="0"/>
              <w:rPr>
                <w:rFonts w:eastAsia="Calibri"/>
              </w:rPr>
            </w:pPr>
            <w:r w:rsidRPr="009372AD">
              <w:rPr>
                <w:rFonts w:eastAsia="Calibri"/>
              </w:rPr>
              <w:t>OK:01GTKT3/001;AA/12E;0000002)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4CAD84FF"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OK </w:t>
            </w:r>
            <w:r w:rsidRPr="009372AD">
              <w:rPr>
                <w:rFonts w:eastAsia="Calibri"/>
              </w:rPr>
              <w:sym w:font="Wingdings" w:char="F0E0"/>
            </w:r>
            <w:r w:rsidRPr="009372AD">
              <w:rPr>
                <w:rFonts w:eastAsia="Calibri"/>
              </w:rPr>
              <w:t xml:space="preserve"> đã phát hành hóa đơn thành công</w:t>
            </w:r>
          </w:p>
          <w:p w14:paraId="37D40B5F"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Patter</w:t>
            </w:r>
            <w:r w:rsidRPr="009372AD">
              <w:rPr>
                <w:rFonts w:eastAsia="Calibri"/>
              </w:rPr>
              <w:sym w:font="Wingdings" w:char="F0E0"/>
            </w:r>
            <w:r w:rsidRPr="009372AD">
              <w:rPr>
                <w:rFonts w:eastAsia="Calibri"/>
              </w:rPr>
              <w:t xml:space="preserve"> Mẫu số của hóa đơn điều chỉnh </w:t>
            </w:r>
          </w:p>
          <w:p w14:paraId="5CC50218"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Serial </w:t>
            </w:r>
            <w:r w:rsidRPr="009372AD">
              <w:rPr>
                <w:rFonts w:eastAsia="Calibri"/>
              </w:rPr>
              <w:sym w:font="Wingdings" w:char="F0E0"/>
            </w:r>
            <w:r w:rsidRPr="009372AD">
              <w:rPr>
                <w:rFonts w:eastAsia="Calibri"/>
              </w:rPr>
              <w:t xml:space="preserve"> serial của hóa đơn điều chỉnh </w:t>
            </w:r>
          </w:p>
          <w:p w14:paraId="0CEE309B"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invNumber: số hóa đơn điều chỉnh </w:t>
            </w:r>
          </w:p>
          <w:p w14:paraId="28CB74A4" w14:textId="77777777" w:rsidR="009D1437" w:rsidRPr="009372AD" w:rsidRDefault="009D1437" w:rsidP="00616EC4">
            <w:pPr>
              <w:pStyle w:val="ListParagraph"/>
              <w:spacing w:after="0" w:line="240" w:lineRule="auto"/>
              <w:rPr>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14:paraId="20467240" w14:textId="77777777" w:rsidR="009D1437" w:rsidRPr="00731CD1" w:rsidRDefault="009D1437" w:rsidP="00616EC4">
            <w:pPr>
              <w:ind w:left="360"/>
              <w:jc w:val="both"/>
            </w:pPr>
          </w:p>
        </w:tc>
      </w:tr>
    </w:tbl>
    <w:p w14:paraId="2A01A65F" w14:textId="77777777" w:rsidR="009D1437" w:rsidRDefault="009D1437" w:rsidP="009D1437">
      <w:pPr>
        <w:rPr>
          <w:lang w:eastAsia="x-none"/>
        </w:rPr>
      </w:pPr>
    </w:p>
    <w:p w14:paraId="1C585657" w14:textId="77777777" w:rsidR="009D1437" w:rsidRPr="007B211F" w:rsidRDefault="009D1437" w:rsidP="009D1437">
      <w:pPr>
        <w:rPr>
          <w:b/>
          <w:lang w:eastAsia="x-none"/>
        </w:rPr>
      </w:pPr>
      <w:r w:rsidRPr="007B211F">
        <w:rPr>
          <w:b/>
          <w:lang w:eastAsia="x-none"/>
        </w:rPr>
        <w:t>Cấu trúc chuỗi xmlData truyền lên:</w:t>
      </w:r>
    </w:p>
    <w:p w14:paraId="03F51A8E"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&lt;Invoices&gt;</w:t>
      </w:r>
    </w:p>
    <w:p w14:paraId="6D086FFB"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t>&lt;SerialCert&gt;</w:t>
      </w:r>
      <w:r w:rsidRPr="00273C53">
        <w:rPr>
          <w:rFonts w:ascii="Consolas" w:hAnsi="Consolas" w:cs="Consolas"/>
          <w:sz w:val="19"/>
          <w:szCs w:val="19"/>
          <w:highlight w:val="white"/>
        </w:rPr>
        <w:t>540171AA56FDB2F8476BBD781251C83D</w:t>
      </w:r>
      <w:r w:rsidRPr="00C75024">
        <w:rPr>
          <w:rFonts w:ascii="Consolas" w:hAnsi="Consolas" w:cs="Consolas"/>
          <w:color w:val="0000FF"/>
          <w:sz w:val="19"/>
          <w:szCs w:val="19"/>
          <w:highlight w:val="white"/>
        </w:rPr>
        <w:t>&lt;/SerialCert&gt;</w:t>
      </w:r>
    </w:p>
    <w:p w14:paraId="77BCEB70"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t>&lt;Inv&gt;</w:t>
      </w:r>
    </w:p>
    <w:p w14:paraId="25A12040"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r>
      <w:r w:rsidRPr="00C75024">
        <w:rPr>
          <w:rFonts w:ascii="Consolas" w:hAnsi="Consolas" w:cs="Consolas"/>
          <w:color w:val="0000FF"/>
          <w:sz w:val="19"/>
          <w:szCs w:val="19"/>
          <w:highlight w:val="white"/>
        </w:rPr>
        <w:tab/>
        <w:t>&lt;key&gt;</w:t>
      </w:r>
      <w:r w:rsidRPr="00273C53">
        <w:rPr>
          <w:rFonts w:ascii="Consolas" w:hAnsi="Consolas" w:cs="Consolas"/>
          <w:sz w:val="19"/>
          <w:szCs w:val="19"/>
          <w:highlight w:val="white"/>
        </w:rPr>
        <w:t>789</w:t>
      </w:r>
      <w:r w:rsidRPr="00C75024">
        <w:rPr>
          <w:rFonts w:ascii="Consolas" w:hAnsi="Consolas" w:cs="Consolas"/>
          <w:color w:val="0000FF"/>
          <w:sz w:val="19"/>
          <w:szCs w:val="19"/>
          <w:highlight w:val="white"/>
        </w:rPr>
        <w:t>&lt;/key&gt;</w:t>
      </w:r>
    </w:p>
    <w:p w14:paraId="315EF4C4"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r>
      <w:r w:rsidRPr="00C75024">
        <w:rPr>
          <w:rFonts w:ascii="Consolas" w:hAnsi="Consolas" w:cs="Consolas"/>
          <w:color w:val="0000FF"/>
          <w:sz w:val="19"/>
          <w:szCs w:val="19"/>
          <w:highlight w:val="white"/>
        </w:rPr>
        <w:tab/>
        <w:t>&lt;idInv&gt;</w:t>
      </w:r>
      <w:r w:rsidRPr="00273C53">
        <w:rPr>
          <w:rFonts w:ascii="Consolas" w:hAnsi="Consolas" w:cs="Consolas"/>
          <w:sz w:val="19"/>
          <w:szCs w:val="19"/>
          <w:highlight w:val="white"/>
        </w:rPr>
        <w:t>10</w:t>
      </w:r>
      <w:r w:rsidRPr="00C75024">
        <w:rPr>
          <w:rFonts w:ascii="Consolas" w:hAnsi="Consolas" w:cs="Consolas"/>
          <w:color w:val="0000FF"/>
          <w:sz w:val="19"/>
          <w:szCs w:val="19"/>
          <w:highlight w:val="white"/>
        </w:rPr>
        <w:t>&lt;/idInv&gt;</w:t>
      </w:r>
    </w:p>
    <w:p w14:paraId="22E0E1EA"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r>
      <w:r w:rsidRPr="00C75024">
        <w:rPr>
          <w:rFonts w:ascii="Consolas" w:hAnsi="Consolas" w:cs="Consolas"/>
          <w:color w:val="0000FF"/>
          <w:sz w:val="19"/>
          <w:szCs w:val="19"/>
          <w:highlight w:val="white"/>
        </w:rPr>
        <w:tab/>
        <w:t>&lt;signValue&gt;</w:t>
      </w:r>
      <w:r w:rsidRPr="00273C53">
        <w:rPr>
          <w:rFonts w:ascii="Consolas" w:hAnsi="Consolas" w:cs="Consolas"/>
          <w:sz w:val="19"/>
          <w:szCs w:val="19"/>
          <w:highlight w:val="white"/>
        </w:rPr>
        <w:t>J2k7CsSN9Gb6PmsHD9yDJS1/j3s=</w:t>
      </w:r>
      <w:r w:rsidRPr="00C75024">
        <w:rPr>
          <w:rFonts w:ascii="Consolas" w:hAnsi="Consolas" w:cs="Consolas"/>
          <w:color w:val="0000FF"/>
          <w:sz w:val="19"/>
          <w:szCs w:val="19"/>
          <w:highlight w:val="white"/>
        </w:rPr>
        <w:t>&lt;/signValue&gt;</w:t>
      </w:r>
    </w:p>
    <w:p w14:paraId="28479843"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t>&lt;/Inv&gt;</w:t>
      </w:r>
    </w:p>
    <w:p w14:paraId="5DA91C67" w14:textId="77777777" w:rsidR="009D1437"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&lt;/Invoices&gt;</w:t>
      </w:r>
    </w:p>
    <w:p w14:paraId="3BB381FF" w14:textId="77777777" w:rsidR="009D1437" w:rsidRDefault="009D1437" w:rsidP="009D1437">
      <w:pPr>
        <w:ind w:firstLine="720"/>
        <w:rPr>
          <w:szCs w:val="28"/>
        </w:rPr>
      </w:pPr>
      <w:r>
        <w:rPr>
          <w:szCs w:val="28"/>
        </w:rPr>
        <w:t xml:space="preserve">Trong đó: </w:t>
      </w:r>
      <w:r>
        <w:rPr>
          <w:szCs w:val="28"/>
        </w:rPr>
        <w:tab/>
        <w:t xml:space="preserve">tag </w:t>
      </w:r>
      <w:r w:rsidRPr="00C75024">
        <w:rPr>
          <w:rFonts w:ascii="Consolas" w:hAnsi="Consolas" w:cs="Consolas"/>
          <w:color w:val="0000FF"/>
          <w:sz w:val="19"/>
          <w:szCs w:val="19"/>
          <w:highlight w:val="white"/>
        </w:rPr>
        <w:t>&lt;SerialCert&gt;</w:t>
      </w:r>
      <w:r>
        <w:rPr>
          <w:rFonts w:ascii="Consolas" w:hAnsi="Consolas" w:cs="Consolas"/>
          <w:color w:val="0000FF"/>
          <w:sz w:val="19"/>
          <w:szCs w:val="19"/>
        </w:rPr>
        <w:t xml:space="preserve">: </w:t>
      </w:r>
      <w:r w:rsidRPr="006E43BB">
        <w:rPr>
          <w:szCs w:val="28"/>
        </w:rPr>
        <w:t>serial chứng thư của công ty</w:t>
      </w:r>
    </w:p>
    <w:p w14:paraId="708EE0A9" w14:textId="77777777" w:rsidR="009D1437" w:rsidRDefault="009D1437" w:rsidP="009D1437">
      <w:pPr>
        <w:ind w:left="1440" w:firstLine="720"/>
        <w:rPr>
          <w:szCs w:val="28"/>
        </w:rPr>
      </w:pPr>
      <w:r>
        <w:rPr>
          <w:szCs w:val="28"/>
        </w:rPr>
        <w:t xml:space="preserve">tag </w:t>
      </w:r>
      <w:r w:rsidRPr="00735530">
        <w:rPr>
          <w:rFonts w:ascii="Consolas" w:hAnsi="Consolas" w:cs="Consolas"/>
          <w:color w:val="0000FF"/>
          <w:sz w:val="19"/>
          <w:szCs w:val="19"/>
          <w:highlight w:val="white"/>
        </w:rPr>
        <w:t>&lt;key&gt;</w:t>
      </w:r>
      <w:r>
        <w:rPr>
          <w:szCs w:val="28"/>
        </w:rPr>
        <w:t>: fkey</w:t>
      </w:r>
    </w:p>
    <w:p w14:paraId="344DA91C" w14:textId="77777777" w:rsidR="009D1437" w:rsidRPr="00735530" w:rsidRDefault="009D1437" w:rsidP="009D143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&lt;idInv&gt;</w:t>
      </w:r>
      <w:r w:rsidRPr="00735530">
        <w:rPr>
          <w:szCs w:val="28"/>
        </w:rPr>
        <w:t>: id hóa đơn trên hệ thống vnpt</w:t>
      </w:r>
    </w:p>
    <w:p w14:paraId="225D5870" w14:textId="77777777" w:rsidR="009D1437" w:rsidRDefault="009D1437" w:rsidP="009D1437">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w:t>
      </w:r>
      <w:r w:rsidRPr="00C75024">
        <w:rPr>
          <w:rFonts w:ascii="Consolas" w:hAnsi="Consolas" w:cs="Consolas"/>
          <w:color w:val="0000FF"/>
          <w:sz w:val="19"/>
          <w:szCs w:val="19"/>
          <w:highlight w:val="white"/>
        </w:rPr>
        <w:t>signValue</w:t>
      </w:r>
      <w:r w:rsidRPr="00735530">
        <w:rPr>
          <w:rFonts w:ascii="Consolas" w:hAnsi="Consolas" w:cs="Consolas"/>
          <w:color w:val="0000FF"/>
          <w:sz w:val="19"/>
          <w:szCs w:val="19"/>
          <w:highlight w:val="white"/>
        </w:rPr>
        <w:t>&gt;</w:t>
      </w:r>
      <w:r w:rsidRPr="00735530">
        <w:rPr>
          <w:szCs w:val="28"/>
        </w:rPr>
        <w:t xml:space="preserve">: </w:t>
      </w:r>
      <w:r>
        <w:rPr>
          <w:szCs w:val="28"/>
        </w:rPr>
        <w:t xml:space="preserve"> chuỗi ký</w:t>
      </w:r>
    </w:p>
    <w:p w14:paraId="72167C2E" w14:textId="77777777" w:rsidR="009D1437" w:rsidRDefault="009D1437" w:rsidP="00480762">
      <w:pPr>
        <w:pStyle w:val="Heading3"/>
      </w:pPr>
      <w:bookmarkStart w:id="19" w:name="_Toc198045260"/>
      <w:r>
        <w:t>Thay thế, điều chỉnh hóa đơn sử dụng token</w:t>
      </w:r>
      <w:bookmarkEnd w:id="19"/>
    </w:p>
    <w:p w14:paraId="63A6D317" w14:textId="77777777" w:rsidR="009D1437" w:rsidRPr="00593BE8" w:rsidRDefault="009D1437" w:rsidP="009D1437">
      <w:pPr>
        <w:pStyle w:val="N"/>
      </w:pPr>
      <w:r w:rsidRPr="00593BE8">
        <w:t>URL</w:t>
      </w:r>
    </w:p>
    <w:p w14:paraId="11FD063B" w14:textId="77777777" w:rsidR="009D1437" w:rsidRDefault="009D1437" w:rsidP="009D1437">
      <w:pPr>
        <w:pStyle w:val="N"/>
      </w:pPr>
      <w:r>
        <w:tab/>
      </w:r>
      <w:r w:rsidRPr="00007702">
        <w:t xml:space="preserve"> </w:t>
      </w:r>
      <w:r>
        <w:t>s</w:t>
      </w:r>
      <w:r w:rsidRPr="00EB3AC8">
        <w:t xml:space="preserve">tring </w:t>
      </w:r>
      <w:r w:rsidRPr="00761E77">
        <w:rPr>
          <w:b/>
        </w:rPr>
        <w:t>AdjustReplaceInvWithToken</w:t>
      </w:r>
      <w:r w:rsidRPr="00761E77">
        <w:t xml:space="preserve">(string Account, string ACpass, string xmlInvData, </w:t>
      </w:r>
      <w:r w:rsidRPr="00761E77">
        <w:lastRenderedPageBreak/>
        <w:t>string username, string password, int type, string pattern = "", string serial = "")</w:t>
      </w:r>
    </w:p>
    <w:p w14:paraId="32E4B5FD" w14:textId="77777777" w:rsidR="009D1437" w:rsidRPr="00593BE8" w:rsidRDefault="009D1437" w:rsidP="009D1437">
      <w:pPr>
        <w:pStyle w:val="N"/>
      </w:pPr>
      <w:r w:rsidRPr="00593BE8">
        <w:t>DESCRIPTION</w:t>
      </w:r>
    </w:p>
    <w:p w14:paraId="0B26795D" w14:textId="77777777" w:rsidR="009D1437" w:rsidRDefault="009D1437" w:rsidP="009D1437">
      <w:pPr>
        <w:pStyle w:val="N"/>
      </w:pPr>
      <w:r>
        <w:tab/>
        <w:t>Đây là web service cho phép thay thế , điều chỉnh hóa đơn cho các khách hàng sử dụng token</w:t>
      </w:r>
    </w:p>
    <w:p w14:paraId="5E0A9F14" w14:textId="77777777" w:rsidR="009D1437" w:rsidRPr="00007702" w:rsidRDefault="009D1437" w:rsidP="009D1437">
      <w:pPr>
        <w:pStyle w:val="N"/>
      </w:pPr>
      <w:r w:rsidRPr="00663B3E">
        <w:t>HTTP METHOD</w:t>
      </w:r>
    </w:p>
    <w:p w14:paraId="5885A83E" w14:textId="77777777" w:rsidR="009D1437" w:rsidRPr="00007702" w:rsidRDefault="009D1437" w:rsidP="009D1437">
      <w:pPr>
        <w:pStyle w:val="N"/>
        <w:rPr>
          <w:b/>
        </w:rPr>
      </w:pPr>
      <w:r w:rsidRPr="00610AFD">
        <w:tab/>
      </w:r>
      <w:r w:rsidRPr="00610AFD">
        <w:tab/>
        <w:t>POST</w:t>
      </w:r>
    </w:p>
    <w:p w14:paraId="1A943488" w14:textId="77777777" w:rsidR="009D1437" w:rsidRPr="00610AFD" w:rsidRDefault="009D1437" w:rsidP="009D1437">
      <w:pPr>
        <w:pStyle w:val="N"/>
      </w:pPr>
      <w:r w:rsidRPr="00610AFD">
        <w:t>REQUEST BODY</w:t>
      </w:r>
    </w:p>
    <w:p w14:paraId="42B00F5C"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Tài khoản được cấp phát cho nhân viên gọi lệnh phát hành hóa đơn</w:t>
      </w:r>
    </w:p>
    <w:p w14:paraId="774A20F9" w14:textId="77777777" w:rsidR="009D1437" w:rsidRPr="000D3AC0"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71DFE784" w14:textId="7061EB32" w:rsidR="009D1437" w:rsidRPr="00DA6FA0" w:rsidRDefault="009D1437" w:rsidP="009D1437">
      <w:pPr>
        <w:pStyle w:val="ListParagraph"/>
        <w:numPr>
          <w:ilvl w:val="0"/>
          <w:numId w:val="2"/>
        </w:numPr>
        <w:spacing w:after="0" w:line="360" w:lineRule="auto"/>
        <w:ind w:left="1080"/>
        <w:jc w:val="both"/>
        <w:rPr>
          <w:rFonts w:eastAsia="Calibri"/>
          <w:b/>
          <w:u w:val="single"/>
        </w:rPr>
      </w:pPr>
      <w:r w:rsidRPr="000D3AC0">
        <w:rPr>
          <w:b/>
          <w:color w:val="000000"/>
          <w:highlight w:val="white"/>
        </w:rPr>
        <w:t>xmlInvData</w:t>
      </w:r>
      <w:r w:rsidRPr="000D3AC0">
        <w:rPr>
          <w:color w:val="000000"/>
        </w:rPr>
        <w:t>: chuỗ</w:t>
      </w:r>
      <w:r w:rsidR="007133FB">
        <w:rPr>
          <w:color w:val="000000"/>
        </w:rPr>
        <w:t>i xml hóa đơn (</w:t>
      </w:r>
      <w:r>
        <w:rPr>
          <w:color w:val="000000"/>
        </w:rPr>
        <w:t>theo mô tả)</w:t>
      </w:r>
    </w:p>
    <w:p w14:paraId="35C1A4EC" w14:textId="77777777" w:rsidR="009D1437" w:rsidRPr="00DA6FA0" w:rsidRDefault="009D1437" w:rsidP="009D1437">
      <w:pPr>
        <w:pStyle w:val="ListParagraph"/>
        <w:numPr>
          <w:ilvl w:val="0"/>
          <w:numId w:val="2"/>
        </w:numPr>
        <w:spacing w:after="0" w:line="360" w:lineRule="auto"/>
        <w:ind w:left="1080"/>
        <w:jc w:val="both"/>
        <w:rPr>
          <w:rFonts w:eastAsia="Calibri"/>
          <w:b/>
          <w:u w:val="single"/>
        </w:rPr>
      </w:pPr>
      <w:r w:rsidRPr="00DA6FA0">
        <w:rPr>
          <w:b/>
          <w:highlight w:val="white"/>
        </w:rPr>
        <w:t>type</w:t>
      </w:r>
      <w:r w:rsidRPr="00DA6FA0">
        <w:t>: thay thế = 1, điều chỉnh tăng = 2, điều chỉnh giả</w:t>
      </w:r>
      <w:r>
        <w:t xml:space="preserve">m = </w:t>
      </w:r>
      <w:r w:rsidRPr="00DA6FA0">
        <w:t>3, điều chỉnh thông tin = 4</w:t>
      </w:r>
    </w:p>
    <w:p w14:paraId="60E0AFD9"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mẫu số</w:t>
      </w:r>
      <w:r>
        <w:rPr>
          <w:color w:val="000000"/>
        </w:rPr>
        <w:t xml:space="preserve"> hóa đơn</w:t>
      </w:r>
    </w:p>
    <w:p w14:paraId="26C707ED"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serial</w:t>
      </w:r>
      <w:r w:rsidRPr="005A1839">
        <w:rPr>
          <w:color w:val="000000"/>
        </w:rPr>
        <w:t>: ký hiệu</w:t>
      </w:r>
      <w:r>
        <w:rPr>
          <w:color w:val="000000"/>
        </w:rPr>
        <w:t xml:space="preserve"> hóa đơn</w:t>
      </w:r>
    </w:p>
    <w:p w14:paraId="3C87DEBF"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4950"/>
        <w:gridCol w:w="1885"/>
      </w:tblGrid>
      <w:tr w:rsidR="009D1437" w:rsidRPr="00660ABB" w14:paraId="4A8FA074"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F2F2F2"/>
          </w:tcPr>
          <w:p w14:paraId="43792273" w14:textId="77777777" w:rsidR="009D1437" w:rsidRPr="00660ABB" w:rsidRDefault="009D1437" w:rsidP="00616EC4">
            <w:pPr>
              <w:pStyle w:val="ListParagraph"/>
            </w:pPr>
            <w:r>
              <w:t>Kết 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14:paraId="192B602F" w14:textId="77777777" w:rsidR="009D1437" w:rsidRPr="00660ABB" w:rsidRDefault="009D1437" w:rsidP="00616EC4">
            <w:pPr>
              <w:pStyle w:val="ListParagraph"/>
            </w:pPr>
            <w:r w:rsidRPr="00660ABB">
              <w:t>Mô 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14:paraId="3015ACB6" w14:textId="77777777" w:rsidR="009D1437" w:rsidRPr="00660ABB" w:rsidRDefault="009D1437" w:rsidP="00616EC4">
            <w:pPr>
              <w:pStyle w:val="ListParagraph"/>
            </w:pPr>
            <w:r>
              <w:t>Ghi chú</w:t>
            </w:r>
          </w:p>
        </w:tc>
      </w:tr>
      <w:tr w:rsidR="009D1437" w:rsidRPr="00660ABB" w14:paraId="4624C5DC" w14:textId="77777777" w:rsidTr="00616EC4">
        <w:tc>
          <w:tcPr>
            <w:tcW w:w="2430" w:type="dxa"/>
            <w:tcBorders>
              <w:top w:val="single" w:sz="4" w:space="0" w:color="2E74B5"/>
              <w:left w:val="single" w:sz="4" w:space="0" w:color="2E74B5"/>
              <w:right w:val="single" w:sz="4" w:space="0" w:color="2E74B5"/>
            </w:tcBorders>
            <w:shd w:val="clear" w:color="auto" w:fill="auto"/>
          </w:tcPr>
          <w:p w14:paraId="030B4FEC" w14:textId="77777777" w:rsidR="009D1437" w:rsidRPr="009372AD" w:rsidRDefault="009D1437" w:rsidP="00616EC4">
            <w:pPr>
              <w:autoSpaceDE w:val="0"/>
              <w:autoSpaceDN w:val="0"/>
              <w:adjustRightInd w:val="0"/>
              <w:rPr>
                <w:rFonts w:eastAsia="Calibri"/>
                <w:sz w:val="19"/>
                <w:szCs w:val="19"/>
              </w:rPr>
            </w:pPr>
            <w:r w:rsidRPr="009372AD">
              <w:rPr>
                <w:rFonts w:eastAsia="Calibri"/>
              </w:rPr>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405B2AD" w14:textId="77777777" w:rsidR="009D1437" w:rsidRPr="009372AD" w:rsidRDefault="009D1437" w:rsidP="00616EC4">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w:t>
            </w:r>
          </w:p>
        </w:tc>
        <w:tc>
          <w:tcPr>
            <w:tcW w:w="1885" w:type="dxa"/>
            <w:tcBorders>
              <w:top w:val="single" w:sz="4" w:space="0" w:color="2E74B5"/>
              <w:left w:val="single" w:sz="4" w:space="0" w:color="2E74B5"/>
              <w:bottom w:val="single" w:sz="4" w:space="0" w:color="2E74B5"/>
              <w:right w:val="single" w:sz="4" w:space="0" w:color="2E74B5"/>
            </w:tcBorders>
          </w:tcPr>
          <w:p w14:paraId="49A47B8E" w14:textId="77777777" w:rsidR="009D1437" w:rsidRPr="009372AD" w:rsidRDefault="009D1437" w:rsidP="00616EC4">
            <w:pPr>
              <w:pStyle w:val="ListParagraph"/>
              <w:ind w:left="0"/>
              <w:jc w:val="both"/>
            </w:pPr>
          </w:p>
        </w:tc>
      </w:tr>
      <w:tr w:rsidR="009D1437" w:rsidRPr="00660ABB" w14:paraId="09C7B3BC"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BC76982" w14:textId="77777777" w:rsidR="009D1437" w:rsidRPr="009372AD" w:rsidRDefault="009D1437" w:rsidP="00616EC4">
            <w:pPr>
              <w:autoSpaceDE w:val="0"/>
              <w:autoSpaceDN w:val="0"/>
              <w:adjustRightInd w:val="0"/>
              <w:rPr>
                <w:rFonts w:eastAsia="Calibri"/>
              </w:rPr>
            </w:pPr>
            <w:r w:rsidRPr="00E22984">
              <w:rPr>
                <w:rFonts w:eastAsia="Calibri"/>
              </w:rPr>
              <w:t>ERR:21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C2758DE" w14:textId="77777777" w:rsidR="009D1437" w:rsidRPr="009372AD" w:rsidRDefault="009D1437" w:rsidP="00616EC4">
            <w:pPr>
              <w:rPr>
                <w:rFonts w:eastAsia="Calibri"/>
              </w:rPr>
            </w:pPr>
            <w:r>
              <w:rPr>
                <w:rFonts w:eastAsia="Calibri"/>
              </w:rPr>
              <w:t>Không tìm thấy công ty hoặc tài khoản không tồn tại</w:t>
            </w:r>
          </w:p>
        </w:tc>
        <w:tc>
          <w:tcPr>
            <w:tcW w:w="1885" w:type="dxa"/>
            <w:tcBorders>
              <w:top w:val="single" w:sz="4" w:space="0" w:color="2E74B5"/>
              <w:left w:val="single" w:sz="4" w:space="0" w:color="2E74B5"/>
              <w:bottom w:val="single" w:sz="4" w:space="0" w:color="2E74B5"/>
              <w:right w:val="single" w:sz="4" w:space="0" w:color="2E74B5"/>
            </w:tcBorders>
          </w:tcPr>
          <w:p w14:paraId="0C894924" w14:textId="77777777" w:rsidR="009D1437" w:rsidRPr="009372AD" w:rsidRDefault="009D1437" w:rsidP="00616EC4">
            <w:pPr>
              <w:jc w:val="both"/>
            </w:pPr>
          </w:p>
        </w:tc>
      </w:tr>
      <w:tr w:rsidR="009D1437" w:rsidRPr="00660ABB" w14:paraId="5F6916D9"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4D46FBFA" w14:textId="77777777" w:rsidR="009D1437" w:rsidRPr="009372AD" w:rsidRDefault="009D1437" w:rsidP="00616EC4">
            <w:pPr>
              <w:autoSpaceDE w:val="0"/>
              <w:autoSpaceDN w:val="0"/>
              <w:adjustRightInd w:val="0"/>
              <w:rPr>
                <w:rFonts w:eastAsia="Calibri"/>
              </w:rPr>
            </w:pPr>
            <w:r w:rsidRPr="00E22984">
              <w:rPr>
                <w:rFonts w:eastAsia="Calibri"/>
              </w:rPr>
              <w:t>ERR:22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73D8701" w14:textId="77777777" w:rsidR="009D1437" w:rsidRPr="009372AD" w:rsidRDefault="009D1437" w:rsidP="00616EC4">
            <w:pPr>
              <w:rPr>
                <w:rFonts w:eastAsia="Calibri"/>
              </w:rPr>
            </w:pPr>
            <w:r>
              <w:rPr>
                <w:rFonts w:eastAsia="Calibri"/>
              </w:rPr>
              <w:t>Công ty chưa đăng ký chứng thư</w:t>
            </w:r>
          </w:p>
        </w:tc>
        <w:tc>
          <w:tcPr>
            <w:tcW w:w="1885" w:type="dxa"/>
            <w:tcBorders>
              <w:top w:val="single" w:sz="4" w:space="0" w:color="2E74B5"/>
              <w:left w:val="single" w:sz="4" w:space="0" w:color="2E74B5"/>
              <w:bottom w:val="single" w:sz="4" w:space="0" w:color="2E74B5"/>
              <w:right w:val="single" w:sz="4" w:space="0" w:color="2E74B5"/>
            </w:tcBorders>
          </w:tcPr>
          <w:p w14:paraId="4E70FB64" w14:textId="77777777" w:rsidR="009D1437" w:rsidRPr="009372AD" w:rsidRDefault="009D1437" w:rsidP="00616EC4">
            <w:pPr>
              <w:pStyle w:val="ListParagraph"/>
              <w:ind w:left="0"/>
              <w:jc w:val="both"/>
            </w:pPr>
          </w:p>
        </w:tc>
      </w:tr>
      <w:tr w:rsidR="009D1437" w:rsidRPr="00660ABB" w14:paraId="254C5EE3"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5D9E75C5" w14:textId="77777777" w:rsidR="009D1437" w:rsidRPr="009372AD" w:rsidRDefault="009D1437" w:rsidP="00616EC4">
            <w:pPr>
              <w:autoSpaceDE w:val="0"/>
              <w:autoSpaceDN w:val="0"/>
              <w:adjustRightInd w:val="0"/>
              <w:rPr>
                <w:rFonts w:eastAsia="Calibri"/>
              </w:rPr>
            </w:pPr>
            <w:r w:rsidRPr="00E22984">
              <w:rPr>
                <w:rFonts w:eastAsia="Calibri"/>
              </w:rPr>
              <w:t>ERR:28</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2318F8D6" w14:textId="77777777" w:rsidR="009D1437" w:rsidRPr="009372AD" w:rsidRDefault="009D1437" w:rsidP="00616EC4">
            <w:pPr>
              <w:rPr>
                <w:rFonts w:eastAsia="Calibri"/>
              </w:rPr>
            </w:pPr>
            <w:r>
              <w:rPr>
                <w:rFonts w:eastAsia="Calibri"/>
              </w:rPr>
              <w:t>Chưa có thông tin chứng thư trong hệ thống</w:t>
            </w:r>
          </w:p>
        </w:tc>
        <w:tc>
          <w:tcPr>
            <w:tcW w:w="1885" w:type="dxa"/>
            <w:tcBorders>
              <w:top w:val="single" w:sz="4" w:space="0" w:color="2E74B5"/>
              <w:left w:val="single" w:sz="4" w:space="0" w:color="2E74B5"/>
              <w:bottom w:val="single" w:sz="4" w:space="0" w:color="2E74B5"/>
              <w:right w:val="single" w:sz="4" w:space="0" w:color="2E74B5"/>
            </w:tcBorders>
          </w:tcPr>
          <w:p w14:paraId="100EDD4C" w14:textId="77777777" w:rsidR="009D1437" w:rsidRPr="009372AD" w:rsidRDefault="009D1437" w:rsidP="00616EC4">
            <w:pPr>
              <w:pStyle w:val="ListParagraph"/>
              <w:ind w:left="0"/>
              <w:jc w:val="both"/>
            </w:pPr>
          </w:p>
        </w:tc>
      </w:tr>
      <w:tr w:rsidR="009D1437" w:rsidRPr="00660ABB" w14:paraId="020D04A1"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7DE0FFBB" w14:textId="77777777" w:rsidR="009D1437" w:rsidRPr="009372AD" w:rsidRDefault="009D1437" w:rsidP="00616EC4">
            <w:pPr>
              <w:autoSpaceDE w:val="0"/>
              <w:autoSpaceDN w:val="0"/>
              <w:adjustRightInd w:val="0"/>
              <w:rPr>
                <w:rFonts w:eastAsia="Calibri"/>
              </w:rPr>
            </w:pPr>
            <w:r w:rsidRPr="00E22984">
              <w:rPr>
                <w:rFonts w:eastAsia="Calibri"/>
              </w:rPr>
              <w:t>ERR:24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BBF9DE6" w14:textId="77777777" w:rsidR="009D1437" w:rsidRPr="009372AD" w:rsidRDefault="009D1437" w:rsidP="00616EC4">
            <w:pPr>
              <w:rPr>
                <w:rFonts w:eastAsia="Calibri"/>
              </w:rPr>
            </w:pPr>
            <w:r>
              <w:rPr>
                <w:rFonts w:eastAsia="Calibri"/>
              </w:rPr>
              <w:t>Chứng thư truyền lên không đúng với chứng thư đăng ký trong hệ thống</w:t>
            </w:r>
          </w:p>
        </w:tc>
        <w:tc>
          <w:tcPr>
            <w:tcW w:w="1885" w:type="dxa"/>
            <w:tcBorders>
              <w:top w:val="single" w:sz="4" w:space="0" w:color="2E74B5"/>
              <w:left w:val="single" w:sz="4" w:space="0" w:color="2E74B5"/>
              <w:bottom w:val="single" w:sz="4" w:space="0" w:color="2E74B5"/>
              <w:right w:val="single" w:sz="4" w:space="0" w:color="2E74B5"/>
            </w:tcBorders>
          </w:tcPr>
          <w:p w14:paraId="411948DC" w14:textId="77777777" w:rsidR="009D1437" w:rsidRPr="009372AD" w:rsidRDefault="009D1437" w:rsidP="00616EC4">
            <w:pPr>
              <w:pStyle w:val="ListParagraph"/>
              <w:ind w:left="0"/>
              <w:jc w:val="both"/>
            </w:pPr>
          </w:p>
        </w:tc>
      </w:tr>
      <w:tr w:rsidR="009D1437" w:rsidRPr="00660ABB" w14:paraId="2BD620B3"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48774CC2" w14:textId="77777777" w:rsidR="009D1437" w:rsidRPr="009372AD" w:rsidRDefault="009D1437" w:rsidP="00616EC4">
            <w:pPr>
              <w:autoSpaceDE w:val="0"/>
              <w:autoSpaceDN w:val="0"/>
              <w:adjustRightInd w:val="0"/>
              <w:rPr>
                <w:rFonts w:eastAsia="Calibri"/>
              </w:rPr>
            </w:pPr>
            <w:r w:rsidRPr="00E22984">
              <w:rPr>
                <w:rFonts w:eastAsia="Calibri"/>
              </w:rPr>
              <w:t>ERR:27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23C89821" w14:textId="77777777" w:rsidR="009D1437" w:rsidRPr="009372AD" w:rsidRDefault="009D1437" w:rsidP="00616EC4">
            <w:pPr>
              <w:pStyle w:val="ListParagraph"/>
              <w:spacing w:after="0" w:line="240" w:lineRule="auto"/>
              <w:ind w:left="0"/>
              <w:rPr>
                <w:rFonts w:eastAsia="Calibri"/>
              </w:rPr>
            </w:pPr>
            <w:r>
              <w:rPr>
                <w:rFonts w:eastAsia="Calibri"/>
              </w:rPr>
              <w:t>Chứng thư chưa đến thời điểm sử dụng</w:t>
            </w:r>
          </w:p>
        </w:tc>
        <w:tc>
          <w:tcPr>
            <w:tcW w:w="1885" w:type="dxa"/>
            <w:tcBorders>
              <w:top w:val="single" w:sz="4" w:space="0" w:color="2E74B5"/>
              <w:left w:val="single" w:sz="4" w:space="0" w:color="2E74B5"/>
              <w:bottom w:val="single" w:sz="4" w:space="0" w:color="2E74B5"/>
              <w:right w:val="single" w:sz="4" w:space="0" w:color="2E74B5"/>
            </w:tcBorders>
          </w:tcPr>
          <w:p w14:paraId="6180F8D0" w14:textId="77777777" w:rsidR="009D1437" w:rsidRPr="009372AD" w:rsidRDefault="009D1437" w:rsidP="00616EC4">
            <w:pPr>
              <w:pStyle w:val="ListParagraph"/>
              <w:ind w:left="0"/>
              <w:jc w:val="both"/>
            </w:pPr>
          </w:p>
        </w:tc>
      </w:tr>
      <w:tr w:rsidR="009D1437" w:rsidRPr="00660ABB" w14:paraId="3BFBC506"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50B14466" w14:textId="77777777" w:rsidR="009D1437" w:rsidRPr="009372AD" w:rsidRDefault="009D1437" w:rsidP="00616EC4">
            <w:pPr>
              <w:autoSpaceDE w:val="0"/>
              <w:autoSpaceDN w:val="0"/>
              <w:adjustRightInd w:val="0"/>
              <w:rPr>
                <w:rFonts w:eastAsia="Calibri"/>
              </w:rPr>
            </w:pPr>
            <w:r w:rsidRPr="00E22984">
              <w:rPr>
                <w:rFonts w:eastAsia="Calibri"/>
              </w:rPr>
              <w:t>ERR:26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B99E0EF" w14:textId="77777777" w:rsidR="009D1437" w:rsidRPr="009372AD" w:rsidRDefault="009D1437" w:rsidP="00616EC4">
            <w:pPr>
              <w:pStyle w:val="ListParagraph"/>
              <w:spacing w:after="0" w:line="240" w:lineRule="auto"/>
              <w:ind w:left="0"/>
              <w:rPr>
                <w:rFonts w:eastAsia="Calibri"/>
              </w:rPr>
            </w:pPr>
            <w:r>
              <w:rPr>
                <w:rFonts w:eastAsia="Calibri"/>
              </w:rPr>
              <w:t>Chứng thư hết hạn</w:t>
            </w:r>
          </w:p>
        </w:tc>
        <w:tc>
          <w:tcPr>
            <w:tcW w:w="1885" w:type="dxa"/>
            <w:tcBorders>
              <w:top w:val="single" w:sz="4" w:space="0" w:color="2E74B5"/>
              <w:left w:val="single" w:sz="4" w:space="0" w:color="2E74B5"/>
              <w:bottom w:val="single" w:sz="4" w:space="0" w:color="2E74B5"/>
              <w:right w:val="single" w:sz="4" w:space="0" w:color="2E74B5"/>
            </w:tcBorders>
          </w:tcPr>
          <w:p w14:paraId="19570F89" w14:textId="77777777" w:rsidR="009D1437" w:rsidRPr="009372AD" w:rsidRDefault="009D1437" w:rsidP="00616EC4">
            <w:pPr>
              <w:pStyle w:val="ListParagraph"/>
              <w:ind w:left="0"/>
              <w:jc w:val="both"/>
            </w:pPr>
          </w:p>
        </w:tc>
      </w:tr>
      <w:tr w:rsidR="009D1437" w:rsidRPr="00660ABB" w14:paraId="0A48A94F"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44C2513E" w14:textId="77777777" w:rsidR="009D1437" w:rsidRPr="009372AD" w:rsidRDefault="009D1437" w:rsidP="00616EC4">
            <w:pPr>
              <w:autoSpaceDE w:val="0"/>
              <w:autoSpaceDN w:val="0"/>
              <w:adjustRightInd w:val="0"/>
              <w:rPr>
                <w:rFonts w:eastAsia="Calibri"/>
              </w:rPr>
            </w:pPr>
            <w:r w:rsidRPr="00E22984">
              <w:rPr>
                <w:rFonts w:eastAsia="Calibri"/>
              </w:rPr>
              <w:t>ERR:3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DB39E19" w14:textId="77777777" w:rsidR="009D1437" w:rsidRPr="009372AD" w:rsidRDefault="009D1437" w:rsidP="00616EC4">
            <w:pPr>
              <w:pStyle w:val="ListParagraph"/>
              <w:spacing w:after="0" w:line="240" w:lineRule="auto"/>
              <w:ind w:left="0"/>
              <w:rPr>
                <w:rFonts w:eastAsia="Calibri"/>
              </w:rPr>
            </w:pPr>
            <w:r w:rsidRPr="009372AD">
              <w:rPr>
                <w:rFonts w:eastAsia="Calibri"/>
              </w:rPr>
              <w:t>Dữ liệu xml đầu vào không đúng quy định</w:t>
            </w:r>
          </w:p>
        </w:tc>
        <w:tc>
          <w:tcPr>
            <w:tcW w:w="1885" w:type="dxa"/>
            <w:tcBorders>
              <w:top w:val="single" w:sz="4" w:space="0" w:color="2E74B5"/>
              <w:left w:val="single" w:sz="4" w:space="0" w:color="2E74B5"/>
              <w:bottom w:val="single" w:sz="4" w:space="0" w:color="2E74B5"/>
              <w:right w:val="single" w:sz="4" w:space="0" w:color="2E74B5"/>
            </w:tcBorders>
          </w:tcPr>
          <w:p w14:paraId="1EC51879" w14:textId="77777777" w:rsidR="009D1437" w:rsidRPr="009372AD" w:rsidRDefault="009D1437" w:rsidP="00616EC4">
            <w:pPr>
              <w:pStyle w:val="ListParagraph"/>
              <w:ind w:left="0"/>
              <w:jc w:val="both"/>
            </w:pPr>
          </w:p>
        </w:tc>
      </w:tr>
      <w:tr w:rsidR="009D1437" w:rsidRPr="00660ABB" w14:paraId="25906496"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2093FCE4" w14:textId="77777777" w:rsidR="009D1437" w:rsidRPr="009372AD" w:rsidRDefault="009D1437" w:rsidP="00616EC4">
            <w:pPr>
              <w:autoSpaceDE w:val="0"/>
              <w:autoSpaceDN w:val="0"/>
              <w:adjustRightInd w:val="0"/>
              <w:rPr>
                <w:rFonts w:eastAsia="Calibri"/>
              </w:rPr>
            </w:pPr>
            <w:r w:rsidRPr="00E22984">
              <w:rPr>
                <w:rFonts w:eastAsia="Calibri"/>
              </w:rPr>
              <w:t>ERR:20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8596B5A" w14:textId="77777777" w:rsidR="009D1437" w:rsidRDefault="009D1437" w:rsidP="00616EC4">
            <w:pPr>
              <w:pStyle w:val="ListParagraph"/>
              <w:spacing w:after="0" w:line="240" w:lineRule="auto"/>
              <w:ind w:left="0"/>
              <w:rPr>
                <w:rFonts w:eastAsia="Calibri"/>
              </w:rPr>
            </w:pPr>
            <w:r>
              <w:t>Không tìm thấy dải hóa đơn</w:t>
            </w:r>
          </w:p>
        </w:tc>
        <w:tc>
          <w:tcPr>
            <w:tcW w:w="1885" w:type="dxa"/>
            <w:tcBorders>
              <w:top w:val="single" w:sz="4" w:space="0" w:color="2E74B5"/>
              <w:left w:val="single" w:sz="4" w:space="0" w:color="2E74B5"/>
              <w:bottom w:val="single" w:sz="4" w:space="0" w:color="2E74B5"/>
              <w:right w:val="single" w:sz="4" w:space="0" w:color="2E74B5"/>
            </w:tcBorders>
          </w:tcPr>
          <w:p w14:paraId="49784232" w14:textId="77777777" w:rsidR="009D1437" w:rsidRPr="00731CD1" w:rsidRDefault="009D1437" w:rsidP="00616EC4">
            <w:pPr>
              <w:jc w:val="both"/>
            </w:pPr>
            <w:r>
              <w:t xml:space="preserve">Không tìm thấy dải hóa đơn hoặc tài khoản phát hành không có quyền phát hành hóa đơn trên dải </w:t>
            </w:r>
            <w:r>
              <w:lastRenderedPageBreak/>
              <w:t>hóa đơn truyền lên.</w:t>
            </w:r>
          </w:p>
        </w:tc>
      </w:tr>
      <w:tr w:rsidR="009D1437" w:rsidRPr="00660ABB" w14:paraId="20964C07" w14:textId="77777777" w:rsidTr="00616EC4">
        <w:trPr>
          <w:trHeight w:val="368"/>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2F6FA1F7" w14:textId="77777777" w:rsidR="009D1437" w:rsidRPr="009372AD" w:rsidRDefault="009D1437" w:rsidP="00616EC4">
            <w:pPr>
              <w:autoSpaceDE w:val="0"/>
              <w:autoSpaceDN w:val="0"/>
              <w:adjustRightInd w:val="0"/>
              <w:rPr>
                <w:rFonts w:eastAsia="Calibri"/>
              </w:rPr>
            </w:pPr>
            <w:r w:rsidRPr="00E22984">
              <w:rPr>
                <w:rFonts w:eastAsia="Calibri"/>
              </w:rPr>
              <w:lastRenderedPageBreak/>
              <w:t>ERR:6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8A5418B" w14:textId="77777777" w:rsidR="009D1437" w:rsidRDefault="009D1437" w:rsidP="00616EC4">
            <w:pPr>
              <w:pStyle w:val="ListParagraph"/>
              <w:spacing w:after="0" w:line="240" w:lineRule="auto"/>
              <w:ind w:left="0"/>
              <w:rPr>
                <w:rFonts w:eastAsia="Calibri"/>
              </w:rPr>
            </w:pPr>
            <w:r>
              <w:rPr>
                <w:rFonts w:eastAsia="Calibri"/>
              </w:rPr>
              <w:t>Không còn đủ số lượng hóa đơn để phát hành</w:t>
            </w:r>
          </w:p>
        </w:tc>
        <w:tc>
          <w:tcPr>
            <w:tcW w:w="1885" w:type="dxa"/>
            <w:tcBorders>
              <w:top w:val="single" w:sz="4" w:space="0" w:color="2E74B5"/>
              <w:left w:val="single" w:sz="4" w:space="0" w:color="2E74B5"/>
              <w:bottom w:val="single" w:sz="4" w:space="0" w:color="2E74B5"/>
              <w:right w:val="single" w:sz="4" w:space="0" w:color="2E74B5"/>
            </w:tcBorders>
          </w:tcPr>
          <w:p w14:paraId="26D04FE8" w14:textId="77777777" w:rsidR="009D1437" w:rsidRPr="00731CD1" w:rsidRDefault="009D1437" w:rsidP="00616EC4">
            <w:pPr>
              <w:ind w:left="360"/>
              <w:jc w:val="both"/>
            </w:pPr>
          </w:p>
        </w:tc>
      </w:tr>
      <w:tr w:rsidR="009D1437" w:rsidRPr="00660ABB" w14:paraId="0E56CCEB"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40EF6CBA" w14:textId="77777777" w:rsidR="009D1437" w:rsidRPr="009372AD" w:rsidRDefault="009D1437" w:rsidP="00616EC4">
            <w:pPr>
              <w:autoSpaceDE w:val="0"/>
              <w:autoSpaceDN w:val="0"/>
              <w:adjustRightInd w:val="0"/>
              <w:rPr>
                <w:rFonts w:eastAsia="Calibri"/>
              </w:rPr>
            </w:pPr>
            <w:r w:rsidRPr="00E22984">
              <w:rPr>
                <w:rFonts w:eastAsia="Calibri"/>
              </w:rP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C2B00A6" w14:textId="77777777" w:rsidR="009D1437" w:rsidRDefault="009D1437" w:rsidP="00616EC4">
            <w:pPr>
              <w:pStyle w:val="ListParagraph"/>
              <w:spacing w:after="0" w:line="240" w:lineRule="auto"/>
              <w:ind w:left="0"/>
              <w:rPr>
                <w:rFonts w:eastAsia="Calibri"/>
              </w:rPr>
            </w:pPr>
            <w:r>
              <w:t>Lô có số hóa đơn vượt quá max cho phép</w:t>
            </w:r>
          </w:p>
        </w:tc>
        <w:tc>
          <w:tcPr>
            <w:tcW w:w="1885" w:type="dxa"/>
            <w:tcBorders>
              <w:top w:val="single" w:sz="4" w:space="0" w:color="2E74B5"/>
              <w:left w:val="single" w:sz="4" w:space="0" w:color="2E74B5"/>
              <w:bottom w:val="single" w:sz="4" w:space="0" w:color="2E74B5"/>
              <w:right w:val="single" w:sz="4" w:space="0" w:color="2E74B5"/>
            </w:tcBorders>
          </w:tcPr>
          <w:p w14:paraId="58C4BB6B" w14:textId="77777777" w:rsidR="009D1437" w:rsidRPr="00731CD1" w:rsidRDefault="009D1437" w:rsidP="00616EC4">
            <w:pPr>
              <w:ind w:left="360"/>
              <w:jc w:val="both"/>
            </w:pPr>
          </w:p>
        </w:tc>
      </w:tr>
      <w:tr w:rsidR="009D1437" w:rsidRPr="00660ABB" w14:paraId="3D1FE6AB" w14:textId="77777777" w:rsidTr="00616EC4">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33000D11" w14:textId="77777777" w:rsidR="009D1437" w:rsidRPr="009372AD" w:rsidRDefault="009D1437" w:rsidP="00616EC4">
            <w:pPr>
              <w:autoSpaceDE w:val="0"/>
              <w:autoSpaceDN w:val="0"/>
              <w:adjustRightInd w:val="0"/>
              <w:rPr>
                <w:rFonts w:eastAsia="Calibri"/>
              </w:rPr>
            </w:pPr>
            <w:r w:rsidRPr="00E22984">
              <w:rPr>
                <w:rFonts w:eastAsia="Calibri"/>
              </w:rP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240219C6" w14:textId="77777777" w:rsidR="009D1437" w:rsidRDefault="009D1437" w:rsidP="00616EC4">
            <w:pPr>
              <w:pStyle w:val="ListParagraph"/>
              <w:spacing w:after="0" w:line="240" w:lineRule="auto"/>
              <w:ind w:left="0"/>
              <w:rPr>
                <w:rFonts w:eastAsia="Calibri"/>
              </w:rPr>
            </w:pPr>
            <w:r>
              <w:rPr>
                <w:rFonts w:eastAsia="Calibri"/>
              </w:rPr>
              <w:t>Có lỗi xảy ra</w:t>
            </w:r>
          </w:p>
        </w:tc>
        <w:tc>
          <w:tcPr>
            <w:tcW w:w="1885" w:type="dxa"/>
            <w:tcBorders>
              <w:top w:val="single" w:sz="4" w:space="0" w:color="2E74B5"/>
              <w:left w:val="single" w:sz="4" w:space="0" w:color="2E74B5"/>
              <w:bottom w:val="single" w:sz="4" w:space="0" w:color="2E74B5"/>
              <w:right w:val="single" w:sz="4" w:space="0" w:color="2E74B5"/>
            </w:tcBorders>
          </w:tcPr>
          <w:p w14:paraId="7FA3772D" w14:textId="77777777" w:rsidR="009D1437" w:rsidRPr="00731CD1" w:rsidRDefault="009D1437" w:rsidP="00616EC4">
            <w:pPr>
              <w:jc w:val="both"/>
            </w:pPr>
            <w:r>
              <w:t>Lỗi không xác định</w:t>
            </w:r>
          </w:p>
        </w:tc>
      </w:tr>
      <w:tr w:rsidR="009D1437" w:rsidRPr="00660ABB" w14:paraId="11EF1508"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BE10890" w14:textId="77777777" w:rsidR="009D1437" w:rsidRPr="00E22984" w:rsidRDefault="009D1437" w:rsidP="00616EC4">
            <w:pPr>
              <w:autoSpaceDE w:val="0"/>
              <w:autoSpaceDN w:val="0"/>
              <w:adjustRightInd w:val="0"/>
              <w:rPr>
                <w:rFonts w:eastAsia="Calibri"/>
              </w:rPr>
            </w:pPr>
            <w:r w:rsidRPr="00E22984">
              <w:rPr>
                <w:rFonts w:eastAsia="Calibri"/>
              </w:rPr>
              <w:t>ERR:30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53123901" w14:textId="77777777" w:rsidR="009D1437" w:rsidRDefault="009D1437" w:rsidP="00616EC4">
            <w:pPr>
              <w:pStyle w:val="ListParagraph"/>
              <w:ind w:left="0"/>
              <w:jc w:val="both"/>
            </w:pPr>
            <w:r>
              <w:t>Tạo mới hóa đơn có lỗi</w:t>
            </w:r>
          </w:p>
        </w:tc>
        <w:tc>
          <w:tcPr>
            <w:tcW w:w="1885" w:type="dxa"/>
            <w:tcBorders>
              <w:top w:val="single" w:sz="4" w:space="0" w:color="2E74B5"/>
              <w:left w:val="single" w:sz="4" w:space="0" w:color="2E74B5"/>
              <w:bottom w:val="single" w:sz="4" w:space="0" w:color="2E74B5"/>
              <w:right w:val="single" w:sz="4" w:space="0" w:color="2E74B5"/>
            </w:tcBorders>
          </w:tcPr>
          <w:p w14:paraId="7D21BA25" w14:textId="77777777" w:rsidR="009D1437" w:rsidRPr="00731CD1" w:rsidRDefault="009D1437" w:rsidP="00616EC4">
            <w:pPr>
              <w:ind w:left="360"/>
              <w:jc w:val="both"/>
            </w:pPr>
          </w:p>
        </w:tc>
      </w:tr>
      <w:tr w:rsidR="009D1437" w:rsidRPr="00660ABB" w14:paraId="7E5825F8"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1C06837D" w14:textId="77777777" w:rsidR="009D1437" w:rsidRPr="00E22984" w:rsidRDefault="009D1437" w:rsidP="00616EC4">
            <w:pPr>
              <w:autoSpaceDE w:val="0"/>
              <w:autoSpaceDN w:val="0"/>
              <w:adjustRightInd w:val="0"/>
              <w:rPr>
                <w:rFonts w:eastAsia="Calibri"/>
              </w:rPr>
            </w:pPr>
            <w:r>
              <w:t>ERR:35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40EF1300" w14:textId="77777777" w:rsidR="009D1437" w:rsidRDefault="009D1437" w:rsidP="00616EC4">
            <w:pPr>
              <w:pStyle w:val="ListParagraph"/>
              <w:ind w:left="0"/>
              <w:jc w:val="both"/>
            </w:pPr>
            <w:r>
              <w:t>Công ty đăng ký DK01 cả có mã, không mã. Tạo cả ký hiệu cả 2 dải có mã và không mã sẽ yêu cầu bắt buộc truyền pattern, serial</w:t>
            </w:r>
          </w:p>
        </w:tc>
        <w:tc>
          <w:tcPr>
            <w:tcW w:w="1885" w:type="dxa"/>
            <w:tcBorders>
              <w:top w:val="single" w:sz="4" w:space="0" w:color="2E74B5"/>
              <w:left w:val="single" w:sz="4" w:space="0" w:color="2E74B5"/>
              <w:bottom w:val="single" w:sz="4" w:space="0" w:color="2E74B5"/>
              <w:right w:val="single" w:sz="4" w:space="0" w:color="2E74B5"/>
            </w:tcBorders>
          </w:tcPr>
          <w:p w14:paraId="2EB8B082" w14:textId="77777777" w:rsidR="009D1437" w:rsidRPr="00731CD1" w:rsidRDefault="009D1437" w:rsidP="00616EC4">
            <w:pPr>
              <w:ind w:left="360"/>
              <w:jc w:val="both"/>
            </w:pPr>
          </w:p>
        </w:tc>
      </w:tr>
      <w:tr w:rsidR="009D1437" w:rsidRPr="00660ABB" w14:paraId="3C57D056"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16B58485" w14:textId="77777777" w:rsidR="009D1437" w:rsidRDefault="009D1437" w:rsidP="00616EC4">
            <w:pPr>
              <w:autoSpaceDE w:val="0"/>
              <w:autoSpaceDN w:val="0"/>
              <w:adjustRightInd w:val="0"/>
            </w:pPr>
            <w:r w:rsidRPr="00393E7A">
              <w:t>ERR:60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4CA9ABAC" w14:textId="77777777" w:rsidR="009D1437" w:rsidRDefault="009D1437" w:rsidP="00616EC4">
            <w:pPr>
              <w:pStyle w:val="ListParagraph"/>
              <w:ind w:left="0"/>
              <w:jc w:val="both"/>
            </w:pPr>
            <w:r w:rsidRPr="00393E7A">
              <w:t>Chỉ được phép điều chỉnh hóa đơn cùng loại (Có mã / Không mã).</w:t>
            </w:r>
          </w:p>
        </w:tc>
        <w:tc>
          <w:tcPr>
            <w:tcW w:w="1885" w:type="dxa"/>
            <w:tcBorders>
              <w:top w:val="single" w:sz="4" w:space="0" w:color="2E74B5"/>
              <w:left w:val="single" w:sz="4" w:space="0" w:color="2E74B5"/>
              <w:bottom w:val="single" w:sz="4" w:space="0" w:color="2E74B5"/>
              <w:right w:val="single" w:sz="4" w:space="0" w:color="2E74B5"/>
            </w:tcBorders>
          </w:tcPr>
          <w:p w14:paraId="242BB8A8" w14:textId="77777777" w:rsidR="009D1437" w:rsidRPr="00731CD1" w:rsidRDefault="009D1437" w:rsidP="00616EC4">
            <w:pPr>
              <w:ind w:left="360"/>
              <w:jc w:val="both"/>
            </w:pPr>
          </w:p>
        </w:tc>
      </w:tr>
      <w:tr w:rsidR="009D1437" w:rsidRPr="00660ABB" w14:paraId="6C39C62B"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FE03BC7" w14:textId="77777777" w:rsidR="009D1437" w:rsidRDefault="009D1437" w:rsidP="00616EC4">
            <w:pPr>
              <w:autoSpaceDE w:val="0"/>
              <w:autoSpaceDN w:val="0"/>
              <w:adjustRightInd w:val="0"/>
            </w:pPr>
            <w:r w:rsidRPr="00393E7A">
              <w:t>ERR:61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2861EE2D" w14:textId="77777777" w:rsidR="009D1437" w:rsidRDefault="009D1437" w:rsidP="00616EC4">
            <w:pPr>
              <w:pStyle w:val="ListParagraph"/>
              <w:ind w:left="0"/>
              <w:jc w:val="both"/>
            </w:pPr>
            <w:r w:rsidRPr="00393E7A">
              <w:t>Chỉ được phép điều chỉnh hóa đơn cùng loại (HD GTGT / HD bán hàng...).</w:t>
            </w:r>
          </w:p>
        </w:tc>
        <w:tc>
          <w:tcPr>
            <w:tcW w:w="1885" w:type="dxa"/>
            <w:tcBorders>
              <w:top w:val="single" w:sz="4" w:space="0" w:color="2E74B5"/>
              <w:left w:val="single" w:sz="4" w:space="0" w:color="2E74B5"/>
              <w:bottom w:val="single" w:sz="4" w:space="0" w:color="2E74B5"/>
              <w:right w:val="single" w:sz="4" w:space="0" w:color="2E74B5"/>
            </w:tcBorders>
          </w:tcPr>
          <w:p w14:paraId="4FFB069E" w14:textId="77777777" w:rsidR="009D1437" w:rsidRPr="00731CD1" w:rsidRDefault="009D1437" w:rsidP="00616EC4">
            <w:pPr>
              <w:ind w:left="360"/>
              <w:jc w:val="both"/>
            </w:pPr>
          </w:p>
        </w:tc>
      </w:tr>
      <w:tr w:rsidR="009D1437" w:rsidRPr="00660ABB" w14:paraId="0B7DD1C4"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7F74599A" w14:textId="77777777" w:rsidR="009D1437" w:rsidRDefault="009D1437" w:rsidP="00616EC4">
            <w:pPr>
              <w:autoSpaceDE w:val="0"/>
              <w:autoSpaceDN w:val="0"/>
              <w:adjustRightInd w:val="0"/>
            </w:pPr>
            <w:r w:rsidRPr="00393E7A">
              <w:t>ERR:62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2D9E5E0F" w14:textId="77777777" w:rsidR="009D1437" w:rsidRDefault="009D1437" w:rsidP="00616EC4">
            <w:pPr>
              <w:pStyle w:val="ListParagraph"/>
              <w:ind w:left="0"/>
              <w:jc w:val="both"/>
            </w:pPr>
            <w:r w:rsidRPr="00393E7A">
              <w:t>Không được dùng không mã đăng ký gửi bảng tổng hợp thay thế, điều chỉnh các hóa đơn không mã gửi thông tin chi tiết.</w:t>
            </w:r>
          </w:p>
        </w:tc>
        <w:tc>
          <w:tcPr>
            <w:tcW w:w="1885" w:type="dxa"/>
            <w:tcBorders>
              <w:top w:val="single" w:sz="4" w:space="0" w:color="2E74B5"/>
              <w:left w:val="single" w:sz="4" w:space="0" w:color="2E74B5"/>
              <w:bottom w:val="single" w:sz="4" w:space="0" w:color="2E74B5"/>
              <w:right w:val="single" w:sz="4" w:space="0" w:color="2E74B5"/>
            </w:tcBorders>
          </w:tcPr>
          <w:p w14:paraId="2F8B3BB1" w14:textId="77777777" w:rsidR="009D1437" w:rsidRPr="00731CD1" w:rsidRDefault="009D1437" w:rsidP="00616EC4">
            <w:pPr>
              <w:ind w:left="360"/>
              <w:jc w:val="both"/>
            </w:pPr>
          </w:p>
        </w:tc>
      </w:tr>
      <w:tr w:rsidR="009D1437" w:rsidRPr="00660ABB" w14:paraId="144197D3"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74E50538" w14:textId="77777777" w:rsidR="009D1437" w:rsidRPr="009372AD" w:rsidRDefault="009D1437" w:rsidP="00616EC4">
            <w:pPr>
              <w:autoSpaceDE w:val="0"/>
              <w:autoSpaceDN w:val="0"/>
              <w:adjustRightInd w:val="0"/>
              <w:rPr>
                <w:rFonts w:eastAsia="Calibri"/>
              </w:rPr>
            </w:pPr>
            <w:r w:rsidRPr="009372AD">
              <w:rPr>
                <w:rFonts w:eastAsia="Calibri"/>
              </w:rPr>
              <w:t>OK: pattern;serial;invNumber</w:t>
            </w:r>
          </w:p>
          <w:p w14:paraId="11063E51" w14:textId="77777777" w:rsidR="009D1437" w:rsidRPr="009372AD" w:rsidRDefault="009D1437" w:rsidP="00616EC4">
            <w:pPr>
              <w:autoSpaceDE w:val="0"/>
              <w:autoSpaceDN w:val="0"/>
              <w:adjustRightInd w:val="0"/>
              <w:rPr>
                <w:rFonts w:eastAsia="Calibri"/>
              </w:rPr>
            </w:pPr>
            <w:r w:rsidRPr="009372AD">
              <w:rPr>
                <w:rFonts w:eastAsia="Calibri"/>
              </w:rPr>
              <w:t>(Ví dụ:</w:t>
            </w:r>
          </w:p>
          <w:p w14:paraId="37915E67" w14:textId="77777777" w:rsidR="009D1437" w:rsidRPr="009372AD" w:rsidRDefault="009D1437" w:rsidP="00616EC4">
            <w:pPr>
              <w:autoSpaceDE w:val="0"/>
              <w:autoSpaceDN w:val="0"/>
              <w:adjustRightInd w:val="0"/>
              <w:rPr>
                <w:rFonts w:eastAsia="Calibri"/>
              </w:rPr>
            </w:pPr>
            <w:r w:rsidRPr="009372AD">
              <w:rPr>
                <w:rFonts w:eastAsia="Calibri"/>
              </w:rPr>
              <w:t>OK:01GTKT3/001;AA/12E;0000002)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5EDF5900"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OK </w:t>
            </w:r>
            <w:r w:rsidRPr="009372AD">
              <w:rPr>
                <w:rFonts w:eastAsia="Calibri"/>
              </w:rPr>
              <w:sym w:font="Wingdings" w:char="F0E0"/>
            </w:r>
            <w:r w:rsidRPr="009372AD">
              <w:rPr>
                <w:rFonts w:eastAsia="Calibri"/>
              </w:rPr>
              <w:t xml:space="preserve"> đã phát hành hóa đơn thành công</w:t>
            </w:r>
          </w:p>
          <w:p w14:paraId="39664F0F"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Patter</w:t>
            </w:r>
            <w:r w:rsidRPr="009372AD">
              <w:rPr>
                <w:rFonts w:eastAsia="Calibri"/>
              </w:rPr>
              <w:sym w:font="Wingdings" w:char="F0E0"/>
            </w:r>
            <w:r w:rsidRPr="009372AD">
              <w:rPr>
                <w:rFonts w:eastAsia="Calibri"/>
              </w:rPr>
              <w:t xml:space="preserve"> Mẫu số của hóa đơn điều chỉnh </w:t>
            </w:r>
          </w:p>
          <w:p w14:paraId="24F3C82B"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Serial </w:t>
            </w:r>
            <w:r w:rsidRPr="009372AD">
              <w:rPr>
                <w:rFonts w:eastAsia="Calibri"/>
              </w:rPr>
              <w:sym w:font="Wingdings" w:char="F0E0"/>
            </w:r>
            <w:r w:rsidRPr="009372AD">
              <w:rPr>
                <w:rFonts w:eastAsia="Calibri"/>
              </w:rPr>
              <w:t xml:space="preserve"> serial của hóa đơn điều chỉnh </w:t>
            </w:r>
          </w:p>
          <w:p w14:paraId="3752EBAB"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invNumber: số hóa đơn điều chỉnh </w:t>
            </w:r>
          </w:p>
          <w:p w14:paraId="0327D4FE" w14:textId="77777777" w:rsidR="009D1437" w:rsidRPr="009372AD" w:rsidRDefault="009D1437" w:rsidP="00616EC4">
            <w:pPr>
              <w:pStyle w:val="ListParagraph"/>
              <w:spacing w:after="0" w:line="240" w:lineRule="auto"/>
              <w:rPr>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14:paraId="2A22CDE5" w14:textId="77777777" w:rsidR="009D1437" w:rsidRPr="00731CD1" w:rsidRDefault="009D1437" w:rsidP="00616EC4">
            <w:pPr>
              <w:ind w:left="360"/>
              <w:jc w:val="both"/>
            </w:pPr>
          </w:p>
        </w:tc>
      </w:tr>
    </w:tbl>
    <w:p w14:paraId="336A24AA" w14:textId="77777777" w:rsidR="009D1437" w:rsidRDefault="009D1437" w:rsidP="009D1437">
      <w:pPr>
        <w:rPr>
          <w:lang w:eastAsia="x-none"/>
        </w:rPr>
      </w:pPr>
    </w:p>
    <w:p w14:paraId="0A0D4B47" w14:textId="77777777" w:rsidR="009D1437" w:rsidRDefault="009D1437" w:rsidP="009D1437">
      <w:pPr>
        <w:autoSpaceDE w:val="0"/>
        <w:autoSpaceDN w:val="0"/>
        <w:adjustRightInd w:val="0"/>
        <w:rPr>
          <w:color w:val="000000"/>
        </w:rPr>
      </w:pPr>
      <w:r w:rsidRPr="004D7DA9">
        <w:rPr>
          <w:b/>
          <w:color w:val="000000"/>
        </w:rPr>
        <w:t xml:space="preserve">Cấu trúc </w:t>
      </w:r>
      <w:r w:rsidRPr="004D7DA9">
        <w:rPr>
          <w:b/>
          <w:color w:val="000000"/>
          <w:highlight w:val="white"/>
        </w:rPr>
        <w:t>xmlInvData</w:t>
      </w:r>
      <w:r w:rsidRPr="004D7DA9">
        <w:rPr>
          <w:color w:val="000000"/>
        </w:rPr>
        <w:t>:</w:t>
      </w:r>
    </w:p>
    <w:p w14:paraId="3B0D9B24" w14:textId="77777777" w:rsidR="009D1437" w:rsidRPr="004D7DA9" w:rsidRDefault="009D1437" w:rsidP="009D1437">
      <w:pPr>
        <w:autoSpaceDE w:val="0"/>
        <w:autoSpaceDN w:val="0"/>
        <w:adjustRightInd w:val="0"/>
        <w:rPr>
          <w:color w:val="000000"/>
        </w:rPr>
      </w:pPr>
    </w:p>
    <w:p w14:paraId="14057E56" w14:textId="77777777" w:rsidR="009D1437" w:rsidRPr="00B45A22" w:rsidRDefault="009D1437" w:rsidP="009D1437">
      <w:pPr>
        <w:shd w:val="clear" w:color="auto" w:fill="FFFFFF"/>
        <w:rPr>
          <w:rFonts w:ascii="Courier New" w:hAnsi="Courier New" w:cs="Courier New"/>
          <w:b/>
          <w:bCs/>
          <w:color w:val="000000"/>
          <w:sz w:val="20"/>
          <w:szCs w:val="20"/>
        </w:rPr>
      </w:pPr>
      <w:r w:rsidRPr="00B45A22">
        <w:rPr>
          <w:rFonts w:ascii="Courier New" w:hAnsi="Courier New" w:cs="Courier New"/>
          <w:color w:val="0000FF"/>
          <w:sz w:val="20"/>
          <w:szCs w:val="20"/>
        </w:rPr>
        <w:t>&lt;Invoices&gt;</w:t>
      </w:r>
    </w:p>
    <w:p w14:paraId="31CC5CF2" w14:textId="77777777" w:rsidR="009D1437" w:rsidRPr="00B45A22" w:rsidRDefault="009D1437" w:rsidP="009D143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&lt;SerialCert&gt;</w:t>
      </w:r>
      <w:r w:rsidRPr="00B45A22">
        <w:rPr>
          <w:rFonts w:ascii="Courier New" w:hAnsi="Courier New" w:cs="Courier New"/>
          <w:b/>
          <w:bCs/>
          <w:color w:val="000000"/>
          <w:sz w:val="20"/>
          <w:szCs w:val="20"/>
        </w:rPr>
        <w:t xml:space="preserve"> serial chứng thư của công ty </w:t>
      </w:r>
      <w:r w:rsidRPr="00B45A22">
        <w:rPr>
          <w:rFonts w:ascii="Courier New" w:hAnsi="Courier New" w:cs="Courier New"/>
          <w:color w:val="0000FF"/>
          <w:sz w:val="20"/>
          <w:szCs w:val="20"/>
        </w:rPr>
        <w:t>&lt;/SerialCert&gt;</w:t>
      </w:r>
    </w:p>
    <w:p w14:paraId="08167022" w14:textId="77777777" w:rsidR="009D1437" w:rsidRPr="00B45A22" w:rsidRDefault="009D1437" w:rsidP="009D143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&lt;PatternOld&gt;</w:t>
      </w:r>
      <w:r w:rsidRPr="00B45A22">
        <w:rPr>
          <w:rFonts w:ascii="Courier New" w:hAnsi="Courier New" w:cs="Courier New"/>
          <w:b/>
          <w:bCs/>
          <w:color w:val="000000"/>
          <w:sz w:val="20"/>
          <w:szCs w:val="20"/>
        </w:rPr>
        <w:t xml:space="preserve"> mẫu số của hóa đơn bị điều chỉnh, thay thế </w:t>
      </w:r>
      <w:r w:rsidRPr="00B45A22">
        <w:rPr>
          <w:rFonts w:ascii="Courier New" w:hAnsi="Courier New" w:cs="Courier New"/>
          <w:color w:val="0000FF"/>
          <w:sz w:val="20"/>
          <w:szCs w:val="20"/>
        </w:rPr>
        <w:t>&lt;/PatternOld&gt;</w:t>
      </w:r>
    </w:p>
    <w:p w14:paraId="5FD86F03" w14:textId="77777777" w:rsidR="009D1437" w:rsidRPr="00B45A22" w:rsidRDefault="009D1437" w:rsidP="009D143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&lt;SerialOld&gt;</w:t>
      </w:r>
      <w:r w:rsidRPr="00B45A22">
        <w:rPr>
          <w:rFonts w:ascii="Courier New" w:hAnsi="Courier New" w:cs="Courier New"/>
          <w:b/>
          <w:bCs/>
          <w:color w:val="000000"/>
          <w:sz w:val="20"/>
          <w:szCs w:val="20"/>
        </w:rPr>
        <w:t xml:space="preserve"> ký hiệu của hóa đơn bị điều chỉnh, thay thế </w:t>
      </w:r>
      <w:r w:rsidRPr="00B45A22">
        <w:rPr>
          <w:rFonts w:ascii="Courier New" w:hAnsi="Courier New" w:cs="Courier New"/>
          <w:color w:val="0000FF"/>
          <w:sz w:val="20"/>
          <w:szCs w:val="20"/>
        </w:rPr>
        <w:t>&lt;/SerialOld&gt;</w:t>
      </w:r>
    </w:p>
    <w:p w14:paraId="0D27BBCE" w14:textId="77777777" w:rsidR="009D1437" w:rsidRPr="00B45A22" w:rsidRDefault="009D1437" w:rsidP="009D143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&lt;NoOlde&gt;</w:t>
      </w:r>
      <w:r w:rsidRPr="00B45A22">
        <w:rPr>
          <w:rFonts w:ascii="Courier New" w:hAnsi="Courier New" w:cs="Courier New"/>
          <w:b/>
          <w:bCs/>
          <w:color w:val="000000"/>
          <w:sz w:val="20"/>
          <w:szCs w:val="20"/>
        </w:rPr>
        <w:t xml:space="preserve"> số hóa đơn của hóa đơn bị điều chỉnh, thay thế </w:t>
      </w:r>
      <w:r w:rsidRPr="00B45A22">
        <w:rPr>
          <w:rFonts w:ascii="Courier New" w:hAnsi="Courier New" w:cs="Courier New"/>
          <w:color w:val="0000FF"/>
          <w:sz w:val="20"/>
          <w:szCs w:val="20"/>
        </w:rPr>
        <w:t>&lt;/NoOlde&gt;</w:t>
      </w:r>
    </w:p>
    <w:p w14:paraId="485C8F06" w14:textId="77777777" w:rsidR="009D1437" w:rsidRPr="00B45A22" w:rsidRDefault="009D1437" w:rsidP="009D143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&lt;Inv&gt;</w:t>
      </w:r>
    </w:p>
    <w:p w14:paraId="21E7B412" w14:textId="77777777" w:rsidR="009D1437" w:rsidRPr="00B45A22" w:rsidRDefault="009D1437" w:rsidP="009D143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&lt;key&gt;</w:t>
      </w:r>
      <w:r w:rsidRPr="00B45A22">
        <w:rPr>
          <w:rFonts w:ascii="Courier New" w:hAnsi="Courier New" w:cs="Courier New"/>
          <w:b/>
          <w:bCs/>
          <w:color w:val="000000"/>
          <w:sz w:val="20"/>
          <w:szCs w:val="20"/>
        </w:rPr>
        <w:t xml:space="preserve"> fkey hóa đơn mới </w:t>
      </w:r>
      <w:r w:rsidRPr="00B45A22">
        <w:rPr>
          <w:rFonts w:ascii="Courier New" w:hAnsi="Courier New" w:cs="Courier New"/>
          <w:color w:val="0000FF"/>
          <w:sz w:val="20"/>
          <w:szCs w:val="20"/>
        </w:rPr>
        <w:t>&lt;/key&gt;</w:t>
      </w:r>
    </w:p>
    <w:p w14:paraId="50F3D6AD" w14:textId="77777777" w:rsidR="009D1437" w:rsidRPr="00B45A22" w:rsidRDefault="009D1437" w:rsidP="009D143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&lt;idInv&gt;</w:t>
      </w:r>
      <w:r w:rsidRPr="00B45A22">
        <w:rPr>
          <w:rFonts w:ascii="Courier New" w:hAnsi="Courier New" w:cs="Courier New"/>
          <w:b/>
          <w:bCs/>
          <w:color w:val="000000"/>
          <w:sz w:val="20"/>
          <w:szCs w:val="20"/>
        </w:rPr>
        <w:t xml:space="preserve"> id hóa đơn mới trên hệ thống vnpt </w:t>
      </w:r>
      <w:r w:rsidRPr="00B45A22">
        <w:rPr>
          <w:rFonts w:ascii="Courier New" w:hAnsi="Courier New" w:cs="Courier New"/>
          <w:color w:val="0000FF"/>
          <w:sz w:val="20"/>
          <w:szCs w:val="20"/>
        </w:rPr>
        <w:t>&lt;/idInv&gt;</w:t>
      </w:r>
    </w:p>
    <w:p w14:paraId="357F9745" w14:textId="77777777" w:rsidR="009D1437" w:rsidRPr="00B45A22" w:rsidRDefault="009D1437" w:rsidP="009D143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&lt;signValue&gt;</w:t>
      </w:r>
      <w:r w:rsidRPr="00B45A22">
        <w:rPr>
          <w:rFonts w:ascii="Courier New" w:hAnsi="Courier New" w:cs="Courier New"/>
          <w:b/>
          <w:bCs/>
          <w:color w:val="000000"/>
          <w:sz w:val="20"/>
          <w:szCs w:val="20"/>
        </w:rPr>
        <w:t xml:space="preserve"> chuỗi ký </w:t>
      </w:r>
      <w:r w:rsidRPr="00B45A22">
        <w:rPr>
          <w:rFonts w:ascii="Courier New" w:hAnsi="Courier New" w:cs="Courier New"/>
          <w:color w:val="0000FF"/>
          <w:sz w:val="20"/>
          <w:szCs w:val="20"/>
        </w:rPr>
        <w:t>&lt;/signValue&gt;</w:t>
      </w:r>
    </w:p>
    <w:p w14:paraId="7ADB0589" w14:textId="77777777" w:rsidR="009D1437" w:rsidRPr="00B45A22" w:rsidRDefault="009D1437" w:rsidP="009D143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&lt;/Inv&gt;</w:t>
      </w:r>
    </w:p>
    <w:p w14:paraId="3F703FF2" w14:textId="77777777" w:rsidR="009D1437" w:rsidRPr="00B45A22" w:rsidRDefault="009D1437" w:rsidP="009D1437">
      <w:pPr>
        <w:shd w:val="clear" w:color="auto" w:fill="FFFFFF"/>
        <w:rPr>
          <w:rFonts w:ascii="Courier New" w:hAnsi="Courier New" w:cs="Courier New"/>
          <w:b/>
          <w:bCs/>
          <w:color w:val="000000"/>
          <w:sz w:val="20"/>
          <w:szCs w:val="20"/>
        </w:rPr>
      </w:pPr>
      <w:r w:rsidRPr="00B45A22">
        <w:rPr>
          <w:rFonts w:ascii="Courier New" w:hAnsi="Courier New" w:cs="Courier New"/>
          <w:color w:val="0000FF"/>
          <w:sz w:val="20"/>
          <w:szCs w:val="20"/>
        </w:rPr>
        <w:t>&lt;/Invoices&gt;</w:t>
      </w:r>
    </w:p>
    <w:p w14:paraId="50520566" w14:textId="77777777" w:rsidR="009D1437" w:rsidRDefault="009D1437" w:rsidP="009D1437">
      <w:pPr>
        <w:rPr>
          <w:szCs w:val="28"/>
        </w:rPr>
      </w:pPr>
    </w:p>
    <w:p w14:paraId="75A5F5C4" w14:textId="77777777" w:rsidR="009D1437" w:rsidRDefault="009D1437" w:rsidP="009D1437">
      <w:pPr>
        <w:rPr>
          <w:szCs w:val="28"/>
        </w:rPr>
      </w:pPr>
      <w:r>
        <w:rPr>
          <w:szCs w:val="28"/>
        </w:rPr>
        <w:t xml:space="preserve">Trong đó: </w:t>
      </w:r>
      <w:r>
        <w:rPr>
          <w:szCs w:val="28"/>
        </w:rPr>
        <w:tab/>
      </w:r>
      <w:r>
        <w:rPr>
          <w:szCs w:val="28"/>
        </w:rPr>
        <w:tab/>
        <w:t xml:space="preserve">tag </w:t>
      </w:r>
      <w:r w:rsidRPr="00C75024">
        <w:rPr>
          <w:rFonts w:ascii="Consolas" w:hAnsi="Consolas" w:cs="Consolas"/>
          <w:color w:val="0000FF"/>
          <w:sz w:val="19"/>
          <w:szCs w:val="19"/>
          <w:highlight w:val="white"/>
        </w:rPr>
        <w:t>&lt;SerialCert&gt;</w:t>
      </w:r>
      <w:r>
        <w:rPr>
          <w:rFonts w:ascii="Consolas" w:hAnsi="Consolas" w:cs="Consolas"/>
          <w:color w:val="0000FF"/>
          <w:sz w:val="19"/>
          <w:szCs w:val="19"/>
        </w:rPr>
        <w:t xml:space="preserve">: </w:t>
      </w:r>
      <w:r w:rsidRPr="006E43BB">
        <w:rPr>
          <w:szCs w:val="28"/>
        </w:rPr>
        <w:t>serial chứng thư của công ty</w:t>
      </w:r>
    </w:p>
    <w:p w14:paraId="7AD246A0" w14:textId="77777777" w:rsidR="009D1437" w:rsidRDefault="009D1437" w:rsidP="009D1437">
      <w:pPr>
        <w:ind w:firstLine="720"/>
        <w:rPr>
          <w:rFonts w:ascii="Consolas" w:hAnsi="Consolas" w:cs="Consolas"/>
          <w:color w:val="0000FF"/>
          <w:sz w:val="19"/>
          <w:szCs w:val="19"/>
        </w:rPr>
      </w:pPr>
      <w:r>
        <w:rPr>
          <w:szCs w:val="28"/>
        </w:rPr>
        <w:tab/>
      </w:r>
      <w:r>
        <w:rPr>
          <w:szCs w:val="28"/>
        </w:rPr>
        <w:tab/>
        <w:t xml:space="preserve">tag </w:t>
      </w:r>
      <w:r w:rsidRPr="005B5A4F">
        <w:rPr>
          <w:rFonts w:ascii="Consolas" w:hAnsi="Consolas" w:cs="Consolas"/>
          <w:color w:val="0000FF"/>
          <w:sz w:val="19"/>
          <w:szCs w:val="19"/>
        </w:rPr>
        <w:t>&lt;PatternOld&gt;</w:t>
      </w:r>
      <w:r>
        <w:rPr>
          <w:rFonts w:ascii="Consolas" w:hAnsi="Consolas" w:cs="Consolas"/>
          <w:color w:val="0000FF"/>
          <w:sz w:val="19"/>
          <w:szCs w:val="19"/>
        </w:rPr>
        <w:t xml:space="preserve">: </w:t>
      </w:r>
      <w:r w:rsidRPr="00433E03">
        <w:rPr>
          <w:szCs w:val="28"/>
        </w:rPr>
        <w:t>mẫu số của hóa đơn bị điều chỉnh, thay thế</w:t>
      </w:r>
    </w:p>
    <w:p w14:paraId="6FEC7403" w14:textId="77777777" w:rsidR="009D1437" w:rsidRDefault="009D1437" w:rsidP="009D1437">
      <w:pPr>
        <w:ind w:firstLine="72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szCs w:val="28"/>
        </w:rPr>
        <w:t xml:space="preserve">tag </w:t>
      </w:r>
      <w:r>
        <w:rPr>
          <w:rFonts w:ascii="Consolas" w:hAnsi="Consolas" w:cs="Consolas"/>
          <w:color w:val="0000FF"/>
          <w:sz w:val="19"/>
          <w:szCs w:val="19"/>
        </w:rPr>
        <w:t>&lt;</w:t>
      </w:r>
      <w:r w:rsidRPr="005B5A4F">
        <w:rPr>
          <w:rFonts w:ascii="Consolas" w:hAnsi="Consolas" w:cs="Consolas"/>
          <w:color w:val="0000FF"/>
          <w:sz w:val="19"/>
          <w:szCs w:val="19"/>
        </w:rPr>
        <w:t>SerialOld</w:t>
      </w:r>
      <w:r>
        <w:rPr>
          <w:rFonts w:ascii="Consolas" w:hAnsi="Consolas" w:cs="Consolas"/>
          <w:color w:val="0000FF"/>
          <w:sz w:val="19"/>
          <w:szCs w:val="19"/>
        </w:rPr>
        <w:t xml:space="preserve">&gt;: </w:t>
      </w:r>
      <w:r w:rsidRPr="00433E03">
        <w:rPr>
          <w:szCs w:val="28"/>
        </w:rPr>
        <w:t>ký hiệu của hóa đơn bị điều chỉnh, thay thế</w:t>
      </w:r>
    </w:p>
    <w:p w14:paraId="5D2B9C16" w14:textId="77777777" w:rsidR="009D1437" w:rsidRPr="00433E03" w:rsidRDefault="009D1437" w:rsidP="009D1437">
      <w:pPr>
        <w:ind w:firstLine="72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szCs w:val="28"/>
        </w:rPr>
        <w:t xml:space="preserve">tag </w:t>
      </w:r>
      <w:r>
        <w:rPr>
          <w:rFonts w:ascii="Consolas" w:hAnsi="Consolas" w:cs="Consolas"/>
          <w:color w:val="0000FF"/>
          <w:sz w:val="19"/>
          <w:szCs w:val="19"/>
        </w:rPr>
        <w:t>&lt;</w:t>
      </w:r>
      <w:r w:rsidRPr="005B5A4F">
        <w:rPr>
          <w:rFonts w:ascii="Consolas" w:hAnsi="Consolas" w:cs="Consolas"/>
          <w:color w:val="0000FF"/>
          <w:sz w:val="19"/>
          <w:szCs w:val="19"/>
        </w:rPr>
        <w:t>NoOlde</w:t>
      </w:r>
      <w:r>
        <w:rPr>
          <w:rFonts w:ascii="Consolas" w:hAnsi="Consolas" w:cs="Consolas"/>
          <w:color w:val="0000FF"/>
          <w:sz w:val="19"/>
          <w:szCs w:val="19"/>
        </w:rPr>
        <w:t xml:space="preserve">&gt;: </w:t>
      </w:r>
      <w:r w:rsidRPr="00433E03">
        <w:rPr>
          <w:szCs w:val="28"/>
        </w:rPr>
        <w:t>số hóa đơn của hóa đơn bị điều chỉnh, thay thế</w:t>
      </w:r>
    </w:p>
    <w:p w14:paraId="6D0FE1B7" w14:textId="77777777" w:rsidR="009D1437" w:rsidRDefault="009D1437" w:rsidP="009D1437">
      <w:pPr>
        <w:ind w:left="1440" w:firstLine="720"/>
        <w:rPr>
          <w:szCs w:val="28"/>
        </w:rPr>
      </w:pPr>
      <w:r>
        <w:rPr>
          <w:szCs w:val="28"/>
        </w:rPr>
        <w:lastRenderedPageBreak/>
        <w:t xml:space="preserve">tag </w:t>
      </w:r>
      <w:r w:rsidRPr="00735530">
        <w:rPr>
          <w:rFonts w:ascii="Consolas" w:hAnsi="Consolas" w:cs="Consolas"/>
          <w:color w:val="0000FF"/>
          <w:sz w:val="19"/>
          <w:szCs w:val="19"/>
          <w:highlight w:val="white"/>
        </w:rPr>
        <w:t>&lt;key&gt;</w:t>
      </w:r>
      <w:r>
        <w:rPr>
          <w:szCs w:val="28"/>
        </w:rPr>
        <w:t>: fkey hóa đơn mới</w:t>
      </w:r>
    </w:p>
    <w:p w14:paraId="15530EA3" w14:textId="77777777" w:rsidR="009D1437" w:rsidRPr="00735530" w:rsidRDefault="009D1437" w:rsidP="009D143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&lt;idInv&gt;</w:t>
      </w:r>
      <w:r w:rsidRPr="00735530">
        <w:rPr>
          <w:szCs w:val="28"/>
        </w:rPr>
        <w:t xml:space="preserve">: id hóa đơn </w:t>
      </w:r>
      <w:r>
        <w:rPr>
          <w:szCs w:val="28"/>
        </w:rPr>
        <w:t>mới</w:t>
      </w:r>
      <w:r w:rsidRPr="00735530">
        <w:rPr>
          <w:szCs w:val="28"/>
        </w:rPr>
        <w:t xml:space="preserve"> trên hệ thống vnpt</w:t>
      </w:r>
    </w:p>
    <w:p w14:paraId="2E653F15" w14:textId="77777777" w:rsidR="009D1437" w:rsidRDefault="009D1437" w:rsidP="009D1437">
      <w:pPr>
        <w:pStyle w:val="ListParagraph"/>
        <w:rPr>
          <w:szCs w:val="28"/>
        </w:rPr>
      </w:pPr>
      <w:r w:rsidRPr="00735530">
        <w:rPr>
          <w:szCs w:val="28"/>
        </w:rPr>
        <w:tab/>
      </w:r>
      <w:r w:rsidRPr="00735530">
        <w:rPr>
          <w:szCs w:val="28"/>
        </w:rPr>
        <w:tab/>
        <w:t xml:space="preserve">tag </w:t>
      </w:r>
      <w:r w:rsidRPr="00735530">
        <w:rPr>
          <w:rFonts w:ascii="Consolas" w:hAnsi="Consolas" w:cs="Consolas"/>
          <w:color w:val="0000FF"/>
          <w:sz w:val="19"/>
          <w:szCs w:val="19"/>
          <w:highlight w:val="white"/>
        </w:rPr>
        <w:t>&lt;</w:t>
      </w:r>
      <w:r w:rsidRPr="00C75024">
        <w:rPr>
          <w:rFonts w:ascii="Consolas" w:hAnsi="Consolas" w:cs="Consolas"/>
          <w:color w:val="0000FF"/>
          <w:sz w:val="19"/>
          <w:szCs w:val="19"/>
          <w:highlight w:val="white"/>
        </w:rPr>
        <w:t>signValue</w:t>
      </w:r>
      <w:r w:rsidRPr="00735530">
        <w:rPr>
          <w:rFonts w:ascii="Consolas" w:hAnsi="Consolas" w:cs="Consolas"/>
          <w:color w:val="0000FF"/>
          <w:sz w:val="19"/>
          <w:szCs w:val="19"/>
          <w:highlight w:val="white"/>
        </w:rPr>
        <w:t>&gt;</w:t>
      </w:r>
      <w:r w:rsidRPr="00735530">
        <w:rPr>
          <w:szCs w:val="28"/>
        </w:rPr>
        <w:t xml:space="preserve">: </w:t>
      </w:r>
      <w:r>
        <w:rPr>
          <w:szCs w:val="28"/>
        </w:rPr>
        <w:t xml:space="preserve"> giá trị ký số của hóa đơn mới</w:t>
      </w:r>
    </w:p>
    <w:p w14:paraId="7D31E77C" w14:textId="77777777" w:rsidR="009D1437" w:rsidRDefault="009D1437" w:rsidP="00480762">
      <w:pPr>
        <w:pStyle w:val="Heading3"/>
      </w:pPr>
      <w:bookmarkStart w:id="20" w:name="_Toc198045261"/>
      <w:r>
        <w:t>Thêm mới hóa đơn theo mẫu số, ký hiệu</w:t>
      </w:r>
      <w:bookmarkEnd w:id="20"/>
    </w:p>
    <w:p w14:paraId="7E8A7E99" w14:textId="77777777" w:rsidR="009D1437" w:rsidRPr="00593BE8" w:rsidRDefault="009D1437" w:rsidP="009D1437">
      <w:pPr>
        <w:pStyle w:val="N"/>
      </w:pPr>
      <w:r w:rsidRPr="00593BE8">
        <w:t>URL</w:t>
      </w:r>
    </w:p>
    <w:p w14:paraId="2227ABD8" w14:textId="77777777" w:rsidR="009D1437" w:rsidRDefault="009D1437" w:rsidP="009D1437">
      <w:pPr>
        <w:pStyle w:val="N"/>
        <w:rPr>
          <w:rFonts w:eastAsia="Calibri"/>
        </w:rPr>
      </w:pPr>
      <w:r>
        <w:tab/>
      </w:r>
      <w:r w:rsidRPr="00007702">
        <w:t xml:space="preserve"> </w:t>
      </w:r>
      <w:r>
        <w:t>s</w:t>
      </w:r>
      <w:r w:rsidRPr="00EB3AC8">
        <w:t xml:space="preserve">tring </w:t>
      </w:r>
      <w:r w:rsidRPr="00DF61A5">
        <w:rPr>
          <w:b/>
        </w:rPr>
        <w:t>ImportInvByPattern</w:t>
      </w:r>
      <w:r w:rsidRPr="009372AD">
        <w:rPr>
          <w:rFonts w:eastAsia="Calibri"/>
        </w:rPr>
        <w:t>(</w:t>
      </w:r>
      <w:r w:rsidRPr="00DF61A5">
        <w:rPr>
          <w:color w:val="0000FF"/>
        </w:rPr>
        <w:t>string</w:t>
      </w:r>
      <w:r w:rsidRPr="00DF61A5">
        <w:t xml:space="preserve"> Account, </w:t>
      </w:r>
      <w:r w:rsidRPr="00DF61A5">
        <w:rPr>
          <w:color w:val="0000FF"/>
        </w:rPr>
        <w:t>string</w:t>
      </w:r>
      <w:r w:rsidRPr="00DF61A5">
        <w:t xml:space="preserve"> ACpass, </w:t>
      </w:r>
      <w:r w:rsidRPr="00DF61A5">
        <w:rPr>
          <w:color w:val="0000FF"/>
        </w:rPr>
        <w:t>string</w:t>
      </w:r>
      <w:r w:rsidRPr="00DF61A5">
        <w:t xml:space="preserve"> xmlInvData, </w:t>
      </w:r>
      <w:r w:rsidRPr="00DF61A5">
        <w:rPr>
          <w:color w:val="0000FF"/>
        </w:rPr>
        <w:t>string</w:t>
      </w:r>
      <w:r w:rsidRPr="00DF61A5">
        <w:t xml:space="preserve"> username, </w:t>
      </w:r>
      <w:r w:rsidRPr="00DF61A5">
        <w:rPr>
          <w:color w:val="0000FF"/>
        </w:rPr>
        <w:t>string</w:t>
      </w:r>
      <w:r w:rsidRPr="00DF61A5">
        <w:t xml:space="preserve"> password, </w:t>
      </w:r>
      <w:r w:rsidRPr="00DF61A5">
        <w:rPr>
          <w:color w:val="0000FF"/>
        </w:rPr>
        <w:t>string</w:t>
      </w:r>
      <w:r w:rsidRPr="00DF61A5">
        <w:t xml:space="preserve"> pattern = </w:t>
      </w:r>
      <w:r w:rsidRPr="00DF61A5">
        <w:rPr>
          <w:color w:val="A31515"/>
        </w:rPr>
        <w:t>""</w:t>
      </w:r>
      <w:r w:rsidRPr="00DF61A5">
        <w:t xml:space="preserve">, </w:t>
      </w:r>
      <w:r w:rsidRPr="00DF61A5">
        <w:rPr>
          <w:color w:val="0000FF"/>
        </w:rPr>
        <w:t>string</w:t>
      </w:r>
      <w:r w:rsidRPr="00DF61A5">
        <w:t xml:space="preserve"> serial = </w:t>
      </w:r>
      <w:r w:rsidRPr="00DF61A5">
        <w:rPr>
          <w:color w:val="A31515"/>
        </w:rPr>
        <w:t>""</w:t>
      </w:r>
      <w:r w:rsidRPr="00DF61A5">
        <w:t xml:space="preserve">, </w:t>
      </w:r>
      <w:r w:rsidRPr="00DF61A5">
        <w:rPr>
          <w:color w:val="0000FF"/>
        </w:rPr>
        <w:t>int</w:t>
      </w:r>
      <w:r w:rsidRPr="00DF61A5">
        <w:t xml:space="preserve"> convert = 0</w:t>
      </w:r>
      <w:r>
        <w:rPr>
          <w:rFonts w:eastAsia="Calibri"/>
        </w:rPr>
        <w:t>)</w:t>
      </w:r>
    </w:p>
    <w:p w14:paraId="66F84579" w14:textId="77777777" w:rsidR="009D1437" w:rsidRDefault="009D1437" w:rsidP="009D1437">
      <w:pPr>
        <w:pStyle w:val="N"/>
        <w:rPr>
          <w:rFonts w:eastAsia="Calibri"/>
        </w:rPr>
      </w:pPr>
    </w:p>
    <w:p w14:paraId="5D8E2226" w14:textId="77777777" w:rsidR="009D1437" w:rsidRPr="00593BE8" w:rsidRDefault="009D1437" w:rsidP="009D1437">
      <w:pPr>
        <w:pStyle w:val="N"/>
      </w:pPr>
      <w:r w:rsidRPr="00593BE8">
        <w:t>DESCRIPTION</w:t>
      </w:r>
    </w:p>
    <w:p w14:paraId="30C0FAED" w14:textId="77777777" w:rsidR="009D1437" w:rsidRDefault="009D1437" w:rsidP="009D1437">
      <w:pPr>
        <w:pStyle w:val="N"/>
      </w:pPr>
      <w:r>
        <w:tab/>
        <w:t>Đây là web service cho phép thêm mới hóa đơn từ dữ liệu XML gửi lên</w:t>
      </w:r>
    </w:p>
    <w:p w14:paraId="766717E2" w14:textId="77777777" w:rsidR="009D1437" w:rsidRPr="00007702" w:rsidRDefault="009D1437" w:rsidP="009D1437">
      <w:pPr>
        <w:pStyle w:val="N"/>
      </w:pPr>
      <w:r w:rsidRPr="00663B3E">
        <w:t>HTTP METHOD</w:t>
      </w:r>
    </w:p>
    <w:p w14:paraId="6C0C255F" w14:textId="77777777" w:rsidR="009D1437" w:rsidRPr="00007702" w:rsidRDefault="009D1437" w:rsidP="009D1437">
      <w:pPr>
        <w:pStyle w:val="N"/>
        <w:rPr>
          <w:b/>
        </w:rPr>
      </w:pPr>
      <w:r>
        <w:tab/>
      </w:r>
      <w:r w:rsidRPr="00610AFD">
        <w:t>POST</w:t>
      </w:r>
    </w:p>
    <w:p w14:paraId="2902997C" w14:textId="77777777" w:rsidR="009D1437" w:rsidRPr="00610AFD" w:rsidRDefault="009D1437" w:rsidP="009D1437">
      <w:pPr>
        <w:pStyle w:val="N"/>
      </w:pPr>
      <w:r w:rsidRPr="00610AFD">
        <w:t>REQUEST BODY</w:t>
      </w:r>
    </w:p>
    <w:p w14:paraId="63C6FA25"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Tài khoản được cấp phát cho nhân viên gọi lệnh phát hành hóa đơn</w:t>
      </w:r>
    </w:p>
    <w:p w14:paraId="63773DF2" w14:textId="77777777" w:rsidR="009D1437" w:rsidRPr="000D3AC0"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70906B51" w14:textId="0D5DB7F8" w:rsidR="009D1437" w:rsidRPr="00DA6FA0" w:rsidRDefault="009D1437" w:rsidP="009D1437">
      <w:pPr>
        <w:pStyle w:val="ListParagraph"/>
        <w:numPr>
          <w:ilvl w:val="0"/>
          <w:numId w:val="2"/>
        </w:numPr>
        <w:spacing w:after="0" w:line="360" w:lineRule="auto"/>
        <w:ind w:left="1080"/>
        <w:jc w:val="both"/>
        <w:rPr>
          <w:rFonts w:eastAsia="Calibri"/>
          <w:b/>
          <w:u w:val="single"/>
        </w:rPr>
      </w:pPr>
      <w:r w:rsidRPr="000D3AC0">
        <w:rPr>
          <w:b/>
          <w:color w:val="000000"/>
          <w:highlight w:val="white"/>
        </w:rPr>
        <w:t>xmlInvData</w:t>
      </w:r>
      <w:r w:rsidRPr="000D3AC0">
        <w:rPr>
          <w:color w:val="000000"/>
        </w:rPr>
        <w:t>: chuỗ</w:t>
      </w:r>
      <w:r w:rsidR="00B7194D">
        <w:rPr>
          <w:color w:val="000000"/>
        </w:rPr>
        <w:t>i xml hóa đơn (</w:t>
      </w:r>
      <w:r>
        <w:rPr>
          <w:color w:val="000000"/>
        </w:rPr>
        <w:t>theo mô tả)</w:t>
      </w:r>
    </w:p>
    <w:p w14:paraId="6F71ECAC"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mẫu số</w:t>
      </w:r>
      <w:r>
        <w:rPr>
          <w:color w:val="000000"/>
        </w:rPr>
        <w:t xml:space="preserve"> hóa đơn</w:t>
      </w:r>
    </w:p>
    <w:p w14:paraId="00917235" w14:textId="77777777" w:rsidR="009D1437" w:rsidRPr="00817C0F"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serial</w:t>
      </w:r>
      <w:r w:rsidRPr="005A1839">
        <w:rPr>
          <w:color w:val="000000"/>
        </w:rPr>
        <w:t>: ký hiệu</w:t>
      </w:r>
      <w:r>
        <w:rPr>
          <w:color w:val="000000"/>
        </w:rPr>
        <w:t xml:space="preserve"> hóa đơn</w:t>
      </w:r>
    </w:p>
    <w:p w14:paraId="66D70822"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 xml:space="preserve">convert: </w:t>
      </w:r>
      <w:r w:rsidRPr="009372AD">
        <w:rPr>
          <w:rFonts w:eastAsia="Calibri"/>
        </w:rPr>
        <w:t xml:space="preserve">Mặc định là 0, 0 – Không cần convert từ TCVN3 sang Unicode. 1- Cần convert từ TCVN3 sang Unicode </w:t>
      </w:r>
    </w:p>
    <w:p w14:paraId="625FF8FC" w14:textId="77777777" w:rsidR="009D1437" w:rsidRPr="005A1839" w:rsidRDefault="009D1437" w:rsidP="009D1437">
      <w:pPr>
        <w:pStyle w:val="ListParagraph"/>
        <w:spacing w:after="0" w:line="360" w:lineRule="auto"/>
        <w:ind w:left="1080"/>
        <w:jc w:val="both"/>
        <w:rPr>
          <w:rFonts w:eastAsia="Calibri"/>
          <w:b/>
          <w:u w:val="single"/>
        </w:rPr>
      </w:pPr>
    </w:p>
    <w:p w14:paraId="16DFD1C9"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4950"/>
        <w:gridCol w:w="1885"/>
      </w:tblGrid>
      <w:tr w:rsidR="009D1437" w:rsidRPr="00660ABB" w14:paraId="44F11272"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F2F2F2"/>
          </w:tcPr>
          <w:p w14:paraId="237FD7A0" w14:textId="77777777" w:rsidR="009D1437" w:rsidRPr="00660ABB" w:rsidRDefault="009D1437" w:rsidP="00616EC4">
            <w:pPr>
              <w:pStyle w:val="ListParagraph"/>
            </w:pPr>
            <w:r>
              <w:t>Kết 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14:paraId="7A7FD32A" w14:textId="77777777" w:rsidR="009D1437" w:rsidRPr="00660ABB" w:rsidRDefault="009D1437" w:rsidP="00616EC4">
            <w:pPr>
              <w:pStyle w:val="ListParagraph"/>
            </w:pPr>
            <w:r w:rsidRPr="00660ABB">
              <w:t>Mô 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14:paraId="14D4DB63" w14:textId="77777777" w:rsidR="009D1437" w:rsidRPr="00660ABB" w:rsidRDefault="009D1437" w:rsidP="00616EC4">
            <w:pPr>
              <w:pStyle w:val="ListParagraph"/>
            </w:pPr>
            <w:r>
              <w:t>Ghi chú</w:t>
            </w:r>
          </w:p>
        </w:tc>
      </w:tr>
      <w:tr w:rsidR="009D1437" w:rsidRPr="00660ABB" w14:paraId="365E4C61" w14:textId="77777777" w:rsidTr="00616EC4">
        <w:tc>
          <w:tcPr>
            <w:tcW w:w="2430" w:type="dxa"/>
            <w:tcBorders>
              <w:top w:val="single" w:sz="4" w:space="0" w:color="2E74B5"/>
              <w:left w:val="single" w:sz="4" w:space="0" w:color="2E74B5"/>
              <w:right w:val="single" w:sz="4" w:space="0" w:color="2E74B5"/>
            </w:tcBorders>
            <w:shd w:val="clear" w:color="auto" w:fill="auto"/>
          </w:tcPr>
          <w:p w14:paraId="6F5D8311" w14:textId="77777777" w:rsidR="009D1437" w:rsidRPr="009372AD" w:rsidRDefault="009D1437" w:rsidP="00616EC4">
            <w:pPr>
              <w:autoSpaceDE w:val="0"/>
              <w:autoSpaceDN w:val="0"/>
              <w:adjustRightInd w:val="0"/>
              <w:jc w:val="both"/>
              <w:rPr>
                <w:sz w:val="19"/>
                <w:szCs w:val="19"/>
              </w:rPr>
            </w:pPr>
            <w:r w:rsidRPr="009372AD">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17A1357" w14:textId="77777777" w:rsidR="009D1437" w:rsidRPr="009372AD" w:rsidRDefault="009D1437" w:rsidP="00616EC4">
            <w:pPr>
              <w:pStyle w:val="ListParagraph"/>
              <w:ind w:left="0"/>
              <w:jc w:val="both"/>
            </w:pPr>
            <w:r w:rsidRPr="009372AD">
              <w:t>Tài khoản đăng nhập sai hoặc không có quyề</w:t>
            </w:r>
            <w:r>
              <w:t>n thêm mới hóa đơn</w:t>
            </w:r>
          </w:p>
        </w:tc>
        <w:tc>
          <w:tcPr>
            <w:tcW w:w="1885" w:type="dxa"/>
            <w:tcBorders>
              <w:top w:val="single" w:sz="4" w:space="0" w:color="2E74B5"/>
              <w:left w:val="single" w:sz="4" w:space="0" w:color="2E74B5"/>
              <w:bottom w:val="single" w:sz="4" w:space="0" w:color="2E74B5"/>
              <w:right w:val="single" w:sz="4" w:space="0" w:color="2E74B5"/>
            </w:tcBorders>
          </w:tcPr>
          <w:p w14:paraId="7344EDA8" w14:textId="77777777" w:rsidR="009D1437" w:rsidRPr="009372AD" w:rsidRDefault="009D1437" w:rsidP="00616EC4">
            <w:pPr>
              <w:pStyle w:val="ListParagraph"/>
              <w:ind w:left="0"/>
              <w:jc w:val="both"/>
            </w:pPr>
          </w:p>
        </w:tc>
      </w:tr>
      <w:tr w:rsidR="009D1437" w:rsidRPr="00660ABB" w14:paraId="19DF1625"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5AA4F2F0" w14:textId="77777777" w:rsidR="009D1437" w:rsidRPr="009372AD" w:rsidRDefault="009D1437" w:rsidP="00616EC4">
            <w:pPr>
              <w:jc w:val="both"/>
            </w:pPr>
            <w:r w:rsidRPr="009372AD">
              <w:t>ERR:3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0508C8E4" w14:textId="77777777" w:rsidR="009D1437" w:rsidRPr="009372AD" w:rsidRDefault="009D1437" w:rsidP="00616EC4">
            <w:pPr>
              <w:jc w:val="both"/>
            </w:pPr>
            <w:r w:rsidRPr="009372AD">
              <w:t>Dữ liệu xml đầu vào không đúng quy định</w:t>
            </w:r>
          </w:p>
        </w:tc>
        <w:tc>
          <w:tcPr>
            <w:tcW w:w="1885" w:type="dxa"/>
            <w:tcBorders>
              <w:top w:val="single" w:sz="4" w:space="0" w:color="2E74B5"/>
              <w:left w:val="single" w:sz="4" w:space="0" w:color="2E74B5"/>
              <w:bottom w:val="single" w:sz="4" w:space="0" w:color="2E74B5"/>
              <w:right w:val="single" w:sz="4" w:space="0" w:color="2E74B5"/>
            </w:tcBorders>
          </w:tcPr>
          <w:p w14:paraId="3D0F954A" w14:textId="77777777" w:rsidR="009D1437" w:rsidRPr="009372AD" w:rsidRDefault="009D1437" w:rsidP="00616EC4">
            <w:pPr>
              <w:jc w:val="both"/>
            </w:pPr>
          </w:p>
        </w:tc>
      </w:tr>
      <w:tr w:rsidR="009D1437" w:rsidRPr="00660ABB" w14:paraId="7244D880"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1E615040" w14:textId="77777777" w:rsidR="009D1437" w:rsidRPr="009372AD" w:rsidRDefault="009D1437" w:rsidP="00616EC4">
            <w:pPr>
              <w:jc w:val="both"/>
            </w:pPr>
            <w:r>
              <w:t>ERR:6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165073AE" w14:textId="77777777" w:rsidR="009D1437" w:rsidRPr="009372AD" w:rsidRDefault="009D1437" w:rsidP="00616EC4">
            <w:pPr>
              <w:jc w:val="both"/>
            </w:pPr>
            <w:r>
              <w:t>Không đủ số lượng hóa đơn cho lô thêm mới</w:t>
            </w:r>
          </w:p>
        </w:tc>
        <w:tc>
          <w:tcPr>
            <w:tcW w:w="1885" w:type="dxa"/>
            <w:tcBorders>
              <w:top w:val="single" w:sz="4" w:space="0" w:color="2E74B5"/>
              <w:left w:val="single" w:sz="4" w:space="0" w:color="2E74B5"/>
              <w:bottom w:val="single" w:sz="4" w:space="0" w:color="2E74B5"/>
              <w:right w:val="single" w:sz="4" w:space="0" w:color="2E74B5"/>
            </w:tcBorders>
          </w:tcPr>
          <w:p w14:paraId="2772982E" w14:textId="77777777" w:rsidR="009D1437" w:rsidRPr="009372AD" w:rsidRDefault="009D1437" w:rsidP="00616EC4">
            <w:pPr>
              <w:pStyle w:val="ListParagraph"/>
              <w:ind w:left="0"/>
              <w:jc w:val="both"/>
            </w:pPr>
          </w:p>
        </w:tc>
      </w:tr>
      <w:tr w:rsidR="009D1437" w:rsidRPr="00660ABB" w14:paraId="064961BD"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5632A4C1" w14:textId="77777777" w:rsidR="009D1437" w:rsidRPr="009372AD" w:rsidRDefault="009D1437" w:rsidP="00616EC4">
            <w:pPr>
              <w:autoSpaceDE w:val="0"/>
              <w:autoSpaceDN w:val="0"/>
              <w:adjustRightInd w:val="0"/>
              <w:jc w:val="both"/>
            </w:pPr>
            <w:r>
              <w:t>ERR:7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FE75C7F" w14:textId="77777777" w:rsidR="009D1437" w:rsidRPr="009372AD" w:rsidRDefault="009D1437" w:rsidP="00616EC4">
            <w:pPr>
              <w:pStyle w:val="ListParagraph"/>
              <w:ind w:left="0"/>
              <w:jc w:val="both"/>
            </w:pPr>
            <w:r w:rsidRPr="009372AD">
              <w:t>User name không phù hợp, không tìm thấy company tương ứng cho user.</w:t>
            </w:r>
          </w:p>
        </w:tc>
        <w:tc>
          <w:tcPr>
            <w:tcW w:w="1885" w:type="dxa"/>
            <w:tcBorders>
              <w:top w:val="single" w:sz="4" w:space="0" w:color="2E74B5"/>
              <w:left w:val="single" w:sz="4" w:space="0" w:color="2E74B5"/>
              <w:bottom w:val="single" w:sz="4" w:space="0" w:color="2E74B5"/>
              <w:right w:val="single" w:sz="4" w:space="0" w:color="2E74B5"/>
            </w:tcBorders>
          </w:tcPr>
          <w:p w14:paraId="19D472EB" w14:textId="77777777" w:rsidR="009D1437" w:rsidRPr="009372AD" w:rsidRDefault="009D1437" w:rsidP="00616EC4">
            <w:pPr>
              <w:pStyle w:val="ListParagraph"/>
              <w:ind w:left="0"/>
              <w:jc w:val="both"/>
            </w:pPr>
          </w:p>
        </w:tc>
      </w:tr>
      <w:tr w:rsidR="009D1437" w:rsidRPr="00660ABB" w14:paraId="17069654"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48374442" w14:textId="77777777" w:rsidR="009D1437" w:rsidRPr="009372AD" w:rsidRDefault="009D1437" w:rsidP="00616EC4">
            <w:pPr>
              <w:jc w:val="both"/>
            </w:pPr>
            <w:r>
              <w:t>ERR:13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0B428573" w14:textId="77777777" w:rsidR="009D1437" w:rsidRPr="009372AD" w:rsidRDefault="009D1437" w:rsidP="00616EC4">
            <w:pPr>
              <w:pStyle w:val="ListParagraph"/>
              <w:ind w:left="0"/>
              <w:jc w:val="both"/>
            </w:pPr>
            <w:r>
              <w:t>Danh sách hóa đơn tồn tại hóa đơn trùng Fkey</w:t>
            </w:r>
          </w:p>
        </w:tc>
        <w:tc>
          <w:tcPr>
            <w:tcW w:w="1885" w:type="dxa"/>
            <w:tcBorders>
              <w:top w:val="single" w:sz="4" w:space="0" w:color="2E74B5"/>
              <w:left w:val="single" w:sz="4" w:space="0" w:color="2E74B5"/>
              <w:bottom w:val="single" w:sz="4" w:space="0" w:color="2E74B5"/>
              <w:right w:val="single" w:sz="4" w:space="0" w:color="2E74B5"/>
            </w:tcBorders>
          </w:tcPr>
          <w:p w14:paraId="12064EB8" w14:textId="77777777" w:rsidR="009D1437" w:rsidRPr="009372AD" w:rsidRDefault="009D1437" w:rsidP="00616EC4">
            <w:pPr>
              <w:pStyle w:val="ListParagraph"/>
              <w:ind w:left="0"/>
              <w:jc w:val="both"/>
            </w:pPr>
          </w:p>
        </w:tc>
      </w:tr>
      <w:tr w:rsidR="009D1437" w:rsidRPr="00660ABB" w14:paraId="669E7DFE"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72C1D1CE" w14:textId="77777777" w:rsidR="009D1437" w:rsidRDefault="009D1437" w:rsidP="00616EC4">
            <w:pPr>
              <w:jc w:val="both"/>
            </w:pPr>
            <w:r>
              <w:lastRenderedPageBreak/>
              <w:t>ERR:22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109ABC02" w14:textId="77777777" w:rsidR="009D1437" w:rsidRDefault="009D1437" w:rsidP="00616EC4">
            <w:pPr>
              <w:pStyle w:val="ListParagraph"/>
              <w:ind w:left="0"/>
              <w:jc w:val="both"/>
            </w:pPr>
            <w:r>
              <w:t>Trùng số hóa đơn</w:t>
            </w:r>
          </w:p>
        </w:tc>
        <w:tc>
          <w:tcPr>
            <w:tcW w:w="1885" w:type="dxa"/>
            <w:tcBorders>
              <w:top w:val="single" w:sz="4" w:space="0" w:color="2E74B5"/>
              <w:left w:val="single" w:sz="4" w:space="0" w:color="2E74B5"/>
              <w:bottom w:val="single" w:sz="4" w:space="0" w:color="2E74B5"/>
              <w:right w:val="single" w:sz="4" w:space="0" w:color="2E74B5"/>
            </w:tcBorders>
          </w:tcPr>
          <w:p w14:paraId="1B2B490F" w14:textId="77777777" w:rsidR="009D1437" w:rsidRPr="009372AD" w:rsidRDefault="009D1437" w:rsidP="00616EC4">
            <w:pPr>
              <w:pStyle w:val="ListParagraph"/>
              <w:ind w:left="0"/>
              <w:jc w:val="both"/>
            </w:pPr>
          </w:p>
        </w:tc>
      </w:tr>
      <w:tr w:rsidR="009D1437" w:rsidRPr="00660ABB" w14:paraId="6EF8B712"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954664B" w14:textId="77777777" w:rsidR="009D1437" w:rsidRPr="009372AD" w:rsidRDefault="009D1437" w:rsidP="00616EC4">
            <w:pPr>
              <w:autoSpaceDE w:val="0"/>
              <w:autoSpaceDN w:val="0"/>
              <w:adjustRightInd w:val="0"/>
              <w:jc w:val="both"/>
            </w:pPr>
            <w:r>
              <w:t>ERR:7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5E53019" w14:textId="77777777" w:rsidR="009D1437" w:rsidRPr="009372AD" w:rsidRDefault="009D1437" w:rsidP="00616EC4">
            <w:pPr>
              <w:pStyle w:val="ListParagraph"/>
              <w:ind w:left="0"/>
              <w:jc w:val="both"/>
            </w:pPr>
            <w:r w:rsidRPr="009372AD">
              <w:t>Pattern và serial không phù hợp, hoặc không tồn tạ</w:t>
            </w:r>
            <w:r>
              <w:t>i hóa đơn đã đăng ký</w:t>
            </w:r>
            <w:r w:rsidRPr="009372AD">
              <w:t xml:space="preserve"> có sử dụ</w:t>
            </w:r>
            <w:r>
              <w:t>ng Pattern và S</w:t>
            </w:r>
            <w:r w:rsidRPr="009372AD">
              <w:t>erial truyền vào</w:t>
            </w:r>
          </w:p>
        </w:tc>
        <w:tc>
          <w:tcPr>
            <w:tcW w:w="1885" w:type="dxa"/>
            <w:tcBorders>
              <w:top w:val="single" w:sz="4" w:space="0" w:color="2E74B5"/>
              <w:left w:val="single" w:sz="4" w:space="0" w:color="2E74B5"/>
              <w:bottom w:val="single" w:sz="4" w:space="0" w:color="2E74B5"/>
              <w:right w:val="single" w:sz="4" w:space="0" w:color="2E74B5"/>
            </w:tcBorders>
          </w:tcPr>
          <w:p w14:paraId="24731BA8" w14:textId="77777777" w:rsidR="009D1437" w:rsidRPr="009372AD" w:rsidRDefault="009D1437" w:rsidP="00616EC4">
            <w:pPr>
              <w:pStyle w:val="ListParagraph"/>
              <w:ind w:left="0"/>
              <w:jc w:val="both"/>
            </w:pPr>
            <w:r w:rsidRPr="009372AD">
              <w:t>Chỉ chấp nhận đồng thời nhập cả Pattern và serial hoặc đồng thời để trống cả pattern và serial</w:t>
            </w:r>
          </w:p>
        </w:tc>
      </w:tr>
      <w:tr w:rsidR="009D1437" w:rsidRPr="00660ABB" w14:paraId="1A7A9E1D"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569432D6" w14:textId="77777777" w:rsidR="009D1437" w:rsidRPr="009372AD" w:rsidRDefault="009D1437" w:rsidP="00616EC4">
            <w:pPr>
              <w:autoSpaceDE w:val="0"/>
              <w:autoSpaceDN w:val="0"/>
              <w:adjustRightInd w:val="0"/>
              <w:jc w:val="both"/>
            </w:pPr>
            <w:r w:rsidRPr="009372AD">
              <w:t>ERR:5</w:t>
            </w:r>
          </w:p>
          <w:p w14:paraId="0E6F1AFB" w14:textId="77777777" w:rsidR="009D1437" w:rsidRPr="009372AD" w:rsidRDefault="009D1437" w:rsidP="00616EC4">
            <w:pPr>
              <w:autoSpaceDE w:val="0"/>
              <w:autoSpaceDN w:val="0"/>
              <w:adjustRightInd w:val="0"/>
              <w:jc w:val="both"/>
            </w:pP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576ABD7D" w14:textId="77777777" w:rsidR="009D1437" w:rsidRPr="009372AD" w:rsidRDefault="009D1437" w:rsidP="00616EC4">
            <w:pPr>
              <w:pStyle w:val="ListParagraph"/>
              <w:ind w:left="0"/>
              <w:jc w:val="both"/>
            </w:pPr>
            <w:r w:rsidRPr="009372AD">
              <w:t>Không phát hành được hóa đơn</w:t>
            </w:r>
          </w:p>
        </w:tc>
        <w:tc>
          <w:tcPr>
            <w:tcW w:w="1885" w:type="dxa"/>
            <w:tcBorders>
              <w:top w:val="single" w:sz="4" w:space="0" w:color="2E74B5"/>
              <w:left w:val="single" w:sz="4" w:space="0" w:color="2E74B5"/>
              <w:bottom w:val="single" w:sz="4" w:space="0" w:color="2E74B5"/>
              <w:right w:val="single" w:sz="4" w:space="0" w:color="2E74B5"/>
            </w:tcBorders>
          </w:tcPr>
          <w:p w14:paraId="34F447FE" w14:textId="77777777" w:rsidR="009D1437" w:rsidRPr="009372AD" w:rsidRDefault="009D1437" w:rsidP="00616EC4">
            <w:pPr>
              <w:pStyle w:val="ListParagraph"/>
              <w:ind w:left="0"/>
              <w:jc w:val="both"/>
            </w:pPr>
            <w:r>
              <w:t xml:space="preserve">Lỗi không xác định. </w:t>
            </w:r>
            <w:r w:rsidRPr="009372AD">
              <w:t>DB roll back</w:t>
            </w:r>
          </w:p>
        </w:tc>
      </w:tr>
      <w:tr w:rsidR="009D1437" w:rsidRPr="00660ABB" w14:paraId="14A44FD6"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D1072E8" w14:textId="77777777" w:rsidR="009D1437" w:rsidRPr="009372AD" w:rsidRDefault="009D1437" w:rsidP="00616EC4">
            <w:pPr>
              <w:autoSpaceDE w:val="0"/>
              <w:autoSpaceDN w:val="0"/>
              <w:adjustRightInd w:val="0"/>
              <w:jc w:val="both"/>
            </w:pPr>
            <w: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2B152D36" w14:textId="77777777" w:rsidR="009D1437" w:rsidRPr="009372AD" w:rsidRDefault="009D1437" w:rsidP="00616EC4">
            <w:pPr>
              <w:pStyle w:val="ListParagraph"/>
              <w:ind w:left="0"/>
              <w:jc w:val="both"/>
            </w:pPr>
            <w:r>
              <w:t>Lô có số hóa đơn vượt quá max cho phép</w:t>
            </w:r>
          </w:p>
        </w:tc>
        <w:tc>
          <w:tcPr>
            <w:tcW w:w="1885" w:type="dxa"/>
            <w:tcBorders>
              <w:top w:val="single" w:sz="4" w:space="0" w:color="2E74B5"/>
              <w:left w:val="single" w:sz="4" w:space="0" w:color="2E74B5"/>
              <w:bottom w:val="single" w:sz="4" w:space="0" w:color="2E74B5"/>
              <w:right w:val="single" w:sz="4" w:space="0" w:color="2E74B5"/>
            </w:tcBorders>
          </w:tcPr>
          <w:p w14:paraId="66743F11" w14:textId="77777777" w:rsidR="009D1437" w:rsidRPr="00731CD1" w:rsidRDefault="009D1437" w:rsidP="00616EC4">
            <w:pPr>
              <w:jc w:val="both"/>
            </w:pPr>
            <w:r>
              <w:t xml:space="preserve">Mặc định là </w:t>
            </w:r>
            <w:r>
              <w:rPr>
                <w:rFonts w:ascii="Consolas" w:hAnsi="Consolas" w:cs="Consolas"/>
                <w:color w:val="000000"/>
                <w:sz w:val="19"/>
                <w:szCs w:val="19"/>
              </w:rPr>
              <w:t xml:space="preserve">5000, </w:t>
            </w:r>
            <w:r w:rsidRPr="001A2242">
              <w:t>hoặc được cấu hình theo từng app</w:t>
            </w:r>
          </w:p>
        </w:tc>
      </w:tr>
      <w:tr w:rsidR="009D1437" w:rsidRPr="00660ABB" w14:paraId="7181158A"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7E97845A" w14:textId="77777777" w:rsidR="009D1437" w:rsidRDefault="009D1437" w:rsidP="00616EC4">
            <w:pPr>
              <w:autoSpaceDE w:val="0"/>
              <w:autoSpaceDN w:val="0"/>
              <w:adjustRightInd w:val="0"/>
              <w:jc w:val="both"/>
            </w:pPr>
            <w:r>
              <w:t>ERR:35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15BD7911" w14:textId="77777777" w:rsidR="009D1437" w:rsidRDefault="009D1437" w:rsidP="00616EC4">
            <w:pPr>
              <w:pStyle w:val="ListParagraph"/>
              <w:ind w:left="0"/>
              <w:jc w:val="both"/>
            </w:pPr>
            <w:r>
              <w:t>Công ty đăng ký DK01 cả có mã, không mã. Tạo cả ký hiệu cả 2 dải có mã và không mã sẽ yêu cầu bắt buộc truyền pattern, serial</w:t>
            </w:r>
          </w:p>
        </w:tc>
        <w:tc>
          <w:tcPr>
            <w:tcW w:w="1885" w:type="dxa"/>
            <w:tcBorders>
              <w:top w:val="single" w:sz="4" w:space="0" w:color="2E74B5"/>
              <w:left w:val="single" w:sz="4" w:space="0" w:color="2E74B5"/>
              <w:bottom w:val="single" w:sz="4" w:space="0" w:color="2E74B5"/>
              <w:right w:val="single" w:sz="4" w:space="0" w:color="2E74B5"/>
            </w:tcBorders>
          </w:tcPr>
          <w:p w14:paraId="20DA4B22" w14:textId="77777777" w:rsidR="009D1437" w:rsidRDefault="009D1437" w:rsidP="00616EC4">
            <w:pPr>
              <w:jc w:val="both"/>
            </w:pPr>
          </w:p>
        </w:tc>
      </w:tr>
      <w:tr w:rsidR="009D1437" w:rsidRPr="00660ABB" w14:paraId="65039C1E" w14:textId="77777777" w:rsidTr="00616EC4">
        <w:trPr>
          <w:trHeight w:val="368"/>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0244633" w14:textId="77777777" w:rsidR="009D1437" w:rsidRPr="009372AD" w:rsidRDefault="009D1437" w:rsidP="00616EC4">
            <w:pPr>
              <w:autoSpaceDE w:val="0"/>
              <w:autoSpaceDN w:val="0"/>
              <w:adjustRightInd w:val="0"/>
              <w:jc w:val="both"/>
            </w:pPr>
            <w:r w:rsidRPr="009372AD">
              <w:t>OK: pattern;serial1-</w:t>
            </w:r>
            <w:r>
              <w:t>key1_</w:t>
            </w:r>
            <w:r w:rsidRPr="009372AD">
              <w:t>num1,</w:t>
            </w:r>
            <w:r>
              <w:t>key2_</w:t>
            </w:r>
            <w:r w:rsidRPr="009372AD">
              <w:t>num12,</w:t>
            </w:r>
            <w:r>
              <w:t>key3_num3…</w:t>
            </w:r>
          </w:p>
          <w:p w14:paraId="0AA5B7C5" w14:textId="77777777" w:rsidR="009D1437" w:rsidRPr="009372AD" w:rsidRDefault="009D1437" w:rsidP="00616EC4">
            <w:pPr>
              <w:autoSpaceDE w:val="0"/>
              <w:autoSpaceDN w:val="0"/>
              <w:adjustRightInd w:val="0"/>
              <w:jc w:val="both"/>
            </w:pPr>
          </w:p>
          <w:p w14:paraId="1287BE9D" w14:textId="77777777" w:rsidR="009D1437" w:rsidRPr="009372AD" w:rsidRDefault="009D1437" w:rsidP="00616EC4">
            <w:pPr>
              <w:autoSpaceDE w:val="0"/>
              <w:autoSpaceDN w:val="0"/>
              <w:adjustRightInd w:val="0"/>
              <w:jc w:val="both"/>
            </w:pPr>
            <w:r w:rsidRPr="009372AD">
              <w:t>(Ví dụ:</w:t>
            </w:r>
          </w:p>
          <w:p w14:paraId="7CA837CE" w14:textId="77777777" w:rsidR="009D1437" w:rsidRPr="009372AD" w:rsidRDefault="009D1437" w:rsidP="00616EC4">
            <w:pPr>
              <w:autoSpaceDE w:val="0"/>
              <w:autoSpaceDN w:val="0"/>
              <w:adjustRightInd w:val="0"/>
              <w:jc w:val="both"/>
            </w:pPr>
            <w:r w:rsidRPr="009372AD">
              <w:t>OK:01GTKT3/001;A</w:t>
            </w:r>
            <w:r>
              <w:t>A/12E-key1_1,key2_2,key3_3,key4_4,key5_5</w:t>
            </w:r>
            <w:r w:rsidRPr="009372AD">
              <w:t>)</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5C71E64A" w14:textId="77777777" w:rsidR="009D1437" w:rsidRPr="009372AD" w:rsidRDefault="009D1437" w:rsidP="00616EC4">
            <w:pPr>
              <w:pStyle w:val="ListParagraph"/>
              <w:numPr>
                <w:ilvl w:val="0"/>
                <w:numId w:val="4"/>
              </w:numPr>
              <w:spacing w:after="0" w:line="240" w:lineRule="auto"/>
              <w:jc w:val="both"/>
            </w:pPr>
            <w:r w:rsidRPr="009372AD">
              <w:t xml:space="preserve">OK </w:t>
            </w:r>
            <w:r w:rsidRPr="009372AD">
              <w:sym w:font="Wingdings" w:char="F0E0"/>
            </w:r>
            <w:r w:rsidRPr="009372AD">
              <w:t xml:space="preserve"> đã phát hành hóa đơn thành công</w:t>
            </w:r>
          </w:p>
          <w:p w14:paraId="189C7E46" w14:textId="77777777" w:rsidR="009D1437" w:rsidRPr="009372AD" w:rsidRDefault="009D1437" w:rsidP="00616EC4">
            <w:pPr>
              <w:pStyle w:val="ListParagraph"/>
              <w:numPr>
                <w:ilvl w:val="0"/>
                <w:numId w:val="4"/>
              </w:numPr>
              <w:spacing w:after="0" w:line="240" w:lineRule="auto"/>
              <w:jc w:val="both"/>
            </w:pPr>
            <w:r w:rsidRPr="009372AD">
              <w:t xml:space="preserve">Pattern </w:t>
            </w:r>
            <w:r w:rsidRPr="009372AD">
              <w:sym w:font="Wingdings" w:char="F0E0"/>
            </w:r>
            <w:r w:rsidRPr="009372AD">
              <w:t xml:space="preserve"> Mẫu số của các hóa đơn đã phát hành</w:t>
            </w:r>
          </w:p>
          <w:p w14:paraId="46A511A8" w14:textId="77777777" w:rsidR="009D1437" w:rsidRPr="009372AD" w:rsidRDefault="009D1437" w:rsidP="00616EC4">
            <w:pPr>
              <w:pStyle w:val="ListParagraph"/>
              <w:numPr>
                <w:ilvl w:val="0"/>
                <w:numId w:val="4"/>
              </w:numPr>
              <w:spacing w:after="0" w:line="240" w:lineRule="auto"/>
              <w:jc w:val="both"/>
            </w:pPr>
            <w:r w:rsidRPr="009372AD">
              <w:t xml:space="preserve">Serial1 </w:t>
            </w:r>
            <w:r w:rsidRPr="009372AD">
              <w:sym w:font="Wingdings" w:char="F0E0"/>
            </w:r>
            <w:r w:rsidRPr="009372AD">
              <w:t xml:space="preserve"> serial của dãy các hóa đơn phát hành </w:t>
            </w:r>
          </w:p>
          <w:p w14:paraId="45A325C9" w14:textId="77777777" w:rsidR="009D1437" w:rsidRDefault="009D1437" w:rsidP="00616EC4">
            <w:pPr>
              <w:pStyle w:val="ListParagraph"/>
              <w:numPr>
                <w:ilvl w:val="0"/>
                <w:numId w:val="4"/>
              </w:numPr>
              <w:spacing w:after="0" w:line="240" w:lineRule="auto"/>
              <w:jc w:val="both"/>
            </w:pPr>
            <w:r w:rsidRPr="009372AD">
              <w:t>num1, num2… là các số hóa đơn</w:t>
            </w:r>
          </w:p>
          <w:p w14:paraId="1EED5C00" w14:textId="77777777" w:rsidR="009D1437" w:rsidRPr="009372AD" w:rsidRDefault="009D1437" w:rsidP="00616EC4">
            <w:pPr>
              <w:pStyle w:val="ListParagraph"/>
              <w:numPr>
                <w:ilvl w:val="0"/>
                <w:numId w:val="4"/>
              </w:numPr>
              <w:spacing w:after="0" w:line="240" w:lineRule="auto"/>
              <w:jc w:val="both"/>
            </w:pPr>
            <w:r>
              <w:t>key1,key2… là khóa để nhận biết hóa đơn phát hành cho khách hàng nào(lấy từ đầu vào)</w:t>
            </w:r>
          </w:p>
        </w:tc>
        <w:tc>
          <w:tcPr>
            <w:tcW w:w="1885" w:type="dxa"/>
            <w:tcBorders>
              <w:top w:val="single" w:sz="4" w:space="0" w:color="2E74B5"/>
              <w:left w:val="single" w:sz="4" w:space="0" w:color="2E74B5"/>
              <w:bottom w:val="single" w:sz="4" w:space="0" w:color="2E74B5"/>
              <w:right w:val="single" w:sz="4" w:space="0" w:color="2E74B5"/>
            </w:tcBorders>
          </w:tcPr>
          <w:p w14:paraId="12EF2686" w14:textId="77777777" w:rsidR="009D1437" w:rsidRPr="00C4102D" w:rsidRDefault="009D1437" w:rsidP="00616EC4">
            <w:pPr>
              <w:jc w:val="both"/>
            </w:pPr>
            <w:r w:rsidRPr="00C4102D">
              <w:t>Cách hóa đơn có serial khác nhau phân cách bởi dấu “;”</w:t>
            </w:r>
          </w:p>
          <w:p w14:paraId="7BA590D5" w14:textId="77777777" w:rsidR="009D1437" w:rsidRPr="00C4102D" w:rsidRDefault="009D1437" w:rsidP="00616EC4">
            <w:pPr>
              <w:jc w:val="both"/>
            </w:pPr>
            <w:r w:rsidRPr="00C4102D">
              <w:t>Các số hóa đơn phân cách bởi “,”</w:t>
            </w:r>
          </w:p>
          <w:p w14:paraId="19B23763" w14:textId="77777777" w:rsidR="009D1437" w:rsidRPr="00731CD1" w:rsidRDefault="009D1437" w:rsidP="00616EC4">
            <w:pPr>
              <w:ind w:left="360"/>
              <w:jc w:val="both"/>
            </w:pPr>
          </w:p>
        </w:tc>
      </w:tr>
    </w:tbl>
    <w:p w14:paraId="56890BDB" w14:textId="77777777" w:rsidR="009D1437" w:rsidRDefault="009D1437" w:rsidP="009D1437">
      <w:pPr>
        <w:rPr>
          <w:lang w:eastAsia="x-none"/>
        </w:rPr>
      </w:pPr>
    </w:p>
    <w:p w14:paraId="6298AC0B" w14:textId="77777777" w:rsidR="009D1437" w:rsidRPr="00A85344" w:rsidRDefault="009D1437" w:rsidP="009D1437">
      <w:pPr>
        <w:rPr>
          <w:i/>
          <w:lang w:eastAsia="x-none"/>
        </w:rPr>
      </w:pPr>
      <w:r w:rsidRPr="00A85344">
        <w:rPr>
          <w:i/>
          <w:lang w:eastAsia="x-none"/>
        </w:rPr>
        <w:t>Ghi chú:</w:t>
      </w:r>
    </w:p>
    <w:p w14:paraId="160D19E2" w14:textId="77777777" w:rsidR="009D1437" w:rsidRDefault="009D1437" w:rsidP="009D1437">
      <w:pPr>
        <w:rPr>
          <w:rFonts w:eastAsia="Calibri"/>
        </w:rPr>
      </w:pPr>
      <w:r>
        <w:rPr>
          <w:lang w:eastAsia="x-none"/>
        </w:rPr>
        <w:t xml:space="preserve">Kết quả trả về : </w:t>
      </w:r>
      <w:r w:rsidRPr="00BC0C60">
        <w:rPr>
          <w:rFonts w:eastAsia="Calibri"/>
        </w:rPr>
        <w:t xml:space="preserve">Tiền tố ERR </w:t>
      </w:r>
      <w:r w:rsidRPr="00BC0C60">
        <w:rPr>
          <w:rFonts w:eastAsia="Calibri"/>
        </w:rPr>
        <w:sym w:font="Wingdings" w:char="F0E0"/>
      </w:r>
      <w:r w:rsidRPr="00BC0C60">
        <w:rPr>
          <w:rFonts w:eastAsia="Calibri"/>
        </w:rPr>
        <w:t xml:space="preserve"> có lỗi khi thực hiện hàm</w:t>
      </w:r>
    </w:p>
    <w:p w14:paraId="0FA6BE8F" w14:textId="77777777" w:rsidR="009D1437" w:rsidRPr="00BC0C60" w:rsidRDefault="009D1437" w:rsidP="009D1437">
      <w:pPr>
        <w:ind w:left="720" w:firstLine="720"/>
        <w:rPr>
          <w:rFonts w:eastAsia="Calibri"/>
        </w:rPr>
      </w:pPr>
      <w:r>
        <w:rPr>
          <w:rFonts w:eastAsia="Calibri"/>
        </w:rPr>
        <w:t xml:space="preserve"> </w:t>
      </w:r>
      <w:r w:rsidRPr="00BC0C60">
        <w:rPr>
          <w:rFonts w:eastAsia="Calibri"/>
        </w:rPr>
        <w:t xml:space="preserve">Tiền tố OK </w:t>
      </w:r>
      <w:r w:rsidRPr="00BC0C60">
        <w:rPr>
          <w:rFonts w:eastAsia="Calibri"/>
        </w:rPr>
        <w:sym w:font="Wingdings" w:char="F0E0"/>
      </w:r>
      <w:r w:rsidRPr="00BC0C60">
        <w:rPr>
          <w:rFonts w:eastAsia="Calibri"/>
        </w:rPr>
        <w:t xml:space="preserve"> thực hiện phát hành hóa đơn thành công</w:t>
      </w:r>
    </w:p>
    <w:p w14:paraId="0AE9240F" w14:textId="77777777" w:rsidR="009D1437" w:rsidRDefault="009D1437" w:rsidP="009D1437">
      <w:pPr>
        <w:rPr>
          <w:rFonts w:eastAsia="Calibri"/>
        </w:rPr>
      </w:pPr>
      <w:r>
        <w:rPr>
          <w:rFonts w:eastAsia="Calibri"/>
        </w:rPr>
        <w:t>Chỉ chấp nhận phát hành lô tối đa 5000 hóa đơn, hoặc cấu hình theo từng app.</w:t>
      </w:r>
    </w:p>
    <w:p w14:paraId="2D18F817" w14:textId="2E8423B7" w:rsidR="009D1437" w:rsidRDefault="009D1437" w:rsidP="009D1437">
      <w:pPr>
        <w:rPr>
          <w:rFonts w:eastAsia="Calibri"/>
        </w:rPr>
      </w:pPr>
      <w:r w:rsidRPr="00E63E69">
        <w:rPr>
          <w:rFonts w:eastAsia="Calibri"/>
          <w:b/>
        </w:rPr>
        <w:t>Cấu trúc XMLData</w:t>
      </w:r>
      <w:r w:rsidR="003D01AC">
        <w:rPr>
          <w:rFonts w:eastAsia="Calibri"/>
          <w:b/>
        </w:rPr>
        <w:t xml:space="preserve"> </w:t>
      </w:r>
      <w:r>
        <w:rPr>
          <w:rFonts w:eastAsia="Calibri"/>
        </w:rPr>
        <w:t xml:space="preserve"> ( các trường * là bắt buộc)</w:t>
      </w:r>
      <w:r w:rsidR="003D01AC">
        <w:rPr>
          <w:rFonts w:eastAsia="Calibri"/>
        </w:rPr>
        <w:t>:</w:t>
      </w:r>
    </w:p>
    <w:p w14:paraId="5997784B"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&lt;Invoices&gt;</w:t>
      </w:r>
    </w:p>
    <w:p w14:paraId="22EEAEB6"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t>&lt;Inv&gt;</w:t>
      </w:r>
    </w:p>
    <w:p w14:paraId="628931B1" w14:textId="4037F79B" w:rsidR="00B57A25" w:rsidRPr="00B57A25" w:rsidRDefault="00B57A25" w:rsidP="00ED73BF">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&lt;key&gt;Giá trị khóa để phân biệt hóa đơn xuất cho khách hàng nào&lt;/key&gt;</w:t>
      </w:r>
    </w:p>
    <w:p w14:paraId="44444604"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&lt;Invoice&gt;</w:t>
      </w:r>
    </w:p>
    <w:p w14:paraId="0A3EE4D1"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&lt;CusCode&gt;Mã khách hàng*&lt;/CusCode&gt;</w:t>
      </w:r>
    </w:p>
    <w:p w14:paraId="29DCE5D7"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&lt;CusName&gt;Tên khách hàng*&lt;/CusName&gt;</w:t>
      </w:r>
    </w:p>
    <w:p w14:paraId="1A6A40A0"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&lt;CusAddress&gt;Địa chỉ khách hàng*&lt;/CusAddress&gt;</w:t>
      </w:r>
    </w:p>
    <w:p w14:paraId="793DF398"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&lt;CusPhone&gt;Điện thoại khách hàng&lt;/CusPhone&gt;</w:t>
      </w:r>
    </w:p>
    <w:p w14:paraId="58B6F445"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&lt;CusTaxCode&gt;Mã số thuế KH (Bắt buộc với KH là Doanh nghiệp)&lt;/CusTaxCode&gt;</w:t>
      </w:r>
    </w:p>
    <w:p w14:paraId="7DC5E430" w14:textId="7788CA1B"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&lt;PaymentMethod&gt;Phương thức thanh toán</w:t>
      </w:r>
      <w:r w:rsidR="007133FB" w:rsidRPr="007133FB">
        <w:rPr>
          <w:rFonts w:ascii="Courier New" w:hAnsi="Courier New" w:cs="Courier New"/>
          <w:color w:val="0000FF"/>
          <w:sz w:val="20"/>
          <w:szCs w:val="20"/>
          <w:highlight w:val="cyan"/>
        </w:rPr>
        <w:t>*</w:t>
      </w:r>
      <w:r w:rsidRPr="00B57A25">
        <w:rPr>
          <w:rFonts w:ascii="Courier New" w:hAnsi="Courier New" w:cs="Courier New"/>
          <w:color w:val="0000FF"/>
          <w:sz w:val="20"/>
          <w:szCs w:val="20"/>
        </w:rPr>
        <w:t>&lt;/PaymentMethod&gt;</w:t>
      </w:r>
    </w:p>
    <w:p w14:paraId="2BCFFF92"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lastRenderedPageBreak/>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&lt;KindOfService&gt;Tháng hóa đơn&lt;/KindOfService&gt;</w:t>
      </w:r>
    </w:p>
    <w:p w14:paraId="658C60E0"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&lt;Products&gt;</w:t>
      </w:r>
    </w:p>
    <w:p w14:paraId="556D4D3C"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&lt;Product&gt;</w:t>
      </w:r>
    </w:p>
    <w:p w14:paraId="5D38EB29"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&lt;ProdName&gt;Tên sản phẩm*&lt;/ProdName&gt;</w:t>
      </w:r>
    </w:p>
    <w:p w14:paraId="6BA2611A"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&lt;ProdUnit&gt;Đơn vị tính&lt;/ProdUnit&gt;</w:t>
      </w:r>
    </w:p>
    <w:p w14:paraId="4F742126"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&lt;ProdQuantity&gt;Số lượng&lt;/ProdQuantity&gt;</w:t>
      </w:r>
    </w:p>
    <w:p w14:paraId="35288EA4"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&lt;ProdPrice&gt;Đơn giá&lt;/ProdPrice&gt;</w:t>
      </w:r>
    </w:p>
    <w:p w14:paraId="6FF4E944"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&lt;Amount&gt;Tổng tiền sau thuế*&lt;/Amount&gt;</w:t>
      </w:r>
    </w:p>
    <w:p w14:paraId="21A5BEAE"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&lt;Remark&gt;Remark&lt;/Remark&gt;</w:t>
      </w:r>
    </w:p>
    <w:p w14:paraId="6E90DF1E"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&lt;Total&gt;Tổng tiền trước thuế*&lt;/Total&gt;</w:t>
      </w:r>
    </w:p>
    <w:p w14:paraId="46CC6DCC"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&lt;VATRate&gt;Thuế GTGT*&lt;/VATRate&gt;</w:t>
      </w:r>
    </w:p>
    <w:p w14:paraId="2B9CF42B"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&lt;VATAmount&gt;Tổng tiền thuế*&lt;/VATAmount&gt;</w:t>
      </w:r>
    </w:p>
    <w:p w14:paraId="3F4FCCEB"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&lt;Extra1&gt;Mở rộng 1&lt;/Extra1&gt;</w:t>
      </w:r>
    </w:p>
    <w:p w14:paraId="73752F28"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&lt;Extra2&gt;Mở rộng 2&lt;/Extra2&gt;</w:t>
      </w:r>
    </w:p>
    <w:p w14:paraId="719EFEED"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&lt;Discount&gt;Chiết khấu&lt;/Discount&gt;</w:t>
      </w:r>
    </w:p>
    <w:p w14:paraId="7BA6AB6D"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&lt;DiscountAmount&gt;Tổng tiền chiết khấu&lt;/DiscountAmount&gt;</w:t>
      </w:r>
    </w:p>
    <w:p w14:paraId="440B7300"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&lt;DiscountNonTax&gt;Tổng tiền giảm trừ không chịu thuế&lt;/DiscountNonTax&gt;</w:t>
      </w:r>
    </w:p>
    <w:p w14:paraId="0647B154" w14:textId="55BE7235" w:rsidR="00B57A25" w:rsidRPr="007133FB" w:rsidRDefault="00B57A25" w:rsidP="00B57A25">
      <w:pPr>
        <w:rPr>
          <w:rFonts w:ascii="Courier New" w:hAnsi="Courier New" w:cs="Courier New"/>
          <w:color w:val="0000FF"/>
          <w:sz w:val="20"/>
          <w:szCs w:val="20"/>
          <w:highlight w:val="cyan"/>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7133FB">
        <w:rPr>
          <w:rFonts w:ascii="Courier New" w:hAnsi="Courier New" w:cs="Courier New"/>
          <w:color w:val="0000FF"/>
          <w:sz w:val="20"/>
          <w:szCs w:val="20"/>
          <w:highlight w:val="cyan"/>
        </w:rPr>
        <w:t>&lt;IsSum&gt; Tính chất * (0-Hàng hóa, dịch vụ; 1-Khuyến mại; 2-Chiết khấu thương mại (trong trường hợp muốn thể hiện thông tin chiết khấu theo dòng); 4-Ghi chú/diễn giải; 5- hàng hóa đặc trưng)</w:t>
      </w:r>
      <w:r w:rsidR="007133FB" w:rsidRPr="007133FB">
        <w:rPr>
          <w:rFonts w:ascii="Courier New" w:hAnsi="Courier New" w:cs="Courier New"/>
          <w:color w:val="0000FF"/>
          <w:sz w:val="20"/>
          <w:szCs w:val="20"/>
          <w:highlight w:val="cyan"/>
        </w:rPr>
        <w:t xml:space="preserve"> </w:t>
      </w:r>
      <w:r w:rsidRPr="007133FB">
        <w:rPr>
          <w:rFonts w:ascii="Courier New" w:hAnsi="Courier New" w:cs="Courier New"/>
          <w:color w:val="0000FF"/>
          <w:sz w:val="20"/>
          <w:szCs w:val="20"/>
          <w:highlight w:val="cyan"/>
        </w:rPr>
        <w:t>&lt;/IsSum&gt;</w:t>
      </w:r>
    </w:p>
    <w:p w14:paraId="076A8D54" w14:textId="06303399" w:rsidR="00B57A25" w:rsidRPr="007133FB" w:rsidRDefault="00B57A25" w:rsidP="00B57A25">
      <w:pPr>
        <w:rPr>
          <w:rFonts w:ascii="Courier New" w:hAnsi="Courier New" w:cs="Courier New"/>
          <w:color w:val="0000FF"/>
          <w:sz w:val="20"/>
          <w:szCs w:val="20"/>
          <w:highlight w:val="cyan"/>
        </w:rPr>
      </w:pP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t>&lt;LHHDTrung&gt;Loại hàng hóa đặc trưng (nhận các giá trị: 1- Hàng hóa là xe ô tô, xe mô tô, 2- Dịch vụ vận chuyển, 3- Dịch vụ vận chuyển trên nền tảng số, TMĐT)</w:t>
      </w:r>
      <w:r w:rsidR="007133FB" w:rsidRPr="007133FB">
        <w:rPr>
          <w:rFonts w:ascii="Courier New" w:hAnsi="Courier New" w:cs="Courier New"/>
          <w:color w:val="0000FF"/>
          <w:sz w:val="20"/>
          <w:szCs w:val="20"/>
          <w:highlight w:val="cyan"/>
        </w:rPr>
        <w:t xml:space="preserve"> </w:t>
      </w:r>
      <w:r w:rsidRPr="007133FB">
        <w:rPr>
          <w:rFonts w:ascii="Courier New" w:hAnsi="Courier New" w:cs="Courier New"/>
          <w:color w:val="0000FF"/>
          <w:sz w:val="20"/>
          <w:szCs w:val="20"/>
          <w:highlight w:val="cyan"/>
        </w:rPr>
        <w:t>&lt;/LHHDTrung&gt;</w:t>
      </w:r>
    </w:p>
    <w:p w14:paraId="1DBC90A1" w14:textId="77777777" w:rsidR="00B57A25" w:rsidRPr="007133FB" w:rsidRDefault="00B57A25" w:rsidP="00B57A25">
      <w:pPr>
        <w:rPr>
          <w:rFonts w:ascii="Courier New" w:hAnsi="Courier New" w:cs="Courier New"/>
          <w:color w:val="0000FF"/>
          <w:sz w:val="20"/>
          <w:szCs w:val="20"/>
          <w:highlight w:val="cyan"/>
        </w:rPr>
      </w:pP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t>&lt;SKhung&gt;Số khung&lt;/SKhung&gt;</w:t>
      </w:r>
    </w:p>
    <w:p w14:paraId="66054468" w14:textId="77777777" w:rsidR="00B57A25" w:rsidRPr="007133FB" w:rsidRDefault="00B57A25" w:rsidP="00B57A25">
      <w:pPr>
        <w:rPr>
          <w:rFonts w:ascii="Courier New" w:hAnsi="Courier New" w:cs="Courier New"/>
          <w:color w:val="0000FF"/>
          <w:sz w:val="20"/>
          <w:szCs w:val="20"/>
          <w:highlight w:val="cyan"/>
        </w:rPr>
      </w:pP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t>&lt;SMay&gt;Số máy&lt;/SMay&gt;</w:t>
      </w:r>
    </w:p>
    <w:p w14:paraId="731E3467" w14:textId="77777777" w:rsidR="00B57A25" w:rsidRPr="007133FB" w:rsidRDefault="00B57A25" w:rsidP="00B57A25">
      <w:pPr>
        <w:rPr>
          <w:rFonts w:ascii="Courier New" w:hAnsi="Courier New" w:cs="Courier New"/>
          <w:color w:val="0000FF"/>
          <w:sz w:val="20"/>
          <w:szCs w:val="20"/>
          <w:highlight w:val="cyan"/>
        </w:rPr>
      </w:pP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t>&lt;BKSPTVChuyen&gt; Biển kiểm soát phương tiện vận chuyển&lt;/BKSPTVChuyen&gt;</w:t>
      </w:r>
    </w:p>
    <w:p w14:paraId="68CD3F76" w14:textId="77777777" w:rsidR="00B57A25" w:rsidRPr="007133FB" w:rsidRDefault="00B57A25" w:rsidP="00B57A25">
      <w:pPr>
        <w:rPr>
          <w:rFonts w:ascii="Courier New" w:hAnsi="Courier New" w:cs="Courier New"/>
          <w:color w:val="0000FF"/>
          <w:sz w:val="20"/>
          <w:szCs w:val="20"/>
          <w:highlight w:val="cyan"/>
        </w:rPr>
      </w:pP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t>&lt;TNGHang&gt; Tên người gửi hàng&lt;/TNGHang&gt;</w:t>
      </w:r>
    </w:p>
    <w:p w14:paraId="25088F60" w14:textId="77777777" w:rsidR="00B57A25" w:rsidRPr="007133FB" w:rsidRDefault="00B57A25" w:rsidP="00B57A25">
      <w:pPr>
        <w:rPr>
          <w:rFonts w:ascii="Courier New" w:hAnsi="Courier New" w:cs="Courier New"/>
          <w:color w:val="0000FF"/>
          <w:sz w:val="20"/>
          <w:szCs w:val="20"/>
          <w:highlight w:val="cyan"/>
        </w:rPr>
      </w:pP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t>&lt;DCNGHang&gt;Địa chỉ người gửi &lt;/DCNGHang&gt;</w:t>
      </w:r>
    </w:p>
    <w:p w14:paraId="547112DE" w14:textId="77777777" w:rsidR="00B57A25" w:rsidRPr="007133FB" w:rsidRDefault="00B57A25" w:rsidP="00B57A25">
      <w:pPr>
        <w:rPr>
          <w:rFonts w:ascii="Courier New" w:hAnsi="Courier New" w:cs="Courier New"/>
          <w:color w:val="0000FF"/>
          <w:sz w:val="20"/>
          <w:szCs w:val="20"/>
          <w:highlight w:val="cyan"/>
        </w:rPr>
      </w:pP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t>&lt;MSTNGHang&gt;MST người gửi hàng &lt;/MSTNGHang&gt;</w:t>
      </w:r>
    </w:p>
    <w:p w14:paraId="10EDA2F2" w14:textId="77777777" w:rsidR="00B57A25" w:rsidRPr="00B57A25" w:rsidRDefault="00B57A25" w:rsidP="00B57A25">
      <w:pPr>
        <w:rPr>
          <w:rFonts w:ascii="Courier New" w:hAnsi="Courier New" w:cs="Courier New"/>
          <w:color w:val="0000FF"/>
          <w:sz w:val="20"/>
          <w:szCs w:val="20"/>
        </w:rPr>
      </w:pP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t>&lt;MDDNGHang&gt; Số định danh người gửi hàng&lt;/MDDNGHang&gt;</w:t>
      </w:r>
    </w:p>
    <w:p w14:paraId="0790DEA8" w14:textId="77777777" w:rsidR="00B57A25" w:rsidRPr="00911F56" w:rsidRDefault="00B57A25" w:rsidP="00B57A25">
      <w:pPr>
        <w:rPr>
          <w:rFonts w:ascii="Courier New" w:hAnsi="Courier New" w:cs="Courier New"/>
          <w:color w:val="0000FF"/>
          <w:sz w:val="20"/>
          <w:szCs w:val="20"/>
          <w:highlight w:val="cyan"/>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911F56">
        <w:rPr>
          <w:rFonts w:ascii="Courier New" w:hAnsi="Courier New" w:cs="Courier New"/>
          <w:color w:val="0000FF"/>
          <w:sz w:val="20"/>
          <w:szCs w:val="20"/>
          <w:highlight w:val="cyan"/>
        </w:rPr>
        <w:t>&lt;Extra&gt; thẻ mở rộng&lt;/Extra&gt;</w:t>
      </w:r>
    </w:p>
    <w:p w14:paraId="43512592" w14:textId="77777777" w:rsidR="00911F56" w:rsidRPr="00911F56" w:rsidRDefault="00911F56" w:rsidP="00911F56">
      <w:pPr>
        <w:rPr>
          <w:rFonts w:ascii="Courier New" w:hAnsi="Courier New" w:cs="Courier New"/>
          <w:color w:val="0000FF"/>
          <w:sz w:val="20"/>
          <w:szCs w:val="20"/>
          <w:highlight w:val="cyan"/>
        </w:rPr>
      </w:pPr>
      <w:r w:rsidRPr="00911F56">
        <w:rPr>
          <w:rFonts w:ascii="Courier New" w:hAnsi="Courier New" w:cs="Courier New"/>
          <w:color w:val="0000FF"/>
          <w:sz w:val="20"/>
          <w:szCs w:val="20"/>
          <w:highlight w:val="cyan"/>
        </w:rPr>
        <w:t>&lt;TLTThue&gt; Tỷ lệ tính thuế(Chỉ sử dụng cho hóa đơn bán hàng giảm thuế theo NQ của Quốc hội)&lt;/TLTThue&gt;</w:t>
      </w:r>
    </w:p>
    <w:p w14:paraId="6E493C38" w14:textId="1B1B2F41" w:rsidR="00911F56" w:rsidRPr="00B57A25" w:rsidRDefault="00911F56" w:rsidP="00911F56">
      <w:pPr>
        <w:rPr>
          <w:rFonts w:ascii="Courier New" w:hAnsi="Courier New" w:cs="Courier New"/>
          <w:color w:val="0000FF"/>
          <w:sz w:val="20"/>
          <w:szCs w:val="20"/>
        </w:rPr>
      </w:pPr>
      <w:r w:rsidRPr="00911F56">
        <w:rPr>
          <w:rFonts w:ascii="Courier New" w:hAnsi="Courier New" w:cs="Courier New"/>
          <w:color w:val="0000FF"/>
          <w:sz w:val="20"/>
          <w:szCs w:val="20"/>
          <w:highlight w:val="cyan"/>
        </w:rPr>
        <w:t>&lt;STGThue&gt; Số tiền giảm thuế(Chỉ sử dụng cho hóa đơn bán hàng giảm thuế theo NQ của Quốc hội)&lt;/STGThue&gt;</w:t>
      </w:r>
    </w:p>
    <w:p w14:paraId="5BBA841C"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&lt;/Product&gt;</w:t>
      </w:r>
    </w:p>
    <w:p w14:paraId="1D6AFF0A"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&lt;/Products&gt;</w:t>
      </w:r>
    </w:p>
    <w:p w14:paraId="2CC6E672"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&lt;Total&gt;Tổng tiền trước thuế*&lt;/Total&gt;</w:t>
      </w:r>
    </w:p>
    <w:p w14:paraId="658365A6"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&lt;DiscountAmount&gt;Tiền giảm trừ&lt;/DiscountAmount&gt;</w:t>
      </w:r>
    </w:p>
    <w:p w14:paraId="7CDF8105"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&lt;VATRate&gt;Thuế GTGT*&lt;/VATRate&gt;</w:t>
      </w:r>
    </w:p>
    <w:p w14:paraId="2565965A"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&lt;VATAmount&gt;Tiền thuế GTGT*&lt;/VATAmount&gt;</w:t>
      </w:r>
    </w:p>
    <w:p w14:paraId="4545C626"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&lt;Amount&gt;Tổng tiền*&lt;/Amount&gt;</w:t>
      </w:r>
    </w:p>
    <w:p w14:paraId="20CF7646"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&lt;AmountInWords&gt;Số tiền viết bằng chữ*&lt;/AmountInWords&gt;</w:t>
      </w:r>
    </w:p>
    <w:p w14:paraId="51F9266F"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&lt;Extra&gt;Trường mở rộng&lt;/Extra&gt;</w:t>
      </w:r>
    </w:p>
    <w:p w14:paraId="5E444358"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&lt;ArisingDate&gt;Ngày dịch vụ&lt;/ArisingDate&gt;</w:t>
      </w:r>
    </w:p>
    <w:p w14:paraId="7BD86AB2"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&lt;PaymentStatus&gt;Trạng thái thanh toán&lt;/PaymentStatus&gt;</w:t>
      </w:r>
    </w:p>
    <w:p w14:paraId="388225CD"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&lt;EmailDeliver&gt;EmailDeliver&lt;/EmailDeliver&gt;</w:t>
      </w:r>
    </w:p>
    <w:p w14:paraId="73F0FC1E"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&lt;ComFax&gt;Company Fax&lt;/ComFax&gt;</w:t>
      </w:r>
    </w:p>
    <w:p w14:paraId="7F04F225"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&lt;ResourceCode&gt;ResourceCode&lt;/ResourceCode&gt;</w:t>
      </w:r>
    </w:p>
    <w:p w14:paraId="7BCA8154"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&lt;GrossValue&gt; GrossValue &lt;/GrossValue&gt;</w:t>
      </w:r>
    </w:p>
    <w:p w14:paraId="22D07884"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&lt;GrossValue0&gt; GrossValue0&lt;/GrossValue0&gt;</w:t>
      </w:r>
    </w:p>
    <w:p w14:paraId="32AC2351"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&lt;VatAmount0&gt; VatAmount0&lt;/VatAmount0&gt;</w:t>
      </w:r>
    </w:p>
    <w:p w14:paraId="10D39938"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&lt;GrossValue5&gt; GrossValue5&lt;/GrossValue5&gt;</w:t>
      </w:r>
    </w:p>
    <w:p w14:paraId="20A9B510"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lastRenderedPageBreak/>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&lt;VatAmount5&gt; VatAmount5&lt;/VatAmount5&gt;</w:t>
      </w:r>
    </w:p>
    <w:p w14:paraId="2993F7BD"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&lt;GrossValue10&gt; GrossValue10&lt;/GrossValue10&gt;</w:t>
      </w:r>
    </w:p>
    <w:p w14:paraId="2C93C7BB"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&lt;VatAmount10&gt; VatAmount10&lt;/VatAmount10&gt;</w:t>
      </w:r>
    </w:p>
    <w:p w14:paraId="3C622202"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&lt;Buyer&gt;Tên đơn vị mua hàng&lt;/Buyer&gt;</w:t>
      </w:r>
    </w:p>
    <w:p w14:paraId="1BBF6EBC"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&lt;ComPhone&gt;Điện thoại công ty&lt;/ComPhone&gt;</w:t>
      </w:r>
    </w:p>
    <w:p w14:paraId="1A07EB21"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&lt;ComBankName&gt;Tên ngân hàng&lt;/ComBankName&gt;</w:t>
      </w:r>
    </w:p>
    <w:p w14:paraId="3CD419BF"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&lt;ComBankNo&gt;Số tài khoản ngân hàng&lt;/ComBankNo&gt;</w:t>
      </w:r>
    </w:p>
    <w:p w14:paraId="2FEC762D"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&lt;DiscountRate&gt;Chiết khấu&lt;/DiscountRate&gt;</w:t>
      </w:r>
    </w:p>
    <w:p w14:paraId="1D7E6242"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&lt;GrossValue_NonTax/&gt;</w:t>
      </w:r>
    </w:p>
    <w:p w14:paraId="148C4383"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&lt;CurrencyUnit&gt;Đơn vị tiền tệ&lt;/CurrencyUnit&gt;</w:t>
      </w:r>
    </w:p>
    <w:p w14:paraId="6406C1A5"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&lt;ExchangeRate&gt;Tỷ giá&lt;/ExchangeRate&gt;</w:t>
      </w:r>
    </w:p>
    <w:p w14:paraId="723FB499"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&lt;ConvertedAmount&gt;Tổng tiền quy đổi&lt;/ConvertedAmount&gt;</w:t>
      </w:r>
    </w:p>
    <w:p w14:paraId="110053BC" w14:textId="77777777" w:rsidR="00B57A25" w:rsidRPr="002864F3" w:rsidRDefault="00B57A25" w:rsidP="00B57A25">
      <w:pPr>
        <w:rPr>
          <w:rFonts w:ascii="Courier New" w:hAnsi="Courier New" w:cs="Courier New"/>
          <w:color w:val="0000FF"/>
          <w:sz w:val="20"/>
          <w:szCs w:val="20"/>
          <w:lang w:val="nl-NL"/>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2864F3">
        <w:rPr>
          <w:rFonts w:ascii="Courier New" w:hAnsi="Courier New" w:cs="Courier New"/>
          <w:color w:val="0000FF"/>
          <w:sz w:val="20"/>
          <w:szCs w:val="20"/>
          <w:lang w:val="nl-NL"/>
        </w:rPr>
        <w:t>&lt;Extra1&gt;Extra1&lt;/Extra1&gt;</w:t>
      </w:r>
    </w:p>
    <w:p w14:paraId="54991A67" w14:textId="77777777" w:rsidR="00B57A25" w:rsidRPr="002864F3" w:rsidRDefault="00B57A25" w:rsidP="00B57A25">
      <w:pPr>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ab/>
      </w:r>
      <w:r w:rsidRPr="002864F3">
        <w:rPr>
          <w:rFonts w:ascii="Courier New" w:hAnsi="Courier New" w:cs="Courier New"/>
          <w:color w:val="0000FF"/>
          <w:sz w:val="20"/>
          <w:szCs w:val="20"/>
          <w:lang w:val="nl-NL"/>
        </w:rPr>
        <w:tab/>
      </w:r>
      <w:r w:rsidRPr="002864F3">
        <w:rPr>
          <w:rFonts w:ascii="Courier New" w:hAnsi="Courier New" w:cs="Courier New"/>
          <w:color w:val="0000FF"/>
          <w:sz w:val="20"/>
          <w:szCs w:val="20"/>
          <w:lang w:val="nl-NL"/>
        </w:rPr>
        <w:tab/>
        <w:t>&lt;Extra2&gt;Extra2&lt;/Extra2&gt;</w:t>
      </w:r>
    </w:p>
    <w:p w14:paraId="1096C9B9" w14:textId="77777777" w:rsidR="00B57A25" w:rsidRPr="00B57A25" w:rsidRDefault="00B57A25" w:rsidP="00B57A25">
      <w:pPr>
        <w:rPr>
          <w:rFonts w:ascii="Courier New" w:hAnsi="Courier New" w:cs="Courier New"/>
          <w:color w:val="0000FF"/>
          <w:sz w:val="20"/>
          <w:szCs w:val="20"/>
        </w:rPr>
      </w:pPr>
      <w:r w:rsidRPr="002864F3">
        <w:rPr>
          <w:rFonts w:ascii="Courier New" w:hAnsi="Courier New" w:cs="Courier New"/>
          <w:color w:val="0000FF"/>
          <w:sz w:val="20"/>
          <w:szCs w:val="20"/>
          <w:lang w:val="nl-NL"/>
        </w:rPr>
        <w:tab/>
      </w:r>
      <w:r w:rsidRPr="002864F3">
        <w:rPr>
          <w:rFonts w:ascii="Courier New" w:hAnsi="Courier New" w:cs="Courier New"/>
          <w:color w:val="0000FF"/>
          <w:sz w:val="20"/>
          <w:szCs w:val="20"/>
          <w:lang w:val="nl-NL"/>
        </w:rPr>
        <w:tab/>
      </w:r>
      <w:r w:rsidRPr="002864F3">
        <w:rPr>
          <w:rFonts w:ascii="Courier New" w:hAnsi="Courier New" w:cs="Courier New"/>
          <w:color w:val="0000FF"/>
          <w:sz w:val="20"/>
          <w:szCs w:val="20"/>
          <w:lang w:val="nl-NL"/>
        </w:rPr>
        <w:tab/>
      </w:r>
      <w:r w:rsidRPr="00B57A25">
        <w:rPr>
          <w:rFonts w:ascii="Courier New" w:hAnsi="Courier New" w:cs="Courier New"/>
          <w:color w:val="0000FF"/>
          <w:sz w:val="20"/>
          <w:szCs w:val="20"/>
        </w:rPr>
        <w:t>&lt;SMSDeliver&gt;SMSDeliver&lt;/SMSDeliver&gt;</w:t>
      </w:r>
    </w:p>
    <w:p w14:paraId="03C56BB1"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&lt;LDDNBo&gt;LDDNBO&lt;/LDDNBo&gt;</w:t>
      </w:r>
    </w:p>
    <w:p w14:paraId="47C12298"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&lt;HDSo&gt;HDSO&lt;/HDSo&gt;</w:t>
      </w:r>
    </w:p>
    <w:p w14:paraId="5758EB06"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&lt;HVTNXHang&gt;HVTNXHANG&lt;/HVTNXHang&gt;</w:t>
      </w:r>
    </w:p>
    <w:p w14:paraId="093D1BCD"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&lt;TNVChuyen&gt;TNVCHUYEN&lt;/TNVChuyen&gt;</w:t>
      </w:r>
    </w:p>
    <w:p w14:paraId="08603A0E"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&lt;PTVChuyen&gt;PTVCHUYEN&lt;/PTVChuyen&gt;</w:t>
      </w:r>
    </w:p>
    <w:p w14:paraId="6E9FCF80"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&lt;HDKTSo&gt;HDKTSO&lt;/HDKTSo&gt;</w:t>
      </w:r>
    </w:p>
    <w:p w14:paraId="03E845FC"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&lt;HDKTNgay&gt;HDKTNgay&lt;/HDKTNgay&gt;</w:t>
      </w:r>
    </w:p>
    <w:p w14:paraId="00D177FE"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&lt;DiscountNonTax&gt;Giảm trừ không chịu thuế&lt;/DiscountNonTax&gt;</w:t>
      </w:r>
    </w:p>
    <w:p w14:paraId="7EF4FB86" w14:textId="77777777" w:rsid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&lt;DiscountOther&gt;Giảm trừ khác&lt;/DiscountOther&gt;</w:t>
      </w:r>
    </w:p>
    <w:p w14:paraId="28D1CC2A" w14:textId="6C87B15F" w:rsidR="00D93CF1" w:rsidRPr="00D93CF1" w:rsidRDefault="00D93CF1" w:rsidP="00D93CF1">
      <w:pPr>
        <w:shd w:val="clear" w:color="auto" w:fill="FFFFFF"/>
        <w:ind w:left="1440" w:firstLine="720"/>
        <w:rPr>
          <w:rFonts w:ascii="Courier New" w:hAnsi="Courier New" w:cs="Courier New"/>
          <w:i/>
          <w:sz w:val="20"/>
          <w:szCs w:val="20"/>
        </w:rPr>
      </w:pPr>
      <w:r w:rsidRPr="003F2102">
        <w:rPr>
          <w:rFonts w:ascii="Courier New" w:hAnsi="Courier New" w:cs="Courier New"/>
          <w:i/>
          <w:color w:val="C00000"/>
          <w:sz w:val="20"/>
          <w:szCs w:val="20"/>
          <w:highlight w:val="cyan"/>
        </w:rPr>
        <w:t>&lt;HDCTTChinh&gt;</w:t>
      </w:r>
      <w:r w:rsidRPr="003F2102">
        <w:rPr>
          <w:rFonts w:ascii="Courier New" w:hAnsi="Courier New" w:cs="Courier New"/>
          <w:i/>
          <w:sz w:val="20"/>
          <w:szCs w:val="20"/>
          <w:highlight w:val="cyan"/>
        </w:rPr>
        <w:t>Hoá đơn cho thuê tài chính (Hóa đơn đối với hoạt động cho thuê tài chính)</w:t>
      </w:r>
      <w:r w:rsidRPr="003F2102">
        <w:rPr>
          <w:sz w:val="26"/>
          <w:szCs w:val="26"/>
          <w:highlight w:val="cyan"/>
          <w:shd w:val="clear" w:color="auto" w:fill="00FF00"/>
        </w:rPr>
        <w:t xml:space="preserve"> </w:t>
      </w:r>
      <w:r w:rsidRPr="003F2102">
        <w:rPr>
          <w:rFonts w:ascii="Courier New" w:hAnsi="Courier New" w:cs="Courier New"/>
          <w:i/>
          <w:sz w:val="20"/>
          <w:szCs w:val="20"/>
          <w:highlight w:val="cyan"/>
        </w:rPr>
        <w:t>Số (1: Hóa đơn dành cho hoạt động thuê tài chính, 0: Hóa đơn không dành cho hoạt động cho thuê tài chính)&lt;/</w:t>
      </w:r>
      <w:r w:rsidRPr="003F2102">
        <w:rPr>
          <w:rFonts w:ascii="Courier New" w:hAnsi="Courier New" w:cs="Courier New"/>
          <w:i/>
          <w:color w:val="C00000"/>
          <w:sz w:val="20"/>
          <w:szCs w:val="20"/>
          <w:highlight w:val="cyan"/>
        </w:rPr>
        <w:t>HDCTTChinh&gt;</w:t>
      </w:r>
    </w:p>
    <w:p w14:paraId="176242FD" w14:textId="77777777" w:rsidR="00B57A25" w:rsidRPr="007133FB" w:rsidRDefault="00B57A25" w:rsidP="00B57A25">
      <w:pPr>
        <w:rPr>
          <w:rFonts w:ascii="Courier New" w:hAnsi="Courier New" w:cs="Courier New"/>
          <w:color w:val="0000FF"/>
          <w:sz w:val="20"/>
          <w:szCs w:val="20"/>
          <w:highlight w:val="cyan"/>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B57A25">
        <w:rPr>
          <w:rFonts w:ascii="Courier New" w:hAnsi="Courier New" w:cs="Courier New"/>
          <w:color w:val="0000FF"/>
          <w:sz w:val="20"/>
          <w:szCs w:val="20"/>
        </w:rPr>
        <w:tab/>
      </w:r>
      <w:r w:rsidRPr="007133FB">
        <w:rPr>
          <w:rFonts w:ascii="Courier New" w:hAnsi="Courier New" w:cs="Courier New"/>
          <w:color w:val="0000FF"/>
          <w:sz w:val="20"/>
          <w:szCs w:val="20"/>
          <w:highlight w:val="cyan"/>
        </w:rPr>
        <w:t>&lt;HDDThu&gt;Hóa đơn đặc thù (Nhận các giá trị: 1-Hàng hóa là xe ô tô, xe mô tô, 2- Dịch vụ vận chuyển, 3- Dịch vụ vận chuyển trên nền tảng số, TMĐT). Nếu không truyền mặc định là 0- hóa đơn thường &lt;/HDDThu&gt;</w:t>
      </w:r>
    </w:p>
    <w:p w14:paraId="2FB093F1" w14:textId="77777777" w:rsidR="00B57A25" w:rsidRDefault="00B57A25" w:rsidP="00B57A25">
      <w:pPr>
        <w:rPr>
          <w:rFonts w:ascii="Courier New" w:hAnsi="Courier New" w:cs="Courier New"/>
          <w:color w:val="0000FF"/>
          <w:sz w:val="20"/>
          <w:szCs w:val="20"/>
          <w:highlight w:val="cyan"/>
        </w:rPr>
      </w:pP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t>&lt;ComEmail&gt;Email nguời bán&lt;/ComEmail&gt;</w:t>
      </w:r>
    </w:p>
    <w:p w14:paraId="28D3F194" w14:textId="7E1EF85B" w:rsidR="00C0011C" w:rsidRPr="007133FB" w:rsidRDefault="00C0011C" w:rsidP="00C0011C">
      <w:pPr>
        <w:shd w:val="clear" w:color="auto" w:fill="FFFFFF"/>
        <w:ind w:left="1440" w:firstLine="72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&lt;Com</w:t>
      </w:r>
      <w:r>
        <w:rPr>
          <w:rFonts w:ascii="Courier New" w:hAnsi="Courier New" w:cs="Courier New"/>
          <w:color w:val="0000FF"/>
          <w:sz w:val="20"/>
          <w:szCs w:val="20"/>
          <w:highlight w:val="cyan"/>
        </w:rPr>
        <w:t>Fax</w:t>
      </w:r>
      <w:r w:rsidRPr="00FA2F75">
        <w:rPr>
          <w:rFonts w:ascii="Courier New" w:hAnsi="Courier New" w:cs="Courier New"/>
          <w:color w:val="0000FF"/>
          <w:sz w:val="20"/>
          <w:szCs w:val="20"/>
          <w:highlight w:val="cyan"/>
        </w:rPr>
        <w:t>&gt;</w:t>
      </w:r>
      <w:r>
        <w:rPr>
          <w:rFonts w:ascii="Courier New" w:hAnsi="Courier New" w:cs="Courier New"/>
          <w:sz w:val="20"/>
          <w:szCs w:val="20"/>
          <w:highlight w:val="cyan"/>
        </w:rPr>
        <w:t>Fax</w:t>
      </w:r>
      <w:r w:rsidRPr="00FA2F75">
        <w:rPr>
          <w:rFonts w:ascii="Courier New" w:hAnsi="Courier New" w:cs="Courier New"/>
          <w:sz w:val="20"/>
          <w:szCs w:val="20"/>
          <w:highlight w:val="cyan"/>
        </w:rPr>
        <w:t xml:space="preserve"> nguời bán</w:t>
      </w:r>
      <w:r w:rsidRPr="00FA2F75">
        <w:rPr>
          <w:rFonts w:ascii="Courier New" w:hAnsi="Courier New" w:cs="Courier New"/>
          <w:color w:val="0000FF"/>
          <w:sz w:val="20"/>
          <w:szCs w:val="20"/>
          <w:highlight w:val="cyan"/>
        </w:rPr>
        <w:t>&lt;/Com</w:t>
      </w:r>
      <w:r>
        <w:rPr>
          <w:rFonts w:ascii="Courier New" w:hAnsi="Courier New" w:cs="Courier New"/>
          <w:color w:val="0000FF"/>
          <w:sz w:val="20"/>
          <w:szCs w:val="20"/>
          <w:highlight w:val="cyan"/>
        </w:rPr>
        <w:t>Fax</w:t>
      </w:r>
      <w:r w:rsidRPr="00FA2F75">
        <w:rPr>
          <w:rFonts w:ascii="Courier New" w:hAnsi="Courier New" w:cs="Courier New"/>
          <w:color w:val="0000FF"/>
          <w:sz w:val="20"/>
          <w:szCs w:val="20"/>
          <w:highlight w:val="cyan"/>
        </w:rPr>
        <w:t>&gt;</w:t>
      </w:r>
    </w:p>
    <w:p w14:paraId="24284896" w14:textId="77777777" w:rsidR="00B57A25" w:rsidRPr="007133FB" w:rsidRDefault="00B57A25" w:rsidP="00B57A25">
      <w:pPr>
        <w:rPr>
          <w:rFonts w:ascii="Courier New" w:hAnsi="Courier New" w:cs="Courier New"/>
          <w:color w:val="0000FF"/>
          <w:sz w:val="20"/>
          <w:szCs w:val="20"/>
          <w:highlight w:val="cyan"/>
        </w:rPr>
      </w:pP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t>&lt;ComWebsite&gt;Website người bán&lt;/ComWebsite&gt;</w:t>
      </w:r>
    </w:p>
    <w:p w14:paraId="387579A2" w14:textId="77777777" w:rsidR="00B57A25" w:rsidRPr="007133FB" w:rsidRDefault="00B57A25" w:rsidP="00B57A25">
      <w:pPr>
        <w:rPr>
          <w:rFonts w:ascii="Courier New" w:hAnsi="Courier New" w:cs="Courier New"/>
          <w:color w:val="0000FF"/>
          <w:sz w:val="20"/>
          <w:szCs w:val="20"/>
          <w:highlight w:val="cyan"/>
        </w:rPr>
      </w:pP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t>&lt;MCHang&gt;Mã cửa hàng người bán&lt;/MCHang&gt;</w:t>
      </w:r>
    </w:p>
    <w:p w14:paraId="0DC81F36" w14:textId="77777777" w:rsidR="00B57A25" w:rsidRPr="007133FB" w:rsidRDefault="00B57A25" w:rsidP="00B57A25">
      <w:pPr>
        <w:rPr>
          <w:rFonts w:ascii="Courier New" w:hAnsi="Courier New" w:cs="Courier New"/>
          <w:color w:val="0000FF"/>
          <w:sz w:val="20"/>
          <w:szCs w:val="20"/>
          <w:highlight w:val="cyan"/>
        </w:rPr>
      </w:pP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t>&lt;TCHang&gt;Tên cửa hàng người bán&lt;/TCHang&gt;</w:t>
      </w:r>
    </w:p>
    <w:p w14:paraId="5162088C" w14:textId="77777777" w:rsidR="00B57A25" w:rsidRPr="007133FB" w:rsidRDefault="00B57A25" w:rsidP="00B57A25">
      <w:pPr>
        <w:rPr>
          <w:rFonts w:ascii="Courier New" w:hAnsi="Courier New" w:cs="Courier New"/>
          <w:color w:val="0000FF"/>
          <w:sz w:val="20"/>
          <w:szCs w:val="20"/>
          <w:highlight w:val="cyan"/>
        </w:rPr>
      </w:pP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t>&lt;MDVQHNSach&gt;Mã đơn vị quan hệ ngân sách người mua&lt;/MDVQHNSach&gt;</w:t>
      </w:r>
    </w:p>
    <w:p w14:paraId="38EEC9F6" w14:textId="77777777" w:rsidR="00B57A25" w:rsidRPr="007133FB" w:rsidRDefault="00B57A25" w:rsidP="00B57A25">
      <w:pPr>
        <w:rPr>
          <w:rFonts w:ascii="Courier New" w:hAnsi="Courier New" w:cs="Courier New"/>
          <w:color w:val="0000FF"/>
          <w:sz w:val="20"/>
          <w:szCs w:val="20"/>
          <w:highlight w:val="cyan"/>
        </w:rPr>
      </w:pP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t>&lt;SHChieu&gt;Số hộ chiếu người mua&lt;/SHChieu&gt;</w:t>
      </w:r>
    </w:p>
    <w:p w14:paraId="3BC6B9CF" w14:textId="77777777" w:rsidR="00B57A25" w:rsidRPr="007133FB" w:rsidRDefault="00B57A25" w:rsidP="00B57A25">
      <w:pPr>
        <w:rPr>
          <w:rFonts w:ascii="Courier New" w:hAnsi="Courier New" w:cs="Courier New"/>
          <w:color w:val="0000FF"/>
          <w:sz w:val="20"/>
          <w:szCs w:val="20"/>
          <w:highlight w:val="cyan"/>
        </w:rPr>
      </w:pP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t>&lt;CCCDan&gt;Căn cước công dân người mua&lt;/CCCDan&gt;</w:t>
      </w:r>
    </w:p>
    <w:p w14:paraId="51D31310" w14:textId="77777777" w:rsidR="00B57A25" w:rsidRPr="007133FB" w:rsidRDefault="00B57A25" w:rsidP="00B57A25">
      <w:pPr>
        <w:rPr>
          <w:rFonts w:ascii="Courier New" w:hAnsi="Courier New" w:cs="Courier New"/>
          <w:color w:val="0000FF"/>
          <w:sz w:val="20"/>
          <w:szCs w:val="20"/>
          <w:highlight w:val="cyan"/>
        </w:rPr>
      </w:pP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t>&lt;NCHChieu&gt;Ngày cấp hộ chiếu người mua&lt;/NCHChieu&gt;</w:t>
      </w:r>
    </w:p>
    <w:p w14:paraId="298F36FD" w14:textId="77777777" w:rsidR="00B57A25" w:rsidRPr="007133FB" w:rsidRDefault="00B57A25" w:rsidP="00B57A25">
      <w:pPr>
        <w:rPr>
          <w:rFonts w:ascii="Courier New" w:hAnsi="Courier New" w:cs="Courier New"/>
          <w:color w:val="0000FF"/>
          <w:sz w:val="20"/>
          <w:szCs w:val="20"/>
          <w:highlight w:val="cyan"/>
        </w:rPr>
      </w:pP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t>&lt;NHHHChieu&gt;Ngày hết hạn hộ chiếu người mua&lt;/NHHHChieu&gt;</w:t>
      </w:r>
    </w:p>
    <w:p w14:paraId="763D4A25" w14:textId="5ADAC0EC" w:rsidR="00B57A25" w:rsidRDefault="00B57A25" w:rsidP="00B57A25">
      <w:pPr>
        <w:rPr>
          <w:rFonts w:ascii="Courier New" w:hAnsi="Courier New" w:cs="Courier New"/>
          <w:color w:val="0000FF"/>
          <w:sz w:val="20"/>
          <w:szCs w:val="20"/>
        </w:rPr>
      </w:pP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r>
      <w:r w:rsidRPr="007133FB">
        <w:rPr>
          <w:rFonts w:ascii="Courier New" w:hAnsi="Courier New" w:cs="Courier New"/>
          <w:color w:val="0000FF"/>
          <w:sz w:val="20"/>
          <w:szCs w:val="20"/>
          <w:highlight w:val="cyan"/>
        </w:rPr>
        <w:tab/>
        <w:t>&lt;</w:t>
      </w:r>
      <w:r w:rsidR="00ED73BF" w:rsidRPr="007133FB">
        <w:rPr>
          <w:rFonts w:ascii="Courier New" w:hAnsi="Courier New" w:cs="Courier New"/>
          <w:color w:val="0000FF"/>
          <w:sz w:val="20"/>
          <w:szCs w:val="20"/>
          <w:highlight w:val="cyan"/>
        </w:rPr>
        <w:t>QTich</w:t>
      </w:r>
      <w:r w:rsidRPr="007133FB">
        <w:rPr>
          <w:rFonts w:ascii="Courier New" w:hAnsi="Courier New" w:cs="Courier New"/>
          <w:color w:val="0000FF"/>
          <w:sz w:val="20"/>
          <w:szCs w:val="20"/>
          <w:highlight w:val="cyan"/>
        </w:rPr>
        <w:t>&gt;Quốc tịch người mua&lt;/</w:t>
      </w:r>
      <w:r w:rsidR="00ED73BF" w:rsidRPr="007133FB">
        <w:rPr>
          <w:rFonts w:ascii="Courier New" w:hAnsi="Courier New" w:cs="Courier New"/>
          <w:color w:val="0000FF"/>
          <w:sz w:val="20"/>
          <w:szCs w:val="20"/>
          <w:highlight w:val="cyan"/>
        </w:rPr>
        <w:t>QTich</w:t>
      </w:r>
      <w:r w:rsidRPr="007133FB">
        <w:rPr>
          <w:rFonts w:ascii="Courier New" w:hAnsi="Courier New" w:cs="Courier New"/>
          <w:color w:val="0000FF"/>
          <w:sz w:val="20"/>
          <w:szCs w:val="20"/>
          <w:highlight w:val="cyan"/>
        </w:rPr>
        <w:t>&gt;</w:t>
      </w:r>
    </w:p>
    <w:p w14:paraId="1527FB19" w14:textId="7CF08296" w:rsidR="00747DD3" w:rsidRDefault="00747DD3" w:rsidP="00911F56">
      <w:pPr>
        <w:shd w:val="clear" w:color="auto" w:fill="FFFFFF"/>
        <w:ind w:left="1440" w:firstLine="720"/>
        <w:rPr>
          <w:rFonts w:ascii="Courier New" w:hAnsi="Courier New" w:cs="Courier New"/>
          <w:color w:val="0000FF"/>
          <w:sz w:val="20"/>
          <w:szCs w:val="20"/>
          <w:highlight w:val="cyan"/>
        </w:rPr>
      </w:pPr>
      <w:r w:rsidRPr="00747DD3">
        <w:rPr>
          <w:rFonts w:ascii="Courier New" w:hAnsi="Courier New" w:cs="Courier New"/>
          <w:color w:val="0000FF"/>
          <w:sz w:val="20"/>
          <w:szCs w:val="20"/>
          <w:highlight w:val="cyan"/>
        </w:rPr>
        <w:t>&lt;TgTPhiSThue&gt;Tổng tiền phí &lt;/TgTPhiSThue&gt;</w:t>
      </w:r>
    </w:p>
    <w:p w14:paraId="680A24BE" w14:textId="77777777" w:rsidR="00911F56" w:rsidRPr="00911F56" w:rsidRDefault="00911F56" w:rsidP="00911F56">
      <w:pPr>
        <w:shd w:val="clear" w:color="auto" w:fill="FFFFFF"/>
        <w:ind w:left="1440" w:firstLine="720"/>
        <w:rPr>
          <w:rFonts w:ascii="Courier New" w:hAnsi="Courier New" w:cs="Courier New"/>
          <w:color w:val="0000FF"/>
          <w:sz w:val="20"/>
          <w:szCs w:val="20"/>
          <w:highlight w:val="cyan"/>
        </w:rPr>
      </w:pPr>
      <w:r w:rsidRPr="00911F56">
        <w:rPr>
          <w:rFonts w:ascii="Courier New" w:hAnsi="Courier New" w:cs="Courier New"/>
          <w:color w:val="0000FF"/>
          <w:sz w:val="20"/>
          <w:szCs w:val="20"/>
          <w:highlight w:val="cyan"/>
        </w:rPr>
        <w:t>&lt;TCHDon&gt;Tính chất hóa đơn: Nhận giá trị = 5 đối với hóa đơn chiết khấu thương mại&lt;/TCHDon&gt;</w:t>
      </w:r>
    </w:p>
    <w:p w14:paraId="68306E47" w14:textId="77777777" w:rsidR="00911F56" w:rsidRPr="00911F56" w:rsidRDefault="00911F56" w:rsidP="00911F56">
      <w:pPr>
        <w:shd w:val="clear" w:color="auto" w:fill="FFFFFF"/>
        <w:ind w:left="1440" w:firstLine="720"/>
        <w:rPr>
          <w:rFonts w:ascii="Courier New" w:hAnsi="Courier New" w:cs="Courier New"/>
          <w:color w:val="0000FF"/>
          <w:sz w:val="20"/>
          <w:szCs w:val="20"/>
          <w:highlight w:val="cyan"/>
        </w:rPr>
      </w:pPr>
      <w:r w:rsidRPr="00911F56">
        <w:rPr>
          <w:rFonts w:ascii="Courier New" w:hAnsi="Courier New" w:cs="Courier New"/>
          <w:color w:val="0000FF"/>
          <w:sz w:val="20"/>
          <w:szCs w:val="20"/>
          <w:highlight w:val="cyan"/>
        </w:rPr>
        <w:t>&lt;SBKe&gt;Số bảng kê(Bắt buộc đối với TCHDon = 5)&lt;/SBKe&gt;</w:t>
      </w:r>
    </w:p>
    <w:p w14:paraId="25039128" w14:textId="77777777" w:rsidR="00911F56" w:rsidRPr="00911F56" w:rsidRDefault="00911F56" w:rsidP="00911F56">
      <w:pPr>
        <w:shd w:val="clear" w:color="auto" w:fill="FFFFFF"/>
        <w:ind w:left="1440" w:firstLine="720"/>
        <w:rPr>
          <w:rFonts w:ascii="Courier New" w:hAnsi="Courier New" w:cs="Courier New"/>
          <w:color w:val="0000FF"/>
          <w:sz w:val="20"/>
          <w:szCs w:val="20"/>
          <w:highlight w:val="cyan"/>
        </w:rPr>
      </w:pPr>
      <w:r w:rsidRPr="00911F56">
        <w:rPr>
          <w:rFonts w:ascii="Courier New" w:hAnsi="Courier New" w:cs="Courier New"/>
          <w:color w:val="0000FF"/>
          <w:sz w:val="20"/>
          <w:szCs w:val="20"/>
          <w:highlight w:val="cyan"/>
        </w:rPr>
        <w:t>&lt;NBKe&gt;Ngày bảng kê(Bắt buộc đối với TCHDon = 5)&lt;/NBKe&gt;</w:t>
      </w:r>
    </w:p>
    <w:p w14:paraId="14E46C92" w14:textId="77777777" w:rsidR="00911F56" w:rsidRPr="00911F56" w:rsidRDefault="00911F56" w:rsidP="00911F56">
      <w:pPr>
        <w:shd w:val="clear" w:color="auto" w:fill="FFFFFF"/>
        <w:ind w:left="1440" w:firstLine="720"/>
        <w:rPr>
          <w:rFonts w:ascii="Courier New" w:hAnsi="Courier New" w:cs="Courier New"/>
          <w:color w:val="0000FF"/>
          <w:sz w:val="20"/>
          <w:szCs w:val="20"/>
          <w:highlight w:val="cyan"/>
        </w:rPr>
      </w:pPr>
      <w:r w:rsidRPr="00911F56">
        <w:rPr>
          <w:rFonts w:ascii="Courier New" w:hAnsi="Courier New" w:cs="Courier New"/>
          <w:color w:val="0000FF"/>
          <w:sz w:val="20"/>
          <w:szCs w:val="20"/>
          <w:highlight w:val="cyan"/>
        </w:rPr>
        <w:t>&lt;GiamThueGTGT&gt; Giảm thuế GTGT(Chỉ sử dụng cho hóa đơn bán hàng giảm thuế theo NQ của Quốc hội. Nhận giá trị 1/0)&lt;/GiamThueGTGT&gt;</w:t>
      </w:r>
    </w:p>
    <w:p w14:paraId="1A25E9FE" w14:textId="77777777" w:rsidR="00911F56" w:rsidRPr="00911F56" w:rsidRDefault="00911F56" w:rsidP="00911F56">
      <w:pPr>
        <w:shd w:val="clear" w:color="auto" w:fill="FFFFFF"/>
        <w:ind w:left="1440" w:firstLine="720"/>
        <w:rPr>
          <w:rFonts w:ascii="Courier New" w:hAnsi="Courier New" w:cs="Courier New"/>
          <w:color w:val="0000FF"/>
          <w:sz w:val="20"/>
          <w:szCs w:val="20"/>
          <w:highlight w:val="cyan"/>
        </w:rPr>
      </w:pPr>
    </w:p>
    <w:p w14:paraId="62D9F844" w14:textId="3B8E7DA8" w:rsidR="00911F56" w:rsidRPr="00911F56" w:rsidRDefault="00911F56" w:rsidP="00911F56">
      <w:pPr>
        <w:shd w:val="clear" w:color="auto" w:fill="FFFFFF"/>
        <w:ind w:left="1440" w:firstLine="720"/>
        <w:rPr>
          <w:rFonts w:ascii="Courier New" w:hAnsi="Courier New" w:cs="Courier New"/>
          <w:color w:val="0000FF"/>
          <w:sz w:val="20"/>
          <w:szCs w:val="20"/>
          <w:highlight w:val="cyan"/>
        </w:rPr>
      </w:pPr>
      <w:r w:rsidRPr="00911F56">
        <w:rPr>
          <w:rFonts w:ascii="Courier New" w:hAnsi="Courier New" w:cs="Courier New"/>
          <w:color w:val="0000FF"/>
          <w:sz w:val="20"/>
          <w:szCs w:val="20"/>
          <w:highlight w:val="cyan"/>
        </w:rPr>
        <w:t>&lt;STGThue&gt; Số tiền giảm thuế(Chỉ sử dụng cho hóa đơn bán hàng giảm thuế theo NQ của Quốc hội)&lt;/STGThue&gt;</w:t>
      </w:r>
    </w:p>
    <w:p w14:paraId="28525D29"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r>
      <w:r w:rsidRPr="00B57A25">
        <w:rPr>
          <w:rFonts w:ascii="Courier New" w:hAnsi="Courier New" w:cs="Courier New"/>
          <w:color w:val="0000FF"/>
          <w:sz w:val="20"/>
          <w:szCs w:val="20"/>
        </w:rPr>
        <w:tab/>
        <w:t>&lt;/Invoice&gt;</w:t>
      </w:r>
    </w:p>
    <w:p w14:paraId="7ACCC123" w14:textId="77777777" w:rsidR="00B57A25" w:rsidRPr="00B57A25" w:rsidRDefault="00B57A25" w:rsidP="00B57A25">
      <w:pPr>
        <w:rPr>
          <w:rFonts w:ascii="Courier New" w:hAnsi="Courier New" w:cs="Courier New"/>
          <w:color w:val="0000FF"/>
          <w:sz w:val="20"/>
          <w:szCs w:val="20"/>
        </w:rPr>
      </w:pPr>
      <w:r w:rsidRPr="00B57A25">
        <w:rPr>
          <w:rFonts w:ascii="Courier New" w:hAnsi="Courier New" w:cs="Courier New"/>
          <w:color w:val="0000FF"/>
          <w:sz w:val="20"/>
          <w:szCs w:val="20"/>
        </w:rPr>
        <w:tab/>
        <w:t>&lt;/Inv&gt;</w:t>
      </w:r>
    </w:p>
    <w:p w14:paraId="31070D56" w14:textId="1C1A545A" w:rsidR="009D1437" w:rsidRDefault="00B57A25" w:rsidP="00B57A25">
      <w:pPr>
        <w:rPr>
          <w:lang w:eastAsia="x-none"/>
        </w:rPr>
      </w:pPr>
      <w:r w:rsidRPr="00B57A25">
        <w:rPr>
          <w:rFonts w:ascii="Courier New" w:hAnsi="Courier New" w:cs="Courier New"/>
          <w:color w:val="0000FF"/>
          <w:sz w:val="20"/>
          <w:szCs w:val="20"/>
        </w:rPr>
        <w:t>&lt;/Invoices&gt;</w:t>
      </w:r>
    </w:p>
    <w:p w14:paraId="769759AE" w14:textId="77777777" w:rsidR="009D1437" w:rsidRDefault="009D1437" w:rsidP="00480762">
      <w:pPr>
        <w:pStyle w:val="Heading3"/>
      </w:pPr>
      <w:bookmarkStart w:id="21" w:name="_Toc198045262"/>
      <w:r>
        <w:lastRenderedPageBreak/>
        <w:t>Cập nhật dữ liệu khách hàng</w:t>
      </w:r>
      <w:bookmarkEnd w:id="21"/>
    </w:p>
    <w:p w14:paraId="27586651" w14:textId="77777777" w:rsidR="009D1437" w:rsidRPr="00593BE8" w:rsidRDefault="009D1437" w:rsidP="009D1437">
      <w:pPr>
        <w:pStyle w:val="N"/>
      </w:pPr>
      <w:r w:rsidRPr="00593BE8">
        <w:t>URL</w:t>
      </w:r>
    </w:p>
    <w:p w14:paraId="0559FFE1" w14:textId="77777777" w:rsidR="009D1437" w:rsidRDefault="009D1437" w:rsidP="009D1437">
      <w:pPr>
        <w:pStyle w:val="N"/>
        <w:rPr>
          <w:rFonts w:eastAsia="Calibri"/>
        </w:rPr>
      </w:pPr>
      <w:r>
        <w:tab/>
      </w:r>
      <w:r w:rsidRPr="00007702">
        <w:t xml:space="preserve"> </w:t>
      </w:r>
      <w:r w:rsidRPr="00593AB4">
        <w:t xml:space="preserve">Int  </w:t>
      </w:r>
      <w:r w:rsidRPr="00593AB4">
        <w:rPr>
          <w:b/>
        </w:rPr>
        <w:t>UpdateCus</w:t>
      </w:r>
      <w:r w:rsidRPr="00593AB4">
        <w:t xml:space="preserve"> (string xmlCusData, string username, string pass, int</w:t>
      </w:r>
      <w:r>
        <w:t>?</w:t>
      </w:r>
      <w:r w:rsidRPr="00593AB4">
        <w:t xml:space="preserve"> convert)</w:t>
      </w:r>
    </w:p>
    <w:p w14:paraId="68BA1508" w14:textId="77777777" w:rsidR="009D1437" w:rsidRDefault="009D1437" w:rsidP="009D1437">
      <w:pPr>
        <w:pStyle w:val="N"/>
        <w:rPr>
          <w:rFonts w:eastAsia="Calibri"/>
        </w:rPr>
      </w:pPr>
    </w:p>
    <w:p w14:paraId="45C5B9E2" w14:textId="77777777" w:rsidR="009D1437" w:rsidRPr="00593BE8" w:rsidRDefault="009D1437" w:rsidP="009D1437">
      <w:pPr>
        <w:pStyle w:val="N"/>
      </w:pPr>
      <w:r w:rsidRPr="00593BE8">
        <w:t>DESCRIPTION</w:t>
      </w:r>
    </w:p>
    <w:p w14:paraId="4D78F51B" w14:textId="77777777" w:rsidR="009D1437" w:rsidRDefault="009D1437" w:rsidP="009D1437">
      <w:pPr>
        <w:pStyle w:val="N"/>
      </w:pPr>
      <w:r>
        <w:tab/>
        <w:t>Đây là web service cho phép cập nhật thông tin khách hàng</w:t>
      </w:r>
    </w:p>
    <w:p w14:paraId="345FFD21" w14:textId="77777777" w:rsidR="009D1437" w:rsidRPr="00007702" w:rsidRDefault="009D1437" w:rsidP="009D1437">
      <w:pPr>
        <w:pStyle w:val="N"/>
      </w:pPr>
      <w:r w:rsidRPr="00663B3E">
        <w:t>HTTP METHOD</w:t>
      </w:r>
    </w:p>
    <w:p w14:paraId="617E992D" w14:textId="77777777" w:rsidR="009D1437" w:rsidRPr="00007702" w:rsidRDefault="009D1437" w:rsidP="009D1437">
      <w:pPr>
        <w:pStyle w:val="N"/>
        <w:rPr>
          <w:b/>
        </w:rPr>
      </w:pPr>
      <w:r>
        <w:tab/>
      </w:r>
      <w:r w:rsidRPr="00610AFD">
        <w:t>POST</w:t>
      </w:r>
    </w:p>
    <w:p w14:paraId="50C74A68" w14:textId="77777777" w:rsidR="009D1437" w:rsidRPr="00610AFD" w:rsidRDefault="009D1437" w:rsidP="009D1437">
      <w:pPr>
        <w:pStyle w:val="N"/>
      </w:pPr>
      <w:r w:rsidRPr="00610AFD">
        <w:t>REQUEST BODY</w:t>
      </w:r>
    </w:p>
    <w:p w14:paraId="087E69AD" w14:textId="77777777" w:rsidR="009D1437" w:rsidRPr="000D3AC0"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74A8C8EB" w14:textId="5B71BA75" w:rsidR="009D1437" w:rsidRPr="00DA6FA0" w:rsidRDefault="009D1437" w:rsidP="009D1437">
      <w:pPr>
        <w:pStyle w:val="ListParagraph"/>
        <w:numPr>
          <w:ilvl w:val="0"/>
          <w:numId w:val="2"/>
        </w:numPr>
        <w:spacing w:after="0" w:line="360" w:lineRule="auto"/>
        <w:ind w:left="1080"/>
        <w:jc w:val="both"/>
        <w:rPr>
          <w:rFonts w:eastAsia="Calibri"/>
          <w:b/>
          <w:u w:val="single"/>
        </w:rPr>
      </w:pPr>
      <w:r w:rsidRPr="001F214D">
        <w:rPr>
          <w:b/>
        </w:rPr>
        <w:t>xmlCusData</w:t>
      </w:r>
      <w:r w:rsidRPr="000D3AC0">
        <w:rPr>
          <w:color w:val="000000"/>
        </w:rPr>
        <w:t>: chuỗ</w:t>
      </w:r>
      <w:r>
        <w:rPr>
          <w:color w:val="000000"/>
        </w:rPr>
        <w:t>i xml dữ liệ</w:t>
      </w:r>
      <w:r w:rsidR="001C39AE">
        <w:rPr>
          <w:color w:val="000000"/>
        </w:rPr>
        <w:t>u khách hàng (</w:t>
      </w:r>
      <w:r>
        <w:rPr>
          <w:color w:val="000000"/>
        </w:rPr>
        <w:t>theo mô tả)</w:t>
      </w:r>
    </w:p>
    <w:p w14:paraId="0A30CC9F"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 xml:space="preserve">convert: </w:t>
      </w:r>
      <w:r w:rsidRPr="009372AD">
        <w:rPr>
          <w:rFonts w:eastAsia="Calibri"/>
        </w:rPr>
        <w:t xml:space="preserve">Mặc định là 0, 0 – Không cần convert từ TCVN3 sang Unicode. 1- Cần convert từ TCVN3 sang Unicode </w:t>
      </w:r>
    </w:p>
    <w:p w14:paraId="0D269CF2" w14:textId="77777777" w:rsidR="009D1437" w:rsidRPr="005A1839" w:rsidRDefault="009D1437" w:rsidP="009D1437">
      <w:pPr>
        <w:pStyle w:val="ListParagraph"/>
        <w:spacing w:after="0" w:line="360" w:lineRule="auto"/>
        <w:ind w:left="1080"/>
        <w:jc w:val="both"/>
        <w:rPr>
          <w:rFonts w:eastAsia="Calibri"/>
          <w:b/>
          <w:u w:val="single"/>
        </w:rPr>
      </w:pPr>
    </w:p>
    <w:p w14:paraId="1D5FB7B3"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18E9EC57"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7C1701F3"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19B2C2C3"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79E67380" w14:textId="77777777" w:rsidR="009D1437" w:rsidRPr="00660ABB" w:rsidRDefault="009D1437" w:rsidP="00616EC4">
            <w:pPr>
              <w:pStyle w:val="ListParagraph"/>
            </w:pPr>
            <w:r>
              <w:t>Ghi chú</w:t>
            </w:r>
          </w:p>
        </w:tc>
      </w:tr>
      <w:tr w:rsidR="009D1437" w:rsidRPr="00660ABB" w14:paraId="53C0C9EE" w14:textId="77777777" w:rsidTr="00616EC4">
        <w:tc>
          <w:tcPr>
            <w:tcW w:w="1710" w:type="dxa"/>
            <w:tcBorders>
              <w:top w:val="single" w:sz="4" w:space="0" w:color="2E74B5"/>
              <w:left w:val="single" w:sz="4" w:space="0" w:color="2E74B5"/>
              <w:right w:val="single" w:sz="4" w:space="0" w:color="2E74B5"/>
            </w:tcBorders>
            <w:shd w:val="clear" w:color="auto" w:fill="auto"/>
          </w:tcPr>
          <w:p w14:paraId="611C7C60" w14:textId="77777777" w:rsidR="009D1437" w:rsidRPr="009372AD" w:rsidRDefault="009D1437" w:rsidP="00616EC4">
            <w:pPr>
              <w:pStyle w:val="ListParagraph"/>
              <w:ind w:left="0"/>
              <w:jc w:val="both"/>
            </w:pPr>
            <w:r w:rsidRPr="009372AD">
              <w:t>-1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CDC669D" w14:textId="77777777" w:rsidR="009D1437" w:rsidRPr="009372AD" w:rsidRDefault="009D1437" w:rsidP="00616EC4">
            <w:pPr>
              <w:pStyle w:val="ListParagraph"/>
              <w:ind w:left="0"/>
              <w:jc w:val="both"/>
            </w:pPr>
            <w:r w:rsidRPr="009372AD">
              <w:t>Tài khoản đăng nhập sai hoặc không có quyền thêm khách hàng</w:t>
            </w:r>
          </w:p>
        </w:tc>
        <w:tc>
          <w:tcPr>
            <w:tcW w:w="2515" w:type="dxa"/>
            <w:tcBorders>
              <w:top w:val="single" w:sz="4" w:space="0" w:color="2E74B5"/>
              <w:left w:val="single" w:sz="4" w:space="0" w:color="2E74B5"/>
              <w:bottom w:val="single" w:sz="4" w:space="0" w:color="2E74B5"/>
              <w:right w:val="single" w:sz="4" w:space="0" w:color="2E74B5"/>
            </w:tcBorders>
          </w:tcPr>
          <w:p w14:paraId="4E59528D" w14:textId="77777777" w:rsidR="009D1437" w:rsidRPr="009372AD" w:rsidRDefault="009D1437" w:rsidP="00616EC4">
            <w:pPr>
              <w:pStyle w:val="ListParagraph"/>
              <w:ind w:left="0"/>
              <w:jc w:val="both"/>
            </w:pPr>
          </w:p>
        </w:tc>
      </w:tr>
      <w:tr w:rsidR="009D1437" w:rsidRPr="00660ABB" w14:paraId="68D54FBE"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60FA014" w14:textId="77777777" w:rsidR="009D1437" w:rsidRPr="009372AD" w:rsidRDefault="009D1437" w:rsidP="00616EC4">
            <w:pPr>
              <w:pStyle w:val="ListParagraph"/>
              <w:ind w:left="0"/>
              <w:jc w:val="both"/>
            </w:pPr>
            <w:r w:rsidRPr="009372AD">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07CF954" w14:textId="77777777" w:rsidR="009D1437" w:rsidRPr="009372AD" w:rsidRDefault="009D1437" w:rsidP="00616EC4">
            <w:pPr>
              <w:pStyle w:val="ListParagraph"/>
              <w:ind w:left="0"/>
              <w:jc w:val="both"/>
            </w:pPr>
            <w:r w:rsidRPr="009372AD">
              <w:t>Không import được khách hàng vào db</w:t>
            </w:r>
          </w:p>
        </w:tc>
        <w:tc>
          <w:tcPr>
            <w:tcW w:w="2515" w:type="dxa"/>
            <w:tcBorders>
              <w:top w:val="single" w:sz="4" w:space="0" w:color="2E74B5"/>
              <w:left w:val="single" w:sz="4" w:space="0" w:color="2E74B5"/>
              <w:bottom w:val="single" w:sz="4" w:space="0" w:color="2E74B5"/>
              <w:right w:val="single" w:sz="4" w:space="0" w:color="2E74B5"/>
            </w:tcBorders>
          </w:tcPr>
          <w:p w14:paraId="1575F218" w14:textId="77777777" w:rsidR="009D1437" w:rsidRPr="009372AD" w:rsidRDefault="009D1437" w:rsidP="00616EC4">
            <w:pPr>
              <w:pStyle w:val="ListParagraph"/>
              <w:ind w:left="0"/>
              <w:jc w:val="both"/>
            </w:pPr>
            <w:r w:rsidRPr="009372AD">
              <w:t>Có rollback db</w:t>
            </w:r>
          </w:p>
        </w:tc>
      </w:tr>
      <w:tr w:rsidR="009D1437" w:rsidRPr="00660ABB" w14:paraId="62B28C58"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A6121BC" w14:textId="77777777" w:rsidR="009D1437" w:rsidRPr="009372AD" w:rsidRDefault="009D1437" w:rsidP="00616EC4">
            <w:pPr>
              <w:pStyle w:val="ListParagraph"/>
              <w:ind w:left="0"/>
              <w:jc w:val="both"/>
            </w:pPr>
            <w:r w:rsidRPr="009372AD">
              <w:t>-3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B5810D9" w14:textId="77777777" w:rsidR="009D1437" w:rsidRPr="009372AD" w:rsidRDefault="009D1437" w:rsidP="00616EC4">
            <w:pPr>
              <w:pStyle w:val="ListParagraph"/>
              <w:ind w:left="0"/>
              <w:jc w:val="both"/>
            </w:pPr>
            <w:r w:rsidRPr="009372AD">
              <w:t>Dữ liệu xml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5C8B2FB8" w14:textId="77777777" w:rsidR="009D1437" w:rsidRPr="009372AD" w:rsidRDefault="009D1437" w:rsidP="00616EC4">
            <w:pPr>
              <w:pStyle w:val="ListParagraph"/>
              <w:ind w:left="0"/>
              <w:jc w:val="both"/>
            </w:pPr>
            <w:r w:rsidRPr="009372AD">
              <w:t>Chỉ cần 1 customer trong chuỗi xml không hợp lệ, không thực hiện update trên tất cả dữ liệu đưa vào</w:t>
            </w:r>
          </w:p>
        </w:tc>
      </w:tr>
      <w:tr w:rsidR="009D1437" w:rsidRPr="0041674E" w14:paraId="1B01E2AC"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6BEF863" w14:textId="77777777" w:rsidR="009D1437" w:rsidRPr="009372AD" w:rsidRDefault="009D1437" w:rsidP="00616EC4">
            <w:pPr>
              <w:pStyle w:val="ListParagraph"/>
              <w:ind w:left="0"/>
              <w:jc w:val="both"/>
            </w:pPr>
            <w:r w:rsidRPr="009372AD">
              <w:t>N</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74BE7CD" w14:textId="77777777" w:rsidR="009D1437" w:rsidRPr="009372AD" w:rsidRDefault="009D1437" w:rsidP="00616EC4">
            <w:pPr>
              <w:pStyle w:val="ListParagraph"/>
              <w:ind w:left="0"/>
              <w:jc w:val="both"/>
            </w:pPr>
            <w:r w:rsidRPr="009372AD">
              <w:t>Số lượng khách hàng đã import và update</w:t>
            </w:r>
          </w:p>
        </w:tc>
        <w:tc>
          <w:tcPr>
            <w:tcW w:w="2515" w:type="dxa"/>
            <w:tcBorders>
              <w:top w:val="single" w:sz="4" w:space="0" w:color="2E74B5"/>
              <w:left w:val="single" w:sz="4" w:space="0" w:color="2E74B5"/>
              <w:bottom w:val="single" w:sz="4" w:space="0" w:color="2E74B5"/>
              <w:right w:val="single" w:sz="4" w:space="0" w:color="2E74B5"/>
            </w:tcBorders>
          </w:tcPr>
          <w:p w14:paraId="5608646F" w14:textId="77777777" w:rsidR="009D1437" w:rsidRPr="002864F3" w:rsidRDefault="009D1437" w:rsidP="00616EC4">
            <w:pPr>
              <w:pStyle w:val="ListParagraph"/>
              <w:ind w:left="0"/>
              <w:jc w:val="both"/>
              <w:rPr>
                <w:lang w:val="nl-NL"/>
              </w:rPr>
            </w:pPr>
            <w:r w:rsidRPr="002864F3">
              <w:rPr>
                <w:lang w:val="nl-NL"/>
              </w:rPr>
              <w:t>N&gt;0, N là kiểu integer</w:t>
            </w:r>
          </w:p>
        </w:tc>
      </w:tr>
    </w:tbl>
    <w:p w14:paraId="3261ACFD" w14:textId="77777777" w:rsidR="009D1437" w:rsidRPr="002864F3" w:rsidRDefault="009D1437" w:rsidP="009D1437">
      <w:pPr>
        <w:rPr>
          <w:lang w:val="nl-NL" w:eastAsia="x-none"/>
        </w:rPr>
      </w:pPr>
    </w:p>
    <w:p w14:paraId="68362AD8" w14:textId="77777777" w:rsidR="009D1437" w:rsidRPr="002864F3" w:rsidRDefault="009D1437" w:rsidP="009D1437">
      <w:pPr>
        <w:spacing w:line="360" w:lineRule="auto"/>
        <w:jc w:val="both"/>
        <w:rPr>
          <w:rFonts w:eastAsia="Calibri"/>
          <w:b/>
          <w:lang w:val="nl-NL"/>
        </w:rPr>
      </w:pPr>
      <w:r w:rsidRPr="002864F3">
        <w:rPr>
          <w:rFonts w:eastAsia="Calibri"/>
          <w:b/>
          <w:lang w:val="nl-NL"/>
        </w:rPr>
        <w:t>Cấu trúc của xmlCusData (các trường * là bắt buộc):</w:t>
      </w:r>
    </w:p>
    <w:p w14:paraId="01167E82" w14:textId="77777777" w:rsidR="009D1437" w:rsidRPr="00886A40" w:rsidRDefault="009D1437" w:rsidP="009D1437">
      <w:pPr>
        <w:shd w:val="clear" w:color="auto" w:fill="FFFFFF"/>
        <w:rPr>
          <w:rFonts w:ascii="Courier New" w:hAnsi="Courier New" w:cs="Courier New"/>
          <w:b/>
          <w:bCs/>
          <w:color w:val="000000"/>
          <w:sz w:val="20"/>
          <w:szCs w:val="20"/>
        </w:rPr>
      </w:pPr>
      <w:r w:rsidRPr="00886A40">
        <w:rPr>
          <w:rFonts w:ascii="Courier New" w:hAnsi="Courier New" w:cs="Courier New"/>
          <w:color w:val="0000FF"/>
          <w:sz w:val="20"/>
          <w:szCs w:val="20"/>
        </w:rPr>
        <w:t>&lt;Customers&gt;</w:t>
      </w:r>
    </w:p>
    <w:p w14:paraId="56FFF321" w14:textId="77777777" w:rsidR="009D1437" w:rsidRPr="00886A40" w:rsidRDefault="009D1437" w:rsidP="009D1437">
      <w:pPr>
        <w:shd w:val="clear" w:color="auto" w:fill="FFFFFF"/>
        <w:rPr>
          <w:rFonts w:ascii="Courier New" w:hAnsi="Courier New" w:cs="Courier New"/>
          <w:b/>
          <w:bCs/>
          <w:color w:val="000000"/>
          <w:sz w:val="20"/>
          <w:szCs w:val="20"/>
        </w:rPr>
      </w:pPr>
      <w:r w:rsidRPr="00886A40">
        <w:rPr>
          <w:rFonts w:ascii="Courier New" w:hAnsi="Courier New" w:cs="Courier New"/>
          <w:color w:val="0000FF"/>
          <w:sz w:val="20"/>
          <w:szCs w:val="20"/>
        </w:rPr>
        <w:t>&lt;Customer&gt;</w:t>
      </w:r>
    </w:p>
    <w:p w14:paraId="341F11C8" w14:textId="77777777" w:rsidR="009D1437" w:rsidRPr="00886A40" w:rsidRDefault="009D1437" w:rsidP="009D1437">
      <w:pPr>
        <w:shd w:val="clear" w:color="auto" w:fill="FFFFFF"/>
        <w:rPr>
          <w:rFonts w:ascii="Courier New" w:hAnsi="Courier New" w:cs="Courier New"/>
          <w:b/>
          <w:bCs/>
          <w:color w:val="000000"/>
          <w:sz w:val="20"/>
          <w:szCs w:val="20"/>
        </w:rPr>
      </w:pPr>
      <w:r w:rsidRPr="00886A40">
        <w:rPr>
          <w:rFonts w:ascii="Courier New" w:hAnsi="Courier New" w:cs="Courier New"/>
          <w:b/>
          <w:bCs/>
          <w:color w:val="000000"/>
          <w:sz w:val="20"/>
          <w:szCs w:val="20"/>
        </w:rPr>
        <w:t xml:space="preserve">    </w:t>
      </w:r>
      <w:r w:rsidRPr="00886A40">
        <w:rPr>
          <w:rFonts w:ascii="Courier New" w:hAnsi="Courier New" w:cs="Courier New"/>
          <w:color w:val="0000FF"/>
          <w:sz w:val="20"/>
          <w:szCs w:val="20"/>
        </w:rPr>
        <w:t>&lt;Name&gt;</w:t>
      </w:r>
      <w:r w:rsidRPr="00886A40">
        <w:rPr>
          <w:rFonts w:ascii="Courier New" w:hAnsi="Courier New" w:cs="Courier New"/>
          <w:b/>
          <w:bCs/>
          <w:color w:val="000000"/>
          <w:sz w:val="20"/>
          <w:szCs w:val="20"/>
        </w:rPr>
        <w:t>Tên khách hàng*</w:t>
      </w:r>
      <w:r w:rsidRPr="00886A40">
        <w:rPr>
          <w:rFonts w:ascii="Courier New" w:hAnsi="Courier New" w:cs="Courier New"/>
          <w:color w:val="0000FF"/>
          <w:sz w:val="20"/>
          <w:szCs w:val="20"/>
        </w:rPr>
        <w:t>&lt;/Name&gt;</w:t>
      </w:r>
    </w:p>
    <w:p w14:paraId="26F9EDF7"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886A40">
        <w:rPr>
          <w:rFonts w:ascii="Courier New" w:hAnsi="Courier New" w:cs="Courier New"/>
          <w:b/>
          <w:bCs/>
          <w:color w:val="000000"/>
          <w:sz w:val="20"/>
          <w:szCs w:val="20"/>
        </w:rPr>
        <w:t xml:space="preserve">    </w:t>
      </w:r>
      <w:r w:rsidRPr="002864F3">
        <w:rPr>
          <w:rFonts w:ascii="Courier New" w:hAnsi="Courier New" w:cs="Courier New"/>
          <w:color w:val="0000FF"/>
          <w:sz w:val="20"/>
          <w:szCs w:val="20"/>
          <w:lang w:val="nl-NL"/>
        </w:rPr>
        <w:t>&lt;Code&gt;</w:t>
      </w:r>
      <w:r w:rsidRPr="002864F3">
        <w:rPr>
          <w:rFonts w:ascii="Courier New" w:hAnsi="Courier New" w:cs="Courier New"/>
          <w:b/>
          <w:bCs/>
          <w:color w:val="000000"/>
          <w:sz w:val="20"/>
          <w:szCs w:val="20"/>
          <w:lang w:val="nl-NL"/>
        </w:rPr>
        <w:t>Mã khách hàng*</w:t>
      </w:r>
      <w:r w:rsidRPr="002864F3">
        <w:rPr>
          <w:rFonts w:ascii="Courier New" w:hAnsi="Courier New" w:cs="Courier New"/>
          <w:color w:val="0000FF"/>
          <w:sz w:val="20"/>
          <w:szCs w:val="20"/>
          <w:lang w:val="nl-NL"/>
        </w:rPr>
        <w:t>&lt;/Code&gt;</w:t>
      </w:r>
    </w:p>
    <w:p w14:paraId="5D2ADB12" w14:textId="77777777" w:rsidR="009D1437" w:rsidRPr="00886A40" w:rsidRDefault="009D1437" w:rsidP="009D1437">
      <w:pPr>
        <w:shd w:val="clear" w:color="auto" w:fill="FFFFFF"/>
        <w:rPr>
          <w:rFonts w:ascii="Courier New" w:hAnsi="Courier New" w:cs="Courier New"/>
          <w:b/>
          <w:bCs/>
          <w:color w:val="000000"/>
          <w:sz w:val="20"/>
          <w:szCs w:val="20"/>
        </w:rPr>
      </w:pPr>
      <w:r w:rsidRPr="002864F3">
        <w:rPr>
          <w:rFonts w:ascii="Courier New" w:hAnsi="Courier New" w:cs="Courier New"/>
          <w:b/>
          <w:bCs/>
          <w:color w:val="000000"/>
          <w:sz w:val="20"/>
          <w:szCs w:val="20"/>
          <w:lang w:val="nl-NL"/>
        </w:rPr>
        <w:t xml:space="preserve">    </w:t>
      </w:r>
      <w:r w:rsidRPr="00886A40">
        <w:rPr>
          <w:rFonts w:ascii="Courier New" w:hAnsi="Courier New" w:cs="Courier New"/>
          <w:color w:val="0000FF"/>
          <w:sz w:val="20"/>
          <w:szCs w:val="20"/>
        </w:rPr>
        <w:t>&lt;Account&gt;</w:t>
      </w:r>
      <w:r w:rsidRPr="00886A40">
        <w:rPr>
          <w:rFonts w:ascii="Courier New" w:hAnsi="Courier New" w:cs="Courier New"/>
          <w:b/>
          <w:bCs/>
          <w:color w:val="000000"/>
          <w:sz w:val="20"/>
          <w:szCs w:val="20"/>
        </w:rPr>
        <w:t>Tài khoản đăng nhập</w:t>
      </w:r>
      <w:r w:rsidRPr="00886A40">
        <w:rPr>
          <w:rFonts w:ascii="Courier New" w:hAnsi="Courier New" w:cs="Courier New"/>
          <w:color w:val="0000FF"/>
          <w:sz w:val="20"/>
          <w:szCs w:val="20"/>
        </w:rPr>
        <w:t>&lt;/Account&gt;</w:t>
      </w:r>
    </w:p>
    <w:p w14:paraId="5023202C" w14:textId="77777777" w:rsidR="009D1437" w:rsidRPr="00886A40" w:rsidRDefault="009D1437" w:rsidP="009D1437">
      <w:pPr>
        <w:shd w:val="clear" w:color="auto" w:fill="FFFFFF"/>
        <w:rPr>
          <w:rFonts w:ascii="Courier New" w:hAnsi="Courier New" w:cs="Courier New"/>
          <w:b/>
          <w:bCs/>
          <w:color w:val="000000"/>
          <w:sz w:val="20"/>
          <w:szCs w:val="20"/>
        </w:rPr>
      </w:pPr>
      <w:r w:rsidRPr="00886A40">
        <w:rPr>
          <w:rFonts w:ascii="Courier New" w:hAnsi="Courier New" w:cs="Courier New"/>
          <w:b/>
          <w:bCs/>
          <w:color w:val="000000"/>
          <w:sz w:val="20"/>
          <w:szCs w:val="20"/>
        </w:rPr>
        <w:t xml:space="preserve">    </w:t>
      </w:r>
      <w:r w:rsidRPr="00886A40">
        <w:rPr>
          <w:rFonts w:ascii="Courier New" w:hAnsi="Courier New" w:cs="Courier New"/>
          <w:color w:val="0000FF"/>
          <w:sz w:val="20"/>
          <w:szCs w:val="20"/>
        </w:rPr>
        <w:t>&lt;TaxCode&gt;</w:t>
      </w:r>
      <w:r w:rsidRPr="00886A40">
        <w:rPr>
          <w:rFonts w:ascii="Courier New" w:hAnsi="Courier New" w:cs="Courier New"/>
          <w:b/>
          <w:bCs/>
          <w:color w:val="000000"/>
          <w:sz w:val="20"/>
          <w:szCs w:val="20"/>
        </w:rPr>
        <w:t>Mã số thuế (bắt buộc với khách hàng là doanh nghiệp)</w:t>
      </w:r>
      <w:r w:rsidRPr="00886A40">
        <w:rPr>
          <w:rFonts w:ascii="Courier New" w:hAnsi="Courier New" w:cs="Courier New"/>
          <w:color w:val="0000FF"/>
          <w:sz w:val="20"/>
          <w:szCs w:val="20"/>
        </w:rPr>
        <w:t>&lt;/TaxCode&gt;</w:t>
      </w:r>
    </w:p>
    <w:p w14:paraId="6E9621A1" w14:textId="77777777" w:rsidR="009D1437" w:rsidRPr="00886A40" w:rsidRDefault="009D1437" w:rsidP="009D1437">
      <w:pPr>
        <w:shd w:val="clear" w:color="auto" w:fill="FFFFFF"/>
        <w:rPr>
          <w:rFonts w:ascii="Courier New" w:hAnsi="Courier New" w:cs="Courier New"/>
          <w:b/>
          <w:bCs/>
          <w:color w:val="000000"/>
          <w:sz w:val="20"/>
          <w:szCs w:val="20"/>
        </w:rPr>
      </w:pPr>
      <w:r w:rsidRPr="00886A40">
        <w:rPr>
          <w:rFonts w:ascii="Courier New" w:hAnsi="Courier New" w:cs="Courier New"/>
          <w:b/>
          <w:bCs/>
          <w:color w:val="000000"/>
          <w:sz w:val="20"/>
          <w:szCs w:val="20"/>
        </w:rPr>
        <w:lastRenderedPageBreak/>
        <w:t xml:space="preserve">    </w:t>
      </w:r>
      <w:r w:rsidRPr="00886A40">
        <w:rPr>
          <w:rFonts w:ascii="Courier New" w:hAnsi="Courier New" w:cs="Courier New"/>
          <w:color w:val="0000FF"/>
          <w:sz w:val="20"/>
          <w:szCs w:val="20"/>
        </w:rPr>
        <w:t>&lt;Address&gt;</w:t>
      </w:r>
      <w:r w:rsidRPr="00886A40">
        <w:rPr>
          <w:rFonts w:ascii="Courier New" w:hAnsi="Courier New" w:cs="Courier New"/>
          <w:b/>
          <w:bCs/>
          <w:color w:val="000000"/>
          <w:sz w:val="20"/>
          <w:szCs w:val="20"/>
        </w:rPr>
        <w:t>Địa chỉthanh toán*</w:t>
      </w:r>
      <w:r w:rsidRPr="00886A40">
        <w:rPr>
          <w:rFonts w:ascii="Courier New" w:hAnsi="Courier New" w:cs="Courier New"/>
          <w:color w:val="0000FF"/>
          <w:sz w:val="20"/>
          <w:szCs w:val="20"/>
        </w:rPr>
        <w:t>&lt;/Address&gt;</w:t>
      </w:r>
    </w:p>
    <w:p w14:paraId="1095220A" w14:textId="77777777" w:rsidR="009D1437" w:rsidRPr="00886A40" w:rsidRDefault="009D1437" w:rsidP="009D1437">
      <w:pPr>
        <w:shd w:val="clear" w:color="auto" w:fill="FFFFFF"/>
        <w:rPr>
          <w:rFonts w:ascii="Courier New" w:hAnsi="Courier New" w:cs="Courier New"/>
          <w:b/>
          <w:bCs/>
          <w:color w:val="000000"/>
          <w:sz w:val="20"/>
          <w:szCs w:val="20"/>
        </w:rPr>
      </w:pPr>
      <w:r w:rsidRPr="00886A40">
        <w:rPr>
          <w:rFonts w:ascii="Courier New" w:hAnsi="Courier New" w:cs="Courier New"/>
          <w:b/>
          <w:bCs/>
          <w:color w:val="000000"/>
          <w:sz w:val="20"/>
          <w:szCs w:val="20"/>
        </w:rPr>
        <w:t xml:space="preserve">    </w:t>
      </w:r>
      <w:r w:rsidRPr="00886A40">
        <w:rPr>
          <w:rFonts w:ascii="Courier New" w:hAnsi="Courier New" w:cs="Courier New"/>
          <w:color w:val="0000FF"/>
          <w:sz w:val="20"/>
          <w:szCs w:val="20"/>
        </w:rPr>
        <w:t>&lt;BankAccountName&gt;</w:t>
      </w:r>
      <w:r w:rsidRPr="00886A40">
        <w:rPr>
          <w:rFonts w:ascii="Courier New" w:hAnsi="Courier New" w:cs="Courier New"/>
          <w:b/>
          <w:bCs/>
          <w:color w:val="000000"/>
          <w:sz w:val="20"/>
          <w:szCs w:val="20"/>
        </w:rPr>
        <w:t>Tên tài khoản ngân hàng</w:t>
      </w:r>
      <w:r w:rsidRPr="00886A40">
        <w:rPr>
          <w:rFonts w:ascii="Courier New" w:hAnsi="Courier New" w:cs="Courier New"/>
          <w:color w:val="0000FF"/>
          <w:sz w:val="20"/>
          <w:szCs w:val="20"/>
        </w:rPr>
        <w:t>&lt;/BankAccountName&gt;</w:t>
      </w:r>
    </w:p>
    <w:p w14:paraId="4447998C" w14:textId="77777777" w:rsidR="009D1437" w:rsidRPr="00886A40" w:rsidRDefault="009D1437" w:rsidP="009D1437">
      <w:pPr>
        <w:shd w:val="clear" w:color="auto" w:fill="FFFFFF"/>
        <w:rPr>
          <w:rFonts w:ascii="Courier New" w:hAnsi="Courier New" w:cs="Courier New"/>
          <w:b/>
          <w:bCs/>
          <w:color w:val="000000"/>
          <w:sz w:val="20"/>
          <w:szCs w:val="20"/>
        </w:rPr>
      </w:pPr>
      <w:r w:rsidRPr="00886A40">
        <w:rPr>
          <w:rFonts w:ascii="Courier New" w:hAnsi="Courier New" w:cs="Courier New"/>
          <w:b/>
          <w:bCs/>
          <w:color w:val="000000"/>
          <w:sz w:val="20"/>
          <w:szCs w:val="20"/>
        </w:rPr>
        <w:t xml:space="preserve">    </w:t>
      </w:r>
      <w:r w:rsidRPr="00886A40">
        <w:rPr>
          <w:rFonts w:ascii="Courier New" w:hAnsi="Courier New" w:cs="Courier New"/>
          <w:color w:val="0000FF"/>
          <w:sz w:val="20"/>
          <w:szCs w:val="20"/>
        </w:rPr>
        <w:t>&lt;BankName&gt;</w:t>
      </w:r>
      <w:r w:rsidRPr="00886A40">
        <w:rPr>
          <w:rFonts w:ascii="Courier New" w:hAnsi="Courier New" w:cs="Courier New"/>
          <w:b/>
          <w:bCs/>
          <w:color w:val="000000"/>
          <w:sz w:val="20"/>
          <w:szCs w:val="20"/>
        </w:rPr>
        <w:t>Tên ngân hàng</w:t>
      </w:r>
      <w:r w:rsidRPr="00886A40">
        <w:rPr>
          <w:rFonts w:ascii="Courier New" w:hAnsi="Courier New" w:cs="Courier New"/>
          <w:color w:val="0000FF"/>
          <w:sz w:val="20"/>
          <w:szCs w:val="20"/>
        </w:rPr>
        <w:t>&lt;/BankName&gt;</w:t>
      </w:r>
    </w:p>
    <w:p w14:paraId="09DA6761" w14:textId="77777777" w:rsidR="009D1437" w:rsidRPr="00886A40" w:rsidRDefault="009D1437" w:rsidP="009D1437">
      <w:pPr>
        <w:shd w:val="clear" w:color="auto" w:fill="FFFFFF"/>
        <w:rPr>
          <w:rFonts w:ascii="Courier New" w:hAnsi="Courier New" w:cs="Courier New"/>
          <w:b/>
          <w:bCs/>
          <w:color w:val="000000"/>
          <w:sz w:val="20"/>
          <w:szCs w:val="20"/>
        </w:rPr>
      </w:pPr>
      <w:r w:rsidRPr="00886A40">
        <w:rPr>
          <w:rFonts w:ascii="Courier New" w:hAnsi="Courier New" w:cs="Courier New"/>
          <w:b/>
          <w:bCs/>
          <w:color w:val="000000"/>
          <w:sz w:val="20"/>
          <w:szCs w:val="20"/>
        </w:rPr>
        <w:t xml:space="preserve">    </w:t>
      </w:r>
      <w:r w:rsidRPr="00886A40">
        <w:rPr>
          <w:rFonts w:ascii="Courier New" w:hAnsi="Courier New" w:cs="Courier New"/>
          <w:color w:val="0000FF"/>
          <w:sz w:val="20"/>
          <w:szCs w:val="20"/>
        </w:rPr>
        <w:t>&lt;BankNumber&gt;</w:t>
      </w:r>
      <w:r w:rsidRPr="00886A40">
        <w:rPr>
          <w:rFonts w:ascii="Courier New" w:hAnsi="Courier New" w:cs="Courier New"/>
          <w:b/>
          <w:bCs/>
          <w:color w:val="000000"/>
          <w:sz w:val="20"/>
          <w:szCs w:val="20"/>
        </w:rPr>
        <w:t>Số tài khoản</w:t>
      </w:r>
      <w:r w:rsidRPr="00886A40">
        <w:rPr>
          <w:rFonts w:ascii="Courier New" w:hAnsi="Courier New" w:cs="Courier New"/>
          <w:color w:val="0000FF"/>
          <w:sz w:val="20"/>
          <w:szCs w:val="20"/>
        </w:rPr>
        <w:t>&lt;/BankNumber&gt;</w:t>
      </w:r>
    </w:p>
    <w:p w14:paraId="1ABCADB6" w14:textId="77777777" w:rsidR="009D1437" w:rsidRPr="00886A40" w:rsidRDefault="009D1437" w:rsidP="009D1437">
      <w:pPr>
        <w:shd w:val="clear" w:color="auto" w:fill="FFFFFF"/>
        <w:rPr>
          <w:rFonts w:ascii="Courier New" w:hAnsi="Courier New" w:cs="Courier New"/>
          <w:b/>
          <w:bCs/>
          <w:color w:val="000000"/>
          <w:sz w:val="20"/>
          <w:szCs w:val="20"/>
        </w:rPr>
      </w:pPr>
      <w:r w:rsidRPr="00886A40">
        <w:rPr>
          <w:rFonts w:ascii="Courier New" w:hAnsi="Courier New" w:cs="Courier New"/>
          <w:b/>
          <w:bCs/>
          <w:color w:val="000000"/>
          <w:sz w:val="20"/>
          <w:szCs w:val="20"/>
        </w:rPr>
        <w:t xml:space="preserve">    </w:t>
      </w:r>
      <w:r w:rsidRPr="00886A40">
        <w:rPr>
          <w:rFonts w:ascii="Courier New" w:hAnsi="Courier New" w:cs="Courier New"/>
          <w:color w:val="0000FF"/>
          <w:sz w:val="20"/>
          <w:szCs w:val="20"/>
        </w:rPr>
        <w:t>&lt;Email&gt;</w:t>
      </w:r>
      <w:r>
        <w:rPr>
          <w:rFonts w:ascii="Courier New" w:hAnsi="Courier New" w:cs="Courier New"/>
          <w:b/>
          <w:bCs/>
          <w:color w:val="000000"/>
          <w:sz w:val="20"/>
          <w:szCs w:val="20"/>
        </w:rPr>
        <w:t>Email</w:t>
      </w:r>
      <w:r w:rsidRPr="00886A40">
        <w:rPr>
          <w:rFonts w:ascii="Courier New" w:hAnsi="Courier New" w:cs="Courier New"/>
          <w:color w:val="0000FF"/>
          <w:sz w:val="20"/>
          <w:szCs w:val="20"/>
        </w:rPr>
        <w:t>&lt;/Email&gt;</w:t>
      </w:r>
    </w:p>
    <w:p w14:paraId="5360DECE" w14:textId="77777777" w:rsidR="009D1437" w:rsidRPr="00886A40" w:rsidRDefault="009D1437" w:rsidP="009D1437">
      <w:pPr>
        <w:shd w:val="clear" w:color="auto" w:fill="FFFFFF"/>
        <w:rPr>
          <w:rFonts w:ascii="Courier New" w:hAnsi="Courier New" w:cs="Courier New"/>
          <w:b/>
          <w:bCs/>
          <w:color w:val="000000"/>
          <w:sz w:val="20"/>
          <w:szCs w:val="20"/>
        </w:rPr>
      </w:pPr>
      <w:r w:rsidRPr="00886A40">
        <w:rPr>
          <w:rFonts w:ascii="Courier New" w:hAnsi="Courier New" w:cs="Courier New"/>
          <w:b/>
          <w:bCs/>
          <w:color w:val="000000"/>
          <w:sz w:val="20"/>
          <w:szCs w:val="20"/>
        </w:rPr>
        <w:t xml:space="preserve">    </w:t>
      </w:r>
      <w:r w:rsidRPr="00886A40">
        <w:rPr>
          <w:rFonts w:ascii="Courier New" w:hAnsi="Courier New" w:cs="Courier New"/>
          <w:color w:val="0000FF"/>
          <w:sz w:val="20"/>
          <w:szCs w:val="20"/>
        </w:rPr>
        <w:t>&lt;Fax&gt;</w:t>
      </w:r>
      <w:r w:rsidRPr="00886A40">
        <w:rPr>
          <w:rFonts w:ascii="Courier New" w:hAnsi="Courier New" w:cs="Courier New"/>
          <w:b/>
          <w:bCs/>
          <w:color w:val="000000"/>
          <w:sz w:val="20"/>
          <w:szCs w:val="20"/>
        </w:rPr>
        <w:t>Số fax</w:t>
      </w:r>
      <w:r w:rsidRPr="00886A40">
        <w:rPr>
          <w:rFonts w:ascii="Courier New" w:hAnsi="Courier New" w:cs="Courier New"/>
          <w:color w:val="0000FF"/>
          <w:sz w:val="20"/>
          <w:szCs w:val="20"/>
        </w:rPr>
        <w:t>&lt;/Fax&gt;</w:t>
      </w:r>
    </w:p>
    <w:p w14:paraId="46506DCF" w14:textId="77777777" w:rsidR="009D1437" w:rsidRPr="00886A40" w:rsidRDefault="009D1437" w:rsidP="009D1437">
      <w:pPr>
        <w:shd w:val="clear" w:color="auto" w:fill="FFFFFF"/>
        <w:rPr>
          <w:rFonts w:ascii="Courier New" w:hAnsi="Courier New" w:cs="Courier New"/>
          <w:b/>
          <w:bCs/>
          <w:color w:val="000000"/>
          <w:sz w:val="20"/>
          <w:szCs w:val="20"/>
        </w:rPr>
      </w:pPr>
      <w:r w:rsidRPr="00886A40">
        <w:rPr>
          <w:rFonts w:ascii="Courier New" w:hAnsi="Courier New" w:cs="Courier New"/>
          <w:b/>
          <w:bCs/>
          <w:color w:val="000000"/>
          <w:sz w:val="20"/>
          <w:szCs w:val="20"/>
        </w:rPr>
        <w:t xml:space="preserve">    </w:t>
      </w:r>
      <w:r w:rsidRPr="00886A40">
        <w:rPr>
          <w:rFonts w:ascii="Courier New" w:hAnsi="Courier New" w:cs="Courier New"/>
          <w:color w:val="0000FF"/>
          <w:sz w:val="20"/>
          <w:szCs w:val="20"/>
        </w:rPr>
        <w:t>&lt;Phone&gt;</w:t>
      </w:r>
      <w:r w:rsidRPr="00886A40">
        <w:rPr>
          <w:rFonts w:ascii="Courier New" w:hAnsi="Courier New" w:cs="Courier New"/>
          <w:b/>
          <w:bCs/>
          <w:color w:val="000000"/>
          <w:sz w:val="20"/>
          <w:szCs w:val="20"/>
        </w:rPr>
        <w:t>Điện thoại</w:t>
      </w:r>
      <w:r w:rsidRPr="00886A40">
        <w:rPr>
          <w:rFonts w:ascii="Courier New" w:hAnsi="Courier New" w:cs="Courier New"/>
          <w:color w:val="0000FF"/>
          <w:sz w:val="20"/>
          <w:szCs w:val="20"/>
        </w:rPr>
        <w:t>&lt;/Phone&gt;</w:t>
      </w:r>
    </w:p>
    <w:p w14:paraId="16918A66" w14:textId="77777777" w:rsidR="009D1437" w:rsidRPr="00886A40" w:rsidRDefault="009D1437" w:rsidP="009D1437">
      <w:pPr>
        <w:shd w:val="clear" w:color="auto" w:fill="FFFFFF"/>
        <w:rPr>
          <w:rFonts w:ascii="Courier New" w:hAnsi="Courier New" w:cs="Courier New"/>
          <w:b/>
          <w:bCs/>
          <w:color w:val="000000"/>
          <w:sz w:val="20"/>
          <w:szCs w:val="20"/>
        </w:rPr>
      </w:pPr>
      <w:r w:rsidRPr="00886A40">
        <w:rPr>
          <w:rFonts w:ascii="Courier New" w:hAnsi="Courier New" w:cs="Courier New"/>
          <w:b/>
          <w:bCs/>
          <w:color w:val="000000"/>
          <w:sz w:val="20"/>
          <w:szCs w:val="20"/>
        </w:rPr>
        <w:t xml:space="preserve">    </w:t>
      </w:r>
      <w:r w:rsidRPr="00886A40">
        <w:rPr>
          <w:rFonts w:ascii="Courier New" w:hAnsi="Courier New" w:cs="Courier New"/>
          <w:color w:val="0000FF"/>
          <w:sz w:val="20"/>
          <w:szCs w:val="20"/>
        </w:rPr>
        <w:t>&lt;ContactPerson&gt;</w:t>
      </w:r>
      <w:r w:rsidRPr="00886A40">
        <w:rPr>
          <w:rFonts w:ascii="Courier New" w:hAnsi="Courier New" w:cs="Courier New"/>
          <w:b/>
          <w:bCs/>
          <w:color w:val="000000"/>
          <w:sz w:val="20"/>
          <w:szCs w:val="20"/>
        </w:rPr>
        <w:t>Liên hệ</w:t>
      </w:r>
      <w:r w:rsidRPr="00886A40">
        <w:rPr>
          <w:rFonts w:ascii="Courier New" w:hAnsi="Courier New" w:cs="Courier New"/>
          <w:color w:val="0000FF"/>
          <w:sz w:val="20"/>
          <w:szCs w:val="20"/>
        </w:rPr>
        <w:t>&lt;/ContactPerson&gt;</w:t>
      </w:r>
    </w:p>
    <w:p w14:paraId="6877299E" w14:textId="77777777" w:rsidR="009D1437" w:rsidRPr="00886A40" w:rsidRDefault="009D1437" w:rsidP="009D1437">
      <w:pPr>
        <w:shd w:val="clear" w:color="auto" w:fill="FFFFFF"/>
        <w:rPr>
          <w:rFonts w:ascii="Courier New" w:hAnsi="Courier New" w:cs="Courier New"/>
          <w:b/>
          <w:bCs/>
          <w:color w:val="000000"/>
          <w:sz w:val="20"/>
          <w:szCs w:val="20"/>
        </w:rPr>
      </w:pPr>
      <w:r w:rsidRPr="00886A40">
        <w:rPr>
          <w:rFonts w:ascii="Courier New" w:hAnsi="Courier New" w:cs="Courier New"/>
          <w:b/>
          <w:bCs/>
          <w:color w:val="000000"/>
          <w:sz w:val="20"/>
          <w:szCs w:val="20"/>
        </w:rPr>
        <w:t xml:space="preserve">    </w:t>
      </w:r>
      <w:r w:rsidRPr="00886A40">
        <w:rPr>
          <w:rFonts w:ascii="Courier New" w:hAnsi="Courier New" w:cs="Courier New"/>
          <w:color w:val="0000FF"/>
          <w:sz w:val="20"/>
          <w:szCs w:val="20"/>
        </w:rPr>
        <w:t>&lt;RepresentPerson&gt;</w:t>
      </w:r>
      <w:r w:rsidRPr="00886A40">
        <w:rPr>
          <w:rFonts w:ascii="Courier New" w:hAnsi="Courier New" w:cs="Courier New"/>
          <w:b/>
          <w:bCs/>
          <w:color w:val="000000"/>
          <w:sz w:val="20"/>
          <w:szCs w:val="20"/>
        </w:rPr>
        <w:t>Người đại diện</w:t>
      </w:r>
      <w:r w:rsidRPr="00886A40">
        <w:rPr>
          <w:rFonts w:ascii="Courier New" w:hAnsi="Courier New" w:cs="Courier New"/>
          <w:color w:val="0000FF"/>
          <w:sz w:val="20"/>
          <w:szCs w:val="20"/>
        </w:rPr>
        <w:t>&lt;/RepresentPerson&gt;</w:t>
      </w:r>
    </w:p>
    <w:p w14:paraId="3E8485F0" w14:textId="77777777" w:rsidR="009D1437" w:rsidRDefault="009D1437" w:rsidP="009D1437">
      <w:pPr>
        <w:shd w:val="clear" w:color="auto" w:fill="FFFFFF"/>
        <w:rPr>
          <w:rFonts w:ascii="Courier New" w:hAnsi="Courier New" w:cs="Courier New"/>
          <w:color w:val="0000FF"/>
          <w:sz w:val="20"/>
          <w:szCs w:val="20"/>
        </w:rPr>
      </w:pPr>
      <w:r w:rsidRPr="00886A40">
        <w:rPr>
          <w:rFonts w:ascii="Courier New" w:hAnsi="Courier New" w:cs="Courier New"/>
          <w:b/>
          <w:bCs/>
          <w:color w:val="000000"/>
          <w:sz w:val="20"/>
          <w:szCs w:val="20"/>
        </w:rPr>
        <w:t xml:space="preserve">    </w:t>
      </w:r>
      <w:r w:rsidRPr="00886A40">
        <w:rPr>
          <w:rFonts w:ascii="Courier New" w:hAnsi="Courier New" w:cs="Courier New"/>
          <w:color w:val="0000FF"/>
          <w:sz w:val="20"/>
          <w:szCs w:val="20"/>
        </w:rPr>
        <w:t>&lt;CusType&gt;</w:t>
      </w:r>
      <w:r w:rsidRPr="00886A40">
        <w:rPr>
          <w:rFonts w:ascii="Courier New" w:hAnsi="Courier New" w:cs="Courier New"/>
          <w:b/>
          <w:bCs/>
          <w:color w:val="000000"/>
          <w:sz w:val="20"/>
          <w:szCs w:val="20"/>
        </w:rPr>
        <w:t>Loại khách hàng (1: Doanh nghiệp/0: Cá nhân)*</w:t>
      </w:r>
      <w:r w:rsidRPr="00886A40">
        <w:rPr>
          <w:rFonts w:ascii="Courier New" w:hAnsi="Courier New" w:cs="Courier New"/>
          <w:color w:val="0000FF"/>
          <w:sz w:val="20"/>
          <w:szCs w:val="20"/>
        </w:rPr>
        <w:t>&lt;/CusType&gt;</w:t>
      </w:r>
    </w:p>
    <w:p w14:paraId="7D132578" w14:textId="77777777" w:rsidR="009D1437" w:rsidRPr="009372AD" w:rsidRDefault="009D1437" w:rsidP="009D1437">
      <w:pPr>
        <w:shd w:val="clear" w:color="auto" w:fill="FFFFFF"/>
        <w:rPr>
          <w:rFonts w:eastAsia="Consolas"/>
        </w:rPr>
      </w:pPr>
      <w:r>
        <w:rPr>
          <w:rFonts w:eastAsia="Consolas"/>
        </w:rPr>
        <w:t xml:space="preserve">        </w:t>
      </w:r>
      <w:r w:rsidRPr="009372AD">
        <w:rPr>
          <w:rFonts w:eastAsia="Consolas"/>
        </w:rPr>
        <w:t>&lt;</w:t>
      </w:r>
      <w:r w:rsidRPr="00FB5797">
        <w:rPr>
          <w:rFonts w:ascii="Courier New" w:hAnsi="Courier New" w:cs="Courier New"/>
          <w:color w:val="0000FF"/>
          <w:sz w:val="20"/>
          <w:szCs w:val="20"/>
        </w:rPr>
        <w:t>IsEmail</w:t>
      </w:r>
      <w:r w:rsidRPr="009372AD">
        <w:rPr>
          <w:rFonts w:eastAsia="Consolas"/>
        </w:rPr>
        <w:t>&gt;</w:t>
      </w:r>
      <w:r w:rsidRPr="00FB5797">
        <w:rPr>
          <w:rFonts w:ascii="Courier New" w:hAnsi="Courier New" w:cs="Courier New"/>
          <w:b/>
          <w:bCs/>
          <w:color w:val="000000"/>
          <w:sz w:val="20"/>
          <w:szCs w:val="20"/>
        </w:rPr>
        <w:t>Khách</w:t>
      </w:r>
      <w:r w:rsidRPr="00FB5797">
        <w:rPr>
          <w:rFonts w:ascii="Courier New" w:eastAsia="Consolas" w:hAnsi="Courier New" w:cs="Courier New"/>
          <w:b/>
          <w:sz w:val="20"/>
          <w:szCs w:val="20"/>
        </w:rPr>
        <w:t xml:space="preserve"> hàng nhận gửi mail khi phát hành hay không, 1: Có nhận/0: không nhận (Nếu không có thẻ này mặc định có nhận mail)</w:t>
      </w:r>
      <w:r w:rsidRPr="009372AD">
        <w:rPr>
          <w:rFonts w:eastAsia="Consolas"/>
        </w:rPr>
        <w:t>&lt;/</w:t>
      </w:r>
      <w:r w:rsidRPr="00FB5797">
        <w:rPr>
          <w:rFonts w:ascii="Courier New" w:hAnsi="Courier New" w:cs="Courier New"/>
          <w:color w:val="0000FF"/>
          <w:sz w:val="20"/>
          <w:szCs w:val="20"/>
        </w:rPr>
        <w:t>IsEmail</w:t>
      </w:r>
      <w:r w:rsidRPr="009372AD">
        <w:rPr>
          <w:rFonts w:eastAsia="Consolas"/>
        </w:rPr>
        <w:t xml:space="preserve"> &gt;</w:t>
      </w:r>
    </w:p>
    <w:p w14:paraId="62917244" w14:textId="77777777" w:rsidR="009D1437" w:rsidRPr="00886A40" w:rsidRDefault="009D1437" w:rsidP="009D1437">
      <w:pPr>
        <w:shd w:val="clear" w:color="auto" w:fill="FFFFFF"/>
        <w:rPr>
          <w:rFonts w:ascii="Courier New" w:hAnsi="Courier New" w:cs="Courier New"/>
          <w:b/>
          <w:bCs/>
          <w:color w:val="000000"/>
          <w:sz w:val="20"/>
          <w:szCs w:val="20"/>
        </w:rPr>
      </w:pPr>
    </w:p>
    <w:p w14:paraId="00D97658" w14:textId="77777777" w:rsidR="009D1437" w:rsidRPr="00886A40" w:rsidRDefault="009D1437" w:rsidP="009D1437">
      <w:pPr>
        <w:shd w:val="clear" w:color="auto" w:fill="FFFFFF"/>
        <w:rPr>
          <w:rFonts w:ascii="Courier New" w:hAnsi="Courier New" w:cs="Courier New"/>
          <w:b/>
          <w:bCs/>
          <w:color w:val="000000"/>
          <w:sz w:val="20"/>
          <w:szCs w:val="20"/>
        </w:rPr>
      </w:pPr>
      <w:r w:rsidRPr="00886A40">
        <w:rPr>
          <w:rFonts w:ascii="Courier New" w:hAnsi="Courier New" w:cs="Courier New"/>
          <w:color w:val="0000FF"/>
          <w:sz w:val="20"/>
          <w:szCs w:val="20"/>
        </w:rPr>
        <w:t>&lt;/Customer&gt;</w:t>
      </w:r>
    </w:p>
    <w:p w14:paraId="319DC711" w14:textId="77777777" w:rsidR="009D1437" w:rsidRPr="00886A40" w:rsidRDefault="009D1437" w:rsidP="009D1437">
      <w:pPr>
        <w:shd w:val="clear" w:color="auto" w:fill="FFFFFF"/>
        <w:rPr>
          <w:rFonts w:ascii="Courier New" w:hAnsi="Courier New" w:cs="Courier New"/>
          <w:b/>
          <w:bCs/>
          <w:color w:val="000000"/>
          <w:sz w:val="20"/>
          <w:szCs w:val="20"/>
        </w:rPr>
      </w:pPr>
      <w:r w:rsidRPr="00886A40">
        <w:rPr>
          <w:rFonts w:ascii="Courier New" w:hAnsi="Courier New" w:cs="Courier New"/>
          <w:color w:val="0000FF"/>
          <w:sz w:val="20"/>
          <w:szCs w:val="20"/>
        </w:rPr>
        <w:t>&lt;Customer&gt;</w:t>
      </w:r>
      <w:r w:rsidRPr="00886A40">
        <w:rPr>
          <w:rFonts w:ascii="Courier New" w:hAnsi="Courier New" w:cs="Courier New"/>
          <w:b/>
          <w:bCs/>
          <w:color w:val="000000"/>
          <w:sz w:val="20"/>
          <w:szCs w:val="20"/>
        </w:rPr>
        <w:t>...</w:t>
      </w:r>
      <w:r w:rsidRPr="00886A40">
        <w:rPr>
          <w:rFonts w:ascii="Courier New" w:hAnsi="Courier New" w:cs="Courier New"/>
          <w:color w:val="0000FF"/>
          <w:sz w:val="20"/>
          <w:szCs w:val="20"/>
        </w:rPr>
        <w:t>&lt;/Customer&gt;</w:t>
      </w:r>
    </w:p>
    <w:p w14:paraId="0CEA9A64" w14:textId="77777777" w:rsidR="009D1437" w:rsidRPr="00886A40" w:rsidRDefault="009D1437" w:rsidP="009D1437">
      <w:pPr>
        <w:shd w:val="clear" w:color="auto" w:fill="FFFFFF"/>
        <w:rPr>
          <w:rFonts w:ascii="Courier New" w:hAnsi="Courier New" w:cs="Courier New"/>
          <w:b/>
          <w:bCs/>
          <w:color w:val="000000"/>
          <w:sz w:val="20"/>
          <w:szCs w:val="20"/>
        </w:rPr>
      </w:pPr>
      <w:r w:rsidRPr="00886A40">
        <w:rPr>
          <w:rFonts w:ascii="Courier New" w:hAnsi="Courier New" w:cs="Courier New"/>
          <w:color w:val="0000FF"/>
          <w:sz w:val="20"/>
          <w:szCs w:val="20"/>
        </w:rPr>
        <w:t>&lt;/Customers&gt;</w:t>
      </w:r>
    </w:p>
    <w:p w14:paraId="1F31AAAF" w14:textId="77777777" w:rsidR="009D1437" w:rsidRPr="002636DC" w:rsidRDefault="009D1437" w:rsidP="009D1437">
      <w:pPr>
        <w:spacing w:line="360" w:lineRule="auto"/>
        <w:jc w:val="both"/>
        <w:rPr>
          <w:rFonts w:eastAsia="Calibri"/>
          <w:b/>
        </w:rPr>
      </w:pPr>
    </w:p>
    <w:p w14:paraId="4F6DCE2F" w14:textId="77777777" w:rsidR="009D1437" w:rsidRDefault="009D1437" w:rsidP="00480762">
      <w:pPr>
        <w:pStyle w:val="Heading3"/>
      </w:pPr>
      <w:bookmarkStart w:id="22" w:name="_Toc198045263"/>
      <w:r>
        <w:t>Xóa hóa đơn chưa phát hành theo danh sách fkey</w:t>
      </w:r>
      <w:bookmarkEnd w:id="22"/>
    </w:p>
    <w:p w14:paraId="428BB1A9" w14:textId="77777777" w:rsidR="009D1437" w:rsidRPr="00593BE8" w:rsidRDefault="009D1437" w:rsidP="009D1437">
      <w:pPr>
        <w:pStyle w:val="N"/>
      </w:pPr>
      <w:r w:rsidRPr="00593BE8">
        <w:t>URL</w:t>
      </w:r>
    </w:p>
    <w:p w14:paraId="042B749E" w14:textId="77777777" w:rsidR="009D1437" w:rsidRDefault="009D1437" w:rsidP="009D1437">
      <w:pPr>
        <w:pStyle w:val="N"/>
        <w:rPr>
          <w:rFonts w:eastAsia="Calibri"/>
        </w:rPr>
      </w:pPr>
      <w:r>
        <w:tab/>
      </w:r>
      <w:r w:rsidRPr="00007702">
        <w:t xml:space="preserve"> </w:t>
      </w:r>
      <w:r w:rsidRPr="00450994">
        <w:t xml:space="preserve">string </w:t>
      </w:r>
      <w:r w:rsidRPr="00450994">
        <w:rPr>
          <w:b/>
        </w:rPr>
        <w:t>deleteInvoiceByFkey</w:t>
      </w:r>
      <w:r w:rsidRPr="00450994">
        <w:t>(string lstFkey, string username, string password, string Account, string ACpass)</w:t>
      </w:r>
    </w:p>
    <w:p w14:paraId="12258B2C" w14:textId="77777777" w:rsidR="009D1437" w:rsidRDefault="009D1437" w:rsidP="009D1437">
      <w:pPr>
        <w:pStyle w:val="N"/>
        <w:rPr>
          <w:rFonts w:eastAsia="Calibri"/>
        </w:rPr>
      </w:pPr>
    </w:p>
    <w:p w14:paraId="4558CC2F" w14:textId="77777777" w:rsidR="009D1437" w:rsidRPr="00593BE8" w:rsidRDefault="009D1437" w:rsidP="009D1437">
      <w:pPr>
        <w:pStyle w:val="N"/>
      </w:pPr>
      <w:r w:rsidRPr="00593BE8">
        <w:t>DESCRIPTION</w:t>
      </w:r>
    </w:p>
    <w:p w14:paraId="7A9DFF90" w14:textId="77777777" w:rsidR="009D1437" w:rsidRDefault="009D1437" w:rsidP="009D1437">
      <w:pPr>
        <w:pStyle w:val="N"/>
      </w:pPr>
      <w:r>
        <w:tab/>
        <w:t>Đây là web service cho phép xóa 1 hoặc nhiều hóa đơn chưa phát hành theo danh sách fkey truyền vào.</w:t>
      </w:r>
    </w:p>
    <w:p w14:paraId="1A622503" w14:textId="77777777" w:rsidR="009D1437" w:rsidRPr="00007702" w:rsidRDefault="009D1437" w:rsidP="009D1437">
      <w:pPr>
        <w:pStyle w:val="N"/>
      </w:pPr>
      <w:r w:rsidRPr="00663B3E">
        <w:t>HTTP METHOD</w:t>
      </w:r>
    </w:p>
    <w:p w14:paraId="42329492" w14:textId="77777777" w:rsidR="009D1437" w:rsidRPr="00007702" w:rsidRDefault="009D1437" w:rsidP="009D1437">
      <w:pPr>
        <w:pStyle w:val="N"/>
        <w:rPr>
          <w:b/>
        </w:rPr>
      </w:pPr>
      <w:r>
        <w:tab/>
      </w:r>
      <w:r w:rsidRPr="00610AFD">
        <w:t>POST</w:t>
      </w:r>
    </w:p>
    <w:p w14:paraId="297A6C86" w14:textId="77777777" w:rsidR="009D1437" w:rsidRPr="00610AFD" w:rsidRDefault="009D1437" w:rsidP="009D1437">
      <w:pPr>
        <w:pStyle w:val="N"/>
      </w:pPr>
      <w:r w:rsidRPr="00610AFD">
        <w:t>REQUEST BODY</w:t>
      </w:r>
    </w:p>
    <w:p w14:paraId="58A20F18" w14:textId="77777777" w:rsidR="009D1437" w:rsidRPr="00F951E6" w:rsidRDefault="009D1437" w:rsidP="009D1437">
      <w:pPr>
        <w:pStyle w:val="ListParagraph"/>
        <w:numPr>
          <w:ilvl w:val="0"/>
          <w:numId w:val="2"/>
        </w:numPr>
        <w:spacing w:after="0" w:line="360" w:lineRule="auto"/>
        <w:ind w:left="1080"/>
        <w:jc w:val="both"/>
        <w:rPr>
          <w:rFonts w:eastAsia="Calibri"/>
          <w:b/>
          <w:u w:val="single"/>
        </w:rPr>
      </w:pPr>
      <w:r>
        <w:rPr>
          <w:rFonts w:eastAsia="Calibri"/>
          <w:b/>
        </w:rPr>
        <w:t>Account/ACPass</w:t>
      </w:r>
      <w:r w:rsidRPr="009372AD">
        <w:rPr>
          <w:rFonts w:eastAsia="Calibri"/>
          <w:b/>
        </w:rPr>
        <w:t xml:space="preserve">:  </w:t>
      </w:r>
      <w:r w:rsidRPr="009372AD">
        <w:rPr>
          <w:rFonts w:eastAsia="Calibri"/>
        </w:rPr>
        <w:t>Tài khoản được cấp phát cho nhân viên gọi lệnh phát hành hóa đơn</w:t>
      </w:r>
    </w:p>
    <w:p w14:paraId="5C29F152" w14:textId="77777777" w:rsidR="009D1437" w:rsidRPr="000D3AC0"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501BBC51" w14:textId="77777777" w:rsidR="009D1437" w:rsidRPr="009372AD" w:rsidRDefault="009D1437" w:rsidP="009D1437">
      <w:pPr>
        <w:pStyle w:val="ListParagraph"/>
        <w:numPr>
          <w:ilvl w:val="0"/>
          <w:numId w:val="8"/>
        </w:numPr>
        <w:spacing w:after="0" w:line="240" w:lineRule="auto"/>
        <w:ind w:left="1080"/>
        <w:jc w:val="both"/>
      </w:pPr>
      <w:r w:rsidRPr="00F951E6">
        <w:rPr>
          <w:b/>
        </w:rPr>
        <w:t>lstFkey</w:t>
      </w:r>
      <w:r>
        <w:rPr>
          <w:color w:val="000000"/>
        </w:rPr>
        <w:t xml:space="preserve">: danh sách fkey cần xóa bỏ, </w:t>
      </w:r>
      <w:r>
        <w:t>các Fkey phân biệt nhau bằng “_”</w:t>
      </w:r>
      <w:r w:rsidRPr="009372AD">
        <w:t>)</w:t>
      </w:r>
    </w:p>
    <w:p w14:paraId="53144DFC" w14:textId="77777777" w:rsidR="009D1437" w:rsidRPr="009372AD" w:rsidRDefault="009D1437" w:rsidP="009D1437">
      <w:pPr>
        <w:ind w:left="360" w:firstLine="720"/>
      </w:pPr>
      <w:r w:rsidRPr="009372AD">
        <w:rPr>
          <w:b/>
        </w:rPr>
        <w:t>VD:</w:t>
      </w:r>
      <w:r>
        <w:t>012013_022013_032013</w:t>
      </w:r>
    </w:p>
    <w:p w14:paraId="4D009F3A" w14:textId="77777777" w:rsidR="009D1437" w:rsidRPr="00F951E6" w:rsidRDefault="009D1437" w:rsidP="009D1437">
      <w:pPr>
        <w:spacing w:line="360" w:lineRule="auto"/>
        <w:jc w:val="both"/>
        <w:rPr>
          <w:rFonts w:eastAsia="Calibri"/>
          <w:b/>
          <w:u w:val="single"/>
        </w:rPr>
      </w:pPr>
    </w:p>
    <w:p w14:paraId="2BE95661"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4EC4B99E"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31A386B4"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69737B75"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0E543011" w14:textId="77777777" w:rsidR="009D1437" w:rsidRPr="00660ABB" w:rsidRDefault="009D1437" w:rsidP="00616EC4">
            <w:pPr>
              <w:pStyle w:val="ListParagraph"/>
            </w:pPr>
            <w:r>
              <w:t>Ghi chú</w:t>
            </w:r>
          </w:p>
        </w:tc>
      </w:tr>
      <w:tr w:rsidR="009D1437" w:rsidRPr="00660ABB" w14:paraId="73898AED" w14:textId="77777777" w:rsidTr="00616EC4">
        <w:tc>
          <w:tcPr>
            <w:tcW w:w="1710" w:type="dxa"/>
            <w:tcBorders>
              <w:top w:val="single" w:sz="4" w:space="0" w:color="2E74B5"/>
              <w:left w:val="single" w:sz="4" w:space="0" w:color="2E74B5"/>
              <w:right w:val="single" w:sz="4" w:space="0" w:color="2E74B5"/>
            </w:tcBorders>
            <w:shd w:val="clear" w:color="auto" w:fill="auto"/>
          </w:tcPr>
          <w:p w14:paraId="6C11BA23"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F1EC573" w14:textId="77777777" w:rsidR="009D1437" w:rsidRPr="009372AD" w:rsidRDefault="009D1437" w:rsidP="00616EC4">
            <w:pPr>
              <w:pStyle w:val="ListParagraph"/>
              <w:ind w:left="0"/>
              <w:jc w:val="both"/>
            </w:pPr>
            <w:r w:rsidRPr="009372AD">
              <w:t>Tài khoản đăng nhập sai</w:t>
            </w:r>
            <w:r>
              <w:t>,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5A89CCFA" w14:textId="77777777" w:rsidR="009D1437" w:rsidRPr="009372AD" w:rsidRDefault="009D1437" w:rsidP="00616EC4">
            <w:pPr>
              <w:pStyle w:val="ListParagraph"/>
              <w:ind w:left="0"/>
              <w:jc w:val="both"/>
            </w:pPr>
          </w:p>
        </w:tc>
      </w:tr>
      <w:tr w:rsidR="009D1437" w:rsidRPr="00660ABB" w14:paraId="52419865"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EA3ACD1" w14:textId="77777777" w:rsidR="009D1437" w:rsidRPr="009372AD" w:rsidRDefault="009D1437" w:rsidP="00616EC4">
            <w:pPr>
              <w:autoSpaceDE w:val="0"/>
              <w:autoSpaceDN w:val="0"/>
              <w:adjustRightInd w:val="0"/>
              <w:jc w:val="both"/>
            </w:pPr>
            <w:r>
              <w:lastRenderedPageBreak/>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829BE8A" w14:textId="77777777" w:rsidR="009D1437" w:rsidRPr="009372AD" w:rsidRDefault="009D1437" w:rsidP="00616EC4">
            <w:pPr>
              <w:pStyle w:val="ListParagraph"/>
              <w:ind w:left="0"/>
              <w:jc w:val="both"/>
            </w:pPr>
            <w:r>
              <w:t>Không tìm thấy công ty</w:t>
            </w:r>
          </w:p>
        </w:tc>
        <w:tc>
          <w:tcPr>
            <w:tcW w:w="2515" w:type="dxa"/>
            <w:tcBorders>
              <w:top w:val="single" w:sz="4" w:space="0" w:color="2E74B5"/>
              <w:left w:val="single" w:sz="4" w:space="0" w:color="2E74B5"/>
              <w:bottom w:val="single" w:sz="4" w:space="0" w:color="2E74B5"/>
              <w:right w:val="single" w:sz="4" w:space="0" w:color="2E74B5"/>
            </w:tcBorders>
          </w:tcPr>
          <w:p w14:paraId="247FB4A3" w14:textId="77777777" w:rsidR="009D1437" w:rsidRPr="009372AD" w:rsidRDefault="009D1437" w:rsidP="00616EC4">
            <w:pPr>
              <w:pStyle w:val="ListParagraph"/>
              <w:ind w:left="0"/>
              <w:jc w:val="both"/>
            </w:pPr>
          </w:p>
        </w:tc>
      </w:tr>
      <w:tr w:rsidR="009D1437" w:rsidRPr="00660ABB" w14:paraId="7A121C3F"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98049F6" w14:textId="77777777" w:rsidR="009D1437" w:rsidRDefault="009D1437" w:rsidP="00616EC4">
            <w:pPr>
              <w:autoSpaceDE w:val="0"/>
              <w:autoSpaceDN w:val="0"/>
              <w:adjustRightInd w:val="0"/>
              <w:jc w:val="both"/>
            </w:pPr>
            <w:r>
              <w:t>ERR:10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9A23218" w14:textId="77777777" w:rsidR="009D1437" w:rsidRDefault="009D1437" w:rsidP="00616EC4">
            <w:pPr>
              <w:pStyle w:val="ListParagraph"/>
              <w:ind w:left="0"/>
              <w:jc w:val="both"/>
            </w:pPr>
            <w:r>
              <w:t>Số hóa đơn truyền vào vượt quá số lượng cho phép</w:t>
            </w:r>
          </w:p>
        </w:tc>
        <w:tc>
          <w:tcPr>
            <w:tcW w:w="2515" w:type="dxa"/>
            <w:tcBorders>
              <w:top w:val="single" w:sz="4" w:space="0" w:color="2E74B5"/>
              <w:left w:val="single" w:sz="4" w:space="0" w:color="2E74B5"/>
              <w:bottom w:val="single" w:sz="4" w:space="0" w:color="2E74B5"/>
              <w:right w:val="single" w:sz="4" w:space="0" w:color="2E74B5"/>
            </w:tcBorders>
          </w:tcPr>
          <w:p w14:paraId="2E688063" w14:textId="77777777" w:rsidR="009D1437" w:rsidRPr="009372AD" w:rsidRDefault="009D1437" w:rsidP="00616EC4">
            <w:pPr>
              <w:pStyle w:val="ListParagraph"/>
              <w:ind w:left="0"/>
              <w:jc w:val="both"/>
            </w:pPr>
            <w:r>
              <w:t>Mặc định 5000 hoặc theo cấu hình từng app</w:t>
            </w:r>
          </w:p>
        </w:tc>
      </w:tr>
      <w:tr w:rsidR="009D1437" w:rsidRPr="00660ABB" w14:paraId="77740E75"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3D28544" w14:textId="77777777" w:rsidR="009D1437" w:rsidRPr="009372AD" w:rsidRDefault="009D1437" w:rsidP="00616EC4">
            <w:pPr>
              <w:autoSpaceDE w:val="0"/>
              <w:autoSpaceDN w:val="0"/>
              <w:adjustRightInd w:val="0"/>
              <w:jc w:val="both"/>
            </w:pPr>
            <w:r>
              <w:t>ERR:20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E4F363A" w14:textId="77777777" w:rsidR="009D1437" w:rsidRPr="009372AD" w:rsidRDefault="009D1437" w:rsidP="00616EC4">
            <w:pPr>
              <w:pStyle w:val="ListParagraph"/>
              <w:ind w:left="0"/>
              <w:jc w:val="both"/>
            </w:pPr>
            <w:r>
              <w:t>Pattern và Serial không hợp lệ</w:t>
            </w:r>
          </w:p>
        </w:tc>
        <w:tc>
          <w:tcPr>
            <w:tcW w:w="2515" w:type="dxa"/>
            <w:tcBorders>
              <w:top w:val="single" w:sz="4" w:space="0" w:color="2E74B5"/>
              <w:left w:val="single" w:sz="4" w:space="0" w:color="2E74B5"/>
              <w:bottom w:val="single" w:sz="4" w:space="0" w:color="2E74B5"/>
              <w:right w:val="single" w:sz="4" w:space="0" w:color="2E74B5"/>
            </w:tcBorders>
          </w:tcPr>
          <w:p w14:paraId="1FE03593" w14:textId="77777777" w:rsidR="009D1437" w:rsidRPr="009372AD" w:rsidRDefault="009D1437" w:rsidP="00616EC4">
            <w:pPr>
              <w:pStyle w:val="ListParagraph"/>
              <w:ind w:left="0"/>
              <w:jc w:val="both"/>
            </w:pPr>
          </w:p>
        </w:tc>
      </w:tr>
      <w:tr w:rsidR="009D1437" w:rsidRPr="00660ABB" w14:paraId="1D59EFAF"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A5B9857" w14:textId="77777777" w:rsidR="009D1437" w:rsidRPr="009372AD" w:rsidRDefault="009D1437" w:rsidP="00616EC4">
            <w:pPr>
              <w:autoSpaceDE w:val="0"/>
              <w:autoSpaceDN w:val="0"/>
              <w:adjustRightInd w:val="0"/>
              <w:jc w:val="both"/>
            </w:pPr>
            <w: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6F00291" w14:textId="77777777" w:rsidR="009D1437" w:rsidRPr="009372AD" w:rsidRDefault="009D1437" w:rsidP="00616EC4">
            <w:pPr>
              <w:pStyle w:val="ListParagraph"/>
              <w:ind w:left="0"/>
              <w:jc w:val="both"/>
            </w:pPr>
            <w:r>
              <w:t>Lỗi không xác định</w:t>
            </w:r>
          </w:p>
        </w:tc>
        <w:tc>
          <w:tcPr>
            <w:tcW w:w="2515" w:type="dxa"/>
            <w:tcBorders>
              <w:top w:val="single" w:sz="4" w:space="0" w:color="2E74B5"/>
              <w:left w:val="single" w:sz="4" w:space="0" w:color="2E74B5"/>
              <w:bottom w:val="single" w:sz="4" w:space="0" w:color="2E74B5"/>
              <w:right w:val="single" w:sz="4" w:space="0" w:color="2E74B5"/>
            </w:tcBorders>
          </w:tcPr>
          <w:p w14:paraId="209F6106" w14:textId="77777777" w:rsidR="009D1437" w:rsidRPr="009372AD" w:rsidRDefault="009D1437" w:rsidP="00616EC4">
            <w:pPr>
              <w:pStyle w:val="ListParagraph"/>
              <w:ind w:left="0"/>
              <w:jc w:val="both"/>
            </w:pPr>
          </w:p>
        </w:tc>
      </w:tr>
      <w:tr w:rsidR="009D1437" w:rsidRPr="00660ABB" w14:paraId="4AE32319"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E4CD183" w14:textId="77777777" w:rsidR="009D1437" w:rsidRPr="009372AD" w:rsidRDefault="009D1437" w:rsidP="00616EC4">
            <w:pPr>
              <w:autoSpaceDE w:val="0"/>
              <w:autoSpaceDN w:val="0"/>
              <w:adjustRightInd w:val="0"/>
              <w:jc w:val="both"/>
            </w:pPr>
            <w:r w:rsidRPr="009372AD">
              <w:t>OK</w:t>
            </w:r>
            <w:r>
              <w:t>:fkey1,fkey2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40E4644" w14:textId="77777777" w:rsidR="009D1437" w:rsidRPr="009372AD" w:rsidRDefault="009D1437" w:rsidP="00616EC4">
            <w:pPr>
              <w:jc w:val="both"/>
            </w:pPr>
            <w:r>
              <w:t>Xóa hóa đơn thành công</w:t>
            </w:r>
          </w:p>
        </w:tc>
        <w:tc>
          <w:tcPr>
            <w:tcW w:w="2515" w:type="dxa"/>
            <w:tcBorders>
              <w:top w:val="single" w:sz="4" w:space="0" w:color="2E74B5"/>
              <w:left w:val="single" w:sz="4" w:space="0" w:color="2E74B5"/>
              <w:bottom w:val="single" w:sz="4" w:space="0" w:color="2E74B5"/>
              <w:right w:val="single" w:sz="4" w:space="0" w:color="2E74B5"/>
            </w:tcBorders>
          </w:tcPr>
          <w:p w14:paraId="32AA509B" w14:textId="77777777" w:rsidR="009D1437" w:rsidRPr="009372AD" w:rsidRDefault="009D1437" w:rsidP="00616EC4">
            <w:pPr>
              <w:jc w:val="both"/>
            </w:pPr>
            <w:r>
              <w:t>Trả về danh sách fkey các hóa đơn xóa thành công</w:t>
            </w:r>
          </w:p>
        </w:tc>
      </w:tr>
    </w:tbl>
    <w:p w14:paraId="06C6594A" w14:textId="77777777" w:rsidR="009D1437" w:rsidRDefault="009D1437" w:rsidP="009D1437">
      <w:pPr>
        <w:rPr>
          <w:lang w:eastAsia="x-none"/>
        </w:rPr>
      </w:pPr>
    </w:p>
    <w:p w14:paraId="025C323F" w14:textId="77777777" w:rsidR="009D1437" w:rsidRDefault="009D1437" w:rsidP="00480762">
      <w:pPr>
        <w:pStyle w:val="Heading3"/>
      </w:pPr>
      <w:bookmarkStart w:id="23" w:name="_Toc198045264"/>
      <w:r>
        <w:t>Thêm mới hóa đơn</w:t>
      </w:r>
      <w:bookmarkEnd w:id="23"/>
      <w:r>
        <w:t xml:space="preserve"> </w:t>
      </w:r>
    </w:p>
    <w:p w14:paraId="26003D81" w14:textId="77777777" w:rsidR="009D1437" w:rsidRPr="00593BE8" w:rsidRDefault="009D1437" w:rsidP="009D1437">
      <w:pPr>
        <w:pStyle w:val="N"/>
      </w:pPr>
      <w:r w:rsidRPr="00593BE8">
        <w:t>URL</w:t>
      </w:r>
    </w:p>
    <w:p w14:paraId="7244548E" w14:textId="77777777" w:rsidR="009D1437" w:rsidRDefault="009D1437" w:rsidP="009D1437">
      <w:pPr>
        <w:pStyle w:val="N"/>
        <w:rPr>
          <w:rFonts w:eastAsia="Calibri"/>
        </w:rPr>
      </w:pPr>
      <w:r>
        <w:tab/>
      </w:r>
      <w:r w:rsidRPr="00007702">
        <w:t xml:space="preserve"> </w:t>
      </w:r>
      <w:r w:rsidRPr="00450994">
        <w:t xml:space="preserve">string </w:t>
      </w:r>
      <w:r w:rsidRPr="00685899">
        <w:t xml:space="preserve">string </w:t>
      </w:r>
      <w:r w:rsidRPr="00685899">
        <w:rPr>
          <w:b/>
        </w:rPr>
        <w:t>ImportInv</w:t>
      </w:r>
      <w:r w:rsidRPr="00685899">
        <w:t>(string xmlInvData, string username, string password, int convert = 0)</w:t>
      </w:r>
    </w:p>
    <w:p w14:paraId="426CC27F" w14:textId="77777777" w:rsidR="009D1437" w:rsidRDefault="009D1437" w:rsidP="009D1437">
      <w:pPr>
        <w:pStyle w:val="N"/>
        <w:rPr>
          <w:rFonts w:eastAsia="Calibri"/>
        </w:rPr>
      </w:pPr>
    </w:p>
    <w:p w14:paraId="616E662A" w14:textId="77777777" w:rsidR="009D1437" w:rsidRPr="00593BE8" w:rsidRDefault="009D1437" w:rsidP="009D1437">
      <w:pPr>
        <w:pStyle w:val="N"/>
      </w:pPr>
      <w:r w:rsidRPr="00593BE8">
        <w:t>DESCRIPTION</w:t>
      </w:r>
    </w:p>
    <w:p w14:paraId="635245E7" w14:textId="77777777" w:rsidR="009D1437" w:rsidRDefault="009D1437" w:rsidP="009D1437">
      <w:pPr>
        <w:pStyle w:val="N"/>
      </w:pPr>
      <w:r>
        <w:tab/>
        <w:t>Đây là web service cho phép tạo mới hóa đơn từ chuỗi xml đầu vào theo chuẩn mô tả</w:t>
      </w:r>
    </w:p>
    <w:p w14:paraId="6650974B" w14:textId="77777777" w:rsidR="009D1437" w:rsidRPr="00007702" w:rsidRDefault="009D1437" w:rsidP="009D1437">
      <w:pPr>
        <w:pStyle w:val="N"/>
      </w:pPr>
      <w:r w:rsidRPr="00663B3E">
        <w:t>HTTP METHOD</w:t>
      </w:r>
    </w:p>
    <w:p w14:paraId="3CC8F30F" w14:textId="77777777" w:rsidR="009D1437" w:rsidRPr="00007702" w:rsidRDefault="009D1437" w:rsidP="009D1437">
      <w:pPr>
        <w:pStyle w:val="N"/>
        <w:rPr>
          <w:b/>
        </w:rPr>
      </w:pPr>
      <w:r>
        <w:tab/>
      </w:r>
      <w:r w:rsidRPr="00610AFD">
        <w:t>POST</w:t>
      </w:r>
    </w:p>
    <w:p w14:paraId="042165FD" w14:textId="77777777" w:rsidR="009D1437" w:rsidRPr="00160586" w:rsidRDefault="009D1437" w:rsidP="009D1437">
      <w:pPr>
        <w:pStyle w:val="N"/>
      </w:pPr>
      <w:r w:rsidRPr="00610AFD">
        <w:t>REQUEST BODY</w:t>
      </w:r>
    </w:p>
    <w:p w14:paraId="10523EBB" w14:textId="77777777" w:rsidR="009D1437" w:rsidRPr="00160586"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3E3D38AB" w14:textId="77777777" w:rsidR="009D1437" w:rsidRPr="00160586" w:rsidRDefault="009D1437" w:rsidP="009D1437">
      <w:pPr>
        <w:pStyle w:val="ListParagraph"/>
        <w:numPr>
          <w:ilvl w:val="0"/>
          <w:numId w:val="2"/>
        </w:numPr>
        <w:spacing w:after="0" w:line="360" w:lineRule="auto"/>
        <w:ind w:left="1080"/>
        <w:jc w:val="both"/>
        <w:rPr>
          <w:rFonts w:eastAsia="Calibri"/>
          <w:b/>
          <w:u w:val="single"/>
        </w:rPr>
      </w:pPr>
      <w:r w:rsidRPr="00160586">
        <w:rPr>
          <w:b/>
        </w:rPr>
        <w:t xml:space="preserve">xmlInvData: </w:t>
      </w:r>
      <w:r>
        <w:t xml:space="preserve">Chuỗi </w:t>
      </w:r>
      <w:r w:rsidRPr="00160586">
        <w:t>xml</w:t>
      </w:r>
      <w:r>
        <w:t xml:space="preserve"> chứa thông tin hóa đơn</w:t>
      </w:r>
    </w:p>
    <w:p w14:paraId="4DB3BC75" w14:textId="77777777" w:rsidR="009D1437" w:rsidRPr="00F951E6" w:rsidRDefault="009D1437" w:rsidP="009D1437">
      <w:pPr>
        <w:spacing w:line="360" w:lineRule="auto"/>
        <w:jc w:val="both"/>
        <w:rPr>
          <w:rFonts w:eastAsia="Calibri"/>
          <w:b/>
          <w:u w:val="single"/>
        </w:rPr>
      </w:pPr>
    </w:p>
    <w:p w14:paraId="0351A129" w14:textId="77777777" w:rsidR="009D1437" w:rsidRDefault="009D1437" w:rsidP="009D1437">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5F0773E5"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6DA04E66"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39EC9B37"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450B56A3" w14:textId="77777777" w:rsidR="009D1437" w:rsidRPr="00660ABB" w:rsidRDefault="009D1437" w:rsidP="00616EC4">
            <w:pPr>
              <w:pStyle w:val="ListParagraph"/>
            </w:pPr>
            <w:r>
              <w:t>Ghi chú</w:t>
            </w:r>
          </w:p>
        </w:tc>
      </w:tr>
      <w:tr w:rsidR="009D1437" w:rsidRPr="00660ABB" w14:paraId="46DFE9A1" w14:textId="77777777" w:rsidTr="00616EC4">
        <w:tc>
          <w:tcPr>
            <w:tcW w:w="1710" w:type="dxa"/>
            <w:tcBorders>
              <w:top w:val="single" w:sz="4" w:space="0" w:color="2E74B5"/>
              <w:left w:val="single" w:sz="4" w:space="0" w:color="2E74B5"/>
              <w:right w:val="single" w:sz="4" w:space="0" w:color="2E74B5"/>
            </w:tcBorders>
            <w:shd w:val="clear" w:color="auto" w:fill="auto"/>
          </w:tcPr>
          <w:p w14:paraId="3BF5F960"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66CA1E7" w14:textId="77777777" w:rsidR="009D1437" w:rsidRPr="009372AD" w:rsidRDefault="009D1437" w:rsidP="00616EC4">
            <w:pPr>
              <w:pStyle w:val="ListParagraph"/>
              <w:ind w:left="0"/>
              <w:jc w:val="both"/>
            </w:pPr>
            <w:r w:rsidRPr="009372AD">
              <w:t>Tài khoản đăng nhập sai</w:t>
            </w:r>
          </w:p>
        </w:tc>
        <w:tc>
          <w:tcPr>
            <w:tcW w:w="2515" w:type="dxa"/>
            <w:tcBorders>
              <w:top w:val="single" w:sz="4" w:space="0" w:color="2E74B5"/>
              <w:left w:val="single" w:sz="4" w:space="0" w:color="2E74B5"/>
              <w:bottom w:val="single" w:sz="4" w:space="0" w:color="2E74B5"/>
              <w:right w:val="single" w:sz="4" w:space="0" w:color="2E74B5"/>
            </w:tcBorders>
          </w:tcPr>
          <w:p w14:paraId="708C0670" w14:textId="77777777" w:rsidR="009D1437" w:rsidRPr="009372AD" w:rsidRDefault="009D1437" w:rsidP="00616EC4">
            <w:pPr>
              <w:pStyle w:val="ListParagraph"/>
              <w:ind w:left="0"/>
              <w:jc w:val="both"/>
            </w:pPr>
          </w:p>
        </w:tc>
      </w:tr>
      <w:tr w:rsidR="009D1437" w:rsidRPr="00660ABB" w14:paraId="396652EF"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712918B" w14:textId="77777777" w:rsidR="009D1437" w:rsidRPr="009372AD" w:rsidRDefault="009D1437" w:rsidP="00616EC4">
            <w:pPr>
              <w:autoSpaceDE w:val="0"/>
              <w:autoSpaceDN w:val="0"/>
              <w:adjustRightInd w:val="0"/>
              <w:jc w:val="both"/>
            </w:pPr>
            <w: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E6642FC" w14:textId="77777777" w:rsidR="009D1437" w:rsidRPr="009372AD" w:rsidRDefault="009D1437" w:rsidP="00616EC4">
            <w:pPr>
              <w:pStyle w:val="ListParagraph"/>
              <w:ind w:left="0"/>
              <w:jc w:val="both"/>
            </w:pPr>
            <w:r>
              <w:t>Định dạng xml của hóa đơn sai cấu trúc</w:t>
            </w:r>
          </w:p>
        </w:tc>
        <w:tc>
          <w:tcPr>
            <w:tcW w:w="2515" w:type="dxa"/>
            <w:tcBorders>
              <w:top w:val="single" w:sz="4" w:space="0" w:color="2E74B5"/>
              <w:left w:val="single" w:sz="4" w:space="0" w:color="2E74B5"/>
              <w:bottom w:val="single" w:sz="4" w:space="0" w:color="2E74B5"/>
              <w:right w:val="single" w:sz="4" w:space="0" w:color="2E74B5"/>
            </w:tcBorders>
          </w:tcPr>
          <w:p w14:paraId="74248DF1" w14:textId="77777777" w:rsidR="009D1437" w:rsidRPr="009372AD" w:rsidRDefault="009D1437" w:rsidP="00616EC4">
            <w:pPr>
              <w:pStyle w:val="ListParagraph"/>
              <w:ind w:left="0"/>
              <w:jc w:val="both"/>
            </w:pPr>
          </w:p>
        </w:tc>
      </w:tr>
      <w:tr w:rsidR="009D1437" w:rsidRPr="00660ABB" w14:paraId="285DE186"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5886262" w14:textId="77777777" w:rsidR="009D1437" w:rsidRPr="009372AD" w:rsidRDefault="009D1437" w:rsidP="00616EC4">
            <w:pPr>
              <w:autoSpaceDE w:val="0"/>
              <w:autoSpaceDN w:val="0"/>
              <w:adjustRightInd w:val="0"/>
              <w:jc w:val="both"/>
            </w:pPr>
            <w: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C330EFB" w14:textId="77777777" w:rsidR="009D1437" w:rsidRPr="009372AD" w:rsidRDefault="009D1437" w:rsidP="00616EC4">
            <w:pPr>
              <w:pStyle w:val="ListParagraph"/>
              <w:ind w:left="0"/>
              <w:jc w:val="both"/>
            </w:pPr>
            <w:r>
              <w:t>Không tìm thấy công ty</w:t>
            </w:r>
          </w:p>
        </w:tc>
        <w:tc>
          <w:tcPr>
            <w:tcW w:w="2515" w:type="dxa"/>
            <w:tcBorders>
              <w:top w:val="single" w:sz="4" w:space="0" w:color="2E74B5"/>
              <w:left w:val="single" w:sz="4" w:space="0" w:color="2E74B5"/>
              <w:bottom w:val="single" w:sz="4" w:space="0" w:color="2E74B5"/>
              <w:right w:val="single" w:sz="4" w:space="0" w:color="2E74B5"/>
            </w:tcBorders>
          </w:tcPr>
          <w:p w14:paraId="4DD2BB07" w14:textId="77777777" w:rsidR="009D1437" w:rsidRPr="009372AD" w:rsidRDefault="009D1437" w:rsidP="00616EC4">
            <w:pPr>
              <w:pStyle w:val="ListParagraph"/>
              <w:ind w:left="0"/>
              <w:jc w:val="both"/>
            </w:pPr>
            <w:r>
              <w:t>Mặc định 5000 hoặc theo cấu hình từng app</w:t>
            </w:r>
          </w:p>
        </w:tc>
      </w:tr>
      <w:tr w:rsidR="009D1437" w:rsidRPr="00660ABB" w14:paraId="14D23B7C"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4A18D53" w14:textId="77777777" w:rsidR="009D1437" w:rsidRPr="009372AD" w:rsidRDefault="009D1437" w:rsidP="00616EC4">
            <w:pPr>
              <w:autoSpaceDE w:val="0"/>
              <w:autoSpaceDN w:val="0"/>
              <w:adjustRightInd w:val="0"/>
              <w:jc w:val="both"/>
            </w:pPr>
            <w:r>
              <w:t>ERR:20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4B7731C" w14:textId="77777777" w:rsidR="009D1437" w:rsidRPr="009372AD" w:rsidRDefault="009D1437" w:rsidP="00616EC4">
            <w:pPr>
              <w:pStyle w:val="ListParagraph"/>
              <w:ind w:left="0"/>
              <w:jc w:val="both"/>
            </w:pPr>
            <w:r>
              <w:t>Pattern và serial không hợp lệ</w:t>
            </w:r>
          </w:p>
        </w:tc>
        <w:tc>
          <w:tcPr>
            <w:tcW w:w="2515" w:type="dxa"/>
            <w:tcBorders>
              <w:top w:val="single" w:sz="4" w:space="0" w:color="2E74B5"/>
              <w:left w:val="single" w:sz="4" w:space="0" w:color="2E74B5"/>
              <w:bottom w:val="single" w:sz="4" w:space="0" w:color="2E74B5"/>
              <w:right w:val="single" w:sz="4" w:space="0" w:color="2E74B5"/>
            </w:tcBorders>
          </w:tcPr>
          <w:p w14:paraId="7CC7B75C" w14:textId="77777777" w:rsidR="009D1437" w:rsidRPr="009372AD" w:rsidRDefault="009D1437" w:rsidP="00616EC4">
            <w:pPr>
              <w:pStyle w:val="ListParagraph"/>
              <w:ind w:left="0"/>
              <w:jc w:val="both"/>
            </w:pPr>
          </w:p>
        </w:tc>
      </w:tr>
      <w:tr w:rsidR="009D1437" w:rsidRPr="00660ABB" w14:paraId="78406281"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040CFA6" w14:textId="77777777" w:rsidR="009D1437" w:rsidRPr="009372AD" w:rsidRDefault="009D1437" w:rsidP="00616EC4">
            <w:pPr>
              <w:autoSpaceDE w:val="0"/>
              <w:autoSpaceDN w:val="0"/>
              <w:adjustRightInd w:val="0"/>
              <w:jc w:val="both"/>
            </w:pPr>
            <w:r>
              <w:lastRenderedPageBreak/>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16AF7B6" w14:textId="77777777" w:rsidR="009D1437" w:rsidRPr="009372AD" w:rsidRDefault="009D1437" w:rsidP="00616EC4">
            <w:pPr>
              <w:pStyle w:val="ListParagraph"/>
              <w:ind w:left="0"/>
              <w:jc w:val="both"/>
            </w:pPr>
            <w:r>
              <w:t>Không còn dư số hóa đơn để phát hành</w:t>
            </w:r>
          </w:p>
        </w:tc>
        <w:tc>
          <w:tcPr>
            <w:tcW w:w="2515" w:type="dxa"/>
            <w:tcBorders>
              <w:top w:val="single" w:sz="4" w:space="0" w:color="2E74B5"/>
              <w:left w:val="single" w:sz="4" w:space="0" w:color="2E74B5"/>
              <w:bottom w:val="single" w:sz="4" w:space="0" w:color="2E74B5"/>
              <w:right w:val="single" w:sz="4" w:space="0" w:color="2E74B5"/>
            </w:tcBorders>
          </w:tcPr>
          <w:p w14:paraId="6FADC3E0" w14:textId="77777777" w:rsidR="009D1437" w:rsidRPr="009372AD" w:rsidRDefault="009D1437" w:rsidP="00616EC4">
            <w:pPr>
              <w:pStyle w:val="ListParagraph"/>
              <w:ind w:left="0"/>
              <w:jc w:val="both"/>
            </w:pPr>
          </w:p>
        </w:tc>
      </w:tr>
      <w:tr w:rsidR="009D1437" w:rsidRPr="00660ABB" w14:paraId="4F7820EF"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90FF210" w14:textId="77777777" w:rsidR="009D1437" w:rsidRDefault="009D1437" w:rsidP="00616EC4">
            <w:pPr>
              <w:autoSpaceDE w:val="0"/>
              <w:autoSpaceDN w:val="0"/>
              <w:adjustRightInd w:val="0"/>
              <w:jc w:val="both"/>
            </w:pPr>
            <w:r>
              <w:t>ERR:10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3C62BC0" w14:textId="77777777" w:rsidR="009D1437" w:rsidRDefault="009D1437" w:rsidP="00616EC4">
            <w:pPr>
              <w:pStyle w:val="ListParagraph"/>
              <w:ind w:left="0"/>
              <w:jc w:val="both"/>
            </w:pPr>
            <w:r>
              <w:t>Vượt quá số lượng hóa đơn tạo cho phép (không được vượt quá 5000HĐ)</w:t>
            </w:r>
          </w:p>
        </w:tc>
        <w:tc>
          <w:tcPr>
            <w:tcW w:w="2515" w:type="dxa"/>
            <w:tcBorders>
              <w:top w:val="single" w:sz="4" w:space="0" w:color="2E74B5"/>
              <w:left w:val="single" w:sz="4" w:space="0" w:color="2E74B5"/>
              <w:bottom w:val="single" w:sz="4" w:space="0" w:color="2E74B5"/>
              <w:right w:val="single" w:sz="4" w:space="0" w:color="2E74B5"/>
            </w:tcBorders>
          </w:tcPr>
          <w:p w14:paraId="748939B7" w14:textId="77777777" w:rsidR="009D1437" w:rsidRPr="009372AD" w:rsidRDefault="009D1437" w:rsidP="00616EC4">
            <w:pPr>
              <w:jc w:val="both"/>
            </w:pPr>
          </w:p>
        </w:tc>
      </w:tr>
      <w:tr w:rsidR="009D1437" w:rsidRPr="00660ABB" w14:paraId="0D591E16"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E94499D" w14:textId="77777777" w:rsidR="009D1437" w:rsidRDefault="009D1437" w:rsidP="00616EC4">
            <w:pPr>
              <w:autoSpaceDE w:val="0"/>
              <w:autoSpaceDN w:val="0"/>
              <w:adjustRightInd w:val="0"/>
              <w:jc w:val="both"/>
            </w:pPr>
            <w: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9D8EF3E" w14:textId="77777777" w:rsidR="009D1437" w:rsidRDefault="009D1437" w:rsidP="00616EC4">
            <w:pPr>
              <w:pStyle w:val="ListParagraph"/>
              <w:ind w:left="0"/>
              <w:jc w:val="both"/>
            </w:pPr>
            <w:r>
              <w:t>Lỗi hệ thống</w:t>
            </w:r>
          </w:p>
        </w:tc>
        <w:tc>
          <w:tcPr>
            <w:tcW w:w="2515" w:type="dxa"/>
            <w:tcBorders>
              <w:top w:val="single" w:sz="4" w:space="0" w:color="2E74B5"/>
              <w:left w:val="single" w:sz="4" w:space="0" w:color="2E74B5"/>
              <w:bottom w:val="single" w:sz="4" w:space="0" w:color="2E74B5"/>
              <w:right w:val="single" w:sz="4" w:space="0" w:color="2E74B5"/>
            </w:tcBorders>
          </w:tcPr>
          <w:p w14:paraId="025EE3E3" w14:textId="77777777" w:rsidR="009D1437" w:rsidRDefault="009D1437" w:rsidP="00616EC4">
            <w:pPr>
              <w:jc w:val="both"/>
            </w:pPr>
          </w:p>
        </w:tc>
      </w:tr>
      <w:tr w:rsidR="009D1437" w:rsidRPr="00660ABB" w14:paraId="41BA4B03"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EE3E253" w14:textId="77777777" w:rsidR="009D1437" w:rsidRDefault="009D1437" w:rsidP="00616EC4">
            <w:pPr>
              <w:autoSpaceDE w:val="0"/>
              <w:autoSpaceDN w:val="0"/>
              <w:adjustRightInd w:val="0"/>
              <w:jc w:val="both"/>
            </w:pPr>
            <w:r>
              <w:t>ERR:35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76E5AB2" w14:textId="77777777" w:rsidR="009D1437" w:rsidRDefault="009D1437" w:rsidP="00616EC4">
            <w:pPr>
              <w:pStyle w:val="ListParagraph"/>
              <w:ind w:left="0"/>
              <w:jc w:val="both"/>
            </w:pPr>
            <w:r>
              <w:t>Công ty đăng ký DK01 cả có mã, không mã. Tạo cả ký hiệu cả 2 dải có mã và không mã sẽ yêu cầu bắt buộc truyền pattern, serial</w:t>
            </w:r>
          </w:p>
        </w:tc>
        <w:tc>
          <w:tcPr>
            <w:tcW w:w="2515" w:type="dxa"/>
            <w:tcBorders>
              <w:top w:val="single" w:sz="4" w:space="0" w:color="2E74B5"/>
              <w:left w:val="single" w:sz="4" w:space="0" w:color="2E74B5"/>
              <w:bottom w:val="single" w:sz="4" w:space="0" w:color="2E74B5"/>
              <w:right w:val="single" w:sz="4" w:space="0" w:color="2E74B5"/>
            </w:tcBorders>
          </w:tcPr>
          <w:p w14:paraId="5F9A68FB" w14:textId="77777777" w:rsidR="009D1437" w:rsidRDefault="009D1437" w:rsidP="00616EC4">
            <w:pPr>
              <w:jc w:val="both"/>
            </w:pPr>
          </w:p>
        </w:tc>
      </w:tr>
      <w:tr w:rsidR="009D1437" w:rsidRPr="00660ABB" w14:paraId="5103C7A3"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2DC8629" w14:textId="77777777" w:rsidR="009D1437" w:rsidRPr="009372AD" w:rsidRDefault="009D1437" w:rsidP="00616EC4">
            <w:pPr>
              <w:autoSpaceDE w:val="0"/>
              <w:autoSpaceDN w:val="0"/>
              <w:adjustRightInd w:val="0"/>
              <w:jc w:val="both"/>
            </w:pPr>
            <w:r w:rsidRPr="007B2292">
              <w:t xml:space="preserve">"OK:" + pattern + ";" + </w:t>
            </w:r>
            <w:r>
              <w:t>serial + "-" + invKeyList</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113A518" w14:textId="77777777" w:rsidR="009D1437" w:rsidRPr="009372AD" w:rsidRDefault="009D1437" w:rsidP="00616EC4">
            <w:pPr>
              <w:jc w:val="both"/>
            </w:pPr>
            <w:r>
              <w:t>Tạo hóa đơn thành công</w:t>
            </w:r>
          </w:p>
        </w:tc>
        <w:tc>
          <w:tcPr>
            <w:tcW w:w="2515" w:type="dxa"/>
            <w:tcBorders>
              <w:top w:val="single" w:sz="4" w:space="0" w:color="2E74B5"/>
              <w:left w:val="single" w:sz="4" w:space="0" w:color="2E74B5"/>
              <w:bottom w:val="single" w:sz="4" w:space="0" w:color="2E74B5"/>
              <w:right w:val="single" w:sz="4" w:space="0" w:color="2E74B5"/>
            </w:tcBorders>
          </w:tcPr>
          <w:p w14:paraId="69B14728" w14:textId="77777777" w:rsidR="009D1437" w:rsidRDefault="009D1437" w:rsidP="00616EC4">
            <w:pPr>
              <w:jc w:val="both"/>
            </w:pPr>
            <w:r>
              <w:t>Trả về message OK kèm theo Pattern, Serial và danh sách fkey hóa đơn tạo mới thành công</w:t>
            </w:r>
          </w:p>
        </w:tc>
      </w:tr>
    </w:tbl>
    <w:p w14:paraId="190E920E" w14:textId="77777777" w:rsidR="009D1437" w:rsidRDefault="009D1437" w:rsidP="009D1437">
      <w:pPr>
        <w:rPr>
          <w:lang w:eastAsia="x-none"/>
        </w:rPr>
      </w:pPr>
    </w:p>
    <w:p w14:paraId="5F05F4C2" w14:textId="693DF270" w:rsidR="009D1437" w:rsidRPr="002A45EF" w:rsidRDefault="009D1437" w:rsidP="009D1437">
      <w:pPr>
        <w:rPr>
          <w:b/>
          <w:lang w:eastAsia="x-none"/>
        </w:rPr>
      </w:pPr>
      <w:r w:rsidRPr="002A45EF">
        <w:rPr>
          <w:b/>
          <w:lang w:eastAsia="x-none"/>
        </w:rPr>
        <w:t>Định dạng chuỗi xml đầ</w:t>
      </w:r>
      <w:r>
        <w:rPr>
          <w:b/>
          <w:lang w:eastAsia="x-none"/>
        </w:rPr>
        <w:t>u vào</w:t>
      </w:r>
      <w:r w:rsidR="00AA6064">
        <w:rPr>
          <w:b/>
          <w:lang w:eastAsia="x-none"/>
        </w:rPr>
        <w:t>:</w:t>
      </w:r>
    </w:p>
    <w:p w14:paraId="10D41EBB"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&lt;Invoices&gt;</w:t>
      </w:r>
    </w:p>
    <w:p w14:paraId="34ABB12B"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t>&lt;Inv&gt;</w:t>
      </w:r>
    </w:p>
    <w:p w14:paraId="78CC4366" w14:textId="3FE57E15"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t>&lt;key&gt;Giá trị khóa để phân biệt hóa đơn xuất cho khách hàng nào&lt;/key&gt;</w:t>
      </w:r>
    </w:p>
    <w:p w14:paraId="4F42A0B5"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t>&lt;Invoice&gt;</w:t>
      </w:r>
    </w:p>
    <w:p w14:paraId="4A1C14F2"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&lt;CusCode&gt;Mã khách hàng*&lt;/CusCode&gt;</w:t>
      </w:r>
    </w:p>
    <w:p w14:paraId="325C75E9"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&lt;CusName&gt;Tên khách hàng*&lt;/CusName&gt;</w:t>
      </w:r>
    </w:p>
    <w:p w14:paraId="20243800"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&lt;CusAddress&gt;Địa chỉ khách hàng*&lt;/CusAddress&gt;</w:t>
      </w:r>
    </w:p>
    <w:p w14:paraId="28850F00"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&lt;CusPhone&gt;Điện thoại khách hàng&lt;/CusPhone&gt;</w:t>
      </w:r>
    </w:p>
    <w:p w14:paraId="139D32EB"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&lt;CusTaxCode&gt;Mã số thuế KH (Bắt buộc với KH là Doanh nghiệp)&lt;/CusTaxCode&gt;</w:t>
      </w:r>
    </w:p>
    <w:p w14:paraId="10B71287"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&lt;PaymentMethod&gt;Phương thức thanh toán&lt;/PaymentMethod&gt;</w:t>
      </w:r>
    </w:p>
    <w:p w14:paraId="5A4E7E83"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&lt;KindOfService&gt;Tháng hóa đơn&lt;/KindOfService&gt;</w:t>
      </w:r>
    </w:p>
    <w:p w14:paraId="10584DA5"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&lt;Products&gt;</w:t>
      </w:r>
    </w:p>
    <w:p w14:paraId="26A7758E"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&lt;Product&gt;</w:t>
      </w:r>
    </w:p>
    <w:p w14:paraId="01558E6C"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&lt;ProdName&gt;Tên sản phẩm*&lt;/ProdName&gt;</w:t>
      </w:r>
    </w:p>
    <w:p w14:paraId="4A4583CD"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&lt;ProdUnit&gt;Đơn vị tính&lt;/ProdUnit&gt;</w:t>
      </w:r>
    </w:p>
    <w:p w14:paraId="67DE1CA6"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&lt;ProdQuantity&gt;Số lượng&lt;/ProdQuantity&gt;</w:t>
      </w:r>
    </w:p>
    <w:p w14:paraId="4EFDF50E"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&lt;ProdPrice&gt;Đơn giá&lt;/ProdPrice&gt;</w:t>
      </w:r>
    </w:p>
    <w:p w14:paraId="7FAEF160"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&lt;Amount&gt;Tổng tiền sau thuế*&lt;/Amount&gt;</w:t>
      </w:r>
    </w:p>
    <w:p w14:paraId="756EE12A"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&lt;Remark&gt;Remark&lt;/Remark&gt;</w:t>
      </w:r>
    </w:p>
    <w:p w14:paraId="39C0FAAD"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&lt;Total&gt;Tổng tiền trước thuế*&lt;/Total&gt;</w:t>
      </w:r>
    </w:p>
    <w:p w14:paraId="3B5D8069"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&lt;VATRate&gt;Thuế GTGT*&lt;/VATRate&gt;</w:t>
      </w:r>
    </w:p>
    <w:p w14:paraId="0D141384"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&lt;VATAmount&gt;Tổng tiền thuế*&lt;/VATAmount&gt;</w:t>
      </w:r>
    </w:p>
    <w:p w14:paraId="563D5A7C"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&lt;Extra1&gt;Mở rộng 1&lt;/Extra1&gt;</w:t>
      </w:r>
    </w:p>
    <w:p w14:paraId="0AC53558"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&lt;Extra2&gt;Mở rộng 2&lt;/Extra2&gt;</w:t>
      </w:r>
    </w:p>
    <w:p w14:paraId="4A9C32D5"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&lt;Discount&gt;Chiết khấu&lt;/Discount&gt;</w:t>
      </w:r>
    </w:p>
    <w:p w14:paraId="6556E241"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&lt;DiscountAmount&gt;Tổng tiền chiết khấu&lt;/DiscountAmount&gt;</w:t>
      </w:r>
    </w:p>
    <w:p w14:paraId="5132BF63"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&lt;DiscountNonTax&gt;Tổng tiền giảm trừ không chịu thuế&lt;/DiscountNonTax&gt;</w:t>
      </w:r>
    </w:p>
    <w:p w14:paraId="22E528C3" w14:textId="77777777" w:rsidR="00AA6064" w:rsidRPr="00FC640E" w:rsidRDefault="00AA6064" w:rsidP="00AA6064">
      <w:pPr>
        <w:rPr>
          <w:rFonts w:ascii="Courier New" w:hAnsi="Courier New" w:cs="Courier New"/>
          <w:sz w:val="20"/>
          <w:szCs w:val="20"/>
          <w:highlight w:val="cyan"/>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FC640E">
        <w:rPr>
          <w:rFonts w:ascii="Courier New" w:hAnsi="Courier New" w:cs="Courier New"/>
          <w:sz w:val="20"/>
          <w:szCs w:val="20"/>
          <w:highlight w:val="cyan"/>
        </w:rPr>
        <w:t>&lt;IsSum&gt; Tính chất * (0-Hàng hóa, dịch vụ; 1-Khuyến mại; 2-Chiết khấu thương mại (trong trường hợp muốn thể hiện thông tin chiết khấu theo dòng); 4-Ghi chú/diễn giải; 5- hàng hóa đặc trưng)&lt;/IsSum&gt;</w:t>
      </w:r>
    </w:p>
    <w:p w14:paraId="4C59749D" w14:textId="77777777" w:rsidR="00AA6064" w:rsidRPr="00FC640E" w:rsidRDefault="00AA6064" w:rsidP="00AA6064">
      <w:pPr>
        <w:rPr>
          <w:rFonts w:ascii="Courier New" w:hAnsi="Courier New" w:cs="Courier New"/>
          <w:sz w:val="20"/>
          <w:szCs w:val="20"/>
          <w:highlight w:val="cyan"/>
        </w:rPr>
      </w:pPr>
      <w:r w:rsidRPr="00FC640E">
        <w:rPr>
          <w:rFonts w:ascii="Courier New" w:hAnsi="Courier New" w:cs="Courier New"/>
          <w:sz w:val="20"/>
          <w:szCs w:val="20"/>
          <w:highlight w:val="cyan"/>
        </w:rPr>
        <w:lastRenderedPageBreak/>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t>&lt;LHHDTrung&gt;Loại hàng hóa đặc trưng (nhận các giá trị: 1- Hàng hóa là xe ô tô, xe mô tô, 2- Dịch vụ vận chuyển, 3- Dịch vụ vận chuyển trên nền tảng số, TMĐT)&lt;/LHHDTrung&gt;</w:t>
      </w:r>
    </w:p>
    <w:p w14:paraId="1EDB9895" w14:textId="77777777" w:rsidR="00AA6064" w:rsidRPr="00FC640E" w:rsidRDefault="00AA6064" w:rsidP="00AA6064">
      <w:pPr>
        <w:rPr>
          <w:rFonts w:ascii="Courier New" w:hAnsi="Courier New" w:cs="Courier New"/>
          <w:sz w:val="20"/>
          <w:szCs w:val="20"/>
          <w:highlight w:val="cyan"/>
        </w:rPr>
      </w:pP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t>&lt;SKhung&gt;Số khung&lt;/SKhung&gt;</w:t>
      </w:r>
    </w:p>
    <w:p w14:paraId="69795508" w14:textId="77777777" w:rsidR="00AA6064" w:rsidRPr="00FC640E" w:rsidRDefault="00AA6064" w:rsidP="00AA6064">
      <w:pPr>
        <w:rPr>
          <w:rFonts w:ascii="Courier New" w:hAnsi="Courier New" w:cs="Courier New"/>
          <w:sz w:val="20"/>
          <w:szCs w:val="20"/>
          <w:highlight w:val="cyan"/>
        </w:rPr>
      </w:pP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t>&lt;SMay&gt;Số máy&lt;/SMay&gt;</w:t>
      </w:r>
    </w:p>
    <w:p w14:paraId="6EC009FE" w14:textId="77777777" w:rsidR="00AA6064" w:rsidRPr="00FC640E" w:rsidRDefault="00AA6064" w:rsidP="00AA6064">
      <w:pPr>
        <w:rPr>
          <w:rFonts w:ascii="Courier New" w:hAnsi="Courier New" w:cs="Courier New"/>
          <w:sz w:val="20"/>
          <w:szCs w:val="20"/>
          <w:highlight w:val="cyan"/>
        </w:rPr>
      </w:pP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t>&lt;BKSPTVChuyen&gt; Biển kiểm soát phương tiện vận chuyển&lt;/BKSPTVChuyen&gt;</w:t>
      </w:r>
    </w:p>
    <w:p w14:paraId="584C394D" w14:textId="77777777" w:rsidR="00AA6064" w:rsidRPr="00FC640E" w:rsidRDefault="00AA6064" w:rsidP="00AA6064">
      <w:pPr>
        <w:rPr>
          <w:rFonts w:ascii="Courier New" w:hAnsi="Courier New" w:cs="Courier New"/>
          <w:sz w:val="20"/>
          <w:szCs w:val="20"/>
          <w:highlight w:val="cyan"/>
        </w:rPr>
      </w:pP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t>&lt;TNGHang&gt; Tên người gửi hàng&lt;/TNGHang&gt;</w:t>
      </w:r>
    </w:p>
    <w:p w14:paraId="7F3F2BB1" w14:textId="77777777" w:rsidR="00AA6064" w:rsidRPr="00FC640E" w:rsidRDefault="00AA6064" w:rsidP="00AA6064">
      <w:pPr>
        <w:rPr>
          <w:rFonts w:ascii="Courier New" w:hAnsi="Courier New" w:cs="Courier New"/>
          <w:sz w:val="20"/>
          <w:szCs w:val="20"/>
          <w:highlight w:val="cyan"/>
        </w:rPr>
      </w:pP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t>&lt;DCNGHang&gt;Địa chỉ người gửi &lt;/DCNGHang&gt;</w:t>
      </w:r>
    </w:p>
    <w:p w14:paraId="357C14A5" w14:textId="77777777" w:rsidR="00AA6064" w:rsidRPr="00FC640E" w:rsidRDefault="00AA6064" w:rsidP="00AA6064">
      <w:pPr>
        <w:rPr>
          <w:rFonts w:ascii="Courier New" w:hAnsi="Courier New" w:cs="Courier New"/>
          <w:sz w:val="20"/>
          <w:szCs w:val="20"/>
          <w:highlight w:val="cyan"/>
        </w:rPr>
      </w:pP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t>&lt;MSTNGHang&gt;MST người gửi hàng &lt;/MSTNGHang&gt;</w:t>
      </w:r>
    </w:p>
    <w:p w14:paraId="7430D4C8" w14:textId="77777777" w:rsidR="00AA6064" w:rsidRPr="00AA6064" w:rsidRDefault="00AA6064" w:rsidP="00AA6064">
      <w:pPr>
        <w:rPr>
          <w:rFonts w:ascii="Courier New" w:hAnsi="Courier New" w:cs="Courier New"/>
          <w:sz w:val="20"/>
          <w:szCs w:val="20"/>
        </w:rPr>
      </w:pP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t>&lt;MDDNGHang&gt; Số định danh người gửi hàng&lt;/MDDNGHang&gt;</w:t>
      </w:r>
    </w:p>
    <w:p w14:paraId="105FEA81" w14:textId="77777777" w:rsid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FB365C">
        <w:rPr>
          <w:rFonts w:ascii="Courier New" w:hAnsi="Courier New" w:cs="Courier New"/>
          <w:sz w:val="20"/>
          <w:szCs w:val="20"/>
          <w:highlight w:val="cyan"/>
        </w:rPr>
        <w:t>&lt;Extra&gt; thẻ mở rộng&lt;/Extra&gt;</w:t>
      </w:r>
    </w:p>
    <w:p w14:paraId="7AE02E4B" w14:textId="77777777" w:rsidR="00FB365C" w:rsidRPr="002232C4" w:rsidRDefault="00FB365C" w:rsidP="00FB365C">
      <w:pPr>
        <w:shd w:val="clear" w:color="auto" w:fill="FFFFFF"/>
        <w:rPr>
          <w:rFonts w:ascii="Courier New" w:hAnsi="Courier New" w:cs="Courier New"/>
          <w:i/>
          <w:sz w:val="20"/>
          <w:szCs w:val="20"/>
          <w:highlight w:val="cyan"/>
        </w:rPr>
      </w:pPr>
      <w:r w:rsidRPr="002232C4">
        <w:rPr>
          <w:rFonts w:ascii="Courier New" w:hAnsi="Courier New" w:cs="Courier New"/>
          <w:i/>
          <w:sz w:val="20"/>
          <w:szCs w:val="20"/>
          <w:highlight w:val="cyan"/>
        </w:rPr>
        <w:t>&lt;</w:t>
      </w:r>
      <w:r w:rsidRPr="003A7DDC">
        <w:rPr>
          <w:rFonts w:ascii="Courier New" w:hAnsi="Courier New" w:cs="Courier New"/>
          <w:i/>
          <w:color w:val="FF0000"/>
          <w:sz w:val="20"/>
          <w:szCs w:val="20"/>
          <w:highlight w:val="cyan"/>
        </w:rPr>
        <w:t>TLTThue</w:t>
      </w:r>
      <w:r w:rsidRPr="002232C4">
        <w:rPr>
          <w:rFonts w:ascii="Courier New" w:hAnsi="Courier New" w:cs="Courier New"/>
          <w:i/>
          <w:sz w:val="20"/>
          <w:szCs w:val="20"/>
          <w:highlight w:val="cyan"/>
        </w:rPr>
        <w:t>&gt; Tỷ lệ tính thuế(Chỉ sử dụng cho hóa đơn bán hàng giảm thuế theo NQ của Quốc hội)&lt;/</w:t>
      </w:r>
      <w:r w:rsidRPr="003A7DDC">
        <w:rPr>
          <w:rFonts w:ascii="Courier New" w:hAnsi="Courier New" w:cs="Courier New"/>
          <w:i/>
          <w:color w:val="FF0000"/>
          <w:sz w:val="20"/>
          <w:szCs w:val="20"/>
          <w:highlight w:val="cyan"/>
        </w:rPr>
        <w:t>TLTThue</w:t>
      </w:r>
      <w:r w:rsidRPr="002232C4">
        <w:rPr>
          <w:rFonts w:ascii="Courier New" w:hAnsi="Courier New" w:cs="Courier New"/>
          <w:i/>
          <w:sz w:val="20"/>
          <w:szCs w:val="20"/>
          <w:highlight w:val="cyan"/>
        </w:rPr>
        <w:t>&gt;</w:t>
      </w:r>
    </w:p>
    <w:p w14:paraId="055CFF11" w14:textId="77777777" w:rsidR="00FB365C" w:rsidRDefault="00FB365C" w:rsidP="00FB365C">
      <w:pPr>
        <w:shd w:val="clear" w:color="auto" w:fill="FFFFFF"/>
        <w:rPr>
          <w:rFonts w:ascii="Courier New" w:hAnsi="Courier New" w:cs="Courier New"/>
          <w:i/>
          <w:sz w:val="20"/>
          <w:szCs w:val="20"/>
        </w:rPr>
      </w:pPr>
      <w:r w:rsidRPr="002232C4">
        <w:rPr>
          <w:rFonts w:ascii="Courier New" w:hAnsi="Courier New" w:cs="Courier New"/>
          <w:i/>
          <w:sz w:val="20"/>
          <w:szCs w:val="20"/>
          <w:highlight w:val="cyan"/>
        </w:rPr>
        <w:t>&lt;</w:t>
      </w:r>
      <w:r w:rsidRPr="003A7DDC">
        <w:rPr>
          <w:rFonts w:ascii="Courier New" w:hAnsi="Courier New" w:cs="Courier New"/>
          <w:i/>
          <w:color w:val="FF0000"/>
          <w:sz w:val="20"/>
          <w:szCs w:val="20"/>
          <w:highlight w:val="cyan"/>
        </w:rPr>
        <w:t>STGThue</w:t>
      </w:r>
      <w:r w:rsidRPr="002232C4">
        <w:rPr>
          <w:rFonts w:ascii="Courier New" w:hAnsi="Courier New" w:cs="Courier New"/>
          <w:i/>
          <w:sz w:val="20"/>
          <w:szCs w:val="20"/>
          <w:highlight w:val="cyan"/>
        </w:rPr>
        <w:t>&gt; Số tiền giảm thuế(Chỉ sử dụng cho hóa đơn bán hàng giảm thuế theo NQ của Quốc hội)&lt;/</w:t>
      </w:r>
      <w:r w:rsidRPr="003A7DDC">
        <w:rPr>
          <w:rFonts w:ascii="Courier New" w:hAnsi="Courier New" w:cs="Courier New"/>
          <w:i/>
          <w:color w:val="FF0000"/>
          <w:sz w:val="20"/>
          <w:szCs w:val="20"/>
          <w:highlight w:val="cyan"/>
        </w:rPr>
        <w:t>STGThue</w:t>
      </w:r>
      <w:r w:rsidRPr="002232C4">
        <w:rPr>
          <w:rFonts w:ascii="Courier New" w:hAnsi="Courier New" w:cs="Courier New"/>
          <w:i/>
          <w:sz w:val="20"/>
          <w:szCs w:val="20"/>
          <w:highlight w:val="cyan"/>
        </w:rPr>
        <w:t>&gt;</w:t>
      </w:r>
    </w:p>
    <w:p w14:paraId="123E4B6C" w14:textId="77777777" w:rsidR="00FB365C" w:rsidRPr="00AA6064" w:rsidRDefault="00FB365C" w:rsidP="00AA6064">
      <w:pPr>
        <w:rPr>
          <w:rFonts w:ascii="Courier New" w:hAnsi="Courier New" w:cs="Courier New"/>
          <w:sz w:val="20"/>
          <w:szCs w:val="20"/>
        </w:rPr>
      </w:pPr>
    </w:p>
    <w:p w14:paraId="4AB4156E"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&lt;/Product&gt;</w:t>
      </w:r>
    </w:p>
    <w:p w14:paraId="79A6EA22"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&lt;/Products&gt;</w:t>
      </w:r>
    </w:p>
    <w:p w14:paraId="13711E01"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&lt;Total&gt;Tổng tiền trước thuế*&lt;/Total&gt;</w:t>
      </w:r>
    </w:p>
    <w:p w14:paraId="7598C561"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&lt;DiscountAmount&gt;Tiền giảm trừ&lt;/DiscountAmount&gt;</w:t>
      </w:r>
    </w:p>
    <w:p w14:paraId="00D92336"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&lt;VATRate&gt;Thuế GTGT*&lt;/VATRate&gt;</w:t>
      </w:r>
    </w:p>
    <w:p w14:paraId="25288398"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&lt;VATAmount&gt;Tiền thuế GTGT*&lt;/VATAmount&gt;</w:t>
      </w:r>
    </w:p>
    <w:p w14:paraId="1E4D21CF"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&lt;Amount&gt;Tổng tiền*&lt;/Amount&gt;</w:t>
      </w:r>
    </w:p>
    <w:p w14:paraId="1016BB09"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&lt;AmountInWords&gt;Số tiền viết bằng chữ*&lt;/AmountInWords&gt;</w:t>
      </w:r>
    </w:p>
    <w:p w14:paraId="53120646"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&lt;Extra&gt;Trường mở rộng&lt;/Extra&gt;</w:t>
      </w:r>
    </w:p>
    <w:p w14:paraId="75877DE3"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&lt;ArisingDate&gt;Ngày dịch vụ&lt;/ArisingDate&gt;</w:t>
      </w:r>
    </w:p>
    <w:p w14:paraId="69F55683"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&lt;PaymentStatus&gt;Trạng thái thanh toán&lt;/PaymentStatus&gt;</w:t>
      </w:r>
    </w:p>
    <w:p w14:paraId="0404D2E9"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&lt;EmailDeliver&gt;EmailDeliver&lt;/EmailDeliver&gt;</w:t>
      </w:r>
    </w:p>
    <w:p w14:paraId="481BD6A9"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&lt;ComFax&gt;Company Fax&lt;/ComFax&gt;</w:t>
      </w:r>
    </w:p>
    <w:p w14:paraId="6F06FD10"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&lt;ResourceCode&gt;ResourceCode&lt;/ResourceCode&gt;</w:t>
      </w:r>
    </w:p>
    <w:p w14:paraId="7A274FB0"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&lt;GrossValue&gt; GrossValue &lt;/GrossValue&gt;</w:t>
      </w:r>
    </w:p>
    <w:p w14:paraId="5128FCF6"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&lt;GrossValue0&gt; GrossValue0&lt;/GrossValue0&gt;</w:t>
      </w:r>
    </w:p>
    <w:p w14:paraId="2C7D441B"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&lt;VatAmount0&gt; VatAmount0&lt;/VatAmount0&gt;</w:t>
      </w:r>
    </w:p>
    <w:p w14:paraId="5CAA985F"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&lt;GrossValue5&gt; GrossValue5&lt;/GrossValue5&gt;</w:t>
      </w:r>
    </w:p>
    <w:p w14:paraId="17A4692E"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&lt;VatAmount5&gt; VatAmount5&lt;/VatAmount5&gt;</w:t>
      </w:r>
    </w:p>
    <w:p w14:paraId="1963B612"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&lt;GrossValue10&gt; GrossValue10&lt;/GrossValue10&gt;</w:t>
      </w:r>
    </w:p>
    <w:p w14:paraId="214C9866"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&lt;VatAmount10&gt; VatAmount10&lt;/VatAmount10&gt;</w:t>
      </w:r>
    </w:p>
    <w:p w14:paraId="127F3BF4"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&lt;Buyer&gt;Tên đơn vị mua hàng&lt;/Buyer&gt;</w:t>
      </w:r>
    </w:p>
    <w:p w14:paraId="362BAA47"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&lt;ComPhone&gt;Điện thoại công ty&lt;/ComPhone&gt;</w:t>
      </w:r>
    </w:p>
    <w:p w14:paraId="443026D5"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&lt;ComBankName&gt;Tên ngân hàng&lt;/ComBankName&gt;</w:t>
      </w:r>
    </w:p>
    <w:p w14:paraId="064E8656"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&lt;ComBankNo&gt;Số tài khoản ngân hàng&lt;/ComBankNo&gt;</w:t>
      </w:r>
    </w:p>
    <w:p w14:paraId="0D843343"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&lt;DiscountRate&gt;Chiết khấu&lt;/DiscountRate&gt;</w:t>
      </w:r>
    </w:p>
    <w:p w14:paraId="23AF56A7"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&lt;GrossValue_NonTax/&gt;</w:t>
      </w:r>
    </w:p>
    <w:p w14:paraId="189BF8D2"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&lt;CurrencyUnit&gt;Đơn vị tiền tệ&lt;/CurrencyUnit&gt;</w:t>
      </w:r>
    </w:p>
    <w:p w14:paraId="32A553F3"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&lt;ExchangeRate&gt;Tỷ giá&lt;/ExchangeRate&gt;</w:t>
      </w:r>
    </w:p>
    <w:p w14:paraId="0B926BF2"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&lt;ConvertedAmount&gt;Tổng tiền quy đổi&lt;/ConvertedAmount&gt;</w:t>
      </w:r>
    </w:p>
    <w:p w14:paraId="0B43CE27" w14:textId="77777777" w:rsidR="00AA6064" w:rsidRPr="002864F3" w:rsidRDefault="00AA6064" w:rsidP="00AA6064">
      <w:pPr>
        <w:rPr>
          <w:rFonts w:ascii="Courier New" w:hAnsi="Courier New" w:cs="Courier New"/>
          <w:sz w:val="20"/>
          <w:szCs w:val="20"/>
          <w:lang w:val="nl-NL"/>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2864F3">
        <w:rPr>
          <w:rFonts w:ascii="Courier New" w:hAnsi="Courier New" w:cs="Courier New"/>
          <w:sz w:val="20"/>
          <w:szCs w:val="20"/>
          <w:lang w:val="nl-NL"/>
        </w:rPr>
        <w:t>&lt;Extra1&gt;Extra1&lt;/Extra1&gt;</w:t>
      </w:r>
    </w:p>
    <w:p w14:paraId="43485A3A" w14:textId="77777777" w:rsidR="00AA6064" w:rsidRPr="002864F3" w:rsidRDefault="00AA6064" w:rsidP="00AA6064">
      <w:pPr>
        <w:rPr>
          <w:rFonts w:ascii="Courier New" w:hAnsi="Courier New" w:cs="Courier New"/>
          <w:sz w:val="20"/>
          <w:szCs w:val="20"/>
          <w:lang w:val="nl-NL"/>
        </w:rPr>
      </w:pPr>
      <w:r w:rsidRPr="002864F3">
        <w:rPr>
          <w:rFonts w:ascii="Courier New" w:hAnsi="Courier New" w:cs="Courier New"/>
          <w:sz w:val="20"/>
          <w:szCs w:val="20"/>
          <w:lang w:val="nl-NL"/>
        </w:rPr>
        <w:tab/>
      </w:r>
      <w:r w:rsidRPr="002864F3">
        <w:rPr>
          <w:rFonts w:ascii="Courier New" w:hAnsi="Courier New" w:cs="Courier New"/>
          <w:sz w:val="20"/>
          <w:szCs w:val="20"/>
          <w:lang w:val="nl-NL"/>
        </w:rPr>
        <w:tab/>
      </w:r>
      <w:r w:rsidRPr="002864F3">
        <w:rPr>
          <w:rFonts w:ascii="Courier New" w:hAnsi="Courier New" w:cs="Courier New"/>
          <w:sz w:val="20"/>
          <w:szCs w:val="20"/>
          <w:lang w:val="nl-NL"/>
        </w:rPr>
        <w:tab/>
        <w:t>&lt;Extra2&gt;Extra2&lt;/Extra2&gt;</w:t>
      </w:r>
    </w:p>
    <w:p w14:paraId="49BA356B" w14:textId="77777777" w:rsidR="00AA6064" w:rsidRPr="00AA6064" w:rsidRDefault="00AA6064" w:rsidP="00AA6064">
      <w:pPr>
        <w:rPr>
          <w:rFonts w:ascii="Courier New" w:hAnsi="Courier New" w:cs="Courier New"/>
          <w:sz w:val="20"/>
          <w:szCs w:val="20"/>
        </w:rPr>
      </w:pPr>
      <w:r w:rsidRPr="002864F3">
        <w:rPr>
          <w:rFonts w:ascii="Courier New" w:hAnsi="Courier New" w:cs="Courier New"/>
          <w:sz w:val="20"/>
          <w:szCs w:val="20"/>
          <w:lang w:val="nl-NL"/>
        </w:rPr>
        <w:tab/>
      </w:r>
      <w:r w:rsidRPr="002864F3">
        <w:rPr>
          <w:rFonts w:ascii="Courier New" w:hAnsi="Courier New" w:cs="Courier New"/>
          <w:sz w:val="20"/>
          <w:szCs w:val="20"/>
          <w:lang w:val="nl-NL"/>
        </w:rPr>
        <w:tab/>
      </w:r>
      <w:r w:rsidRPr="002864F3">
        <w:rPr>
          <w:rFonts w:ascii="Courier New" w:hAnsi="Courier New" w:cs="Courier New"/>
          <w:sz w:val="20"/>
          <w:szCs w:val="20"/>
          <w:lang w:val="nl-NL"/>
        </w:rPr>
        <w:tab/>
      </w:r>
      <w:r w:rsidRPr="00AA6064">
        <w:rPr>
          <w:rFonts w:ascii="Courier New" w:hAnsi="Courier New" w:cs="Courier New"/>
          <w:sz w:val="20"/>
          <w:szCs w:val="20"/>
        </w:rPr>
        <w:t>&lt;SMSDeliver&gt;SMSDeliver&lt;/SMSDeliver&gt;</w:t>
      </w:r>
    </w:p>
    <w:p w14:paraId="07A01541"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&lt;LDDNBo&gt;LDDNBO&lt;/LDDNBo&gt;</w:t>
      </w:r>
    </w:p>
    <w:p w14:paraId="235C07C0"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&lt;HDSo&gt;HDSO&lt;/HDSo&gt;</w:t>
      </w:r>
    </w:p>
    <w:p w14:paraId="1CA21FE0"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&lt;HVTNXHang&gt;HVTNXHANG&lt;/HVTNXHang&gt;</w:t>
      </w:r>
    </w:p>
    <w:p w14:paraId="12ADA706"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&lt;TNVChuyen&gt;TNVCHUYEN&lt;/TNVChuyen&gt;</w:t>
      </w:r>
    </w:p>
    <w:p w14:paraId="2AED5212"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&lt;PTVChuyen&gt;PTVCHUYEN&lt;/PTVChuyen&gt;</w:t>
      </w:r>
    </w:p>
    <w:p w14:paraId="6D723B8D"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&lt;HDKTSo&gt;HDKTSO&lt;/HDKTSo&gt;</w:t>
      </w:r>
    </w:p>
    <w:p w14:paraId="52638735"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lastRenderedPageBreak/>
        <w:tab/>
      </w:r>
      <w:r w:rsidRPr="00AA6064">
        <w:rPr>
          <w:rFonts w:ascii="Courier New" w:hAnsi="Courier New" w:cs="Courier New"/>
          <w:sz w:val="20"/>
          <w:szCs w:val="20"/>
        </w:rPr>
        <w:tab/>
      </w:r>
      <w:r w:rsidRPr="00AA6064">
        <w:rPr>
          <w:rFonts w:ascii="Courier New" w:hAnsi="Courier New" w:cs="Courier New"/>
          <w:sz w:val="20"/>
          <w:szCs w:val="20"/>
        </w:rPr>
        <w:tab/>
        <w:t>&lt;HDKTNgay&gt;HDKTNgay&lt;/HDKTNgay&gt;</w:t>
      </w:r>
    </w:p>
    <w:p w14:paraId="4F46E72D"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&lt;DiscountNonTax&gt;Giảm trừ không chịu thuế&lt;/DiscountNonTax&gt;</w:t>
      </w:r>
    </w:p>
    <w:p w14:paraId="6E1F8AE7" w14:textId="77777777" w:rsid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t>&lt;DiscountOther&gt;Giảm trừ khác&lt;/DiscountOther&gt;</w:t>
      </w:r>
    </w:p>
    <w:p w14:paraId="0B9AA7C9" w14:textId="36619085" w:rsidR="00664A0E" w:rsidRPr="00664A0E" w:rsidRDefault="00664A0E" w:rsidP="00664A0E">
      <w:pPr>
        <w:shd w:val="clear" w:color="auto" w:fill="FFFFFF"/>
        <w:ind w:left="1440" w:firstLine="720"/>
        <w:rPr>
          <w:rFonts w:ascii="Courier New" w:hAnsi="Courier New" w:cs="Courier New"/>
          <w:i/>
          <w:sz w:val="20"/>
          <w:szCs w:val="20"/>
        </w:rPr>
      </w:pPr>
      <w:r w:rsidRPr="003F2102">
        <w:rPr>
          <w:rFonts w:ascii="Courier New" w:hAnsi="Courier New" w:cs="Courier New"/>
          <w:i/>
          <w:color w:val="C00000"/>
          <w:sz w:val="20"/>
          <w:szCs w:val="20"/>
          <w:highlight w:val="cyan"/>
        </w:rPr>
        <w:t>&lt;HDCTTChinh&gt;</w:t>
      </w:r>
      <w:r w:rsidRPr="003F2102">
        <w:rPr>
          <w:rFonts w:ascii="Courier New" w:hAnsi="Courier New" w:cs="Courier New"/>
          <w:i/>
          <w:sz w:val="20"/>
          <w:szCs w:val="20"/>
          <w:highlight w:val="cyan"/>
        </w:rPr>
        <w:t>Hoá đơn cho thuê tài chính (Hóa đơn đối với hoạt động cho thuê tài chính)</w:t>
      </w:r>
      <w:r w:rsidRPr="003F2102">
        <w:rPr>
          <w:sz w:val="26"/>
          <w:szCs w:val="26"/>
          <w:highlight w:val="cyan"/>
          <w:shd w:val="clear" w:color="auto" w:fill="00FF00"/>
        </w:rPr>
        <w:t xml:space="preserve"> </w:t>
      </w:r>
      <w:r w:rsidRPr="003F2102">
        <w:rPr>
          <w:rFonts w:ascii="Courier New" w:hAnsi="Courier New" w:cs="Courier New"/>
          <w:i/>
          <w:sz w:val="20"/>
          <w:szCs w:val="20"/>
          <w:highlight w:val="cyan"/>
        </w:rPr>
        <w:t>Số (1: Hóa đơn dành cho hoạt động thuê tài chính, 0: Hóa đơn không dành cho hoạt động cho thuê tài chính)&lt;/</w:t>
      </w:r>
      <w:r w:rsidRPr="003F2102">
        <w:rPr>
          <w:rFonts w:ascii="Courier New" w:hAnsi="Courier New" w:cs="Courier New"/>
          <w:i/>
          <w:color w:val="C00000"/>
          <w:sz w:val="20"/>
          <w:szCs w:val="20"/>
          <w:highlight w:val="cyan"/>
        </w:rPr>
        <w:t>HDCTTChinh&gt;</w:t>
      </w:r>
    </w:p>
    <w:p w14:paraId="4B20ACCA"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FC640E">
        <w:rPr>
          <w:rFonts w:ascii="Courier New" w:hAnsi="Courier New" w:cs="Courier New"/>
          <w:sz w:val="20"/>
          <w:szCs w:val="20"/>
          <w:highlight w:val="cyan"/>
        </w:rPr>
        <w:t>&lt;HDDThu&gt;Hóa đơn đặc thù (Nhận các giá trị: 1-Hàng hóa là xe ô tô, xe mô tô, 2- Dịch vụ vận chuyển, 3- Dịch vụ vận chuyển trên nền tảng số, TMĐT). Nếu không truyền mặc định là 0- hóa đơn thường &lt;/HDDThu&gt;</w:t>
      </w:r>
    </w:p>
    <w:p w14:paraId="3F919860" w14:textId="77777777" w:rsidR="00AA6064" w:rsidRPr="00FC640E" w:rsidRDefault="00AA6064" w:rsidP="00AA6064">
      <w:pPr>
        <w:rPr>
          <w:rFonts w:ascii="Courier New" w:hAnsi="Courier New" w:cs="Courier New"/>
          <w:sz w:val="20"/>
          <w:szCs w:val="20"/>
          <w:highlight w:val="cyan"/>
        </w:rPr>
      </w:pPr>
      <w:r w:rsidRPr="00AA6064">
        <w:rPr>
          <w:rFonts w:ascii="Courier New" w:hAnsi="Courier New" w:cs="Courier New"/>
          <w:sz w:val="20"/>
          <w:szCs w:val="20"/>
        </w:rPr>
        <w:tab/>
      </w:r>
      <w:r w:rsidRPr="00AA6064">
        <w:rPr>
          <w:rFonts w:ascii="Courier New" w:hAnsi="Courier New" w:cs="Courier New"/>
          <w:sz w:val="20"/>
          <w:szCs w:val="20"/>
        </w:rPr>
        <w:tab/>
      </w:r>
      <w:r w:rsidRPr="00AA6064">
        <w:rPr>
          <w:rFonts w:ascii="Courier New" w:hAnsi="Courier New" w:cs="Courier New"/>
          <w:sz w:val="20"/>
          <w:szCs w:val="20"/>
        </w:rPr>
        <w:tab/>
      </w:r>
      <w:r w:rsidRPr="00FC640E">
        <w:rPr>
          <w:rFonts w:ascii="Courier New" w:hAnsi="Courier New" w:cs="Courier New"/>
          <w:sz w:val="20"/>
          <w:szCs w:val="20"/>
          <w:highlight w:val="cyan"/>
        </w:rPr>
        <w:t>&lt;ComEmail&gt;Email nguời bán&lt;/ComEmail&gt;</w:t>
      </w:r>
    </w:p>
    <w:p w14:paraId="4F8F704B" w14:textId="77777777" w:rsidR="00AA6064" w:rsidRPr="00FC640E" w:rsidRDefault="00AA6064" w:rsidP="00AA6064">
      <w:pPr>
        <w:rPr>
          <w:rFonts w:ascii="Courier New" w:hAnsi="Courier New" w:cs="Courier New"/>
          <w:sz w:val="20"/>
          <w:szCs w:val="20"/>
          <w:highlight w:val="cyan"/>
        </w:rPr>
      </w:pP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t>&lt;ComWebsite&gt;Website người bán&lt;/ComWebsite&gt;</w:t>
      </w:r>
    </w:p>
    <w:p w14:paraId="4CD3C9C8" w14:textId="77777777" w:rsidR="00AA6064" w:rsidRPr="00FC640E" w:rsidRDefault="00AA6064" w:rsidP="00AA6064">
      <w:pPr>
        <w:rPr>
          <w:rFonts w:ascii="Courier New" w:hAnsi="Courier New" w:cs="Courier New"/>
          <w:sz w:val="20"/>
          <w:szCs w:val="20"/>
          <w:highlight w:val="cyan"/>
        </w:rPr>
      </w:pP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t>&lt;MCHang&gt;Mã cửa hàng người bán&lt;/MCHang&gt;</w:t>
      </w:r>
    </w:p>
    <w:p w14:paraId="73F0E401" w14:textId="77777777" w:rsidR="00AA6064" w:rsidRPr="00FC640E" w:rsidRDefault="00AA6064" w:rsidP="00AA6064">
      <w:pPr>
        <w:rPr>
          <w:rFonts w:ascii="Courier New" w:hAnsi="Courier New" w:cs="Courier New"/>
          <w:sz w:val="20"/>
          <w:szCs w:val="20"/>
          <w:highlight w:val="cyan"/>
        </w:rPr>
      </w:pP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t>&lt;TCHang&gt;Tên cửa hàng người bán&lt;/TCHang&gt;</w:t>
      </w:r>
    </w:p>
    <w:p w14:paraId="7B67FF35" w14:textId="77777777" w:rsidR="00AA6064" w:rsidRPr="00FC640E" w:rsidRDefault="00AA6064" w:rsidP="00AA6064">
      <w:pPr>
        <w:rPr>
          <w:rFonts w:ascii="Courier New" w:hAnsi="Courier New" w:cs="Courier New"/>
          <w:sz w:val="20"/>
          <w:szCs w:val="20"/>
          <w:highlight w:val="cyan"/>
        </w:rPr>
      </w:pP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t>&lt;MDVQHNSach&gt;Mã đơn vị quan hệ ngân sách người mua&lt;/MDVQHNSach&gt;</w:t>
      </w:r>
    </w:p>
    <w:p w14:paraId="5FB69667" w14:textId="77777777" w:rsidR="00AA6064" w:rsidRPr="00FC640E" w:rsidRDefault="00AA6064" w:rsidP="00AA6064">
      <w:pPr>
        <w:rPr>
          <w:rFonts w:ascii="Courier New" w:hAnsi="Courier New" w:cs="Courier New"/>
          <w:sz w:val="20"/>
          <w:szCs w:val="20"/>
          <w:highlight w:val="cyan"/>
        </w:rPr>
      </w:pP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t>&lt;SHChieu&gt;Số hộ chiếu người mua&lt;/SHChieu&gt;</w:t>
      </w:r>
    </w:p>
    <w:p w14:paraId="7AB4DAE3" w14:textId="77777777" w:rsidR="00AA6064" w:rsidRPr="00FC640E" w:rsidRDefault="00AA6064" w:rsidP="00AA6064">
      <w:pPr>
        <w:rPr>
          <w:rFonts w:ascii="Courier New" w:hAnsi="Courier New" w:cs="Courier New"/>
          <w:sz w:val="20"/>
          <w:szCs w:val="20"/>
          <w:highlight w:val="cyan"/>
        </w:rPr>
      </w:pP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t>&lt;CCCDan&gt;Căn cước công dân người mua&lt;/CCCDan&gt;</w:t>
      </w:r>
    </w:p>
    <w:p w14:paraId="073E1EC5" w14:textId="77777777" w:rsidR="00AA6064" w:rsidRPr="00FC640E" w:rsidRDefault="00AA6064" w:rsidP="00AA6064">
      <w:pPr>
        <w:rPr>
          <w:rFonts w:ascii="Courier New" w:hAnsi="Courier New" w:cs="Courier New"/>
          <w:sz w:val="20"/>
          <w:szCs w:val="20"/>
          <w:highlight w:val="cyan"/>
        </w:rPr>
      </w:pP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t>&lt;NCHChieu&gt;Ngày cấp hộ chiếu người mua&lt;/NCHChieu&gt;</w:t>
      </w:r>
    </w:p>
    <w:p w14:paraId="752F190C" w14:textId="77777777" w:rsidR="00AA6064" w:rsidRPr="00FC640E" w:rsidRDefault="00AA6064" w:rsidP="00AA6064">
      <w:pPr>
        <w:rPr>
          <w:rFonts w:ascii="Courier New" w:hAnsi="Courier New" w:cs="Courier New"/>
          <w:sz w:val="20"/>
          <w:szCs w:val="20"/>
          <w:highlight w:val="cyan"/>
        </w:rPr>
      </w:pP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t>&lt;NHHHChieu&gt;Ngày hết hạn hộ chiếu người mua&lt;/NHHHChieu&gt;</w:t>
      </w:r>
    </w:p>
    <w:p w14:paraId="2AE0C504" w14:textId="4897E727" w:rsidR="00AA6064" w:rsidRDefault="00AA6064" w:rsidP="00AA6064">
      <w:pPr>
        <w:rPr>
          <w:rFonts w:ascii="Courier New" w:hAnsi="Courier New" w:cs="Courier New"/>
          <w:sz w:val="20"/>
          <w:szCs w:val="20"/>
        </w:rPr>
      </w:pP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r>
      <w:r w:rsidRPr="00FC640E">
        <w:rPr>
          <w:rFonts w:ascii="Courier New" w:hAnsi="Courier New" w:cs="Courier New"/>
          <w:sz w:val="20"/>
          <w:szCs w:val="20"/>
          <w:highlight w:val="cyan"/>
        </w:rPr>
        <w:tab/>
        <w:t>&lt;</w:t>
      </w:r>
      <w:r w:rsidR="006B5253" w:rsidRPr="00FC640E">
        <w:rPr>
          <w:rFonts w:ascii="Courier New" w:hAnsi="Courier New" w:cs="Courier New"/>
          <w:sz w:val="20"/>
          <w:szCs w:val="20"/>
          <w:highlight w:val="cyan"/>
        </w:rPr>
        <w:t>QTich</w:t>
      </w:r>
      <w:r w:rsidRPr="00FC640E">
        <w:rPr>
          <w:rFonts w:ascii="Courier New" w:hAnsi="Courier New" w:cs="Courier New"/>
          <w:sz w:val="20"/>
          <w:szCs w:val="20"/>
          <w:highlight w:val="cyan"/>
        </w:rPr>
        <w:t>&gt;Quốc tịch người mua&lt;/</w:t>
      </w:r>
      <w:r w:rsidR="006B5253" w:rsidRPr="00FC640E">
        <w:rPr>
          <w:rFonts w:ascii="Courier New" w:hAnsi="Courier New" w:cs="Courier New"/>
          <w:sz w:val="20"/>
          <w:szCs w:val="20"/>
          <w:highlight w:val="cyan"/>
        </w:rPr>
        <w:t>QTich</w:t>
      </w:r>
      <w:r w:rsidRPr="00FC640E">
        <w:rPr>
          <w:rFonts w:ascii="Courier New" w:hAnsi="Courier New" w:cs="Courier New"/>
          <w:sz w:val="20"/>
          <w:szCs w:val="20"/>
          <w:highlight w:val="cyan"/>
        </w:rPr>
        <w:t>&gt;</w:t>
      </w:r>
    </w:p>
    <w:p w14:paraId="35F91D0E" w14:textId="77777777" w:rsidR="00747DD3" w:rsidRDefault="00747DD3" w:rsidP="00747DD3">
      <w:pPr>
        <w:ind w:left="1440" w:firstLine="720"/>
        <w:rPr>
          <w:rFonts w:ascii="Courier New" w:hAnsi="Courier New" w:cs="Courier New"/>
          <w:sz w:val="20"/>
          <w:szCs w:val="20"/>
          <w:highlight w:val="cyan"/>
        </w:rPr>
      </w:pPr>
      <w:r w:rsidRPr="00747DD3">
        <w:rPr>
          <w:rFonts w:ascii="Courier New" w:hAnsi="Courier New" w:cs="Courier New"/>
          <w:sz w:val="20"/>
          <w:szCs w:val="20"/>
          <w:highlight w:val="cyan"/>
        </w:rPr>
        <w:t>&lt;TgTPhiSThue&gt;Tổng tiền phí &lt;/TgTPhiSThue&gt;</w:t>
      </w:r>
    </w:p>
    <w:p w14:paraId="5D75DB68" w14:textId="77777777" w:rsidR="007746EB" w:rsidRPr="007746EB" w:rsidRDefault="007746EB" w:rsidP="007746EB">
      <w:pPr>
        <w:ind w:left="1440" w:firstLine="720"/>
        <w:rPr>
          <w:rFonts w:ascii="Courier New" w:hAnsi="Courier New" w:cs="Courier New"/>
          <w:sz w:val="20"/>
          <w:szCs w:val="20"/>
          <w:highlight w:val="cyan"/>
        </w:rPr>
      </w:pPr>
      <w:r w:rsidRPr="007746EB">
        <w:rPr>
          <w:rFonts w:ascii="Courier New" w:hAnsi="Courier New" w:cs="Courier New"/>
          <w:sz w:val="20"/>
          <w:szCs w:val="20"/>
          <w:highlight w:val="cyan"/>
        </w:rPr>
        <w:t>&lt;TCHDon&gt;Tính chất hóa đơn: Nhận giá trị = 5 đối với hóa đơn chiết khấu thương mại&lt;/TCHDon&gt;</w:t>
      </w:r>
    </w:p>
    <w:p w14:paraId="0D6F0751" w14:textId="77777777" w:rsidR="007746EB" w:rsidRPr="007746EB" w:rsidRDefault="007746EB" w:rsidP="007746EB">
      <w:pPr>
        <w:ind w:left="1440" w:firstLine="720"/>
        <w:rPr>
          <w:rFonts w:ascii="Courier New" w:hAnsi="Courier New" w:cs="Courier New"/>
          <w:sz w:val="20"/>
          <w:szCs w:val="20"/>
          <w:highlight w:val="cyan"/>
        </w:rPr>
      </w:pPr>
      <w:r w:rsidRPr="007746EB">
        <w:rPr>
          <w:rFonts w:ascii="Courier New" w:hAnsi="Courier New" w:cs="Courier New"/>
          <w:sz w:val="20"/>
          <w:szCs w:val="20"/>
          <w:highlight w:val="cyan"/>
        </w:rPr>
        <w:t>&lt;SBKe&gt;Số bảng kê(Bắt buộc đối với TCHDon = 5)&lt;/SBKe&gt;</w:t>
      </w:r>
    </w:p>
    <w:p w14:paraId="77786AD1" w14:textId="77777777" w:rsidR="007746EB" w:rsidRPr="007746EB" w:rsidRDefault="007746EB" w:rsidP="007746EB">
      <w:pPr>
        <w:ind w:left="1440" w:firstLine="720"/>
        <w:rPr>
          <w:rFonts w:ascii="Courier New" w:hAnsi="Courier New" w:cs="Courier New"/>
          <w:sz w:val="20"/>
          <w:szCs w:val="20"/>
          <w:highlight w:val="cyan"/>
        </w:rPr>
      </w:pPr>
      <w:r w:rsidRPr="007746EB">
        <w:rPr>
          <w:rFonts w:ascii="Courier New" w:hAnsi="Courier New" w:cs="Courier New"/>
          <w:sz w:val="20"/>
          <w:szCs w:val="20"/>
          <w:highlight w:val="cyan"/>
        </w:rPr>
        <w:t>&lt;NBKe&gt;Ngày bảng kê(Bắt buộc đối với TCHDon = 5)&lt;/NBKe&gt;</w:t>
      </w:r>
    </w:p>
    <w:p w14:paraId="61A6BD33" w14:textId="77777777" w:rsidR="007746EB" w:rsidRPr="007746EB" w:rsidRDefault="007746EB" w:rsidP="007746EB">
      <w:pPr>
        <w:ind w:left="1440" w:firstLine="720"/>
        <w:rPr>
          <w:rFonts w:ascii="Courier New" w:hAnsi="Courier New" w:cs="Courier New"/>
          <w:sz w:val="20"/>
          <w:szCs w:val="20"/>
          <w:highlight w:val="cyan"/>
        </w:rPr>
      </w:pPr>
      <w:r w:rsidRPr="007746EB">
        <w:rPr>
          <w:rFonts w:ascii="Courier New" w:hAnsi="Courier New" w:cs="Courier New"/>
          <w:sz w:val="20"/>
          <w:szCs w:val="20"/>
          <w:highlight w:val="cyan"/>
        </w:rPr>
        <w:t>&lt;GiamThueGTGT&gt; Giảm thuế GTGT(Chỉ sử dụng cho hóa đơn bán hàng giảm thuế theo NQ của Quốc hội. Nhận giá trị 1/0)&lt;/GiamThueGTGT&gt;</w:t>
      </w:r>
    </w:p>
    <w:p w14:paraId="54B52F4F" w14:textId="77777777" w:rsidR="007746EB" w:rsidRPr="007746EB" w:rsidRDefault="007746EB" w:rsidP="007746EB">
      <w:pPr>
        <w:ind w:left="1440" w:firstLine="720"/>
        <w:rPr>
          <w:rFonts w:ascii="Courier New" w:hAnsi="Courier New" w:cs="Courier New"/>
          <w:sz w:val="20"/>
          <w:szCs w:val="20"/>
          <w:highlight w:val="cyan"/>
        </w:rPr>
      </w:pPr>
    </w:p>
    <w:p w14:paraId="6CBC9D10" w14:textId="45E4C51D" w:rsidR="007746EB" w:rsidRPr="007746EB" w:rsidRDefault="007746EB" w:rsidP="007746EB">
      <w:pPr>
        <w:ind w:left="1440" w:firstLine="720"/>
        <w:rPr>
          <w:rFonts w:ascii="Courier New" w:hAnsi="Courier New" w:cs="Courier New"/>
          <w:sz w:val="20"/>
          <w:szCs w:val="20"/>
          <w:highlight w:val="cyan"/>
        </w:rPr>
      </w:pPr>
      <w:r w:rsidRPr="007746EB">
        <w:rPr>
          <w:rFonts w:ascii="Courier New" w:hAnsi="Courier New" w:cs="Courier New"/>
          <w:sz w:val="20"/>
          <w:szCs w:val="20"/>
          <w:highlight w:val="cyan"/>
        </w:rPr>
        <w:t>&lt;STGThue&gt; Số tiền giảm thuế(Chỉ sử dụng cho hóa đơn bán hàng giảm thuế theo NQ của Quốc hội)&lt;/STGThue&gt;</w:t>
      </w:r>
    </w:p>
    <w:p w14:paraId="068BA301" w14:textId="77777777" w:rsidR="00747DD3" w:rsidRPr="00AA6064" w:rsidRDefault="00747DD3" w:rsidP="00AA6064">
      <w:pPr>
        <w:rPr>
          <w:rFonts w:ascii="Courier New" w:hAnsi="Courier New" w:cs="Courier New"/>
          <w:sz w:val="20"/>
          <w:szCs w:val="20"/>
        </w:rPr>
      </w:pPr>
    </w:p>
    <w:p w14:paraId="0BF2F469"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r>
      <w:r w:rsidRPr="00AA6064">
        <w:rPr>
          <w:rFonts w:ascii="Courier New" w:hAnsi="Courier New" w:cs="Courier New"/>
          <w:sz w:val="20"/>
          <w:szCs w:val="20"/>
        </w:rPr>
        <w:tab/>
        <w:t>&lt;/Invoice&gt;</w:t>
      </w:r>
    </w:p>
    <w:p w14:paraId="02971E57" w14:textId="77777777" w:rsidR="00AA6064" w:rsidRPr="00AA6064" w:rsidRDefault="00AA6064" w:rsidP="00AA6064">
      <w:pPr>
        <w:rPr>
          <w:rFonts w:ascii="Courier New" w:hAnsi="Courier New" w:cs="Courier New"/>
          <w:sz w:val="20"/>
          <w:szCs w:val="20"/>
        </w:rPr>
      </w:pPr>
      <w:r w:rsidRPr="00AA6064">
        <w:rPr>
          <w:rFonts w:ascii="Courier New" w:hAnsi="Courier New" w:cs="Courier New"/>
          <w:sz w:val="20"/>
          <w:szCs w:val="20"/>
        </w:rPr>
        <w:tab/>
        <w:t>&lt;/Inv&gt;</w:t>
      </w:r>
    </w:p>
    <w:p w14:paraId="1023BCA6" w14:textId="7A7399F0" w:rsidR="009D1437" w:rsidRPr="00AA6064" w:rsidRDefault="00AA6064" w:rsidP="00AA6064">
      <w:pPr>
        <w:rPr>
          <w:rFonts w:ascii="Courier New" w:hAnsi="Courier New" w:cs="Courier New"/>
          <w:sz w:val="20"/>
          <w:szCs w:val="20"/>
        </w:rPr>
      </w:pPr>
      <w:r w:rsidRPr="00AA6064">
        <w:rPr>
          <w:rFonts w:ascii="Courier New" w:hAnsi="Courier New" w:cs="Courier New"/>
          <w:sz w:val="20"/>
          <w:szCs w:val="20"/>
        </w:rPr>
        <w:t>&lt;/Invoices&gt;</w:t>
      </w:r>
    </w:p>
    <w:p w14:paraId="2EB58F5E" w14:textId="77777777" w:rsidR="00AA6064" w:rsidRDefault="00AA6064" w:rsidP="009D1437">
      <w:pPr>
        <w:rPr>
          <w:lang w:eastAsia="x-none"/>
        </w:rPr>
      </w:pPr>
    </w:p>
    <w:p w14:paraId="4608E22E" w14:textId="77777777" w:rsidR="009D1437" w:rsidRDefault="009D1437" w:rsidP="00480762">
      <w:pPr>
        <w:pStyle w:val="Heading3"/>
      </w:pPr>
      <w:bookmarkStart w:id="24" w:name="_Toc198045265"/>
      <w:r>
        <w:t>Gửi lại email thông báo hóa đơn phát hành</w:t>
      </w:r>
      <w:bookmarkEnd w:id="24"/>
    </w:p>
    <w:p w14:paraId="5DD9C930" w14:textId="77777777" w:rsidR="009D1437" w:rsidRDefault="009D1437" w:rsidP="009D1437">
      <w:r>
        <w:t>URL</w:t>
      </w:r>
    </w:p>
    <w:p w14:paraId="07082569" w14:textId="77777777" w:rsidR="009D1437" w:rsidRDefault="009D1437" w:rsidP="009D1437">
      <w:pPr>
        <w:ind w:firstLine="720"/>
      </w:pPr>
      <w:r w:rsidRPr="00FF6A16">
        <w:t xml:space="preserve">public string </w:t>
      </w:r>
      <w:r w:rsidRPr="00FF6A16">
        <w:rPr>
          <w:b/>
        </w:rPr>
        <w:t>SendAgainEmailServ</w:t>
      </w:r>
      <w:r w:rsidRPr="00FF6A16">
        <w:t>(string Account, string ACpass, string username, string password, string xmlDataInvoiceEmail, string hdPattern, string Serial)</w:t>
      </w:r>
    </w:p>
    <w:p w14:paraId="5E8FE0FE" w14:textId="77777777" w:rsidR="009D1437" w:rsidRPr="00593BE8" w:rsidRDefault="009D1437" w:rsidP="009D1437">
      <w:pPr>
        <w:pStyle w:val="N"/>
      </w:pPr>
      <w:r w:rsidRPr="00593BE8">
        <w:t>DESCRIPTION</w:t>
      </w:r>
    </w:p>
    <w:p w14:paraId="50B764C9" w14:textId="77777777" w:rsidR="009D1437" w:rsidRDefault="009D1437" w:rsidP="009D1437">
      <w:pPr>
        <w:pStyle w:val="N"/>
      </w:pPr>
      <w:r>
        <w:tab/>
        <w:t>Đây là web service cho phép gửi lại email thông báo phát hành hóa đơn tới khách hàng</w:t>
      </w:r>
    </w:p>
    <w:p w14:paraId="26A25E2B" w14:textId="77777777" w:rsidR="009D1437" w:rsidRPr="00007702" w:rsidRDefault="009D1437" w:rsidP="009D1437">
      <w:pPr>
        <w:pStyle w:val="N"/>
      </w:pPr>
      <w:r w:rsidRPr="00663B3E">
        <w:t>HTTP METHOD</w:t>
      </w:r>
    </w:p>
    <w:p w14:paraId="3E0367B8" w14:textId="77777777" w:rsidR="009D1437" w:rsidRPr="00007702" w:rsidRDefault="009D1437" w:rsidP="009D1437">
      <w:pPr>
        <w:pStyle w:val="N"/>
        <w:rPr>
          <w:b/>
        </w:rPr>
      </w:pPr>
      <w:r>
        <w:tab/>
      </w:r>
      <w:r w:rsidRPr="00610AFD">
        <w:t>POST</w:t>
      </w:r>
    </w:p>
    <w:p w14:paraId="23AEDE5A" w14:textId="77777777" w:rsidR="009D1437" w:rsidRPr="00610AFD" w:rsidRDefault="009D1437" w:rsidP="009D1437">
      <w:pPr>
        <w:pStyle w:val="N"/>
      </w:pPr>
      <w:r w:rsidRPr="00610AFD">
        <w:t>REQUEST BODY</w:t>
      </w:r>
    </w:p>
    <w:p w14:paraId="0694FABD" w14:textId="77777777" w:rsidR="009D1437" w:rsidRPr="00F951E6" w:rsidRDefault="009D1437" w:rsidP="009D1437">
      <w:pPr>
        <w:pStyle w:val="ListParagraph"/>
        <w:numPr>
          <w:ilvl w:val="0"/>
          <w:numId w:val="2"/>
        </w:numPr>
        <w:spacing w:after="0" w:line="360" w:lineRule="auto"/>
        <w:ind w:left="1080"/>
        <w:jc w:val="both"/>
        <w:rPr>
          <w:rFonts w:eastAsia="Calibri"/>
          <w:b/>
          <w:u w:val="single"/>
        </w:rPr>
      </w:pPr>
      <w:r>
        <w:rPr>
          <w:rFonts w:eastAsia="Calibri"/>
          <w:b/>
        </w:rPr>
        <w:t>Account/ACPass</w:t>
      </w:r>
      <w:r w:rsidRPr="009372AD">
        <w:rPr>
          <w:rFonts w:eastAsia="Calibri"/>
          <w:b/>
        </w:rPr>
        <w:t xml:space="preserve">:  </w:t>
      </w:r>
      <w:r w:rsidRPr="009372AD">
        <w:rPr>
          <w:rFonts w:eastAsia="Calibri"/>
        </w:rPr>
        <w:t xml:space="preserve">Tài khoản được cấp phát cho nhân viên </w:t>
      </w:r>
      <w:r>
        <w:rPr>
          <w:rFonts w:eastAsia="Calibri"/>
        </w:rPr>
        <w:t>có quyền gửi mail</w:t>
      </w:r>
    </w:p>
    <w:p w14:paraId="1C63E88C" w14:textId="77777777" w:rsidR="009D1437" w:rsidRPr="00BE4B6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3FDD0C11" w14:textId="77777777" w:rsidR="009D1437" w:rsidRPr="00BE4B6D" w:rsidRDefault="009D1437" w:rsidP="009D1437">
      <w:pPr>
        <w:pStyle w:val="ListParagraph"/>
        <w:numPr>
          <w:ilvl w:val="0"/>
          <w:numId w:val="2"/>
        </w:numPr>
        <w:spacing w:after="0" w:line="360" w:lineRule="auto"/>
        <w:ind w:left="1080"/>
        <w:jc w:val="both"/>
        <w:rPr>
          <w:rFonts w:eastAsia="Calibri"/>
          <w:b/>
          <w:u w:val="single"/>
        </w:rPr>
      </w:pPr>
      <w:r w:rsidRPr="00BE4B6D">
        <w:rPr>
          <w:b/>
        </w:rPr>
        <w:lastRenderedPageBreak/>
        <w:t xml:space="preserve">xmlDataInvoiceEmail: </w:t>
      </w:r>
      <w:r w:rsidRPr="00BE4B6D">
        <w:t>Thông tin hóa đơn cho nội dung gử</w:t>
      </w:r>
      <w:r>
        <w:t>i mail</w:t>
      </w:r>
    </w:p>
    <w:p w14:paraId="1E24AD69" w14:textId="77777777" w:rsidR="009D1437" w:rsidRPr="00BE4B6D" w:rsidRDefault="009D1437" w:rsidP="009D1437">
      <w:pPr>
        <w:pStyle w:val="ListParagraph"/>
        <w:numPr>
          <w:ilvl w:val="0"/>
          <w:numId w:val="2"/>
        </w:numPr>
        <w:spacing w:after="0" w:line="360" w:lineRule="auto"/>
        <w:ind w:left="1080"/>
        <w:jc w:val="both"/>
        <w:rPr>
          <w:rFonts w:eastAsia="Calibri"/>
          <w:b/>
          <w:u w:val="single"/>
        </w:rPr>
      </w:pPr>
      <w:r w:rsidRPr="00BE4B6D">
        <w:rPr>
          <w:b/>
        </w:rPr>
        <w:t>hdPattern</w:t>
      </w:r>
      <w:r w:rsidRPr="00BE4B6D">
        <w:t>: Mẫu số hóa đơn</w:t>
      </w:r>
    </w:p>
    <w:p w14:paraId="001D68B2" w14:textId="77777777" w:rsidR="009D1437" w:rsidRPr="00BE4B6D" w:rsidRDefault="009D1437" w:rsidP="009D1437">
      <w:pPr>
        <w:pStyle w:val="ListParagraph"/>
        <w:numPr>
          <w:ilvl w:val="0"/>
          <w:numId w:val="2"/>
        </w:numPr>
        <w:spacing w:after="0" w:line="360" w:lineRule="auto"/>
        <w:ind w:left="1080"/>
        <w:jc w:val="both"/>
        <w:rPr>
          <w:rFonts w:eastAsia="Calibri"/>
          <w:b/>
          <w:u w:val="single"/>
        </w:rPr>
      </w:pPr>
      <w:r w:rsidRPr="00BE4B6D">
        <w:rPr>
          <w:b/>
        </w:rPr>
        <w:t xml:space="preserve">Serial: </w:t>
      </w:r>
      <w:r>
        <w:t xml:space="preserve">Ký </w:t>
      </w:r>
      <w:r w:rsidRPr="00BE4B6D">
        <w:t>hiệu hóa đơn</w:t>
      </w:r>
    </w:p>
    <w:p w14:paraId="03461616" w14:textId="77777777" w:rsidR="009D1437" w:rsidRPr="00F951E6" w:rsidRDefault="009D1437" w:rsidP="009D1437">
      <w:pPr>
        <w:spacing w:line="360" w:lineRule="auto"/>
        <w:jc w:val="both"/>
        <w:rPr>
          <w:rFonts w:eastAsia="Calibri"/>
          <w:b/>
          <w:u w:val="single"/>
        </w:rPr>
      </w:pPr>
    </w:p>
    <w:p w14:paraId="32C9FDEC"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2726FF8E"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0A1F03DE"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62E417A0"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636B519E" w14:textId="77777777" w:rsidR="009D1437" w:rsidRPr="00660ABB" w:rsidRDefault="009D1437" w:rsidP="00616EC4">
            <w:pPr>
              <w:pStyle w:val="ListParagraph"/>
            </w:pPr>
            <w:r>
              <w:t>Ghi chú</w:t>
            </w:r>
          </w:p>
        </w:tc>
      </w:tr>
      <w:tr w:rsidR="009D1437" w:rsidRPr="00660ABB" w14:paraId="0A654838" w14:textId="77777777" w:rsidTr="00616EC4">
        <w:tc>
          <w:tcPr>
            <w:tcW w:w="1710" w:type="dxa"/>
            <w:tcBorders>
              <w:top w:val="single" w:sz="4" w:space="0" w:color="2E74B5"/>
              <w:left w:val="single" w:sz="4" w:space="0" w:color="2E74B5"/>
              <w:right w:val="single" w:sz="4" w:space="0" w:color="2E74B5"/>
            </w:tcBorders>
            <w:shd w:val="clear" w:color="auto" w:fill="auto"/>
          </w:tcPr>
          <w:p w14:paraId="1E26A64E"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BC6CF42" w14:textId="77777777" w:rsidR="009D1437" w:rsidRPr="009372AD" w:rsidRDefault="009D1437" w:rsidP="00616EC4">
            <w:pPr>
              <w:pStyle w:val="ListParagraph"/>
              <w:ind w:left="0"/>
              <w:jc w:val="both"/>
            </w:pPr>
            <w:r w:rsidRPr="009372AD">
              <w:t>Tài khoản đăng nhập sai</w:t>
            </w:r>
          </w:p>
        </w:tc>
        <w:tc>
          <w:tcPr>
            <w:tcW w:w="2515" w:type="dxa"/>
            <w:tcBorders>
              <w:top w:val="single" w:sz="4" w:space="0" w:color="2E74B5"/>
              <w:left w:val="single" w:sz="4" w:space="0" w:color="2E74B5"/>
              <w:bottom w:val="single" w:sz="4" w:space="0" w:color="2E74B5"/>
              <w:right w:val="single" w:sz="4" w:space="0" w:color="2E74B5"/>
            </w:tcBorders>
          </w:tcPr>
          <w:p w14:paraId="2509F769" w14:textId="77777777" w:rsidR="009D1437" w:rsidRPr="009372AD" w:rsidRDefault="009D1437" w:rsidP="00616EC4">
            <w:pPr>
              <w:pStyle w:val="ListParagraph"/>
              <w:ind w:left="0"/>
              <w:jc w:val="both"/>
            </w:pPr>
            <w:r>
              <w:t>Tài khoản đăng nhập sau hoặc không có quyền thực hiện tác vụ</w:t>
            </w:r>
          </w:p>
        </w:tc>
      </w:tr>
      <w:tr w:rsidR="009D1437" w:rsidRPr="00660ABB" w14:paraId="169E6243"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A905459" w14:textId="77777777" w:rsidR="009D1437" w:rsidRPr="009372AD" w:rsidRDefault="009D1437" w:rsidP="00616EC4">
            <w:pPr>
              <w:autoSpaceDE w:val="0"/>
              <w:autoSpaceDN w:val="0"/>
              <w:adjustRightInd w:val="0"/>
              <w:jc w:val="both"/>
            </w:pPr>
            <w:r w:rsidRPr="009372AD">
              <w:t>ERR:2</w:t>
            </w:r>
            <w:r>
              <w:t>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E00C987" w14:textId="77777777" w:rsidR="009D1437" w:rsidRPr="009372AD" w:rsidRDefault="009D1437" w:rsidP="00616EC4">
            <w:pPr>
              <w:pStyle w:val="ListParagraph"/>
              <w:ind w:left="0"/>
              <w:jc w:val="both"/>
            </w:pPr>
            <w:r>
              <w:t>Không tìm được công ty, tài khoản không tồn tại</w:t>
            </w:r>
          </w:p>
        </w:tc>
        <w:tc>
          <w:tcPr>
            <w:tcW w:w="2515" w:type="dxa"/>
            <w:tcBorders>
              <w:top w:val="single" w:sz="4" w:space="0" w:color="2E74B5"/>
              <w:left w:val="single" w:sz="4" w:space="0" w:color="2E74B5"/>
              <w:bottom w:val="single" w:sz="4" w:space="0" w:color="2E74B5"/>
              <w:right w:val="single" w:sz="4" w:space="0" w:color="2E74B5"/>
            </w:tcBorders>
          </w:tcPr>
          <w:p w14:paraId="3F4008CC" w14:textId="77777777" w:rsidR="009D1437" w:rsidRPr="009372AD" w:rsidRDefault="009D1437" w:rsidP="00616EC4">
            <w:pPr>
              <w:pStyle w:val="ListParagraph"/>
              <w:ind w:left="0"/>
              <w:jc w:val="both"/>
            </w:pPr>
          </w:p>
        </w:tc>
      </w:tr>
      <w:tr w:rsidR="009D1437" w:rsidRPr="00660ABB" w14:paraId="7D3E4C8F"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52C6A3F" w14:textId="77777777" w:rsidR="009D1437" w:rsidRPr="009372AD" w:rsidRDefault="009D1437" w:rsidP="00616EC4">
            <w:pPr>
              <w:autoSpaceDE w:val="0"/>
              <w:autoSpaceDN w:val="0"/>
              <w:adjustRightInd w:val="0"/>
              <w:jc w:val="both"/>
            </w:pPr>
            <w: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3F4DEC9" w14:textId="77777777" w:rsidR="009D1437" w:rsidRPr="009372AD" w:rsidRDefault="009D1437" w:rsidP="00616EC4">
            <w:pPr>
              <w:pStyle w:val="ListParagraph"/>
              <w:ind w:left="0"/>
              <w:jc w:val="both"/>
            </w:pPr>
            <w:r>
              <w:t>Dữ liệu Pattern để trống</w:t>
            </w:r>
          </w:p>
        </w:tc>
        <w:tc>
          <w:tcPr>
            <w:tcW w:w="2515" w:type="dxa"/>
            <w:tcBorders>
              <w:top w:val="single" w:sz="4" w:space="0" w:color="2E74B5"/>
              <w:left w:val="single" w:sz="4" w:space="0" w:color="2E74B5"/>
              <w:bottom w:val="single" w:sz="4" w:space="0" w:color="2E74B5"/>
              <w:right w:val="single" w:sz="4" w:space="0" w:color="2E74B5"/>
            </w:tcBorders>
          </w:tcPr>
          <w:p w14:paraId="04138E14" w14:textId="77777777" w:rsidR="009D1437" w:rsidRPr="009372AD" w:rsidRDefault="009D1437" w:rsidP="00616EC4">
            <w:pPr>
              <w:pStyle w:val="ListParagraph"/>
              <w:ind w:left="0"/>
              <w:jc w:val="both"/>
            </w:pPr>
          </w:p>
        </w:tc>
      </w:tr>
      <w:tr w:rsidR="009D1437" w:rsidRPr="00660ABB" w14:paraId="76837585"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A0C0C19" w14:textId="77777777" w:rsidR="009D1437" w:rsidRDefault="009D1437" w:rsidP="00616EC4">
            <w:pPr>
              <w:autoSpaceDE w:val="0"/>
              <w:autoSpaceDN w:val="0"/>
              <w:adjustRightInd w:val="0"/>
              <w:jc w:val="both"/>
            </w:pPr>
            <w:r>
              <w:t>ERR:9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B39088E" w14:textId="77777777" w:rsidR="009D1437" w:rsidRDefault="009D1437" w:rsidP="00616EC4">
            <w:pPr>
              <w:pStyle w:val="ListParagraph"/>
              <w:ind w:left="0"/>
              <w:jc w:val="both"/>
            </w:pPr>
            <w:r>
              <w:t>Dữ liệu Serial để trống</w:t>
            </w:r>
          </w:p>
        </w:tc>
        <w:tc>
          <w:tcPr>
            <w:tcW w:w="2515" w:type="dxa"/>
            <w:tcBorders>
              <w:top w:val="single" w:sz="4" w:space="0" w:color="2E74B5"/>
              <w:left w:val="single" w:sz="4" w:space="0" w:color="2E74B5"/>
              <w:bottom w:val="single" w:sz="4" w:space="0" w:color="2E74B5"/>
              <w:right w:val="single" w:sz="4" w:space="0" w:color="2E74B5"/>
            </w:tcBorders>
          </w:tcPr>
          <w:p w14:paraId="7609F185" w14:textId="77777777" w:rsidR="009D1437" w:rsidRPr="009372AD" w:rsidRDefault="009D1437" w:rsidP="00616EC4">
            <w:pPr>
              <w:pStyle w:val="ListParagraph"/>
              <w:ind w:left="0"/>
              <w:jc w:val="both"/>
            </w:pPr>
          </w:p>
        </w:tc>
      </w:tr>
      <w:tr w:rsidR="009D1437" w:rsidRPr="00660ABB" w14:paraId="52CE15DA"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C407969" w14:textId="77777777" w:rsidR="009D1437" w:rsidRPr="009372AD" w:rsidRDefault="009D1437" w:rsidP="00616EC4">
            <w:pPr>
              <w:autoSpaceDE w:val="0"/>
              <w:autoSpaceDN w:val="0"/>
              <w:adjustRightInd w:val="0"/>
              <w:jc w:val="both"/>
            </w:pPr>
            <w: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07E81FE" w14:textId="77777777" w:rsidR="009D1437" w:rsidRPr="009372AD" w:rsidRDefault="009D1437" w:rsidP="00616EC4">
            <w:pPr>
              <w:pStyle w:val="ListParagraph"/>
              <w:ind w:left="0"/>
              <w:jc w:val="both"/>
            </w:pPr>
            <w:r>
              <w:t>Dữ liệu Fkey để trống trong chuỗi xml gửi lên</w:t>
            </w:r>
          </w:p>
        </w:tc>
        <w:tc>
          <w:tcPr>
            <w:tcW w:w="2515" w:type="dxa"/>
            <w:tcBorders>
              <w:top w:val="single" w:sz="4" w:space="0" w:color="2E74B5"/>
              <w:left w:val="single" w:sz="4" w:space="0" w:color="2E74B5"/>
              <w:bottom w:val="single" w:sz="4" w:space="0" w:color="2E74B5"/>
              <w:right w:val="single" w:sz="4" w:space="0" w:color="2E74B5"/>
            </w:tcBorders>
          </w:tcPr>
          <w:p w14:paraId="504DC6BD" w14:textId="77777777" w:rsidR="009D1437" w:rsidRPr="009372AD" w:rsidRDefault="009D1437" w:rsidP="00616EC4">
            <w:pPr>
              <w:pStyle w:val="ListParagraph"/>
              <w:ind w:left="0"/>
              <w:jc w:val="both"/>
            </w:pPr>
          </w:p>
        </w:tc>
      </w:tr>
      <w:tr w:rsidR="009D1437" w:rsidRPr="00660ABB" w14:paraId="1C4D4853"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7293A31" w14:textId="77777777" w:rsidR="009D1437" w:rsidRDefault="009D1437" w:rsidP="00616EC4">
            <w:pPr>
              <w:autoSpaceDE w:val="0"/>
              <w:autoSpaceDN w:val="0"/>
              <w:adjustRightInd w:val="0"/>
              <w:jc w:val="both"/>
            </w:pPr>
            <w:r w:rsidRPr="00663D10">
              <w:t>ERR:10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3AA3628" w14:textId="77777777" w:rsidR="009D1437" w:rsidRDefault="009D1437" w:rsidP="00616EC4">
            <w:pPr>
              <w:pStyle w:val="ListParagraph"/>
              <w:ind w:left="0"/>
              <w:jc w:val="both"/>
            </w:pPr>
            <w:r>
              <w:t>Số lượng fkey truyền vào lớn hơn giới hạn tối đa cho phép</w:t>
            </w:r>
          </w:p>
        </w:tc>
        <w:tc>
          <w:tcPr>
            <w:tcW w:w="2515" w:type="dxa"/>
            <w:tcBorders>
              <w:top w:val="single" w:sz="4" w:space="0" w:color="2E74B5"/>
              <w:left w:val="single" w:sz="4" w:space="0" w:color="2E74B5"/>
              <w:bottom w:val="single" w:sz="4" w:space="0" w:color="2E74B5"/>
              <w:right w:val="single" w:sz="4" w:space="0" w:color="2E74B5"/>
            </w:tcBorders>
          </w:tcPr>
          <w:p w14:paraId="03EC5388" w14:textId="77777777" w:rsidR="009D1437" w:rsidRPr="009372AD" w:rsidRDefault="009D1437" w:rsidP="00616EC4">
            <w:pPr>
              <w:pStyle w:val="ListParagraph"/>
              <w:ind w:left="0"/>
              <w:jc w:val="both"/>
            </w:pPr>
            <w:r>
              <w:t>Mặc định là 5000 hoặc theo cấu hình cho từng app</w:t>
            </w:r>
          </w:p>
        </w:tc>
      </w:tr>
      <w:tr w:rsidR="009D1437" w:rsidRPr="00660ABB" w14:paraId="3805C776"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BDC494E" w14:textId="77777777" w:rsidR="009D1437" w:rsidRDefault="009D1437" w:rsidP="00616EC4">
            <w:pPr>
              <w:autoSpaceDE w:val="0"/>
              <w:autoSpaceDN w:val="0"/>
              <w:adjustRightInd w:val="0"/>
              <w:jc w:val="both"/>
            </w:pPr>
            <w:r w:rsidRPr="00886E5F">
              <w:t>ERR:20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CF5152C" w14:textId="77777777" w:rsidR="009D1437" w:rsidRDefault="009D1437" w:rsidP="00616EC4">
            <w:pPr>
              <w:pStyle w:val="ListParagraph"/>
              <w:ind w:left="0"/>
              <w:jc w:val="both"/>
            </w:pPr>
            <w:r>
              <w:t>Không tìm thấy thông báo phát hành hợp lệ</w:t>
            </w:r>
          </w:p>
        </w:tc>
        <w:tc>
          <w:tcPr>
            <w:tcW w:w="2515" w:type="dxa"/>
            <w:tcBorders>
              <w:top w:val="single" w:sz="4" w:space="0" w:color="2E74B5"/>
              <w:left w:val="single" w:sz="4" w:space="0" w:color="2E74B5"/>
              <w:bottom w:val="single" w:sz="4" w:space="0" w:color="2E74B5"/>
              <w:right w:val="single" w:sz="4" w:space="0" w:color="2E74B5"/>
            </w:tcBorders>
          </w:tcPr>
          <w:p w14:paraId="5139F8AC" w14:textId="77777777" w:rsidR="009D1437" w:rsidRPr="009372AD" w:rsidRDefault="009D1437" w:rsidP="00616EC4">
            <w:pPr>
              <w:pStyle w:val="ListParagraph"/>
              <w:ind w:left="0"/>
              <w:jc w:val="both"/>
            </w:pPr>
          </w:p>
        </w:tc>
      </w:tr>
      <w:tr w:rsidR="009D1437" w:rsidRPr="00660ABB" w14:paraId="60F31FFF"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0C1BFB3" w14:textId="77777777" w:rsidR="009D1437" w:rsidRPr="009372AD" w:rsidRDefault="009D1437" w:rsidP="00616EC4">
            <w:pPr>
              <w:autoSpaceDE w:val="0"/>
              <w:autoSpaceDN w:val="0"/>
              <w:adjustRightInd w:val="0"/>
              <w:jc w:val="both"/>
            </w:pPr>
            <w:r>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3E41AF5" w14:textId="77777777" w:rsidR="009D1437" w:rsidRPr="009372AD" w:rsidRDefault="009D1437" w:rsidP="00616EC4">
            <w:pPr>
              <w:pStyle w:val="ListParagraph"/>
              <w:ind w:left="0"/>
              <w:jc w:val="both"/>
            </w:pPr>
            <w:r>
              <w:t>Không tìm được hóa đơn để tạo và gửi lại mail</w:t>
            </w:r>
          </w:p>
        </w:tc>
        <w:tc>
          <w:tcPr>
            <w:tcW w:w="2515" w:type="dxa"/>
            <w:tcBorders>
              <w:top w:val="single" w:sz="4" w:space="0" w:color="2E74B5"/>
              <w:left w:val="single" w:sz="4" w:space="0" w:color="2E74B5"/>
              <w:bottom w:val="single" w:sz="4" w:space="0" w:color="2E74B5"/>
              <w:right w:val="single" w:sz="4" w:space="0" w:color="2E74B5"/>
            </w:tcBorders>
          </w:tcPr>
          <w:p w14:paraId="50EAF62E" w14:textId="77777777" w:rsidR="009D1437" w:rsidRPr="009372AD" w:rsidRDefault="009D1437" w:rsidP="00616EC4">
            <w:pPr>
              <w:pStyle w:val="ListParagraph"/>
              <w:ind w:left="0"/>
              <w:jc w:val="both"/>
            </w:pPr>
          </w:p>
        </w:tc>
      </w:tr>
      <w:tr w:rsidR="009D1437" w:rsidRPr="00660ABB" w14:paraId="58520BC9"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A1F58F1" w14:textId="77777777" w:rsidR="009D1437" w:rsidRDefault="009D1437" w:rsidP="00616EC4">
            <w:pPr>
              <w:autoSpaceDE w:val="0"/>
              <w:autoSpaceDN w:val="0"/>
              <w:adjustRightInd w:val="0"/>
              <w:jc w:val="both"/>
            </w:pPr>
            <w: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FA4178D" w14:textId="77777777" w:rsidR="009D1437" w:rsidRDefault="009D1437" w:rsidP="00616EC4">
            <w:pPr>
              <w:pStyle w:val="ListParagraph"/>
              <w:ind w:left="0"/>
              <w:jc w:val="both"/>
            </w:pPr>
            <w:r>
              <w:t>Không tìm thấy câu hình IDeliver để tạo và gửi lại gửi mail</w:t>
            </w:r>
          </w:p>
        </w:tc>
        <w:tc>
          <w:tcPr>
            <w:tcW w:w="2515" w:type="dxa"/>
            <w:tcBorders>
              <w:top w:val="single" w:sz="4" w:space="0" w:color="2E74B5"/>
              <w:left w:val="single" w:sz="4" w:space="0" w:color="2E74B5"/>
              <w:bottom w:val="single" w:sz="4" w:space="0" w:color="2E74B5"/>
              <w:right w:val="single" w:sz="4" w:space="0" w:color="2E74B5"/>
            </w:tcBorders>
          </w:tcPr>
          <w:p w14:paraId="65285BAE" w14:textId="77777777" w:rsidR="009D1437" w:rsidRPr="009372AD" w:rsidRDefault="009D1437" w:rsidP="00616EC4">
            <w:pPr>
              <w:jc w:val="both"/>
            </w:pPr>
          </w:p>
        </w:tc>
      </w:tr>
      <w:tr w:rsidR="009D1437" w:rsidRPr="00660ABB" w14:paraId="67BCFBF3"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E9AF53C" w14:textId="77777777" w:rsidR="009D1437" w:rsidRDefault="009D1437" w:rsidP="00616EC4">
            <w:pPr>
              <w:autoSpaceDE w:val="0"/>
              <w:autoSpaceDN w:val="0"/>
              <w:adjustRightInd w:val="0"/>
              <w:jc w:val="both"/>
            </w:pPr>
            <w:r>
              <w:t xml:space="preserve">ERR:7 </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9BEE91E" w14:textId="77777777" w:rsidR="009D1437" w:rsidRDefault="009D1437" w:rsidP="00616EC4">
            <w:pPr>
              <w:pStyle w:val="ListParagraph"/>
              <w:ind w:left="0"/>
              <w:jc w:val="both"/>
            </w:pPr>
            <w:r>
              <w:t>Không gửi được email nào thành công</w:t>
            </w:r>
          </w:p>
        </w:tc>
        <w:tc>
          <w:tcPr>
            <w:tcW w:w="2515" w:type="dxa"/>
            <w:tcBorders>
              <w:top w:val="single" w:sz="4" w:space="0" w:color="2E74B5"/>
              <w:left w:val="single" w:sz="4" w:space="0" w:color="2E74B5"/>
              <w:bottom w:val="single" w:sz="4" w:space="0" w:color="2E74B5"/>
              <w:right w:val="single" w:sz="4" w:space="0" w:color="2E74B5"/>
            </w:tcBorders>
          </w:tcPr>
          <w:p w14:paraId="2C021A70" w14:textId="77777777" w:rsidR="009D1437" w:rsidRDefault="009D1437" w:rsidP="00616EC4">
            <w:pPr>
              <w:jc w:val="both"/>
            </w:pPr>
          </w:p>
        </w:tc>
      </w:tr>
      <w:tr w:rsidR="009D1437" w:rsidRPr="00660ABB" w14:paraId="634070E1"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81A7B22" w14:textId="77777777" w:rsidR="009D1437" w:rsidRDefault="009D1437" w:rsidP="00616EC4">
            <w:pPr>
              <w:autoSpaceDE w:val="0"/>
              <w:autoSpaceDN w:val="0"/>
              <w:adjustRightInd w:val="0"/>
              <w:jc w:val="both"/>
            </w:pPr>
            <w: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AF2A9BC" w14:textId="77777777" w:rsidR="009D1437" w:rsidRDefault="009D1437" w:rsidP="00616EC4">
            <w:pPr>
              <w:pStyle w:val="ListParagraph"/>
              <w:ind w:left="0"/>
              <w:jc w:val="both"/>
            </w:pPr>
            <w:r>
              <w:t>Lỗi hệ thống</w:t>
            </w:r>
          </w:p>
        </w:tc>
        <w:tc>
          <w:tcPr>
            <w:tcW w:w="2515" w:type="dxa"/>
            <w:tcBorders>
              <w:top w:val="single" w:sz="4" w:space="0" w:color="2E74B5"/>
              <w:left w:val="single" w:sz="4" w:space="0" w:color="2E74B5"/>
              <w:bottom w:val="single" w:sz="4" w:space="0" w:color="2E74B5"/>
              <w:right w:val="single" w:sz="4" w:space="0" w:color="2E74B5"/>
            </w:tcBorders>
          </w:tcPr>
          <w:p w14:paraId="1A6657BB" w14:textId="77777777" w:rsidR="009D1437" w:rsidRDefault="009D1437" w:rsidP="00616EC4">
            <w:pPr>
              <w:jc w:val="both"/>
            </w:pPr>
          </w:p>
        </w:tc>
      </w:tr>
      <w:tr w:rsidR="009D1437" w:rsidRPr="00660ABB" w14:paraId="7A2F27A3"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A3760AC" w14:textId="77777777" w:rsidR="009D1437" w:rsidRPr="009372AD" w:rsidRDefault="009D1437" w:rsidP="00616EC4">
            <w:pPr>
              <w:autoSpaceDE w:val="0"/>
              <w:autoSpaceDN w:val="0"/>
              <w:adjustRightInd w:val="0"/>
              <w:jc w:val="both"/>
            </w:pPr>
            <w:r>
              <w:t>OK</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98486C4" w14:textId="77777777" w:rsidR="009D1437" w:rsidRPr="009372AD" w:rsidRDefault="009D1437" w:rsidP="00616EC4">
            <w:pPr>
              <w:jc w:val="both"/>
            </w:pPr>
            <w:r>
              <w:t>Gửi thành công</w:t>
            </w:r>
          </w:p>
        </w:tc>
        <w:tc>
          <w:tcPr>
            <w:tcW w:w="2515" w:type="dxa"/>
            <w:tcBorders>
              <w:top w:val="single" w:sz="4" w:space="0" w:color="2E74B5"/>
              <w:left w:val="single" w:sz="4" w:space="0" w:color="2E74B5"/>
              <w:bottom w:val="single" w:sz="4" w:space="0" w:color="2E74B5"/>
              <w:right w:val="single" w:sz="4" w:space="0" w:color="2E74B5"/>
            </w:tcBorders>
          </w:tcPr>
          <w:p w14:paraId="6C32F6B3" w14:textId="77777777" w:rsidR="009D1437" w:rsidRDefault="009D1437" w:rsidP="00616EC4">
            <w:pPr>
              <w:jc w:val="both"/>
            </w:pPr>
          </w:p>
        </w:tc>
      </w:tr>
    </w:tbl>
    <w:p w14:paraId="7E1086BB" w14:textId="77777777" w:rsidR="009D1437" w:rsidRDefault="009D1437" w:rsidP="009D1437">
      <w:pPr>
        <w:rPr>
          <w:lang w:eastAsia="x-none"/>
        </w:rPr>
      </w:pPr>
    </w:p>
    <w:p w14:paraId="5B0DB123" w14:textId="77777777" w:rsidR="009D1437" w:rsidRPr="004E4D2C" w:rsidRDefault="009D1437" w:rsidP="009D1437">
      <w:pPr>
        <w:rPr>
          <w:b/>
          <w:lang w:eastAsia="x-none"/>
        </w:rPr>
      </w:pPr>
      <w:r w:rsidRPr="004E4D2C">
        <w:rPr>
          <w:b/>
          <w:lang w:eastAsia="x-none"/>
        </w:rPr>
        <w:t>Cấu trúc chuỗi xml gửi lên:</w:t>
      </w:r>
    </w:p>
    <w:p w14:paraId="375179A3" w14:textId="77777777" w:rsidR="009D1437" w:rsidRPr="004E4D2C" w:rsidRDefault="009D1437" w:rsidP="009D1437">
      <w:pPr>
        <w:shd w:val="clear" w:color="auto" w:fill="FFFFFF"/>
        <w:rPr>
          <w:rFonts w:ascii="Courier New" w:hAnsi="Courier New" w:cs="Courier New"/>
          <w:b/>
          <w:bCs/>
          <w:color w:val="000000"/>
          <w:sz w:val="20"/>
          <w:szCs w:val="20"/>
        </w:rPr>
      </w:pPr>
      <w:r w:rsidRPr="004E4D2C">
        <w:rPr>
          <w:rFonts w:ascii="Courier New" w:hAnsi="Courier New" w:cs="Courier New"/>
          <w:color w:val="0000FF"/>
          <w:sz w:val="20"/>
          <w:szCs w:val="20"/>
        </w:rPr>
        <w:t>&lt;Invoices&gt;</w:t>
      </w:r>
    </w:p>
    <w:p w14:paraId="4BB42799" w14:textId="77777777" w:rsidR="009D1437" w:rsidRPr="004E4D2C" w:rsidRDefault="009D1437" w:rsidP="009D1437">
      <w:pPr>
        <w:shd w:val="clear" w:color="auto" w:fill="FFFFFF"/>
        <w:rPr>
          <w:rFonts w:ascii="Courier New" w:hAnsi="Courier New" w:cs="Courier New"/>
          <w:b/>
          <w:bCs/>
          <w:color w:val="000000"/>
          <w:sz w:val="20"/>
          <w:szCs w:val="20"/>
        </w:rPr>
      </w:pPr>
      <w:r w:rsidRPr="004E4D2C">
        <w:rPr>
          <w:rFonts w:ascii="Courier New" w:hAnsi="Courier New" w:cs="Courier New"/>
          <w:b/>
          <w:bCs/>
          <w:color w:val="000000"/>
          <w:sz w:val="20"/>
          <w:szCs w:val="20"/>
        </w:rPr>
        <w:t xml:space="preserve">    </w:t>
      </w:r>
      <w:r w:rsidRPr="004E4D2C">
        <w:rPr>
          <w:rFonts w:ascii="Courier New" w:hAnsi="Courier New" w:cs="Courier New"/>
          <w:color w:val="0000FF"/>
          <w:sz w:val="20"/>
          <w:szCs w:val="20"/>
        </w:rPr>
        <w:t>&lt;Inv&gt;</w:t>
      </w:r>
    </w:p>
    <w:p w14:paraId="595FFA10" w14:textId="77777777" w:rsidR="009D1437" w:rsidRPr="004E4D2C" w:rsidRDefault="009D1437" w:rsidP="009D1437">
      <w:pPr>
        <w:shd w:val="clear" w:color="auto" w:fill="FFFFFF"/>
        <w:rPr>
          <w:rFonts w:ascii="Courier New" w:hAnsi="Courier New" w:cs="Courier New"/>
          <w:b/>
          <w:bCs/>
          <w:color w:val="000000"/>
          <w:sz w:val="20"/>
          <w:szCs w:val="20"/>
        </w:rPr>
      </w:pPr>
      <w:r w:rsidRPr="004E4D2C">
        <w:rPr>
          <w:rFonts w:ascii="Courier New" w:hAnsi="Courier New" w:cs="Courier New"/>
          <w:b/>
          <w:bCs/>
          <w:color w:val="000000"/>
          <w:sz w:val="20"/>
          <w:szCs w:val="20"/>
        </w:rPr>
        <w:t xml:space="preserve">        </w:t>
      </w:r>
      <w:r w:rsidRPr="004E4D2C">
        <w:rPr>
          <w:rFonts w:ascii="Courier New" w:hAnsi="Courier New" w:cs="Courier New"/>
          <w:color w:val="0000FF"/>
          <w:sz w:val="20"/>
          <w:szCs w:val="20"/>
        </w:rPr>
        <w:t>&lt;Fkey&gt;</w:t>
      </w:r>
      <w:r w:rsidRPr="004E4D2C">
        <w:rPr>
          <w:rFonts w:ascii="Courier New" w:hAnsi="Courier New" w:cs="Courier New"/>
          <w:b/>
          <w:bCs/>
          <w:color w:val="000000"/>
          <w:sz w:val="20"/>
          <w:szCs w:val="20"/>
        </w:rPr>
        <w:t>Fkey1(*)</w:t>
      </w:r>
      <w:r w:rsidRPr="004E4D2C">
        <w:rPr>
          <w:rFonts w:ascii="Courier New" w:hAnsi="Courier New" w:cs="Courier New"/>
          <w:color w:val="0000FF"/>
          <w:sz w:val="20"/>
          <w:szCs w:val="20"/>
        </w:rPr>
        <w:t>&lt;/Fkey&gt;&lt;EmailDeliver&gt;</w:t>
      </w:r>
      <w:r w:rsidRPr="004E4D2C">
        <w:rPr>
          <w:rFonts w:ascii="Courier New" w:hAnsi="Courier New" w:cs="Courier New"/>
          <w:b/>
          <w:bCs/>
          <w:color w:val="000000"/>
          <w:sz w:val="20"/>
          <w:szCs w:val="20"/>
        </w:rPr>
        <w:t>Email1 (*)</w:t>
      </w:r>
      <w:r w:rsidRPr="004E4D2C">
        <w:rPr>
          <w:rFonts w:ascii="Courier New" w:hAnsi="Courier New" w:cs="Courier New"/>
          <w:color w:val="0000FF"/>
          <w:sz w:val="20"/>
          <w:szCs w:val="20"/>
        </w:rPr>
        <w:t>&lt;/EmailDeliver&gt;</w:t>
      </w:r>
    </w:p>
    <w:p w14:paraId="52091DB7" w14:textId="77777777" w:rsidR="009D1437" w:rsidRPr="004E4D2C" w:rsidRDefault="009D1437" w:rsidP="009D1437">
      <w:pPr>
        <w:shd w:val="clear" w:color="auto" w:fill="FFFFFF"/>
        <w:rPr>
          <w:rFonts w:ascii="Courier New" w:hAnsi="Courier New" w:cs="Courier New"/>
          <w:b/>
          <w:bCs/>
          <w:color w:val="000000"/>
          <w:sz w:val="20"/>
          <w:szCs w:val="20"/>
        </w:rPr>
      </w:pPr>
      <w:r w:rsidRPr="004E4D2C">
        <w:rPr>
          <w:rFonts w:ascii="Courier New" w:hAnsi="Courier New" w:cs="Courier New"/>
          <w:b/>
          <w:bCs/>
          <w:color w:val="000000"/>
          <w:sz w:val="20"/>
          <w:szCs w:val="20"/>
        </w:rPr>
        <w:t xml:space="preserve">        </w:t>
      </w:r>
      <w:r w:rsidRPr="004E4D2C">
        <w:rPr>
          <w:rFonts w:ascii="Courier New" w:hAnsi="Courier New" w:cs="Courier New"/>
          <w:color w:val="0000FF"/>
          <w:sz w:val="20"/>
          <w:szCs w:val="20"/>
        </w:rPr>
        <w:t>&lt;Fkey&gt;</w:t>
      </w:r>
      <w:r w:rsidRPr="004E4D2C">
        <w:rPr>
          <w:rFonts w:ascii="Courier New" w:hAnsi="Courier New" w:cs="Courier New"/>
          <w:b/>
          <w:bCs/>
          <w:color w:val="000000"/>
          <w:sz w:val="20"/>
          <w:szCs w:val="20"/>
        </w:rPr>
        <w:t>Fkey2(*)</w:t>
      </w:r>
      <w:r w:rsidRPr="004E4D2C">
        <w:rPr>
          <w:rFonts w:ascii="Courier New" w:hAnsi="Courier New" w:cs="Courier New"/>
          <w:color w:val="0000FF"/>
          <w:sz w:val="20"/>
          <w:szCs w:val="20"/>
        </w:rPr>
        <w:t>&lt;/Fkey&gt;&lt;EmailDeliver&gt;</w:t>
      </w:r>
      <w:r w:rsidRPr="004E4D2C">
        <w:rPr>
          <w:rFonts w:ascii="Courier New" w:hAnsi="Courier New" w:cs="Courier New"/>
          <w:b/>
          <w:bCs/>
          <w:color w:val="000000"/>
          <w:sz w:val="20"/>
          <w:szCs w:val="20"/>
        </w:rPr>
        <w:t>Email2 (*)</w:t>
      </w:r>
      <w:r w:rsidRPr="004E4D2C">
        <w:rPr>
          <w:rFonts w:ascii="Courier New" w:hAnsi="Courier New" w:cs="Courier New"/>
          <w:color w:val="0000FF"/>
          <w:sz w:val="20"/>
          <w:szCs w:val="20"/>
        </w:rPr>
        <w:t>&lt;/EmailDeliver&gt;</w:t>
      </w:r>
    </w:p>
    <w:p w14:paraId="42C5D085" w14:textId="77777777" w:rsidR="009D1437" w:rsidRPr="004E4D2C" w:rsidRDefault="009D1437" w:rsidP="009D1437">
      <w:pPr>
        <w:shd w:val="clear" w:color="auto" w:fill="FFFFFF"/>
        <w:rPr>
          <w:rFonts w:ascii="Courier New" w:hAnsi="Courier New" w:cs="Courier New"/>
          <w:b/>
          <w:bCs/>
          <w:color w:val="000000"/>
          <w:sz w:val="20"/>
          <w:szCs w:val="20"/>
        </w:rPr>
      </w:pPr>
      <w:r w:rsidRPr="004E4D2C">
        <w:rPr>
          <w:rFonts w:ascii="Courier New" w:hAnsi="Courier New" w:cs="Courier New"/>
          <w:b/>
          <w:bCs/>
          <w:color w:val="000000"/>
          <w:sz w:val="20"/>
          <w:szCs w:val="20"/>
        </w:rPr>
        <w:t xml:space="preserve">    </w:t>
      </w:r>
      <w:r w:rsidRPr="004E4D2C">
        <w:rPr>
          <w:rFonts w:ascii="Courier New" w:hAnsi="Courier New" w:cs="Courier New"/>
          <w:color w:val="0000FF"/>
          <w:sz w:val="20"/>
          <w:szCs w:val="20"/>
        </w:rPr>
        <w:t>&lt;/Inv&gt;</w:t>
      </w:r>
    </w:p>
    <w:p w14:paraId="39DD4C64" w14:textId="77777777" w:rsidR="009D1437" w:rsidRPr="004E4D2C" w:rsidRDefault="009D1437" w:rsidP="009D1437">
      <w:pPr>
        <w:shd w:val="clear" w:color="auto" w:fill="FFFFFF"/>
      </w:pPr>
      <w:r w:rsidRPr="004E4D2C">
        <w:rPr>
          <w:rFonts w:ascii="Courier New" w:hAnsi="Courier New" w:cs="Courier New"/>
          <w:color w:val="0000FF"/>
          <w:sz w:val="20"/>
          <w:szCs w:val="20"/>
        </w:rPr>
        <w:t>&lt;/Invoices&gt;</w:t>
      </w:r>
    </w:p>
    <w:p w14:paraId="79C87C81" w14:textId="77777777" w:rsidR="009D1437" w:rsidRDefault="009D1437" w:rsidP="00480762">
      <w:pPr>
        <w:pStyle w:val="Heading3"/>
      </w:pPr>
      <w:bookmarkStart w:id="25" w:name="_Toc198045266"/>
      <w:r>
        <w:lastRenderedPageBreak/>
        <w:t>Lấy thông tin chứng thư số hiện tại của đơn vị</w:t>
      </w:r>
      <w:bookmarkEnd w:id="25"/>
    </w:p>
    <w:p w14:paraId="1B5D5B73" w14:textId="77777777" w:rsidR="009D1437" w:rsidRPr="00593BE8" w:rsidRDefault="009D1437" w:rsidP="009D1437">
      <w:pPr>
        <w:pStyle w:val="N"/>
      </w:pPr>
      <w:r w:rsidRPr="00593BE8">
        <w:t>URL</w:t>
      </w:r>
    </w:p>
    <w:p w14:paraId="678A048C" w14:textId="77777777" w:rsidR="009D1437" w:rsidRDefault="009D1437" w:rsidP="009D1437">
      <w:pPr>
        <w:pStyle w:val="N"/>
      </w:pPr>
      <w:r>
        <w:tab/>
      </w:r>
      <w:r w:rsidRPr="00007702">
        <w:t xml:space="preserve"> </w:t>
      </w:r>
      <w:r>
        <w:t xml:space="preserve">String </w:t>
      </w:r>
      <w:r w:rsidRPr="001D1715">
        <w:rPr>
          <w:b/>
        </w:rPr>
        <w:t>GetCertInfo</w:t>
      </w:r>
      <w:r w:rsidRPr="00A0628B">
        <w:t xml:space="preserve"> </w:t>
      </w:r>
      <w:r>
        <w:t>(string userN</w:t>
      </w:r>
      <w:r w:rsidRPr="00A0628B">
        <w:t>ame, string password)</w:t>
      </w:r>
    </w:p>
    <w:p w14:paraId="34DD4A6C" w14:textId="77777777" w:rsidR="009D1437" w:rsidRPr="00593BE8" w:rsidRDefault="009D1437" w:rsidP="009D1437">
      <w:pPr>
        <w:pStyle w:val="N"/>
      </w:pPr>
      <w:r w:rsidRPr="00593BE8">
        <w:t>DESCRIPTION</w:t>
      </w:r>
    </w:p>
    <w:p w14:paraId="287CE9BA" w14:textId="77777777" w:rsidR="009D1437" w:rsidRPr="007C1EEB" w:rsidRDefault="009D1437" w:rsidP="009D1437">
      <w:pPr>
        <w:pStyle w:val="N"/>
      </w:pPr>
      <w:r>
        <w:tab/>
        <w:t>Đây là web service lấy thông tin chứng thư số hiện tại của đơn vị.</w:t>
      </w:r>
    </w:p>
    <w:p w14:paraId="5B1F4BE7" w14:textId="77777777" w:rsidR="009D1437" w:rsidRPr="00007702" w:rsidRDefault="009D1437" w:rsidP="009D1437">
      <w:pPr>
        <w:pStyle w:val="N"/>
      </w:pPr>
      <w:r w:rsidRPr="00663B3E">
        <w:t>HTTP METHOD</w:t>
      </w:r>
    </w:p>
    <w:p w14:paraId="5AAFB3C2" w14:textId="77777777" w:rsidR="009D1437" w:rsidRPr="00007702" w:rsidRDefault="009D1437" w:rsidP="009D1437">
      <w:pPr>
        <w:pStyle w:val="N"/>
        <w:rPr>
          <w:b/>
        </w:rPr>
      </w:pPr>
      <w:r w:rsidRPr="00610AFD">
        <w:tab/>
      </w:r>
      <w:r w:rsidRPr="00610AFD">
        <w:tab/>
        <w:t>POST</w:t>
      </w:r>
    </w:p>
    <w:p w14:paraId="21900753" w14:textId="77777777" w:rsidR="009D1437" w:rsidRPr="00610AFD" w:rsidRDefault="009D1437" w:rsidP="009D1437">
      <w:pPr>
        <w:pStyle w:val="N"/>
      </w:pPr>
      <w:r w:rsidRPr="00610AFD">
        <w:t>REQUEST BODY</w:t>
      </w:r>
    </w:p>
    <w:p w14:paraId="2D75B992" w14:textId="77777777" w:rsidR="009D1437" w:rsidRPr="004D34F1" w:rsidRDefault="009D1437" w:rsidP="009D1437">
      <w:pPr>
        <w:pStyle w:val="ListParagraph"/>
        <w:numPr>
          <w:ilvl w:val="0"/>
          <w:numId w:val="2"/>
        </w:numPr>
        <w:spacing w:after="0" w:line="360" w:lineRule="auto"/>
        <w:ind w:left="1080"/>
        <w:jc w:val="both"/>
        <w:rPr>
          <w:rFonts w:eastAsia="Calibri"/>
          <w:b/>
          <w:u w:val="single"/>
        </w:rPr>
      </w:pPr>
      <w:r>
        <w:rPr>
          <w:rFonts w:eastAsia="Calibri"/>
          <w:b/>
        </w:rPr>
        <w:t>u</w:t>
      </w:r>
      <w:r w:rsidRPr="009372AD">
        <w:rPr>
          <w:rFonts w:eastAsia="Calibri"/>
          <w:b/>
        </w:rPr>
        <w:t>ser</w:t>
      </w:r>
      <w:r>
        <w:rPr>
          <w:rFonts w:eastAsia="Calibri"/>
          <w:b/>
        </w:rPr>
        <w:t>N</w:t>
      </w:r>
      <w:r w:rsidRPr="009372AD">
        <w:rPr>
          <w:rFonts w:eastAsia="Calibri"/>
          <w:b/>
        </w:rPr>
        <w:t>ame/pass</w:t>
      </w:r>
      <w:r>
        <w:rPr>
          <w:rFonts w:eastAsia="Calibri"/>
          <w:b/>
        </w:rPr>
        <w:t>word</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r w:rsidRPr="004D34F1">
        <w:rPr>
          <w:rFonts w:eastAsia="Calibri"/>
          <w:b/>
          <w:u w:val="single"/>
        </w:rPr>
        <w:t xml:space="preserve"> </w:t>
      </w:r>
    </w:p>
    <w:p w14:paraId="185CD548"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9D1437" w:rsidRPr="00660ABB" w14:paraId="3C4D0465"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3C6EEA52" w14:textId="77777777" w:rsidR="009D1437" w:rsidRPr="00660ABB" w:rsidRDefault="009D1437" w:rsidP="00616EC4">
            <w:pPr>
              <w:pStyle w:val="ListParagraph"/>
            </w:pPr>
            <w:r>
              <w:t>Kết 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06202A5A" w14:textId="77777777" w:rsidR="009D1437" w:rsidRPr="00660ABB" w:rsidRDefault="009D1437" w:rsidP="00616EC4">
            <w:pPr>
              <w:pStyle w:val="ListParagraph"/>
            </w:pPr>
            <w:r w:rsidRPr="00660ABB">
              <w:t>Mô 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1B057B04" w14:textId="77777777" w:rsidR="009D1437" w:rsidRPr="00660ABB" w:rsidRDefault="009D1437" w:rsidP="00616EC4">
            <w:pPr>
              <w:pStyle w:val="ListParagraph"/>
            </w:pPr>
            <w:r>
              <w:t>Ghi chú</w:t>
            </w:r>
          </w:p>
        </w:tc>
      </w:tr>
      <w:tr w:rsidR="009D1437" w:rsidRPr="00660ABB" w14:paraId="064F8E72" w14:textId="77777777" w:rsidTr="00616EC4">
        <w:tc>
          <w:tcPr>
            <w:tcW w:w="2250" w:type="dxa"/>
            <w:tcBorders>
              <w:top w:val="single" w:sz="4" w:space="0" w:color="2E74B5"/>
              <w:left w:val="single" w:sz="4" w:space="0" w:color="2E74B5"/>
              <w:right w:val="single" w:sz="4" w:space="0" w:color="2E74B5"/>
            </w:tcBorders>
            <w:shd w:val="clear" w:color="auto" w:fill="auto"/>
          </w:tcPr>
          <w:p w14:paraId="71AE7C84" w14:textId="77777777" w:rsidR="009D1437" w:rsidRPr="009372AD" w:rsidRDefault="009D1437" w:rsidP="00616EC4">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DEBCE63" w14:textId="77777777" w:rsidR="009D1437" w:rsidRPr="009372AD" w:rsidRDefault="009D1437" w:rsidP="00616EC4">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14:paraId="6A597E4F" w14:textId="77777777" w:rsidR="009D1437" w:rsidRPr="009372AD" w:rsidRDefault="009D1437" w:rsidP="00616EC4">
            <w:pPr>
              <w:pStyle w:val="ListParagraph"/>
              <w:ind w:left="0"/>
              <w:jc w:val="both"/>
            </w:pPr>
          </w:p>
        </w:tc>
      </w:tr>
      <w:tr w:rsidR="009D1437" w:rsidRPr="00660ABB" w14:paraId="0891FA14"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518548D" w14:textId="77777777" w:rsidR="009D1437" w:rsidRPr="009372AD" w:rsidRDefault="009D1437" w:rsidP="00616EC4">
            <w:pPr>
              <w:autoSpaceDE w:val="0"/>
              <w:autoSpaceDN w:val="0"/>
              <w:adjustRightInd w:val="0"/>
              <w:rPr>
                <w:rFonts w:eastAsia="Calibri"/>
              </w:rPr>
            </w:pPr>
            <w:r w:rsidRPr="00E22984">
              <w:rPr>
                <w:rFonts w:eastAsia="Calibri"/>
              </w:rPr>
              <w:t>ERR:21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170745A" w14:textId="77777777" w:rsidR="009D1437" w:rsidRPr="009372AD" w:rsidRDefault="009D1437" w:rsidP="00616EC4">
            <w:pPr>
              <w:rPr>
                <w:rFonts w:eastAsia="Calibri"/>
              </w:rPr>
            </w:pPr>
            <w:r>
              <w:rPr>
                <w:rFonts w:eastAsia="Calibri"/>
              </w:rPr>
              <w:t>Không tìm thấy công ty hoặc tài khoản không tồn tại</w:t>
            </w:r>
          </w:p>
        </w:tc>
        <w:tc>
          <w:tcPr>
            <w:tcW w:w="2116" w:type="dxa"/>
            <w:tcBorders>
              <w:top w:val="single" w:sz="4" w:space="0" w:color="2E74B5"/>
              <w:left w:val="single" w:sz="4" w:space="0" w:color="2E74B5"/>
              <w:bottom w:val="single" w:sz="4" w:space="0" w:color="2E74B5"/>
              <w:right w:val="single" w:sz="4" w:space="0" w:color="2E74B5"/>
            </w:tcBorders>
          </w:tcPr>
          <w:p w14:paraId="522C4CFA" w14:textId="77777777" w:rsidR="009D1437" w:rsidRPr="009372AD" w:rsidRDefault="009D1437" w:rsidP="00616EC4">
            <w:pPr>
              <w:jc w:val="both"/>
            </w:pPr>
          </w:p>
        </w:tc>
      </w:tr>
      <w:tr w:rsidR="009D1437" w:rsidRPr="00660ABB" w14:paraId="326109BF"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3337561" w14:textId="77777777" w:rsidR="009D1437" w:rsidRPr="009372AD" w:rsidRDefault="009D1437" w:rsidP="00616EC4">
            <w:pPr>
              <w:autoSpaceDE w:val="0"/>
              <w:autoSpaceDN w:val="0"/>
              <w:adjustRightInd w:val="0"/>
              <w:rPr>
                <w:rFonts w:eastAsia="Calibri"/>
              </w:rPr>
            </w:pPr>
            <w:r w:rsidRPr="00E22984">
              <w:rPr>
                <w:rFonts w:eastAsia="Calibri"/>
              </w:rPr>
              <w:t>ERR:22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82AF935" w14:textId="77777777" w:rsidR="009D1437" w:rsidRPr="009372AD" w:rsidRDefault="009D1437" w:rsidP="00616EC4">
            <w:pPr>
              <w:rPr>
                <w:rFonts w:eastAsia="Calibri"/>
              </w:rPr>
            </w:pPr>
            <w:r>
              <w:rPr>
                <w:rFonts w:eastAsia="Calibri"/>
              </w:rPr>
              <w:t>Công ty chưa đăng ký chứng thư số</w:t>
            </w:r>
          </w:p>
        </w:tc>
        <w:tc>
          <w:tcPr>
            <w:tcW w:w="2116" w:type="dxa"/>
            <w:tcBorders>
              <w:top w:val="single" w:sz="4" w:space="0" w:color="2E74B5"/>
              <w:left w:val="single" w:sz="4" w:space="0" w:color="2E74B5"/>
              <w:bottom w:val="single" w:sz="4" w:space="0" w:color="2E74B5"/>
              <w:right w:val="single" w:sz="4" w:space="0" w:color="2E74B5"/>
            </w:tcBorders>
          </w:tcPr>
          <w:p w14:paraId="33A74078" w14:textId="77777777" w:rsidR="009D1437" w:rsidRPr="009372AD" w:rsidRDefault="009D1437" w:rsidP="00616EC4">
            <w:pPr>
              <w:pStyle w:val="ListParagraph"/>
              <w:ind w:left="0"/>
              <w:jc w:val="both"/>
            </w:pPr>
          </w:p>
        </w:tc>
      </w:tr>
      <w:tr w:rsidR="009D1437" w:rsidRPr="00660ABB" w14:paraId="149339C2"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FBFA92C" w14:textId="77777777" w:rsidR="009D1437" w:rsidRPr="009372AD" w:rsidRDefault="009D1437" w:rsidP="00616EC4">
            <w:pPr>
              <w:autoSpaceDE w:val="0"/>
              <w:autoSpaceDN w:val="0"/>
              <w:adjustRightInd w:val="0"/>
              <w:rPr>
                <w:rFonts w:eastAsia="Calibri"/>
              </w:rPr>
            </w:pPr>
            <w:r w:rsidRPr="00E22984">
              <w:rPr>
                <w:rFonts w:eastAsia="Calibri"/>
              </w:rPr>
              <w:t>ERR:28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6C9CD16" w14:textId="77777777" w:rsidR="009D1437" w:rsidRPr="009372AD" w:rsidRDefault="009D1437" w:rsidP="00616EC4">
            <w:pPr>
              <w:rPr>
                <w:rFonts w:eastAsia="Calibri"/>
              </w:rPr>
            </w:pPr>
            <w:r>
              <w:rPr>
                <w:rFonts w:eastAsia="Calibri"/>
              </w:rPr>
              <w:t>Chưa có thông tin chứng thư trong hệ thống</w:t>
            </w:r>
          </w:p>
        </w:tc>
        <w:tc>
          <w:tcPr>
            <w:tcW w:w="2116" w:type="dxa"/>
            <w:tcBorders>
              <w:top w:val="single" w:sz="4" w:space="0" w:color="2E74B5"/>
              <w:left w:val="single" w:sz="4" w:space="0" w:color="2E74B5"/>
              <w:bottom w:val="single" w:sz="4" w:space="0" w:color="2E74B5"/>
              <w:right w:val="single" w:sz="4" w:space="0" w:color="2E74B5"/>
            </w:tcBorders>
          </w:tcPr>
          <w:p w14:paraId="06CD7F24" w14:textId="77777777" w:rsidR="009D1437" w:rsidRPr="009372AD" w:rsidRDefault="009D1437" w:rsidP="00616EC4">
            <w:pPr>
              <w:pStyle w:val="ListParagraph"/>
              <w:ind w:left="0"/>
              <w:jc w:val="both"/>
            </w:pPr>
          </w:p>
        </w:tc>
      </w:tr>
      <w:tr w:rsidR="009D1437" w:rsidRPr="00660ABB" w14:paraId="132CBEA5" w14:textId="77777777" w:rsidTr="00616EC4">
        <w:trPr>
          <w:trHeight w:val="413"/>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F1B8B5C" w14:textId="77777777" w:rsidR="009D1437" w:rsidRPr="009372AD" w:rsidRDefault="009D1437" w:rsidP="00616EC4">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EBE37FE" w14:textId="77777777" w:rsidR="009D1437" w:rsidRDefault="009D1437" w:rsidP="00616EC4">
            <w:pPr>
              <w:pStyle w:val="ListParagraph"/>
              <w:spacing w:after="0" w:line="240" w:lineRule="auto"/>
              <w:ind w:left="0"/>
              <w:rPr>
                <w:rFonts w:eastAsia="Calibri"/>
              </w:rPr>
            </w:pPr>
            <w:r>
              <w:rPr>
                <w:rFonts w:eastAsia="Calibri"/>
              </w:rPr>
              <w:t>Có lỗi xảy ra</w:t>
            </w:r>
          </w:p>
        </w:tc>
        <w:tc>
          <w:tcPr>
            <w:tcW w:w="2116" w:type="dxa"/>
            <w:tcBorders>
              <w:top w:val="single" w:sz="4" w:space="0" w:color="2E74B5"/>
              <w:left w:val="single" w:sz="4" w:space="0" w:color="2E74B5"/>
              <w:bottom w:val="single" w:sz="4" w:space="0" w:color="2E74B5"/>
              <w:right w:val="single" w:sz="4" w:space="0" w:color="2E74B5"/>
            </w:tcBorders>
          </w:tcPr>
          <w:p w14:paraId="3276D095" w14:textId="77777777" w:rsidR="009D1437" w:rsidRPr="00731CD1" w:rsidRDefault="009D1437" w:rsidP="00616EC4">
            <w:pPr>
              <w:jc w:val="both"/>
            </w:pPr>
            <w:r>
              <w:t>Lỗi không xác định</w:t>
            </w:r>
          </w:p>
        </w:tc>
      </w:tr>
      <w:tr w:rsidR="009D1437" w:rsidRPr="00660ABB" w14:paraId="7EF1C07C"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69A839A" w14:textId="77777777" w:rsidR="009D1437" w:rsidRPr="00E25E68" w:rsidRDefault="009D1437" w:rsidP="00616EC4">
            <w:pPr>
              <w:jc w:val="both"/>
            </w:pPr>
            <w:r>
              <w:t>Chuỗi base64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0B7859B" w14:textId="77777777" w:rsidR="009D1437" w:rsidRPr="00F75A5F" w:rsidRDefault="009D1437" w:rsidP="00616EC4">
            <w:pPr>
              <w:rPr>
                <w:rFonts w:eastAsia="Calibri"/>
              </w:rPr>
            </w:pPr>
            <w:r>
              <w:rPr>
                <w:rFonts w:eastAsia="Calibri"/>
              </w:rPr>
              <w:t>Chuỗi base64 trả về của chuỗi XML thông tin chứng thư</w:t>
            </w:r>
          </w:p>
        </w:tc>
        <w:tc>
          <w:tcPr>
            <w:tcW w:w="2116" w:type="dxa"/>
            <w:tcBorders>
              <w:top w:val="single" w:sz="4" w:space="0" w:color="2E74B5"/>
              <w:left w:val="single" w:sz="4" w:space="0" w:color="2E74B5"/>
              <w:bottom w:val="single" w:sz="4" w:space="0" w:color="2E74B5"/>
              <w:right w:val="single" w:sz="4" w:space="0" w:color="2E74B5"/>
            </w:tcBorders>
          </w:tcPr>
          <w:p w14:paraId="7B8D8344" w14:textId="77777777" w:rsidR="009D1437" w:rsidRPr="00731CD1" w:rsidRDefault="009D1437" w:rsidP="00616EC4">
            <w:pPr>
              <w:ind w:left="360"/>
              <w:jc w:val="both"/>
            </w:pPr>
          </w:p>
        </w:tc>
      </w:tr>
    </w:tbl>
    <w:p w14:paraId="1B724DC2" w14:textId="77777777" w:rsidR="009D1437" w:rsidRDefault="009D1437" w:rsidP="009D1437">
      <w:pPr>
        <w:rPr>
          <w:lang w:eastAsia="x-none"/>
        </w:rPr>
      </w:pPr>
    </w:p>
    <w:p w14:paraId="0B1DD6EF" w14:textId="77777777" w:rsidR="009D1437" w:rsidRDefault="009D1437" w:rsidP="009D1437">
      <w:pPr>
        <w:rPr>
          <w:lang w:eastAsia="x-none"/>
        </w:rPr>
      </w:pPr>
      <w:r>
        <w:rPr>
          <w:lang w:eastAsia="x-none"/>
        </w:rPr>
        <w:t>Cấu trúc chuỗi XML trả về:</w:t>
      </w:r>
    </w:p>
    <w:p w14:paraId="12CB3EEE"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color w:val="0000FF"/>
          <w:sz w:val="20"/>
          <w:szCs w:val="20"/>
        </w:rPr>
        <w:t>&lt;</w:t>
      </w:r>
      <w:r w:rsidRPr="0028240E">
        <w:rPr>
          <w:rFonts w:ascii="Courier New" w:hAnsi="Courier New" w:cs="Courier New"/>
          <w:color w:val="0000FF"/>
          <w:sz w:val="20"/>
          <w:szCs w:val="20"/>
        </w:rPr>
        <w:t>Certificate</w:t>
      </w:r>
      <w:r w:rsidRPr="00193CC8">
        <w:rPr>
          <w:rFonts w:ascii="Courier New" w:hAnsi="Courier New" w:cs="Courier New"/>
          <w:color w:val="0000FF"/>
          <w:sz w:val="20"/>
          <w:szCs w:val="20"/>
        </w:rPr>
        <w:t>&gt;</w:t>
      </w:r>
    </w:p>
    <w:p w14:paraId="1A39FB77" w14:textId="77777777" w:rsidR="009D1437" w:rsidRPr="0037288C" w:rsidRDefault="009D1437" w:rsidP="009D1437">
      <w:pPr>
        <w:shd w:val="clear" w:color="auto" w:fill="FFFFFF"/>
        <w:rPr>
          <w:rFonts w:ascii="Courier New" w:hAnsi="Courier New" w:cs="Courier New"/>
          <w:color w:val="0000FF"/>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w:t>
      </w:r>
      <w:r w:rsidRPr="0037288C">
        <w:rPr>
          <w:rFonts w:ascii="Courier New" w:hAnsi="Courier New" w:cs="Courier New"/>
          <w:color w:val="0000FF"/>
          <w:sz w:val="20"/>
          <w:szCs w:val="20"/>
        </w:rPr>
        <w:t>OwnCA</w:t>
      </w:r>
      <w:r w:rsidRPr="00193CC8">
        <w:rPr>
          <w:rFonts w:ascii="Courier New" w:hAnsi="Courier New" w:cs="Courier New"/>
          <w:color w:val="0000FF"/>
          <w:sz w:val="20"/>
          <w:szCs w:val="20"/>
        </w:rPr>
        <w:t>&gt;</w:t>
      </w:r>
      <w:r>
        <w:rPr>
          <w:rFonts w:ascii="Courier New" w:hAnsi="Courier New" w:cs="Courier New"/>
          <w:color w:val="0000FF"/>
          <w:sz w:val="20"/>
          <w:szCs w:val="20"/>
        </w:rPr>
        <w:t>&lt;![CDATA[</w:t>
      </w:r>
      <w:r w:rsidRPr="0028240E">
        <w:rPr>
          <w:rFonts w:ascii="Courier New" w:hAnsi="Courier New" w:cs="Courier New"/>
          <w:color w:val="0000FF"/>
          <w:sz w:val="20"/>
          <w:szCs w:val="20"/>
        </w:rPr>
        <w:t>]]&gt;</w:t>
      </w:r>
      <w:r w:rsidRPr="00193CC8">
        <w:rPr>
          <w:rFonts w:ascii="Courier New" w:hAnsi="Courier New" w:cs="Courier New"/>
          <w:color w:val="0000FF"/>
          <w:sz w:val="20"/>
          <w:szCs w:val="20"/>
        </w:rPr>
        <w:t>&lt;/</w:t>
      </w:r>
      <w:r w:rsidRPr="0037288C">
        <w:rPr>
          <w:rFonts w:ascii="Courier New" w:hAnsi="Courier New" w:cs="Courier New"/>
          <w:color w:val="0000FF"/>
          <w:sz w:val="20"/>
          <w:szCs w:val="20"/>
        </w:rPr>
        <w:t>OwnCA</w:t>
      </w:r>
      <w:r w:rsidRPr="00193CC8">
        <w:rPr>
          <w:rFonts w:ascii="Courier New" w:hAnsi="Courier New" w:cs="Courier New"/>
          <w:color w:val="0000FF"/>
          <w:sz w:val="20"/>
          <w:szCs w:val="20"/>
        </w:rPr>
        <w:t>&gt;</w:t>
      </w:r>
    </w:p>
    <w:p w14:paraId="3D70D740"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w:t>
      </w:r>
      <w:r w:rsidRPr="0028240E">
        <w:rPr>
          <w:rFonts w:ascii="Courier New" w:hAnsi="Courier New" w:cs="Courier New"/>
          <w:color w:val="0000FF"/>
          <w:sz w:val="20"/>
          <w:szCs w:val="20"/>
        </w:rPr>
        <w:t>SerialNumber</w:t>
      </w:r>
      <w:r w:rsidRPr="00193CC8">
        <w:rPr>
          <w:rFonts w:ascii="Courier New" w:hAnsi="Courier New" w:cs="Courier New"/>
          <w:color w:val="0000FF"/>
          <w:sz w:val="20"/>
          <w:szCs w:val="20"/>
        </w:rPr>
        <w:t>&gt;&lt;/</w:t>
      </w:r>
      <w:r w:rsidRPr="0028240E">
        <w:rPr>
          <w:rFonts w:ascii="Courier New" w:hAnsi="Courier New" w:cs="Courier New"/>
          <w:color w:val="0000FF"/>
          <w:sz w:val="20"/>
          <w:szCs w:val="20"/>
        </w:rPr>
        <w:t>SerialNumber</w:t>
      </w:r>
      <w:r w:rsidRPr="00193CC8">
        <w:rPr>
          <w:rFonts w:ascii="Courier New" w:hAnsi="Courier New" w:cs="Courier New"/>
          <w:color w:val="0000FF"/>
          <w:sz w:val="20"/>
          <w:szCs w:val="20"/>
        </w:rPr>
        <w:t>&gt;</w:t>
      </w:r>
    </w:p>
    <w:p w14:paraId="2CFE95FB"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w:t>
      </w:r>
      <w:r w:rsidRPr="0028240E">
        <w:rPr>
          <w:rFonts w:ascii="Courier New" w:hAnsi="Courier New" w:cs="Courier New"/>
          <w:color w:val="0000FF"/>
          <w:sz w:val="20"/>
          <w:szCs w:val="20"/>
        </w:rPr>
        <w:t>ValidFrom</w:t>
      </w:r>
      <w:r w:rsidRPr="00193CC8">
        <w:rPr>
          <w:rFonts w:ascii="Courier New" w:hAnsi="Courier New" w:cs="Courier New"/>
          <w:color w:val="0000FF"/>
          <w:sz w:val="20"/>
          <w:szCs w:val="20"/>
        </w:rPr>
        <w:t>&gt;</w:t>
      </w:r>
      <w:r>
        <w:rPr>
          <w:rFonts w:ascii="Courier New" w:hAnsi="Courier New" w:cs="Courier New"/>
          <w:b/>
          <w:bCs/>
          <w:color w:val="000000"/>
          <w:sz w:val="20"/>
          <w:szCs w:val="20"/>
        </w:rPr>
        <w:t>dd/MM/yyyy</w:t>
      </w:r>
      <w:r w:rsidRPr="00193CC8">
        <w:rPr>
          <w:rFonts w:ascii="Courier New" w:hAnsi="Courier New" w:cs="Courier New"/>
          <w:color w:val="0000FF"/>
          <w:sz w:val="20"/>
          <w:szCs w:val="20"/>
        </w:rPr>
        <w:t>&lt;/</w:t>
      </w:r>
      <w:r w:rsidRPr="0028240E">
        <w:rPr>
          <w:rFonts w:ascii="Courier New" w:hAnsi="Courier New" w:cs="Courier New"/>
          <w:color w:val="0000FF"/>
          <w:sz w:val="20"/>
          <w:szCs w:val="20"/>
        </w:rPr>
        <w:t>ValidFrom</w:t>
      </w:r>
      <w:r w:rsidRPr="00193CC8">
        <w:rPr>
          <w:rFonts w:ascii="Courier New" w:hAnsi="Courier New" w:cs="Courier New"/>
          <w:color w:val="0000FF"/>
          <w:sz w:val="20"/>
          <w:szCs w:val="20"/>
        </w:rPr>
        <w:t>&gt;</w:t>
      </w:r>
    </w:p>
    <w:p w14:paraId="3DCC8EF5" w14:textId="77777777" w:rsidR="009D1437" w:rsidRDefault="009D1437" w:rsidP="009D1437">
      <w:pPr>
        <w:shd w:val="clear" w:color="auto" w:fill="FFFFFF"/>
        <w:rPr>
          <w:rFonts w:ascii="Courier New" w:hAnsi="Courier New" w:cs="Courier New"/>
          <w:color w:val="0000FF"/>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w:t>
      </w:r>
      <w:r w:rsidRPr="0028240E">
        <w:rPr>
          <w:rFonts w:ascii="Courier New" w:hAnsi="Courier New" w:cs="Courier New"/>
          <w:color w:val="0000FF"/>
          <w:sz w:val="20"/>
          <w:szCs w:val="20"/>
        </w:rPr>
        <w:t>ValidTo</w:t>
      </w:r>
      <w:r w:rsidRPr="00193CC8">
        <w:rPr>
          <w:rFonts w:ascii="Courier New" w:hAnsi="Courier New" w:cs="Courier New"/>
          <w:color w:val="0000FF"/>
          <w:sz w:val="20"/>
          <w:szCs w:val="20"/>
        </w:rPr>
        <w:t>&gt;</w:t>
      </w:r>
      <w:r>
        <w:rPr>
          <w:rFonts w:ascii="Courier New" w:hAnsi="Courier New" w:cs="Courier New"/>
          <w:b/>
          <w:bCs/>
          <w:color w:val="000000"/>
          <w:sz w:val="20"/>
          <w:szCs w:val="20"/>
        </w:rPr>
        <w:t>dd/MM/yyyy</w:t>
      </w:r>
      <w:r w:rsidRPr="00193CC8">
        <w:rPr>
          <w:rFonts w:ascii="Courier New" w:hAnsi="Courier New" w:cs="Courier New"/>
          <w:color w:val="0000FF"/>
          <w:sz w:val="20"/>
          <w:szCs w:val="20"/>
        </w:rPr>
        <w:t>&lt;/</w:t>
      </w:r>
      <w:r w:rsidRPr="0028240E">
        <w:rPr>
          <w:rFonts w:ascii="Courier New" w:hAnsi="Courier New" w:cs="Courier New"/>
          <w:color w:val="0000FF"/>
          <w:sz w:val="20"/>
          <w:szCs w:val="20"/>
        </w:rPr>
        <w:t>ValidTo</w:t>
      </w:r>
      <w:r w:rsidRPr="00193CC8">
        <w:rPr>
          <w:rFonts w:ascii="Courier New" w:hAnsi="Courier New" w:cs="Courier New"/>
          <w:color w:val="0000FF"/>
          <w:sz w:val="20"/>
          <w:szCs w:val="20"/>
        </w:rPr>
        <w:t>&gt;</w:t>
      </w:r>
    </w:p>
    <w:p w14:paraId="6B951F7F" w14:textId="77777777" w:rsidR="009D1437" w:rsidRPr="00193CC8" w:rsidRDefault="009D1437" w:rsidP="009D1437">
      <w:pPr>
        <w:shd w:val="clear" w:color="auto" w:fill="FFFFFF"/>
        <w:rPr>
          <w:rFonts w:ascii="Courier New" w:hAnsi="Courier New" w:cs="Courier New"/>
          <w:b/>
          <w:bCs/>
          <w:color w:val="000000"/>
          <w:sz w:val="20"/>
          <w:szCs w:val="20"/>
        </w:rPr>
      </w:pPr>
      <w:r>
        <w:rPr>
          <w:rFonts w:ascii="Courier New" w:hAnsi="Courier New" w:cs="Courier New"/>
          <w:color w:val="0000FF"/>
          <w:sz w:val="20"/>
          <w:szCs w:val="20"/>
        </w:rPr>
        <w:t xml:space="preserve">    &lt;OrganizationCA&gt;&lt;![CDATA[</w:t>
      </w:r>
      <w:r w:rsidRPr="0028240E">
        <w:rPr>
          <w:rFonts w:ascii="Courier New" w:hAnsi="Courier New" w:cs="Courier New"/>
          <w:color w:val="0000FF"/>
          <w:sz w:val="20"/>
          <w:szCs w:val="20"/>
        </w:rPr>
        <w:t>]]&gt;&lt;/OrganizationCA&gt;</w:t>
      </w:r>
    </w:p>
    <w:p w14:paraId="52E64AD0" w14:textId="77777777" w:rsidR="009D1437" w:rsidRDefault="009D1437" w:rsidP="009D1437">
      <w:pPr>
        <w:shd w:val="clear" w:color="auto" w:fill="FFFFFF"/>
        <w:rPr>
          <w:rFonts w:ascii="Courier New" w:hAnsi="Courier New" w:cs="Courier New"/>
          <w:color w:val="0000FF"/>
          <w:sz w:val="20"/>
          <w:szCs w:val="20"/>
        </w:rPr>
      </w:pPr>
      <w:r w:rsidRPr="00193CC8">
        <w:rPr>
          <w:rFonts w:ascii="Courier New" w:hAnsi="Courier New" w:cs="Courier New"/>
          <w:color w:val="0000FF"/>
          <w:sz w:val="20"/>
          <w:szCs w:val="20"/>
        </w:rPr>
        <w:t>&lt;/</w:t>
      </w:r>
      <w:r w:rsidRPr="0028240E">
        <w:rPr>
          <w:rFonts w:ascii="Courier New" w:hAnsi="Courier New" w:cs="Courier New"/>
          <w:color w:val="0000FF"/>
          <w:sz w:val="20"/>
          <w:szCs w:val="20"/>
        </w:rPr>
        <w:t>Certificate</w:t>
      </w:r>
      <w:r w:rsidRPr="00193CC8">
        <w:rPr>
          <w:rFonts w:ascii="Courier New" w:hAnsi="Courier New" w:cs="Courier New"/>
          <w:color w:val="0000FF"/>
          <w:sz w:val="20"/>
          <w:szCs w:val="20"/>
        </w:rPr>
        <w:t>&gt;</w:t>
      </w:r>
    </w:p>
    <w:p w14:paraId="67D0FB2E" w14:textId="77777777" w:rsidR="009D1437" w:rsidRPr="00193CC8" w:rsidRDefault="009D1437" w:rsidP="009D1437">
      <w:pPr>
        <w:shd w:val="clear" w:color="auto" w:fill="FFFFFF"/>
        <w:rPr>
          <w:rFonts w:ascii="Courier New" w:hAnsi="Courier New" w:cs="Courier New"/>
          <w:b/>
          <w:bCs/>
          <w:color w:val="000000"/>
          <w:sz w:val="20"/>
          <w:szCs w:val="20"/>
        </w:rPr>
      </w:pPr>
    </w:p>
    <w:p w14:paraId="574109F2" w14:textId="77777777" w:rsidR="009D1437" w:rsidRDefault="009D1437" w:rsidP="009D1437">
      <w:pPr>
        <w:rPr>
          <w:szCs w:val="28"/>
        </w:rPr>
      </w:pPr>
      <w:r>
        <w:rPr>
          <w:szCs w:val="28"/>
        </w:rPr>
        <w:t xml:space="preserve">Trong đó: </w:t>
      </w:r>
      <w:r>
        <w:rPr>
          <w:szCs w:val="28"/>
        </w:rPr>
        <w:tab/>
        <w:t xml:space="preserve">            tag </w:t>
      </w:r>
      <w:r w:rsidRPr="00735530">
        <w:rPr>
          <w:rFonts w:ascii="Consolas" w:hAnsi="Consolas" w:cs="Consolas"/>
          <w:color w:val="0000FF"/>
          <w:sz w:val="19"/>
          <w:szCs w:val="19"/>
          <w:highlight w:val="white"/>
        </w:rPr>
        <w:t>&lt;</w:t>
      </w:r>
      <w:r w:rsidRPr="0037288C">
        <w:rPr>
          <w:rFonts w:ascii="Courier New" w:hAnsi="Courier New" w:cs="Courier New"/>
          <w:color w:val="0000FF"/>
          <w:sz w:val="20"/>
          <w:szCs w:val="20"/>
        </w:rPr>
        <w:t>OwnCA</w:t>
      </w:r>
      <w:r w:rsidRPr="00735530">
        <w:rPr>
          <w:rFonts w:ascii="Consolas" w:hAnsi="Consolas" w:cs="Consolas"/>
          <w:color w:val="0000FF"/>
          <w:sz w:val="19"/>
          <w:szCs w:val="19"/>
          <w:highlight w:val="white"/>
        </w:rPr>
        <w:t>&gt;</w:t>
      </w:r>
      <w:r>
        <w:rPr>
          <w:szCs w:val="28"/>
        </w:rPr>
        <w:t xml:space="preserve">: </w:t>
      </w:r>
      <w:r w:rsidRPr="005B3B7F">
        <w:rPr>
          <w:szCs w:val="28"/>
        </w:rPr>
        <w:t>Tên tổ chức sở hữu</w:t>
      </w:r>
    </w:p>
    <w:p w14:paraId="75277AE1" w14:textId="77777777" w:rsidR="009D1437" w:rsidRDefault="009D1437" w:rsidP="009D143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w:t>
      </w:r>
      <w:r w:rsidRPr="0028240E">
        <w:rPr>
          <w:rFonts w:ascii="Courier New" w:hAnsi="Courier New" w:cs="Courier New"/>
          <w:color w:val="0000FF"/>
          <w:sz w:val="20"/>
          <w:szCs w:val="20"/>
        </w:rPr>
        <w:t>SerialNumber</w:t>
      </w:r>
      <w:r w:rsidRPr="00735530">
        <w:rPr>
          <w:rFonts w:ascii="Consolas" w:hAnsi="Consolas" w:cs="Consolas"/>
          <w:color w:val="0000FF"/>
          <w:sz w:val="19"/>
          <w:szCs w:val="19"/>
          <w:highlight w:val="white"/>
        </w:rPr>
        <w:t>&gt;</w:t>
      </w:r>
      <w:r>
        <w:rPr>
          <w:szCs w:val="28"/>
        </w:rPr>
        <w:t>: Serial chứng thư</w:t>
      </w:r>
    </w:p>
    <w:p w14:paraId="06A1EE25" w14:textId="77777777" w:rsidR="009D1437" w:rsidRPr="00735530" w:rsidRDefault="009D1437" w:rsidP="009D143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w:t>
      </w:r>
      <w:r w:rsidRPr="0028240E">
        <w:rPr>
          <w:rFonts w:ascii="Courier New" w:hAnsi="Courier New" w:cs="Courier New"/>
          <w:color w:val="0000FF"/>
          <w:sz w:val="20"/>
          <w:szCs w:val="20"/>
        </w:rPr>
        <w:t>ValidFrom</w:t>
      </w:r>
      <w:r w:rsidRPr="00735530">
        <w:rPr>
          <w:rFonts w:ascii="Consolas" w:hAnsi="Consolas" w:cs="Consolas"/>
          <w:color w:val="0000FF"/>
          <w:sz w:val="19"/>
          <w:szCs w:val="19"/>
          <w:highlight w:val="white"/>
        </w:rPr>
        <w:t>&gt;</w:t>
      </w:r>
      <w:r w:rsidRPr="00735530">
        <w:rPr>
          <w:szCs w:val="28"/>
        </w:rPr>
        <w:t xml:space="preserve">: </w:t>
      </w:r>
      <w:r>
        <w:rPr>
          <w:szCs w:val="28"/>
        </w:rPr>
        <w:t>Ngày hiệu lực của chứng thư</w:t>
      </w:r>
    </w:p>
    <w:p w14:paraId="0D39C435" w14:textId="77777777" w:rsidR="009D1437" w:rsidRPr="00735530" w:rsidRDefault="009D1437" w:rsidP="009D1437">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w:t>
      </w:r>
      <w:r w:rsidRPr="0028240E">
        <w:rPr>
          <w:rFonts w:ascii="Courier New" w:hAnsi="Courier New" w:cs="Courier New"/>
          <w:color w:val="0000FF"/>
          <w:sz w:val="20"/>
          <w:szCs w:val="20"/>
        </w:rPr>
        <w:t>ValidTo</w:t>
      </w:r>
      <w:r w:rsidRPr="00735530">
        <w:rPr>
          <w:rFonts w:ascii="Consolas" w:hAnsi="Consolas" w:cs="Consolas"/>
          <w:color w:val="0000FF"/>
          <w:sz w:val="19"/>
          <w:szCs w:val="19"/>
          <w:highlight w:val="white"/>
        </w:rPr>
        <w:t>&gt;</w:t>
      </w:r>
      <w:r w:rsidRPr="00735530">
        <w:rPr>
          <w:szCs w:val="28"/>
        </w:rPr>
        <w:t xml:space="preserve">: </w:t>
      </w:r>
      <w:r>
        <w:rPr>
          <w:szCs w:val="28"/>
        </w:rPr>
        <w:t xml:space="preserve"> Ngày hết hạn của chứng thư</w:t>
      </w:r>
    </w:p>
    <w:p w14:paraId="7C28D2A8" w14:textId="77777777" w:rsidR="009D1437" w:rsidRPr="00320A27" w:rsidRDefault="009D1437" w:rsidP="009D1437">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w:t>
      </w:r>
      <w:r>
        <w:rPr>
          <w:rFonts w:ascii="Courier New" w:hAnsi="Courier New" w:cs="Courier New"/>
          <w:color w:val="0000FF"/>
          <w:sz w:val="20"/>
          <w:szCs w:val="20"/>
        </w:rPr>
        <w:t>OrganizationCA</w:t>
      </w:r>
      <w:r w:rsidRPr="00735530">
        <w:rPr>
          <w:rFonts w:ascii="Consolas" w:hAnsi="Consolas" w:cs="Consolas"/>
          <w:color w:val="0000FF"/>
          <w:sz w:val="19"/>
          <w:szCs w:val="19"/>
          <w:highlight w:val="white"/>
        </w:rPr>
        <w:t>&gt;</w:t>
      </w:r>
      <w:r w:rsidRPr="00735530">
        <w:rPr>
          <w:szCs w:val="28"/>
        </w:rPr>
        <w:t>:</w:t>
      </w:r>
      <w:r>
        <w:rPr>
          <w:szCs w:val="28"/>
        </w:rPr>
        <w:t xml:space="preserve"> Nhà cung cấp chứng thư</w:t>
      </w:r>
    </w:p>
    <w:p w14:paraId="45267A15" w14:textId="77777777" w:rsidR="009D1437" w:rsidRDefault="009D1437" w:rsidP="00480762">
      <w:pPr>
        <w:pStyle w:val="Heading3"/>
      </w:pPr>
      <w:bookmarkStart w:id="26" w:name="_Toc101427475"/>
      <w:bookmarkStart w:id="27" w:name="_Toc198045267"/>
      <w:r>
        <w:t>Cập nhật loại hình ký số và chứng thư số</w:t>
      </w:r>
      <w:bookmarkEnd w:id="26"/>
      <w:bookmarkEnd w:id="27"/>
    </w:p>
    <w:p w14:paraId="702645A0" w14:textId="77777777" w:rsidR="009D1437" w:rsidRPr="0039461A" w:rsidRDefault="009D1437" w:rsidP="009D1437">
      <w:pPr>
        <w:ind w:right="14"/>
      </w:pPr>
      <w:r w:rsidRPr="0039461A">
        <w:rPr>
          <w:color w:val="000000"/>
        </w:rPr>
        <w:t>URL</w:t>
      </w:r>
    </w:p>
    <w:p w14:paraId="074A0EB4" w14:textId="77777777" w:rsidR="009D1437" w:rsidRPr="0039461A" w:rsidRDefault="009D1437" w:rsidP="009D1437">
      <w:pPr>
        <w:ind w:right="14"/>
      </w:pPr>
      <w:r w:rsidRPr="0039461A">
        <w:rPr>
          <w:color w:val="000000"/>
        </w:rPr>
        <w:lastRenderedPageBreak/>
        <w:tab/>
        <w:t xml:space="preserve"> String </w:t>
      </w:r>
      <w:r w:rsidRPr="0039461A">
        <w:rPr>
          <w:b/>
          <w:bCs/>
          <w:color w:val="000000"/>
        </w:rPr>
        <w:t>UpdateCertificate</w:t>
      </w:r>
      <w:r w:rsidRPr="0039461A">
        <w:rPr>
          <w:color w:val="000000"/>
        </w:rPr>
        <w:t>(string Account, string ACpass,  string certinfo, string serialCert, int certType, int id = 0)</w:t>
      </w:r>
    </w:p>
    <w:p w14:paraId="3F22C15E" w14:textId="77777777" w:rsidR="009D1437" w:rsidRPr="0039461A" w:rsidRDefault="009D1437" w:rsidP="009D1437">
      <w:pPr>
        <w:ind w:right="14"/>
      </w:pPr>
      <w:r w:rsidRPr="0039461A">
        <w:rPr>
          <w:color w:val="000000"/>
        </w:rPr>
        <w:t>DESCRIPTION</w:t>
      </w:r>
    </w:p>
    <w:p w14:paraId="336112E8" w14:textId="77777777" w:rsidR="009D1437" w:rsidRPr="0039461A" w:rsidRDefault="009D1437" w:rsidP="009D1437">
      <w:pPr>
        <w:ind w:right="14"/>
      </w:pPr>
      <w:r w:rsidRPr="0039461A">
        <w:rPr>
          <w:color w:val="000000"/>
        </w:rPr>
        <w:tab/>
        <w:t>Đây là web service đăng ký/cập nhật loại hình ký số và chứng thư số của đơn vị.</w:t>
      </w:r>
    </w:p>
    <w:p w14:paraId="2E1F2D5E" w14:textId="77777777" w:rsidR="009D1437" w:rsidRPr="0039461A" w:rsidRDefault="009D1437" w:rsidP="009D1437">
      <w:pPr>
        <w:ind w:right="14"/>
      </w:pPr>
      <w:r w:rsidRPr="0039461A">
        <w:rPr>
          <w:color w:val="000000"/>
        </w:rPr>
        <w:t>HTTP METHOD</w:t>
      </w:r>
    </w:p>
    <w:p w14:paraId="7D1C35E1" w14:textId="77777777" w:rsidR="009D1437" w:rsidRPr="0039461A" w:rsidRDefault="009D1437" w:rsidP="009D1437">
      <w:pPr>
        <w:ind w:right="14"/>
      </w:pPr>
      <w:r w:rsidRPr="0039461A">
        <w:rPr>
          <w:color w:val="000000"/>
        </w:rPr>
        <w:tab/>
      </w:r>
      <w:r w:rsidRPr="0039461A">
        <w:rPr>
          <w:color w:val="000000"/>
        </w:rPr>
        <w:tab/>
        <w:t>POST</w:t>
      </w:r>
    </w:p>
    <w:p w14:paraId="3E4BE48F" w14:textId="77777777" w:rsidR="009D1437" w:rsidRPr="0039461A" w:rsidRDefault="009D1437" w:rsidP="009D1437">
      <w:pPr>
        <w:ind w:right="14"/>
      </w:pPr>
      <w:r w:rsidRPr="0039461A">
        <w:rPr>
          <w:color w:val="000000"/>
        </w:rPr>
        <w:t>REQUEST BODY</w:t>
      </w:r>
    </w:p>
    <w:p w14:paraId="008C2A7A" w14:textId="77777777" w:rsidR="009D1437" w:rsidRPr="0039461A" w:rsidRDefault="009D1437" w:rsidP="009D1437">
      <w:pPr>
        <w:numPr>
          <w:ilvl w:val="0"/>
          <w:numId w:val="27"/>
        </w:numPr>
        <w:ind w:left="1080"/>
        <w:jc w:val="both"/>
        <w:textAlignment w:val="baseline"/>
        <w:rPr>
          <w:b/>
          <w:bCs/>
          <w:color w:val="000000"/>
          <w:u w:val="single"/>
        </w:rPr>
      </w:pPr>
      <w:r w:rsidRPr="0039461A">
        <w:rPr>
          <w:b/>
          <w:bCs/>
          <w:color w:val="000000"/>
        </w:rPr>
        <w:t>Account / ACpass</w:t>
      </w:r>
      <w:r w:rsidRPr="0039461A">
        <w:rPr>
          <w:color w:val="000000"/>
        </w:rPr>
        <w:t>: Tài khoản được cấp phát cho khách hàng để gọi đến webservice (tài khoản có quyền ServiceRole trong hệ thống).</w:t>
      </w:r>
      <w:r w:rsidRPr="0039461A">
        <w:rPr>
          <w:b/>
          <w:bCs/>
          <w:color w:val="000000"/>
          <w:u w:val="single"/>
        </w:rPr>
        <w:t> </w:t>
      </w:r>
    </w:p>
    <w:p w14:paraId="1C464CB6" w14:textId="77777777" w:rsidR="009D1437" w:rsidRPr="0039461A" w:rsidRDefault="009D1437" w:rsidP="009D1437">
      <w:pPr>
        <w:numPr>
          <w:ilvl w:val="0"/>
          <w:numId w:val="27"/>
        </w:numPr>
        <w:ind w:left="1080"/>
        <w:jc w:val="both"/>
        <w:textAlignment w:val="baseline"/>
        <w:rPr>
          <w:b/>
          <w:bCs/>
          <w:color w:val="000000"/>
          <w:u w:val="single"/>
        </w:rPr>
      </w:pPr>
      <w:r w:rsidRPr="0039461A">
        <w:rPr>
          <w:b/>
          <w:bCs/>
          <w:color w:val="000000"/>
        </w:rPr>
        <w:t>Certinfo</w:t>
      </w:r>
      <w:r w:rsidRPr="0039461A">
        <w:rPr>
          <w:color w:val="000000"/>
        </w:rPr>
        <w:t>: Chuỗi thông tin chứng thư số</w:t>
      </w:r>
    </w:p>
    <w:p w14:paraId="4FF9930C" w14:textId="77777777" w:rsidR="009D1437" w:rsidRPr="0039461A" w:rsidRDefault="009D1437" w:rsidP="009D1437">
      <w:pPr>
        <w:numPr>
          <w:ilvl w:val="0"/>
          <w:numId w:val="27"/>
        </w:numPr>
        <w:ind w:left="1080"/>
        <w:jc w:val="both"/>
        <w:textAlignment w:val="baseline"/>
        <w:rPr>
          <w:b/>
          <w:bCs/>
          <w:color w:val="000000"/>
          <w:u w:val="single"/>
        </w:rPr>
      </w:pPr>
      <w:r w:rsidRPr="0039461A">
        <w:rPr>
          <w:b/>
          <w:bCs/>
          <w:color w:val="000000"/>
        </w:rPr>
        <w:t>serialCert</w:t>
      </w:r>
      <w:r w:rsidRPr="0039461A">
        <w:rPr>
          <w:color w:val="000000"/>
        </w:rPr>
        <w:t>: Serial chứng thư số</w:t>
      </w:r>
    </w:p>
    <w:p w14:paraId="348B09CA" w14:textId="77777777" w:rsidR="009D1437" w:rsidRPr="0039461A" w:rsidRDefault="009D1437" w:rsidP="009D1437">
      <w:pPr>
        <w:numPr>
          <w:ilvl w:val="0"/>
          <w:numId w:val="27"/>
        </w:numPr>
        <w:ind w:left="1080"/>
        <w:jc w:val="both"/>
        <w:textAlignment w:val="baseline"/>
        <w:rPr>
          <w:b/>
          <w:bCs/>
          <w:color w:val="000000"/>
          <w:u w:val="single"/>
        </w:rPr>
      </w:pPr>
      <w:r w:rsidRPr="0039461A">
        <w:rPr>
          <w:b/>
          <w:bCs/>
          <w:color w:val="000000"/>
        </w:rPr>
        <w:t>certType</w:t>
      </w:r>
      <w:r w:rsidRPr="0039461A">
        <w:rPr>
          <w:color w:val="000000"/>
        </w:rPr>
        <w:t>: loại hình ký số (4-token; 6-SmartCA)</w:t>
      </w:r>
    </w:p>
    <w:p w14:paraId="5503650C" w14:textId="77777777" w:rsidR="009D1437" w:rsidRPr="0039461A" w:rsidRDefault="009D1437" w:rsidP="009D1437">
      <w:pPr>
        <w:numPr>
          <w:ilvl w:val="0"/>
          <w:numId w:val="27"/>
        </w:numPr>
        <w:ind w:left="1080"/>
        <w:jc w:val="both"/>
        <w:textAlignment w:val="baseline"/>
        <w:rPr>
          <w:b/>
          <w:bCs/>
          <w:color w:val="000000"/>
          <w:u w:val="single"/>
        </w:rPr>
      </w:pPr>
      <w:r w:rsidRPr="0039461A">
        <w:rPr>
          <w:b/>
          <w:bCs/>
          <w:color w:val="000000"/>
        </w:rPr>
        <w:t>id</w:t>
      </w:r>
      <w:r w:rsidRPr="0039461A">
        <w:rPr>
          <w:color w:val="000000"/>
        </w:rPr>
        <w:t>: giá trị id chứng thư số (=0 nếu là thêm mới)</w:t>
      </w:r>
    </w:p>
    <w:p w14:paraId="7E484EF4" w14:textId="77777777" w:rsidR="009D1437" w:rsidRPr="0039461A" w:rsidRDefault="009D1437" w:rsidP="009D1437">
      <w:pPr>
        <w:ind w:right="14"/>
      </w:pPr>
      <w:r w:rsidRPr="0039461A">
        <w:rPr>
          <w:color w:val="000000"/>
        </w:rPr>
        <w:t>RETURNS</w:t>
      </w:r>
    </w:p>
    <w:tbl>
      <w:tblPr>
        <w:tblW w:w="0" w:type="auto"/>
        <w:tblCellMar>
          <w:top w:w="15" w:type="dxa"/>
          <w:left w:w="15" w:type="dxa"/>
          <w:bottom w:w="15" w:type="dxa"/>
          <w:right w:w="15" w:type="dxa"/>
        </w:tblCellMar>
        <w:tblLook w:val="04A0" w:firstRow="1" w:lastRow="0" w:firstColumn="1" w:lastColumn="0" w:noHBand="0" w:noVBand="1"/>
      </w:tblPr>
      <w:tblGrid>
        <w:gridCol w:w="1545"/>
        <w:gridCol w:w="6010"/>
        <w:gridCol w:w="1795"/>
      </w:tblGrid>
      <w:tr w:rsidR="009D1437" w:rsidRPr="0039461A" w14:paraId="433C79BF" w14:textId="77777777" w:rsidTr="00616EC4">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3709DF6D" w14:textId="77777777" w:rsidR="009D1437" w:rsidRPr="0039461A" w:rsidRDefault="009D1437" w:rsidP="00616EC4">
            <w:pPr>
              <w:spacing w:after="200"/>
              <w:ind w:left="720"/>
            </w:pPr>
            <w:r w:rsidRPr="0039461A">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10CD2AF2" w14:textId="77777777" w:rsidR="009D1437" w:rsidRPr="0039461A" w:rsidRDefault="009D1437" w:rsidP="00616EC4">
            <w:pPr>
              <w:spacing w:after="200"/>
              <w:ind w:left="720"/>
            </w:pPr>
            <w:r w:rsidRPr="0039461A">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29F5514B" w14:textId="77777777" w:rsidR="009D1437" w:rsidRPr="0039461A" w:rsidRDefault="009D1437" w:rsidP="00616EC4">
            <w:pPr>
              <w:spacing w:after="200"/>
              <w:ind w:left="720"/>
            </w:pPr>
            <w:r w:rsidRPr="0039461A">
              <w:rPr>
                <w:color w:val="000000"/>
              </w:rPr>
              <w:t>Ghi chú</w:t>
            </w:r>
          </w:p>
        </w:tc>
      </w:tr>
      <w:tr w:rsidR="009D1437" w:rsidRPr="0039461A" w14:paraId="68ECFCBD"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2176384" w14:textId="77777777" w:rsidR="009D1437" w:rsidRPr="0039461A" w:rsidRDefault="009D1437" w:rsidP="00616EC4">
            <w:r w:rsidRPr="0039461A">
              <w:rPr>
                <w:color w:val="000000"/>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6516B3C" w14:textId="77777777" w:rsidR="009D1437" w:rsidRPr="0039461A" w:rsidRDefault="009D1437" w:rsidP="00616EC4">
            <w:r w:rsidRPr="0039461A">
              <w:rPr>
                <w:color w:val="000000"/>
              </w:rPr>
              <w:t>Tài khoản đăng nhập sai hoặc không có 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C8BC40E" w14:textId="77777777" w:rsidR="009D1437" w:rsidRPr="0039461A" w:rsidRDefault="009D1437" w:rsidP="00616EC4"/>
        </w:tc>
      </w:tr>
      <w:tr w:rsidR="009D1437" w:rsidRPr="0039461A" w14:paraId="2D00CC85"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6A8CC94" w14:textId="77777777" w:rsidR="009D1437" w:rsidRPr="0039461A" w:rsidRDefault="009D1437" w:rsidP="00616EC4">
            <w:r w:rsidRPr="0039461A">
              <w:rPr>
                <w:color w:val="000000"/>
              </w:rPr>
              <w:t>ERR:7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4BD3582" w14:textId="77777777" w:rsidR="009D1437" w:rsidRPr="0039461A" w:rsidRDefault="009D1437" w:rsidP="00616EC4">
            <w:r w:rsidRPr="0039461A">
              <w:rPr>
                <w:color w:val="000000"/>
              </w:rPr>
              <w:t>User name không phù hợp, không tìm thấy thông tin công ty tương ứng cho user.</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9BAC413" w14:textId="77777777" w:rsidR="009D1437" w:rsidRPr="0039461A" w:rsidRDefault="009D1437" w:rsidP="00616EC4"/>
        </w:tc>
      </w:tr>
      <w:tr w:rsidR="009D1437" w:rsidRPr="0039461A" w14:paraId="31C0AED1"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2B2C5F6" w14:textId="77777777" w:rsidR="009D1437" w:rsidRPr="0039461A" w:rsidRDefault="009D1437" w:rsidP="00616EC4">
            <w:r w:rsidRPr="0039461A">
              <w:rPr>
                <w:color w:val="000000"/>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F613852" w14:textId="77777777" w:rsidR="009D1437" w:rsidRPr="0039461A" w:rsidRDefault="009D1437" w:rsidP="00616EC4">
            <w:r w:rsidRPr="0039461A">
              <w:rPr>
                <w:color w:val="000000"/>
              </w:rPr>
              <w:t>Không tìm thấy công ty hoặc tài khoản không tồn 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FBA8657" w14:textId="77777777" w:rsidR="009D1437" w:rsidRPr="0039461A" w:rsidRDefault="009D1437" w:rsidP="00616EC4"/>
        </w:tc>
      </w:tr>
      <w:tr w:rsidR="009D1437" w:rsidRPr="0039461A" w14:paraId="79E6039D"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7FF6177" w14:textId="77777777" w:rsidR="009D1437" w:rsidRPr="0039461A" w:rsidRDefault="009D1437" w:rsidP="00616EC4">
            <w:r w:rsidRPr="0039461A">
              <w:rPr>
                <w:color w:val="000000"/>
              </w:rPr>
              <w:t>ERR:24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B4AEE65" w14:textId="77777777" w:rsidR="009D1437" w:rsidRPr="0039461A" w:rsidRDefault="009D1437" w:rsidP="00616EC4">
            <w:r w:rsidRPr="0039461A">
              <w:rPr>
                <w:color w:val="000000"/>
              </w:rPr>
              <w:t>Chứng thư truyền lên không đúng với chứng thư đăng ký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4A85C33" w14:textId="77777777" w:rsidR="009D1437" w:rsidRPr="0039461A" w:rsidRDefault="009D1437" w:rsidP="00616EC4"/>
        </w:tc>
      </w:tr>
      <w:tr w:rsidR="009D1437" w:rsidRPr="0039461A" w14:paraId="191664AF"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8259E3E" w14:textId="77777777" w:rsidR="009D1437" w:rsidRPr="0039461A" w:rsidRDefault="009D1437" w:rsidP="00616EC4">
            <w:r w:rsidRPr="0039461A">
              <w:rPr>
                <w:color w:val="000000"/>
              </w:rPr>
              <w:t>ERR:26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6345BE9" w14:textId="77777777" w:rsidR="009D1437" w:rsidRPr="0039461A" w:rsidRDefault="009D1437" w:rsidP="00616EC4">
            <w:r w:rsidRPr="0039461A">
              <w:rPr>
                <w:color w:val="000000"/>
              </w:rPr>
              <w:t>Chứng thư số hết hạn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1B6B3A4" w14:textId="77777777" w:rsidR="009D1437" w:rsidRPr="0039461A" w:rsidRDefault="009D1437" w:rsidP="00616EC4"/>
        </w:tc>
      </w:tr>
      <w:tr w:rsidR="009D1437" w:rsidRPr="0039461A" w14:paraId="7F6FBB90"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B2159B4" w14:textId="77777777" w:rsidR="009D1437" w:rsidRPr="0039461A" w:rsidRDefault="009D1437" w:rsidP="00616EC4">
            <w:r w:rsidRPr="0039461A">
              <w:rPr>
                <w:color w:val="000000"/>
              </w:rPr>
              <w:t>ERR:27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97B16D9" w14:textId="77777777" w:rsidR="009D1437" w:rsidRPr="0039461A" w:rsidRDefault="009D1437" w:rsidP="00616EC4">
            <w:r w:rsidRPr="0039461A">
              <w:rPr>
                <w:color w:val="000000"/>
              </w:rPr>
              <w:t>Chứng thư chưa đến thời điểm sử dụng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2284F1C" w14:textId="77777777" w:rsidR="009D1437" w:rsidRPr="0039461A" w:rsidRDefault="009D1437" w:rsidP="00616EC4"/>
        </w:tc>
      </w:tr>
      <w:tr w:rsidR="009D1437" w:rsidRPr="0039461A" w14:paraId="1965A20C"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C7B6DB5" w14:textId="77777777" w:rsidR="009D1437" w:rsidRPr="0039461A" w:rsidRDefault="009D1437" w:rsidP="00616EC4">
            <w:r w:rsidRPr="0039461A">
              <w:rPr>
                <w:color w:val="000000"/>
              </w:rPr>
              <w:t>ERR:28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62CB643" w14:textId="77777777" w:rsidR="009D1437" w:rsidRPr="0039461A" w:rsidRDefault="009D1437" w:rsidP="00616EC4">
            <w:r w:rsidRPr="0039461A">
              <w:rPr>
                <w:color w:val="000000"/>
              </w:rPr>
              <w:t>Chưa có thông tin chứng thư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C58E569" w14:textId="77777777" w:rsidR="009D1437" w:rsidRPr="0039461A" w:rsidRDefault="009D1437" w:rsidP="00616EC4"/>
        </w:tc>
      </w:tr>
      <w:tr w:rsidR="009D1437" w:rsidRPr="0039461A" w14:paraId="093C6599"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B0662F9" w14:textId="77777777" w:rsidR="009D1437" w:rsidRPr="0039461A" w:rsidRDefault="009D1437" w:rsidP="00616EC4">
            <w:r w:rsidRPr="0039461A">
              <w:rPr>
                <w:color w:val="000000"/>
              </w:rPr>
              <w:t>ERR:41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F0FE8A2" w14:textId="77777777" w:rsidR="009D1437" w:rsidRPr="0039461A" w:rsidRDefault="009D1437" w:rsidP="00616EC4">
            <w:r w:rsidRPr="0039461A">
              <w:rPr>
                <w:color w:val="000000"/>
              </w:rPr>
              <w:t>Đã tồn tại chứng thư này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05C8A8F" w14:textId="77777777" w:rsidR="009D1437" w:rsidRPr="0039461A" w:rsidRDefault="009D1437" w:rsidP="00616EC4"/>
        </w:tc>
      </w:tr>
      <w:tr w:rsidR="009D1437" w:rsidRPr="0039461A" w14:paraId="144AB5E6"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D12434B" w14:textId="77777777" w:rsidR="009D1437" w:rsidRPr="0039461A" w:rsidRDefault="009D1437" w:rsidP="00616EC4">
            <w:r w:rsidRPr="0039461A">
              <w:rPr>
                <w:color w:val="000000"/>
              </w:rPr>
              <w:t>ERR:42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0AC9498" w14:textId="77777777" w:rsidR="009D1437" w:rsidRPr="0039461A" w:rsidRDefault="009D1437" w:rsidP="00616EC4">
            <w:r w:rsidRPr="0039461A">
              <w:rPr>
                <w:color w:val="000000"/>
              </w:rPr>
              <w:t>Chứng thư đã đăng ký với thuế, không thể thay đổi. Hãy đăng ký tờ khai thay đổi thông tin.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7CD9144" w14:textId="77777777" w:rsidR="009D1437" w:rsidRPr="0039461A" w:rsidRDefault="009D1437" w:rsidP="00616EC4"/>
        </w:tc>
      </w:tr>
      <w:tr w:rsidR="009D1437" w:rsidRPr="0039461A" w14:paraId="6E3A920F" w14:textId="77777777" w:rsidTr="00616EC4">
        <w:trPr>
          <w:trHeight w:val="413"/>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130E404" w14:textId="77777777" w:rsidR="009D1437" w:rsidRPr="0039461A" w:rsidRDefault="009D1437" w:rsidP="00616EC4">
            <w:r w:rsidRPr="0039461A">
              <w:rPr>
                <w:color w:val="000000"/>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BA82E6B" w14:textId="77777777" w:rsidR="009D1437" w:rsidRPr="0039461A" w:rsidRDefault="009D1437" w:rsidP="00616EC4">
            <w:r w:rsidRPr="0039461A">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E0984DB" w14:textId="77777777" w:rsidR="009D1437" w:rsidRPr="0039461A" w:rsidRDefault="009D1437" w:rsidP="00616EC4">
            <w:pPr>
              <w:jc w:val="both"/>
            </w:pPr>
            <w:r w:rsidRPr="0039461A">
              <w:rPr>
                <w:color w:val="000000"/>
              </w:rPr>
              <w:t>Lỗi không xác định</w:t>
            </w:r>
          </w:p>
        </w:tc>
      </w:tr>
      <w:tr w:rsidR="009D1437" w:rsidRPr="0039461A" w14:paraId="483CBB4A"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80234BF" w14:textId="77777777" w:rsidR="009D1437" w:rsidRPr="0039461A" w:rsidRDefault="009D1437" w:rsidP="00616EC4">
            <w:pPr>
              <w:jc w:val="both"/>
            </w:pPr>
            <w:r w:rsidRPr="0039461A">
              <w:rPr>
                <w:color w:val="000000"/>
              </w:rPr>
              <w:t>int</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7AE616B" w14:textId="77777777" w:rsidR="009D1437" w:rsidRPr="0039461A" w:rsidRDefault="009D1437" w:rsidP="00616EC4">
            <w:r w:rsidRPr="0039461A">
              <w:rPr>
                <w:color w:val="000000"/>
              </w:rPr>
              <w:t>Giá trị id chứng thư số trả về sau khi thực hiện thành công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7DC4480" w14:textId="77777777" w:rsidR="009D1437" w:rsidRPr="0039461A" w:rsidRDefault="009D1437" w:rsidP="00616EC4"/>
        </w:tc>
      </w:tr>
    </w:tbl>
    <w:p w14:paraId="5CE9E916" w14:textId="77777777" w:rsidR="009D1437" w:rsidRDefault="009D1437" w:rsidP="00480762">
      <w:pPr>
        <w:pStyle w:val="Heading3"/>
      </w:pPr>
      <w:bookmarkStart w:id="28" w:name="_Toc101427476"/>
      <w:bookmarkStart w:id="29" w:name="_Toc198045268"/>
      <w:r>
        <w:t>Xóa chứng thư số</w:t>
      </w:r>
      <w:bookmarkEnd w:id="28"/>
      <w:bookmarkEnd w:id="29"/>
    </w:p>
    <w:p w14:paraId="149FDDB7" w14:textId="77777777" w:rsidR="009D1437" w:rsidRPr="00224E77" w:rsidRDefault="009D1437" w:rsidP="009D1437">
      <w:pPr>
        <w:ind w:right="14"/>
      </w:pPr>
      <w:r w:rsidRPr="00224E77">
        <w:rPr>
          <w:color w:val="000000"/>
        </w:rPr>
        <w:t>URL</w:t>
      </w:r>
    </w:p>
    <w:p w14:paraId="54097E76" w14:textId="77777777" w:rsidR="009D1437" w:rsidRPr="00224E77" w:rsidRDefault="009D1437" w:rsidP="009D1437">
      <w:pPr>
        <w:ind w:right="14"/>
      </w:pPr>
      <w:r w:rsidRPr="00224E77">
        <w:rPr>
          <w:color w:val="000000"/>
        </w:rPr>
        <w:tab/>
        <w:t xml:space="preserve"> String </w:t>
      </w:r>
      <w:r w:rsidRPr="00224E77">
        <w:rPr>
          <w:b/>
          <w:bCs/>
          <w:color w:val="000000"/>
        </w:rPr>
        <w:t>DeleteCertificate</w:t>
      </w:r>
      <w:r w:rsidRPr="00224E77">
        <w:rPr>
          <w:color w:val="000000"/>
        </w:rPr>
        <w:t>(string Account, string ACpass, int id = 0)</w:t>
      </w:r>
    </w:p>
    <w:p w14:paraId="0B454B90" w14:textId="77777777" w:rsidR="009D1437" w:rsidRPr="00224E77" w:rsidRDefault="009D1437" w:rsidP="009D1437">
      <w:pPr>
        <w:ind w:right="14"/>
      </w:pPr>
      <w:r w:rsidRPr="00224E77">
        <w:rPr>
          <w:color w:val="000000"/>
        </w:rPr>
        <w:t>DESCRIPTION</w:t>
      </w:r>
    </w:p>
    <w:p w14:paraId="7C708CDB" w14:textId="77777777" w:rsidR="009D1437" w:rsidRPr="00224E77" w:rsidRDefault="009D1437" w:rsidP="009D1437">
      <w:pPr>
        <w:ind w:right="14"/>
      </w:pPr>
      <w:r w:rsidRPr="00224E77">
        <w:rPr>
          <w:color w:val="000000"/>
        </w:rPr>
        <w:tab/>
        <w:t>Đây là web service xóa thông tin chứng thư số của đơn vị.</w:t>
      </w:r>
    </w:p>
    <w:p w14:paraId="04D89A95" w14:textId="77777777" w:rsidR="009D1437" w:rsidRPr="00224E77" w:rsidRDefault="009D1437" w:rsidP="009D1437">
      <w:pPr>
        <w:ind w:right="14"/>
      </w:pPr>
      <w:r w:rsidRPr="00224E77">
        <w:rPr>
          <w:color w:val="000000"/>
        </w:rPr>
        <w:t>HTTP METHOD</w:t>
      </w:r>
    </w:p>
    <w:p w14:paraId="04AF04B3" w14:textId="77777777" w:rsidR="009D1437" w:rsidRPr="00224E77" w:rsidRDefault="009D1437" w:rsidP="009D1437">
      <w:pPr>
        <w:ind w:right="14"/>
      </w:pPr>
      <w:r w:rsidRPr="00224E77">
        <w:rPr>
          <w:color w:val="000000"/>
        </w:rPr>
        <w:tab/>
      </w:r>
      <w:r w:rsidRPr="00224E77">
        <w:rPr>
          <w:color w:val="000000"/>
        </w:rPr>
        <w:tab/>
        <w:t>POST</w:t>
      </w:r>
    </w:p>
    <w:p w14:paraId="4953EDD7" w14:textId="77777777" w:rsidR="009D1437" w:rsidRPr="00224E77" w:rsidRDefault="009D1437" w:rsidP="009D1437">
      <w:pPr>
        <w:ind w:right="14"/>
      </w:pPr>
      <w:r w:rsidRPr="00224E77">
        <w:rPr>
          <w:color w:val="000000"/>
        </w:rPr>
        <w:t>REQUEST BODY</w:t>
      </w:r>
    </w:p>
    <w:p w14:paraId="33D82E64" w14:textId="77777777" w:rsidR="009D1437" w:rsidRPr="00224E77" w:rsidRDefault="009D1437" w:rsidP="009D1437">
      <w:pPr>
        <w:numPr>
          <w:ilvl w:val="0"/>
          <w:numId w:val="28"/>
        </w:numPr>
        <w:ind w:left="1080"/>
        <w:jc w:val="both"/>
        <w:textAlignment w:val="baseline"/>
        <w:rPr>
          <w:b/>
          <w:bCs/>
          <w:color w:val="000000"/>
          <w:u w:val="single"/>
        </w:rPr>
      </w:pPr>
      <w:r w:rsidRPr="00224E77">
        <w:rPr>
          <w:b/>
          <w:bCs/>
          <w:color w:val="000000"/>
        </w:rPr>
        <w:t>Account / ACpass</w:t>
      </w:r>
      <w:r w:rsidRPr="00224E77">
        <w:rPr>
          <w:color w:val="000000"/>
        </w:rPr>
        <w:t>: Tài khoản được cấp phát cho khách hàng để gọi đến webservice (tài khoản có quyền ServiceRole trong hệ thống).</w:t>
      </w:r>
      <w:r w:rsidRPr="00224E77">
        <w:rPr>
          <w:b/>
          <w:bCs/>
          <w:color w:val="000000"/>
          <w:u w:val="single"/>
        </w:rPr>
        <w:t>  </w:t>
      </w:r>
    </w:p>
    <w:p w14:paraId="077891A4" w14:textId="77777777" w:rsidR="009D1437" w:rsidRPr="00224E77" w:rsidRDefault="009D1437" w:rsidP="009D1437">
      <w:pPr>
        <w:numPr>
          <w:ilvl w:val="0"/>
          <w:numId w:val="28"/>
        </w:numPr>
        <w:ind w:left="1080"/>
        <w:jc w:val="both"/>
        <w:textAlignment w:val="baseline"/>
        <w:rPr>
          <w:b/>
          <w:bCs/>
          <w:color w:val="000000"/>
          <w:u w:val="single"/>
        </w:rPr>
      </w:pPr>
      <w:r w:rsidRPr="00224E77">
        <w:rPr>
          <w:b/>
          <w:bCs/>
          <w:color w:val="000000"/>
        </w:rPr>
        <w:t>id</w:t>
      </w:r>
      <w:r w:rsidRPr="00224E77">
        <w:rPr>
          <w:color w:val="000000"/>
        </w:rPr>
        <w:t>: giá trị id chứng thư số cần xóa.</w:t>
      </w:r>
    </w:p>
    <w:p w14:paraId="3777F5DA" w14:textId="77777777" w:rsidR="009D1437" w:rsidRPr="00224E77" w:rsidRDefault="009D1437" w:rsidP="009D1437">
      <w:pPr>
        <w:ind w:right="14"/>
      </w:pPr>
      <w:r w:rsidRPr="00224E77">
        <w:rPr>
          <w:color w:val="000000"/>
        </w:rPr>
        <w:t>RETURNS</w:t>
      </w:r>
    </w:p>
    <w:tbl>
      <w:tblPr>
        <w:tblW w:w="0" w:type="auto"/>
        <w:tblCellMar>
          <w:top w:w="15" w:type="dxa"/>
          <w:left w:w="15" w:type="dxa"/>
          <w:bottom w:w="15" w:type="dxa"/>
          <w:right w:w="15" w:type="dxa"/>
        </w:tblCellMar>
        <w:tblLook w:val="04A0" w:firstRow="1" w:lastRow="0" w:firstColumn="1" w:lastColumn="0" w:noHBand="0" w:noVBand="1"/>
      </w:tblPr>
      <w:tblGrid>
        <w:gridCol w:w="1545"/>
        <w:gridCol w:w="6010"/>
        <w:gridCol w:w="1795"/>
      </w:tblGrid>
      <w:tr w:rsidR="009D1437" w:rsidRPr="00224E77" w14:paraId="244860FC" w14:textId="77777777" w:rsidTr="00616EC4">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101F8BA8" w14:textId="77777777" w:rsidR="009D1437" w:rsidRPr="00224E77" w:rsidRDefault="009D1437" w:rsidP="00616EC4">
            <w:pPr>
              <w:spacing w:after="200"/>
              <w:ind w:left="720"/>
            </w:pPr>
            <w:r w:rsidRPr="00224E77">
              <w:rPr>
                <w:color w:val="000000"/>
              </w:rPr>
              <w:lastRenderedPageBreak/>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253D6F3E" w14:textId="77777777" w:rsidR="009D1437" w:rsidRPr="00224E77" w:rsidRDefault="009D1437" w:rsidP="00616EC4">
            <w:pPr>
              <w:spacing w:after="200"/>
              <w:ind w:left="720"/>
            </w:pPr>
            <w:r w:rsidRPr="00224E77">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40E174BE" w14:textId="77777777" w:rsidR="009D1437" w:rsidRPr="00224E77" w:rsidRDefault="009D1437" w:rsidP="00616EC4">
            <w:pPr>
              <w:spacing w:after="200"/>
              <w:ind w:left="720"/>
            </w:pPr>
            <w:r w:rsidRPr="00224E77">
              <w:rPr>
                <w:color w:val="000000"/>
              </w:rPr>
              <w:t>Ghi chú</w:t>
            </w:r>
          </w:p>
        </w:tc>
      </w:tr>
      <w:tr w:rsidR="009D1437" w:rsidRPr="00224E77" w14:paraId="59FA9C60"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7BD73B9" w14:textId="77777777" w:rsidR="009D1437" w:rsidRPr="00224E77" w:rsidRDefault="009D1437" w:rsidP="00616EC4">
            <w:r w:rsidRPr="00224E77">
              <w:rPr>
                <w:color w:val="000000"/>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A0D4153" w14:textId="77777777" w:rsidR="009D1437" w:rsidRPr="00224E77" w:rsidRDefault="009D1437" w:rsidP="00616EC4">
            <w:r w:rsidRPr="00224E77">
              <w:rPr>
                <w:color w:val="000000"/>
              </w:rPr>
              <w:t>Tài khoản đăng nhập sai hoặc không có 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98FBAB6" w14:textId="77777777" w:rsidR="009D1437" w:rsidRPr="00224E77" w:rsidRDefault="009D1437" w:rsidP="00616EC4"/>
        </w:tc>
      </w:tr>
      <w:tr w:rsidR="009D1437" w:rsidRPr="00224E77" w14:paraId="2FC9C052"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E4DFAEB" w14:textId="77777777" w:rsidR="009D1437" w:rsidRPr="00224E77" w:rsidRDefault="009D1437" w:rsidP="00616EC4">
            <w:r w:rsidRPr="00224E77">
              <w:rPr>
                <w:color w:val="000000"/>
              </w:rPr>
              <w:t>ERR:7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0A006BB" w14:textId="77777777" w:rsidR="009D1437" w:rsidRPr="00224E77" w:rsidRDefault="009D1437" w:rsidP="00616EC4">
            <w:r w:rsidRPr="00224E77">
              <w:rPr>
                <w:color w:val="000000"/>
              </w:rPr>
              <w:t>User name không phù hợp, không tìm thấy thông tin công ty tương ứng cho user.</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62EE310" w14:textId="77777777" w:rsidR="009D1437" w:rsidRPr="00224E77" w:rsidRDefault="009D1437" w:rsidP="00616EC4"/>
        </w:tc>
      </w:tr>
      <w:tr w:rsidR="009D1437" w:rsidRPr="00224E77" w14:paraId="73EC24A3"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9E3C5A8" w14:textId="77777777" w:rsidR="009D1437" w:rsidRPr="00224E77" w:rsidRDefault="009D1437" w:rsidP="00616EC4">
            <w:r w:rsidRPr="00224E77">
              <w:rPr>
                <w:color w:val="000000"/>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2229CE4" w14:textId="77777777" w:rsidR="009D1437" w:rsidRPr="00224E77" w:rsidRDefault="009D1437" w:rsidP="00616EC4">
            <w:r w:rsidRPr="00224E77">
              <w:rPr>
                <w:color w:val="000000"/>
              </w:rPr>
              <w:t>Không tìm thấy công ty hoặc tài khoản không tồn 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4E9AF04" w14:textId="77777777" w:rsidR="009D1437" w:rsidRPr="00224E77" w:rsidRDefault="009D1437" w:rsidP="00616EC4"/>
        </w:tc>
      </w:tr>
      <w:tr w:rsidR="009D1437" w:rsidRPr="00224E77" w14:paraId="1C28C144"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546688A" w14:textId="77777777" w:rsidR="009D1437" w:rsidRPr="00224E77" w:rsidRDefault="009D1437" w:rsidP="00616EC4">
            <w:r w:rsidRPr="00224E77">
              <w:rPr>
                <w:color w:val="000000"/>
              </w:rPr>
              <w:t>ERR:28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925628E" w14:textId="77777777" w:rsidR="009D1437" w:rsidRPr="00224E77" w:rsidRDefault="009D1437" w:rsidP="00616EC4">
            <w:r w:rsidRPr="00224E77">
              <w:rPr>
                <w:color w:val="000000"/>
              </w:rPr>
              <w:t>Chưa có thông tin chứng thư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A42B50E" w14:textId="77777777" w:rsidR="009D1437" w:rsidRPr="00224E77" w:rsidRDefault="009D1437" w:rsidP="00616EC4"/>
        </w:tc>
      </w:tr>
      <w:tr w:rsidR="009D1437" w:rsidRPr="00224E77" w14:paraId="45E94DDE"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28B05BF" w14:textId="77777777" w:rsidR="009D1437" w:rsidRPr="00224E77" w:rsidRDefault="009D1437" w:rsidP="00616EC4">
            <w:r w:rsidRPr="00224E77">
              <w:rPr>
                <w:color w:val="000000"/>
              </w:rPr>
              <w:t>ERR:41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A686B7F" w14:textId="77777777" w:rsidR="009D1437" w:rsidRPr="00224E77" w:rsidRDefault="009D1437" w:rsidP="00616EC4">
            <w:r w:rsidRPr="00224E77">
              <w:rPr>
                <w:color w:val="000000"/>
              </w:rPr>
              <w:t>Đã tồn tại chứng thư này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2F0AB52" w14:textId="77777777" w:rsidR="009D1437" w:rsidRPr="00224E77" w:rsidRDefault="009D1437" w:rsidP="00616EC4"/>
        </w:tc>
      </w:tr>
      <w:tr w:rsidR="009D1437" w:rsidRPr="00224E77" w14:paraId="2C70AC7D"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25D18C3" w14:textId="77777777" w:rsidR="009D1437" w:rsidRPr="00224E77" w:rsidRDefault="009D1437" w:rsidP="00616EC4">
            <w:r w:rsidRPr="00224E77">
              <w:rPr>
                <w:color w:val="000000"/>
              </w:rPr>
              <w:t>ERR:42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88BC5E2" w14:textId="77777777" w:rsidR="009D1437" w:rsidRPr="00224E77" w:rsidRDefault="009D1437" w:rsidP="00616EC4">
            <w:r w:rsidRPr="00224E77">
              <w:rPr>
                <w:color w:val="000000"/>
              </w:rPr>
              <w:t>Chứng thư đã đăng ký với thuế, không thể thay đổi. Hãy đăng ký tờ khai thay đổi thông tin.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5334F29" w14:textId="77777777" w:rsidR="009D1437" w:rsidRPr="00224E77" w:rsidRDefault="009D1437" w:rsidP="00616EC4"/>
        </w:tc>
      </w:tr>
      <w:tr w:rsidR="009D1437" w:rsidRPr="00224E77" w14:paraId="2560093A"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9961405" w14:textId="77777777" w:rsidR="009D1437" w:rsidRPr="00224E77" w:rsidRDefault="009D1437" w:rsidP="00616EC4">
            <w:r w:rsidRPr="00224E77">
              <w:rPr>
                <w:color w:val="000000"/>
              </w:rPr>
              <w:t>ERR:43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D8AF124" w14:textId="77777777" w:rsidR="009D1437" w:rsidRPr="00224E77" w:rsidRDefault="009D1437" w:rsidP="00616EC4">
            <w:r w:rsidRPr="00224E77">
              <w:rPr>
                <w:color w:val="000000"/>
              </w:rPr>
              <w:t>Chứng thư không phải của công ty</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651A628" w14:textId="77777777" w:rsidR="009D1437" w:rsidRPr="00224E77" w:rsidRDefault="009D1437" w:rsidP="00616EC4"/>
        </w:tc>
      </w:tr>
      <w:tr w:rsidR="009D1437" w:rsidRPr="00224E77" w14:paraId="243C98B8" w14:textId="77777777" w:rsidTr="00616EC4">
        <w:trPr>
          <w:trHeight w:val="413"/>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04EAE7D" w14:textId="77777777" w:rsidR="009D1437" w:rsidRPr="00224E77" w:rsidRDefault="009D1437" w:rsidP="00616EC4">
            <w:r w:rsidRPr="00224E77">
              <w:rPr>
                <w:color w:val="000000"/>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588E900" w14:textId="77777777" w:rsidR="009D1437" w:rsidRPr="00224E77" w:rsidRDefault="009D1437" w:rsidP="00616EC4">
            <w:r w:rsidRPr="00224E77">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05F5494" w14:textId="77777777" w:rsidR="009D1437" w:rsidRPr="00224E77" w:rsidRDefault="009D1437" w:rsidP="00616EC4">
            <w:pPr>
              <w:jc w:val="both"/>
            </w:pPr>
            <w:r w:rsidRPr="00224E77">
              <w:rPr>
                <w:color w:val="000000"/>
              </w:rPr>
              <w:t>Lỗi không xác định</w:t>
            </w:r>
          </w:p>
        </w:tc>
      </w:tr>
      <w:tr w:rsidR="009D1437" w:rsidRPr="00224E77" w14:paraId="62C0DED0"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3BB9459" w14:textId="77777777" w:rsidR="009D1437" w:rsidRPr="00224E77" w:rsidRDefault="009D1437" w:rsidP="00616EC4">
            <w:pPr>
              <w:jc w:val="both"/>
            </w:pPr>
            <w:r w:rsidRPr="00224E77">
              <w:rPr>
                <w:color w:val="000000"/>
              </w:rPr>
              <w:t>OK</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E36FB71" w14:textId="77777777" w:rsidR="009D1437" w:rsidRPr="00224E77" w:rsidRDefault="009D1437" w:rsidP="00616EC4">
            <w:r w:rsidRPr="00224E77">
              <w:rPr>
                <w:color w:val="000000"/>
              </w:rPr>
              <w:t>Thực hiện xóa thành công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E58E11C" w14:textId="77777777" w:rsidR="009D1437" w:rsidRPr="00224E77" w:rsidRDefault="009D1437" w:rsidP="00616EC4"/>
        </w:tc>
      </w:tr>
    </w:tbl>
    <w:p w14:paraId="1C30C448" w14:textId="77777777" w:rsidR="009D1437" w:rsidRDefault="009D1437" w:rsidP="00480762">
      <w:pPr>
        <w:pStyle w:val="Heading3"/>
      </w:pPr>
      <w:bookmarkStart w:id="30" w:name="_Toc101427477"/>
      <w:bookmarkStart w:id="31" w:name="_Toc198045269"/>
      <w:r>
        <w:t>Danh sách chứng thư số của đơn vị</w:t>
      </w:r>
      <w:bookmarkEnd w:id="30"/>
      <w:bookmarkEnd w:id="31"/>
    </w:p>
    <w:p w14:paraId="15E6B528" w14:textId="77777777" w:rsidR="009D1437" w:rsidRPr="00C429A9" w:rsidRDefault="009D1437" w:rsidP="009D1437">
      <w:pPr>
        <w:ind w:right="14"/>
      </w:pPr>
      <w:r w:rsidRPr="00C429A9">
        <w:rPr>
          <w:color w:val="000000"/>
        </w:rPr>
        <w:t>URL</w:t>
      </w:r>
    </w:p>
    <w:p w14:paraId="4EC07F72" w14:textId="77777777" w:rsidR="009D1437" w:rsidRPr="00C429A9" w:rsidRDefault="009D1437" w:rsidP="009D1437">
      <w:pPr>
        <w:ind w:right="14"/>
      </w:pPr>
      <w:r w:rsidRPr="00C429A9">
        <w:rPr>
          <w:color w:val="000000"/>
        </w:rPr>
        <w:tab/>
        <w:t xml:space="preserve"> String </w:t>
      </w:r>
      <w:r w:rsidRPr="00C429A9">
        <w:rPr>
          <w:b/>
          <w:bCs/>
          <w:color w:val="000000"/>
        </w:rPr>
        <w:t xml:space="preserve">GetCertificates </w:t>
      </w:r>
      <w:r w:rsidRPr="00C429A9">
        <w:rPr>
          <w:color w:val="000000"/>
        </w:rPr>
        <w:t>(string userName, string password)</w:t>
      </w:r>
    </w:p>
    <w:p w14:paraId="49E60FEE" w14:textId="77777777" w:rsidR="009D1437" w:rsidRPr="00C429A9" w:rsidRDefault="009D1437" w:rsidP="009D1437">
      <w:pPr>
        <w:ind w:right="14"/>
      </w:pPr>
      <w:r w:rsidRPr="00C429A9">
        <w:rPr>
          <w:color w:val="000000"/>
        </w:rPr>
        <w:t>DESCRIPTION</w:t>
      </w:r>
    </w:p>
    <w:p w14:paraId="19FDFD4C" w14:textId="77777777" w:rsidR="009D1437" w:rsidRPr="00C429A9" w:rsidRDefault="009D1437" w:rsidP="009D1437">
      <w:pPr>
        <w:ind w:right="14"/>
      </w:pPr>
      <w:r w:rsidRPr="00C429A9">
        <w:rPr>
          <w:color w:val="000000"/>
        </w:rPr>
        <w:tab/>
        <w:t>Đây là web service lấy thông tin chứng thư số hiện tại của đơn vị.</w:t>
      </w:r>
    </w:p>
    <w:p w14:paraId="3FEB0C4C" w14:textId="77777777" w:rsidR="009D1437" w:rsidRPr="00C429A9" w:rsidRDefault="009D1437" w:rsidP="009D1437">
      <w:pPr>
        <w:ind w:right="14"/>
      </w:pPr>
      <w:r w:rsidRPr="00C429A9">
        <w:rPr>
          <w:color w:val="000000"/>
        </w:rPr>
        <w:t>HTTP METHOD</w:t>
      </w:r>
    </w:p>
    <w:p w14:paraId="3743A896" w14:textId="77777777" w:rsidR="009D1437" w:rsidRPr="00C429A9" w:rsidRDefault="009D1437" w:rsidP="009D1437">
      <w:pPr>
        <w:ind w:right="14"/>
      </w:pPr>
      <w:r w:rsidRPr="00C429A9">
        <w:rPr>
          <w:color w:val="000000"/>
        </w:rPr>
        <w:tab/>
      </w:r>
      <w:r w:rsidRPr="00C429A9">
        <w:rPr>
          <w:color w:val="000000"/>
        </w:rPr>
        <w:tab/>
        <w:t>POST</w:t>
      </w:r>
    </w:p>
    <w:p w14:paraId="39A74853" w14:textId="77777777" w:rsidR="009D1437" w:rsidRPr="00C429A9" w:rsidRDefault="009D1437" w:rsidP="009D1437">
      <w:pPr>
        <w:ind w:right="14"/>
      </w:pPr>
      <w:r w:rsidRPr="00C429A9">
        <w:rPr>
          <w:color w:val="000000"/>
        </w:rPr>
        <w:t>REQUEST BODY</w:t>
      </w:r>
    </w:p>
    <w:p w14:paraId="618E7D14" w14:textId="77777777" w:rsidR="009D1437" w:rsidRPr="00C429A9" w:rsidRDefault="009D1437" w:rsidP="009D1437">
      <w:pPr>
        <w:numPr>
          <w:ilvl w:val="0"/>
          <w:numId w:val="29"/>
        </w:numPr>
        <w:ind w:left="1080"/>
        <w:jc w:val="both"/>
        <w:textAlignment w:val="baseline"/>
        <w:rPr>
          <w:b/>
          <w:bCs/>
          <w:color w:val="000000"/>
          <w:u w:val="single"/>
        </w:rPr>
      </w:pPr>
      <w:r w:rsidRPr="00C429A9">
        <w:rPr>
          <w:b/>
          <w:bCs/>
          <w:color w:val="000000"/>
        </w:rPr>
        <w:t>userName/password</w:t>
      </w:r>
      <w:r w:rsidRPr="00C429A9">
        <w:rPr>
          <w:color w:val="000000"/>
        </w:rPr>
        <w:t>: Tài khoản được cấp phát cho khách hàng để gọi đến webservice (tài khoản có quyền ServiceRole trong hệ thống).</w:t>
      </w:r>
      <w:r w:rsidRPr="00C429A9">
        <w:rPr>
          <w:b/>
          <w:bCs/>
          <w:color w:val="000000"/>
          <w:u w:val="single"/>
        </w:rPr>
        <w:t> </w:t>
      </w:r>
    </w:p>
    <w:p w14:paraId="32615BCE" w14:textId="77777777" w:rsidR="009D1437" w:rsidRPr="00C429A9" w:rsidRDefault="009D1437" w:rsidP="009D1437">
      <w:pPr>
        <w:ind w:right="14"/>
      </w:pPr>
      <w:r w:rsidRPr="00C429A9">
        <w:rPr>
          <w:color w:val="000000"/>
        </w:rPr>
        <w:t>RETURNS</w:t>
      </w:r>
    </w:p>
    <w:tbl>
      <w:tblPr>
        <w:tblW w:w="0" w:type="auto"/>
        <w:tblCellMar>
          <w:top w:w="15" w:type="dxa"/>
          <w:left w:w="15" w:type="dxa"/>
          <w:bottom w:w="15" w:type="dxa"/>
          <w:right w:w="15" w:type="dxa"/>
        </w:tblCellMar>
        <w:tblLook w:val="04A0" w:firstRow="1" w:lastRow="0" w:firstColumn="1" w:lastColumn="0" w:noHBand="0" w:noVBand="1"/>
      </w:tblPr>
      <w:tblGrid>
        <w:gridCol w:w="1633"/>
        <w:gridCol w:w="5751"/>
        <w:gridCol w:w="1966"/>
      </w:tblGrid>
      <w:tr w:rsidR="009D1437" w:rsidRPr="00C429A9" w14:paraId="1DB4B34F" w14:textId="77777777" w:rsidTr="00616EC4">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5C0BCB1F" w14:textId="77777777" w:rsidR="009D1437" w:rsidRPr="00C429A9" w:rsidRDefault="009D1437" w:rsidP="00616EC4">
            <w:pPr>
              <w:spacing w:after="200"/>
              <w:ind w:left="720"/>
            </w:pPr>
            <w:r w:rsidRPr="00C429A9">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4B7C4392" w14:textId="77777777" w:rsidR="009D1437" w:rsidRPr="00C429A9" w:rsidRDefault="009D1437" w:rsidP="00616EC4">
            <w:pPr>
              <w:spacing w:after="200"/>
              <w:ind w:left="720"/>
            </w:pPr>
            <w:r w:rsidRPr="00C429A9">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793913AC" w14:textId="77777777" w:rsidR="009D1437" w:rsidRPr="00C429A9" w:rsidRDefault="009D1437" w:rsidP="00616EC4">
            <w:pPr>
              <w:spacing w:after="200"/>
              <w:ind w:left="720"/>
            </w:pPr>
            <w:r w:rsidRPr="00C429A9">
              <w:rPr>
                <w:color w:val="000000"/>
              </w:rPr>
              <w:t>Ghi chú</w:t>
            </w:r>
          </w:p>
        </w:tc>
      </w:tr>
      <w:tr w:rsidR="009D1437" w:rsidRPr="00C429A9" w14:paraId="186FA478"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84FA110" w14:textId="77777777" w:rsidR="009D1437" w:rsidRPr="00C429A9" w:rsidRDefault="009D1437" w:rsidP="00616EC4">
            <w:r w:rsidRPr="00C429A9">
              <w:rPr>
                <w:color w:val="000000"/>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1E2A19A" w14:textId="77777777" w:rsidR="009D1437" w:rsidRPr="00C429A9" w:rsidRDefault="009D1437" w:rsidP="00616EC4">
            <w:r w:rsidRPr="00C429A9">
              <w:rPr>
                <w:color w:val="000000"/>
              </w:rPr>
              <w:t>Tài khoản đăng nhập sai hoặc không có 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E5E7307" w14:textId="77777777" w:rsidR="009D1437" w:rsidRPr="00C429A9" w:rsidRDefault="009D1437" w:rsidP="00616EC4"/>
        </w:tc>
      </w:tr>
      <w:tr w:rsidR="009D1437" w:rsidRPr="00C429A9" w14:paraId="7ABF2CDE"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E0549AB" w14:textId="77777777" w:rsidR="009D1437" w:rsidRPr="00C429A9" w:rsidRDefault="009D1437" w:rsidP="00616EC4">
            <w:r w:rsidRPr="00C429A9">
              <w:rPr>
                <w:color w:val="000000"/>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BE7CFD4" w14:textId="77777777" w:rsidR="009D1437" w:rsidRPr="00C429A9" w:rsidRDefault="009D1437" w:rsidP="00616EC4">
            <w:r w:rsidRPr="00C429A9">
              <w:rPr>
                <w:color w:val="000000"/>
              </w:rPr>
              <w:t>Không tìm thấy công ty hoặc tài khoản không tồn 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71CE664" w14:textId="77777777" w:rsidR="009D1437" w:rsidRPr="00C429A9" w:rsidRDefault="009D1437" w:rsidP="00616EC4"/>
        </w:tc>
      </w:tr>
      <w:tr w:rsidR="009D1437" w:rsidRPr="00C429A9" w14:paraId="5F15847C"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32936BD" w14:textId="77777777" w:rsidR="009D1437" w:rsidRPr="00C429A9" w:rsidRDefault="009D1437" w:rsidP="00616EC4">
            <w:r w:rsidRPr="00C429A9">
              <w:rPr>
                <w:color w:val="000000"/>
              </w:rPr>
              <w:t>ERR:22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F25AE54" w14:textId="77777777" w:rsidR="009D1437" w:rsidRPr="00C429A9" w:rsidRDefault="009D1437" w:rsidP="00616EC4">
            <w:r w:rsidRPr="00C429A9">
              <w:rPr>
                <w:color w:val="000000"/>
              </w:rPr>
              <w:t>Công ty chưa đăng ký chứng thư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39D92CC" w14:textId="77777777" w:rsidR="009D1437" w:rsidRPr="00C429A9" w:rsidRDefault="009D1437" w:rsidP="00616EC4"/>
        </w:tc>
      </w:tr>
      <w:tr w:rsidR="009D1437" w:rsidRPr="00C429A9" w14:paraId="691194AB"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78863DC" w14:textId="77777777" w:rsidR="009D1437" w:rsidRPr="00C429A9" w:rsidRDefault="009D1437" w:rsidP="00616EC4">
            <w:r w:rsidRPr="00C429A9">
              <w:rPr>
                <w:color w:val="000000"/>
              </w:rPr>
              <w:t>ERR:28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66BCE75" w14:textId="77777777" w:rsidR="009D1437" w:rsidRPr="00C429A9" w:rsidRDefault="009D1437" w:rsidP="00616EC4">
            <w:r w:rsidRPr="00C429A9">
              <w:rPr>
                <w:color w:val="000000"/>
              </w:rPr>
              <w:t>Chưa có thông tin chứng thư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0DC28B0" w14:textId="77777777" w:rsidR="009D1437" w:rsidRPr="00C429A9" w:rsidRDefault="009D1437" w:rsidP="00616EC4"/>
        </w:tc>
      </w:tr>
      <w:tr w:rsidR="009D1437" w:rsidRPr="00C429A9" w14:paraId="3AF01F07" w14:textId="77777777" w:rsidTr="00616EC4">
        <w:trPr>
          <w:trHeight w:val="413"/>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2814ED1" w14:textId="77777777" w:rsidR="009D1437" w:rsidRPr="00C429A9" w:rsidRDefault="009D1437" w:rsidP="00616EC4">
            <w:r w:rsidRPr="00C429A9">
              <w:rPr>
                <w:color w:val="000000"/>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5B99AF2" w14:textId="77777777" w:rsidR="009D1437" w:rsidRPr="00C429A9" w:rsidRDefault="009D1437" w:rsidP="00616EC4">
            <w:r w:rsidRPr="00C429A9">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C79E26D" w14:textId="77777777" w:rsidR="009D1437" w:rsidRPr="00C429A9" w:rsidRDefault="009D1437" w:rsidP="00616EC4">
            <w:pPr>
              <w:jc w:val="both"/>
            </w:pPr>
            <w:r w:rsidRPr="00C429A9">
              <w:rPr>
                <w:color w:val="000000"/>
              </w:rPr>
              <w:t>Lỗi không xác định</w:t>
            </w:r>
          </w:p>
        </w:tc>
      </w:tr>
      <w:tr w:rsidR="009D1437" w:rsidRPr="00C429A9" w14:paraId="2A702849"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8E3288F" w14:textId="77777777" w:rsidR="009D1437" w:rsidRPr="00C429A9" w:rsidRDefault="009D1437" w:rsidP="00616EC4">
            <w:pPr>
              <w:jc w:val="both"/>
            </w:pPr>
            <w:r w:rsidRPr="00C429A9">
              <w:rPr>
                <w:color w:val="000000"/>
              </w:rPr>
              <w:t>Chuỗi base64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D97C7B3" w14:textId="77777777" w:rsidR="009D1437" w:rsidRPr="00C429A9" w:rsidRDefault="009D1437" w:rsidP="00616EC4">
            <w:r w:rsidRPr="00C429A9">
              <w:rPr>
                <w:color w:val="000000"/>
              </w:rPr>
              <w:t>Chuỗi base64 trả về của chuỗi XML thông tin danh sách chứng thư</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2D4D806" w14:textId="77777777" w:rsidR="009D1437" w:rsidRPr="00C429A9" w:rsidRDefault="009D1437" w:rsidP="00616EC4"/>
        </w:tc>
      </w:tr>
    </w:tbl>
    <w:p w14:paraId="2BC644A6" w14:textId="77777777" w:rsidR="009D1437" w:rsidRPr="00C429A9" w:rsidRDefault="009D1437" w:rsidP="009D1437"/>
    <w:p w14:paraId="70445CC2" w14:textId="77777777" w:rsidR="009D1437" w:rsidRPr="00C429A9" w:rsidRDefault="009D1437" w:rsidP="009D1437">
      <w:r w:rsidRPr="00C429A9">
        <w:rPr>
          <w:color w:val="000000"/>
        </w:rPr>
        <w:t>Cấu trúc chuỗi XML trả về: </w:t>
      </w:r>
    </w:p>
    <w:p w14:paraId="09A7711F" w14:textId="77777777" w:rsidR="009D1437" w:rsidRPr="00C429A9" w:rsidRDefault="009D1437" w:rsidP="009D1437">
      <w:pPr>
        <w:shd w:val="clear" w:color="auto" w:fill="FFFFFF"/>
      </w:pPr>
      <w:r w:rsidRPr="00C429A9">
        <w:rPr>
          <w:rFonts w:ascii="Courier New" w:hAnsi="Courier New" w:cs="Courier New"/>
          <w:b/>
          <w:bCs/>
          <w:color w:val="000000"/>
          <w:sz w:val="20"/>
          <w:szCs w:val="20"/>
        </w:rPr>
        <w:t>&lt;</w:t>
      </w:r>
      <w:r w:rsidRPr="00C429A9">
        <w:rPr>
          <w:rFonts w:ascii="Courier New" w:hAnsi="Courier New" w:cs="Courier New"/>
          <w:b/>
          <w:bCs/>
          <w:color w:val="0070C0"/>
          <w:sz w:val="20"/>
          <w:szCs w:val="20"/>
        </w:rPr>
        <w:t>Certificates</w:t>
      </w:r>
      <w:r w:rsidRPr="00C429A9">
        <w:rPr>
          <w:rFonts w:ascii="Courier New" w:hAnsi="Courier New" w:cs="Courier New"/>
          <w:b/>
          <w:bCs/>
          <w:color w:val="000000"/>
          <w:sz w:val="20"/>
          <w:szCs w:val="20"/>
        </w:rPr>
        <w:t>&gt;</w:t>
      </w:r>
    </w:p>
    <w:p w14:paraId="77AB6270" w14:textId="77777777" w:rsidR="009D1437" w:rsidRPr="00C429A9" w:rsidRDefault="009D1437" w:rsidP="009D1437">
      <w:pPr>
        <w:shd w:val="clear" w:color="auto" w:fill="FFFFFF"/>
      </w:pPr>
      <w:r w:rsidRPr="00C429A9">
        <w:rPr>
          <w:rFonts w:ascii="Courier New" w:hAnsi="Courier New" w:cs="Courier New"/>
          <w:b/>
          <w:bCs/>
          <w:color w:val="000000"/>
          <w:sz w:val="20"/>
          <w:szCs w:val="20"/>
        </w:rPr>
        <w:tab/>
        <w:t>&lt;</w:t>
      </w:r>
      <w:r w:rsidRPr="00C429A9">
        <w:rPr>
          <w:rFonts w:ascii="Courier New" w:hAnsi="Courier New" w:cs="Courier New"/>
          <w:b/>
          <w:bCs/>
          <w:color w:val="0070C0"/>
          <w:sz w:val="20"/>
          <w:szCs w:val="20"/>
        </w:rPr>
        <w:t>Certificate</w:t>
      </w:r>
      <w:r w:rsidRPr="00C429A9">
        <w:rPr>
          <w:rFonts w:ascii="Courier New" w:hAnsi="Courier New" w:cs="Courier New"/>
          <w:b/>
          <w:bCs/>
          <w:color w:val="000000"/>
          <w:sz w:val="20"/>
          <w:szCs w:val="20"/>
        </w:rPr>
        <w:t>&gt;</w:t>
      </w:r>
    </w:p>
    <w:p w14:paraId="04EC5B07" w14:textId="77777777" w:rsidR="009D1437" w:rsidRPr="00C429A9" w:rsidRDefault="009D1437" w:rsidP="009D1437">
      <w:pPr>
        <w:shd w:val="clear" w:color="auto" w:fill="FFFFFF"/>
      </w:pPr>
      <w:r w:rsidRPr="00C429A9">
        <w:rPr>
          <w:rFonts w:ascii="Courier New" w:hAnsi="Courier New" w:cs="Courier New"/>
          <w:b/>
          <w:bCs/>
          <w:color w:val="000000"/>
          <w:sz w:val="20"/>
          <w:szCs w:val="20"/>
        </w:rPr>
        <w:tab/>
      </w:r>
      <w:r w:rsidRPr="00C429A9">
        <w:rPr>
          <w:rFonts w:ascii="Courier New" w:hAnsi="Courier New" w:cs="Courier New"/>
          <w:b/>
          <w:bCs/>
          <w:color w:val="000000"/>
          <w:sz w:val="20"/>
          <w:szCs w:val="20"/>
        </w:rPr>
        <w:tab/>
        <w:t>&lt;</w:t>
      </w:r>
      <w:r w:rsidRPr="00C429A9">
        <w:rPr>
          <w:rFonts w:ascii="Courier New" w:hAnsi="Courier New" w:cs="Courier New"/>
          <w:b/>
          <w:bCs/>
          <w:color w:val="0070C0"/>
          <w:sz w:val="20"/>
          <w:szCs w:val="20"/>
        </w:rPr>
        <w:t>OwnCA</w:t>
      </w:r>
      <w:r w:rsidRPr="00C429A9">
        <w:rPr>
          <w:rFonts w:ascii="Courier New" w:hAnsi="Courier New" w:cs="Courier New"/>
          <w:b/>
          <w:bCs/>
          <w:color w:val="000000"/>
          <w:sz w:val="20"/>
          <w:szCs w:val="20"/>
        </w:rPr>
        <w:t>&gt;</w:t>
      </w:r>
    </w:p>
    <w:p w14:paraId="7A6CC43A" w14:textId="77777777" w:rsidR="009D1437" w:rsidRPr="00C429A9" w:rsidRDefault="009D1437" w:rsidP="009D1437">
      <w:pPr>
        <w:shd w:val="clear" w:color="auto" w:fill="FFFFFF"/>
      </w:pPr>
      <w:r w:rsidRPr="00C429A9">
        <w:rPr>
          <w:rFonts w:ascii="Courier New" w:hAnsi="Courier New" w:cs="Courier New"/>
          <w:b/>
          <w:bCs/>
          <w:color w:val="000000"/>
          <w:sz w:val="20"/>
          <w:szCs w:val="20"/>
        </w:rPr>
        <w:tab/>
      </w:r>
      <w:r w:rsidRPr="00C429A9">
        <w:rPr>
          <w:rFonts w:ascii="Courier New" w:hAnsi="Courier New" w:cs="Courier New"/>
          <w:b/>
          <w:bCs/>
          <w:color w:val="000000"/>
          <w:sz w:val="20"/>
          <w:szCs w:val="20"/>
        </w:rPr>
        <w:tab/>
      </w:r>
      <w:r w:rsidRPr="00C429A9">
        <w:rPr>
          <w:rFonts w:ascii="Courier New" w:hAnsi="Courier New" w:cs="Courier New"/>
          <w:b/>
          <w:bCs/>
          <w:color w:val="000000"/>
          <w:sz w:val="20"/>
          <w:szCs w:val="20"/>
        </w:rPr>
        <w:tab/>
        <w:t>&lt;![CDATA[]]&gt;</w:t>
      </w:r>
    </w:p>
    <w:p w14:paraId="39B0D71D" w14:textId="77777777" w:rsidR="009D1437" w:rsidRPr="00C429A9" w:rsidRDefault="009D1437" w:rsidP="009D1437">
      <w:pPr>
        <w:shd w:val="clear" w:color="auto" w:fill="FFFFFF"/>
      </w:pPr>
      <w:r w:rsidRPr="00C429A9">
        <w:rPr>
          <w:rFonts w:ascii="Courier New" w:hAnsi="Courier New" w:cs="Courier New"/>
          <w:b/>
          <w:bCs/>
          <w:color w:val="000000"/>
          <w:sz w:val="20"/>
          <w:szCs w:val="20"/>
        </w:rPr>
        <w:tab/>
      </w:r>
      <w:r w:rsidRPr="00C429A9">
        <w:rPr>
          <w:rFonts w:ascii="Courier New" w:hAnsi="Courier New" w:cs="Courier New"/>
          <w:b/>
          <w:bCs/>
          <w:color w:val="000000"/>
          <w:sz w:val="20"/>
          <w:szCs w:val="20"/>
        </w:rPr>
        <w:tab/>
        <w:t>&lt;/</w:t>
      </w:r>
      <w:r w:rsidRPr="00C429A9">
        <w:rPr>
          <w:rFonts w:ascii="Courier New" w:hAnsi="Courier New" w:cs="Courier New"/>
          <w:b/>
          <w:bCs/>
          <w:color w:val="0070C0"/>
          <w:sz w:val="20"/>
          <w:szCs w:val="20"/>
        </w:rPr>
        <w:t>OwnCA</w:t>
      </w:r>
      <w:r w:rsidRPr="00C429A9">
        <w:rPr>
          <w:rFonts w:ascii="Courier New" w:hAnsi="Courier New" w:cs="Courier New"/>
          <w:b/>
          <w:bCs/>
          <w:color w:val="000000"/>
          <w:sz w:val="20"/>
          <w:szCs w:val="20"/>
        </w:rPr>
        <w:t>&gt;</w:t>
      </w:r>
    </w:p>
    <w:p w14:paraId="503938B1" w14:textId="77777777" w:rsidR="009D1437" w:rsidRPr="00C429A9" w:rsidRDefault="009D1437" w:rsidP="009D1437">
      <w:pPr>
        <w:shd w:val="clear" w:color="auto" w:fill="FFFFFF"/>
      </w:pPr>
      <w:r w:rsidRPr="00C429A9">
        <w:rPr>
          <w:rFonts w:ascii="Courier New" w:hAnsi="Courier New" w:cs="Courier New"/>
          <w:b/>
          <w:bCs/>
          <w:color w:val="000000"/>
          <w:sz w:val="20"/>
          <w:szCs w:val="20"/>
        </w:rPr>
        <w:tab/>
      </w:r>
      <w:r w:rsidRPr="00C429A9">
        <w:rPr>
          <w:rFonts w:ascii="Courier New" w:hAnsi="Courier New" w:cs="Courier New"/>
          <w:b/>
          <w:bCs/>
          <w:color w:val="000000"/>
          <w:sz w:val="20"/>
          <w:szCs w:val="20"/>
        </w:rPr>
        <w:tab/>
        <w:t>&lt;</w:t>
      </w:r>
      <w:r w:rsidRPr="00C429A9">
        <w:rPr>
          <w:rFonts w:ascii="Courier New" w:hAnsi="Courier New" w:cs="Courier New"/>
          <w:b/>
          <w:bCs/>
          <w:color w:val="0070C0"/>
          <w:sz w:val="20"/>
          <w:szCs w:val="20"/>
        </w:rPr>
        <w:t>SerialNumber</w:t>
      </w:r>
      <w:r w:rsidRPr="00C429A9">
        <w:rPr>
          <w:rFonts w:ascii="Courier New" w:hAnsi="Courier New" w:cs="Courier New"/>
          <w:b/>
          <w:bCs/>
          <w:color w:val="000000"/>
          <w:sz w:val="20"/>
          <w:szCs w:val="20"/>
        </w:rPr>
        <w:t>&gt;&lt;/</w:t>
      </w:r>
      <w:r w:rsidRPr="00C429A9">
        <w:rPr>
          <w:rFonts w:ascii="Courier New" w:hAnsi="Courier New" w:cs="Courier New"/>
          <w:b/>
          <w:bCs/>
          <w:color w:val="0070C0"/>
          <w:sz w:val="20"/>
          <w:szCs w:val="20"/>
        </w:rPr>
        <w:t>SerialNumber</w:t>
      </w:r>
      <w:r w:rsidRPr="00C429A9">
        <w:rPr>
          <w:rFonts w:ascii="Courier New" w:hAnsi="Courier New" w:cs="Courier New"/>
          <w:b/>
          <w:bCs/>
          <w:color w:val="000000"/>
          <w:sz w:val="20"/>
          <w:szCs w:val="20"/>
        </w:rPr>
        <w:t>&gt;</w:t>
      </w:r>
    </w:p>
    <w:p w14:paraId="3E40D13E" w14:textId="77777777" w:rsidR="009D1437" w:rsidRPr="00C429A9" w:rsidRDefault="009D1437" w:rsidP="009D1437">
      <w:pPr>
        <w:shd w:val="clear" w:color="auto" w:fill="FFFFFF"/>
      </w:pPr>
      <w:r w:rsidRPr="00C429A9">
        <w:rPr>
          <w:rFonts w:ascii="Courier New" w:hAnsi="Courier New" w:cs="Courier New"/>
          <w:b/>
          <w:bCs/>
          <w:color w:val="000000"/>
          <w:sz w:val="20"/>
          <w:szCs w:val="20"/>
        </w:rPr>
        <w:tab/>
      </w:r>
      <w:r w:rsidRPr="00C429A9">
        <w:rPr>
          <w:rFonts w:ascii="Courier New" w:hAnsi="Courier New" w:cs="Courier New"/>
          <w:b/>
          <w:bCs/>
          <w:color w:val="000000"/>
          <w:sz w:val="20"/>
          <w:szCs w:val="20"/>
        </w:rPr>
        <w:tab/>
        <w:t>&lt;</w:t>
      </w:r>
      <w:r w:rsidRPr="00C429A9">
        <w:rPr>
          <w:rFonts w:ascii="Courier New" w:hAnsi="Courier New" w:cs="Courier New"/>
          <w:b/>
          <w:bCs/>
          <w:color w:val="0070C0"/>
          <w:sz w:val="20"/>
          <w:szCs w:val="20"/>
        </w:rPr>
        <w:t>ValidFrom</w:t>
      </w:r>
      <w:r w:rsidRPr="00C429A9">
        <w:rPr>
          <w:rFonts w:ascii="Courier New" w:hAnsi="Courier New" w:cs="Courier New"/>
          <w:b/>
          <w:bCs/>
          <w:color w:val="000000"/>
          <w:sz w:val="20"/>
          <w:szCs w:val="20"/>
        </w:rPr>
        <w:t>&gt; dd/MM/yyyy &lt;/</w:t>
      </w:r>
      <w:r w:rsidRPr="00C429A9">
        <w:rPr>
          <w:rFonts w:ascii="Courier New" w:hAnsi="Courier New" w:cs="Courier New"/>
          <w:b/>
          <w:bCs/>
          <w:color w:val="0070C0"/>
          <w:sz w:val="20"/>
          <w:szCs w:val="20"/>
        </w:rPr>
        <w:t>ValidFrom</w:t>
      </w:r>
      <w:r w:rsidRPr="00C429A9">
        <w:rPr>
          <w:rFonts w:ascii="Courier New" w:hAnsi="Courier New" w:cs="Courier New"/>
          <w:b/>
          <w:bCs/>
          <w:color w:val="000000"/>
          <w:sz w:val="20"/>
          <w:szCs w:val="20"/>
        </w:rPr>
        <w:t>&gt;</w:t>
      </w:r>
    </w:p>
    <w:p w14:paraId="57A8036D" w14:textId="77777777" w:rsidR="009D1437" w:rsidRPr="00C429A9" w:rsidRDefault="009D1437" w:rsidP="009D1437">
      <w:pPr>
        <w:shd w:val="clear" w:color="auto" w:fill="FFFFFF"/>
      </w:pPr>
      <w:r w:rsidRPr="00C429A9">
        <w:rPr>
          <w:rFonts w:ascii="Courier New" w:hAnsi="Courier New" w:cs="Courier New"/>
          <w:b/>
          <w:bCs/>
          <w:color w:val="000000"/>
          <w:sz w:val="20"/>
          <w:szCs w:val="20"/>
        </w:rPr>
        <w:tab/>
      </w:r>
      <w:r w:rsidRPr="00C429A9">
        <w:rPr>
          <w:rFonts w:ascii="Courier New" w:hAnsi="Courier New" w:cs="Courier New"/>
          <w:b/>
          <w:bCs/>
          <w:color w:val="000000"/>
          <w:sz w:val="20"/>
          <w:szCs w:val="20"/>
        </w:rPr>
        <w:tab/>
        <w:t>&lt;</w:t>
      </w:r>
      <w:r w:rsidRPr="00C429A9">
        <w:rPr>
          <w:rFonts w:ascii="Courier New" w:hAnsi="Courier New" w:cs="Courier New"/>
          <w:b/>
          <w:bCs/>
          <w:color w:val="0070C0"/>
          <w:sz w:val="20"/>
          <w:szCs w:val="20"/>
        </w:rPr>
        <w:t>ValidTo</w:t>
      </w:r>
      <w:r w:rsidRPr="00C429A9">
        <w:rPr>
          <w:rFonts w:ascii="Courier New" w:hAnsi="Courier New" w:cs="Courier New"/>
          <w:b/>
          <w:bCs/>
          <w:color w:val="000000"/>
          <w:sz w:val="20"/>
          <w:szCs w:val="20"/>
        </w:rPr>
        <w:t>&gt; dd/MM/yyyy &lt;/</w:t>
      </w:r>
      <w:r w:rsidRPr="00C429A9">
        <w:rPr>
          <w:rFonts w:ascii="Courier New" w:hAnsi="Courier New" w:cs="Courier New"/>
          <w:b/>
          <w:bCs/>
          <w:color w:val="0070C0"/>
          <w:sz w:val="20"/>
          <w:szCs w:val="20"/>
        </w:rPr>
        <w:t>ValidTo</w:t>
      </w:r>
      <w:r w:rsidRPr="00C429A9">
        <w:rPr>
          <w:rFonts w:ascii="Courier New" w:hAnsi="Courier New" w:cs="Courier New"/>
          <w:b/>
          <w:bCs/>
          <w:color w:val="000000"/>
          <w:sz w:val="20"/>
          <w:szCs w:val="20"/>
        </w:rPr>
        <w:t>&gt;</w:t>
      </w:r>
    </w:p>
    <w:p w14:paraId="63984682" w14:textId="77777777" w:rsidR="009D1437" w:rsidRPr="00C429A9" w:rsidRDefault="009D1437" w:rsidP="009D1437">
      <w:pPr>
        <w:shd w:val="clear" w:color="auto" w:fill="FFFFFF"/>
      </w:pPr>
      <w:r w:rsidRPr="00C429A9">
        <w:rPr>
          <w:rFonts w:ascii="Courier New" w:hAnsi="Courier New" w:cs="Courier New"/>
          <w:b/>
          <w:bCs/>
          <w:color w:val="000000"/>
          <w:sz w:val="20"/>
          <w:szCs w:val="20"/>
        </w:rPr>
        <w:lastRenderedPageBreak/>
        <w:tab/>
      </w:r>
      <w:r w:rsidRPr="00C429A9">
        <w:rPr>
          <w:rFonts w:ascii="Courier New" w:hAnsi="Courier New" w:cs="Courier New"/>
          <w:b/>
          <w:bCs/>
          <w:color w:val="000000"/>
          <w:sz w:val="20"/>
          <w:szCs w:val="20"/>
        </w:rPr>
        <w:tab/>
        <w:t>&lt;</w:t>
      </w:r>
      <w:r w:rsidRPr="00C429A9">
        <w:rPr>
          <w:rFonts w:ascii="Courier New" w:hAnsi="Courier New" w:cs="Courier New"/>
          <w:b/>
          <w:bCs/>
          <w:color w:val="0070C0"/>
          <w:sz w:val="20"/>
          <w:szCs w:val="20"/>
        </w:rPr>
        <w:t>OrganizationCA</w:t>
      </w:r>
      <w:r w:rsidRPr="00C429A9">
        <w:rPr>
          <w:rFonts w:ascii="Courier New" w:hAnsi="Courier New" w:cs="Courier New"/>
          <w:b/>
          <w:bCs/>
          <w:color w:val="000000"/>
          <w:sz w:val="20"/>
          <w:szCs w:val="20"/>
        </w:rPr>
        <w:t>&gt;</w:t>
      </w:r>
    </w:p>
    <w:p w14:paraId="63D5E83A" w14:textId="77777777" w:rsidR="009D1437" w:rsidRPr="00C429A9" w:rsidRDefault="009D1437" w:rsidP="009D1437">
      <w:pPr>
        <w:shd w:val="clear" w:color="auto" w:fill="FFFFFF"/>
      </w:pPr>
      <w:r w:rsidRPr="00C429A9">
        <w:rPr>
          <w:rFonts w:ascii="Courier New" w:hAnsi="Courier New" w:cs="Courier New"/>
          <w:b/>
          <w:bCs/>
          <w:color w:val="000000"/>
          <w:sz w:val="20"/>
          <w:szCs w:val="20"/>
        </w:rPr>
        <w:tab/>
      </w:r>
      <w:r w:rsidRPr="00C429A9">
        <w:rPr>
          <w:rFonts w:ascii="Courier New" w:hAnsi="Courier New" w:cs="Courier New"/>
          <w:b/>
          <w:bCs/>
          <w:color w:val="000000"/>
          <w:sz w:val="20"/>
          <w:szCs w:val="20"/>
        </w:rPr>
        <w:tab/>
      </w:r>
      <w:r w:rsidRPr="00C429A9">
        <w:rPr>
          <w:rFonts w:ascii="Courier New" w:hAnsi="Courier New" w:cs="Courier New"/>
          <w:b/>
          <w:bCs/>
          <w:color w:val="000000"/>
          <w:sz w:val="20"/>
          <w:szCs w:val="20"/>
        </w:rPr>
        <w:tab/>
        <w:t>&lt;![CDATA[]]&gt;</w:t>
      </w:r>
    </w:p>
    <w:p w14:paraId="203AF4B4" w14:textId="77777777" w:rsidR="009D1437" w:rsidRPr="00C429A9" w:rsidRDefault="009D1437" w:rsidP="009D1437">
      <w:pPr>
        <w:shd w:val="clear" w:color="auto" w:fill="FFFFFF"/>
      </w:pPr>
      <w:r w:rsidRPr="00C429A9">
        <w:rPr>
          <w:rFonts w:ascii="Courier New" w:hAnsi="Courier New" w:cs="Courier New"/>
          <w:b/>
          <w:bCs/>
          <w:color w:val="000000"/>
          <w:sz w:val="20"/>
          <w:szCs w:val="20"/>
        </w:rPr>
        <w:tab/>
      </w:r>
      <w:r w:rsidRPr="00C429A9">
        <w:rPr>
          <w:rFonts w:ascii="Courier New" w:hAnsi="Courier New" w:cs="Courier New"/>
          <w:b/>
          <w:bCs/>
          <w:color w:val="000000"/>
          <w:sz w:val="20"/>
          <w:szCs w:val="20"/>
        </w:rPr>
        <w:tab/>
        <w:t>&lt;/</w:t>
      </w:r>
      <w:r w:rsidRPr="00C429A9">
        <w:rPr>
          <w:rFonts w:ascii="Courier New" w:hAnsi="Courier New" w:cs="Courier New"/>
          <w:b/>
          <w:bCs/>
          <w:color w:val="0070C0"/>
          <w:sz w:val="20"/>
          <w:szCs w:val="20"/>
        </w:rPr>
        <w:t>OrganizationCA</w:t>
      </w:r>
      <w:r w:rsidRPr="00C429A9">
        <w:rPr>
          <w:rFonts w:ascii="Courier New" w:hAnsi="Courier New" w:cs="Courier New"/>
          <w:b/>
          <w:bCs/>
          <w:color w:val="000000"/>
          <w:sz w:val="20"/>
          <w:szCs w:val="20"/>
        </w:rPr>
        <w:t>&gt;</w:t>
      </w:r>
    </w:p>
    <w:p w14:paraId="10CA6BFE" w14:textId="77777777" w:rsidR="009D1437" w:rsidRPr="00C429A9" w:rsidRDefault="009D1437" w:rsidP="009D1437">
      <w:pPr>
        <w:shd w:val="clear" w:color="auto" w:fill="FFFFFF"/>
      </w:pPr>
      <w:r w:rsidRPr="00C429A9">
        <w:rPr>
          <w:rFonts w:ascii="Courier New" w:hAnsi="Courier New" w:cs="Courier New"/>
          <w:b/>
          <w:bCs/>
          <w:color w:val="000000"/>
          <w:sz w:val="20"/>
          <w:szCs w:val="20"/>
        </w:rPr>
        <w:tab/>
      </w:r>
      <w:r w:rsidRPr="00C429A9">
        <w:rPr>
          <w:rFonts w:ascii="Courier New" w:hAnsi="Courier New" w:cs="Courier New"/>
          <w:b/>
          <w:bCs/>
          <w:color w:val="000000"/>
          <w:sz w:val="20"/>
          <w:szCs w:val="20"/>
        </w:rPr>
        <w:tab/>
        <w:t>&lt;</w:t>
      </w:r>
      <w:r w:rsidRPr="00C429A9">
        <w:rPr>
          <w:rFonts w:ascii="Courier New" w:hAnsi="Courier New" w:cs="Courier New"/>
          <w:b/>
          <w:bCs/>
          <w:color w:val="0070C0"/>
          <w:sz w:val="20"/>
          <w:szCs w:val="20"/>
        </w:rPr>
        <w:t>Status</w:t>
      </w:r>
      <w:r w:rsidRPr="00C429A9">
        <w:rPr>
          <w:rFonts w:ascii="Courier New" w:hAnsi="Courier New" w:cs="Courier New"/>
          <w:b/>
          <w:bCs/>
          <w:color w:val="000000"/>
          <w:sz w:val="20"/>
          <w:szCs w:val="20"/>
        </w:rPr>
        <w:t>&gt;&lt;/</w:t>
      </w:r>
      <w:r w:rsidRPr="00C429A9">
        <w:rPr>
          <w:rFonts w:ascii="Courier New" w:hAnsi="Courier New" w:cs="Courier New"/>
          <w:b/>
          <w:bCs/>
          <w:color w:val="0070C0"/>
          <w:sz w:val="20"/>
          <w:szCs w:val="20"/>
        </w:rPr>
        <w:t>Status</w:t>
      </w:r>
      <w:r w:rsidRPr="00C429A9">
        <w:rPr>
          <w:rFonts w:ascii="Courier New" w:hAnsi="Courier New" w:cs="Courier New"/>
          <w:b/>
          <w:bCs/>
          <w:color w:val="000000"/>
          <w:sz w:val="20"/>
          <w:szCs w:val="20"/>
        </w:rPr>
        <w:t>&gt;</w:t>
      </w:r>
    </w:p>
    <w:p w14:paraId="409DB781" w14:textId="77777777" w:rsidR="009D1437" w:rsidRPr="00C429A9" w:rsidRDefault="009D1437" w:rsidP="009D1437">
      <w:pPr>
        <w:shd w:val="clear" w:color="auto" w:fill="FFFFFF"/>
      </w:pPr>
      <w:r w:rsidRPr="00C429A9">
        <w:rPr>
          <w:rFonts w:ascii="Courier New" w:hAnsi="Courier New" w:cs="Courier New"/>
          <w:b/>
          <w:bCs/>
          <w:color w:val="000000"/>
          <w:sz w:val="20"/>
          <w:szCs w:val="20"/>
        </w:rPr>
        <w:tab/>
      </w:r>
      <w:r w:rsidRPr="00C429A9">
        <w:rPr>
          <w:rFonts w:ascii="Courier New" w:hAnsi="Courier New" w:cs="Courier New"/>
          <w:b/>
          <w:bCs/>
          <w:color w:val="000000"/>
          <w:sz w:val="20"/>
          <w:szCs w:val="20"/>
        </w:rPr>
        <w:tab/>
        <w:t>&lt;</w:t>
      </w:r>
      <w:r w:rsidRPr="00C429A9">
        <w:rPr>
          <w:rFonts w:ascii="Courier New" w:hAnsi="Courier New" w:cs="Courier New"/>
          <w:b/>
          <w:bCs/>
          <w:color w:val="0070C0"/>
          <w:sz w:val="20"/>
          <w:szCs w:val="20"/>
        </w:rPr>
        <w:t>CertType</w:t>
      </w:r>
      <w:r w:rsidRPr="00C429A9">
        <w:rPr>
          <w:rFonts w:ascii="Courier New" w:hAnsi="Courier New" w:cs="Courier New"/>
          <w:b/>
          <w:bCs/>
          <w:color w:val="000000"/>
          <w:sz w:val="20"/>
          <w:szCs w:val="20"/>
        </w:rPr>
        <w:t>&gt;&lt;/</w:t>
      </w:r>
      <w:r w:rsidRPr="00C429A9">
        <w:rPr>
          <w:rFonts w:ascii="Courier New" w:hAnsi="Courier New" w:cs="Courier New"/>
          <w:b/>
          <w:bCs/>
          <w:color w:val="0070C0"/>
          <w:sz w:val="20"/>
          <w:szCs w:val="20"/>
        </w:rPr>
        <w:t>CertType</w:t>
      </w:r>
      <w:r w:rsidRPr="00C429A9">
        <w:rPr>
          <w:rFonts w:ascii="Courier New" w:hAnsi="Courier New" w:cs="Courier New"/>
          <w:b/>
          <w:bCs/>
          <w:color w:val="000000"/>
          <w:sz w:val="20"/>
          <w:szCs w:val="20"/>
        </w:rPr>
        <w:t>&gt;</w:t>
      </w:r>
    </w:p>
    <w:p w14:paraId="7D95AD98" w14:textId="77777777" w:rsidR="009D1437" w:rsidRPr="00C429A9" w:rsidRDefault="009D1437" w:rsidP="009D1437">
      <w:pPr>
        <w:shd w:val="clear" w:color="auto" w:fill="FFFFFF"/>
      </w:pPr>
      <w:r w:rsidRPr="00C429A9">
        <w:rPr>
          <w:rFonts w:ascii="Courier New" w:hAnsi="Courier New" w:cs="Courier New"/>
          <w:b/>
          <w:bCs/>
          <w:color w:val="000000"/>
          <w:sz w:val="20"/>
          <w:szCs w:val="20"/>
        </w:rPr>
        <w:tab/>
        <w:t>&lt;/</w:t>
      </w:r>
      <w:r w:rsidRPr="00C429A9">
        <w:rPr>
          <w:rFonts w:ascii="Courier New" w:hAnsi="Courier New" w:cs="Courier New"/>
          <w:b/>
          <w:bCs/>
          <w:color w:val="0070C0"/>
          <w:sz w:val="20"/>
          <w:szCs w:val="20"/>
        </w:rPr>
        <w:t>Certificate</w:t>
      </w:r>
      <w:r w:rsidRPr="00C429A9">
        <w:rPr>
          <w:rFonts w:ascii="Courier New" w:hAnsi="Courier New" w:cs="Courier New"/>
          <w:b/>
          <w:bCs/>
          <w:color w:val="000000"/>
          <w:sz w:val="20"/>
          <w:szCs w:val="20"/>
        </w:rPr>
        <w:t>&gt;</w:t>
      </w:r>
    </w:p>
    <w:p w14:paraId="7231A956" w14:textId="77777777" w:rsidR="009D1437" w:rsidRPr="00C429A9" w:rsidRDefault="009D1437" w:rsidP="009D1437">
      <w:pPr>
        <w:shd w:val="clear" w:color="auto" w:fill="FFFFFF"/>
      </w:pPr>
      <w:r w:rsidRPr="00C429A9">
        <w:rPr>
          <w:rFonts w:ascii="Courier New" w:hAnsi="Courier New" w:cs="Courier New"/>
          <w:b/>
          <w:bCs/>
          <w:color w:val="000000"/>
          <w:sz w:val="20"/>
          <w:szCs w:val="20"/>
        </w:rPr>
        <w:t>&lt;/</w:t>
      </w:r>
      <w:r w:rsidRPr="00C429A9">
        <w:rPr>
          <w:rFonts w:ascii="Courier New" w:hAnsi="Courier New" w:cs="Courier New"/>
          <w:b/>
          <w:bCs/>
          <w:color w:val="0070C0"/>
          <w:sz w:val="20"/>
          <w:szCs w:val="20"/>
        </w:rPr>
        <w:t>Certificates</w:t>
      </w:r>
      <w:r w:rsidRPr="00C429A9">
        <w:rPr>
          <w:rFonts w:ascii="Courier New" w:hAnsi="Courier New" w:cs="Courier New"/>
          <w:b/>
          <w:bCs/>
          <w:color w:val="000000"/>
          <w:sz w:val="20"/>
          <w:szCs w:val="20"/>
        </w:rPr>
        <w:t>&gt;</w:t>
      </w:r>
    </w:p>
    <w:p w14:paraId="763A31AA" w14:textId="77777777" w:rsidR="009D1437" w:rsidRPr="00C429A9" w:rsidRDefault="009D1437" w:rsidP="009D1437">
      <w:pPr>
        <w:shd w:val="clear" w:color="auto" w:fill="FFFFFF"/>
      </w:pPr>
      <w:r w:rsidRPr="00C429A9">
        <w:t> </w:t>
      </w:r>
    </w:p>
    <w:p w14:paraId="3190367A" w14:textId="77777777" w:rsidR="009D1437" w:rsidRPr="00C429A9" w:rsidRDefault="009D1437" w:rsidP="009D1437">
      <w:r w:rsidRPr="00C429A9">
        <w:rPr>
          <w:color w:val="000000"/>
        </w:rPr>
        <w:t xml:space="preserve">Trong đó: </w:t>
      </w:r>
      <w:r w:rsidRPr="00C429A9">
        <w:rPr>
          <w:color w:val="000000"/>
        </w:rPr>
        <w:tab/>
        <w:t xml:space="preserve">            tag </w:t>
      </w:r>
      <w:r w:rsidRPr="00C429A9">
        <w:rPr>
          <w:rFonts w:ascii="Consolas" w:hAnsi="Consolas"/>
          <w:color w:val="0000FF"/>
          <w:sz w:val="19"/>
          <w:szCs w:val="19"/>
          <w:shd w:val="clear" w:color="auto" w:fill="FFFFFF"/>
        </w:rPr>
        <w:t>&lt;</w:t>
      </w:r>
      <w:r w:rsidRPr="00C429A9">
        <w:rPr>
          <w:rFonts w:ascii="Courier New" w:hAnsi="Courier New" w:cs="Courier New"/>
          <w:color w:val="0070C0"/>
          <w:sz w:val="20"/>
          <w:szCs w:val="20"/>
        </w:rPr>
        <w:t>OwnCA</w:t>
      </w:r>
      <w:r w:rsidRPr="00C429A9">
        <w:rPr>
          <w:rFonts w:ascii="Consolas" w:hAnsi="Consolas"/>
          <w:color w:val="0000FF"/>
          <w:sz w:val="19"/>
          <w:szCs w:val="19"/>
          <w:shd w:val="clear" w:color="auto" w:fill="FFFFFF"/>
        </w:rPr>
        <w:t>&gt;</w:t>
      </w:r>
      <w:r w:rsidRPr="00C429A9">
        <w:rPr>
          <w:color w:val="000000"/>
        </w:rPr>
        <w:t>: Tên tổ chức sở hữu</w:t>
      </w:r>
    </w:p>
    <w:p w14:paraId="0486B992" w14:textId="77777777" w:rsidR="009D1437" w:rsidRPr="00C429A9" w:rsidRDefault="009D1437" w:rsidP="009D1437">
      <w:r w:rsidRPr="00C429A9">
        <w:rPr>
          <w:color w:val="000000"/>
        </w:rPr>
        <w:tab/>
      </w:r>
      <w:r w:rsidRPr="00C429A9">
        <w:rPr>
          <w:color w:val="000000"/>
        </w:rPr>
        <w:tab/>
      </w:r>
      <w:r w:rsidRPr="00C429A9">
        <w:rPr>
          <w:color w:val="000000"/>
        </w:rPr>
        <w:tab/>
        <w:t xml:space="preserve">tag </w:t>
      </w:r>
      <w:r w:rsidRPr="00C429A9">
        <w:rPr>
          <w:rFonts w:ascii="Consolas" w:hAnsi="Consolas"/>
          <w:color w:val="0000FF"/>
          <w:sz w:val="19"/>
          <w:szCs w:val="19"/>
          <w:shd w:val="clear" w:color="auto" w:fill="FFFFFF"/>
        </w:rPr>
        <w:t>&lt;</w:t>
      </w:r>
      <w:r w:rsidRPr="00C429A9">
        <w:rPr>
          <w:rFonts w:ascii="Courier New" w:hAnsi="Courier New" w:cs="Courier New"/>
          <w:color w:val="0070C0"/>
          <w:sz w:val="20"/>
          <w:szCs w:val="20"/>
        </w:rPr>
        <w:t>SerialNumber</w:t>
      </w:r>
      <w:r w:rsidRPr="00C429A9">
        <w:rPr>
          <w:rFonts w:ascii="Consolas" w:hAnsi="Consolas"/>
          <w:color w:val="0000FF"/>
          <w:sz w:val="19"/>
          <w:szCs w:val="19"/>
          <w:shd w:val="clear" w:color="auto" w:fill="FFFFFF"/>
        </w:rPr>
        <w:t>&gt;</w:t>
      </w:r>
      <w:r w:rsidRPr="00C429A9">
        <w:rPr>
          <w:color w:val="000000"/>
        </w:rPr>
        <w:t>: Serial chứng thư</w:t>
      </w:r>
    </w:p>
    <w:p w14:paraId="3F89C1F3" w14:textId="77777777" w:rsidR="009D1437" w:rsidRPr="00C429A9" w:rsidRDefault="009D1437" w:rsidP="009D1437">
      <w:r w:rsidRPr="00C429A9">
        <w:rPr>
          <w:color w:val="000000"/>
        </w:rPr>
        <w:tab/>
      </w:r>
      <w:r w:rsidRPr="00C429A9">
        <w:rPr>
          <w:color w:val="000000"/>
        </w:rPr>
        <w:tab/>
      </w:r>
      <w:r w:rsidRPr="00C429A9">
        <w:rPr>
          <w:color w:val="000000"/>
        </w:rPr>
        <w:tab/>
        <w:t xml:space="preserve">tag </w:t>
      </w:r>
      <w:r w:rsidRPr="00C429A9">
        <w:rPr>
          <w:rFonts w:ascii="Consolas" w:hAnsi="Consolas"/>
          <w:color w:val="0000FF"/>
          <w:sz w:val="19"/>
          <w:szCs w:val="19"/>
          <w:shd w:val="clear" w:color="auto" w:fill="FFFFFF"/>
        </w:rPr>
        <w:t>&lt;</w:t>
      </w:r>
      <w:r w:rsidRPr="00C429A9">
        <w:rPr>
          <w:rFonts w:ascii="Courier New" w:hAnsi="Courier New" w:cs="Courier New"/>
          <w:color w:val="0070C0"/>
          <w:sz w:val="20"/>
          <w:szCs w:val="20"/>
        </w:rPr>
        <w:t>ValidFrom</w:t>
      </w:r>
      <w:r w:rsidRPr="00C429A9">
        <w:rPr>
          <w:rFonts w:ascii="Consolas" w:hAnsi="Consolas"/>
          <w:color w:val="0000FF"/>
          <w:sz w:val="19"/>
          <w:szCs w:val="19"/>
          <w:shd w:val="clear" w:color="auto" w:fill="FFFFFF"/>
        </w:rPr>
        <w:t>&gt;</w:t>
      </w:r>
      <w:r w:rsidRPr="00C429A9">
        <w:rPr>
          <w:color w:val="000000"/>
        </w:rPr>
        <w:t>: Ngày hiệu lực của chứng thư</w:t>
      </w:r>
    </w:p>
    <w:p w14:paraId="22E24BB0" w14:textId="77777777" w:rsidR="009D1437" w:rsidRPr="00C429A9" w:rsidRDefault="009D1437" w:rsidP="009D1437">
      <w:r w:rsidRPr="00C429A9">
        <w:rPr>
          <w:color w:val="000000"/>
        </w:rPr>
        <w:tab/>
      </w:r>
      <w:r w:rsidRPr="00C429A9">
        <w:rPr>
          <w:color w:val="000000"/>
        </w:rPr>
        <w:tab/>
      </w:r>
      <w:r w:rsidRPr="00C429A9">
        <w:rPr>
          <w:color w:val="000000"/>
        </w:rPr>
        <w:tab/>
        <w:t xml:space="preserve">tag </w:t>
      </w:r>
      <w:r w:rsidRPr="00C429A9">
        <w:rPr>
          <w:rFonts w:ascii="Consolas" w:hAnsi="Consolas"/>
          <w:color w:val="0000FF"/>
          <w:sz w:val="19"/>
          <w:szCs w:val="19"/>
          <w:shd w:val="clear" w:color="auto" w:fill="FFFFFF"/>
        </w:rPr>
        <w:t>&lt;</w:t>
      </w:r>
      <w:r w:rsidRPr="00C429A9">
        <w:rPr>
          <w:rFonts w:ascii="Courier New" w:hAnsi="Courier New" w:cs="Courier New"/>
          <w:color w:val="0070C0"/>
          <w:sz w:val="20"/>
          <w:szCs w:val="20"/>
        </w:rPr>
        <w:t>ValidTo</w:t>
      </w:r>
      <w:r w:rsidRPr="00C429A9">
        <w:rPr>
          <w:rFonts w:ascii="Consolas" w:hAnsi="Consolas"/>
          <w:color w:val="0000FF"/>
          <w:sz w:val="19"/>
          <w:szCs w:val="19"/>
          <w:shd w:val="clear" w:color="auto" w:fill="FFFFFF"/>
        </w:rPr>
        <w:t>&gt;</w:t>
      </w:r>
      <w:r w:rsidRPr="00C429A9">
        <w:rPr>
          <w:color w:val="000000"/>
        </w:rPr>
        <w:t>:  Ngày hết hạn của chứng thư</w:t>
      </w:r>
    </w:p>
    <w:p w14:paraId="5E7E728E" w14:textId="77777777" w:rsidR="009D1437" w:rsidRPr="00C429A9" w:rsidRDefault="009D1437" w:rsidP="009D1437">
      <w:r w:rsidRPr="00C429A9">
        <w:rPr>
          <w:color w:val="000000"/>
        </w:rPr>
        <w:tab/>
      </w:r>
      <w:r w:rsidRPr="00C429A9">
        <w:rPr>
          <w:color w:val="000000"/>
        </w:rPr>
        <w:tab/>
      </w:r>
      <w:r w:rsidRPr="00C429A9">
        <w:rPr>
          <w:color w:val="000000"/>
        </w:rPr>
        <w:tab/>
        <w:t xml:space="preserve">tag </w:t>
      </w:r>
      <w:r w:rsidRPr="00C429A9">
        <w:rPr>
          <w:rFonts w:ascii="Consolas" w:hAnsi="Consolas"/>
          <w:color w:val="0000FF"/>
          <w:sz w:val="19"/>
          <w:szCs w:val="19"/>
          <w:shd w:val="clear" w:color="auto" w:fill="FFFFFF"/>
        </w:rPr>
        <w:t>&lt;</w:t>
      </w:r>
      <w:r w:rsidRPr="00C429A9">
        <w:rPr>
          <w:rFonts w:ascii="Courier New" w:hAnsi="Courier New" w:cs="Courier New"/>
          <w:color w:val="0070C0"/>
          <w:sz w:val="20"/>
          <w:szCs w:val="20"/>
        </w:rPr>
        <w:t>OrganizationCA</w:t>
      </w:r>
      <w:r w:rsidRPr="00C429A9">
        <w:rPr>
          <w:rFonts w:ascii="Consolas" w:hAnsi="Consolas"/>
          <w:color w:val="0000FF"/>
          <w:sz w:val="19"/>
          <w:szCs w:val="19"/>
          <w:shd w:val="clear" w:color="auto" w:fill="FFFFFF"/>
        </w:rPr>
        <w:t>&gt;</w:t>
      </w:r>
      <w:r w:rsidRPr="00C429A9">
        <w:rPr>
          <w:color w:val="000000"/>
        </w:rPr>
        <w:t>: Nhà cung cấp chứng thư</w:t>
      </w:r>
    </w:p>
    <w:p w14:paraId="33FDA6B3" w14:textId="77777777" w:rsidR="009D1437" w:rsidRPr="00C429A9" w:rsidRDefault="009D1437" w:rsidP="009D1437">
      <w:pPr>
        <w:ind w:left="2160"/>
      </w:pPr>
      <w:r w:rsidRPr="00C429A9">
        <w:rPr>
          <w:color w:val="000000"/>
        </w:rPr>
        <w:t xml:space="preserve">tag </w:t>
      </w:r>
      <w:r w:rsidRPr="00C429A9">
        <w:rPr>
          <w:rFonts w:ascii="Consolas" w:hAnsi="Consolas"/>
          <w:color w:val="0000FF"/>
          <w:sz w:val="19"/>
          <w:szCs w:val="19"/>
          <w:shd w:val="clear" w:color="auto" w:fill="FFFFFF"/>
        </w:rPr>
        <w:t>&lt;</w:t>
      </w:r>
      <w:r w:rsidRPr="00C429A9">
        <w:rPr>
          <w:rFonts w:ascii="Courier New" w:hAnsi="Courier New" w:cs="Courier New"/>
          <w:color w:val="0070C0"/>
          <w:sz w:val="20"/>
          <w:szCs w:val="20"/>
        </w:rPr>
        <w:t>Status</w:t>
      </w:r>
      <w:r w:rsidRPr="00C429A9">
        <w:rPr>
          <w:rFonts w:ascii="Consolas" w:hAnsi="Consolas"/>
          <w:color w:val="0000FF"/>
          <w:sz w:val="19"/>
          <w:szCs w:val="19"/>
          <w:shd w:val="clear" w:color="auto" w:fill="FFFFFF"/>
        </w:rPr>
        <w:t>&gt;</w:t>
      </w:r>
      <w:r w:rsidRPr="00C429A9">
        <w:rPr>
          <w:color w:val="000000"/>
        </w:rPr>
        <w:t>: Trạng thái chứng thư (0-chưa sử dụng, 1-đang sử dụng)</w:t>
      </w:r>
    </w:p>
    <w:p w14:paraId="24F0F732" w14:textId="77777777" w:rsidR="009D1437" w:rsidRPr="00C429A9" w:rsidRDefault="009D1437" w:rsidP="009D1437">
      <w:pPr>
        <w:ind w:left="2160"/>
      </w:pPr>
      <w:r w:rsidRPr="00C429A9">
        <w:rPr>
          <w:color w:val="000000"/>
        </w:rPr>
        <w:t xml:space="preserve">tag </w:t>
      </w:r>
      <w:r w:rsidRPr="00C429A9">
        <w:rPr>
          <w:rFonts w:ascii="Consolas" w:hAnsi="Consolas"/>
          <w:color w:val="0000FF"/>
          <w:sz w:val="19"/>
          <w:szCs w:val="19"/>
          <w:shd w:val="clear" w:color="auto" w:fill="FFFFFF"/>
        </w:rPr>
        <w:t>&lt;</w:t>
      </w:r>
      <w:r w:rsidRPr="00C429A9">
        <w:rPr>
          <w:rFonts w:ascii="Courier New" w:hAnsi="Courier New" w:cs="Courier New"/>
          <w:color w:val="0070C0"/>
          <w:sz w:val="20"/>
          <w:szCs w:val="20"/>
        </w:rPr>
        <w:t>CertType</w:t>
      </w:r>
      <w:r w:rsidRPr="00C429A9">
        <w:rPr>
          <w:rFonts w:ascii="Consolas" w:hAnsi="Consolas"/>
          <w:color w:val="0000FF"/>
          <w:sz w:val="19"/>
          <w:szCs w:val="19"/>
          <w:shd w:val="clear" w:color="auto" w:fill="FFFFFF"/>
        </w:rPr>
        <w:t>&gt;</w:t>
      </w:r>
      <w:r w:rsidRPr="00C429A9">
        <w:rPr>
          <w:color w:val="000000"/>
        </w:rPr>
        <w:t>: Loại chứng thư (1-token; 6-SmartCA)</w:t>
      </w:r>
    </w:p>
    <w:p w14:paraId="4B480EA8" w14:textId="77777777" w:rsidR="009D1437" w:rsidRDefault="009D1437" w:rsidP="00480762">
      <w:pPr>
        <w:pStyle w:val="Heading3"/>
      </w:pPr>
      <w:bookmarkStart w:id="32" w:name="_Toc101427478"/>
      <w:bookmarkStart w:id="33" w:name="_Toc198045270"/>
      <w:r>
        <w:t>Thay đổi mật khẩu</w:t>
      </w:r>
      <w:bookmarkEnd w:id="32"/>
      <w:bookmarkEnd w:id="33"/>
    </w:p>
    <w:p w14:paraId="2667268A" w14:textId="77777777" w:rsidR="009D1437" w:rsidRPr="00722131" w:rsidRDefault="009D1437" w:rsidP="009D1437">
      <w:pPr>
        <w:ind w:right="14"/>
      </w:pPr>
      <w:r w:rsidRPr="00722131">
        <w:rPr>
          <w:color w:val="000000"/>
        </w:rPr>
        <w:t>URL</w:t>
      </w:r>
    </w:p>
    <w:p w14:paraId="5E3E3800" w14:textId="77777777" w:rsidR="009D1437" w:rsidRPr="00722131" w:rsidRDefault="009D1437" w:rsidP="009D1437">
      <w:pPr>
        <w:ind w:right="14"/>
      </w:pPr>
      <w:r w:rsidRPr="00722131">
        <w:rPr>
          <w:color w:val="000000"/>
        </w:rPr>
        <w:tab/>
        <w:t xml:space="preserve"> String </w:t>
      </w:r>
      <w:r w:rsidRPr="00722131">
        <w:rPr>
          <w:b/>
          <w:bCs/>
          <w:color w:val="000000"/>
        </w:rPr>
        <w:t>resetPassword</w:t>
      </w:r>
      <w:r w:rsidRPr="00722131">
        <w:rPr>
          <w:color w:val="000000"/>
        </w:rPr>
        <w:t>(string Account, string oldPass, string newPass)</w:t>
      </w:r>
    </w:p>
    <w:p w14:paraId="13F736DD" w14:textId="77777777" w:rsidR="009D1437" w:rsidRPr="00722131" w:rsidRDefault="009D1437" w:rsidP="009D1437">
      <w:pPr>
        <w:ind w:right="14"/>
      </w:pPr>
      <w:r w:rsidRPr="00722131">
        <w:rPr>
          <w:color w:val="000000"/>
        </w:rPr>
        <w:t>DESCRIPTION</w:t>
      </w:r>
    </w:p>
    <w:p w14:paraId="0E006E1E" w14:textId="77777777" w:rsidR="009D1437" w:rsidRPr="00722131" w:rsidRDefault="009D1437" w:rsidP="009D1437">
      <w:pPr>
        <w:ind w:right="14"/>
      </w:pPr>
      <w:r w:rsidRPr="00722131">
        <w:rPr>
          <w:color w:val="000000"/>
        </w:rPr>
        <w:tab/>
        <w:t>Đây là web service thay đổi mật khẩu.</w:t>
      </w:r>
    </w:p>
    <w:p w14:paraId="418D205B" w14:textId="77777777" w:rsidR="009D1437" w:rsidRPr="00722131" w:rsidRDefault="009D1437" w:rsidP="009D1437">
      <w:pPr>
        <w:ind w:right="14"/>
      </w:pPr>
      <w:r w:rsidRPr="00722131">
        <w:rPr>
          <w:color w:val="000000"/>
        </w:rPr>
        <w:t>HTTP METHOD</w:t>
      </w:r>
    </w:p>
    <w:p w14:paraId="5E1F2A62" w14:textId="77777777" w:rsidR="009D1437" w:rsidRPr="00722131" w:rsidRDefault="009D1437" w:rsidP="009D1437">
      <w:pPr>
        <w:ind w:right="14"/>
      </w:pPr>
      <w:r w:rsidRPr="00722131">
        <w:rPr>
          <w:color w:val="000000"/>
        </w:rPr>
        <w:tab/>
      </w:r>
      <w:r w:rsidRPr="00722131">
        <w:rPr>
          <w:color w:val="000000"/>
        </w:rPr>
        <w:tab/>
        <w:t>POST</w:t>
      </w:r>
    </w:p>
    <w:p w14:paraId="6CA9DDF2" w14:textId="77777777" w:rsidR="009D1437" w:rsidRPr="00722131" w:rsidRDefault="009D1437" w:rsidP="009D1437">
      <w:pPr>
        <w:ind w:right="14"/>
      </w:pPr>
      <w:r w:rsidRPr="00722131">
        <w:rPr>
          <w:color w:val="000000"/>
        </w:rPr>
        <w:t>REQUEST BODY</w:t>
      </w:r>
    </w:p>
    <w:p w14:paraId="4BB47FC7" w14:textId="77777777" w:rsidR="009D1437" w:rsidRPr="00722131" w:rsidRDefault="009D1437" w:rsidP="009D1437">
      <w:pPr>
        <w:numPr>
          <w:ilvl w:val="0"/>
          <w:numId w:val="30"/>
        </w:numPr>
        <w:ind w:left="1080"/>
        <w:jc w:val="both"/>
        <w:textAlignment w:val="baseline"/>
        <w:rPr>
          <w:b/>
          <w:bCs/>
          <w:color w:val="000000"/>
          <w:u w:val="single"/>
        </w:rPr>
      </w:pPr>
      <w:r w:rsidRPr="00722131">
        <w:rPr>
          <w:b/>
          <w:bCs/>
          <w:color w:val="000000"/>
        </w:rPr>
        <w:t>Account</w:t>
      </w:r>
      <w:r w:rsidRPr="00722131">
        <w:rPr>
          <w:color w:val="000000"/>
        </w:rPr>
        <w:t>: Tên tài khoản được cấp phát cho khách hàng để đăng nhập vào hệ thống.</w:t>
      </w:r>
      <w:r w:rsidRPr="00722131">
        <w:rPr>
          <w:b/>
          <w:bCs/>
          <w:color w:val="000000"/>
          <w:u w:val="single"/>
        </w:rPr>
        <w:t>  </w:t>
      </w:r>
    </w:p>
    <w:p w14:paraId="6696E0AA" w14:textId="77777777" w:rsidR="009D1437" w:rsidRPr="00722131" w:rsidRDefault="009D1437" w:rsidP="009D1437">
      <w:pPr>
        <w:numPr>
          <w:ilvl w:val="0"/>
          <w:numId w:val="30"/>
        </w:numPr>
        <w:ind w:left="1080"/>
        <w:jc w:val="both"/>
        <w:textAlignment w:val="baseline"/>
        <w:rPr>
          <w:b/>
          <w:bCs/>
          <w:color w:val="000000"/>
          <w:u w:val="single"/>
        </w:rPr>
      </w:pPr>
      <w:r w:rsidRPr="00722131">
        <w:rPr>
          <w:b/>
          <w:bCs/>
          <w:color w:val="000000"/>
        </w:rPr>
        <w:t>oldPass</w:t>
      </w:r>
      <w:r w:rsidRPr="00722131">
        <w:rPr>
          <w:color w:val="000000"/>
        </w:rPr>
        <w:t>: mật khẩu cũ.</w:t>
      </w:r>
    </w:p>
    <w:p w14:paraId="4535BEC3" w14:textId="77777777" w:rsidR="009D1437" w:rsidRPr="00722131" w:rsidRDefault="009D1437" w:rsidP="009D1437">
      <w:pPr>
        <w:numPr>
          <w:ilvl w:val="0"/>
          <w:numId w:val="30"/>
        </w:numPr>
        <w:ind w:left="1080"/>
        <w:jc w:val="both"/>
        <w:textAlignment w:val="baseline"/>
        <w:rPr>
          <w:b/>
          <w:bCs/>
          <w:color w:val="000000"/>
          <w:u w:val="single"/>
        </w:rPr>
      </w:pPr>
      <w:r w:rsidRPr="00722131">
        <w:rPr>
          <w:b/>
          <w:bCs/>
          <w:color w:val="000000"/>
        </w:rPr>
        <w:t>newPass</w:t>
      </w:r>
      <w:r w:rsidRPr="00722131">
        <w:rPr>
          <w:color w:val="000000"/>
        </w:rPr>
        <w:t>: mật khẩu mới.</w:t>
      </w:r>
    </w:p>
    <w:p w14:paraId="39E412FC" w14:textId="77777777" w:rsidR="009D1437" w:rsidRPr="00722131" w:rsidRDefault="009D1437" w:rsidP="009D1437">
      <w:pPr>
        <w:ind w:right="14"/>
      </w:pPr>
      <w:r w:rsidRPr="00722131">
        <w:rPr>
          <w:color w:val="000000"/>
        </w:rPr>
        <w:t>RETURNS</w:t>
      </w:r>
    </w:p>
    <w:tbl>
      <w:tblPr>
        <w:tblW w:w="0" w:type="auto"/>
        <w:tblCellMar>
          <w:top w:w="15" w:type="dxa"/>
          <w:left w:w="15" w:type="dxa"/>
          <w:bottom w:w="15" w:type="dxa"/>
          <w:right w:w="15" w:type="dxa"/>
        </w:tblCellMar>
        <w:tblLook w:val="04A0" w:firstRow="1" w:lastRow="0" w:firstColumn="1" w:lastColumn="0" w:noHBand="0" w:noVBand="1"/>
      </w:tblPr>
      <w:tblGrid>
        <w:gridCol w:w="2044"/>
        <w:gridCol w:w="5021"/>
        <w:gridCol w:w="2104"/>
      </w:tblGrid>
      <w:tr w:rsidR="009D1437" w:rsidRPr="00722131" w14:paraId="6E7D6694" w14:textId="77777777" w:rsidTr="00616EC4">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7DB926B5" w14:textId="77777777" w:rsidR="009D1437" w:rsidRPr="00722131" w:rsidRDefault="009D1437" w:rsidP="00616EC4">
            <w:pPr>
              <w:spacing w:after="200"/>
              <w:ind w:left="720"/>
            </w:pPr>
            <w:r w:rsidRPr="00722131">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430EF3CD" w14:textId="77777777" w:rsidR="009D1437" w:rsidRPr="00722131" w:rsidRDefault="009D1437" w:rsidP="00616EC4">
            <w:pPr>
              <w:spacing w:after="200"/>
              <w:ind w:left="720"/>
            </w:pPr>
            <w:r w:rsidRPr="00722131">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2FABD7AA" w14:textId="77777777" w:rsidR="009D1437" w:rsidRPr="00722131" w:rsidRDefault="009D1437" w:rsidP="00616EC4">
            <w:pPr>
              <w:spacing w:after="200"/>
              <w:ind w:left="720"/>
            </w:pPr>
            <w:r w:rsidRPr="00722131">
              <w:rPr>
                <w:color w:val="000000"/>
              </w:rPr>
              <w:t>Ghi chú</w:t>
            </w:r>
          </w:p>
        </w:tc>
      </w:tr>
      <w:tr w:rsidR="009D1437" w:rsidRPr="00722131" w14:paraId="6CE78E04"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BD52317" w14:textId="77777777" w:rsidR="009D1437" w:rsidRPr="00722131" w:rsidRDefault="009D1437" w:rsidP="00616EC4">
            <w:r w:rsidRPr="00722131">
              <w:rPr>
                <w:color w:val="000000"/>
              </w:rPr>
              <w:t>MSG_Update_006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AB015C8" w14:textId="77777777" w:rsidR="009D1437" w:rsidRPr="00722131" w:rsidRDefault="009D1437" w:rsidP="00616EC4">
            <w:r w:rsidRPr="00722131">
              <w:rPr>
                <w:color w:val="000000"/>
              </w:rPr>
              <w:t>Mật khẩu không được để trống.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04046C3" w14:textId="77777777" w:rsidR="009D1437" w:rsidRPr="00722131" w:rsidRDefault="009D1437" w:rsidP="00616EC4"/>
        </w:tc>
      </w:tr>
      <w:tr w:rsidR="009D1437" w:rsidRPr="00722131" w14:paraId="7842D886"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A400DF1" w14:textId="77777777" w:rsidR="009D1437" w:rsidRPr="00722131" w:rsidRDefault="009D1437" w:rsidP="00616EC4">
            <w:r w:rsidRPr="00722131">
              <w:rPr>
                <w:color w:val="000000"/>
              </w:rPr>
              <w:t>MSG_Update_001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6638BF9" w14:textId="77777777" w:rsidR="009D1437" w:rsidRPr="00722131" w:rsidRDefault="009D1437" w:rsidP="00616EC4">
            <w:r w:rsidRPr="00722131">
              <w:rPr>
                <w:color w:val="000000"/>
              </w:rPr>
              <w:t>Không tìm thấy thông tin tài khoản.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3FDBCDA" w14:textId="77777777" w:rsidR="009D1437" w:rsidRPr="00722131" w:rsidRDefault="009D1437" w:rsidP="00616EC4"/>
        </w:tc>
      </w:tr>
      <w:tr w:rsidR="009D1437" w:rsidRPr="00722131" w14:paraId="21FC8ABB"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7798B02" w14:textId="77777777" w:rsidR="009D1437" w:rsidRPr="00722131" w:rsidRDefault="009D1437" w:rsidP="00616EC4">
            <w:r w:rsidRPr="00722131">
              <w:rPr>
                <w:color w:val="000000"/>
              </w:rPr>
              <w:t>MSG_Update_004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CD6AF28" w14:textId="77777777" w:rsidR="009D1437" w:rsidRPr="00722131" w:rsidRDefault="009D1437" w:rsidP="00616EC4">
            <w:r w:rsidRPr="00722131">
              <w:rPr>
                <w:color w:val="000000"/>
              </w:rPr>
              <w:t>Mật khẩu cũ không chính xác.</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30A6CCB" w14:textId="77777777" w:rsidR="009D1437" w:rsidRPr="00722131" w:rsidRDefault="009D1437" w:rsidP="00616EC4"/>
        </w:tc>
      </w:tr>
      <w:tr w:rsidR="009D1437" w:rsidRPr="00722131" w14:paraId="2E06F70C"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062D962" w14:textId="77777777" w:rsidR="009D1437" w:rsidRPr="00722131" w:rsidRDefault="009D1437" w:rsidP="00616EC4">
            <w:r w:rsidRPr="00722131">
              <w:rPr>
                <w:color w:val="000000"/>
              </w:rPr>
              <w:t>MSG_Update_003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B3A8050" w14:textId="77777777" w:rsidR="009D1437" w:rsidRPr="00722131" w:rsidRDefault="009D1437" w:rsidP="00616EC4">
            <w:r w:rsidRPr="00722131">
              <w:rPr>
                <w:color w:val="000000"/>
              </w:rPr>
              <w:t>Mật khẩu mới không được trùng với mật khẩu cũ.</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E592C58" w14:textId="77777777" w:rsidR="009D1437" w:rsidRPr="00722131" w:rsidRDefault="009D1437" w:rsidP="00616EC4"/>
        </w:tc>
      </w:tr>
      <w:tr w:rsidR="009D1437" w:rsidRPr="00722131" w14:paraId="77009A00" w14:textId="77777777" w:rsidTr="00616EC4">
        <w:trPr>
          <w:trHeight w:val="413"/>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C406159" w14:textId="77777777" w:rsidR="009D1437" w:rsidRPr="00722131" w:rsidRDefault="009D1437" w:rsidP="00616EC4">
            <w:r w:rsidRPr="00722131">
              <w:rPr>
                <w:color w:val="000000"/>
              </w:rPr>
              <w:t>MSG_Update_005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CE372F1" w14:textId="77777777" w:rsidR="009D1437" w:rsidRPr="00722131" w:rsidRDefault="009D1437" w:rsidP="00616EC4">
            <w:r w:rsidRPr="00722131">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CBD58B3" w14:textId="77777777" w:rsidR="009D1437" w:rsidRPr="00722131" w:rsidRDefault="009D1437" w:rsidP="00616EC4">
            <w:pPr>
              <w:jc w:val="both"/>
            </w:pPr>
            <w:r w:rsidRPr="00722131">
              <w:rPr>
                <w:color w:val="000000"/>
              </w:rPr>
              <w:t>Lỗi không xác định</w:t>
            </w:r>
          </w:p>
        </w:tc>
      </w:tr>
      <w:tr w:rsidR="009D1437" w:rsidRPr="00722131" w14:paraId="121F8733"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D20DD12" w14:textId="77777777" w:rsidR="009D1437" w:rsidRPr="00722131" w:rsidRDefault="009D1437" w:rsidP="00616EC4">
            <w:pPr>
              <w:jc w:val="both"/>
            </w:pPr>
            <w:r w:rsidRPr="00722131">
              <w:rPr>
                <w:color w:val="000000"/>
              </w:rPr>
              <w:t>MSG_Update_002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0CDEB1C" w14:textId="77777777" w:rsidR="009D1437" w:rsidRPr="00722131" w:rsidRDefault="009D1437" w:rsidP="00616EC4">
            <w:r w:rsidRPr="00722131">
              <w:rPr>
                <w:color w:val="000000"/>
              </w:rPr>
              <w:t>Thay đổi mật khẩu thành công.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6C1567C" w14:textId="77777777" w:rsidR="009D1437" w:rsidRPr="00722131" w:rsidRDefault="009D1437" w:rsidP="00616EC4"/>
        </w:tc>
      </w:tr>
    </w:tbl>
    <w:p w14:paraId="5E927330" w14:textId="77777777" w:rsidR="009D1437" w:rsidRPr="00C26352" w:rsidRDefault="009D1437" w:rsidP="009D1437">
      <w:pPr>
        <w:rPr>
          <w:szCs w:val="28"/>
        </w:rPr>
      </w:pPr>
    </w:p>
    <w:p w14:paraId="3359D31A" w14:textId="77777777" w:rsidR="009D1437" w:rsidRDefault="009D1437" w:rsidP="009D1437">
      <w:pPr>
        <w:rPr>
          <w:lang w:eastAsia="x-none"/>
        </w:rPr>
      </w:pPr>
    </w:p>
    <w:p w14:paraId="18045E0C" w14:textId="77777777" w:rsidR="009D1437" w:rsidRDefault="009D1437" w:rsidP="0085100F">
      <w:pPr>
        <w:pStyle w:val="Heading2"/>
      </w:pPr>
      <w:bookmarkStart w:id="34" w:name="_Toc198045271"/>
      <w:r>
        <w:t>Nhóm các hàm webservice liên quan đến tra cứu hóa đơn ( PortalService)</w:t>
      </w:r>
      <w:bookmarkEnd w:id="34"/>
    </w:p>
    <w:p w14:paraId="7A989E6A" w14:textId="77777777" w:rsidR="009D1437" w:rsidRDefault="009D1437" w:rsidP="00480762">
      <w:pPr>
        <w:pStyle w:val="Heading3"/>
      </w:pPr>
      <w:bookmarkStart w:id="35" w:name="_Toc198045272"/>
      <w:r>
        <w:t>Download hóa đơn</w:t>
      </w:r>
      <w:bookmarkEnd w:id="35"/>
    </w:p>
    <w:p w14:paraId="4C024138" w14:textId="77777777" w:rsidR="009D1437" w:rsidRDefault="009D1437" w:rsidP="009D1437">
      <w:r>
        <w:t>URL</w:t>
      </w:r>
    </w:p>
    <w:p w14:paraId="0D8CCCCD" w14:textId="77777777" w:rsidR="009D1437" w:rsidRDefault="009D1437" w:rsidP="009D1437">
      <w:pPr>
        <w:ind w:left="720"/>
        <w:jc w:val="both"/>
      </w:pPr>
      <w:r w:rsidRPr="004A4DD9">
        <w:t xml:space="preserve">String </w:t>
      </w:r>
      <w:r w:rsidRPr="004A4DD9">
        <w:rPr>
          <w:b/>
        </w:rPr>
        <w:t>downloadInv</w:t>
      </w:r>
      <w:r w:rsidRPr="004A4DD9">
        <w:t>(string invToken, string userName, string userPass)</w:t>
      </w:r>
    </w:p>
    <w:p w14:paraId="6D998493" w14:textId="77777777" w:rsidR="009D1437" w:rsidRPr="004A4DD9" w:rsidRDefault="009D1437" w:rsidP="009D1437">
      <w:pPr>
        <w:ind w:left="720"/>
        <w:jc w:val="both"/>
      </w:pPr>
    </w:p>
    <w:p w14:paraId="357FECC5" w14:textId="77777777" w:rsidR="009D1437" w:rsidRPr="00593BE8" w:rsidRDefault="009D1437" w:rsidP="009D1437">
      <w:pPr>
        <w:pStyle w:val="N"/>
      </w:pPr>
      <w:r w:rsidRPr="00593BE8">
        <w:t>DESCRIPTION</w:t>
      </w:r>
    </w:p>
    <w:p w14:paraId="07AB14AA" w14:textId="77777777" w:rsidR="009D1437" w:rsidRDefault="009D1437" w:rsidP="009D1437">
      <w:pPr>
        <w:pStyle w:val="N"/>
      </w:pPr>
      <w:r>
        <w:lastRenderedPageBreak/>
        <w:tab/>
        <w:t>Đây là web service cho phép tải về chuỗi xml của hóa đơn</w:t>
      </w:r>
    </w:p>
    <w:p w14:paraId="49448218" w14:textId="77777777" w:rsidR="009D1437" w:rsidRPr="00007702" w:rsidRDefault="009D1437" w:rsidP="009D1437">
      <w:pPr>
        <w:pStyle w:val="N"/>
      </w:pPr>
      <w:r w:rsidRPr="00663B3E">
        <w:t>HTTP METHOD</w:t>
      </w:r>
    </w:p>
    <w:p w14:paraId="643F9F5E" w14:textId="77777777" w:rsidR="009D1437" w:rsidRPr="00007702" w:rsidRDefault="009D1437" w:rsidP="009D1437">
      <w:pPr>
        <w:pStyle w:val="N"/>
        <w:rPr>
          <w:b/>
        </w:rPr>
      </w:pPr>
      <w:r>
        <w:tab/>
      </w:r>
      <w:r w:rsidRPr="00610AFD">
        <w:t>POST</w:t>
      </w:r>
    </w:p>
    <w:p w14:paraId="77D1D261" w14:textId="77777777" w:rsidR="009D1437" w:rsidRPr="00610AFD" w:rsidRDefault="009D1437" w:rsidP="009D1437">
      <w:pPr>
        <w:pStyle w:val="N"/>
      </w:pPr>
      <w:r w:rsidRPr="00610AFD">
        <w:t>REQUEST BODY</w:t>
      </w:r>
    </w:p>
    <w:p w14:paraId="4780CF65" w14:textId="77777777" w:rsidR="009D1437" w:rsidRPr="005C559E"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33A12EC8" w14:textId="77777777" w:rsidR="009D1437" w:rsidRPr="00D82A0A" w:rsidRDefault="009D1437" w:rsidP="009D1437">
      <w:pPr>
        <w:pStyle w:val="ListParagraph"/>
        <w:numPr>
          <w:ilvl w:val="0"/>
          <w:numId w:val="2"/>
        </w:numPr>
        <w:spacing w:after="0" w:line="360" w:lineRule="auto"/>
        <w:ind w:left="1080"/>
        <w:jc w:val="both"/>
        <w:rPr>
          <w:rFonts w:eastAsia="Calibri"/>
          <w:b/>
          <w:u w:val="single"/>
        </w:rPr>
      </w:pPr>
      <w:r w:rsidRPr="005C559E">
        <w:rPr>
          <w:b/>
        </w:rPr>
        <w:t xml:space="preserve">invToken : </w:t>
      </w:r>
      <w:r w:rsidRPr="005C559E">
        <w:t xml:space="preserve">Chuỗi token xác định hóa đơn cần lấy </w:t>
      </w:r>
    </w:p>
    <w:p w14:paraId="498C875F" w14:textId="77777777" w:rsidR="009D1437" w:rsidRPr="005C559E" w:rsidRDefault="009D1437" w:rsidP="009D1437">
      <w:pPr>
        <w:pStyle w:val="ListParagraph"/>
        <w:spacing w:after="0" w:line="360" w:lineRule="auto"/>
        <w:ind w:left="1080"/>
        <w:jc w:val="both"/>
        <w:rPr>
          <w:rFonts w:eastAsia="Calibri"/>
          <w:b/>
          <w:u w:val="single"/>
        </w:rPr>
      </w:pPr>
    </w:p>
    <w:p w14:paraId="2F3223C0"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7007AAFB"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3192473B"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53C36B0A"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0AEE38DA" w14:textId="77777777" w:rsidR="009D1437" w:rsidRPr="00660ABB" w:rsidRDefault="009D1437" w:rsidP="00616EC4">
            <w:pPr>
              <w:pStyle w:val="ListParagraph"/>
            </w:pPr>
            <w:r>
              <w:t>Ghi chú</w:t>
            </w:r>
          </w:p>
        </w:tc>
      </w:tr>
      <w:tr w:rsidR="009D1437" w:rsidRPr="00660ABB" w14:paraId="4F2C1B48" w14:textId="77777777" w:rsidTr="00616EC4">
        <w:tc>
          <w:tcPr>
            <w:tcW w:w="1710" w:type="dxa"/>
            <w:tcBorders>
              <w:top w:val="single" w:sz="4" w:space="0" w:color="2E74B5"/>
              <w:left w:val="single" w:sz="4" w:space="0" w:color="2E74B5"/>
              <w:right w:val="single" w:sz="4" w:space="0" w:color="2E74B5"/>
            </w:tcBorders>
            <w:shd w:val="clear" w:color="auto" w:fill="auto"/>
          </w:tcPr>
          <w:p w14:paraId="71374A54" w14:textId="77777777" w:rsidR="009D1437" w:rsidRPr="004A4DD9" w:rsidRDefault="009D1437" w:rsidP="00616EC4">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12B6F20" w14:textId="77777777" w:rsidR="009D1437" w:rsidRPr="004A4DD9" w:rsidRDefault="009D1437" w:rsidP="00616EC4">
            <w:pPr>
              <w:pStyle w:val="ListParagraph"/>
              <w:ind w:left="0"/>
              <w:jc w:val="both"/>
            </w:pPr>
            <w:r w:rsidRPr="004A4DD9">
              <w:t>Tài khoản đăng nhập sai</w:t>
            </w:r>
            <w:r>
              <w:t xml:space="preserve"> hoặc không có quyền ServiceRole</w:t>
            </w:r>
          </w:p>
        </w:tc>
        <w:tc>
          <w:tcPr>
            <w:tcW w:w="2515" w:type="dxa"/>
            <w:tcBorders>
              <w:top w:val="single" w:sz="4" w:space="0" w:color="2E74B5"/>
              <w:left w:val="single" w:sz="4" w:space="0" w:color="2E74B5"/>
              <w:bottom w:val="single" w:sz="4" w:space="0" w:color="2E74B5"/>
              <w:right w:val="single" w:sz="4" w:space="0" w:color="2E74B5"/>
            </w:tcBorders>
          </w:tcPr>
          <w:p w14:paraId="2A530D25" w14:textId="77777777" w:rsidR="009D1437" w:rsidRPr="004A4DD9" w:rsidRDefault="009D1437" w:rsidP="00616EC4">
            <w:pPr>
              <w:pStyle w:val="ListParagraph"/>
              <w:ind w:left="0"/>
              <w:jc w:val="both"/>
            </w:pPr>
          </w:p>
        </w:tc>
      </w:tr>
      <w:tr w:rsidR="009D1437" w:rsidRPr="00660ABB" w14:paraId="276658B9" w14:textId="77777777" w:rsidTr="00616EC4">
        <w:tc>
          <w:tcPr>
            <w:tcW w:w="1710" w:type="dxa"/>
            <w:tcBorders>
              <w:top w:val="single" w:sz="4" w:space="0" w:color="2E74B5"/>
              <w:left w:val="single" w:sz="4" w:space="0" w:color="2E74B5"/>
              <w:right w:val="single" w:sz="4" w:space="0" w:color="2E74B5"/>
            </w:tcBorders>
            <w:shd w:val="clear" w:color="auto" w:fill="auto"/>
          </w:tcPr>
          <w:p w14:paraId="6A1F8700" w14:textId="77777777" w:rsidR="009D1437" w:rsidRPr="004A4DD9" w:rsidRDefault="009D1437" w:rsidP="00616EC4">
            <w:pPr>
              <w:autoSpaceDE w:val="0"/>
              <w:autoSpaceDN w:val="0"/>
              <w:adjustRightInd w:val="0"/>
              <w:jc w:val="both"/>
            </w:pPr>
            <w:r w:rsidRPr="002E72A7">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68AEFC7" w14:textId="77777777" w:rsidR="009D1437" w:rsidRPr="004A4DD9"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2B1D8AE6" w14:textId="77777777" w:rsidR="009D1437" w:rsidRPr="004A4DD9" w:rsidRDefault="009D1437" w:rsidP="00616EC4">
            <w:pPr>
              <w:pStyle w:val="ListParagraph"/>
              <w:ind w:left="0"/>
              <w:jc w:val="both"/>
            </w:pPr>
          </w:p>
        </w:tc>
      </w:tr>
      <w:tr w:rsidR="009D1437" w:rsidRPr="00660ABB" w14:paraId="62DAA7CA"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C666968" w14:textId="77777777" w:rsidR="009D1437" w:rsidRPr="004A4DD9" w:rsidRDefault="009D1437" w:rsidP="00616EC4">
            <w:pPr>
              <w:autoSpaceDE w:val="0"/>
              <w:autoSpaceDN w:val="0"/>
              <w:adjustRightInd w:val="0"/>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FE6771A" w14:textId="77777777" w:rsidR="009D1437" w:rsidRPr="004A4DD9" w:rsidRDefault="009D1437" w:rsidP="00616EC4">
            <w:pPr>
              <w:pStyle w:val="ListParagraph"/>
              <w:ind w:left="0"/>
              <w:jc w:val="both"/>
            </w:pPr>
            <w:r w:rsidRPr="004A4DD9">
              <w:t>Không tìm thấy Pattern</w:t>
            </w:r>
          </w:p>
        </w:tc>
        <w:tc>
          <w:tcPr>
            <w:tcW w:w="2515" w:type="dxa"/>
            <w:tcBorders>
              <w:top w:val="single" w:sz="4" w:space="0" w:color="2E74B5"/>
              <w:left w:val="single" w:sz="4" w:space="0" w:color="2E74B5"/>
              <w:bottom w:val="single" w:sz="4" w:space="0" w:color="2E74B5"/>
              <w:right w:val="single" w:sz="4" w:space="0" w:color="2E74B5"/>
            </w:tcBorders>
          </w:tcPr>
          <w:p w14:paraId="6773DC63" w14:textId="77777777" w:rsidR="009D1437" w:rsidRPr="004A4DD9" w:rsidRDefault="009D1437" w:rsidP="00616EC4">
            <w:pPr>
              <w:pStyle w:val="ListParagraph"/>
              <w:ind w:left="0"/>
              <w:jc w:val="both"/>
            </w:pPr>
          </w:p>
        </w:tc>
      </w:tr>
      <w:tr w:rsidR="009D1437" w:rsidRPr="00660ABB" w14:paraId="1EC6DECA"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963EAD0"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9342620" w14:textId="77777777" w:rsidR="009D1437" w:rsidRPr="004A4DD9" w:rsidRDefault="009D1437" w:rsidP="00616EC4">
            <w:pPr>
              <w:pStyle w:val="ListParagraph"/>
              <w:ind w:left="0"/>
              <w:jc w:val="both"/>
            </w:pPr>
            <w:r w:rsidRPr="004A4DD9">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30A75724" w14:textId="77777777" w:rsidR="009D1437" w:rsidRPr="004A4DD9" w:rsidRDefault="009D1437" w:rsidP="00616EC4">
            <w:pPr>
              <w:pStyle w:val="ListParagraph"/>
              <w:ind w:left="0"/>
              <w:jc w:val="both"/>
            </w:pPr>
          </w:p>
        </w:tc>
      </w:tr>
      <w:tr w:rsidR="009D1437" w:rsidRPr="00660ABB" w14:paraId="2C10739D"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E5DB5A3" w14:textId="77777777" w:rsidR="009D1437" w:rsidRPr="004A4DD9" w:rsidRDefault="009D1437" w:rsidP="00616EC4">
            <w:pPr>
              <w:autoSpaceDE w:val="0"/>
              <w:autoSpaceDN w:val="0"/>
              <w:adjustRightInd w:val="0"/>
              <w:rPr>
                <w:rFonts w:eastAsia="Calibri"/>
              </w:rPr>
            </w:pPr>
            <w:r w:rsidRPr="004A4DD9">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C0E0846" w14:textId="77777777" w:rsidR="009D1437" w:rsidRPr="004A4DD9" w:rsidRDefault="009D1437" w:rsidP="00616EC4">
            <w:pPr>
              <w:pStyle w:val="ListParagraph"/>
              <w:spacing w:after="0" w:line="240" w:lineRule="auto"/>
              <w:ind w:left="0"/>
              <w:rPr>
                <w:rFonts w:eastAsia="Calibri"/>
              </w:rPr>
            </w:pPr>
            <w:r w:rsidRPr="004A4DD9">
              <w:rPr>
                <w:rFonts w:eastAsia="Calibri"/>
              </w:rPr>
              <w:t xml:space="preserve">User name không phù hợp, không tìm thấy </w:t>
            </w:r>
            <w:r>
              <w:rPr>
                <w:rFonts w:eastAsia="Calibri"/>
              </w:rPr>
              <w:t>thông tin công ty</w:t>
            </w:r>
            <w:r w:rsidRPr="004A4DD9">
              <w:rPr>
                <w:rFonts w:eastAsia="Calibri"/>
              </w:rPr>
              <w:t xml:space="preserve">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4160725F" w14:textId="77777777" w:rsidR="009D1437" w:rsidRPr="004A4DD9" w:rsidRDefault="009D1437" w:rsidP="00616EC4">
            <w:pPr>
              <w:pStyle w:val="ListParagraph"/>
              <w:ind w:left="0"/>
              <w:jc w:val="both"/>
            </w:pPr>
          </w:p>
        </w:tc>
      </w:tr>
      <w:tr w:rsidR="009D1437" w:rsidRPr="00660ABB" w14:paraId="7EE24971"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E30245B" w14:textId="77777777" w:rsidR="009D1437" w:rsidRPr="004A4DD9" w:rsidRDefault="009D1437" w:rsidP="00616EC4">
            <w:pPr>
              <w:autoSpaceDE w:val="0"/>
              <w:autoSpaceDN w:val="0"/>
              <w:adjustRightInd w:val="0"/>
              <w:jc w:val="both"/>
            </w:pPr>
            <w:r w:rsidRPr="004A4DD9">
              <w:t>ERR:11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7EF741F" w14:textId="77777777" w:rsidR="009D1437" w:rsidRPr="004A4DD9" w:rsidRDefault="009D1437" w:rsidP="00616EC4">
            <w:pPr>
              <w:pStyle w:val="ListParagraph"/>
              <w:ind w:left="0"/>
              <w:jc w:val="both"/>
            </w:pPr>
            <w:r w:rsidRPr="004A4DD9">
              <w:t>Hóa đơn chưa thanh toán nên không xem được</w:t>
            </w:r>
          </w:p>
        </w:tc>
        <w:tc>
          <w:tcPr>
            <w:tcW w:w="2515" w:type="dxa"/>
            <w:tcBorders>
              <w:top w:val="single" w:sz="4" w:space="0" w:color="2E74B5"/>
              <w:left w:val="single" w:sz="4" w:space="0" w:color="2E74B5"/>
              <w:bottom w:val="single" w:sz="4" w:space="0" w:color="2E74B5"/>
              <w:right w:val="single" w:sz="4" w:space="0" w:color="2E74B5"/>
            </w:tcBorders>
          </w:tcPr>
          <w:p w14:paraId="6846CAE3" w14:textId="77777777" w:rsidR="009D1437" w:rsidRPr="004A4DD9" w:rsidRDefault="009D1437" w:rsidP="00616EC4">
            <w:pPr>
              <w:pStyle w:val="ListParagraph"/>
              <w:ind w:left="0"/>
              <w:jc w:val="both"/>
            </w:pPr>
          </w:p>
        </w:tc>
      </w:tr>
      <w:tr w:rsidR="009D1437" w:rsidRPr="00660ABB" w14:paraId="6850D365"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A28723B" w14:textId="77777777" w:rsidR="009D1437" w:rsidRPr="004A4DD9" w:rsidRDefault="009D1437" w:rsidP="00616EC4">
            <w:pPr>
              <w:autoSpaceDE w:val="0"/>
              <w:autoSpaceDN w:val="0"/>
              <w:adjustRightInd w:val="0"/>
              <w:jc w:val="both"/>
            </w:pPr>
            <w:r w:rsidRPr="004A4DD9">
              <w:t>ERR:1</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CB316C8" w14:textId="77777777" w:rsidR="009D1437" w:rsidRPr="004A4DD9" w:rsidRDefault="009D1437" w:rsidP="00616EC4">
            <w:pPr>
              <w:pStyle w:val="ListParagraph"/>
              <w:ind w:left="0"/>
              <w:jc w:val="both"/>
            </w:pPr>
            <w:r>
              <w:t>Hoá đơn có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4D7DA5DC" w14:textId="77777777" w:rsidR="009D1437" w:rsidRPr="004A4DD9" w:rsidRDefault="009D1437" w:rsidP="00616EC4">
            <w:pPr>
              <w:pStyle w:val="ListParagraph"/>
              <w:ind w:left="0"/>
              <w:jc w:val="both"/>
            </w:pPr>
          </w:p>
        </w:tc>
      </w:tr>
      <w:tr w:rsidR="009D1437" w:rsidRPr="00660ABB" w14:paraId="09FD68B0"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FCAA7CC" w14:textId="77777777" w:rsidR="009D1437" w:rsidRPr="004A4DD9" w:rsidRDefault="009D1437" w:rsidP="00616EC4">
            <w:pPr>
              <w:autoSpaceDE w:val="0"/>
              <w:autoSpaceDN w:val="0"/>
              <w:adjustRightInd w:val="0"/>
              <w:jc w:val="both"/>
            </w:pPr>
            <w:r w:rsidRPr="004A4DD9">
              <w:t>ERR:1</w:t>
            </w:r>
            <w:r>
              <w:t>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C9442B6" w14:textId="77777777" w:rsidR="009D1437" w:rsidRPr="004A4DD9" w:rsidRDefault="009D1437" w:rsidP="00616EC4">
            <w:pPr>
              <w:pStyle w:val="ListParagraph"/>
              <w:ind w:left="0"/>
              <w:jc w:val="both"/>
            </w:pPr>
            <w:r>
              <w:t>Hoá đơn không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7ECFEE7F" w14:textId="77777777" w:rsidR="009D1437" w:rsidRPr="004A4DD9" w:rsidRDefault="009D1437" w:rsidP="00616EC4">
            <w:pPr>
              <w:pStyle w:val="ListParagraph"/>
              <w:ind w:left="0"/>
              <w:jc w:val="both"/>
            </w:pPr>
          </w:p>
        </w:tc>
      </w:tr>
      <w:tr w:rsidR="009D1437" w:rsidRPr="00660ABB" w14:paraId="0DC3F654"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9A5E6CD" w14:textId="77777777" w:rsidR="009D1437" w:rsidRPr="004A4DD9" w:rsidRDefault="009D1437" w:rsidP="00616EC4">
            <w:pPr>
              <w:autoSpaceDE w:val="0"/>
              <w:autoSpaceDN w:val="0"/>
              <w:adjustRightInd w:val="0"/>
              <w:jc w:val="both"/>
            </w:pPr>
            <w:r w:rsidRPr="004A4DD9">
              <w:t>chuỗi_Xml_trả_về</w:t>
            </w:r>
          </w:p>
          <w:p w14:paraId="4C942F86"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BEFF47B" w14:textId="77777777" w:rsidR="009D1437" w:rsidRPr="004A4DD9" w:rsidRDefault="009D1437" w:rsidP="00616EC4">
            <w:pPr>
              <w:jc w:val="both"/>
            </w:pPr>
            <w:r w:rsidRPr="004A4DD9">
              <w:t>Trả về chuỗi Xml tương ứng với hóa đơn</w:t>
            </w:r>
          </w:p>
        </w:tc>
        <w:tc>
          <w:tcPr>
            <w:tcW w:w="2515" w:type="dxa"/>
            <w:tcBorders>
              <w:top w:val="single" w:sz="4" w:space="0" w:color="2E74B5"/>
              <w:left w:val="single" w:sz="4" w:space="0" w:color="2E74B5"/>
              <w:bottom w:val="single" w:sz="4" w:space="0" w:color="2E74B5"/>
              <w:right w:val="single" w:sz="4" w:space="0" w:color="2E74B5"/>
            </w:tcBorders>
          </w:tcPr>
          <w:p w14:paraId="6F82F37D" w14:textId="77777777" w:rsidR="009D1437" w:rsidRPr="004A4DD9" w:rsidRDefault="009D1437" w:rsidP="00616EC4">
            <w:pPr>
              <w:jc w:val="both"/>
            </w:pPr>
            <w:r w:rsidRPr="004A4DD9">
              <w:t>Trả về một hóa đơn dưới dạng string Xml</w:t>
            </w:r>
          </w:p>
        </w:tc>
      </w:tr>
    </w:tbl>
    <w:p w14:paraId="31CDA7FE" w14:textId="77777777" w:rsidR="009D1437" w:rsidRDefault="009D1437" w:rsidP="009D1437">
      <w:pPr>
        <w:rPr>
          <w:lang w:eastAsia="x-none"/>
        </w:rPr>
      </w:pPr>
    </w:p>
    <w:p w14:paraId="39B28CF2" w14:textId="77777777" w:rsidR="009D1437" w:rsidRDefault="009D1437" w:rsidP="00480762">
      <w:pPr>
        <w:pStyle w:val="Heading3"/>
      </w:pPr>
      <w:bookmarkStart w:id="36" w:name="_Toc198045273"/>
      <w:r>
        <w:t>Download hóa đơn với cả các hóa đơn chưa thanh toán</w:t>
      </w:r>
      <w:bookmarkEnd w:id="36"/>
    </w:p>
    <w:p w14:paraId="11D5F94F" w14:textId="77777777" w:rsidR="009D1437" w:rsidRDefault="009D1437" w:rsidP="009D1437">
      <w:r>
        <w:t>URL</w:t>
      </w:r>
    </w:p>
    <w:p w14:paraId="58C9F38F" w14:textId="77777777" w:rsidR="009D1437" w:rsidRDefault="009D1437" w:rsidP="009D1437">
      <w:pPr>
        <w:ind w:left="720"/>
        <w:jc w:val="both"/>
      </w:pPr>
      <w:r w:rsidRPr="004A4DD9">
        <w:t xml:space="preserve">String </w:t>
      </w:r>
      <w:r w:rsidRPr="00EC03C0">
        <w:rPr>
          <w:b/>
        </w:rPr>
        <w:t xml:space="preserve">downloadInvNoPay </w:t>
      </w:r>
      <w:r w:rsidRPr="004A4DD9">
        <w:t>(string invToken, string userName, string userPass)</w:t>
      </w:r>
    </w:p>
    <w:p w14:paraId="5691A710" w14:textId="77777777" w:rsidR="009D1437" w:rsidRPr="004A4DD9" w:rsidRDefault="009D1437" w:rsidP="009D1437">
      <w:pPr>
        <w:ind w:left="720"/>
        <w:jc w:val="both"/>
      </w:pPr>
    </w:p>
    <w:p w14:paraId="2CC30328" w14:textId="77777777" w:rsidR="009D1437" w:rsidRPr="00593BE8" w:rsidRDefault="009D1437" w:rsidP="009D1437">
      <w:pPr>
        <w:pStyle w:val="N"/>
      </w:pPr>
      <w:r w:rsidRPr="00593BE8">
        <w:t>DESCRIPTION</w:t>
      </w:r>
    </w:p>
    <w:p w14:paraId="505CD00D" w14:textId="77777777" w:rsidR="009D1437" w:rsidRDefault="009D1437" w:rsidP="009D1437">
      <w:pPr>
        <w:pStyle w:val="N"/>
      </w:pPr>
      <w:r>
        <w:tab/>
        <w:t>Đây là web service cho phép tải về chuỗi xml của hóa đơn, cho phép tải các hóa đơn chưa thanh toán.</w:t>
      </w:r>
    </w:p>
    <w:p w14:paraId="13A6573F" w14:textId="77777777" w:rsidR="009D1437" w:rsidRPr="00007702" w:rsidRDefault="009D1437" w:rsidP="009D1437">
      <w:pPr>
        <w:pStyle w:val="N"/>
      </w:pPr>
      <w:r w:rsidRPr="00663B3E">
        <w:t>HTTP METHOD</w:t>
      </w:r>
    </w:p>
    <w:p w14:paraId="6F6DBB2A" w14:textId="77777777" w:rsidR="009D1437" w:rsidRPr="00007702" w:rsidRDefault="009D1437" w:rsidP="009D1437">
      <w:pPr>
        <w:pStyle w:val="N"/>
        <w:rPr>
          <w:b/>
        </w:rPr>
      </w:pPr>
      <w:r>
        <w:lastRenderedPageBreak/>
        <w:tab/>
      </w:r>
      <w:r w:rsidRPr="00610AFD">
        <w:t>POST</w:t>
      </w:r>
    </w:p>
    <w:p w14:paraId="5FB22BB3" w14:textId="77777777" w:rsidR="009D1437" w:rsidRPr="00610AFD" w:rsidRDefault="009D1437" w:rsidP="009D1437">
      <w:pPr>
        <w:pStyle w:val="N"/>
      </w:pPr>
      <w:r w:rsidRPr="00610AFD">
        <w:t>REQUEST BODY</w:t>
      </w:r>
    </w:p>
    <w:p w14:paraId="51434C2A" w14:textId="77777777" w:rsidR="009D1437" w:rsidRPr="005C559E"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1DCDD4CE" w14:textId="77777777" w:rsidR="009D1437" w:rsidRPr="00D82A0A" w:rsidRDefault="009D1437" w:rsidP="009D1437">
      <w:pPr>
        <w:pStyle w:val="ListParagraph"/>
        <w:numPr>
          <w:ilvl w:val="0"/>
          <w:numId w:val="2"/>
        </w:numPr>
        <w:spacing w:after="0" w:line="360" w:lineRule="auto"/>
        <w:ind w:left="1080"/>
        <w:jc w:val="both"/>
        <w:rPr>
          <w:rFonts w:eastAsia="Calibri"/>
          <w:b/>
          <w:u w:val="single"/>
        </w:rPr>
      </w:pPr>
      <w:r w:rsidRPr="005C559E">
        <w:rPr>
          <w:b/>
        </w:rPr>
        <w:t xml:space="preserve">invToken : </w:t>
      </w:r>
      <w:r w:rsidRPr="005C559E">
        <w:t xml:space="preserve">Chuỗi token xác định hóa đơn cần lấy </w:t>
      </w:r>
    </w:p>
    <w:p w14:paraId="7C69ABBD" w14:textId="77777777" w:rsidR="009D1437" w:rsidRPr="005C559E" w:rsidRDefault="009D1437" w:rsidP="009D1437">
      <w:pPr>
        <w:pStyle w:val="ListParagraph"/>
        <w:spacing w:after="0" w:line="360" w:lineRule="auto"/>
        <w:ind w:left="1080"/>
        <w:jc w:val="both"/>
        <w:rPr>
          <w:rFonts w:eastAsia="Calibri"/>
          <w:b/>
          <w:u w:val="single"/>
        </w:rPr>
      </w:pPr>
    </w:p>
    <w:p w14:paraId="7CEE67BE"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60640633"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610EEE6A"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14DD453B"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07B5B16B" w14:textId="77777777" w:rsidR="009D1437" w:rsidRPr="00660ABB" w:rsidRDefault="009D1437" w:rsidP="00616EC4">
            <w:pPr>
              <w:pStyle w:val="ListParagraph"/>
            </w:pPr>
            <w:r>
              <w:t>Ghi chú</w:t>
            </w:r>
          </w:p>
        </w:tc>
      </w:tr>
      <w:tr w:rsidR="009D1437" w:rsidRPr="00660ABB" w14:paraId="2B0249CF" w14:textId="77777777" w:rsidTr="00616EC4">
        <w:tc>
          <w:tcPr>
            <w:tcW w:w="1710" w:type="dxa"/>
            <w:tcBorders>
              <w:top w:val="single" w:sz="4" w:space="0" w:color="2E74B5"/>
              <w:left w:val="single" w:sz="4" w:space="0" w:color="2E74B5"/>
              <w:right w:val="single" w:sz="4" w:space="0" w:color="2E74B5"/>
            </w:tcBorders>
            <w:shd w:val="clear" w:color="auto" w:fill="auto"/>
          </w:tcPr>
          <w:p w14:paraId="784EB26F" w14:textId="77777777" w:rsidR="009D1437" w:rsidRPr="004A4DD9" w:rsidRDefault="009D1437" w:rsidP="00616EC4">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E203957" w14:textId="77777777" w:rsidR="009D1437" w:rsidRPr="004A4DD9" w:rsidRDefault="009D1437" w:rsidP="00616EC4">
            <w:pPr>
              <w:pStyle w:val="ListParagraph"/>
              <w:ind w:left="0"/>
              <w:jc w:val="both"/>
            </w:pPr>
            <w:r w:rsidRPr="004A4DD9">
              <w:t>Tài khoản đăng nhập sai</w:t>
            </w:r>
            <w:r>
              <w:t xml:space="preserve"> hoặc không có quyền ServiceRole</w:t>
            </w:r>
          </w:p>
        </w:tc>
        <w:tc>
          <w:tcPr>
            <w:tcW w:w="2515" w:type="dxa"/>
            <w:tcBorders>
              <w:top w:val="single" w:sz="4" w:space="0" w:color="2E74B5"/>
              <w:left w:val="single" w:sz="4" w:space="0" w:color="2E74B5"/>
              <w:bottom w:val="single" w:sz="4" w:space="0" w:color="2E74B5"/>
              <w:right w:val="single" w:sz="4" w:space="0" w:color="2E74B5"/>
            </w:tcBorders>
          </w:tcPr>
          <w:p w14:paraId="3544C9E6" w14:textId="77777777" w:rsidR="009D1437" w:rsidRPr="004A4DD9" w:rsidRDefault="009D1437" w:rsidP="00616EC4">
            <w:pPr>
              <w:pStyle w:val="ListParagraph"/>
              <w:ind w:left="0"/>
              <w:jc w:val="both"/>
            </w:pPr>
          </w:p>
        </w:tc>
      </w:tr>
      <w:tr w:rsidR="009D1437" w:rsidRPr="00660ABB" w14:paraId="4B92242A" w14:textId="77777777" w:rsidTr="00616EC4">
        <w:tc>
          <w:tcPr>
            <w:tcW w:w="1710" w:type="dxa"/>
            <w:tcBorders>
              <w:top w:val="single" w:sz="4" w:space="0" w:color="2E74B5"/>
              <w:left w:val="single" w:sz="4" w:space="0" w:color="2E74B5"/>
              <w:right w:val="single" w:sz="4" w:space="0" w:color="2E74B5"/>
            </w:tcBorders>
            <w:shd w:val="clear" w:color="auto" w:fill="auto"/>
          </w:tcPr>
          <w:p w14:paraId="11D64818" w14:textId="77777777" w:rsidR="009D1437" w:rsidRPr="004A4DD9" w:rsidRDefault="009D1437" w:rsidP="00616EC4">
            <w:pPr>
              <w:autoSpaceDE w:val="0"/>
              <w:autoSpaceDN w:val="0"/>
              <w:adjustRightInd w:val="0"/>
              <w:jc w:val="both"/>
            </w:pPr>
            <w:r w:rsidRPr="002E72A7">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498758B" w14:textId="77777777" w:rsidR="009D1437" w:rsidRPr="004A4DD9"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47E23182" w14:textId="77777777" w:rsidR="009D1437" w:rsidRPr="004A4DD9" w:rsidRDefault="009D1437" w:rsidP="00616EC4">
            <w:pPr>
              <w:pStyle w:val="ListParagraph"/>
              <w:ind w:left="0"/>
              <w:jc w:val="both"/>
            </w:pPr>
          </w:p>
        </w:tc>
      </w:tr>
      <w:tr w:rsidR="009D1437" w:rsidRPr="00660ABB" w14:paraId="3A8E83E9"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082343A" w14:textId="77777777" w:rsidR="009D1437" w:rsidRPr="004A4DD9" w:rsidRDefault="009D1437" w:rsidP="00616EC4">
            <w:pPr>
              <w:autoSpaceDE w:val="0"/>
              <w:autoSpaceDN w:val="0"/>
              <w:adjustRightInd w:val="0"/>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E1A6E29" w14:textId="77777777" w:rsidR="009D1437" w:rsidRPr="004A4DD9" w:rsidRDefault="009D1437" w:rsidP="00616EC4">
            <w:pPr>
              <w:pStyle w:val="ListParagraph"/>
              <w:ind w:left="0"/>
              <w:jc w:val="both"/>
            </w:pPr>
            <w:r w:rsidRPr="004A4DD9">
              <w:t>Không tìm thấy Pattern</w:t>
            </w:r>
          </w:p>
        </w:tc>
        <w:tc>
          <w:tcPr>
            <w:tcW w:w="2515" w:type="dxa"/>
            <w:tcBorders>
              <w:top w:val="single" w:sz="4" w:space="0" w:color="2E74B5"/>
              <w:left w:val="single" w:sz="4" w:space="0" w:color="2E74B5"/>
              <w:bottom w:val="single" w:sz="4" w:space="0" w:color="2E74B5"/>
              <w:right w:val="single" w:sz="4" w:space="0" w:color="2E74B5"/>
            </w:tcBorders>
          </w:tcPr>
          <w:p w14:paraId="3700F39C" w14:textId="77777777" w:rsidR="009D1437" w:rsidRPr="004A4DD9" w:rsidRDefault="009D1437" w:rsidP="00616EC4">
            <w:pPr>
              <w:pStyle w:val="ListParagraph"/>
              <w:ind w:left="0"/>
              <w:jc w:val="both"/>
            </w:pPr>
          </w:p>
        </w:tc>
      </w:tr>
      <w:tr w:rsidR="009D1437" w:rsidRPr="00660ABB" w14:paraId="52C2AB74"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8674C21"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DE0303A" w14:textId="77777777" w:rsidR="009D1437" w:rsidRPr="004A4DD9" w:rsidRDefault="009D1437" w:rsidP="00616EC4">
            <w:pPr>
              <w:pStyle w:val="ListParagraph"/>
              <w:ind w:left="0"/>
              <w:jc w:val="both"/>
            </w:pPr>
            <w:r w:rsidRPr="004A4DD9">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1CA721A6" w14:textId="77777777" w:rsidR="009D1437" w:rsidRPr="004A4DD9" w:rsidRDefault="009D1437" w:rsidP="00616EC4">
            <w:pPr>
              <w:pStyle w:val="ListParagraph"/>
              <w:ind w:left="0"/>
              <w:jc w:val="both"/>
            </w:pPr>
          </w:p>
        </w:tc>
      </w:tr>
      <w:tr w:rsidR="009D1437" w:rsidRPr="00660ABB" w14:paraId="6E187957"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1386C4B" w14:textId="77777777" w:rsidR="009D1437" w:rsidRPr="004A4DD9" w:rsidRDefault="009D1437" w:rsidP="00616EC4">
            <w:pPr>
              <w:autoSpaceDE w:val="0"/>
              <w:autoSpaceDN w:val="0"/>
              <w:adjustRightInd w:val="0"/>
              <w:rPr>
                <w:rFonts w:eastAsia="Calibri"/>
              </w:rPr>
            </w:pPr>
            <w:r w:rsidRPr="004A4DD9">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C9F22FB" w14:textId="77777777" w:rsidR="009D1437" w:rsidRPr="004A4DD9" w:rsidRDefault="009D1437" w:rsidP="00616EC4">
            <w:pPr>
              <w:pStyle w:val="ListParagraph"/>
              <w:spacing w:after="0" w:line="240" w:lineRule="auto"/>
              <w:ind w:left="0"/>
              <w:rPr>
                <w:rFonts w:eastAsia="Calibri"/>
              </w:rPr>
            </w:pPr>
            <w:r w:rsidRPr="004A4DD9">
              <w:rPr>
                <w:rFonts w:eastAsia="Calibri"/>
              </w:rPr>
              <w:t xml:space="preserve">User name không phù hợp, không tìm thấy </w:t>
            </w:r>
            <w:r>
              <w:rPr>
                <w:rFonts w:eastAsia="Calibri"/>
              </w:rPr>
              <w:t>thông tin công ty</w:t>
            </w:r>
            <w:r w:rsidRPr="004A4DD9">
              <w:rPr>
                <w:rFonts w:eastAsia="Calibri"/>
              </w:rPr>
              <w:t xml:space="preserve">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400DD7B1" w14:textId="77777777" w:rsidR="009D1437" w:rsidRPr="004A4DD9" w:rsidRDefault="009D1437" w:rsidP="00616EC4">
            <w:pPr>
              <w:pStyle w:val="ListParagraph"/>
              <w:ind w:left="0"/>
              <w:jc w:val="both"/>
            </w:pPr>
          </w:p>
        </w:tc>
      </w:tr>
      <w:tr w:rsidR="009D1437" w:rsidRPr="00660ABB" w14:paraId="6FD4F603"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BF3E8DB" w14:textId="77777777" w:rsidR="009D1437" w:rsidRPr="004A4DD9" w:rsidRDefault="009D1437" w:rsidP="00616EC4">
            <w:pPr>
              <w:autoSpaceDE w:val="0"/>
              <w:autoSpaceDN w:val="0"/>
              <w:adjustRightInd w:val="0"/>
              <w:jc w:val="both"/>
            </w:pPr>
            <w:r w:rsidRPr="004A4DD9">
              <w:t>ERR:11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738E2EB" w14:textId="77777777" w:rsidR="009D1437" w:rsidRPr="004A4DD9" w:rsidRDefault="009D1437" w:rsidP="00616EC4">
            <w:pPr>
              <w:pStyle w:val="ListParagraph"/>
              <w:ind w:left="0"/>
              <w:jc w:val="both"/>
            </w:pPr>
            <w:r w:rsidRPr="004A4DD9">
              <w:t>Hóa đơn chưa thanh toán nên không xem được</w:t>
            </w:r>
          </w:p>
        </w:tc>
        <w:tc>
          <w:tcPr>
            <w:tcW w:w="2515" w:type="dxa"/>
            <w:tcBorders>
              <w:top w:val="single" w:sz="4" w:space="0" w:color="2E74B5"/>
              <w:left w:val="single" w:sz="4" w:space="0" w:color="2E74B5"/>
              <w:bottom w:val="single" w:sz="4" w:space="0" w:color="2E74B5"/>
              <w:right w:val="single" w:sz="4" w:space="0" w:color="2E74B5"/>
            </w:tcBorders>
          </w:tcPr>
          <w:p w14:paraId="7C65FE2D" w14:textId="77777777" w:rsidR="009D1437" w:rsidRPr="004A4DD9" w:rsidRDefault="009D1437" w:rsidP="00616EC4">
            <w:pPr>
              <w:pStyle w:val="ListParagraph"/>
              <w:ind w:left="0"/>
              <w:jc w:val="both"/>
            </w:pPr>
          </w:p>
        </w:tc>
      </w:tr>
      <w:tr w:rsidR="009D1437" w:rsidRPr="00660ABB" w14:paraId="1DE14552"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7EEC00F" w14:textId="77777777" w:rsidR="009D1437" w:rsidRPr="004A4DD9" w:rsidRDefault="009D1437" w:rsidP="00616EC4">
            <w:pPr>
              <w:autoSpaceDE w:val="0"/>
              <w:autoSpaceDN w:val="0"/>
              <w:adjustRightInd w:val="0"/>
              <w:jc w:val="both"/>
            </w:pPr>
            <w:r w:rsidRPr="004A4DD9">
              <w:t>ERR:1</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D4AD9BC" w14:textId="77777777" w:rsidR="009D1437" w:rsidRPr="004A4DD9" w:rsidRDefault="009D1437" w:rsidP="00616EC4">
            <w:pPr>
              <w:pStyle w:val="ListParagraph"/>
              <w:ind w:left="0"/>
              <w:jc w:val="both"/>
            </w:pPr>
            <w:r>
              <w:t>Hoá đơn có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3B8FFCC7" w14:textId="77777777" w:rsidR="009D1437" w:rsidRPr="004A4DD9" w:rsidRDefault="009D1437" w:rsidP="00616EC4">
            <w:pPr>
              <w:pStyle w:val="ListParagraph"/>
              <w:ind w:left="0"/>
              <w:jc w:val="both"/>
            </w:pPr>
          </w:p>
        </w:tc>
      </w:tr>
      <w:tr w:rsidR="009D1437" w:rsidRPr="00660ABB" w14:paraId="769CE165"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62D2B43" w14:textId="77777777" w:rsidR="009D1437" w:rsidRPr="004A4DD9" w:rsidRDefault="009D1437" w:rsidP="00616EC4">
            <w:pPr>
              <w:autoSpaceDE w:val="0"/>
              <w:autoSpaceDN w:val="0"/>
              <w:adjustRightInd w:val="0"/>
              <w:jc w:val="both"/>
            </w:pPr>
            <w:r w:rsidRPr="004A4DD9">
              <w:t>ERR:1</w:t>
            </w:r>
            <w:r>
              <w:t>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DE18653" w14:textId="77777777" w:rsidR="009D1437" w:rsidRPr="004A4DD9" w:rsidRDefault="009D1437" w:rsidP="00616EC4">
            <w:pPr>
              <w:pStyle w:val="ListParagraph"/>
              <w:ind w:left="0"/>
              <w:jc w:val="both"/>
            </w:pPr>
            <w:r>
              <w:t>Hoá đơn không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7FEB07F3" w14:textId="77777777" w:rsidR="009D1437" w:rsidRPr="004A4DD9" w:rsidRDefault="009D1437" w:rsidP="00616EC4">
            <w:pPr>
              <w:pStyle w:val="ListParagraph"/>
              <w:ind w:left="0"/>
              <w:jc w:val="both"/>
            </w:pPr>
          </w:p>
        </w:tc>
      </w:tr>
      <w:tr w:rsidR="009D1437" w:rsidRPr="00660ABB" w14:paraId="32B3F249"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B7FE416" w14:textId="77777777" w:rsidR="009D1437" w:rsidRPr="004A4DD9" w:rsidRDefault="009D1437" w:rsidP="00616EC4">
            <w:pPr>
              <w:autoSpaceDE w:val="0"/>
              <w:autoSpaceDN w:val="0"/>
              <w:adjustRightInd w:val="0"/>
              <w:jc w:val="both"/>
            </w:pPr>
            <w:r w:rsidRPr="004A4DD9">
              <w:t>chuỗi_Xml_trả_về</w:t>
            </w:r>
          </w:p>
          <w:p w14:paraId="745E1EB1"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9CC727F" w14:textId="77777777" w:rsidR="009D1437" w:rsidRPr="004A4DD9" w:rsidRDefault="009D1437" w:rsidP="00616EC4">
            <w:pPr>
              <w:jc w:val="both"/>
            </w:pPr>
            <w:r w:rsidRPr="004A4DD9">
              <w:t>Trả về chuỗi Xml tương ứng với hóa đơn</w:t>
            </w:r>
          </w:p>
        </w:tc>
        <w:tc>
          <w:tcPr>
            <w:tcW w:w="2515" w:type="dxa"/>
            <w:tcBorders>
              <w:top w:val="single" w:sz="4" w:space="0" w:color="2E74B5"/>
              <w:left w:val="single" w:sz="4" w:space="0" w:color="2E74B5"/>
              <w:bottom w:val="single" w:sz="4" w:space="0" w:color="2E74B5"/>
              <w:right w:val="single" w:sz="4" w:space="0" w:color="2E74B5"/>
            </w:tcBorders>
          </w:tcPr>
          <w:p w14:paraId="13515844" w14:textId="77777777" w:rsidR="009D1437" w:rsidRPr="004A4DD9" w:rsidRDefault="009D1437" w:rsidP="00616EC4">
            <w:pPr>
              <w:jc w:val="both"/>
            </w:pPr>
            <w:r w:rsidRPr="004A4DD9">
              <w:t>Trả về một hóa đơn dưới dạng string Xml</w:t>
            </w:r>
          </w:p>
        </w:tc>
      </w:tr>
    </w:tbl>
    <w:p w14:paraId="3C629C3B" w14:textId="77777777" w:rsidR="009D1437" w:rsidRDefault="009D1437" w:rsidP="009D1437">
      <w:pPr>
        <w:rPr>
          <w:lang w:eastAsia="x-none"/>
        </w:rPr>
      </w:pPr>
    </w:p>
    <w:p w14:paraId="2E1068BD" w14:textId="77777777" w:rsidR="009D1437" w:rsidRDefault="009D1437" w:rsidP="00480762">
      <w:pPr>
        <w:pStyle w:val="Heading3"/>
      </w:pPr>
      <w:bookmarkStart w:id="37" w:name="_Toc198045274"/>
      <w:r>
        <w:t>Download hóa đơn theo Fkey</w:t>
      </w:r>
      <w:bookmarkEnd w:id="37"/>
    </w:p>
    <w:p w14:paraId="468EE451" w14:textId="77777777" w:rsidR="009D1437" w:rsidRDefault="009D1437" w:rsidP="009D1437">
      <w:r>
        <w:t>URL</w:t>
      </w:r>
    </w:p>
    <w:p w14:paraId="72D9C01A" w14:textId="77777777" w:rsidR="009D1437" w:rsidRDefault="009D1437" w:rsidP="009D1437">
      <w:pPr>
        <w:ind w:left="720"/>
        <w:jc w:val="both"/>
      </w:pPr>
      <w:r w:rsidRPr="004A4DD9">
        <w:t xml:space="preserve">String </w:t>
      </w:r>
      <w:r w:rsidRPr="004A4DD9">
        <w:rPr>
          <w:b/>
        </w:rPr>
        <w:t>downloadInvFkey</w:t>
      </w:r>
      <w:r w:rsidRPr="004A4DD9">
        <w:t xml:space="preserve"> (string </w:t>
      </w:r>
      <w:r>
        <w:t>fkey</w:t>
      </w:r>
      <w:r w:rsidRPr="004A4DD9">
        <w:t>, string userName, string userPass)</w:t>
      </w:r>
    </w:p>
    <w:p w14:paraId="26ABACFE" w14:textId="77777777" w:rsidR="009D1437" w:rsidRPr="004A4DD9" w:rsidRDefault="009D1437" w:rsidP="009D1437">
      <w:pPr>
        <w:ind w:left="720"/>
        <w:jc w:val="both"/>
      </w:pPr>
    </w:p>
    <w:p w14:paraId="23185661" w14:textId="77777777" w:rsidR="009D1437" w:rsidRPr="00593BE8" w:rsidRDefault="009D1437" w:rsidP="009D1437">
      <w:pPr>
        <w:pStyle w:val="N"/>
      </w:pPr>
      <w:r w:rsidRPr="00593BE8">
        <w:t>DESCRIPTION</w:t>
      </w:r>
    </w:p>
    <w:p w14:paraId="77B6935D" w14:textId="77777777" w:rsidR="009D1437" w:rsidRDefault="009D1437" w:rsidP="009D1437">
      <w:pPr>
        <w:pStyle w:val="N"/>
      </w:pPr>
      <w:r>
        <w:tab/>
        <w:t>Đây là web service cho phép tải về chuỗi xml của hóa đơn theo fkey truyền lên</w:t>
      </w:r>
    </w:p>
    <w:p w14:paraId="3240459B" w14:textId="77777777" w:rsidR="009D1437" w:rsidRPr="00007702" w:rsidRDefault="009D1437" w:rsidP="009D1437">
      <w:pPr>
        <w:pStyle w:val="N"/>
      </w:pPr>
      <w:r w:rsidRPr="00663B3E">
        <w:t>HTTP METHOD</w:t>
      </w:r>
    </w:p>
    <w:p w14:paraId="66BB17A9" w14:textId="77777777" w:rsidR="009D1437" w:rsidRPr="00007702" w:rsidRDefault="009D1437" w:rsidP="009D1437">
      <w:pPr>
        <w:pStyle w:val="N"/>
        <w:rPr>
          <w:b/>
        </w:rPr>
      </w:pPr>
      <w:r>
        <w:tab/>
      </w:r>
      <w:r w:rsidRPr="00610AFD">
        <w:t>POST</w:t>
      </w:r>
    </w:p>
    <w:p w14:paraId="32878BC2" w14:textId="77777777" w:rsidR="009D1437" w:rsidRPr="00610AFD" w:rsidRDefault="009D1437" w:rsidP="009D1437">
      <w:pPr>
        <w:pStyle w:val="N"/>
      </w:pPr>
      <w:r w:rsidRPr="00610AFD">
        <w:t>REQUEST BODY</w:t>
      </w:r>
    </w:p>
    <w:p w14:paraId="15095165" w14:textId="77777777" w:rsidR="009D1437" w:rsidRPr="005C559E" w:rsidRDefault="009D1437" w:rsidP="009D1437">
      <w:pPr>
        <w:pStyle w:val="ListParagraph"/>
        <w:numPr>
          <w:ilvl w:val="0"/>
          <w:numId w:val="2"/>
        </w:numPr>
        <w:spacing w:after="0" w:line="360" w:lineRule="auto"/>
        <w:ind w:left="1080"/>
        <w:jc w:val="both"/>
        <w:rPr>
          <w:rFonts w:eastAsia="Calibri"/>
          <w:b/>
          <w:u w:val="single"/>
        </w:rPr>
      </w:pPr>
      <w:r w:rsidRPr="005C559E">
        <w:rPr>
          <w:b/>
        </w:rPr>
        <w:lastRenderedPageBreak/>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218440D9" w14:textId="77777777" w:rsidR="009D1437" w:rsidRPr="00D82A0A" w:rsidRDefault="009D1437" w:rsidP="009D1437">
      <w:pPr>
        <w:pStyle w:val="ListParagraph"/>
        <w:numPr>
          <w:ilvl w:val="0"/>
          <w:numId w:val="2"/>
        </w:numPr>
        <w:spacing w:after="0" w:line="360" w:lineRule="auto"/>
        <w:ind w:left="1080"/>
        <w:jc w:val="both"/>
        <w:rPr>
          <w:rFonts w:eastAsia="Calibri"/>
          <w:b/>
          <w:u w:val="single"/>
        </w:rPr>
      </w:pPr>
      <w:r>
        <w:rPr>
          <w:b/>
        </w:rPr>
        <w:t>fkey</w:t>
      </w:r>
      <w:r w:rsidRPr="005C559E">
        <w:rPr>
          <w:b/>
        </w:rPr>
        <w:t xml:space="preserve"> : </w:t>
      </w:r>
      <w:r w:rsidRPr="005C559E">
        <w:t xml:space="preserve">Chuỗi </w:t>
      </w:r>
      <w:r>
        <w:t>fkey</w:t>
      </w:r>
      <w:r w:rsidRPr="005C559E">
        <w:t xml:space="preserve"> xác định hóa đơn cần lấy </w:t>
      </w:r>
    </w:p>
    <w:p w14:paraId="69B87E4D" w14:textId="77777777" w:rsidR="009D1437" w:rsidRPr="005C559E" w:rsidRDefault="009D1437" w:rsidP="009D1437">
      <w:pPr>
        <w:pStyle w:val="ListParagraph"/>
        <w:spacing w:after="0" w:line="360" w:lineRule="auto"/>
        <w:ind w:left="1080"/>
        <w:jc w:val="both"/>
        <w:rPr>
          <w:rFonts w:eastAsia="Calibri"/>
          <w:b/>
          <w:u w:val="single"/>
        </w:rPr>
      </w:pPr>
    </w:p>
    <w:p w14:paraId="65D23606"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2A2442A9"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4C6F6D27"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69BB5D5D"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53F99DB6" w14:textId="77777777" w:rsidR="009D1437" w:rsidRPr="00660ABB" w:rsidRDefault="009D1437" w:rsidP="00616EC4">
            <w:pPr>
              <w:pStyle w:val="ListParagraph"/>
            </w:pPr>
            <w:r>
              <w:t>Ghi chú</w:t>
            </w:r>
          </w:p>
        </w:tc>
      </w:tr>
      <w:tr w:rsidR="009D1437" w:rsidRPr="00660ABB" w14:paraId="06F4E149" w14:textId="77777777" w:rsidTr="00616EC4">
        <w:tc>
          <w:tcPr>
            <w:tcW w:w="1710" w:type="dxa"/>
            <w:tcBorders>
              <w:top w:val="single" w:sz="4" w:space="0" w:color="2E74B5"/>
              <w:left w:val="single" w:sz="4" w:space="0" w:color="2E74B5"/>
              <w:right w:val="single" w:sz="4" w:space="0" w:color="2E74B5"/>
            </w:tcBorders>
            <w:shd w:val="clear" w:color="auto" w:fill="auto"/>
          </w:tcPr>
          <w:p w14:paraId="4C1E0451" w14:textId="77777777" w:rsidR="009D1437" w:rsidRPr="004A4DD9" w:rsidRDefault="009D1437" w:rsidP="00616EC4">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69876BC" w14:textId="77777777" w:rsidR="009D1437" w:rsidRPr="004A4DD9" w:rsidRDefault="009D1437" w:rsidP="00616EC4">
            <w:pPr>
              <w:pStyle w:val="ListParagraph"/>
              <w:ind w:left="0"/>
              <w:jc w:val="both"/>
            </w:pPr>
            <w:r w:rsidRPr="004A4DD9">
              <w:t>Tài khoản đăng nhập sai</w:t>
            </w:r>
            <w:r>
              <w:t xml:space="preserve"> hoặc không có quyền ServiceRole</w:t>
            </w:r>
          </w:p>
        </w:tc>
        <w:tc>
          <w:tcPr>
            <w:tcW w:w="2515" w:type="dxa"/>
            <w:tcBorders>
              <w:top w:val="single" w:sz="4" w:space="0" w:color="2E74B5"/>
              <w:left w:val="single" w:sz="4" w:space="0" w:color="2E74B5"/>
              <w:bottom w:val="single" w:sz="4" w:space="0" w:color="2E74B5"/>
              <w:right w:val="single" w:sz="4" w:space="0" w:color="2E74B5"/>
            </w:tcBorders>
          </w:tcPr>
          <w:p w14:paraId="120FE5F0" w14:textId="77777777" w:rsidR="009D1437" w:rsidRPr="004A4DD9" w:rsidRDefault="009D1437" w:rsidP="00616EC4">
            <w:pPr>
              <w:pStyle w:val="ListParagraph"/>
              <w:ind w:left="0"/>
              <w:jc w:val="both"/>
            </w:pPr>
          </w:p>
        </w:tc>
      </w:tr>
      <w:tr w:rsidR="009D1437" w:rsidRPr="00660ABB" w14:paraId="7DFC2328" w14:textId="77777777" w:rsidTr="00616EC4">
        <w:tc>
          <w:tcPr>
            <w:tcW w:w="1710" w:type="dxa"/>
            <w:tcBorders>
              <w:top w:val="single" w:sz="4" w:space="0" w:color="2E74B5"/>
              <w:left w:val="single" w:sz="4" w:space="0" w:color="2E74B5"/>
              <w:right w:val="single" w:sz="4" w:space="0" w:color="2E74B5"/>
            </w:tcBorders>
            <w:shd w:val="clear" w:color="auto" w:fill="auto"/>
          </w:tcPr>
          <w:p w14:paraId="7B7370BA" w14:textId="77777777" w:rsidR="009D1437" w:rsidRPr="004A4DD9" w:rsidRDefault="009D1437" w:rsidP="00616EC4">
            <w:pPr>
              <w:autoSpaceDE w:val="0"/>
              <w:autoSpaceDN w:val="0"/>
              <w:adjustRightInd w:val="0"/>
              <w:jc w:val="both"/>
            </w:pPr>
            <w:r w:rsidRPr="002E72A7">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6B88D27" w14:textId="77777777" w:rsidR="009D1437" w:rsidRPr="004A4DD9"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410BD521" w14:textId="77777777" w:rsidR="009D1437" w:rsidRPr="004A4DD9" w:rsidRDefault="009D1437" w:rsidP="00616EC4">
            <w:pPr>
              <w:pStyle w:val="ListParagraph"/>
              <w:ind w:left="0"/>
              <w:jc w:val="both"/>
            </w:pPr>
          </w:p>
        </w:tc>
      </w:tr>
      <w:tr w:rsidR="009D1437" w:rsidRPr="00660ABB" w14:paraId="6CF81710"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CDDC35F" w14:textId="77777777" w:rsidR="009D1437" w:rsidRPr="004A4DD9" w:rsidRDefault="009D1437" w:rsidP="00616EC4">
            <w:pPr>
              <w:autoSpaceDE w:val="0"/>
              <w:autoSpaceDN w:val="0"/>
              <w:adjustRightInd w:val="0"/>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29CE781" w14:textId="77777777" w:rsidR="009D1437" w:rsidRPr="004A4DD9" w:rsidRDefault="009D1437" w:rsidP="00616EC4">
            <w:pPr>
              <w:pStyle w:val="ListParagraph"/>
              <w:ind w:left="0"/>
              <w:jc w:val="both"/>
            </w:pPr>
            <w:r w:rsidRPr="004A4DD9">
              <w:t>Không tìm thấy</w:t>
            </w:r>
            <w:r>
              <w:t xml:space="preserve"> dải thông báo phát hành</w:t>
            </w:r>
          </w:p>
        </w:tc>
        <w:tc>
          <w:tcPr>
            <w:tcW w:w="2515" w:type="dxa"/>
            <w:tcBorders>
              <w:top w:val="single" w:sz="4" w:space="0" w:color="2E74B5"/>
              <w:left w:val="single" w:sz="4" w:space="0" w:color="2E74B5"/>
              <w:bottom w:val="single" w:sz="4" w:space="0" w:color="2E74B5"/>
              <w:right w:val="single" w:sz="4" w:space="0" w:color="2E74B5"/>
            </w:tcBorders>
          </w:tcPr>
          <w:p w14:paraId="086A3175" w14:textId="77777777" w:rsidR="009D1437" w:rsidRPr="004A4DD9" w:rsidRDefault="009D1437" w:rsidP="00616EC4">
            <w:pPr>
              <w:pStyle w:val="ListParagraph"/>
              <w:ind w:left="0"/>
              <w:jc w:val="both"/>
            </w:pPr>
          </w:p>
        </w:tc>
      </w:tr>
      <w:tr w:rsidR="009D1437" w:rsidRPr="00660ABB" w14:paraId="41FB9DC5"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499BE8C"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92FAC8C" w14:textId="77777777" w:rsidR="009D1437" w:rsidRPr="004A4DD9" w:rsidRDefault="009D1437" w:rsidP="00616EC4">
            <w:pPr>
              <w:pStyle w:val="ListParagraph"/>
              <w:ind w:left="0"/>
              <w:jc w:val="both"/>
            </w:pPr>
            <w:r w:rsidRPr="004A4DD9">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54FB265D" w14:textId="77777777" w:rsidR="009D1437" w:rsidRPr="004A4DD9" w:rsidRDefault="009D1437" w:rsidP="00616EC4">
            <w:pPr>
              <w:pStyle w:val="ListParagraph"/>
              <w:ind w:left="0"/>
              <w:jc w:val="both"/>
            </w:pPr>
          </w:p>
        </w:tc>
      </w:tr>
      <w:tr w:rsidR="009D1437" w:rsidRPr="00660ABB" w14:paraId="1C445487"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CE05C31" w14:textId="77777777" w:rsidR="009D1437" w:rsidRPr="004A4DD9" w:rsidRDefault="009D1437" w:rsidP="00616EC4">
            <w:pPr>
              <w:autoSpaceDE w:val="0"/>
              <w:autoSpaceDN w:val="0"/>
              <w:adjustRightInd w:val="0"/>
              <w:rPr>
                <w:rFonts w:eastAsia="Calibri"/>
              </w:rPr>
            </w:pPr>
            <w:r w:rsidRPr="004A4DD9">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63DA488" w14:textId="77777777" w:rsidR="009D1437" w:rsidRPr="004A4DD9" w:rsidRDefault="009D1437" w:rsidP="00616EC4">
            <w:pPr>
              <w:pStyle w:val="ListParagraph"/>
              <w:spacing w:after="0" w:line="240" w:lineRule="auto"/>
              <w:ind w:left="0"/>
              <w:rPr>
                <w:rFonts w:eastAsia="Calibri"/>
              </w:rPr>
            </w:pPr>
            <w:r w:rsidRPr="004A4DD9">
              <w:rPr>
                <w:rFonts w:eastAsia="Calibri"/>
              </w:rPr>
              <w:t xml:space="preserve">User name không phù hợp, không tìm thấy </w:t>
            </w:r>
            <w:r>
              <w:rPr>
                <w:rFonts w:eastAsia="Calibri"/>
              </w:rPr>
              <w:t>thông tin công ty</w:t>
            </w:r>
            <w:r w:rsidRPr="004A4DD9">
              <w:rPr>
                <w:rFonts w:eastAsia="Calibri"/>
              </w:rPr>
              <w:t xml:space="preserve">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35DDE26E" w14:textId="77777777" w:rsidR="009D1437" w:rsidRPr="004A4DD9" w:rsidRDefault="009D1437" w:rsidP="00616EC4">
            <w:pPr>
              <w:pStyle w:val="ListParagraph"/>
              <w:ind w:left="0"/>
              <w:jc w:val="both"/>
            </w:pPr>
          </w:p>
        </w:tc>
      </w:tr>
      <w:tr w:rsidR="009D1437" w:rsidRPr="00660ABB" w14:paraId="689CD5BF"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46B8C39" w14:textId="77777777" w:rsidR="009D1437" w:rsidRPr="004A4DD9" w:rsidRDefault="009D1437" w:rsidP="00616EC4">
            <w:pPr>
              <w:autoSpaceDE w:val="0"/>
              <w:autoSpaceDN w:val="0"/>
              <w:adjustRightInd w:val="0"/>
              <w:jc w:val="both"/>
            </w:pPr>
            <w:r w:rsidRPr="004A4DD9">
              <w:t>ERR:11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CEF1DA2" w14:textId="77777777" w:rsidR="009D1437" w:rsidRPr="004A4DD9" w:rsidRDefault="009D1437" w:rsidP="00616EC4">
            <w:pPr>
              <w:pStyle w:val="ListParagraph"/>
              <w:ind w:left="0"/>
              <w:jc w:val="both"/>
            </w:pPr>
            <w:r w:rsidRPr="004A4DD9">
              <w:t>Hóa đơn chưa thanh toán nên không xem được</w:t>
            </w:r>
          </w:p>
        </w:tc>
        <w:tc>
          <w:tcPr>
            <w:tcW w:w="2515" w:type="dxa"/>
            <w:tcBorders>
              <w:top w:val="single" w:sz="4" w:space="0" w:color="2E74B5"/>
              <w:left w:val="single" w:sz="4" w:space="0" w:color="2E74B5"/>
              <w:bottom w:val="single" w:sz="4" w:space="0" w:color="2E74B5"/>
              <w:right w:val="single" w:sz="4" w:space="0" w:color="2E74B5"/>
            </w:tcBorders>
          </w:tcPr>
          <w:p w14:paraId="6C5088CB" w14:textId="77777777" w:rsidR="009D1437" w:rsidRPr="004A4DD9" w:rsidRDefault="009D1437" w:rsidP="00616EC4">
            <w:pPr>
              <w:pStyle w:val="ListParagraph"/>
              <w:ind w:left="0"/>
              <w:jc w:val="both"/>
            </w:pPr>
          </w:p>
        </w:tc>
      </w:tr>
      <w:tr w:rsidR="009D1437" w:rsidRPr="00660ABB" w14:paraId="03E49E39"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3C0DFEB" w14:textId="77777777" w:rsidR="009D1437" w:rsidRPr="004A4DD9" w:rsidRDefault="009D1437" w:rsidP="00616EC4">
            <w:pPr>
              <w:autoSpaceDE w:val="0"/>
              <w:autoSpaceDN w:val="0"/>
              <w:adjustRightInd w:val="0"/>
              <w:jc w:val="both"/>
            </w:pPr>
            <w:r w:rsidRPr="004A4DD9">
              <w:t>ERR:1</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95B2AE9" w14:textId="77777777" w:rsidR="009D1437" w:rsidRPr="004A4DD9" w:rsidRDefault="009D1437" w:rsidP="00616EC4">
            <w:pPr>
              <w:pStyle w:val="ListParagraph"/>
              <w:ind w:left="0"/>
              <w:jc w:val="both"/>
            </w:pPr>
            <w:r>
              <w:t>Hoá đơn có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398A261B" w14:textId="77777777" w:rsidR="009D1437" w:rsidRPr="004A4DD9" w:rsidRDefault="009D1437" w:rsidP="00616EC4">
            <w:pPr>
              <w:pStyle w:val="ListParagraph"/>
              <w:ind w:left="0"/>
              <w:jc w:val="both"/>
            </w:pPr>
          </w:p>
        </w:tc>
      </w:tr>
      <w:tr w:rsidR="009D1437" w:rsidRPr="00660ABB" w14:paraId="4265078F"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4969DF6" w14:textId="77777777" w:rsidR="009D1437" w:rsidRPr="004A4DD9" w:rsidRDefault="009D1437" w:rsidP="00616EC4">
            <w:pPr>
              <w:autoSpaceDE w:val="0"/>
              <w:autoSpaceDN w:val="0"/>
              <w:adjustRightInd w:val="0"/>
              <w:jc w:val="both"/>
            </w:pPr>
            <w:r w:rsidRPr="004A4DD9">
              <w:t>ERR:1</w:t>
            </w:r>
            <w:r>
              <w:t>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136DB7B" w14:textId="77777777" w:rsidR="009D1437" w:rsidRPr="004A4DD9" w:rsidRDefault="009D1437" w:rsidP="00616EC4">
            <w:pPr>
              <w:pStyle w:val="ListParagraph"/>
              <w:ind w:left="0"/>
              <w:jc w:val="both"/>
            </w:pPr>
            <w:r>
              <w:t>Hoá đơn không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408ED3ED" w14:textId="77777777" w:rsidR="009D1437" w:rsidRPr="004A4DD9" w:rsidRDefault="009D1437" w:rsidP="00616EC4">
            <w:pPr>
              <w:pStyle w:val="ListParagraph"/>
              <w:ind w:left="0"/>
              <w:jc w:val="both"/>
            </w:pPr>
          </w:p>
        </w:tc>
      </w:tr>
      <w:tr w:rsidR="009D1437" w:rsidRPr="00660ABB" w14:paraId="359FCCCA"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8DFD855" w14:textId="77777777" w:rsidR="009D1437" w:rsidRPr="004A4DD9" w:rsidRDefault="009D1437" w:rsidP="00616EC4">
            <w:pPr>
              <w:autoSpaceDE w:val="0"/>
              <w:autoSpaceDN w:val="0"/>
              <w:adjustRightInd w:val="0"/>
              <w:jc w:val="both"/>
            </w:pPr>
            <w:r w:rsidRPr="004A4DD9">
              <w:t>chuỗi_Xml_trả_về</w:t>
            </w:r>
          </w:p>
          <w:p w14:paraId="7E7B177B"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340CB62" w14:textId="77777777" w:rsidR="009D1437" w:rsidRPr="004A4DD9" w:rsidRDefault="009D1437" w:rsidP="00616EC4">
            <w:pPr>
              <w:jc w:val="both"/>
            </w:pPr>
            <w:r w:rsidRPr="004A4DD9">
              <w:t>Trả về chuỗi Xml tương ứng với hóa đơn</w:t>
            </w:r>
          </w:p>
        </w:tc>
        <w:tc>
          <w:tcPr>
            <w:tcW w:w="2515" w:type="dxa"/>
            <w:tcBorders>
              <w:top w:val="single" w:sz="4" w:space="0" w:color="2E74B5"/>
              <w:left w:val="single" w:sz="4" w:space="0" w:color="2E74B5"/>
              <w:bottom w:val="single" w:sz="4" w:space="0" w:color="2E74B5"/>
              <w:right w:val="single" w:sz="4" w:space="0" w:color="2E74B5"/>
            </w:tcBorders>
          </w:tcPr>
          <w:p w14:paraId="77C7589F" w14:textId="77777777" w:rsidR="009D1437" w:rsidRPr="004A4DD9" w:rsidRDefault="009D1437" w:rsidP="00616EC4">
            <w:pPr>
              <w:jc w:val="both"/>
            </w:pPr>
            <w:r w:rsidRPr="004A4DD9">
              <w:t>Trả về một hóa đơn dưới dạng string Xml</w:t>
            </w:r>
          </w:p>
        </w:tc>
      </w:tr>
    </w:tbl>
    <w:p w14:paraId="4E803321" w14:textId="77777777" w:rsidR="009D1437" w:rsidRDefault="009D1437" w:rsidP="009D1437">
      <w:pPr>
        <w:rPr>
          <w:lang w:eastAsia="x-none"/>
        </w:rPr>
      </w:pPr>
    </w:p>
    <w:p w14:paraId="27365959" w14:textId="77777777" w:rsidR="009D1437" w:rsidRDefault="009D1437" w:rsidP="00480762">
      <w:pPr>
        <w:pStyle w:val="Heading3"/>
      </w:pPr>
      <w:bookmarkStart w:id="38" w:name="_Toc198045275"/>
      <w:r>
        <w:t>Download hóa đơn theo fkey, không kiểm tra trạng thái thanh toán</w:t>
      </w:r>
      <w:bookmarkEnd w:id="38"/>
    </w:p>
    <w:p w14:paraId="6B0E756F" w14:textId="77777777" w:rsidR="009D1437" w:rsidRDefault="009D1437" w:rsidP="009D1437">
      <w:r>
        <w:t>URL</w:t>
      </w:r>
    </w:p>
    <w:p w14:paraId="24BC15D1" w14:textId="77777777" w:rsidR="009D1437" w:rsidRDefault="009D1437" w:rsidP="009D1437">
      <w:pPr>
        <w:ind w:left="720"/>
        <w:jc w:val="both"/>
      </w:pPr>
      <w:r w:rsidRPr="004A4DD9">
        <w:t xml:space="preserve">String </w:t>
      </w:r>
      <w:r w:rsidRPr="00631EB4">
        <w:rPr>
          <w:b/>
        </w:rPr>
        <w:t>downloadInvFkeyNoPay</w:t>
      </w:r>
      <w:r w:rsidRPr="004A4DD9">
        <w:t xml:space="preserve"> (string </w:t>
      </w:r>
      <w:r>
        <w:t>fkey</w:t>
      </w:r>
      <w:r w:rsidRPr="004A4DD9">
        <w:t>, string userName, string userPass)</w:t>
      </w:r>
    </w:p>
    <w:p w14:paraId="5E9DBB61" w14:textId="77777777" w:rsidR="009D1437" w:rsidRPr="004A4DD9" w:rsidRDefault="009D1437" w:rsidP="009D1437">
      <w:pPr>
        <w:ind w:left="720"/>
        <w:jc w:val="both"/>
      </w:pPr>
    </w:p>
    <w:p w14:paraId="642A6AE0" w14:textId="77777777" w:rsidR="009D1437" w:rsidRPr="00593BE8" w:rsidRDefault="009D1437" w:rsidP="009D1437">
      <w:pPr>
        <w:pStyle w:val="N"/>
      </w:pPr>
      <w:r w:rsidRPr="00593BE8">
        <w:t>DESCRIPTION</w:t>
      </w:r>
    </w:p>
    <w:p w14:paraId="4A531021" w14:textId="77777777" w:rsidR="009D1437" w:rsidRDefault="009D1437" w:rsidP="009D1437">
      <w:pPr>
        <w:pStyle w:val="N"/>
      </w:pPr>
      <w:r>
        <w:tab/>
        <w:t>Đây là web service cho phép tải về chuỗi xml của hóa đơn theo fkey truyền lên, cho phép tải cả hóa đơn chưa thanh toán.</w:t>
      </w:r>
    </w:p>
    <w:p w14:paraId="6F9EAC62" w14:textId="77777777" w:rsidR="009D1437" w:rsidRPr="00007702" w:rsidRDefault="009D1437" w:rsidP="009D1437">
      <w:pPr>
        <w:pStyle w:val="N"/>
      </w:pPr>
      <w:r w:rsidRPr="00663B3E">
        <w:t>HTTP METHOD</w:t>
      </w:r>
    </w:p>
    <w:p w14:paraId="3548291C" w14:textId="77777777" w:rsidR="009D1437" w:rsidRPr="00007702" w:rsidRDefault="009D1437" w:rsidP="009D1437">
      <w:pPr>
        <w:pStyle w:val="N"/>
        <w:rPr>
          <w:b/>
        </w:rPr>
      </w:pPr>
      <w:r>
        <w:tab/>
      </w:r>
      <w:r w:rsidRPr="00610AFD">
        <w:t>POST</w:t>
      </w:r>
    </w:p>
    <w:p w14:paraId="2C5DD43D" w14:textId="77777777" w:rsidR="009D1437" w:rsidRPr="00610AFD" w:rsidRDefault="009D1437" w:rsidP="009D1437">
      <w:pPr>
        <w:pStyle w:val="N"/>
      </w:pPr>
      <w:r w:rsidRPr="00610AFD">
        <w:t>REQUEST BODY</w:t>
      </w:r>
    </w:p>
    <w:p w14:paraId="26A4036D" w14:textId="77777777" w:rsidR="009D1437" w:rsidRPr="005C559E"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7D242936" w14:textId="77777777" w:rsidR="009D1437" w:rsidRPr="00D82A0A" w:rsidRDefault="009D1437" w:rsidP="009D1437">
      <w:pPr>
        <w:pStyle w:val="ListParagraph"/>
        <w:numPr>
          <w:ilvl w:val="0"/>
          <w:numId w:val="2"/>
        </w:numPr>
        <w:spacing w:after="0" w:line="360" w:lineRule="auto"/>
        <w:ind w:left="1080"/>
        <w:jc w:val="both"/>
        <w:rPr>
          <w:rFonts w:eastAsia="Calibri"/>
          <w:b/>
          <w:u w:val="single"/>
        </w:rPr>
      </w:pPr>
      <w:r>
        <w:rPr>
          <w:b/>
        </w:rPr>
        <w:lastRenderedPageBreak/>
        <w:t>fkey</w:t>
      </w:r>
      <w:r w:rsidRPr="005C559E">
        <w:rPr>
          <w:b/>
        </w:rPr>
        <w:t xml:space="preserve"> : </w:t>
      </w:r>
      <w:r w:rsidRPr="005C559E">
        <w:t xml:space="preserve">Chuỗi </w:t>
      </w:r>
      <w:r>
        <w:t>fkey</w:t>
      </w:r>
      <w:r w:rsidRPr="005C559E">
        <w:t xml:space="preserve"> xác định hóa đơn cần lấy </w:t>
      </w:r>
    </w:p>
    <w:p w14:paraId="6F4DFACB" w14:textId="77777777" w:rsidR="009D1437" w:rsidRPr="005C559E" w:rsidRDefault="009D1437" w:rsidP="009D1437">
      <w:pPr>
        <w:pStyle w:val="ListParagraph"/>
        <w:spacing w:after="0" w:line="360" w:lineRule="auto"/>
        <w:ind w:left="1080"/>
        <w:jc w:val="both"/>
        <w:rPr>
          <w:rFonts w:eastAsia="Calibri"/>
          <w:b/>
          <w:u w:val="single"/>
        </w:rPr>
      </w:pPr>
    </w:p>
    <w:p w14:paraId="1D9B3975"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37787D26"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66F7ECC8"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5043A619"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4E47E712" w14:textId="77777777" w:rsidR="009D1437" w:rsidRPr="00660ABB" w:rsidRDefault="009D1437" w:rsidP="00616EC4">
            <w:pPr>
              <w:pStyle w:val="ListParagraph"/>
            </w:pPr>
            <w:r>
              <w:t>Ghi chú</w:t>
            </w:r>
          </w:p>
        </w:tc>
      </w:tr>
      <w:tr w:rsidR="009D1437" w:rsidRPr="00660ABB" w14:paraId="14B69361" w14:textId="77777777" w:rsidTr="00616EC4">
        <w:tc>
          <w:tcPr>
            <w:tcW w:w="1710" w:type="dxa"/>
            <w:tcBorders>
              <w:top w:val="single" w:sz="4" w:space="0" w:color="2E74B5"/>
              <w:left w:val="single" w:sz="4" w:space="0" w:color="2E74B5"/>
              <w:right w:val="single" w:sz="4" w:space="0" w:color="2E74B5"/>
            </w:tcBorders>
            <w:shd w:val="clear" w:color="auto" w:fill="auto"/>
          </w:tcPr>
          <w:p w14:paraId="2465EBF4" w14:textId="77777777" w:rsidR="009D1437" w:rsidRPr="004A4DD9" w:rsidRDefault="009D1437" w:rsidP="00616EC4">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519BE9D" w14:textId="77777777" w:rsidR="009D1437" w:rsidRPr="004A4DD9" w:rsidRDefault="009D1437" w:rsidP="00616EC4">
            <w:pPr>
              <w:pStyle w:val="ListParagraph"/>
              <w:ind w:left="0"/>
              <w:jc w:val="both"/>
            </w:pPr>
            <w:r w:rsidRPr="004A4DD9">
              <w:t>Tài khoản đăng nhập sai</w:t>
            </w:r>
            <w:r>
              <w:t xml:space="preserve"> hoặc không có quyền ServiceRole</w:t>
            </w:r>
          </w:p>
        </w:tc>
        <w:tc>
          <w:tcPr>
            <w:tcW w:w="2515" w:type="dxa"/>
            <w:tcBorders>
              <w:top w:val="single" w:sz="4" w:space="0" w:color="2E74B5"/>
              <w:left w:val="single" w:sz="4" w:space="0" w:color="2E74B5"/>
              <w:bottom w:val="single" w:sz="4" w:space="0" w:color="2E74B5"/>
              <w:right w:val="single" w:sz="4" w:space="0" w:color="2E74B5"/>
            </w:tcBorders>
          </w:tcPr>
          <w:p w14:paraId="77B2781B" w14:textId="77777777" w:rsidR="009D1437" w:rsidRPr="004A4DD9" w:rsidRDefault="009D1437" w:rsidP="00616EC4">
            <w:pPr>
              <w:pStyle w:val="ListParagraph"/>
              <w:ind w:left="0"/>
              <w:jc w:val="both"/>
            </w:pPr>
          </w:p>
        </w:tc>
      </w:tr>
      <w:tr w:rsidR="009D1437" w:rsidRPr="00660ABB" w14:paraId="131EF670" w14:textId="77777777" w:rsidTr="00616EC4">
        <w:tc>
          <w:tcPr>
            <w:tcW w:w="1710" w:type="dxa"/>
            <w:tcBorders>
              <w:top w:val="single" w:sz="4" w:space="0" w:color="2E74B5"/>
              <w:left w:val="single" w:sz="4" w:space="0" w:color="2E74B5"/>
              <w:right w:val="single" w:sz="4" w:space="0" w:color="2E74B5"/>
            </w:tcBorders>
            <w:shd w:val="clear" w:color="auto" w:fill="auto"/>
          </w:tcPr>
          <w:p w14:paraId="3B40B58C" w14:textId="77777777" w:rsidR="009D1437" w:rsidRPr="004A4DD9" w:rsidRDefault="009D1437" w:rsidP="00616EC4">
            <w:pPr>
              <w:autoSpaceDE w:val="0"/>
              <w:autoSpaceDN w:val="0"/>
              <w:adjustRightInd w:val="0"/>
              <w:jc w:val="both"/>
            </w:pPr>
            <w:r w:rsidRPr="002E72A7">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C819660" w14:textId="77777777" w:rsidR="009D1437" w:rsidRPr="004A4DD9"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5272A489" w14:textId="77777777" w:rsidR="009D1437" w:rsidRPr="004A4DD9" w:rsidRDefault="009D1437" w:rsidP="00616EC4">
            <w:pPr>
              <w:pStyle w:val="ListParagraph"/>
              <w:ind w:left="0"/>
              <w:jc w:val="both"/>
            </w:pPr>
          </w:p>
        </w:tc>
      </w:tr>
      <w:tr w:rsidR="009D1437" w:rsidRPr="00660ABB" w14:paraId="1BD5D81E"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5E0D1EC" w14:textId="77777777" w:rsidR="009D1437" w:rsidRPr="004A4DD9" w:rsidRDefault="009D1437" w:rsidP="00616EC4">
            <w:pPr>
              <w:autoSpaceDE w:val="0"/>
              <w:autoSpaceDN w:val="0"/>
              <w:adjustRightInd w:val="0"/>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CE21D28" w14:textId="77777777" w:rsidR="009D1437" w:rsidRPr="004A4DD9" w:rsidRDefault="009D1437" w:rsidP="00616EC4">
            <w:pPr>
              <w:pStyle w:val="ListParagraph"/>
              <w:ind w:left="0"/>
              <w:jc w:val="both"/>
            </w:pPr>
            <w:r w:rsidRPr="004A4DD9">
              <w:t>Không tìm thấy</w:t>
            </w:r>
            <w:r>
              <w:t xml:space="preserve"> dải thông báo phát hành</w:t>
            </w:r>
          </w:p>
        </w:tc>
        <w:tc>
          <w:tcPr>
            <w:tcW w:w="2515" w:type="dxa"/>
            <w:tcBorders>
              <w:top w:val="single" w:sz="4" w:space="0" w:color="2E74B5"/>
              <w:left w:val="single" w:sz="4" w:space="0" w:color="2E74B5"/>
              <w:bottom w:val="single" w:sz="4" w:space="0" w:color="2E74B5"/>
              <w:right w:val="single" w:sz="4" w:space="0" w:color="2E74B5"/>
            </w:tcBorders>
          </w:tcPr>
          <w:p w14:paraId="498559E1" w14:textId="77777777" w:rsidR="009D1437" w:rsidRPr="004A4DD9" w:rsidRDefault="009D1437" w:rsidP="00616EC4">
            <w:pPr>
              <w:pStyle w:val="ListParagraph"/>
              <w:ind w:left="0"/>
              <w:jc w:val="both"/>
            </w:pPr>
          </w:p>
        </w:tc>
      </w:tr>
      <w:tr w:rsidR="009D1437" w:rsidRPr="00660ABB" w14:paraId="66F8BB4F"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5D0C665"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558062D" w14:textId="77777777" w:rsidR="009D1437" w:rsidRPr="004A4DD9" w:rsidRDefault="009D1437" w:rsidP="00616EC4">
            <w:pPr>
              <w:pStyle w:val="ListParagraph"/>
              <w:ind w:left="0"/>
              <w:jc w:val="both"/>
            </w:pPr>
            <w:r w:rsidRPr="004A4DD9">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7CF1E55A" w14:textId="77777777" w:rsidR="009D1437" w:rsidRPr="004A4DD9" w:rsidRDefault="009D1437" w:rsidP="00616EC4">
            <w:pPr>
              <w:pStyle w:val="ListParagraph"/>
              <w:ind w:left="0"/>
              <w:jc w:val="both"/>
            </w:pPr>
          </w:p>
        </w:tc>
      </w:tr>
      <w:tr w:rsidR="009D1437" w:rsidRPr="00660ABB" w14:paraId="2826C8AC"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F36AB39" w14:textId="77777777" w:rsidR="009D1437" w:rsidRPr="004A4DD9" w:rsidRDefault="009D1437" w:rsidP="00616EC4">
            <w:pPr>
              <w:autoSpaceDE w:val="0"/>
              <w:autoSpaceDN w:val="0"/>
              <w:adjustRightInd w:val="0"/>
              <w:rPr>
                <w:rFonts w:eastAsia="Calibri"/>
              </w:rPr>
            </w:pPr>
            <w:r w:rsidRPr="004A4DD9">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F53AEA2" w14:textId="77777777" w:rsidR="009D1437" w:rsidRPr="004A4DD9" w:rsidRDefault="009D1437" w:rsidP="00616EC4">
            <w:pPr>
              <w:pStyle w:val="ListParagraph"/>
              <w:spacing w:after="0" w:line="240" w:lineRule="auto"/>
              <w:ind w:left="0"/>
              <w:rPr>
                <w:rFonts w:eastAsia="Calibri"/>
              </w:rPr>
            </w:pPr>
            <w:r w:rsidRPr="004A4DD9">
              <w:rPr>
                <w:rFonts w:eastAsia="Calibri"/>
              </w:rPr>
              <w:t xml:space="preserve">User name không phù hợp, không tìm thấy </w:t>
            </w:r>
            <w:r>
              <w:rPr>
                <w:rFonts w:eastAsia="Calibri"/>
              </w:rPr>
              <w:t>thông tin công ty</w:t>
            </w:r>
            <w:r w:rsidRPr="004A4DD9">
              <w:rPr>
                <w:rFonts w:eastAsia="Calibri"/>
              </w:rPr>
              <w:t xml:space="preserve">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685F3951" w14:textId="77777777" w:rsidR="009D1437" w:rsidRPr="004A4DD9" w:rsidRDefault="009D1437" w:rsidP="00616EC4">
            <w:pPr>
              <w:pStyle w:val="ListParagraph"/>
              <w:ind w:left="0"/>
              <w:jc w:val="both"/>
            </w:pPr>
          </w:p>
        </w:tc>
      </w:tr>
      <w:tr w:rsidR="009D1437" w:rsidRPr="00660ABB" w14:paraId="0200BF8C"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2ED25B4" w14:textId="77777777" w:rsidR="009D1437" w:rsidRPr="004A4DD9" w:rsidRDefault="009D1437" w:rsidP="00616EC4">
            <w:pPr>
              <w:autoSpaceDE w:val="0"/>
              <w:autoSpaceDN w:val="0"/>
              <w:adjustRightInd w:val="0"/>
              <w:rPr>
                <w:rFonts w:eastAsia="Calibri"/>
              </w:rPr>
            </w:pPr>
            <w:r w:rsidRPr="004A4DD9">
              <w:t>ERR:1</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ECC6593" w14:textId="77777777" w:rsidR="009D1437" w:rsidRPr="004A4DD9" w:rsidRDefault="009D1437" w:rsidP="00616EC4">
            <w:pPr>
              <w:pStyle w:val="ListParagraph"/>
              <w:spacing w:after="0" w:line="240" w:lineRule="auto"/>
              <w:ind w:left="0"/>
              <w:rPr>
                <w:rFonts w:eastAsia="Calibri"/>
              </w:rPr>
            </w:pPr>
            <w:r>
              <w:t>Hoá đơn có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5261838E" w14:textId="77777777" w:rsidR="009D1437" w:rsidRPr="004A4DD9" w:rsidRDefault="009D1437" w:rsidP="00616EC4">
            <w:pPr>
              <w:pStyle w:val="ListParagraph"/>
              <w:ind w:left="0"/>
              <w:jc w:val="both"/>
            </w:pPr>
          </w:p>
        </w:tc>
      </w:tr>
      <w:tr w:rsidR="009D1437" w:rsidRPr="00660ABB" w14:paraId="0263FEEA"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1C112FB" w14:textId="77777777" w:rsidR="009D1437" w:rsidRPr="004A4DD9" w:rsidRDefault="009D1437" w:rsidP="00616EC4">
            <w:pPr>
              <w:autoSpaceDE w:val="0"/>
              <w:autoSpaceDN w:val="0"/>
              <w:adjustRightInd w:val="0"/>
              <w:rPr>
                <w:rFonts w:eastAsia="Calibri"/>
              </w:rPr>
            </w:pPr>
            <w:r w:rsidRPr="004A4DD9">
              <w:t>ERR:1</w:t>
            </w:r>
            <w:r>
              <w:t>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7021F13" w14:textId="77777777" w:rsidR="009D1437" w:rsidRPr="004A4DD9" w:rsidRDefault="009D1437" w:rsidP="00616EC4">
            <w:pPr>
              <w:pStyle w:val="ListParagraph"/>
              <w:spacing w:after="0" w:line="240" w:lineRule="auto"/>
              <w:ind w:left="0"/>
              <w:rPr>
                <w:rFonts w:eastAsia="Calibri"/>
              </w:rPr>
            </w:pPr>
            <w:r>
              <w:t>Hoá đơn không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476ED812" w14:textId="77777777" w:rsidR="009D1437" w:rsidRPr="004A4DD9" w:rsidRDefault="009D1437" w:rsidP="00616EC4">
            <w:pPr>
              <w:pStyle w:val="ListParagraph"/>
              <w:ind w:left="0"/>
              <w:jc w:val="both"/>
            </w:pPr>
          </w:p>
        </w:tc>
      </w:tr>
      <w:tr w:rsidR="009D1437" w:rsidRPr="00660ABB" w14:paraId="3B612712"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136F85A" w14:textId="77777777" w:rsidR="009D1437" w:rsidRPr="004A4DD9" w:rsidRDefault="009D1437" w:rsidP="00616EC4">
            <w:pPr>
              <w:autoSpaceDE w:val="0"/>
              <w:autoSpaceDN w:val="0"/>
              <w:adjustRightInd w:val="0"/>
              <w:jc w:val="both"/>
            </w:pPr>
            <w:r w:rsidRPr="004A4DD9">
              <w:t>chuỗi_Xml_trả_về</w:t>
            </w:r>
          </w:p>
          <w:p w14:paraId="44E26805"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CBD51B2" w14:textId="77777777" w:rsidR="009D1437" w:rsidRPr="004A4DD9" w:rsidRDefault="009D1437" w:rsidP="00616EC4">
            <w:pPr>
              <w:jc w:val="both"/>
            </w:pPr>
            <w:r w:rsidRPr="004A4DD9">
              <w:t>Trả về chuỗi Xml tương ứng với hóa đơn</w:t>
            </w:r>
          </w:p>
        </w:tc>
        <w:tc>
          <w:tcPr>
            <w:tcW w:w="2515" w:type="dxa"/>
            <w:tcBorders>
              <w:top w:val="single" w:sz="4" w:space="0" w:color="2E74B5"/>
              <w:left w:val="single" w:sz="4" w:space="0" w:color="2E74B5"/>
              <w:bottom w:val="single" w:sz="4" w:space="0" w:color="2E74B5"/>
              <w:right w:val="single" w:sz="4" w:space="0" w:color="2E74B5"/>
            </w:tcBorders>
          </w:tcPr>
          <w:p w14:paraId="45F3F740" w14:textId="77777777" w:rsidR="009D1437" w:rsidRPr="004A4DD9" w:rsidRDefault="009D1437" w:rsidP="00616EC4">
            <w:pPr>
              <w:jc w:val="both"/>
            </w:pPr>
            <w:r w:rsidRPr="004A4DD9">
              <w:t>Trả về một hóa đơn dưới dạng string Xml</w:t>
            </w:r>
          </w:p>
        </w:tc>
      </w:tr>
    </w:tbl>
    <w:p w14:paraId="1924A8B2" w14:textId="77777777" w:rsidR="009D1437" w:rsidRDefault="009D1437" w:rsidP="009D1437">
      <w:pPr>
        <w:rPr>
          <w:lang w:eastAsia="x-none"/>
        </w:rPr>
      </w:pPr>
    </w:p>
    <w:p w14:paraId="2E686F42" w14:textId="77777777" w:rsidR="009D1437" w:rsidRDefault="009D1437" w:rsidP="00480762">
      <w:pPr>
        <w:pStyle w:val="Heading3"/>
      </w:pPr>
      <w:bookmarkStart w:id="39" w:name="_Toc198045276"/>
      <w:r>
        <w:t>Download hóa đơn mới tạo theo Fkey định dạng Pdf</w:t>
      </w:r>
      <w:bookmarkEnd w:id="39"/>
    </w:p>
    <w:p w14:paraId="77811276" w14:textId="77777777" w:rsidR="009D1437" w:rsidRDefault="009D1437" w:rsidP="009D1437">
      <w:r>
        <w:t>URL</w:t>
      </w:r>
    </w:p>
    <w:p w14:paraId="2DAE30C1" w14:textId="77777777" w:rsidR="009D1437" w:rsidRPr="00E76428" w:rsidRDefault="009D1437" w:rsidP="009D1437">
      <w:pPr>
        <w:ind w:left="720"/>
        <w:jc w:val="both"/>
      </w:pPr>
      <w:r w:rsidRPr="00E76428">
        <w:t xml:space="preserve">String </w:t>
      </w:r>
      <w:r w:rsidRPr="00BE67EA">
        <w:rPr>
          <w:b/>
          <w:color w:val="000000"/>
        </w:rPr>
        <w:t>downloadNewInvPDFFkey</w:t>
      </w:r>
      <w:r w:rsidRPr="00E76428">
        <w:t xml:space="preserve">(string </w:t>
      </w:r>
      <w:r w:rsidRPr="00BE67EA">
        <w:rPr>
          <w:color w:val="000000"/>
        </w:rPr>
        <w:t>fkey</w:t>
      </w:r>
      <w:r w:rsidRPr="00E76428">
        <w:t>, string userName, string userPass)</w:t>
      </w:r>
    </w:p>
    <w:p w14:paraId="0E912792" w14:textId="77777777" w:rsidR="009D1437" w:rsidRPr="004A4DD9" w:rsidRDefault="009D1437" w:rsidP="009D1437">
      <w:pPr>
        <w:ind w:left="720"/>
        <w:jc w:val="both"/>
      </w:pPr>
    </w:p>
    <w:p w14:paraId="71A7BC24" w14:textId="77777777" w:rsidR="009D1437" w:rsidRPr="00593BE8" w:rsidRDefault="009D1437" w:rsidP="009D1437">
      <w:pPr>
        <w:pStyle w:val="N"/>
      </w:pPr>
      <w:r w:rsidRPr="00593BE8">
        <w:t>DESCRIPTION</w:t>
      </w:r>
    </w:p>
    <w:p w14:paraId="4AE9A272" w14:textId="77777777" w:rsidR="009D1437" w:rsidRDefault="009D1437" w:rsidP="009D1437">
      <w:pPr>
        <w:pStyle w:val="N"/>
      </w:pPr>
      <w:r>
        <w:tab/>
        <w:t>Đây là web service cho phép tải về dạng pdf của hóa đơn mới tạo theo Fkey truyền lên.</w:t>
      </w:r>
    </w:p>
    <w:p w14:paraId="0009C284" w14:textId="77777777" w:rsidR="009D1437" w:rsidRPr="00007702" w:rsidRDefault="009D1437" w:rsidP="009D1437">
      <w:pPr>
        <w:pStyle w:val="N"/>
      </w:pPr>
      <w:r w:rsidRPr="00663B3E">
        <w:t>HTTP METHOD</w:t>
      </w:r>
    </w:p>
    <w:p w14:paraId="1177DFED" w14:textId="77777777" w:rsidR="009D1437" w:rsidRPr="00007702" w:rsidRDefault="009D1437" w:rsidP="009D1437">
      <w:pPr>
        <w:pStyle w:val="N"/>
        <w:rPr>
          <w:b/>
        </w:rPr>
      </w:pPr>
      <w:r>
        <w:tab/>
      </w:r>
      <w:r w:rsidRPr="00610AFD">
        <w:t>POST</w:t>
      </w:r>
    </w:p>
    <w:p w14:paraId="3ED653C0" w14:textId="77777777" w:rsidR="009D1437" w:rsidRPr="00610AFD" w:rsidRDefault="009D1437" w:rsidP="009D1437">
      <w:pPr>
        <w:pStyle w:val="N"/>
      </w:pPr>
      <w:r w:rsidRPr="00610AFD">
        <w:t>REQUEST BODY</w:t>
      </w:r>
    </w:p>
    <w:p w14:paraId="3F57CD47" w14:textId="77777777" w:rsidR="009D1437" w:rsidRPr="005C559E"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266AECF8" w14:textId="77777777" w:rsidR="009D1437" w:rsidRPr="00D82A0A" w:rsidRDefault="009D1437" w:rsidP="009D1437">
      <w:pPr>
        <w:pStyle w:val="ListParagraph"/>
        <w:numPr>
          <w:ilvl w:val="0"/>
          <w:numId w:val="2"/>
        </w:numPr>
        <w:spacing w:after="0" w:line="360" w:lineRule="auto"/>
        <w:ind w:left="1080"/>
        <w:jc w:val="both"/>
        <w:rPr>
          <w:rFonts w:eastAsia="Calibri"/>
          <w:b/>
          <w:u w:val="single"/>
        </w:rPr>
      </w:pPr>
      <w:r>
        <w:rPr>
          <w:b/>
        </w:rPr>
        <w:t>fkey</w:t>
      </w:r>
      <w:r w:rsidRPr="005C559E">
        <w:rPr>
          <w:b/>
        </w:rPr>
        <w:t xml:space="preserve">: </w:t>
      </w:r>
      <w:r w:rsidRPr="005C559E">
        <w:t xml:space="preserve">Chuỗi </w:t>
      </w:r>
      <w:r>
        <w:t>fkey</w:t>
      </w:r>
      <w:r w:rsidRPr="005C559E">
        <w:t xml:space="preserve"> xác định hóa đơn cần lấy </w:t>
      </w:r>
    </w:p>
    <w:p w14:paraId="6F11A734" w14:textId="77777777" w:rsidR="009D1437" w:rsidRPr="005C559E" w:rsidRDefault="009D1437" w:rsidP="009D1437">
      <w:pPr>
        <w:pStyle w:val="ListParagraph"/>
        <w:spacing w:after="0" w:line="360" w:lineRule="auto"/>
        <w:ind w:left="1080"/>
        <w:jc w:val="both"/>
        <w:rPr>
          <w:rFonts w:eastAsia="Calibri"/>
          <w:b/>
          <w:u w:val="single"/>
        </w:rPr>
      </w:pPr>
    </w:p>
    <w:p w14:paraId="1348702D"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095DEA25"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5D04329B" w14:textId="77777777" w:rsidR="009D1437" w:rsidRPr="00660ABB" w:rsidRDefault="009D1437" w:rsidP="00616EC4">
            <w:pPr>
              <w:pStyle w:val="ListParagraph"/>
              <w:jc w:val="center"/>
            </w:pPr>
            <w:r>
              <w:lastRenderedPageBreak/>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0516505C"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44158A0D" w14:textId="77777777" w:rsidR="009D1437" w:rsidRPr="00660ABB" w:rsidRDefault="009D1437" w:rsidP="00616EC4">
            <w:pPr>
              <w:pStyle w:val="ListParagraph"/>
            </w:pPr>
            <w:r>
              <w:t>Ghi chú</w:t>
            </w:r>
          </w:p>
        </w:tc>
      </w:tr>
      <w:tr w:rsidR="009D1437" w:rsidRPr="00660ABB" w14:paraId="23F41F4F" w14:textId="77777777" w:rsidTr="00616EC4">
        <w:tc>
          <w:tcPr>
            <w:tcW w:w="1710" w:type="dxa"/>
            <w:tcBorders>
              <w:top w:val="single" w:sz="4" w:space="0" w:color="2E74B5"/>
              <w:left w:val="single" w:sz="4" w:space="0" w:color="2E74B5"/>
              <w:right w:val="single" w:sz="4" w:space="0" w:color="2E74B5"/>
            </w:tcBorders>
            <w:shd w:val="clear" w:color="auto" w:fill="auto"/>
          </w:tcPr>
          <w:p w14:paraId="72EC439D" w14:textId="77777777" w:rsidR="009D1437" w:rsidRPr="004A4DD9" w:rsidRDefault="009D1437" w:rsidP="00616EC4">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CEAC463" w14:textId="77777777" w:rsidR="009D1437" w:rsidRPr="004A4DD9" w:rsidRDefault="009D1437" w:rsidP="00616EC4">
            <w:pPr>
              <w:pStyle w:val="ListParagraph"/>
              <w:ind w:left="0"/>
              <w:jc w:val="both"/>
            </w:pPr>
            <w:r w:rsidRPr="004A4DD9">
              <w:t>Tài khoản đăng nhập sai</w:t>
            </w:r>
            <w:r>
              <w:t xml:space="preserve"> hoặc không có quyền ServiceRole</w:t>
            </w:r>
          </w:p>
        </w:tc>
        <w:tc>
          <w:tcPr>
            <w:tcW w:w="2515" w:type="dxa"/>
            <w:tcBorders>
              <w:top w:val="single" w:sz="4" w:space="0" w:color="2E74B5"/>
              <w:left w:val="single" w:sz="4" w:space="0" w:color="2E74B5"/>
              <w:bottom w:val="single" w:sz="4" w:space="0" w:color="2E74B5"/>
              <w:right w:val="single" w:sz="4" w:space="0" w:color="2E74B5"/>
            </w:tcBorders>
          </w:tcPr>
          <w:p w14:paraId="057CE89A" w14:textId="77777777" w:rsidR="009D1437" w:rsidRPr="004A4DD9" w:rsidRDefault="009D1437" w:rsidP="00616EC4">
            <w:pPr>
              <w:pStyle w:val="ListParagraph"/>
              <w:ind w:left="0"/>
              <w:jc w:val="both"/>
            </w:pPr>
          </w:p>
        </w:tc>
      </w:tr>
      <w:tr w:rsidR="009D1437" w:rsidRPr="00660ABB" w14:paraId="6D7BB418" w14:textId="77777777" w:rsidTr="00616EC4">
        <w:tc>
          <w:tcPr>
            <w:tcW w:w="1710" w:type="dxa"/>
            <w:tcBorders>
              <w:top w:val="single" w:sz="4" w:space="0" w:color="2E74B5"/>
              <w:left w:val="single" w:sz="4" w:space="0" w:color="2E74B5"/>
              <w:right w:val="single" w:sz="4" w:space="0" w:color="2E74B5"/>
            </w:tcBorders>
            <w:shd w:val="clear" w:color="auto" w:fill="auto"/>
          </w:tcPr>
          <w:p w14:paraId="6761D87D" w14:textId="77777777" w:rsidR="009D1437" w:rsidRPr="004A4DD9" w:rsidRDefault="009D1437" w:rsidP="00616EC4">
            <w:pPr>
              <w:autoSpaceDE w:val="0"/>
              <w:autoSpaceDN w:val="0"/>
              <w:adjustRightInd w:val="0"/>
              <w:jc w:val="both"/>
            </w:pPr>
            <w:r w:rsidRPr="002E72A7">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FBB157E" w14:textId="77777777" w:rsidR="009D1437" w:rsidRPr="004A4DD9" w:rsidRDefault="009D1437" w:rsidP="00616EC4">
            <w:pPr>
              <w:pStyle w:val="ListParagraph"/>
              <w:ind w:left="0"/>
              <w:jc w:val="both"/>
            </w:pPr>
            <w:r>
              <w:t>Fkey truyền lên rỗng</w:t>
            </w:r>
          </w:p>
        </w:tc>
        <w:tc>
          <w:tcPr>
            <w:tcW w:w="2515" w:type="dxa"/>
            <w:tcBorders>
              <w:top w:val="single" w:sz="4" w:space="0" w:color="2E74B5"/>
              <w:left w:val="single" w:sz="4" w:space="0" w:color="2E74B5"/>
              <w:bottom w:val="single" w:sz="4" w:space="0" w:color="2E74B5"/>
              <w:right w:val="single" w:sz="4" w:space="0" w:color="2E74B5"/>
            </w:tcBorders>
          </w:tcPr>
          <w:p w14:paraId="373453B2" w14:textId="77777777" w:rsidR="009D1437" w:rsidRPr="004A4DD9" w:rsidRDefault="009D1437" w:rsidP="00616EC4">
            <w:pPr>
              <w:pStyle w:val="ListParagraph"/>
              <w:ind w:left="0"/>
              <w:jc w:val="both"/>
            </w:pPr>
          </w:p>
        </w:tc>
      </w:tr>
      <w:tr w:rsidR="009D1437" w:rsidRPr="00660ABB" w14:paraId="7192B86A"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DB8F428" w14:textId="77777777" w:rsidR="009D1437" w:rsidRPr="004A4DD9" w:rsidRDefault="009D1437" w:rsidP="00616EC4">
            <w:pPr>
              <w:autoSpaceDE w:val="0"/>
              <w:autoSpaceDN w:val="0"/>
              <w:adjustRightInd w:val="0"/>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B7B6AAF" w14:textId="77777777" w:rsidR="009D1437" w:rsidRPr="004A4DD9" w:rsidRDefault="009D1437" w:rsidP="00616EC4">
            <w:pPr>
              <w:pStyle w:val="ListParagraph"/>
              <w:ind w:left="0"/>
              <w:jc w:val="both"/>
            </w:pPr>
            <w:r w:rsidRPr="004A4DD9">
              <w:t>Không tìm thấy</w:t>
            </w:r>
            <w:r>
              <w:t xml:space="preserve"> dải thông báo phát hành</w:t>
            </w:r>
          </w:p>
        </w:tc>
        <w:tc>
          <w:tcPr>
            <w:tcW w:w="2515" w:type="dxa"/>
            <w:tcBorders>
              <w:top w:val="single" w:sz="4" w:space="0" w:color="2E74B5"/>
              <w:left w:val="single" w:sz="4" w:space="0" w:color="2E74B5"/>
              <w:bottom w:val="single" w:sz="4" w:space="0" w:color="2E74B5"/>
              <w:right w:val="single" w:sz="4" w:space="0" w:color="2E74B5"/>
            </w:tcBorders>
          </w:tcPr>
          <w:p w14:paraId="48B8B8B4" w14:textId="77777777" w:rsidR="009D1437" w:rsidRPr="004A4DD9" w:rsidRDefault="009D1437" w:rsidP="00616EC4">
            <w:pPr>
              <w:pStyle w:val="ListParagraph"/>
              <w:ind w:left="0"/>
              <w:jc w:val="both"/>
            </w:pPr>
          </w:p>
        </w:tc>
      </w:tr>
      <w:tr w:rsidR="009D1437" w:rsidRPr="00660ABB" w14:paraId="53F7BB98"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4B9B159"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2D55A1C" w14:textId="77777777" w:rsidR="009D1437" w:rsidRPr="004A4DD9" w:rsidRDefault="009D1437" w:rsidP="00616EC4">
            <w:pPr>
              <w:pStyle w:val="ListParagraph"/>
              <w:ind w:left="0"/>
              <w:jc w:val="both"/>
            </w:pPr>
            <w:r w:rsidRPr="004A4DD9">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4DEE8F2E" w14:textId="77777777" w:rsidR="009D1437" w:rsidRPr="004A4DD9" w:rsidRDefault="009D1437" w:rsidP="00616EC4">
            <w:pPr>
              <w:pStyle w:val="ListParagraph"/>
              <w:ind w:left="0"/>
              <w:jc w:val="both"/>
            </w:pPr>
          </w:p>
        </w:tc>
      </w:tr>
      <w:tr w:rsidR="009D1437" w:rsidRPr="00660ABB" w14:paraId="72D0E781"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1E48591" w14:textId="77777777" w:rsidR="009D1437" w:rsidRPr="004A4DD9" w:rsidRDefault="009D1437" w:rsidP="00616EC4">
            <w:pPr>
              <w:autoSpaceDE w:val="0"/>
              <w:autoSpaceDN w:val="0"/>
              <w:adjustRightInd w:val="0"/>
              <w:rPr>
                <w:rFonts w:eastAsia="Calibri"/>
              </w:rPr>
            </w:pPr>
            <w:r w:rsidRPr="004A4DD9">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6E4F33B" w14:textId="77777777" w:rsidR="009D1437" w:rsidRPr="004A4DD9" w:rsidRDefault="009D1437" w:rsidP="00616EC4">
            <w:pPr>
              <w:pStyle w:val="ListParagraph"/>
              <w:spacing w:after="0" w:line="240" w:lineRule="auto"/>
              <w:ind w:left="0"/>
              <w:rPr>
                <w:rFonts w:eastAsia="Calibri"/>
              </w:rPr>
            </w:pPr>
            <w:r w:rsidRPr="004A4DD9">
              <w:rPr>
                <w:rFonts w:eastAsia="Calibri"/>
              </w:rPr>
              <w:t xml:space="preserve">User name không phù hợp, không tìm thấy </w:t>
            </w:r>
            <w:r>
              <w:rPr>
                <w:rFonts w:eastAsia="Calibri"/>
              </w:rPr>
              <w:t>thông tin công ty</w:t>
            </w:r>
            <w:r w:rsidRPr="004A4DD9">
              <w:rPr>
                <w:rFonts w:eastAsia="Calibri"/>
              </w:rPr>
              <w:t xml:space="preserve">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6853D2F5" w14:textId="77777777" w:rsidR="009D1437" w:rsidRPr="004A4DD9" w:rsidRDefault="009D1437" w:rsidP="00616EC4">
            <w:pPr>
              <w:pStyle w:val="ListParagraph"/>
              <w:ind w:left="0"/>
              <w:jc w:val="both"/>
            </w:pPr>
          </w:p>
        </w:tc>
      </w:tr>
      <w:tr w:rsidR="009D1437" w:rsidRPr="00660ABB" w14:paraId="3A587871"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34E2C49" w14:textId="77777777" w:rsidR="009D1437" w:rsidRPr="004A4DD9" w:rsidRDefault="009D1437" w:rsidP="00616EC4">
            <w:pPr>
              <w:autoSpaceDE w:val="0"/>
              <w:autoSpaceDN w:val="0"/>
              <w:adjustRightInd w:val="0"/>
              <w:rPr>
                <w:rFonts w:eastAsia="Calibri"/>
              </w:rPr>
            </w:pPr>
            <w:r w:rsidRPr="004A4DD9">
              <w:t>ERR:1</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905C010" w14:textId="77777777" w:rsidR="009D1437" w:rsidRPr="004A4DD9" w:rsidRDefault="009D1437" w:rsidP="00616EC4">
            <w:pPr>
              <w:pStyle w:val="ListParagraph"/>
              <w:spacing w:after="0" w:line="240" w:lineRule="auto"/>
              <w:ind w:left="0"/>
              <w:rPr>
                <w:rFonts w:eastAsia="Calibri"/>
              </w:rPr>
            </w:pPr>
            <w:r>
              <w:t>Hoá đơn có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6CA613F4" w14:textId="77777777" w:rsidR="009D1437" w:rsidRPr="004A4DD9" w:rsidRDefault="009D1437" w:rsidP="00616EC4">
            <w:pPr>
              <w:pStyle w:val="ListParagraph"/>
              <w:ind w:left="0"/>
              <w:jc w:val="both"/>
            </w:pPr>
          </w:p>
        </w:tc>
      </w:tr>
      <w:tr w:rsidR="009D1437" w:rsidRPr="00660ABB" w14:paraId="3A1ED8F0"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F116A2E" w14:textId="77777777" w:rsidR="009D1437" w:rsidRPr="004A4DD9" w:rsidRDefault="009D1437" w:rsidP="00616EC4">
            <w:pPr>
              <w:autoSpaceDE w:val="0"/>
              <w:autoSpaceDN w:val="0"/>
              <w:adjustRightInd w:val="0"/>
              <w:rPr>
                <w:rFonts w:eastAsia="Calibri"/>
              </w:rPr>
            </w:pPr>
            <w:r w:rsidRPr="004A4DD9">
              <w:t>ERR:1</w:t>
            </w:r>
            <w:r>
              <w:t>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A234C78" w14:textId="77777777" w:rsidR="009D1437" w:rsidRPr="004A4DD9" w:rsidRDefault="009D1437" w:rsidP="00616EC4">
            <w:pPr>
              <w:pStyle w:val="ListParagraph"/>
              <w:spacing w:after="0" w:line="240" w:lineRule="auto"/>
              <w:ind w:left="0"/>
              <w:rPr>
                <w:rFonts w:eastAsia="Calibri"/>
              </w:rPr>
            </w:pPr>
            <w:r>
              <w:t>Hoá đơn không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07393E7C" w14:textId="77777777" w:rsidR="009D1437" w:rsidRPr="004A4DD9" w:rsidRDefault="009D1437" w:rsidP="00616EC4">
            <w:pPr>
              <w:pStyle w:val="ListParagraph"/>
              <w:ind w:left="0"/>
              <w:jc w:val="both"/>
            </w:pPr>
          </w:p>
        </w:tc>
      </w:tr>
      <w:tr w:rsidR="009D1437" w:rsidRPr="00660ABB" w14:paraId="0025E30F"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C754A60" w14:textId="77777777" w:rsidR="009D1437" w:rsidRDefault="009D1437" w:rsidP="00616EC4">
            <w:pPr>
              <w:jc w:val="both"/>
            </w:pPr>
            <w:r>
              <w:t>Chuỗi base64</w:t>
            </w:r>
          </w:p>
          <w:p w14:paraId="4AB320E3"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5018067" w14:textId="77777777" w:rsidR="009D1437" w:rsidRPr="004A4DD9" w:rsidRDefault="009D1437" w:rsidP="00616EC4">
            <w:pPr>
              <w:jc w:val="both"/>
            </w:pPr>
            <w:r>
              <w:t>Trả về chuỗi base64 tương ứng với hóa đơn. Lưu chuỗi này thành file .pdf để được file PDF</w:t>
            </w:r>
          </w:p>
        </w:tc>
        <w:tc>
          <w:tcPr>
            <w:tcW w:w="2515" w:type="dxa"/>
            <w:tcBorders>
              <w:top w:val="single" w:sz="4" w:space="0" w:color="2E74B5"/>
              <w:left w:val="single" w:sz="4" w:space="0" w:color="2E74B5"/>
              <w:bottom w:val="single" w:sz="4" w:space="0" w:color="2E74B5"/>
              <w:right w:val="single" w:sz="4" w:space="0" w:color="2E74B5"/>
            </w:tcBorders>
          </w:tcPr>
          <w:p w14:paraId="35A7C463" w14:textId="77777777" w:rsidR="009D1437" w:rsidRPr="004A4DD9" w:rsidRDefault="009D1437" w:rsidP="00616EC4">
            <w:pPr>
              <w:jc w:val="both"/>
            </w:pPr>
          </w:p>
        </w:tc>
      </w:tr>
    </w:tbl>
    <w:p w14:paraId="488468CD" w14:textId="77777777" w:rsidR="009D1437" w:rsidRDefault="009D1437" w:rsidP="00480762">
      <w:pPr>
        <w:pStyle w:val="Heading3"/>
      </w:pPr>
      <w:bookmarkStart w:id="40" w:name="_Toc198045277"/>
      <w:r>
        <w:t>Download hóa đơn định dạng Pdf</w:t>
      </w:r>
      <w:bookmarkEnd w:id="40"/>
    </w:p>
    <w:p w14:paraId="1AB55CB7" w14:textId="77777777" w:rsidR="009D1437" w:rsidRDefault="009D1437" w:rsidP="009D1437">
      <w:r>
        <w:t>URL</w:t>
      </w:r>
    </w:p>
    <w:p w14:paraId="3AB28AFC" w14:textId="77777777" w:rsidR="009D1437" w:rsidRPr="00E76428" w:rsidRDefault="009D1437" w:rsidP="009D1437">
      <w:pPr>
        <w:ind w:left="720"/>
        <w:jc w:val="both"/>
      </w:pPr>
      <w:r w:rsidRPr="00E76428">
        <w:t xml:space="preserve">String </w:t>
      </w:r>
      <w:r>
        <w:rPr>
          <w:b/>
        </w:rPr>
        <w:t>downloadInvPDF</w:t>
      </w:r>
      <w:r w:rsidRPr="00E76428">
        <w:t xml:space="preserve">(string </w:t>
      </w:r>
      <w:r>
        <w:t>invToken</w:t>
      </w:r>
      <w:r w:rsidRPr="00E76428">
        <w:t>, string userName, string userPass)</w:t>
      </w:r>
    </w:p>
    <w:p w14:paraId="6E8AA95B" w14:textId="77777777" w:rsidR="009D1437" w:rsidRPr="004A4DD9" w:rsidRDefault="009D1437" w:rsidP="009D1437">
      <w:pPr>
        <w:ind w:left="720"/>
        <w:jc w:val="both"/>
      </w:pPr>
    </w:p>
    <w:p w14:paraId="588FF0A8" w14:textId="77777777" w:rsidR="009D1437" w:rsidRPr="00593BE8" w:rsidRDefault="009D1437" w:rsidP="009D1437">
      <w:pPr>
        <w:pStyle w:val="N"/>
      </w:pPr>
      <w:r w:rsidRPr="00593BE8">
        <w:t>DESCRIPTION</w:t>
      </w:r>
    </w:p>
    <w:p w14:paraId="25104CC0" w14:textId="77777777" w:rsidR="009D1437" w:rsidRDefault="009D1437" w:rsidP="009D1437">
      <w:pPr>
        <w:pStyle w:val="N"/>
      </w:pPr>
      <w:r>
        <w:tab/>
        <w:t>Đây là web service cho phép tải về dạng pdf của hóa đơn theo token truyền lên.</w:t>
      </w:r>
    </w:p>
    <w:p w14:paraId="7D5D34EB" w14:textId="77777777" w:rsidR="009D1437" w:rsidRPr="00007702" w:rsidRDefault="009D1437" w:rsidP="009D1437">
      <w:pPr>
        <w:pStyle w:val="N"/>
      </w:pPr>
      <w:r w:rsidRPr="00663B3E">
        <w:t>HTTP METHOD</w:t>
      </w:r>
    </w:p>
    <w:p w14:paraId="7BC40D09" w14:textId="77777777" w:rsidR="009D1437" w:rsidRPr="00007702" w:rsidRDefault="009D1437" w:rsidP="009D1437">
      <w:pPr>
        <w:pStyle w:val="N"/>
        <w:rPr>
          <w:b/>
        </w:rPr>
      </w:pPr>
      <w:r>
        <w:tab/>
      </w:r>
      <w:r w:rsidRPr="00610AFD">
        <w:t>POST</w:t>
      </w:r>
    </w:p>
    <w:p w14:paraId="2B35013D" w14:textId="77777777" w:rsidR="009D1437" w:rsidRPr="00610AFD" w:rsidRDefault="009D1437" w:rsidP="009D1437">
      <w:pPr>
        <w:pStyle w:val="N"/>
      </w:pPr>
      <w:r w:rsidRPr="00610AFD">
        <w:t>REQUEST BODY</w:t>
      </w:r>
    </w:p>
    <w:p w14:paraId="2B7D5B73" w14:textId="77777777" w:rsidR="009D1437" w:rsidRPr="005C559E"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032A1FE6" w14:textId="77777777" w:rsidR="009D1437" w:rsidRPr="00D82A0A" w:rsidRDefault="009D1437" w:rsidP="009D1437">
      <w:pPr>
        <w:pStyle w:val="ListParagraph"/>
        <w:numPr>
          <w:ilvl w:val="0"/>
          <w:numId w:val="2"/>
        </w:numPr>
        <w:spacing w:after="0" w:line="360" w:lineRule="auto"/>
        <w:ind w:left="1080"/>
        <w:jc w:val="both"/>
        <w:rPr>
          <w:rFonts w:eastAsia="Calibri"/>
          <w:b/>
          <w:u w:val="single"/>
        </w:rPr>
      </w:pPr>
      <w:r w:rsidRPr="004A4DD9">
        <w:rPr>
          <w:b/>
        </w:rPr>
        <w:t>invToken</w:t>
      </w:r>
      <w:r w:rsidRPr="005C559E">
        <w:rPr>
          <w:b/>
        </w:rPr>
        <w:t xml:space="preserve">: </w:t>
      </w:r>
      <w:r w:rsidRPr="005C559E">
        <w:t xml:space="preserve">Chuỗi </w:t>
      </w:r>
      <w:r>
        <w:t>token</w:t>
      </w:r>
      <w:r w:rsidRPr="005C559E">
        <w:t xml:space="preserve"> xác định hóa đơn cần lấy </w:t>
      </w:r>
    </w:p>
    <w:p w14:paraId="02167B39" w14:textId="77777777" w:rsidR="009D1437" w:rsidRPr="005C559E" w:rsidRDefault="009D1437" w:rsidP="009D1437">
      <w:pPr>
        <w:pStyle w:val="ListParagraph"/>
        <w:spacing w:after="0" w:line="360" w:lineRule="auto"/>
        <w:ind w:left="1080"/>
        <w:jc w:val="both"/>
        <w:rPr>
          <w:rFonts w:eastAsia="Calibri"/>
          <w:b/>
          <w:u w:val="single"/>
        </w:rPr>
      </w:pPr>
    </w:p>
    <w:p w14:paraId="3381E3D2"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544DE753"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190DBCEA"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3F150FBC"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26097804" w14:textId="77777777" w:rsidR="009D1437" w:rsidRPr="00660ABB" w:rsidRDefault="009D1437" w:rsidP="00616EC4">
            <w:pPr>
              <w:pStyle w:val="ListParagraph"/>
            </w:pPr>
            <w:r>
              <w:t>Ghi chú</w:t>
            </w:r>
          </w:p>
        </w:tc>
      </w:tr>
      <w:tr w:rsidR="009D1437" w:rsidRPr="00660ABB" w14:paraId="03E2E2D0" w14:textId="77777777" w:rsidTr="00616EC4">
        <w:tc>
          <w:tcPr>
            <w:tcW w:w="1710" w:type="dxa"/>
            <w:tcBorders>
              <w:top w:val="single" w:sz="4" w:space="0" w:color="2E74B5"/>
              <w:left w:val="single" w:sz="4" w:space="0" w:color="2E74B5"/>
              <w:right w:val="single" w:sz="4" w:space="0" w:color="2E74B5"/>
            </w:tcBorders>
            <w:shd w:val="clear" w:color="auto" w:fill="auto"/>
          </w:tcPr>
          <w:p w14:paraId="4BB04BFE" w14:textId="77777777" w:rsidR="009D1437" w:rsidRPr="004A4DD9" w:rsidRDefault="009D1437" w:rsidP="00616EC4">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5603E3E" w14:textId="77777777" w:rsidR="009D1437" w:rsidRPr="004A4DD9" w:rsidRDefault="009D1437" w:rsidP="00616EC4">
            <w:pPr>
              <w:pStyle w:val="ListParagraph"/>
              <w:ind w:left="0"/>
              <w:jc w:val="both"/>
            </w:pPr>
            <w:r w:rsidRPr="004A4DD9">
              <w:t>Tài khoản đăng nhập sai</w:t>
            </w:r>
            <w:r>
              <w:t xml:space="preserve"> hoặc không có quyền ServiceRole</w:t>
            </w:r>
          </w:p>
        </w:tc>
        <w:tc>
          <w:tcPr>
            <w:tcW w:w="2515" w:type="dxa"/>
            <w:tcBorders>
              <w:top w:val="single" w:sz="4" w:space="0" w:color="2E74B5"/>
              <w:left w:val="single" w:sz="4" w:space="0" w:color="2E74B5"/>
              <w:bottom w:val="single" w:sz="4" w:space="0" w:color="2E74B5"/>
              <w:right w:val="single" w:sz="4" w:space="0" w:color="2E74B5"/>
            </w:tcBorders>
          </w:tcPr>
          <w:p w14:paraId="1840AABD" w14:textId="77777777" w:rsidR="009D1437" w:rsidRPr="004A4DD9" w:rsidRDefault="009D1437" w:rsidP="00616EC4">
            <w:pPr>
              <w:pStyle w:val="ListParagraph"/>
              <w:ind w:left="0"/>
              <w:jc w:val="both"/>
            </w:pPr>
          </w:p>
        </w:tc>
      </w:tr>
      <w:tr w:rsidR="009D1437" w:rsidRPr="00660ABB" w14:paraId="208B47A3" w14:textId="77777777" w:rsidTr="00616EC4">
        <w:tc>
          <w:tcPr>
            <w:tcW w:w="1710" w:type="dxa"/>
            <w:tcBorders>
              <w:top w:val="single" w:sz="4" w:space="0" w:color="2E74B5"/>
              <w:left w:val="single" w:sz="4" w:space="0" w:color="2E74B5"/>
              <w:right w:val="single" w:sz="4" w:space="0" w:color="2E74B5"/>
            </w:tcBorders>
            <w:shd w:val="clear" w:color="auto" w:fill="auto"/>
          </w:tcPr>
          <w:p w14:paraId="32240A59" w14:textId="77777777" w:rsidR="009D1437" w:rsidRPr="004A4DD9" w:rsidRDefault="009D1437" w:rsidP="00616EC4">
            <w:pPr>
              <w:autoSpaceDE w:val="0"/>
              <w:autoSpaceDN w:val="0"/>
              <w:adjustRightInd w:val="0"/>
              <w:jc w:val="both"/>
            </w:pPr>
            <w:r w:rsidRPr="002E72A7">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BADC86F" w14:textId="77777777" w:rsidR="009D1437" w:rsidRPr="004A4DD9"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44EF0478" w14:textId="77777777" w:rsidR="009D1437" w:rsidRPr="004A4DD9" w:rsidRDefault="009D1437" w:rsidP="00616EC4">
            <w:pPr>
              <w:pStyle w:val="ListParagraph"/>
              <w:ind w:left="0"/>
              <w:jc w:val="both"/>
            </w:pPr>
          </w:p>
        </w:tc>
      </w:tr>
      <w:tr w:rsidR="009D1437" w:rsidRPr="00660ABB" w14:paraId="6AE2BA76"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A47FC1A" w14:textId="77777777" w:rsidR="009D1437" w:rsidRPr="004A4DD9" w:rsidRDefault="009D1437" w:rsidP="00616EC4">
            <w:pPr>
              <w:autoSpaceDE w:val="0"/>
              <w:autoSpaceDN w:val="0"/>
              <w:adjustRightInd w:val="0"/>
              <w:jc w:val="both"/>
            </w:pPr>
            <w:r w:rsidRPr="004A4DD9">
              <w:lastRenderedPageBreak/>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69F3AA6" w14:textId="77777777" w:rsidR="009D1437" w:rsidRPr="004A4DD9" w:rsidRDefault="009D1437" w:rsidP="00616EC4">
            <w:pPr>
              <w:pStyle w:val="ListParagraph"/>
              <w:ind w:left="0"/>
              <w:jc w:val="both"/>
            </w:pPr>
            <w:r w:rsidRPr="004A4DD9">
              <w:t>Không tìm thấy</w:t>
            </w:r>
            <w:r>
              <w:t xml:space="preserve"> dải thông báo phát hành</w:t>
            </w:r>
          </w:p>
        </w:tc>
        <w:tc>
          <w:tcPr>
            <w:tcW w:w="2515" w:type="dxa"/>
            <w:tcBorders>
              <w:top w:val="single" w:sz="4" w:space="0" w:color="2E74B5"/>
              <w:left w:val="single" w:sz="4" w:space="0" w:color="2E74B5"/>
              <w:bottom w:val="single" w:sz="4" w:space="0" w:color="2E74B5"/>
              <w:right w:val="single" w:sz="4" w:space="0" w:color="2E74B5"/>
            </w:tcBorders>
          </w:tcPr>
          <w:p w14:paraId="3599DDE7" w14:textId="77777777" w:rsidR="009D1437" w:rsidRPr="004A4DD9" w:rsidRDefault="009D1437" w:rsidP="00616EC4">
            <w:pPr>
              <w:pStyle w:val="ListParagraph"/>
              <w:ind w:left="0"/>
              <w:jc w:val="both"/>
            </w:pPr>
          </w:p>
        </w:tc>
      </w:tr>
      <w:tr w:rsidR="009D1437" w:rsidRPr="00660ABB" w14:paraId="7807E3DD"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7182F04"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5D06088" w14:textId="77777777" w:rsidR="009D1437" w:rsidRPr="004A4DD9" w:rsidRDefault="009D1437" w:rsidP="00616EC4">
            <w:pPr>
              <w:pStyle w:val="ListParagraph"/>
              <w:ind w:left="0"/>
              <w:jc w:val="both"/>
            </w:pPr>
            <w:r w:rsidRPr="004A4DD9">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7613FE18" w14:textId="77777777" w:rsidR="009D1437" w:rsidRPr="004A4DD9" w:rsidRDefault="009D1437" w:rsidP="00616EC4">
            <w:pPr>
              <w:pStyle w:val="ListParagraph"/>
              <w:ind w:left="0"/>
              <w:jc w:val="both"/>
            </w:pPr>
          </w:p>
        </w:tc>
      </w:tr>
      <w:tr w:rsidR="009D1437" w:rsidRPr="00660ABB" w14:paraId="63FC81D1"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1BD8CF2" w14:textId="77777777" w:rsidR="009D1437" w:rsidRPr="004A4DD9" w:rsidRDefault="009D1437" w:rsidP="00616EC4">
            <w:pPr>
              <w:autoSpaceDE w:val="0"/>
              <w:autoSpaceDN w:val="0"/>
              <w:adjustRightInd w:val="0"/>
              <w:rPr>
                <w:rFonts w:eastAsia="Calibri"/>
              </w:rPr>
            </w:pPr>
            <w:r w:rsidRPr="004A4DD9">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FD4FCE7" w14:textId="77777777" w:rsidR="009D1437" w:rsidRPr="004A4DD9" w:rsidRDefault="009D1437" w:rsidP="00616EC4">
            <w:pPr>
              <w:pStyle w:val="ListParagraph"/>
              <w:spacing w:after="0" w:line="240" w:lineRule="auto"/>
              <w:ind w:left="0"/>
              <w:rPr>
                <w:rFonts w:eastAsia="Calibri"/>
              </w:rPr>
            </w:pPr>
            <w:r w:rsidRPr="004A4DD9">
              <w:rPr>
                <w:rFonts w:eastAsia="Calibri"/>
              </w:rPr>
              <w:t xml:space="preserve">User name không phù hợp, không tìm thấy </w:t>
            </w:r>
            <w:r>
              <w:rPr>
                <w:rFonts w:eastAsia="Calibri"/>
              </w:rPr>
              <w:t>thông tin công ty</w:t>
            </w:r>
            <w:r w:rsidRPr="004A4DD9">
              <w:rPr>
                <w:rFonts w:eastAsia="Calibri"/>
              </w:rPr>
              <w:t xml:space="preserve">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68F6ED5A" w14:textId="77777777" w:rsidR="009D1437" w:rsidRPr="004A4DD9" w:rsidRDefault="009D1437" w:rsidP="00616EC4">
            <w:pPr>
              <w:pStyle w:val="ListParagraph"/>
              <w:ind w:left="0"/>
              <w:jc w:val="both"/>
            </w:pPr>
          </w:p>
        </w:tc>
      </w:tr>
      <w:tr w:rsidR="009D1437" w:rsidRPr="00660ABB" w14:paraId="3138C295"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90D0CE2" w14:textId="77777777" w:rsidR="009D1437" w:rsidRPr="004A4DD9" w:rsidRDefault="009D1437" w:rsidP="00616EC4">
            <w:pPr>
              <w:autoSpaceDE w:val="0"/>
              <w:autoSpaceDN w:val="0"/>
              <w:adjustRightInd w:val="0"/>
              <w:jc w:val="both"/>
            </w:pPr>
            <w:r w:rsidRPr="004A4DD9">
              <w:t>ERR:11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4B431C3" w14:textId="77777777" w:rsidR="009D1437" w:rsidRPr="004A4DD9" w:rsidRDefault="009D1437" w:rsidP="00616EC4">
            <w:pPr>
              <w:pStyle w:val="ListParagraph"/>
              <w:ind w:left="0"/>
              <w:jc w:val="both"/>
            </w:pPr>
            <w:r w:rsidRPr="004A4DD9">
              <w:t>Hóa đơn chưa thanh toán nên không xem được</w:t>
            </w:r>
          </w:p>
        </w:tc>
        <w:tc>
          <w:tcPr>
            <w:tcW w:w="2515" w:type="dxa"/>
            <w:tcBorders>
              <w:top w:val="single" w:sz="4" w:space="0" w:color="2E74B5"/>
              <w:left w:val="single" w:sz="4" w:space="0" w:color="2E74B5"/>
              <w:bottom w:val="single" w:sz="4" w:space="0" w:color="2E74B5"/>
              <w:right w:val="single" w:sz="4" w:space="0" w:color="2E74B5"/>
            </w:tcBorders>
          </w:tcPr>
          <w:p w14:paraId="7FE5E2BF" w14:textId="77777777" w:rsidR="009D1437" w:rsidRPr="004A4DD9" w:rsidRDefault="009D1437" w:rsidP="00616EC4">
            <w:pPr>
              <w:pStyle w:val="ListParagraph"/>
              <w:ind w:left="0"/>
              <w:jc w:val="both"/>
            </w:pPr>
          </w:p>
        </w:tc>
      </w:tr>
      <w:tr w:rsidR="009D1437" w:rsidRPr="00660ABB" w14:paraId="6760D888"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98D9815" w14:textId="77777777" w:rsidR="009D1437" w:rsidRPr="004A4DD9" w:rsidRDefault="009D1437" w:rsidP="00616EC4">
            <w:pPr>
              <w:autoSpaceDE w:val="0"/>
              <w:autoSpaceDN w:val="0"/>
              <w:adjustRightInd w:val="0"/>
              <w:jc w:val="both"/>
            </w:pPr>
            <w:r w:rsidRPr="004A4DD9">
              <w:t>ERR:1</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810422E" w14:textId="77777777" w:rsidR="009D1437" w:rsidRPr="004A4DD9" w:rsidRDefault="009D1437" w:rsidP="00616EC4">
            <w:pPr>
              <w:pStyle w:val="ListParagraph"/>
              <w:ind w:left="0"/>
              <w:jc w:val="both"/>
            </w:pPr>
            <w:r>
              <w:t>Hoá đơn có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22C7D5C6" w14:textId="77777777" w:rsidR="009D1437" w:rsidRPr="004A4DD9" w:rsidRDefault="009D1437" w:rsidP="00616EC4">
            <w:pPr>
              <w:pStyle w:val="ListParagraph"/>
              <w:ind w:left="0"/>
              <w:jc w:val="both"/>
            </w:pPr>
          </w:p>
        </w:tc>
      </w:tr>
      <w:tr w:rsidR="009D1437" w:rsidRPr="00660ABB" w14:paraId="4B0A206C"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95FBDD0" w14:textId="77777777" w:rsidR="009D1437" w:rsidRPr="004A4DD9" w:rsidRDefault="009D1437" w:rsidP="00616EC4">
            <w:pPr>
              <w:autoSpaceDE w:val="0"/>
              <w:autoSpaceDN w:val="0"/>
              <w:adjustRightInd w:val="0"/>
              <w:jc w:val="both"/>
            </w:pPr>
            <w:r w:rsidRPr="004A4DD9">
              <w:t>ERR:1</w:t>
            </w:r>
            <w:r>
              <w:t>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9019753" w14:textId="77777777" w:rsidR="009D1437" w:rsidRPr="004A4DD9" w:rsidRDefault="009D1437" w:rsidP="00616EC4">
            <w:pPr>
              <w:pStyle w:val="ListParagraph"/>
              <w:ind w:left="0"/>
              <w:jc w:val="both"/>
            </w:pPr>
            <w:r>
              <w:t>Hoá đơn không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0D171EED" w14:textId="77777777" w:rsidR="009D1437" w:rsidRPr="004A4DD9" w:rsidRDefault="009D1437" w:rsidP="00616EC4">
            <w:pPr>
              <w:pStyle w:val="ListParagraph"/>
              <w:ind w:left="0"/>
              <w:jc w:val="both"/>
            </w:pPr>
          </w:p>
        </w:tc>
      </w:tr>
      <w:tr w:rsidR="009D1437" w:rsidRPr="00660ABB" w14:paraId="6F89389D"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E8A9D29" w14:textId="77777777" w:rsidR="009D1437" w:rsidRDefault="009D1437" w:rsidP="00616EC4">
            <w:pPr>
              <w:jc w:val="both"/>
            </w:pPr>
            <w:r>
              <w:t>Chuỗi base64</w:t>
            </w:r>
          </w:p>
          <w:p w14:paraId="06BC0424"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5F78F2C" w14:textId="77777777" w:rsidR="009D1437" w:rsidRPr="004A4DD9" w:rsidRDefault="009D1437" w:rsidP="00616EC4">
            <w:pPr>
              <w:jc w:val="both"/>
            </w:pPr>
            <w:r>
              <w:t>Trả về chuỗi base64 tương ứng với hóa đơn. Lưu chuỗi này thành file .pdf để được file PDF</w:t>
            </w:r>
          </w:p>
        </w:tc>
        <w:tc>
          <w:tcPr>
            <w:tcW w:w="2515" w:type="dxa"/>
            <w:tcBorders>
              <w:top w:val="single" w:sz="4" w:space="0" w:color="2E74B5"/>
              <w:left w:val="single" w:sz="4" w:space="0" w:color="2E74B5"/>
              <w:bottom w:val="single" w:sz="4" w:space="0" w:color="2E74B5"/>
              <w:right w:val="single" w:sz="4" w:space="0" w:color="2E74B5"/>
            </w:tcBorders>
          </w:tcPr>
          <w:p w14:paraId="353C90BB" w14:textId="77777777" w:rsidR="009D1437" w:rsidRPr="004A4DD9" w:rsidRDefault="009D1437" w:rsidP="00616EC4">
            <w:pPr>
              <w:jc w:val="both"/>
            </w:pPr>
          </w:p>
        </w:tc>
      </w:tr>
    </w:tbl>
    <w:p w14:paraId="7E4DC156" w14:textId="77777777" w:rsidR="009D1437" w:rsidRDefault="009D1437" w:rsidP="009D1437">
      <w:pPr>
        <w:rPr>
          <w:lang w:eastAsia="x-none"/>
        </w:rPr>
      </w:pPr>
    </w:p>
    <w:p w14:paraId="07FF0C70" w14:textId="77777777" w:rsidR="009D1437" w:rsidRDefault="009D1437" w:rsidP="00480762">
      <w:pPr>
        <w:pStyle w:val="Heading3"/>
      </w:pPr>
      <w:bookmarkStart w:id="41" w:name="_Toc198045278"/>
      <w:r>
        <w:t>Download hóa đơn định dạng Pdf, không kiểm tra trạng thái thanh toán</w:t>
      </w:r>
      <w:bookmarkEnd w:id="41"/>
    </w:p>
    <w:p w14:paraId="5E8CD278" w14:textId="77777777" w:rsidR="009D1437" w:rsidRDefault="009D1437" w:rsidP="009D1437">
      <w:r>
        <w:t>URL</w:t>
      </w:r>
    </w:p>
    <w:p w14:paraId="5B731EC2" w14:textId="77777777" w:rsidR="009D1437" w:rsidRPr="00E76428" w:rsidRDefault="009D1437" w:rsidP="009D1437">
      <w:pPr>
        <w:ind w:left="720"/>
        <w:jc w:val="both"/>
      </w:pPr>
      <w:r w:rsidRPr="00E76428">
        <w:t xml:space="preserve">String </w:t>
      </w:r>
      <w:r w:rsidRPr="000942A0">
        <w:rPr>
          <w:b/>
        </w:rPr>
        <w:t>downloadInvPDFFkeyNoPay</w:t>
      </w:r>
      <w:r w:rsidRPr="00E76428">
        <w:t xml:space="preserve"> (string </w:t>
      </w:r>
      <w:r>
        <w:t>fkey</w:t>
      </w:r>
      <w:r w:rsidRPr="00E76428">
        <w:t>, string userName, string userPass)</w:t>
      </w:r>
    </w:p>
    <w:p w14:paraId="6A6FD828" w14:textId="77777777" w:rsidR="009D1437" w:rsidRPr="004A4DD9" w:rsidRDefault="009D1437" w:rsidP="009D1437">
      <w:pPr>
        <w:ind w:left="720"/>
        <w:jc w:val="both"/>
      </w:pPr>
    </w:p>
    <w:p w14:paraId="5FC47502" w14:textId="77777777" w:rsidR="009D1437" w:rsidRPr="00593BE8" w:rsidRDefault="009D1437" w:rsidP="009D1437">
      <w:pPr>
        <w:pStyle w:val="N"/>
      </w:pPr>
      <w:r w:rsidRPr="00593BE8">
        <w:t>DESCRIPTION</w:t>
      </w:r>
    </w:p>
    <w:p w14:paraId="0EC9BEF2" w14:textId="77777777" w:rsidR="009D1437" w:rsidRDefault="009D1437" w:rsidP="009D1437">
      <w:pPr>
        <w:pStyle w:val="N"/>
      </w:pPr>
      <w:r>
        <w:tab/>
        <w:t>Đây là web service cho phép tải về dạng pdf của hóa đơn theo fkey truyền lên, cho phép tải cả hóa đơn chưa thanh toán.</w:t>
      </w:r>
    </w:p>
    <w:p w14:paraId="6CAF0EFF" w14:textId="77777777" w:rsidR="009D1437" w:rsidRPr="00007702" w:rsidRDefault="009D1437" w:rsidP="009D1437">
      <w:pPr>
        <w:pStyle w:val="N"/>
      </w:pPr>
      <w:r w:rsidRPr="00663B3E">
        <w:t>HTTP METHOD</w:t>
      </w:r>
    </w:p>
    <w:p w14:paraId="12DF389D" w14:textId="77777777" w:rsidR="009D1437" w:rsidRPr="00007702" w:rsidRDefault="009D1437" w:rsidP="009D1437">
      <w:pPr>
        <w:pStyle w:val="N"/>
        <w:rPr>
          <w:b/>
        </w:rPr>
      </w:pPr>
      <w:r>
        <w:tab/>
      </w:r>
      <w:r w:rsidRPr="00610AFD">
        <w:t>POST</w:t>
      </w:r>
    </w:p>
    <w:p w14:paraId="188B88C6" w14:textId="77777777" w:rsidR="009D1437" w:rsidRPr="00610AFD" w:rsidRDefault="009D1437" w:rsidP="009D1437">
      <w:pPr>
        <w:pStyle w:val="N"/>
      </w:pPr>
      <w:r w:rsidRPr="00610AFD">
        <w:t>REQUEST BODY</w:t>
      </w:r>
    </w:p>
    <w:p w14:paraId="3C0ACE13" w14:textId="77777777" w:rsidR="009D1437" w:rsidRPr="005C559E"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059086F2" w14:textId="77777777" w:rsidR="009D1437" w:rsidRPr="00D82A0A" w:rsidRDefault="009D1437" w:rsidP="009D1437">
      <w:pPr>
        <w:pStyle w:val="ListParagraph"/>
        <w:numPr>
          <w:ilvl w:val="0"/>
          <w:numId w:val="2"/>
        </w:numPr>
        <w:spacing w:after="0" w:line="360" w:lineRule="auto"/>
        <w:ind w:left="1080"/>
        <w:jc w:val="both"/>
        <w:rPr>
          <w:rFonts w:eastAsia="Calibri"/>
          <w:b/>
          <w:u w:val="single"/>
        </w:rPr>
      </w:pPr>
      <w:r>
        <w:rPr>
          <w:b/>
        </w:rPr>
        <w:t>fkey</w:t>
      </w:r>
      <w:r w:rsidRPr="005C559E">
        <w:rPr>
          <w:b/>
        </w:rPr>
        <w:t xml:space="preserve">: </w:t>
      </w:r>
      <w:r w:rsidRPr="005C559E">
        <w:t xml:space="preserve">Chuỗi </w:t>
      </w:r>
      <w:r>
        <w:t>token</w:t>
      </w:r>
      <w:r w:rsidRPr="005C559E">
        <w:t xml:space="preserve"> xác định hóa đơn cần lấy </w:t>
      </w:r>
    </w:p>
    <w:p w14:paraId="1495B5CD" w14:textId="77777777" w:rsidR="009D1437" w:rsidRPr="005C559E" w:rsidRDefault="009D1437" w:rsidP="009D1437">
      <w:pPr>
        <w:pStyle w:val="ListParagraph"/>
        <w:spacing w:after="0" w:line="360" w:lineRule="auto"/>
        <w:ind w:left="1080"/>
        <w:jc w:val="both"/>
        <w:rPr>
          <w:rFonts w:eastAsia="Calibri"/>
          <w:b/>
          <w:u w:val="single"/>
        </w:rPr>
      </w:pPr>
    </w:p>
    <w:p w14:paraId="4E6C42AD"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0ECEBF3F"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2A46D272"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7A0432F5"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0E23CF27" w14:textId="77777777" w:rsidR="009D1437" w:rsidRPr="00660ABB" w:rsidRDefault="009D1437" w:rsidP="00616EC4">
            <w:pPr>
              <w:pStyle w:val="ListParagraph"/>
            </w:pPr>
            <w:r>
              <w:t>Ghi chú</w:t>
            </w:r>
          </w:p>
        </w:tc>
      </w:tr>
      <w:tr w:rsidR="009D1437" w:rsidRPr="00660ABB" w14:paraId="39F9115C" w14:textId="77777777" w:rsidTr="00616EC4">
        <w:tc>
          <w:tcPr>
            <w:tcW w:w="1710" w:type="dxa"/>
            <w:tcBorders>
              <w:top w:val="single" w:sz="4" w:space="0" w:color="2E74B5"/>
              <w:left w:val="single" w:sz="4" w:space="0" w:color="2E74B5"/>
              <w:right w:val="single" w:sz="4" w:space="0" w:color="2E74B5"/>
            </w:tcBorders>
            <w:shd w:val="clear" w:color="auto" w:fill="auto"/>
          </w:tcPr>
          <w:p w14:paraId="2C8B9095" w14:textId="77777777" w:rsidR="009D1437" w:rsidRPr="004A4DD9" w:rsidRDefault="009D1437" w:rsidP="00616EC4">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1365C8E" w14:textId="77777777" w:rsidR="009D1437" w:rsidRPr="004A4DD9" w:rsidRDefault="009D1437" w:rsidP="00616EC4">
            <w:pPr>
              <w:pStyle w:val="ListParagraph"/>
              <w:ind w:left="0"/>
              <w:jc w:val="both"/>
            </w:pPr>
            <w:r w:rsidRPr="004A4DD9">
              <w:t>Tài khoản đăng nhập sai</w:t>
            </w:r>
            <w:r>
              <w:t xml:space="preserve"> hoặc không có quyền ServiceRole</w:t>
            </w:r>
          </w:p>
        </w:tc>
        <w:tc>
          <w:tcPr>
            <w:tcW w:w="2515" w:type="dxa"/>
            <w:tcBorders>
              <w:top w:val="single" w:sz="4" w:space="0" w:color="2E74B5"/>
              <w:left w:val="single" w:sz="4" w:space="0" w:color="2E74B5"/>
              <w:bottom w:val="single" w:sz="4" w:space="0" w:color="2E74B5"/>
              <w:right w:val="single" w:sz="4" w:space="0" w:color="2E74B5"/>
            </w:tcBorders>
          </w:tcPr>
          <w:p w14:paraId="1D895E73" w14:textId="77777777" w:rsidR="009D1437" w:rsidRPr="004A4DD9" w:rsidRDefault="009D1437" w:rsidP="00616EC4">
            <w:pPr>
              <w:pStyle w:val="ListParagraph"/>
              <w:ind w:left="0"/>
              <w:jc w:val="both"/>
            </w:pPr>
          </w:p>
        </w:tc>
      </w:tr>
      <w:tr w:rsidR="009D1437" w:rsidRPr="00660ABB" w14:paraId="374EF2D5" w14:textId="77777777" w:rsidTr="00616EC4">
        <w:tc>
          <w:tcPr>
            <w:tcW w:w="1710" w:type="dxa"/>
            <w:tcBorders>
              <w:top w:val="single" w:sz="4" w:space="0" w:color="2E74B5"/>
              <w:left w:val="single" w:sz="4" w:space="0" w:color="2E74B5"/>
              <w:right w:val="single" w:sz="4" w:space="0" w:color="2E74B5"/>
            </w:tcBorders>
            <w:shd w:val="clear" w:color="auto" w:fill="auto"/>
          </w:tcPr>
          <w:p w14:paraId="231BC283" w14:textId="77777777" w:rsidR="009D1437" w:rsidRPr="004A4DD9" w:rsidRDefault="009D1437" w:rsidP="00616EC4">
            <w:pPr>
              <w:autoSpaceDE w:val="0"/>
              <w:autoSpaceDN w:val="0"/>
              <w:adjustRightInd w:val="0"/>
              <w:jc w:val="both"/>
            </w:pPr>
            <w:r w:rsidRPr="002E72A7">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B01F3B4" w14:textId="77777777" w:rsidR="009D1437" w:rsidRPr="004A4DD9"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14EF319C" w14:textId="77777777" w:rsidR="009D1437" w:rsidRPr="004A4DD9" w:rsidRDefault="009D1437" w:rsidP="00616EC4">
            <w:pPr>
              <w:pStyle w:val="ListParagraph"/>
              <w:ind w:left="0"/>
              <w:jc w:val="both"/>
            </w:pPr>
          </w:p>
        </w:tc>
      </w:tr>
      <w:tr w:rsidR="009D1437" w:rsidRPr="00660ABB" w14:paraId="6859D3AC"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AC6A1F4" w14:textId="77777777" w:rsidR="009D1437" w:rsidRPr="004A4DD9" w:rsidRDefault="009D1437" w:rsidP="00616EC4">
            <w:pPr>
              <w:autoSpaceDE w:val="0"/>
              <w:autoSpaceDN w:val="0"/>
              <w:adjustRightInd w:val="0"/>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13FFFE8" w14:textId="77777777" w:rsidR="009D1437" w:rsidRPr="004A4DD9" w:rsidRDefault="009D1437" w:rsidP="00616EC4">
            <w:pPr>
              <w:pStyle w:val="ListParagraph"/>
              <w:ind w:left="0"/>
              <w:jc w:val="both"/>
            </w:pPr>
            <w:r w:rsidRPr="004A4DD9">
              <w:t>Không tìm thấy</w:t>
            </w:r>
            <w:r>
              <w:t xml:space="preserve"> dải thông báo phát hành</w:t>
            </w:r>
          </w:p>
        </w:tc>
        <w:tc>
          <w:tcPr>
            <w:tcW w:w="2515" w:type="dxa"/>
            <w:tcBorders>
              <w:top w:val="single" w:sz="4" w:space="0" w:color="2E74B5"/>
              <w:left w:val="single" w:sz="4" w:space="0" w:color="2E74B5"/>
              <w:bottom w:val="single" w:sz="4" w:space="0" w:color="2E74B5"/>
              <w:right w:val="single" w:sz="4" w:space="0" w:color="2E74B5"/>
            </w:tcBorders>
          </w:tcPr>
          <w:p w14:paraId="6F494144" w14:textId="77777777" w:rsidR="009D1437" w:rsidRPr="004A4DD9" w:rsidRDefault="009D1437" w:rsidP="00616EC4">
            <w:pPr>
              <w:pStyle w:val="ListParagraph"/>
              <w:ind w:left="0"/>
              <w:jc w:val="both"/>
            </w:pPr>
          </w:p>
        </w:tc>
      </w:tr>
      <w:tr w:rsidR="009D1437" w:rsidRPr="00660ABB" w14:paraId="62DE8884"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91A64FE"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4A1599C" w14:textId="77777777" w:rsidR="009D1437" w:rsidRPr="004A4DD9" w:rsidRDefault="009D1437" w:rsidP="00616EC4">
            <w:pPr>
              <w:pStyle w:val="ListParagraph"/>
              <w:ind w:left="0"/>
              <w:jc w:val="both"/>
            </w:pPr>
            <w:r w:rsidRPr="004A4DD9">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1CF7A0BF" w14:textId="77777777" w:rsidR="009D1437" w:rsidRPr="004A4DD9" w:rsidRDefault="009D1437" w:rsidP="00616EC4">
            <w:pPr>
              <w:pStyle w:val="ListParagraph"/>
              <w:ind w:left="0"/>
              <w:jc w:val="both"/>
            </w:pPr>
          </w:p>
        </w:tc>
      </w:tr>
      <w:tr w:rsidR="009D1437" w:rsidRPr="00660ABB" w14:paraId="55DA21C3"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E281496" w14:textId="77777777" w:rsidR="009D1437" w:rsidRPr="004A4DD9" w:rsidRDefault="009D1437" w:rsidP="00616EC4">
            <w:pPr>
              <w:autoSpaceDE w:val="0"/>
              <w:autoSpaceDN w:val="0"/>
              <w:adjustRightInd w:val="0"/>
              <w:rPr>
                <w:rFonts w:eastAsia="Calibri"/>
              </w:rPr>
            </w:pPr>
            <w:r w:rsidRPr="004A4DD9">
              <w:rPr>
                <w:rFonts w:eastAsia="Calibri"/>
              </w:rPr>
              <w:lastRenderedPageBreak/>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2AA6FCC" w14:textId="77777777" w:rsidR="009D1437" w:rsidRPr="004A4DD9" w:rsidRDefault="009D1437" w:rsidP="00616EC4">
            <w:pPr>
              <w:pStyle w:val="ListParagraph"/>
              <w:spacing w:after="0" w:line="240" w:lineRule="auto"/>
              <w:ind w:left="0"/>
              <w:rPr>
                <w:rFonts w:eastAsia="Calibri"/>
              </w:rPr>
            </w:pPr>
            <w:r w:rsidRPr="004A4DD9">
              <w:rPr>
                <w:rFonts w:eastAsia="Calibri"/>
              </w:rPr>
              <w:t xml:space="preserve">User name không phù hợp, không tìm thấy </w:t>
            </w:r>
            <w:r>
              <w:rPr>
                <w:rFonts w:eastAsia="Calibri"/>
              </w:rPr>
              <w:t>thông tin công ty</w:t>
            </w:r>
            <w:r w:rsidRPr="004A4DD9">
              <w:rPr>
                <w:rFonts w:eastAsia="Calibri"/>
              </w:rPr>
              <w:t xml:space="preserve">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4F8FAC84" w14:textId="77777777" w:rsidR="009D1437" w:rsidRPr="004A4DD9" w:rsidRDefault="009D1437" w:rsidP="00616EC4">
            <w:pPr>
              <w:pStyle w:val="ListParagraph"/>
              <w:ind w:left="0"/>
              <w:jc w:val="both"/>
            </w:pPr>
          </w:p>
        </w:tc>
      </w:tr>
      <w:tr w:rsidR="009D1437" w:rsidRPr="00660ABB" w14:paraId="7F8FE4FB"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C4E1F91" w14:textId="77777777" w:rsidR="009D1437" w:rsidRPr="004A4DD9" w:rsidRDefault="009D1437" w:rsidP="00616EC4">
            <w:pPr>
              <w:autoSpaceDE w:val="0"/>
              <w:autoSpaceDN w:val="0"/>
              <w:adjustRightInd w:val="0"/>
              <w:rPr>
                <w:rFonts w:eastAsia="Calibri"/>
              </w:rPr>
            </w:pPr>
            <w:r w:rsidRPr="004A4DD9">
              <w:t>ERR:1</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C1DBC77" w14:textId="77777777" w:rsidR="009D1437" w:rsidRPr="004A4DD9" w:rsidRDefault="009D1437" w:rsidP="00616EC4">
            <w:pPr>
              <w:pStyle w:val="ListParagraph"/>
              <w:spacing w:after="0" w:line="240" w:lineRule="auto"/>
              <w:ind w:left="0"/>
              <w:rPr>
                <w:rFonts w:eastAsia="Calibri"/>
              </w:rPr>
            </w:pPr>
            <w:r>
              <w:t>Hoá đơn có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2BD40350" w14:textId="77777777" w:rsidR="009D1437" w:rsidRPr="004A4DD9" w:rsidRDefault="009D1437" w:rsidP="00616EC4">
            <w:pPr>
              <w:pStyle w:val="ListParagraph"/>
              <w:ind w:left="0"/>
              <w:jc w:val="both"/>
            </w:pPr>
          </w:p>
        </w:tc>
      </w:tr>
      <w:tr w:rsidR="009D1437" w:rsidRPr="00660ABB" w14:paraId="5F6FC645"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E5077FB" w14:textId="77777777" w:rsidR="009D1437" w:rsidRPr="004A4DD9" w:rsidRDefault="009D1437" w:rsidP="00616EC4">
            <w:pPr>
              <w:autoSpaceDE w:val="0"/>
              <w:autoSpaceDN w:val="0"/>
              <w:adjustRightInd w:val="0"/>
              <w:rPr>
                <w:rFonts w:eastAsia="Calibri"/>
              </w:rPr>
            </w:pPr>
            <w:r w:rsidRPr="004A4DD9">
              <w:t>ERR:1</w:t>
            </w:r>
            <w:r>
              <w:t>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017A956" w14:textId="77777777" w:rsidR="009D1437" w:rsidRPr="004A4DD9" w:rsidRDefault="009D1437" w:rsidP="00616EC4">
            <w:pPr>
              <w:pStyle w:val="ListParagraph"/>
              <w:spacing w:after="0" w:line="240" w:lineRule="auto"/>
              <w:ind w:left="0"/>
              <w:rPr>
                <w:rFonts w:eastAsia="Calibri"/>
              </w:rPr>
            </w:pPr>
            <w:r>
              <w:t>Hoá đơn không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26C7F0DB" w14:textId="77777777" w:rsidR="009D1437" w:rsidRPr="004A4DD9" w:rsidRDefault="009D1437" w:rsidP="00616EC4">
            <w:pPr>
              <w:pStyle w:val="ListParagraph"/>
              <w:ind w:left="0"/>
              <w:jc w:val="both"/>
            </w:pPr>
          </w:p>
        </w:tc>
      </w:tr>
      <w:tr w:rsidR="009D1437" w:rsidRPr="00660ABB" w14:paraId="5810640D"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E161BD5" w14:textId="77777777" w:rsidR="009D1437" w:rsidRDefault="009D1437" w:rsidP="00616EC4">
            <w:pPr>
              <w:jc w:val="both"/>
            </w:pPr>
            <w:r>
              <w:t>Chuỗi base64</w:t>
            </w:r>
          </w:p>
          <w:p w14:paraId="1136A142"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7D52383" w14:textId="77777777" w:rsidR="009D1437" w:rsidRPr="004A4DD9" w:rsidRDefault="009D1437" w:rsidP="00616EC4">
            <w:pPr>
              <w:jc w:val="both"/>
            </w:pPr>
            <w:r>
              <w:t>Trả về chuỗi base64 tương ứng với hóa đơn. Lưu chuỗi này thành file .pdf để được file PDF</w:t>
            </w:r>
          </w:p>
        </w:tc>
        <w:tc>
          <w:tcPr>
            <w:tcW w:w="2515" w:type="dxa"/>
            <w:tcBorders>
              <w:top w:val="single" w:sz="4" w:space="0" w:color="2E74B5"/>
              <w:left w:val="single" w:sz="4" w:space="0" w:color="2E74B5"/>
              <w:bottom w:val="single" w:sz="4" w:space="0" w:color="2E74B5"/>
              <w:right w:val="single" w:sz="4" w:space="0" w:color="2E74B5"/>
            </w:tcBorders>
          </w:tcPr>
          <w:p w14:paraId="46C03DD1" w14:textId="77777777" w:rsidR="009D1437" w:rsidRPr="004A4DD9" w:rsidRDefault="009D1437" w:rsidP="00616EC4">
            <w:pPr>
              <w:jc w:val="both"/>
            </w:pPr>
          </w:p>
        </w:tc>
      </w:tr>
    </w:tbl>
    <w:p w14:paraId="07DB1A7F" w14:textId="77777777" w:rsidR="009D1437" w:rsidRDefault="009D1437" w:rsidP="009D1437">
      <w:pPr>
        <w:rPr>
          <w:lang w:eastAsia="x-none"/>
        </w:rPr>
      </w:pPr>
    </w:p>
    <w:p w14:paraId="7B943075" w14:textId="77777777" w:rsidR="009D1437" w:rsidRDefault="009D1437" w:rsidP="00480762">
      <w:pPr>
        <w:pStyle w:val="Heading3"/>
      </w:pPr>
      <w:bookmarkStart w:id="42" w:name="_Toc198045279"/>
      <w:r>
        <w:t>Lấy danh sách hóa đơn từ số, đến số</w:t>
      </w:r>
      <w:bookmarkEnd w:id="42"/>
    </w:p>
    <w:p w14:paraId="7F13ECCA" w14:textId="77777777" w:rsidR="009D1437" w:rsidRDefault="009D1437" w:rsidP="009D1437">
      <w:r>
        <w:t>URL</w:t>
      </w:r>
    </w:p>
    <w:p w14:paraId="3A6FFDFD" w14:textId="77777777" w:rsidR="009D1437" w:rsidRPr="00C814A1" w:rsidRDefault="009D1437" w:rsidP="009D1437">
      <w:pPr>
        <w:ind w:firstLine="360"/>
      </w:pPr>
      <w:r w:rsidRPr="00C814A1">
        <w:t>string</w:t>
      </w:r>
      <w:r>
        <w:t xml:space="preserve"> </w:t>
      </w:r>
      <w:r w:rsidRPr="007E2ABF">
        <w:rPr>
          <w:b/>
          <w:bCs/>
        </w:rPr>
        <w:t>listInvFromNoToNo</w:t>
      </w:r>
      <w:r>
        <w:rPr>
          <w:b/>
          <w:bCs/>
        </w:rPr>
        <w:t xml:space="preserve"> </w:t>
      </w:r>
      <w:r w:rsidRPr="00516224">
        <w:rPr>
          <w:b/>
          <w:bCs/>
        </w:rPr>
        <w:t>(</w:t>
      </w:r>
      <w:r w:rsidRPr="00FC48AB">
        <w:rPr>
          <w:bCs/>
        </w:rPr>
        <w:t>string invFromNo, string invToNo, string invPattern, string invSerial, string userName, string userPass</w:t>
      </w:r>
      <w:r w:rsidRPr="00516224">
        <w:rPr>
          <w:b/>
          <w:bCs/>
        </w:rPr>
        <w:t>)</w:t>
      </w:r>
    </w:p>
    <w:p w14:paraId="756FAF72" w14:textId="77777777" w:rsidR="009D1437" w:rsidRPr="004A4DD9" w:rsidRDefault="009D1437" w:rsidP="009D1437">
      <w:pPr>
        <w:ind w:left="720"/>
        <w:jc w:val="both"/>
      </w:pPr>
    </w:p>
    <w:p w14:paraId="58AA8EC4" w14:textId="77777777" w:rsidR="009D1437" w:rsidRPr="00593BE8" w:rsidRDefault="009D1437" w:rsidP="009D1437">
      <w:pPr>
        <w:pStyle w:val="N"/>
      </w:pPr>
      <w:r w:rsidRPr="00593BE8">
        <w:t>DESCRIPTION</w:t>
      </w:r>
    </w:p>
    <w:p w14:paraId="2233D3D7" w14:textId="77777777" w:rsidR="009D1437" w:rsidRDefault="009D1437" w:rsidP="009D1437">
      <w:pPr>
        <w:pStyle w:val="N"/>
      </w:pPr>
      <w:r>
        <w:tab/>
        <w:t>Đây là web service cho phép trả về thông tin cơ bản của hóa đơn dạng chuỗi xml từ số hóa đơn đến số hóa đơn truyền vào.</w:t>
      </w:r>
    </w:p>
    <w:p w14:paraId="3952A264" w14:textId="77777777" w:rsidR="009D1437" w:rsidRDefault="009D1437" w:rsidP="009D1437">
      <w:pPr>
        <w:pStyle w:val="N"/>
      </w:pPr>
      <w:r w:rsidRPr="00706D54">
        <w:rPr>
          <w:i/>
        </w:rPr>
        <w:t>Chú ý</w:t>
      </w:r>
      <w:r>
        <w:t>: tối đa lấy ra 100 hóa đơn hoặc theo cấu hình trên từng app</w:t>
      </w:r>
    </w:p>
    <w:p w14:paraId="322CB484" w14:textId="77777777" w:rsidR="009D1437" w:rsidRPr="00007702" w:rsidRDefault="009D1437" w:rsidP="009D1437">
      <w:pPr>
        <w:pStyle w:val="N"/>
      </w:pPr>
      <w:r w:rsidRPr="00663B3E">
        <w:t>HTTP METHOD</w:t>
      </w:r>
    </w:p>
    <w:p w14:paraId="7815EBCA" w14:textId="77777777" w:rsidR="009D1437" w:rsidRPr="00007702" w:rsidRDefault="009D1437" w:rsidP="009D1437">
      <w:pPr>
        <w:pStyle w:val="N"/>
        <w:rPr>
          <w:b/>
        </w:rPr>
      </w:pPr>
      <w:r>
        <w:tab/>
      </w:r>
      <w:r w:rsidRPr="00610AFD">
        <w:t>POST</w:t>
      </w:r>
    </w:p>
    <w:p w14:paraId="7C039B4A" w14:textId="77777777" w:rsidR="009D1437" w:rsidRPr="00610AFD" w:rsidRDefault="009D1437" w:rsidP="009D1437">
      <w:pPr>
        <w:pStyle w:val="N"/>
      </w:pPr>
      <w:r w:rsidRPr="00610AFD">
        <w:t>REQUEST BODY</w:t>
      </w:r>
    </w:p>
    <w:p w14:paraId="31697047" w14:textId="77777777" w:rsidR="009D1437" w:rsidRPr="00FC48AB"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35051A27" w14:textId="77777777" w:rsidR="009D1437" w:rsidRPr="00FC48AB" w:rsidRDefault="009D1437" w:rsidP="009D1437">
      <w:pPr>
        <w:pStyle w:val="ListParagraph"/>
        <w:numPr>
          <w:ilvl w:val="0"/>
          <w:numId w:val="2"/>
        </w:numPr>
        <w:spacing w:after="0" w:line="360" w:lineRule="auto"/>
        <w:ind w:left="1080"/>
        <w:jc w:val="both"/>
        <w:rPr>
          <w:rFonts w:eastAsia="Calibri"/>
          <w:b/>
          <w:u w:val="single"/>
        </w:rPr>
      </w:pPr>
      <w:r w:rsidRPr="00FC48AB">
        <w:rPr>
          <w:b/>
          <w:bCs/>
        </w:rPr>
        <w:t>invFromNo</w:t>
      </w:r>
      <w:r w:rsidRPr="00FC48AB">
        <w:rPr>
          <w:rFonts w:eastAsia="Calibri"/>
          <w:b/>
        </w:rPr>
        <w:t xml:space="preserve">: </w:t>
      </w:r>
      <w:r w:rsidRPr="00FC48AB">
        <w:rPr>
          <w:rFonts w:eastAsia="Calibri"/>
        </w:rPr>
        <w:t>Số bắt đầu</w:t>
      </w:r>
    </w:p>
    <w:p w14:paraId="1FC91327" w14:textId="77777777" w:rsidR="009D1437" w:rsidRPr="00FC48AB" w:rsidRDefault="009D1437" w:rsidP="009D1437">
      <w:pPr>
        <w:pStyle w:val="ListParagraph"/>
        <w:numPr>
          <w:ilvl w:val="0"/>
          <w:numId w:val="2"/>
        </w:numPr>
        <w:spacing w:after="0" w:line="360" w:lineRule="auto"/>
        <w:ind w:left="1080"/>
        <w:jc w:val="both"/>
        <w:rPr>
          <w:rFonts w:eastAsia="Calibri"/>
          <w:b/>
          <w:u w:val="single"/>
        </w:rPr>
      </w:pPr>
      <w:r w:rsidRPr="00FC48AB">
        <w:rPr>
          <w:b/>
          <w:bCs/>
        </w:rPr>
        <w:t xml:space="preserve">invToNo: </w:t>
      </w:r>
      <w:r w:rsidRPr="00FC48AB">
        <w:rPr>
          <w:bCs/>
        </w:rPr>
        <w:t>Số kết thúc</w:t>
      </w:r>
    </w:p>
    <w:p w14:paraId="7FF06F7E" w14:textId="77777777" w:rsidR="009D1437" w:rsidRPr="00FC48AB" w:rsidRDefault="009D1437" w:rsidP="009D1437">
      <w:pPr>
        <w:pStyle w:val="ListParagraph"/>
        <w:numPr>
          <w:ilvl w:val="0"/>
          <w:numId w:val="2"/>
        </w:numPr>
        <w:spacing w:after="0" w:line="360" w:lineRule="auto"/>
        <w:ind w:left="1080"/>
        <w:jc w:val="both"/>
        <w:rPr>
          <w:rFonts w:eastAsia="Calibri"/>
          <w:b/>
          <w:u w:val="single"/>
        </w:rPr>
      </w:pPr>
      <w:r w:rsidRPr="00FC48AB">
        <w:rPr>
          <w:b/>
          <w:bCs/>
        </w:rPr>
        <w:t>invPattern</w:t>
      </w:r>
      <w:r w:rsidRPr="00FC48AB">
        <w:rPr>
          <w:color w:val="000000"/>
        </w:rPr>
        <w:t>: Mẫu số</w:t>
      </w:r>
    </w:p>
    <w:p w14:paraId="45F23B0B" w14:textId="77777777" w:rsidR="009D1437" w:rsidRPr="00FC48AB" w:rsidRDefault="009D1437" w:rsidP="009D1437">
      <w:pPr>
        <w:pStyle w:val="ListParagraph"/>
        <w:numPr>
          <w:ilvl w:val="0"/>
          <w:numId w:val="2"/>
        </w:numPr>
        <w:spacing w:after="0" w:line="360" w:lineRule="auto"/>
        <w:ind w:left="1080"/>
        <w:jc w:val="both"/>
        <w:rPr>
          <w:rFonts w:eastAsia="Calibri"/>
          <w:b/>
          <w:u w:val="single"/>
        </w:rPr>
      </w:pPr>
      <w:r w:rsidRPr="00FC48AB">
        <w:rPr>
          <w:b/>
          <w:bCs/>
        </w:rPr>
        <w:t>invSerial</w:t>
      </w:r>
      <w:r w:rsidRPr="00FC48AB">
        <w:rPr>
          <w:color w:val="000000"/>
        </w:rPr>
        <w:t>: Ký hiệu</w:t>
      </w:r>
      <w:r w:rsidRPr="00FC48AB">
        <w:rPr>
          <w:rFonts w:eastAsia="Calibri"/>
        </w:rPr>
        <w:t xml:space="preserve"> </w:t>
      </w:r>
    </w:p>
    <w:p w14:paraId="78D00203" w14:textId="77777777" w:rsidR="009D1437" w:rsidRPr="005C559E" w:rsidRDefault="009D1437" w:rsidP="009D1437">
      <w:pPr>
        <w:pStyle w:val="ListParagraph"/>
        <w:spacing w:after="0" w:line="360" w:lineRule="auto"/>
        <w:ind w:left="1080"/>
        <w:jc w:val="both"/>
        <w:rPr>
          <w:rFonts w:eastAsia="Calibri"/>
          <w:b/>
          <w:u w:val="single"/>
        </w:rPr>
      </w:pPr>
    </w:p>
    <w:p w14:paraId="5EEA384E"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0190C195"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5A7EF50E"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538C096E"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3E5297A7" w14:textId="77777777" w:rsidR="009D1437" w:rsidRPr="00660ABB" w:rsidRDefault="009D1437" w:rsidP="00616EC4">
            <w:pPr>
              <w:pStyle w:val="ListParagraph"/>
            </w:pPr>
            <w:r>
              <w:t>Ghi chú</w:t>
            </w:r>
          </w:p>
        </w:tc>
      </w:tr>
      <w:tr w:rsidR="009D1437" w:rsidRPr="00660ABB" w14:paraId="1ECC12E8" w14:textId="77777777" w:rsidTr="00616EC4">
        <w:tc>
          <w:tcPr>
            <w:tcW w:w="1710" w:type="dxa"/>
            <w:tcBorders>
              <w:top w:val="single" w:sz="4" w:space="0" w:color="2E74B5"/>
              <w:left w:val="single" w:sz="4" w:space="0" w:color="2E74B5"/>
              <w:right w:val="single" w:sz="4" w:space="0" w:color="2E74B5"/>
            </w:tcBorders>
            <w:shd w:val="clear" w:color="auto" w:fill="auto"/>
          </w:tcPr>
          <w:p w14:paraId="295F116D"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F2C4117" w14:textId="77777777" w:rsidR="009D1437" w:rsidRPr="009372AD" w:rsidRDefault="009D1437" w:rsidP="00616EC4">
            <w:pPr>
              <w:pStyle w:val="ListParagraph"/>
              <w:ind w:left="0"/>
              <w:jc w:val="both"/>
            </w:pPr>
            <w:r w:rsidRPr="009372AD">
              <w:t>Tài khoản đăng nhập sai hoặc không có quyề</w:t>
            </w:r>
            <w:r>
              <w:t>n</w:t>
            </w:r>
          </w:p>
        </w:tc>
        <w:tc>
          <w:tcPr>
            <w:tcW w:w="2515" w:type="dxa"/>
            <w:tcBorders>
              <w:top w:val="single" w:sz="4" w:space="0" w:color="2E74B5"/>
              <w:left w:val="single" w:sz="4" w:space="0" w:color="2E74B5"/>
              <w:bottom w:val="single" w:sz="4" w:space="0" w:color="2E74B5"/>
              <w:right w:val="single" w:sz="4" w:space="0" w:color="2E74B5"/>
            </w:tcBorders>
          </w:tcPr>
          <w:p w14:paraId="1FC9E111" w14:textId="77777777" w:rsidR="009D1437" w:rsidRPr="004A4DD9" w:rsidRDefault="009D1437" w:rsidP="00616EC4">
            <w:pPr>
              <w:pStyle w:val="ListParagraph"/>
              <w:ind w:left="0"/>
              <w:jc w:val="both"/>
            </w:pPr>
          </w:p>
        </w:tc>
      </w:tr>
      <w:tr w:rsidR="009D1437" w:rsidRPr="00660ABB" w14:paraId="187EA0A2" w14:textId="77777777" w:rsidTr="00616EC4">
        <w:tc>
          <w:tcPr>
            <w:tcW w:w="1710" w:type="dxa"/>
            <w:tcBorders>
              <w:top w:val="single" w:sz="4" w:space="0" w:color="2E74B5"/>
              <w:left w:val="single" w:sz="4" w:space="0" w:color="2E74B5"/>
              <w:right w:val="single" w:sz="4" w:space="0" w:color="2E74B5"/>
            </w:tcBorders>
            <w:shd w:val="clear" w:color="auto" w:fill="auto"/>
          </w:tcPr>
          <w:p w14:paraId="15FE1DEF" w14:textId="77777777" w:rsidR="009D1437" w:rsidRPr="009372AD" w:rsidRDefault="009D1437" w:rsidP="00616EC4">
            <w:pPr>
              <w:autoSpaceDE w:val="0"/>
              <w:autoSpaceDN w:val="0"/>
              <w:adjustRightInd w:val="0"/>
              <w:jc w:val="both"/>
            </w:pPr>
            <w:r w:rsidRPr="00052A44">
              <w:t xml:space="preserve">ERR:7 </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0CF1085" w14:textId="77777777" w:rsidR="009D1437" w:rsidRPr="009372AD" w:rsidRDefault="009D1437" w:rsidP="00616EC4">
            <w:pPr>
              <w:pStyle w:val="ListParagraph"/>
              <w:ind w:left="0"/>
              <w:jc w:val="both"/>
            </w:pPr>
            <w:r>
              <w:t>Không tìm thấy thông tin công ty</w:t>
            </w:r>
          </w:p>
        </w:tc>
        <w:tc>
          <w:tcPr>
            <w:tcW w:w="2515" w:type="dxa"/>
            <w:tcBorders>
              <w:top w:val="single" w:sz="4" w:space="0" w:color="2E74B5"/>
              <w:left w:val="single" w:sz="4" w:space="0" w:color="2E74B5"/>
              <w:bottom w:val="single" w:sz="4" w:space="0" w:color="2E74B5"/>
              <w:right w:val="single" w:sz="4" w:space="0" w:color="2E74B5"/>
            </w:tcBorders>
          </w:tcPr>
          <w:p w14:paraId="32B9AF16" w14:textId="77777777" w:rsidR="009D1437" w:rsidRPr="004A4DD9" w:rsidRDefault="009D1437" w:rsidP="00616EC4">
            <w:pPr>
              <w:pStyle w:val="ListParagraph"/>
              <w:ind w:left="0"/>
              <w:jc w:val="both"/>
            </w:pPr>
          </w:p>
        </w:tc>
      </w:tr>
      <w:tr w:rsidR="009D1437" w:rsidRPr="00660ABB" w14:paraId="3C572B68"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CE51ED3" w14:textId="77777777" w:rsidR="009D1437" w:rsidRPr="009372AD" w:rsidRDefault="009D1437" w:rsidP="00616EC4">
            <w:pPr>
              <w:autoSpaceDE w:val="0"/>
              <w:autoSpaceDN w:val="0"/>
              <w:adjustRightInd w:val="0"/>
              <w:jc w:val="both"/>
            </w:pPr>
            <w:r w:rsidRPr="0025149D">
              <w:t xml:space="preserve">ERR: </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CDC526E" w14:textId="77777777" w:rsidR="009D1437" w:rsidRPr="009372AD" w:rsidRDefault="009D1437" w:rsidP="00616EC4">
            <w:pPr>
              <w:pStyle w:val="ListParagraph"/>
              <w:ind w:left="0"/>
              <w:jc w:val="both"/>
            </w:pPr>
            <w:r>
              <w:t>Có lỗi xảy ra</w:t>
            </w:r>
          </w:p>
        </w:tc>
        <w:tc>
          <w:tcPr>
            <w:tcW w:w="2515" w:type="dxa"/>
            <w:tcBorders>
              <w:top w:val="single" w:sz="4" w:space="0" w:color="2E74B5"/>
              <w:left w:val="single" w:sz="4" w:space="0" w:color="2E74B5"/>
              <w:bottom w:val="single" w:sz="4" w:space="0" w:color="2E74B5"/>
              <w:right w:val="single" w:sz="4" w:space="0" w:color="2E74B5"/>
            </w:tcBorders>
          </w:tcPr>
          <w:p w14:paraId="7B530E43" w14:textId="77777777" w:rsidR="009D1437" w:rsidRPr="004A4DD9" w:rsidRDefault="009D1437" w:rsidP="00616EC4">
            <w:pPr>
              <w:pStyle w:val="ListParagraph"/>
              <w:ind w:left="0"/>
              <w:jc w:val="both"/>
            </w:pPr>
          </w:p>
        </w:tc>
      </w:tr>
      <w:tr w:rsidR="009D1437" w:rsidRPr="00660ABB" w14:paraId="118D8981"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729136A" w14:textId="77777777" w:rsidR="009D1437" w:rsidRPr="009372AD" w:rsidRDefault="009D1437" w:rsidP="00616EC4">
            <w:pPr>
              <w:autoSpaceDE w:val="0"/>
              <w:autoSpaceDN w:val="0"/>
              <w:adjustRightInd w:val="0"/>
              <w:jc w:val="both"/>
            </w:pPr>
            <w:r w:rsidRPr="009372AD">
              <w:lastRenderedPageBreak/>
              <w:t>chuỗi_xml_trả_về</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DDAB327" w14:textId="77777777" w:rsidR="009D1437" w:rsidRPr="009372AD" w:rsidRDefault="009D1437" w:rsidP="00616EC4">
            <w:pPr>
              <w:jc w:val="both"/>
            </w:pPr>
            <w:r w:rsidRPr="009372AD">
              <w:t>Trả về chuỗi xml theo cấu trúc</w:t>
            </w:r>
          </w:p>
        </w:tc>
        <w:tc>
          <w:tcPr>
            <w:tcW w:w="2515" w:type="dxa"/>
            <w:tcBorders>
              <w:top w:val="single" w:sz="4" w:space="0" w:color="2E74B5"/>
              <w:left w:val="single" w:sz="4" w:space="0" w:color="2E74B5"/>
              <w:bottom w:val="single" w:sz="4" w:space="0" w:color="2E74B5"/>
              <w:right w:val="single" w:sz="4" w:space="0" w:color="2E74B5"/>
            </w:tcBorders>
          </w:tcPr>
          <w:p w14:paraId="4A17E3DE" w14:textId="77777777" w:rsidR="009D1437" w:rsidRPr="004A4DD9" w:rsidRDefault="009D1437" w:rsidP="00616EC4">
            <w:pPr>
              <w:pStyle w:val="ListParagraph"/>
              <w:ind w:left="0"/>
              <w:jc w:val="both"/>
            </w:pPr>
          </w:p>
        </w:tc>
      </w:tr>
    </w:tbl>
    <w:p w14:paraId="7DE0C2C5" w14:textId="77777777" w:rsidR="009D1437" w:rsidRDefault="009D1437" w:rsidP="009D1437">
      <w:pPr>
        <w:rPr>
          <w:b/>
          <w:u w:val="single"/>
        </w:rPr>
      </w:pPr>
    </w:p>
    <w:p w14:paraId="329D0683" w14:textId="77777777" w:rsidR="009D1437" w:rsidRDefault="009D1437" w:rsidP="009D1437">
      <w:pPr>
        <w:rPr>
          <w:b/>
          <w:u w:val="single"/>
        </w:rPr>
      </w:pPr>
      <w:r w:rsidRPr="00672824">
        <w:rPr>
          <w:b/>
          <w:u w:val="single"/>
        </w:rPr>
        <w:t>Cấu trúc của chuỗi xml trả về</w:t>
      </w:r>
    </w:p>
    <w:p w14:paraId="4D0FAEAC" w14:textId="77777777" w:rsidR="009D1437" w:rsidRPr="00C009E3" w:rsidRDefault="009D1437" w:rsidP="009D1437">
      <w:pPr>
        <w:shd w:val="clear" w:color="auto" w:fill="FFFFFF"/>
        <w:rPr>
          <w:rFonts w:ascii="Courier New" w:hAnsi="Courier New" w:cs="Courier New"/>
          <w:b/>
          <w:bCs/>
          <w:color w:val="000000"/>
          <w:sz w:val="20"/>
          <w:szCs w:val="20"/>
        </w:rPr>
      </w:pPr>
      <w:r w:rsidRPr="00C009E3">
        <w:rPr>
          <w:rFonts w:ascii="Courier New" w:hAnsi="Courier New" w:cs="Courier New"/>
          <w:color w:val="0000FF"/>
          <w:sz w:val="20"/>
          <w:szCs w:val="20"/>
        </w:rPr>
        <w:t>&lt;Data&gt;</w:t>
      </w:r>
    </w:p>
    <w:p w14:paraId="6DACE994" w14:textId="77777777" w:rsidR="009D1437" w:rsidRPr="00C009E3" w:rsidRDefault="009D1437" w:rsidP="009D1437">
      <w:pPr>
        <w:shd w:val="clear" w:color="auto" w:fill="FFFFFF"/>
        <w:rPr>
          <w:rFonts w:ascii="Courier New" w:hAnsi="Courier New" w:cs="Courier New"/>
          <w:b/>
          <w:bCs/>
          <w:color w:val="000000"/>
          <w:sz w:val="20"/>
          <w:szCs w:val="20"/>
        </w:rPr>
      </w:pPr>
      <w:r w:rsidRPr="00C009E3">
        <w:rPr>
          <w:rFonts w:ascii="Courier New" w:hAnsi="Courier New" w:cs="Courier New"/>
          <w:b/>
          <w:bCs/>
          <w:color w:val="000000"/>
          <w:sz w:val="20"/>
          <w:szCs w:val="20"/>
        </w:rPr>
        <w:t xml:space="preserve">    </w:t>
      </w:r>
      <w:r w:rsidRPr="00C009E3">
        <w:rPr>
          <w:rFonts w:ascii="Courier New" w:hAnsi="Courier New" w:cs="Courier New"/>
          <w:color w:val="0000FF"/>
          <w:sz w:val="20"/>
          <w:szCs w:val="20"/>
        </w:rPr>
        <w:t>&lt;Item</w:t>
      </w:r>
      <w:r w:rsidRPr="00C009E3">
        <w:rPr>
          <w:rFonts w:ascii="Courier New" w:hAnsi="Courier New" w:cs="Courier New"/>
          <w:color w:val="000000"/>
          <w:sz w:val="20"/>
          <w:szCs w:val="20"/>
        </w:rPr>
        <w:t xml:space="preserve"> </w:t>
      </w:r>
      <w:r w:rsidRPr="00C009E3">
        <w:rPr>
          <w:rFonts w:ascii="Courier New" w:hAnsi="Courier New" w:cs="Courier New"/>
          <w:color w:val="0000FF"/>
          <w:sz w:val="20"/>
          <w:szCs w:val="20"/>
        </w:rPr>
        <w:t>&gt;</w:t>
      </w:r>
      <w:r w:rsidRPr="00C009E3">
        <w:rPr>
          <w:rFonts w:ascii="Courier New" w:hAnsi="Courier New" w:cs="Courier New"/>
          <w:b/>
          <w:bCs/>
          <w:color w:val="000000"/>
          <w:sz w:val="20"/>
          <w:szCs w:val="20"/>
        </w:rPr>
        <w:t>//tương ứng với 1 hóa đơn</w:t>
      </w:r>
    </w:p>
    <w:p w14:paraId="1D89BE97" w14:textId="77777777" w:rsidR="009D1437" w:rsidRPr="00C009E3" w:rsidRDefault="009D1437" w:rsidP="009D1437">
      <w:pPr>
        <w:shd w:val="clear" w:color="auto" w:fill="FFFFFF"/>
        <w:rPr>
          <w:rFonts w:ascii="Courier New" w:hAnsi="Courier New" w:cs="Courier New"/>
          <w:b/>
          <w:bCs/>
          <w:color w:val="000000"/>
          <w:sz w:val="20"/>
          <w:szCs w:val="20"/>
        </w:rPr>
      </w:pPr>
      <w:r w:rsidRPr="00C009E3">
        <w:rPr>
          <w:rFonts w:ascii="Courier New" w:hAnsi="Courier New" w:cs="Courier New"/>
          <w:b/>
          <w:bCs/>
          <w:color w:val="000000"/>
          <w:sz w:val="20"/>
          <w:szCs w:val="20"/>
        </w:rPr>
        <w:t xml:space="preserve">        </w:t>
      </w:r>
      <w:r w:rsidRPr="00C009E3">
        <w:rPr>
          <w:rFonts w:ascii="Courier New" w:hAnsi="Courier New" w:cs="Courier New"/>
          <w:color w:val="0000FF"/>
          <w:sz w:val="20"/>
          <w:szCs w:val="20"/>
        </w:rPr>
        <w:t>&lt;index&gt;</w:t>
      </w:r>
      <w:r w:rsidRPr="00C009E3">
        <w:rPr>
          <w:rFonts w:ascii="Courier New" w:hAnsi="Courier New" w:cs="Courier New"/>
          <w:b/>
          <w:bCs/>
          <w:color w:val="000000"/>
          <w:sz w:val="20"/>
          <w:szCs w:val="20"/>
        </w:rPr>
        <w:t xml:space="preserve">Tháng xuất hóa đơn </w:t>
      </w:r>
      <w:r w:rsidRPr="00C009E3">
        <w:rPr>
          <w:rFonts w:ascii="Courier New" w:hAnsi="Courier New" w:cs="Courier New"/>
          <w:color w:val="0000FF"/>
          <w:sz w:val="20"/>
          <w:szCs w:val="20"/>
        </w:rPr>
        <w:t>&lt;/index&gt;</w:t>
      </w:r>
    </w:p>
    <w:p w14:paraId="48616904" w14:textId="77777777" w:rsidR="009D1437" w:rsidRPr="00C009E3" w:rsidRDefault="009D1437" w:rsidP="009D1437">
      <w:pPr>
        <w:shd w:val="clear" w:color="auto" w:fill="FFFFFF"/>
        <w:rPr>
          <w:rFonts w:ascii="Courier New" w:hAnsi="Courier New" w:cs="Courier New"/>
          <w:b/>
          <w:bCs/>
          <w:color w:val="000000"/>
          <w:sz w:val="20"/>
          <w:szCs w:val="20"/>
        </w:rPr>
      </w:pPr>
      <w:r w:rsidRPr="00C009E3">
        <w:rPr>
          <w:rFonts w:ascii="Courier New" w:hAnsi="Courier New" w:cs="Courier New"/>
          <w:b/>
          <w:bCs/>
          <w:color w:val="000000"/>
          <w:sz w:val="20"/>
          <w:szCs w:val="20"/>
        </w:rPr>
        <w:t xml:space="preserve">        </w:t>
      </w:r>
      <w:r w:rsidRPr="00C009E3">
        <w:rPr>
          <w:rFonts w:ascii="Courier New" w:hAnsi="Courier New" w:cs="Courier New"/>
          <w:color w:val="0000FF"/>
          <w:sz w:val="20"/>
          <w:szCs w:val="20"/>
        </w:rPr>
        <w:t>&lt;invToken&gt;</w:t>
      </w:r>
      <w:r w:rsidRPr="00C009E3">
        <w:rPr>
          <w:rFonts w:ascii="Courier New" w:hAnsi="Courier New" w:cs="Courier New"/>
          <w:b/>
          <w:bCs/>
          <w:color w:val="000000"/>
          <w:sz w:val="20"/>
          <w:szCs w:val="20"/>
        </w:rPr>
        <w:t xml:space="preserve">Chuỗi token để xác định hóa đơn(pattern;Serial;Số hóa đơn) </w:t>
      </w:r>
      <w:r w:rsidRPr="00C009E3">
        <w:rPr>
          <w:rFonts w:ascii="Courier New" w:hAnsi="Courier New" w:cs="Courier New"/>
          <w:color w:val="0000FF"/>
          <w:sz w:val="20"/>
          <w:szCs w:val="20"/>
        </w:rPr>
        <w:t>&lt;/invToken&gt;</w:t>
      </w:r>
    </w:p>
    <w:p w14:paraId="5C06A734" w14:textId="77777777" w:rsidR="009D1437" w:rsidRPr="00C009E3" w:rsidRDefault="009D1437" w:rsidP="009D1437">
      <w:pPr>
        <w:shd w:val="clear" w:color="auto" w:fill="FFFFFF"/>
        <w:rPr>
          <w:rFonts w:ascii="Courier New" w:hAnsi="Courier New" w:cs="Courier New"/>
          <w:b/>
          <w:bCs/>
          <w:color w:val="000000"/>
          <w:sz w:val="20"/>
          <w:szCs w:val="20"/>
        </w:rPr>
      </w:pPr>
      <w:r w:rsidRPr="00C009E3">
        <w:rPr>
          <w:rFonts w:ascii="Courier New" w:hAnsi="Courier New" w:cs="Courier New"/>
          <w:b/>
          <w:bCs/>
          <w:color w:val="000000"/>
          <w:sz w:val="20"/>
          <w:szCs w:val="20"/>
        </w:rPr>
        <w:t xml:space="preserve">        </w:t>
      </w:r>
      <w:r w:rsidRPr="00C009E3">
        <w:rPr>
          <w:rFonts w:ascii="Courier New" w:hAnsi="Courier New" w:cs="Courier New"/>
          <w:color w:val="0000FF"/>
          <w:sz w:val="20"/>
          <w:szCs w:val="20"/>
        </w:rPr>
        <w:t>&lt;fkey&gt;</w:t>
      </w:r>
      <w:r w:rsidRPr="00C009E3">
        <w:rPr>
          <w:rFonts w:ascii="Courier New" w:hAnsi="Courier New" w:cs="Courier New"/>
          <w:b/>
          <w:bCs/>
          <w:color w:val="000000"/>
          <w:sz w:val="20"/>
          <w:szCs w:val="20"/>
        </w:rPr>
        <w:t>Fkey của hóa đơn</w:t>
      </w:r>
      <w:r w:rsidRPr="00C009E3">
        <w:rPr>
          <w:rFonts w:ascii="Courier New" w:hAnsi="Courier New" w:cs="Courier New"/>
          <w:color w:val="0000FF"/>
          <w:sz w:val="20"/>
          <w:szCs w:val="20"/>
        </w:rPr>
        <w:t>&lt;/fkey&gt;</w:t>
      </w:r>
    </w:p>
    <w:p w14:paraId="06494D30" w14:textId="77777777" w:rsidR="009D1437" w:rsidRPr="00C009E3" w:rsidRDefault="009D1437" w:rsidP="009D1437">
      <w:pPr>
        <w:shd w:val="clear" w:color="auto" w:fill="FFFFFF"/>
        <w:rPr>
          <w:rFonts w:ascii="Courier New" w:hAnsi="Courier New" w:cs="Courier New"/>
          <w:b/>
          <w:bCs/>
          <w:color w:val="000000"/>
          <w:sz w:val="20"/>
          <w:szCs w:val="20"/>
        </w:rPr>
      </w:pPr>
      <w:r w:rsidRPr="00C009E3">
        <w:rPr>
          <w:rFonts w:ascii="Courier New" w:hAnsi="Courier New" w:cs="Courier New"/>
          <w:b/>
          <w:bCs/>
          <w:color w:val="000000"/>
          <w:sz w:val="20"/>
          <w:szCs w:val="20"/>
        </w:rPr>
        <w:t xml:space="preserve">        </w:t>
      </w:r>
      <w:r w:rsidRPr="00C009E3">
        <w:rPr>
          <w:rFonts w:ascii="Courier New" w:hAnsi="Courier New" w:cs="Courier New"/>
          <w:color w:val="0000FF"/>
          <w:sz w:val="20"/>
          <w:szCs w:val="20"/>
        </w:rPr>
        <w:t>&lt;name&gt;</w:t>
      </w:r>
      <w:r w:rsidRPr="00C009E3">
        <w:rPr>
          <w:rFonts w:ascii="Courier New" w:hAnsi="Courier New" w:cs="Courier New"/>
          <w:b/>
          <w:bCs/>
          <w:color w:val="000000"/>
          <w:sz w:val="20"/>
          <w:szCs w:val="20"/>
        </w:rPr>
        <w:t>Tên hóa đơn</w:t>
      </w:r>
      <w:r w:rsidRPr="00C009E3">
        <w:rPr>
          <w:rFonts w:ascii="Courier New" w:hAnsi="Courier New" w:cs="Courier New"/>
          <w:color w:val="0000FF"/>
          <w:sz w:val="20"/>
          <w:szCs w:val="20"/>
        </w:rPr>
        <w:t>&lt;/name&gt;</w:t>
      </w:r>
    </w:p>
    <w:p w14:paraId="4522CF01" w14:textId="77777777" w:rsidR="009D1437" w:rsidRPr="00C009E3" w:rsidRDefault="009D1437" w:rsidP="009D1437">
      <w:pPr>
        <w:shd w:val="clear" w:color="auto" w:fill="FFFFFF"/>
        <w:rPr>
          <w:rFonts w:ascii="Courier New" w:hAnsi="Courier New" w:cs="Courier New"/>
          <w:b/>
          <w:bCs/>
          <w:color w:val="000000"/>
          <w:sz w:val="20"/>
          <w:szCs w:val="20"/>
        </w:rPr>
      </w:pPr>
      <w:r w:rsidRPr="00C009E3">
        <w:rPr>
          <w:rFonts w:ascii="Courier New" w:hAnsi="Courier New" w:cs="Courier New"/>
          <w:b/>
          <w:bCs/>
          <w:color w:val="000000"/>
          <w:sz w:val="20"/>
          <w:szCs w:val="20"/>
        </w:rPr>
        <w:t xml:space="preserve">        </w:t>
      </w:r>
      <w:r w:rsidRPr="00C009E3">
        <w:rPr>
          <w:rFonts w:ascii="Courier New" w:hAnsi="Courier New" w:cs="Courier New"/>
          <w:color w:val="0000FF"/>
          <w:sz w:val="20"/>
          <w:szCs w:val="20"/>
        </w:rPr>
        <w:t>&lt;publishDate&gt;</w:t>
      </w:r>
      <w:r w:rsidRPr="00C009E3">
        <w:rPr>
          <w:rFonts w:ascii="Courier New" w:hAnsi="Courier New" w:cs="Courier New"/>
          <w:b/>
          <w:bCs/>
          <w:color w:val="000000"/>
          <w:sz w:val="20"/>
          <w:szCs w:val="20"/>
        </w:rPr>
        <w:t>Ngày phát hành hóa đơn</w:t>
      </w:r>
      <w:r w:rsidRPr="00C009E3">
        <w:rPr>
          <w:rFonts w:ascii="Courier New" w:hAnsi="Courier New" w:cs="Courier New"/>
          <w:color w:val="0000FF"/>
          <w:sz w:val="20"/>
          <w:szCs w:val="20"/>
        </w:rPr>
        <w:t>&lt;/publishDate&gt;</w:t>
      </w:r>
    </w:p>
    <w:p w14:paraId="636C256A" w14:textId="77777777" w:rsidR="009D1437" w:rsidRPr="00C009E3" w:rsidRDefault="009D1437" w:rsidP="009D1437">
      <w:pPr>
        <w:shd w:val="clear" w:color="auto" w:fill="FFFFFF"/>
        <w:rPr>
          <w:rFonts w:ascii="Courier New" w:hAnsi="Courier New" w:cs="Courier New"/>
          <w:b/>
          <w:bCs/>
          <w:color w:val="000000"/>
          <w:sz w:val="20"/>
          <w:szCs w:val="20"/>
        </w:rPr>
      </w:pPr>
      <w:r w:rsidRPr="00C009E3">
        <w:rPr>
          <w:rFonts w:ascii="Courier New" w:hAnsi="Courier New" w:cs="Courier New"/>
          <w:b/>
          <w:bCs/>
          <w:color w:val="000000"/>
          <w:sz w:val="20"/>
          <w:szCs w:val="20"/>
        </w:rPr>
        <w:t xml:space="preserve">        </w:t>
      </w:r>
      <w:r w:rsidRPr="00C009E3">
        <w:rPr>
          <w:rFonts w:ascii="Courier New" w:hAnsi="Courier New" w:cs="Courier New"/>
          <w:color w:val="0000FF"/>
          <w:sz w:val="20"/>
          <w:szCs w:val="20"/>
        </w:rPr>
        <w:t>&lt;signStatus&gt;</w:t>
      </w:r>
      <w:r w:rsidRPr="00C009E3">
        <w:rPr>
          <w:rFonts w:ascii="Courier New" w:hAnsi="Courier New" w:cs="Courier New"/>
          <w:b/>
          <w:bCs/>
          <w:color w:val="000000"/>
          <w:sz w:val="20"/>
          <w:szCs w:val="20"/>
        </w:rPr>
        <w:t>Trạng thái kí khách hàng</w:t>
      </w:r>
      <w:r w:rsidRPr="00C009E3">
        <w:rPr>
          <w:rFonts w:ascii="Courier New" w:hAnsi="Courier New" w:cs="Courier New"/>
          <w:color w:val="0000FF"/>
          <w:sz w:val="20"/>
          <w:szCs w:val="20"/>
        </w:rPr>
        <w:t>&lt;/signStatus&gt;</w:t>
      </w:r>
    </w:p>
    <w:p w14:paraId="46E43B5C" w14:textId="77777777" w:rsidR="009D1437" w:rsidRPr="00C009E3" w:rsidRDefault="009D1437" w:rsidP="009D1437">
      <w:pPr>
        <w:shd w:val="clear" w:color="auto" w:fill="FFFFFF"/>
        <w:rPr>
          <w:rFonts w:ascii="Courier New" w:hAnsi="Courier New" w:cs="Courier New"/>
          <w:b/>
          <w:bCs/>
          <w:color w:val="000000"/>
          <w:sz w:val="20"/>
          <w:szCs w:val="20"/>
        </w:rPr>
      </w:pPr>
      <w:r w:rsidRPr="00C009E3">
        <w:rPr>
          <w:rFonts w:ascii="Courier New" w:hAnsi="Courier New" w:cs="Courier New"/>
          <w:b/>
          <w:bCs/>
          <w:color w:val="000000"/>
          <w:sz w:val="20"/>
          <w:szCs w:val="20"/>
        </w:rPr>
        <w:t xml:space="preserve">        </w:t>
      </w:r>
      <w:r w:rsidRPr="00C009E3">
        <w:rPr>
          <w:rFonts w:ascii="Courier New" w:hAnsi="Courier New" w:cs="Courier New"/>
          <w:color w:val="0000FF"/>
          <w:sz w:val="20"/>
          <w:szCs w:val="20"/>
        </w:rPr>
        <w:t>&lt;total&gt;</w:t>
      </w:r>
      <w:r w:rsidRPr="00C009E3">
        <w:rPr>
          <w:rFonts w:ascii="Courier New" w:hAnsi="Courier New" w:cs="Courier New"/>
          <w:b/>
          <w:bCs/>
          <w:color w:val="000000"/>
          <w:sz w:val="20"/>
          <w:szCs w:val="20"/>
        </w:rPr>
        <w:t>Tổng tiền trước thuế</w:t>
      </w:r>
      <w:r w:rsidRPr="00C009E3">
        <w:rPr>
          <w:rFonts w:ascii="Courier New" w:hAnsi="Courier New" w:cs="Courier New"/>
          <w:color w:val="0000FF"/>
          <w:sz w:val="20"/>
          <w:szCs w:val="20"/>
        </w:rPr>
        <w:t>&lt;/total&gt;</w:t>
      </w:r>
    </w:p>
    <w:p w14:paraId="3CC608D2" w14:textId="77777777" w:rsidR="009D1437" w:rsidRPr="00C009E3" w:rsidRDefault="009D1437" w:rsidP="009D1437">
      <w:pPr>
        <w:shd w:val="clear" w:color="auto" w:fill="FFFFFF"/>
        <w:rPr>
          <w:rFonts w:ascii="Courier New" w:hAnsi="Courier New" w:cs="Courier New"/>
          <w:b/>
          <w:bCs/>
          <w:color w:val="000000"/>
          <w:sz w:val="20"/>
          <w:szCs w:val="20"/>
        </w:rPr>
      </w:pPr>
      <w:r w:rsidRPr="00C009E3">
        <w:rPr>
          <w:rFonts w:ascii="Courier New" w:hAnsi="Courier New" w:cs="Courier New"/>
          <w:b/>
          <w:bCs/>
          <w:color w:val="000000"/>
          <w:sz w:val="20"/>
          <w:szCs w:val="20"/>
        </w:rPr>
        <w:t xml:space="preserve">        </w:t>
      </w:r>
      <w:r w:rsidRPr="00C009E3">
        <w:rPr>
          <w:rFonts w:ascii="Courier New" w:hAnsi="Courier New" w:cs="Courier New"/>
          <w:color w:val="0000FF"/>
          <w:sz w:val="20"/>
          <w:szCs w:val="20"/>
        </w:rPr>
        <w:t>&lt;amount&gt;</w:t>
      </w:r>
      <w:r w:rsidRPr="00C009E3">
        <w:rPr>
          <w:rFonts w:ascii="Courier New" w:hAnsi="Courier New" w:cs="Courier New"/>
          <w:b/>
          <w:bCs/>
          <w:color w:val="000000"/>
          <w:sz w:val="20"/>
          <w:szCs w:val="20"/>
        </w:rPr>
        <w:t xml:space="preserve">Tổng tiền của hóa đơn </w:t>
      </w:r>
      <w:r w:rsidRPr="00C009E3">
        <w:rPr>
          <w:rFonts w:ascii="Courier New" w:hAnsi="Courier New" w:cs="Courier New"/>
          <w:color w:val="0000FF"/>
          <w:sz w:val="20"/>
          <w:szCs w:val="20"/>
        </w:rPr>
        <w:t>&lt;/amount&gt;</w:t>
      </w:r>
    </w:p>
    <w:p w14:paraId="144D364F" w14:textId="77777777" w:rsidR="009D1437" w:rsidRPr="00C009E3" w:rsidRDefault="009D1437" w:rsidP="009D1437">
      <w:pPr>
        <w:shd w:val="clear" w:color="auto" w:fill="FFFFFF"/>
        <w:rPr>
          <w:rFonts w:ascii="Courier New" w:hAnsi="Courier New" w:cs="Courier New"/>
          <w:b/>
          <w:bCs/>
          <w:color w:val="000000"/>
          <w:sz w:val="20"/>
          <w:szCs w:val="20"/>
        </w:rPr>
      </w:pPr>
      <w:r w:rsidRPr="00C009E3">
        <w:rPr>
          <w:rFonts w:ascii="Courier New" w:hAnsi="Courier New" w:cs="Courier New"/>
          <w:b/>
          <w:bCs/>
          <w:color w:val="000000"/>
          <w:sz w:val="20"/>
          <w:szCs w:val="20"/>
        </w:rPr>
        <w:t xml:space="preserve">        </w:t>
      </w:r>
      <w:r w:rsidRPr="00C009E3">
        <w:rPr>
          <w:rFonts w:ascii="Courier New" w:hAnsi="Courier New" w:cs="Courier New"/>
          <w:color w:val="0000FF"/>
          <w:sz w:val="20"/>
          <w:szCs w:val="20"/>
        </w:rPr>
        <w:t>&lt;pattern&gt;</w:t>
      </w:r>
      <w:r w:rsidRPr="00C009E3">
        <w:rPr>
          <w:rFonts w:ascii="Courier New" w:hAnsi="Courier New" w:cs="Courier New"/>
          <w:b/>
          <w:bCs/>
          <w:color w:val="000000"/>
          <w:sz w:val="20"/>
          <w:szCs w:val="20"/>
        </w:rPr>
        <w:t>Mẫu hóa đơn</w:t>
      </w:r>
      <w:r w:rsidRPr="00C009E3">
        <w:rPr>
          <w:rFonts w:ascii="Courier New" w:hAnsi="Courier New" w:cs="Courier New"/>
          <w:color w:val="0000FF"/>
          <w:sz w:val="20"/>
          <w:szCs w:val="20"/>
        </w:rPr>
        <w:t>&lt;pattern&gt;</w:t>
      </w:r>
    </w:p>
    <w:p w14:paraId="71293C41" w14:textId="77777777" w:rsidR="009D1437" w:rsidRPr="00C009E3" w:rsidRDefault="009D1437" w:rsidP="009D1437">
      <w:pPr>
        <w:shd w:val="clear" w:color="auto" w:fill="FFFFFF"/>
        <w:rPr>
          <w:rFonts w:ascii="Courier New" w:hAnsi="Courier New" w:cs="Courier New"/>
          <w:b/>
          <w:bCs/>
          <w:color w:val="000000"/>
          <w:sz w:val="20"/>
          <w:szCs w:val="20"/>
        </w:rPr>
      </w:pPr>
      <w:r w:rsidRPr="00C009E3">
        <w:rPr>
          <w:rFonts w:ascii="Courier New" w:hAnsi="Courier New" w:cs="Courier New"/>
          <w:b/>
          <w:bCs/>
          <w:color w:val="000000"/>
          <w:sz w:val="20"/>
          <w:szCs w:val="20"/>
        </w:rPr>
        <w:t xml:space="preserve">        </w:t>
      </w:r>
      <w:r w:rsidRPr="00C009E3">
        <w:rPr>
          <w:rFonts w:ascii="Courier New" w:hAnsi="Courier New" w:cs="Courier New"/>
          <w:color w:val="0000FF"/>
          <w:sz w:val="20"/>
          <w:szCs w:val="20"/>
        </w:rPr>
        <w:t>&lt;serial&gt;</w:t>
      </w:r>
      <w:r w:rsidRPr="00C009E3">
        <w:rPr>
          <w:rFonts w:ascii="Courier New" w:hAnsi="Courier New" w:cs="Courier New"/>
          <w:b/>
          <w:bCs/>
          <w:color w:val="000000"/>
          <w:sz w:val="20"/>
          <w:szCs w:val="20"/>
        </w:rPr>
        <w:t>Serial hóa đơn</w:t>
      </w:r>
      <w:r w:rsidRPr="00C009E3">
        <w:rPr>
          <w:rFonts w:ascii="Courier New" w:hAnsi="Courier New" w:cs="Courier New"/>
          <w:color w:val="0000FF"/>
          <w:sz w:val="20"/>
          <w:szCs w:val="20"/>
        </w:rPr>
        <w:t>&lt;/serial&gt;</w:t>
      </w:r>
    </w:p>
    <w:p w14:paraId="55F9755C" w14:textId="77777777" w:rsidR="009D1437" w:rsidRPr="00C009E3" w:rsidRDefault="009D1437" w:rsidP="009D1437">
      <w:pPr>
        <w:shd w:val="clear" w:color="auto" w:fill="FFFFFF"/>
        <w:rPr>
          <w:rFonts w:ascii="Courier New" w:hAnsi="Courier New" w:cs="Courier New"/>
          <w:b/>
          <w:bCs/>
          <w:color w:val="000000"/>
          <w:sz w:val="20"/>
          <w:szCs w:val="20"/>
        </w:rPr>
      </w:pPr>
      <w:r w:rsidRPr="00C009E3">
        <w:rPr>
          <w:rFonts w:ascii="Courier New" w:hAnsi="Courier New" w:cs="Courier New"/>
          <w:b/>
          <w:bCs/>
          <w:color w:val="000000"/>
          <w:sz w:val="20"/>
          <w:szCs w:val="20"/>
        </w:rPr>
        <w:t xml:space="preserve">        </w:t>
      </w:r>
      <w:r w:rsidRPr="00C009E3">
        <w:rPr>
          <w:rFonts w:ascii="Courier New" w:hAnsi="Courier New" w:cs="Courier New"/>
          <w:color w:val="0000FF"/>
          <w:sz w:val="20"/>
          <w:szCs w:val="20"/>
        </w:rPr>
        <w:t>&lt;invNum&gt;</w:t>
      </w:r>
      <w:r w:rsidRPr="00C009E3">
        <w:rPr>
          <w:rFonts w:ascii="Courier New" w:hAnsi="Courier New" w:cs="Courier New"/>
          <w:b/>
          <w:bCs/>
          <w:color w:val="000000"/>
          <w:sz w:val="20"/>
          <w:szCs w:val="20"/>
        </w:rPr>
        <w:t>Số hóa đơn</w:t>
      </w:r>
      <w:r w:rsidRPr="00C009E3">
        <w:rPr>
          <w:rFonts w:ascii="Courier New" w:hAnsi="Courier New" w:cs="Courier New"/>
          <w:color w:val="0000FF"/>
          <w:sz w:val="20"/>
          <w:szCs w:val="20"/>
        </w:rPr>
        <w:t>&lt;/invNum&gt;</w:t>
      </w:r>
    </w:p>
    <w:p w14:paraId="5E182C0D" w14:textId="77777777" w:rsidR="009D1437" w:rsidRPr="00C009E3" w:rsidRDefault="009D1437" w:rsidP="009D1437">
      <w:pPr>
        <w:shd w:val="clear" w:color="auto" w:fill="FFFFFF"/>
        <w:rPr>
          <w:rFonts w:ascii="Courier New" w:hAnsi="Courier New" w:cs="Courier New"/>
          <w:b/>
          <w:bCs/>
          <w:color w:val="000000"/>
          <w:sz w:val="20"/>
          <w:szCs w:val="20"/>
        </w:rPr>
      </w:pPr>
      <w:r w:rsidRPr="00C009E3">
        <w:rPr>
          <w:rFonts w:ascii="Courier New" w:hAnsi="Courier New" w:cs="Courier New"/>
          <w:b/>
          <w:bCs/>
          <w:color w:val="000000"/>
          <w:sz w:val="20"/>
          <w:szCs w:val="20"/>
        </w:rPr>
        <w:t xml:space="preserve">        </w:t>
      </w:r>
      <w:r w:rsidRPr="00C009E3">
        <w:rPr>
          <w:rFonts w:ascii="Courier New" w:hAnsi="Courier New" w:cs="Courier New"/>
          <w:color w:val="0000FF"/>
          <w:sz w:val="20"/>
          <w:szCs w:val="20"/>
        </w:rPr>
        <w:t>&lt;status&gt;</w:t>
      </w:r>
      <w:r w:rsidRPr="00C009E3">
        <w:rPr>
          <w:rFonts w:ascii="Courier New" w:hAnsi="Courier New" w:cs="Courier New"/>
          <w:b/>
          <w:bCs/>
          <w:color w:val="000000"/>
          <w:sz w:val="20"/>
          <w:szCs w:val="20"/>
        </w:rPr>
        <w:t>Trạng thái hóa đơn</w:t>
      </w:r>
      <w:r w:rsidRPr="00C009E3">
        <w:rPr>
          <w:rFonts w:ascii="Courier New" w:hAnsi="Courier New" w:cs="Courier New"/>
          <w:color w:val="0000FF"/>
          <w:sz w:val="20"/>
          <w:szCs w:val="20"/>
        </w:rPr>
        <w:t>&lt;/status&gt;</w:t>
      </w:r>
    </w:p>
    <w:p w14:paraId="605EE28F" w14:textId="77777777" w:rsidR="009D1437" w:rsidRPr="00C009E3" w:rsidRDefault="009D1437" w:rsidP="009D1437">
      <w:pPr>
        <w:shd w:val="clear" w:color="auto" w:fill="FFFFFF"/>
        <w:rPr>
          <w:rFonts w:ascii="Courier New" w:hAnsi="Courier New" w:cs="Courier New"/>
          <w:b/>
          <w:bCs/>
          <w:color w:val="000000"/>
          <w:sz w:val="20"/>
          <w:szCs w:val="20"/>
        </w:rPr>
      </w:pPr>
      <w:r w:rsidRPr="00C009E3">
        <w:rPr>
          <w:rFonts w:ascii="Courier New" w:hAnsi="Courier New" w:cs="Courier New"/>
          <w:b/>
          <w:bCs/>
          <w:color w:val="000000"/>
          <w:sz w:val="20"/>
          <w:szCs w:val="20"/>
        </w:rPr>
        <w:t xml:space="preserve">        </w:t>
      </w:r>
      <w:r w:rsidRPr="00C009E3">
        <w:rPr>
          <w:rFonts w:ascii="Courier New" w:hAnsi="Courier New" w:cs="Courier New"/>
          <w:color w:val="0000FF"/>
          <w:sz w:val="20"/>
          <w:szCs w:val="20"/>
        </w:rPr>
        <w:t>&lt;cusname&gt;</w:t>
      </w:r>
      <w:r w:rsidRPr="00C009E3">
        <w:rPr>
          <w:rFonts w:ascii="Courier New" w:hAnsi="Courier New" w:cs="Courier New"/>
          <w:b/>
          <w:bCs/>
          <w:color w:val="000000"/>
          <w:sz w:val="20"/>
          <w:szCs w:val="20"/>
        </w:rPr>
        <w:t>Tên người mua hàng</w:t>
      </w:r>
      <w:r w:rsidRPr="00C009E3">
        <w:rPr>
          <w:rFonts w:ascii="Courier New" w:hAnsi="Courier New" w:cs="Courier New"/>
          <w:color w:val="0000FF"/>
          <w:sz w:val="20"/>
          <w:szCs w:val="20"/>
        </w:rPr>
        <w:t>&lt;/cusname&gt;</w:t>
      </w:r>
    </w:p>
    <w:p w14:paraId="3326811C" w14:textId="77777777" w:rsidR="009D1437" w:rsidRPr="00C009E3" w:rsidRDefault="009D1437" w:rsidP="009D1437">
      <w:pPr>
        <w:shd w:val="clear" w:color="auto" w:fill="FFFFFF"/>
        <w:rPr>
          <w:rFonts w:ascii="Courier New" w:hAnsi="Courier New" w:cs="Courier New"/>
          <w:b/>
          <w:bCs/>
          <w:color w:val="000000"/>
          <w:sz w:val="20"/>
          <w:szCs w:val="20"/>
        </w:rPr>
      </w:pPr>
      <w:r w:rsidRPr="00C009E3">
        <w:rPr>
          <w:rFonts w:ascii="Courier New" w:hAnsi="Courier New" w:cs="Courier New"/>
          <w:b/>
          <w:bCs/>
          <w:color w:val="000000"/>
          <w:sz w:val="20"/>
          <w:szCs w:val="20"/>
        </w:rPr>
        <w:t xml:space="preserve">        </w:t>
      </w:r>
      <w:r w:rsidRPr="00C009E3">
        <w:rPr>
          <w:rFonts w:ascii="Courier New" w:hAnsi="Courier New" w:cs="Courier New"/>
          <w:color w:val="0000FF"/>
          <w:sz w:val="20"/>
          <w:szCs w:val="20"/>
        </w:rPr>
        <w:t>&lt;payment&gt;</w:t>
      </w:r>
      <w:r w:rsidRPr="00C009E3">
        <w:rPr>
          <w:rFonts w:ascii="Courier New" w:hAnsi="Courier New" w:cs="Courier New"/>
          <w:b/>
          <w:bCs/>
          <w:color w:val="000000"/>
          <w:sz w:val="20"/>
          <w:szCs w:val="20"/>
        </w:rPr>
        <w:t>Trạng thái thanh toán</w:t>
      </w:r>
      <w:r w:rsidRPr="00C009E3">
        <w:rPr>
          <w:rFonts w:ascii="Courier New" w:hAnsi="Courier New" w:cs="Courier New"/>
          <w:color w:val="0000FF"/>
          <w:sz w:val="20"/>
          <w:szCs w:val="20"/>
        </w:rPr>
        <w:t>&lt;/payment</w:t>
      </w:r>
      <w:r w:rsidRPr="00C009E3">
        <w:rPr>
          <w:rFonts w:ascii="Courier New" w:hAnsi="Courier New" w:cs="Courier New"/>
          <w:color w:val="000000"/>
          <w:sz w:val="20"/>
          <w:szCs w:val="20"/>
        </w:rPr>
        <w:t xml:space="preserve"> </w:t>
      </w:r>
      <w:r w:rsidRPr="00C009E3">
        <w:rPr>
          <w:rFonts w:ascii="Courier New" w:hAnsi="Courier New" w:cs="Courier New"/>
          <w:color w:val="0000FF"/>
          <w:sz w:val="20"/>
          <w:szCs w:val="20"/>
        </w:rPr>
        <w:t>&gt;</w:t>
      </w:r>
    </w:p>
    <w:p w14:paraId="6733DDFF" w14:textId="77777777" w:rsidR="009D1437" w:rsidRPr="00C009E3" w:rsidRDefault="009D1437" w:rsidP="009D1437">
      <w:pPr>
        <w:shd w:val="clear" w:color="auto" w:fill="FFFFFF"/>
        <w:rPr>
          <w:rFonts w:ascii="Courier New" w:hAnsi="Courier New" w:cs="Courier New"/>
          <w:b/>
          <w:bCs/>
          <w:color w:val="000000"/>
          <w:sz w:val="20"/>
          <w:szCs w:val="20"/>
        </w:rPr>
      </w:pPr>
      <w:r w:rsidRPr="00C009E3">
        <w:rPr>
          <w:rFonts w:ascii="Courier New" w:hAnsi="Courier New" w:cs="Courier New"/>
          <w:b/>
          <w:bCs/>
          <w:color w:val="000000"/>
          <w:sz w:val="20"/>
          <w:szCs w:val="20"/>
        </w:rPr>
        <w:t xml:space="preserve">    </w:t>
      </w:r>
      <w:r w:rsidRPr="00C009E3">
        <w:rPr>
          <w:rFonts w:ascii="Courier New" w:hAnsi="Courier New" w:cs="Courier New"/>
          <w:color w:val="0000FF"/>
          <w:sz w:val="20"/>
          <w:szCs w:val="20"/>
        </w:rPr>
        <w:t>&lt;/Item</w:t>
      </w:r>
      <w:r w:rsidRPr="00C009E3">
        <w:rPr>
          <w:rFonts w:ascii="Courier New" w:hAnsi="Courier New" w:cs="Courier New"/>
          <w:color w:val="000000"/>
          <w:sz w:val="20"/>
          <w:szCs w:val="20"/>
        </w:rPr>
        <w:t xml:space="preserve"> </w:t>
      </w:r>
      <w:r w:rsidRPr="00C009E3">
        <w:rPr>
          <w:rFonts w:ascii="Courier New" w:hAnsi="Courier New" w:cs="Courier New"/>
          <w:color w:val="0000FF"/>
          <w:sz w:val="20"/>
          <w:szCs w:val="20"/>
        </w:rPr>
        <w:t>&gt;</w:t>
      </w:r>
    </w:p>
    <w:p w14:paraId="4BD85CC6" w14:textId="77777777" w:rsidR="009D1437" w:rsidRPr="00C009E3" w:rsidRDefault="009D1437" w:rsidP="009D1437">
      <w:pPr>
        <w:shd w:val="clear" w:color="auto" w:fill="FFFFFF"/>
        <w:rPr>
          <w:rFonts w:ascii="Courier New" w:hAnsi="Courier New" w:cs="Courier New"/>
          <w:b/>
          <w:bCs/>
          <w:color w:val="000000"/>
          <w:sz w:val="20"/>
          <w:szCs w:val="20"/>
        </w:rPr>
      </w:pPr>
      <w:r w:rsidRPr="00C009E3">
        <w:rPr>
          <w:rFonts w:ascii="Courier New" w:hAnsi="Courier New" w:cs="Courier New"/>
          <w:b/>
          <w:bCs/>
          <w:color w:val="000000"/>
          <w:sz w:val="20"/>
          <w:szCs w:val="20"/>
        </w:rPr>
        <w:t xml:space="preserve">    </w:t>
      </w:r>
      <w:r w:rsidRPr="00C009E3">
        <w:rPr>
          <w:rFonts w:ascii="Courier New" w:hAnsi="Courier New" w:cs="Courier New"/>
          <w:color w:val="0000FF"/>
          <w:sz w:val="20"/>
          <w:szCs w:val="20"/>
        </w:rPr>
        <w:t>&lt;Item</w:t>
      </w:r>
      <w:r w:rsidRPr="00C009E3">
        <w:rPr>
          <w:rFonts w:ascii="Courier New" w:hAnsi="Courier New" w:cs="Courier New"/>
          <w:color w:val="000000"/>
          <w:sz w:val="20"/>
          <w:szCs w:val="20"/>
        </w:rPr>
        <w:t xml:space="preserve"> </w:t>
      </w:r>
      <w:r w:rsidRPr="00C009E3">
        <w:rPr>
          <w:rFonts w:ascii="Courier New" w:hAnsi="Courier New" w:cs="Courier New"/>
          <w:color w:val="0000FF"/>
          <w:sz w:val="20"/>
          <w:szCs w:val="20"/>
        </w:rPr>
        <w:t>&gt;</w:t>
      </w:r>
      <w:r>
        <w:rPr>
          <w:rFonts w:ascii="Courier New" w:hAnsi="Courier New" w:cs="Courier New"/>
          <w:color w:val="0000FF"/>
          <w:sz w:val="20"/>
          <w:szCs w:val="20"/>
        </w:rPr>
        <w:t>…</w:t>
      </w:r>
      <w:r w:rsidRPr="00C009E3">
        <w:rPr>
          <w:rFonts w:ascii="Courier New" w:hAnsi="Courier New" w:cs="Courier New"/>
          <w:color w:val="0000FF"/>
          <w:sz w:val="20"/>
          <w:szCs w:val="20"/>
        </w:rPr>
        <w:t>&lt;/Item</w:t>
      </w:r>
      <w:r w:rsidRPr="00C009E3">
        <w:rPr>
          <w:rFonts w:ascii="Courier New" w:hAnsi="Courier New" w:cs="Courier New"/>
          <w:color w:val="000000"/>
          <w:sz w:val="20"/>
          <w:szCs w:val="20"/>
        </w:rPr>
        <w:t xml:space="preserve"> </w:t>
      </w:r>
      <w:r w:rsidRPr="00C009E3">
        <w:rPr>
          <w:rFonts w:ascii="Courier New" w:hAnsi="Courier New" w:cs="Courier New"/>
          <w:color w:val="0000FF"/>
          <w:sz w:val="20"/>
          <w:szCs w:val="20"/>
        </w:rPr>
        <w:t>&gt;</w:t>
      </w:r>
      <w:r>
        <w:rPr>
          <w:rFonts w:ascii="Courier New" w:hAnsi="Courier New" w:cs="Courier New"/>
          <w:b/>
          <w:bCs/>
          <w:color w:val="000000"/>
          <w:sz w:val="20"/>
          <w:szCs w:val="20"/>
        </w:rPr>
        <w:t xml:space="preserve"> //</w:t>
      </w:r>
      <w:r w:rsidRPr="00C009E3">
        <w:rPr>
          <w:rFonts w:ascii="Courier New" w:hAnsi="Courier New" w:cs="Courier New"/>
          <w:b/>
          <w:bCs/>
          <w:color w:val="000000"/>
          <w:sz w:val="20"/>
          <w:szCs w:val="20"/>
        </w:rPr>
        <w:t>Hóa đơn khác</w:t>
      </w:r>
    </w:p>
    <w:p w14:paraId="466BE94D" w14:textId="77777777" w:rsidR="009D1437" w:rsidRPr="00C009E3" w:rsidRDefault="009D1437" w:rsidP="009D1437">
      <w:pPr>
        <w:shd w:val="clear" w:color="auto" w:fill="FFFFFF"/>
        <w:rPr>
          <w:rFonts w:ascii="Courier New" w:hAnsi="Courier New" w:cs="Courier New"/>
          <w:b/>
          <w:bCs/>
          <w:color w:val="000000"/>
          <w:sz w:val="20"/>
          <w:szCs w:val="20"/>
        </w:rPr>
      </w:pPr>
      <w:r w:rsidRPr="00C009E3">
        <w:rPr>
          <w:rFonts w:ascii="Courier New" w:hAnsi="Courier New" w:cs="Courier New"/>
          <w:color w:val="0000FF"/>
          <w:sz w:val="20"/>
          <w:szCs w:val="20"/>
        </w:rPr>
        <w:t>&lt;/Data&gt;</w:t>
      </w:r>
    </w:p>
    <w:p w14:paraId="34E212DA" w14:textId="77777777" w:rsidR="009D1437" w:rsidRDefault="009D1437" w:rsidP="00480762">
      <w:pPr>
        <w:pStyle w:val="Heading3"/>
      </w:pPr>
      <w:bookmarkStart w:id="43" w:name="_Toc198045280"/>
      <w:r>
        <w:t>Tìm kiếm hóa đơn theo khách hàng</w:t>
      </w:r>
      <w:bookmarkEnd w:id="43"/>
    </w:p>
    <w:p w14:paraId="5FFA13E7" w14:textId="77777777" w:rsidR="009D1437" w:rsidRDefault="009D1437" w:rsidP="009D1437">
      <w:r>
        <w:t>URL</w:t>
      </w:r>
    </w:p>
    <w:p w14:paraId="17DA758A" w14:textId="77777777" w:rsidR="009D1437" w:rsidRDefault="009D1437" w:rsidP="009D1437">
      <w:pPr>
        <w:ind w:firstLine="720"/>
      </w:pPr>
      <w:r>
        <w:t>s</w:t>
      </w:r>
      <w:r w:rsidRPr="004A4DD9">
        <w:t xml:space="preserve">tring </w:t>
      </w:r>
      <w:r w:rsidRPr="004A4DD9">
        <w:rPr>
          <w:b/>
        </w:rPr>
        <w:t>listInvByCus</w:t>
      </w:r>
      <w:r w:rsidRPr="004A4DD9">
        <w:t>(string cusCode, string fromDate, string toDate, string userName, string userPass)</w:t>
      </w:r>
    </w:p>
    <w:p w14:paraId="32DBE2D6" w14:textId="77777777" w:rsidR="009D1437" w:rsidRPr="004A4DD9" w:rsidRDefault="009D1437" w:rsidP="009D1437">
      <w:pPr>
        <w:ind w:firstLine="720"/>
      </w:pPr>
    </w:p>
    <w:p w14:paraId="3899EBF5" w14:textId="77777777" w:rsidR="009D1437" w:rsidRPr="00593BE8" w:rsidRDefault="009D1437" w:rsidP="009D1437">
      <w:pPr>
        <w:pStyle w:val="N"/>
      </w:pPr>
      <w:r w:rsidRPr="00593BE8">
        <w:t>DESCRIPTION</w:t>
      </w:r>
    </w:p>
    <w:p w14:paraId="03FDE309" w14:textId="77777777" w:rsidR="009D1437" w:rsidRDefault="009D1437" w:rsidP="009D1437">
      <w:pPr>
        <w:pStyle w:val="N"/>
      </w:pPr>
      <w:r>
        <w:tab/>
        <w:t>Đây là web service cho phép trả về thông tin cơ bản của hóa đơn dạng chuỗi xml theo fkey truyền vào</w:t>
      </w:r>
    </w:p>
    <w:p w14:paraId="3DFB7941" w14:textId="77777777" w:rsidR="009D1437" w:rsidRPr="00007702" w:rsidRDefault="009D1437" w:rsidP="009D1437">
      <w:pPr>
        <w:pStyle w:val="N"/>
      </w:pPr>
      <w:r w:rsidRPr="00663B3E">
        <w:t>HTTP METHOD</w:t>
      </w:r>
    </w:p>
    <w:p w14:paraId="73679A29" w14:textId="77777777" w:rsidR="009D1437" w:rsidRPr="00007702" w:rsidRDefault="009D1437" w:rsidP="009D1437">
      <w:pPr>
        <w:pStyle w:val="N"/>
        <w:rPr>
          <w:b/>
        </w:rPr>
      </w:pPr>
      <w:r>
        <w:tab/>
      </w:r>
      <w:r w:rsidRPr="00610AFD">
        <w:t>POST</w:t>
      </w:r>
    </w:p>
    <w:p w14:paraId="68921825" w14:textId="77777777" w:rsidR="009D1437" w:rsidRPr="00610AFD" w:rsidRDefault="009D1437" w:rsidP="009D1437">
      <w:pPr>
        <w:pStyle w:val="N"/>
      </w:pPr>
      <w:r w:rsidRPr="00610AFD">
        <w:t>REQUEST BODY</w:t>
      </w:r>
    </w:p>
    <w:p w14:paraId="47B52A05" w14:textId="77777777" w:rsidR="009D1437" w:rsidRPr="004A4DD9" w:rsidRDefault="009D1437" w:rsidP="009D1437">
      <w:pPr>
        <w:pStyle w:val="ListParagraph"/>
        <w:numPr>
          <w:ilvl w:val="0"/>
          <w:numId w:val="9"/>
        </w:numPr>
        <w:spacing w:after="0" w:line="360" w:lineRule="auto"/>
        <w:ind w:left="1080"/>
        <w:jc w:val="both"/>
        <w:rPr>
          <w:u w:val="single"/>
        </w:rPr>
      </w:pPr>
      <w:r w:rsidRPr="004A4DD9">
        <w:rPr>
          <w:b/>
        </w:rPr>
        <w:t>cusCode</w:t>
      </w:r>
      <w:r w:rsidRPr="004A4DD9">
        <w:rPr>
          <w:rFonts w:eastAsia="Consolas"/>
        </w:rPr>
        <w:t>*</w:t>
      </w:r>
      <w:r w:rsidRPr="004A4DD9">
        <w:t xml:space="preserve">: Mã đơn vị cần lấy hóa đơn về </w:t>
      </w:r>
    </w:p>
    <w:p w14:paraId="0C19CED9" w14:textId="77777777" w:rsidR="009D1437" w:rsidRPr="004A4DD9" w:rsidRDefault="009D1437" w:rsidP="009D1437">
      <w:pPr>
        <w:pStyle w:val="ListParagraph"/>
        <w:numPr>
          <w:ilvl w:val="0"/>
          <w:numId w:val="9"/>
        </w:numPr>
        <w:spacing w:after="0" w:line="360" w:lineRule="auto"/>
        <w:ind w:left="1080"/>
        <w:jc w:val="both"/>
        <w:rPr>
          <w:b/>
          <w:u w:val="single"/>
        </w:rPr>
      </w:pPr>
      <w:r w:rsidRPr="004A4DD9">
        <w:rPr>
          <w:b/>
        </w:rPr>
        <w:t xml:space="preserve">fromDate: </w:t>
      </w:r>
      <w:r w:rsidRPr="004A4DD9">
        <w:t>ngày bắt đầu tìm kiếm. String theo định dạng dd/MM/yyyy  (20/05/2013). Nếu truyền vào null tìm kiếm theo tất cả các ngày</w:t>
      </w:r>
    </w:p>
    <w:p w14:paraId="552103D1" w14:textId="77777777" w:rsidR="009D1437" w:rsidRPr="004A4DD9" w:rsidRDefault="009D1437" w:rsidP="009D1437">
      <w:pPr>
        <w:pStyle w:val="ListParagraph"/>
        <w:numPr>
          <w:ilvl w:val="0"/>
          <w:numId w:val="9"/>
        </w:numPr>
        <w:spacing w:after="0" w:line="360" w:lineRule="auto"/>
        <w:ind w:left="1080"/>
        <w:jc w:val="both"/>
        <w:rPr>
          <w:b/>
          <w:u w:val="single"/>
        </w:rPr>
      </w:pPr>
      <w:r w:rsidRPr="004A4DD9">
        <w:rPr>
          <w:b/>
        </w:rPr>
        <w:t>toDate:</w:t>
      </w:r>
      <w:r w:rsidRPr="004A4DD9">
        <w:t xml:space="preserve"> ngày kết thúc tìm kiếm. String theo định dạng dd/MM/yyyy. Nếu truyền vào null tìm kiếm theo tất cả các ngày</w:t>
      </w:r>
    </w:p>
    <w:p w14:paraId="6E9C5079" w14:textId="77777777" w:rsidR="009D1437" w:rsidRPr="004A4DD9" w:rsidRDefault="009D1437" w:rsidP="009D1437">
      <w:pPr>
        <w:pStyle w:val="ListParagraph"/>
        <w:numPr>
          <w:ilvl w:val="0"/>
          <w:numId w:val="9"/>
        </w:numPr>
        <w:spacing w:after="0" w:line="360" w:lineRule="auto"/>
        <w:ind w:left="1080"/>
        <w:jc w:val="both"/>
        <w:rPr>
          <w:b/>
          <w:u w:val="single"/>
        </w:rPr>
      </w:pPr>
      <w:r w:rsidRPr="004A4DD9">
        <w:rPr>
          <w:b/>
        </w:rPr>
        <w:t>userName/userPass</w:t>
      </w:r>
      <w:r w:rsidRPr="004A4DD9">
        <w:rPr>
          <w:rFonts w:eastAsia="Consolas"/>
        </w:rPr>
        <w:t>*</w:t>
      </w:r>
      <w:r w:rsidRPr="004A4DD9">
        <w:rPr>
          <w:b/>
        </w:rPr>
        <w:t xml:space="preserve">: </w:t>
      </w:r>
      <w:r w:rsidRPr="004A4DD9">
        <w:t>account/password để gọi web services. Do Hệ thống HĐĐT cung cấp.</w:t>
      </w:r>
    </w:p>
    <w:p w14:paraId="7DC83334" w14:textId="77777777" w:rsidR="009D1437" w:rsidRPr="005C559E" w:rsidRDefault="009D1437" w:rsidP="009D1437">
      <w:pPr>
        <w:pStyle w:val="ListParagraph"/>
        <w:spacing w:after="0" w:line="360" w:lineRule="auto"/>
        <w:ind w:left="1080"/>
        <w:jc w:val="both"/>
        <w:rPr>
          <w:rFonts w:eastAsia="Calibri"/>
          <w:b/>
          <w:u w:val="single"/>
        </w:rPr>
      </w:pPr>
    </w:p>
    <w:p w14:paraId="04615ED6" w14:textId="77777777" w:rsidR="009D1437" w:rsidRDefault="009D1437" w:rsidP="009D1437">
      <w:pPr>
        <w:pStyle w:val="N"/>
      </w:pPr>
      <w:r w:rsidRPr="00CA654D">
        <w:lastRenderedPageBreak/>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54EB5139"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267FDE7B"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1286EB01"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5CF2426E" w14:textId="77777777" w:rsidR="009D1437" w:rsidRPr="00660ABB" w:rsidRDefault="009D1437" w:rsidP="00616EC4">
            <w:pPr>
              <w:pStyle w:val="ListParagraph"/>
            </w:pPr>
            <w:r>
              <w:t>Ghi chú</w:t>
            </w:r>
          </w:p>
        </w:tc>
      </w:tr>
      <w:tr w:rsidR="009D1437" w:rsidRPr="00660ABB" w14:paraId="379BEC26" w14:textId="77777777" w:rsidTr="00616EC4">
        <w:tc>
          <w:tcPr>
            <w:tcW w:w="1710" w:type="dxa"/>
            <w:tcBorders>
              <w:top w:val="single" w:sz="4" w:space="0" w:color="2E74B5"/>
              <w:left w:val="single" w:sz="4" w:space="0" w:color="2E74B5"/>
              <w:right w:val="single" w:sz="4" w:space="0" w:color="2E74B5"/>
            </w:tcBorders>
            <w:shd w:val="clear" w:color="auto" w:fill="auto"/>
          </w:tcPr>
          <w:p w14:paraId="6297DAAF"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6AD69C0" w14:textId="77777777" w:rsidR="009D1437" w:rsidRPr="009372AD" w:rsidRDefault="009D1437" w:rsidP="00616EC4">
            <w:pPr>
              <w:pStyle w:val="ListParagraph"/>
              <w:ind w:left="0"/>
              <w:jc w:val="both"/>
            </w:pPr>
            <w:r w:rsidRPr="009372AD">
              <w:t>Tài khoản đăng nhập sai hoặc không có quyề</w:t>
            </w:r>
            <w:r>
              <w:t>n</w:t>
            </w:r>
          </w:p>
        </w:tc>
        <w:tc>
          <w:tcPr>
            <w:tcW w:w="2515" w:type="dxa"/>
            <w:tcBorders>
              <w:top w:val="single" w:sz="4" w:space="0" w:color="2E74B5"/>
              <w:left w:val="single" w:sz="4" w:space="0" w:color="2E74B5"/>
              <w:bottom w:val="single" w:sz="4" w:space="0" w:color="2E74B5"/>
              <w:right w:val="single" w:sz="4" w:space="0" w:color="2E74B5"/>
            </w:tcBorders>
          </w:tcPr>
          <w:p w14:paraId="75BEE674" w14:textId="77777777" w:rsidR="009D1437" w:rsidRPr="004A4DD9" w:rsidRDefault="009D1437" w:rsidP="00616EC4">
            <w:pPr>
              <w:pStyle w:val="ListParagraph"/>
              <w:ind w:left="0"/>
              <w:jc w:val="both"/>
            </w:pPr>
          </w:p>
        </w:tc>
      </w:tr>
      <w:tr w:rsidR="009D1437" w:rsidRPr="00660ABB" w14:paraId="4B79E1D2" w14:textId="77777777" w:rsidTr="00616EC4">
        <w:tc>
          <w:tcPr>
            <w:tcW w:w="1710" w:type="dxa"/>
            <w:tcBorders>
              <w:top w:val="single" w:sz="4" w:space="0" w:color="2E74B5"/>
              <w:left w:val="single" w:sz="4" w:space="0" w:color="2E74B5"/>
              <w:right w:val="single" w:sz="4" w:space="0" w:color="2E74B5"/>
            </w:tcBorders>
            <w:shd w:val="clear" w:color="auto" w:fill="auto"/>
          </w:tcPr>
          <w:p w14:paraId="73BF38F4" w14:textId="77777777" w:rsidR="009D1437" w:rsidRPr="004A4DD9" w:rsidRDefault="009D1437" w:rsidP="00616EC4">
            <w:pPr>
              <w:jc w:val="both"/>
            </w:pPr>
            <w:r w:rsidRPr="004A4DD9">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9F8EFF7" w14:textId="77777777" w:rsidR="009D1437" w:rsidRPr="004A4DD9" w:rsidRDefault="009D1437" w:rsidP="00616EC4">
            <w:pPr>
              <w:jc w:val="both"/>
            </w:pPr>
            <w:r w:rsidRPr="004A4DD9">
              <w:t>Không tồn tài khách hàng tương ứng với cusCode</w:t>
            </w:r>
          </w:p>
        </w:tc>
        <w:tc>
          <w:tcPr>
            <w:tcW w:w="2515" w:type="dxa"/>
            <w:tcBorders>
              <w:top w:val="single" w:sz="4" w:space="0" w:color="2E74B5"/>
              <w:left w:val="single" w:sz="4" w:space="0" w:color="2E74B5"/>
              <w:bottom w:val="single" w:sz="4" w:space="0" w:color="2E74B5"/>
              <w:right w:val="single" w:sz="4" w:space="0" w:color="2E74B5"/>
            </w:tcBorders>
          </w:tcPr>
          <w:p w14:paraId="2E1A8C02" w14:textId="77777777" w:rsidR="009D1437" w:rsidRPr="004A4DD9" w:rsidRDefault="009D1437" w:rsidP="00616EC4">
            <w:pPr>
              <w:pStyle w:val="ListParagraph"/>
              <w:ind w:left="0"/>
              <w:jc w:val="both"/>
            </w:pPr>
          </w:p>
        </w:tc>
      </w:tr>
      <w:tr w:rsidR="009D1437" w:rsidRPr="00660ABB" w14:paraId="380919D4" w14:textId="77777777" w:rsidTr="00616EC4">
        <w:tc>
          <w:tcPr>
            <w:tcW w:w="1710" w:type="dxa"/>
            <w:tcBorders>
              <w:top w:val="single" w:sz="4" w:space="0" w:color="2E74B5"/>
              <w:left w:val="single" w:sz="4" w:space="0" w:color="2E74B5"/>
              <w:right w:val="single" w:sz="4" w:space="0" w:color="2E74B5"/>
            </w:tcBorders>
            <w:shd w:val="clear" w:color="auto" w:fill="auto"/>
          </w:tcPr>
          <w:p w14:paraId="1DD91EDE" w14:textId="77777777" w:rsidR="009D1437" w:rsidRPr="004A4DD9" w:rsidRDefault="009D1437" w:rsidP="00616EC4">
            <w:pPr>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D81DB81" w14:textId="77777777" w:rsidR="009D1437" w:rsidRPr="004A4DD9" w:rsidRDefault="009D1437" w:rsidP="00616EC4">
            <w:pPr>
              <w:jc w:val="both"/>
            </w:pPr>
            <w:r w:rsidRPr="004A4DD9">
              <w:t>Công ty chưa được đăng kí mẫu hóa đơn nào</w:t>
            </w:r>
          </w:p>
        </w:tc>
        <w:tc>
          <w:tcPr>
            <w:tcW w:w="2515" w:type="dxa"/>
            <w:tcBorders>
              <w:top w:val="single" w:sz="4" w:space="0" w:color="2E74B5"/>
              <w:left w:val="single" w:sz="4" w:space="0" w:color="2E74B5"/>
              <w:bottom w:val="single" w:sz="4" w:space="0" w:color="2E74B5"/>
              <w:right w:val="single" w:sz="4" w:space="0" w:color="2E74B5"/>
            </w:tcBorders>
          </w:tcPr>
          <w:p w14:paraId="69CEA7D2" w14:textId="77777777" w:rsidR="009D1437" w:rsidRPr="004A4DD9" w:rsidRDefault="009D1437" w:rsidP="00616EC4">
            <w:pPr>
              <w:pStyle w:val="ListParagraph"/>
              <w:ind w:left="0"/>
              <w:jc w:val="both"/>
            </w:pPr>
          </w:p>
        </w:tc>
      </w:tr>
      <w:tr w:rsidR="009D1437" w:rsidRPr="00660ABB" w14:paraId="34C5740A" w14:textId="77777777" w:rsidTr="00616EC4">
        <w:tc>
          <w:tcPr>
            <w:tcW w:w="1710" w:type="dxa"/>
            <w:tcBorders>
              <w:top w:val="single" w:sz="4" w:space="0" w:color="2E74B5"/>
              <w:left w:val="single" w:sz="4" w:space="0" w:color="2E74B5"/>
              <w:right w:val="single" w:sz="4" w:space="0" w:color="2E74B5"/>
            </w:tcBorders>
            <w:shd w:val="clear" w:color="auto" w:fill="auto"/>
          </w:tcPr>
          <w:p w14:paraId="50309B21" w14:textId="77777777" w:rsidR="009D1437" w:rsidRPr="009372AD" w:rsidRDefault="009D1437" w:rsidP="00616EC4">
            <w:pPr>
              <w:autoSpaceDE w:val="0"/>
              <w:autoSpaceDN w:val="0"/>
              <w:adjustRightInd w:val="0"/>
              <w:jc w:val="both"/>
            </w:pPr>
            <w:r w:rsidRPr="00052A44">
              <w:t xml:space="preserve">ERR:7 </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3BC14E8" w14:textId="77777777" w:rsidR="009D1437" w:rsidRPr="009372AD" w:rsidRDefault="009D1437" w:rsidP="00616EC4">
            <w:pPr>
              <w:pStyle w:val="ListParagraph"/>
              <w:ind w:left="0"/>
              <w:jc w:val="both"/>
            </w:pPr>
            <w:r>
              <w:t>Không tìm thấy thông tin công ty</w:t>
            </w:r>
          </w:p>
        </w:tc>
        <w:tc>
          <w:tcPr>
            <w:tcW w:w="2515" w:type="dxa"/>
            <w:tcBorders>
              <w:top w:val="single" w:sz="4" w:space="0" w:color="2E74B5"/>
              <w:left w:val="single" w:sz="4" w:space="0" w:color="2E74B5"/>
              <w:bottom w:val="single" w:sz="4" w:space="0" w:color="2E74B5"/>
              <w:right w:val="single" w:sz="4" w:space="0" w:color="2E74B5"/>
            </w:tcBorders>
          </w:tcPr>
          <w:p w14:paraId="117AF2E8" w14:textId="77777777" w:rsidR="009D1437" w:rsidRPr="004A4DD9" w:rsidRDefault="009D1437" w:rsidP="00616EC4">
            <w:pPr>
              <w:pStyle w:val="ListParagraph"/>
              <w:ind w:left="0"/>
              <w:jc w:val="both"/>
            </w:pPr>
          </w:p>
        </w:tc>
      </w:tr>
      <w:tr w:rsidR="009D1437" w:rsidRPr="00660ABB" w14:paraId="3A5B721E"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6018199" w14:textId="77777777" w:rsidR="009D1437" w:rsidRPr="009372AD" w:rsidRDefault="009D1437" w:rsidP="00616EC4">
            <w:pPr>
              <w:autoSpaceDE w:val="0"/>
              <w:autoSpaceDN w:val="0"/>
              <w:adjustRightInd w:val="0"/>
              <w:jc w:val="both"/>
            </w:pPr>
            <w:r w:rsidRPr="0025149D">
              <w:t xml:space="preserve">ERR: </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2D57584" w14:textId="77777777" w:rsidR="009D1437" w:rsidRPr="009372AD" w:rsidRDefault="009D1437" w:rsidP="00616EC4">
            <w:pPr>
              <w:pStyle w:val="ListParagraph"/>
              <w:ind w:left="0"/>
              <w:jc w:val="both"/>
            </w:pPr>
            <w:r>
              <w:t>Có lỗi xảy ra</w:t>
            </w:r>
          </w:p>
        </w:tc>
        <w:tc>
          <w:tcPr>
            <w:tcW w:w="2515" w:type="dxa"/>
            <w:tcBorders>
              <w:top w:val="single" w:sz="4" w:space="0" w:color="2E74B5"/>
              <w:left w:val="single" w:sz="4" w:space="0" w:color="2E74B5"/>
              <w:bottom w:val="single" w:sz="4" w:space="0" w:color="2E74B5"/>
              <w:right w:val="single" w:sz="4" w:space="0" w:color="2E74B5"/>
            </w:tcBorders>
          </w:tcPr>
          <w:p w14:paraId="620A25DD" w14:textId="77777777" w:rsidR="009D1437" w:rsidRPr="004A4DD9" w:rsidRDefault="009D1437" w:rsidP="00616EC4">
            <w:pPr>
              <w:pStyle w:val="ListParagraph"/>
              <w:ind w:left="0"/>
              <w:jc w:val="both"/>
            </w:pPr>
          </w:p>
        </w:tc>
      </w:tr>
      <w:tr w:rsidR="009D1437" w:rsidRPr="00660ABB" w14:paraId="73845EE7"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135B2C7" w14:textId="77777777" w:rsidR="009D1437" w:rsidRPr="004A4DD9" w:rsidRDefault="009D1437" w:rsidP="00616EC4">
            <w:pPr>
              <w:autoSpaceDE w:val="0"/>
              <w:autoSpaceDN w:val="0"/>
              <w:adjustRightInd w:val="0"/>
              <w:jc w:val="both"/>
            </w:pPr>
            <w:r w:rsidRPr="004A4DD9">
              <w:t>OK: chuỗi_xml_trả_về</w:t>
            </w:r>
          </w:p>
          <w:p w14:paraId="641859E0"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53CE18F" w14:textId="77777777" w:rsidR="009D1437" w:rsidRPr="004A4DD9" w:rsidRDefault="009D1437" w:rsidP="00616EC4">
            <w:pPr>
              <w:jc w:val="both"/>
            </w:pPr>
            <w:r w:rsidRPr="004A4DD9">
              <w:t>thông tin các hóa đơn đã phát hành, đã sửa đổi, đã thay thế, đã sử dụng của công ty, cấu trúc dưới dạng chuỗi xml. Mỗi thẻ &lt;</w:t>
            </w:r>
            <w:r w:rsidRPr="004A4DD9">
              <w:rPr>
                <w:b/>
              </w:rPr>
              <w:t>Inv</w:t>
            </w:r>
            <w:r w:rsidRPr="004A4DD9">
              <w:t>&gt; tương ứng với một hóa đơn</w:t>
            </w:r>
          </w:p>
          <w:p w14:paraId="5BA5F61A" w14:textId="77777777" w:rsidR="009D1437" w:rsidRPr="004A4DD9" w:rsidRDefault="009D1437" w:rsidP="00616EC4">
            <w:pPr>
              <w:jc w:val="both"/>
            </w:pPr>
            <w:r w:rsidRPr="004A4DD9">
              <w:t>Thẻ &lt;status&gt; chứa trạng thái hóa đơn: 1- hóa đơn đã phát hành, 3- hóa đơn bị thay thế, 4- hóa đơn bị điều chỉnh</w:t>
            </w:r>
          </w:p>
        </w:tc>
        <w:tc>
          <w:tcPr>
            <w:tcW w:w="2515" w:type="dxa"/>
            <w:tcBorders>
              <w:top w:val="single" w:sz="4" w:space="0" w:color="2E74B5"/>
              <w:left w:val="single" w:sz="4" w:space="0" w:color="2E74B5"/>
              <w:bottom w:val="single" w:sz="4" w:space="0" w:color="2E74B5"/>
              <w:right w:val="single" w:sz="4" w:space="0" w:color="2E74B5"/>
            </w:tcBorders>
          </w:tcPr>
          <w:p w14:paraId="08DF2468" w14:textId="77777777" w:rsidR="009D1437" w:rsidRPr="004A4DD9" w:rsidRDefault="009D1437" w:rsidP="00616EC4">
            <w:pPr>
              <w:pStyle w:val="ListParagraph"/>
              <w:ind w:left="0"/>
              <w:jc w:val="both"/>
            </w:pPr>
          </w:p>
        </w:tc>
      </w:tr>
    </w:tbl>
    <w:p w14:paraId="3839BBCE" w14:textId="77777777" w:rsidR="009D1437" w:rsidRDefault="009D1437" w:rsidP="009D1437">
      <w:pPr>
        <w:rPr>
          <w:lang w:eastAsia="x-none"/>
        </w:rPr>
      </w:pPr>
    </w:p>
    <w:p w14:paraId="19E6994B" w14:textId="77777777" w:rsidR="009D1437" w:rsidRDefault="009D1437" w:rsidP="009D1437">
      <w:pPr>
        <w:rPr>
          <w:b/>
          <w:u w:val="single"/>
        </w:rPr>
      </w:pPr>
      <w:r w:rsidRPr="004A4DD9">
        <w:rPr>
          <w:b/>
          <w:u w:val="single"/>
        </w:rPr>
        <w:t>Cấu trúc của chuỗi xml trả về</w:t>
      </w:r>
    </w:p>
    <w:p w14:paraId="3E93825A" w14:textId="77777777" w:rsidR="009D1437" w:rsidRPr="009C7BFC" w:rsidRDefault="009D1437" w:rsidP="009D1437">
      <w:pPr>
        <w:shd w:val="clear" w:color="auto" w:fill="FFFFFF"/>
        <w:rPr>
          <w:rFonts w:ascii="Courier New" w:hAnsi="Courier New" w:cs="Courier New"/>
          <w:b/>
          <w:bCs/>
          <w:color w:val="000000"/>
          <w:sz w:val="20"/>
          <w:szCs w:val="20"/>
        </w:rPr>
      </w:pPr>
      <w:r w:rsidRPr="009C7BFC">
        <w:rPr>
          <w:rFonts w:ascii="Courier New" w:hAnsi="Courier New" w:cs="Courier New"/>
          <w:color w:val="0000FF"/>
          <w:sz w:val="20"/>
          <w:szCs w:val="20"/>
        </w:rPr>
        <w:t>&lt;Data&gt;</w:t>
      </w:r>
    </w:p>
    <w:p w14:paraId="3BFC81B3" w14:textId="77777777" w:rsidR="009D1437" w:rsidRPr="009C7BFC" w:rsidRDefault="009D1437" w:rsidP="009D1437">
      <w:pPr>
        <w:shd w:val="clear" w:color="auto" w:fill="FFFFFF"/>
        <w:rPr>
          <w:rFonts w:ascii="Courier New" w:hAnsi="Courier New" w:cs="Courier New"/>
          <w:b/>
          <w:bCs/>
          <w:color w:val="000000"/>
          <w:sz w:val="20"/>
          <w:szCs w:val="20"/>
        </w:rPr>
      </w:pPr>
      <w:r w:rsidRPr="009C7BFC">
        <w:rPr>
          <w:rFonts w:ascii="Courier New" w:hAnsi="Courier New" w:cs="Courier New"/>
          <w:b/>
          <w:bCs/>
          <w:color w:val="000000"/>
          <w:sz w:val="20"/>
          <w:szCs w:val="20"/>
        </w:rPr>
        <w:t xml:space="preserve">    </w:t>
      </w:r>
      <w:r w:rsidRPr="009C7BFC">
        <w:rPr>
          <w:rFonts w:ascii="Courier New" w:hAnsi="Courier New" w:cs="Courier New"/>
          <w:color w:val="0000FF"/>
          <w:sz w:val="20"/>
          <w:szCs w:val="20"/>
        </w:rPr>
        <w:t>&lt;Item</w:t>
      </w:r>
      <w:r w:rsidRPr="009C7BFC">
        <w:rPr>
          <w:rFonts w:ascii="Courier New" w:hAnsi="Courier New" w:cs="Courier New"/>
          <w:color w:val="000000"/>
          <w:sz w:val="20"/>
          <w:szCs w:val="20"/>
        </w:rPr>
        <w:t xml:space="preserve"> </w:t>
      </w:r>
      <w:r w:rsidRPr="009C7BFC">
        <w:rPr>
          <w:rFonts w:ascii="Courier New" w:hAnsi="Courier New" w:cs="Courier New"/>
          <w:color w:val="0000FF"/>
          <w:sz w:val="20"/>
          <w:szCs w:val="20"/>
        </w:rPr>
        <w:t>&gt;</w:t>
      </w:r>
      <w:r w:rsidRPr="009C7BFC">
        <w:rPr>
          <w:rFonts w:ascii="Courier New" w:hAnsi="Courier New" w:cs="Courier New"/>
          <w:b/>
          <w:bCs/>
          <w:color w:val="000000"/>
          <w:sz w:val="20"/>
          <w:szCs w:val="20"/>
        </w:rPr>
        <w:t xml:space="preserve"> //tương ứng với 1 hóa đơn</w:t>
      </w:r>
    </w:p>
    <w:p w14:paraId="6108830C" w14:textId="77777777" w:rsidR="009D1437" w:rsidRPr="009C7BFC" w:rsidRDefault="009D1437" w:rsidP="009D1437">
      <w:pPr>
        <w:shd w:val="clear" w:color="auto" w:fill="FFFFFF"/>
        <w:rPr>
          <w:rFonts w:ascii="Courier New" w:hAnsi="Courier New" w:cs="Courier New"/>
          <w:b/>
          <w:bCs/>
          <w:color w:val="000000"/>
          <w:sz w:val="20"/>
          <w:szCs w:val="20"/>
        </w:rPr>
      </w:pPr>
      <w:r w:rsidRPr="009C7BFC">
        <w:rPr>
          <w:rFonts w:ascii="Courier New" w:hAnsi="Courier New" w:cs="Courier New"/>
          <w:b/>
          <w:bCs/>
          <w:color w:val="000000"/>
          <w:sz w:val="20"/>
          <w:szCs w:val="20"/>
        </w:rPr>
        <w:t xml:space="preserve">        </w:t>
      </w:r>
      <w:r w:rsidRPr="009C7BFC">
        <w:rPr>
          <w:rFonts w:ascii="Courier New" w:hAnsi="Courier New" w:cs="Courier New"/>
          <w:color w:val="0000FF"/>
          <w:sz w:val="20"/>
          <w:szCs w:val="20"/>
        </w:rPr>
        <w:t>&lt;index&gt;</w:t>
      </w:r>
      <w:r w:rsidRPr="009C7BFC">
        <w:rPr>
          <w:rFonts w:ascii="Courier New" w:hAnsi="Courier New" w:cs="Courier New"/>
          <w:b/>
          <w:bCs/>
          <w:color w:val="000000"/>
          <w:sz w:val="20"/>
          <w:szCs w:val="20"/>
        </w:rPr>
        <w:t xml:space="preserve">Tháng xuất hóa đơn </w:t>
      </w:r>
      <w:r w:rsidRPr="009C7BFC">
        <w:rPr>
          <w:rFonts w:ascii="Courier New" w:hAnsi="Courier New" w:cs="Courier New"/>
          <w:color w:val="0000FF"/>
          <w:sz w:val="20"/>
          <w:szCs w:val="20"/>
        </w:rPr>
        <w:t>&lt;/index&gt;</w:t>
      </w:r>
    </w:p>
    <w:p w14:paraId="1E984717" w14:textId="77777777" w:rsidR="009D1437" w:rsidRPr="009C7BFC" w:rsidRDefault="009D1437" w:rsidP="009D1437">
      <w:pPr>
        <w:shd w:val="clear" w:color="auto" w:fill="FFFFFF"/>
        <w:rPr>
          <w:rFonts w:ascii="Courier New" w:hAnsi="Courier New" w:cs="Courier New"/>
          <w:b/>
          <w:bCs/>
          <w:color w:val="000000"/>
          <w:sz w:val="20"/>
          <w:szCs w:val="20"/>
        </w:rPr>
      </w:pPr>
      <w:r w:rsidRPr="009C7BFC">
        <w:rPr>
          <w:rFonts w:ascii="Courier New" w:hAnsi="Courier New" w:cs="Courier New"/>
          <w:b/>
          <w:bCs/>
          <w:color w:val="000000"/>
          <w:sz w:val="20"/>
          <w:szCs w:val="20"/>
        </w:rPr>
        <w:t xml:space="preserve">        </w:t>
      </w:r>
      <w:r w:rsidRPr="009C7BFC">
        <w:rPr>
          <w:rFonts w:ascii="Courier New" w:hAnsi="Courier New" w:cs="Courier New"/>
          <w:color w:val="0000FF"/>
          <w:sz w:val="20"/>
          <w:szCs w:val="20"/>
        </w:rPr>
        <w:t>&lt;invToken&gt;</w:t>
      </w:r>
      <w:r w:rsidRPr="009C7BFC">
        <w:rPr>
          <w:rFonts w:ascii="Courier New" w:hAnsi="Courier New" w:cs="Courier New"/>
          <w:b/>
          <w:bCs/>
          <w:color w:val="000000"/>
          <w:sz w:val="20"/>
          <w:szCs w:val="20"/>
        </w:rPr>
        <w:t xml:space="preserve">Pattern;Serial;So hoa don </w:t>
      </w:r>
      <w:r w:rsidRPr="009C7BFC">
        <w:rPr>
          <w:rFonts w:ascii="Courier New" w:hAnsi="Courier New" w:cs="Courier New"/>
          <w:color w:val="0000FF"/>
          <w:sz w:val="20"/>
          <w:szCs w:val="20"/>
        </w:rPr>
        <w:t>&lt;/invToken</w:t>
      </w:r>
      <w:r w:rsidRPr="009C7BFC">
        <w:rPr>
          <w:rFonts w:ascii="Courier New" w:hAnsi="Courier New" w:cs="Courier New"/>
          <w:color w:val="000000"/>
          <w:sz w:val="20"/>
          <w:szCs w:val="20"/>
        </w:rPr>
        <w:t xml:space="preserve"> </w:t>
      </w:r>
      <w:r w:rsidRPr="009C7BFC">
        <w:rPr>
          <w:rFonts w:ascii="Courier New" w:hAnsi="Courier New" w:cs="Courier New"/>
          <w:color w:val="0000FF"/>
          <w:sz w:val="20"/>
          <w:szCs w:val="20"/>
        </w:rPr>
        <w:t>&gt;</w:t>
      </w:r>
    </w:p>
    <w:p w14:paraId="52EC0E21" w14:textId="77777777" w:rsidR="009D1437" w:rsidRPr="009C7BFC" w:rsidRDefault="009D1437" w:rsidP="009D1437">
      <w:pPr>
        <w:shd w:val="clear" w:color="auto" w:fill="FFFFFF"/>
        <w:rPr>
          <w:rFonts w:ascii="Courier New" w:hAnsi="Courier New" w:cs="Courier New"/>
          <w:b/>
          <w:bCs/>
          <w:color w:val="000000"/>
          <w:sz w:val="20"/>
          <w:szCs w:val="20"/>
        </w:rPr>
      </w:pPr>
      <w:r w:rsidRPr="009C7BFC">
        <w:rPr>
          <w:rFonts w:ascii="Courier New" w:hAnsi="Courier New" w:cs="Courier New"/>
          <w:b/>
          <w:bCs/>
          <w:color w:val="000000"/>
          <w:sz w:val="20"/>
          <w:szCs w:val="20"/>
        </w:rPr>
        <w:t xml:space="preserve">        </w:t>
      </w:r>
      <w:r w:rsidRPr="009C7BFC">
        <w:rPr>
          <w:rFonts w:ascii="Courier New" w:hAnsi="Courier New" w:cs="Courier New"/>
          <w:color w:val="0000FF"/>
          <w:sz w:val="20"/>
          <w:szCs w:val="20"/>
        </w:rPr>
        <w:t>&lt;fkey&gt;</w:t>
      </w:r>
      <w:r w:rsidRPr="009C7BFC">
        <w:rPr>
          <w:rFonts w:ascii="Courier New" w:hAnsi="Courier New" w:cs="Courier New"/>
          <w:b/>
          <w:bCs/>
          <w:color w:val="000000"/>
          <w:sz w:val="20"/>
          <w:szCs w:val="20"/>
        </w:rPr>
        <w:t xml:space="preserve">Fkey để xác định hóa đơn </w:t>
      </w:r>
      <w:r w:rsidRPr="009C7BFC">
        <w:rPr>
          <w:rFonts w:ascii="Courier New" w:hAnsi="Courier New" w:cs="Courier New"/>
          <w:color w:val="0000FF"/>
          <w:sz w:val="20"/>
          <w:szCs w:val="20"/>
        </w:rPr>
        <w:t>&lt;/fkey</w:t>
      </w:r>
      <w:r w:rsidRPr="009C7BFC">
        <w:rPr>
          <w:rFonts w:ascii="Courier New" w:hAnsi="Courier New" w:cs="Courier New"/>
          <w:color w:val="000000"/>
          <w:sz w:val="20"/>
          <w:szCs w:val="20"/>
        </w:rPr>
        <w:t xml:space="preserve"> </w:t>
      </w:r>
      <w:r w:rsidRPr="009C7BFC">
        <w:rPr>
          <w:rFonts w:ascii="Courier New" w:hAnsi="Courier New" w:cs="Courier New"/>
          <w:color w:val="0000FF"/>
          <w:sz w:val="20"/>
          <w:szCs w:val="20"/>
        </w:rPr>
        <w:t>&gt;</w:t>
      </w:r>
    </w:p>
    <w:p w14:paraId="44E6DA7C" w14:textId="77777777" w:rsidR="009D1437" w:rsidRPr="009C7BFC" w:rsidRDefault="009D1437" w:rsidP="009D1437">
      <w:pPr>
        <w:shd w:val="clear" w:color="auto" w:fill="FFFFFF"/>
        <w:rPr>
          <w:rFonts w:ascii="Courier New" w:hAnsi="Courier New" w:cs="Courier New"/>
          <w:b/>
          <w:bCs/>
          <w:color w:val="000000"/>
          <w:sz w:val="20"/>
          <w:szCs w:val="20"/>
        </w:rPr>
      </w:pPr>
      <w:r w:rsidRPr="009C7BFC">
        <w:rPr>
          <w:rFonts w:ascii="Courier New" w:hAnsi="Courier New" w:cs="Courier New"/>
          <w:b/>
          <w:bCs/>
          <w:color w:val="000000"/>
          <w:sz w:val="20"/>
          <w:szCs w:val="20"/>
        </w:rPr>
        <w:t xml:space="preserve">        </w:t>
      </w:r>
      <w:r w:rsidRPr="009C7BFC">
        <w:rPr>
          <w:rFonts w:ascii="Courier New" w:hAnsi="Courier New" w:cs="Courier New"/>
          <w:color w:val="0000FF"/>
          <w:sz w:val="20"/>
          <w:szCs w:val="20"/>
        </w:rPr>
        <w:t>&lt;name&gt;</w:t>
      </w:r>
      <w:r w:rsidRPr="009C7BFC">
        <w:rPr>
          <w:rFonts w:ascii="Courier New" w:hAnsi="Courier New" w:cs="Courier New"/>
          <w:b/>
          <w:bCs/>
          <w:color w:val="000000"/>
          <w:sz w:val="20"/>
          <w:szCs w:val="20"/>
        </w:rPr>
        <w:t>Tên hóa đơn</w:t>
      </w:r>
      <w:r w:rsidRPr="009C7BFC">
        <w:rPr>
          <w:rFonts w:ascii="Courier New" w:hAnsi="Courier New" w:cs="Courier New"/>
          <w:color w:val="0000FF"/>
          <w:sz w:val="20"/>
          <w:szCs w:val="20"/>
        </w:rPr>
        <w:t>&lt;/name&gt;</w:t>
      </w:r>
    </w:p>
    <w:p w14:paraId="6758A05C" w14:textId="77777777" w:rsidR="009D1437" w:rsidRPr="009C7BFC" w:rsidRDefault="009D1437" w:rsidP="009D1437">
      <w:pPr>
        <w:shd w:val="clear" w:color="auto" w:fill="FFFFFF"/>
        <w:rPr>
          <w:rFonts w:ascii="Courier New" w:hAnsi="Courier New" w:cs="Courier New"/>
          <w:b/>
          <w:bCs/>
          <w:color w:val="000000"/>
          <w:sz w:val="20"/>
          <w:szCs w:val="20"/>
        </w:rPr>
      </w:pPr>
      <w:r w:rsidRPr="009C7BFC">
        <w:rPr>
          <w:rFonts w:ascii="Courier New" w:hAnsi="Courier New" w:cs="Courier New"/>
          <w:b/>
          <w:bCs/>
          <w:color w:val="000000"/>
          <w:sz w:val="20"/>
          <w:szCs w:val="20"/>
        </w:rPr>
        <w:t xml:space="preserve">        </w:t>
      </w:r>
      <w:r w:rsidRPr="009C7BFC">
        <w:rPr>
          <w:rFonts w:ascii="Courier New" w:hAnsi="Courier New" w:cs="Courier New"/>
          <w:color w:val="0000FF"/>
          <w:sz w:val="20"/>
          <w:szCs w:val="20"/>
        </w:rPr>
        <w:t>&lt;publishDate&gt;</w:t>
      </w:r>
      <w:r w:rsidRPr="009C7BFC">
        <w:rPr>
          <w:rFonts w:ascii="Courier New" w:hAnsi="Courier New" w:cs="Courier New"/>
          <w:b/>
          <w:bCs/>
          <w:color w:val="000000"/>
          <w:sz w:val="20"/>
          <w:szCs w:val="20"/>
        </w:rPr>
        <w:t>Ngày phát hành hóa đơn</w:t>
      </w:r>
      <w:r w:rsidRPr="009C7BFC">
        <w:rPr>
          <w:rFonts w:ascii="Courier New" w:hAnsi="Courier New" w:cs="Courier New"/>
          <w:color w:val="0000FF"/>
          <w:sz w:val="20"/>
          <w:szCs w:val="20"/>
        </w:rPr>
        <w:t>&lt;/publishDate&gt;</w:t>
      </w:r>
    </w:p>
    <w:p w14:paraId="4E0CD70B" w14:textId="77777777" w:rsidR="009D1437" w:rsidRPr="009C7BFC" w:rsidRDefault="009D1437" w:rsidP="009D1437">
      <w:pPr>
        <w:shd w:val="clear" w:color="auto" w:fill="FFFFFF"/>
        <w:rPr>
          <w:rFonts w:ascii="Courier New" w:hAnsi="Courier New" w:cs="Courier New"/>
          <w:b/>
          <w:bCs/>
          <w:color w:val="000000"/>
          <w:sz w:val="20"/>
          <w:szCs w:val="20"/>
        </w:rPr>
      </w:pPr>
      <w:r w:rsidRPr="009C7BFC">
        <w:rPr>
          <w:rFonts w:ascii="Courier New" w:hAnsi="Courier New" w:cs="Courier New"/>
          <w:b/>
          <w:bCs/>
          <w:color w:val="000000"/>
          <w:sz w:val="20"/>
          <w:szCs w:val="20"/>
        </w:rPr>
        <w:t xml:space="preserve">        </w:t>
      </w:r>
      <w:r w:rsidRPr="009C7BFC">
        <w:rPr>
          <w:rFonts w:ascii="Courier New" w:hAnsi="Courier New" w:cs="Courier New"/>
          <w:color w:val="0000FF"/>
          <w:sz w:val="20"/>
          <w:szCs w:val="20"/>
        </w:rPr>
        <w:t>&lt;signStatus&gt;</w:t>
      </w:r>
      <w:r w:rsidRPr="009C7BFC">
        <w:rPr>
          <w:rFonts w:ascii="Courier New" w:hAnsi="Courier New" w:cs="Courier New"/>
          <w:b/>
          <w:bCs/>
          <w:color w:val="000000"/>
          <w:sz w:val="20"/>
          <w:szCs w:val="20"/>
        </w:rPr>
        <w:t>Trạng thái kí khách hàng</w:t>
      </w:r>
      <w:r w:rsidRPr="009C7BFC">
        <w:rPr>
          <w:rFonts w:ascii="Courier New" w:hAnsi="Courier New" w:cs="Courier New"/>
          <w:color w:val="0000FF"/>
          <w:sz w:val="20"/>
          <w:szCs w:val="20"/>
        </w:rPr>
        <w:t>&lt;/signStatus&gt;</w:t>
      </w:r>
    </w:p>
    <w:p w14:paraId="5DA290DE" w14:textId="77777777" w:rsidR="009D1437" w:rsidRPr="009C7BFC" w:rsidRDefault="009D1437" w:rsidP="009D1437">
      <w:pPr>
        <w:shd w:val="clear" w:color="auto" w:fill="FFFFFF"/>
        <w:rPr>
          <w:rFonts w:ascii="Courier New" w:hAnsi="Courier New" w:cs="Courier New"/>
          <w:b/>
          <w:bCs/>
          <w:color w:val="000000"/>
          <w:sz w:val="20"/>
          <w:szCs w:val="20"/>
        </w:rPr>
      </w:pPr>
      <w:r w:rsidRPr="009C7BFC">
        <w:rPr>
          <w:rFonts w:ascii="Courier New" w:hAnsi="Courier New" w:cs="Courier New"/>
          <w:b/>
          <w:bCs/>
          <w:color w:val="000000"/>
          <w:sz w:val="20"/>
          <w:szCs w:val="20"/>
        </w:rPr>
        <w:t xml:space="preserve">        </w:t>
      </w:r>
      <w:r w:rsidRPr="009C7BFC">
        <w:rPr>
          <w:rFonts w:ascii="Courier New" w:hAnsi="Courier New" w:cs="Courier New"/>
          <w:color w:val="0000FF"/>
          <w:sz w:val="20"/>
          <w:szCs w:val="20"/>
        </w:rPr>
        <w:t>&lt;total&gt;</w:t>
      </w:r>
      <w:r w:rsidRPr="009C7BFC">
        <w:rPr>
          <w:rFonts w:ascii="Courier New" w:hAnsi="Courier New" w:cs="Courier New"/>
          <w:b/>
          <w:bCs/>
          <w:color w:val="000000"/>
          <w:sz w:val="20"/>
          <w:szCs w:val="20"/>
        </w:rPr>
        <w:t>Tổng tiền</w:t>
      </w:r>
      <w:r w:rsidRPr="009C7BFC">
        <w:rPr>
          <w:rFonts w:ascii="Courier New" w:hAnsi="Courier New" w:cs="Courier New"/>
          <w:color w:val="0000FF"/>
          <w:sz w:val="20"/>
          <w:szCs w:val="20"/>
        </w:rPr>
        <w:t>&lt;/total&gt;</w:t>
      </w:r>
    </w:p>
    <w:p w14:paraId="409C869D" w14:textId="77777777" w:rsidR="009D1437" w:rsidRPr="009C7BFC" w:rsidRDefault="009D1437" w:rsidP="009D1437">
      <w:pPr>
        <w:shd w:val="clear" w:color="auto" w:fill="FFFFFF"/>
        <w:rPr>
          <w:rFonts w:ascii="Courier New" w:hAnsi="Courier New" w:cs="Courier New"/>
          <w:b/>
          <w:bCs/>
          <w:color w:val="000000"/>
          <w:sz w:val="20"/>
          <w:szCs w:val="20"/>
        </w:rPr>
      </w:pPr>
      <w:r w:rsidRPr="009C7BFC">
        <w:rPr>
          <w:rFonts w:ascii="Courier New" w:hAnsi="Courier New" w:cs="Courier New"/>
          <w:b/>
          <w:bCs/>
          <w:color w:val="000000"/>
          <w:sz w:val="20"/>
          <w:szCs w:val="20"/>
        </w:rPr>
        <w:t xml:space="preserve">        </w:t>
      </w:r>
      <w:r w:rsidRPr="009C7BFC">
        <w:rPr>
          <w:rFonts w:ascii="Courier New" w:hAnsi="Courier New" w:cs="Courier New"/>
          <w:color w:val="0000FF"/>
          <w:sz w:val="20"/>
          <w:szCs w:val="20"/>
        </w:rPr>
        <w:t>&lt;amount&gt;</w:t>
      </w:r>
      <w:r w:rsidRPr="009C7BFC">
        <w:rPr>
          <w:rFonts w:ascii="Courier New" w:hAnsi="Courier New" w:cs="Courier New"/>
          <w:b/>
          <w:bCs/>
          <w:color w:val="000000"/>
          <w:sz w:val="20"/>
          <w:szCs w:val="20"/>
        </w:rPr>
        <w:t>Tổng tiền sau thuế của hóa đơn</w:t>
      </w:r>
      <w:r w:rsidRPr="009C7BFC">
        <w:rPr>
          <w:rFonts w:ascii="Courier New" w:hAnsi="Courier New" w:cs="Courier New"/>
          <w:color w:val="0000FF"/>
          <w:sz w:val="20"/>
          <w:szCs w:val="20"/>
        </w:rPr>
        <w:t>&lt;/amount&gt;</w:t>
      </w:r>
    </w:p>
    <w:p w14:paraId="4FE51970" w14:textId="77777777" w:rsidR="009D1437" w:rsidRPr="009C7BFC" w:rsidRDefault="009D1437" w:rsidP="009D1437">
      <w:pPr>
        <w:shd w:val="clear" w:color="auto" w:fill="FFFFFF"/>
        <w:rPr>
          <w:rFonts w:ascii="Courier New" w:hAnsi="Courier New" w:cs="Courier New"/>
          <w:b/>
          <w:bCs/>
          <w:color w:val="000000"/>
          <w:sz w:val="20"/>
          <w:szCs w:val="20"/>
        </w:rPr>
      </w:pPr>
      <w:r w:rsidRPr="009C7BFC">
        <w:rPr>
          <w:rFonts w:ascii="Courier New" w:hAnsi="Courier New" w:cs="Courier New"/>
          <w:b/>
          <w:bCs/>
          <w:color w:val="000000"/>
          <w:sz w:val="20"/>
          <w:szCs w:val="20"/>
        </w:rPr>
        <w:t xml:space="preserve">        </w:t>
      </w:r>
      <w:r w:rsidRPr="009C7BFC">
        <w:rPr>
          <w:rFonts w:ascii="Courier New" w:hAnsi="Courier New" w:cs="Courier New"/>
          <w:color w:val="0000FF"/>
          <w:sz w:val="20"/>
          <w:szCs w:val="20"/>
        </w:rPr>
        <w:t>&lt;pattern&gt;</w:t>
      </w:r>
      <w:r w:rsidRPr="009C7BFC">
        <w:rPr>
          <w:rFonts w:ascii="Courier New" w:hAnsi="Courier New" w:cs="Courier New"/>
          <w:b/>
          <w:bCs/>
          <w:color w:val="000000"/>
          <w:sz w:val="20"/>
          <w:szCs w:val="20"/>
        </w:rPr>
        <w:t>Mẫu hóa đơn</w:t>
      </w:r>
      <w:r w:rsidRPr="009C7BFC">
        <w:rPr>
          <w:rFonts w:ascii="Courier New" w:hAnsi="Courier New" w:cs="Courier New"/>
          <w:color w:val="0000FF"/>
          <w:sz w:val="20"/>
          <w:szCs w:val="20"/>
        </w:rPr>
        <w:t>&lt;pattern&gt;</w:t>
      </w:r>
    </w:p>
    <w:p w14:paraId="230DC6D0" w14:textId="77777777" w:rsidR="009D1437" w:rsidRPr="009C7BFC" w:rsidRDefault="009D1437" w:rsidP="009D1437">
      <w:pPr>
        <w:shd w:val="clear" w:color="auto" w:fill="FFFFFF"/>
        <w:rPr>
          <w:rFonts w:ascii="Courier New" w:hAnsi="Courier New" w:cs="Courier New"/>
          <w:b/>
          <w:bCs/>
          <w:color w:val="000000"/>
          <w:sz w:val="20"/>
          <w:szCs w:val="20"/>
        </w:rPr>
      </w:pPr>
      <w:r w:rsidRPr="009C7BFC">
        <w:rPr>
          <w:rFonts w:ascii="Courier New" w:hAnsi="Courier New" w:cs="Courier New"/>
          <w:b/>
          <w:bCs/>
          <w:color w:val="000000"/>
          <w:sz w:val="20"/>
          <w:szCs w:val="20"/>
        </w:rPr>
        <w:t xml:space="preserve">        </w:t>
      </w:r>
      <w:r w:rsidRPr="009C7BFC">
        <w:rPr>
          <w:rFonts w:ascii="Courier New" w:hAnsi="Courier New" w:cs="Courier New"/>
          <w:color w:val="0000FF"/>
          <w:sz w:val="20"/>
          <w:szCs w:val="20"/>
        </w:rPr>
        <w:t>&lt;serial&gt;</w:t>
      </w:r>
      <w:r w:rsidRPr="009C7BFC">
        <w:rPr>
          <w:rFonts w:ascii="Courier New" w:hAnsi="Courier New" w:cs="Courier New"/>
          <w:b/>
          <w:bCs/>
          <w:color w:val="000000"/>
          <w:sz w:val="20"/>
          <w:szCs w:val="20"/>
        </w:rPr>
        <w:t>Serial hóa đơn</w:t>
      </w:r>
      <w:r w:rsidRPr="009C7BFC">
        <w:rPr>
          <w:rFonts w:ascii="Courier New" w:hAnsi="Courier New" w:cs="Courier New"/>
          <w:color w:val="0000FF"/>
          <w:sz w:val="20"/>
          <w:szCs w:val="20"/>
        </w:rPr>
        <w:t>&lt;/serial&gt;</w:t>
      </w:r>
    </w:p>
    <w:p w14:paraId="6290ED55" w14:textId="77777777" w:rsidR="009D1437" w:rsidRPr="009C7BFC" w:rsidRDefault="009D1437" w:rsidP="009D1437">
      <w:pPr>
        <w:shd w:val="clear" w:color="auto" w:fill="FFFFFF"/>
        <w:rPr>
          <w:rFonts w:ascii="Courier New" w:hAnsi="Courier New" w:cs="Courier New"/>
          <w:b/>
          <w:bCs/>
          <w:color w:val="000000"/>
          <w:sz w:val="20"/>
          <w:szCs w:val="20"/>
        </w:rPr>
      </w:pPr>
      <w:r w:rsidRPr="009C7BFC">
        <w:rPr>
          <w:rFonts w:ascii="Courier New" w:hAnsi="Courier New" w:cs="Courier New"/>
          <w:b/>
          <w:bCs/>
          <w:color w:val="000000"/>
          <w:sz w:val="20"/>
          <w:szCs w:val="20"/>
        </w:rPr>
        <w:t xml:space="preserve">        </w:t>
      </w:r>
      <w:r w:rsidRPr="009C7BFC">
        <w:rPr>
          <w:rFonts w:ascii="Courier New" w:hAnsi="Courier New" w:cs="Courier New"/>
          <w:color w:val="0000FF"/>
          <w:sz w:val="20"/>
          <w:szCs w:val="20"/>
        </w:rPr>
        <w:t>&lt;invNum&gt;</w:t>
      </w:r>
      <w:r w:rsidRPr="009C7BFC">
        <w:rPr>
          <w:rFonts w:ascii="Courier New" w:hAnsi="Courier New" w:cs="Courier New"/>
          <w:b/>
          <w:bCs/>
          <w:color w:val="000000"/>
          <w:sz w:val="20"/>
          <w:szCs w:val="20"/>
        </w:rPr>
        <w:t>Số hóa đơn</w:t>
      </w:r>
      <w:r w:rsidRPr="009C7BFC">
        <w:rPr>
          <w:rFonts w:ascii="Courier New" w:hAnsi="Courier New" w:cs="Courier New"/>
          <w:color w:val="0000FF"/>
          <w:sz w:val="20"/>
          <w:szCs w:val="20"/>
        </w:rPr>
        <w:t>&lt;/invNum&gt;</w:t>
      </w:r>
    </w:p>
    <w:p w14:paraId="6CEDB290" w14:textId="77777777" w:rsidR="009D1437" w:rsidRPr="009C7BFC" w:rsidRDefault="009D1437" w:rsidP="009D1437">
      <w:pPr>
        <w:shd w:val="clear" w:color="auto" w:fill="FFFFFF"/>
        <w:rPr>
          <w:rFonts w:ascii="Courier New" w:hAnsi="Courier New" w:cs="Courier New"/>
          <w:b/>
          <w:bCs/>
          <w:color w:val="000000"/>
          <w:sz w:val="20"/>
          <w:szCs w:val="20"/>
        </w:rPr>
      </w:pPr>
      <w:r w:rsidRPr="009C7BFC">
        <w:rPr>
          <w:rFonts w:ascii="Courier New" w:hAnsi="Courier New" w:cs="Courier New"/>
          <w:b/>
          <w:bCs/>
          <w:color w:val="000000"/>
          <w:sz w:val="20"/>
          <w:szCs w:val="20"/>
        </w:rPr>
        <w:t xml:space="preserve">        </w:t>
      </w:r>
      <w:r w:rsidRPr="009C7BFC">
        <w:rPr>
          <w:rFonts w:ascii="Courier New" w:hAnsi="Courier New" w:cs="Courier New"/>
          <w:color w:val="0000FF"/>
          <w:sz w:val="20"/>
          <w:szCs w:val="20"/>
        </w:rPr>
        <w:t>&lt;status&gt;</w:t>
      </w:r>
      <w:r w:rsidRPr="009C7BFC">
        <w:rPr>
          <w:rFonts w:ascii="Courier New" w:hAnsi="Courier New" w:cs="Courier New"/>
          <w:b/>
          <w:bCs/>
          <w:color w:val="000000"/>
          <w:sz w:val="20"/>
          <w:szCs w:val="20"/>
        </w:rPr>
        <w:t>Trạng thái hóa đơn(1,3,4)</w:t>
      </w:r>
      <w:r w:rsidRPr="009C7BFC">
        <w:rPr>
          <w:rFonts w:ascii="Courier New" w:hAnsi="Courier New" w:cs="Courier New"/>
          <w:color w:val="0000FF"/>
          <w:sz w:val="20"/>
          <w:szCs w:val="20"/>
        </w:rPr>
        <w:t>&lt;/status</w:t>
      </w:r>
      <w:r w:rsidRPr="009C7BFC">
        <w:rPr>
          <w:rFonts w:ascii="Courier New" w:hAnsi="Courier New" w:cs="Courier New"/>
          <w:color w:val="000000"/>
          <w:sz w:val="20"/>
          <w:szCs w:val="20"/>
        </w:rPr>
        <w:t xml:space="preserve"> </w:t>
      </w:r>
      <w:r w:rsidRPr="009C7BFC">
        <w:rPr>
          <w:rFonts w:ascii="Courier New" w:hAnsi="Courier New" w:cs="Courier New"/>
          <w:color w:val="0000FF"/>
          <w:sz w:val="20"/>
          <w:szCs w:val="20"/>
        </w:rPr>
        <w:t>&gt;</w:t>
      </w:r>
    </w:p>
    <w:p w14:paraId="75E83299" w14:textId="77777777" w:rsidR="009D1437" w:rsidRPr="009C7BFC" w:rsidRDefault="009D1437" w:rsidP="009D1437">
      <w:pPr>
        <w:shd w:val="clear" w:color="auto" w:fill="FFFFFF"/>
        <w:rPr>
          <w:rFonts w:ascii="Courier New" w:hAnsi="Courier New" w:cs="Courier New"/>
          <w:b/>
          <w:bCs/>
          <w:color w:val="000000"/>
          <w:sz w:val="20"/>
          <w:szCs w:val="20"/>
        </w:rPr>
      </w:pPr>
      <w:r w:rsidRPr="009C7BFC">
        <w:rPr>
          <w:rFonts w:ascii="Courier New" w:hAnsi="Courier New" w:cs="Courier New"/>
          <w:b/>
          <w:bCs/>
          <w:color w:val="000000"/>
          <w:sz w:val="20"/>
          <w:szCs w:val="20"/>
        </w:rPr>
        <w:t xml:space="preserve">        </w:t>
      </w:r>
      <w:r w:rsidRPr="009C7BFC">
        <w:rPr>
          <w:rFonts w:ascii="Courier New" w:hAnsi="Courier New" w:cs="Courier New"/>
          <w:color w:val="0000FF"/>
          <w:sz w:val="20"/>
          <w:szCs w:val="20"/>
        </w:rPr>
        <w:t>&lt;payment&gt;</w:t>
      </w:r>
      <w:r w:rsidRPr="009C7BFC">
        <w:rPr>
          <w:rFonts w:ascii="Courier New" w:hAnsi="Courier New" w:cs="Courier New"/>
          <w:b/>
          <w:bCs/>
          <w:color w:val="000000"/>
          <w:sz w:val="20"/>
          <w:szCs w:val="20"/>
        </w:rPr>
        <w:t>Trạng thái thanh toán (0/1)</w:t>
      </w:r>
      <w:r w:rsidRPr="009C7BFC">
        <w:rPr>
          <w:rFonts w:ascii="Courier New" w:hAnsi="Courier New" w:cs="Courier New"/>
          <w:color w:val="0000FF"/>
          <w:sz w:val="20"/>
          <w:szCs w:val="20"/>
        </w:rPr>
        <w:t>&lt;/payment&gt;</w:t>
      </w:r>
      <w:r w:rsidRPr="009C7BFC">
        <w:rPr>
          <w:rFonts w:ascii="Courier New" w:hAnsi="Courier New" w:cs="Courier New"/>
          <w:b/>
          <w:bCs/>
          <w:color w:val="000000"/>
          <w:sz w:val="20"/>
          <w:szCs w:val="20"/>
        </w:rPr>
        <w:t xml:space="preserve">  </w:t>
      </w:r>
    </w:p>
    <w:p w14:paraId="67EA1430" w14:textId="77777777" w:rsidR="009D1437" w:rsidRPr="009C7BFC" w:rsidRDefault="009D1437" w:rsidP="009D1437">
      <w:pPr>
        <w:shd w:val="clear" w:color="auto" w:fill="FFFFFF"/>
        <w:rPr>
          <w:rFonts w:ascii="Courier New" w:hAnsi="Courier New" w:cs="Courier New"/>
          <w:b/>
          <w:bCs/>
          <w:color w:val="000000"/>
          <w:sz w:val="20"/>
          <w:szCs w:val="20"/>
        </w:rPr>
      </w:pPr>
      <w:r w:rsidRPr="009C7BFC">
        <w:rPr>
          <w:rFonts w:ascii="Courier New" w:hAnsi="Courier New" w:cs="Courier New"/>
          <w:b/>
          <w:bCs/>
          <w:color w:val="000000"/>
          <w:sz w:val="20"/>
          <w:szCs w:val="20"/>
        </w:rPr>
        <w:t xml:space="preserve">    </w:t>
      </w:r>
      <w:r w:rsidRPr="009C7BFC">
        <w:rPr>
          <w:rFonts w:ascii="Courier New" w:hAnsi="Courier New" w:cs="Courier New"/>
          <w:color w:val="0000FF"/>
          <w:sz w:val="20"/>
          <w:szCs w:val="20"/>
        </w:rPr>
        <w:t>&lt;/Item</w:t>
      </w:r>
      <w:r w:rsidRPr="009C7BFC">
        <w:rPr>
          <w:rFonts w:ascii="Courier New" w:hAnsi="Courier New" w:cs="Courier New"/>
          <w:color w:val="000000"/>
          <w:sz w:val="20"/>
          <w:szCs w:val="20"/>
        </w:rPr>
        <w:t xml:space="preserve"> </w:t>
      </w:r>
      <w:r w:rsidRPr="009C7BFC">
        <w:rPr>
          <w:rFonts w:ascii="Courier New" w:hAnsi="Courier New" w:cs="Courier New"/>
          <w:color w:val="0000FF"/>
          <w:sz w:val="20"/>
          <w:szCs w:val="20"/>
        </w:rPr>
        <w:t>&gt;</w:t>
      </w:r>
    </w:p>
    <w:p w14:paraId="1A1551FA" w14:textId="77777777" w:rsidR="009D1437" w:rsidRPr="009C7BFC" w:rsidRDefault="009D1437" w:rsidP="009D1437">
      <w:pPr>
        <w:shd w:val="clear" w:color="auto" w:fill="FFFFFF"/>
        <w:rPr>
          <w:rFonts w:ascii="Courier New" w:hAnsi="Courier New" w:cs="Courier New"/>
          <w:b/>
          <w:bCs/>
          <w:color w:val="000000"/>
          <w:sz w:val="20"/>
          <w:szCs w:val="20"/>
        </w:rPr>
      </w:pPr>
      <w:r w:rsidRPr="009C7BFC">
        <w:rPr>
          <w:rFonts w:ascii="Courier New" w:hAnsi="Courier New" w:cs="Courier New"/>
          <w:b/>
          <w:bCs/>
          <w:color w:val="000000"/>
          <w:sz w:val="20"/>
          <w:szCs w:val="20"/>
        </w:rPr>
        <w:t xml:space="preserve">    </w:t>
      </w:r>
      <w:r w:rsidRPr="009C7BFC">
        <w:rPr>
          <w:rFonts w:ascii="Courier New" w:hAnsi="Courier New" w:cs="Courier New"/>
          <w:color w:val="0000FF"/>
          <w:sz w:val="20"/>
          <w:szCs w:val="20"/>
        </w:rPr>
        <w:t>&lt;Item</w:t>
      </w:r>
      <w:r w:rsidRPr="009C7BFC">
        <w:rPr>
          <w:rFonts w:ascii="Courier New" w:hAnsi="Courier New" w:cs="Courier New"/>
          <w:color w:val="000000"/>
          <w:sz w:val="20"/>
          <w:szCs w:val="20"/>
        </w:rPr>
        <w:t xml:space="preserve"> </w:t>
      </w:r>
      <w:r w:rsidRPr="009C7BFC">
        <w:rPr>
          <w:rFonts w:ascii="Courier New" w:hAnsi="Courier New" w:cs="Courier New"/>
          <w:color w:val="0000FF"/>
          <w:sz w:val="20"/>
          <w:szCs w:val="20"/>
        </w:rPr>
        <w:t>&gt;&lt;/Item</w:t>
      </w:r>
      <w:r w:rsidRPr="009C7BFC">
        <w:rPr>
          <w:rFonts w:ascii="Courier New" w:hAnsi="Courier New" w:cs="Courier New"/>
          <w:color w:val="000000"/>
          <w:sz w:val="20"/>
          <w:szCs w:val="20"/>
        </w:rPr>
        <w:t xml:space="preserve"> </w:t>
      </w:r>
      <w:r w:rsidRPr="009C7BFC">
        <w:rPr>
          <w:rFonts w:ascii="Courier New" w:hAnsi="Courier New" w:cs="Courier New"/>
          <w:color w:val="0000FF"/>
          <w:sz w:val="20"/>
          <w:szCs w:val="20"/>
        </w:rPr>
        <w:t>&gt;</w:t>
      </w:r>
      <w:r w:rsidRPr="009C7BFC">
        <w:rPr>
          <w:rFonts w:ascii="Courier New" w:hAnsi="Courier New" w:cs="Courier New"/>
          <w:b/>
          <w:bCs/>
          <w:color w:val="000000"/>
          <w:sz w:val="20"/>
          <w:szCs w:val="20"/>
        </w:rPr>
        <w:t>….Hóa đơn khác</w:t>
      </w:r>
    </w:p>
    <w:p w14:paraId="3EF6A3CF" w14:textId="77777777" w:rsidR="009D1437" w:rsidRDefault="009D1437" w:rsidP="009D1437">
      <w:pPr>
        <w:shd w:val="clear" w:color="auto" w:fill="FFFFFF"/>
        <w:rPr>
          <w:rFonts w:ascii="Courier New" w:hAnsi="Courier New" w:cs="Courier New"/>
          <w:b/>
          <w:bCs/>
          <w:color w:val="000000"/>
          <w:sz w:val="20"/>
          <w:szCs w:val="20"/>
        </w:rPr>
      </w:pPr>
      <w:r w:rsidRPr="009C7BFC">
        <w:rPr>
          <w:rFonts w:ascii="Courier New" w:hAnsi="Courier New" w:cs="Courier New"/>
          <w:color w:val="0000FF"/>
          <w:sz w:val="20"/>
          <w:szCs w:val="20"/>
        </w:rPr>
        <w:t>&lt;/Data&gt;</w:t>
      </w:r>
    </w:p>
    <w:p w14:paraId="16F71AB0" w14:textId="77777777" w:rsidR="009D1437" w:rsidRPr="009C7BFC" w:rsidRDefault="009D1437" w:rsidP="009D1437">
      <w:pPr>
        <w:shd w:val="clear" w:color="auto" w:fill="FFFFFF"/>
        <w:rPr>
          <w:rFonts w:ascii="Courier New" w:hAnsi="Courier New" w:cs="Courier New"/>
          <w:b/>
          <w:bCs/>
          <w:color w:val="000000"/>
          <w:sz w:val="20"/>
          <w:szCs w:val="20"/>
        </w:rPr>
      </w:pPr>
    </w:p>
    <w:p w14:paraId="20C7874A" w14:textId="77777777" w:rsidR="009D1437" w:rsidRDefault="009D1437" w:rsidP="00480762">
      <w:pPr>
        <w:pStyle w:val="Heading3"/>
      </w:pPr>
      <w:bookmarkStart w:id="44" w:name="_Toc198045281"/>
      <w:r>
        <w:t>Tìm kiếm hóa đơn theo fkey</w:t>
      </w:r>
      <w:bookmarkEnd w:id="44"/>
    </w:p>
    <w:p w14:paraId="219DE1F3" w14:textId="77777777" w:rsidR="009D1437" w:rsidRDefault="009D1437" w:rsidP="009D1437">
      <w:r>
        <w:t>URL</w:t>
      </w:r>
    </w:p>
    <w:p w14:paraId="40F1E65E" w14:textId="77777777" w:rsidR="009D1437" w:rsidRPr="004A4DD9" w:rsidRDefault="009D1437" w:rsidP="009D1437">
      <w:pPr>
        <w:ind w:firstLine="720"/>
      </w:pPr>
      <w:r>
        <w:t>s</w:t>
      </w:r>
      <w:r w:rsidRPr="004A4DD9">
        <w:t xml:space="preserve">tring </w:t>
      </w:r>
      <w:r w:rsidRPr="004A4DD9">
        <w:rPr>
          <w:b/>
        </w:rPr>
        <w:t>listInvByCusFkey</w:t>
      </w:r>
      <w:r w:rsidRPr="004A4DD9">
        <w:t>(string fkey, string fromDate, string toDate, string userName, string userPass)</w:t>
      </w:r>
    </w:p>
    <w:p w14:paraId="1B1F7BBE" w14:textId="77777777" w:rsidR="009D1437" w:rsidRPr="004A4DD9" w:rsidRDefault="009D1437" w:rsidP="009D1437">
      <w:pPr>
        <w:ind w:left="720"/>
        <w:jc w:val="both"/>
      </w:pPr>
    </w:p>
    <w:p w14:paraId="21DAE877" w14:textId="77777777" w:rsidR="009D1437" w:rsidRPr="00593BE8" w:rsidRDefault="009D1437" w:rsidP="009D1437">
      <w:pPr>
        <w:pStyle w:val="N"/>
      </w:pPr>
      <w:r w:rsidRPr="00593BE8">
        <w:t>DESCRIPTION</w:t>
      </w:r>
    </w:p>
    <w:p w14:paraId="6614D8CC" w14:textId="77777777" w:rsidR="009D1437" w:rsidRDefault="009D1437" w:rsidP="009D1437">
      <w:pPr>
        <w:pStyle w:val="N"/>
      </w:pPr>
      <w:r>
        <w:tab/>
        <w:t xml:space="preserve">Đây là web service cho phép trả về thông tin cơ bản của hóa đơn dạng chuỗi xml theo fkey </w:t>
      </w:r>
      <w:r>
        <w:lastRenderedPageBreak/>
        <w:t>truyền vào</w:t>
      </w:r>
    </w:p>
    <w:p w14:paraId="48CDF375" w14:textId="77777777" w:rsidR="009D1437" w:rsidRPr="00007702" w:rsidRDefault="009D1437" w:rsidP="009D1437">
      <w:pPr>
        <w:pStyle w:val="N"/>
      </w:pPr>
      <w:r w:rsidRPr="00663B3E">
        <w:t>HTTP METHOD</w:t>
      </w:r>
    </w:p>
    <w:p w14:paraId="2001B82E" w14:textId="77777777" w:rsidR="009D1437" w:rsidRPr="00007702" w:rsidRDefault="009D1437" w:rsidP="009D1437">
      <w:pPr>
        <w:pStyle w:val="N"/>
        <w:rPr>
          <w:b/>
        </w:rPr>
      </w:pPr>
      <w:r>
        <w:tab/>
      </w:r>
      <w:r w:rsidRPr="00610AFD">
        <w:t>POST</w:t>
      </w:r>
    </w:p>
    <w:p w14:paraId="7D038D08" w14:textId="77777777" w:rsidR="009D1437" w:rsidRPr="00610AFD" w:rsidRDefault="009D1437" w:rsidP="009D1437">
      <w:pPr>
        <w:pStyle w:val="N"/>
      </w:pPr>
      <w:r w:rsidRPr="00610AFD">
        <w:t>REQUEST BODY</w:t>
      </w:r>
    </w:p>
    <w:p w14:paraId="0C466153" w14:textId="77777777" w:rsidR="009D1437" w:rsidRPr="00E04AFC"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0310528C" w14:textId="77777777" w:rsidR="009D1437" w:rsidRPr="00E04AFC" w:rsidRDefault="009D1437" w:rsidP="009D1437">
      <w:pPr>
        <w:pStyle w:val="ListParagraph"/>
        <w:numPr>
          <w:ilvl w:val="0"/>
          <w:numId w:val="2"/>
        </w:numPr>
        <w:spacing w:after="0" w:line="360" w:lineRule="auto"/>
        <w:ind w:left="1080"/>
        <w:jc w:val="both"/>
        <w:rPr>
          <w:rFonts w:eastAsia="Calibri"/>
          <w:b/>
          <w:u w:val="single"/>
        </w:rPr>
      </w:pPr>
      <w:r w:rsidRPr="00E04AFC">
        <w:rPr>
          <w:b/>
        </w:rPr>
        <w:t xml:space="preserve">fromDate: </w:t>
      </w:r>
      <w:r w:rsidRPr="00E04AFC">
        <w:t>ngày bắt đầu tìm kiếm. String theo định dạ</w:t>
      </w:r>
      <w:r>
        <w:t>ng dd/MM/yyyy  (20/05/2020</w:t>
      </w:r>
      <w:r w:rsidRPr="00E04AFC">
        <w:t>). Nếu truyền vào null tìm kiếm theo tất cả các ngày</w:t>
      </w:r>
    </w:p>
    <w:p w14:paraId="243B6A7A" w14:textId="77777777" w:rsidR="009D1437" w:rsidRPr="004706A6" w:rsidRDefault="009D1437" w:rsidP="009D1437">
      <w:pPr>
        <w:pStyle w:val="ListParagraph"/>
        <w:numPr>
          <w:ilvl w:val="0"/>
          <w:numId w:val="2"/>
        </w:numPr>
        <w:spacing w:after="0" w:line="360" w:lineRule="auto"/>
        <w:ind w:left="1080"/>
        <w:jc w:val="both"/>
        <w:rPr>
          <w:rFonts w:eastAsia="Calibri"/>
          <w:b/>
          <w:u w:val="single"/>
        </w:rPr>
      </w:pPr>
      <w:r w:rsidRPr="00E04AFC">
        <w:rPr>
          <w:b/>
        </w:rPr>
        <w:t>toDate:</w:t>
      </w:r>
      <w:r w:rsidRPr="00E04AFC">
        <w:t xml:space="preserve"> ngày kết thúc tìm kiếm. String theo định dạng dd/MM/yyyy. Nếu truyền vào null tìm kiếm theo tất cả các ngày</w:t>
      </w:r>
    </w:p>
    <w:p w14:paraId="167084D8" w14:textId="77777777" w:rsidR="009D1437" w:rsidRPr="004706A6" w:rsidRDefault="009D1437" w:rsidP="009D1437">
      <w:pPr>
        <w:pStyle w:val="ListParagraph"/>
        <w:numPr>
          <w:ilvl w:val="0"/>
          <w:numId w:val="2"/>
        </w:numPr>
        <w:spacing w:after="0" w:line="360" w:lineRule="auto"/>
        <w:ind w:left="1080"/>
        <w:jc w:val="both"/>
        <w:rPr>
          <w:rFonts w:eastAsia="Calibri"/>
          <w:b/>
          <w:u w:val="single"/>
        </w:rPr>
      </w:pPr>
      <w:r w:rsidRPr="004706A6">
        <w:rPr>
          <w:b/>
        </w:rPr>
        <w:t>fkey</w:t>
      </w:r>
      <w:r w:rsidRPr="004706A6">
        <w:rPr>
          <w:rFonts w:eastAsia="Consolas"/>
        </w:rPr>
        <w:t>*</w:t>
      </w:r>
      <w:r w:rsidRPr="004706A6">
        <w:t xml:space="preserve">: Mã xác định hóa đơn </w:t>
      </w:r>
    </w:p>
    <w:p w14:paraId="75A517A0" w14:textId="77777777" w:rsidR="009D1437" w:rsidRPr="005C559E" w:rsidRDefault="009D1437" w:rsidP="009D1437">
      <w:pPr>
        <w:pStyle w:val="ListParagraph"/>
        <w:spacing w:after="0" w:line="360" w:lineRule="auto"/>
        <w:ind w:left="1080"/>
        <w:jc w:val="both"/>
        <w:rPr>
          <w:rFonts w:eastAsia="Calibri"/>
          <w:b/>
          <w:u w:val="single"/>
        </w:rPr>
      </w:pPr>
    </w:p>
    <w:p w14:paraId="59884810"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38DA7C5F"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5C41803A"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57E118EB"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7185E621" w14:textId="77777777" w:rsidR="009D1437" w:rsidRPr="00660ABB" w:rsidRDefault="009D1437" w:rsidP="00616EC4">
            <w:pPr>
              <w:pStyle w:val="ListParagraph"/>
            </w:pPr>
            <w:r>
              <w:t>Ghi chú</w:t>
            </w:r>
          </w:p>
        </w:tc>
      </w:tr>
      <w:tr w:rsidR="009D1437" w:rsidRPr="00660ABB" w14:paraId="58DFC5F5" w14:textId="77777777" w:rsidTr="00616EC4">
        <w:tc>
          <w:tcPr>
            <w:tcW w:w="1710" w:type="dxa"/>
            <w:tcBorders>
              <w:top w:val="single" w:sz="4" w:space="0" w:color="2E74B5"/>
              <w:left w:val="single" w:sz="4" w:space="0" w:color="2E74B5"/>
              <w:right w:val="single" w:sz="4" w:space="0" w:color="2E74B5"/>
            </w:tcBorders>
            <w:shd w:val="clear" w:color="auto" w:fill="auto"/>
          </w:tcPr>
          <w:p w14:paraId="30E21012"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B8F47EC" w14:textId="77777777" w:rsidR="009D1437" w:rsidRPr="009372AD" w:rsidRDefault="009D1437" w:rsidP="00616EC4">
            <w:pPr>
              <w:pStyle w:val="ListParagraph"/>
              <w:ind w:left="0"/>
              <w:jc w:val="both"/>
            </w:pPr>
            <w:r w:rsidRPr="009372AD">
              <w:t>Tài khoản đăng nhập sai hoặc không có quyề</w:t>
            </w:r>
            <w:r>
              <w:t>n</w:t>
            </w:r>
          </w:p>
        </w:tc>
        <w:tc>
          <w:tcPr>
            <w:tcW w:w="2515" w:type="dxa"/>
            <w:tcBorders>
              <w:top w:val="single" w:sz="4" w:space="0" w:color="2E74B5"/>
              <w:left w:val="single" w:sz="4" w:space="0" w:color="2E74B5"/>
              <w:bottom w:val="single" w:sz="4" w:space="0" w:color="2E74B5"/>
              <w:right w:val="single" w:sz="4" w:space="0" w:color="2E74B5"/>
            </w:tcBorders>
          </w:tcPr>
          <w:p w14:paraId="72C70A37" w14:textId="77777777" w:rsidR="009D1437" w:rsidRPr="004A4DD9" w:rsidRDefault="009D1437" w:rsidP="00616EC4">
            <w:pPr>
              <w:pStyle w:val="ListParagraph"/>
              <w:ind w:left="0"/>
              <w:jc w:val="both"/>
            </w:pPr>
          </w:p>
        </w:tc>
      </w:tr>
      <w:tr w:rsidR="009D1437" w:rsidRPr="00660ABB" w14:paraId="3B131B20" w14:textId="77777777" w:rsidTr="00616EC4">
        <w:tc>
          <w:tcPr>
            <w:tcW w:w="1710" w:type="dxa"/>
            <w:tcBorders>
              <w:top w:val="single" w:sz="4" w:space="0" w:color="2E74B5"/>
              <w:left w:val="single" w:sz="4" w:space="0" w:color="2E74B5"/>
              <w:right w:val="single" w:sz="4" w:space="0" w:color="2E74B5"/>
            </w:tcBorders>
            <w:shd w:val="clear" w:color="auto" w:fill="auto"/>
          </w:tcPr>
          <w:p w14:paraId="1BBA2A16" w14:textId="77777777" w:rsidR="009D1437" w:rsidRPr="004A4DD9" w:rsidRDefault="009D1437" w:rsidP="00616EC4">
            <w:pPr>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FED5EEA" w14:textId="77777777" w:rsidR="009D1437" w:rsidRPr="004A4DD9" w:rsidRDefault="009D1437" w:rsidP="00616EC4">
            <w:pPr>
              <w:jc w:val="both"/>
            </w:pPr>
            <w:r w:rsidRPr="004A4DD9">
              <w:t>Công ty chưa được đăng kí mẫu hóa đơn nào</w:t>
            </w:r>
          </w:p>
        </w:tc>
        <w:tc>
          <w:tcPr>
            <w:tcW w:w="2515" w:type="dxa"/>
            <w:tcBorders>
              <w:top w:val="single" w:sz="4" w:space="0" w:color="2E74B5"/>
              <w:left w:val="single" w:sz="4" w:space="0" w:color="2E74B5"/>
              <w:bottom w:val="single" w:sz="4" w:space="0" w:color="2E74B5"/>
              <w:right w:val="single" w:sz="4" w:space="0" w:color="2E74B5"/>
            </w:tcBorders>
          </w:tcPr>
          <w:p w14:paraId="605F1770" w14:textId="77777777" w:rsidR="009D1437" w:rsidRPr="004A4DD9" w:rsidRDefault="009D1437" w:rsidP="00616EC4">
            <w:pPr>
              <w:pStyle w:val="ListParagraph"/>
              <w:ind w:left="0"/>
              <w:jc w:val="both"/>
            </w:pPr>
          </w:p>
        </w:tc>
      </w:tr>
      <w:tr w:rsidR="009D1437" w:rsidRPr="00660ABB" w14:paraId="5562E9AA" w14:textId="77777777" w:rsidTr="00616EC4">
        <w:tc>
          <w:tcPr>
            <w:tcW w:w="1710" w:type="dxa"/>
            <w:tcBorders>
              <w:top w:val="single" w:sz="4" w:space="0" w:color="2E74B5"/>
              <w:left w:val="single" w:sz="4" w:space="0" w:color="2E74B5"/>
              <w:right w:val="single" w:sz="4" w:space="0" w:color="2E74B5"/>
            </w:tcBorders>
            <w:shd w:val="clear" w:color="auto" w:fill="auto"/>
          </w:tcPr>
          <w:p w14:paraId="670462A1" w14:textId="77777777" w:rsidR="009D1437" w:rsidRPr="009372AD" w:rsidRDefault="009D1437" w:rsidP="00616EC4">
            <w:pPr>
              <w:autoSpaceDE w:val="0"/>
              <w:autoSpaceDN w:val="0"/>
              <w:adjustRightInd w:val="0"/>
              <w:jc w:val="both"/>
            </w:pPr>
            <w:r w:rsidRPr="00052A44">
              <w:t xml:space="preserve">ERR:7 </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E48A9AF" w14:textId="77777777" w:rsidR="009D1437" w:rsidRPr="009372AD" w:rsidRDefault="009D1437" w:rsidP="00616EC4">
            <w:pPr>
              <w:pStyle w:val="ListParagraph"/>
              <w:ind w:left="0"/>
              <w:jc w:val="both"/>
            </w:pPr>
            <w:r>
              <w:t>Không tìm thấy thông tin công ty</w:t>
            </w:r>
          </w:p>
        </w:tc>
        <w:tc>
          <w:tcPr>
            <w:tcW w:w="2515" w:type="dxa"/>
            <w:tcBorders>
              <w:top w:val="single" w:sz="4" w:space="0" w:color="2E74B5"/>
              <w:left w:val="single" w:sz="4" w:space="0" w:color="2E74B5"/>
              <w:bottom w:val="single" w:sz="4" w:space="0" w:color="2E74B5"/>
              <w:right w:val="single" w:sz="4" w:space="0" w:color="2E74B5"/>
            </w:tcBorders>
          </w:tcPr>
          <w:p w14:paraId="34A26755" w14:textId="77777777" w:rsidR="009D1437" w:rsidRPr="004A4DD9" w:rsidRDefault="009D1437" w:rsidP="00616EC4">
            <w:pPr>
              <w:pStyle w:val="ListParagraph"/>
              <w:ind w:left="0"/>
              <w:jc w:val="both"/>
            </w:pPr>
          </w:p>
        </w:tc>
      </w:tr>
      <w:tr w:rsidR="009D1437" w:rsidRPr="00660ABB" w14:paraId="2F2BB078"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EAB0B07" w14:textId="77777777" w:rsidR="009D1437" w:rsidRPr="009372AD" w:rsidRDefault="009D1437" w:rsidP="00616EC4">
            <w:pPr>
              <w:autoSpaceDE w:val="0"/>
              <w:autoSpaceDN w:val="0"/>
              <w:adjustRightInd w:val="0"/>
              <w:jc w:val="both"/>
            </w:pPr>
            <w:r w:rsidRPr="0025149D">
              <w:t xml:space="preserve">ERR: </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2D2F771" w14:textId="77777777" w:rsidR="009D1437" w:rsidRPr="009372AD" w:rsidRDefault="009D1437" w:rsidP="00616EC4">
            <w:pPr>
              <w:pStyle w:val="ListParagraph"/>
              <w:ind w:left="0"/>
              <w:jc w:val="both"/>
            </w:pPr>
            <w:r>
              <w:t>Có lỗi xảy ra</w:t>
            </w:r>
          </w:p>
        </w:tc>
        <w:tc>
          <w:tcPr>
            <w:tcW w:w="2515" w:type="dxa"/>
            <w:tcBorders>
              <w:top w:val="single" w:sz="4" w:space="0" w:color="2E74B5"/>
              <w:left w:val="single" w:sz="4" w:space="0" w:color="2E74B5"/>
              <w:bottom w:val="single" w:sz="4" w:space="0" w:color="2E74B5"/>
              <w:right w:val="single" w:sz="4" w:space="0" w:color="2E74B5"/>
            </w:tcBorders>
          </w:tcPr>
          <w:p w14:paraId="426B731B" w14:textId="77777777" w:rsidR="009D1437" w:rsidRPr="004A4DD9" w:rsidRDefault="009D1437" w:rsidP="00616EC4">
            <w:pPr>
              <w:pStyle w:val="ListParagraph"/>
              <w:ind w:left="0"/>
              <w:jc w:val="both"/>
            </w:pPr>
          </w:p>
        </w:tc>
      </w:tr>
      <w:tr w:rsidR="009D1437" w:rsidRPr="00660ABB" w14:paraId="42BE0C69"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A1DC762" w14:textId="77777777" w:rsidR="009D1437" w:rsidRPr="004A4DD9" w:rsidRDefault="009D1437" w:rsidP="00616EC4">
            <w:pPr>
              <w:autoSpaceDE w:val="0"/>
              <w:autoSpaceDN w:val="0"/>
              <w:adjustRightInd w:val="0"/>
              <w:jc w:val="both"/>
            </w:pPr>
            <w:r w:rsidRPr="004A4DD9">
              <w:t>OK: chuỗi_xml_trả_về</w:t>
            </w:r>
          </w:p>
          <w:p w14:paraId="2376C1A3"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DEF4530" w14:textId="77777777" w:rsidR="009D1437" w:rsidRPr="004A4DD9" w:rsidRDefault="009D1437" w:rsidP="00616EC4">
            <w:pPr>
              <w:jc w:val="both"/>
            </w:pPr>
            <w:r>
              <w:t>T</w:t>
            </w:r>
            <w:r w:rsidRPr="004A4DD9">
              <w:t>hông tin các hóa đơn đã phát hành, đã sửa đổi, đã thay thế, đã sử dụng của công ty, cấu trúc dưới dạng chuỗi xml. Mỗi thẻ &lt;</w:t>
            </w:r>
            <w:r w:rsidRPr="004A4DD9">
              <w:rPr>
                <w:b/>
              </w:rPr>
              <w:t>Inv</w:t>
            </w:r>
            <w:r w:rsidRPr="004A4DD9">
              <w:t>&gt; tương ứng với một hóa đơn</w:t>
            </w:r>
          </w:p>
          <w:p w14:paraId="7F3DF409" w14:textId="77777777" w:rsidR="009D1437" w:rsidRPr="004A4DD9" w:rsidRDefault="009D1437" w:rsidP="00616EC4">
            <w:pPr>
              <w:jc w:val="both"/>
            </w:pPr>
            <w:r w:rsidRPr="004A4DD9">
              <w:t>Thẻ &lt;status&gt; chứa trạng thái hóa đơn: 1- hóa đơn đã phát hành, 3- hóa đơn bị thay thế, 4- hóa đơn bị điều chỉnh</w:t>
            </w:r>
          </w:p>
        </w:tc>
        <w:tc>
          <w:tcPr>
            <w:tcW w:w="2515" w:type="dxa"/>
            <w:tcBorders>
              <w:top w:val="single" w:sz="4" w:space="0" w:color="2E74B5"/>
              <w:left w:val="single" w:sz="4" w:space="0" w:color="2E74B5"/>
              <w:bottom w:val="single" w:sz="4" w:space="0" w:color="2E74B5"/>
              <w:right w:val="single" w:sz="4" w:space="0" w:color="2E74B5"/>
            </w:tcBorders>
          </w:tcPr>
          <w:p w14:paraId="06C806EB" w14:textId="77777777" w:rsidR="009D1437" w:rsidRPr="004A4DD9" w:rsidRDefault="009D1437" w:rsidP="00616EC4">
            <w:pPr>
              <w:pStyle w:val="ListParagraph"/>
              <w:ind w:left="0"/>
              <w:jc w:val="both"/>
            </w:pPr>
          </w:p>
        </w:tc>
      </w:tr>
    </w:tbl>
    <w:p w14:paraId="0FEEE3FA" w14:textId="77777777" w:rsidR="009D1437" w:rsidRDefault="009D1437" w:rsidP="009D1437">
      <w:pPr>
        <w:rPr>
          <w:lang w:eastAsia="x-none"/>
        </w:rPr>
      </w:pPr>
    </w:p>
    <w:p w14:paraId="5AAC9A67" w14:textId="77777777" w:rsidR="009D1437" w:rsidRPr="004A4DD9" w:rsidRDefault="009D1437" w:rsidP="009D1437">
      <w:pPr>
        <w:rPr>
          <w:b/>
          <w:u w:val="single"/>
        </w:rPr>
      </w:pPr>
      <w:r w:rsidRPr="004A4DD9">
        <w:rPr>
          <w:b/>
          <w:u w:val="single"/>
        </w:rPr>
        <w:t>Cấu trúc của chuỗi xml trả về</w:t>
      </w:r>
    </w:p>
    <w:p w14:paraId="2AAC3E2E" w14:textId="77777777" w:rsidR="009D1437" w:rsidRPr="002A7ACE" w:rsidRDefault="009D1437" w:rsidP="009D1437">
      <w:pPr>
        <w:shd w:val="clear" w:color="auto" w:fill="FFFFFF"/>
        <w:rPr>
          <w:rFonts w:ascii="Courier New" w:hAnsi="Courier New" w:cs="Courier New"/>
          <w:b/>
          <w:bCs/>
          <w:color w:val="000000"/>
          <w:sz w:val="20"/>
          <w:szCs w:val="20"/>
        </w:rPr>
      </w:pPr>
      <w:r w:rsidRPr="002A7ACE">
        <w:rPr>
          <w:rFonts w:ascii="Courier New" w:hAnsi="Courier New" w:cs="Courier New"/>
          <w:color w:val="0000FF"/>
          <w:sz w:val="20"/>
          <w:szCs w:val="20"/>
        </w:rPr>
        <w:t>&lt;Data&gt;</w:t>
      </w:r>
    </w:p>
    <w:p w14:paraId="2CDA3F9B" w14:textId="77777777" w:rsidR="009D1437" w:rsidRPr="002A7ACE" w:rsidRDefault="009D1437" w:rsidP="009D1437">
      <w:pPr>
        <w:shd w:val="clear" w:color="auto" w:fill="FFFFFF"/>
        <w:rPr>
          <w:rFonts w:ascii="Courier New" w:hAnsi="Courier New" w:cs="Courier New"/>
          <w:b/>
          <w:bCs/>
          <w:color w:val="000000"/>
          <w:sz w:val="20"/>
          <w:szCs w:val="20"/>
        </w:rPr>
      </w:pPr>
      <w:r w:rsidRPr="002A7ACE">
        <w:rPr>
          <w:rFonts w:ascii="Courier New" w:hAnsi="Courier New" w:cs="Courier New"/>
          <w:b/>
          <w:bCs/>
          <w:color w:val="000000"/>
          <w:sz w:val="20"/>
          <w:szCs w:val="20"/>
        </w:rPr>
        <w:t xml:space="preserve">    </w:t>
      </w:r>
      <w:r w:rsidRPr="002A7ACE">
        <w:rPr>
          <w:rFonts w:ascii="Courier New" w:hAnsi="Courier New" w:cs="Courier New"/>
          <w:color w:val="0000FF"/>
          <w:sz w:val="20"/>
          <w:szCs w:val="20"/>
        </w:rPr>
        <w:t>&lt;Item</w:t>
      </w:r>
      <w:r w:rsidRPr="002A7ACE">
        <w:rPr>
          <w:rFonts w:ascii="Courier New" w:hAnsi="Courier New" w:cs="Courier New"/>
          <w:color w:val="000000"/>
          <w:sz w:val="20"/>
          <w:szCs w:val="20"/>
        </w:rPr>
        <w:t xml:space="preserve"> </w:t>
      </w:r>
      <w:r w:rsidRPr="002A7ACE">
        <w:rPr>
          <w:rFonts w:ascii="Courier New" w:hAnsi="Courier New" w:cs="Courier New"/>
          <w:color w:val="0000FF"/>
          <w:sz w:val="20"/>
          <w:szCs w:val="20"/>
        </w:rPr>
        <w:t>&gt;</w:t>
      </w:r>
      <w:r w:rsidRPr="002A7ACE">
        <w:rPr>
          <w:rFonts w:ascii="Courier New" w:hAnsi="Courier New" w:cs="Courier New"/>
          <w:b/>
          <w:bCs/>
          <w:color w:val="000000"/>
          <w:sz w:val="20"/>
          <w:szCs w:val="20"/>
        </w:rPr>
        <w:t xml:space="preserve">             //tương ứng với 1 hóa đơn</w:t>
      </w:r>
    </w:p>
    <w:p w14:paraId="4BC6EF6E" w14:textId="77777777" w:rsidR="009D1437" w:rsidRPr="002A7ACE" w:rsidRDefault="009D1437" w:rsidP="009D1437">
      <w:pPr>
        <w:shd w:val="clear" w:color="auto" w:fill="FFFFFF"/>
        <w:rPr>
          <w:rFonts w:ascii="Courier New" w:hAnsi="Courier New" w:cs="Courier New"/>
          <w:b/>
          <w:bCs/>
          <w:color w:val="000000"/>
          <w:sz w:val="20"/>
          <w:szCs w:val="20"/>
        </w:rPr>
      </w:pPr>
      <w:r w:rsidRPr="002A7ACE">
        <w:rPr>
          <w:rFonts w:ascii="Courier New" w:hAnsi="Courier New" w:cs="Courier New"/>
          <w:b/>
          <w:bCs/>
          <w:color w:val="000000"/>
          <w:sz w:val="20"/>
          <w:szCs w:val="20"/>
        </w:rPr>
        <w:t xml:space="preserve">        </w:t>
      </w:r>
      <w:r w:rsidRPr="002A7ACE">
        <w:rPr>
          <w:rFonts w:ascii="Courier New" w:hAnsi="Courier New" w:cs="Courier New"/>
          <w:color w:val="0000FF"/>
          <w:sz w:val="20"/>
          <w:szCs w:val="20"/>
        </w:rPr>
        <w:t>&lt;index&gt;</w:t>
      </w:r>
      <w:r w:rsidRPr="002A7ACE">
        <w:rPr>
          <w:rFonts w:ascii="Courier New" w:hAnsi="Courier New" w:cs="Courier New"/>
          <w:b/>
          <w:bCs/>
          <w:color w:val="000000"/>
          <w:sz w:val="20"/>
          <w:szCs w:val="20"/>
        </w:rPr>
        <w:t xml:space="preserve">Tháng xuất hóa đơn </w:t>
      </w:r>
      <w:r w:rsidRPr="002A7ACE">
        <w:rPr>
          <w:rFonts w:ascii="Courier New" w:hAnsi="Courier New" w:cs="Courier New"/>
          <w:color w:val="0000FF"/>
          <w:sz w:val="20"/>
          <w:szCs w:val="20"/>
        </w:rPr>
        <w:t>&lt;/index&gt;</w:t>
      </w:r>
    </w:p>
    <w:p w14:paraId="29DC2BCC" w14:textId="77777777" w:rsidR="009D1437" w:rsidRPr="002A7ACE" w:rsidRDefault="009D1437" w:rsidP="009D1437">
      <w:pPr>
        <w:shd w:val="clear" w:color="auto" w:fill="FFFFFF"/>
        <w:rPr>
          <w:rFonts w:ascii="Courier New" w:hAnsi="Courier New" w:cs="Courier New"/>
          <w:b/>
          <w:bCs/>
          <w:color w:val="000000"/>
          <w:sz w:val="20"/>
          <w:szCs w:val="20"/>
        </w:rPr>
      </w:pPr>
      <w:r w:rsidRPr="002A7ACE">
        <w:rPr>
          <w:rFonts w:ascii="Courier New" w:hAnsi="Courier New" w:cs="Courier New"/>
          <w:b/>
          <w:bCs/>
          <w:color w:val="000000"/>
          <w:sz w:val="20"/>
          <w:szCs w:val="20"/>
        </w:rPr>
        <w:t xml:space="preserve">        </w:t>
      </w:r>
      <w:r w:rsidRPr="002A7ACE">
        <w:rPr>
          <w:rFonts w:ascii="Courier New" w:hAnsi="Courier New" w:cs="Courier New"/>
          <w:color w:val="0000FF"/>
          <w:sz w:val="20"/>
          <w:szCs w:val="20"/>
        </w:rPr>
        <w:t>&lt;cusCode&gt;</w:t>
      </w:r>
      <w:r w:rsidRPr="002A7ACE">
        <w:rPr>
          <w:rFonts w:ascii="Courier New" w:hAnsi="Courier New" w:cs="Courier New"/>
          <w:b/>
          <w:bCs/>
          <w:color w:val="000000"/>
          <w:sz w:val="20"/>
          <w:szCs w:val="20"/>
        </w:rPr>
        <w:t>Mã khách hàng</w:t>
      </w:r>
      <w:r w:rsidRPr="002A7ACE">
        <w:rPr>
          <w:rFonts w:ascii="Courier New" w:hAnsi="Courier New" w:cs="Courier New"/>
          <w:color w:val="0000FF"/>
          <w:sz w:val="20"/>
          <w:szCs w:val="20"/>
        </w:rPr>
        <w:t>&lt;/cusCode&gt;</w:t>
      </w:r>
    </w:p>
    <w:p w14:paraId="7E890CF8" w14:textId="77777777" w:rsidR="009D1437" w:rsidRPr="002A7ACE" w:rsidRDefault="009D1437" w:rsidP="009D1437">
      <w:pPr>
        <w:shd w:val="clear" w:color="auto" w:fill="FFFFFF"/>
        <w:rPr>
          <w:rFonts w:ascii="Courier New" w:hAnsi="Courier New" w:cs="Courier New"/>
          <w:b/>
          <w:bCs/>
          <w:color w:val="000000"/>
          <w:sz w:val="20"/>
          <w:szCs w:val="20"/>
        </w:rPr>
      </w:pPr>
      <w:r w:rsidRPr="002A7ACE">
        <w:rPr>
          <w:rFonts w:ascii="Courier New" w:hAnsi="Courier New" w:cs="Courier New"/>
          <w:b/>
          <w:bCs/>
          <w:color w:val="000000"/>
          <w:sz w:val="20"/>
          <w:szCs w:val="20"/>
        </w:rPr>
        <w:t xml:space="preserve">        </w:t>
      </w:r>
      <w:r w:rsidRPr="002A7ACE">
        <w:rPr>
          <w:rFonts w:ascii="Courier New" w:hAnsi="Courier New" w:cs="Courier New"/>
          <w:color w:val="0000FF"/>
          <w:sz w:val="20"/>
          <w:szCs w:val="20"/>
        </w:rPr>
        <w:t>&lt;month&gt;&lt;/month&gt;</w:t>
      </w:r>
    </w:p>
    <w:p w14:paraId="6AC37A75" w14:textId="77777777" w:rsidR="009D1437" w:rsidRPr="002A7ACE" w:rsidRDefault="009D1437" w:rsidP="009D1437">
      <w:pPr>
        <w:shd w:val="clear" w:color="auto" w:fill="FFFFFF"/>
        <w:rPr>
          <w:rFonts w:ascii="Courier New" w:hAnsi="Courier New" w:cs="Courier New"/>
          <w:b/>
          <w:bCs/>
          <w:color w:val="000000"/>
          <w:sz w:val="20"/>
          <w:szCs w:val="20"/>
        </w:rPr>
      </w:pPr>
      <w:r w:rsidRPr="002A7ACE">
        <w:rPr>
          <w:rFonts w:ascii="Courier New" w:hAnsi="Courier New" w:cs="Courier New"/>
          <w:b/>
          <w:bCs/>
          <w:color w:val="000000"/>
          <w:sz w:val="20"/>
          <w:szCs w:val="20"/>
        </w:rPr>
        <w:t xml:space="preserve">        </w:t>
      </w:r>
      <w:r w:rsidRPr="002A7ACE">
        <w:rPr>
          <w:rFonts w:ascii="Courier New" w:hAnsi="Courier New" w:cs="Courier New"/>
          <w:color w:val="0000FF"/>
          <w:sz w:val="20"/>
          <w:szCs w:val="20"/>
        </w:rPr>
        <w:t>&lt;name&gt;</w:t>
      </w:r>
      <w:r w:rsidRPr="002A7ACE">
        <w:rPr>
          <w:rFonts w:ascii="Courier New" w:hAnsi="Courier New" w:cs="Courier New"/>
          <w:b/>
          <w:bCs/>
          <w:color w:val="000000"/>
          <w:sz w:val="20"/>
          <w:szCs w:val="20"/>
        </w:rPr>
        <w:t>Tên hóa đơn</w:t>
      </w:r>
      <w:r w:rsidRPr="002A7ACE">
        <w:rPr>
          <w:rFonts w:ascii="Courier New" w:hAnsi="Courier New" w:cs="Courier New"/>
          <w:color w:val="0000FF"/>
          <w:sz w:val="20"/>
          <w:szCs w:val="20"/>
        </w:rPr>
        <w:t>&lt;/name&gt;</w:t>
      </w:r>
    </w:p>
    <w:p w14:paraId="683DB7CA" w14:textId="77777777" w:rsidR="009D1437" w:rsidRPr="002A7ACE" w:rsidRDefault="009D1437" w:rsidP="009D1437">
      <w:pPr>
        <w:shd w:val="clear" w:color="auto" w:fill="FFFFFF"/>
        <w:rPr>
          <w:rFonts w:ascii="Courier New" w:hAnsi="Courier New" w:cs="Courier New"/>
          <w:b/>
          <w:bCs/>
          <w:color w:val="000000"/>
          <w:sz w:val="20"/>
          <w:szCs w:val="20"/>
        </w:rPr>
      </w:pPr>
      <w:r w:rsidRPr="002A7ACE">
        <w:rPr>
          <w:rFonts w:ascii="Courier New" w:hAnsi="Courier New" w:cs="Courier New"/>
          <w:b/>
          <w:bCs/>
          <w:color w:val="000000"/>
          <w:sz w:val="20"/>
          <w:szCs w:val="20"/>
        </w:rPr>
        <w:t xml:space="preserve">        </w:t>
      </w:r>
      <w:r w:rsidRPr="002A7ACE">
        <w:rPr>
          <w:rFonts w:ascii="Courier New" w:hAnsi="Courier New" w:cs="Courier New"/>
          <w:color w:val="0000FF"/>
          <w:sz w:val="20"/>
          <w:szCs w:val="20"/>
        </w:rPr>
        <w:t>&lt;publishDate&gt;</w:t>
      </w:r>
      <w:r w:rsidRPr="002A7ACE">
        <w:rPr>
          <w:rFonts w:ascii="Courier New" w:hAnsi="Courier New" w:cs="Courier New"/>
          <w:b/>
          <w:bCs/>
          <w:color w:val="000000"/>
          <w:sz w:val="20"/>
          <w:szCs w:val="20"/>
        </w:rPr>
        <w:t>Ngày phát hành hóa đơn</w:t>
      </w:r>
      <w:r w:rsidRPr="002A7ACE">
        <w:rPr>
          <w:rFonts w:ascii="Courier New" w:hAnsi="Courier New" w:cs="Courier New"/>
          <w:color w:val="0000FF"/>
          <w:sz w:val="20"/>
          <w:szCs w:val="20"/>
        </w:rPr>
        <w:t>&lt;/publishDate&gt;</w:t>
      </w:r>
    </w:p>
    <w:p w14:paraId="22C09FB2" w14:textId="77777777" w:rsidR="009D1437" w:rsidRPr="002A7ACE" w:rsidRDefault="009D1437" w:rsidP="009D1437">
      <w:pPr>
        <w:shd w:val="clear" w:color="auto" w:fill="FFFFFF"/>
        <w:rPr>
          <w:rFonts w:ascii="Courier New" w:hAnsi="Courier New" w:cs="Courier New"/>
          <w:b/>
          <w:bCs/>
          <w:color w:val="000000"/>
          <w:sz w:val="20"/>
          <w:szCs w:val="20"/>
        </w:rPr>
      </w:pPr>
      <w:r w:rsidRPr="002A7ACE">
        <w:rPr>
          <w:rFonts w:ascii="Courier New" w:hAnsi="Courier New" w:cs="Courier New"/>
          <w:b/>
          <w:bCs/>
          <w:color w:val="000000"/>
          <w:sz w:val="20"/>
          <w:szCs w:val="20"/>
        </w:rPr>
        <w:t xml:space="preserve">        </w:t>
      </w:r>
      <w:r w:rsidRPr="002A7ACE">
        <w:rPr>
          <w:rFonts w:ascii="Courier New" w:hAnsi="Courier New" w:cs="Courier New"/>
          <w:color w:val="0000FF"/>
          <w:sz w:val="20"/>
          <w:szCs w:val="20"/>
        </w:rPr>
        <w:t>&lt;signStatus&gt;</w:t>
      </w:r>
      <w:r w:rsidRPr="002A7ACE">
        <w:rPr>
          <w:rFonts w:ascii="Courier New" w:hAnsi="Courier New" w:cs="Courier New"/>
          <w:b/>
          <w:bCs/>
          <w:color w:val="000000"/>
          <w:sz w:val="20"/>
          <w:szCs w:val="20"/>
        </w:rPr>
        <w:t>Trạng thái kí khách hàng</w:t>
      </w:r>
      <w:r w:rsidRPr="002A7ACE">
        <w:rPr>
          <w:rFonts w:ascii="Courier New" w:hAnsi="Courier New" w:cs="Courier New"/>
          <w:color w:val="0000FF"/>
          <w:sz w:val="20"/>
          <w:szCs w:val="20"/>
        </w:rPr>
        <w:t>&lt;/signStatus&gt;</w:t>
      </w:r>
    </w:p>
    <w:p w14:paraId="52BB24F0" w14:textId="77777777" w:rsidR="009D1437" w:rsidRPr="002A7ACE" w:rsidRDefault="009D1437" w:rsidP="009D1437">
      <w:pPr>
        <w:shd w:val="clear" w:color="auto" w:fill="FFFFFF"/>
        <w:rPr>
          <w:rFonts w:ascii="Courier New" w:hAnsi="Courier New" w:cs="Courier New"/>
          <w:b/>
          <w:bCs/>
          <w:color w:val="000000"/>
          <w:sz w:val="20"/>
          <w:szCs w:val="20"/>
        </w:rPr>
      </w:pPr>
      <w:r w:rsidRPr="002A7ACE">
        <w:rPr>
          <w:rFonts w:ascii="Courier New" w:hAnsi="Courier New" w:cs="Courier New"/>
          <w:b/>
          <w:bCs/>
          <w:color w:val="000000"/>
          <w:sz w:val="20"/>
          <w:szCs w:val="20"/>
        </w:rPr>
        <w:t xml:space="preserve">        </w:t>
      </w:r>
      <w:r w:rsidRPr="002A7ACE">
        <w:rPr>
          <w:rFonts w:ascii="Courier New" w:hAnsi="Courier New" w:cs="Courier New"/>
          <w:color w:val="0000FF"/>
          <w:sz w:val="20"/>
          <w:szCs w:val="20"/>
        </w:rPr>
        <w:t>&lt;pattern&gt;</w:t>
      </w:r>
      <w:r w:rsidRPr="002A7ACE">
        <w:rPr>
          <w:rFonts w:ascii="Courier New" w:hAnsi="Courier New" w:cs="Courier New"/>
          <w:b/>
          <w:bCs/>
          <w:color w:val="000000"/>
          <w:sz w:val="20"/>
          <w:szCs w:val="20"/>
        </w:rPr>
        <w:t>Mẫu hóa đơn</w:t>
      </w:r>
      <w:r w:rsidRPr="002A7ACE">
        <w:rPr>
          <w:rFonts w:ascii="Courier New" w:hAnsi="Courier New" w:cs="Courier New"/>
          <w:color w:val="0000FF"/>
          <w:sz w:val="20"/>
          <w:szCs w:val="20"/>
        </w:rPr>
        <w:t>&lt;pattern&gt;</w:t>
      </w:r>
    </w:p>
    <w:p w14:paraId="7084EAA5" w14:textId="77777777" w:rsidR="009D1437" w:rsidRPr="002A7ACE" w:rsidRDefault="009D1437" w:rsidP="009D1437">
      <w:pPr>
        <w:shd w:val="clear" w:color="auto" w:fill="FFFFFF"/>
        <w:rPr>
          <w:rFonts w:ascii="Courier New" w:hAnsi="Courier New" w:cs="Courier New"/>
          <w:b/>
          <w:bCs/>
          <w:color w:val="000000"/>
          <w:sz w:val="20"/>
          <w:szCs w:val="20"/>
        </w:rPr>
      </w:pPr>
      <w:r w:rsidRPr="002A7ACE">
        <w:rPr>
          <w:rFonts w:ascii="Courier New" w:hAnsi="Courier New" w:cs="Courier New"/>
          <w:b/>
          <w:bCs/>
          <w:color w:val="000000"/>
          <w:sz w:val="20"/>
          <w:szCs w:val="20"/>
        </w:rPr>
        <w:t xml:space="preserve">        </w:t>
      </w:r>
      <w:r w:rsidRPr="002A7ACE">
        <w:rPr>
          <w:rFonts w:ascii="Courier New" w:hAnsi="Courier New" w:cs="Courier New"/>
          <w:color w:val="0000FF"/>
          <w:sz w:val="20"/>
          <w:szCs w:val="20"/>
        </w:rPr>
        <w:t>&lt;serial&gt;</w:t>
      </w:r>
      <w:r w:rsidRPr="002A7ACE">
        <w:rPr>
          <w:rFonts w:ascii="Courier New" w:hAnsi="Courier New" w:cs="Courier New"/>
          <w:b/>
          <w:bCs/>
          <w:color w:val="000000"/>
          <w:sz w:val="20"/>
          <w:szCs w:val="20"/>
        </w:rPr>
        <w:t>Serial hóa đơn</w:t>
      </w:r>
      <w:r w:rsidRPr="002A7ACE">
        <w:rPr>
          <w:rFonts w:ascii="Courier New" w:hAnsi="Courier New" w:cs="Courier New"/>
          <w:color w:val="0000FF"/>
          <w:sz w:val="20"/>
          <w:szCs w:val="20"/>
        </w:rPr>
        <w:t>&lt;/serial&gt;</w:t>
      </w:r>
    </w:p>
    <w:p w14:paraId="362AA584" w14:textId="77777777" w:rsidR="009D1437" w:rsidRPr="002A7ACE" w:rsidRDefault="009D1437" w:rsidP="009D1437">
      <w:pPr>
        <w:shd w:val="clear" w:color="auto" w:fill="FFFFFF"/>
        <w:rPr>
          <w:rFonts w:ascii="Courier New" w:hAnsi="Courier New" w:cs="Courier New"/>
          <w:b/>
          <w:bCs/>
          <w:color w:val="000000"/>
          <w:sz w:val="20"/>
          <w:szCs w:val="20"/>
        </w:rPr>
      </w:pPr>
      <w:r w:rsidRPr="002A7ACE">
        <w:rPr>
          <w:rFonts w:ascii="Courier New" w:hAnsi="Courier New" w:cs="Courier New"/>
          <w:b/>
          <w:bCs/>
          <w:color w:val="000000"/>
          <w:sz w:val="20"/>
          <w:szCs w:val="20"/>
        </w:rPr>
        <w:lastRenderedPageBreak/>
        <w:t xml:space="preserve">        </w:t>
      </w:r>
      <w:r w:rsidRPr="002A7ACE">
        <w:rPr>
          <w:rFonts w:ascii="Courier New" w:hAnsi="Courier New" w:cs="Courier New"/>
          <w:color w:val="0000FF"/>
          <w:sz w:val="20"/>
          <w:szCs w:val="20"/>
        </w:rPr>
        <w:t>&lt;invNum&gt;</w:t>
      </w:r>
      <w:r w:rsidRPr="002A7ACE">
        <w:rPr>
          <w:rFonts w:ascii="Courier New" w:hAnsi="Courier New" w:cs="Courier New"/>
          <w:b/>
          <w:bCs/>
          <w:color w:val="000000"/>
          <w:sz w:val="20"/>
          <w:szCs w:val="20"/>
        </w:rPr>
        <w:t>Số hóa đơn</w:t>
      </w:r>
      <w:r w:rsidRPr="002A7ACE">
        <w:rPr>
          <w:rFonts w:ascii="Courier New" w:hAnsi="Courier New" w:cs="Courier New"/>
          <w:color w:val="0000FF"/>
          <w:sz w:val="20"/>
          <w:szCs w:val="20"/>
        </w:rPr>
        <w:t>&lt;/invNum&gt;</w:t>
      </w:r>
    </w:p>
    <w:p w14:paraId="1D1C903F" w14:textId="77777777" w:rsidR="009D1437" w:rsidRPr="002A7ACE" w:rsidRDefault="009D1437" w:rsidP="009D1437">
      <w:pPr>
        <w:shd w:val="clear" w:color="auto" w:fill="FFFFFF"/>
        <w:rPr>
          <w:rFonts w:ascii="Courier New" w:hAnsi="Courier New" w:cs="Courier New"/>
          <w:b/>
          <w:bCs/>
          <w:color w:val="000000"/>
          <w:sz w:val="20"/>
          <w:szCs w:val="20"/>
        </w:rPr>
      </w:pPr>
      <w:r w:rsidRPr="002A7ACE">
        <w:rPr>
          <w:rFonts w:ascii="Courier New" w:hAnsi="Courier New" w:cs="Courier New"/>
          <w:b/>
          <w:bCs/>
          <w:color w:val="000000"/>
          <w:sz w:val="20"/>
          <w:szCs w:val="20"/>
        </w:rPr>
        <w:t xml:space="preserve">        </w:t>
      </w:r>
      <w:r w:rsidRPr="002A7ACE">
        <w:rPr>
          <w:rFonts w:ascii="Courier New" w:hAnsi="Courier New" w:cs="Courier New"/>
          <w:color w:val="0000FF"/>
          <w:sz w:val="20"/>
          <w:szCs w:val="20"/>
        </w:rPr>
        <w:t>&lt;amount&gt;</w:t>
      </w:r>
      <w:r w:rsidRPr="002A7ACE">
        <w:rPr>
          <w:rFonts w:ascii="Courier New" w:hAnsi="Courier New" w:cs="Courier New"/>
          <w:b/>
          <w:bCs/>
          <w:color w:val="000000"/>
          <w:sz w:val="20"/>
          <w:szCs w:val="20"/>
        </w:rPr>
        <w:t xml:space="preserve">Tổng tiền của hóa đơn </w:t>
      </w:r>
      <w:r w:rsidRPr="002A7ACE">
        <w:rPr>
          <w:rFonts w:ascii="Courier New" w:hAnsi="Courier New" w:cs="Courier New"/>
          <w:color w:val="0000FF"/>
          <w:sz w:val="20"/>
          <w:szCs w:val="20"/>
        </w:rPr>
        <w:t>&lt;/amount&gt;</w:t>
      </w:r>
    </w:p>
    <w:p w14:paraId="6BD68BD0" w14:textId="77777777" w:rsidR="009D1437" w:rsidRPr="002A7ACE" w:rsidRDefault="009D1437" w:rsidP="009D1437">
      <w:pPr>
        <w:shd w:val="clear" w:color="auto" w:fill="FFFFFF"/>
        <w:rPr>
          <w:rFonts w:ascii="Courier New" w:hAnsi="Courier New" w:cs="Courier New"/>
          <w:b/>
          <w:bCs/>
          <w:color w:val="000000"/>
          <w:sz w:val="20"/>
          <w:szCs w:val="20"/>
        </w:rPr>
      </w:pPr>
      <w:r w:rsidRPr="002A7ACE">
        <w:rPr>
          <w:rFonts w:ascii="Courier New" w:hAnsi="Courier New" w:cs="Courier New"/>
          <w:b/>
          <w:bCs/>
          <w:color w:val="000000"/>
          <w:sz w:val="20"/>
          <w:szCs w:val="20"/>
        </w:rPr>
        <w:t xml:space="preserve">        </w:t>
      </w:r>
      <w:r w:rsidRPr="002A7ACE">
        <w:rPr>
          <w:rFonts w:ascii="Courier New" w:hAnsi="Courier New" w:cs="Courier New"/>
          <w:color w:val="0000FF"/>
          <w:sz w:val="20"/>
          <w:szCs w:val="20"/>
        </w:rPr>
        <w:t>&lt;status&gt;</w:t>
      </w:r>
      <w:r w:rsidRPr="002A7ACE">
        <w:rPr>
          <w:rFonts w:ascii="Courier New" w:hAnsi="Courier New" w:cs="Courier New"/>
          <w:b/>
          <w:bCs/>
          <w:color w:val="000000"/>
          <w:sz w:val="20"/>
          <w:szCs w:val="20"/>
        </w:rPr>
        <w:t>Trạng thái hóa đơn</w:t>
      </w:r>
      <w:r w:rsidRPr="002A7ACE">
        <w:rPr>
          <w:rFonts w:ascii="Courier New" w:hAnsi="Courier New" w:cs="Courier New"/>
          <w:color w:val="0000FF"/>
          <w:sz w:val="20"/>
          <w:szCs w:val="20"/>
        </w:rPr>
        <w:t>&lt;/status&gt;</w:t>
      </w:r>
    </w:p>
    <w:p w14:paraId="20BE9CFB" w14:textId="77777777" w:rsidR="009D1437" w:rsidRPr="002A7ACE" w:rsidRDefault="009D1437" w:rsidP="009D1437">
      <w:pPr>
        <w:shd w:val="clear" w:color="auto" w:fill="FFFFFF"/>
        <w:rPr>
          <w:rFonts w:ascii="Courier New" w:hAnsi="Courier New" w:cs="Courier New"/>
          <w:b/>
          <w:bCs/>
          <w:color w:val="000000"/>
          <w:sz w:val="20"/>
          <w:szCs w:val="20"/>
        </w:rPr>
      </w:pPr>
      <w:r w:rsidRPr="002A7ACE">
        <w:rPr>
          <w:rFonts w:ascii="Courier New" w:hAnsi="Courier New" w:cs="Courier New"/>
          <w:b/>
          <w:bCs/>
          <w:color w:val="000000"/>
          <w:sz w:val="20"/>
          <w:szCs w:val="20"/>
        </w:rPr>
        <w:t xml:space="preserve">        </w:t>
      </w:r>
      <w:r w:rsidRPr="002A7ACE">
        <w:rPr>
          <w:rFonts w:ascii="Courier New" w:hAnsi="Courier New" w:cs="Courier New"/>
          <w:color w:val="0000FF"/>
          <w:sz w:val="20"/>
          <w:szCs w:val="20"/>
        </w:rPr>
        <w:t>&lt;cusname&gt;</w:t>
      </w:r>
      <w:r w:rsidRPr="002A7ACE">
        <w:rPr>
          <w:rFonts w:ascii="Courier New" w:hAnsi="Courier New" w:cs="Courier New"/>
          <w:b/>
          <w:bCs/>
          <w:color w:val="000000"/>
          <w:sz w:val="20"/>
          <w:szCs w:val="20"/>
        </w:rPr>
        <w:t>Tên người mua hàng</w:t>
      </w:r>
      <w:r w:rsidRPr="002A7ACE">
        <w:rPr>
          <w:rFonts w:ascii="Courier New" w:hAnsi="Courier New" w:cs="Courier New"/>
          <w:color w:val="0000FF"/>
          <w:sz w:val="20"/>
          <w:szCs w:val="20"/>
        </w:rPr>
        <w:t>&lt;/cusname&gt;</w:t>
      </w:r>
    </w:p>
    <w:p w14:paraId="4B990ABF" w14:textId="77777777" w:rsidR="009D1437" w:rsidRPr="002A7ACE" w:rsidRDefault="009D1437" w:rsidP="009D1437">
      <w:pPr>
        <w:shd w:val="clear" w:color="auto" w:fill="FFFFFF"/>
        <w:rPr>
          <w:rFonts w:ascii="Courier New" w:hAnsi="Courier New" w:cs="Courier New"/>
          <w:b/>
          <w:bCs/>
          <w:color w:val="000000"/>
          <w:sz w:val="20"/>
          <w:szCs w:val="20"/>
        </w:rPr>
      </w:pPr>
      <w:r w:rsidRPr="002A7ACE">
        <w:rPr>
          <w:rFonts w:ascii="Courier New" w:hAnsi="Courier New" w:cs="Courier New"/>
          <w:b/>
          <w:bCs/>
          <w:color w:val="000000"/>
          <w:sz w:val="20"/>
          <w:szCs w:val="20"/>
        </w:rPr>
        <w:t xml:space="preserve">        </w:t>
      </w:r>
      <w:r w:rsidRPr="002A7ACE">
        <w:rPr>
          <w:rFonts w:ascii="Courier New" w:hAnsi="Courier New" w:cs="Courier New"/>
          <w:color w:val="0000FF"/>
          <w:sz w:val="20"/>
          <w:szCs w:val="20"/>
        </w:rPr>
        <w:t>&lt;payment&gt;</w:t>
      </w:r>
      <w:r w:rsidRPr="002A7ACE">
        <w:rPr>
          <w:rFonts w:ascii="Courier New" w:hAnsi="Courier New" w:cs="Courier New"/>
          <w:b/>
          <w:bCs/>
          <w:color w:val="000000"/>
          <w:sz w:val="20"/>
          <w:szCs w:val="20"/>
        </w:rPr>
        <w:t>Trạng thái thanh toán</w:t>
      </w:r>
      <w:r w:rsidRPr="002A7ACE">
        <w:rPr>
          <w:rFonts w:ascii="Courier New" w:hAnsi="Courier New" w:cs="Courier New"/>
          <w:color w:val="0000FF"/>
          <w:sz w:val="20"/>
          <w:szCs w:val="20"/>
        </w:rPr>
        <w:t>&lt;/payment</w:t>
      </w:r>
      <w:r w:rsidRPr="002A7ACE">
        <w:rPr>
          <w:rFonts w:ascii="Courier New" w:hAnsi="Courier New" w:cs="Courier New"/>
          <w:color w:val="000000"/>
          <w:sz w:val="20"/>
          <w:szCs w:val="20"/>
        </w:rPr>
        <w:t xml:space="preserve"> </w:t>
      </w:r>
      <w:r w:rsidRPr="002A7ACE">
        <w:rPr>
          <w:rFonts w:ascii="Courier New" w:hAnsi="Courier New" w:cs="Courier New"/>
          <w:color w:val="0000FF"/>
          <w:sz w:val="20"/>
          <w:szCs w:val="20"/>
        </w:rPr>
        <w:t>&gt;</w:t>
      </w:r>
    </w:p>
    <w:p w14:paraId="493E18C1" w14:textId="77777777" w:rsidR="009D1437" w:rsidRPr="002A7ACE" w:rsidRDefault="009D1437" w:rsidP="009D1437">
      <w:pPr>
        <w:shd w:val="clear" w:color="auto" w:fill="FFFFFF"/>
        <w:rPr>
          <w:rFonts w:ascii="Courier New" w:hAnsi="Courier New" w:cs="Courier New"/>
          <w:b/>
          <w:bCs/>
          <w:color w:val="000000"/>
          <w:sz w:val="20"/>
          <w:szCs w:val="20"/>
        </w:rPr>
      </w:pPr>
      <w:r w:rsidRPr="002A7ACE">
        <w:rPr>
          <w:rFonts w:ascii="Courier New" w:hAnsi="Courier New" w:cs="Courier New"/>
          <w:b/>
          <w:bCs/>
          <w:color w:val="000000"/>
          <w:sz w:val="20"/>
          <w:szCs w:val="20"/>
        </w:rPr>
        <w:t xml:space="preserve">        </w:t>
      </w:r>
      <w:r w:rsidRPr="002A7ACE">
        <w:rPr>
          <w:rFonts w:ascii="Courier New" w:hAnsi="Courier New" w:cs="Courier New"/>
          <w:color w:val="0000FF"/>
          <w:sz w:val="20"/>
          <w:szCs w:val="20"/>
        </w:rPr>
        <w:t>&lt;converted&gt;</w:t>
      </w:r>
      <w:r w:rsidRPr="002A7ACE">
        <w:rPr>
          <w:rFonts w:ascii="Courier New" w:hAnsi="Courier New" w:cs="Courier New"/>
          <w:b/>
          <w:bCs/>
          <w:color w:val="000000"/>
          <w:sz w:val="20"/>
          <w:szCs w:val="20"/>
        </w:rPr>
        <w:t>1: đã chuyển đổi / 0: chưa chuyển đổi</w:t>
      </w:r>
      <w:r w:rsidRPr="002A7ACE">
        <w:rPr>
          <w:rFonts w:ascii="Courier New" w:hAnsi="Courier New" w:cs="Courier New"/>
          <w:color w:val="0000FF"/>
          <w:sz w:val="20"/>
          <w:szCs w:val="20"/>
        </w:rPr>
        <w:t>&lt;/payment</w:t>
      </w:r>
      <w:r w:rsidRPr="002A7ACE">
        <w:rPr>
          <w:rFonts w:ascii="Courier New" w:hAnsi="Courier New" w:cs="Courier New"/>
          <w:color w:val="000000"/>
          <w:sz w:val="20"/>
          <w:szCs w:val="20"/>
        </w:rPr>
        <w:t xml:space="preserve"> </w:t>
      </w:r>
      <w:r w:rsidRPr="002A7ACE">
        <w:rPr>
          <w:rFonts w:ascii="Courier New" w:hAnsi="Courier New" w:cs="Courier New"/>
          <w:color w:val="0000FF"/>
          <w:sz w:val="20"/>
          <w:szCs w:val="20"/>
        </w:rPr>
        <w:t>&gt;</w:t>
      </w:r>
    </w:p>
    <w:p w14:paraId="6E487602" w14:textId="77777777" w:rsidR="009D1437" w:rsidRPr="002A7ACE" w:rsidRDefault="009D1437" w:rsidP="009D1437">
      <w:pPr>
        <w:shd w:val="clear" w:color="auto" w:fill="FFFFFF"/>
        <w:rPr>
          <w:rFonts w:ascii="Courier New" w:hAnsi="Courier New" w:cs="Courier New"/>
          <w:b/>
          <w:bCs/>
          <w:color w:val="000000"/>
          <w:sz w:val="20"/>
          <w:szCs w:val="20"/>
        </w:rPr>
      </w:pPr>
      <w:r w:rsidRPr="002A7ACE">
        <w:rPr>
          <w:rFonts w:ascii="Courier New" w:hAnsi="Courier New" w:cs="Courier New"/>
          <w:b/>
          <w:bCs/>
          <w:color w:val="000000"/>
          <w:sz w:val="20"/>
          <w:szCs w:val="20"/>
        </w:rPr>
        <w:t xml:space="preserve">    </w:t>
      </w:r>
      <w:r w:rsidRPr="002A7ACE">
        <w:rPr>
          <w:rFonts w:ascii="Courier New" w:hAnsi="Courier New" w:cs="Courier New"/>
          <w:color w:val="0000FF"/>
          <w:sz w:val="20"/>
          <w:szCs w:val="20"/>
        </w:rPr>
        <w:t>&lt;/Item</w:t>
      </w:r>
      <w:r w:rsidRPr="002A7ACE">
        <w:rPr>
          <w:rFonts w:ascii="Courier New" w:hAnsi="Courier New" w:cs="Courier New"/>
          <w:color w:val="000000"/>
          <w:sz w:val="20"/>
          <w:szCs w:val="20"/>
        </w:rPr>
        <w:t xml:space="preserve"> </w:t>
      </w:r>
      <w:r w:rsidRPr="002A7ACE">
        <w:rPr>
          <w:rFonts w:ascii="Courier New" w:hAnsi="Courier New" w:cs="Courier New"/>
          <w:color w:val="0000FF"/>
          <w:sz w:val="20"/>
          <w:szCs w:val="20"/>
        </w:rPr>
        <w:t>&gt;</w:t>
      </w:r>
    </w:p>
    <w:p w14:paraId="6CE41905" w14:textId="77777777" w:rsidR="009D1437" w:rsidRPr="002A7ACE" w:rsidRDefault="009D1437" w:rsidP="009D1437">
      <w:pPr>
        <w:shd w:val="clear" w:color="auto" w:fill="FFFFFF"/>
        <w:rPr>
          <w:rFonts w:ascii="Courier New" w:hAnsi="Courier New" w:cs="Courier New"/>
          <w:b/>
          <w:bCs/>
          <w:color w:val="000000"/>
          <w:sz w:val="20"/>
          <w:szCs w:val="20"/>
        </w:rPr>
      </w:pPr>
      <w:r w:rsidRPr="002A7ACE">
        <w:rPr>
          <w:rFonts w:ascii="Courier New" w:hAnsi="Courier New" w:cs="Courier New"/>
          <w:b/>
          <w:bCs/>
          <w:color w:val="000000"/>
          <w:sz w:val="20"/>
          <w:szCs w:val="20"/>
        </w:rPr>
        <w:t xml:space="preserve">    </w:t>
      </w:r>
      <w:r w:rsidRPr="002A7ACE">
        <w:rPr>
          <w:rFonts w:ascii="Courier New" w:hAnsi="Courier New" w:cs="Courier New"/>
          <w:color w:val="0000FF"/>
          <w:sz w:val="20"/>
          <w:szCs w:val="20"/>
        </w:rPr>
        <w:t>&lt;Item</w:t>
      </w:r>
      <w:r w:rsidRPr="002A7ACE">
        <w:rPr>
          <w:rFonts w:ascii="Courier New" w:hAnsi="Courier New" w:cs="Courier New"/>
          <w:color w:val="000000"/>
          <w:sz w:val="20"/>
          <w:szCs w:val="20"/>
        </w:rPr>
        <w:t xml:space="preserve"> </w:t>
      </w:r>
      <w:r w:rsidRPr="002A7ACE">
        <w:rPr>
          <w:rFonts w:ascii="Courier New" w:hAnsi="Courier New" w:cs="Courier New"/>
          <w:color w:val="0000FF"/>
          <w:sz w:val="20"/>
          <w:szCs w:val="20"/>
        </w:rPr>
        <w:t>&gt;&lt;/Item</w:t>
      </w:r>
      <w:r w:rsidRPr="002A7ACE">
        <w:rPr>
          <w:rFonts w:ascii="Courier New" w:hAnsi="Courier New" w:cs="Courier New"/>
          <w:color w:val="000000"/>
          <w:sz w:val="20"/>
          <w:szCs w:val="20"/>
        </w:rPr>
        <w:t xml:space="preserve"> </w:t>
      </w:r>
      <w:r w:rsidRPr="002A7ACE">
        <w:rPr>
          <w:rFonts w:ascii="Courier New" w:hAnsi="Courier New" w:cs="Courier New"/>
          <w:color w:val="0000FF"/>
          <w:sz w:val="20"/>
          <w:szCs w:val="20"/>
        </w:rPr>
        <w:t>&gt;</w:t>
      </w:r>
      <w:r w:rsidRPr="002A7ACE">
        <w:rPr>
          <w:rFonts w:ascii="Courier New" w:hAnsi="Courier New" w:cs="Courier New"/>
          <w:b/>
          <w:bCs/>
          <w:color w:val="000000"/>
          <w:sz w:val="20"/>
          <w:szCs w:val="20"/>
        </w:rPr>
        <w:t>….Hóa đơn khác</w:t>
      </w:r>
    </w:p>
    <w:p w14:paraId="05A0BD0C" w14:textId="77777777" w:rsidR="009D1437" w:rsidRPr="002A7ACE" w:rsidRDefault="009D1437" w:rsidP="009D1437">
      <w:pPr>
        <w:shd w:val="clear" w:color="auto" w:fill="FFFFFF"/>
        <w:rPr>
          <w:rFonts w:ascii="Courier New" w:hAnsi="Courier New" w:cs="Courier New"/>
          <w:b/>
          <w:bCs/>
          <w:color w:val="000000"/>
          <w:sz w:val="20"/>
          <w:szCs w:val="20"/>
        </w:rPr>
      </w:pPr>
      <w:r w:rsidRPr="002A7ACE">
        <w:rPr>
          <w:rFonts w:ascii="Courier New" w:hAnsi="Courier New" w:cs="Courier New"/>
          <w:color w:val="0000FF"/>
          <w:sz w:val="20"/>
          <w:szCs w:val="20"/>
        </w:rPr>
        <w:t>&lt;/Data&gt;</w:t>
      </w:r>
    </w:p>
    <w:p w14:paraId="02811BF4" w14:textId="77777777" w:rsidR="009D1437" w:rsidRDefault="009D1437" w:rsidP="009D1437">
      <w:pPr>
        <w:rPr>
          <w:lang w:eastAsia="x-none"/>
        </w:rPr>
      </w:pPr>
    </w:p>
    <w:p w14:paraId="2E1A01A9" w14:textId="77777777" w:rsidR="009D1437" w:rsidRDefault="009D1437" w:rsidP="00480762">
      <w:pPr>
        <w:pStyle w:val="Heading3"/>
      </w:pPr>
      <w:bookmarkStart w:id="45" w:name="_Toc198045282"/>
      <w:r>
        <w:t>Lấy thông tin chi tiết hóa đơn</w:t>
      </w:r>
      <w:bookmarkEnd w:id="45"/>
    </w:p>
    <w:p w14:paraId="36BE75B5" w14:textId="77777777" w:rsidR="009D1437" w:rsidRDefault="009D1437" w:rsidP="009D1437">
      <w:r>
        <w:t>URL</w:t>
      </w:r>
    </w:p>
    <w:p w14:paraId="43B66BE8" w14:textId="77777777" w:rsidR="009D1437" w:rsidRPr="004A4DD9" w:rsidRDefault="009D1437" w:rsidP="009D1437">
      <w:pPr>
        <w:ind w:firstLine="720"/>
      </w:pPr>
      <w:r>
        <w:t>s</w:t>
      </w:r>
      <w:r w:rsidRPr="004A4DD9">
        <w:t xml:space="preserve">tring </w:t>
      </w:r>
      <w:r w:rsidRPr="004A4DD9">
        <w:rPr>
          <w:b/>
        </w:rPr>
        <w:t>getInvView</w:t>
      </w:r>
      <w:r w:rsidRPr="004A4DD9">
        <w:t>(string invToken, string userName, string userPass)</w:t>
      </w:r>
    </w:p>
    <w:p w14:paraId="4856843D" w14:textId="77777777" w:rsidR="009D1437" w:rsidRPr="004A4DD9" w:rsidRDefault="009D1437" w:rsidP="009D1437">
      <w:pPr>
        <w:ind w:left="720"/>
        <w:jc w:val="both"/>
      </w:pPr>
    </w:p>
    <w:p w14:paraId="3A1BF3A6" w14:textId="77777777" w:rsidR="009D1437" w:rsidRPr="00593BE8" w:rsidRDefault="009D1437" w:rsidP="009D1437">
      <w:pPr>
        <w:pStyle w:val="N"/>
      </w:pPr>
      <w:r w:rsidRPr="00593BE8">
        <w:t>DESCRIPTION</w:t>
      </w:r>
    </w:p>
    <w:p w14:paraId="5D5EF8D3" w14:textId="77777777" w:rsidR="009D1437" w:rsidRDefault="009D1437" w:rsidP="009D1437">
      <w:pPr>
        <w:pStyle w:val="N"/>
      </w:pPr>
      <w:r>
        <w:tab/>
        <w:t>Đây là web service cho phép trả về định dạng html của hóa đơn theo chuỗi token truyền vào</w:t>
      </w:r>
    </w:p>
    <w:p w14:paraId="1F7CA879" w14:textId="77777777" w:rsidR="009D1437" w:rsidRPr="00007702" w:rsidRDefault="009D1437" w:rsidP="009D1437">
      <w:pPr>
        <w:pStyle w:val="N"/>
      </w:pPr>
      <w:r w:rsidRPr="00663B3E">
        <w:t>HTTP METHOD</w:t>
      </w:r>
    </w:p>
    <w:p w14:paraId="0C57DA11" w14:textId="77777777" w:rsidR="009D1437" w:rsidRPr="00007702" w:rsidRDefault="009D1437" w:rsidP="009D1437">
      <w:pPr>
        <w:pStyle w:val="N"/>
        <w:rPr>
          <w:b/>
        </w:rPr>
      </w:pPr>
      <w:r>
        <w:tab/>
      </w:r>
      <w:r w:rsidRPr="00610AFD">
        <w:t>POST</w:t>
      </w:r>
    </w:p>
    <w:p w14:paraId="215562D1" w14:textId="77777777" w:rsidR="009D1437" w:rsidRPr="00610AFD" w:rsidRDefault="009D1437" w:rsidP="009D1437">
      <w:pPr>
        <w:pStyle w:val="N"/>
      </w:pPr>
      <w:r w:rsidRPr="00610AFD">
        <w:t>REQUEST BODY</w:t>
      </w:r>
    </w:p>
    <w:p w14:paraId="63BCBEF2" w14:textId="77777777" w:rsidR="009D1437" w:rsidRPr="00977960"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5AF62DA4" w14:textId="4D3AB05F" w:rsidR="009D1437" w:rsidRPr="00977960" w:rsidRDefault="00747DD3" w:rsidP="009D1437">
      <w:pPr>
        <w:pStyle w:val="ListParagraph"/>
        <w:numPr>
          <w:ilvl w:val="0"/>
          <w:numId w:val="2"/>
        </w:numPr>
        <w:spacing w:after="0" w:line="360" w:lineRule="auto"/>
        <w:ind w:left="1080"/>
        <w:jc w:val="both"/>
        <w:rPr>
          <w:rFonts w:eastAsia="Calibri"/>
          <w:b/>
          <w:u w:val="single"/>
        </w:rPr>
      </w:pPr>
      <w:r>
        <w:rPr>
          <w:b/>
        </w:rPr>
        <w:t>invToken</w:t>
      </w:r>
      <w:r w:rsidR="009D1437" w:rsidRPr="00977960">
        <w:rPr>
          <w:b/>
        </w:rPr>
        <w:t xml:space="preserve">: </w:t>
      </w:r>
      <w:r w:rsidR="009D1437" w:rsidRPr="00977960">
        <w:t xml:space="preserve">Chuỗi token xác định hóa đơn cần lấy </w:t>
      </w:r>
    </w:p>
    <w:p w14:paraId="3141E3B7" w14:textId="77777777" w:rsidR="009D1437" w:rsidRPr="005C559E" w:rsidRDefault="009D1437" w:rsidP="009D1437">
      <w:pPr>
        <w:pStyle w:val="ListParagraph"/>
        <w:spacing w:after="0" w:line="360" w:lineRule="auto"/>
        <w:ind w:left="1080"/>
        <w:jc w:val="both"/>
        <w:rPr>
          <w:rFonts w:eastAsia="Calibri"/>
          <w:b/>
          <w:u w:val="single"/>
        </w:rPr>
      </w:pPr>
    </w:p>
    <w:p w14:paraId="47C9B5FA"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60E16A7B"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20571123"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473932F9"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78654A54" w14:textId="77777777" w:rsidR="009D1437" w:rsidRPr="00660ABB" w:rsidRDefault="009D1437" w:rsidP="00616EC4">
            <w:pPr>
              <w:pStyle w:val="ListParagraph"/>
            </w:pPr>
            <w:r>
              <w:t>Ghi chú</w:t>
            </w:r>
          </w:p>
        </w:tc>
      </w:tr>
      <w:tr w:rsidR="009D1437" w:rsidRPr="00660ABB" w14:paraId="3AE65D03" w14:textId="77777777" w:rsidTr="00616EC4">
        <w:tc>
          <w:tcPr>
            <w:tcW w:w="1710" w:type="dxa"/>
            <w:tcBorders>
              <w:top w:val="single" w:sz="4" w:space="0" w:color="2E74B5"/>
              <w:left w:val="single" w:sz="4" w:space="0" w:color="2E74B5"/>
              <w:right w:val="single" w:sz="4" w:space="0" w:color="2E74B5"/>
            </w:tcBorders>
            <w:shd w:val="clear" w:color="auto" w:fill="auto"/>
          </w:tcPr>
          <w:p w14:paraId="42BED52A"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E0475FD" w14:textId="77777777" w:rsidR="009D1437" w:rsidRPr="009372AD" w:rsidRDefault="009D1437" w:rsidP="00616EC4">
            <w:pPr>
              <w:pStyle w:val="ListParagraph"/>
              <w:ind w:left="0"/>
              <w:jc w:val="both"/>
            </w:pPr>
            <w:r w:rsidRPr="009372AD">
              <w:t>Tài khoản đăng nhập sai hoặc không có quyề</w:t>
            </w:r>
            <w:r>
              <w:t>n</w:t>
            </w:r>
          </w:p>
        </w:tc>
        <w:tc>
          <w:tcPr>
            <w:tcW w:w="2515" w:type="dxa"/>
            <w:tcBorders>
              <w:top w:val="single" w:sz="4" w:space="0" w:color="2E74B5"/>
              <w:left w:val="single" w:sz="4" w:space="0" w:color="2E74B5"/>
              <w:bottom w:val="single" w:sz="4" w:space="0" w:color="2E74B5"/>
              <w:right w:val="single" w:sz="4" w:space="0" w:color="2E74B5"/>
            </w:tcBorders>
          </w:tcPr>
          <w:p w14:paraId="7C2F3A8E" w14:textId="77777777" w:rsidR="009D1437" w:rsidRPr="004A4DD9" w:rsidRDefault="009D1437" w:rsidP="00616EC4">
            <w:pPr>
              <w:pStyle w:val="ListParagraph"/>
              <w:ind w:left="0"/>
              <w:jc w:val="both"/>
            </w:pPr>
          </w:p>
        </w:tc>
      </w:tr>
      <w:tr w:rsidR="009D1437" w:rsidRPr="00660ABB" w14:paraId="1660AFE3" w14:textId="77777777" w:rsidTr="00616EC4">
        <w:tc>
          <w:tcPr>
            <w:tcW w:w="1710" w:type="dxa"/>
            <w:tcBorders>
              <w:top w:val="single" w:sz="4" w:space="0" w:color="2E74B5"/>
              <w:left w:val="single" w:sz="4" w:space="0" w:color="2E74B5"/>
              <w:right w:val="single" w:sz="4" w:space="0" w:color="2E74B5"/>
            </w:tcBorders>
            <w:shd w:val="clear" w:color="auto" w:fill="auto"/>
          </w:tcPr>
          <w:p w14:paraId="328B06A5" w14:textId="77777777" w:rsidR="009D1437" w:rsidRPr="004A4DD9" w:rsidRDefault="009D1437" w:rsidP="00616EC4">
            <w:pPr>
              <w:autoSpaceDE w:val="0"/>
              <w:autoSpaceDN w:val="0"/>
              <w:adjustRightInd w:val="0"/>
              <w:jc w:val="both"/>
            </w:pPr>
            <w:r w:rsidRPr="002E72A7">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A8AB785" w14:textId="77777777" w:rsidR="009D1437" w:rsidRPr="004A4DD9"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56AF190B" w14:textId="77777777" w:rsidR="009D1437" w:rsidRPr="004A4DD9" w:rsidRDefault="009D1437" w:rsidP="00616EC4">
            <w:pPr>
              <w:pStyle w:val="ListParagraph"/>
              <w:ind w:left="0"/>
              <w:jc w:val="both"/>
            </w:pPr>
          </w:p>
        </w:tc>
      </w:tr>
      <w:tr w:rsidR="009D1437" w:rsidRPr="00660ABB" w14:paraId="2F9F9FB1" w14:textId="77777777" w:rsidTr="00616EC4">
        <w:tc>
          <w:tcPr>
            <w:tcW w:w="1710" w:type="dxa"/>
            <w:tcBorders>
              <w:top w:val="single" w:sz="4" w:space="0" w:color="2E74B5"/>
              <w:left w:val="single" w:sz="4" w:space="0" w:color="2E74B5"/>
              <w:right w:val="single" w:sz="4" w:space="0" w:color="2E74B5"/>
            </w:tcBorders>
            <w:shd w:val="clear" w:color="auto" w:fill="auto"/>
          </w:tcPr>
          <w:p w14:paraId="164858BB" w14:textId="77777777" w:rsidR="009D1437" w:rsidRPr="004A4DD9" w:rsidRDefault="009D1437" w:rsidP="00616EC4">
            <w:pPr>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080B96D" w14:textId="77777777" w:rsidR="009D1437" w:rsidRPr="004A4DD9" w:rsidRDefault="009D1437" w:rsidP="00616EC4">
            <w:pPr>
              <w:jc w:val="both"/>
            </w:pPr>
            <w:r w:rsidRPr="004A4DD9">
              <w:t>Công ty chưa được đăng kí mẫu hóa đơn nào</w:t>
            </w:r>
          </w:p>
        </w:tc>
        <w:tc>
          <w:tcPr>
            <w:tcW w:w="2515" w:type="dxa"/>
            <w:tcBorders>
              <w:top w:val="single" w:sz="4" w:space="0" w:color="2E74B5"/>
              <w:left w:val="single" w:sz="4" w:space="0" w:color="2E74B5"/>
              <w:bottom w:val="single" w:sz="4" w:space="0" w:color="2E74B5"/>
              <w:right w:val="single" w:sz="4" w:space="0" w:color="2E74B5"/>
            </w:tcBorders>
          </w:tcPr>
          <w:p w14:paraId="15566CFB" w14:textId="77777777" w:rsidR="009D1437" w:rsidRPr="004A4DD9" w:rsidRDefault="009D1437" w:rsidP="00616EC4">
            <w:pPr>
              <w:pStyle w:val="ListParagraph"/>
              <w:ind w:left="0"/>
              <w:jc w:val="both"/>
            </w:pPr>
          </w:p>
        </w:tc>
      </w:tr>
      <w:tr w:rsidR="009D1437" w:rsidRPr="00660ABB" w14:paraId="0863D366" w14:textId="77777777" w:rsidTr="00616EC4">
        <w:tc>
          <w:tcPr>
            <w:tcW w:w="1710" w:type="dxa"/>
            <w:tcBorders>
              <w:top w:val="single" w:sz="4" w:space="0" w:color="2E74B5"/>
              <w:left w:val="single" w:sz="4" w:space="0" w:color="2E74B5"/>
              <w:right w:val="single" w:sz="4" w:space="0" w:color="2E74B5"/>
            </w:tcBorders>
            <w:shd w:val="clear" w:color="auto" w:fill="auto"/>
          </w:tcPr>
          <w:p w14:paraId="19BE2038" w14:textId="77777777" w:rsidR="009D1437" w:rsidRPr="004A4DD9" w:rsidRDefault="009D1437" w:rsidP="00616EC4">
            <w:pPr>
              <w:jc w:val="both"/>
            </w:pPr>
            <w:r w:rsidRPr="00977960">
              <w:t>ERR:6</w:t>
            </w:r>
            <w:r w:rsidRPr="00977960">
              <w:tab/>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DE6D2CC" w14:textId="77777777" w:rsidR="009D1437" w:rsidRPr="004A4DD9" w:rsidRDefault="009D1437" w:rsidP="00616EC4">
            <w:pPr>
              <w:jc w:val="both"/>
            </w:pPr>
            <w:r w:rsidRPr="00977960">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0B319668" w14:textId="77777777" w:rsidR="009D1437" w:rsidRPr="004A4DD9" w:rsidRDefault="009D1437" w:rsidP="00616EC4">
            <w:pPr>
              <w:pStyle w:val="ListParagraph"/>
              <w:ind w:left="0"/>
              <w:jc w:val="both"/>
            </w:pPr>
          </w:p>
        </w:tc>
      </w:tr>
      <w:tr w:rsidR="009D1437" w:rsidRPr="00660ABB" w14:paraId="0A00B33B" w14:textId="77777777" w:rsidTr="00616EC4">
        <w:tc>
          <w:tcPr>
            <w:tcW w:w="1710" w:type="dxa"/>
            <w:tcBorders>
              <w:top w:val="single" w:sz="4" w:space="0" w:color="2E74B5"/>
              <w:left w:val="single" w:sz="4" w:space="0" w:color="2E74B5"/>
              <w:right w:val="single" w:sz="4" w:space="0" w:color="2E74B5"/>
            </w:tcBorders>
            <w:shd w:val="clear" w:color="auto" w:fill="auto"/>
          </w:tcPr>
          <w:p w14:paraId="78B1ABB2" w14:textId="77777777" w:rsidR="009D1437" w:rsidRPr="009372AD" w:rsidRDefault="009D1437" w:rsidP="00616EC4">
            <w:pPr>
              <w:autoSpaceDE w:val="0"/>
              <w:autoSpaceDN w:val="0"/>
              <w:adjustRightInd w:val="0"/>
              <w:jc w:val="both"/>
            </w:pPr>
            <w:r w:rsidRPr="00052A44">
              <w:t xml:space="preserve">ERR:7 </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314BBFB" w14:textId="77777777" w:rsidR="009D1437" w:rsidRPr="009372AD" w:rsidRDefault="009D1437" w:rsidP="00616EC4">
            <w:pPr>
              <w:pStyle w:val="ListParagraph"/>
              <w:ind w:left="0"/>
              <w:jc w:val="both"/>
            </w:pPr>
            <w:r>
              <w:t>Không tìm thấy thông tin công ty</w:t>
            </w:r>
          </w:p>
        </w:tc>
        <w:tc>
          <w:tcPr>
            <w:tcW w:w="2515" w:type="dxa"/>
            <w:tcBorders>
              <w:top w:val="single" w:sz="4" w:space="0" w:color="2E74B5"/>
              <w:left w:val="single" w:sz="4" w:space="0" w:color="2E74B5"/>
              <w:bottom w:val="single" w:sz="4" w:space="0" w:color="2E74B5"/>
              <w:right w:val="single" w:sz="4" w:space="0" w:color="2E74B5"/>
            </w:tcBorders>
          </w:tcPr>
          <w:p w14:paraId="5D7C70D0" w14:textId="77777777" w:rsidR="009D1437" w:rsidRPr="004A4DD9" w:rsidRDefault="009D1437" w:rsidP="00616EC4">
            <w:pPr>
              <w:pStyle w:val="ListParagraph"/>
              <w:ind w:left="0"/>
              <w:jc w:val="both"/>
            </w:pPr>
          </w:p>
        </w:tc>
      </w:tr>
      <w:tr w:rsidR="009D1437" w:rsidRPr="00660ABB" w14:paraId="5C0C7316"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7E8A5D7" w14:textId="77777777" w:rsidR="009D1437" w:rsidRPr="004A4DD9" w:rsidRDefault="009D1437" w:rsidP="00616EC4">
            <w:pPr>
              <w:autoSpaceDE w:val="0"/>
              <w:autoSpaceDN w:val="0"/>
              <w:adjustRightInd w:val="0"/>
              <w:jc w:val="both"/>
            </w:pPr>
            <w:r w:rsidRPr="004A4DD9">
              <w:t>ERR:11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32F06EB" w14:textId="77777777" w:rsidR="009D1437" w:rsidRPr="004A4DD9" w:rsidRDefault="009D1437" w:rsidP="00616EC4">
            <w:pPr>
              <w:pStyle w:val="ListParagraph"/>
              <w:ind w:left="0"/>
              <w:jc w:val="both"/>
            </w:pPr>
            <w:r w:rsidRPr="004A4DD9">
              <w:t>Hóa đơn chưa thanh toán nên không xem được</w:t>
            </w:r>
          </w:p>
        </w:tc>
        <w:tc>
          <w:tcPr>
            <w:tcW w:w="2515" w:type="dxa"/>
            <w:tcBorders>
              <w:top w:val="single" w:sz="4" w:space="0" w:color="2E74B5"/>
              <w:left w:val="single" w:sz="4" w:space="0" w:color="2E74B5"/>
              <w:bottom w:val="single" w:sz="4" w:space="0" w:color="2E74B5"/>
              <w:right w:val="single" w:sz="4" w:space="0" w:color="2E74B5"/>
            </w:tcBorders>
          </w:tcPr>
          <w:p w14:paraId="0E2928BC" w14:textId="77777777" w:rsidR="009D1437" w:rsidRPr="004A4DD9" w:rsidRDefault="009D1437" w:rsidP="00616EC4">
            <w:pPr>
              <w:pStyle w:val="ListParagraph"/>
              <w:ind w:left="0"/>
              <w:jc w:val="both"/>
            </w:pPr>
          </w:p>
        </w:tc>
      </w:tr>
      <w:tr w:rsidR="009D1437" w:rsidRPr="00660ABB" w14:paraId="18D4BA11"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4A7F512" w14:textId="77777777" w:rsidR="009D1437" w:rsidRPr="004A4DD9" w:rsidRDefault="009D1437" w:rsidP="00616EC4">
            <w:pPr>
              <w:autoSpaceDE w:val="0"/>
              <w:autoSpaceDN w:val="0"/>
              <w:adjustRightInd w:val="0"/>
              <w:jc w:val="both"/>
            </w:pPr>
            <w:r w:rsidRPr="004A4DD9">
              <w:t>ERR:1</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A71AAD4" w14:textId="77777777" w:rsidR="009D1437" w:rsidRPr="004A4DD9" w:rsidRDefault="009D1437" w:rsidP="00616EC4">
            <w:pPr>
              <w:pStyle w:val="ListParagraph"/>
              <w:ind w:left="0"/>
              <w:jc w:val="both"/>
            </w:pPr>
            <w:r>
              <w:t>Hoá đơn có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15B34117" w14:textId="77777777" w:rsidR="009D1437" w:rsidRPr="004A4DD9" w:rsidRDefault="009D1437" w:rsidP="00616EC4">
            <w:pPr>
              <w:pStyle w:val="ListParagraph"/>
              <w:ind w:left="0"/>
              <w:jc w:val="both"/>
            </w:pPr>
          </w:p>
        </w:tc>
      </w:tr>
      <w:tr w:rsidR="009D1437" w:rsidRPr="00660ABB" w14:paraId="3608A36C"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3F2E62F" w14:textId="77777777" w:rsidR="009D1437" w:rsidRPr="004A4DD9" w:rsidRDefault="009D1437" w:rsidP="00616EC4">
            <w:pPr>
              <w:autoSpaceDE w:val="0"/>
              <w:autoSpaceDN w:val="0"/>
              <w:adjustRightInd w:val="0"/>
              <w:jc w:val="both"/>
            </w:pPr>
            <w:r w:rsidRPr="004A4DD9">
              <w:t>ERR:1</w:t>
            </w:r>
            <w:r>
              <w:t>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87561E9" w14:textId="77777777" w:rsidR="009D1437" w:rsidRPr="004A4DD9" w:rsidRDefault="009D1437" w:rsidP="00616EC4">
            <w:pPr>
              <w:pStyle w:val="ListParagraph"/>
              <w:ind w:left="0"/>
              <w:jc w:val="both"/>
            </w:pPr>
            <w:r>
              <w:t>Hoá đơn không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1A39CA0A" w14:textId="77777777" w:rsidR="009D1437" w:rsidRPr="004A4DD9" w:rsidRDefault="009D1437" w:rsidP="00616EC4">
            <w:pPr>
              <w:pStyle w:val="ListParagraph"/>
              <w:ind w:left="0"/>
              <w:jc w:val="both"/>
            </w:pPr>
          </w:p>
        </w:tc>
      </w:tr>
      <w:tr w:rsidR="009D1437" w:rsidRPr="00660ABB" w14:paraId="2A227B0F"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4722C25" w14:textId="77777777" w:rsidR="009D1437" w:rsidRPr="004A4DD9" w:rsidRDefault="009D1437" w:rsidP="00616EC4">
            <w:pPr>
              <w:autoSpaceDE w:val="0"/>
              <w:autoSpaceDN w:val="0"/>
              <w:adjustRightInd w:val="0"/>
              <w:jc w:val="both"/>
            </w:pPr>
            <w:r w:rsidRPr="004A4DD9">
              <w:lastRenderedPageBreak/>
              <w:t>chuỗi_hml_trả_về</w:t>
            </w:r>
          </w:p>
          <w:p w14:paraId="2B144CFA"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4D9DBE0" w14:textId="77777777" w:rsidR="009D1437" w:rsidRPr="004A4DD9" w:rsidRDefault="009D1437" w:rsidP="00616EC4">
            <w:pPr>
              <w:jc w:val="both"/>
            </w:pPr>
            <w:r w:rsidRPr="004A4DD9">
              <w:t>Trả về chuỗi hml tương ứng với hóa đơn</w:t>
            </w:r>
          </w:p>
        </w:tc>
        <w:tc>
          <w:tcPr>
            <w:tcW w:w="2515" w:type="dxa"/>
            <w:tcBorders>
              <w:top w:val="single" w:sz="4" w:space="0" w:color="2E74B5"/>
              <w:left w:val="single" w:sz="4" w:space="0" w:color="2E74B5"/>
              <w:bottom w:val="single" w:sz="4" w:space="0" w:color="2E74B5"/>
              <w:right w:val="single" w:sz="4" w:space="0" w:color="2E74B5"/>
            </w:tcBorders>
          </w:tcPr>
          <w:p w14:paraId="74D4FE08" w14:textId="77777777" w:rsidR="009D1437" w:rsidRPr="004A4DD9" w:rsidRDefault="009D1437" w:rsidP="00616EC4">
            <w:pPr>
              <w:jc w:val="both"/>
            </w:pPr>
            <w:r w:rsidRPr="004A4DD9">
              <w:t>Trả về một hóa đơn dưới dạng html</w:t>
            </w:r>
          </w:p>
        </w:tc>
      </w:tr>
    </w:tbl>
    <w:p w14:paraId="07D7B58F" w14:textId="77777777" w:rsidR="009D1437" w:rsidRDefault="009D1437" w:rsidP="009D1437">
      <w:pPr>
        <w:rPr>
          <w:lang w:eastAsia="x-none"/>
        </w:rPr>
      </w:pPr>
    </w:p>
    <w:p w14:paraId="795CF0E2" w14:textId="77777777" w:rsidR="009D1437" w:rsidRDefault="009D1437" w:rsidP="00480762">
      <w:pPr>
        <w:pStyle w:val="Heading3"/>
      </w:pPr>
      <w:bookmarkStart w:id="46" w:name="_Toc198045283"/>
      <w:r>
        <w:t>Lấy thông tin chi tiết hóa đơn, không kiểm tra trạng thái thanh toán</w:t>
      </w:r>
      <w:bookmarkEnd w:id="46"/>
    </w:p>
    <w:p w14:paraId="7D92084E" w14:textId="77777777" w:rsidR="009D1437" w:rsidRDefault="009D1437" w:rsidP="009D1437">
      <w:r>
        <w:t>URL</w:t>
      </w:r>
    </w:p>
    <w:p w14:paraId="6655A26D" w14:textId="77777777" w:rsidR="009D1437" w:rsidRPr="004A4DD9" w:rsidRDefault="009D1437" w:rsidP="009D1437">
      <w:pPr>
        <w:ind w:firstLine="720"/>
      </w:pPr>
      <w:r>
        <w:t>s</w:t>
      </w:r>
      <w:r w:rsidRPr="004A4DD9">
        <w:t xml:space="preserve">tring </w:t>
      </w:r>
      <w:r w:rsidRPr="00DF3034">
        <w:rPr>
          <w:b/>
        </w:rPr>
        <w:t xml:space="preserve">getInvViewNoPay </w:t>
      </w:r>
      <w:r w:rsidRPr="004A4DD9">
        <w:t>(string invToken, string userName, string userPass)</w:t>
      </w:r>
    </w:p>
    <w:p w14:paraId="7E4526CE" w14:textId="77777777" w:rsidR="009D1437" w:rsidRPr="004A4DD9" w:rsidRDefault="009D1437" w:rsidP="009D1437">
      <w:pPr>
        <w:ind w:left="720"/>
        <w:jc w:val="both"/>
      </w:pPr>
    </w:p>
    <w:p w14:paraId="3DEEACAA" w14:textId="77777777" w:rsidR="009D1437" w:rsidRPr="00593BE8" w:rsidRDefault="009D1437" w:rsidP="009D1437">
      <w:pPr>
        <w:pStyle w:val="N"/>
      </w:pPr>
      <w:r w:rsidRPr="00593BE8">
        <w:t>DESCRIPTION</w:t>
      </w:r>
    </w:p>
    <w:p w14:paraId="0862CB1B" w14:textId="77777777" w:rsidR="009D1437" w:rsidRDefault="009D1437" w:rsidP="009D1437">
      <w:pPr>
        <w:pStyle w:val="N"/>
      </w:pPr>
      <w:r>
        <w:tab/>
        <w:t>Đây là web service cho phép trả về định dạng html của hóa đơn theo chuỗi token truyền vào, không kiểm tra trạng thái thanh toán</w:t>
      </w:r>
    </w:p>
    <w:p w14:paraId="51167A03" w14:textId="77777777" w:rsidR="009D1437" w:rsidRPr="00007702" w:rsidRDefault="009D1437" w:rsidP="009D1437">
      <w:pPr>
        <w:pStyle w:val="N"/>
      </w:pPr>
      <w:r w:rsidRPr="00663B3E">
        <w:t>HTTP METHOD</w:t>
      </w:r>
    </w:p>
    <w:p w14:paraId="6653AF90" w14:textId="77777777" w:rsidR="009D1437" w:rsidRPr="00007702" w:rsidRDefault="009D1437" w:rsidP="009D1437">
      <w:pPr>
        <w:pStyle w:val="N"/>
        <w:rPr>
          <w:b/>
        </w:rPr>
      </w:pPr>
      <w:r>
        <w:tab/>
      </w:r>
      <w:r w:rsidRPr="00610AFD">
        <w:t>POST</w:t>
      </w:r>
    </w:p>
    <w:p w14:paraId="3383056C" w14:textId="77777777" w:rsidR="009D1437" w:rsidRPr="00610AFD" w:rsidRDefault="009D1437" w:rsidP="009D1437">
      <w:pPr>
        <w:pStyle w:val="N"/>
      </w:pPr>
      <w:r w:rsidRPr="00610AFD">
        <w:t>REQUEST BODY</w:t>
      </w:r>
    </w:p>
    <w:p w14:paraId="4473DF78" w14:textId="77777777" w:rsidR="009D1437" w:rsidRPr="00977960"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2C50D344" w14:textId="77777777" w:rsidR="009D1437" w:rsidRPr="00977960" w:rsidRDefault="009D1437" w:rsidP="009D1437">
      <w:pPr>
        <w:pStyle w:val="ListParagraph"/>
        <w:numPr>
          <w:ilvl w:val="0"/>
          <w:numId w:val="2"/>
        </w:numPr>
        <w:spacing w:after="0" w:line="360" w:lineRule="auto"/>
        <w:ind w:left="1080"/>
        <w:jc w:val="both"/>
        <w:rPr>
          <w:rFonts w:eastAsia="Calibri"/>
          <w:b/>
          <w:u w:val="single"/>
        </w:rPr>
      </w:pPr>
      <w:r w:rsidRPr="00977960">
        <w:rPr>
          <w:b/>
        </w:rPr>
        <w:t xml:space="preserve">invToken : </w:t>
      </w:r>
      <w:r w:rsidRPr="00977960">
        <w:t xml:space="preserve">Chuỗi token xác định hóa đơn cần lấy </w:t>
      </w:r>
    </w:p>
    <w:p w14:paraId="33C594EC" w14:textId="77777777" w:rsidR="009D1437" w:rsidRPr="005C559E" w:rsidRDefault="009D1437" w:rsidP="009D1437">
      <w:pPr>
        <w:pStyle w:val="ListParagraph"/>
        <w:spacing w:after="0" w:line="360" w:lineRule="auto"/>
        <w:ind w:left="1080"/>
        <w:jc w:val="both"/>
        <w:rPr>
          <w:rFonts w:eastAsia="Calibri"/>
          <w:b/>
          <w:u w:val="single"/>
        </w:rPr>
      </w:pPr>
    </w:p>
    <w:p w14:paraId="3DEEE492"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68A5906D"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10C38FC8"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396F9DDC"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0A07CF3A" w14:textId="77777777" w:rsidR="009D1437" w:rsidRPr="00660ABB" w:rsidRDefault="009D1437" w:rsidP="00616EC4">
            <w:pPr>
              <w:pStyle w:val="ListParagraph"/>
            </w:pPr>
            <w:r>
              <w:t>Ghi chú</w:t>
            </w:r>
          </w:p>
        </w:tc>
      </w:tr>
      <w:tr w:rsidR="009D1437" w:rsidRPr="00660ABB" w14:paraId="114E6FF1" w14:textId="77777777" w:rsidTr="00616EC4">
        <w:tc>
          <w:tcPr>
            <w:tcW w:w="1710" w:type="dxa"/>
            <w:tcBorders>
              <w:top w:val="single" w:sz="4" w:space="0" w:color="2E74B5"/>
              <w:left w:val="single" w:sz="4" w:space="0" w:color="2E74B5"/>
              <w:right w:val="single" w:sz="4" w:space="0" w:color="2E74B5"/>
            </w:tcBorders>
            <w:shd w:val="clear" w:color="auto" w:fill="auto"/>
          </w:tcPr>
          <w:p w14:paraId="32A293D1"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20D9A2F" w14:textId="77777777" w:rsidR="009D1437" w:rsidRPr="009372AD" w:rsidRDefault="009D1437" w:rsidP="00616EC4">
            <w:pPr>
              <w:pStyle w:val="ListParagraph"/>
              <w:ind w:left="0"/>
              <w:jc w:val="both"/>
            </w:pPr>
            <w:r w:rsidRPr="009372AD">
              <w:t>Tài khoản đăng nhập sai hoặc không có quyề</w:t>
            </w:r>
            <w:r>
              <w:t>n</w:t>
            </w:r>
          </w:p>
        </w:tc>
        <w:tc>
          <w:tcPr>
            <w:tcW w:w="2515" w:type="dxa"/>
            <w:tcBorders>
              <w:top w:val="single" w:sz="4" w:space="0" w:color="2E74B5"/>
              <w:left w:val="single" w:sz="4" w:space="0" w:color="2E74B5"/>
              <w:bottom w:val="single" w:sz="4" w:space="0" w:color="2E74B5"/>
              <w:right w:val="single" w:sz="4" w:space="0" w:color="2E74B5"/>
            </w:tcBorders>
          </w:tcPr>
          <w:p w14:paraId="7EE0CE11" w14:textId="77777777" w:rsidR="009D1437" w:rsidRPr="004A4DD9" w:rsidRDefault="009D1437" w:rsidP="00616EC4">
            <w:pPr>
              <w:pStyle w:val="ListParagraph"/>
              <w:ind w:left="0"/>
              <w:jc w:val="both"/>
            </w:pPr>
          </w:p>
        </w:tc>
      </w:tr>
      <w:tr w:rsidR="009D1437" w:rsidRPr="00660ABB" w14:paraId="0F3FECAE" w14:textId="77777777" w:rsidTr="00616EC4">
        <w:tc>
          <w:tcPr>
            <w:tcW w:w="1710" w:type="dxa"/>
            <w:tcBorders>
              <w:top w:val="single" w:sz="4" w:space="0" w:color="2E74B5"/>
              <w:left w:val="single" w:sz="4" w:space="0" w:color="2E74B5"/>
              <w:right w:val="single" w:sz="4" w:space="0" w:color="2E74B5"/>
            </w:tcBorders>
            <w:shd w:val="clear" w:color="auto" w:fill="auto"/>
          </w:tcPr>
          <w:p w14:paraId="09293D81" w14:textId="77777777" w:rsidR="009D1437" w:rsidRPr="004A4DD9" w:rsidRDefault="009D1437" w:rsidP="00616EC4">
            <w:pPr>
              <w:autoSpaceDE w:val="0"/>
              <w:autoSpaceDN w:val="0"/>
              <w:adjustRightInd w:val="0"/>
              <w:jc w:val="both"/>
            </w:pPr>
            <w:r w:rsidRPr="002E72A7">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E29463F" w14:textId="77777777" w:rsidR="009D1437" w:rsidRPr="004A4DD9"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6078A432" w14:textId="77777777" w:rsidR="009D1437" w:rsidRPr="004A4DD9" w:rsidRDefault="009D1437" w:rsidP="00616EC4">
            <w:pPr>
              <w:pStyle w:val="ListParagraph"/>
              <w:ind w:left="0"/>
              <w:jc w:val="both"/>
            </w:pPr>
          </w:p>
        </w:tc>
      </w:tr>
      <w:tr w:rsidR="009D1437" w:rsidRPr="00660ABB" w14:paraId="1FBFF4EA" w14:textId="77777777" w:rsidTr="00616EC4">
        <w:tc>
          <w:tcPr>
            <w:tcW w:w="1710" w:type="dxa"/>
            <w:tcBorders>
              <w:top w:val="single" w:sz="4" w:space="0" w:color="2E74B5"/>
              <w:left w:val="single" w:sz="4" w:space="0" w:color="2E74B5"/>
              <w:right w:val="single" w:sz="4" w:space="0" w:color="2E74B5"/>
            </w:tcBorders>
            <w:shd w:val="clear" w:color="auto" w:fill="auto"/>
          </w:tcPr>
          <w:p w14:paraId="226792E0" w14:textId="77777777" w:rsidR="009D1437" w:rsidRPr="004A4DD9" w:rsidRDefault="009D1437" w:rsidP="00616EC4">
            <w:pPr>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A7A4FAC" w14:textId="77777777" w:rsidR="009D1437" w:rsidRPr="004A4DD9" w:rsidRDefault="009D1437" w:rsidP="00616EC4">
            <w:pPr>
              <w:jc w:val="both"/>
            </w:pPr>
            <w:r w:rsidRPr="004A4DD9">
              <w:t>Công ty chưa được đăng kí mẫu hóa đơn nào</w:t>
            </w:r>
          </w:p>
        </w:tc>
        <w:tc>
          <w:tcPr>
            <w:tcW w:w="2515" w:type="dxa"/>
            <w:tcBorders>
              <w:top w:val="single" w:sz="4" w:space="0" w:color="2E74B5"/>
              <w:left w:val="single" w:sz="4" w:space="0" w:color="2E74B5"/>
              <w:bottom w:val="single" w:sz="4" w:space="0" w:color="2E74B5"/>
              <w:right w:val="single" w:sz="4" w:space="0" w:color="2E74B5"/>
            </w:tcBorders>
          </w:tcPr>
          <w:p w14:paraId="414F7172" w14:textId="77777777" w:rsidR="009D1437" w:rsidRPr="004A4DD9" w:rsidRDefault="009D1437" w:rsidP="00616EC4">
            <w:pPr>
              <w:pStyle w:val="ListParagraph"/>
              <w:ind w:left="0"/>
              <w:jc w:val="both"/>
            </w:pPr>
          </w:p>
        </w:tc>
      </w:tr>
      <w:tr w:rsidR="009D1437" w:rsidRPr="00660ABB" w14:paraId="019CF49B" w14:textId="77777777" w:rsidTr="00616EC4">
        <w:tc>
          <w:tcPr>
            <w:tcW w:w="1710" w:type="dxa"/>
            <w:tcBorders>
              <w:top w:val="single" w:sz="4" w:space="0" w:color="2E74B5"/>
              <w:left w:val="single" w:sz="4" w:space="0" w:color="2E74B5"/>
              <w:right w:val="single" w:sz="4" w:space="0" w:color="2E74B5"/>
            </w:tcBorders>
            <w:shd w:val="clear" w:color="auto" w:fill="auto"/>
          </w:tcPr>
          <w:p w14:paraId="222367F6" w14:textId="77777777" w:rsidR="009D1437" w:rsidRPr="004A4DD9" w:rsidRDefault="009D1437" w:rsidP="00616EC4">
            <w:pPr>
              <w:jc w:val="both"/>
            </w:pPr>
            <w:r w:rsidRPr="00977960">
              <w:t>ERR:6</w:t>
            </w:r>
            <w:r w:rsidRPr="00977960">
              <w:tab/>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3580FA0" w14:textId="77777777" w:rsidR="009D1437" w:rsidRPr="004A4DD9" w:rsidRDefault="009D1437" w:rsidP="00616EC4">
            <w:pPr>
              <w:jc w:val="both"/>
            </w:pPr>
            <w:r w:rsidRPr="00977960">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245C3D00" w14:textId="77777777" w:rsidR="009D1437" w:rsidRPr="004A4DD9" w:rsidRDefault="009D1437" w:rsidP="00616EC4">
            <w:pPr>
              <w:pStyle w:val="ListParagraph"/>
              <w:ind w:left="0"/>
              <w:jc w:val="both"/>
            </w:pPr>
          </w:p>
        </w:tc>
      </w:tr>
      <w:tr w:rsidR="009D1437" w:rsidRPr="00660ABB" w14:paraId="2265D526" w14:textId="77777777" w:rsidTr="00616EC4">
        <w:tc>
          <w:tcPr>
            <w:tcW w:w="1710" w:type="dxa"/>
            <w:tcBorders>
              <w:top w:val="single" w:sz="4" w:space="0" w:color="2E74B5"/>
              <w:left w:val="single" w:sz="4" w:space="0" w:color="2E74B5"/>
              <w:right w:val="single" w:sz="4" w:space="0" w:color="2E74B5"/>
            </w:tcBorders>
            <w:shd w:val="clear" w:color="auto" w:fill="auto"/>
          </w:tcPr>
          <w:p w14:paraId="7D609C59" w14:textId="77777777" w:rsidR="009D1437" w:rsidRPr="009372AD" w:rsidRDefault="009D1437" w:rsidP="00616EC4">
            <w:pPr>
              <w:autoSpaceDE w:val="0"/>
              <w:autoSpaceDN w:val="0"/>
              <w:adjustRightInd w:val="0"/>
              <w:jc w:val="both"/>
            </w:pPr>
            <w:r w:rsidRPr="00052A44">
              <w:t xml:space="preserve">ERR:7 </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E5AEB74" w14:textId="77777777" w:rsidR="009D1437" w:rsidRPr="009372AD" w:rsidRDefault="009D1437" w:rsidP="00616EC4">
            <w:pPr>
              <w:pStyle w:val="ListParagraph"/>
              <w:ind w:left="0"/>
              <w:jc w:val="both"/>
            </w:pPr>
            <w:r>
              <w:t>Không tìm thấy thông tin công ty</w:t>
            </w:r>
          </w:p>
        </w:tc>
        <w:tc>
          <w:tcPr>
            <w:tcW w:w="2515" w:type="dxa"/>
            <w:tcBorders>
              <w:top w:val="single" w:sz="4" w:space="0" w:color="2E74B5"/>
              <w:left w:val="single" w:sz="4" w:space="0" w:color="2E74B5"/>
              <w:bottom w:val="single" w:sz="4" w:space="0" w:color="2E74B5"/>
              <w:right w:val="single" w:sz="4" w:space="0" w:color="2E74B5"/>
            </w:tcBorders>
          </w:tcPr>
          <w:p w14:paraId="0107C6E4" w14:textId="77777777" w:rsidR="009D1437" w:rsidRPr="004A4DD9" w:rsidRDefault="009D1437" w:rsidP="00616EC4">
            <w:pPr>
              <w:pStyle w:val="ListParagraph"/>
              <w:ind w:left="0"/>
              <w:jc w:val="both"/>
            </w:pPr>
          </w:p>
        </w:tc>
      </w:tr>
      <w:tr w:rsidR="009D1437" w:rsidRPr="00660ABB" w14:paraId="58C0B012"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7AECEC0" w14:textId="77777777" w:rsidR="009D1437" w:rsidRPr="004A4DD9" w:rsidRDefault="009D1437" w:rsidP="00616EC4">
            <w:pPr>
              <w:autoSpaceDE w:val="0"/>
              <w:autoSpaceDN w:val="0"/>
              <w:adjustRightInd w:val="0"/>
              <w:jc w:val="both"/>
            </w:pPr>
            <w:r w:rsidRPr="004A4DD9">
              <w:t>ERR:11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83E66B7" w14:textId="77777777" w:rsidR="009D1437" w:rsidRPr="004A4DD9" w:rsidRDefault="009D1437" w:rsidP="00616EC4">
            <w:pPr>
              <w:pStyle w:val="ListParagraph"/>
              <w:ind w:left="0"/>
              <w:jc w:val="both"/>
            </w:pPr>
            <w:r w:rsidRPr="004A4DD9">
              <w:t>Hóa đơn chưa thanh toán nên không xem được</w:t>
            </w:r>
          </w:p>
        </w:tc>
        <w:tc>
          <w:tcPr>
            <w:tcW w:w="2515" w:type="dxa"/>
            <w:tcBorders>
              <w:top w:val="single" w:sz="4" w:space="0" w:color="2E74B5"/>
              <w:left w:val="single" w:sz="4" w:space="0" w:color="2E74B5"/>
              <w:bottom w:val="single" w:sz="4" w:space="0" w:color="2E74B5"/>
              <w:right w:val="single" w:sz="4" w:space="0" w:color="2E74B5"/>
            </w:tcBorders>
          </w:tcPr>
          <w:p w14:paraId="1CF75D3D" w14:textId="77777777" w:rsidR="009D1437" w:rsidRPr="004A4DD9" w:rsidRDefault="009D1437" w:rsidP="00616EC4">
            <w:pPr>
              <w:pStyle w:val="ListParagraph"/>
              <w:ind w:left="0"/>
              <w:jc w:val="both"/>
            </w:pPr>
          </w:p>
        </w:tc>
      </w:tr>
      <w:tr w:rsidR="009D1437" w:rsidRPr="00660ABB" w14:paraId="198936A9"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32F843E" w14:textId="77777777" w:rsidR="009D1437" w:rsidRPr="004A4DD9" w:rsidRDefault="009D1437" w:rsidP="00616EC4">
            <w:pPr>
              <w:autoSpaceDE w:val="0"/>
              <w:autoSpaceDN w:val="0"/>
              <w:adjustRightInd w:val="0"/>
              <w:jc w:val="both"/>
            </w:pPr>
            <w:r w:rsidRPr="004A4DD9">
              <w:t>ERR:1</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0F13956" w14:textId="77777777" w:rsidR="009D1437" w:rsidRPr="004A4DD9" w:rsidRDefault="009D1437" w:rsidP="00616EC4">
            <w:pPr>
              <w:pStyle w:val="ListParagraph"/>
              <w:ind w:left="0"/>
              <w:jc w:val="both"/>
            </w:pPr>
            <w:r>
              <w:t>Hoá đơn có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413140A1" w14:textId="77777777" w:rsidR="009D1437" w:rsidRPr="004A4DD9" w:rsidRDefault="009D1437" w:rsidP="00616EC4">
            <w:pPr>
              <w:pStyle w:val="ListParagraph"/>
              <w:ind w:left="0"/>
              <w:jc w:val="both"/>
            </w:pPr>
          </w:p>
        </w:tc>
      </w:tr>
      <w:tr w:rsidR="009D1437" w:rsidRPr="00660ABB" w14:paraId="38276F38"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002ABFD" w14:textId="77777777" w:rsidR="009D1437" w:rsidRPr="004A4DD9" w:rsidRDefault="009D1437" w:rsidP="00616EC4">
            <w:pPr>
              <w:autoSpaceDE w:val="0"/>
              <w:autoSpaceDN w:val="0"/>
              <w:adjustRightInd w:val="0"/>
              <w:jc w:val="both"/>
            </w:pPr>
            <w:r w:rsidRPr="004A4DD9">
              <w:t>ERR:1</w:t>
            </w:r>
            <w:r>
              <w:t>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18CE466" w14:textId="77777777" w:rsidR="009D1437" w:rsidRPr="004A4DD9" w:rsidRDefault="009D1437" w:rsidP="00616EC4">
            <w:pPr>
              <w:pStyle w:val="ListParagraph"/>
              <w:ind w:left="0"/>
              <w:jc w:val="both"/>
            </w:pPr>
            <w:r>
              <w:t>Hoá đơn không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5522EE93" w14:textId="77777777" w:rsidR="009D1437" w:rsidRPr="004A4DD9" w:rsidRDefault="009D1437" w:rsidP="00616EC4">
            <w:pPr>
              <w:pStyle w:val="ListParagraph"/>
              <w:ind w:left="0"/>
              <w:jc w:val="both"/>
            </w:pPr>
          </w:p>
        </w:tc>
      </w:tr>
      <w:tr w:rsidR="009D1437" w:rsidRPr="00660ABB" w14:paraId="47D0E377"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BE28DCF" w14:textId="77777777" w:rsidR="009D1437" w:rsidRPr="004A4DD9" w:rsidRDefault="009D1437" w:rsidP="00616EC4">
            <w:pPr>
              <w:autoSpaceDE w:val="0"/>
              <w:autoSpaceDN w:val="0"/>
              <w:adjustRightInd w:val="0"/>
              <w:jc w:val="both"/>
            </w:pPr>
            <w:r w:rsidRPr="004A4DD9">
              <w:t>chuỗi_hml_trả_về</w:t>
            </w:r>
          </w:p>
          <w:p w14:paraId="1D672F91"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A98A0B3" w14:textId="77777777" w:rsidR="009D1437" w:rsidRPr="004A4DD9" w:rsidRDefault="009D1437" w:rsidP="00616EC4">
            <w:pPr>
              <w:jc w:val="both"/>
            </w:pPr>
            <w:r w:rsidRPr="004A4DD9">
              <w:t>Trả về chuỗi hml tương ứng với hóa đơn</w:t>
            </w:r>
          </w:p>
        </w:tc>
        <w:tc>
          <w:tcPr>
            <w:tcW w:w="2515" w:type="dxa"/>
            <w:tcBorders>
              <w:top w:val="single" w:sz="4" w:space="0" w:color="2E74B5"/>
              <w:left w:val="single" w:sz="4" w:space="0" w:color="2E74B5"/>
              <w:bottom w:val="single" w:sz="4" w:space="0" w:color="2E74B5"/>
              <w:right w:val="single" w:sz="4" w:space="0" w:color="2E74B5"/>
            </w:tcBorders>
          </w:tcPr>
          <w:p w14:paraId="6C59B064" w14:textId="77777777" w:rsidR="009D1437" w:rsidRPr="004A4DD9" w:rsidRDefault="009D1437" w:rsidP="00616EC4">
            <w:pPr>
              <w:jc w:val="both"/>
            </w:pPr>
            <w:r w:rsidRPr="004A4DD9">
              <w:t>Trả về một hóa đơn dưới dạng html</w:t>
            </w:r>
          </w:p>
        </w:tc>
      </w:tr>
    </w:tbl>
    <w:p w14:paraId="33B31EE1" w14:textId="77777777" w:rsidR="009D1437" w:rsidRDefault="009D1437" w:rsidP="009D1437">
      <w:pPr>
        <w:rPr>
          <w:lang w:eastAsia="x-none"/>
        </w:rPr>
      </w:pPr>
    </w:p>
    <w:p w14:paraId="79B45E9F" w14:textId="77777777" w:rsidR="009D1437" w:rsidRDefault="009D1437" w:rsidP="00480762">
      <w:pPr>
        <w:pStyle w:val="Heading3"/>
      </w:pPr>
      <w:bookmarkStart w:id="47" w:name="_Toc198045284"/>
      <w:r>
        <w:lastRenderedPageBreak/>
        <w:t>Lấy thông tin chi tiết hóa đơn theo fkey</w:t>
      </w:r>
      <w:bookmarkEnd w:id="47"/>
    </w:p>
    <w:p w14:paraId="179F0581" w14:textId="77777777" w:rsidR="009D1437" w:rsidRDefault="009D1437" w:rsidP="009D1437">
      <w:r>
        <w:t>URL</w:t>
      </w:r>
    </w:p>
    <w:p w14:paraId="4AA2F690" w14:textId="77777777" w:rsidR="009D1437" w:rsidRPr="004A4DD9" w:rsidRDefault="009D1437" w:rsidP="009D1437">
      <w:pPr>
        <w:ind w:firstLine="720"/>
      </w:pPr>
      <w:r>
        <w:t>s</w:t>
      </w:r>
      <w:r w:rsidRPr="004A4DD9">
        <w:t xml:space="preserve">tring </w:t>
      </w:r>
      <w:r w:rsidRPr="004A4DD9">
        <w:rPr>
          <w:b/>
        </w:rPr>
        <w:t>getInvViewFkey</w:t>
      </w:r>
      <w:r w:rsidRPr="004A4DD9">
        <w:t xml:space="preserve"> (string </w:t>
      </w:r>
      <w:r>
        <w:t>fkey</w:t>
      </w:r>
      <w:r w:rsidRPr="004A4DD9">
        <w:t>, string userName, string userPass)</w:t>
      </w:r>
    </w:p>
    <w:p w14:paraId="68D9BDD7" w14:textId="77777777" w:rsidR="009D1437" w:rsidRPr="004A4DD9" w:rsidRDefault="009D1437" w:rsidP="009D1437">
      <w:pPr>
        <w:ind w:left="720"/>
        <w:jc w:val="both"/>
      </w:pPr>
    </w:p>
    <w:p w14:paraId="0454BE8C" w14:textId="77777777" w:rsidR="009D1437" w:rsidRPr="00593BE8" w:rsidRDefault="009D1437" w:rsidP="009D1437">
      <w:pPr>
        <w:pStyle w:val="N"/>
      </w:pPr>
      <w:r w:rsidRPr="00593BE8">
        <w:t>DESCRIPTION</w:t>
      </w:r>
    </w:p>
    <w:p w14:paraId="421EA161" w14:textId="77777777" w:rsidR="009D1437" w:rsidRDefault="009D1437" w:rsidP="009D1437">
      <w:pPr>
        <w:pStyle w:val="N"/>
      </w:pPr>
      <w:r>
        <w:tab/>
        <w:t>Đây là web service cho phép trả về định dạng html của hóa đơn theo fkey truyền vào</w:t>
      </w:r>
    </w:p>
    <w:p w14:paraId="2C21D9A3" w14:textId="77777777" w:rsidR="009D1437" w:rsidRPr="00007702" w:rsidRDefault="009D1437" w:rsidP="009D1437">
      <w:pPr>
        <w:pStyle w:val="N"/>
      </w:pPr>
      <w:r w:rsidRPr="00663B3E">
        <w:t>HTTP METHOD</w:t>
      </w:r>
    </w:p>
    <w:p w14:paraId="29A6FC10" w14:textId="77777777" w:rsidR="009D1437" w:rsidRPr="00007702" w:rsidRDefault="009D1437" w:rsidP="009D1437">
      <w:pPr>
        <w:pStyle w:val="N"/>
        <w:rPr>
          <w:b/>
        </w:rPr>
      </w:pPr>
      <w:r>
        <w:tab/>
      </w:r>
      <w:r w:rsidRPr="00610AFD">
        <w:t>POST</w:t>
      </w:r>
    </w:p>
    <w:p w14:paraId="0620ADFC" w14:textId="77777777" w:rsidR="009D1437" w:rsidRPr="00610AFD" w:rsidRDefault="009D1437" w:rsidP="009D1437">
      <w:pPr>
        <w:pStyle w:val="N"/>
      </w:pPr>
      <w:r w:rsidRPr="00610AFD">
        <w:t>REQUEST BODY</w:t>
      </w:r>
    </w:p>
    <w:p w14:paraId="2EBF4A8E" w14:textId="77777777" w:rsidR="009D1437" w:rsidRPr="00DF3034"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7B9BF14A" w14:textId="77777777" w:rsidR="009D1437" w:rsidRPr="00DF3034" w:rsidRDefault="009D1437" w:rsidP="009D1437">
      <w:pPr>
        <w:pStyle w:val="ListParagraph"/>
        <w:numPr>
          <w:ilvl w:val="0"/>
          <w:numId w:val="2"/>
        </w:numPr>
        <w:spacing w:after="0" w:line="360" w:lineRule="auto"/>
        <w:ind w:left="1080"/>
        <w:jc w:val="both"/>
        <w:rPr>
          <w:rFonts w:eastAsia="Calibri"/>
          <w:b/>
          <w:u w:val="single"/>
        </w:rPr>
      </w:pPr>
      <w:r w:rsidRPr="00DF3034">
        <w:rPr>
          <w:b/>
        </w:rPr>
        <w:t xml:space="preserve">fkey : </w:t>
      </w:r>
      <w:r w:rsidRPr="00DF3034">
        <w:t xml:space="preserve">Chuỗi key xác định hóa đơn cần lấy </w:t>
      </w:r>
    </w:p>
    <w:p w14:paraId="28849D91" w14:textId="77777777" w:rsidR="009D1437" w:rsidRPr="005C559E" w:rsidRDefault="009D1437" w:rsidP="009D1437">
      <w:pPr>
        <w:pStyle w:val="ListParagraph"/>
        <w:spacing w:after="0" w:line="360" w:lineRule="auto"/>
        <w:ind w:left="1080"/>
        <w:jc w:val="both"/>
        <w:rPr>
          <w:rFonts w:eastAsia="Calibri"/>
          <w:b/>
          <w:u w:val="single"/>
        </w:rPr>
      </w:pPr>
    </w:p>
    <w:p w14:paraId="029D9CEB"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4E4DC0CF"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7399A3A8"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68285E64"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6FBA048E" w14:textId="77777777" w:rsidR="009D1437" w:rsidRPr="00660ABB" w:rsidRDefault="009D1437" w:rsidP="00616EC4">
            <w:pPr>
              <w:pStyle w:val="ListParagraph"/>
            </w:pPr>
            <w:r>
              <w:t>Ghi chú</w:t>
            </w:r>
          </w:p>
        </w:tc>
      </w:tr>
      <w:tr w:rsidR="009D1437" w:rsidRPr="00660ABB" w14:paraId="6549E2BD" w14:textId="77777777" w:rsidTr="00616EC4">
        <w:tc>
          <w:tcPr>
            <w:tcW w:w="1710" w:type="dxa"/>
            <w:tcBorders>
              <w:top w:val="single" w:sz="4" w:space="0" w:color="2E74B5"/>
              <w:left w:val="single" w:sz="4" w:space="0" w:color="2E74B5"/>
              <w:right w:val="single" w:sz="4" w:space="0" w:color="2E74B5"/>
            </w:tcBorders>
            <w:shd w:val="clear" w:color="auto" w:fill="auto"/>
          </w:tcPr>
          <w:p w14:paraId="17EA9D8B"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EAA96E5" w14:textId="77777777" w:rsidR="009D1437" w:rsidRPr="009372AD" w:rsidRDefault="009D1437" w:rsidP="00616EC4">
            <w:pPr>
              <w:pStyle w:val="ListParagraph"/>
              <w:ind w:left="0"/>
              <w:jc w:val="both"/>
            </w:pPr>
            <w:r w:rsidRPr="009372AD">
              <w:t>Tài khoản đăng nhập sai hoặc không có quyề</w:t>
            </w:r>
            <w:r>
              <w:t>n</w:t>
            </w:r>
          </w:p>
        </w:tc>
        <w:tc>
          <w:tcPr>
            <w:tcW w:w="2515" w:type="dxa"/>
            <w:tcBorders>
              <w:top w:val="single" w:sz="4" w:space="0" w:color="2E74B5"/>
              <w:left w:val="single" w:sz="4" w:space="0" w:color="2E74B5"/>
              <w:bottom w:val="single" w:sz="4" w:space="0" w:color="2E74B5"/>
              <w:right w:val="single" w:sz="4" w:space="0" w:color="2E74B5"/>
            </w:tcBorders>
          </w:tcPr>
          <w:p w14:paraId="116B87EA" w14:textId="77777777" w:rsidR="009D1437" w:rsidRPr="004A4DD9" w:rsidRDefault="009D1437" w:rsidP="00616EC4">
            <w:pPr>
              <w:pStyle w:val="ListParagraph"/>
              <w:ind w:left="0"/>
              <w:jc w:val="both"/>
            </w:pPr>
          </w:p>
        </w:tc>
      </w:tr>
      <w:tr w:rsidR="009D1437" w:rsidRPr="00660ABB" w14:paraId="7909CCC3" w14:textId="77777777" w:rsidTr="00616EC4">
        <w:tc>
          <w:tcPr>
            <w:tcW w:w="1710" w:type="dxa"/>
            <w:tcBorders>
              <w:top w:val="single" w:sz="4" w:space="0" w:color="2E74B5"/>
              <w:left w:val="single" w:sz="4" w:space="0" w:color="2E74B5"/>
              <w:right w:val="single" w:sz="4" w:space="0" w:color="2E74B5"/>
            </w:tcBorders>
            <w:shd w:val="clear" w:color="auto" w:fill="auto"/>
          </w:tcPr>
          <w:p w14:paraId="5E8C587B" w14:textId="77777777" w:rsidR="009D1437" w:rsidRPr="004A4DD9" w:rsidRDefault="009D1437" w:rsidP="00616EC4">
            <w:pPr>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92B4F22" w14:textId="77777777" w:rsidR="009D1437" w:rsidRPr="004A4DD9" w:rsidRDefault="009D1437" w:rsidP="00616EC4">
            <w:pPr>
              <w:jc w:val="both"/>
            </w:pPr>
            <w:r w:rsidRPr="004A4DD9">
              <w:t>Công ty chưa được đăng kí mẫu hóa đơn nào</w:t>
            </w:r>
          </w:p>
        </w:tc>
        <w:tc>
          <w:tcPr>
            <w:tcW w:w="2515" w:type="dxa"/>
            <w:tcBorders>
              <w:top w:val="single" w:sz="4" w:space="0" w:color="2E74B5"/>
              <w:left w:val="single" w:sz="4" w:space="0" w:color="2E74B5"/>
              <w:bottom w:val="single" w:sz="4" w:space="0" w:color="2E74B5"/>
              <w:right w:val="single" w:sz="4" w:space="0" w:color="2E74B5"/>
            </w:tcBorders>
          </w:tcPr>
          <w:p w14:paraId="1D87AD23" w14:textId="77777777" w:rsidR="009D1437" w:rsidRPr="004A4DD9" w:rsidRDefault="009D1437" w:rsidP="00616EC4">
            <w:pPr>
              <w:pStyle w:val="ListParagraph"/>
              <w:ind w:left="0"/>
              <w:jc w:val="both"/>
            </w:pPr>
          </w:p>
        </w:tc>
      </w:tr>
      <w:tr w:rsidR="009D1437" w:rsidRPr="00660ABB" w14:paraId="722BFD57" w14:textId="77777777" w:rsidTr="00616EC4">
        <w:tc>
          <w:tcPr>
            <w:tcW w:w="1710" w:type="dxa"/>
            <w:tcBorders>
              <w:top w:val="single" w:sz="4" w:space="0" w:color="2E74B5"/>
              <w:left w:val="single" w:sz="4" w:space="0" w:color="2E74B5"/>
              <w:right w:val="single" w:sz="4" w:space="0" w:color="2E74B5"/>
            </w:tcBorders>
            <w:shd w:val="clear" w:color="auto" w:fill="auto"/>
          </w:tcPr>
          <w:p w14:paraId="080145C3" w14:textId="77777777" w:rsidR="009D1437" w:rsidRPr="004A4DD9" w:rsidRDefault="009D1437" w:rsidP="00616EC4">
            <w:pPr>
              <w:jc w:val="both"/>
            </w:pPr>
            <w:r w:rsidRPr="00977960">
              <w:t>ERR:6</w:t>
            </w:r>
            <w:r w:rsidRPr="00977960">
              <w:tab/>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3DDF320" w14:textId="77777777" w:rsidR="009D1437" w:rsidRPr="004A4DD9" w:rsidRDefault="009D1437" w:rsidP="00616EC4">
            <w:pPr>
              <w:jc w:val="both"/>
            </w:pPr>
            <w:r w:rsidRPr="00977960">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64C4EFAF" w14:textId="77777777" w:rsidR="009D1437" w:rsidRPr="004A4DD9" w:rsidRDefault="009D1437" w:rsidP="00616EC4">
            <w:pPr>
              <w:pStyle w:val="ListParagraph"/>
              <w:ind w:left="0"/>
              <w:jc w:val="both"/>
            </w:pPr>
          </w:p>
        </w:tc>
      </w:tr>
      <w:tr w:rsidR="009D1437" w:rsidRPr="00660ABB" w14:paraId="5E618026" w14:textId="77777777" w:rsidTr="00616EC4">
        <w:tc>
          <w:tcPr>
            <w:tcW w:w="1710" w:type="dxa"/>
            <w:tcBorders>
              <w:top w:val="single" w:sz="4" w:space="0" w:color="2E74B5"/>
              <w:left w:val="single" w:sz="4" w:space="0" w:color="2E74B5"/>
              <w:right w:val="single" w:sz="4" w:space="0" w:color="2E74B5"/>
            </w:tcBorders>
            <w:shd w:val="clear" w:color="auto" w:fill="auto"/>
          </w:tcPr>
          <w:p w14:paraId="1CA2DA9C" w14:textId="77777777" w:rsidR="009D1437" w:rsidRPr="009372AD" w:rsidRDefault="009D1437" w:rsidP="00616EC4">
            <w:pPr>
              <w:autoSpaceDE w:val="0"/>
              <w:autoSpaceDN w:val="0"/>
              <w:adjustRightInd w:val="0"/>
              <w:jc w:val="both"/>
            </w:pPr>
            <w:r w:rsidRPr="00052A44">
              <w:t xml:space="preserve">ERR:7 </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EA94AA5" w14:textId="77777777" w:rsidR="009D1437" w:rsidRPr="009372AD" w:rsidRDefault="009D1437" w:rsidP="00616EC4">
            <w:pPr>
              <w:pStyle w:val="ListParagraph"/>
              <w:ind w:left="0"/>
              <w:jc w:val="both"/>
            </w:pPr>
            <w:r>
              <w:t>Không tìm thấy thông tin công ty</w:t>
            </w:r>
          </w:p>
        </w:tc>
        <w:tc>
          <w:tcPr>
            <w:tcW w:w="2515" w:type="dxa"/>
            <w:tcBorders>
              <w:top w:val="single" w:sz="4" w:space="0" w:color="2E74B5"/>
              <w:left w:val="single" w:sz="4" w:space="0" w:color="2E74B5"/>
              <w:bottom w:val="single" w:sz="4" w:space="0" w:color="2E74B5"/>
              <w:right w:val="single" w:sz="4" w:space="0" w:color="2E74B5"/>
            </w:tcBorders>
          </w:tcPr>
          <w:p w14:paraId="2FA169B8" w14:textId="77777777" w:rsidR="009D1437" w:rsidRPr="004A4DD9" w:rsidRDefault="009D1437" w:rsidP="00616EC4">
            <w:pPr>
              <w:pStyle w:val="ListParagraph"/>
              <w:ind w:left="0"/>
              <w:jc w:val="both"/>
            </w:pPr>
          </w:p>
        </w:tc>
      </w:tr>
      <w:tr w:rsidR="009D1437" w:rsidRPr="00660ABB" w14:paraId="55F4CB39"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D7E1682" w14:textId="77777777" w:rsidR="009D1437" w:rsidRPr="004A4DD9" w:rsidRDefault="009D1437" w:rsidP="00616EC4">
            <w:pPr>
              <w:autoSpaceDE w:val="0"/>
              <w:autoSpaceDN w:val="0"/>
              <w:adjustRightInd w:val="0"/>
              <w:jc w:val="both"/>
            </w:pPr>
            <w:r w:rsidRPr="004A4DD9">
              <w:t>ERR:11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93257DC" w14:textId="77777777" w:rsidR="009D1437" w:rsidRPr="004A4DD9" w:rsidRDefault="009D1437" w:rsidP="00616EC4">
            <w:pPr>
              <w:pStyle w:val="ListParagraph"/>
              <w:ind w:left="0"/>
              <w:jc w:val="both"/>
            </w:pPr>
            <w:r w:rsidRPr="004A4DD9">
              <w:t>Hóa đơn chưa thanh toán nên không xem được</w:t>
            </w:r>
          </w:p>
        </w:tc>
        <w:tc>
          <w:tcPr>
            <w:tcW w:w="2515" w:type="dxa"/>
            <w:tcBorders>
              <w:top w:val="single" w:sz="4" w:space="0" w:color="2E74B5"/>
              <w:left w:val="single" w:sz="4" w:space="0" w:color="2E74B5"/>
              <w:bottom w:val="single" w:sz="4" w:space="0" w:color="2E74B5"/>
              <w:right w:val="single" w:sz="4" w:space="0" w:color="2E74B5"/>
            </w:tcBorders>
          </w:tcPr>
          <w:p w14:paraId="2B617C93" w14:textId="77777777" w:rsidR="009D1437" w:rsidRPr="004A4DD9" w:rsidRDefault="009D1437" w:rsidP="00616EC4">
            <w:pPr>
              <w:pStyle w:val="ListParagraph"/>
              <w:ind w:left="0"/>
              <w:jc w:val="both"/>
            </w:pPr>
          </w:p>
        </w:tc>
      </w:tr>
      <w:tr w:rsidR="009D1437" w:rsidRPr="00660ABB" w14:paraId="2E3FFECB"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B252FE9" w14:textId="77777777" w:rsidR="009D1437" w:rsidRPr="004A4DD9" w:rsidRDefault="009D1437" w:rsidP="00616EC4">
            <w:pPr>
              <w:autoSpaceDE w:val="0"/>
              <w:autoSpaceDN w:val="0"/>
              <w:adjustRightInd w:val="0"/>
              <w:jc w:val="both"/>
            </w:pPr>
            <w:r w:rsidRPr="004A4DD9">
              <w:t>ERR:1</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CABCE31" w14:textId="77777777" w:rsidR="009D1437" w:rsidRPr="004A4DD9" w:rsidRDefault="009D1437" w:rsidP="00616EC4">
            <w:pPr>
              <w:pStyle w:val="ListParagraph"/>
              <w:ind w:left="0"/>
              <w:jc w:val="both"/>
            </w:pPr>
            <w:r>
              <w:t>Hoá đơn có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761211C1" w14:textId="77777777" w:rsidR="009D1437" w:rsidRPr="004A4DD9" w:rsidRDefault="009D1437" w:rsidP="00616EC4">
            <w:pPr>
              <w:pStyle w:val="ListParagraph"/>
              <w:ind w:left="0"/>
              <w:jc w:val="both"/>
            </w:pPr>
          </w:p>
        </w:tc>
      </w:tr>
      <w:tr w:rsidR="009D1437" w:rsidRPr="00660ABB" w14:paraId="705B107A"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81E77F4" w14:textId="77777777" w:rsidR="009D1437" w:rsidRPr="004A4DD9" w:rsidRDefault="009D1437" w:rsidP="00616EC4">
            <w:pPr>
              <w:autoSpaceDE w:val="0"/>
              <w:autoSpaceDN w:val="0"/>
              <w:adjustRightInd w:val="0"/>
              <w:jc w:val="both"/>
            </w:pPr>
            <w:r w:rsidRPr="004A4DD9">
              <w:t>ERR:1</w:t>
            </w:r>
            <w:r>
              <w:t>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3ECAD0B" w14:textId="77777777" w:rsidR="009D1437" w:rsidRPr="004A4DD9" w:rsidRDefault="009D1437" w:rsidP="00616EC4">
            <w:pPr>
              <w:pStyle w:val="ListParagraph"/>
              <w:ind w:left="0"/>
              <w:jc w:val="both"/>
            </w:pPr>
            <w:r>
              <w:t>Hoá đơn không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59B7844B" w14:textId="77777777" w:rsidR="009D1437" w:rsidRPr="004A4DD9" w:rsidRDefault="009D1437" w:rsidP="00616EC4">
            <w:pPr>
              <w:pStyle w:val="ListParagraph"/>
              <w:ind w:left="0"/>
              <w:jc w:val="both"/>
            </w:pPr>
          </w:p>
        </w:tc>
      </w:tr>
      <w:tr w:rsidR="009D1437" w:rsidRPr="00660ABB" w14:paraId="2E621BCE"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094135A" w14:textId="77777777" w:rsidR="009D1437" w:rsidRPr="004A4DD9" w:rsidRDefault="009D1437" w:rsidP="00616EC4">
            <w:pPr>
              <w:autoSpaceDE w:val="0"/>
              <w:autoSpaceDN w:val="0"/>
              <w:adjustRightInd w:val="0"/>
              <w:jc w:val="both"/>
            </w:pPr>
            <w:r w:rsidRPr="004A4DD9">
              <w:t>chuỗi_hml_trả_về</w:t>
            </w:r>
          </w:p>
          <w:p w14:paraId="7BB7476C"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13BF172" w14:textId="77777777" w:rsidR="009D1437" w:rsidRPr="004A4DD9" w:rsidRDefault="009D1437" w:rsidP="00616EC4">
            <w:pPr>
              <w:jc w:val="both"/>
            </w:pPr>
            <w:r w:rsidRPr="004A4DD9">
              <w:t>Trả về chuỗi hml tương ứng với hóa đơn</w:t>
            </w:r>
          </w:p>
        </w:tc>
        <w:tc>
          <w:tcPr>
            <w:tcW w:w="2515" w:type="dxa"/>
            <w:tcBorders>
              <w:top w:val="single" w:sz="4" w:space="0" w:color="2E74B5"/>
              <w:left w:val="single" w:sz="4" w:space="0" w:color="2E74B5"/>
              <w:bottom w:val="single" w:sz="4" w:space="0" w:color="2E74B5"/>
              <w:right w:val="single" w:sz="4" w:space="0" w:color="2E74B5"/>
            </w:tcBorders>
          </w:tcPr>
          <w:p w14:paraId="33AA7BF4" w14:textId="77777777" w:rsidR="009D1437" w:rsidRPr="004A4DD9" w:rsidRDefault="009D1437" w:rsidP="00616EC4">
            <w:pPr>
              <w:jc w:val="both"/>
            </w:pPr>
            <w:r w:rsidRPr="004A4DD9">
              <w:t>Trả về một hóa đơn dưới dạng html</w:t>
            </w:r>
          </w:p>
        </w:tc>
      </w:tr>
    </w:tbl>
    <w:p w14:paraId="04D1715A" w14:textId="77777777" w:rsidR="009D1437" w:rsidRDefault="009D1437" w:rsidP="009D1437">
      <w:pPr>
        <w:rPr>
          <w:lang w:eastAsia="x-none"/>
        </w:rPr>
      </w:pPr>
    </w:p>
    <w:p w14:paraId="71F6300E" w14:textId="77777777" w:rsidR="009D1437" w:rsidRDefault="009D1437" w:rsidP="00480762">
      <w:pPr>
        <w:pStyle w:val="Heading3"/>
      </w:pPr>
      <w:bookmarkStart w:id="48" w:name="_Toc198045285"/>
      <w:r>
        <w:t>Lấy thông tin chi tiết hóa đơn tạo mới theo fkey</w:t>
      </w:r>
      <w:bookmarkEnd w:id="48"/>
    </w:p>
    <w:p w14:paraId="0C9E894B" w14:textId="77777777" w:rsidR="009D1437" w:rsidRDefault="009D1437" w:rsidP="009D1437">
      <w:r>
        <w:t>URL</w:t>
      </w:r>
    </w:p>
    <w:p w14:paraId="3905ADA1" w14:textId="77777777" w:rsidR="009D1437" w:rsidRPr="004A4DD9" w:rsidRDefault="009D1437" w:rsidP="009D1437">
      <w:pPr>
        <w:ind w:firstLine="720"/>
      </w:pPr>
      <w:r>
        <w:t>s</w:t>
      </w:r>
      <w:r w:rsidRPr="004A4DD9">
        <w:t xml:space="preserve">tring </w:t>
      </w:r>
      <w:r w:rsidRPr="001E7889">
        <w:rPr>
          <w:b/>
        </w:rPr>
        <w:t>getNewInvViewFkey</w:t>
      </w:r>
      <w:r w:rsidRPr="004A4DD9">
        <w:t xml:space="preserve">(string </w:t>
      </w:r>
      <w:r>
        <w:t>fkey</w:t>
      </w:r>
      <w:r w:rsidRPr="004A4DD9">
        <w:t>, string userName, string userPass)</w:t>
      </w:r>
    </w:p>
    <w:p w14:paraId="29E2D9D9" w14:textId="77777777" w:rsidR="009D1437" w:rsidRPr="004A4DD9" w:rsidRDefault="009D1437" w:rsidP="009D1437">
      <w:pPr>
        <w:ind w:left="720"/>
        <w:jc w:val="both"/>
      </w:pPr>
    </w:p>
    <w:p w14:paraId="7ECC23EF" w14:textId="77777777" w:rsidR="009D1437" w:rsidRPr="00593BE8" w:rsidRDefault="009D1437" w:rsidP="009D1437">
      <w:pPr>
        <w:pStyle w:val="N"/>
      </w:pPr>
      <w:r w:rsidRPr="00593BE8">
        <w:t>DESCRIPTION</w:t>
      </w:r>
    </w:p>
    <w:p w14:paraId="788B7A50" w14:textId="77777777" w:rsidR="009D1437" w:rsidRDefault="009D1437" w:rsidP="009D1437">
      <w:pPr>
        <w:pStyle w:val="N"/>
      </w:pPr>
      <w:r>
        <w:tab/>
        <w:t xml:space="preserve">Đây là web service cho phép trả về định dạng html của hóa đơn mới tạo theo fkey truyền </w:t>
      </w:r>
      <w:r>
        <w:lastRenderedPageBreak/>
        <w:t>vào</w:t>
      </w:r>
    </w:p>
    <w:p w14:paraId="19E03DE2" w14:textId="77777777" w:rsidR="009D1437" w:rsidRPr="00007702" w:rsidRDefault="009D1437" w:rsidP="009D1437">
      <w:pPr>
        <w:pStyle w:val="N"/>
      </w:pPr>
      <w:r w:rsidRPr="00663B3E">
        <w:t>HTTP METHOD</w:t>
      </w:r>
    </w:p>
    <w:p w14:paraId="4AB2D374" w14:textId="77777777" w:rsidR="009D1437" w:rsidRPr="00007702" w:rsidRDefault="009D1437" w:rsidP="009D1437">
      <w:pPr>
        <w:pStyle w:val="N"/>
        <w:rPr>
          <w:b/>
        </w:rPr>
      </w:pPr>
      <w:r>
        <w:tab/>
      </w:r>
      <w:r w:rsidRPr="00610AFD">
        <w:t>POST</w:t>
      </w:r>
    </w:p>
    <w:p w14:paraId="4966E680" w14:textId="77777777" w:rsidR="009D1437" w:rsidRPr="00610AFD" w:rsidRDefault="009D1437" w:rsidP="009D1437">
      <w:pPr>
        <w:pStyle w:val="N"/>
      </w:pPr>
      <w:r w:rsidRPr="00610AFD">
        <w:t>REQUEST BODY</w:t>
      </w:r>
    </w:p>
    <w:p w14:paraId="0BA5A2C8" w14:textId="77777777" w:rsidR="009D1437" w:rsidRPr="00DF3034"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6C6283CF" w14:textId="77777777" w:rsidR="009D1437" w:rsidRPr="00DF3034" w:rsidRDefault="009D1437" w:rsidP="009D1437">
      <w:pPr>
        <w:pStyle w:val="ListParagraph"/>
        <w:numPr>
          <w:ilvl w:val="0"/>
          <w:numId w:val="2"/>
        </w:numPr>
        <w:spacing w:after="0" w:line="360" w:lineRule="auto"/>
        <w:ind w:left="1080"/>
        <w:jc w:val="both"/>
        <w:rPr>
          <w:rFonts w:eastAsia="Calibri"/>
          <w:b/>
          <w:u w:val="single"/>
        </w:rPr>
      </w:pPr>
      <w:r w:rsidRPr="00DF3034">
        <w:rPr>
          <w:b/>
        </w:rPr>
        <w:t xml:space="preserve">fkey : </w:t>
      </w:r>
      <w:r w:rsidRPr="00DF3034">
        <w:t xml:space="preserve">Chuỗi key xác định hóa đơn cần lấy </w:t>
      </w:r>
    </w:p>
    <w:p w14:paraId="1A677C09" w14:textId="77777777" w:rsidR="009D1437" w:rsidRPr="005C559E" w:rsidRDefault="009D1437" w:rsidP="009D1437">
      <w:pPr>
        <w:pStyle w:val="ListParagraph"/>
        <w:spacing w:after="0" w:line="360" w:lineRule="auto"/>
        <w:ind w:left="1080"/>
        <w:jc w:val="both"/>
        <w:rPr>
          <w:rFonts w:eastAsia="Calibri"/>
          <w:b/>
          <w:u w:val="single"/>
        </w:rPr>
      </w:pPr>
    </w:p>
    <w:p w14:paraId="0F0E2509"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35355426"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2CAF93DA"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66C7D3E8"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1B195096" w14:textId="77777777" w:rsidR="009D1437" w:rsidRPr="00660ABB" w:rsidRDefault="009D1437" w:rsidP="00616EC4">
            <w:pPr>
              <w:pStyle w:val="ListParagraph"/>
            </w:pPr>
            <w:r>
              <w:t>Ghi chú</w:t>
            </w:r>
          </w:p>
        </w:tc>
      </w:tr>
      <w:tr w:rsidR="009D1437" w:rsidRPr="00660ABB" w14:paraId="21B3B365" w14:textId="77777777" w:rsidTr="00616EC4">
        <w:tc>
          <w:tcPr>
            <w:tcW w:w="1710" w:type="dxa"/>
            <w:tcBorders>
              <w:top w:val="single" w:sz="4" w:space="0" w:color="2E74B5"/>
              <w:left w:val="single" w:sz="4" w:space="0" w:color="2E74B5"/>
              <w:right w:val="single" w:sz="4" w:space="0" w:color="2E74B5"/>
            </w:tcBorders>
            <w:shd w:val="clear" w:color="auto" w:fill="auto"/>
          </w:tcPr>
          <w:p w14:paraId="59E9FE7C"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0D4BC3C" w14:textId="77777777" w:rsidR="009D1437" w:rsidRPr="009372AD" w:rsidRDefault="009D1437" w:rsidP="00616EC4">
            <w:pPr>
              <w:pStyle w:val="ListParagraph"/>
              <w:ind w:left="0"/>
              <w:jc w:val="both"/>
            </w:pPr>
            <w:r w:rsidRPr="009372AD">
              <w:t>Tài khoản đăng nhập sai hoặc không có quyề</w:t>
            </w:r>
            <w:r>
              <w:t>n</w:t>
            </w:r>
          </w:p>
        </w:tc>
        <w:tc>
          <w:tcPr>
            <w:tcW w:w="2515" w:type="dxa"/>
            <w:tcBorders>
              <w:top w:val="single" w:sz="4" w:space="0" w:color="2E74B5"/>
              <w:left w:val="single" w:sz="4" w:space="0" w:color="2E74B5"/>
              <w:bottom w:val="single" w:sz="4" w:space="0" w:color="2E74B5"/>
              <w:right w:val="single" w:sz="4" w:space="0" w:color="2E74B5"/>
            </w:tcBorders>
          </w:tcPr>
          <w:p w14:paraId="7C45ED76" w14:textId="77777777" w:rsidR="009D1437" w:rsidRPr="004A4DD9" w:rsidRDefault="009D1437" w:rsidP="00616EC4">
            <w:pPr>
              <w:pStyle w:val="ListParagraph"/>
              <w:ind w:left="0"/>
              <w:jc w:val="both"/>
            </w:pPr>
          </w:p>
        </w:tc>
      </w:tr>
      <w:tr w:rsidR="009D1437" w:rsidRPr="00660ABB" w14:paraId="0EA640FC" w14:textId="77777777" w:rsidTr="00616EC4">
        <w:tc>
          <w:tcPr>
            <w:tcW w:w="1710" w:type="dxa"/>
            <w:tcBorders>
              <w:top w:val="single" w:sz="4" w:space="0" w:color="2E74B5"/>
              <w:left w:val="single" w:sz="4" w:space="0" w:color="2E74B5"/>
              <w:right w:val="single" w:sz="4" w:space="0" w:color="2E74B5"/>
            </w:tcBorders>
            <w:shd w:val="clear" w:color="auto" w:fill="auto"/>
          </w:tcPr>
          <w:p w14:paraId="05F5DB86" w14:textId="77777777" w:rsidR="009D1437" w:rsidRPr="009372AD" w:rsidRDefault="009D1437" w:rsidP="00616EC4">
            <w:pPr>
              <w:autoSpaceDE w:val="0"/>
              <w:autoSpaceDN w:val="0"/>
              <w:adjustRightInd w:val="0"/>
              <w:jc w:val="both"/>
            </w:pPr>
            <w: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3F34F23" w14:textId="77777777" w:rsidR="009D1437" w:rsidRPr="009372AD" w:rsidRDefault="009D1437" w:rsidP="00616EC4">
            <w:pPr>
              <w:pStyle w:val="ListParagraph"/>
              <w:ind w:left="0"/>
              <w:jc w:val="both"/>
            </w:pPr>
            <w:r>
              <w:t>Fkey truyền vào rỗng</w:t>
            </w:r>
          </w:p>
        </w:tc>
        <w:tc>
          <w:tcPr>
            <w:tcW w:w="2515" w:type="dxa"/>
            <w:tcBorders>
              <w:top w:val="single" w:sz="4" w:space="0" w:color="2E74B5"/>
              <w:left w:val="single" w:sz="4" w:space="0" w:color="2E74B5"/>
              <w:bottom w:val="single" w:sz="4" w:space="0" w:color="2E74B5"/>
              <w:right w:val="single" w:sz="4" w:space="0" w:color="2E74B5"/>
            </w:tcBorders>
          </w:tcPr>
          <w:p w14:paraId="682FD90A" w14:textId="77777777" w:rsidR="009D1437" w:rsidRPr="004A4DD9" w:rsidRDefault="009D1437" w:rsidP="00616EC4">
            <w:pPr>
              <w:pStyle w:val="ListParagraph"/>
              <w:ind w:left="0"/>
              <w:jc w:val="both"/>
            </w:pPr>
          </w:p>
        </w:tc>
      </w:tr>
      <w:tr w:rsidR="009D1437" w:rsidRPr="00660ABB" w14:paraId="3B82BAB3" w14:textId="77777777" w:rsidTr="00616EC4">
        <w:tc>
          <w:tcPr>
            <w:tcW w:w="1710" w:type="dxa"/>
            <w:tcBorders>
              <w:top w:val="single" w:sz="4" w:space="0" w:color="2E74B5"/>
              <w:left w:val="single" w:sz="4" w:space="0" w:color="2E74B5"/>
              <w:right w:val="single" w:sz="4" w:space="0" w:color="2E74B5"/>
            </w:tcBorders>
            <w:shd w:val="clear" w:color="auto" w:fill="auto"/>
          </w:tcPr>
          <w:p w14:paraId="1B17A9B0" w14:textId="77777777" w:rsidR="009D1437" w:rsidRPr="004A4DD9" w:rsidRDefault="009D1437" w:rsidP="00616EC4">
            <w:pPr>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5D589DE" w14:textId="77777777" w:rsidR="009D1437" w:rsidRPr="004A4DD9" w:rsidRDefault="009D1437" w:rsidP="00616EC4">
            <w:pPr>
              <w:jc w:val="both"/>
            </w:pPr>
            <w:r w:rsidRPr="004A4DD9">
              <w:t>Công ty chưa được đăng kí mẫu hóa đơn nào</w:t>
            </w:r>
          </w:p>
        </w:tc>
        <w:tc>
          <w:tcPr>
            <w:tcW w:w="2515" w:type="dxa"/>
            <w:tcBorders>
              <w:top w:val="single" w:sz="4" w:space="0" w:color="2E74B5"/>
              <w:left w:val="single" w:sz="4" w:space="0" w:color="2E74B5"/>
              <w:bottom w:val="single" w:sz="4" w:space="0" w:color="2E74B5"/>
              <w:right w:val="single" w:sz="4" w:space="0" w:color="2E74B5"/>
            </w:tcBorders>
          </w:tcPr>
          <w:p w14:paraId="1C170E0D" w14:textId="77777777" w:rsidR="009D1437" w:rsidRPr="004A4DD9" w:rsidRDefault="009D1437" w:rsidP="00616EC4">
            <w:pPr>
              <w:pStyle w:val="ListParagraph"/>
              <w:ind w:left="0"/>
              <w:jc w:val="both"/>
            </w:pPr>
          </w:p>
        </w:tc>
      </w:tr>
      <w:tr w:rsidR="009D1437" w:rsidRPr="00660ABB" w14:paraId="3317A5F5" w14:textId="77777777" w:rsidTr="00616EC4">
        <w:tc>
          <w:tcPr>
            <w:tcW w:w="1710" w:type="dxa"/>
            <w:tcBorders>
              <w:top w:val="single" w:sz="4" w:space="0" w:color="2E74B5"/>
              <w:left w:val="single" w:sz="4" w:space="0" w:color="2E74B5"/>
              <w:right w:val="single" w:sz="4" w:space="0" w:color="2E74B5"/>
            </w:tcBorders>
            <w:shd w:val="clear" w:color="auto" w:fill="auto"/>
          </w:tcPr>
          <w:p w14:paraId="214144CA" w14:textId="77777777" w:rsidR="009D1437" w:rsidRPr="004A4DD9" w:rsidRDefault="009D1437" w:rsidP="00616EC4">
            <w:pPr>
              <w:jc w:val="both"/>
            </w:pPr>
            <w:r w:rsidRPr="00977960">
              <w:t>ERR:6</w:t>
            </w:r>
            <w:r w:rsidRPr="00977960">
              <w:tab/>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FF8B21A" w14:textId="77777777" w:rsidR="009D1437" w:rsidRPr="004A4DD9" w:rsidRDefault="009D1437" w:rsidP="00616EC4">
            <w:pPr>
              <w:jc w:val="both"/>
            </w:pPr>
            <w:r w:rsidRPr="00977960">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62D57C8A" w14:textId="77777777" w:rsidR="009D1437" w:rsidRPr="004A4DD9" w:rsidRDefault="009D1437" w:rsidP="00616EC4">
            <w:pPr>
              <w:pStyle w:val="ListParagraph"/>
              <w:ind w:left="0"/>
              <w:jc w:val="both"/>
            </w:pPr>
          </w:p>
        </w:tc>
      </w:tr>
      <w:tr w:rsidR="009D1437" w:rsidRPr="00660ABB" w14:paraId="5D87348B" w14:textId="77777777" w:rsidTr="00616EC4">
        <w:tc>
          <w:tcPr>
            <w:tcW w:w="1710" w:type="dxa"/>
            <w:tcBorders>
              <w:top w:val="single" w:sz="4" w:space="0" w:color="2E74B5"/>
              <w:left w:val="single" w:sz="4" w:space="0" w:color="2E74B5"/>
              <w:right w:val="single" w:sz="4" w:space="0" w:color="2E74B5"/>
            </w:tcBorders>
            <w:shd w:val="clear" w:color="auto" w:fill="auto"/>
          </w:tcPr>
          <w:p w14:paraId="2D466A18" w14:textId="77777777" w:rsidR="009D1437" w:rsidRPr="009372AD" w:rsidRDefault="009D1437" w:rsidP="00616EC4">
            <w:pPr>
              <w:autoSpaceDE w:val="0"/>
              <w:autoSpaceDN w:val="0"/>
              <w:adjustRightInd w:val="0"/>
              <w:jc w:val="both"/>
            </w:pPr>
            <w:r w:rsidRPr="00052A44">
              <w:t xml:space="preserve">ERR:7 </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160D624" w14:textId="77777777" w:rsidR="009D1437" w:rsidRPr="009372AD" w:rsidRDefault="009D1437" w:rsidP="00616EC4">
            <w:pPr>
              <w:pStyle w:val="ListParagraph"/>
              <w:ind w:left="0"/>
              <w:jc w:val="both"/>
            </w:pPr>
            <w:r>
              <w:t>Không tìm thấy thông tin công ty</w:t>
            </w:r>
          </w:p>
        </w:tc>
        <w:tc>
          <w:tcPr>
            <w:tcW w:w="2515" w:type="dxa"/>
            <w:tcBorders>
              <w:top w:val="single" w:sz="4" w:space="0" w:color="2E74B5"/>
              <w:left w:val="single" w:sz="4" w:space="0" w:color="2E74B5"/>
              <w:bottom w:val="single" w:sz="4" w:space="0" w:color="2E74B5"/>
              <w:right w:val="single" w:sz="4" w:space="0" w:color="2E74B5"/>
            </w:tcBorders>
          </w:tcPr>
          <w:p w14:paraId="7B03D820" w14:textId="77777777" w:rsidR="009D1437" w:rsidRPr="004A4DD9" w:rsidRDefault="009D1437" w:rsidP="00616EC4">
            <w:pPr>
              <w:pStyle w:val="ListParagraph"/>
              <w:ind w:left="0"/>
              <w:jc w:val="both"/>
            </w:pPr>
          </w:p>
        </w:tc>
      </w:tr>
      <w:tr w:rsidR="009D1437" w:rsidRPr="00660ABB" w14:paraId="6395EAEE" w14:textId="77777777" w:rsidTr="00616EC4">
        <w:tc>
          <w:tcPr>
            <w:tcW w:w="1710" w:type="dxa"/>
            <w:tcBorders>
              <w:top w:val="single" w:sz="4" w:space="0" w:color="2E74B5"/>
              <w:left w:val="single" w:sz="4" w:space="0" w:color="2E74B5"/>
              <w:right w:val="single" w:sz="4" w:space="0" w:color="2E74B5"/>
            </w:tcBorders>
            <w:shd w:val="clear" w:color="auto" w:fill="auto"/>
          </w:tcPr>
          <w:p w14:paraId="26F793B0" w14:textId="77777777" w:rsidR="009D1437" w:rsidRPr="00052A44" w:rsidRDefault="009D1437" w:rsidP="00616EC4">
            <w:pPr>
              <w:autoSpaceDE w:val="0"/>
              <w:autoSpaceDN w:val="0"/>
              <w:adjustRightInd w:val="0"/>
              <w:jc w:val="both"/>
            </w:pPr>
            <w:r w:rsidRPr="004A4DD9">
              <w:t>ERR:1</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2E97C97" w14:textId="77777777" w:rsidR="009D1437" w:rsidRDefault="009D1437" w:rsidP="00616EC4">
            <w:pPr>
              <w:pStyle w:val="ListParagraph"/>
              <w:ind w:left="0"/>
              <w:jc w:val="both"/>
            </w:pPr>
            <w:r>
              <w:t>Hoá đơn có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525D626E" w14:textId="77777777" w:rsidR="009D1437" w:rsidRPr="004A4DD9" w:rsidRDefault="009D1437" w:rsidP="00616EC4">
            <w:pPr>
              <w:pStyle w:val="ListParagraph"/>
              <w:ind w:left="0"/>
              <w:jc w:val="both"/>
            </w:pPr>
          </w:p>
        </w:tc>
      </w:tr>
      <w:tr w:rsidR="009D1437" w:rsidRPr="00660ABB" w14:paraId="1F060F54" w14:textId="77777777" w:rsidTr="00616EC4">
        <w:tc>
          <w:tcPr>
            <w:tcW w:w="1710" w:type="dxa"/>
            <w:tcBorders>
              <w:top w:val="single" w:sz="4" w:space="0" w:color="2E74B5"/>
              <w:left w:val="single" w:sz="4" w:space="0" w:color="2E74B5"/>
              <w:right w:val="single" w:sz="4" w:space="0" w:color="2E74B5"/>
            </w:tcBorders>
            <w:shd w:val="clear" w:color="auto" w:fill="auto"/>
          </w:tcPr>
          <w:p w14:paraId="09629C8F" w14:textId="77777777" w:rsidR="009D1437" w:rsidRPr="00052A44" w:rsidRDefault="009D1437" w:rsidP="00616EC4">
            <w:pPr>
              <w:autoSpaceDE w:val="0"/>
              <w:autoSpaceDN w:val="0"/>
              <w:adjustRightInd w:val="0"/>
              <w:jc w:val="both"/>
            </w:pPr>
            <w:r w:rsidRPr="004A4DD9">
              <w:t>ERR:1</w:t>
            </w:r>
            <w:r>
              <w:t>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71CC33D" w14:textId="77777777" w:rsidR="009D1437" w:rsidRDefault="009D1437" w:rsidP="00616EC4">
            <w:pPr>
              <w:pStyle w:val="ListParagraph"/>
              <w:ind w:left="0"/>
              <w:jc w:val="both"/>
            </w:pPr>
            <w:r>
              <w:t>Hoá đơn không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157AB1DC" w14:textId="77777777" w:rsidR="009D1437" w:rsidRPr="004A4DD9" w:rsidRDefault="009D1437" w:rsidP="00616EC4">
            <w:pPr>
              <w:pStyle w:val="ListParagraph"/>
              <w:ind w:left="0"/>
              <w:jc w:val="both"/>
            </w:pPr>
          </w:p>
        </w:tc>
      </w:tr>
      <w:tr w:rsidR="009D1437" w:rsidRPr="00660ABB" w14:paraId="3DDDCCCE"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686CB27" w14:textId="77777777" w:rsidR="009D1437" w:rsidRPr="004A4DD9" w:rsidRDefault="009D1437" w:rsidP="00616EC4">
            <w:pPr>
              <w:autoSpaceDE w:val="0"/>
              <w:autoSpaceDN w:val="0"/>
              <w:adjustRightInd w:val="0"/>
              <w:jc w:val="both"/>
            </w:pPr>
            <w:r w:rsidRPr="004A4DD9">
              <w:t>chuỗi_h</w:t>
            </w:r>
            <w:r>
              <w:t>t</w:t>
            </w:r>
            <w:r w:rsidRPr="004A4DD9">
              <w:t>ml_trả_về</w:t>
            </w:r>
          </w:p>
          <w:p w14:paraId="3C2C7581"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0A4A3A4" w14:textId="77777777" w:rsidR="009D1437" w:rsidRPr="004A4DD9" w:rsidRDefault="009D1437" w:rsidP="00616EC4">
            <w:pPr>
              <w:jc w:val="both"/>
            </w:pPr>
            <w:r w:rsidRPr="004A4DD9">
              <w:t>Trả về chuỗi h</w:t>
            </w:r>
            <w:r>
              <w:t>t</w:t>
            </w:r>
            <w:r w:rsidRPr="004A4DD9">
              <w:t>ml tương ứng với hóa đơn</w:t>
            </w:r>
          </w:p>
        </w:tc>
        <w:tc>
          <w:tcPr>
            <w:tcW w:w="2515" w:type="dxa"/>
            <w:tcBorders>
              <w:top w:val="single" w:sz="4" w:space="0" w:color="2E74B5"/>
              <w:left w:val="single" w:sz="4" w:space="0" w:color="2E74B5"/>
              <w:bottom w:val="single" w:sz="4" w:space="0" w:color="2E74B5"/>
              <w:right w:val="single" w:sz="4" w:space="0" w:color="2E74B5"/>
            </w:tcBorders>
          </w:tcPr>
          <w:p w14:paraId="172692E3" w14:textId="77777777" w:rsidR="009D1437" w:rsidRPr="004A4DD9" w:rsidRDefault="009D1437" w:rsidP="00616EC4">
            <w:pPr>
              <w:jc w:val="both"/>
            </w:pPr>
            <w:r w:rsidRPr="004A4DD9">
              <w:t>Trả về một hóa đơn dưới dạng html</w:t>
            </w:r>
          </w:p>
        </w:tc>
      </w:tr>
    </w:tbl>
    <w:p w14:paraId="0106D979" w14:textId="77777777" w:rsidR="009D1437" w:rsidRDefault="009D1437" w:rsidP="00480762">
      <w:pPr>
        <w:pStyle w:val="Heading3"/>
      </w:pPr>
      <w:bookmarkStart w:id="49" w:name="_Toc198045286"/>
      <w:r>
        <w:t>Lấy thông tin chi tiết của hóa đơn theo fkey, không kiểm tra trạng thái thanh toán</w:t>
      </w:r>
      <w:bookmarkEnd w:id="49"/>
    </w:p>
    <w:p w14:paraId="7ED1BA3D" w14:textId="77777777" w:rsidR="009D1437" w:rsidRDefault="009D1437" w:rsidP="009D1437">
      <w:r>
        <w:t>URL</w:t>
      </w:r>
    </w:p>
    <w:p w14:paraId="4EE2BAB5" w14:textId="77777777" w:rsidR="009D1437" w:rsidRPr="004A4DD9" w:rsidRDefault="009D1437" w:rsidP="009D1437">
      <w:pPr>
        <w:ind w:firstLine="720"/>
      </w:pPr>
      <w:r>
        <w:t>s</w:t>
      </w:r>
      <w:r w:rsidRPr="004A4DD9">
        <w:t xml:space="preserve">tring </w:t>
      </w:r>
      <w:r w:rsidRPr="002C293D">
        <w:rPr>
          <w:b/>
        </w:rPr>
        <w:t xml:space="preserve">getInvViewFkeyNoPay </w:t>
      </w:r>
      <w:r w:rsidRPr="004A4DD9">
        <w:t xml:space="preserve">(string </w:t>
      </w:r>
      <w:r>
        <w:t>fkey</w:t>
      </w:r>
      <w:r w:rsidRPr="004A4DD9">
        <w:t>, string userName, string userPass)</w:t>
      </w:r>
    </w:p>
    <w:p w14:paraId="6B21A391" w14:textId="77777777" w:rsidR="009D1437" w:rsidRPr="004A4DD9" w:rsidRDefault="009D1437" w:rsidP="009D1437">
      <w:pPr>
        <w:ind w:left="720"/>
        <w:jc w:val="both"/>
      </w:pPr>
    </w:p>
    <w:p w14:paraId="048CEE83" w14:textId="77777777" w:rsidR="009D1437" w:rsidRPr="00593BE8" w:rsidRDefault="009D1437" w:rsidP="009D1437">
      <w:pPr>
        <w:pStyle w:val="N"/>
      </w:pPr>
      <w:r w:rsidRPr="00593BE8">
        <w:t>DESCRIPTION</w:t>
      </w:r>
    </w:p>
    <w:p w14:paraId="2DA6BC62" w14:textId="77777777" w:rsidR="009D1437" w:rsidRDefault="009D1437" w:rsidP="009D1437">
      <w:pPr>
        <w:pStyle w:val="N"/>
      </w:pPr>
      <w:r>
        <w:tab/>
        <w:t>Đây là web service cho phép trả về định dạng html của hóa đơn theo fkey truyền vào, không kiểm tra trạng thái thanh toán.</w:t>
      </w:r>
    </w:p>
    <w:p w14:paraId="7095B631" w14:textId="77777777" w:rsidR="009D1437" w:rsidRPr="00007702" w:rsidRDefault="009D1437" w:rsidP="009D1437">
      <w:pPr>
        <w:pStyle w:val="N"/>
      </w:pPr>
      <w:r w:rsidRPr="00663B3E">
        <w:t>HTTP METHOD</w:t>
      </w:r>
    </w:p>
    <w:p w14:paraId="3A7B77A7" w14:textId="77777777" w:rsidR="009D1437" w:rsidRPr="00007702" w:rsidRDefault="009D1437" w:rsidP="009D1437">
      <w:pPr>
        <w:pStyle w:val="N"/>
        <w:rPr>
          <w:b/>
        </w:rPr>
      </w:pPr>
      <w:r>
        <w:tab/>
      </w:r>
      <w:r w:rsidRPr="00610AFD">
        <w:t>POST</w:t>
      </w:r>
    </w:p>
    <w:p w14:paraId="2DAA1344" w14:textId="77777777" w:rsidR="009D1437" w:rsidRPr="00610AFD" w:rsidRDefault="009D1437" w:rsidP="009D1437">
      <w:pPr>
        <w:pStyle w:val="N"/>
      </w:pPr>
      <w:r w:rsidRPr="00610AFD">
        <w:t>REQUEST BODY</w:t>
      </w:r>
    </w:p>
    <w:p w14:paraId="70B1EA1F" w14:textId="77777777" w:rsidR="009D1437" w:rsidRPr="00DF3034" w:rsidRDefault="009D1437" w:rsidP="009D1437">
      <w:pPr>
        <w:pStyle w:val="ListParagraph"/>
        <w:numPr>
          <w:ilvl w:val="0"/>
          <w:numId w:val="2"/>
        </w:numPr>
        <w:spacing w:after="0" w:line="360" w:lineRule="auto"/>
        <w:ind w:left="1080"/>
        <w:jc w:val="both"/>
        <w:rPr>
          <w:rFonts w:eastAsia="Calibri"/>
          <w:b/>
          <w:u w:val="single"/>
        </w:rPr>
      </w:pPr>
      <w:r w:rsidRPr="005C559E">
        <w:rPr>
          <w:b/>
        </w:rPr>
        <w:lastRenderedPageBreak/>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746F9FF8" w14:textId="77777777" w:rsidR="009D1437" w:rsidRPr="00DF3034" w:rsidRDefault="009D1437" w:rsidP="009D1437">
      <w:pPr>
        <w:pStyle w:val="ListParagraph"/>
        <w:numPr>
          <w:ilvl w:val="0"/>
          <w:numId w:val="2"/>
        </w:numPr>
        <w:spacing w:after="0" w:line="360" w:lineRule="auto"/>
        <w:ind w:left="1080"/>
        <w:jc w:val="both"/>
        <w:rPr>
          <w:rFonts w:eastAsia="Calibri"/>
          <w:b/>
          <w:u w:val="single"/>
        </w:rPr>
      </w:pPr>
      <w:r w:rsidRPr="00DF3034">
        <w:rPr>
          <w:b/>
        </w:rPr>
        <w:t xml:space="preserve">fkey : </w:t>
      </w:r>
      <w:r w:rsidRPr="00DF3034">
        <w:t xml:space="preserve">Chuỗi key xác định hóa đơn cần lấy </w:t>
      </w:r>
    </w:p>
    <w:p w14:paraId="7958DEE8" w14:textId="77777777" w:rsidR="009D1437" w:rsidRPr="005C559E" w:rsidRDefault="009D1437" w:rsidP="009D1437">
      <w:pPr>
        <w:pStyle w:val="ListParagraph"/>
        <w:spacing w:after="0" w:line="360" w:lineRule="auto"/>
        <w:ind w:left="1080"/>
        <w:jc w:val="both"/>
        <w:rPr>
          <w:rFonts w:eastAsia="Calibri"/>
          <w:b/>
          <w:u w:val="single"/>
        </w:rPr>
      </w:pPr>
    </w:p>
    <w:p w14:paraId="616C672F"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55D66DE6"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16BF6E7D"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48FE60EA"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61D8D0FD" w14:textId="77777777" w:rsidR="009D1437" w:rsidRPr="00660ABB" w:rsidRDefault="009D1437" w:rsidP="00616EC4">
            <w:pPr>
              <w:pStyle w:val="ListParagraph"/>
            </w:pPr>
            <w:r>
              <w:t>Ghi chú</w:t>
            </w:r>
          </w:p>
        </w:tc>
      </w:tr>
      <w:tr w:rsidR="009D1437" w:rsidRPr="00660ABB" w14:paraId="51468A3A" w14:textId="77777777" w:rsidTr="00616EC4">
        <w:tc>
          <w:tcPr>
            <w:tcW w:w="1710" w:type="dxa"/>
            <w:tcBorders>
              <w:top w:val="single" w:sz="4" w:space="0" w:color="2E74B5"/>
              <w:left w:val="single" w:sz="4" w:space="0" w:color="2E74B5"/>
              <w:right w:val="single" w:sz="4" w:space="0" w:color="2E74B5"/>
            </w:tcBorders>
            <w:shd w:val="clear" w:color="auto" w:fill="auto"/>
          </w:tcPr>
          <w:p w14:paraId="1E42F14A"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92F6A78" w14:textId="77777777" w:rsidR="009D1437" w:rsidRPr="009372AD" w:rsidRDefault="009D1437" w:rsidP="00616EC4">
            <w:pPr>
              <w:pStyle w:val="ListParagraph"/>
              <w:ind w:left="0"/>
              <w:jc w:val="both"/>
            </w:pPr>
            <w:r w:rsidRPr="009372AD">
              <w:t>Tài khoản đăng nhập sai hoặc không có quyề</w:t>
            </w:r>
            <w:r>
              <w:t>n</w:t>
            </w:r>
          </w:p>
        </w:tc>
        <w:tc>
          <w:tcPr>
            <w:tcW w:w="2515" w:type="dxa"/>
            <w:tcBorders>
              <w:top w:val="single" w:sz="4" w:space="0" w:color="2E74B5"/>
              <w:left w:val="single" w:sz="4" w:space="0" w:color="2E74B5"/>
              <w:bottom w:val="single" w:sz="4" w:space="0" w:color="2E74B5"/>
              <w:right w:val="single" w:sz="4" w:space="0" w:color="2E74B5"/>
            </w:tcBorders>
          </w:tcPr>
          <w:p w14:paraId="7B14351D" w14:textId="77777777" w:rsidR="009D1437" w:rsidRPr="004A4DD9" w:rsidRDefault="009D1437" w:rsidP="00616EC4">
            <w:pPr>
              <w:pStyle w:val="ListParagraph"/>
              <w:ind w:left="0"/>
              <w:jc w:val="both"/>
            </w:pPr>
          </w:p>
        </w:tc>
      </w:tr>
      <w:tr w:rsidR="009D1437" w:rsidRPr="00660ABB" w14:paraId="54E4B7B1" w14:textId="77777777" w:rsidTr="00616EC4">
        <w:tc>
          <w:tcPr>
            <w:tcW w:w="1710" w:type="dxa"/>
            <w:tcBorders>
              <w:top w:val="single" w:sz="4" w:space="0" w:color="2E74B5"/>
              <w:left w:val="single" w:sz="4" w:space="0" w:color="2E74B5"/>
              <w:right w:val="single" w:sz="4" w:space="0" w:color="2E74B5"/>
            </w:tcBorders>
            <w:shd w:val="clear" w:color="auto" w:fill="auto"/>
          </w:tcPr>
          <w:p w14:paraId="1A31B41B" w14:textId="77777777" w:rsidR="009D1437" w:rsidRPr="004A4DD9" w:rsidRDefault="009D1437" w:rsidP="00616EC4">
            <w:pPr>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FD72BE6" w14:textId="77777777" w:rsidR="009D1437" w:rsidRPr="004A4DD9" w:rsidRDefault="009D1437" w:rsidP="00616EC4">
            <w:pPr>
              <w:jc w:val="both"/>
            </w:pPr>
            <w:r w:rsidRPr="004A4DD9">
              <w:t>Công ty chưa được đăng kí mẫu hóa đơn nào</w:t>
            </w:r>
          </w:p>
        </w:tc>
        <w:tc>
          <w:tcPr>
            <w:tcW w:w="2515" w:type="dxa"/>
            <w:tcBorders>
              <w:top w:val="single" w:sz="4" w:space="0" w:color="2E74B5"/>
              <w:left w:val="single" w:sz="4" w:space="0" w:color="2E74B5"/>
              <w:bottom w:val="single" w:sz="4" w:space="0" w:color="2E74B5"/>
              <w:right w:val="single" w:sz="4" w:space="0" w:color="2E74B5"/>
            </w:tcBorders>
          </w:tcPr>
          <w:p w14:paraId="7CBC0A51" w14:textId="77777777" w:rsidR="009D1437" w:rsidRPr="004A4DD9" w:rsidRDefault="009D1437" w:rsidP="00616EC4">
            <w:pPr>
              <w:pStyle w:val="ListParagraph"/>
              <w:ind w:left="0"/>
              <w:jc w:val="both"/>
            </w:pPr>
          </w:p>
        </w:tc>
      </w:tr>
      <w:tr w:rsidR="009D1437" w:rsidRPr="00660ABB" w14:paraId="49AD43B5" w14:textId="77777777" w:rsidTr="00616EC4">
        <w:tc>
          <w:tcPr>
            <w:tcW w:w="1710" w:type="dxa"/>
            <w:tcBorders>
              <w:top w:val="single" w:sz="4" w:space="0" w:color="2E74B5"/>
              <w:left w:val="single" w:sz="4" w:space="0" w:color="2E74B5"/>
              <w:right w:val="single" w:sz="4" w:space="0" w:color="2E74B5"/>
            </w:tcBorders>
            <w:shd w:val="clear" w:color="auto" w:fill="auto"/>
          </w:tcPr>
          <w:p w14:paraId="6567DB4A" w14:textId="77777777" w:rsidR="009D1437" w:rsidRPr="004A4DD9" w:rsidRDefault="009D1437" w:rsidP="00616EC4">
            <w:pPr>
              <w:jc w:val="both"/>
            </w:pPr>
            <w:r w:rsidRPr="00977960">
              <w:t>ERR:6</w:t>
            </w:r>
            <w:r w:rsidRPr="00977960">
              <w:tab/>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C54857D" w14:textId="77777777" w:rsidR="009D1437" w:rsidRPr="004A4DD9" w:rsidRDefault="009D1437" w:rsidP="00616EC4">
            <w:pPr>
              <w:jc w:val="both"/>
            </w:pPr>
            <w:r w:rsidRPr="00977960">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319203EC" w14:textId="77777777" w:rsidR="009D1437" w:rsidRPr="004A4DD9" w:rsidRDefault="009D1437" w:rsidP="00616EC4">
            <w:pPr>
              <w:pStyle w:val="ListParagraph"/>
              <w:ind w:left="0"/>
              <w:jc w:val="both"/>
            </w:pPr>
          </w:p>
        </w:tc>
      </w:tr>
      <w:tr w:rsidR="009D1437" w:rsidRPr="00660ABB" w14:paraId="24349D35" w14:textId="77777777" w:rsidTr="00616EC4">
        <w:tc>
          <w:tcPr>
            <w:tcW w:w="1710" w:type="dxa"/>
            <w:tcBorders>
              <w:top w:val="single" w:sz="4" w:space="0" w:color="2E74B5"/>
              <w:left w:val="single" w:sz="4" w:space="0" w:color="2E74B5"/>
              <w:right w:val="single" w:sz="4" w:space="0" w:color="2E74B5"/>
            </w:tcBorders>
            <w:shd w:val="clear" w:color="auto" w:fill="auto"/>
          </w:tcPr>
          <w:p w14:paraId="170B61D4" w14:textId="77777777" w:rsidR="009D1437" w:rsidRPr="009372AD" w:rsidRDefault="009D1437" w:rsidP="00616EC4">
            <w:pPr>
              <w:autoSpaceDE w:val="0"/>
              <w:autoSpaceDN w:val="0"/>
              <w:adjustRightInd w:val="0"/>
              <w:jc w:val="both"/>
            </w:pPr>
            <w:r w:rsidRPr="00052A44">
              <w:t xml:space="preserve">ERR:7 </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AB4CB26" w14:textId="77777777" w:rsidR="009D1437" w:rsidRPr="009372AD" w:rsidRDefault="009D1437" w:rsidP="00616EC4">
            <w:pPr>
              <w:pStyle w:val="ListParagraph"/>
              <w:ind w:left="0"/>
              <w:jc w:val="both"/>
            </w:pPr>
            <w:r>
              <w:t>Không tìm thấy thông tin công ty</w:t>
            </w:r>
          </w:p>
        </w:tc>
        <w:tc>
          <w:tcPr>
            <w:tcW w:w="2515" w:type="dxa"/>
            <w:tcBorders>
              <w:top w:val="single" w:sz="4" w:space="0" w:color="2E74B5"/>
              <w:left w:val="single" w:sz="4" w:space="0" w:color="2E74B5"/>
              <w:bottom w:val="single" w:sz="4" w:space="0" w:color="2E74B5"/>
              <w:right w:val="single" w:sz="4" w:space="0" w:color="2E74B5"/>
            </w:tcBorders>
          </w:tcPr>
          <w:p w14:paraId="74E22F11" w14:textId="77777777" w:rsidR="009D1437" w:rsidRPr="004A4DD9" w:rsidRDefault="009D1437" w:rsidP="00616EC4">
            <w:pPr>
              <w:pStyle w:val="ListParagraph"/>
              <w:ind w:left="0"/>
              <w:jc w:val="both"/>
            </w:pPr>
          </w:p>
        </w:tc>
      </w:tr>
      <w:tr w:rsidR="009D1437" w:rsidRPr="00660ABB" w14:paraId="566AAEAB" w14:textId="77777777" w:rsidTr="00616EC4">
        <w:tc>
          <w:tcPr>
            <w:tcW w:w="1710" w:type="dxa"/>
            <w:tcBorders>
              <w:top w:val="single" w:sz="4" w:space="0" w:color="2E74B5"/>
              <w:left w:val="single" w:sz="4" w:space="0" w:color="2E74B5"/>
              <w:right w:val="single" w:sz="4" w:space="0" w:color="2E74B5"/>
            </w:tcBorders>
            <w:shd w:val="clear" w:color="auto" w:fill="auto"/>
          </w:tcPr>
          <w:p w14:paraId="117FC1D0" w14:textId="77777777" w:rsidR="009D1437" w:rsidRPr="00052A44" w:rsidRDefault="009D1437" w:rsidP="00616EC4">
            <w:pPr>
              <w:autoSpaceDE w:val="0"/>
              <w:autoSpaceDN w:val="0"/>
              <w:adjustRightInd w:val="0"/>
              <w:jc w:val="both"/>
            </w:pPr>
            <w:r w:rsidRPr="004A4DD9">
              <w:t>ERR:1</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D3B0DF2" w14:textId="77777777" w:rsidR="009D1437" w:rsidRDefault="009D1437" w:rsidP="00616EC4">
            <w:pPr>
              <w:pStyle w:val="ListParagraph"/>
              <w:ind w:left="0"/>
              <w:jc w:val="both"/>
            </w:pPr>
            <w:r>
              <w:t>Hoá đơn có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0D92DE66" w14:textId="77777777" w:rsidR="009D1437" w:rsidRPr="004A4DD9" w:rsidRDefault="009D1437" w:rsidP="00616EC4">
            <w:pPr>
              <w:pStyle w:val="ListParagraph"/>
              <w:ind w:left="0"/>
              <w:jc w:val="both"/>
            </w:pPr>
          </w:p>
        </w:tc>
      </w:tr>
      <w:tr w:rsidR="009D1437" w:rsidRPr="00660ABB" w14:paraId="1B900182" w14:textId="77777777" w:rsidTr="00616EC4">
        <w:tc>
          <w:tcPr>
            <w:tcW w:w="1710" w:type="dxa"/>
            <w:tcBorders>
              <w:top w:val="single" w:sz="4" w:space="0" w:color="2E74B5"/>
              <w:left w:val="single" w:sz="4" w:space="0" w:color="2E74B5"/>
              <w:right w:val="single" w:sz="4" w:space="0" w:color="2E74B5"/>
            </w:tcBorders>
            <w:shd w:val="clear" w:color="auto" w:fill="auto"/>
          </w:tcPr>
          <w:p w14:paraId="55BBB820" w14:textId="77777777" w:rsidR="009D1437" w:rsidRPr="00052A44" w:rsidRDefault="009D1437" w:rsidP="00616EC4">
            <w:pPr>
              <w:autoSpaceDE w:val="0"/>
              <w:autoSpaceDN w:val="0"/>
              <w:adjustRightInd w:val="0"/>
              <w:jc w:val="both"/>
            </w:pPr>
            <w:r w:rsidRPr="004A4DD9">
              <w:t>ERR:1</w:t>
            </w:r>
            <w:r>
              <w:t>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D9393F2" w14:textId="77777777" w:rsidR="009D1437" w:rsidRDefault="009D1437" w:rsidP="00616EC4">
            <w:pPr>
              <w:pStyle w:val="ListParagraph"/>
              <w:ind w:left="0"/>
              <w:jc w:val="both"/>
            </w:pPr>
            <w:r>
              <w:t>Hoá đơn không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419F691B" w14:textId="77777777" w:rsidR="009D1437" w:rsidRPr="004A4DD9" w:rsidRDefault="009D1437" w:rsidP="00616EC4">
            <w:pPr>
              <w:pStyle w:val="ListParagraph"/>
              <w:ind w:left="0"/>
              <w:jc w:val="both"/>
            </w:pPr>
          </w:p>
        </w:tc>
      </w:tr>
      <w:tr w:rsidR="009D1437" w:rsidRPr="00660ABB" w14:paraId="79E91FDB"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E96A3C0" w14:textId="77777777" w:rsidR="009D1437" w:rsidRPr="004A4DD9" w:rsidRDefault="009D1437" w:rsidP="00616EC4">
            <w:pPr>
              <w:autoSpaceDE w:val="0"/>
              <w:autoSpaceDN w:val="0"/>
              <w:adjustRightInd w:val="0"/>
              <w:jc w:val="both"/>
            </w:pPr>
            <w:r w:rsidRPr="004A4DD9">
              <w:t>chuỗi_hml_trả_về</w:t>
            </w:r>
          </w:p>
          <w:p w14:paraId="7415008C"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4C2E82E" w14:textId="77777777" w:rsidR="009D1437" w:rsidRPr="004A4DD9" w:rsidRDefault="009D1437" w:rsidP="00616EC4">
            <w:pPr>
              <w:jc w:val="both"/>
            </w:pPr>
            <w:r w:rsidRPr="004A4DD9">
              <w:t>Trả về chuỗi hml tương ứng với hóa đơn</w:t>
            </w:r>
          </w:p>
        </w:tc>
        <w:tc>
          <w:tcPr>
            <w:tcW w:w="2515" w:type="dxa"/>
            <w:tcBorders>
              <w:top w:val="single" w:sz="4" w:space="0" w:color="2E74B5"/>
              <w:left w:val="single" w:sz="4" w:space="0" w:color="2E74B5"/>
              <w:bottom w:val="single" w:sz="4" w:space="0" w:color="2E74B5"/>
              <w:right w:val="single" w:sz="4" w:space="0" w:color="2E74B5"/>
            </w:tcBorders>
          </w:tcPr>
          <w:p w14:paraId="24520727" w14:textId="77777777" w:rsidR="009D1437" w:rsidRPr="004A4DD9" w:rsidRDefault="009D1437" w:rsidP="00616EC4">
            <w:pPr>
              <w:jc w:val="both"/>
            </w:pPr>
            <w:r w:rsidRPr="004A4DD9">
              <w:t>Trả về một hóa đơn dưới dạng html</w:t>
            </w:r>
          </w:p>
        </w:tc>
      </w:tr>
    </w:tbl>
    <w:p w14:paraId="7F7819B4" w14:textId="77777777" w:rsidR="009D1437" w:rsidRDefault="009D1437" w:rsidP="009D1437">
      <w:pPr>
        <w:rPr>
          <w:lang w:eastAsia="x-none"/>
        </w:rPr>
      </w:pPr>
    </w:p>
    <w:p w14:paraId="3D7F060D" w14:textId="77777777" w:rsidR="009D1437" w:rsidRDefault="009D1437" w:rsidP="00480762">
      <w:pPr>
        <w:pStyle w:val="Heading3"/>
      </w:pPr>
      <w:bookmarkStart w:id="50" w:name="_Toc198045287"/>
      <w:r>
        <w:t>Chuyển đổi hóa đơn chứng minh nguồn gốc, xuất xứ</w:t>
      </w:r>
      <w:bookmarkEnd w:id="50"/>
    </w:p>
    <w:p w14:paraId="4D17FDB5" w14:textId="77777777" w:rsidR="009D1437" w:rsidRDefault="009D1437" w:rsidP="009D1437">
      <w:r>
        <w:t>URL</w:t>
      </w:r>
    </w:p>
    <w:p w14:paraId="2C6CF28E" w14:textId="77777777" w:rsidR="009D1437" w:rsidRPr="004A4DD9" w:rsidRDefault="009D1437" w:rsidP="009D1437">
      <w:pPr>
        <w:ind w:firstLine="720"/>
      </w:pPr>
      <w:r>
        <w:t>s</w:t>
      </w:r>
      <w:r w:rsidRPr="004A4DD9">
        <w:t xml:space="preserve">tring </w:t>
      </w:r>
      <w:r w:rsidRPr="004A4DD9">
        <w:rPr>
          <w:b/>
        </w:rPr>
        <w:t>convertForVerify</w:t>
      </w:r>
      <w:r w:rsidRPr="004A4DD9">
        <w:t xml:space="preserve"> (string invToken, string userName, string userPass)</w:t>
      </w:r>
    </w:p>
    <w:p w14:paraId="6AA1F758" w14:textId="77777777" w:rsidR="009D1437" w:rsidRPr="004A4DD9" w:rsidRDefault="009D1437" w:rsidP="009D1437">
      <w:pPr>
        <w:ind w:left="720"/>
        <w:jc w:val="both"/>
      </w:pPr>
    </w:p>
    <w:p w14:paraId="629AC8ED" w14:textId="77777777" w:rsidR="009D1437" w:rsidRPr="00593BE8" w:rsidRDefault="009D1437" w:rsidP="009D1437">
      <w:pPr>
        <w:pStyle w:val="N"/>
      </w:pPr>
      <w:r w:rsidRPr="00593BE8">
        <w:t>DESCRIPTION</w:t>
      </w:r>
    </w:p>
    <w:p w14:paraId="671B23C2" w14:textId="77777777" w:rsidR="009D1437" w:rsidRDefault="009D1437" w:rsidP="009D1437">
      <w:pPr>
        <w:pStyle w:val="N"/>
      </w:pPr>
      <w:r>
        <w:tab/>
        <w:t>Đây là web service thực hiện chuyển đổi với mục đích chứng minh nguồn gốc xuất xứ cho hóa đơn. Mỗi hóa đơn sẽ chỉ được chuyển đổi 1 lần duy nhất.</w:t>
      </w:r>
    </w:p>
    <w:p w14:paraId="1737A664" w14:textId="77777777" w:rsidR="009D1437" w:rsidRPr="00007702" w:rsidRDefault="009D1437" w:rsidP="009D1437">
      <w:pPr>
        <w:pStyle w:val="N"/>
      </w:pPr>
      <w:r w:rsidRPr="00663B3E">
        <w:t>HTTP METHOD</w:t>
      </w:r>
    </w:p>
    <w:p w14:paraId="4CF706CB" w14:textId="77777777" w:rsidR="009D1437" w:rsidRPr="00007702" w:rsidRDefault="009D1437" w:rsidP="009D1437">
      <w:pPr>
        <w:pStyle w:val="N"/>
        <w:rPr>
          <w:b/>
        </w:rPr>
      </w:pPr>
      <w:r>
        <w:tab/>
      </w:r>
      <w:r w:rsidRPr="00610AFD">
        <w:t>POST</w:t>
      </w:r>
    </w:p>
    <w:p w14:paraId="3BCC89FD" w14:textId="77777777" w:rsidR="009D1437" w:rsidRPr="00610AFD" w:rsidRDefault="009D1437" w:rsidP="009D1437">
      <w:pPr>
        <w:pStyle w:val="N"/>
      </w:pPr>
      <w:r w:rsidRPr="00610AFD">
        <w:t>REQUEST BODY</w:t>
      </w:r>
    </w:p>
    <w:p w14:paraId="30D68C7F" w14:textId="77777777" w:rsidR="009D1437" w:rsidRPr="00977960"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31D8B8F5" w14:textId="77777777" w:rsidR="009D1437" w:rsidRPr="00982583" w:rsidRDefault="009D1437" w:rsidP="009D1437">
      <w:pPr>
        <w:pStyle w:val="ListParagraph"/>
        <w:numPr>
          <w:ilvl w:val="0"/>
          <w:numId w:val="2"/>
        </w:numPr>
        <w:spacing w:after="0" w:line="360" w:lineRule="auto"/>
        <w:ind w:left="1080"/>
        <w:jc w:val="both"/>
        <w:rPr>
          <w:rFonts w:eastAsia="Calibri"/>
          <w:b/>
          <w:u w:val="single"/>
        </w:rPr>
      </w:pPr>
      <w:r w:rsidRPr="00977960">
        <w:rPr>
          <w:b/>
        </w:rPr>
        <w:t xml:space="preserve">invToken : </w:t>
      </w:r>
      <w:r w:rsidRPr="00977960">
        <w:t xml:space="preserve">Chuỗi token xác định hóa đơn cần lấy </w:t>
      </w:r>
    </w:p>
    <w:p w14:paraId="623C5A28" w14:textId="77777777" w:rsidR="009D1437" w:rsidRPr="00977960" w:rsidRDefault="009D1437" w:rsidP="009D1437">
      <w:pPr>
        <w:pStyle w:val="ListParagraph"/>
        <w:spacing w:after="0" w:line="360" w:lineRule="auto"/>
        <w:ind w:left="1080"/>
        <w:jc w:val="both"/>
        <w:rPr>
          <w:rFonts w:eastAsia="Calibri"/>
          <w:b/>
          <w:u w:val="single"/>
        </w:rPr>
      </w:pPr>
    </w:p>
    <w:p w14:paraId="405B917D"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58CC6B62"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13E943E7" w14:textId="77777777" w:rsidR="009D1437" w:rsidRPr="00660ABB" w:rsidRDefault="009D1437" w:rsidP="00616EC4">
            <w:pPr>
              <w:pStyle w:val="ListParagraph"/>
              <w:jc w:val="center"/>
            </w:pPr>
            <w:r>
              <w:lastRenderedPageBreak/>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76DEA013"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55AFEAB8" w14:textId="77777777" w:rsidR="009D1437" w:rsidRPr="00660ABB" w:rsidRDefault="009D1437" w:rsidP="00616EC4">
            <w:pPr>
              <w:pStyle w:val="ListParagraph"/>
            </w:pPr>
            <w:r>
              <w:t>Ghi chú</w:t>
            </w:r>
          </w:p>
        </w:tc>
      </w:tr>
      <w:tr w:rsidR="009D1437" w:rsidRPr="00660ABB" w14:paraId="517E1055" w14:textId="77777777" w:rsidTr="00616EC4">
        <w:tc>
          <w:tcPr>
            <w:tcW w:w="1710" w:type="dxa"/>
            <w:tcBorders>
              <w:top w:val="single" w:sz="4" w:space="0" w:color="2E74B5"/>
              <w:left w:val="single" w:sz="4" w:space="0" w:color="2E74B5"/>
              <w:right w:val="single" w:sz="4" w:space="0" w:color="2E74B5"/>
            </w:tcBorders>
            <w:shd w:val="clear" w:color="auto" w:fill="auto"/>
          </w:tcPr>
          <w:p w14:paraId="354086F0" w14:textId="77777777" w:rsidR="009D1437" w:rsidRPr="004A4DD9" w:rsidRDefault="009D1437" w:rsidP="00616EC4">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7857417" w14:textId="77777777" w:rsidR="009D1437" w:rsidRPr="004A4DD9"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25C35419" w14:textId="77777777" w:rsidR="009D1437" w:rsidRPr="004A4DD9" w:rsidRDefault="009D1437" w:rsidP="00616EC4">
            <w:pPr>
              <w:pStyle w:val="ListParagraph"/>
              <w:ind w:left="0"/>
              <w:jc w:val="both"/>
            </w:pPr>
          </w:p>
        </w:tc>
      </w:tr>
      <w:tr w:rsidR="009D1437" w:rsidRPr="00660ABB" w14:paraId="3FE26940" w14:textId="77777777" w:rsidTr="00616EC4">
        <w:tc>
          <w:tcPr>
            <w:tcW w:w="1710" w:type="dxa"/>
            <w:tcBorders>
              <w:top w:val="single" w:sz="4" w:space="0" w:color="2E74B5"/>
              <w:left w:val="single" w:sz="4" w:space="0" w:color="2E74B5"/>
              <w:right w:val="single" w:sz="4" w:space="0" w:color="2E74B5"/>
            </w:tcBorders>
            <w:shd w:val="clear" w:color="auto" w:fill="auto"/>
          </w:tcPr>
          <w:p w14:paraId="6C457121" w14:textId="77777777" w:rsidR="009D1437" w:rsidRPr="004A4DD9" w:rsidRDefault="009D1437" w:rsidP="00616EC4">
            <w:pPr>
              <w:autoSpaceDE w:val="0"/>
              <w:autoSpaceDN w:val="0"/>
              <w:adjustRightInd w:val="0"/>
              <w:jc w:val="both"/>
            </w:pPr>
            <w:r w:rsidRPr="002E72A7">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F12008A" w14:textId="77777777" w:rsidR="009D1437" w:rsidRPr="004A4DD9"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30AB8A39" w14:textId="77777777" w:rsidR="009D1437" w:rsidRPr="004A4DD9" w:rsidRDefault="009D1437" w:rsidP="00616EC4">
            <w:pPr>
              <w:pStyle w:val="ListParagraph"/>
              <w:ind w:left="0"/>
              <w:jc w:val="both"/>
            </w:pPr>
          </w:p>
        </w:tc>
      </w:tr>
      <w:tr w:rsidR="009D1437" w:rsidRPr="00660ABB" w14:paraId="0443498A" w14:textId="77777777" w:rsidTr="00616EC4">
        <w:tc>
          <w:tcPr>
            <w:tcW w:w="1710" w:type="dxa"/>
            <w:tcBorders>
              <w:top w:val="single" w:sz="4" w:space="0" w:color="2E74B5"/>
              <w:left w:val="single" w:sz="4" w:space="0" w:color="2E74B5"/>
              <w:right w:val="single" w:sz="4" w:space="0" w:color="2E74B5"/>
            </w:tcBorders>
            <w:shd w:val="clear" w:color="auto" w:fill="auto"/>
          </w:tcPr>
          <w:p w14:paraId="6BEC8D18"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CEDD18B" w14:textId="77777777" w:rsidR="009D1437" w:rsidRPr="004A4DD9" w:rsidRDefault="009D1437" w:rsidP="00616EC4">
            <w:pPr>
              <w:pStyle w:val="ListParagraph"/>
              <w:ind w:left="0"/>
              <w:jc w:val="both"/>
            </w:pPr>
            <w:r w:rsidRPr="004A4DD9">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7A8CBD33" w14:textId="77777777" w:rsidR="009D1437" w:rsidRPr="004A4DD9" w:rsidRDefault="009D1437" w:rsidP="00616EC4">
            <w:pPr>
              <w:pStyle w:val="ListParagraph"/>
              <w:ind w:left="0"/>
              <w:jc w:val="both"/>
            </w:pPr>
          </w:p>
        </w:tc>
      </w:tr>
      <w:tr w:rsidR="009D1437" w:rsidRPr="00660ABB" w14:paraId="5C8A34E7" w14:textId="77777777" w:rsidTr="00616EC4">
        <w:trPr>
          <w:trHeight w:val="728"/>
        </w:trPr>
        <w:tc>
          <w:tcPr>
            <w:tcW w:w="1710" w:type="dxa"/>
            <w:tcBorders>
              <w:top w:val="single" w:sz="4" w:space="0" w:color="2E74B5"/>
              <w:left w:val="single" w:sz="4" w:space="0" w:color="2E74B5"/>
              <w:right w:val="single" w:sz="4" w:space="0" w:color="2E74B5"/>
            </w:tcBorders>
            <w:shd w:val="clear" w:color="auto" w:fill="auto"/>
          </w:tcPr>
          <w:p w14:paraId="2468D7ED" w14:textId="77777777" w:rsidR="009D1437" w:rsidRPr="004A4DD9" w:rsidRDefault="009D1437" w:rsidP="00616EC4">
            <w:pPr>
              <w:autoSpaceDE w:val="0"/>
              <w:autoSpaceDN w:val="0"/>
              <w:adjustRightInd w:val="0"/>
              <w:rPr>
                <w:rFonts w:eastAsia="Calibri"/>
              </w:rPr>
            </w:pPr>
            <w:r w:rsidRPr="004A4DD9">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53059B1" w14:textId="77777777" w:rsidR="009D1437" w:rsidRPr="004A4DD9" w:rsidRDefault="009D1437" w:rsidP="00616EC4">
            <w:pPr>
              <w:pStyle w:val="ListParagraph"/>
              <w:spacing w:after="0" w:line="240" w:lineRule="auto"/>
              <w:ind w:left="0"/>
              <w:rPr>
                <w:rFonts w:eastAsia="Calibri"/>
              </w:rPr>
            </w:pPr>
            <w:r w:rsidRPr="004A4DD9">
              <w:rPr>
                <w:rFonts w:eastAsia="Calibri"/>
              </w:rPr>
              <w:t>User name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0AEDB6CB" w14:textId="77777777" w:rsidR="009D1437" w:rsidRPr="004A4DD9" w:rsidRDefault="009D1437" w:rsidP="00616EC4">
            <w:pPr>
              <w:pStyle w:val="ListParagraph"/>
              <w:ind w:left="0"/>
              <w:jc w:val="both"/>
            </w:pPr>
          </w:p>
        </w:tc>
      </w:tr>
      <w:tr w:rsidR="009D1437" w:rsidRPr="00660ABB" w14:paraId="07B4D747" w14:textId="77777777" w:rsidTr="00616EC4">
        <w:tc>
          <w:tcPr>
            <w:tcW w:w="1710" w:type="dxa"/>
            <w:tcBorders>
              <w:top w:val="single" w:sz="4" w:space="0" w:color="2E74B5"/>
              <w:left w:val="single" w:sz="4" w:space="0" w:color="2E74B5"/>
              <w:right w:val="single" w:sz="4" w:space="0" w:color="2E74B5"/>
            </w:tcBorders>
            <w:shd w:val="clear" w:color="auto" w:fill="auto"/>
          </w:tcPr>
          <w:p w14:paraId="3D1C73BC" w14:textId="77777777" w:rsidR="009D1437" w:rsidRPr="004A4DD9" w:rsidRDefault="009D1437" w:rsidP="00616EC4">
            <w:pPr>
              <w:autoSpaceDE w:val="0"/>
              <w:autoSpaceDN w:val="0"/>
              <w:adjustRightInd w:val="0"/>
              <w:jc w:val="both"/>
            </w:pPr>
            <w:r w:rsidRPr="004A4DD9">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790C9C5" w14:textId="77777777" w:rsidR="009D1437" w:rsidRPr="004A4DD9" w:rsidRDefault="009D1437" w:rsidP="00616EC4">
            <w:pPr>
              <w:pStyle w:val="ListParagraph"/>
              <w:ind w:left="0"/>
              <w:jc w:val="both"/>
            </w:pPr>
            <w:r w:rsidRPr="004A4DD9">
              <w:t>Hóa đơn đã được chuyển đổi</w:t>
            </w:r>
          </w:p>
        </w:tc>
        <w:tc>
          <w:tcPr>
            <w:tcW w:w="2515" w:type="dxa"/>
            <w:tcBorders>
              <w:top w:val="single" w:sz="4" w:space="0" w:color="2E74B5"/>
              <w:left w:val="single" w:sz="4" w:space="0" w:color="2E74B5"/>
              <w:bottom w:val="single" w:sz="4" w:space="0" w:color="2E74B5"/>
              <w:right w:val="single" w:sz="4" w:space="0" w:color="2E74B5"/>
            </w:tcBorders>
          </w:tcPr>
          <w:p w14:paraId="58992F35" w14:textId="77777777" w:rsidR="009D1437" w:rsidRPr="004A4DD9" w:rsidRDefault="009D1437" w:rsidP="00616EC4">
            <w:pPr>
              <w:pStyle w:val="ListParagraph"/>
              <w:ind w:left="0"/>
              <w:jc w:val="both"/>
            </w:pPr>
          </w:p>
        </w:tc>
      </w:tr>
      <w:tr w:rsidR="009D1437" w:rsidRPr="00660ABB" w14:paraId="642CB9B6" w14:textId="77777777" w:rsidTr="00616EC4">
        <w:tc>
          <w:tcPr>
            <w:tcW w:w="1710" w:type="dxa"/>
            <w:tcBorders>
              <w:top w:val="single" w:sz="4" w:space="0" w:color="2E74B5"/>
              <w:left w:val="single" w:sz="4" w:space="0" w:color="2E74B5"/>
              <w:right w:val="single" w:sz="4" w:space="0" w:color="2E74B5"/>
            </w:tcBorders>
            <w:shd w:val="clear" w:color="auto" w:fill="auto"/>
          </w:tcPr>
          <w:p w14:paraId="3FB37C29" w14:textId="77777777" w:rsidR="009D1437" w:rsidRPr="009372AD" w:rsidRDefault="009D1437" w:rsidP="00616EC4">
            <w:pPr>
              <w:jc w:val="both"/>
            </w:pPr>
            <w: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3AF01AA" w14:textId="77777777" w:rsidR="009D1437" w:rsidRPr="009372AD" w:rsidRDefault="009D1437" w:rsidP="00616EC4">
            <w:pPr>
              <w:jc w:val="both"/>
            </w:pPr>
            <w:r>
              <w:t>Có lỗi xảy ra</w:t>
            </w:r>
          </w:p>
        </w:tc>
        <w:tc>
          <w:tcPr>
            <w:tcW w:w="2515" w:type="dxa"/>
            <w:tcBorders>
              <w:top w:val="single" w:sz="4" w:space="0" w:color="2E74B5"/>
              <w:left w:val="single" w:sz="4" w:space="0" w:color="2E74B5"/>
              <w:bottom w:val="single" w:sz="4" w:space="0" w:color="2E74B5"/>
              <w:right w:val="single" w:sz="4" w:space="0" w:color="2E74B5"/>
            </w:tcBorders>
          </w:tcPr>
          <w:p w14:paraId="4BDFCF9E" w14:textId="77777777" w:rsidR="009D1437" w:rsidRPr="004A4DD9" w:rsidRDefault="009D1437" w:rsidP="00616EC4">
            <w:pPr>
              <w:pStyle w:val="ListParagraph"/>
              <w:ind w:left="0"/>
              <w:jc w:val="both"/>
            </w:pPr>
          </w:p>
        </w:tc>
      </w:tr>
      <w:tr w:rsidR="009D1437" w:rsidRPr="00660ABB" w14:paraId="578101EA" w14:textId="77777777" w:rsidTr="00616EC4">
        <w:tc>
          <w:tcPr>
            <w:tcW w:w="1710" w:type="dxa"/>
            <w:tcBorders>
              <w:top w:val="single" w:sz="4" w:space="0" w:color="2E74B5"/>
              <w:left w:val="single" w:sz="4" w:space="0" w:color="2E74B5"/>
              <w:right w:val="single" w:sz="4" w:space="0" w:color="2E74B5"/>
            </w:tcBorders>
            <w:shd w:val="clear" w:color="auto" w:fill="auto"/>
          </w:tcPr>
          <w:p w14:paraId="22DD68BD" w14:textId="77777777" w:rsidR="009D1437" w:rsidRDefault="009D1437" w:rsidP="00616EC4">
            <w:pPr>
              <w:jc w:val="both"/>
            </w:pPr>
            <w:r w:rsidRPr="004A4DD9">
              <w:t>ERR:1</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307EA89" w14:textId="77777777" w:rsidR="009D1437" w:rsidRDefault="009D1437" w:rsidP="00616EC4">
            <w:pPr>
              <w:jc w:val="both"/>
            </w:pPr>
            <w:r>
              <w:t>Hoá đơn có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01BD5560" w14:textId="77777777" w:rsidR="009D1437" w:rsidRPr="004A4DD9" w:rsidRDefault="009D1437" w:rsidP="00616EC4">
            <w:pPr>
              <w:pStyle w:val="ListParagraph"/>
              <w:ind w:left="0"/>
              <w:jc w:val="both"/>
            </w:pPr>
          </w:p>
        </w:tc>
      </w:tr>
      <w:tr w:rsidR="009D1437" w:rsidRPr="00660ABB" w14:paraId="616B10A2" w14:textId="77777777" w:rsidTr="00616EC4">
        <w:tc>
          <w:tcPr>
            <w:tcW w:w="1710" w:type="dxa"/>
            <w:tcBorders>
              <w:top w:val="single" w:sz="4" w:space="0" w:color="2E74B5"/>
              <w:left w:val="single" w:sz="4" w:space="0" w:color="2E74B5"/>
              <w:right w:val="single" w:sz="4" w:space="0" w:color="2E74B5"/>
            </w:tcBorders>
            <w:shd w:val="clear" w:color="auto" w:fill="auto"/>
          </w:tcPr>
          <w:p w14:paraId="0B335723" w14:textId="77777777" w:rsidR="009D1437" w:rsidRDefault="009D1437" w:rsidP="00616EC4">
            <w:pPr>
              <w:jc w:val="both"/>
            </w:pPr>
            <w:r w:rsidRPr="004A4DD9">
              <w:t>ERR:1</w:t>
            </w:r>
            <w:r>
              <w:t>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BA29E20" w14:textId="77777777" w:rsidR="009D1437" w:rsidRDefault="009D1437" w:rsidP="00616EC4">
            <w:pPr>
              <w:jc w:val="both"/>
            </w:pPr>
            <w:r>
              <w:t>Hoá đơn không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3899053F" w14:textId="77777777" w:rsidR="009D1437" w:rsidRPr="004A4DD9" w:rsidRDefault="009D1437" w:rsidP="00616EC4">
            <w:pPr>
              <w:pStyle w:val="ListParagraph"/>
              <w:ind w:left="0"/>
              <w:jc w:val="both"/>
            </w:pPr>
          </w:p>
        </w:tc>
      </w:tr>
      <w:tr w:rsidR="009D1437" w:rsidRPr="00660ABB" w14:paraId="6D2E8A0B" w14:textId="77777777" w:rsidTr="00616EC4">
        <w:tc>
          <w:tcPr>
            <w:tcW w:w="1710" w:type="dxa"/>
            <w:tcBorders>
              <w:top w:val="single" w:sz="4" w:space="0" w:color="2E74B5"/>
              <w:left w:val="single" w:sz="4" w:space="0" w:color="2E74B5"/>
              <w:right w:val="single" w:sz="4" w:space="0" w:color="2E74B5"/>
            </w:tcBorders>
            <w:shd w:val="clear" w:color="auto" w:fill="auto"/>
          </w:tcPr>
          <w:p w14:paraId="636A1361" w14:textId="77777777" w:rsidR="009D1437" w:rsidRPr="004A4DD9" w:rsidRDefault="009D1437" w:rsidP="00616EC4">
            <w:pPr>
              <w:autoSpaceDE w:val="0"/>
              <w:autoSpaceDN w:val="0"/>
              <w:adjustRightInd w:val="0"/>
              <w:jc w:val="both"/>
            </w:pPr>
            <w:r w:rsidRPr="004A4DD9">
              <w:t>chuỗi_hml_trả_về</w:t>
            </w:r>
          </w:p>
          <w:p w14:paraId="77766C17"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51DB83A" w14:textId="77777777" w:rsidR="009D1437" w:rsidRPr="004A4DD9" w:rsidRDefault="009D1437" w:rsidP="00616EC4">
            <w:pPr>
              <w:jc w:val="both"/>
            </w:pPr>
            <w:r w:rsidRPr="004A4DD9">
              <w:t>Trả về chuỗi hml tương ứng với hóa đơn đã chuyển đổi</w:t>
            </w:r>
          </w:p>
        </w:tc>
        <w:tc>
          <w:tcPr>
            <w:tcW w:w="2515" w:type="dxa"/>
            <w:tcBorders>
              <w:top w:val="single" w:sz="4" w:space="0" w:color="2E74B5"/>
              <w:left w:val="single" w:sz="4" w:space="0" w:color="2E74B5"/>
              <w:bottom w:val="single" w:sz="4" w:space="0" w:color="2E74B5"/>
              <w:right w:val="single" w:sz="4" w:space="0" w:color="2E74B5"/>
            </w:tcBorders>
          </w:tcPr>
          <w:p w14:paraId="303144F0" w14:textId="77777777" w:rsidR="009D1437" w:rsidRPr="004A4DD9" w:rsidRDefault="009D1437" w:rsidP="00616EC4">
            <w:pPr>
              <w:jc w:val="both"/>
            </w:pPr>
            <w:r w:rsidRPr="004A4DD9">
              <w:t>Trả về một hóa đơn dưới dạng html</w:t>
            </w:r>
          </w:p>
        </w:tc>
      </w:tr>
    </w:tbl>
    <w:p w14:paraId="2D72C68D" w14:textId="77777777" w:rsidR="009D1437" w:rsidRDefault="009D1437" w:rsidP="009D1437">
      <w:pPr>
        <w:rPr>
          <w:lang w:eastAsia="x-none"/>
        </w:rPr>
      </w:pPr>
    </w:p>
    <w:p w14:paraId="2737E11F" w14:textId="77777777" w:rsidR="009D1437" w:rsidRDefault="009D1437" w:rsidP="00480762">
      <w:pPr>
        <w:pStyle w:val="Heading3"/>
      </w:pPr>
      <w:bookmarkStart w:id="51" w:name="_Toc198045288"/>
      <w:r>
        <w:t>Chuyển đổi hóa đơn chứng minh nguồn gốc, xuất xử theo fkey</w:t>
      </w:r>
      <w:bookmarkEnd w:id="51"/>
    </w:p>
    <w:p w14:paraId="25C42A32" w14:textId="77777777" w:rsidR="009D1437" w:rsidRDefault="009D1437" w:rsidP="009D1437">
      <w:r>
        <w:t>URL</w:t>
      </w:r>
    </w:p>
    <w:p w14:paraId="71938206" w14:textId="77777777" w:rsidR="009D1437" w:rsidRPr="004A4DD9" w:rsidRDefault="009D1437" w:rsidP="009D1437">
      <w:pPr>
        <w:ind w:firstLine="720"/>
      </w:pPr>
      <w:r>
        <w:t>s</w:t>
      </w:r>
      <w:r w:rsidRPr="004A4DD9">
        <w:t xml:space="preserve">tring </w:t>
      </w:r>
      <w:r w:rsidRPr="004A4DD9">
        <w:rPr>
          <w:b/>
        </w:rPr>
        <w:t>convertForVerify</w:t>
      </w:r>
      <w:r>
        <w:rPr>
          <w:b/>
        </w:rPr>
        <w:t>Fkey</w:t>
      </w:r>
      <w:r w:rsidRPr="004A4DD9">
        <w:t xml:space="preserve"> (string </w:t>
      </w:r>
      <w:r>
        <w:t>fkey</w:t>
      </w:r>
      <w:r w:rsidRPr="004A4DD9">
        <w:t>, string userName, string userPass)</w:t>
      </w:r>
    </w:p>
    <w:p w14:paraId="42F0136B" w14:textId="77777777" w:rsidR="009D1437" w:rsidRPr="004A4DD9" w:rsidRDefault="009D1437" w:rsidP="009D1437">
      <w:pPr>
        <w:ind w:left="720"/>
        <w:jc w:val="both"/>
      </w:pPr>
    </w:p>
    <w:p w14:paraId="0F25D7CD" w14:textId="77777777" w:rsidR="009D1437" w:rsidRPr="00593BE8" w:rsidRDefault="009D1437" w:rsidP="009D1437">
      <w:pPr>
        <w:pStyle w:val="N"/>
      </w:pPr>
      <w:r w:rsidRPr="00593BE8">
        <w:t>DESCRIPTION</w:t>
      </w:r>
    </w:p>
    <w:p w14:paraId="39D4847A" w14:textId="77777777" w:rsidR="009D1437" w:rsidRDefault="009D1437" w:rsidP="009D1437">
      <w:pPr>
        <w:pStyle w:val="N"/>
      </w:pPr>
      <w:r>
        <w:tab/>
        <w:t>Đây là web service thực hiện chuyển đổi với mục đích chứng minh nguồn gốc xuất xứ cho hóa đơn. Mỗi hóa đơn sẽ chỉ được chuyển đổi 1 lần duy nhất.</w:t>
      </w:r>
    </w:p>
    <w:p w14:paraId="28EB0E38" w14:textId="77777777" w:rsidR="009D1437" w:rsidRPr="00007702" w:rsidRDefault="009D1437" w:rsidP="009D1437">
      <w:pPr>
        <w:pStyle w:val="N"/>
      </w:pPr>
      <w:r w:rsidRPr="00663B3E">
        <w:t>HTTP METHOD</w:t>
      </w:r>
    </w:p>
    <w:p w14:paraId="5C8D4246" w14:textId="77777777" w:rsidR="009D1437" w:rsidRPr="00007702" w:rsidRDefault="009D1437" w:rsidP="009D1437">
      <w:pPr>
        <w:pStyle w:val="N"/>
        <w:rPr>
          <w:b/>
        </w:rPr>
      </w:pPr>
      <w:r>
        <w:tab/>
      </w:r>
      <w:r w:rsidRPr="00610AFD">
        <w:t>POST</w:t>
      </w:r>
    </w:p>
    <w:p w14:paraId="32345FA8" w14:textId="77777777" w:rsidR="009D1437" w:rsidRPr="00610AFD" w:rsidRDefault="009D1437" w:rsidP="009D1437">
      <w:pPr>
        <w:pStyle w:val="N"/>
      </w:pPr>
      <w:r w:rsidRPr="00610AFD">
        <w:t>REQUEST BODY</w:t>
      </w:r>
    </w:p>
    <w:p w14:paraId="1E467CE9" w14:textId="77777777" w:rsidR="009D1437" w:rsidRPr="007C5CD2"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p>
    <w:p w14:paraId="1132B80F" w14:textId="77777777" w:rsidR="009D1437" w:rsidRPr="007C5CD2" w:rsidRDefault="009D1437" w:rsidP="009D1437">
      <w:pPr>
        <w:pStyle w:val="ListParagraph"/>
        <w:numPr>
          <w:ilvl w:val="0"/>
          <w:numId w:val="2"/>
        </w:numPr>
        <w:spacing w:after="0" w:line="360" w:lineRule="auto"/>
        <w:ind w:left="1080"/>
        <w:jc w:val="both"/>
        <w:rPr>
          <w:rFonts w:eastAsia="Calibri"/>
          <w:b/>
          <w:u w:val="single"/>
        </w:rPr>
      </w:pPr>
      <w:r w:rsidRPr="007C5CD2">
        <w:rPr>
          <w:b/>
        </w:rPr>
        <w:t xml:space="preserve">fkey : </w:t>
      </w:r>
      <w:r w:rsidRPr="007C5CD2">
        <w:t xml:space="preserve">Chuỗi key xác định hóa đơn cần lấy </w:t>
      </w:r>
    </w:p>
    <w:p w14:paraId="61CBE0E1" w14:textId="77777777" w:rsidR="009D1437" w:rsidRPr="00977960" w:rsidRDefault="009D1437" w:rsidP="009D1437">
      <w:pPr>
        <w:pStyle w:val="ListParagraph"/>
        <w:spacing w:after="0" w:line="360" w:lineRule="auto"/>
        <w:ind w:left="1080"/>
        <w:jc w:val="both"/>
        <w:rPr>
          <w:rFonts w:eastAsia="Calibri"/>
          <w:b/>
          <w:u w:val="single"/>
        </w:rPr>
      </w:pPr>
    </w:p>
    <w:p w14:paraId="657EF1E0"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072D7201"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52120BEB"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196025A4"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1890D44E" w14:textId="77777777" w:rsidR="009D1437" w:rsidRPr="00660ABB" w:rsidRDefault="009D1437" w:rsidP="00616EC4">
            <w:pPr>
              <w:pStyle w:val="ListParagraph"/>
            </w:pPr>
            <w:r>
              <w:t>Ghi chú</w:t>
            </w:r>
          </w:p>
        </w:tc>
      </w:tr>
      <w:tr w:rsidR="009D1437" w:rsidRPr="00660ABB" w14:paraId="28A00991" w14:textId="77777777" w:rsidTr="00616EC4">
        <w:tc>
          <w:tcPr>
            <w:tcW w:w="1710" w:type="dxa"/>
            <w:tcBorders>
              <w:top w:val="single" w:sz="4" w:space="0" w:color="2E74B5"/>
              <w:left w:val="single" w:sz="4" w:space="0" w:color="2E74B5"/>
              <w:right w:val="single" w:sz="4" w:space="0" w:color="2E74B5"/>
            </w:tcBorders>
            <w:shd w:val="clear" w:color="auto" w:fill="auto"/>
          </w:tcPr>
          <w:p w14:paraId="757B56A5" w14:textId="77777777" w:rsidR="009D1437" w:rsidRPr="004A4DD9" w:rsidRDefault="009D1437" w:rsidP="00616EC4">
            <w:pPr>
              <w:autoSpaceDE w:val="0"/>
              <w:autoSpaceDN w:val="0"/>
              <w:adjustRightInd w:val="0"/>
              <w:jc w:val="both"/>
              <w:rPr>
                <w:sz w:val="19"/>
                <w:szCs w:val="19"/>
              </w:rPr>
            </w:pPr>
            <w:r w:rsidRPr="004A4DD9">
              <w:lastRenderedPageBreak/>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7B7E052" w14:textId="77777777" w:rsidR="009D1437" w:rsidRPr="004A4DD9" w:rsidRDefault="009D1437" w:rsidP="00616EC4">
            <w:pPr>
              <w:pStyle w:val="ListParagraph"/>
              <w:ind w:left="0"/>
              <w:jc w:val="both"/>
            </w:pPr>
            <w:r w:rsidRPr="004A4DD9">
              <w:t>Tài khoản đăng nhập sai</w:t>
            </w:r>
          </w:p>
        </w:tc>
        <w:tc>
          <w:tcPr>
            <w:tcW w:w="2515" w:type="dxa"/>
            <w:tcBorders>
              <w:top w:val="single" w:sz="4" w:space="0" w:color="2E74B5"/>
              <w:left w:val="single" w:sz="4" w:space="0" w:color="2E74B5"/>
              <w:bottom w:val="single" w:sz="4" w:space="0" w:color="2E74B5"/>
              <w:right w:val="single" w:sz="4" w:space="0" w:color="2E74B5"/>
            </w:tcBorders>
          </w:tcPr>
          <w:p w14:paraId="04255E51" w14:textId="77777777" w:rsidR="009D1437" w:rsidRPr="004A4DD9" w:rsidRDefault="009D1437" w:rsidP="00616EC4">
            <w:pPr>
              <w:pStyle w:val="ListParagraph"/>
              <w:ind w:left="0"/>
              <w:jc w:val="both"/>
            </w:pPr>
          </w:p>
        </w:tc>
      </w:tr>
      <w:tr w:rsidR="009D1437" w:rsidRPr="00660ABB" w14:paraId="4240E5A6" w14:textId="77777777" w:rsidTr="00616EC4">
        <w:tc>
          <w:tcPr>
            <w:tcW w:w="1710" w:type="dxa"/>
            <w:tcBorders>
              <w:top w:val="single" w:sz="4" w:space="0" w:color="2E74B5"/>
              <w:left w:val="single" w:sz="4" w:space="0" w:color="2E74B5"/>
              <w:right w:val="single" w:sz="4" w:space="0" w:color="2E74B5"/>
            </w:tcBorders>
            <w:shd w:val="clear" w:color="auto" w:fill="auto"/>
          </w:tcPr>
          <w:p w14:paraId="1E9BC5BC"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8FD90C4" w14:textId="77777777" w:rsidR="009D1437" w:rsidRPr="004A4DD9" w:rsidRDefault="009D1437" w:rsidP="00616EC4">
            <w:pPr>
              <w:pStyle w:val="ListParagraph"/>
              <w:ind w:left="0"/>
              <w:jc w:val="both"/>
            </w:pPr>
            <w:r w:rsidRPr="004A4DD9">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12A79662" w14:textId="77777777" w:rsidR="009D1437" w:rsidRPr="004A4DD9" w:rsidRDefault="009D1437" w:rsidP="00616EC4">
            <w:pPr>
              <w:pStyle w:val="ListParagraph"/>
              <w:ind w:left="0"/>
              <w:jc w:val="both"/>
            </w:pPr>
          </w:p>
        </w:tc>
      </w:tr>
      <w:tr w:rsidR="009D1437" w:rsidRPr="00660ABB" w14:paraId="72AE6D88" w14:textId="77777777" w:rsidTr="00616EC4">
        <w:trPr>
          <w:trHeight w:val="728"/>
        </w:trPr>
        <w:tc>
          <w:tcPr>
            <w:tcW w:w="1710" w:type="dxa"/>
            <w:tcBorders>
              <w:top w:val="single" w:sz="4" w:space="0" w:color="2E74B5"/>
              <w:left w:val="single" w:sz="4" w:space="0" w:color="2E74B5"/>
              <w:right w:val="single" w:sz="4" w:space="0" w:color="2E74B5"/>
            </w:tcBorders>
            <w:shd w:val="clear" w:color="auto" w:fill="auto"/>
          </w:tcPr>
          <w:p w14:paraId="4EB6E60C" w14:textId="77777777" w:rsidR="009D1437" w:rsidRPr="004A4DD9" w:rsidRDefault="009D1437" w:rsidP="00616EC4">
            <w:pPr>
              <w:autoSpaceDE w:val="0"/>
              <w:autoSpaceDN w:val="0"/>
              <w:adjustRightInd w:val="0"/>
              <w:rPr>
                <w:rFonts w:eastAsia="Calibri"/>
              </w:rPr>
            </w:pPr>
            <w:r w:rsidRPr="004A4DD9">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9A444E8" w14:textId="77777777" w:rsidR="009D1437" w:rsidRPr="004A4DD9" w:rsidRDefault="009D1437" w:rsidP="00616EC4">
            <w:pPr>
              <w:pStyle w:val="ListParagraph"/>
              <w:spacing w:after="0" w:line="240" w:lineRule="auto"/>
              <w:ind w:left="0"/>
              <w:rPr>
                <w:rFonts w:eastAsia="Calibri"/>
              </w:rPr>
            </w:pPr>
            <w:r w:rsidRPr="004A4DD9">
              <w:rPr>
                <w:rFonts w:eastAsia="Calibri"/>
              </w:rPr>
              <w:t>User name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0DF45D5D" w14:textId="77777777" w:rsidR="009D1437" w:rsidRPr="004A4DD9" w:rsidRDefault="009D1437" w:rsidP="00616EC4">
            <w:pPr>
              <w:pStyle w:val="ListParagraph"/>
              <w:ind w:left="0"/>
              <w:jc w:val="both"/>
            </w:pPr>
          </w:p>
        </w:tc>
      </w:tr>
      <w:tr w:rsidR="009D1437" w:rsidRPr="00660ABB" w14:paraId="3F1E5D90" w14:textId="77777777" w:rsidTr="00616EC4">
        <w:tc>
          <w:tcPr>
            <w:tcW w:w="1710" w:type="dxa"/>
            <w:tcBorders>
              <w:top w:val="single" w:sz="4" w:space="0" w:color="2E74B5"/>
              <w:left w:val="single" w:sz="4" w:space="0" w:color="2E74B5"/>
              <w:right w:val="single" w:sz="4" w:space="0" w:color="2E74B5"/>
            </w:tcBorders>
            <w:shd w:val="clear" w:color="auto" w:fill="auto"/>
          </w:tcPr>
          <w:p w14:paraId="28ACF5D1" w14:textId="77777777" w:rsidR="009D1437" w:rsidRPr="004A4DD9" w:rsidRDefault="009D1437" w:rsidP="00616EC4">
            <w:pPr>
              <w:autoSpaceDE w:val="0"/>
              <w:autoSpaceDN w:val="0"/>
              <w:adjustRightInd w:val="0"/>
              <w:jc w:val="both"/>
            </w:pPr>
            <w:r w:rsidRPr="004A4DD9">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E5F0CB3" w14:textId="77777777" w:rsidR="009D1437" w:rsidRPr="004A4DD9" w:rsidRDefault="009D1437" w:rsidP="00616EC4">
            <w:pPr>
              <w:pStyle w:val="ListParagraph"/>
              <w:ind w:left="0"/>
              <w:jc w:val="both"/>
            </w:pPr>
            <w:r w:rsidRPr="004A4DD9">
              <w:t>Hóa đơn đã được chuyển đổi</w:t>
            </w:r>
          </w:p>
        </w:tc>
        <w:tc>
          <w:tcPr>
            <w:tcW w:w="2515" w:type="dxa"/>
            <w:tcBorders>
              <w:top w:val="single" w:sz="4" w:space="0" w:color="2E74B5"/>
              <w:left w:val="single" w:sz="4" w:space="0" w:color="2E74B5"/>
              <w:bottom w:val="single" w:sz="4" w:space="0" w:color="2E74B5"/>
              <w:right w:val="single" w:sz="4" w:space="0" w:color="2E74B5"/>
            </w:tcBorders>
          </w:tcPr>
          <w:p w14:paraId="6F76E439" w14:textId="77777777" w:rsidR="009D1437" w:rsidRPr="004A4DD9" w:rsidRDefault="009D1437" w:rsidP="00616EC4">
            <w:pPr>
              <w:pStyle w:val="ListParagraph"/>
              <w:ind w:left="0"/>
              <w:jc w:val="both"/>
            </w:pPr>
          </w:p>
        </w:tc>
      </w:tr>
      <w:tr w:rsidR="009D1437" w:rsidRPr="00660ABB" w14:paraId="15ECB58F" w14:textId="77777777" w:rsidTr="00616EC4">
        <w:tc>
          <w:tcPr>
            <w:tcW w:w="1710" w:type="dxa"/>
            <w:tcBorders>
              <w:top w:val="single" w:sz="4" w:space="0" w:color="2E74B5"/>
              <w:left w:val="single" w:sz="4" w:space="0" w:color="2E74B5"/>
              <w:right w:val="single" w:sz="4" w:space="0" w:color="2E74B5"/>
            </w:tcBorders>
            <w:shd w:val="clear" w:color="auto" w:fill="auto"/>
          </w:tcPr>
          <w:p w14:paraId="0AF824B9" w14:textId="77777777" w:rsidR="009D1437" w:rsidRPr="009372AD" w:rsidRDefault="009D1437" w:rsidP="00616EC4">
            <w:pPr>
              <w:jc w:val="both"/>
            </w:pPr>
            <w: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CA584A7" w14:textId="77777777" w:rsidR="009D1437" w:rsidRPr="009372AD" w:rsidRDefault="009D1437" w:rsidP="00616EC4">
            <w:pPr>
              <w:jc w:val="both"/>
            </w:pPr>
            <w:r>
              <w:t>Có lỗi xảy ra</w:t>
            </w:r>
          </w:p>
        </w:tc>
        <w:tc>
          <w:tcPr>
            <w:tcW w:w="2515" w:type="dxa"/>
            <w:tcBorders>
              <w:top w:val="single" w:sz="4" w:space="0" w:color="2E74B5"/>
              <w:left w:val="single" w:sz="4" w:space="0" w:color="2E74B5"/>
              <w:bottom w:val="single" w:sz="4" w:space="0" w:color="2E74B5"/>
              <w:right w:val="single" w:sz="4" w:space="0" w:color="2E74B5"/>
            </w:tcBorders>
          </w:tcPr>
          <w:p w14:paraId="24DEE465" w14:textId="77777777" w:rsidR="009D1437" w:rsidRPr="004A4DD9" w:rsidRDefault="009D1437" w:rsidP="00616EC4">
            <w:pPr>
              <w:pStyle w:val="ListParagraph"/>
              <w:ind w:left="0"/>
              <w:jc w:val="both"/>
            </w:pPr>
          </w:p>
        </w:tc>
      </w:tr>
      <w:tr w:rsidR="009D1437" w:rsidRPr="00660ABB" w14:paraId="116268E5" w14:textId="77777777" w:rsidTr="00616EC4">
        <w:tc>
          <w:tcPr>
            <w:tcW w:w="1710" w:type="dxa"/>
            <w:tcBorders>
              <w:top w:val="single" w:sz="4" w:space="0" w:color="2E74B5"/>
              <w:left w:val="single" w:sz="4" w:space="0" w:color="2E74B5"/>
              <w:right w:val="single" w:sz="4" w:space="0" w:color="2E74B5"/>
            </w:tcBorders>
            <w:shd w:val="clear" w:color="auto" w:fill="auto"/>
          </w:tcPr>
          <w:p w14:paraId="34FDF1A3" w14:textId="77777777" w:rsidR="009D1437" w:rsidRDefault="009D1437" w:rsidP="00616EC4">
            <w:pPr>
              <w:jc w:val="both"/>
            </w:pPr>
            <w:r w:rsidRPr="004A4DD9">
              <w:t>ERR:1</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D2BC705" w14:textId="77777777" w:rsidR="009D1437" w:rsidRDefault="009D1437" w:rsidP="00616EC4">
            <w:pPr>
              <w:jc w:val="both"/>
            </w:pPr>
            <w:r>
              <w:t>Hoá đơn có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637EC542" w14:textId="77777777" w:rsidR="009D1437" w:rsidRPr="004A4DD9" w:rsidRDefault="009D1437" w:rsidP="00616EC4">
            <w:pPr>
              <w:pStyle w:val="ListParagraph"/>
              <w:ind w:left="0"/>
              <w:jc w:val="both"/>
            </w:pPr>
          </w:p>
        </w:tc>
      </w:tr>
      <w:tr w:rsidR="009D1437" w:rsidRPr="00660ABB" w14:paraId="3C9182BD" w14:textId="77777777" w:rsidTr="00616EC4">
        <w:tc>
          <w:tcPr>
            <w:tcW w:w="1710" w:type="dxa"/>
            <w:tcBorders>
              <w:top w:val="single" w:sz="4" w:space="0" w:color="2E74B5"/>
              <w:left w:val="single" w:sz="4" w:space="0" w:color="2E74B5"/>
              <w:right w:val="single" w:sz="4" w:space="0" w:color="2E74B5"/>
            </w:tcBorders>
            <w:shd w:val="clear" w:color="auto" w:fill="auto"/>
          </w:tcPr>
          <w:p w14:paraId="075ECC99" w14:textId="77777777" w:rsidR="009D1437" w:rsidRDefault="009D1437" w:rsidP="00616EC4">
            <w:pPr>
              <w:jc w:val="both"/>
            </w:pPr>
            <w:r w:rsidRPr="004A4DD9">
              <w:t>ERR:1</w:t>
            </w:r>
            <w:r>
              <w:t>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ADBADEC" w14:textId="77777777" w:rsidR="009D1437" w:rsidRDefault="009D1437" w:rsidP="00616EC4">
            <w:pPr>
              <w:jc w:val="both"/>
            </w:pPr>
            <w:r>
              <w:t>Hoá đơn không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38AC143F" w14:textId="77777777" w:rsidR="009D1437" w:rsidRPr="004A4DD9" w:rsidRDefault="009D1437" w:rsidP="00616EC4">
            <w:pPr>
              <w:pStyle w:val="ListParagraph"/>
              <w:ind w:left="0"/>
              <w:jc w:val="both"/>
            </w:pPr>
          </w:p>
        </w:tc>
      </w:tr>
      <w:tr w:rsidR="009D1437" w:rsidRPr="00660ABB" w14:paraId="516FDE2B" w14:textId="77777777" w:rsidTr="00616EC4">
        <w:tc>
          <w:tcPr>
            <w:tcW w:w="1710" w:type="dxa"/>
            <w:tcBorders>
              <w:top w:val="single" w:sz="4" w:space="0" w:color="2E74B5"/>
              <w:left w:val="single" w:sz="4" w:space="0" w:color="2E74B5"/>
              <w:right w:val="single" w:sz="4" w:space="0" w:color="2E74B5"/>
            </w:tcBorders>
            <w:shd w:val="clear" w:color="auto" w:fill="auto"/>
          </w:tcPr>
          <w:p w14:paraId="35515BEF" w14:textId="77777777" w:rsidR="009D1437" w:rsidRPr="004A4DD9" w:rsidRDefault="009D1437" w:rsidP="00616EC4">
            <w:pPr>
              <w:autoSpaceDE w:val="0"/>
              <w:autoSpaceDN w:val="0"/>
              <w:adjustRightInd w:val="0"/>
              <w:jc w:val="both"/>
            </w:pPr>
            <w:r w:rsidRPr="004A4DD9">
              <w:t>chuỗi_hml_trả_về</w:t>
            </w:r>
          </w:p>
          <w:p w14:paraId="0D40C069"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82234CB" w14:textId="77777777" w:rsidR="009D1437" w:rsidRPr="004A4DD9" w:rsidRDefault="009D1437" w:rsidP="00616EC4">
            <w:pPr>
              <w:jc w:val="both"/>
            </w:pPr>
            <w:r w:rsidRPr="004A4DD9">
              <w:t>Trả về chuỗi hml tương ứng với hóa đơn đã chuyển đổi</w:t>
            </w:r>
          </w:p>
        </w:tc>
        <w:tc>
          <w:tcPr>
            <w:tcW w:w="2515" w:type="dxa"/>
            <w:tcBorders>
              <w:top w:val="single" w:sz="4" w:space="0" w:color="2E74B5"/>
              <w:left w:val="single" w:sz="4" w:space="0" w:color="2E74B5"/>
              <w:bottom w:val="single" w:sz="4" w:space="0" w:color="2E74B5"/>
              <w:right w:val="single" w:sz="4" w:space="0" w:color="2E74B5"/>
            </w:tcBorders>
          </w:tcPr>
          <w:p w14:paraId="23500F83" w14:textId="77777777" w:rsidR="009D1437" w:rsidRPr="004A4DD9" w:rsidRDefault="009D1437" w:rsidP="00616EC4">
            <w:pPr>
              <w:jc w:val="both"/>
            </w:pPr>
            <w:r w:rsidRPr="004A4DD9">
              <w:t>Trả về một hóa đơn dưới dạng html</w:t>
            </w:r>
          </w:p>
        </w:tc>
      </w:tr>
    </w:tbl>
    <w:p w14:paraId="4BAAFFB2" w14:textId="77777777" w:rsidR="009D1437" w:rsidRDefault="009D1437" w:rsidP="009D1437">
      <w:pPr>
        <w:rPr>
          <w:lang w:eastAsia="x-none"/>
        </w:rPr>
      </w:pPr>
    </w:p>
    <w:p w14:paraId="7A2034F7" w14:textId="77777777" w:rsidR="009D1437" w:rsidRDefault="009D1437" w:rsidP="00480762">
      <w:pPr>
        <w:pStyle w:val="Heading3"/>
      </w:pPr>
      <w:bookmarkStart w:id="52" w:name="_Toc198045289"/>
      <w:r>
        <w:t>Chuyển đổi lưu trữ hóa đơn</w:t>
      </w:r>
      <w:bookmarkEnd w:id="52"/>
    </w:p>
    <w:p w14:paraId="409CD7C0" w14:textId="77777777" w:rsidR="009D1437" w:rsidRDefault="009D1437" w:rsidP="009D1437">
      <w:r>
        <w:t>URL</w:t>
      </w:r>
    </w:p>
    <w:p w14:paraId="5C0DA981" w14:textId="77777777" w:rsidR="009D1437" w:rsidRPr="004A4DD9" w:rsidRDefault="009D1437" w:rsidP="009D1437">
      <w:pPr>
        <w:ind w:firstLine="720"/>
      </w:pPr>
      <w:r>
        <w:t>s</w:t>
      </w:r>
      <w:r w:rsidRPr="004A4DD9">
        <w:t xml:space="preserve">tring </w:t>
      </w:r>
      <w:r>
        <w:rPr>
          <w:b/>
        </w:rPr>
        <w:t>convertForStore</w:t>
      </w:r>
      <w:r w:rsidRPr="004A4DD9">
        <w:t xml:space="preserve"> (string invToken, string userName, string userPass)</w:t>
      </w:r>
    </w:p>
    <w:p w14:paraId="132CA204" w14:textId="77777777" w:rsidR="009D1437" w:rsidRPr="004A4DD9" w:rsidRDefault="009D1437" w:rsidP="009D1437">
      <w:pPr>
        <w:ind w:left="720"/>
        <w:jc w:val="both"/>
      </w:pPr>
    </w:p>
    <w:p w14:paraId="3250395D" w14:textId="77777777" w:rsidR="009D1437" w:rsidRPr="00593BE8" w:rsidRDefault="009D1437" w:rsidP="009D1437">
      <w:pPr>
        <w:pStyle w:val="N"/>
      </w:pPr>
      <w:r w:rsidRPr="00593BE8">
        <w:t>DESCRIPTION</w:t>
      </w:r>
    </w:p>
    <w:p w14:paraId="4AB56A51" w14:textId="77777777" w:rsidR="009D1437" w:rsidRDefault="009D1437" w:rsidP="009D1437">
      <w:pPr>
        <w:pStyle w:val="N"/>
      </w:pPr>
      <w:r>
        <w:tab/>
        <w:t>Đây là web service thực hiện chuyển đổi với mục đích lưu trữ, mỗi hóa đơn sẽ được chuyển đổi nhiều lần.</w:t>
      </w:r>
    </w:p>
    <w:p w14:paraId="2CBC94D8" w14:textId="77777777" w:rsidR="009D1437" w:rsidRPr="00007702" w:rsidRDefault="009D1437" w:rsidP="009D1437">
      <w:pPr>
        <w:pStyle w:val="N"/>
      </w:pPr>
      <w:r w:rsidRPr="00663B3E">
        <w:t>HTTP METHOD</w:t>
      </w:r>
    </w:p>
    <w:p w14:paraId="59A70021" w14:textId="77777777" w:rsidR="009D1437" w:rsidRPr="00007702" w:rsidRDefault="009D1437" w:rsidP="009D1437">
      <w:pPr>
        <w:pStyle w:val="N"/>
        <w:rPr>
          <w:b/>
        </w:rPr>
      </w:pPr>
      <w:r>
        <w:tab/>
      </w:r>
      <w:r w:rsidRPr="00610AFD">
        <w:t>POST</w:t>
      </w:r>
    </w:p>
    <w:p w14:paraId="76BCCDC6" w14:textId="77777777" w:rsidR="009D1437" w:rsidRPr="00610AFD" w:rsidRDefault="009D1437" w:rsidP="009D1437">
      <w:pPr>
        <w:pStyle w:val="N"/>
      </w:pPr>
      <w:r w:rsidRPr="00610AFD">
        <w:t>REQUEST BODY</w:t>
      </w:r>
    </w:p>
    <w:p w14:paraId="442F1253" w14:textId="77777777" w:rsidR="009D1437" w:rsidRPr="00FA61F0"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5CDEDB7C" w14:textId="77777777" w:rsidR="009D1437" w:rsidRPr="00C52072" w:rsidRDefault="009D1437" w:rsidP="009D1437">
      <w:pPr>
        <w:pStyle w:val="ListParagraph"/>
        <w:numPr>
          <w:ilvl w:val="0"/>
          <w:numId w:val="2"/>
        </w:numPr>
        <w:spacing w:after="0" w:line="360" w:lineRule="auto"/>
        <w:ind w:left="1080"/>
        <w:jc w:val="both"/>
        <w:rPr>
          <w:rFonts w:eastAsia="Calibri"/>
          <w:b/>
          <w:u w:val="single"/>
        </w:rPr>
      </w:pPr>
      <w:r w:rsidRPr="00FA61F0">
        <w:rPr>
          <w:b/>
        </w:rPr>
        <w:t xml:space="preserve">invToken : </w:t>
      </w:r>
      <w:r w:rsidRPr="007C5CD2">
        <w:t xml:space="preserve">Chuỗi </w:t>
      </w:r>
      <w:r>
        <w:t>token</w:t>
      </w:r>
      <w:r w:rsidRPr="007C5CD2">
        <w:t xml:space="preserve"> xác định hóa đơn cần lấy</w:t>
      </w:r>
      <w:r w:rsidRPr="00FA61F0">
        <w:t xml:space="preserve"> </w:t>
      </w:r>
    </w:p>
    <w:p w14:paraId="6C96FC03" w14:textId="77777777" w:rsidR="009D1437" w:rsidRDefault="009D1437" w:rsidP="009D1437">
      <w:pPr>
        <w:spacing w:line="360" w:lineRule="auto"/>
        <w:jc w:val="both"/>
        <w:rPr>
          <w:rFonts w:eastAsia="Calibri"/>
          <w:b/>
          <w:u w:val="single"/>
        </w:rPr>
      </w:pPr>
    </w:p>
    <w:p w14:paraId="774EE25E"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5A77E597"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284F23EA"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7F2193E8"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46342B8F" w14:textId="77777777" w:rsidR="009D1437" w:rsidRPr="00660ABB" w:rsidRDefault="009D1437" w:rsidP="00616EC4">
            <w:pPr>
              <w:pStyle w:val="ListParagraph"/>
            </w:pPr>
            <w:r>
              <w:t>Ghi chú</w:t>
            </w:r>
          </w:p>
        </w:tc>
      </w:tr>
      <w:tr w:rsidR="009D1437" w:rsidRPr="00660ABB" w14:paraId="7E4589B4" w14:textId="77777777" w:rsidTr="00616EC4">
        <w:tc>
          <w:tcPr>
            <w:tcW w:w="1710" w:type="dxa"/>
            <w:tcBorders>
              <w:top w:val="single" w:sz="4" w:space="0" w:color="2E74B5"/>
              <w:left w:val="single" w:sz="4" w:space="0" w:color="2E74B5"/>
              <w:right w:val="single" w:sz="4" w:space="0" w:color="2E74B5"/>
            </w:tcBorders>
            <w:shd w:val="clear" w:color="auto" w:fill="auto"/>
          </w:tcPr>
          <w:p w14:paraId="44AFA720"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1AB453A"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428B8A4D" w14:textId="77777777" w:rsidR="009D1437" w:rsidRPr="009372AD" w:rsidRDefault="009D1437" w:rsidP="00616EC4">
            <w:pPr>
              <w:pStyle w:val="ListParagraph"/>
              <w:ind w:left="0"/>
              <w:jc w:val="both"/>
            </w:pPr>
          </w:p>
        </w:tc>
      </w:tr>
      <w:tr w:rsidR="009D1437" w:rsidRPr="00660ABB" w14:paraId="0725D07C" w14:textId="77777777" w:rsidTr="00616EC4">
        <w:tc>
          <w:tcPr>
            <w:tcW w:w="1710" w:type="dxa"/>
            <w:tcBorders>
              <w:top w:val="single" w:sz="4" w:space="0" w:color="2E74B5"/>
              <w:left w:val="single" w:sz="4" w:space="0" w:color="2E74B5"/>
              <w:right w:val="single" w:sz="4" w:space="0" w:color="2E74B5"/>
            </w:tcBorders>
            <w:shd w:val="clear" w:color="auto" w:fill="auto"/>
          </w:tcPr>
          <w:p w14:paraId="4CC0C782" w14:textId="77777777" w:rsidR="009D1437" w:rsidRPr="009372AD" w:rsidRDefault="009D1437" w:rsidP="00616EC4">
            <w:pPr>
              <w:autoSpaceDE w:val="0"/>
              <w:autoSpaceDN w:val="0"/>
              <w:adjustRightInd w:val="0"/>
              <w:jc w:val="both"/>
            </w:pPr>
            <w:r w:rsidRPr="009372AD">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AB2AFA7" w14:textId="77777777" w:rsidR="009D1437" w:rsidRPr="009372AD" w:rsidRDefault="009D1437" w:rsidP="00616EC4">
            <w:pPr>
              <w:pStyle w:val="ListParagraph"/>
              <w:ind w:left="0"/>
              <w:jc w:val="both"/>
            </w:pPr>
            <w:r w:rsidRPr="009372AD">
              <w:t>Chuỗi token không chính xác</w:t>
            </w:r>
          </w:p>
        </w:tc>
        <w:tc>
          <w:tcPr>
            <w:tcW w:w="2515" w:type="dxa"/>
            <w:tcBorders>
              <w:top w:val="single" w:sz="4" w:space="0" w:color="2E74B5"/>
              <w:left w:val="single" w:sz="4" w:space="0" w:color="2E74B5"/>
              <w:bottom w:val="single" w:sz="4" w:space="0" w:color="2E74B5"/>
              <w:right w:val="single" w:sz="4" w:space="0" w:color="2E74B5"/>
            </w:tcBorders>
          </w:tcPr>
          <w:p w14:paraId="540962F2" w14:textId="77777777" w:rsidR="009D1437" w:rsidRPr="009372AD" w:rsidRDefault="009D1437" w:rsidP="00616EC4">
            <w:pPr>
              <w:pStyle w:val="ListParagraph"/>
              <w:ind w:left="0"/>
              <w:jc w:val="both"/>
            </w:pPr>
          </w:p>
        </w:tc>
      </w:tr>
      <w:tr w:rsidR="009D1437" w:rsidRPr="00660ABB" w14:paraId="1F039A09" w14:textId="77777777" w:rsidTr="00616EC4">
        <w:trPr>
          <w:trHeight w:val="728"/>
        </w:trPr>
        <w:tc>
          <w:tcPr>
            <w:tcW w:w="1710" w:type="dxa"/>
            <w:tcBorders>
              <w:top w:val="single" w:sz="4" w:space="0" w:color="2E74B5"/>
              <w:left w:val="single" w:sz="4" w:space="0" w:color="2E74B5"/>
              <w:right w:val="single" w:sz="4" w:space="0" w:color="2E74B5"/>
            </w:tcBorders>
            <w:shd w:val="clear" w:color="auto" w:fill="auto"/>
          </w:tcPr>
          <w:p w14:paraId="50BBCE1B" w14:textId="77777777" w:rsidR="009D1437" w:rsidRPr="009372AD" w:rsidRDefault="009D1437" w:rsidP="00616EC4">
            <w:pPr>
              <w:autoSpaceDE w:val="0"/>
              <w:autoSpaceDN w:val="0"/>
              <w:adjustRightInd w:val="0"/>
              <w:jc w:val="both"/>
            </w:pPr>
            <w:r>
              <w:lastRenderedPageBreak/>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FDED054" w14:textId="77777777" w:rsidR="009D1437" w:rsidRPr="009372AD" w:rsidRDefault="009D1437" w:rsidP="00616EC4">
            <w:pPr>
              <w:pStyle w:val="ListParagraph"/>
              <w:ind w:left="0"/>
              <w:jc w:val="both"/>
            </w:pPr>
            <w:r>
              <w:t>Không tìm thấy công ty</w:t>
            </w:r>
          </w:p>
        </w:tc>
        <w:tc>
          <w:tcPr>
            <w:tcW w:w="2515" w:type="dxa"/>
            <w:tcBorders>
              <w:top w:val="single" w:sz="4" w:space="0" w:color="2E74B5"/>
              <w:left w:val="single" w:sz="4" w:space="0" w:color="2E74B5"/>
              <w:bottom w:val="single" w:sz="4" w:space="0" w:color="2E74B5"/>
              <w:right w:val="single" w:sz="4" w:space="0" w:color="2E74B5"/>
            </w:tcBorders>
          </w:tcPr>
          <w:p w14:paraId="31EAFD49" w14:textId="77777777" w:rsidR="009D1437" w:rsidRPr="009372AD" w:rsidRDefault="009D1437" w:rsidP="00616EC4">
            <w:pPr>
              <w:pStyle w:val="ListParagraph"/>
              <w:ind w:left="0"/>
              <w:jc w:val="both"/>
            </w:pPr>
          </w:p>
        </w:tc>
      </w:tr>
      <w:tr w:rsidR="009D1437" w:rsidRPr="00660ABB" w14:paraId="68A7663C" w14:textId="77777777" w:rsidTr="00616EC4">
        <w:tc>
          <w:tcPr>
            <w:tcW w:w="1710" w:type="dxa"/>
            <w:tcBorders>
              <w:top w:val="single" w:sz="4" w:space="0" w:color="2E74B5"/>
              <w:left w:val="single" w:sz="4" w:space="0" w:color="2E74B5"/>
              <w:right w:val="single" w:sz="4" w:space="0" w:color="2E74B5"/>
            </w:tcBorders>
            <w:shd w:val="clear" w:color="auto" w:fill="auto"/>
          </w:tcPr>
          <w:p w14:paraId="68390DCE" w14:textId="77777777" w:rsidR="009D1437" w:rsidRPr="009372AD" w:rsidRDefault="009D1437" w:rsidP="00616EC4">
            <w:pPr>
              <w:jc w:val="both"/>
            </w:pPr>
            <w:r w:rsidRPr="000234AE">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FD37D10" w14:textId="77777777" w:rsidR="009D1437" w:rsidRPr="009372AD" w:rsidRDefault="009D1437" w:rsidP="00616EC4">
            <w:pPr>
              <w:jc w:val="both"/>
            </w:pPr>
            <w:r>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1F71B7DD" w14:textId="77777777" w:rsidR="009D1437" w:rsidRPr="009372AD" w:rsidRDefault="009D1437" w:rsidP="00616EC4">
            <w:pPr>
              <w:jc w:val="both"/>
            </w:pPr>
          </w:p>
        </w:tc>
      </w:tr>
      <w:tr w:rsidR="009D1437" w:rsidRPr="00660ABB" w14:paraId="704D5839" w14:textId="77777777" w:rsidTr="00616EC4">
        <w:tc>
          <w:tcPr>
            <w:tcW w:w="1710" w:type="dxa"/>
            <w:tcBorders>
              <w:top w:val="single" w:sz="4" w:space="0" w:color="2E74B5"/>
              <w:left w:val="single" w:sz="4" w:space="0" w:color="2E74B5"/>
              <w:right w:val="single" w:sz="4" w:space="0" w:color="2E74B5"/>
            </w:tcBorders>
            <w:shd w:val="clear" w:color="auto" w:fill="auto"/>
          </w:tcPr>
          <w:p w14:paraId="7909FA8A" w14:textId="77777777" w:rsidR="009D1437" w:rsidRPr="009372AD" w:rsidRDefault="009D1437" w:rsidP="00616EC4">
            <w:pPr>
              <w:jc w:val="both"/>
            </w:pPr>
            <w: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EDD6BCF" w14:textId="77777777" w:rsidR="009D1437" w:rsidRPr="009372AD" w:rsidRDefault="009D1437" w:rsidP="00616EC4">
            <w:pPr>
              <w:jc w:val="both"/>
            </w:pPr>
            <w:r>
              <w:t>Hóa đơn đã chuyển đổi</w:t>
            </w:r>
          </w:p>
        </w:tc>
        <w:tc>
          <w:tcPr>
            <w:tcW w:w="2515" w:type="dxa"/>
            <w:tcBorders>
              <w:top w:val="single" w:sz="4" w:space="0" w:color="2E74B5"/>
              <w:left w:val="single" w:sz="4" w:space="0" w:color="2E74B5"/>
              <w:bottom w:val="single" w:sz="4" w:space="0" w:color="2E74B5"/>
              <w:right w:val="single" w:sz="4" w:space="0" w:color="2E74B5"/>
            </w:tcBorders>
          </w:tcPr>
          <w:p w14:paraId="5F7D986C" w14:textId="77777777" w:rsidR="009D1437" w:rsidRPr="009372AD" w:rsidRDefault="009D1437" w:rsidP="00616EC4">
            <w:pPr>
              <w:jc w:val="both"/>
            </w:pPr>
          </w:p>
        </w:tc>
      </w:tr>
      <w:tr w:rsidR="009D1437" w:rsidRPr="00660ABB" w14:paraId="46DF731F"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23E7F9C" w14:textId="77777777" w:rsidR="009D1437" w:rsidRPr="009372AD" w:rsidRDefault="009D1437" w:rsidP="00616EC4">
            <w:pPr>
              <w:jc w:val="both"/>
            </w:pPr>
            <w: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2B27C16" w14:textId="77777777" w:rsidR="009D1437" w:rsidRPr="009372AD" w:rsidRDefault="009D1437" w:rsidP="00616EC4">
            <w:pPr>
              <w:jc w:val="both"/>
            </w:pPr>
            <w:r>
              <w:t>Có lỗi xảy ra</w:t>
            </w:r>
          </w:p>
        </w:tc>
        <w:tc>
          <w:tcPr>
            <w:tcW w:w="2515" w:type="dxa"/>
            <w:tcBorders>
              <w:top w:val="single" w:sz="4" w:space="0" w:color="2E74B5"/>
              <w:left w:val="single" w:sz="4" w:space="0" w:color="2E74B5"/>
              <w:bottom w:val="single" w:sz="4" w:space="0" w:color="2E74B5"/>
              <w:right w:val="single" w:sz="4" w:space="0" w:color="2E74B5"/>
            </w:tcBorders>
          </w:tcPr>
          <w:p w14:paraId="644F077F" w14:textId="77777777" w:rsidR="009D1437" w:rsidRPr="009372AD" w:rsidRDefault="009D1437" w:rsidP="00616EC4">
            <w:pPr>
              <w:jc w:val="both"/>
            </w:pPr>
          </w:p>
        </w:tc>
      </w:tr>
      <w:tr w:rsidR="009D1437" w:rsidRPr="00660ABB" w14:paraId="0D59D936"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55039E4" w14:textId="77777777" w:rsidR="009D1437" w:rsidRDefault="009D1437" w:rsidP="00616EC4">
            <w:pPr>
              <w:jc w:val="both"/>
            </w:pPr>
            <w:r w:rsidRPr="004A4DD9">
              <w:t>ERR:1</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1C99A32" w14:textId="77777777" w:rsidR="009D1437" w:rsidRDefault="009D1437" w:rsidP="00616EC4">
            <w:pPr>
              <w:jc w:val="both"/>
            </w:pPr>
            <w:r>
              <w:t>Hoá đơn có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5E2D5D1C" w14:textId="77777777" w:rsidR="009D1437" w:rsidRPr="009372AD" w:rsidRDefault="009D1437" w:rsidP="00616EC4">
            <w:pPr>
              <w:jc w:val="both"/>
            </w:pPr>
          </w:p>
        </w:tc>
      </w:tr>
      <w:tr w:rsidR="009D1437" w:rsidRPr="00660ABB" w14:paraId="086E87D1"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AEE9E85" w14:textId="77777777" w:rsidR="009D1437" w:rsidRDefault="009D1437" w:rsidP="00616EC4">
            <w:pPr>
              <w:jc w:val="both"/>
            </w:pPr>
            <w:r w:rsidRPr="004A4DD9">
              <w:t>ERR:1</w:t>
            </w:r>
            <w:r>
              <w:t>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F442D1B" w14:textId="77777777" w:rsidR="009D1437" w:rsidRDefault="009D1437" w:rsidP="00616EC4">
            <w:pPr>
              <w:jc w:val="both"/>
            </w:pPr>
            <w:r>
              <w:t>Hoá đơn không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35834804" w14:textId="77777777" w:rsidR="009D1437" w:rsidRPr="009372AD" w:rsidRDefault="009D1437" w:rsidP="00616EC4">
            <w:pPr>
              <w:jc w:val="both"/>
            </w:pPr>
          </w:p>
        </w:tc>
      </w:tr>
      <w:tr w:rsidR="009D1437" w:rsidRPr="00660ABB" w14:paraId="75EAD9C3" w14:textId="77777777" w:rsidTr="00616EC4">
        <w:tc>
          <w:tcPr>
            <w:tcW w:w="1710" w:type="dxa"/>
            <w:tcBorders>
              <w:top w:val="single" w:sz="4" w:space="0" w:color="2E74B5"/>
              <w:left w:val="single" w:sz="4" w:space="0" w:color="2E74B5"/>
              <w:right w:val="single" w:sz="4" w:space="0" w:color="2E74B5"/>
            </w:tcBorders>
            <w:shd w:val="clear" w:color="auto" w:fill="auto"/>
          </w:tcPr>
          <w:p w14:paraId="135CFF8C" w14:textId="77777777" w:rsidR="009D1437" w:rsidRPr="009372AD" w:rsidRDefault="009D1437" w:rsidP="00616EC4">
            <w:pPr>
              <w:autoSpaceDE w:val="0"/>
              <w:autoSpaceDN w:val="0"/>
              <w:adjustRightInd w:val="0"/>
              <w:jc w:val="both"/>
            </w:pPr>
            <w:r w:rsidRPr="009372AD">
              <w:t>chuỗi_hml_trả_về</w:t>
            </w:r>
          </w:p>
          <w:p w14:paraId="71C44E2F" w14:textId="77777777" w:rsidR="009D1437" w:rsidRPr="009372AD"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2F86759" w14:textId="77777777" w:rsidR="009D1437" w:rsidRPr="009372AD" w:rsidRDefault="009D1437" w:rsidP="00616EC4">
            <w:pPr>
              <w:jc w:val="both"/>
            </w:pPr>
            <w:r w:rsidRPr="009372AD">
              <w:t>Trả về chuỗi hml tương ứng với hóa đơn đã chuyển đổi</w:t>
            </w:r>
          </w:p>
        </w:tc>
        <w:tc>
          <w:tcPr>
            <w:tcW w:w="2515" w:type="dxa"/>
            <w:tcBorders>
              <w:top w:val="single" w:sz="4" w:space="0" w:color="2E74B5"/>
              <w:left w:val="single" w:sz="4" w:space="0" w:color="2E74B5"/>
              <w:bottom w:val="single" w:sz="4" w:space="0" w:color="2E74B5"/>
              <w:right w:val="single" w:sz="4" w:space="0" w:color="2E74B5"/>
            </w:tcBorders>
          </w:tcPr>
          <w:p w14:paraId="5EA187FD" w14:textId="77777777" w:rsidR="009D1437" w:rsidRPr="009372AD" w:rsidRDefault="009D1437" w:rsidP="00616EC4">
            <w:pPr>
              <w:jc w:val="both"/>
            </w:pPr>
            <w:r w:rsidRPr="009372AD">
              <w:t>Trả về một hóa đơn dưới dạng html</w:t>
            </w:r>
          </w:p>
        </w:tc>
      </w:tr>
    </w:tbl>
    <w:p w14:paraId="4DB0FA69" w14:textId="77777777" w:rsidR="009D1437" w:rsidRDefault="009D1437" w:rsidP="009D1437">
      <w:pPr>
        <w:rPr>
          <w:lang w:eastAsia="x-none"/>
        </w:rPr>
      </w:pPr>
    </w:p>
    <w:p w14:paraId="19836FA1" w14:textId="77777777" w:rsidR="009D1437" w:rsidRDefault="009D1437" w:rsidP="00480762">
      <w:pPr>
        <w:pStyle w:val="Heading3"/>
      </w:pPr>
      <w:bookmarkStart w:id="53" w:name="_Toc198045290"/>
      <w:r>
        <w:t>Lấy thông tin khách hàng</w:t>
      </w:r>
      <w:bookmarkEnd w:id="53"/>
    </w:p>
    <w:p w14:paraId="625E3307" w14:textId="77777777" w:rsidR="009D1437" w:rsidRDefault="009D1437" w:rsidP="009D1437">
      <w:r>
        <w:t>URL</w:t>
      </w:r>
    </w:p>
    <w:p w14:paraId="52D86E94" w14:textId="77777777" w:rsidR="009D1437" w:rsidRDefault="009D1437" w:rsidP="009D1437">
      <w:pPr>
        <w:ind w:firstLine="720"/>
        <w:rPr>
          <w:b/>
          <w:bCs/>
        </w:rPr>
      </w:pPr>
      <w:r w:rsidRPr="00C814A1">
        <w:t>string</w:t>
      </w:r>
      <w:r>
        <w:t xml:space="preserve"> </w:t>
      </w:r>
      <w:r w:rsidRPr="00465781">
        <w:rPr>
          <w:b/>
          <w:bCs/>
        </w:rPr>
        <w:t>getCus(</w:t>
      </w:r>
      <w:r w:rsidRPr="00995F81">
        <w:rPr>
          <w:bCs/>
        </w:rPr>
        <w:t>string cusCode, string userName, string userPass</w:t>
      </w:r>
      <w:r w:rsidRPr="00465781">
        <w:rPr>
          <w:b/>
          <w:bCs/>
        </w:rPr>
        <w:t>)</w:t>
      </w:r>
    </w:p>
    <w:p w14:paraId="54171834" w14:textId="77777777" w:rsidR="009D1437" w:rsidRPr="004A4DD9" w:rsidRDefault="009D1437" w:rsidP="009D1437">
      <w:pPr>
        <w:ind w:left="720"/>
        <w:jc w:val="both"/>
      </w:pPr>
    </w:p>
    <w:p w14:paraId="15086713" w14:textId="77777777" w:rsidR="009D1437" w:rsidRPr="00593BE8" w:rsidRDefault="009D1437" w:rsidP="009D1437">
      <w:pPr>
        <w:pStyle w:val="N"/>
      </w:pPr>
      <w:r w:rsidRPr="00593BE8">
        <w:t>DESCRIPTION</w:t>
      </w:r>
    </w:p>
    <w:p w14:paraId="7E66F1C1" w14:textId="77777777" w:rsidR="009D1437" w:rsidRDefault="009D1437" w:rsidP="009D1437">
      <w:pPr>
        <w:pStyle w:val="N"/>
      </w:pPr>
      <w:r>
        <w:tab/>
        <w:t>Đây là web service thực hiện lấy thông tin khách hàng dựa vào mã khách hàng truyền vào</w:t>
      </w:r>
    </w:p>
    <w:p w14:paraId="4E557F9C" w14:textId="77777777" w:rsidR="009D1437" w:rsidRPr="00007702" w:rsidRDefault="009D1437" w:rsidP="009D1437">
      <w:pPr>
        <w:pStyle w:val="N"/>
      </w:pPr>
      <w:r w:rsidRPr="00663B3E">
        <w:t>HTTP METHOD</w:t>
      </w:r>
    </w:p>
    <w:p w14:paraId="410D5F4F" w14:textId="77777777" w:rsidR="009D1437" w:rsidRPr="00007702" w:rsidRDefault="009D1437" w:rsidP="009D1437">
      <w:pPr>
        <w:pStyle w:val="N"/>
        <w:rPr>
          <w:b/>
        </w:rPr>
      </w:pPr>
      <w:r>
        <w:tab/>
      </w:r>
      <w:r w:rsidRPr="00610AFD">
        <w:t>POST</w:t>
      </w:r>
    </w:p>
    <w:p w14:paraId="390E3929" w14:textId="77777777" w:rsidR="009D1437" w:rsidRPr="00610AFD" w:rsidRDefault="009D1437" w:rsidP="009D1437">
      <w:pPr>
        <w:pStyle w:val="N"/>
      </w:pPr>
      <w:r w:rsidRPr="00610AFD">
        <w:t>REQUEST BODY</w:t>
      </w:r>
    </w:p>
    <w:p w14:paraId="71B39D1A" w14:textId="77777777" w:rsidR="009D1437" w:rsidRPr="00FA61F0"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129EEC07" w14:textId="77777777" w:rsidR="009D1437" w:rsidRPr="00C52072" w:rsidRDefault="009D1437" w:rsidP="009D1437">
      <w:pPr>
        <w:pStyle w:val="ListParagraph"/>
        <w:numPr>
          <w:ilvl w:val="0"/>
          <w:numId w:val="2"/>
        </w:numPr>
        <w:spacing w:after="0" w:line="360" w:lineRule="auto"/>
        <w:ind w:left="1080"/>
        <w:jc w:val="both"/>
        <w:rPr>
          <w:rFonts w:eastAsia="Calibri"/>
          <w:b/>
          <w:u w:val="single"/>
        </w:rPr>
      </w:pPr>
      <w:r w:rsidRPr="0050273D">
        <w:rPr>
          <w:b/>
          <w:bCs/>
        </w:rPr>
        <w:t>cusCode</w:t>
      </w:r>
      <w:r w:rsidRPr="00FA61F0">
        <w:rPr>
          <w:b/>
        </w:rPr>
        <w:t xml:space="preserve">: </w:t>
      </w:r>
      <w:r>
        <w:t>Mã khách hàng</w:t>
      </w:r>
      <w:r w:rsidRPr="00FA61F0">
        <w:t xml:space="preserve"> </w:t>
      </w:r>
    </w:p>
    <w:p w14:paraId="75D18C80" w14:textId="77777777" w:rsidR="009D1437" w:rsidRDefault="009D1437" w:rsidP="009D1437">
      <w:pPr>
        <w:spacing w:line="360" w:lineRule="auto"/>
        <w:jc w:val="both"/>
        <w:rPr>
          <w:rFonts w:eastAsia="Calibri"/>
          <w:b/>
          <w:u w:val="single"/>
        </w:rPr>
      </w:pPr>
    </w:p>
    <w:p w14:paraId="0308010A"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19B209C1"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651C9DE5"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15E23C0E"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232691BF" w14:textId="77777777" w:rsidR="009D1437" w:rsidRPr="00660ABB" w:rsidRDefault="009D1437" w:rsidP="00616EC4">
            <w:pPr>
              <w:pStyle w:val="ListParagraph"/>
            </w:pPr>
            <w:r>
              <w:t>Ghi chú</w:t>
            </w:r>
          </w:p>
        </w:tc>
      </w:tr>
      <w:tr w:rsidR="009D1437" w:rsidRPr="00660ABB" w14:paraId="45A729D5" w14:textId="77777777" w:rsidTr="00616EC4">
        <w:tc>
          <w:tcPr>
            <w:tcW w:w="1710" w:type="dxa"/>
            <w:tcBorders>
              <w:top w:val="single" w:sz="4" w:space="0" w:color="2E74B5"/>
              <w:left w:val="single" w:sz="4" w:space="0" w:color="2E74B5"/>
              <w:right w:val="single" w:sz="4" w:space="0" w:color="2E74B5"/>
            </w:tcBorders>
            <w:shd w:val="clear" w:color="auto" w:fill="auto"/>
          </w:tcPr>
          <w:p w14:paraId="5E2D01E2"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FAE33F5"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590C3DAE" w14:textId="77777777" w:rsidR="009D1437" w:rsidRPr="009372AD" w:rsidRDefault="009D1437" w:rsidP="00616EC4">
            <w:pPr>
              <w:pStyle w:val="ListParagraph"/>
              <w:ind w:left="0"/>
              <w:jc w:val="both"/>
            </w:pPr>
          </w:p>
        </w:tc>
      </w:tr>
      <w:tr w:rsidR="009D1437" w:rsidRPr="00660ABB" w14:paraId="0D9AA3BB" w14:textId="77777777" w:rsidTr="00616EC4">
        <w:tc>
          <w:tcPr>
            <w:tcW w:w="1710" w:type="dxa"/>
            <w:tcBorders>
              <w:top w:val="single" w:sz="4" w:space="0" w:color="2E74B5"/>
              <w:left w:val="single" w:sz="4" w:space="0" w:color="2E74B5"/>
              <w:right w:val="single" w:sz="4" w:space="0" w:color="2E74B5"/>
            </w:tcBorders>
            <w:shd w:val="clear" w:color="auto" w:fill="auto"/>
          </w:tcPr>
          <w:p w14:paraId="38FCA041" w14:textId="77777777" w:rsidR="009D1437" w:rsidRPr="009372AD" w:rsidRDefault="009D1437" w:rsidP="00616EC4">
            <w:pPr>
              <w:autoSpaceDE w:val="0"/>
              <w:autoSpaceDN w:val="0"/>
              <w:adjustRightInd w:val="0"/>
              <w:jc w:val="both"/>
            </w:pPr>
            <w:r w:rsidRPr="00052A44">
              <w:t>ERR:</w:t>
            </w:r>
            <w:r>
              <w:t>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E9CA937" w14:textId="77777777" w:rsidR="009D1437" w:rsidRPr="009372AD" w:rsidRDefault="009D1437" w:rsidP="00616EC4">
            <w:pPr>
              <w:pStyle w:val="ListParagraph"/>
              <w:ind w:left="0"/>
              <w:jc w:val="both"/>
            </w:pPr>
            <w:r>
              <w:t>Không tìm thấy khách hàng hoặc công ty tương ứng</w:t>
            </w:r>
          </w:p>
        </w:tc>
        <w:tc>
          <w:tcPr>
            <w:tcW w:w="2515" w:type="dxa"/>
            <w:tcBorders>
              <w:top w:val="single" w:sz="4" w:space="0" w:color="2E74B5"/>
              <w:left w:val="single" w:sz="4" w:space="0" w:color="2E74B5"/>
              <w:bottom w:val="single" w:sz="4" w:space="0" w:color="2E74B5"/>
              <w:right w:val="single" w:sz="4" w:space="0" w:color="2E74B5"/>
            </w:tcBorders>
          </w:tcPr>
          <w:p w14:paraId="6B148762" w14:textId="77777777" w:rsidR="009D1437" w:rsidRPr="009372AD" w:rsidRDefault="009D1437" w:rsidP="00616EC4">
            <w:pPr>
              <w:pStyle w:val="ListParagraph"/>
              <w:ind w:left="0"/>
              <w:jc w:val="both"/>
            </w:pPr>
            <w:r w:rsidRPr="009372AD">
              <w:t>Kiểu string</w:t>
            </w:r>
          </w:p>
        </w:tc>
      </w:tr>
      <w:tr w:rsidR="009D1437" w:rsidRPr="00660ABB" w14:paraId="1758F10C" w14:textId="77777777" w:rsidTr="00616EC4">
        <w:tc>
          <w:tcPr>
            <w:tcW w:w="1710" w:type="dxa"/>
            <w:tcBorders>
              <w:top w:val="single" w:sz="4" w:space="0" w:color="2E74B5"/>
              <w:left w:val="single" w:sz="4" w:space="0" w:color="2E74B5"/>
              <w:right w:val="single" w:sz="4" w:space="0" w:color="2E74B5"/>
            </w:tcBorders>
            <w:shd w:val="clear" w:color="auto" w:fill="auto"/>
          </w:tcPr>
          <w:p w14:paraId="0087EA6B" w14:textId="77777777" w:rsidR="009D1437" w:rsidRPr="00052A44" w:rsidRDefault="009D1437" w:rsidP="00616EC4">
            <w:pPr>
              <w:autoSpaceDE w:val="0"/>
              <w:autoSpaceDN w:val="0"/>
              <w:adjustRightInd w:val="0"/>
              <w:jc w:val="both"/>
            </w:pPr>
            <w:r w:rsidRPr="004E3D36">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938C829" w14:textId="77777777" w:rsidR="009D1437" w:rsidRDefault="009D1437" w:rsidP="00616EC4">
            <w:pPr>
              <w:pStyle w:val="ListParagraph"/>
              <w:ind w:left="0"/>
              <w:jc w:val="both"/>
            </w:pPr>
            <w:r>
              <w:t>Không tìm thấy thông tin khách hàng</w:t>
            </w:r>
          </w:p>
        </w:tc>
        <w:tc>
          <w:tcPr>
            <w:tcW w:w="2515" w:type="dxa"/>
            <w:tcBorders>
              <w:top w:val="single" w:sz="4" w:space="0" w:color="2E74B5"/>
              <w:left w:val="single" w:sz="4" w:space="0" w:color="2E74B5"/>
              <w:bottom w:val="single" w:sz="4" w:space="0" w:color="2E74B5"/>
              <w:right w:val="single" w:sz="4" w:space="0" w:color="2E74B5"/>
            </w:tcBorders>
          </w:tcPr>
          <w:p w14:paraId="1263BD11" w14:textId="77777777" w:rsidR="009D1437" w:rsidRPr="009372AD" w:rsidRDefault="009D1437" w:rsidP="00616EC4">
            <w:pPr>
              <w:pStyle w:val="ListParagraph"/>
              <w:ind w:left="0"/>
              <w:jc w:val="both"/>
            </w:pPr>
          </w:p>
        </w:tc>
      </w:tr>
      <w:tr w:rsidR="009D1437" w:rsidRPr="00660ABB" w14:paraId="6C43A95D" w14:textId="77777777" w:rsidTr="00616EC4">
        <w:tc>
          <w:tcPr>
            <w:tcW w:w="1710" w:type="dxa"/>
            <w:tcBorders>
              <w:top w:val="single" w:sz="4" w:space="0" w:color="2E74B5"/>
              <w:left w:val="single" w:sz="4" w:space="0" w:color="2E74B5"/>
              <w:right w:val="single" w:sz="4" w:space="0" w:color="2E74B5"/>
            </w:tcBorders>
            <w:shd w:val="clear" w:color="auto" w:fill="auto"/>
          </w:tcPr>
          <w:p w14:paraId="4A2411DB" w14:textId="77777777" w:rsidR="009D1437" w:rsidRPr="00052A44" w:rsidRDefault="009D1437" w:rsidP="00616EC4">
            <w:pPr>
              <w:autoSpaceDE w:val="0"/>
              <w:autoSpaceDN w:val="0"/>
              <w:adjustRightInd w:val="0"/>
              <w:jc w:val="both"/>
            </w:pPr>
            <w:r w:rsidRPr="00BD11EC">
              <w:t>ERR:</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4CDD6BF" w14:textId="77777777" w:rsidR="009D1437" w:rsidRDefault="009D1437" w:rsidP="00616EC4">
            <w:pPr>
              <w:pStyle w:val="ListParagraph"/>
              <w:ind w:left="0"/>
              <w:jc w:val="both"/>
            </w:pPr>
            <w:r>
              <w:t>Lỗi không xác định</w:t>
            </w:r>
          </w:p>
        </w:tc>
        <w:tc>
          <w:tcPr>
            <w:tcW w:w="2515" w:type="dxa"/>
            <w:tcBorders>
              <w:top w:val="single" w:sz="4" w:space="0" w:color="2E74B5"/>
              <w:left w:val="single" w:sz="4" w:space="0" w:color="2E74B5"/>
              <w:bottom w:val="single" w:sz="4" w:space="0" w:color="2E74B5"/>
              <w:right w:val="single" w:sz="4" w:space="0" w:color="2E74B5"/>
            </w:tcBorders>
          </w:tcPr>
          <w:p w14:paraId="47B45592" w14:textId="77777777" w:rsidR="009D1437" w:rsidRPr="009372AD" w:rsidRDefault="009D1437" w:rsidP="00616EC4">
            <w:pPr>
              <w:pStyle w:val="ListParagraph"/>
              <w:ind w:left="0"/>
              <w:jc w:val="both"/>
            </w:pPr>
          </w:p>
        </w:tc>
      </w:tr>
      <w:tr w:rsidR="009D1437" w:rsidRPr="00660ABB" w14:paraId="2F2375A2" w14:textId="77777777" w:rsidTr="00616EC4">
        <w:tc>
          <w:tcPr>
            <w:tcW w:w="1710" w:type="dxa"/>
            <w:tcBorders>
              <w:top w:val="single" w:sz="4" w:space="0" w:color="2E74B5"/>
              <w:left w:val="single" w:sz="4" w:space="0" w:color="2E74B5"/>
              <w:right w:val="single" w:sz="4" w:space="0" w:color="2E74B5"/>
            </w:tcBorders>
            <w:shd w:val="clear" w:color="auto" w:fill="auto"/>
          </w:tcPr>
          <w:p w14:paraId="7AC54121" w14:textId="77777777" w:rsidR="009D1437" w:rsidRPr="009372AD" w:rsidRDefault="009D1437" w:rsidP="00616EC4">
            <w:pPr>
              <w:autoSpaceDE w:val="0"/>
              <w:autoSpaceDN w:val="0"/>
              <w:adjustRightInd w:val="0"/>
              <w:jc w:val="both"/>
            </w:pPr>
            <w:r>
              <w:t>Chuỗi x</w:t>
            </w:r>
            <w:r w:rsidRPr="009372AD">
              <w:t>ml</w:t>
            </w:r>
            <w:r>
              <w:t xml:space="preserve"> trả về</w:t>
            </w:r>
          </w:p>
          <w:p w14:paraId="7C608200" w14:textId="77777777" w:rsidR="009D1437" w:rsidRPr="009372AD"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D683350" w14:textId="77777777" w:rsidR="009D1437" w:rsidRPr="009372AD" w:rsidRDefault="009D1437" w:rsidP="00616EC4">
            <w:pPr>
              <w:jc w:val="both"/>
            </w:pPr>
            <w:r>
              <w:t>Chuỗi xml thông tin khách hàng</w:t>
            </w:r>
          </w:p>
        </w:tc>
        <w:tc>
          <w:tcPr>
            <w:tcW w:w="2515" w:type="dxa"/>
            <w:tcBorders>
              <w:top w:val="single" w:sz="4" w:space="0" w:color="2E74B5"/>
              <w:left w:val="single" w:sz="4" w:space="0" w:color="2E74B5"/>
              <w:bottom w:val="single" w:sz="4" w:space="0" w:color="2E74B5"/>
              <w:right w:val="single" w:sz="4" w:space="0" w:color="2E74B5"/>
            </w:tcBorders>
          </w:tcPr>
          <w:p w14:paraId="41853A89" w14:textId="77777777" w:rsidR="009D1437" w:rsidRPr="009372AD" w:rsidRDefault="009D1437" w:rsidP="00616EC4">
            <w:pPr>
              <w:jc w:val="both"/>
            </w:pPr>
            <w:r w:rsidRPr="009372AD">
              <w:t>Kiểu string</w:t>
            </w:r>
          </w:p>
        </w:tc>
      </w:tr>
    </w:tbl>
    <w:p w14:paraId="7E6495D9" w14:textId="77777777" w:rsidR="009D1437" w:rsidRDefault="009D1437" w:rsidP="009D1437">
      <w:pPr>
        <w:rPr>
          <w:lang w:eastAsia="x-none"/>
        </w:rPr>
      </w:pPr>
    </w:p>
    <w:p w14:paraId="73D5A967" w14:textId="77777777" w:rsidR="009D1437" w:rsidRPr="004E3D36" w:rsidRDefault="009D1437" w:rsidP="009D1437">
      <w:pPr>
        <w:rPr>
          <w:b/>
          <w:lang w:eastAsia="x-none"/>
        </w:rPr>
      </w:pPr>
      <w:r w:rsidRPr="004E3D36">
        <w:rPr>
          <w:b/>
          <w:lang w:eastAsia="x-none"/>
        </w:rPr>
        <w:t>Cấu trúc chuỗi XML trả về:</w:t>
      </w:r>
    </w:p>
    <w:p w14:paraId="66D0D31F" w14:textId="77777777" w:rsidR="009D1437" w:rsidRPr="004E3D36" w:rsidRDefault="009D1437" w:rsidP="009D1437">
      <w:pPr>
        <w:shd w:val="clear" w:color="auto" w:fill="FFFFFF"/>
        <w:rPr>
          <w:rFonts w:ascii="Courier New" w:hAnsi="Courier New" w:cs="Courier New"/>
          <w:b/>
          <w:bCs/>
          <w:color w:val="000000"/>
          <w:sz w:val="20"/>
          <w:szCs w:val="20"/>
        </w:rPr>
      </w:pPr>
      <w:r w:rsidRPr="004E3D36">
        <w:rPr>
          <w:rFonts w:ascii="Courier New" w:hAnsi="Courier New" w:cs="Courier New"/>
          <w:color w:val="0000FF"/>
          <w:sz w:val="20"/>
          <w:szCs w:val="20"/>
        </w:rPr>
        <w:lastRenderedPageBreak/>
        <w:t>&lt;Data&gt;</w:t>
      </w:r>
    </w:p>
    <w:p w14:paraId="74402C18" w14:textId="77777777" w:rsidR="009D1437" w:rsidRPr="004E3D36" w:rsidRDefault="009D1437" w:rsidP="009D1437">
      <w:pPr>
        <w:shd w:val="clear" w:color="auto" w:fill="FFFFFF"/>
        <w:rPr>
          <w:rFonts w:ascii="Courier New" w:hAnsi="Courier New" w:cs="Courier New"/>
          <w:b/>
          <w:bCs/>
          <w:color w:val="000000"/>
          <w:sz w:val="20"/>
          <w:szCs w:val="20"/>
        </w:rPr>
      </w:pPr>
      <w:r w:rsidRPr="004E3D36">
        <w:rPr>
          <w:rFonts w:ascii="Courier New" w:hAnsi="Courier New" w:cs="Courier New"/>
          <w:b/>
          <w:bCs/>
          <w:color w:val="000000"/>
          <w:sz w:val="20"/>
          <w:szCs w:val="20"/>
        </w:rPr>
        <w:t xml:space="preserve">    </w:t>
      </w:r>
      <w:r w:rsidRPr="004E3D36">
        <w:rPr>
          <w:rFonts w:ascii="Courier New" w:hAnsi="Courier New" w:cs="Courier New"/>
          <w:color w:val="0000FF"/>
          <w:sz w:val="20"/>
          <w:szCs w:val="20"/>
        </w:rPr>
        <w:t>&lt;code&gt;</w:t>
      </w:r>
      <w:r w:rsidRPr="004E3D36">
        <w:rPr>
          <w:rFonts w:ascii="Courier New" w:hAnsi="Courier New" w:cs="Courier New"/>
          <w:b/>
          <w:bCs/>
          <w:color w:val="000000"/>
          <w:sz w:val="20"/>
          <w:szCs w:val="20"/>
        </w:rPr>
        <w:t>{0}</w:t>
      </w:r>
      <w:r w:rsidRPr="004E3D36">
        <w:rPr>
          <w:rFonts w:ascii="Courier New" w:hAnsi="Courier New" w:cs="Courier New"/>
          <w:color w:val="0000FF"/>
          <w:sz w:val="20"/>
          <w:szCs w:val="20"/>
        </w:rPr>
        <w:t>&lt;/code&gt;</w:t>
      </w:r>
    </w:p>
    <w:p w14:paraId="5CE87AC5" w14:textId="77777777" w:rsidR="009D1437" w:rsidRPr="004E3D36" w:rsidRDefault="009D1437" w:rsidP="009D1437">
      <w:pPr>
        <w:shd w:val="clear" w:color="auto" w:fill="FFFFFF"/>
        <w:rPr>
          <w:rFonts w:ascii="Courier New" w:hAnsi="Courier New" w:cs="Courier New"/>
          <w:b/>
          <w:bCs/>
          <w:color w:val="000000"/>
          <w:sz w:val="20"/>
          <w:szCs w:val="20"/>
        </w:rPr>
      </w:pPr>
      <w:r w:rsidRPr="004E3D36">
        <w:rPr>
          <w:rFonts w:ascii="Courier New" w:hAnsi="Courier New" w:cs="Courier New"/>
          <w:b/>
          <w:bCs/>
          <w:color w:val="000000"/>
          <w:sz w:val="20"/>
          <w:szCs w:val="20"/>
        </w:rPr>
        <w:t xml:space="preserve">    </w:t>
      </w:r>
      <w:r w:rsidRPr="004E3D36">
        <w:rPr>
          <w:rFonts w:ascii="Courier New" w:hAnsi="Courier New" w:cs="Courier New"/>
          <w:color w:val="0000FF"/>
          <w:sz w:val="20"/>
          <w:szCs w:val="20"/>
        </w:rPr>
        <w:t>&lt;name&gt;</w:t>
      </w:r>
      <w:r w:rsidRPr="004E3D36">
        <w:rPr>
          <w:rFonts w:ascii="Courier New" w:hAnsi="Courier New" w:cs="Courier New"/>
          <w:color w:val="FF8000"/>
          <w:sz w:val="20"/>
          <w:szCs w:val="20"/>
        </w:rPr>
        <w:t>&lt;![CDATA[{0}]]&gt;</w:t>
      </w:r>
      <w:r w:rsidRPr="004E3D36">
        <w:rPr>
          <w:rFonts w:ascii="Courier New" w:hAnsi="Courier New" w:cs="Courier New"/>
          <w:color w:val="0000FF"/>
          <w:sz w:val="20"/>
          <w:szCs w:val="20"/>
        </w:rPr>
        <w:t>&lt;/name&gt;</w:t>
      </w:r>
    </w:p>
    <w:p w14:paraId="5DBAC0B0" w14:textId="77777777" w:rsidR="009D1437" w:rsidRPr="004E3D36" w:rsidRDefault="009D1437" w:rsidP="009D1437">
      <w:pPr>
        <w:shd w:val="clear" w:color="auto" w:fill="FFFFFF"/>
        <w:rPr>
          <w:rFonts w:ascii="Courier New" w:hAnsi="Courier New" w:cs="Courier New"/>
          <w:b/>
          <w:bCs/>
          <w:color w:val="000000"/>
          <w:sz w:val="20"/>
          <w:szCs w:val="20"/>
        </w:rPr>
      </w:pPr>
      <w:r w:rsidRPr="004E3D36">
        <w:rPr>
          <w:rFonts w:ascii="Courier New" w:hAnsi="Courier New" w:cs="Courier New"/>
          <w:b/>
          <w:bCs/>
          <w:color w:val="000000"/>
          <w:sz w:val="20"/>
          <w:szCs w:val="20"/>
        </w:rPr>
        <w:t xml:space="preserve">    </w:t>
      </w:r>
      <w:r w:rsidRPr="004E3D36">
        <w:rPr>
          <w:rFonts w:ascii="Courier New" w:hAnsi="Courier New" w:cs="Courier New"/>
          <w:color w:val="0000FF"/>
          <w:sz w:val="20"/>
          <w:szCs w:val="20"/>
        </w:rPr>
        <w:t>&lt;address&gt;</w:t>
      </w:r>
      <w:r w:rsidRPr="004E3D36">
        <w:rPr>
          <w:rFonts w:ascii="Courier New" w:hAnsi="Courier New" w:cs="Courier New"/>
          <w:color w:val="FF8000"/>
          <w:sz w:val="20"/>
          <w:szCs w:val="20"/>
        </w:rPr>
        <w:t>&lt;![CDATA[{0}]]&gt;</w:t>
      </w:r>
      <w:r w:rsidRPr="004E3D36">
        <w:rPr>
          <w:rFonts w:ascii="Courier New" w:hAnsi="Courier New" w:cs="Courier New"/>
          <w:color w:val="0000FF"/>
          <w:sz w:val="20"/>
          <w:szCs w:val="20"/>
        </w:rPr>
        <w:t>&lt;/address&gt;</w:t>
      </w:r>
    </w:p>
    <w:p w14:paraId="607F1A12" w14:textId="77777777" w:rsidR="009D1437" w:rsidRPr="004E3D36" w:rsidRDefault="009D1437" w:rsidP="009D1437">
      <w:pPr>
        <w:shd w:val="clear" w:color="auto" w:fill="FFFFFF"/>
        <w:rPr>
          <w:rFonts w:ascii="Courier New" w:hAnsi="Courier New" w:cs="Courier New"/>
          <w:b/>
          <w:bCs/>
          <w:color w:val="000000"/>
          <w:sz w:val="20"/>
          <w:szCs w:val="20"/>
        </w:rPr>
      </w:pPr>
      <w:r w:rsidRPr="004E3D36">
        <w:rPr>
          <w:rFonts w:ascii="Courier New" w:hAnsi="Courier New" w:cs="Courier New"/>
          <w:b/>
          <w:bCs/>
          <w:color w:val="000000"/>
          <w:sz w:val="20"/>
          <w:szCs w:val="20"/>
        </w:rPr>
        <w:t xml:space="preserve">    </w:t>
      </w:r>
      <w:r w:rsidRPr="004E3D36">
        <w:rPr>
          <w:rFonts w:ascii="Courier New" w:hAnsi="Courier New" w:cs="Courier New"/>
          <w:color w:val="0000FF"/>
          <w:sz w:val="20"/>
          <w:szCs w:val="20"/>
        </w:rPr>
        <w:t>&lt;phone&gt;</w:t>
      </w:r>
      <w:r w:rsidRPr="004E3D36">
        <w:rPr>
          <w:rFonts w:ascii="Courier New" w:hAnsi="Courier New" w:cs="Courier New"/>
          <w:b/>
          <w:bCs/>
          <w:color w:val="000000"/>
          <w:sz w:val="20"/>
          <w:szCs w:val="20"/>
        </w:rPr>
        <w:t>{0}</w:t>
      </w:r>
      <w:r w:rsidRPr="004E3D36">
        <w:rPr>
          <w:rFonts w:ascii="Courier New" w:hAnsi="Courier New" w:cs="Courier New"/>
          <w:color w:val="0000FF"/>
          <w:sz w:val="20"/>
          <w:szCs w:val="20"/>
        </w:rPr>
        <w:t>&lt;/phone&gt;</w:t>
      </w:r>
    </w:p>
    <w:p w14:paraId="0718013B" w14:textId="77777777" w:rsidR="009D1437" w:rsidRPr="004E3D36" w:rsidRDefault="009D1437" w:rsidP="009D1437">
      <w:pPr>
        <w:shd w:val="clear" w:color="auto" w:fill="FFFFFF"/>
        <w:rPr>
          <w:rFonts w:ascii="Courier New" w:hAnsi="Courier New" w:cs="Courier New"/>
          <w:b/>
          <w:bCs/>
          <w:color w:val="000000"/>
          <w:sz w:val="20"/>
          <w:szCs w:val="20"/>
        </w:rPr>
      </w:pPr>
      <w:r w:rsidRPr="004E3D36">
        <w:rPr>
          <w:rFonts w:ascii="Courier New" w:hAnsi="Courier New" w:cs="Courier New"/>
          <w:b/>
          <w:bCs/>
          <w:color w:val="000000"/>
          <w:sz w:val="20"/>
          <w:szCs w:val="20"/>
        </w:rPr>
        <w:t xml:space="preserve">    </w:t>
      </w:r>
      <w:r w:rsidRPr="004E3D36">
        <w:rPr>
          <w:rFonts w:ascii="Courier New" w:hAnsi="Courier New" w:cs="Courier New"/>
          <w:color w:val="0000FF"/>
          <w:sz w:val="20"/>
          <w:szCs w:val="20"/>
        </w:rPr>
        <w:t>&lt;taxcode&gt;</w:t>
      </w:r>
      <w:r w:rsidRPr="004E3D36">
        <w:rPr>
          <w:rFonts w:ascii="Courier New" w:hAnsi="Courier New" w:cs="Courier New"/>
          <w:b/>
          <w:bCs/>
          <w:color w:val="000000"/>
          <w:sz w:val="20"/>
          <w:szCs w:val="20"/>
        </w:rPr>
        <w:t>{0}</w:t>
      </w:r>
      <w:r w:rsidRPr="004E3D36">
        <w:rPr>
          <w:rFonts w:ascii="Courier New" w:hAnsi="Courier New" w:cs="Courier New"/>
          <w:color w:val="0000FF"/>
          <w:sz w:val="20"/>
          <w:szCs w:val="20"/>
        </w:rPr>
        <w:t>&lt;/taxcode&gt;</w:t>
      </w:r>
    </w:p>
    <w:p w14:paraId="3EF3DBFF" w14:textId="77777777" w:rsidR="009D1437" w:rsidRPr="004E3D36" w:rsidRDefault="009D1437" w:rsidP="009D1437">
      <w:pPr>
        <w:shd w:val="clear" w:color="auto" w:fill="FFFFFF"/>
        <w:rPr>
          <w:rFonts w:ascii="Courier New" w:hAnsi="Courier New" w:cs="Courier New"/>
          <w:b/>
          <w:bCs/>
          <w:color w:val="000000"/>
          <w:sz w:val="20"/>
          <w:szCs w:val="20"/>
        </w:rPr>
      </w:pPr>
      <w:r w:rsidRPr="004E3D36">
        <w:rPr>
          <w:rFonts w:ascii="Courier New" w:hAnsi="Courier New" w:cs="Courier New"/>
          <w:b/>
          <w:bCs/>
          <w:color w:val="000000"/>
          <w:sz w:val="20"/>
          <w:szCs w:val="20"/>
        </w:rPr>
        <w:t xml:space="preserve">    </w:t>
      </w:r>
      <w:r w:rsidRPr="004E3D36">
        <w:rPr>
          <w:rFonts w:ascii="Courier New" w:hAnsi="Courier New" w:cs="Courier New"/>
          <w:color w:val="0000FF"/>
          <w:sz w:val="20"/>
          <w:szCs w:val="20"/>
        </w:rPr>
        <w:t>&lt;email&gt;</w:t>
      </w:r>
      <w:r w:rsidRPr="004E3D36">
        <w:rPr>
          <w:rFonts w:ascii="Courier New" w:hAnsi="Courier New" w:cs="Courier New"/>
          <w:b/>
          <w:bCs/>
          <w:color w:val="000000"/>
          <w:sz w:val="20"/>
          <w:szCs w:val="20"/>
        </w:rPr>
        <w:t>{0}</w:t>
      </w:r>
      <w:r w:rsidRPr="004E3D36">
        <w:rPr>
          <w:rFonts w:ascii="Courier New" w:hAnsi="Courier New" w:cs="Courier New"/>
          <w:color w:val="0000FF"/>
          <w:sz w:val="20"/>
          <w:szCs w:val="20"/>
        </w:rPr>
        <w:t>&lt;/email&gt;</w:t>
      </w:r>
      <w:r w:rsidRPr="004E3D36">
        <w:rPr>
          <w:rFonts w:ascii="Courier New" w:hAnsi="Courier New" w:cs="Courier New"/>
          <w:b/>
          <w:bCs/>
          <w:color w:val="000000"/>
          <w:sz w:val="20"/>
          <w:szCs w:val="20"/>
        </w:rPr>
        <w:t xml:space="preserve">      </w:t>
      </w:r>
    </w:p>
    <w:p w14:paraId="2C4B9BE1" w14:textId="77777777" w:rsidR="009D1437" w:rsidRDefault="009D1437" w:rsidP="009D1437">
      <w:pPr>
        <w:shd w:val="clear" w:color="auto" w:fill="FFFFFF"/>
        <w:rPr>
          <w:rFonts w:ascii="Courier New" w:hAnsi="Courier New" w:cs="Courier New"/>
          <w:color w:val="0000FF"/>
          <w:sz w:val="20"/>
          <w:szCs w:val="20"/>
        </w:rPr>
      </w:pPr>
      <w:r w:rsidRPr="004E3D36">
        <w:rPr>
          <w:rFonts w:ascii="Courier New" w:hAnsi="Courier New" w:cs="Courier New"/>
          <w:color w:val="0000FF"/>
          <w:sz w:val="20"/>
          <w:szCs w:val="20"/>
        </w:rPr>
        <w:t>&lt;/Data&gt;</w:t>
      </w:r>
    </w:p>
    <w:p w14:paraId="6BA7E333" w14:textId="77777777" w:rsidR="009D1437" w:rsidRPr="004E3D36" w:rsidRDefault="009D1437" w:rsidP="009D1437">
      <w:pPr>
        <w:shd w:val="clear" w:color="auto" w:fill="FFFFFF"/>
      </w:pPr>
    </w:p>
    <w:p w14:paraId="22C3FAEA" w14:textId="77777777" w:rsidR="009D1437" w:rsidRDefault="009D1437" w:rsidP="00480762">
      <w:pPr>
        <w:pStyle w:val="Heading3"/>
      </w:pPr>
      <w:bookmarkStart w:id="54" w:name="_Toc198045291"/>
      <w:r>
        <w:t>Chuyển đổi lưu trữ hóa đơn</w:t>
      </w:r>
      <w:r w:rsidRPr="00E52968">
        <w:t xml:space="preserve"> </w:t>
      </w:r>
      <w:r>
        <w:t>theo Fkey</w:t>
      </w:r>
      <w:bookmarkEnd w:id="54"/>
    </w:p>
    <w:p w14:paraId="537D9F53" w14:textId="77777777" w:rsidR="009D1437" w:rsidRDefault="009D1437" w:rsidP="009D1437">
      <w:r>
        <w:t>URL</w:t>
      </w:r>
    </w:p>
    <w:p w14:paraId="15561576" w14:textId="77777777" w:rsidR="009D1437" w:rsidRPr="00B0536A" w:rsidRDefault="009D1437" w:rsidP="009D1437">
      <w:pPr>
        <w:ind w:firstLine="720"/>
      </w:pPr>
      <w:r w:rsidRPr="00C814A1">
        <w:t>string</w:t>
      </w:r>
      <w:r>
        <w:t xml:space="preserve"> </w:t>
      </w:r>
      <w:r>
        <w:rPr>
          <w:b/>
          <w:bCs/>
        </w:rPr>
        <w:t>convertForStore</w:t>
      </w:r>
      <w:r w:rsidRPr="00FF6A67">
        <w:rPr>
          <w:b/>
          <w:bCs/>
        </w:rPr>
        <w:t>Fkey</w:t>
      </w:r>
      <w:r w:rsidRPr="004E7660">
        <w:rPr>
          <w:b/>
          <w:bCs/>
        </w:rPr>
        <w:t xml:space="preserve"> </w:t>
      </w:r>
      <w:r w:rsidRPr="00B0536A">
        <w:t>(string fkey, string userName, string userPass)</w:t>
      </w:r>
    </w:p>
    <w:p w14:paraId="22820F55" w14:textId="77777777" w:rsidR="009D1437" w:rsidRPr="004A4DD9" w:rsidRDefault="009D1437" w:rsidP="009D1437">
      <w:pPr>
        <w:ind w:left="720"/>
        <w:jc w:val="both"/>
      </w:pPr>
    </w:p>
    <w:p w14:paraId="729303F2" w14:textId="77777777" w:rsidR="009D1437" w:rsidRPr="00593BE8" w:rsidRDefault="009D1437" w:rsidP="009D1437">
      <w:pPr>
        <w:pStyle w:val="N"/>
      </w:pPr>
      <w:r w:rsidRPr="00593BE8">
        <w:t>DESCRIPTION</w:t>
      </w:r>
    </w:p>
    <w:p w14:paraId="0D0B537A" w14:textId="77777777" w:rsidR="009D1437" w:rsidRDefault="009D1437" w:rsidP="009D1437">
      <w:pPr>
        <w:pStyle w:val="N"/>
      </w:pPr>
      <w:r>
        <w:tab/>
        <w:t>Đây là web service thực hiện chuyển đổi với mục đích lưu trữ PDF, mỗi hóa đơn sẽ được chuyển đổi nhiều lần.</w:t>
      </w:r>
    </w:p>
    <w:p w14:paraId="068E2CD7" w14:textId="77777777" w:rsidR="009D1437" w:rsidRPr="00007702" w:rsidRDefault="009D1437" w:rsidP="009D1437">
      <w:pPr>
        <w:pStyle w:val="N"/>
      </w:pPr>
      <w:r w:rsidRPr="00663B3E">
        <w:t>HTTP METHOD</w:t>
      </w:r>
    </w:p>
    <w:p w14:paraId="175AEC74" w14:textId="77777777" w:rsidR="009D1437" w:rsidRPr="00007702" w:rsidRDefault="009D1437" w:rsidP="009D1437">
      <w:pPr>
        <w:pStyle w:val="N"/>
        <w:rPr>
          <w:b/>
        </w:rPr>
      </w:pPr>
      <w:r>
        <w:tab/>
      </w:r>
      <w:r w:rsidRPr="00610AFD">
        <w:t>POST</w:t>
      </w:r>
    </w:p>
    <w:p w14:paraId="162DE866" w14:textId="77777777" w:rsidR="009D1437" w:rsidRPr="00610AFD" w:rsidRDefault="009D1437" w:rsidP="009D1437">
      <w:pPr>
        <w:pStyle w:val="N"/>
      </w:pPr>
      <w:r w:rsidRPr="00610AFD">
        <w:t>REQUEST BODY</w:t>
      </w:r>
    </w:p>
    <w:p w14:paraId="7A3944C1" w14:textId="77777777" w:rsidR="009D1437" w:rsidRPr="00FA61F0"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020F86B2" w14:textId="77777777" w:rsidR="009D1437" w:rsidRPr="00C52072" w:rsidRDefault="009D1437" w:rsidP="009D1437">
      <w:pPr>
        <w:pStyle w:val="ListParagraph"/>
        <w:numPr>
          <w:ilvl w:val="0"/>
          <w:numId w:val="2"/>
        </w:numPr>
        <w:spacing w:after="0" w:line="360" w:lineRule="auto"/>
        <w:ind w:left="1080"/>
        <w:jc w:val="both"/>
        <w:rPr>
          <w:rFonts w:eastAsia="Calibri"/>
          <w:b/>
          <w:u w:val="single"/>
        </w:rPr>
      </w:pPr>
      <w:r w:rsidRPr="00B22C46">
        <w:rPr>
          <w:b/>
        </w:rPr>
        <w:t>fkey</w:t>
      </w:r>
      <w:r w:rsidRPr="00FA61F0">
        <w:rPr>
          <w:b/>
        </w:rPr>
        <w:t xml:space="preserve">: </w:t>
      </w:r>
      <w:r w:rsidRPr="00FA61F0">
        <w:t xml:space="preserve">Chuỗi </w:t>
      </w:r>
      <w:r>
        <w:t>fkey</w:t>
      </w:r>
      <w:r w:rsidRPr="00FA61F0">
        <w:t xml:space="preserve"> xác định hóa đơn cần lấy </w:t>
      </w:r>
    </w:p>
    <w:p w14:paraId="28AF0167" w14:textId="77777777" w:rsidR="009D1437" w:rsidRDefault="009D1437" w:rsidP="009D1437">
      <w:pPr>
        <w:spacing w:line="360" w:lineRule="auto"/>
        <w:jc w:val="both"/>
        <w:rPr>
          <w:rFonts w:eastAsia="Calibri"/>
          <w:b/>
          <w:u w:val="single"/>
        </w:rPr>
      </w:pPr>
    </w:p>
    <w:p w14:paraId="5CD5A2BC"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36E23C7D"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0AD100BC"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0F15D822"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54114DCB" w14:textId="77777777" w:rsidR="009D1437" w:rsidRPr="00660ABB" w:rsidRDefault="009D1437" w:rsidP="00616EC4">
            <w:pPr>
              <w:pStyle w:val="ListParagraph"/>
            </w:pPr>
            <w:r>
              <w:t>Ghi chú</w:t>
            </w:r>
          </w:p>
        </w:tc>
      </w:tr>
      <w:tr w:rsidR="009D1437" w:rsidRPr="00660ABB" w14:paraId="6A6032D3" w14:textId="77777777" w:rsidTr="00616EC4">
        <w:tc>
          <w:tcPr>
            <w:tcW w:w="1710" w:type="dxa"/>
            <w:tcBorders>
              <w:top w:val="single" w:sz="4" w:space="0" w:color="2E74B5"/>
              <w:left w:val="single" w:sz="4" w:space="0" w:color="2E74B5"/>
              <w:right w:val="single" w:sz="4" w:space="0" w:color="2E74B5"/>
            </w:tcBorders>
            <w:shd w:val="clear" w:color="auto" w:fill="auto"/>
          </w:tcPr>
          <w:p w14:paraId="203755CA"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5E2D9B6"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6AC6DEDA" w14:textId="77777777" w:rsidR="009D1437" w:rsidRPr="009372AD" w:rsidRDefault="009D1437" w:rsidP="00616EC4">
            <w:pPr>
              <w:pStyle w:val="ListParagraph"/>
              <w:ind w:left="0"/>
              <w:jc w:val="both"/>
            </w:pPr>
          </w:p>
        </w:tc>
      </w:tr>
      <w:tr w:rsidR="009D1437" w:rsidRPr="00660ABB" w14:paraId="1C6BDEB4" w14:textId="77777777" w:rsidTr="00616EC4">
        <w:tc>
          <w:tcPr>
            <w:tcW w:w="1710" w:type="dxa"/>
            <w:tcBorders>
              <w:top w:val="single" w:sz="4" w:space="0" w:color="2E74B5"/>
              <w:left w:val="single" w:sz="4" w:space="0" w:color="2E74B5"/>
              <w:right w:val="single" w:sz="4" w:space="0" w:color="2E74B5"/>
            </w:tcBorders>
            <w:shd w:val="clear" w:color="auto" w:fill="auto"/>
          </w:tcPr>
          <w:p w14:paraId="078ABC92" w14:textId="77777777" w:rsidR="009D1437" w:rsidRPr="009372AD" w:rsidRDefault="009D1437" w:rsidP="00616EC4">
            <w:pPr>
              <w:autoSpaceDE w:val="0"/>
              <w:autoSpaceDN w:val="0"/>
              <w:adjustRightInd w:val="0"/>
              <w:jc w:val="both"/>
            </w:pPr>
            <w:r w:rsidRPr="009372AD">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070E070" w14:textId="77777777" w:rsidR="009D1437" w:rsidRPr="009372AD" w:rsidRDefault="009D1437" w:rsidP="00616EC4">
            <w:pPr>
              <w:pStyle w:val="ListParagraph"/>
              <w:ind w:left="0"/>
              <w:jc w:val="both"/>
            </w:pPr>
            <w:r w:rsidRPr="009372AD">
              <w:t>Chuỗi token không chính xác</w:t>
            </w:r>
          </w:p>
        </w:tc>
        <w:tc>
          <w:tcPr>
            <w:tcW w:w="2515" w:type="dxa"/>
            <w:tcBorders>
              <w:top w:val="single" w:sz="4" w:space="0" w:color="2E74B5"/>
              <w:left w:val="single" w:sz="4" w:space="0" w:color="2E74B5"/>
              <w:bottom w:val="single" w:sz="4" w:space="0" w:color="2E74B5"/>
              <w:right w:val="single" w:sz="4" w:space="0" w:color="2E74B5"/>
            </w:tcBorders>
          </w:tcPr>
          <w:p w14:paraId="355F19C1" w14:textId="77777777" w:rsidR="009D1437" w:rsidRPr="009372AD" w:rsidRDefault="009D1437" w:rsidP="00616EC4">
            <w:pPr>
              <w:pStyle w:val="ListParagraph"/>
              <w:ind w:left="0"/>
              <w:jc w:val="both"/>
            </w:pPr>
          </w:p>
        </w:tc>
      </w:tr>
      <w:tr w:rsidR="009D1437" w:rsidRPr="00660ABB" w14:paraId="3D672C4C" w14:textId="77777777" w:rsidTr="00616EC4">
        <w:trPr>
          <w:trHeight w:val="728"/>
        </w:trPr>
        <w:tc>
          <w:tcPr>
            <w:tcW w:w="1710" w:type="dxa"/>
            <w:tcBorders>
              <w:top w:val="single" w:sz="4" w:space="0" w:color="2E74B5"/>
              <w:left w:val="single" w:sz="4" w:space="0" w:color="2E74B5"/>
              <w:right w:val="single" w:sz="4" w:space="0" w:color="2E74B5"/>
            </w:tcBorders>
            <w:shd w:val="clear" w:color="auto" w:fill="auto"/>
          </w:tcPr>
          <w:p w14:paraId="714B4DD8" w14:textId="77777777" w:rsidR="009D1437" w:rsidRPr="009372AD" w:rsidRDefault="009D1437" w:rsidP="00616EC4">
            <w:pPr>
              <w:autoSpaceDE w:val="0"/>
              <w:autoSpaceDN w:val="0"/>
              <w:adjustRightInd w:val="0"/>
              <w:jc w:val="both"/>
            </w:pPr>
            <w: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0F648FC" w14:textId="77777777" w:rsidR="009D1437" w:rsidRPr="009372AD" w:rsidRDefault="009D1437" w:rsidP="00616EC4">
            <w:pPr>
              <w:pStyle w:val="ListParagraph"/>
              <w:ind w:left="0"/>
              <w:jc w:val="both"/>
            </w:pPr>
            <w:r>
              <w:t>Không tìm thấy công ty</w:t>
            </w:r>
          </w:p>
        </w:tc>
        <w:tc>
          <w:tcPr>
            <w:tcW w:w="2515" w:type="dxa"/>
            <w:tcBorders>
              <w:top w:val="single" w:sz="4" w:space="0" w:color="2E74B5"/>
              <w:left w:val="single" w:sz="4" w:space="0" w:color="2E74B5"/>
              <w:bottom w:val="single" w:sz="4" w:space="0" w:color="2E74B5"/>
              <w:right w:val="single" w:sz="4" w:space="0" w:color="2E74B5"/>
            </w:tcBorders>
          </w:tcPr>
          <w:p w14:paraId="335ACC95" w14:textId="77777777" w:rsidR="009D1437" w:rsidRPr="009372AD" w:rsidRDefault="009D1437" w:rsidP="00616EC4">
            <w:pPr>
              <w:pStyle w:val="ListParagraph"/>
              <w:ind w:left="0"/>
              <w:jc w:val="both"/>
            </w:pPr>
          </w:p>
        </w:tc>
      </w:tr>
      <w:tr w:rsidR="009D1437" w:rsidRPr="00660ABB" w14:paraId="0A9D540C" w14:textId="77777777" w:rsidTr="00616EC4">
        <w:tc>
          <w:tcPr>
            <w:tcW w:w="1710" w:type="dxa"/>
            <w:tcBorders>
              <w:top w:val="single" w:sz="4" w:space="0" w:color="2E74B5"/>
              <w:left w:val="single" w:sz="4" w:space="0" w:color="2E74B5"/>
              <w:right w:val="single" w:sz="4" w:space="0" w:color="2E74B5"/>
            </w:tcBorders>
            <w:shd w:val="clear" w:color="auto" w:fill="auto"/>
          </w:tcPr>
          <w:p w14:paraId="3A1B33FB" w14:textId="77777777" w:rsidR="009D1437" w:rsidRPr="009372AD" w:rsidRDefault="009D1437" w:rsidP="00616EC4">
            <w:pPr>
              <w:jc w:val="both"/>
            </w:pPr>
            <w:r w:rsidRPr="000234AE">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0A5EBE4" w14:textId="77777777" w:rsidR="009D1437" w:rsidRPr="009372AD" w:rsidRDefault="009D1437" w:rsidP="00616EC4">
            <w:pPr>
              <w:jc w:val="both"/>
            </w:pPr>
            <w:r>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38575D26" w14:textId="77777777" w:rsidR="009D1437" w:rsidRPr="009372AD" w:rsidRDefault="009D1437" w:rsidP="00616EC4">
            <w:pPr>
              <w:jc w:val="both"/>
            </w:pPr>
          </w:p>
        </w:tc>
      </w:tr>
      <w:tr w:rsidR="009D1437" w:rsidRPr="00660ABB" w14:paraId="41EE1174" w14:textId="77777777" w:rsidTr="00616EC4">
        <w:tc>
          <w:tcPr>
            <w:tcW w:w="1710" w:type="dxa"/>
            <w:tcBorders>
              <w:top w:val="single" w:sz="4" w:space="0" w:color="2E74B5"/>
              <w:left w:val="single" w:sz="4" w:space="0" w:color="2E74B5"/>
              <w:right w:val="single" w:sz="4" w:space="0" w:color="2E74B5"/>
            </w:tcBorders>
            <w:shd w:val="clear" w:color="auto" w:fill="auto"/>
          </w:tcPr>
          <w:p w14:paraId="50AE10A6" w14:textId="77777777" w:rsidR="009D1437" w:rsidRPr="009372AD" w:rsidRDefault="009D1437" w:rsidP="00616EC4">
            <w:pPr>
              <w:jc w:val="both"/>
            </w:pPr>
            <w: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0C1844D" w14:textId="77777777" w:rsidR="009D1437" w:rsidRPr="009372AD" w:rsidRDefault="009D1437" w:rsidP="00616EC4">
            <w:pPr>
              <w:jc w:val="both"/>
            </w:pPr>
            <w:r>
              <w:t>Hóa đơn đã chuyển đổi</w:t>
            </w:r>
          </w:p>
        </w:tc>
        <w:tc>
          <w:tcPr>
            <w:tcW w:w="2515" w:type="dxa"/>
            <w:tcBorders>
              <w:top w:val="single" w:sz="4" w:space="0" w:color="2E74B5"/>
              <w:left w:val="single" w:sz="4" w:space="0" w:color="2E74B5"/>
              <w:bottom w:val="single" w:sz="4" w:space="0" w:color="2E74B5"/>
              <w:right w:val="single" w:sz="4" w:space="0" w:color="2E74B5"/>
            </w:tcBorders>
          </w:tcPr>
          <w:p w14:paraId="5AFD4933" w14:textId="77777777" w:rsidR="009D1437" w:rsidRPr="009372AD" w:rsidRDefault="009D1437" w:rsidP="00616EC4">
            <w:pPr>
              <w:jc w:val="both"/>
            </w:pPr>
          </w:p>
        </w:tc>
      </w:tr>
      <w:tr w:rsidR="009D1437" w:rsidRPr="00660ABB" w14:paraId="7FDE09CF"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5206681" w14:textId="77777777" w:rsidR="009D1437" w:rsidRPr="009372AD" w:rsidRDefault="009D1437" w:rsidP="00616EC4">
            <w:pPr>
              <w:jc w:val="both"/>
            </w:pPr>
            <w: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7095B20" w14:textId="77777777" w:rsidR="009D1437" w:rsidRPr="009372AD" w:rsidRDefault="009D1437" w:rsidP="00616EC4">
            <w:pPr>
              <w:jc w:val="both"/>
            </w:pPr>
            <w:r>
              <w:t>Có lỗi xảy ra</w:t>
            </w:r>
          </w:p>
        </w:tc>
        <w:tc>
          <w:tcPr>
            <w:tcW w:w="2515" w:type="dxa"/>
            <w:tcBorders>
              <w:top w:val="single" w:sz="4" w:space="0" w:color="2E74B5"/>
              <w:left w:val="single" w:sz="4" w:space="0" w:color="2E74B5"/>
              <w:bottom w:val="single" w:sz="4" w:space="0" w:color="2E74B5"/>
              <w:right w:val="single" w:sz="4" w:space="0" w:color="2E74B5"/>
            </w:tcBorders>
          </w:tcPr>
          <w:p w14:paraId="2CF9A28F" w14:textId="77777777" w:rsidR="009D1437" w:rsidRPr="009372AD" w:rsidRDefault="009D1437" w:rsidP="00616EC4">
            <w:pPr>
              <w:jc w:val="both"/>
            </w:pPr>
          </w:p>
        </w:tc>
      </w:tr>
      <w:tr w:rsidR="009D1437" w:rsidRPr="00660ABB" w14:paraId="0605C852"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42B3D71" w14:textId="77777777" w:rsidR="009D1437" w:rsidRDefault="009D1437" w:rsidP="00616EC4">
            <w:pPr>
              <w:jc w:val="both"/>
            </w:pPr>
            <w:r w:rsidRPr="004A4DD9">
              <w:t>ERR:1</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9E0D99E" w14:textId="77777777" w:rsidR="009D1437" w:rsidRDefault="009D1437" w:rsidP="00616EC4">
            <w:pPr>
              <w:jc w:val="both"/>
            </w:pPr>
            <w:r>
              <w:t>Hoá đơn có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12093368" w14:textId="77777777" w:rsidR="009D1437" w:rsidRPr="009372AD" w:rsidRDefault="009D1437" w:rsidP="00616EC4">
            <w:pPr>
              <w:jc w:val="both"/>
            </w:pPr>
          </w:p>
        </w:tc>
      </w:tr>
      <w:tr w:rsidR="009D1437" w:rsidRPr="00660ABB" w14:paraId="7C84B577"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6E2935C" w14:textId="77777777" w:rsidR="009D1437" w:rsidRDefault="009D1437" w:rsidP="00616EC4">
            <w:pPr>
              <w:jc w:val="both"/>
            </w:pPr>
            <w:r w:rsidRPr="004A4DD9">
              <w:t>ERR:1</w:t>
            </w:r>
            <w:r>
              <w:t>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D3BF248" w14:textId="77777777" w:rsidR="009D1437" w:rsidRDefault="009D1437" w:rsidP="00616EC4">
            <w:pPr>
              <w:jc w:val="both"/>
            </w:pPr>
            <w:r>
              <w:t>Hoá đơn không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5FCAA765" w14:textId="77777777" w:rsidR="009D1437" w:rsidRPr="009372AD" w:rsidRDefault="009D1437" w:rsidP="00616EC4">
            <w:pPr>
              <w:jc w:val="both"/>
            </w:pPr>
          </w:p>
        </w:tc>
      </w:tr>
      <w:tr w:rsidR="009D1437" w:rsidRPr="00660ABB" w14:paraId="0FEF8A83" w14:textId="77777777" w:rsidTr="00616EC4">
        <w:tc>
          <w:tcPr>
            <w:tcW w:w="1710" w:type="dxa"/>
            <w:tcBorders>
              <w:top w:val="single" w:sz="4" w:space="0" w:color="2E74B5"/>
              <w:left w:val="single" w:sz="4" w:space="0" w:color="2E74B5"/>
              <w:right w:val="single" w:sz="4" w:space="0" w:color="2E74B5"/>
            </w:tcBorders>
            <w:shd w:val="clear" w:color="auto" w:fill="auto"/>
          </w:tcPr>
          <w:p w14:paraId="0A328607" w14:textId="77777777" w:rsidR="009D1437" w:rsidRPr="009372AD" w:rsidRDefault="009D1437" w:rsidP="00616EC4">
            <w:pPr>
              <w:autoSpaceDE w:val="0"/>
              <w:autoSpaceDN w:val="0"/>
              <w:adjustRightInd w:val="0"/>
              <w:jc w:val="both"/>
            </w:pPr>
            <w:r w:rsidRPr="009372AD">
              <w:t>chuỗi_base64_trả_về</w:t>
            </w:r>
          </w:p>
          <w:p w14:paraId="4F4C6E51" w14:textId="77777777" w:rsidR="009D1437" w:rsidRPr="009372AD"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23106F9" w14:textId="77777777" w:rsidR="009D1437" w:rsidRPr="009372AD" w:rsidRDefault="009D1437" w:rsidP="00616EC4">
            <w:pPr>
              <w:jc w:val="both"/>
            </w:pPr>
            <w:r w:rsidRPr="009372AD">
              <w:t>Trả về chuỗi base64 tương ứng với hóa đơn</w:t>
            </w:r>
          </w:p>
        </w:tc>
        <w:tc>
          <w:tcPr>
            <w:tcW w:w="2515" w:type="dxa"/>
            <w:tcBorders>
              <w:top w:val="single" w:sz="4" w:space="0" w:color="2E74B5"/>
              <w:left w:val="single" w:sz="4" w:space="0" w:color="2E74B5"/>
              <w:bottom w:val="single" w:sz="4" w:space="0" w:color="2E74B5"/>
              <w:right w:val="single" w:sz="4" w:space="0" w:color="2E74B5"/>
            </w:tcBorders>
          </w:tcPr>
          <w:p w14:paraId="6DE5475C" w14:textId="77777777" w:rsidR="009D1437" w:rsidRPr="009372AD" w:rsidRDefault="009D1437" w:rsidP="00616EC4">
            <w:pPr>
              <w:jc w:val="both"/>
            </w:pPr>
            <w:r w:rsidRPr="009372AD">
              <w:t>Trả về một hóa đơn dưới dạng string base64</w:t>
            </w:r>
          </w:p>
        </w:tc>
      </w:tr>
    </w:tbl>
    <w:p w14:paraId="73A18141" w14:textId="77777777" w:rsidR="009D1437" w:rsidRDefault="009D1437" w:rsidP="00480762">
      <w:pPr>
        <w:pStyle w:val="Heading3"/>
      </w:pPr>
      <w:bookmarkStart w:id="55" w:name="_Toc198045292"/>
      <w:r>
        <w:lastRenderedPageBreak/>
        <w:t>Download hóa đơn lỗi gửi thuế theo Fkey</w:t>
      </w:r>
      <w:bookmarkEnd w:id="55"/>
    </w:p>
    <w:p w14:paraId="15E88743" w14:textId="77777777" w:rsidR="009D1437" w:rsidRDefault="009D1437" w:rsidP="009D1437">
      <w:r>
        <w:t>URL</w:t>
      </w:r>
    </w:p>
    <w:p w14:paraId="1499D781" w14:textId="77777777" w:rsidR="009D1437" w:rsidRDefault="009D1437" w:rsidP="009D1437">
      <w:pPr>
        <w:ind w:left="720"/>
        <w:jc w:val="both"/>
      </w:pPr>
      <w:r w:rsidRPr="004A4DD9">
        <w:t xml:space="preserve">String </w:t>
      </w:r>
      <w:r w:rsidRPr="004A4DD9">
        <w:rPr>
          <w:b/>
        </w:rPr>
        <w:t>downloadInv</w:t>
      </w:r>
      <w:r>
        <w:rPr>
          <w:b/>
        </w:rPr>
        <w:t>Error</w:t>
      </w:r>
      <w:r w:rsidRPr="004A4DD9">
        <w:rPr>
          <w:b/>
        </w:rPr>
        <w:t>Fkey</w:t>
      </w:r>
      <w:r w:rsidRPr="004A4DD9">
        <w:t xml:space="preserve"> (string </w:t>
      </w:r>
      <w:r>
        <w:t>fkey</w:t>
      </w:r>
      <w:r w:rsidRPr="004A4DD9">
        <w:t>, string userName, string userPass)</w:t>
      </w:r>
    </w:p>
    <w:p w14:paraId="6CED323F" w14:textId="77777777" w:rsidR="009D1437" w:rsidRPr="004A4DD9" w:rsidRDefault="009D1437" w:rsidP="009D1437">
      <w:pPr>
        <w:ind w:left="720"/>
        <w:jc w:val="both"/>
      </w:pPr>
    </w:p>
    <w:p w14:paraId="62AD988A" w14:textId="77777777" w:rsidR="009D1437" w:rsidRPr="00593BE8" w:rsidRDefault="009D1437" w:rsidP="009D1437">
      <w:pPr>
        <w:pStyle w:val="N"/>
      </w:pPr>
      <w:r w:rsidRPr="00593BE8">
        <w:t>DESCRIPTION</w:t>
      </w:r>
    </w:p>
    <w:p w14:paraId="38C1D780" w14:textId="77777777" w:rsidR="009D1437" w:rsidRDefault="009D1437" w:rsidP="009D1437">
      <w:pPr>
        <w:pStyle w:val="N"/>
      </w:pPr>
      <w:r>
        <w:tab/>
        <w:t>Đây là web service cho phép tải về chuỗi xml của hóa đơn lỗi gửi cơ quan thuế theo fkey truyền lên</w:t>
      </w:r>
    </w:p>
    <w:p w14:paraId="7F751C84" w14:textId="77777777" w:rsidR="009D1437" w:rsidRPr="00007702" w:rsidRDefault="009D1437" w:rsidP="009D1437">
      <w:pPr>
        <w:pStyle w:val="N"/>
      </w:pPr>
      <w:r w:rsidRPr="00663B3E">
        <w:t>HTTP METHOD</w:t>
      </w:r>
    </w:p>
    <w:p w14:paraId="4AD3FE0C" w14:textId="77777777" w:rsidR="009D1437" w:rsidRPr="00007702" w:rsidRDefault="009D1437" w:rsidP="009D1437">
      <w:pPr>
        <w:pStyle w:val="N"/>
        <w:rPr>
          <w:b/>
        </w:rPr>
      </w:pPr>
      <w:r>
        <w:tab/>
      </w:r>
      <w:r w:rsidRPr="00610AFD">
        <w:t>POST</w:t>
      </w:r>
    </w:p>
    <w:p w14:paraId="41C5E335" w14:textId="77777777" w:rsidR="009D1437" w:rsidRPr="00610AFD" w:rsidRDefault="009D1437" w:rsidP="009D1437">
      <w:pPr>
        <w:pStyle w:val="N"/>
      </w:pPr>
      <w:r w:rsidRPr="00610AFD">
        <w:t>REQUEST BODY</w:t>
      </w:r>
    </w:p>
    <w:p w14:paraId="5FAA41B7" w14:textId="77777777" w:rsidR="009D1437" w:rsidRPr="005C559E"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21A8050A" w14:textId="77777777" w:rsidR="009D1437" w:rsidRPr="00D82A0A" w:rsidRDefault="009D1437" w:rsidP="009D1437">
      <w:pPr>
        <w:pStyle w:val="ListParagraph"/>
        <w:numPr>
          <w:ilvl w:val="0"/>
          <w:numId w:val="2"/>
        </w:numPr>
        <w:spacing w:after="0" w:line="360" w:lineRule="auto"/>
        <w:ind w:left="1080"/>
        <w:jc w:val="both"/>
        <w:rPr>
          <w:rFonts w:eastAsia="Calibri"/>
          <w:b/>
          <w:u w:val="single"/>
        </w:rPr>
      </w:pPr>
      <w:r>
        <w:rPr>
          <w:b/>
        </w:rPr>
        <w:t>fkey</w:t>
      </w:r>
      <w:r w:rsidRPr="005C559E">
        <w:rPr>
          <w:b/>
        </w:rPr>
        <w:t xml:space="preserve"> : </w:t>
      </w:r>
      <w:r w:rsidRPr="005C559E">
        <w:t xml:space="preserve">Chuỗi </w:t>
      </w:r>
      <w:r>
        <w:t>fkey</w:t>
      </w:r>
      <w:r w:rsidRPr="005C559E">
        <w:t xml:space="preserve"> xác định hóa đơn cần lấy </w:t>
      </w:r>
    </w:p>
    <w:p w14:paraId="45D61844" w14:textId="77777777" w:rsidR="009D1437" w:rsidRPr="005C559E" w:rsidRDefault="009D1437" w:rsidP="009D1437">
      <w:pPr>
        <w:pStyle w:val="ListParagraph"/>
        <w:spacing w:after="0" w:line="360" w:lineRule="auto"/>
        <w:ind w:left="1080"/>
        <w:jc w:val="both"/>
        <w:rPr>
          <w:rFonts w:eastAsia="Calibri"/>
          <w:b/>
          <w:u w:val="single"/>
        </w:rPr>
      </w:pPr>
    </w:p>
    <w:p w14:paraId="416DB50E"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29FEA0C3"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28C7B773"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10D576B2"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68373BD1" w14:textId="77777777" w:rsidR="009D1437" w:rsidRPr="00660ABB" w:rsidRDefault="009D1437" w:rsidP="00616EC4">
            <w:pPr>
              <w:pStyle w:val="ListParagraph"/>
            </w:pPr>
            <w:r>
              <w:t>Ghi chú</w:t>
            </w:r>
          </w:p>
        </w:tc>
      </w:tr>
      <w:tr w:rsidR="009D1437" w:rsidRPr="00660ABB" w14:paraId="0638D23D" w14:textId="77777777" w:rsidTr="00616EC4">
        <w:tc>
          <w:tcPr>
            <w:tcW w:w="1710" w:type="dxa"/>
            <w:tcBorders>
              <w:top w:val="single" w:sz="4" w:space="0" w:color="2E74B5"/>
              <w:left w:val="single" w:sz="4" w:space="0" w:color="2E74B5"/>
              <w:right w:val="single" w:sz="4" w:space="0" w:color="2E74B5"/>
            </w:tcBorders>
            <w:shd w:val="clear" w:color="auto" w:fill="auto"/>
          </w:tcPr>
          <w:p w14:paraId="286A1888" w14:textId="77777777" w:rsidR="009D1437" w:rsidRPr="004A4DD9" w:rsidRDefault="009D1437" w:rsidP="00616EC4">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93BDC05" w14:textId="77777777" w:rsidR="009D1437" w:rsidRPr="004A4DD9" w:rsidRDefault="009D1437" w:rsidP="00616EC4">
            <w:pPr>
              <w:pStyle w:val="ListParagraph"/>
              <w:ind w:left="0"/>
              <w:jc w:val="both"/>
            </w:pPr>
            <w:r w:rsidRPr="004A4DD9">
              <w:t>Tài khoản đăng nhập sai</w:t>
            </w:r>
            <w:r>
              <w:t xml:space="preserve"> hoặc không có quyền ServiceRole</w:t>
            </w:r>
          </w:p>
        </w:tc>
        <w:tc>
          <w:tcPr>
            <w:tcW w:w="2515" w:type="dxa"/>
            <w:tcBorders>
              <w:top w:val="single" w:sz="4" w:space="0" w:color="2E74B5"/>
              <w:left w:val="single" w:sz="4" w:space="0" w:color="2E74B5"/>
              <w:bottom w:val="single" w:sz="4" w:space="0" w:color="2E74B5"/>
              <w:right w:val="single" w:sz="4" w:space="0" w:color="2E74B5"/>
            </w:tcBorders>
          </w:tcPr>
          <w:p w14:paraId="587471A6" w14:textId="77777777" w:rsidR="009D1437" w:rsidRPr="004A4DD9" w:rsidRDefault="009D1437" w:rsidP="00616EC4">
            <w:pPr>
              <w:pStyle w:val="ListParagraph"/>
              <w:ind w:left="0"/>
              <w:jc w:val="both"/>
            </w:pPr>
          </w:p>
        </w:tc>
      </w:tr>
      <w:tr w:rsidR="009D1437" w:rsidRPr="00660ABB" w14:paraId="50EB4984" w14:textId="77777777" w:rsidTr="00616EC4">
        <w:tc>
          <w:tcPr>
            <w:tcW w:w="1710" w:type="dxa"/>
            <w:tcBorders>
              <w:top w:val="single" w:sz="4" w:space="0" w:color="2E74B5"/>
              <w:left w:val="single" w:sz="4" w:space="0" w:color="2E74B5"/>
              <w:right w:val="single" w:sz="4" w:space="0" w:color="2E74B5"/>
            </w:tcBorders>
            <w:shd w:val="clear" w:color="auto" w:fill="auto"/>
          </w:tcPr>
          <w:p w14:paraId="4CE614F9" w14:textId="77777777" w:rsidR="009D1437" w:rsidRPr="004A4DD9" w:rsidRDefault="009D1437" w:rsidP="00616EC4">
            <w:pPr>
              <w:autoSpaceDE w:val="0"/>
              <w:autoSpaceDN w:val="0"/>
              <w:adjustRightInd w:val="0"/>
              <w:jc w:val="both"/>
            </w:pPr>
            <w:r w:rsidRPr="002E72A7">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1BF71BE" w14:textId="77777777" w:rsidR="009D1437" w:rsidRPr="004A4DD9"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187B6556" w14:textId="77777777" w:rsidR="009D1437" w:rsidRPr="004A4DD9" w:rsidRDefault="009D1437" w:rsidP="00616EC4">
            <w:pPr>
              <w:pStyle w:val="ListParagraph"/>
              <w:ind w:left="0"/>
              <w:jc w:val="both"/>
            </w:pPr>
          </w:p>
        </w:tc>
      </w:tr>
      <w:tr w:rsidR="009D1437" w:rsidRPr="00660ABB" w14:paraId="0C5BF4A6"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D702C69" w14:textId="77777777" w:rsidR="009D1437" w:rsidRPr="004A4DD9" w:rsidRDefault="009D1437" w:rsidP="00616EC4">
            <w:pPr>
              <w:autoSpaceDE w:val="0"/>
              <w:autoSpaceDN w:val="0"/>
              <w:adjustRightInd w:val="0"/>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364A1B9" w14:textId="77777777" w:rsidR="009D1437" w:rsidRPr="004A4DD9" w:rsidRDefault="009D1437" w:rsidP="00616EC4">
            <w:pPr>
              <w:pStyle w:val="ListParagraph"/>
              <w:ind w:left="0"/>
              <w:jc w:val="both"/>
            </w:pPr>
            <w:r w:rsidRPr="004A4DD9">
              <w:t>Không tìm thấy</w:t>
            </w:r>
            <w:r>
              <w:t xml:space="preserve"> dải thông báo phát hành</w:t>
            </w:r>
          </w:p>
        </w:tc>
        <w:tc>
          <w:tcPr>
            <w:tcW w:w="2515" w:type="dxa"/>
            <w:tcBorders>
              <w:top w:val="single" w:sz="4" w:space="0" w:color="2E74B5"/>
              <w:left w:val="single" w:sz="4" w:space="0" w:color="2E74B5"/>
              <w:bottom w:val="single" w:sz="4" w:space="0" w:color="2E74B5"/>
              <w:right w:val="single" w:sz="4" w:space="0" w:color="2E74B5"/>
            </w:tcBorders>
          </w:tcPr>
          <w:p w14:paraId="469CE723" w14:textId="77777777" w:rsidR="009D1437" w:rsidRPr="004A4DD9" w:rsidRDefault="009D1437" w:rsidP="00616EC4">
            <w:pPr>
              <w:pStyle w:val="ListParagraph"/>
              <w:ind w:left="0"/>
              <w:jc w:val="both"/>
            </w:pPr>
          </w:p>
        </w:tc>
      </w:tr>
      <w:tr w:rsidR="009D1437" w:rsidRPr="00660ABB" w14:paraId="1E99ED33"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EC529FE"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CE8DD20" w14:textId="77777777" w:rsidR="009D1437" w:rsidRPr="004A4DD9" w:rsidRDefault="009D1437" w:rsidP="00616EC4">
            <w:pPr>
              <w:pStyle w:val="ListParagraph"/>
              <w:ind w:left="0"/>
              <w:jc w:val="both"/>
            </w:pPr>
            <w:r w:rsidRPr="004A4DD9">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7C77E505" w14:textId="77777777" w:rsidR="009D1437" w:rsidRPr="004A4DD9" w:rsidRDefault="009D1437" w:rsidP="00616EC4">
            <w:pPr>
              <w:pStyle w:val="ListParagraph"/>
              <w:ind w:left="0"/>
              <w:jc w:val="both"/>
            </w:pPr>
          </w:p>
        </w:tc>
      </w:tr>
      <w:tr w:rsidR="009D1437" w:rsidRPr="00660ABB" w14:paraId="55102F09"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22D8516" w14:textId="77777777" w:rsidR="009D1437" w:rsidRPr="004A4DD9" w:rsidRDefault="009D1437" w:rsidP="00616EC4">
            <w:pPr>
              <w:autoSpaceDE w:val="0"/>
              <w:autoSpaceDN w:val="0"/>
              <w:adjustRightInd w:val="0"/>
              <w:rPr>
                <w:rFonts w:eastAsia="Calibri"/>
              </w:rPr>
            </w:pPr>
            <w:r w:rsidRPr="004A4DD9">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757625F" w14:textId="77777777" w:rsidR="009D1437" w:rsidRPr="004A4DD9" w:rsidRDefault="009D1437" w:rsidP="00616EC4">
            <w:pPr>
              <w:pStyle w:val="ListParagraph"/>
              <w:spacing w:after="0" w:line="240" w:lineRule="auto"/>
              <w:ind w:left="0"/>
              <w:rPr>
                <w:rFonts w:eastAsia="Calibri"/>
              </w:rPr>
            </w:pPr>
            <w:r w:rsidRPr="004A4DD9">
              <w:rPr>
                <w:rFonts w:eastAsia="Calibri"/>
              </w:rPr>
              <w:t xml:space="preserve">User name không phù hợp, không tìm thấy </w:t>
            </w:r>
            <w:r>
              <w:rPr>
                <w:rFonts w:eastAsia="Calibri"/>
              </w:rPr>
              <w:t>thông tin công ty</w:t>
            </w:r>
            <w:r w:rsidRPr="004A4DD9">
              <w:rPr>
                <w:rFonts w:eastAsia="Calibri"/>
              </w:rPr>
              <w:t xml:space="preserve">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6E65DE5B" w14:textId="77777777" w:rsidR="009D1437" w:rsidRPr="004A4DD9" w:rsidRDefault="009D1437" w:rsidP="00616EC4">
            <w:pPr>
              <w:pStyle w:val="ListParagraph"/>
              <w:ind w:left="0"/>
              <w:jc w:val="both"/>
            </w:pPr>
          </w:p>
        </w:tc>
      </w:tr>
      <w:tr w:rsidR="009D1437" w:rsidRPr="00660ABB" w14:paraId="255FF074"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8E94E59" w14:textId="77777777" w:rsidR="009D1437" w:rsidRPr="004A4DD9" w:rsidRDefault="009D1437" w:rsidP="00616EC4">
            <w:pPr>
              <w:autoSpaceDE w:val="0"/>
              <w:autoSpaceDN w:val="0"/>
              <w:adjustRightInd w:val="0"/>
              <w:jc w:val="both"/>
            </w:pPr>
            <w:r w:rsidRPr="004A4DD9">
              <w:t>ERR:11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96FA39E" w14:textId="77777777" w:rsidR="009D1437" w:rsidRPr="004A4DD9" w:rsidRDefault="009D1437" w:rsidP="00616EC4">
            <w:pPr>
              <w:pStyle w:val="ListParagraph"/>
              <w:ind w:left="0"/>
              <w:jc w:val="both"/>
            </w:pPr>
            <w:r w:rsidRPr="004A4DD9">
              <w:t>Hóa đơn chưa thanh toán nên không xem được</w:t>
            </w:r>
          </w:p>
        </w:tc>
        <w:tc>
          <w:tcPr>
            <w:tcW w:w="2515" w:type="dxa"/>
            <w:tcBorders>
              <w:top w:val="single" w:sz="4" w:space="0" w:color="2E74B5"/>
              <w:left w:val="single" w:sz="4" w:space="0" w:color="2E74B5"/>
              <w:bottom w:val="single" w:sz="4" w:space="0" w:color="2E74B5"/>
              <w:right w:val="single" w:sz="4" w:space="0" w:color="2E74B5"/>
            </w:tcBorders>
          </w:tcPr>
          <w:p w14:paraId="2AE4C4D5" w14:textId="77777777" w:rsidR="009D1437" w:rsidRPr="004A4DD9" w:rsidRDefault="009D1437" w:rsidP="00616EC4">
            <w:pPr>
              <w:pStyle w:val="ListParagraph"/>
              <w:ind w:left="0"/>
              <w:jc w:val="both"/>
            </w:pPr>
          </w:p>
        </w:tc>
      </w:tr>
      <w:tr w:rsidR="009D1437" w:rsidRPr="00660ABB" w14:paraId="778E39CB"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C985A25" w14:textId="77777777" w:rsidR="009D1437" w:rsidRPr="004A4DD9" w:rsidRDefault="009D1437" w:rsidP="00616EC4">
            <w:pPr>
              <w:autoSpaceDE w:val="0"/>
              <w:autoSpaceDN w:val="0"/>
              <w:adjustRightInd w:val="0"/>
              <w:jc w:val="both"/>
            </w:pPr>
            <w:r w:rsidRPr="004A4DD9">
              <w:t>chuỗi_Xml_trả_về</w:t>
            </w:r>
          </w:p>
          <w:p w14:paraId="2BC72CA3"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30831F9" w14:textId="77777777" w:rsidR="009D1437" w:rsidRPr="004A4DD9" w:rsidRDefault="009D1437" w:rsidP="00616EC4">
            <w:pPr>
              <w:jc w:val="both"/>
            </w:pPr>
            <w:r w:rsidRPr="004A4DD9">
              <w:t>Trả về chuỗi Xml tương ứng với hóa đơn</w:t>
            </w:r>
          </w:p>
        </w:tc>
        <w:tc>
          <w:tcPr>
            <w:tcW w:w="2515" w:type="dxa"/>
            <w:tcBorders>
              <w:top w:val="single" w:sz="4" w:space="0" w:color="2E74B5"/>
              <w:left w:val="single" w:sz="4" w:space="0" w:color="2E74B5"/>
              <w:bottom w:val="single" w:sz="4" w:space="0" w:color="2E74B5"/>
              <w:right w:val="single" w:sz="4" w:space="0" w:color="2E74B5"/>
            </w:tcBorders>
          </w:tcPr>
          <w:p w14:paraId="3C71DF3F" w14:textId="77777777" w:rsidR="009D1437" w:rsidRPr="004A4DD9" w:rsidRDefault="009D1437" w:rsidP="00616EC4">
            <w:pPr>
              <w:jc w:val="both"/>
            </w:pPr>
            <w:r w:rsidRPr="004A4DD9">
              <w:t>Trả về một hóa đơn dưới dạng string Xml</w:t>
            </w:r>
          </w:p>
        </w:tc>
      </w:tr>
    </w:tbl>
    <w:p w14:paraId="264C0CA5" w14:textId="77777777" w:rsidR="009D1437" w:rsidRDefault="009D1437" w:rsidP="00480762">
      <w:pPr>
        <w:pStyle w:val="Heading3"/>
      </w:pPr>
      <w:bookmarkStart w:id="56" w:name="_Toc198045293"/>
      <w:r>
        <w:t>Download hóa đơn lỗi gửi cơ quan thuế định dạng Pdf</w:t>
      </w:r>
      <w:r>
        <w:rPr>
          <w:lang w:val="en-US"/>
        </w:rPr>
        <w:t xml:space="preserve"> theo token</w:t>
      </w:r>
      <w:bookmarkEnd w:id="56"/>
    </w:p>
    <w:p w14:paraId="4E8DDEFF" w14:textId="77777777" w:rsidR="009D1437" w:rsidRDefault="009D1437" w:rsidP="009D1437">
      <w:r>
        <w:t>URL</w:t>
      </w:r>
    </w:p>
    <w:p w14:paraId="33B0BA4C" w14:textId="77777777" w:rsidR="009D1437" w:rsidRPr="00E76428" w:rsidRDefault="009D1437" w:rsidP="009D1437">
      <w:pPr>
        <w:ind w:left="720"/>
        <w:jc w:val="both"/>
      </w:pPr>
      <w:r w:rsidRPr="00E76428">
        <w:t xml:space="preserve">String </w:t>
      </w:r>
      <w:r>
        <w:rPr>
          <w:b/>
        </w:rPr>
        <w:t>downloadInvErrorPDF</w:t>
      </w:r>
      <w:r w:rsidRPr="00E76428">
        <w:t xml:space="preserve">(string </w:t>
      </w:r>
      <w:r>
        <w:t>token</w:t>
      </w:r>
      <w:r w:rsidRPr="00E76428">
        <w:t>, string userName, string userPass)</w:t>
      </w:r>
    </w:p>
    <w:p w14:paraId="1DE7D166" w14:textId="77777777" w:rsidR="009D1437" w:rsidRPr="004A4DD9" w:rsidRDefault="009D1437" w:rsidP="009D1437">
      <w:pPr>
        <w:ind w:left="720"/>
        <w:jc w:val="both"/>
      </w:pPr>
    </w:p>
    <w:p w14:paraId="6158FD16" w14:textId="77777777" w:rsidR="009D1437" w:rsidRPr="00593BE8" w:rsidRDefault="009D1437" w:rsidP="009D1437">
      <w:pPr>
        <w:pStyle w:val="N"/>
      </w:pPr>
      <w:r w:rsidRPr="00593BE8">
        <w:t>DESCRIPTION</w:t>
      </w:r>
    </w:p>
    <w:p w14:paraId="2DF21653" w14:textId="77777777" w:rsidR="009D1437" w:rsidRDefault="009D1437" w:rsidP="009D1437">
      <w:pPr>
        <w:pStyle w:val="N"/>
      </w:pPr>
      <w:r>
        <w:tab/>
        <w:t xml:space="preserve">Đây là web service cho phép tải về dạng pdf của hóa đơn lỗi gửi cơ quan thuế theo token </w:t>
      </w:r>
      <w:r>
        <w:lastRenderedPageBreak/>
        <w:t>truyền lên.</w:t>
      </w:r>
    </w:p>
    <w:p w14:paraId="3B4F461E" w14:textId="77777777" w:rsidR="009D1437" w:rsidRPr="00007702" w:rsidRDefault="009D1437" w:rsidP="009D1437">
      <w:pPr>
        <w:pStyle w:val="N"/>
      </w:pPr>
      <w:r w:rsidRPr="00663B3E">
        <w:t>HTTP METHOD</w:t>
      </w:r>
    </w:p>
    <w:p w14:paraId="6B41D02D" w14:textId="77777777" w:rsidR="009D1437" w:rsidRPr="00007702" w:rsidRDefault="009D1437" w:rsidP="009D1437">
      <w:pPr>
        <w:pStyle w:val="N"/>
        <w:rPr>
          <w:b/>
        </w:rPr>
      </w:pPr>
      <w:r>
        <w:tab/>
      </w:r>
      <w:r w:rsidRPr="00610AFD">
        <w:t>POST</w:t>
      </w:r>
    </w:p>
    <w:p w14:paraId="56DC4209" w14:textId="77777777" w:rsidR="009D1437" w:rsidRPr="00610AFD" w:rsidRDefault="009D1437" w:rsidP="009D1437">
      <w:pPr>
        <w:pStyle w:val="N"/>
      </w:pPr>
      <w:r w:rsidRPr="00610AFD">
        <w:t>REQUEST BODY</w:t>
      </w:r>
    </w:p>
    <w:p w14:paraId="5ADE3E7E" w14:textId="77777777" w:rsidR="009D1437" w:rsidRPr="005C559E"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1B103ED8" w14:textId="77777777" w:rsidR="009D1437" w:rsidRPr="00D82A0A" w:rsidRDefault="009D1437" w:rsidP="009D1437">
      <w:pPr>
        <w:pStyle w:val="ListParagraph"/>
        <w:numPr>
          <w:ilvl w:val="0"/>
          <w:numId w:val="2"/>
        </w:numPr>
        <w:spacing w:after="0" w:line="360" w:lineRule="auto"/>
        <w:ind w:left="1080"/>
        <w:jc w:val="both"/>
        <w:rPr>
          <w:rFonts w:eastAsia="Calibri"/>
          <w:b/>
          <w:u w:val="single"/>
        </w:rPr>
      </w:pPr>
      <w:r>
        <w:t>token</w:t>
      </w:r>
      <w:r w:rsidRPr="005C559E">
        <w:rPr>
          <w:b/>
        </w:rPr>
        <w:t xml:space="preserve">: </w:t>
      </w:r>
      <w:r w:rsidRPr="005C559E">
        <w:t xml:space="preserve">Chuỗi </w:t>
      </w:r>
      <w:r>
        <w:t>fkey</w:t>
      </w:r>
      <w:r w:rsidRPr="005C559E">
        <w:t xml:space="preserve"> xác định hóa đơn cần lấy </w:t>
      </w:r>
    </w:p>
    <w:p w14:paraId="59479A7E" w14:textId="77777777" w:rsidR="009D1437" w:rsidRPr="005C559E" w:rsidRDefault="009D1437" w:rsidP="009D1437">
      <w:pPr>
        <w:pStyle w:val="ListParagraph"/>
        <w:spacing w:after="0" w:line="360" w:lineRule="auto"/>
        <w:ind w:left="1080"/>
        <w:jc w:val="both"/>
        <w:rPr>
          <w:rFonts w:eastAsia="Calibri"/>
          <w:b/>
          <w:u w:val="single"/>
        </w:rPr>
      </w:pPr>
    </w:p>
    <w:p w14:paraId="2AFEAC31"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6E4A3ADC"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0720942B"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07E0EA39"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5A8653D0" w14:textId="77777777" w:rsidR="009D1437" w:rsidRPr="00660ABB" w:rsidRDefault="009D1437" w:rsidP="00616EC4">
            <w:pPr>
              <w:pStyle w:val="ListParagraph"/>
            </w:pPr>
            <w:r>
              <w:t>Ghi chú</w:t>
            </w:r>
          </w:p>
        </w:tc>
      </w:tr>
      <w:tr w:rsidR="009D1437" w:rsidRPr="00660ABB" w14:paraId="58A8C80B" w14:textId="77777777" w:rsidTr="00616EC4">
        <w:tc>
          <w:tcPr>
            <w:tcW w:w="1710" w:type="dxa"/>
            <w:tcBorders>
              <w:top w:val="single" w:sz="4" w:space="0" w:color="2E74B5"/>
              <w:left w:val="single" w:sz="4" w:space="0" w:color="2E74B5"/>
              <w:right w:val="single" w:sz="4" w:space="0" w:color="2E74B5"/>
            </w:tcBorders>
            <w:shd w:val="clear" w:color="auto" w:fill="auto"/>
          </w:tcPr>
          <w:p w14:paraId="30C10422" w14:textId="77777777" w:rsidR="009D1437" w:rsidRPr="004A4DD9" w:rsidRDefault="009D1437" w:rsidP="00616EC4">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7C849B7" w14:textId="77777777" w:rsidR="009D1437" w:rsidRPr="004A4DD9" w:rsidRDefault="009D1437" w:rsidP="00616EC4">
            <w:pPr>
              <w:pStyle w:val="ListParagraph"/>
              <w:ind w:left="0"/>
              <w:jc w:val="both"/>
            </w:pPr>
            <w:r w:rsidRPr="004A4DD9">
              <w:t>Tài khoản đăng nhập sai</w:t>
            </w:r>
            <w:r>
              <w:t xml:space="preserve"> hoặc không có quyền ServiceRole</w:t>
            </w:r>
          </w:p>
        </w:tc>
        <w:tc>
          <w:tcPr>
            <w:tcW w:w="2515" w:type="dxa"/>
            <w:tcBorders>
              <w:top w:val="single" w:sz="4" w:space="0" w:color="2E74B5"/>
              <w:left w:val="single" w:sz="4" w:space="0" w:color="2E74B5"/>
              <w:bottom w:val="single" w:sz="4" w:space="0" w:color="2E74B5"/>
              <w:right w:val="single" w:sz="4" w:space="0" w:color="2E74B5"/>
            </w:tcBorders>
          </w:tcPr>
          <w:p w14:paraId="59C0E89D" w14:textId="77777777" w:rsidR="009D1437" w:rsidRPr="004A4DD9" w:rsidRDefault="009D1437" w:rsidP="00616EC4">
            <w:pPr>
              <w:pStyle w:val="ListParagraph"/>
              <w:ind w:left="0"/>
              <w:jc w:val="both"/>
            </w:pPr>
          </w:p>
        </w:tc>
      </w:tr>
      <w:tr w:rsidR="009D1437" w:rsidRPr="00660ABB" w14:paraId="2F564714" w14:textId="77777777" w:rsidTr="00616EC4">
        <w:tc>
          <w:tcPr>
            <w:tcW w:w="1710" w:type="dxa"/>
            <w:tcBorders>
              <w:top w:val="single" w:sz="4" w:space="0" w:color="2E74B5"/>
              <w:left w:val="single" w:sz="4" w:space="0" w:color="2E74B5"/>
              <w:right w:val="single" w:sz="4" w:space="0" w:color="2E74B5"/>
            </w:tcBorders>
            <w:shd w:val="clear" w:color="auto" w:fill="auto"/>
          </w:tcPr>
          <w:p w14:paraId="5E0F353F" w14:textId="77777777" w:rsidR="009D1437" w:rsidRPr="004A4DD9" w:rsidRDefault="009D1437" w:rsidP="00616EC4">
            <w:pPr>
              <w:autoSpaceDE w:val="0"/>
              <w:autoSpaceDN w:val="0"/>
              <w:adjustRightInd w:val="0"/>
              <w:jc w:val="both"/>
            </w:pPr>
            <w:r w:rsidRPr="002E72A7">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87A9745" w14:textId="77777777" w:rsidR="009D1437" w:rsidRPr="004A4DD9"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6209DC53" w14:textId="77777777" w:rsidR="009D1437" w:rsidRPr="004A4DD9" w:rsidRDefault="009D1437" w:rsidP="00616EC4">
            <w:pPr>
              <w:pStyle w:val="ListParagraph"/>
              <w:ind w:left="0"/>
              <w:jc w:val="both"/>
            </w:pPr>
          </w:p>
        </w:tc>
      </w:tr>
      <w:tr w:rsidR="009D1437" w:rsidRPr="00660ABB" w14:paraId="6B6F6532"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BF18576" w14:textId="77777777" w:rsidR="009D1437" w:rsidRPr="004A4DD9" w:rsidRDefault="009D1437" w:rsidP="00616EC4">
            <w:pPr>
              <w:autoSpaceDE w:val="0"/>
              <w:autoSpaceDN w:val="0"/>
              <w:adjustRightInd w:val="0"/>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B99C661" w14:textId="77777777" w:rsidR="009D1437" w:rsidRPr="004A4DD9" w:rsidRDefault="009D1437" w:rsidP="00616EC4">
            <w:pPr>
              <w:pStyle w:val="ListParagraph"/>
              <w:ind w:left="0"/>
              <w:jc w:val="both"/>
            </w:pPr>
            <w:r w:rsidRPr="004A4DD9">
              <w:t>Không tìm thấy</w:t>
            </w:r>
            <w:r>
              <w:t xml:space="preserve"> dải thông báo phát hành</w:t>
            </w:r>
          </w:p>
        </w:tc>
        <w:tc>
          <w:tcPr>
            <w:tcW w:w="2515" w:type="dxa"/>
            <w:tcBorders>
              <w:top w:val="single" w:sz="4" w:space="0" w:color="2E74B5"/>
              <w:left w:val="single" w:sz="4" w:space="0" w:color="2E74B5"/>
              <w:bottom w:val="single" w:sz="4" w:space="0" w:color="2E74B5"/>
              <w:right w:val="single" w:sz="4" w:space="0" w:color="2E74B5"/>
            </w:tcBorders>
          </w:tcPr>
          <w:p w14:paraId="755C27CA" w14:textId="77777777" w:rsidR="009D1437" w:rsidRPr="004A4DD9" w:rsidRDefault="009D1437" w:rsidP="00616EC4">
            <w:pPr>
              <w:pStyle w:val="ListParagraph"/>
              <w:ind w:left="0"/>
              <w:jc w:val="both"/>
            </w:pPr>
          </w:p>
        </w:tc>
      </w:tr>
      <w:tr w:rsidR="009D1437" w:rsidRPr="00660ABB" w14:paraId="1C6E6D2B"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B8A0FE6"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A90B136" w14:textId="77777777" w:rsidR="009D1437" w:rsidRPr="004A4DD9" w:rsidRDefault="009D1437" w:rsidP="00616EC4">
            <w:pPr>
              <w:pStyle w:val="ListParagraph"/>
              <w:ind w:left="0"/>
              <w:jc w:val="both"/>
            </w:pPr>
            <w:r w:rsidRPr="004A4DD9">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4BEB4978" w14:textId="77777777" w:rsidR="009D1437" w:rsidRPr="004A4DD9" w:rsidRDefault="009D1437" w:rsidP="00616EC4">
            <w:pPr>
              <w:pStyle w:val="ListParagraph"/>
              <w:ind w:left="0"/>
              <w:jc w:val="both"/>
            </w:pPr>
          </w:p>
        </w:tc>
      </w:tr>
      <w:tr w:rsidR="009D1437" w:rsidRPr="00660ABB" w14:paraId="23411EB8"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35EC5AA" w14:textId="77777777" w:rsidR="009D1437" w:rsidRPr="004A4DD9" w:rsidRDefault="009D1437" w:rsidP="00616EC4">
            <w:pPr>
              <w:autoSpaceDE w:val="0"/>
              <w:autoSpaceDN w:val="0"/>
              <w:adjustRightInd w:val="0"/>
              <w:rPr>
                <w:rFonts w:eastAsia="Calibri"/>
              </w:rPr>
            </w:pPr>
            <w:r w:rsidRPr="004A4DD9">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5D1E9B0" w14:textId="77777777" w:rsidR="009D1437" w:rsidRPr="004A4DD9" w:rsidRDefault="009D1437" w:rsidP="00616EC4">
            <w:pPr>
              <w:pStyle w:val="ListParagraph"/>
              <w:spacing w:after="0" w:line="240" w:lineRule="auto"/>
              <w:ind w:left="0"/>
              <w:rPr>
                <w:rFonts w:eastAsia="Calibri"/>
              </w:rPr>
            </w:pPr>
            <w:r w:rsidRPr="004A4DD9">
              <w:rPr>
                <w:rFonts w:eastAsia="Calibri"/>
              </w:rPr>
              <w:t xml:space="preserve">User name không phù hợp, không tìm thấy </w:t>
            </w:r>
            <w:r>
              <w:rPr>
                <w:rFonts w:eastAsia="Calibri"/>
              </w:rPr>
              <w:t>thông tin công ty</w:t>
            </w:r>
            <w:r w:rsidRPr="004A4DD9">
              <w:rPr>
                <w:rFonts w:eastAsia="Calibri"/>
              </w:rPr>
              <w:t xml:space="preserve">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10FF0A77" w14:textId="77777777" w:rsidR="009D1437" w:rsidRPr="004A4DD9" w:rsidRDefault="009D1437" w:rsidP="00616EC4">
            <w:pPr>
              <w:pStyle w:val="ListParagraph"/>
              <w:ind w:left="0"/>
              <w:jc w:val="both"/>
            </w:pPr>
          </w:p>
        </w:tc>
      </w:tr>
      <w:tr w:rsidR="009D1437" w:rsidRPr="00660ABB" w14:paraId="2550646E"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444481F" w14:textId="77777777" w:rsidR="009D1437" w:rsidRPr="004A4DD9" w:rsidRDefault="009D1437" w:rsidP="00616EC4">
            <w:pPr>
              <w:autoSpaceDE w:val="0"/>
              <w:autoSpaceDN w:val="0"/>
              <w:adjustRightInd w:val="0"/>
              <w:jc w:val="both"/>
            </w:pPr>
            <w:r w:rsidRPr="004A4DD9">
              <w:t>ERR:11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A8F877C" w14:textId="77777777" w:rsidR="009D1437" w:rsidRPr="004A4DD9" w:rsidRDefault="009D1437" w:rsidP="00616EC4">
            <w:pPr>
              <w:pStyle w:val="ListParagraph"/>
              <w:ind w:left="0"/>
              <w:jc w:val="both"/>
            </w:pPr>
            <w:r w:rsidRPr="004A4DD9">
              <w:t>Hóa đơn chưa thanh toán nên không xem được</w:t>
            </w:r>
          </w:p>
        </w:tc>
        <w:tc>
          <w:tcPr>
            <w:tcW w:w="2515" w:type="dxa"/>
            <w:tcBorders>
              <w:top w:val="single" w:sz="4" w:space="0" w:color="2E74B5"/>
              <w:left w:val="single" w:sz="4" w:space="0" w:color="2E74B5"/>
              <w:bottom w:val="single" w:sz="4" w:space="0" w:color="2E74B5"/>
              <w:right w:val="single" w:sz="4" w:space="0" w:color="2E74B5"/>
            </w:tcBorders>
          </w:tcPr>
          <w:p w14:paraId="0F4D58B2" w14:textId="77777777" w:rsidR="009D1437" w:rsidRPr="004A4DD9" w:rsidRDefault="009D1437" w:rsidP="00616EC4">
            <w:pPr>
              <w:pStyle w:val="ListParagraph"/>
              <w:ind w:left="0"/>
              <w:jc w:val="both"/>
            </w:pPr>
          </w:p>
        </w:tc>
      </w:tr>
      <w:tr w:rsidR="009D1437" w:rsidRPr="00660ABB" w14:paraId="5772DAFD"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829998B" w14:textId="77777777" w:rsidR="009D1437" w:rsidRDefault="009D1437" w:rsidP="00616EC4">
            <w:pPr>
              <w:jc w:val="both"/>
            </w:pPr>
            <w:r>
              <w:t>Chuỗi base64</w:t>
            </w:r>
          </w:p>
          <w:p w14:paraId="0EF42B36"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82A758F" w14:textId="77777777" w:rsidR="009D1437" w:rsidRPr="004A4DD9" w:rsidRDefault="009D1437" w:rsidP="00616EC4">
            <w:pPr>
              <w:jc w:val="both"/>
            </w:pPr>
            <w:r>
              <w:t>Trả về chuỗi base64 tương ứng với hóa đơn. Lưu chuỗi này thành file .pdf để được file PDF</w:t>
            </w:r>
          </w:p>
        </w:tc>
        <w:tc>
          <w:tcPr>
            <w:tcW w:w="2515" w:type="dxa"/>
            <w:tcBorders>
              <w:top w:val="single" w:sz="4" w:space="0" w:color="2E74B5"/>
              <w:left w:val="single" w:sz="4" w:space="0" w:color="2E74B5"/>
              <w:bottom w:val="single" w:sz="4" w:space="0" w:color="2E74B5"/>
              <w:right w:val="single" w:sz="4" w:space="0" w:color="2E74B5"/>
            </w:tcBorders>
          </w:tcPr>
          <w:p w14:paraId="1FECB89B" w14:textId="77777777" w:rsidR="009D1437" w:rsidRPr="004A4DD9" w:rsidRDefault="009D1437" w:rsidP="00616EC4">
            <w:pPr>
              <w:jc w:val="both"/>
            </w:pPr>
          </w:p>
        </w:tc>
      </w:tr>
    </w:tbl>
    <w:p w14:paraId="6C47FD17" w14:textId="77777777" w:rsidR="009D1437" w:rsidRDefault="009D1437" w:rsidP="00480762">
      <w:pPr>
        <w:pStyle w:val="Heading3"/>
      </w:pPr>
      <w:bookmarkStart w:id="57" w:name="_Toc198045294"/>
      <w:r>
        <w:t>Download hóa đơn lỗi gửi cơ quan thuế định dạng HTML</w:t>
      </w:r>
      <w:bookmarkEnd w:id="57"/>
    </w:p>
    <w:p w14:paraId="20C54BC0" w14:textId="77777777" w:rsidR="009D1437" w:rsidRDefault="009D1437" w:rsidP="009D1437">
      <w:r>
        <w:t>URL</w:t>
      </w:r>
    </w:p>
    <w:p w14:paraId="4BF7C9E9" w14:textId="77777777" w:rsidR="009D1437" w:rsidRPr="00E76428" w:rsidRDefault="009D1437" w:rsidP="009D1437">
      <w:pPr>
        <w:ind w:left="720"/>
        <w:jc w:val="both"/>
      </w:pPr>
      <w:r w:rsidRPr="00E76428">
        <w:t xml:space="preserve">String </w:t>
      </w:r>
      <w:r w:rsidRPr="004C1586">
        <w:rPr>
          <w:rFonts w:ascii="Consolas" w:hAnsi="Consolas" w:cs="Consolas"/>
          <w:b/>
          <w:bCs/>
          <w:color w:val="000000"/>
        </w:rPr>
        <w:t>GetInvErrorViewFkey</w:t>
      </w:r>
      <w:r w:rsidRPr="00E76428">
        <w:t xml:space="preserve"> (string </w:t>
      </w:r>
      <w:r>
        <w:t>fkey</w:t>
      </w:r>
      <w:r w:rsidRPr="00E76428">
        <w:t>, string userName, string userPass)</w:t>
      </w:r>
    </w:p>
    <w:p w14:paraId="7C09BC38" w14:textId="77777777" w:rsidR="009D1437" w:rsidRPr="004A4DD9" w:rsidRDefault="009D1437" w:rsidP="009D1437">
      <w:pPr>
        <w:ind w:left="720"/>
        <w:jc w:val="both"/>
      </w:pPr>
    </w:p>
    <w:p w14:paraId="1C86A29D" w14:textId="77777777" w:rsidR="009D1437" w:rsidRPr="00593BE8" w:rsidRDefault="009D1437" w:rsidP="009D1437">
      <w:pPr>
        <w:pStyle w:val="N"/>
      </w:pPr>
      <w:r w:rsidRPr="00593BE8">
        <w:t>DESCRIPTION</w:t>
      </w:r>
    </w:p>
    <w:p w14:paraId="741914A8" w14:textId="77777777" w:rsidR="009D1437" w:rsidRDefault="009D1437" w:rsidP="009D1437">
      <w:pPr>
        <w:pStyle w:val="N"/>
      </w:pPr>
      <w:r>
        <w:tab/>
        <w:t>Đây là web service cho phép tải về dạng HTML của hóa đơn lỗi gửi cơ quan thuế theo token truyền lên.</w:t>
      </w:r>
    </w:p>
    <w:p w14:paraId="013A7702" w14:textId="77777777" w:rsidR="009D1437" w:rsidRPr="00007702" w:rsidRDefault="009D1437" w:rsidP="009D1437">
      <w:pPr>
        <w:pStyle w:val="N"/>
      </w:pPr>
      <w:r w:rsidRPr="00663B3E">
        <w:t>HTTP METHOD</w:t>
      </w:r>
    </w:p>
    <w:p w14:paraId="3AF43283" w14:textId="77777777" w:rsidR="009D1437" w:rsidRPr="00007702" w:rsidRDefault="009D1437" w:rsidP="009D1437">
      <w:pPr>
        <w:pStyle w:val="N"/>
        <w:rPr>
          <w:b/>
        </w:rPr>
      </w:pPr>
      <w:r>
        <w:tab/>
      </w:r>
      <w:r w:rsidRPr="00610AFD">
        <w:t>POST</w:t>
      </w:r>
    </w:p>
    <w:p w14:paraId="45429A91" w14:textId="77777777" w:rsidR="009D1437" w:rsidRPr="00610AFD" w:rsidRDefault="009D1437" w:rsidP="009D1437">
      <w:pPr>
        <w:pStyle w:val="N"/>
      </w:pPr>
      <w:r w:rsidRPr="00610AFD">
        <w:t>REQUEST BODY</w:t>
      </w:r>
    </w:p>
    <w:p w14:paraId="27307CDA" w14:textId="77777777" w:rsidR="009D1437" w:rsidRPr="005C559E"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0A327850" w14:textId="77777777" w:rsidR="009D1437" w:rsidRPr="00D82A0A" w:rsidRDefault="009D1437" w:rsidP="009D1437">
      <w:pPr>
        <w:pStyle w:val="ListParagraph"/>
        <w:numPr>
          <w:ilvl w:val="0"/>
          <w:numId w:val="2"/>
        </w:numPr>
        <w:spacing w:after="0" w:line="360" w:lineRule="auto"/>
        <w:ind w:left="1080"/>
        <w:jc w:val="both"/>
        <w:rPr>
          <w:rFonts w:eastAsia="Calibri"/>
          <w:b/>
          <w:u w:val="single"/>
        </w:rPr>
      </w:pPr>
      <w:r>
        <w:lastRenderedPageBreak/>
        <w:t>fkey</w:t>
      </w:r>
      <w:r w:rsidRPr="005C559E">
        <w:rPr>
          <w:b/>
        </w:rPr>
        <w:t xml:space="preserve">: </w:t>
      </w:r>
      <w:r w:rsidRPr="005C559E">
        <w:t xml:space="preserve">Chuỗi </w:t>
      </w:r>
      <w:r>
        <w:t>fkey</w:t>
      </w:r>
      <w:r w:rsidRPr="005C559E">
        <w:t xml:space="preserve"> xác định hóa đơn cần lấy </w:t>
      </w:r>
    </w:p>
    <w:p w14:paraId="4D3E429E" w14:textId="77777777" w:rsidR="009D1437" w:rsidRPr="005C559E" w:rsidRDefault="009D1437" w:rsidP="009D1437">
      <w:pPr>
        <w:pStyle w:val="ListParagraph"/>
        <w:spacing w:after="0" w:line="360" w:lineRule="auto"/>
        <w:ind w:left="1080"/>
        <w:jc w:val="both"/>
        <w:rPr>
          <w:rFonts w:eastAsia="Calibri"/>
          <w:b/>
          <w:u w:val="single"/>
        </w:rPr>
      </w:pPr>
    </w:p>
    <w:p w14:paraId="688E9205"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1D87CF28"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4084B5DD"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3E41B647"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79FA9735" w14:textId="77777777" w:rsidR="009D1437" w:rsidRPr="00660ABB" w:rsidRDefault="009D1437" w:rsidP="00616EC4">
            <w:pPr>
              <w:pStyle w:val="ListParagraph"/>
            </w:pPr>
            <w:r>
              <w:t>Ghi chú</w:t>
            </w:r>
          </w:p>
        </w:tc>
      </w:tr>
      <w:tr w:rsidR="009D1437" w:rsidRPr="00660ABB" w14:paraId="1285A673" w14:textId="77777777" w:rsidTr="00616EC4">
        <w:tc>
          <w:tcPr>
            <w:tcW w:w="1710" w:type="dxa"/>
            <w:tcBorders>
              <w:top w:val="single" w:sz="4" w:space="0" w:color="2E74B5"/>
              <w:left w:val="single" w:sz="4" w:space="0" w:color="2E74B5"/>
              <w:right w:val="single" w:sz="4" w:space="0" w:color="2E74B5"/>
            </w:tcBorders>
            <w:shd w:val="clear" w:color="auto" w:fill="auto"/>
          </w:tcPr>
          <w:p w14:paraId="7E22F197" w14:textId="77777777" w:rsidR="009D1437" w:rsidRPr="004A4DD9" w:rsidRDefault="009D1437" w:rsidP="00616EC4">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D9B39AD" w14:textId="77777777" w:rsidR="009D1437" w:rsidRPr="004A4DD9" w:rsidRDefault="009D1437" w:rsidP="00616EC4">
            <w:pPr>
              <w:pStyle w:val="ListParagraph"/>
              <w:ind w:left="0"/>
              <w:jc w:val="both"/>
            </w:pPr>
            <w:r w:rsidRPr="004A4DD9">
              <w:t>Tài khoản đăng nhập sai</w:t>
            </w:r>
            <w:r>
              <w:t xml:space="preserve"> hoặc không có quyền ServiceRole</w:t>
            </w:r>
          </w:p>
        </w:tc>
        <w:tc>
          <w:tcPr>
            <w:tcW w:w="2515" w:type="dxa"/>
            <w:tcBorders>
              <w:top w:val="single" w:sz="4" w:space="0" w:color="2E74B5"/>
              <w:left w:val="single" w:sz="4" w:space="0" w:color="2E74B5"/>
              <w:bottom w:val="single" w:sz="4" w:space="0" w:color="2E74B5"/>
              <w:right w:val="single" w:sz="4" w:space="0" w:color="2E74B5"/>
            </w:tcBorders>
          </w:tcPr>
          <w:p w14:paraId="67005339" w14:textId="77777777" w:rsidR="009D1437" w:rsidRPr="004A4DD9" w:rsidRDefault="009D1437" w:rsidP="00616EC4">
            <w:pPr>
              <w:pStyle w:val="ListParagraph"/>
              <w:ind w:left="0"/>
              <w:jc w:val="both"/>
            </w:pPr>
          </w:p>
        </w:tc>
      </w:tr>
      <w:tr w:rsidR="009D1437" w:rsidRPr="00660ABB" w14:paraId="1D8E958B" w14:textId="77777777" w:rsidTr="00616EC4">
        <w:tc>
          <w:tcPr>
            <w:tcW w:w="1710" w:type="dxa"/>
            <w:tcBorders>
              <w:top w:val="single" w:sz="4" w:space="0" w:color="2E74B5"/>
              <w:left w:val="single" w:sz="4" w:space="0" w:color="2E74B5"/>
              <w:right w:val="single" w:sz="4" w:space="0" w:color="2E74B5"/>
            </w:tcBorders>
            <w:shd w:val="clear" w:color="auto" w:fill="auto"/>
          </w:tcPr>
          <w:p w14:paraId="2C4F3D1B" w14:textId="77777777" w:rsidR="009D1437" w:rsidRPr="004A4DD9" w:rsidRDefault="009D1437" w:rsidP="00616EC4">
            <w:pPr>
              <w:autoSpaceDE w:val="0"/>
              <w:autoSpaceDN w:val="0"/>
              <w:adjustRightInd w:val="0"/>
              <w:jc w:val="both"/>
            </w:pPr>
            <w:r w:rsidRPr="002E72A7">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6E7F88A" w14:textId="77777777" w:rsidR="009D1437" w:rsidRPr="004A4DD9"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3C36CE21" w14:textId="77777777" w:rsidR="009D1437" w:rsidRPr="004A4DD9" w:rsidRDefault="009D1437" w:rsidP="00616EC4">
            <w:pPr>
              <w:pStyle w:val="ListParagraph"/>
              <w:ind w:left="0"/>
              <w:jc w:val="both"/>
            </w:pPr>
          </w:p>
        </w:tc>
      </w:tr>
      <w:tr w:rsidR="009D1437" w:rsidRPr="00660ABB" w14:paraId="6A58D743"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20BA8E7" w14:textId="77777777" w:rsidR="009D1437" w:rsidRPr="004A4DD9" w:rsidRDefault="009D1437" w:rsidP="00616EC4">
            <w:pPr>
              <w:autoSpaceDE w:val="0"/>
              <w:autoSpaceDN w:val="0"/>
              <w:adjustRightInd w:val="0"/>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45B4A43" w14:textId="77777777" w:rsidR="009D1437" w:rsidRPr="004A4DD9" w:rsidRDefault="009D1437" w:rsidP="00616EC4">
            <w:pPr>
              <w:pStyle w:val="ListParagraph"/>
              <w:ind w:left="0"/>
              <w:jc w:val="both"/>
            </w:pPr>
            <w:r>
              <w:t>Công ty chưa có mẫu hóa đơn nào</w:t>
            </w:r>
          </w:p>
        </w:tc>
        <w:tc>
          <w:tcPr>
            <w:tcW w:w="2515" w:type="dxa"/>
            <w:tcBorders>
              <w:top w:val="single" w:sz="4" w:space="0" w:color="2E74B5"/>
              <w:left w:val="single" w:sz="4" w:space="0" w:color="2E74B5"/>
              <w:bottom w:val="single" w:sz="4" w:space="0" w:color="2E74B5"/>
              <w:right w:val="single" w:sz="4" w:space="0" w:color="2E74B5"/>
            </w:tcBorders>
          </w:tcPr>
          <w:p w14:paraId="0D3CA37E" w14:textId="77777777" w:rsidR="009D1437" w:rsidRPr="004A4DD9" w:rsidRDefault="009D1437" w:rsidP="00616EC4">
            <w:pPr>
              <w:pStyle w:val="ListParagraph"/>
              <w:ind w:left="0"/>
              <w:jc w:val="both"/>
            </w:pPr>
          </w:p>
        </w:tc>
      </w:tr>
      <w:tr w:rsidR="009D1437" w:rsidRPr="00660ABB" w14:paraId="235C7A31"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D4711E9"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A86F90D" w14:textId="77777777" w:rsidR="009D1437" w:rsidRPr="004A4DD9" w:rsidRDefault="009D1437" w:rsidP="00616EC4">
            <w:pPr>
              <w:pStyle w:val="ListParagraph"/>
              <w:ind w:left="0"/>
              <w:jc w:val="both"/>
            </w:pPr>
            <w:r w:rsidRPr="004A4DD9">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070D46A9" w14:textId="77777777" w:rsidR="009D1437" w:rsidRPr="004A4DD9" w:rsidRDefault="009D1437" w:rsidP="00616EC4">
            <w:pPr>
              <w:pStyle w:val="ListParagraph"/>
              <w:ind w:left="0"/>
              <w:jc w:val="both"/>
            </w:pPr>
          </w:p>
        </w:tc>
      </w:tr>
      <w:tr w:rsidR="009D1437" w:rsidRPr="00660ABB" w14:paraId="7BD12D07"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DC87781" w14:textId="77777777" w:rsidR="009D1437" w:rsidRPr="004A4DD9" w:rsidRDefault="009D1437" w:rsidP="00616EC4">
            <w:pPr>
              <w:autoSpaceDE w:val="0"/>
              <w:autoSpaceDN w:val="0"/>
              <w:adjustRightInd w:val="0"/>
              <w:rPr>
                <w:rFonts w:eastAsia="Calibri"/>
              </w:rPr>
            </w:pPr>
            <w:r w:rsidRPr="004A4DD9">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E9D5132" w14:textId="77777777" w:rsidR="009D1437" w:rsidRPr="004A4DD9" w:rsidRDefault="009D1437" w:rsidP="00616EC4">
            <w:pPr>
              <w:pStyle w:val="ListParagraph"/>
              <w:spacing w:after="0" w:line="240" w:lineRule="auto"/>
              <w:ind w:left="0"/>
              <w:rPr>
                <w:rFonts w:eastAsia="Calibri"/>
              </w:rPr>
            </w:pPr>
            <w:r w:rsidRPr="004A4DD9">
              <w:rPr>
                <w:rFonts w:eastAsia="Calibri"/>
              </w:rPr>
              <w:t xml:space="preserve">User name không phù hợp, không tìm thấy </w:t>
            </w:r>
            <w:r>
              <w:rPr>
                <w:rFonts w:eastAsia="Calibri"/>
              </w:rPr>
              <w:t>thông tin công ty</w:t>
            </w:r>
            <w:r w:rsidRPr="004A4DD9">
              <w:rPr>
                <w:rFonts w:eastAsia="Calibri"/>
              </w:rPr>
              <w:t xml:space="preserve">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7440FA59" w14:textId="77777777" w:rsidR="009D1437" w:rsidRPr="004A4DD9" w:rsidRDefault="009D1437" w:rsidP="00616EC4">
            <w:pPr>
              <w:pStyle w:val="ListParagraph"/>
              <w:ind w:left="0"/>
              <w:jc w:val="both"/>
            </w:pPr>
          </w:p>
        </w:tc>
      </w:tr>
      <w:tr w:rsidR="009D1437" w:rsidRPr="00660ABB" w14:paraId="0A4AB9C8"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2B959C2" w14:textId="77777777" w:rsidR="009D1437" w:rsidRPr="004A4DD9" w:rsidRDefault="009D1437" w:rsidP="00616EC4">
            <w:pPr>
              <w:autoSpaceDE w:val="0"/>
              <w:autoSpaceDN w:val="0"/>
              <w:adjustRightInd w:val="0"/>
              <w:jc w:val="both"/>
            </w:pPr>
            <w:r w:rsidRPr="004A4DD9">
              <w:t>ERR:11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BB536D4" w14:textId="77777777" w:rsidR="009D1437" w:rsidRPr="004A4DD9" w:rsidRDefault="009D1437" w:rsidP="00616EC4">
            <w:pPr>
              <w:pStyle w:val="ListParagraph"/>
              <w:ind w:left="0"/>
              <w:jc w:val="both"/>
            </w:pPr>
            <w:r w:rsidRPr="004A4DD9">
              <w:t>Hóa đơn chưa thanh toán nên không xem được</w:t>
            </w:r>
          </w:p>
        </w:tc>
        <w:tc>
          <w:tcPr>
            <w:tcW w:w="2515" w:type="dxa"/>
            <w:tcBorders>
              <w:top w:val="single" w:sz="4" w:space="0" w:color="2E74B5"/>
              <w:left w:val="single" w:sz="4" w:space="0" w:color="2E74B5"/>
              <w:bottom w:val="single" w:sz="4" w:space="0" w:color="2E74B5"/>
              <w:right w:val="single" w:sz="4" w:space="0" w:color="2E74B5"/>
            </w:tcBorders>
          </w:tcPr>
          <w:p w14:paraId="32052434" w14:textId="77777777" w:rsidR="009D1437" w:rsidRPr="004A4DD9" w:rsidRDefault="009D1437" w:rsidP="00616EC4">
            <w:pPr>
              <w:pStyle w:val="ListParagraph"/>
              <w:ind w:left="0"/>
              <w:jc w:val="both"/>
            </w:pPr>
          </w:p>
        </w:tc>
      </w:tr>
      <w:tr w:rsidR="009D1437" w:rsidRPr="00660ABB" w14:paraId="322A60B5"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FC5EDCB" w14:textId="77777777" w:rsidR="009D1437" w:rsidRDefault="009D1437" w:rsidP="00616EC4">
            <w:pPr>
              <w:jc w:val="both"/>
            </w:pPr>
            <w:r>
              <w:t>Chuỗi base64</w:t>
            </w:r>
          </w:p>
          <w:p w14:paraId="1740712C"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E42522B" w14:textId="77777777" w:rsidR="009D1437" w:rsidRPr="004A4DD9" w:rsidRDefault="009D1437" w:rsidP="00616EC4">
            <w:pPr>
              <w:jc w:val="both"/>
            </w:pPr>
            <w:r>
              <w:t>Trả về chuỗi base64 tương ứng với hóa đơn. Lưu chuỗi này thành file .html để được file HTML</w:t>
            </w:r>
          </w:p>
        </w:tc>
        <w:tc>
          <w:tcPr>
            <w:tcW w:w="2515" w:type="dxa"/>
            <w:tcBorders>
              <w:top w:val="single" w:sz="4" w:space="0" w:color="2E74B5"/>
              <w:left w:val="single" w:sz="4" w:space="0" w:color="2E74B5"/>
              <w:bottom w:val="single" w:sz="4" w:space="0" w:color="2E74B5"/>
              <w:right w:val="single" w:sz="4" w:space="0" w:color="2E74B5"/>
            </w:tcBorders>
          </w:tcPr>
          <w:p w14:paraId="71570366" w14:textId="77777777" w:rsidR="009D1437" w:rsidRPr="004A4DD9" w:rsidRDefault="009D1437" w:rsidP="00616EC4">
            <w:pPr>
              <w:jc w:val="both"/>
            </w:pPr>
          </w:p>
        </w:tc>
      </w:tr>
    </w:tbl>
    <w:p w14:paraId="1ECCD4F3" w14:textId="77777777" w:rsidR="009D1437" w:rsidRDefault="009D1437" w:rsidP="009D1437">
      <w:pPr>
        <w:rPr>
          <w:lang w:eastAsia="x-none"/>
        </w:rPr>
      </w:pPr>
    </w:p>
    <w:p w14:paraId="331235E9" w14:textId="77777777" w:rsidR="009D1437" w:rsidRDefault="009D1437" w:rsidP="00480762">
      <w:pPr>
        <w:pStyle w:val="Heading3"/>
      </w:pPr>
      <w:bookmarkStart w:id="58" w:name="_Toc198045295"/>
      <w:r>
        <w:t>Download hóa đơn</w:t>
      </w:r>
      <w:r>
        <w:rPr>
          <w:lang w:val="en-US"/>
        </w:rPr>
        <w:t xml:space="preserve"> lỗi gửi thuế</w:t>
      </w:r>
      <w:r>
        <w:t xml:space="preserve"> định dạng Pdf</w:t>
      </w:r>
      <w:r>
        <w:rPr>
          <w:lang w:val="en-US"/>
        </w:rPr>
        <w:t xml:space="preserve"> theo Fkey</w:t>
      </w:r>
      <w:bookmarkEnd w:id="58"/>
    </w:p>
    <w:p w14:paraId="5CAAF7FF" w14:textId="77777777" w:rsidR="009D1437" w:rsidRDefault="009D1437" w:rsidP="009D1437">
      <w:r>
        <w:t>URL</w:t>
      </w:r>
    </w:p>
    <w:p w14:paraId="25F8CF00" w14:textId="77777777" w:rsidR="009D1437" w:rsidRPr="00E76428" w:rsidRDefault="009D1437" w:rsidP="009D1437">
      <w:pPr>
        <w:ind w:left="720"/>
        <w:jc w:val="both"/>
      </w:pPr>
      <w:r w:rsidRPr="00E76428">
        <w:t xml:space="preserve">String </w:t>
      </w:r>
      <w:r w:rsidRPr="00BA296D">
        <w:rPr>
          <w:b/>
          <w:color w:val="000000"/>
        </w:rPr>
        <w:t>downloadInvPDFFkeyError</w:t>
      </w:r>
      <w:r w:rsidRPr="00E76428">
        <w:t xml:space="preserve"> (string </w:t>
      </w:r>
      <w:r>
        <w:t>invToken</w:t>
      </w:r>
      <w:r w:rsidRPr="00E76428">
        <w:t>, string userName, string userPass)</w:t>
      </w:r>
    </w:p>
    <w:p w14:paraId="5529F2EA" w14:textId="77777777" w:rsidR="009D1437" w:rsidRPr="004A4DD9" w:rsidRDefault="009D1437" w:rsidP="009D1437">
      <w:pPr>
        <w:ind w:left="720"/>
        <w:jc w:val="both"/>
      </w:pPr>
    </w:p>
    <w:p w14:paraId="4558D286" w14:textId="77777777" w:rsidR="009D1437" w:rsidRPr="00593BE8" w:rsidRDefault="009D1437" w:rsidP="009D1437">
      <w:pPr>
        <w:pStyle w:val="N"/>
      </w:pPr>
      <w:r w:rsidRPr="00593BE8">
        <w:t>DESCRIPTION</w:t>
      </w:r>
    </w:p>
    <w:p w14:paraId="7B913E82" w14:textId="77777777" w:rsidR="009D1437" w:rsidRDefault="009D1437" w:rsidP="009D1437">
      <w:pPr>
        <w:pStyle w:val="N"/>
      </w:pPr>
      <w:r>
        <w:tab/>
        <w:t>Đây là web service cho phép tải về dạng pdf của hóa đơn theo token truyền lên.</w:t>
      </w:r>
    </w:p>
    <w:p w14:paraId="0E180DA5" w14:textId="77777777" w:rsidR="009D1437" w:rsidRPr="00007702" w:rsidRDefault="009D1437" w:rsidP="009D1437">
      <w:pPr>
        <w:pStyle w:val="N"/>
      </w:pPr>
      <w:r w:rsidRPr="00663B3E">
        <w:t>HTTP METHOD</w:t>
      </w:r>
    </w:p>
    <w:p w14:paraId="4BD035B4" w14:textId="77777777" w:rsidR="009D1437" w:rsidRPr="00007702" w:rsidRDefault="009D1437" w:rsidP="009D1437">
      <w:pPr>
        <w:pStyle w:val="N"/>
        <w:rPr>
          <w:b/>
        </w:rPr>
      </w:pPr>
      <w:r>
        <w:tab/>
      </w:r>
      <w:r w:rsidRPr="00610AFD">
        <w:t>POST</w:t>
      </w:r>
    </w:p>
    <w:p w14:paraId="0DA90E2A" w14:textId="77777777" w:rsidR="009D1437" w:rsidRPr="00610AFD" w:rsidRDefault="009D1437" w:rsidP="009D1437">
      <w:pPr>
        <w:pStyle w:val="N"/>
      </w:pPr>
      <w:r w:rsidRPr="00610AFD">
        <w:t>REQUEST BODY</w:t>
      </w:r>
    </w:p>
    <w:p w14:paraId="29911795" w14:textId="77777777" w:rsidR="009D1437" w:rsidRPr="005C559E"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3E427D0E" w14:textId="77777777" w:rsidR="009D1437" w:rsidRPr="00D82A0A" w:rsidRDefault="009D1437" w:rsidP="009D1437">
      <w:pPr>
        <w:pStyle w:val="ListParagraph"/>
        <w:numPr>
          <w:ilvl w:val="0"/>
          <w:numId w:val="2"/>
        </w:numPr>
        <w:spacing w:after="0" w:line="360" w:lineRule="auto"/>
        <w:ind w:left="1080"/>
        <w:jc w:val="both"/>
        <w:rPr>
          <w:rFonts w:eastAsia="Calibri"/>
          <w:b/>
          <w:u w:val="single"/>
        </w:rPr>
      </w:pPr>
      <w:r w:rsidRPr="004A4DD9">
        <w:rPr>
          <w:b/>
        </w:rPr>
        <w:t>invToken</w:t>
      </w:r>
      <w:r w:rsidRPr="005C559E">
        <w:rPr>
          <w:b/>
        </w:rPr>
        <w:t xml:space="preserve">: </w:t>
      </w:r>
      <w:r w:rsidRPr="005C559E">
        <w:t xml:space="preserve">Chuỗi </w:t>
      </w:r>
      <w:r>
        <w:t>token</w:t>
      </w:r>
      <w:r w:rsidRPr="005C559E">
        <w:t xml:space="preserve"> xác định hóa đơn cần lấy </w:t>
      </w:r>
    </w:p>
    <w:p w14:paraId="17C45855" w14:textId="77777777" w:rsidR="009D1437" w:rsidRPr="005C559E" w:rsidRDefault="009D1437" w:rsidP="009D1437">
      <w:pPr>
        <w:pStyle w:val="ListParagraph"/>
        <w:spacing w:after="0" w:line="360" w:lineRule="auto"/>
        <w:ind w:left="1080"/>
        <w:jc w:val="both"/>
        <w:rPr>
          <w:rFonts w:eastAsia="Calibri"/>
          <w:b/>
          <w:u w:val="single"/>
        </w:rPr>
      </w:pPr>
    </w:p>
    <w:p w14:paraId="627D6AFA"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26909B85"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007DD835"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76DC257E"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76975479" w14:textId="77777777" w:rsidR="009D1437" w:rsidRPr="00660ABB" w:rsidRDefault="009D1437" w:rsidP="00616EC4">
            <w:pPr>
              <w:pStyle w:val="ListParagraph"/>
            </w:pPr>
            <w:r>
              <w:t>Ghi chú</w:t>
            </w:r>
          </w:p>
        </w:tc>
      </w:tr>
      <w:tr w:rsidR="009D1437" w:rsidRPr="00660ABB" w14:paraId="56FB4EFA" w14:textId="77777777" w:rsidTr="00616EC4">
        <w:tc>
          <w:tcPr>
            <w:tcW w:w="1710" w:type="dxa"/>
            <w:tcBorders>
              <w:top w:val="single" w:sz="4" w:space="0" w:color="2E74B5"/>
              <w:left w:val="single" w:sz="4" w:space="0" w:color="2E74B5"/>
              <w:right w:val="single" w:sz="4" w:space="0" w:color="2E74B5"/>
            </w:tcBorders>
            <w:shd w:val="clear" w:color="auto" w:fill="auto"/>
          </w:tcPr>
          <w:p w14:paraId="14AB1702" w14:textId="77777777" w:rsidR="009D1437" w:rsidRPr="004A4DD9" w:rsidRDefault="009D1437" w:rsidP="00616EC4">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29E6B77" w14:textId="77777777" w:rsidR="009D1437" w:rsidRPr="004A4DD9" w:rsidRDefault="009D1437" w:rsidP="00616EC4">
            <w:pPr>
              <w:pStyle w:val="ListParagraph"/>
              <w:ind w:left="0"/>
              <w:jc w:val="both"/>
            </w:pPr>
            <w:r w:rsidRPr="004A4DD9">
              <w:t>Tài khoản đăng nhập sai</w:t>
            </w:r>
            <w:r>
              <w:t xml:space="preserve"> hoặc không có quyền ServiceRole</w:t>
            </w:r>
          </w:p>
        </w:tc>
        <w:tc>
          <w:tcPr>
            <w:tcW w:w="2515" w:type="dxa"/>
            <w:tcBorders>
              <w:top w:val="single" w:sz="4" w:space="0" w:color="2E74B5"/>
              <w:left w:val="single" w:sz="4" w:space="0" w:color="2E74B5"/>
              <w:bottom w:val="single" w:sz="4" w:space="0" w:color="2E74B5"/>
              <w:right w:val="single" w:sz="4" w:space="0" w:color="2E74B5"/>
            </w:tcBorders>
          </w:tcPr>
          <w:p w14:paraId="128D6F80" w14:textId="77777777" w:rsidR="009D1437" w:rsidRPr="004A4DD9" w:rsidRDefault="009D1437" w:rsidP="00616EC4">
            <w:pPr>
              <w:pStyle w:val="ListParagraph"/>
              <w:ind w:left="0"/>
              <w:jc w:val="both"/>
            </w:pPr>
          </w:p>
        </w:tc>
      </w:tr>
      <w:tr w:rsidR="009D1437" w:rsidRPr="00660ABB" w14:paraId="3283572B" w14:textId="77777777" w:rsidTr="00616EC4">
        <w:tc>
          <w:tcPr>
            <w:tcW w:w="1710" w:type="dxa"/>
            <w:tcBorders>
              <w:top w:val="single" w:sz="4" w:space="0" w:color="2E74B5"/>
              <w:left w:val="single" w:sz="4" w:space="0" w:color="2E74B5"/>
              <w:right w:val="single" w:sz="4" w:space="0" w:color="2E74B5"/>
            </w:tcBorders>
            <w:shd w:val="clear" w:color="auto" w:fill="auto"/>
          </w:tcPr>
          <w:p w14:paraId="0211B6A0" w14:textId="77777777" w:rsidR="009D1437" w:rsidRPr="004A4DD9" w:rsidRDefault="009D1437" w:rsidP="00616EC4">
            <w:pPr>
              <w:autoSpaceDE w:val="0"/>
              <w:autoSpaceDN w:val="0"/>
              <w:adjustRightInd w:val="0"/>
              <w:jc w:val="both"/>
            </w:pPr>
            <w:r w:rsidRPr="002E72A7">
              <w:lastRenderedPageBreak/>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C97B784" w14:textId="77777777" w:rsidR="009D1437" w:rsidRPr="004A4DD9"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63684747" w14:textId="77777777" w:rsidR="009D1437" w:rsidRPr="004A4DD9" w:rsidRDefault="009D1437" w:rsidP="00616EC4">
            <w:pPr>
              <w:pStyle w:val="ListParagraph"/>
              <w:ind w:left="0"/>
              <w:jc w:val="both"/>
            </w:pPr>
          </w:p>
        </w:tc>
      </w:tr>
      <w:tr w:rsidR="009D1437" w:rsidRPr="00660ABB" w14:paraId="4AE1DE69"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3B3E76E" w14:textId="77777777" w:rsidR="009D1437" w:rsidRPr="004A4DD9" w:rsidRDefault="009D1437" w:rsidP="00616EC4">
            <w:pPr>
              <w:autoSpaceDE w:val="0"/>
              <w:autoSpaceDN w:val="0"/>
              <w:adjustRightInd w:val="0"/>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7C26CDB" w14:textId="77777777" w:rsidR="009D1437" w:rsidRPr="004A4DD9" w:rsidRDefault="009D1437" w:rsidP="00616EC4">
            <w:pPr>
              <w:pStyle w:val="ListParagraph"/>
              <w:ind w:left="0"/>
              <w:jc w:val="both"/>
            </w:pPr>
            <w:r w:rsidRPr="004A4DD9">
              <w:t>Không tìm thấy</w:t>
            </w:r>
            <w:r>
              <w:t xml:space="preserve"> dải thông báo phát hành</w:t>
            </w:r>
          </w:p>
        </w:tc>
        <w:tc>
          <w:tcPr>
            <w:tcW w:w="2515" w:type="dxa"/>
            <w:tcBorders>
              <w:top w:val="single" w:sz="4" w:space="0" w:color="2E74B5"/>
              <w:left w:val="single" w:sz="4" w:space="0" w:color="2E74B5"/>
              <w:bottom w:val="single" w:sz="4" w:space="0" w:color="2E74B5"/>
              <w:right w:val="single" w:sz="4" w:space="0" w:color="2E74B5"/>
            </w:tcBorders>
          </w:tcPr>
          <w:p w14:paraId="58D6FE2D" w14:textId="77777777" w:rsidR="009D1437" w:rsidRPr="004A4DD9" w:rsidRDefault="009D1437" w:rsidP="00616EC4">
            <w:pPr>
              <w:pStyle w:val="ListParagraph"/>
              <w:ind w:left="0"/>
              <w:jc w:val="both"/>
            </w:pPr>
          </w:p>
        </w:tc>
      </w:tr>
      <w:tr w:rsidR="009D1437" w:rsidRPr="00660ABB" w14:paraId="150289FF"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61E48B8"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2D8AE3B" w14:textId="77777777" w:rsidR="009D1437" w:rsidRPr="004A4DD9" w:rsidRDefault="009D1437" w:rsidP="00616EC4">
            <w:pPr>
              <w:pStyle w:val="ListParagraph"/>
              <w:ind w:left="0"/>
              <w:jc w:val="both"/>
            </w:pPr>
            <w:r w:rsidRPr="004A4DD9">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2DA10326" w14:textId="77777777" w:rsidR="009D1437" w:rsidRPr="004A4DD9" w:rsidRDefault="009D1437" w:rsidP="00616EC4">
            <w:pPr>
              <w:pStyle w:val="ListParagraph"/>
              <w:ind w:left="0"/>
              <w:jc w:val="both"/>
            </w:pPr>
          </w:p>
        </w:tc>
      </w:tr>
      <w:tr w:rsidR="009D1437" w:rsidRPr="00660ABB" w14:paraId="7156B201"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D74B02A" w14:textId="77777777" w:rsidR="009D1437" w:rsidRPr="004A4DD9" w:rsidRDefault="009D1437" w:rsidP="00616EC4">
            <w:pPr>
              <w:autoSpaceDE w:val="0"/>
              <w:autoSpaceDN w:val="0"/>
              <w:adjustRightInd w:val="0"/>
              <w:rPr>
                <w:rFonts w:eastAsia="Calibri"/>
              </w:rPr>
            </w:pPr>
            <w:r w:rsidRPr="004A4DD9">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096FB66" w14:textId="77777777" w:rsidR="009D1437" w:rsidRPr="004A4DD9" w:rsidRDefault="009D1437" w:rsidP="00616EC4">
            <w:pPr>
              <w:pStyle w:val="ListParagraph"/>
              <w:spacing w:after="0" w:line="240" w:lineRule="auto"/>
              <w:ind w:left="0"/>
              <w:rPr>
                <w:rFonts w:eastAsia="Calibri"/>
              </w:rPr>
            </w:pPr>
            <w:r w:rsidRPr="004A4DD9">
              <w:rPr>
                <w:rFonts w:eastAsia="Calibri"/>
              </w:rPr>
              <w:t xml:space="preserve">User name không phù hợp, không tìm thấy </w:t>
            </w:r>
            <w:r>
              <w:rPr>
                <w:rFonts w:eastAsia="Calibri"/>
              </w:rPr>
              <w:t>thông tin công ty</w:t>
            </w:r>
            <w:r w:rsidRPr="004A4DD9">
              <w:rPr>
                <w:rFonts w:eastAsia="Calibri"/>
              </w:rPr>
              <w:t xml:space="preserve">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5B373E1C" w14:textId="77777777" w:rsidR="009D1437" w:rsidRPr="004A4DD9" w:rsidRDefault="009D1437" w:rsidP="00616EC4">
            <w:pPr>
              <w:pStyle w:val="ListParagraph"/>
              <w:ind w:left="0"/>
              <w:jc w:val="both"/>
            </w:pPr>
          </w:p>
        </w:tc>
      </w:tr>
      <w:tr w:rsidR="009D1437" w:rsidRPr="00660ABB" w14:paraId="032E5C9A"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5F7B78B" w14:textId="77777777" w:rsidR="009D1437" w:rsidRPr="004A4DD9" w:rsidRDefault="009D1437" w:rsidP="00616EC4">
            <w:pPr>
              <w:autoSpaceDE w:val="0"/>
              <w:autoSpaceDN w:val="0"/>
              <w:adjustRightInd w:val="0"/>
              <w:jc w:val="both"/>
            </w:pPr>
            <w:r w:rsidRPr="004A4DD9">
              <w:t>ERR:11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B49079E" w14:textId="77777777" w:rsidR="009D1437" w:rsidRPr="004A4DD9" w:rsidRDefault="009D1437" w:rsidP="00616EC4">
            <w:pPr>
              <w:pStyle w:val="ListParagraph"/>
              <w:ind w:left="0"/>
              <w:jc w:val="both"/>
            </w:pPr>
            <w:r w:rsidRPr="004A4DD9">
              <w:t>Hóa đơn chưa thanh toán nên không xem được</w:t>
            </w:r>
          </w:p>
        </w:tc>
        <w:tc>
          <w:tcPr>
            <w:tcW w:w="2515" w:type="dxa"/>
            <w:tcBorders>
              <w:top w:val="single" w:sz="4" w:space="0" w:color="2E74B5"/>
              <w:left w:val="single" w:sz="4" w:space="0" w:color="2E74B5"/>
              <w:bottom w:val="single" w:sz="4" w:space="0" w:color="2E74B5"/>
              <w:right w:val="single" w:sz="4" w:space="0" w:color="2E74B5"/>
            </w:tcBorders>
          </w:tcPr>
          <w:p w14:paraId="2BB6141D" w14:textId="77777777" w:rsidR="009D1437" w:rsidRPr="004A4DD9" w:rsidRDefault="009D1437" w:rsidP="00616EC4">
            <w:pPr>
              <w:pStyle w:val="ListParagraph"/>
              <w:ind w:left="0"/>
              <w:jc w:val="both"/>
            </w:pPr>
          </w:p>
        </w:tc>
      </w:tr>
      <w:tr w:rsidR="009D1437" w:rsidRPr="00660ABB" w14:paraId="0234A470"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4A33F09" w14:textId="77777777" w:rsidR="009D1437" w:rsidRPr="004A4DD9" w:rsidRDefault="009D1437" w:rsidP="00616EC4">
            <w:pPr>
              <w:autoSpaceDE w:val="0"/>
              <w:autoSpaceDN w:val="0"/>
              <w:adjustRightInd w:val="0"/>
              <w:jc w:val="both"/>
            </w:pPr>
            <w:r w:rsidRPr="004A4DD9">
              <w:t>ERR:1</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5B613DD" w14:textId="77777777" w:rsidR="009D1437" w:rsidRPr="004A4DD9" w:rsidRDefault="009D1437" w:rsidP="00616EC4">
            <w:pPr>
              <w:pStyle w:val="ListParagraph"/>
              <w:ind w:left="0"/>
              <w:jc w:val="both"/>
            </w:pPr>
            <w:r>
              <w:t>Hoá đơn có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5524DCBA" w14:textId="77777777" w:rsidR="009D1437" w:rsidRPr="004A4DD9" w:rsidRDefault="009D1437" w:rsidP="00616EC4">
            <w:pPr>
              <w:pStyle w:val="ListParagraph"/>
              <w:ind w:left="0"/>
              <w:jc w:val="both"/>
            </w:pPr>
          </w:p>
        </w:tc>
      </w:tr>
      <w:tr w:rsidR="009D1437" w:rsidRPr="00660ABB" w14:paraId="02C420ED"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8952080" w14:textId="77777777" w:rsidR="009D1437" w:rsidRPr="004A4DD9" w:rsidRDefault="009D1437" w:rsidP="00616EC4">
            <w:pPr>
              <w:autoSpaceDE w:val="0"/>
              <w:autoSpaceDN w:val="0"/>
              <w:adjustRightInd w:val="0"/>
              <w:jc w:val="both"/>
            </w:pPr>
            <w:r w:rsidRPr="004A4DD9">
              <w:t>ERR:1</w:t>
            </w:r>
            <w:r>
              <w:t>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C0C90BD" w14:textId="77777777" w:rsidR="009D1437" w:rsidRPr="004A4DD9" w:rsidRDefault="009D1437" w:rsidP="00616EC4">
            <w:pPr>
              <w:pStyle w:val="ListParagraph"/>
              <w:ind w:left="0"/>
              <w:jc w:val="both"/>
            </w:pPr>
            <w:r>
              <w:t>Hoá đơn không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19198305" w14:textId="77777777" w:rsidR="009D1437" w:rsidRPr="004A4DD9" w:rsidRDefault="009D1437" w:rsidP="00616EC4">
            <w:pPr>
              <w:pStyle w:val="ListParagraph"/>
              <w:ind w:left="0"/>
              <w:jc w:val="both"/>
            </w:pPr>
          </w:p>
        </w:tc>
      </w:tr>
      <w:tr w:rsidR="009D1437" w:rsidRPr="00660ABB" w14:paraId="15795A91"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92FC9DD" w14:textId="77777777" w:rsidR="009D1437" w:rsidRDefault="009D1437" w:rsidP="00616EC4">
            <w:pPr>
              <w:jc w:val="both"/>
            </w:pPr>
            <w:r>
              <w:t>Chuỗi base64</w:t>
            </w:r>
          </w:p>
          <w:p w14:paraId="795FEBBD"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FE3BB4D" w14:textId="77777777" w:rsidR="009D1437" w:rsidRPr="004A4DD9" w:rsidRDefault="009D1437" w:rsidP="00616EC4">
            <w:pPr>
              <w:jc w:val="both"/>
            </w:pPr>
            <w:r>
              <w:t>Trả về chuỗi base64 tương ứng với hóa đơn. Lưu chuỗi này thành file .pdf để được file PDF</w:t>
            </w:r>
          </w:p>
        </w:tc>
        <w:tc>
          <w:tcPr>
            <w:tcW w:w="2515" w:type="dxa"/>
            <w:tcBorders>
              <w:top w:val="single" w:sz="4" w:space="0" w:color="2E74B5"/>
              <w:left w:val="single" w:sz="4" w:space="0" w:color="2E74B5"/>
              <w:bottom w:val="single" w:sz="4" w:space="0" w:color="2E74B5"/>
              <w:right w:val="single" w:sz="4" w:space="0" w:color="2E74B5"/>
            </w:tcBorders>
          </w:tcPr>
          <w:p w14:paraId="0E956CBD" w14:textId="77777777" w:rsidR="009D1437" w:rsidRPr="004A4DD9" w:rsidRDefault="009D1437" w:rsidP="00616EC4">
            <w:pPr>
              <w:jc w:val="both"/>
            </w:pPr>
          </w:p>
        </w:tc>
      </w:tr>
    </w:tbl>
    <w:p w14:paraId="6B942039" w14:textId="77777777" w:rsidR="009D1437" w:rsidRDefault="009D1437" w:rsidP="00480762">
      <w:pPr>
        <w:pStyle w:val="Heading3"/>
      </w:pPr>
      <w:bookmarkStart w:id="59" w:name="_Toc198045296"/>
      <w:r>
        <w:t>Download hóa đơn lỗi gửi cơ quan thuế theo invtoken</w:t>
      </w:r>
      <w:bookmarkEnd w:id="59"/>
    </w:p>
    <w:p w14:paraId="2CA529B6" w14:textId="77777777" w:rsidR="009D1437" w:rsidRDefault="009D1437" w:rsidP="009D1437">
      <w:r>
        <w:t>URL</w:t>
      </w:r>
    </w:p>
    <w:p w14:paraId="573E0076" w14:textId="77777777" w:rsidR="009D1437" w:rsidRDefault="009D1437" w:rsidP="009D1437">
      <w:pPr>
        <w:ind w:left="720"/>
        <w:jc w:val="both"/>
      </w:pPr>
      <w:r w:rsidRPr="004A4DD9">
        <w:t xml:space="preserve">String </w:t>
      </w:r>
      <w:r w:rsidRPr="00E36662">
        <w:rPr>
          <w:b/>
        </w:rPr>
        <w:t>downloadInv</w:t>
      </w:r>
      <w:r w:rsidRPr="00E36662">
        <w:rPr>
          <w:b/>
          <w:color w:val="000000"/>
        </w:rPr>
        <w:t>Error</w:t>
      </w:r>
      <w:r w:rsidRPr="004A4DD9">
        <w:t>(string invToken, string userName, string userPass)</w:t>
      </w:r>
    </w:p>
    <w:p w14:paraId="00A48471" w14:textId="77777777" w:rsidR="009D1437" w:rsidRPr="004A4DD9" w:rsidRDefault="009D1437" w:rsidP="009D1437">
      <w:pPr>
        <w:ind w:left="720"/>
        <w:jc w:val="both"/>
      </w:pPr>
    </w:p>
    <w:p w14:paraId="427980CC" w14:textId="77777777" w:rsidR="009D1437" w:rsidRPr="00593BE8" w:rsidRDefault="009D1437" w:rsidP="009D1437">
      <w:pPr>
        <w:pStyle w:val="N"/>
      </w:pPr>
      <w:r w:rsidRPr="00593BE8">
        <w:t>DESCRIPTION</w:t>
      </w:r>
    </w:p>
    <w:p w14:paraId="4A4EF038" w14:textId="77777777" w:rsidR="009D1437" w:rsidRDefault="009D1437" w:rsidP="009D1437">
      <w:pPr>
        <w:pStyle w:val="N"/>
      </w:pPr>
      <w:r>
        <w:tab/>
        <w:t>Đây là web service cho phép tải về chuỗi xml của hóa đơn</w:t>
      </w:r>
    </w:p>
    <w:p w14:paraId="51627F0A" w14:textId="77777777" w:rsidR="009D1437" w:rsidRPr="00007702" w:rsidRDefault="009D1437" w:rsidP="009D1437">
      <w:pPr>
        <w:pStyle w:val="N"/>
      </w:pPr>
      <w:r w:rsidRPr="00663B3E">
        <w:t>HTTP METHOD</w:t>
      </w:r>
    </w:p>
    <w:p w14:paraId="4AB095A6" w14:textId="77777777" w:rsidR="009D1437" w:rsidRPr="00007702" w:rsidRDefault="009D1437" w:rsidP="009D1437">
      <w:pPr>
        <w:pStyle w:val="N"/>
        <w:rPr>
          <w:b/>
        </w:rPr>
      </w:pPr>
      <w:r>
        <w:tab/>
      </w:r>
      <w:r w:rsidRPr="00610AFD">
        <w:t>POST</w:t>
      </w:r>
    </w:p>
    <w:p w14:paraId="7369D42C" w14:textId="77777777" w:rsidR="009D1437" w:rsidRPr="00610AFD" w:rsidRDefault="009D1437" w:rsidP="009D1437">
      <w:pPr>
        <w:pStyle w:val="N"/>
      </w:pPr>
      <w:r w:rsidRPr="00610AFD">
        <w:t>REQUEST BODY</w:t>
      </w:r>
    </w:p>
    <w:p w14:paraId="3DFD9824" w14:textId="77777777" w:rsidR="009D1437" w:rsidRPr="005C559E"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44C2762B" w14:textId="77777777" w:rsidR="009D1437" w:rsidRPr="00D82A0A" w:rsidRDefault="009D1437" w:rsidP="009D1437">
      <w:pPr>
        <w:pStyle w:val="ListParagraph"/>
        <w:numPr>
          <w:ilvl w:val="0"/>
          <w:numId w:val="2"/>
        </w:numPr>
        <w:spacing w:after="0" w:line="360" w:lineRule="auto"/>
        <w:ind w:left="1080"/>
        <w:jc w:val="both"/>
        <w:rPr>
          <w:rFonts w:eastAsia="Calibri"/>
          <w:b/>
          <w:u w:val="single"/>
        </w:rPr>
      </w:pPr>
      <w:r w:rsidRPr="005C559E">
        <w:rPr>
          <w:b/>
        </w:rPr>
        <w:t xml:space="preserve">invToken : </w:t>
      </w:r>
      <w:r w:rsidRPr="005C559E">
        <w:t xml:space="preserve">Chuỗi token xác định hóa đơn cần lấy </w:t>
      </w:r>
    </w:p>
    <w:p w14:paraId="733C2855" w14:textId="77777777" w:rsidR="009D1437" w:rsidRPr="005C559E" w:rsidRDefault="009D1437" w:rsidP="009D1437">
      <w:pPr>
        <w:pStyle w:val="ListParagraph"/>
        <w:spacing w:after="0" w:line="360" w:lineRule="auto"/>
        <w:ind w:left="1080"/>
        <w:jc w:val="both"/>
        <w:rPr>
          <w:rFonts w:eastAsia="Calibri"/>
          <w:b/>
          <w:u w:val="single"/>
        </w:rPr>
      </w:pPr>
    </w:p>
    <w:p w14:paraId="65E4477A"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24036F5B"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0197043E"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198A67BD"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6DBA6D63" w14:textId="77777777" w:rsidR="009D1437" w:rsidRPr="00660ABB" w:rsidRDefault="009D1437" w:rsidP="00616EC4">
            <w:pPr>
              <w:pStyle w:val="ListParagraph"/>
            </w:pPr>
            <w:r>
              <w:t>Ghi chú</w:t>
            </w:r>
          </w:p>
        </w:tc>
      </w:tr>
      <w:tr w:rsidR="009D1437" w:rsidRPr="00660ABB" w14:paraId="3DF4A054" w14:textId="77777777" w:rsidTr="00616EC4">
        <w:tc>
          <w:tcPr>
            <w:tcW w:w="1710" w:type="dxa"/>
            <w:tcBorders>
              <w:top w:val="single" w:sz="4" w:space="0" w:color="2E74B5"/>
              <w:left w:val="single" w:sz="4" w:space="0" w:color="2E74B5"/>
              <w:right w:val="single" w:sz="4" w:space="0" w:color="2E74B5"/>
            </w:tcBorders>
            <w:shd w:val="clear" w:color="auto" w:fill="auto"/>
          </w:tcPr>
          <w:p w14:paraId="32D3C602" w14:textId="77777777" w:rsidR="009D1437" w:rsidRPr="004A4DD9" w:rsidRDefault="009D1437" w:rsidP="00616EC4">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1600D4D" w14:textId="77777777" w:rsidR="009D1437" w:rsidRPr="004A4DD9" w:rsidRDefault="009D1437" w:rsidP="00616EC4">
            <w:pPr>
              <w:pStyle w:val="ListParagraph"/>
              <w:ind w:left="0"/>
              <w:jc w:val="both"/>
            </w:pPr>
            <w:r w:rsidRPr="004A4DD9">
              <w:t>Tài khoản đăng nhập sai</w:t>
            </w:r>
            <w:r>
              <w:t xml:space="preserve"> hoặc không có quyền ServiceRole</w:t>
            </w:r>
          </w:p>
        </w:tc>
        <w:tc>
          <w:tcPr>
            <w:tcW w:w="2515" w:type="dxa"/>
            <w:tcBorders>
              <w:top w:val="single" w:sz="4" w:space="0" w:color="2E74B5"/>
              <w:left w:val="single" w:sz="4" w:space="0" w:color="2E74B5"/>
              <w:bottom w:val="single" w:sz="4" w:space="0" w:color="2E74B5"/>
              <w:right w:val="single" w:sz="4" w:space="0" w:color="2E74B5"/>
            </w:tcBorders>
          </w:tcPr>
          <w:p w14:paraId="5CEAFCE4" w14:textId="77777777" w:rsidR="009D1437" w:rsidRPr="004A4DD9" w:rsidRDefault="009D1437" w:rsidP="00616EC4">
            <w:pPr>
              <w:pStyle w:val="ListParagraph"/>
              <w:ind w:left="0"/>
              <w:jc w:val="both"/>
            </w:pPr>
          </w:p>
        </w:tc>
      </w:tr>
      <w:tr w:rsidR="009D1437" w:rsidRPr="00660ABB" w14:paraId="7001DA51" w14:textId="77777777" w:rsidTr="00616EC4">
        <w:tc>
          <w:tcPr>
            <w:tcW w:w="1710" w:type="dxa"/>
            <w:tcBorders>
              <w:top w:val="single" w:sz="4" w:space="0" w:color="2E74B5"/>
              <w:left w:val="single" w:sz="4" w:space="0" w:color="2E74B5"/>
              <w:right w:val="single" w:sz="4" w:space="0" w:color="2E74B5"/>
            </w:tcBorders>
            <w:shd w:val="clear" w:color="auto" w:fill="auto"/>
          </w:tcPr>
          <w:p w14:paraId="6CB7923A" w14:textId="77777777" w:rsidR="009D1437" w:rsidRPr="004A4DD9" w:rsidRDefault="009D1437" w:rsidP="00616EC4">
            <w:pPr>
              <w:autoSpaceDE w:val="0"/>
              <w:autoSpaceDN w:val="0"/>
              <w:adjustRightInd w:val="0"/>
              <w:jc w:val="both"/>
            </w:pPr>
            <w:r w:rsidRPr="002E72A7">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971A17F" w14:textId="77777777" w:rsidR="009D1437" w:rsidRPr="004A4DD9"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774D6AA9" w14:textId="77777777" w:rsidR="009D1437" w:rsidRPr="004A4DD9" w:rsidRDefault="009D1437" w:rsidP="00616EC4">
            <w:pPr>
              <w:pStyle w:val="ListParagraph"/>
              <w:ind w:left="0"/>
              <w:jc w:val="both"/>
            </w:pPr>
          </w:p>
        </w:tc>
      </w:tr>
      <w:tr w:rsidR="009D1437" w:rsidRPr="00660ABB" w14:paraId="3CD84A27"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2213842" w14:textId="77777777" w:rsidR="009D1437" w:rsidRPr="004A4DD9" w:rsidRDefault="009D1437" w:rsidP="00616EC4">
            <w:pPr>
              <w:autoSpaceDE w:val="0"/>
              <w:autoSpaceDN w:val="0"/>
              <w:adjustRightInd w:val="0"/>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F7805EF" w14:textId="77777777" w:rsidR="009D1437" w:rsidRPr="004A4DD9" w:rsidRDefault="009D1437" w:rsidP="00616EC4">
            <w:pPr>
              <w:pStyle w:val="ListParagraph"/>
              <w:ind w:left="0"/>
              <w:jc w:val="both"/>
            </w:pPr>
            <w:r w:rsidRPr="004A4DD9">
              <w:t>Không tìm thấy Pattern</w:t>
            </w:r>
          </w:p>
        </w:tc>
        <w:tc>
          <w:tcPr>
            <w:tcW w:w="2515" w:type="dxa"/>
            <w:tcBorders>
              <w:top w:val="single" w:sz="4" w:space="0" w:color="2E74B5"/>
              <w:left w:val="single" w:sz="4" w:space="0" w:color="2E74B5"/>
              <w:bottom w:val="single" w:sz="4" w:space="0" w:color="2E74B5"/>
              <w:right w:val="single" w:sz="4" w:space="0" w:color="2E74B5"/>
            </w:tcBorders>
          </w:tcPr>
          <w:p w14:paraId="5A886003" w14:textId="77777777" w:rsidR="009D1437" w:rsidRPr="004A4DD9" w:rsidRDefault="009D1437" w:rsidP="00616EC4">
            <w:pPr>
              <w:pStyle w:val="ListParagraph"/>
              <w:ind w:left="0"/>
              <w:jc w:val="both"/>
            </w:pPr>
          </w:p>
        </w:tc>
      </w:tr>
      <w:tr w:rsidR="009D1437" w:rsidRPr="00660ABB" w14:paraId="44ACD8E9"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0A185B2"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F92DB19" w14:textId="77777777" w:rsidR="009D1437" w:rsidRPr="004A4DD9" w:rsidRDefault="009D1437" w:rsidP="00616EC4">
            <w:pPr>
              <w:pStyle w:val="ListParagraph"/>
              <w:ind w:left="0"/>
              <w:jc w:val="both"/>
            </w:pPr>
            <w:r w:rsidRPr="004A4DD9">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1FEC3B54" w14:textId="77777777" w:rsidR="009D1437" w:rsidRPr="004A4DD9" w:rsidRDefault="009D1437" w:rsidP="00616EC4">
            <w:pPr>
              <w:pStyle w:val="ListParagraph"/>
              <w:ind w:left="0"/>
              <w:jc w:val="both"/>
            </w:pPr>
          </w:p>
        </w:tc>
      </w:tr>
      <w:tr w:rsidR="009D1437" w:rsidRPr="00660ABB" w14:paraId="262BEB42"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60A42DA" w14:textId="77777777" w:rsidR="009D1437" w:rsidRPr="004A4DD9" w:rsidRDefault="009D1437" w:rsidP="00616EC4">
            <w:pPr>
              <w:autoSpaceDE w:val="0"/>
              <w:autoSpaceDN w:val="0"/>
              <w:adjustRightInd w:val="0"/>
              <w:rPr>
                <w:rFonts w:eastAsia="Calibri"/>
              </w:rPr>
            </w:pPr>
            <w:r w:rsidRPr="004A4DD9">
              <w:rPr>
                <w:rFonts w:eastAsia="Calibri"/>
              </w:rPr>
              <w:lastRenderedPageBreak/>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2B387BA" w14:textId="77777777" w:rsidR="009D1437" w:rsidRPr="004A4DD9" w:rsidRDefault="009D1437" w:rsidP="00616EC4">
            <w:pPr>
              <w:pStyle w:val="ListParagraph"/>
              <w:spacing w:after="0" w:line="240" w:lineRule="auto"/>
              <w:ind w:left="0"/>
              <w:rPr>
                <w:rFonts w:eastAsia="Calibri"/>
              </w:rPr>
            </w:pPr>
            <w:r w:rsidRPr="004A4DD9">
              <w:rPr>
                <w:rFonts w:eastAsia="Calibri"/>
              </w:rPr>
              <w:t xml:space="preserve">User name không phù hợp, không tìm thấy </w:t>
            </w:r>
            <w:r>
              <w:rPr>
                <w:rFonts w:eastAsia="Calibri"/>
              </w:rPr>
              <w:t>thông tin công ty</w:t>
            </w:r>
            <w:r w:rsidRPr="004A4DD9">
              <w:rPr>
                <w:rFonts w:eastAsia="Calibri"/>
              </w:rPr>
              <w:t xml:space="preserve">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7C6ABEF0" w14:textId="77777777" w:rsidR="009D1437" w:rsidRPr="004A4DD9" w:rsidRDefault="009D1437" w:rsidP="00616EC4">
            <w:pPr>
              <w:pStyle w:val="ListParagraph"/>
              <w:ind w:left="0"/>
              <w:jc w:val="both"/>
            </w:pPr>
          </w:p>
        </w:tc>
      </w:tr>
      <w:tr w:rsidR="009D1437" w:rsidRPr="00660ABB" w14:paraId="7AF2223E"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DED165E" w14:textId="77777777" w:rsidR="009D1437" w:rsidRPr="004A4DD9" w:rsidRDefault="009D1437" w:rsidP="00616EC4">
            <w:pPr>
              <w:autoSpaceDE w:val="0"/>
              <w:autoSpaceDN w:val="0"/>
              <w:adjustRightInd w:val="0"/>
              <w:jc w:val="both"/>
            </w:pPr>
            <w:r w:rsidRPr="004A4DD9">
              <w:t>ERR:11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B801AB9" w14:textId="77777777" w:rsidR="009D1437" w:rsidRPr="004A4DD9" w:rsidRDefault="009D1437" w:rsidP="00616EC4">
            <w:pPr>
              <w:pStyle w:val="ListParagraph"/>
              <w:ind w:left="0"/>
              <w:jc w:val="both"/>
            </w:pPr>
            <w:r w:rsidRPr="004A4DD9">
              <w:t>Hóa đơn chưa thanh toán nên không xem được</w:t>
            </w:r>
          </w:p>
        </w:tc>
        <w:tc>
          <w:tcPr>
            <w:tcW w:w="2515" w:type="dxa"/>
            <w:tcBorders>
              <w:top w:val="single" w:sz="4" w:space="0" w:color="2E74B5"/>
              <w:left w:val="single" w:sz="4" w:space="0" w:color="2E74B5"/>
              <w:bottom w:val="single" w:sz="4" w:space="0" w:color="2E74B5"/>
              <w:right w:val="single" w:sz="4" w:space="0" w:color="2E74B5"/>
            </w:tcBorders>
          </w:tcPr>
          <w:p w14:paraId="4C8DE760" w14:textId="77777777" w:rsidR="009D1437" w:rsidRPr="004A4DD9" w:rsidRDefault="009D1437" w:rsidP="00616EC4">
            <w:pPr>
              <w:pStyle w:val="ListParagraph"/>
              <w:ind w:left="0"/>
              <w:jc w:val="both"/>
            </w:pPr>
          </w:p>
        </w:tc>
      </w:tr>
      <w:tr w:rsidR="009D1437" w:rsidRPr="00660ABB" w14:paraId="583A5974"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6189298" w14:textId="77777777" w:rsidR="009D1437" w:rsidRPr="004A4DD9" w:rsidRDefault="009D1437" w:rsidP="00616EC4">
            <w:pPr>
              <w:autoSpaceDE w:val="0"/>
              <w:autoSpaceDN w:val="0"/>
              <w:adjustRightInd w:val="0"/>
              <w:jc w:val="both"/>
            </w:pPr>
            <w:r w:rsidRPr="004A4DD9">
              <w:t>chuỗi_Xml_trả_về</w:t>
            </w:r>
          </w:p>
          <w:p w14:paraId="67BCA49D"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B03FB3E" w14:textId="77777777" w:rsidR="009D1437" w:rsidRPr="004A4DD9" w:rsidRDefault="009D1437" w:rsidP="00616EC4">
            <w:pPr>
              <w:jc w:val="both"/>
            </w:pPr>
            <w:r w:rsidRPr="004A4DD9">
              <w:t>Trả về chuỗi Xml tương ứng với hóa đơn</w:t>
            </w:r>
          </w:p>
        </w:tc>
        <w:tc>
          <w:tcPr>
            <w:tcW w:w="2515" w:type="dxa"/>
            <w:tcBorders>
              <w:top w:val="single" w:sz="4" w:space="0" w:color="2E74B5"/>
              <w:left w:val="single" w:sz="4" w:space="0" w:color="2E74B5"/>
              <w:bottom w:val="single" w:sz="4" w:space="0" w:color="2E74B5"/>
              <w:right w:val="single" w:sz="4" w:space="0" w:color="2E74B5"/>
            </w:tcBorders>
          </w:tcPr>
          <w:p w14:paraId="72CA5C0D" w14:textId="77777777" w:rsidR="009D1437" w:rsidRPr="004A4DD9" w:rsidRDefault="009D1437" w:rsidP="00616EC4">
            <w:pPr>
              <w:jc w:val="both"/>
            </w:pPr>
            <w:r w:rsidRPr="004A4DD9">
              <w:t>Trả về một hóa đơn dưới dạng string Xml</w:t>
            </w:r>
          </w:p>
        </w:tc>
      </w:tr>
    </w:tbl>
    <w:p w14:paraId="5186A55C" w14:textId="77777777" w:rsidR="009D1437" w:rsidRDefault="009D1437" w:rsidP="00480762">
      <w:pPr>
        <w:pStyle w:val="Heading3"/>
      </w:pPr>
      <w:bookmarkStart w:id="60" w:name="_Toc198045297"/>
      <w:r>
        <w:t>Download hóa đơn</w:t>
      </w:r>
      <w:r>
        <w:rPr>
          <w:lang w:val="en-US"/>
        </w:rPr>
        <w:t xml:space="preserve"> lỗi gửi cơ quan thuế</w:t>
      </w:r>
      <w:r>
        <w:t xml:space="preserve"> với cả các hóa đơn chưa thanh toán</w:t>
      </w:r>
      <w:r>
        <w:rPr>
          <w:lang w:val="en-US"/>
        </w:rPr>
        <w:t xml:space="preserve"> theo invtoken</w:t>
      </w:r>
      <w:bookmarkEnd w:id="60"/>
    </w:p>
    <w:p w14:paraId="35829BAE" w14:textId="77777777" w:rsidR="009D1437" w:rsidRDefault="009D1437" w:rsidP="009D1437">
      <w:r>
        <w:t>URL</w:t>
      </w:r>
    </w:p>
    <w:p w14:paraId="6E9B3335" w14:textId="77777777" w:rsidR="009D1437" w:rsidRDefault="009D1437" w:rsidP="009D1437">
      <w:pPr>
        <w:ind w:left="720"/>
        <w:jc w:val="both"/>
      </w:pPr>
      <w:r w:rsidRPr="004A4DD9">
        <w:t xml:space="preserve">String </w:t>
      </w:r>
      <w:r w:rsidRPr="00EC03C0">
        <w:rPr>
          <w:b/>
        </w:rPr>
        <w:t>downloadInvNoPay</w:t>
      </w:r>
      <w:r w:rsidRPr="00E36662">
        <w:rPr>
          <w:b/>
          <w:color w:val="000000"/>
        </w:rPr>
        <w:t>Error</w:t>
      </w:r>
      <w:r w:rsidRPr="00EC03C0">
        <w:rPr>
          <w:b/>
        </w:rPr>
        <w:t xml:space="preserve"> </w:t>
      </w:r>
      <w:r w:rsidRPr="004A4DD9">
        <w:t>(string invToken, string userName, string userPass)</w:t>
      </w:r>
    </w:p>
    <w:p w14:paraId="53085FA7" w14:textId="77777777" w:rsidR="009D1437" w:rsidRPr="004A4DD9" w:rsidRDefault="009D1437" w:rsidP="009D1437">
      <w:pPr>
        <w:ind w:left="720"/>
        <w:jc w:val="both"/>
      </w:pPr>
    </w:p>
    <w:p w14:paraId="034A7CFD" w14:textId="77777777" w:rsidR="009D1437" w:rsidRPr="00593BE8" w:rsidRDefault="009D1437" w:rsidP="009D1437">
      <w:pPr>
        <w:pStyle w:val="N"/>
      </w:pPr>
      <w:r w:rsidRPr="00593BE8">
        <w:t>DESCRIPTION</w:t>
      </w:r>
    </w:p>
    <w:p w14:paraId="5BA997ED" w14:textId="77777777" w:rsidR="009D1437" w:rsidRDefault="009D1437" w:rsidP="009D1437">
      <w:pPr>
        <w:pStyle w:val="N"/>
      </w:pPr>
      <w:r>
        <w:tab/>
        <w:t>Đây là web service cho phép tải về chuỗi xml của hóa đơn, cho phép tải các hóa đơn chưa thanh toán.</w:t>
      </w:r>
    </w:p>
    <w:p w14:paraId="14364AC6" w14:textId="77777777" w:rsidR="009D1437" w:rsidRPr="00007702" w:rsidRDefault="009D1437" w:rsidP="009D1437">
      <w:pPr>
        <w:pStyle w:val="N"/>
      </w:pPr>
      <w:r w:rsidRPr="00663B3E">
        <w:t>HTTP METHOD</w:t>
      </w:r>
    </w:p>
    <w:p w14:paraId="01DF5916" w14:textId="77777777" w:rsidR="009D1437" w:rsidRPr="00007702" w:rsidRDefault="009D1437" w:rsidP="009D1437">
      <w:pPr>
        <w:pStyle w:val="N"/>
        <w:rPr>
          <w:b/>
        </w:rPr>
      </w:pPr>
      <w:r>
        <w:tab/>
      </w:r>
      <w:r w:rsidRPr="00610AFD">
        <w:t>POST</w:t>
      </w:r>
    </w:p>
    <w:p w14:paraId="70695B95" w14:textId="77777777" w:rsidR="009D1437" w:rsidRPr="00610AFD" w:rsidRDefault="009D1437" w:rsidP="009D1437">
      <w:pPr>
        <w:pStyle w:val="N"/>
      </w:pPr>
      <w:r w:rsidRPr="00610AFD">
        <w:t>REQUEST BODY</w:t>
      </w:r>
    </w:p>
    <w:p w14:paraId="14EB64FC" w14:textId="77777777" w:rsidR="009D1437" w:rsidRPr="005C559E"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258DD9B6" w14:textId="77777777" w:rsidR="009D1437" w:rsidRPr="00D82A0A" w:rsidRDefault="009D1437" w:rsidP="009D1437">
      <w:pPr>
        <w:pStyle w:val="ListParagraph"/>
        <w:numPr>
          <w:ilvl w:val="0"/>
          <w:numId w:val="2"/>
        </w:numPr>
        <w:spacing w:after="0" w:line="360" w:lineRule="auto"/>
        <w:ind w:left="1080"/>
        <w:jc w:val="both"/>
        <w:rPr>
          <w:rFonts w:eastAsia="Calibri"/>
          <w:b/>
          <w:u w:val="single"/>
        </w:rPr>
      </w:pPr>
      <w:r w:rsidRPr="005C559E">
        <w:rPr>
          <w:b/>
        </w:rPr>
        <w:t xml:space="preserve">invToken : </w:t>
      </w:r>
      <w:r w:rsidRPr="005C559E">
        <w:t xml:space="preserve">Chuỗi token xác định hóa đơn cần lấy </w:t>
      </w:r>
    </w:p>
    <w:p w14:paraId="4DE5DD81" w14:textId="77777777" w:rsidR="009D1437" w:rsidRPr="005C559E" w:rsidRDefault="009D1437" w:rsidP="009D1437">
      <w:pPr>
        <w:pStyle w:val="ListParagraph"/>
        <w:spacing w:after="0" w:line="360" w:lineRule="auto"/>
        <w:ind w:left="1080"/>
        <w:jc w:val="both"/>
        <w:rPr>
          <w:rFonts w:eastAsia="Calibri"/>
          <w:b/>
          <w:u w:val="single"/>
        </w:rPr>
      </w:pPr>
    </w:p>
    <w:p w14:paraId="066F7529"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09A4B9FB"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7CEE4A75"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5CAB5CEB"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35188B4C" w14:textId="77777777" w:rsidR="009D1437" w:rsidRPr="00660ABB" w:rsidRDefault="009D1437" w:rsidP="00616EC4">
            <w:pPr>
              <w:pStyle w:val="ListParagraph"/>
            </w:pPr>
            <w:r>
              <w:t>Ghi chú</w:t>
            </w:r>
          </w:p>
        </w:tc>
      </w:tr>
      <w:tr w:rsidR="009D1437" w:rsidRPr="00660ABB" w14:paraId="7CC8AA67" w14:textId="77777777" w:rsidTr="00616EC4">
        <w:tc>
          <w:tcPr>
            <w:tcW w:w="1710" w:type="dxa"/>
            <w:tcBorders>
              <w:top w:val="single" w:sz="4" w:space="0" w:color="2E74B5"/>
              <w:left w:val="single" w:sz="4" w:space="0" w:color="2E74B5"/>
              <w:right w:val="single" w:sz="4" w:space="0" w:color="2E74B5"/>
            </w:tcBorders>
            <w:shd w:val="clear" w:color="auto" w:fill="auto"/>
          </w:tcPr>
          <w:p w14:paraId="0F7F7DB8" w14:textId="77777777" w:rsidR="009D1437" w:rsidRPr="004A4DD9" w:rsidRDefault="009D1437" w:rsidP="00616EC4">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906C3C7" w14:textId="77777777" w:rsidR="009D1437" w:rsidRPr="004A4DD9" w:rsidRDefault="009D1437" w:rsidP="00616EC4">
            <w:pPr>
              <w:pStyle w:val="ListParagraph"/>
              <w:ind w:left="0"/>
              <w:jc w:val="both"/>
            </w:pPr>
            <w:r w:rsidRPr="004A4DD9">
              <w:t>Tài khoản đăng nhập sai</w:t>
            </w:r>
            <w:r>
              <w:t xml:space="preserve"> hoặc không có quyền ServiceRole</w:t>
            </w:r>
          </w:p>
        </w:tc>
        <w:tc>
          <w:tcPr>
            <w:tcW w:w="2515" w:type="dxa"/>
            <w:tcBorders>
              <w:top w:val="single" w:sz="4" w:space="0" w:color="2E74B5"/>
              <w:left w:val="single" w:sz="4" w:space="0" w:color="2E74B5"/>
              <w:bottom w:val="single" w:sz="4" w:space="0" w:color="2E74B5"/>
              <w:right w:val="single" w:sz="4" w:space="0" w:color="2E74B5"/>
            </w:tcBorders>
          </w:tcPr>
          <w:p w14:paraId="03916B29" w14:textId="77777777" w:rsidR="009D1437" w:rsidRPr="004A4DD9" w:rsidRDefault="009D1437" w:rsidP="00616EC4">
            <w:pPr>
              <w:pStyle w:val="ListParagraph"/>
              <w:ind w:left="0"/>
              <w:jc w:val="both"/>
            </w:pPr>
          </w:p>
        </w:tc>
      </w:tr>
      <w:tr w:rsidR="009D1437" w:rsidRPr="00660ABB" w14:paraId="38EE1B50" w14:textId="77777777" w:rsidTr="00616EC4">
        <w:tc>
          <w:tcPr>
            <w:tcW w:w="1710" w:type="dxa"/>
            <w:tcBorders>
              <w:top w:val="single" w:sz="4" w:space="0" w:color="2E74B5"/>
              <w:left w:val="single" w:sz="4" w:space="0" w:color="2E74B5"/>
              <w:right w:val="single" w:sz="4" w:space="0" w:color="2E74B5"/>
            </w:tcBorders>
            <w:shd w:val="clear" w:color="auto" w:fill="auto"/>
          </w:tcPr>
          <w:p w14:paraId="393E3F8F" w14:textId="77777777" w:rsidR="009D1437" w:rsidRPr="004A4DD9" w:rsidRDefault="009D1437" w:rsidP="00616EC4">
            <w:pPr>
              <w:autoSpaceDE w:val="0"/>
              <w:autoSpaceDN w:val="0"/>
              <w:adjustRightInd w:val="0"/>
              <w:jc w:val="both"/>
            </w:pPr>
            <w:r w:rsidRPr="002E72A7">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4191A75" w14:textId="77777777" w:rsidR="009D1437" w:rsidRPr="004A4DD9"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7218B53F" w14:textId="77777777" w:rsidR="009D1437" w:rsidRPr="004A4DD9" w:rsidRDefault="009D1437" w:rsidP="00616EC4">
            <w:pPr>
              <w:pStyle w:val="ListParagraph"/>
              <w:ind w:left="0"/>
              <w:jc w:val="both"/>
            </w:pPr>
          </w:p>
        </w:tc>
      </w:tr>
      <w:tr w:rsidR="009D1437" w:rsidRPr="00660ABB" w14:paraId="0B9F0482"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19A956B" w14:textId="77777777" w:rsidR="009D1437" w:rsidRPr="004A4DD9" w:rsidRDefault="009D1437" w:rsidP="00616EC4">
            <w:pPr>
              <w:autoSpaceDE w:val="0"/>
              <w:autoSpaceDN w:val="0"/>
              <w:adjustRightInd w:val="0"/>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262FD0B" w14:textId="77777777" w:rsidR="009D1437" w:rsidRPr="004A4DD9" w:rsidRDefault="009D1437" w:rsidP="00616EC4">
            <w:pPr>
              <w:pStyle w:val="ListParagraph"/>
              <w:ind w:left="0"/>
              <w:jc w:val="both"/>
            </w:pPr>
            <w:r w:rsidRPr="004A4DD9">
              <w:t>Không tìm thấy Pattern</w:t>
            </w:r>
          </w:p>
        </w:tc>
        <w:tc>
          <w:tcPr>
            <w:tcW w:w="2515" w:type="dxa"/>
            <w:tcBorders>
              <w:top w:val="single" w:sz="4" w:space="0" w:color="2E74B5"/>
              <w:left w:val="single" w:sz="4" w:space="0" w:color="2E74B5"/>
              <w:bottom w:val="single" w:sz="4" w:space="0" w:color="2E74B5"/>
              <w:right w:val="single" w:sz="4" w:space="0" w:color="2E74B5"/>
            </w:tcBorders>
          </w:tcPr>
          <w:p w14:paraId="6A925A4C" w14:textId="77777777" w:rsidR="009D1437" w:rsidRPr="004A4DD9" w:rsidRDefault="009D1437" w:rsidP="00616EC4">
            <w:pPr>
              <w:pStyle w:val="ListParagraph"/>
              <w:ind w:left="0"/>
              <w:jc w:val="both"/>
            </w:pPr>
          </w:p>
        </w:tc>
      </w:tr>
      <w:tr w:rsidR="009D1437" w:rsidRPr="00660ABB" w14:paraId="45DF3703"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E7C9C1B"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D7DB072" w14:textId="77777777" w:rsidR="009D1437" w:rsidRPr="004A4DD9" w:rsidRDefault="009D1437" w:rsidP="00616EC4">
            <w:pPr>
              <w:pStyle w:val="ListParagraph"/>
              <w:ind w:left="0"/>
              <w:jc w:val="both"/>
            </w:pPr>
            <w:r w:rsidRPr="004A4DD9">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19E6C9FA" w14:textId="77777777" w:rsidR="009D1437" w:rsidRPr="004A4DD9" w:rsidRDefault="009D1437" w:rsidP="00616EC4">
            <w:pPr>
              <w:pStyle w:val="ListParagraph"/>
              <w:ind w:left="0"/>
              <w:jc w:val="both"/>
            </w:pPr>
          </w:p>
        </w:tc>
      </w:tr>
      <w:tr w:rsidR="009D1437" w:rsidRPr="00660ABB" w14:paraId="51C826C0"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F4E5AF7" w14:textId="77777777" w:rsidR="009D1437" w:rsidRPr="004A4DD9" w:rsidRDefault="009D1437" w:rsidP="00616EC4">
            <w:pPr>
              <w:autoSpaceDE w:val="0"/>
              <w:autoSpaceDN w:val="0"/>
              <w:adjustRightInd w:val="0"/>
              <w:rPr>
                <w:rFonts w:eastAsia="Calibri"/>
              </w:rPr>
            </w:pPr>
            <w:r w:rsidRPr="004A4DD9">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C046649" w14:textId="77777777" w:rsidR="009D1437" w:rsidRPr="004A4DD9" w:rsidRDefault="009D1437" w:rsidP="00616EC4">
            <w:pPr>
              <w:pStyle w:val="ListParagraph"/>
              <w:spacing w:after="0" w:line="240" w:lineRule="auto"/>
              <w:ind w:left="0"/>
              <w:rPr>
                <w:rFonts w:eastAsia="Calibri"/>
              </w:rPr>
            </w:pPr>
            <w:r w:rsidRPr="004A4DD9">
              <w:rPr>
                <w:rFonts w:eastAsia="Calibri"/>
              </w:rPr>
              <w:t xml:space="preserve">User name không phù hợp, không tìm thấy </w:t>
            </w:r>
            <w:r>
              <w:rPr>
                <w:rFonts w:eastAsia="Calibri"/>
              </w:rPr>
              <w:t>thông tin công ty</w:t>
            </w:r>
            <w:r w:rsidRPr="004A4DD9">
              <w:rPr>
                <w:rFonts w:eastAsia="Calibri"/>
              </w:rPr>
              <w:t xml:space="preserve">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6FD4CCF8" w14:textId="77777777" w:rsidR="009D1437" w:rsidRPr="004A4DD9" w:rsidRDefault="009D1437" w:rsidP="00616EC4">
            <w:pPr>
              <w:pStyle w:val="ListParagraph"/>
              <w:ind w:left="0"/>
              <w:jc w:val="both"/>
            </w:pPr>
          </w:p>
        </w:tc>
      </w:tr>
      <w:tr w:rsidR="009D1437" w:rsidRPr="00660ABB" w14:paraId="3825605D"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68379E2" w14:textId="77777777" w:rsidR="009D1437" w:rsidRPr="004A4DD9" w:rsidRDefault="009D1437" w:rsidP="00616EC4">
            <w:pPr>
              <w:autoSpaceDE w:val="0"/>
              <w:autoSpaceDN w:val="0"/>
              <w:adjustRightInd w:val="0"/>
              <w:jc w:val="both"/>
            </w:pPr>
            <w:r w:rsidRPr="004A4DD9">
              <w:t>chuỗi_Xml_trả_về</w:t>
            </w:r>
          </w:p>
          <w:p w14:paraId="7CE77651"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6B2E980" w14:textId="77777777" w:rsidR="009D1437" w:rsidRPr="004A4DD9" w:rsidRDefault="009D1437" w:rsidP="00616EC4">
            <w:pPr>
              <w:jc w:val="both"/>
            </w:pPr>
            <w:r w:rsidRPr="004A4DD9">
              <w:t>Trả về chuỗi Xml tương ứng với hóa đơn</w:t>
            </w:r>
          </w:p>
        </w:tc>
        <w:tc>
          <w:tcPr>
            <w:tcW w:w="2515" w:type="dxa"/>
            <w:tcBorders>
              <w:top w:val="single" w:sz="4" w:space="0" w:color="2E74B5"/>
              <w:left w:val="single" w:sz="4" w:space="0" w:color="2E74B5"/>
              <w:bottom w:val="single" w:sz="4" w:space="0" w:color="2E74B5"/>
              <w:right w:val="single" w:sz="4" w:space="0" w:color="2E74B5"/>
            </w:tcBorders>
          </w:tcPr>
          <w:p w14:paraId="28B4B8E1" w14:textId="77777777" w:rsidR="009D1437" w:rsidRPr="004A4DD9" w:rsidRDefault="009D1437" w:rsidP="00616EC4">
            <w:pPr>
              <w:jc w:val="both"/>
            </w:pPr>
            <w:r w:rsidRPr="004A4DD9">
              <w:t>Trả về một hóa đơn dưới dạng string Xml</w:t>
            </w:r>
          </w:p>
        </w:tc>
      </w:tr>
    </w:tbl>
    <w:p w14:paraId="0CEE9459" w14:textId="77777777" w:rsidR="009D1437" w:rsidRDefault="009D1437" w:rsidP="00480762">
      <w:pPr>
        <w:pStyle w:val="Heading3"/>
      </w:pPr>
      <w:bookmarkStart w:id="61" w:name="_Toc198045298"/>
      <w:r>
        <w:lastRenderedPageBreak/>
        <w:t xml:space="preserve">Download hóa đơn </w:t>
      </w:r>
      <w:r>
        <w:rPr>
          <w:lang w:val="en-US"/>
        </w:rPr>
        <w:t xml:space="preserve">lỗi gửi thuế </w:t>
      </w:r>
      <w:r>
        <w:t>định dạng Pdf, không kiểm tra trạng thái thanh toán</w:t>
      </w:r>
      <w:r>
        <w:rPr>
          <w:lang w:val="en-US"/>
        </w:rPr>
        <w:t xml:space="preserve"> theo fkey</w:t>
      </w:r>
      <w:bookmarkEnd w:id="61"/>
    </w:p>
    <w:p w14:paraId="37BDD587" w14:textId="77777777" w:rsidR="009D1437" w:rsidRDefault="009D1437" w:rsidP="009D1437">
      <w:r>
        <w:t>URL</w:t>
      </w:r>
    </w:p>
    <w:p w14:paraId="08B5628E" w14:textId="77777777" w:rsidR="009D1437" w:rsidRPr="00E76428" w:rsidRDefault="009D1437" w:rsidP="009D1437">
      <w:pPr>
        <w:ind w:left="720"/>
        <w:jc w:val="both"/>
      </w:pPr>
      <w:r w:rsidRPr="00E76428">
        <w:t xml:space="preserve">String </w:t>
      </w:r>
      <w:r w:rsidRPr="000942A0">
        <w:rPr>
          <w:b/>
        </w:rPr>
        <w:t>downloadInvPDFFkeyNoPay</w:t>
      </w:r>
      <w:r>
        <w:rPr>
          <w:b/>
        </w:rPr>
        <w:t>Error</w:t>
      </w:r>
      <w:r>
        <w:t xml:space="preserve"> </w:t>
      </w:r>
      <w:r w:rsidRPr="00E76428">
        <w:t xml:space="preserve">(string </w:t>
      </w:r>
      <w:r>
        <w:t>fkey</w:t>
      </w:r>
      <w:r w:rsidRPr="00E76428">
        <w:t>, string userName, string userPass)</w:t>
      </w:r>
    </w:p>
    <w:p w14:paraId="31929224" w14:textId="77777777" w:rsidR="009D1437" w:rsidRPr="004A4DD9" w:rsidRDefault="009D1437" w:rsidP="009D1437">
      <w:pPr>
        <w:ind w:left="720"/>
        <w:jc w:val="both"/>
      </w:pPr>
    </w:p>
    <w:p w14:paraId="5EFD3D87" w14:textId="77777777" w:rsidR="009D1437" w:rsidRPr="00593BE8" w:rsidRDefault="009D1437" w:rsidP="009D1437">
      <w:pPr>
        <w:pStyle w:val="N"/>
      </w:pPr>
      <w:r w:rsidRPr="00593BE8">
        <w:t>DESCRIPTION</w:t>
      </w:r>
    </w:p>
    <w:p w14:paraId="342E44B4" w14:textId="77777777" w:rsidR="009D1437" w:rsidRDefault="009D1437" w:rsidP="009D1437">
      <w:pPr>
        <w:pStyle w:val="N"/>
      </w:pPr>
      <w:r>
        <w:tab/>
        <w:t>Đây là web service cho phép tải về dạng pdf của hóa đơn theo fkey truyền lên, cho phép tải cả hóa đơn chưa thanh toán.</w:t>
      </w:r>
    </w:p>
    <w:p w14:paraId="6E0E6D01" w14:textId="77777777" w:rsidR="009D1437" w:rsidRPr="00007702" w:rsidRDefault="009D1437" w:rsidP="009D1437">
      <w:pPr>
        <w:pStyle w:val="N"/>
      </w:pPr>
      <w:r w:rsidRPr="00663B3E">
        <w:t>HTTP METHOD</w:t>
      </w:r>
    </w:p>
    <w:p w14:paraId="3A78A15F" w14:textId="77777777" w:rsidR="009D1437" w:rsidRPr="00007702" w:rsidRDefault="009D1437" w:rsidP="009D1437">
      <w:pPr>
        <w:pStyle w:val="N"/>
        <w:rPr>
          <w:b/>
        </w:rPr>
      </w:pPr>
      <w:r>
        <w:tab/>
      </w:r>
      <w:r w:rsidRPr="00610AFD">
        <w:t>POST</w:t>
      </w:r>
    </w:p>
    <w:p w14:paraId="40D38377" w14:textId="77777777" w:rsidR="009D1437" w:rsidRPr="00610AFD" w:rsidRDefault="009D1437" w:rsidP="009D1437">
      <w:pPr>
        <w:pStyle w:val="N"/>
      </w:pPr>
      <w:r w:rsidRPr="00610AFD">
        <w:t>REQUEST BODY</w:t>
      </w:r>
    </w:p>
    <w:p w14:paraId="0D6750CA" w14:textId="77777777" w:rsidR="009D1437" w:rsidRPr="005C559E"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4F92FFB7" w14:textId="77777777" w:rsidR="009D1437" w:rsidRPr="00D82A0A" w:rsidRDefault="009D1437" w:rsidP="009D1437">
      <w:pPr>
        <w:pStyle w:val="ListParagraph"/>
        <w:numPr>
          <w:ilvl w:val="0"/>
          <w:numId w:val="2"/>
        </w:numPr>
        <w:spacing w:after="0" w:line="360" w:lineRule="auto"/>
        <w:ind w:left="1080"/>
        <w:jc w:val="both"/>
        <w:rPr>
          <w:rFonts w:eastAsia="Calibri"/>
          <w:b/>
          <w:u w:val="single"/>
        </w:rPr>
      </w:pPr>
      <w:r>
        <w:rPr>
          <w:b/>
        </w:rPr>
        <w:t>fkey</w:t>
      </w:r>
      <w:r w:rsidRPr="005C559E">
        <w:rPr>
          <w:b/>
        </w:rPr>
        <w:t xml:space="preserve">: </w:t>
      </w:r>
      <w:r w:rsidRPr="005C559E">
        <w:t xml:space="preserve">Chuỗi </w:t>
      </w:r>
      <w:r>
        <w:t>token</w:t>
      </w:r>
      <w:r w:rsidRPr="005C559E">
        <w:t xml:space="preserve"> xác định hóa đơn cần lấy </w:t>
      </w:r>
    </w:p>
    <w:p w14:paraId="5569015F" w14:textId="77777777" w:rsidR="009D1437" w:rsidRPr="005C559E" w:rsidRDefault="009D1437" w:rsidP="009D1437">
      <w:pPr>
        <w:pStyle w:val="ListParagraph"/>
        <w:spacing w:after="0" w:line="360" w:lineRule="auto"/>
        <w:ind w:left="1080"/>
        <w:jc w:val="both"/>
        <w:rPr>
          <w:rFonts w:eastAsia="Calibri"/>
          <w:b/>
          <w:u w:val="single"/>
        </w:rPr>
      </w:pPr>
    </w:p>
    <w:p w14:paraId="386676F3"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2ACA12E3"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4DEE0F29"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40C86B4A"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63C8D617" w14:textId="77777777" w:rsidR="009D1437" w:rsidRPr="00660ABB" w:rsidRDefault="009D1437" w:rsidP="00616EC4">
            <w:pPr>
              <w:pStyle w:val="ListParagraph"/>
            </w:pPr>
            <w:r>
              <w:t>Ghi chú</w:t>
            </w:r>
          </w:p>
        </w:tc>
      </w:tr>
      <w:tr w:rsidR="009D1437" w:rsidRPr="00660ABB" w14:paraId="69825652" w14:textId="77777777" w:rsidTr="00616EC4">
        <w:tc>
          <w:tcPr>
            <w:tcW w:w="1710" w:type="dxa"/>
            <w:tcBorders>
              <w:top w:val="single" w:sz="4" w:space="0" w:color="2E74B5"/>
              <w:left w:val="single" w:sz="4" w:space="0" w:color="2E74B5"/>
              <w:right w:val="single" w:sz="4" w:space="0" w:color="2E74B5"/>
            </w:tcBorders>
            <w:shd w:val="clear" w:color="auto" w:fill="auto"/>
          </w:tcPr>
          <w:p w14:paraId="254362D6" w14:textId="77777777" w:rsidR="009D1437" w:rsidRPr="004A4DD9" w:rsidRDefault="009D1437" w:rsidP="00616EC4">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5337373" w14:textId="77777777" w:rsidR="009D1437" w:rsidRPr="004A4DD9" w:rsidRDefault="009D1437" w:rsidP="00616EC4">
            <w:pPr>
              <w:pStyle w:val="ListParagraph"/>
              <w:ind w:left="0"/>
              <w:jc w:val="both"/>
            </w:pPr>
            <w:r w:rsidRPr="004A4DD9">
              <w:t>Tài khoản đăng nhập sai</w:t>
            </w:r>
            <w:r>
              <w:t xml:space="preserve"> hoặc không có quyền ServiceRole</w:t>
            </w:r>
          </w:p>
        </w:tc>
        <w:tc>
          <w:tcPr>
            <w:tcW w:w="2515" w:type="dxa"/>
            <w:tcBorders>
              <w:top w:val="single" w:sz="4" w:space="0" w:color="2E74B5"/>
              <w:left w:val="single" w:sz="4" w:space="0" w:color="2E74B5"/>
              <w:bottom w:val="single" w:sz="4" w:space="0" w:color="2E74B5"/>
              <w:right w:val="single" w:sz="4" w:space="0" w:color="2E74B5"/>
            </w:tcBorders>
          </w:tcPr>
          <w:p w14:paraId="41E0D619" w14:textId="77777777" w:rsidR="009D1437" w:rsidRPr="004A4DD9" w:rsidRDefault="009D1437" w:rsidP="00616EC4">
            <w:pPr>
              <w:pStyle w:val="ListParagraph"/>
              <w:ind w:left="0"/>
              <w:jc w:val="both"/>
            </w:pPr>
          </w:p>
        </w:tc>
      </w:tr>
      <w:tr w:rsidR="009D1437" w:rsidRPr="00660ABB" w14:paraId="732F7E6A" w14:textId="77777777" w:rsidTr="00616EC4">
        <w:tc>
          <w:tcPr>
            <w:tcW w:w="1710" w:type="dxa"/>
            <w:tcBorders>
              <w:top w:val="single" w:sz="4" w:space="0" w:color="2E74B5"/>
              <w:left w:val="single" w:sz="4" w:space="0" w:color="2E74B5"/>
              <w:right w:val="single" w:sz="4" w:space="0" w:color="2E74B5"/>
            </w:tcBorders>
            <w:shd w:val="clear" w:color="auto" w:fill="auto"/>
          </w:tcPr>
          <w:p w14:paraId="48366E71" w14:textId="77777777" w:rsidR="009D1437" w:rsidRPr="004A4DD9" w:rsidRDefault="009D1437" w:rsidP="00616EC4">
            <w:pPr>
              <w:autoSpaceDE w:val="0"/>
              <w:autoSpaceDN w:val="0"/>
              <w:adjustRightInd w:val="0"/>
              <w:jc w:val="both"/>
            </w:pPr>
            <w:r w:rsidRPr="002E72A7">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B37B90B" w14:textId="77777777" w:rsidR="009D1437" w:rsidRPr="004A4DD9"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53C2CC96" w14:textId="77777777" w:rsidR="009D1437" w:rsidRPr="004A4DD9" w:rsidRDefault="009D1437" w:rsidP="00616EC4">
            <w:pPr>
              <w:pStyle w:val="ListParagraph"/>
              <w:ind w:left="0"/>
              <w:jc w:val="both"/>
            </w:pPr>
          </w:p>
        </w:tc>
      </w:tr>
      <w:tr w:rsidR="009D1437" w:rsidRPr="00660ABB" w14:paraId="280C41E2"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011A63E" w14:textId="77777777" w:rsidR="009D1437" w:rsidRPr="004A4DD9" w:rsidRDefault="009D1437" w:rsidP="00616EC4">
            <w:pPr>
              <w:autoSpaceDE w:val="0"/>
              <w:autoSpaceDN w:val="0"/>
              <w:adjustRightInd w:val="0"/>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0234435" w14:textId="77777777" w:rsidR="009D1437" w:rsidRPr="004A4DD9" w:rsidRDefault="009D1437" w:rsidP="00616EC4">
            <w:pPr>
              <w:pStyle w:val="ListParagraph"/>
              <w:ind w:left="0"/>
              <w:jc w:val="both"/>
            </w:pPr>
            <w:r w:rsidRPr="004A4DD9">
              <w:t>Không tìm thấy</w:t>
            </w:r>
            <w:r>
              <w:t xml:space="preserve"> dải thông báo phát hành</w:t>
            </w:r>
          </w:p>
        </w:tc>
        <w:tc>
          <w:tcPr>
            <w:tcW w:w="2515" w:type="dxa"/>
            <w:tcBorders>
              <w:top w:val="single" w:sz="4" w:space="0" w:color="2E74B5"/>
              <w:left w:val="single" w:sz="4" w:space="0" w:color="2E74B5"/>
              <w:bottom w:val="single" w:sz="4" w:space="0" w:color="2E74B5"/>
              <w:right w:val="single" w:sz="4" w:space="0" w:color="2E74B5"/>
            </w:tcBorders>
          </w:tcPr>
          <w:p w14:paraId="23FC7B20" w14:textId="77777777" w:rsidR="009D1437" w:rsidRPr="004A4DD9" w:rsidRDefault="009D1437" w:rsidP="00616EC4">
            <w:pPr>
              <w:pStyle w:val="ListParagraph"/>
              <w:ind w:left="0"/>
              <w:jc w:val="both"/>
            </w:pPr>
          </w:p>
        </w:tc>
      </w:tr>
      <w:tr w:rsidR="009D1437" w:rsidRPr="00660ABB" w14:paraId="4EF36136"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9484AF9"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571246C" w14:textId="77777777" w:rsidR="009D1437" w:rsidRPr="004A4DD9" w:rsidRDefault="009D1437" w:rsidP="00616EC4">
            <w:pPr>
              <w:pStyle w:val="ListParagraph"/>
              <w:ind w:left="0"/>
              <w:jc w:val="both"/>
            </w:pPr>
            <w:r w:rsidRPr="004A4DD9">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408F27B7" w14:textId="77777777" w:rsidR="009D1437" w:rsidRPr="004A4DD9" w:rsidRDefault="009D1437" w:rsidP="00616EC4">
            <w:pPr>
              <w:pStyle w:val="ListParagraph"/>
              <w:ind w:left="0"/>
              <w:jc w:val="both"/>
            </w:pPr>
          </w:p>
        </w:tc>
      </w:tr>
      <w:tr w:rsidR="009D1437" w:rsidRPr="00660ABB" w14:paraId="79D6F04E"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9E52444" w14:textId="77777777" w:rsidR="009D1437" w:rsidRPr="004A4DD9" w:rsidRDefault="009D1437" w:rsidP="00616EC4">
            <w:pPr>
              <w:autoSpaceDE w:val="0"/>
              <w:autoSpaceDN w:val="0"/>
              <w:adjustRightInd w:val="0"/>
              <w:rPr>
                <w:rFonts w:eastAsia="Calibri"/>
              </w:rPr>
            </w:pPr>
            <w:r w:rsidRPr="004A4DD9">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6AD21C4" w14:textId="77777777" w:rsidR="009D1437" w:rsidRPr="004A4DD9" w:rsidRDefault="009D1437" w:rsidP="00616EC4">
            <w:pPr>
              <w:pStyle w:val="ListParagraph"/>
              <w:spacing w:after="0" w:line="240" w:lineRule="auto"/>
              <w:ind w:left="0"/>
              <w:rPr>
                <w:rFonts w:eastAsia="Calibri"/>
              </w:rPr>
            </w:pPr>
            <w:r w:rsidRPr="004A4DD9">
              <w:rPr>
                <w:rFonts w:eastAsia="Calibri"/>
              </w:rPr>
              <w:t xml:space="preserve">User name không phù hợp, không tìm thấy </w:t>
            </w:r>
            <w:r>
              <w:rPr>
                <w:rFonts w:eastAsia="Calibri"/>
              </w:rPr>
              <w:t>thông tin công ty</w:t>
            </w:r>
            <w:r w:rsidRPr="004A4DD9">
              <w:rPr>
                <w:rFonts w:eastAsia="Calibri"/>
              </w:rPr>
              <w:t xml:space="preserve">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0AF5269C" w14:textId="77777777" w:rsidR="009D1437" w:rsidRPr="004A4DD9" w:rsidRDefault="009D1437" w:rsidP="00616EC4">
            <w:pPr>
              <w:pStyle w:val="ListParagraph"/>
              <w:ind w:left="0"/>
              <w:jc w:val="both"/>
            </w:pPr>
          </w:p>
        </w:tc>
      </w:tr>
      <w:tr w:rsidR="009D1437" w:rsidRPr="00660ABB" w14:paraId="49FEEFB4"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5CDE509" w14:textId="77777777" w:rsidR="009D1437" w:rsidRDefault="009D1437" w:rsidP="00616EC4">
            <w:pPr>
              <w:jc w:val="both"/>
            </w:pPr>
            <w:r>
              <w:t>Chuỗi base64</w:t>
            </w:r>
          </w:p>
          <w:p w14:paraId="06D85820"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4B96C89" w14:textId="77777777" w:rsidR="009D1437" w:rsidRPr="004A4DD9" w:rsidRDefault="009D1437" w:rsidP="00616EC4">
            <w:pPr>
              <w:jc w:val="both"/>
            </w:pPr>
            <w:r>
              <w:t>Trả về chuỗi base64 tương ứng với hóa đơn. Lưu chuỗi này thành file .pdf để được file PDF</w:t>
            </w:r>
          </w:p>
        </w:tc>
        <w:tc>
          <w:tcPr>
            <w:tcW w:w="2515" w:type="dxa"/>
            <w:tcBorders>
              <w:top w:val="single" w:sz="4" w:space="0" w:color="2E74B5"/>
              <w:left w:val="single" w:sz="4" w:space="0" w:color="2E74B5"/>
              <w:bottom w:val="single" w:sz="4" w:space="0" w:color="2E74B5"/>
              <w:right w:val="single" w:sz="4" w:space="0" w:color="2E74B5"/>
            </w:tcBorders>
          </w:tcPr>
          <w:p w14:paraId="4885A45A" w14:textId="77777777" w:rsidR="009D1437" w:rsidRPr="004A4DD9" w:rsidRDefault="009D1437" w:rsidP="00616EC4">
            <w:pPr>
              <w:jc w:val="both"/>
            </w:pPr>
          </w:p>
        </w:tc>
      </w:tr>
    </w:tbl>
    <w:p w14:paraId="543EB284" w14:textId="77777777" w:rsidR="009D1437" w:rsidRDefault="009D1437" w:rsidP="00480762">
      <w:pPr>
        <w:pStyle w:val="Heading3"/>
      </w:pPr>
      <w:bookmarkStart w:id="62" w:name="_Toc198045299"/>
      <w:r>
        <w:t>Download hóa đơn lỗi gửi thuế định dạng Pdf, không kiểm tra trạng thái thanh toán theo Token</w:t>
      </w:r>
      <w:bookmarkEnd w:id="62"/>
    </w:p>
    <w:p w14:paraId="045361E6" w14:textId="77777777" w:rsidR="009D1437" w:rsidRDefault="009D1437" w:rsidP="009D1437">
      <w:r>
        <w:t>URL</w:t>
      </w:r>
    </w:p>
    <w:p w14:paraId="0DDF7645" w14:textId="77777777" w:rsidR="009D1437" w:rsidRPr="00E76428" w:rsidRDefault="009D1437" w:rsidP="009D1437">
      <w:pPr>
        <w:ind w:left="720"/>
        <w:jc w:val="both"/>
      </w:pPr>
      <w:r w:rsidRPr="00E76428">
        <w:t xml:space="preserve">String </w:t>
      </w:r>
      <w:r w:rsidRPr="000A24FC">
        <w:rPr>
          <w:b/>
          <w:color w:val="000000"/>
        </w:rPr>
        <w:t>downloadInvPDFNoPayError</w:t>
      </w:r>
      <w:r w:rsidRPr="00E76428">
        <w:t xml:space="preserve"> (string </w:t>
      </w:r>
      <w:r w:rsidRPr="000A24FC">
        <w:rPr>
          <w:color w:val="000000"/>
        </w:rPr>
        <w:t>token</w:t>
      </w:r>
      <w:r w:rsidRPr="00E76428">
        <w:t>, string userName, string userPass)</w:t>
      </w:r>
    </w:p>
    <w:p w14:paraId="50C8F401" w14:textId="77777777" w:rsidR="009D1437" w:rsidRPr="004A4DD9" w:rsidRDefault="009D1437" w:rsidP="009D1437">
      <w:pPr>
        <w:ind w:left="720"/>
        <w:jc w:val="both"/>
      </w:pPr>
    </w:p>
    <w:p w14:paraId="4845BA62" w14:textId="77777777" w:rsidR="009D1437" w:rsidRPr="00593BE8" w:rsidRDefault="009D1437" w:rsidP="009D1437">
      <w:pPr>
        <w:pStyle w:val="N"/>
      </w:pPr>
      <w:r w:rsidRPr="00593BE8">
        <w:t>DESCRIPTION</w:t>
      </w:r>
    </w:p>
    <w:p w14:paraId="360C0A48" w14:textId="77777777" w:rsidR="009D1437" w:rsidRDefault="009D1437" w:rsidP="009D1437">
      <w:pPr>
        <w:pStyle w:val="N"/>
      </w:pPr>
      <w:r>
        <w:tab/>
        <w:t>Đây là web service cho phép tải về dạng pdf của hóa đơn theo token truyền lên.</w:t>
      </w:r>
    </w:p>
    <w:p w14:paraId="06F34D58" w14:textId="77777777" w:rsidR="009D1437" w:rsidRPr="00007702" w:rsidRDefault="009D1437" w:rsidP="009D1437">
      <w:pPr>
        <w:pStyle w:val="N"/>
      </w:pPr>
      <w:r w:rsidRPr="00663B3E">
        <w:lastRenderedPageBreak/>
        <w:t>HTTP METHOD</w:t>
      </w:r>
    </w:p>
    <w:p w14:paraId="3EEACCA3" w14:textId="77777777" w:rsidR="009D1437" w:rsidRPr="00007702" w:rsidRDefault="009D1437" w:rsidP="009D1437">
      <w:pPr>
        <w:pStyle w:val="N"/>
        <w:rPr>
          <w:b/>
        </w:rPr>
      </w:pPr>
      <w:r>
        <w:tab/>
      </w:r>
      <w:r w:rsidRPr="00610AFD">
        <w:t>POST</w:t>
      </w:r>
    </w:p>
    <w:p w14:paraId="50B94E5F" w14:textId="77777777" w:rsidR="009D1437" w:rsidRPr="00610AFD" w:rsidRDefault="009D1437" w:rsidP="009D1437">
      <w:pPr>
        <w:pStyle w:val="N"/>
      </w:pPr>
      <w:r w:rsidRPr="00610AFD">
        <w:t>REQUEST BODY</w:t>
      </w:r>
    </w:p>
    <w:p w14:paraId="70008573" w14:textId="77777777" w:rsidR="009D1437" w:rsidRPr="005C559E"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5F0C7F0B" w14:textId="77777777" w:rsidR="009D1437" w:rsidRPr="00D82A0A" w:rsidRDefault="009D1437" w:rsidP="009D1437">
      <w:pPr>
        <w:pStyle w:val="ListParagraph"/>
        <w:numPr>
          <w:ilvl w:val="0"/>
          <w:numId w:val="2"/>
        </w:numPr>
        <w:spacing w:after="0" w:line="360" w:lineRule="auto"/>
        <w:ind w:left="1080"/>
        <w:jc w:val="both"/>
        <w:rPr>
          <w:rFonts w:eastAsia="Calibri"/>
          <w:b/>
          <w:u w:val="single"/>
        </w:rPr>
      </w:pPr>
      <w:r w:rsidRPr="000A24FC">
        <w:rPr>
          <w:b/>
          <w:color w:val="000000"/>
        </w:rPr>
        <w:t>token</w:t>
      </w:r>
      <w:r w:rsidRPr="005C559E">
        <w:rPr>
          <w:b/>
        </w:rPr>
        <w:t xml:space="preserve">: </w:t>
      </w:r>
      <w:r w:rsidRPr="005C559E">
        <w:t xml:space="preserve">Chuỗi </w:t>
      </w:r>
      <w:r>
        <w:t>token</w:t>
      </w:r>
      <w:r w:rsidRPr="005C559E">
        <w:t xml:space="preserve"> xác định hóa đơn cần lấy </w:t>
      </w:r>
    </w:p>
    <w:p w14:paraId="7D72A2FB" w14:textId="77777777" w:rsidR="009D1437" w:rsidRPr="005C559E" w:rsidRDefault="009D1437" w:rsidP="009D1437">
      <w:pPr>
        <w:pStyle w:val="ListParagraph"/>
        <w:spacing w:after="0" w:line="360" w:lineRule="auto"/>
        <w:ind w:left="1080"/>
        <w:jc w:val="both"/>
        <w:rPr>
          <w:rFonts w:eastAsia="Calibri"/>
          <w:b/>
          <w:u w:val="single"/>
        </w:rPr>
      </w:pPr>
    </w:p>
    <w:p w14:paraId="31E37D28"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445822AD"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7F4538AD"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1D9C3A30"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0D71084D" w14:textId="77777777" w:rsidR="009D1437" w:rsidRPr="00660ABB" w:rsidRDefault="009D1437" w:rsidP="00616EC4">
            <w:pPr>
              <w:pStyle w:val="ListParagraph"/>
            </w:pPr>
            <w:r>
              <w:t>Ghi chú</w:t>
            </w:r>
          </w:p>
        </w:tc>
      </w:tr>
      <w:tr w:rsidR="009D1437" w:rsidRPr="00660ABB" w14:paraId="1DFD05EF" w14:textId="77777777" w:rsidTr="00616EC4">
        <w:tc>
          <w:tcPr>
            <w:tcW w:w="1710" w:type="dxa"/>
            <w:tcBorders>
              <w:top w:val="single" w:sz="4" w:space="0" w:color="2E74B5"/>
              <w:left w:val="single" w:sz="4" w:space="0" w:color="2E74B5"/>
              <w:right w:val="single" w:sz="4" w:space="0" w:color="2E74B5"/>
            </w:tcBorders>
            <w:shd w:val="clear" w:color="auto" w:fill="auto"/>
          </w:tcPr>
          <w:p w14:paraId="0437233D" w14:textId="77777777" w:rsidR="009D1437" w:rsidRPr="004A4DD9" w:rsidRDefault="009D1437" w:rsidP="00616EC4">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24F8D36" w14:textId="77777777" w:rsidR="009D1437" w:rsidRPr="004A4DD9" w:rsidRDefault="009D1437" w:rsidP="00616EC4">
            <w:pPr>
              <w:pStyle w:val="ListParagraph"/>
              <w:ind w:left="0"/>
              <w:jc w:val="both"/>
            </w:pPr>
            <w:r w:rsidRPr="004A4DD9">
              <w:t>Tài khoản đăng nhập sai</w:t>
            </w:r>
            <w:r>
              <w:t xml:space="preserve"> hoặc không có quyền ServiceRole</w:t>
            </w:r>
          </w:p>
        </w:tc>
        <w:tc>
          <w:tcPr>
            <w:tcW w:w="2515" w:type="dxa"/>
            <w:tcBorders>
              <w:top w:val="single" w:sz="4" w:space="0" w:color="2E74B5"/>
              <w:left w:val="single" w:sz="4" w:space="0" w:color="2E74B5"/>
              <w:bottom w:val="single" w:sz="4" w:space="0" w:color="2E74B5"/>
              <w:right w:val="single" w:sz="4" w:space="0" w:color="2E74B5"/>
            </w:tcBorders>
          </w:tcPr>
          <w:p w14:paraId="50E93758" w14:textId="77777777" w:rsidR="009D1437" w:rsidRPr="004A4DD9" w:rsidRDefault="009D1437" w:rsidP="00616EC4">
            <w:pPr>
              <w:pStyle w:val="ListParagraph"/>
              <w:ind w:left="0"/>
              <w:jc w:val="both"/>
            </w:pPr>
          </w:p>
        </w:tc>
      </w:tr>
      <w:tr w:rsidR="009D1437" w:rsidRPr="00660ABB" w14:paraId="35A1233B" w14:textId="77777777" w:rsidTr="00616EC4">
        <w:tc>
          <w:tcPr>
            <w:tcW w:w="1710" w:type="dxa"/>
            <w:tcBorders>
              <w:top w:val="single" w:sz="4" w:space="0" w:color="2E74B5"/>
              <w:left w:val="single" w:sz="4" w:space="0" w:color="2E74B5"/>
              <w:right w:val="single" w:sz="4" w:space="0" w:color="2E74B5"/>
            </w:tcBorders>
            <w:shd w:val="clear" w:color="auto" w:fill="auto"/>
          </w:tcPr>
          <w:p w14:paraId="0ED968EF" w14:textId="77777777" w:rsidR="009D1437" w:rsidRPr="004A4DD9" w:rsidRDefault="009D1437" w:rsidP="00616EC4">
            <w:pPr>
              <w:autoSpaceDE w:val="0"/>
              <w:autoSpaceDN w:val="0"/>
              <w:adjustRightInd w:val="0"/>
              <w:jc w:val="both"/>
            </w:pPr>
            <w:r w:rsidRPr="002E72A7">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59B5AC3" w14:textId="77777777" w:rsidR="009D1437" w:rsidRPr="004A4DD9"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73F5BEAF" w14:textId="77777777" w:rsidR="009D1437" w:rsidRPr="004A4DD9" w:rsidRDefault="009D1437" w:rsidP="00616EC4">
            <w:pPr>
              <w:pStyle w:val="ListParagraph"/>
              <w:ind w:left="0"/>
              <w:jc w:val="both"/>
            </w:pPr>
          </w:p>
        </w:tc>
      </w:tr>
      <w:tr w:rsidR="009D1437" w:rsidRPr="00660ABB" w14:paraId="773AA0FB"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1D15864" w14:textId="77777777" w:rsidR="009D1437" w:rsidRPr="004A4DD9" w:rsidRDefault="009D1437" w:rsidP="00616EC4">
            <w:pPr>
              <w:autoSpaceDE w:val="0"/>
              <w:autoSpaceDN w:val="0"/>
              <w:adjustRightInd w:val="0"/>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738B284" w14:textId="77777777" w:rsidR="009D1437" w:rsidRPr="004A4DD9" w:rsidRDefault="009D1437" w:rsidP="00616EC4">
            <w:pPr>
              <w:pStyle w:val="ListParagraph"/>
              <w:ind w:left="0"/>
              <w:jc w:val="both"/>
            </w:pPr>
            <w:r w:rsidRPr="004A4DD9">
              <w:t>Không tìm thấy</w:t>
            </w:r>
            <w:r>
              <w:t xml:space="preserve"> dải thông báo phát hành</w:t>
            </w:r>
          </w:p>
        </w:tc>
        <w:tc>
          <w:tcPr>
            <w:tcW w:w="2515" w:type="dxa"/>
            <w:tcBorders>
              <w:top w:val="single" w:sz="4" w:space="0" w:color="2E74B5"/>
              <w:left w:val="single" w:sz="4" w:space="0" w:color="2E74B5"/>
              <w:bottom w:val="single" w:sz="4" w:space="0" w:color="2E74B5"/>
              <w:right w:val="single" w:sz="4" w:space="0" w:color="2E74B5"/>
            </w:tcBorders>
          </w:tcPr>
          <w:p w14:paraId="35256904" w14:textId="77777777" w:rsidR="009D1437" w:rsidRPr="004A4DD9" w:rsidRDefault="009D1437" w:rsidP="00616EC4">
            <w:pPr>
              <w:pStyle w:val="ListParagraph"/>
              <w:ind w:left="0"/>
              <w:jc w:val="both"/>
            </w:pPr>
          </w:p>
        </w:tc>
      </w:tr>
      <w:tr w:rsidR="009D1437" w:rsidRPr="00660ABB" w14:paraId="1EBF3B84"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F3EB7EB"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4227A3A" w14:textId="77777777" w:rsidR="009D1437" w:rsidRPr="004A4DD9" w:rsidRDefault="009D1437" w:rsidP="00616EC4">
            <w:pPr>
              <w:pStyle w:val="ListParagraph"/>
              <w:ind w:left="0"/>
              <w:jc w:val="both"/>
            </w:pPr>
            <w:r w:rsidRPr="004A4DD9">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79B7E453" w14:textId="77777777" w:rsidR="009D1437" w:rsidRPr="004A4DD9" w:rsidRDefault="009D1437" w:rsidP="00616EC4">
            <w:pPr>
              <w:pStyle w:val="ListParagraph"/>
              <w:ind w:left="0"/>
              <w:jc w:val="both"/>
            </w:pPr>
          </w:p>
        </w:tc>
      </w:tr>
      <w:tr w:rsidR="009D1437" w:rsidRPr="00660ABB" w14:paraId="6504C4A6"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95AF811" w14:textId="77777777" w:rsidR="009D1437" w:rsidRPr="004A4DD9" w:rsidRDefault="009D1437" w:rsidP="00616EC4">
            <w:pPr>
              <w:autoSpaceDE w:val="0"/>
              <w:autoSpaceDN w:val="0"/>
              <w:adjustRightInd w:val="0"/>
              <w:rPr>
                <w:rFonts w:eastAsia="Calibri"/>
              </w:rPr>
            </w:pPr>
            <w:r w:rsidRPr="004A4DD9">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1EB7819" w14:textId="77777777" w:rsidR="009D1437" w:rsidRPr="004A4DD9" w:rsidRDefault="009D1437" w:rsidP="00616EC4">
            <w:pPr>
              <w:pStyle w:val="ListParagraph"/>
              <w:spacing w:after="0" w:line="240" w:lineRule="auto"/>
              <w:ind w:left="0"/>
              <w:rPr>
                <w:rFonts w:eastAsia="Calibri"/>
              </w:rPr>
            </w:pPr>
            <w:r w:rsidRPr="004A4DD9">
              <w:rPr>
                <w:rFonts w:eastAsia="Calibri"/>
              </w:rPr>
              <w:t xml:space="preserve">User name không phù hợp, không tìm thấy </w:t>
            </w:r>
            <w:r>
              <w:rPr>
                <w:rFonts w:eastAsia="Calibri"/>
              </w:rPr>
              <w:t>thông tin công ty</w:t>
            </w:r>
            <w:r w:rsidRPr="004A4DD9">
              <w:rPr>
                <w:rFonts w:eastAsia="Calibri"/>
              </w:rPr>
              <w:t xml:space="preserve">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616B1B57" w14:textId="77777777" w:rsidR="009D1437" w:rsidRPr="004A4DD9" w:rsidRDefault="009D1437" w:rsidP="00616EC4">
            <w:pPr>
              <w:pStyle w:val="ListParagraph"/>
              <w:ind w:left="0"/>
              <w:jc w:val="both"/>
            </w:pPr>
          </w:p>
        </w:tc>
      </w:tr>
      <w:tr w:rsidR="009D1437" w:rsidRPr="00660ABB" w14:paraId="4DC0DB1B"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2F911AA" w14:textId="77777777" w:rsidR="009D1437" w:rsidRDefault="009D1437" w:rsidP="00616EC4">
            <w:pPr>
              <w:jc w:val="both"/>
            </w:pPr>
            <w:r>
              <w:t>Chuỗi base64</w:t>
            </w:r>
          </w:p>
          <w:p w14:paraId="282755D1"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813E91B" w14:textId="77777777" w:rsidR="009D1437" w:rsidRPr="004A4DD9" w:rsidRDefault="009D1437" w:rsidP="00616EC4">
            <w:pPr>
              <w:jc w:val="both"/>
            </w:pPr>
            <w:r>
              <w:t>Trả về chuỗi base64 tương ứng với hóa đơn. Lưu chuỗi này thành file .pdf để được file PDF</w:t>
            </w:r>
          </w:p>
        </w:tc>
        <w:tc>
          <w:tcPr>
            <w:tcW w:w="2515" w:type="dxa"/>
            <w:tcBorders>
              <w:top w:val="single" w:sz="4" w:space="0" w:color="2E74B5"/>
              <w:left w:val="single" w:sz="4" w:space="0" w:color="2E74B5"/>
              <w:bottom w:val="single" w:sz="4" w:space="0" w:color="2E74B5"/>
              <w:right w:val="single" w:sz="4" w:space="0" w:color="2E74B5"/>
            </w:tcBorders>
          </w:tcPr>
          <w:p w14:paraId="7EE2616F" w14:textId="77777777" w:rsidR="009D1437" w:rsidRPr="004A4DD9" w:rsidRDefault="009D1437" w:rsidP="00616EC4">
            <w:pPr>
              <w:jc w:val="both"/>
            </w:pPr>
          </w:p>
        </w:tc>
      </w:tr>
    </w:tbl>
    <w:p w14:paraId="7AA27757" w14:textId="77777777" w:rsidR="009D1437" w:rsidRDefault="009D1437" w:rsidP="009D1437">
      <w:pPr>
        <w:rPr>
          <w:lang w:eastAsia="x-none"/>
        </w:rPr>
      </w:pPr>
    </w:p>
    <w:p w14:paraId="45C95152" w14:textId="77777777" w:rsidR="009D1437" w:rsidRDefault="009D1437" w:rsidP="00480762">
      <w:pPr>
        <w:pStyle w:val="Heading3"/>
      </w:pPr>
      <w:bookmarkStart w:id="63" w:name="_Toc198045300"/>
      <w:r>
        <w:t>Lấy danh sách hóa đơn từ ngày đến ngày theo mẫu số, ký hiệu</w:t>
      </w:r>
      <w:bookmarkEnd w:id="63"/>
    </w:p>
    <w:p w14:paraId="5741956C" w14:textId="77777777" w:rsidR="009D1437" w:rsidRDefault="009D1437" w:rsidP="009D1437">
      <w:r>
        <w:t>URL</w:t>
      </w:r>
    </w:p>
    <w:p w14:paraId="0A0E39E3" w14:textId="77777777" w:rsidR="009D1437" w:rsidRPr="00E76428" w:rsidRDefault="009D1437" w:rsidP="009D1437">
      <w:pPr>
        <w:ind w:left="720"/>
        <w:jc w:val="both"/>
      </w:pPr>
      <w:r w:rsidRPr="00E76428">
        <w:t xml:space="preserve">String </w:t>
      </w:r>
      <w:r w:rsidRPr="007A2BA2">
        <w:rPr>
          <w:b/>
        </w:rPr>
        <w:t>GetInvViewByDate</w:t>
      </w:r>
      <w:r w:rsidRPr="007A2BA2">
        <w:t>(string userName, string userPass, string pattern, string serial, string fromDate, string toDate)</w:t>
      </w:r>
    </w:p>
    <w:p w14:paraId="5ECF7149" w14:textId="77777777" w:rsidR="009D1437" w:rsidRPr="004A4DD9" w:rsidRDefault="009D1437" w:rsidP="009D1437">
      <w:pPr>
        <w:ind w:left="720"/>
        <w:jc w:val="both"/>
      </w:pPr>
    </w:p>
    <w:p w14:paraId="5739E3B8" w14:textId="77777777" w:rsidR="009D1437" w:rsidRPr="00593BE8" w:rsidRDefault="009D1437" w:rsidP="009D1437">
      <w:pPr>
        <w:pStyle w:val="N"/>
      </w:pPr>
      <w:r w:rsidRPr="00593BE8">
        <w:t>DESCRIPTION</w:t>
      </w:r>
    </w:p>
    <w:p w14:paraId="62E200C1" w14:textId="77777777" w:rsidR="009D1437" w:rsidRDefault="009D1437" w:rsidP="009D1437">
      <w:pPr>
        <w:pStyle w:val="N"/>
      </w:pPr>
      <w:r>
        <w:tab/>
        <w:t>Đây là web service cho phép lấy danh sách hóa đơn từ ngày đến ngày theo mẫu số, ký hiệu.</w:t>
      </w:r>
    </w:p>
    <w:p w14:paraId="1343D012" w14:textId="77777777" w:rsidR="009D1437" w:rsidRPr="00007702" w:rsidRDefault="009D1437" w:rsidP="009D1437">
      <w:pPr>
        <w:pStyle w:val="N"/>
      </w:pPr>
      <w:r w:rsidRPr="00663B3E">
        <w:t>HTTP METHOD</w:t>
      </w:r>
    </w:p>
    <w:p w14:paraId="2B9201DB" w14:textId="77777777" w:rsidR="009D1437" w:rsidRPr="00007702" w:rsidRDefault="009D1437" w:rsidP="009D1437">
      <w:pPr>
        <w:pStyle w:val="N"/>
        <w:rPr>
          <w:b/>
        </w:rPr>
      </w:pPr>
      <w:r>
        <w:tab/>
      </w:r>
      <w:r w:rsidRPr="00610AFD">
        <w:t>POST</w:t>
      </w:r>
    </w:p>
    <w:p w14:paraId="1B5DF4B2" w14:textId="77777777" w:rsidR="009D1437" w:rsidRPr="00610AFD" w:rsidRDefault="009D1437" w:rsidP="009D1437">
      <w:pPr>
        <w:pStyle w:val="N"/>
      </w:pPr>
      <w:r w:rsidRPr="00610AFD">
        <w:t>REQUEST BODY</w:t>
      </w:r>
    </w:p>
    <w:p w14:paraId="7E8104BC" w14:textId="77777777" w:rsidR="009D1437" w:rsidRPr="005C559E"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369FA9B7" w14:textId="77777777" w:rsidR="009D1437" w:rsidRPr="00741E1A" w:rsidRDefault="009D1437" w:rsidP="009D1437">
      <w:pPr>
        <w:pStyle w:val="ListParagraph"/>
        <w:numPr>
          <w:ilvl w:val="0"/>
          <w:numId w:val="2"/>
        </w:numPr>
        <w:spacing w:after="0" w:line="360" w:lineRule="auto"/>
        <w:ind w:left="1080"/>
        <w:jc w:val="both"/>
        <w:rPr>
          <w:rFonts w:eastAsia="Calibri"/>
          <w:b/>
          <w:u w:val="single"/>
        </w:rPr>
      </w:pPr>
      <w:r w:rsidRPr="00741E1A">
        <w:rPr>
          <w:b/>
        </w:rPr>
        <w:t>pattern</w:t>
      </w:r>
      <w:r w:rsidRPr="005C559E">
        <w:rPr>
          <w:b/>
        </w:rPr>
        <w:t xml:space="preserve">: </w:t>
      </w:r>
      <w:r>
        <w:t>mẫu số</w:t>
      </w:r>
    </w:p>
    <w:p w14:paraId="263EB06B" w14:textId="77777777" w:rsidR="009D1437" w:rsidRPr="00741E1A" w:rsidRDefault="009D1437" w:rsidP="009D1437">
      <w:pPr>
        <w:pStyle w:val="ListParagraph"/>
        <w:numPr>
          <w:ilvl w:val="0"/>
          <w:numId w:val="2"/>
        </w:numPr>
        <w:spacing w:after="0" w:line="360" w:lineRule="auto"/>
        <w:ind w:left="1080"/>
        <w:jc w:val="both"/>
        <w:rPr>
          <w:rFonts w:eastAsia="Calibri"/>
          <w:b/>
          <w:u w:val="single"/>
        </w:rPr>
      </w:pPr>
      <w:r w:rsidRPr="00741E1A">
        <w:rPr>
          <w:b/>
        </w:rPr>
        <w:t>serial</w:t>
      </w:r>
      <w:r>
        <w:t>: ký hiệu</w:t>
      </w:r>
    </w:p>
    <w:p w14:paraId="4E02B1AB" w14:textId="77777777" w:rsidR="009D1437" w:rsidRPr="00741E1A" w:rsidRDefault="009D1437" w:rsidP="009D1437">
      <w:pPr>
        <w:pStyle w:val="ListParagraph"/>
        <w:numPr>
          <w:ilvl w:val="0"/>
          <w:numId w:val="2"/>
        </w:numPr>
        <w:spacing w:after="0" w:line="360" w:lineRule="auto"/>
        <w:ind w:left="1080"/>
        <w:jc w:val="both"/>
        <w:rPr>
          <w:rFonts w:eastAsia="Calibri"/>
          <w:b/>
          <w:u w:val="single"/>
        </w:rPr>
      </w:pPr>
      <w:r w:rsidRPr="00741E1A">
        <w:rPr>
          <w:b/>
        </w:rPr>
        <w:lastRenderedPageBreak/>
        <w:t>fromDate</w:t>
      </w:r>
      <w:r>
        <w:t>: từ ngày</w:t>
      </w:r>
    </w:p>
    <w:p w14:paraId="5866BAD2" w14:textId="77777777" w:rsidR="009D1437" w:rsidRPr="00D82A0A" w:rsidRDefault="009D1437" w:rsidP="009D1437">
      <w:pPr>
        <w:pStyle w:val="ListParagraph"/>
        <w:numPr>
          <w:ilvl w:val="0"/>
          <w:numId w:val="2"/>
        </w:numPr>
        <w:spacing w:after="0" w:line="360" w:lineRule="auto"/>
        <w:ind w:left="1080"/>
        <w:jc w:val="both"/>
        <w:rPr>
          <w:rFonts w:eastAsia="Calibri"/>
          <w:b/>
          <w:u w:val="single"/>
        </w:rPr>
      </w:pPr>
      <w:r w:rsidRPr="00741E1A">
        <w:rPr>
          <w:b/>
        </w:rPr>
        <w:t>toDate</w:t>
      </w:r>
      <w:r>
        <w:t>: đến ngày</w:t>
      </w:r>
    </w:p>
    <w:p w14:paraId="7819F1FD" w14:textId="77777777" w:rsidR="009D1437" w:rsidRPr="005C559E" w:rsidRDefault="009D1437" w:rsidP="009D1437">
      <w:pPr>
        <w:pStyle w:val="ListParagraph"/>
        <w:spacing w:after="0" w:line="360" w:lineRule="auto"/>
        <w:ind w:left="1080"/>
        <w:jc w:val="both"/>
        <w:rPr>
          <w:rFonts w:eastAsia="Calibri"/>
          <w:b/>
          <w:u w:val="single"/>
        </w:rPr>
      </w:pPr>
    </w:p>
    <w:p w14:paraId="16655FBD"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557D0D73"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4A168DA2"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5E444DA0"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7D62E1CA" w14:textId="77777777" w:rsidR="009D1437" w:rsidRPr="00660ABB" w:rsidRDefault="009D1437" w:rsidP="00616EC4">
            <w:pPr>
              <w:pStyle w:val="ListParagraph"/>
            </w:pPr>
            <w:r>
              <w:t>Ghi chú</w:t>
            </w:r>
          </w:p>
        </w:tc>
      </w:tr>
      <w:tr w:rsidR="009D1437" w:rsidRPr="00660ABB" w14:paraId="2647C1AA" w14:textId="77777777" w:rsidTr="00616EC4">
        <w:tc>
          <w:tcPr>
            <w:tcW w:w="1710" w:type="dxa"/>
            <w:tcBorders>
              <w:top w:val="single" w:sz="4" w:space="0" w:color="2E74B5"/>
              <w:left w:val="single" w:sz="4" w:space="0" w:color="2E74B5"/>
              <w:right w:val="single" w:sz="4" w:space="0" w:color="2E74B5"/>
            </w:tcBorders>
            <w:shd w:val="clear" w:color="auto" w:fill="auto"/>
          </w:tcPr>
          <w:p w14:paraId="3979D36A" w14:textId="77777777" w:rsidR="009D1437" w:rsidRPr="004A4DD9" w:rsidRDefault="009D1437" w:rsidP="00616EC4">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1B04CCC" w14:textId="77777777" w:rsidR="009D1437" w:rsidRPr="004A4DD9" w:rsidRDefault="009D1437" w:rsidP="00616EC4">
            <w:pPr>
              <w:pStyle w:val="ListParagraph"/>
              <w:ind w:left="0"/>
              <w:jc w:val="both"/>
            </w:pPr>
            <w:r w:rsidRPr="004A4DD9">
              <w:t>Tài khoản đăng nhập sai</w:t>
            </w:r>
            <w:r>
              <w:t xml:space="preserve"> hoặc không có quyền ServiceRole</w:t>
            </w:r>
          </w:p>
        </w:tc>
        <w:tc>
          <w:tcPr>
            <w:tcW w:w="2515" w:type="dxa"/>
            <w:tcBorders>
              <w:top w:val="single" w:sz="4" w:space="0" w:color="2E74B5"/>
              <w:left w:val="single" w:sz="4" w:space="0" w:color="2E74B5"/>
              <w:bottom w:val="single" w:sz="4" w:space="0" w:color="2E74B5"/>
              <w:right w:val="single" w:sz="4" w:space="0" w:color="2E74B5"/>
            </w:tcBorders>
          </w:tcPr>
          <w:p w14:paraId="337EE5EF" w14:textId="77777777" w:rsidR="009D1437" w:rsidRPr="004A4DD9" w:rsidRDefault="009D1437" w:rsidP="00616EC4">
            <w:pPr>
              <w:pStyle w:val="ListParagraph"/>
              <w:ind w:left="0"/>
              <w:jc w:val="both"/>
            </w:pPr>
          </w:p>
        </w:tc>
      </w:tr>
      <w:tr w:rsidR="009D1437" w:rsidRPr="00660ABB" w14:paraId="089C1D73" w14:textId="77777777" w:rsidTr="00616EC4">
        <w:tc>
          <w:tcPr>
            <w:tcW w:w="1710" w:type="dxa"/>
            <w:tcBorders>
              <w:top w:val="single" w:sz="4" w:space="0" w:color="2E74B5"/>
              <w:left w:val="single" w:sz="4" w:space="0" w:color="2E74B5"/>
              <w:right w:val="single" w:sz="4" w:space="0" w:color="2E74B5"/>
            </w:tcBorders>
            <w:shd w:val="clear" w:color="auto" w:fill="auto"/>
          </w:tcPr>
          <w:p w14:paraId="29DD674F" w14:textId="77777777" w:rsidR="009D1437" w:rsidRPr="004A4DD9" w:rsidRDefault="009D1437" w:rsidP="00616EC4">
            <w:pPr>
              <w:autoSpaceDE w:val="0"/>
              <w:autoSpaceDN w:val="0"/>
              <w:adjustRightInd w:val="0"/>
              <w:jc w:val="both"/>
            </w:pPr>
            <w:r w:rsidRPr="002E72A7">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DD0FF4B" w14:textId="77777777" w:rsidR="009D1437" w:rsidRPr="004A4DD9" w:rsidRDefault="009D1437" w:rsidP="00616EC4">
            <w:pPr>
              <w:pStyle w:val="ListParagraph"/>
              <w:ind w:left="0"/>
              <w:jc w:val="both"/>
            </w:pPr>
            <w:r>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45DE9F8F" w14:textId="77777777" w:rsidR="009D1437" w:rsidRPr="004A4DD9" w:rsidRDefault="009D1437" w:rsidP="00616EC4">
            <w:pPr>
              <w:pStyle w:val="ListParagraph"/>
              <w:ind w:left="0"/>
              <w:jc w:val="both"/>
            </w:pPr>
          </w:p>
        </w:tc>
      </w:tr>
      <w:tr w:rsidR="009D1437" w:rsidRPr="00660ABB" w14:paraId="10C1DE7F"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82278DA" w14:textId="77777777" w:rsidR="009D1437" w:rsidRPr="004A4DD9" w:rsidRDefault="009D1437" w:rsidP="00616EC4">
            <w:pPr>
              <w:autoSpaceDE w:val="0"/>
              <w:autoSpaceDN w:val="0"/>
              <w:adjustRightInd w:val="0"/>
              <w:jc w:val="both"/>
            </w:pPr>
            <w: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D832641" w14:textId="77777777" w:rsidR="009D1437" w:rsidRPr="004A4DD9" w:rsidRDefault="009D1437" w:rsidP="00616EC4">
            <w:pPr>
              <w:pStyle w:val="ListParagraph"/>
              <w:ind w:left="0"/>
              <w:jc w:val="both"/>
            </w:pPr>
            <w:r>
              <w:t>Sai định dạng ngày tháng</w:t>
            </w:r>
          </w:p>
        </w:tc>
        <w:tc>
          <w:tcPr>
            <w:tcW w:w="2515" w:type="dxa"/>
            <w:tcBorders>
              <w:top w:val="single" w:sz="4" w:space="0" w:color="2E74B5"/>
              <w:left w:val="single" w:sz="4" w:space="0" w:color="2E74B5"/>
              <w:bottom w:val="single" w:sz="4" w:space="0" w:color="2E74B5"/>
              <w:right w:val="single" w:sz="4" w:space="0" w:color="2E74B5"/>
            </w:tcBorders>
          </w:tcPr>
          <w:p w14:paraId="7B5F4408" w14:textId="77777777" w:rsidR="009D1437" w:rsidRPr="004A4DD9" w:rsidRDefault="009D1437" w:rsidP="00616EC4">
            <w:pPr>
              <w:pStyle w:val="ListParagraph"/>
              <w:ind w:left="0"/>
              <w:jc w:val="both"/>
            </w:pPr>
          </w:p>
        </w:tc>
      </w:tr>
      <w:tr w:rsidR="009D1437" w:rsidRPr="00660ABB" w14:paraId="69E340DD"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8815DB7" w14:textId="77777777" w:rsidR="009D1437" w:rsidRDefault="009D1437" w:rsidP="00616EC4">
            <w:pPr>
              <w:autoSpaceDE w:val="0"/>
              <w:autoSpaceDN w:val="0"/>
              <w:adjustRightInd w:val="0"/>
              <w:jc w:val="both"/>
            </w:pPr>
            <w:r>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5F51C6F" w14:textId="77777777" w:rsidR="009D1437" w:rsidRDefault="009D1437" w:rsidP="00616EC4">
            <w:pPr>
              <w:pStyle w:val="ListParagraph"/>
              <w:ind w:left="0"/>
              <w:jc w:val="both"/>
            </w:pPr>
            <w:r>
              <w:t>Không lấy được bảng hóa đơn (sai mẫu số)</w:t>
            </w:r>
          </w:p>
        </w:tc>
        <w:tc>
          <w:tcPr>
            <w:tcW w:w="2515" w:type="dxa"/>
            <w:tcBorders>
              <w:top w:val="single" w:sz="4" w:space="0" w:color="2E74B5"/>
              <w:left w:val="single" w:sz="4" w:space="0" w:color="2E74B5"/>
              <w:bottom w:val="single" w:sz="4" w:space="0" w:color="2E74B5"/>
              <w:right w:val="single" w:sz="4" w:space="0" w:color="2E74B5"/>
            </w:tcBorders>
          </w:tcPr>
          <w:p w14:paraId="775097FA" w14:textId="77777777" w:rsidR="009D1437" w:rsidRPr="004A4DD9" w:rsidRDefault="009D1437" w:rsidP="00616EC4">
            <w:pPr>
              <w:pStyle w:val="ListParagraph"/>
              <w:ind w:left="0"/>
              <w:jc w:val="both"/>
            </w:pPr>
          </w:p>
        </w:tc>
      </w:tr>
      <w:tr w:rsidR="009D1437" w:rsidRPr="00660ABB" w14:paraId="7562A893"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E3C3F9E"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861685C" w14:textId="77777777" w:rsidR="009D1437" w:rsidRPr="004A4DD9" w:rsidRDefault="009D1437" w:rsidP="00616EC4">
            <w:pPr>
              <w:pStyle w:val="ListParagraph"/>
              <w:ind w:left="0"/>
              <w:jc w:val="both"/>
            </w:pPr>
            <w:r>
              <w:t>Vượt quá giới hạn số lượng hóa đơn được phép lấy (500 hóa đơn)</w:t>
            </w:r>
          </w:p>
        </w:tc>
        <w:tc>
          <w:tcPr>
            <w:tcW w:w="2515" w:type="dxa"/>
            <w:tcBorders>
              <w:top w:val="single" w:sz="4" w:space="0" w:color="2E74B5"/>
              <w:left w:val="single" w:sz="4" w:space="0" w:color="2E74B5"/>
              <w:bottom w:val="single" w:sz="4" w:space="0" w:color="2E74B5"/>
              <w:right w:val="single" w:sz="4" w:space="0" w:color="2E74B5"/>
            </w:tcBorders>
          </w:tcPr>
          <w:p w14:paraId="4BED9B11" w14:textId="77777777" w:rsidR="009D1437" w:rsidRPr="004A4DD9" w:rsidRDefault="009D1437" w:rsidP="00616EC4">
            <w:pPr>
              <w:pStyle w:val="ListParagraph"/>
              <w:ind w:left="0"/>
              <w:jc w:val="both"/>
            </w:pPr>
          </w:p>
        </w:tc>
      </w:tr>
      <w:tr w:rsidR="009D1437" w:rsidRPr="00660ABB" w14:paraId="62F30BB6"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4EA0197" w14:textId="77777777" w:rsidR="009D1437" w:rsidRPr="004A4DD9" w:rsidRDefault="009D1437" w:rsidP="00616EC4">
            <w:pPr>
              <w:autoSpaceDE w:val="0"/>
              <w:autoSpaceDN w:val="0"/>
              <w:adjustRightInd w:val="0"/>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04BF72B" w14:textId="77777777" w:rsidR="009D1437" w:rsidRPr="004A4DD9" w:rsidRDefault="009D1437" w:rsidP="00616EC4">
            <w:pPr>
              <w:pStyle w:val="ListParagraph"/>
              <w:spacing w:after="0" w:line="240" w:lineRule="auto"/>
              <w:ind w:left="0"/>
              <w:rPr>
                <w:rFonts w:eastAsia="Calibri"/>
              </w:rPr>
            </w:pPr>
            <w:r>
              <w:rPr>
                <w:rFonts w:eastAsia="Calibri"/>
              </w:rPr>
              <w:t>Có lỗi xảy ra</w:t>
            </w:r>
          </w:p>
        </w:tc>
        <w:tc>
          <w:tcPr>
            <w:tcW w:w="2515" w:type="dxa"/>
            <w:tcBorders>
              <w:top w:val="single" w:sz="4" w:space="0" w:color="2E74B5"/>
              <w:left w:val="single" w:sz="4" w:space="0" w:color="2E74B5"/>
              <w:bottom w:val="single" w:sz="4" w:space="0" w:color="2E74B5"/>
              <w:right w:val="single" w:sz="4" w:space="0" w:color="2E74B5"/>
            </w:tcBorders>
          </w:tcPr>
          <w:p w14:paraId="7D55E304" w14:textId="77777777" w:rsidR="009D1437" w:rsidRPr="004A4DD9" w:rsidRDefault="009D1437" w:rsidP="00616EC4">
            <w:pPr>
              <w:pStyle w:val="ListParagraph"/>
              <w:ind w:left="0"/>
              <w:jc w:val="both"/>
            </w:pPr>
          </w:p>
        </w:tc>
      </w:tr>
      <w:tr w:rsidR="009D1437" w:rsidRPr="00660ABB" w14:paraId="248970A3"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11525B4" w14:textId="77777777" w:rsidR="009D1437" w:rsidRDefault="009D1437" w:rsidP="00616EC4">
            <w:pPr>
              <w:autoSpaceDE w:val="0"/>
              <w:autoSpaceDN w:val="0"/>
              <w:adjustRightInd w:val="0"/>
              <w:rPr>
                <w:rFonts w:eastAsia="Calibri"/>
              </w:rPr>
            </w:pPr>
            <w: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3542309" w14:textId="77777777" w:rsidR="009D1437" w:rsidRDefault="009D1437" w:rsidP="00616EC4">
            <w:pPr>
              <w:pStyle w:val="ListParagraph"/>
              <w:spacing w:after="0" w:line="240" w:lineRule="auto"/>
              <w:ind w:left="0"/>
              <w:rPr>
                <w:rFonts w:eastAsia="Calibri"/>
              </w:rPr>
            </w:pPr>
            <w:r>
              <w:t>Vượt quá giới hạn 7 ngày</w:t>
            </w:r>
          </w:p>
        </w:tc>
        <w:tc>
          <w:tcPr>
            <w:tcW w:w="2515" w:type="dxa"/>
            <w:tcBorders>
              <w:top w:val="single" w:sz="4" w:space="0" w:color="2E74B5"/>
              <w:left w:val="single" w:sz="4" w:space="0" w:color="2E74B5"/>
              <w:bottom w:val="single" w:sz="4" w:space="0" w:color="2E74B5"/>
              <w:right w:val="single" w:sz="4" w:space="0" w:color="2E74B5"/>
            </w:tcBorders>
          </w:tcPr>
          <w:p w14:paraId="0DD0F666" w14:textId="77777777" w:rsidR="009D1437" w:rsidRPr="004A4DD9" w:rsidRDefault="009D1437" w:rsidP="00616EC4">
            <w:pPr>
              <w:pStyle w:val="ListParagraph"/>
              <w:ind w:left="0"/>
              <w:jc w:val="both"/>
            </w:pPr>
          </w:p>
        </w:tc>
      </w:tr>
      <w:tr w:rsidR="009D1437" w:rsidRPr="00660ABB" w14:paraId="0D47BE50"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7B2DEED" w14:textId="77777777" w:rsidR="009D1437" w:rsidRDefault="009D1437" w:rsidP="00616EC4">
            <w:pPr>
              <w:jc w:val="both"/>
            </w:pPr>
            <w:r>
              <w:t>Chuỗi base64</w:t>
            </w:r>
          </w:p>
          <w:p w14:paraId="341F0F67"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69EAC13" w14:textId="77777777" w:rsidR="009D1437" w:rsidRPr="004A4DD9" w:rsidRDefault="009D1437" w:rsidP="00616EC4">
            <w:pPr>
              <w:jc w:val="both"/>
            </w:pPr>
            <w:r>
              <w:t>Trả về chuỗi base64 của xml danh sách hóa đơn</w:t>
            </w:r>
          </w:p>
        </w:tc>
        <w:tc>
          <w:tcPr>
            <w:tcW w:w="2515" w:type="dxa"/>
            <w:tcBorders>
              <w:top w:val="single" w:sz="4" w:space="0" w:color="2E74B5"/>
              <w:left w:val="single" w:sz="4" w:space="0" w:color="2E74B5"/>
              <w:bottom w:val="single" w:sz="4" w:space="0" w:color="2E74B5"/>
              <w:right w:val="single" w:sz="4" w:space="0" w:color="2E74B5"/>
            </w:tcBorders>
          </w:tcPr>
          <w:p w14:paraId="303C1D96" w14:textId="77777777" w:rsidR="009D1437" w:rsidRPr="004A4DD9" w:rsidRDefault="009D1437" w:rsidP="00616EC4">
            <w:pPr>
              <w:jc w:val="both"/>
            </w:pPr>
          </w:p>
        </w:tc>
      </w:tr>
    </w:tbl>
    <w:p w14:paraId="145CCD18" w14:textId="77777777" w:rsidR="009D1437" w:rsidRDefault="009D1437" w:rsidP="009D1437">
      <w:pPr>
        <w:rPr>
          <w:lang w:eastAsia="x-none"/>
        </w:rPr>
      </w:pPr>
    </w:p>
    <w:p w14:paraId="4734D6E1" w14:textId="77777777" w:rsidR="009D1437" w:rsidRDefault="009D1437" w:rsidP="009D1437">
      <w:pPr>
        <w:rPr>
          <w:lang w:eastAsia="x-none"/>
        </w:rPr>
      </w:pPr>
      <w:r>
        <w:rPr>
          <w:lang w:eastAsia="x-none"/>
        </w:rPr>
        <w:tab/>
        <w:t>Cấu trúc xml trả về (được base64):</w:t>
      </w:r>
    </w:p>
    <w:p w14:paraId="51244250" w14:textId="77777777" w:rsidR="009D1437" w:rsidRDefault="009D1437" w:rsidP="009D1437">
      <w:pPr>
        <w:rPr>
          <w:lang w:eastAsia="x-none"/>
        </w:rPr>
      </w:pPr>
      <w:r>
        <w:rPr>
          <w:lang w:eastAsia="x-none"/>
        </w:rPr>
        <w:tab/>
        <w:t>&lt;DSHDon&gt;</w:t>
      </w:r>
    </w:p>
    <w:p w14:paraId="7710E953" w14:textId="77777777" w:rsidR="009D1437" w:rsidRDefault="009D1437" w:rsidP="009D1437">
      <w:pPr>
        <w:rPr>
          <w:lang w:eastAsia="x-none"/>
        </w:rPr>
      </w:pPr>
      <w:r>
        <w:rPr>
          <w:lang w:eastAsia="x-none"/>
        </w:rPr>
        <w:tab/>
        <w:t>&lt;HDon&gt;</w:t>
      </w:r>
    </w:p>
    <w:p w14:paraId="5ED4156E" w14:textId="77777777" w:rsidR="009D1437" w:rsidRDefault="009D1437" w:rsidP="009D1437">
      <w:pPr>
        <w:rPr>
          <w:lang w:eastAsia="x-none"/>
        </w:rPr>
      </w:pPr>
      <w:r>
        <w:rPr>
          <w:lang w:eastAsia="x-none"/>
        </w:rPr>
        <w:tab/>
      </w:r>
      <w:r>
        <w:rPr>
          <w:lang w:eastAsia="x-none"/>
        </w:rPr>
        <w:tab/>
        <w:t>&lt;DLieu&gt;XML hóa đơn đã base64&lt;/DLieu&gt;</w:t>
      </w:r>
    </w:p>
    <w:p w14:paraId="0946F59B" w14:textId="77777777" w:rsidR="009D1437" w:rsidRDefault="009D1437" w:rsidP="009D1437">
      <w:pPr>
        <w:rPr>
          <w:lang w:eastAsia="x-none"/>
        </w:rPr>
      </w:pPr>
      <w:r>
        <w:rPr>
          <w:lang w:eastAsia="x-none"/>
        </w:rPr>
        <w:tab/>
      </w:r>
      <w:r>
        <w:rPr>
          <w:lang w:eastAsia="x-none"/>
        </w:rPr>
        <w:tab/>
        <w:t>&lt;Loai&gt;Loại hóa đơn(0: hóa đơn gốc; 1: hóa đơn thay thế; 2,3,4,5: hóa đơn điều chỉnh)&lt;/Loai&gt;</w:t>
      </w:r>
    </w:p>
    <w:p w14:paraId="0248EA38" w14:textId="77777777" w:rsidR="009D1437" w:rsidRDefault="009D1437" w:rsidP="009D1437">
      <w:pPr>
        <w:rPr>
          <w:lang w:eastAsia="x-none"/>
        </w:rPr>
      </w:pPr>
      <w:r>
        <w:rPr>
          <w:lang w:eastAsia="x-none"/>
        </w:rPr>
        <w:tab/>
      </w:r>
      <w:r>
        <w:rPr>
          <w:lang w:eastAsia="x-none"/>
        </w:rPr>
        <w:tab/>
        <w:t>&lt;TThai&gt;Trạng thái hóa đơn(0: hóa đơn mới; 1: hóa đơn phát hành; 3: hóa đơn thay thế; 4: hóa đơn điều chỉnh; 5: hóa đơn hủy)&lt;/TThai&gt;</w:t>
      </w:r>
    </w:p>
    <w:p w14:paraId="424E0E95" w14:textId="77777777" w:rsidR="009D1437" w:rsidRDefault="009D1437" w:rsidP="009D1437">
      <w:pPr>
        <w:rPr>
          <w:lang w:eastAsia="x-none"/>
        </w:rPr>
      </w:pPr>
      <w:r>
        <w:rPr>
          <w:lang w:eastAsia="x-none"/>
        </w:rPr>
        <w:tab/>
        <w:t>&lt;/HDon&gt;</w:t>
      </w:r>
    </w:p>
    <w:p w14:paraId="4792325D" w14:textId="77777777" w:rsidR="009D1437" w:rsidRDefault="009D1437" w:rsidP="009D1437">
      <w:pPr>
        <w:ind w:firstLine="720"/>
        <w:rPr>
          <w:lang w:eastAsia="x-none"/>
        </w:rPr>
      </w:pPr>
      <w:r>
        <w:rPr>
          <w:lang w:eastAsia="x-none"/>
        </w:rPr>
        <w:t>&lt;/DSHDon&gt;</w:t>
      </w:r>
    </w:p>
    <w:p w14:paraId="4EA2E829" w14:textId="77777777" w:rsidR="009D1437" w:rsidRDefault="009D1437" w:rsidP="009D1437">
      <w:pPr>
        <w:ind w:firstLine="720"/>
        <w:rPr>
          <w:lang w:eastAsia="x-none"/>
        </w:rPr>
      </w:pPr>
    </w:p>
    <w:p w14:paraId="5AB14695" w14:textId="77777777" w:rsidR="009D1437" w:rsidRDefault="009D1437" w:rsidP="00480762">
      <w:pPr>
        <w:pStyle w:val="Heading3"/>
      </w:pPr>
      <w:bookmarkStart w:id="64" w:name="_Toc198045301"/>
      <w:r>
        <w:t xml:space="preserve">Download </w:t>
      </w:r>
      <w:r>
        <w:rPr>
          <w:lang w:val="en-US"/>
        </w:rPr>
        <w:t xml:space="preserve">file .zip </w:t>
      </w:r>
      <w:r>
        <w:t>hóa đơn theo Fkey</w:t>
      </w:r>
      <w:bookmarkEnd w:id="64"/>
    </w:p>
    <w:p w14:paraId="5DEDAC3A" w14:textId="77777777" w:rsidR="009D1437" w:rsidRDefault="009D1437" w:rsidP="009D1437">
      <w:r>
        <w:t>URL</w:t>
      </w:r>
    </w:p>
    <w:p w14:paraId="01F50EB5" w14:textId="77777777" w:rsidR="009D1437" w:rsidRDefault="009D1437" w:rsidP="009D1437">
      <w:pPr>
        <w:ind w:left="720"/>
        <w:jc w:val="both"/>
      </w:pPr>
      <w:r w:rsidRPr="004A4DD9">
        <w:t xml:space="preserve">String </w:t>
      </w:r>
      <w:r w:rsidRPr="00C2537A">
        <w:rPr>
          <w:b/>
        </w:rPr>
        <w:t>downloadInvZipFkey</w:t>
      </w:r>
      <w:r w:rsidRPr="004A4DD9">
        <w:t xml:space="preserve">(string </w:t>
      </w:r>
      <w:r>
        <w:t>fkey</w:t>
      </w:r>
      <w:r w:rsidRPr="004A4DD9">
        <w:t>, string userName, string userPass</w:t>
      </w:r>
      <w:r>
        <w:t xml:space="preserve">, bool </w:t>
      </w:r>
      <w:r w:rsidRPr="00764C60">
        <w:t>checkPayment</w:t>
      </w:r>
      <w:r w:rsidRPr="004A4DD9">
        <w:t>)</w:t>
      </w:r>
    </w:p>
    <w:p w14:paraId="3141DCDE" w14:textId="77777777" w:rsidR="009D1437" w:rsidRPr="004A4DD9" w:rsidRDefault="009D1437" w:rsidP="009D1437">
      <w:pPr>
        <w:ind w:left="720"/>
        <w:jc w:val="both"/>
      </w:pPr>
    </w:p>
    <w:p w14:paraId="46C30372" w14:textId="77777777" w:rsidR="009D1437" w:rsidRPr="00593BE8" w:rsidRDefault="009D1437" w:rsidP="009D1437">
      <w:pPr>
        <w:pStyle w:val="N"/>
      </w:pPr>
      <w:r w:rsidRPr="00593BE8">
        <w:t>DESCRIPTION</w:t>
      </w:r>
    </w:p>
    <w:p w14:paraId="4268123E" w14:textId="77777777" w:rsidR="009D1437" w:rsidRDefault="009D1437" w:rsidP="009D1437">
      <w:pPr>
        <w:pStyle w:val="N"/>
      </w:pPr>
      <w:r>
        <w:tab/>
        <w:t xml:space="preserve">Đây là web service cho phép tải về </w:t>
      </w:r>
      <w:r w:rsidRPr="00D4118E">
        <w:t>file .</w:t>
      </w:r>
      <w:r>
        <w:t>zip chứa 2 file .xml và .html của hóa đơn</w:t>
      </w:r>
    </w:p>
    <w:p w14:paraId="2D90A898" w14:textId="77777777" w:rsidR="009D1437" w:rsidRPr="00007702" w:rsidRDefault="009D1437" w:rsidP="009D1437">
      <w:pPr>
        <w:pStyle w:val="N"/>
      </w:pPr>
      <w:r w:rsidRPr="00663B3E">
        <w:lastRenderedPageBreak/>
        <w:t>HTTP METHOD</w:t>
      </w:r>
    </w:p>
    <w:p w14:paraId="21A0A16B" w14:textId="77777777" w:rsidR="009D1437" w:rsidRPr="00007702" w:rsidRDefault="009D1437" w:rsidP="009D1437">
      <w:pPr>
        <w:pStyle w:val="N"/>
        <w:rPr>
          <w:b/>
        </w:rPr>
      </w:pPr>
      <w:r>
        <w:tab/>
      </w:r>
      <w:r w:rsidRPr="00610AFD">
        <w:t>POST</w:t>
      </w:r>
    </w:p>
    <w:p w14:paraId="2A5D4350" w14:textId="77777777" w:rsidR="009D1437" w:rsidRPr="00610AFD" w:rsidRDefault="009D1437" w:rsidP="009D1437">
      <w:pPr>
        <w:pStyle w:val="N"/>
      </w:pPr>
      <w:r w:rsidRPr="00610AFD">
        <w:t>REQUEST BODY</w:t>
      </w:r>
    </w:p>
    <w:p w14:paraId="56EC2BCD" w14:textId="77777777" w:rsidR="009D1437" w:rsidRPr="005C559E"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3D594C36" w14:textId="0458776F" w:rsidR="009D1437" w:rsidRPr="00C5665A" w:rsidRDefault="009D1437" w:rsidP="009D1437">
      <w:pPr>
        <w:pStyle w:val="ListParagraph"/>
        <w:numPr>
          <w:ilvl w:val="0"/>
          <w:numId w:val="2"/>
        </w:numPr>
        <w:spacing w:after="0" w:line="360" w:lineRule="auto"/>
        <w:ind w:left="1080"/>
        <w:jc w:val="both"/>
        <w:rPr>
          <w:rFonts w:eastAsia="Calibri"/>
          <w:b/>
          <w:u w:val="single"/>
        </w:rPr>
      </w:pPr>
      <w:r>
        <w:rPr>
          <w:b/>
        </w:rPr>
        <w:t>fkey</w:t>
      </w:r>
      <w:r w:rsidRPr="005C559E">
        <w:rPr>
          <w:b/>
        </w:rPr>
        <w:t xml:space="preserve">: </w:t>
      </w:r>
      <w:r w:rsidRPr="005C559E">
        <w:t xml:space="preserve">Chuỗi </w:t>
      </w:r>
      <w:r>
        <w:t>fkey</w:t>
      </w:r>
      <w:r w:rsidRPr="005C559E">
        <w:t xml:space="preserve"> xác đị</w:t>
      </w:r>
      <w:r>
        <w:t>nh hóa đơn</w:t>
      </w:r>
    </w:p>
    <w:p w14:paraId="25CD8D4F" w14:textId="77777777" w:rsidR="009D1437" w:rsidRPr="00D82A0A" w:rsidRDefault="009D1437" w:rsidP="009D1437">
      <w:pPr>
        <w:pStyle w:val="ListParagraph"/>
        <w:numPr>
          <w:ilvl w:val="0"/>
          <w:numId w:val="2"/>
        </w:numPr>
        <w:spacing w:after="0" w:line="360" w:lineRule="auto"/>
        <w:ind w:left="1080"/>
        <w:jc w:val="both"/>
        <w:rPr>
          <w:rFonts w:eastAsia="Calibri"/>
          <w:b/>
          <w:u w:val="single"/>
        </w:rPr>
      </w:pPr>
      <w:r w:rsidRPr="00C5665A">
        <w:rPr>
          <w:b/>
        </w:rPr>
        <w:t>checkPayment</w:t>
      </w:r>
      <w:r>
        <w:t>: “true”: Chỉ cho tải hóa đơn có trạng thái là đã thanh toán; “false”: Tải hóa đơn không cần kiểm tra hóa đơn đã thanh toán hay chưa</w:t>
      </w:r>
    </w:p>
    <w:p w14:paraId="59B2D36F" w14:textId="77777777" w:rsidR="009D1437" w:rsidRPr="005C559E" w:rsidRDefault="009D1437" w:rsidP="009D1437">
      <w:pPr>
        <w:pStyle w:val="ListParagraph"/>
        <w:spacing w:after="0" w:line="360" w:lineRule="auto"/>
        <w:ind w:left="1080"/>
        <w:jc w:val="both"/>
        <w:rPr>
          <w:rFonts w:eastAsia="Calibri"/>
          <w:b/>
          <w:u w:val="single"/>
        </w:rPr>
      </w:pPr>
    </w:p>
    <w:p w14:paraId="3C662AF5"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2374685D"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368AC67B"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04ED2F7C"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1A435083" w14:textId="77777777" w:rsidR="009D1437" w:rsidRPr="00660ABB" w:rsidRDefault="009D1437" w:rsidP="00616EC4">
            <w:pPr>
              <w:pStyle w:val="ListParagraph"/>
            </w:pPr>
            <w:r>
              <w:t>Ghi chú</w:t>
            </w:r>
          </w:p>
        </w:tc>
      </w:tr>
      <w:tr w:rsidR="009D1437" w:rsidRPr="00660ABB" w14:paraId="4D49ACD0" w14:textId="77777777" w:rsidTr="00616EC4">
        <w:tc>
          <w:tcPr>
            <w:tcW w:w="1710" w:type="dxa"/>
            <w:tcBorders>
              <w:top w:val="single" w:sz="4" w:space="0" w:color="2E74B5"/>
              <w:left w:val="single" w:sz="4" w:space="0" w:color="2E74B5"/>
              <w:right w:val="single" w:sz="4" w:space="0" w:color="2E74B5"/>
            </w:tcBorders>
            <w:shd w:val="clear" w:color="auto" w:fill="auto"/>
          </w:tcPr>
          <w:p w14:paraId="43D48928" w14:textId="77777777" w:rsidR="009D1437" w:rsidRPr="004A4DD9" w:rsidRDefault="009D1437" w:rsidP="00616EC4">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B9EA769" w14:textId="77777777" w:rsidR="009D1437" w:rsidRPr="004A4DD9" w:rsidRDefault="009D1437" w:rsidP="00616EC4">
            <w:pPr>
              <w:pStyle w:val="ListParagraph"/>
              <w:ind w:left="0"/>
              <w:jc w:val="both"/>
            </w:pPr>
            <w:r w:rsidRPr="004A4DD9">
              <w:t>Tài khoản đăng nhập sai</w:t>
            </w:r>
            <w:r>
              <w:t xml:space="preserve"> hoặc không có quyền ServiceRole</w:t>
            </w:r>
          </w:p>
        </w:tc>
        <w:tc>
          <w:tcPr>
            <w:tcW w:w="2515" w:type="dxa"/>
            <w:tcBorders>
              <w:top w:val="single" w:sz="4" w:space="0" w:color="2E74B5"/>
              <w:left w:val="single" w:sz="4" w:space="0" w:color="2E74B5"/>
              <w:bottom w:val="single" w:sz="4" w:space="0" w:color="2E74B5"/>
              <w:right w:val="single" w:sz="4" w:space="0" w:color="2E74B5"/>
            </w:tcBorders>
          </w:tcPr>
          <w:p w14:paraId="208945DB" w14:textId="77777777" w:rsidR="009D1437" w:rsidRPr="004A4DD9" w:rsidRDefault="009D1437" w:rsidP="00616EC4">
            <w:pPr>
              <w:pStyle w:val="ListParagraph"/>
              <w:ind w:left="0"/>
              <w:jc w:val="both"/>
            </w:pPr>
          </w:p>
        </w:tc>
      </w:tr>
      <w:tr w:rsidR="009D1437" w:rsidRPr="00660ABB" w14:paraId="51652B38"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E7781A1" w14:textId="77777777" w:rsidR="009D1437" w:rsidRPr="004A4DD9" w:rsidRDefault="009D1437" w:rsidP="00616EC4">
            <w:pPr>
              <w:autoSpaceDE w:val="0"/>
              <w:autoSpaceDN w:val="0"/>
              <w:adjustRightInd w:val="0"/>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9B4BDB3" w14:textId="77777777" w:rsidR="009D1437" w:rsidRPr="004A4DD9" w:rsidRDefault="009D1437" w:rsidP="00616EC4">
            <w:pPr>
              <w:pStyle w:val="ListParagraph"/>
              <w:ind w:left="0"/>
              <w:jc w:val="both"/>
            </w:pPr>
            <w:r w:rsidRPr="004A4DD9">
              <w:t>Không tìm thấy</w:t>
            </w:r>
            <w:r>
              <w:t xml:space="preserve"> dải thông báo phát hành</w:t>
            </w:r>
          </w:p>
        </w:tc>
        <w:tc>
          <w:tcPr>
            <w:tcW w:w="2515" w:type="dxa"/>
            <w:tcBorders>
              <w:top w:val="single" w:sz="4" w:space="0" w:color="2E74B5"/>
              <w:left w:val="single" w:sz="4" w:space="0" w:color="2E74B5"/>
              <w:bottom w:val="single" w:sz="4" w:space="0" w:color="2E74B5"/>
              <w:right w:val="single" w:sz="4" w:space="0" w:color="2E74B5"/>
            </w:tcBorders>
          </w:tcPr>
          <w:p w14:paraId="55DE6F6A" w14:textId="77777777" w:rsidR="009D1437" w:rsidRPr="004A4DD9" w:rsidRDefault="009D1437" w:rsidP="00616EC4">
            <w:pPr>
              <w:pStyle w:val="ListParagraph"/>
              <w:ind w:left="0"/>
              <w:jc w:val="both"/>
            </w:pPr>
          </w:p>
        </w:tc>
      </w:tr>
      <w:tr w:rsidR="009D1437" w:rsidRPr="00660ABB" w14:paraId="4E5B9AA0"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137EAE5"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93B2E14" w14:textId="77777777" w:rsidR="009D1437" w:rsidRPr="004A4DD9" w:rsidRDefault="009D1437" w:rsidP="00616EC4">
            <w:pPr>
              <w:pStyle w:val="ListParagraph"/>
              <w:ind w:left="0"/>
              <w:jc w:val="both"/>
            </w:pPr>
            <w:r w:rsidRPr="004A4DD9">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7E639BC4" w14:textId="77777777" w:rsidR="009D1437" w:rsidRPr="004A4DD9" w:rsidRDefault="009D1437" w:rsidP="00616EC4">
            <w:pPr>
              <w:pStyle w:val="ListParagraph"/>
              <w:ind w:left="0"/>
              <w:jc w:val="both"/>
            </w:pPr>
          </w:p>
        </w:tc>
      </w:tr>
      <w:tr w:rsidR="009D1437" w:rsidRPr="00660ABB" w14:paraId="6AC7C077"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B47BFAC" w14:textId="77777777" w:rsidR="009D1437" w:rsidRPr="004A4DD9" w:rsidRDefault="009D1437" w:rsidP="00616EC4">
            <w:pPr>
              <w:autoSpaceDE w:val="0"/>
              <w:autoSpaceDN w:val="0"/>
              <w:adjustRightInd w:val="0"/>
              <w:rPr>
                <w:rFonts w:eastAsia="Calibri"/>
              </w:rPr>
            </w:pPr>
            <w:r w:rsidRPr="004A4DD9">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A90F143" w14:textId="77777777" w:rsidR="009D1437" w:rsidRPr="004A4DD9" w:rsidRDefault="009D1437" w:rsidP="00616EC4">
            <w:pPr>
              <w:pStyle w:val="ListParagraph"/>
              <w:spacing w:after="0" w:line="240" w:lineRule="auto"/>
              <w:ind w:left="0"/>
              <w:rPr>
                <w:rFonts w:eastAsia="Calibri"/>
              </w:rPr>
            </w:pPr>
            <w:r w:rsidRPr="004A4DD9">
              <w:rPr>
                <w:rFonts w:eastAsia="Calibri"/>
              </w:rPr>
              <w:t xml:space="preserve">User name không phù hợp, không tìm thấy </w:t>
            </w:r>
            <w:r>
              <w:rPr>
                <w:rFonts w:eastAsia="Calibri"/>
              </w:rPr>
              <w:t>thông tin công ty</w:t>
            </w:r>
            <w:r w:rsidRPr="004A4DD9">
              <w:rPr>
                <w:rFonts w:eastAsia="Calibri"/>
              </w:rPr>
              <w:t xml:space="preserve">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258497FE" w14:textId="77777777" w:rsidR="009D1437" w:rsidRPr="004A4DD9" w:rsidRDefault="009D1437" w:rsidP="00616EC4">
            <w:pPr>
              <w:pStyle w:val="ListParagraph"/>
              <w:ind w:left="0"/>
              <w:jc w:val="both"/>
            </w:pPr>
          </w:p>
        </w:tc>
      </w:tr>
      <w:tr w:rsidR="009D1437" w:rsidRPr="00660ABB" w14:paraId="7CE6BD7E"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C2F833B" w14:textId="77777777" w:rsidR="009D1437" w:rsidRPr="004A4DD9" w:rsidRDefault="009D1437" w:rsidP="00616EC4">
            <w:pPr>
              <w:autoSpaceDE w:val="0"/>
              <w:autoSpaceDN w:val="0"/>
              <w:adjustRightInd w:val="0"/>
              <w:jc w:val="both"/>
            </w:pPr>
            <w:r w:rsidRPr="004A4DD9">
              <w:t>ERR:11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5CA146D" w14:textId="77777777" w:rsidR="009D1437" w:rsidRPr="004A4DD9" w:rsidRDefault="009D1437" w:rsidP="00616EC4">
            <w:pPr>
              <w:pStyle w:val="ListParagraph"/>
              <w:ind w:left="0"/>
              <w:jc w:val="both"/>
            </w:pPr>
            <w:r w:rsidRPr="004A4DD9">
              <w:t>Hóa đơn chưa thanh toán nên không xem được</w:t>
            </w:r>
          </w:p>
        </w:tc>
        <w:tc>
          <w:tcPr>
            <w:tcW w:w="2515" w:type="dxa"/>
            <w:tcBorders>
              <w:top w:val="single" w:sz="4" w:space="0" w:color="2E74B5"/>
              <w:left w:val="single" w:sz="4" w:space="0" w:color="2E74B5"/>
              <w:bottom w:val="single" w:sz="4" w:space="0" w:color="2E74B5"/>
              <w:right w:val="single" w:sz="4" w:space="0" w:color="2E74B5"/>
            </w:tcBorders>
          </w:tcPr>
          <w:p w14:paraId="047E5099" w14:textId="77777777" w:rsidR="009D1437" w:rsidRPr="004A4DD9" w:rsidRDefault="009D1437" w:rsidP="00616EC4">
            <w:pPr>
              <w:pStyle w:val="ListParagraph"/>
              <w:ind w:left="0"/>
              <w:jc w:val="both"/>
            </w:pPr>
          </w:p>
        </w:tc>
      </w:tr>
      <w:tr w:rsidR="009D1437" w:rsidRPr="00660ABB" w14:paraId="47938C32"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B0088A7" w14:textId="77777777" w:rsidR="009D1437" w:rsidRPr="004A4DD9" w:rsidRDefault="009D1437" w:rsidP="00616EC4">
            <w:pPr>
              <w:autoSpaceDE w:val="0"/>
              <w:autoSpaceDN w:val="0"/>
              <w:adjustRightInd w:val="0"/>
              <w:jc w:val="both"/>
            </w:pPr>
            <w:r w:rsidRPr="004A4DD9">
              <w:t>ERR:1</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E874E81" w14:textId="77777777" w:rsidR="009D1437" w:rsidRPr="004A4DD9" w:rsidRDefault="009D1437" w:rsidP="00616EC4">
            <w:pPr>
              <w:pStyle w:val="ListParagraph"/>
              <w:ind w:left="0"/>
              <w:jc w:val="both"/>
            </w:pPr>
            <w:r>
              <w:t>Hoá đơn có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47DB6A8D" w14:textId="77777777" w:rsidR="009D1437" w:rsidRPr="004A4DD9" w:rsidRDefault="009D1437" w:rsidP="00616EC4">
            <w:pPr>
              <w:pStyle w:val="ListParagraph"/>
              <w:ind w:left="0"/>
              <w:jc w:val="both"/>
            </w:pPr>
          </w:p>
        </w:tc>
      </w:tr>
      <w:tr w:rsidR="009D1437" w:rsidRPr="00660ABB" w14:paraId="4BF8E04D"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276465D" w14:textId="77777777" w:rsidR="009D1437" w:rsidRPr="004A4DD9" w:rsidRDefault="009D1437" w:rsidP="00616EC4">
            <w:pPr>
              <w:autoSpaceDE w:val="0"/>
              <w:autoSpaceDN w:val="0"/>
              <w:adjustRightInd w:val="0"/>
              <w:jc w:val="both"/>
            </w:pPr>
            <w:r w:rsidRPr="004A4DD9">
              <w:t>ERR:1</w:t>
            </w:r>
            <w:r>
              <w:t>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E761C5B" w14:textId="77777777" w:rsidR="009D1437" w:rsidRPr="004A4DD9" w:rsidRDefault="009D1437" w:rsidP="00616EC4">
            <w:pPr>
              <w:pStyle w:val="ListParagraph"/>
              <w:ind w:left="0"/>
              <w:jc w:val="both"/>
            </w:pPr>
            <w:r>
              <w:t>Hoá đơn không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642A75DF" w14:textId="77777777" w:rsidR="009D1437" w:rsidRPr="004A4DD9" w:rsidRDefault="009D1437" w:rsidP="00616EC4">
            <w:pPr>
              <w:pStyle w:val="ListParagraph"/>
              <w:ind w:left="0"/>
              <w:jc w:val="both"/>
            </w:pPr>
          </w:p>
        </w:tc>
      </w:tr>
      <w:tr w:rsidR="009D1437" w:rsidRPr="00660ABB" w14:paraId="0D2579CD"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5C1C038" w14:textId="77777777" w:rsidR="009D1437" w:rsidRPr="00D4118E" w:rsidRDefault="009D1437" w:rsidP="00616EC4">
            <w:pPr>
              <w:jc w:val="both"/>
            </w:pPr>
            <w:r w:rsidRPr="00D4118E">
              <w:t>Chuỗ</w:t>
            </w:r>
            <w:r>
              <w:t>i B</w:t>
            </w:r>
            <w:r w:rsidRPr="00D4118E">
              <w:t>ase64</w:t>
            </w:r>
          </w:p>
          <w:p w14:paraId="14F7DA72"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3840070" w14:textId="77777777" w:rsidR="009D1437" w:rsidRPr="004A4DD9" w:rsidRDefault="009D1437" w:rsidP="00616EC4">
            <w:pPr>
              <w:jc w:val="both"/>
            </w:pPr>
            <w:r w:rsidRPr="00D4118E">
              <w:t>Trả về chuỗ</w:t>
            </w:r>
            <w:r>
              <w:t>i Base64</w:t>
            </w:r>
            <w:r w:rsidRPr="00D4118E">
              <w:t>. Lưu chuỗi</w:t>
            </w:r>
            <w:r>
              <w:t xml:space="preserve"> Base64</w:t>
            </w:r>
            <w:r w:rsidRPr="00D4118E">
              <w:t xml:space="preserve"> này thành file .</w:t>
            </w:r>
            <w:r>
              <w:t>zip chứa 2 file .xml và .html của hóa đơn</w:t>
            </w:r>
          </w:p>
        </w:tc>
        <w:tc>
          <w:tcPr>
            <w:tcW w:w="2515" w:type="dxa"/>
            <w:tcBorders>
              <w:top w:val="single" w:sz="4" w:space="0" w:color="2E74B5"/>
              <w:left w:val="single" w:sz="4" w:space="0" w:color="2E74B5"/>
              <w:bottom w:val="single" w:sz="4" w:space="0" w:color="2E74B5"/>
              <w:right w:val="single" w:sz="4" w:space="0" w:color="2E74B5"/>
            </w:tcBorders>
          </w:tcPr>
          <w:p w14:paraId="7A1184ED" w14:textId="77777777" w:rsidR="009D1437" w:rsidRPr="004A4DD9" w:rsidRDefault="009D1437" w:rsidP="00616EC4">
            <w:pPr>
              <w:jc w:val="both"/>
            </w:pPr>
          </w:p>
        </w:tc>
      </w:tr>
    </w:tbl>
    <w:p w14:paraId="71BE7121" w14:textId="77777777" w:rsidR="009D1437" w:rsidRDefault="009D1437" w:rsidP="009D1437">
      <w:pPr>
        <w:ind w:firstLine="720"/>
        <w:rPr>
          <w:lang w:eastAsia="x-none"/>
        </w:rPr>
      </w:pPr>
    </w:p>
    <w:p w14:paraId="32070004" w14:textId="77777777" w:rsidR="009D1437" w:rsidRDefault="009D1437" w:rsidP="00480762">
      <w:pPr>
        <w:pStyle w:val="Heading3"/>
      </w:pPr>
      <w:bookmarkStart w:id="65" w:name="_Toc198045302"/>
      <w:r>
        <w:t xml:space="preserve">Download </w:t>
      </w:r>
      <w:r>
        <w:rPr>
          <w:lang w:val="en-US"/>
        </w:rPr>
        <w:t xml:space="preserve">file .zip </w:t>
      </w:r>
      <w:r>
        <w:t xml:space="preserve">hóa đơn theo </w:t>
      </w:r>
      <w:r>
        <w:rPr>
          <w:lang w:val="en-US"/>
        </w:rPr>
        <w:t>Token</w:t>
      </w:r>
      <w:bookmarkEnd w:id="65"/>
    </w:p>
    <w:p w14:paraId="51986B33" w14:textId="77777777" w:rsidR="009D1437" w:rsidRDefault="009D1437" w:rsidP="009D1437">
      <w:r>
        <w:t>URL</w:t>
      </w:r>
    </w:p>
    <w:p w14:paraId="5F5563E2" w14:textId="77777777" w:rsidR="009D1437" w:rsidRDefault="009D1437" w:rsidP="009D1437">
      <w:pPr>
        <w:ind w:left="720"/>
        <w:jc w:val="both"/>
      </w:pPr>
      <w:r w:rsidRPr="004A4DD9">
        <w:t xml:space="preserve">String </w:t>
      </w:r>
      <w:r w:rsidRPr="00C2537A">
        <w:rPr>
          <w:b/>
        </w:rPr>
        <w:t>downloadInvZip</w:t>
      </w:r>
      <w:r>
        <w:rPr>
          <w:b/>
        </w:rPr>
        <w:t>Token</w:t>
      </w:r>
      <w:r w:rsidRPr="004A4DD9">
        <w:t>(string invToken, string userName, string userPass</w:t>
      </w:r>
      <w:r>
        <w:t xml:space="preserve">, bool </w:t>
      </w:r>
      <w:r w:rsidRPr="00764C60">
        <w:t>checkPayment</w:t>
      </w:r>
      <w:r w:rsidRPr="004A4DD9">
        <w:t>)</w:t>
      </w:r>
    </w:p>
    <w:p w14:paraId="69E5C591" w14:textId="77777777" w:rsidR="009D1437" w:rsidRPr="004A4DD9" w:rsidRDefault="009D1437" w:rsidP="009D1437">
      <w:pPr>
        <w:ind w:left="720"/>
        <w:jc w:val="both"/>
      </w:pPr>
    </w:p>
    <w:p w14:paraId="2ED93E2B" w14:textId="77777777" w:rsidR="009D1437" w:rsidRPr="00593BE8" w:rsidRDefault="009D1437" w:rsidP="009D1437">
      <w:pPr>
        <w:pStyle w:val="N"/>
      </w:pPr>
      <w:r w:rsidRPr="00593BE8">
        <w:t>DESCRIPTION</w:t>
      </w:r>
    </w:p>
    <w:p w14:paraId="5F32C013" w14:textId="77777777" w:rsidR="009D1437" w:rsidRDefault="009D1437" w:rsidP="009D1437">
      <w:pPr>
        <w:pStyle w:val="N"/>
      </w:pPr>
      <w:r>
        <w:tab/>
        <w:t xml:space="preserve">Đây là web service cho phép tải về </w:t>
      </w:r>
      <w:r w:rsidRPr="00D4118E">
        <w:t>file .</w:t>
      </w:r>
      <w:r>
        <w:t>zip chứa 2 file .xml và .html của hóa đơn</w:t>
      </w:r>
    </w:p>
    <w:p w14:paraId="38FF8B8B" w14:textId="77777777" w:rsidR="009D1437" w:rsidRPr="00007702" w:rsidRDefault="009D1437" w:rsidP="009D1437">
      <w:pPr>
        <w:pStyle w:val="N"/>
      </w:pPr>
      <w:r w:rsidRPr="00663B3E">
        <w:t>HTTP METHOD</w:t>
      </w:r>
    </w:p>
    <w:p w14:paraId="3E9929E4" w14:textId="77777777" w:rsidR="009D1437" w:rsidRPr="00007702" w:rsidRDefault="009D1437" w:rsidP="009D1437">
      <w:pPr>
        <w:pStyle w:val="N"/>
        <w:rPr>
          <w:b/>
        </w:rPr>
      </w:pPr>
      <w:r>
        <w:tab/>
      </w:r>
      <w:r w:rsidRPr="00610AFD">
        <w:t>POST</w:t>
      </w:r>
    </w:p>
    <w:p w14:paraId="14E8D3DE" w14:textId="77777777" w:rsidR="009D1437" w:rsidRPr="00610AFD" w:rsidRDefault="009D1437" w:rsidP="009D1437">
      <w:pPr>
        <w:pStyle w:val="N"/>
      </w:pPr>
      <w:r w:rsidRPr="00610AFD">
        <w:lastRenderedPageBreak/>
        <w:t>REQUEST BODY</w:t>
      </w:r>
    </w:p>
    <w:p w14:paraId="43149C6D" w14:textId="77777777" w:rsidR="009D1437" w:rsidRPr="005C559E"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08C1E4F5" w14:textId="77777777" w:rsidR="009D1437" w:rsidRPr="001D0EC3" w:rsidRDefault="009D1437" w:rsidP="009D1437">
      <w:pPr>
        <w:pStyle w:val="ListParagraph"/>
        <w:numPr>
          <w:ilvl w:val="0"/>
          <w:numId w:val="2"/>
        </w:numPr>
        <w:spacing w:after="0" w:line="360" w:lineRule="auto"/>
        <w:jc w:val="both"/>
        <w:rPr>
          <w:rFonts w:eastAsia="Calibri"/>
          <w:b/>
          <w:u w:val="single"/>
        </w:rPr>
      </w:pPr>
      <w:r w:rsidRPr="005C559E">
        <w:rPr>
          <w:b/>
        </w:rPr>
        <w:t xml:space="preserve">invToken : </w:t>
      </w:r>
      <w:r w:rsidRPr="005C559E">
        <w:t>Chuỗi token xác định hóa đơn cần lấ</w:t>
      </w:r>
      <w:r>
        <w:t xml:space="preserve">y </w:t>
      </w:r>
      <w:r w:rsidRPr="0099481C">
        <w:t>(theo cấ</w:t>
      </w:r>
      <w:r>
        <w:t>u trúc pattern</w:t>
      </w:r>
      <w:r w:rsidRPr="0099481C">
        <w:t>;serial;số</w:t>
      </w:r>
      <w:r>
        <w:t xml:space="preserve"> </w:t>
      </w:r>
      <w:r w:rsidRPr="0099481C">
        <w:t>hóa</w:t>
      </w:r>
      <w:r>
        <w:t xml:space="preserve"> </w:t>
      </w:r>
      <w:r w:rsidRPr="0099481C">
        <w:t>đơn</w:t>
      </w:r>
      <w:r>
        <w:t xml:space="preserve">. VD: </w:t>
      </w:r>
      <w:r w:rsidRPr="00B02DD9">
        <w:t>1/001;K22T</w:t>
      </w:r>
      <w:r>
        <w:t>AA;1</w:t>
      </w:r>
      <w:r w:rsidRPr="0099481C">
        <w:t>)</w:t>
      </w:r>
    </w:p>
    <w:p w14:paraId="117938F0" w14:textId="77777777" w:rsidR="009D1437" w:rsidRPr="001D0EC3" w:rsidRDefault="009D1437" w:rsidP="009D1437">
      <w:pPr>
        <w:pStyle w:val="ListParagraph"/>
        <w:numPr>
          <w:ilvl w:val="0"/>
          <w:numId w:val="2"/>
        </w:numPr>
        <w:spacing w:after="0" w:line="360" w:lineRule="auto"/>
        <w:ind w:left="1080"/>
        <w:jc w:val="both"/>
        <w:rPr>
          <w:rFonts w:eastAsia="Calibri"/>
          <w:b/>
          <w:u w:val="single"/>
        </w:rPr>
      </w:pPr>
      <w:r w:rsidRPr="00C5665A">
        <w:rPr>
          <w:b/>
        </w:rPr>
        <w:t>checkPayment</w:t>
      </w:r>
      <w:r>
        <w:t>: “true”: Chỉ cho tải hóa đơn có trạng thái là đã thanh toán; “false”: Tải hóa đơn không cần kiểm tra hóa đơn đã thanh toán hay chưa</w:t>
      </w:r>
    </w:p>
    <w:p w14:paraId="728A0FEC" w14:textId="77777777" w:rsidR="009D1437" w:rsidRPr="005C559E" w:rsidRDefault="009D1437" w:rsidP="009D1437">
      <w:pPr>
        <w:pStyle w:val="ListParagraph"/>
        <w:spacing w:after="0" w:line="360" w:lineRule="auto"/>
        <w:ind w:left="1080"/>
        <w:jc w:val="both"/>
        <w:rPr>
          <w:rFonts w:eastAsia="Calibri"/>
          <w:b/>
          <w:u w:val="single"/>
        </w:rPr>
      </w:pPr>
    </w:p>
    <w:p w14:paraId="3591CE8A"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4CA1D708"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35AD5D13"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56D86CAE"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47CE33B1" w14:textId="77777777" w:rsidR="009D1437" w:rsidRPr="00660ABB" w:rsidRDefault="009D1437" w:rsidP="00616EC4">
            <w:pPr>
              <w:pStyle w:val="ListParagraph"/>
            </w:pPr>
            <w:r>
              <w:t>Ghi chú</w:t>
            </w:r>
          </w:p>
        </w:tc>
      </w:tr>
      <w:tr w:rsidR="009D1437" w:rsidRPr="00660ABB" w14:paraId="19F25E80" w14:textId="77777777" w:rsidTr="00616EC4">
        <w:tc>
          <w:tcPr>
            <w:tcW w:w="1710" w:type="dxa"/>
            <w:tcBorders>
              <w:top w:val="single" w:sz="4" w:space="0" w:color="2E74B5"/>
              <w:left w:val="single" w:sz="4" w:space="0" w:color="2E74B5"/>
              <w:right w:val="single" w:sz="4" w:space="0" w:color="2E74B5"/>
            </w:tcBorders>
            <w:shd w:val="clear" w:color="auto" w:fill="auto"/>
          </w:tcPr>
          <w:p w14:paraId="77C31D8D" w14:textId="77777777" w:rsidR="009D1437" w:rsidRPr="004A4DD9" w:rsidRDefault="009D1437" w:rsidP="00616EC4">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351ADA6" w14:textId="77777777" w:rsidR="009D1437" w:rsidRPr="004A4DD9" w:rsidRDefault="009D1437" w:rsidP="00616EC4">
            <w:pPr>
              <w:pStyle w:val="ListParagraph"/>
              <w:ind w:left="0"/>
              <w:jc w:val="both"/>
            </w:pPr>
            <w:r w:rsidRPr="004A4DD9">
              <w:t>Tài khoản đăng nhập sai</w:t>
            </w:r>
            <w:r>
              <w:t xml:space="preserve"> hoặc không có quyền ServiceRole</w:t>
            </w:r>
          </w:p>
        </w:tc>
        <w:tc>
          <w:tcPr>
            <w:tcW w:w="2515" w:type="dxa"/>
            <w:tcBorders>
              <w:top w:val="single" w:sz="4" w:space="0" w:color="2E74B5"/>
              <w:left w:val="single" w:sz="4" w:space="0" w:color="2E74B5"/>
              <w:bottom w:val="single" w:sz="4" w:space="0" w:color="2E74B5"/>
              <w:right w:val="single" w:sz="4" w:space="0" w:color="2E74B5"/>
            </w:tcBorders>
          </w:tcPr>
          <w:p w14:paraId="3F7F83DC" w14:textId="77777777" w:rsidR="009D1437" w:rsidRPr="004A4DD9" w:rsidRDefault="009D1437" w:rsidP="00616EC4">
            <w:pPr>
              <w:pStyle w:val="ListParagraph"/>
              <w:ind w:left="0"/>
              <w:jc w:val="both"/>
            </w:pPr>
          </w:p>
        </w:tc>
      </w:tr>
      <w:tr w:rsidR="009D1437" w:rsidRPr="00660ABB" w14:paraId="0D2F205A" w14:textId="77777777" w:rsidTr="00616EC4">
        <w:tc>
          <w:tcPr>
            <w:tcW w:w="1710" w:type="dxa"/>
            <w:tcBorders>
              <w:top w:val="single" w:sz="4" w:space="0" w:color="2E74B5"/>
              <w:left w:val="single" w:sz="4" w:space="0" w:color="2E74B5"/>
              <w:right w:val="single" w:sz="4" w:space="0" w:color="2E74B5"/>
            </w:tcBorders>
            <w:shd w:val="clear" w:color="auto" w:fill="auto"/>
          </w:tcPr>
          <w:p w14:paraId="0220043C" w14:textId="77777777" w:rsidR="009D1437" w:rsidRPr="004A4DD9" w:rsidRDefault="009D1437" w:rsidP="00616EC4">
            <w:pPr>
              <w:autoSpaceDE w:val="0"/>
              <w:autoSpaceDN w:val="0"/>
              <w:adjustRightInd w:val="0"/>
              <w:jc w:val="both"/>
            </w:pPr>
            <w:r w:rsidRPr="002E72A7">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14F19F6" w14:textId="77777777" w:rsidR="009D1437" w:rsidRPr="004A4DD9"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72A3B3A1" w14:textId="77777777" w:rsidR="009D1437" w:rsidRPr="004A4DD9" w:rsidRDefault="009D1437" w:rsidP="00616EC4">
            <w:pPr>
              <w:pStyle w:val="ListParagraph"/>
              <w:ind w:left="0"/>
              <w:jc w:val="both"/>
            </w:pPr>
          </w:p>
        </w:tc>
      </w:tr>
      <w:tr w:rsidR="009D1437" w:rsidRPr="00660ABB" w14:paraId="3D25CB3E"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3F8CFB8" w14:textId="77777777" w:rsidR="009D1437" w:rsidRPr="004A4DD9" w:rsidRDefault="009D1437" w:rsidP="00616EC4">
            <w:pPr>
              <w:autoSpaceDE w:val="0"/>
              <w:autoSpaceDN w:val="0"/>
              <w:adjustRightInd w:val="0"/>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B45BA6E" w14:textId="77777777" w:rsidR="009D1437" w:rsidRPr="004A4DD9" w:rsidRDefault="009D1437" w:rsidP="00616EC4">
            <w:pPr>
              <w:pStyle w:val="ListParagraph"/>
              <w:ind w:left="0"/>
              <w:jc w:val="both"/>
            </w:pPr>
            <w:r w:rsidRPr="004A4DD9">
              <w:t>Không tìm thấy Pattern</w:t>
            </w:r>
          </w:p>
        </w:tc>
        <w:tc>
          <w:tcPr>
            <w:tcW w:w="2515" w:type="dxa"/>
            <w:tcBorders>
              <w:top w:val="single" w:sz="4" w:space="0" w:color="2E74B5"/>
              <w:left w:val="single" w:sz="4" w:space="0" w:color="2E74B5"/>
              <w:bottom w:val="single" w:sz="4" w:space="0" w:color="2E74B5"/>
              <w:right w:val="single" w:sz="4" w:space="0" w:color="2E74B5"/>
            </w:tcBorders>
          </w:tcPr>
          <w:p w14:paraId="1D0E0014" w14:textId="77777777" w:rsidR="009D1437" w:rsidRPr="004A4DD9" w:rsidRDefault="009D1437" w:rsidP="00616EC4">
            <w:pPr>
              <w:pStyle w:val="ListParagraph"/>
              <w:ind w:left="0"/>
              <w:jc w:val="both"/>
            </w:pPr>
          </w:p>
        </w:tc>
      </w:tr>
      <w:tr w:rsidR="009D1437" w:rsidRPr="00660ABB" w14:paraId="3538C77A"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DF2EA67"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B176C4E" w14:textId="77777777" w:rsidR="009D1437" w:rsidRPr="004A4DD9" w:rsidRDefault="009D1437" w:rsidP="00616EC4">
            <w:pPr>
              <w:pStyle w:val="ListParagraph"/>
              <w:ind w:left="0"/>
              <w:jc w:val="both"/>
            </w:pPr>
            <w:r w:rsidRPr="004A4DD9">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6CA29B9D" w14:textId="77777777" w:rsidR="009D1437" w:rsidRPr="004A4DD9" w:rsidRDefault="009D1437" w:rsidP="00616EC4">
            <w:pPr>
              <w:pStyle w:val="ListParagraph"/>
              <w:ind w:left="0"/>
              <w:jc w:val="both"/>
            </w:pPr>
          </w:p>
        </w:tc>
      </w:tr>
      <w:tr w:rsidR="009D1437" w:rsidRPr="00660ABB" w14:paraId="7CE0A635"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E496D75" w14:textId="77777777" w:rsidR="009D1437" w:rsidRPr="004A4DD9" w:rsidRDefault="009D1437" w:rsidP="00616EC4">
            <w:pPr>
              <w:autoSpaceDE w:val="0"/>
              <w:autoSpaceDN w:val="0"/>
              <w:adjustRightInd w:val="0"/>
              <w:rPr>
                <w:rFonts w:eastAsia="Calibri"/>
              </w:rPr>
            </w:pPr>
            <w:r w:rsidRPr="004A4DD9">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1F90F0D" w14:textId="77777777" w:rsidR="009D1437" w:rsidRPr="004A4DD9" w:rsidRDefault="009D1437" w:rsidP="00616EC4">
            <w:pPr>
              <w:pStyle w:val="ListParagraph"/>
              <w:spacing w:after="0" w:line="240" w:lineRule="auto"/>
              <w:ind w:left="0"/>
              <w:rPr>
                <w:rFonts w:eastAsia="Calibri"/>
              </w:rPr>
            </w:pPr>
            <w:r w:rsidRPr="004A4DD9">
              <w:rPr>
                <w:rFonts w:eastAsia="Calibri"/>
              </w:rPr>
              <w:t xml:space="preserve">User name không phù hợp, không tìm thấy </w:t>
            </w:r>
            <w:r>
              <w:rPr>
                <w:rFonts w:eastAsia="Calibri"/>
              </w:rPr>
              <w:t>thông tin công ty</w:t>
            </w:r>
            <w:r w:rsidRPr="004A4DD9">
              <w:rPr>
                <w:rFonts w:eastAsia="Calibri"/>
              </w:rPr>
              <w:t xml:space="preserve">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0AC32EA2" w14:textId="77777777" w:rsidR="009D1437" w:rsidRPr="004A4DD9" w:rsidRDefault="009D1437" w:rsidP="00616EC4">
            <w:pPr>
              <w:pStyle w:val="ListParagraph"/>
              <w:ind w:left="0"/>
              <w:jc w:val="both"/>
            </w:pPr>
          </w:p>
        </w:tc>
      </w:tr>
      <w:tr w:rsidR="009D1437" w:rsidRPr="00660ABB" w14:paraId="7EAAE659"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15549A5" w14:textId="77777777" w:rsidR="009D1437" w:rsidRPr="004A4DD9" w:rsidRDefault="009D1437" w:rsidP="00616EC4">
            <w:pPr>
              <w:autoSpaceDE w:val="0"/>
              <w:autoSpaceDN w:val="0"/>
              <w:adjustRightInd w:val="0"/>
              <w:jc w:val="both"/>
            </w:pPr>
            <w:r w:rsidRPr="004A4DD9">
              <w:t>ERR:11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FF72BA9" w14:textId="77777777" w:rsidR="009D1437" w:rsidRPr="004A4DD9" w:rsidRDefault="009D1437" w:rsidP="00616EC4">
            <w:pPr>
              <w:pStyle w:val="ListParagraph"/>
              <w:ind w:left="0"/>
              <w:jc w:val="both"/>
            </w:pPr>
            <w:r w:rsidRPr="004A4DD9">
              <w:t>Hóa đơn chưa thanh toán nên không xem được</w:t>
            </w:r>
          </w:p>
        </w:tc>
        <w:tc>
          <w:tcPr>
            <w:tcW w:w="2515" w:type="dxa"/>
            <w:tcBorders>
              <w:top w:val="single" w:sz="4" w:space="0" w:color="2E74B5"/>
              <w:left w:val="single" w:sz="4" w:space="0" w:color="2E74B5"/>
              <w:bottom w:val="single" w:sz="4" w:space="0" w:color="2E74B5"/>
              <w:right w:val="single" w:sz="4" w:space="0" w:color="2E74B5"/>
            </w:tcBorders>
          </w:tcPr>
          <w:p w14:paraId="5852E1BD" w14:textId="77777777" w:rsidR="009D1437" w:rsidRPr="004A4DD9" w:rsidRDefault="009D1437" w:rsidP="00616EC4">
            <w:pPr>
              <w:pStyle w:val="ListParagraph"/>
              <w:ind w:left="0"/>
              <w:jc w:val="both"/>
            </w:pPr>
          </w:p>
        </w:tc>
      </w:tr>
      <w:tr w:rsidR="009D1437" w:rsidRPr="00660ABB" w14:paraId="276EFA93"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D53EA9A" w14:textId="77777777" w:rsidR="009D1437" w:rsidRPr="004A4DD9" w:rsidRDefault="009D1437" w:rsidP="00616EC4">
            <w:pPr>
              <w:autoSpaceDE w:val="0"/>
              <w:autoSpaceDN w:val="0"/>
              <w:adjustRightInd w:val="0"/>
              <w:jc w:val="both"/>
            </w:pPr>
            <w:r w:rsidRPr="004A4DD9">
              <w:t>ERR:1</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75C02F8" w14:textId="77777777" w:rsidR="009D1437" w:rsidRPr="004A4DD9" w:rsidRDefault="009D1437" w:rsidP="00616EC4">
            <w:pPr>
              <w:pStyle w:val="ListParagraph"/>
              <w:ind w:left="0"/>
              <w:jc w:val="both"/>
            </w:pPr>
            <w:r>
              <w:t>Hoá đơn có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3FEAA2A9" w14:textId="77777777" w:rsidR="009D1437" w:rsidRPr="004A4DD9" w:rsidRDefault="009D1437" w:rsidP="00616EC4">
            <w:pPr>
              <w:pStyle w:val="ListParagraph"/>
              <w:ind w:left="0"/>
              <w:jc w:val="both"/>
            </w:pPr>
          </w:p>
        </w:tc>
      </w:tr>
      <w:tr w:rsidR="009D1437" w:rsidRPr="00660ABB" w14:paraId="43342D52"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78F9053" w14:textId="77777777" w:rsidR="009D1437" w:rsidRPr="004A4DD9" w:rsidRDefault="009D1437" w:rsidP="00616EC4">
            <w:pPr>
              <w:autoSpaceDE w:val="0"/>
              <w:autoSpaceDN w:val="0"/>
              <w:adjustRightInd w:val="0"/>
              <w:jc w:val="both"/>
            </w:pPr>
            <w:r w:rsidRPr="004A4DD9">
              <w:t>ERR:1</w:t>
            </w:r>
            <w:r>
              <w:t>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9A09F77" w14:textId="77777777" w:rsidR="009D1437" w:rsidRPr="004A4DD9" w:rsidRDefault="009D1437" w:rsidP="00616EC4">
            <w:pPr>
              <w:pStyle w:val="ListParagraph"/>
              <w:ind w:left="0"/>
              <w:jc w:val="both"/>
            </w:pPr>
            <w:r>
              <w:t>Hoá đơn không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72124D80" w14:textId="77777777" w:rsidR="009D1437" w:rsidRPr="004A4DD9" w:rsidRDefault="009D1437" w:rsidP="00616EC4">
            <w:pPr>
              <w:pStyle w:val="ListParagraph"/>
              <w:ind w:left="0"/>
              <w:jc w:val="both"/>
            </w:pPr>
          </w:p>
        </w:tc>
      </w:tr>
      <w:tr w:rsidR="009D1437" w:rsidRPr="00660ABB" w14:paraId="555C2F5E"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3BB8C83" w14:textId="77777777" w:rsidR="009D1437" w:rsidRPr="00D4118E" w:rsidRDefault="009D1437" w:rsidP="00616EC4">
            <w:pPr>
              <w:jc w:val="both"/>
            </w:pPr>
            <w:r w:rsidRPr="00D4118E">
              <w:t>Chuỗ</w:t>
            </w:r>
            <w:r>
              <w:t>i B</w:t>
            </w:r>
            <w:r w:rsidRPr="00D4118E">
              <w:t>ase64</w:t>
            </w:r>
          </w:p>
          <w:p w14:paraId="0D0A62BF"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27AF51A" w14:textId="77777777" w:rsidR="009D1437" w:rsidRPr="004A4DD9" w:rsidRDefault="009D1437" w:rsidP="00616EC4">
            <w:pPr>
              <w:jc w:val="both"/>
            </w:pPr>
            <w:r w:rsidRPr="00D4118E">
              <w:t>Trả về chuỗ</w:t>
            </w:r>
            <w:r>
              <w:t>i Base64</w:t>
            </w:r>
            <w:r w:rsidRPr="00D4118E">
              <w:t>. Lưu chuỗi</w:t>
            </w:r>
            <w:r>
              <w:t xml:space="preserve"> Base64</w:t>
            </w:r>
            <w:r w:rsidRPr="00D4118E">
              <w:t xml:space="preserve"> này thành file .</w:t>
            </w:r>
            <w:r>
              <w:t>zip chứa 2 file .xml và .html của hóa đơn</w:t>
            </w:r>
          </w:p>
        </w:tc>
        <w:tc>
          <w:tcPr>
            <w:tcW w:w="2515" w:type="dxa"/>
            <w:tcBorders>
              <w:top w:val="single" w:sz="4" w:space="0" w:color="2E74B5"/>
              <w:left w:val="single" w:sz="4" w:space="0" w:color="2E74B5"/>
              <w:bottom w:val="single" w:sz="4" w:space="0" w:color="2E74B5"/>
              <w:right w:val="single" w:sz="4" w:space="0" w:color="2E74B5"/>
            </w:tcBorders>
          </w:tcPr>
          <w:p w14:paraId="2219DDBC" w14:textId="77777777" w:rsidR="009D1437" w:rsidRPr="004A4DD9" w:rsidRDefault="009D1437" w:rsidP="00616EC4">
            <w:pPr>
              <w:jc w:val="both"/>
            </w:pPr>
          </w:p>
        </w:tc>
      </w:tr>
    </w:tbl>
    <w:p w14:paraId="4C91FA38" w14:textId="77777777" w:rsidR="009D1437" w:rsidRDefault="009D1437" w:rsidP="009D1437">
      <w:pPr>
        <w:rPr>
          <w:lang w:eastAsia="x-none"/>
        </w:rPr>
      </w:pPr>
    </w:p>
    <w:p w14:paraId="173924B7" w14:textId="77777777" w:rsidR="009D1437" w:rsidRDefault="009D1437" w:rsidP="0085100F">
      <w:pPr>
        <w:pStyle w:val="Heading2"/>
      </w:pPr>
      <w:bookmarkStart w:id="66" w:name="_Toc198045303"/>
      <w:r>
        <w:t>Nhóm các hàm webservice xử lý hóa đơn ( BussinessService)</w:t>
      </w:r>
      <w:bookmarkEnd w:id="66"/>
    </w:p>
    <w:p w14:paraId="06424951" w14:textId="77777777" w:rsidR="009D1437" w:rsidRDefault="009D1437" w:rsidP="00480762">
      <w:pPr>
        <w:pStyle w:val="Heading3"/>
      </w:pPr>
      <w:bookmarkStart w:id="67" w:name="_Toc198045304"/>
      <w:r>
        <w:t>Gạch nợ hóa đơn theo fkey</w:t>
      </w:r>
      <w:bookmarkEnd w:id="67"/>
    </w:p>
    <w:p w14:paraId="38034AD2" w14:textId="77777777" w:rsidR="009D1437" w:rsidRDefault="009D1437" w:rsidP="009D1437">
      <w:r>
        <w:t>URL</w:t>
      </w:r>
    </w:p>
    <w:p w14:paraId="715A1C13" w14:textId="77777777" w:rsidR="009D1437" w:rsidRPr="009231E3" w:rsidRDefault="009D1437" w:rsidP="009D1437">
      <w:pPr>
        <w:ind w:left="720"/>
        <w:jc w:val="both"/>
      </w:pPr>
      <w:r w:rsidRPr="004A4DD9">
        <w:t xml:space="preserve">String </w:t>
      </w:r>
      <w:r w:rsidRPr="004A4DD9">
        <w:rPr>
          <w:b/>
        </w:rPr>
        <w:t>confirmPaymentFkey</w:t>
      </w:r>
      <w:r w:rsidRPr="004A4DD9">
        <w:t>(string lstFkey, string userName, string userPass)</w:t>
      </w:r>
    </w:p>
    <w:p w14:paraId="28F3F12D" w14:textId="77777777" w:rsidR="009D1437" w:rsidRPr="004A4DD9" w:rsidRDefault="009D1437" w:rsidP="009D1437">
      <w:pPr>
        <w:ind w:left="720"/>
        <w:jc w:val="both"/>
      </w:pPr>
    </w:p>
    <w:p w14:paraId="317810F5" w14:textId="77777777" w:rsidR="009D1437" w:rsidRPr="00593BE8" w:rsidRDefault="009D1437" w:rsidP="009D1437">
      <w:pPr>
        <w:pStyle w:val="N"/>
      </w:pPr>
      <w:r w:rsidRPr="00593BE8">
        <w:t>DESCRIPTION</w:t>
      </w:r>
    </w:p>
    <w:p w14:paraId="662F5706" w14:textId="77777777" w:rsidR="009D1437" w:rsidRDefault="009D1437" w:rsidP="009D1437">
      <w:pPr>
        <w:pStyle w:val="N"/>
      </w:pPr>
      <w:r>
        <w:tab/>
        <w:t>Đây là web service thực hiện gạch nợ hóa đơn theo danh sách fkey truyền vào.</w:t>
      </w:r>
    </w:p>
    <w:p w14:paraId="412A8115" w14:textId="77777777" w:rsidR="009D1437" w:rsidRPr="00007702" w:rsidRDefault="009D1437" w:rsidP="009D1437">
      <w:pPr>
        <w:pStyle w:val="N"/>
      </w:pPr>
      <w:r w:rsidRPr="00663B3E">
        <w:t>HTTP METHOD</w:t>
      </w:r>
    </w:p>
    <w:p w14:paraId="16A6DECB" w14:textId="77777777" w:rsidR="009D1437" w:rsidRPr="00007702" w:rsidRDefault="009D1437" w:rsidP="009D1437">
      <w:pPr>
        <w:pStyle w:val="N"/>
        <w:rPr>
          <w:b/>
        </w:rPr>
      </w:pPr>
      <w:r>
        <w:lastRenderedPageBreak/>
        <w:tab/>
      </w:r>
      <w:r w:rsidRPr="00610AFD">
        <w:t>POST</w:t>
      </w:r>
    </w:p>
    <w:p w14:paraId="1ABDD542" w14:textId="77777777" w:rsidR="009D1437" w:rsidRPr="00610AFD" w:rsidRDefault="009D1437" w:rsidP="009D1437">
      <w:pPr>
        <w:pStyle w:val="N"/>
      </w:pPr>
      <w:r w:rsidRPr="00610AFD">
        <w:t>REQUEST BODY</w:t>
      </w:r>
    </w:p>
    <w:p w14:paraId="7FAB11B3" w14:textId="77777777" w:rsidR="009D1437" w:rsidRPr="009231E3"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60D3003A" w14:textId="77777777" w:rsidR="009D1437" w:rsidRPr="009231E3" w:rsidRDefault="009D1437" w:rsidP="009D1437">
      <w:pPr>
        <w:pStyle w:val="ListParagraph"/>
        <w:numPr>
          <w:ilvl w:val="0"/>
          <w:numId w:val="2"/>
        </w:numPr>
        <w:spacing w:after="0" w:line="360" w:lineRule="auto"/>
        <w:ind w:left="1080"/>
        <w:jc w:val="both"/>
        <w:rPr>
          <w:rFonts w:eastAsia="Calibri"/>
          <w:b/>
          <w:u w:val="single"/>
        </w:rPr>
      </w:pPr>
      <w:r w:rsidRPr="009231E3">
        <w:rPr>
          <w:b/>
        </w:rPr>
        <w:t xml:space="preserve">lstFkey: </w:t>
      </w:r>
      <w:r w:rsidRPr="009231E3">
        <w:t>Chuỗi Fkey xác định hóa đơn cần lấy(các Fkey phân biệt nhau bằng “_”)</w:t>
      </w:r>
    </w:p>
    <w:p w14:paraId="19BCA92F" w14:textId="77777777" w:rsidR="009D1437" w:rsidRPr="004A4DD9" w:rsidRDefault="009D1437" w:rsidP="009D1437">
      <w:pPr>
        <w:ind w:left="360" w:firstLine="720"/>
      </w:pPr>
      <w:r w:rsidRPr="004A4DD9">
        <w:rPr>
          <w:b/>
        </w:rPr>
        <w:t>VD:</w:t>
      </w:r>
      <w:r w:rsidRPr="004A4DD9">
        <w:t xml:space="preserve"> 012013_022013_032013</w:t>
      </w:r>
    </w:p>
    <w:p w14:paraId="75B32A11" w14:textId="77777777" w:rsidR="009D1437" w:rsidRDefault="009D1437" w:rsidP="009D1437">
      <w:pPr>
        <w:spacing w:line="360" w:lineRule="auto"/>
        <w:jc w:val="both"/>
        <w:rPr>
          <w:rFonts w:eastAsia="Calibri"/>
          <w:b/>
          <w:u w:val="single"/>
        </w:rPr>
      </w:pPr>
    </w:p>
    <w:p w14:paraId="7561BEA4"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6578E17E"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41DB8C25"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1E9C36F1"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69F48AAC" w14:textId="77777777" w:rsidR="009D1437" w:rsidRPr="00660ABB" w:rsidRDefault="009D1437" w:rsidP="00616EC4">
            <w:pPr>
              <w:pStyle w:val="ListParagraph"/>
            </w:pPr>
            <w:r>
              <w:t>Ghi chú</w:t>
            </w:r>
          </w:p>
        </w:tc>
      </w:tr>
      <w:tr w:rsidR="009D1437" w:rsidRPr="00660ABB" w14:paraId="0F5852F7" w14:textId="77777777" w:rsidTr="00616EC4">
        <w:tc>
          <w:tcPr>
            <w:tcW w:w="1710" w:type="dxa"/>
            <w:tcBorders>
              <w:top w:val="single" w:sz="4" w:space="0" w:color="2E74B5"/>
              <w:left w:val="single" w:sz="4" w:space="0" w:color="2E74B5"/>
              <w:right w:val="single" w:sz="4" w:space="0" w:color="2E74B5"/>
            </w:tcBorders>
            <w:shd w:val="clear" w:color="auto" w:fill="auto"/>
          </w:tcPr>
          <w:p w14:paraId="696F8606"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675798E"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13C53393" w14:textId="77777777" w:rsidR="009D1437" w:rsidRPr="009372AD" w:rsidRDefault="009D1437" w:rsidP="00616EC4">
            <w:pPr>
              <w:pStyle w:val="ListParagraph"/>
              <w:ind w:left="0"/>
              <w:jc w:val="both"/>
            </w:pPr>
          </w:p>
        </w:tc>
      </w:tr>
      <w:tr w:rsidR="009D1437" w:rsidRPr="00660ABB" w14:paraId="55C36E85" w14:textId="77777777" w:rsidTr="00616EC4">
        <w:tc>
          <w:tcPr>
            <w:tcW w:w="1710" w:type="dxa"/>
            <w:tcBorders>
              <w:top w:val="single" w:sz="4" w:space="0" w:color="2E74B5"/>
              <w:left w:val="single" w:sz="4" w:space="0" w:color="2E74B5"/>
              <w:right w:val="single" w:sz="4" w:space="0" w:color="2E74B5"/>
            </w:tcBorders>
            <w:shd w:val="clear" w:color="auto" w:fill="auto"/>
          </w:tcPr>
          <w:p w14:paraId="4A7388EC"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D58B29B" w14:textId="77777777" w:rsidR="009D1437" w:rsidRPr="004A4DD9" w:rsidRDefault="009D1437" w:rsidP="00616EC4">
            <w:pPr>
              <w:pStyle w:val="ListParagraph"/>
              <w:ind w:left="0"/>
              <w:jc w:val="both"/>
            </w:pPr>
            <w:r w:rsidRPr="004A4DD9">
              <w:t>Không tìm thấy hóa đơn tương ứng chuỗi đưa vào</w:t>
            </w:r>
          </w:p>
        </w:tc>
        <w:tc>
          <w:tcPr>
            <w:tcW w:w="2515" w:type="dxa"/>
            <w:tcBorders>
              <w:top w:val="single" w:sz="4" w:space="0" w:color="2E74B5"/>
              <w:left w:val="single" w:sz="4" w:space="0" w:color="2E74B5"/>
              <w:bottom w:val="single" w:sz="4" w:space="0" w:color="2E74B5"/>
              <w:right w:val="single" w:sz="4" w:space="0" w:color="2E74B5"/>
            </w:tcBorders>
          </w:tcPr>
          <w:p w14:paraId="5EC8BB39" w14:textId="77777777" w:rsidR="009D1437" w:rsidRPr="009372AD" w:rsidRDefault="009D1437" w:rsidP="00616EC4">
            <w:pPr>
              <w:pStyle w:val="ListParagraph"/>
              <w:ind w:left="0"/>
              <w:jc w:val="both"/>
            </w:pPr>
          </w:p>
        </w:tc>
      </w:tr>
      <w:tr w:rsidR="009D1437" w:rsidRPr="00660ABB" w14:paraId="6517B4D5" w14:textId="77777777" w:rsidTr="00616EC4">
        <w:tc>
          <w:tcPr>
            <w:tcW w:w="1710" w:type="dxa"/>
            <w:tcBorders>
              <w:top w:val="single" w:sz="4" w:space="0" w:color="2E74B5"/>
              <w:left w:val="single" w:sz="4" w:space="0" w:color="2E74B5"/>
              <w:right w:val="single" w:sz="4" w:space="0" w:color="2E74B5"/>
            </w:tcBorders>
            <w:shd w:val="clear" w:color="auto" w:fill="auto"/>
          </w:tcPr>
          <w:p w14:paraId="4573C4F9" w14:textId="77777777" w:rsidR="009D1437" w:rsidRPr="004A4DD9" w:rsidRDefault="009D1437" w:rsidP="00616EC4">
            <w:pPr>
              <w:autoSpaceDE w:val="0"/>
              <w:autoSpaceDN w:val="0"/>
              <w:adjustRightInd w:val="0"/>
              <w:jc w:val="both"/>
            </w:pPr>
            <w:r w:rsidRPr="004A4DD9">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5586A70" w14:textId="77777777" w:rsidR="009D1437" w:rsidRPr="004A4DD9" w:rsidRDefault="009D1437" w:rsidP="00616EC4">
            <w:pPr>
              <w:pStyle w:val="ListParagraph"/>
              <w:ind w:left="0"/>
              <w:jc w:val="both"/>
            </w:pPr>
            <w:r w:rsidRPr="004A4DD9">
              <w:t xml:space="preserve">Không </w:t>
            </w:r>
            <w:r>
              <w:t>tìm thấy thông tin công ty tương ứng, hoặc lỗi không xác định</w:t>
            </w:r>
          </w:p>
        </w:tc>
        <w:tc>
          <w:tcPr>
            <w:tcW w:w="2515" w:type="dxa"/>
            <w:tcBorders>
              <w:top w:val="single" w:sz="4" w:space="0" w:color="2E74B5"/>
              <w:left w:val="single" w:sz="4" w:space="0" w:color="2E74B5"/>
              <w:bottom w:val="single" w:sz="4" w:space="0" w:color="2E74B5"/>
              <w:right w:val="single" w:sz="4" w:space="0" w:color="2E74B5"/>
            </w:tcBorders>
          </w:tcPr>
          <w:p w14:paraId="2BF80655" w14:textId="77777777" w:rsidR="009D1437" w:rsidRPr="009372AD" w:rsidRDefault="009D1437" w:rsidP="00616EC4">
            <w:pPr>
              <w:pStyle w:val="ListParagraph"/>
              <w:ind w:left="0"/>
              <w:jc w:val="both"/>
            </w:pPr>
          </w:p>
        </w:tc>
      </w:tr>
      <w:tr w:rsidR="009D1437" w:rsidRPr="00660ABB" w14:paraId="6EAF96B0" w14:textId="77777777" w:rsidTr="00616EC4">
        <w:tc>
          <w:tcPr>
            <w:tcW w:w="1710" w:type="dxa"/>
            <w:tcBorders>
              <w:top w:val="single" w:sz="4" w:space="0" w:color="2E74B5"/>
              <w:left w:val="single" w:sz="4" w:space="0" w:color="2E74B5"/>
              <w:right w:val="single" w:sz="4" w:space="0" w:color="2E74B5"/>
            </w:tcBorders>
            <w:shd w:val="clear" w:color="auto" w:fill="auto"/>
          </w:tcPr>
          <w:p w14:paraId="598133EE" w14:textId="77777777" w:rsidR="009D1437" w:rsidRPr="004A4DD9" w:rsidRDefault="009D1437" w:rsidP="00616EC4">
            <w:pPr>
              <w:autoSpaceDE w:val="0"/>
              <w:autoSpaceDN w:val="0"/>
              <w:adjustRightInd w:val="0"/>
              <w:jc w:val="both"/>
            </w:pPr>
            <w:r w:rsidRPr="004A4DD9">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CB22886" w14:textId="77777777" w:rsidR="009D1437" w:rsidRPr="004A4DD9" w:rsidRDefault="009D1437" w:rsidP="00616EC4">
            <w:pPr>
              <w:pStyle w:val="ListParagraph"/>
              <w:ind w:left="0"/>
              <w:jc w:val="both"/>
            </w:pPr>
            <w:r w:rsidRPr="004A4DD9">
              <w:t>Hóa đơn đã được gạch nợ</w:t>
            </w:r>
            <w:r>
              <w:t xml:space="preserve"> trước đó</w:t>
            </w:r>
          </w:p>
        </w:tc>
        <w:tc>
          <w:tcPr>
            <w:tcW w:w="2515" w:type="dxa"/>
            <w:tcBorders>
              <w:top w:val="single" w:sz="4" w:space="0" w:color="2E74B5"/>
              <w:left w:val="single" w:sz="4" w:space="0" w:color="2E74B5"/>
              <w:bottom w:val="single" w:sz="4" w:space="0" w:color="2E74B5"/>
              <w:right w:val="single" w:sz="4" w:space="0" w:color="2E74B5"/>
            </w:tcBorders>
          </w:tcPr>
          <w:p w14:paraId="69C96835" w14:textId="77777777" w:rsidR="009D1437" w:rsidRPr="009372AD" w:rsidRDefault="009D1437" w:rsidP="00616EC4">
            <w:pPr>
              <w:pStyle w:val="ListParagraph"/>
              <w:ind w:left="0"/>
              <w:jc w:val="both"/>
            </w:pPr>
          </w:p>
        </w:tc>
      </w:tr>
      <w:tr w:rsidR="009D1437" w:rsidRPr="00660ABB" w14:paraId="6B8F42C8" w14:textId="77777777" w:rsidTr="00616EC4">
        <w:tc>
          <w:tcPr>
            <w:tcW w:w="1710" w:type="dxa"/>
            <w:tcBorders>
              <w:top w:val="single" w:sz="4" w:space="0" w:color="2E74B5"/>
              <w:left w:val="single" w:sz="4" w:space="0" w:color="2E74B5"/>
              <w:right w:val="single" w:sz="4" w:space="0" w:color="2E74B5"/>
            </w:tcBorders>
            <w:shd w:val="clear" w:color="auto" w:fill="auto"/>
          </w:tcPr>
          <w:p w14:paraId="6134CB2E" w14:textId="77777777" w:rsidR="009D1437" w:rsidRPr="004A4DD9" w:rsidRDefault="009D1437" w:rsidP="00616EC4">
            <w:pPr>
              <w:autoSpaceDE w:val="0"/>
              <w:autoSpaceDN w:val="0"/>
              <w:adjustRightInd w:val="0"/>
              <w:jc w:val="both"/>
            </w:pPr>
            <w:r>
              <w:t>OK</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1639D9F" w14:textId="77777777" w:rsidR="009D1437" w:rsidRPr="004A4DD9" w:rsidRDefault="009D1437" w:rsidP="00616EC4">
            <w:pPr>
              <w:jc w:val="both"/>
            </w:pPr>
            <w:r w:rsidRPr="004A4DD9">
              <w:t>Đánh dấu hóa đơn trong list đã được gạch nợ</w:t>
            </w:r>
          </w:p>
        </w:tc>
        <w:tc>
          <w:tcPr>
            <w:tcW w:w="2515" w:type="dxa"/>
            <w:tcBorders>
              <w:top w:val="single" w:sz="4" w:space="0" w:color="2E74B5"/>
              <w:left w:val="single" w:sz="4" w:space="0" w:color="2E74B5"/>
              <w:bottom w:val="single" w:sz="4" w:space="0" w:color="2E74B5"/>
              <w:right w:val="single" w:sz="4" w:space="0" w:color="2E74B5"/>
            </w:tcBorders>
          </w:tcPr>
          <w:p w14:paraId="25A2A48C" w14:textId="77777777" w:rsidR="009D1437" w:rsidRPr="009372AD" w:rsidRDefault="009D1437" w:rsidP="00616EC4">
            <w:pPr>
              <w:jc w:val="both"/>
            </w:pPr>
          </w:p>
        </w:tc>
      </w:tr>
    </w:tbl>
    <w:p w14:paraId="7201EE23" w14:textId="77777777" w:rsidR="009D1437" w:rsidRDefault="009D1437" w:rsidP="009D1437">
      <w:pPr>
        <w:rPr>
          <w:lang w:eastAsia="x-none"/>
        </w:rPr>
      </w:pPr>
    </w:p>
    <w:p w14:paraId="4F199BBE" w14:textId="77777777" w:rsidR="009D1437" w:rsidRDefault="009D1437" w:rsidP="00480762">
      <w:pPr>
        <w:pStyle w:val="Heading3"/>
      </w:pPr>
      <w:bookmarkStart w:id="68" w:name="_Toc198045305"/>
      <w:r>
        <w:t>Gạch nợ hóa đơn</w:t>
      </w:r>
      <w:bookmarkEnd w:id="68"/>
    </w:p>
    <w:p w14:paraId="24789893" w14:textId="77777777" w:rsidR="009D1437" w:rsidRDefault="009D1437" w:rsidP="009D1437">
      <w:r>
        <w:t>URL</w:t>
      </w:r>
    </w:p>
    <w:p w14:paraId="4181FCFE" w14:textId="77777777" w:rsidR="009D1437" w:rsidRPr="009231E3" w:rsidRDefault="009D1437" w:rsidP="009D1437">
      <w:pPr>
        <w:ind w:left="720"/>
        <w:jc w:val="both"/>
      </w:pPr>
      <w:r w:rsidRPr="004A4DD9">
        <w:t xml:space="preserve">String </w:t>
      </w:r>
      <w:r w:rsidRPr="004A4DD9">
        <w:rPr>
          <w:b/>
        </w:rPr>
        <w:t>confirmPayment</w:t>
      </w:r>
      <w:r w:rsidRPr="004A4DD9">
        <w:t xml:space="preserve"> (string lstInvToken, string userName, string userPass)</w:t>
      </w:r>
    </w:p>
    <w:p w14:paraId="32D381F4" w14:textId="77777777" w:rsidR="009D1437" w:rsidRPr="004A4DD9" w:rsidRDefault="009D1437" w:rsidP="009D1437">
      <w:pPr>
        <w:ind w:left="720"/>
        <w:jc w:val="both"/>
      </w:pPr>
    </w:p>
    <w:p w14:paraId="772D33C5" w14:textId="77777777" w:rsidR="009D1437" w:rsidRPr="00593BE8" w:rsidRDefault="009D1437" w:rsidP="009D1437">
      <w:pPr>
        <w:pStyle w:val="N"/>
      </w:pPr>
      <w:r w:rsidRPr="00593BE8">
        <w:t>DESCRIPTION</w:t>
      </w:r>
    </w:p>
    <w:p w14:paraId="1C280D5F" w14:textId="77777777" w:rsidR="009D1437" w:rsidRDefault="009D1437" w:rsidP="009D1437">
      <w:pPr>
        <w:pStyle w:val="N"/>
      </w:pPr>
      <w:r>
        <w:tab/>
        <w:t>Đây là web service thực hiện gạch nợ hóa đơn theo danh sách chuỗi invtoken truyền vào.</w:t>
      </w:r>
    </w:p>
    <w:p w14:paraId="4795B247" w14:textId="77777777" w:rsidR="009D1437" w:rsidRPr="00007702" w:rsidRDefault="009D1437" w:rsidP="009D1437">
      <w:pPr>
        <w:pStyle w:val="N"/>
      </w:pPr>
      <w:r w:rsidRPr="00663B3E">
        <w:t>HTTP METHOD</w:t>
      </w:r>
    </w:p>
    <w:p w14:paraId="54E5338B" w14:textId="77777777" w:rsidR="009D1437" w:rsidRPr="00007702" w:rsidRDefault="009D1437" w:rsidP="009D1437">
      <w:pPr>
        <w:pStyle w:val="N"/>
        <w:rPr>
          <w:b/>
        </w:rPr>
      </w:pPr>
      <w:r>
        <w:tab/>
      </w:r>
      <w:r w:rsidRPr="00610AFD">
        <w:t>POST</w:t>
      </w:r>
    </w:p>
    <w:p w14:paraId="77F74EF5" w14:textId="77777777" w:rsidR="009D1437" w:rsidRPr="00610AFD" w:rsidRDefault="009D1437" w:rsidP="009D1437">
      <w:pPr>
        <w:pStyle w:val="N"/>
      </w:pPr>
      <w:r w:rsidRPr="00610AFD">
        <w:t>REQUEST BODY</w:t>
      </w:r>
    </w:p>
    <w:p w14:paraId="659D09AF" w14:textId="77777777" w:rsidR="009D1437" w:rsidRPr="0099481C"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54896201" w14:textId="77777777" w:rsidR="009D1437" w:rsidRPr="0099481C" w:rsidRDefault="009D1437" w:rsidP="009D1437">
      <w:pPr>
        <w:pStyle w:val="ListParagraph"/>
        <w:numPr>
          <w:ilvl w:val="0"/>
          <w:numId w:val="2"/>
        </w:numPr>
        <w:spacing w:after="0" w:line="360" w:lineRule="auto"/>
        <w:ind w:left="1080"/>
        <w:jc w:val="both"/>
        <w:rPr>
          <w:rFonts w:eastAsia="Calibri"/>
          <w:b/>
          <w:u w:val="single"/>
        </w:rPr>
      </w:pPr>
      <w:r w:rsidRPr="0099481C">
        <w:rPr>
          <w:b/>
        </w:rPr>
        <w:t xml:space="preserve">lstInvToken: </w:t>
      </w:r>
      <w:r w:rsidRPr="0099481C">
        <w:t>Chuỗi token xác định hóa đơn (theo cấu trúc patternt;serial;sốhóađơn)</w:t>
      </w:r>
    </w:p>
    <w:p w14:paraId="35819BA0" w14:textId="77777777" w:rsidR="009D1437" w:rsidRPr="004A4DD9" w:rsidRDefault="009D1437" w:rsidP="009D1437">
      <w:pPr>
        <w:ind w:left="360" w:firstLine="720"/>
      </w:pPr>
      <w:r w:rsidRPr="004A4DD9">
        <w:rPr>
          <w:b/>
        </w:rPr>
        <w:t>VD:</w:t>
      </w:r>
      <w:r w:rsidRPr="004A4DD9">
        <w:t xml:space="preserve"> 01GTKT2/001;AA/13E;10_01GTKT2/001;AA/13E;11</w:t>
      </w:r>
    </w:p>
    <w:p w14:paraId="483C2C1B" w14:textId="77777777" w:rsidR="009D1437" w:rsidRDefault="009D1437" w:rsidP="009D1437">
      <w:pPr>
        <w:spacing w:line="360" w:lineRule="auto"/>
        <w:jc w:val="both"/>
        <w:rPr>
          <w:rFonts w:eastAsia="Calibri"/>
          <w:b/>
          <w:u w:val="single"/>
        </w:rPr>
      </w:pPr>
    </w:p>
    <w:p w14:paraId="4774DFA0"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62539A42"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69B3D277"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329E1B2A"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7684DE5D" w14:textId="77777777" w:rsidR="009D1437" w:rsidRPr="00660ABB" w:rsidRDefault="009D1437" w:rsidP="00616EC4">
            <w:pPr>
              <w:pStyle w:val="ListParagraph"/>
            </w:pPr>
            <w:r>
              <w:t>Ghi chú</w:t>
            </w:r>
          </w:p>
        </w:tc>
      </w:tr>
      <w:tr w:rsidR="009D1437" w:rsidRPr="00660ABB" w14:paraId="77DA8147" w14:textId="77777777" w:rsidTr="00616EC4">
        <w:tc>
          <w:tcPr>
            <w:tcW w:w="1710" w:type="dxa"/>
            <w:tcBorders>
              <w:top w:val="single" w:sz="4" w:space="0" w:color="2E74B5"/>
              <w:left w:val="single" w:sz="4" w:space="0" w:color="2E74B5"/>
              <w:right w:val="single" w:sz="4" w:space="0" w:color="2E74B5"/>
            </w:tcBorders>
            <w:shd w:val="clear" w:color="auto" w:fill="auto"/>
          </w:tcPr>
          <w:p w14:paraId="3C51B536" w14:textId="77777777" w:rsidR="009D1437" w:rsidRPr="009372AD" w:rsidRDefault="009D1437" w:rsidP="00616EC4">
            <w:pPr>
              <w:autoSpaceDE w:val="0"/>
              <w:autoSpaceDN w:val="0"/>
              <w:adjustRightInd w:val="0"/>
              <w:jc w:val="both"/>
              <w:rPr>
                <w:sz w:val="19"/>
                <w:szCs w:val="19"/>
              </w:rPr>
            </w:pPr>
            <w:r w:rsidRPr="009372AD">
              <w:lastRenderedPageBreak/>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5A1AD4A"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4681AD19" w14:textId="77777777" w:rsidR="009D1437" w:rsidRPr="009372AD" w:rsidRDefault="009D1437" w:rsidP="00616EC4">
            <w:pPr>
              <w:pStyle w:val="ListParagraph"/>
              <w:ind w:left="0"/>
              <w:jc w:val="both"/>
            </w:pPr>
          </w:p>
        </w:tc>
      </w:tr>
      <w:tr w:rsidR="009D1437" w:rsidRPr="00660ABB" w14:paraId="6E1424E7" w14:textId="77777777" w:rsidTr="00616EC4">
        <w:tc>
          <w:tcPr>
            <w:tcW w:w="1710" w:type="dxa"/>
            <w:tcBorders>
              <w:top w:val="single" w:sz="4" w:space="0" w:color="2E74B5"/>
              <w:left w:val="single" w:sz="4" w:space="0" w:color="2E74B5"/>
              <w:right w:val="single" w:sz="4" w:space="0" w:color="2E74B5"/>
            </w:tcBorders>
            <w:shd w:val="clear" w:color="auto" w:fill="auto"/>
          </w:tcPr>
          <w:p w14:paraId="149E81E6" w14:textId="77777777" w:rsidR="009D1437" w:rsidRPr="009372AD" w:rsidRDefault="009D1437" w:rsidP="00616EC4">
            <w:pPr>
              <w:autoSpaceDE w:val="0"/>
              <w:autoSpaceDN w:val="0"/>
              <w:adjustRightInd w:val="0"/>
              <w:jc w:val="both"/>
            </w:pPr>
            <w: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FEA06D5" w14:textId="77777777" w:rsidR="009D1437" w:rsidRPr="009372AD"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7014EEA5" w14:textId="77777777" w:rsidR="009D1437" w:rsidRPr="009372AD" w:rsidRDefault="009D1437" w:rsidP="00616EC4">
            <w:pPr>
              <w:pStyle w:val="ListParagraph"/>
              <w:ind w:left="0"/>
              <w:jc w:val="both"/>
            </w:pPr>
          </w:p>
        </w:tc>
      </w:tr>
      <w:tr w:rsidR="009D1437" w:rsidRPr="00660ABB" w14:paraId="3CA308A6" w14:textId="77777777" w:rsidTr="00616EC4">
        <w:tc>
          <w:tcPr>
            <w:tcW w:w="1710" w:type="dxa"/>
            <w:tcBorders>
              <w:top w:val="single" w:sz="4" w:space="0" w:color="2E74B5"/>
              <w:left w:val="single" w:sz="4" w:space="0" w:color="2E74B5"/>
              <w:right w:val="single" w:sz="4" w:space="0" w:color="2E74B5"/>
            </w:tcBorders>
            <w:shd w:val="clear" w:color="auto" w:fill="auto"/>
          </w:tcPr>
          <w:p w14:paraId="15D8A097"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2957F46" w14:textId="77777777" w:rsidR="009D1437" w:rsidRPr="004A4DD9" w:rsidRDefault="009D1437" w:rsidP="00616EC4">
            <w:pPr>
              <w:pStyle w:val="ListParagraph"/>
              <w:ind w:left="0"/>
              <w:jc w:val="both"/>
            </w:pPr>
            <w:r w:rsidRPr="004A4DD9">
              <w:t>Không tìm thấy hóa đơn tương ứng chuỗi đưa vào</w:t>
            </w:r>
          </w:p>
        </w:tc>
        <w:tc>
          <w:tcPr>
            <w:tcW w:w="2515" w:type="dxa"/>
            <w:tcBorders>
              <w:top w:val="single" w:sz="4" w:space="0" w:color="2E74B5"/>
              <w:left w:val="single" w:sz="4" w:space="0" w:color="2E74B5"/>
              <w:bottom w:val="single" w:sz="4" w:space="0" w:color="2E74B5"/>
              <w:right w:val="single" w:sz="4" w:space="0" w:color="2E74B5"/>
            </w:tcBorders>
          </w:tcPr>
          <w:p w14:paraId="2C405FAC" w14:textId="77777777" w:rsidR="009D1437" w:rsidRPr="009372AD" w:rsidRDefault="009D1437" w:rsidP="00616EC4">
            <w:pPr>
              <w:pStyle w:val="ListParagraph"/>
              <w:ind w:left="0"/>
              <w:jc w:val="both"/>
            </w:pPr>
          </w:p>
        </w:tc>
      </w:tr>
      <w:tr w:rsidR="009D1437" w:rsidRPr="00660ABB" w14:paraId="68EF0B19" w14:textId="77777777" w:rsidTr="00616EC4">
        <w:tc>
          <w:tcPr>
            <w:tcW w:w="1710" w:type="dxa"/>
            <w:tcBorders>
              <w:top w:val="single" w:sz="4" w:space="0" w:color="2E74B5"/>
              <w:left w:val="single" w:sz="4" w:space="0" w:color="2E74B5"/>
              <w:right w:val="single" w:sz="4" w:space="0" w:color="2E74B5"/>
            </w:tcBorders>
            <w:shd w:val="clear" w:color="auto" w:fill="auto"/>
          </w:tcPr>
          <w:p w14:paraId="558FA6DD" w14:textId="77777777" w:rsidR="009D1437" w:rsidRPr="004A4DD9" w:rsidRDefault="009D1437" w:rsidP="00616EC4">
            <w:pPr>
              <w:autoSpaceDE w:val="0"/>
              <w:autoSpaceDN w:val="0"/>
              <w:adjustRightInd w:val="0"/>
              <w:jc w:val="both"/>
            </w:pPr>
            <w:r w:rsidRPr="004A4DD9">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3014EF8" w14:textId="77777777" w:rsidR="009D1437" w:rsidRPr="004A4DD9" w:rsidRDefault="009D1437" w:rsidP="00616EC4">
            <w:pPr>
              <w:pStyle w:val="ListParagraph"/>
              <w:ind w:left="0"/>
              <w:jc w:val="both"/>
            </w:pPr>
            <w:r w:rsidRPr="004A4DD9">
              <w:t xml:space="preserve">Không </w:t>
            </w:r>
            <w:r>
              <w:t>tìm thấy thông tin công ty tương ứng, hoặc lỗi không xác định</w:t>
            </w:r>
          </w:p>
        </w:tc>
        <w:tc>
          <w:tcPr>
            <w:tcW w:w="2515" w:type="dxa"/>
            <w:tcBorders>
              <w:top w:val="single" w:sz="4" w:space="0" w:color="2E74B5"/>
              <w:left w:val="single" w:sz="4" w:space="0" w:color="2E74B5"/>
              <w:bottom w:val="single" w:sz="4" w:space="0" w:color="2E74B5"/>
              <w:right w:val="single" w:sz="4" w:space="0" w:color="2E74B5"/>
            </w:tcBorders>
          </w:tcPr>
          <w:p w14:paraId="643F3C09" w14:textId="77777777" w:rsidR="009D1437" w:rsidRPr="009372AD" w:rsidRDefault="009D1437" w:rsidP="00616EC4">
            <w:pPr>
              <w:pStyle w:val="ListParagraph"/>
              <w:ind w:left="0"/>
              <w:jc w:val="both"/>
            </w:pPr>
          </w:p>
        </w:tc>
      </w:tr>
      <w:tr w:rsidR="009D1437" w:rsidRPr="00660ABB" w14:paraId="1EA1A1EC" w14:textId="77777777" w:rsidTr="00616EC4">
        <w:tc>
          <w:tcPr>
            <w:tcW w:w="1710" w:type="dxa"/>
            <w:tcBorders>
              <w:top w:val="single" w:sz="4" w:space="0" w:color="2E74B5"/>
              <w:left w:val="single" w:sz="4" w:space="0" w:color="2E74B5"/>
              <w:right w:val="single" w:sz="4" w:space="0" w:color="2E74B5"/>
            </w:tcBorders>
            <w:shd w:val="clear" w:color="auto" w:fill="auto"/>
          </w:tcPr>
          <w:p w14:paraId="3589A928" w14:textId="77777777" w:rsidR="009D1437" w:rsidRPr="004A4DD9" w:rsidRDefault="009D1437" w:rsidP="00616EC4">
            <w:pPr>
              <w:autoSpaceDE w:val="0"/>
              <w:autoSpaceDN w:val="0"/>
              <w:adjustRightInd w:val="0"/>
              <w:jc w:val="both"/>
            </w:pPr>
            <w:r w:rsidRPr="004A4DD9">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D2B2CA8" w14:textId="77777777" w:rsidR="009D1437" w:rsidRPr="004A4DD9" w:rsidRDefault="009D1437" w:rsidP="00616EC4">
            <w:pPr>
              <w:pStyle w:val="ListParagraph"/>
              <w:ind w:left="0"/>
              <w:jc w:val="both"/>
            </w:pPr>
            <w:r w:rsidRPr="004A4DD9">
              <w:t>Hóa đơn đã được gạch nợ</w:t>
            </w:r>
            <w:r>
              <w:t xml:space="preserve"> trước đó</w:t>
            </w:r>
          </w:p>
        </w:tc>
        <w:tc>
          <w:tcPr>
            <w:tcW w:w="2515" w:type="dxa"/>
            <w:tcBorders>
              <w:top w:val="single" w:sz="4" w:space="0" w:color="2E74B5"/>
              <w:left w:val="single" w:sz="4" w:space="0" w:color="2E74B5"/>
              <w:bottom w:val="single" w:sz="4" w:space="0" w:color="2E74B5"/>
              <w:right w:val="single" w:sz="4" w:space="0" w:color="2E74B5"/>
            </w:tcBorders>
          </w:tcPr>
          <w:p w14:paraId="7C5D3405" w14:textId="77777777" w:rsidR="009D1437" w:rsidRPr="009372AD" w:rsidRDefault="009D1437" w:rsidP="00616EC4">
            <w:pPr>
              <w:pStyle w:val="ListParagraph"/>
              <w:ind w:left="0"/>
              <w:jc w:val="both"/>
            </w:pPr>
          </w:p>
        </w:tc>
      </w:tr>
      <w:tr w:rsidR="009D1437" w:rsidRPr="00660ABB" w14:paraId="701DFBA6"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39CDA92F" w14:textId="77777777" w:rsidR="009D1437" w:rsidRPr="004A4DD9" w:rsidRDefault="009D1437" w:rsidP="00616EC4">
            <w:pPr>
              <w:autoSpaceDE w:val="0"/>
              <w:autoSpaceDN w:val="0"/>
              <w:adjustRightInd w:val="0"/>
              <w:jc w:val="both"/>
            </w:pPr>
            <w:r>
              <w:t>OK</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1E050BC" w14:textId="77777777" w:rsidR="009D1437" w:rsidRPr="004A4DD9" w:rsidRDefault="009D1437" w:rsidP="00616EC4">
            <w:pPr>
              <w:jc w:val="both"/>
            </w:pPr>
            <w:r w:rsidRPr="004A4DD9">
              <w:t>Đánh dấu hóa đơn trong list đã được gạch nợ</w:t>
            </w:r>
          </w:p>
        </w:tc>
        <w:tc>
          <w:tcPr>
            <w:tcW w:w="2515" w:type="dxa"/>
            <w:tcBorders>
              <w:top w:val="single" w:sz="4" w:space="0" w:color="2E74B5"/>
              <w:left w:val="single" w:sz="4" w:space="0" w:color="2E74B5"/>
              <w:bottom w:val="single" w:sz="4" w:space="0" w:color="2E74B5"/>
              <w:right w:val="single" w:sz="4" w:space="0" w:color="2E74B5"/>
            </w:tcBorders>
          </w:tcPr>
          <w:p w14:paraId="3585FBE9" w14:textId="77777777" w:rsidR="009D1437" w:rsidRPr="009372AD" w:rsidRDefault="009D1437" w:rsidP="00616EC4">
            <w:pPr>
              <w:jc w:val="both"/>
            </w:pPr>
          </w:p>
        </w:tc>
      </w:tr>
    </w:tbl>
    <w:p w14:paraId="494BFF9F" w14:textId="77777777" w:rsidR="009D1437" w:rsidRDefault="009D1437" w:rsidP="009D1437">
      <w:pPr>
        <w:rPr>
          <w:lang w:eastAsia="x-none"/>
        </w:rPr>
      </w:pPr>
    </w:p>
    <w:p w14:paraId="039A5B65" w14:textId="77777777" w:rsidR="009D1437" w:rsidRDefault="009D1437" w:rsidP="00480762">
      <w:pPr>
        <w:pStyle w:val="Heading3"/>
      </w:pPr>
      <w:bookmarkStart w:id="69" w:name="_Toc198045306"/>
      <w:r>
        <w:t>Bỏ gạch nợ hóa đơn theo fkey</w:t>
      </w:r>
      <w:bookmarkEnd w:id="69"/>
    </w:p>
    <w:p w14:paraId="53B0E2FE" w14:textId="77777777" w:rsidR="009D1437" w:rsidRDefault="009D1437" w:rsidP="009D1437">
      <w:r>
        <w:t>URL</w:t>
      </w:r>
    </w:p>
    <w:p w14:paraId="4401180B" w14:textId="77777777" w:rsidR="009D1437" w:rsidRPr="004A4DD9" w:rsidRDefault="009D1437" w:rsidP="009D1437">
      <w:pPr>
        <w:ind w:left="720"/>
        <w:jc w:val="both"/>
      </w:pPr>
      <w:r>
        <w:t>s</w:t>
      </w:r>
      <w:r w:rsidRPr="004A4DD9">
        <w:t xml:space="preserve">tring </w:t>
      </w:r>
      <w:r w:rsidRPr="004A4DD9">
        <w:rPr>
          <w:b/>
        </w:rPr>
        <w:t>UnconfirmPaymentFkey</w:t>
      </w:r>
      <w:r w:rsidRPr="004A4DD9">
        <w:t>(string lstFkey, string userName, string userPass)</w:t>
      </w:r>
    </w:p>
    <w:p w14:paraId="79043BCE" w14:textId="77777777" w:rsidR="009D1437" w:rsidRPr="004A4DD9" w:rsidRDefault="009D1437" w:rsidP="009D1437">
      <w:pPr>
        <w:ind w:left="720"/>
        <w:jc w:val="both"/>
      </w:pPr>
    </w:p>
    <w:p w14:paraId="32773790" w14:textId="77777777" w:rsidR="009D1437" w:rsidRPr="00593BE8" w:rsidRDefault="009D1437" w:rsidP="009D1437">
      <w:pPr>
        <w:pStyle w:val="N"/>
      </w:pPr>
      <w:r w:rsidRPr="00593BE8">
        <w:t>DESCRIPTION</w:t>
      </w:r>
    </w:p>
    <w:p w14:paraId="229B4E2E" w14:textId="77777777" w:rsidR="009D1437" w:rsidRDefault="009D1437" w:rsidP="009D1437">
      <w:pPr>
        <w:pStyle w:val="N"/>
      </w:pPr>
      <w:r>
        <w:tab/>
        <w:t>Đây là web service thực hiện bỏ gạch nợ hóa đơn theo danh sách chuỗi fkey truyền vào.</w:t>
      </w:r>
    </w:p>
    <w:p w14:paraId="3B12FD66" w14:textId="77777777" w:rsidR="009D1437" w:rsidRPr="00007702" w:rsidRDefault="009D1437" w:rsidP="009D1437">
      <w:pPr>
        <w:pStyle w:val="N"/>
      </w:pPr>
      <w:r w:rsidRPr="00663B3E">
        <w:t>HTTP METHOD</w:t>
      </w:r>
    </w:p>
    <w:p w14:paraId="628FFEDB" w14:textId="77777777" w:rsidR="009D1437" w:rsidRPr="00007702" w:rsidRDefault="009D1437" w:rsidP="009D1437">
      <w:pPr>
        <w:pStyle w:val="N"/>
        <w:rPr>
          <w:b/>
        </w:rPr>
      </w:pPr>
      <w:r>
        <w:tab/>
      </w:r>
      <w:r w:rsidRPr="00610AFD">
        <w:t>POST</w:t>
      </w:r>
    </w:p>
    <w:p w14:paraId="4930F85E" w14:textId="77777777" w:rsidR="009D1437" w:rsidRPr="00610AFD" w:rsidRDefault="009D1437" w:rsidP="009D1437">
      <w:pPr>
        <w:pStyle w:val="N"/>
      </w:pPr>
      <w:r w:rsidRPr="00610AFD">
        <w:t>REQUEST BODY</w:t>
      </w:r>
    </w:p>
    <w:p w14:paraId="76B4FBB2" w14:textId="77777777" w:rsidR="009D1437" w:rsidRPr="007A4FB0"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1828DBCB" w14:textId="77777777" w:rsidR="009D1437" w:rsidRPr="007A4FB0" w:rsidRDefault="009D1437" w:rsidP="009D1437">
      <w:pPr>
        <w:pStyle w:val="ListParagraph"/>
        <w:numPr>
          <w:ilvl w:val="0"/>
          <w:numId w:val="2"/>
        </w:numPr>
        <w:spacing w:after="0" w:line="360" w:lineRule="auto"/>
        <w:ind w:left="1080"/>
        <w:jc w:val="both"/>
        <w:rPr>
          <w:rFonts w:eastAsia="Calibri"/>
          <w:b/>
          <w:u w:val="single"/>
        </w:rPr>
      </w:pPr>
      <w:r w:rsidRPr="007A4FB0">
        <w:rPr>
          <w:b/>
        </w:rPr>
        <w:t xml:space="preserve">lstFkey: </w:t>
      </w:r>
      <w:r w:rsidRPr="007A4FB0">
        <w:t>Chuỗi Fkey xác định hóa đơn cần lấy(các Fkey phân biệt nhau bằng “_”)</w:t>
      </w:r>
    </w:p>
    <w:p w14:paraId="7284C599" w14:textId="77777777" w:rsidR="009D1437" w:rsidRDefault="009D1437" w:rsidP="009D1437">
      <w:pPr>
        <w:ind w:left="360" w:firstLine="720"/>
      </w:pPr>
      <w:r w:rsidRPr="004A4DD9">
        <w:rPr>
          <w:b/>
        </w:rPr>
        <w:t>VD:</w:t>
      </w:r>
      <w:r w:rsidRPr="004A4DD9">
        <w:t xml:space="preserve"> 012013_022013_032013</w:t>
      </w:r>
    </w:p>
    <w:p w14:paraId="6A9D6A07" w14:textId="77777777" w:rsidR="009D1437" w:rsidRPr="007A4FB0" w:rsidRDefault="009D1437" w:rsidP="009D1437">
      <w:pPr>
        <w:ind w:left="360" w:firstLine="720"/>
      </w:pPr>
    </w:p>
    <w:p w14:paraId="33F97AAA"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267F3ABE"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04E3A9B9"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2CF2C924"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791B46FC" w14:textId="77777777" w:rsidR="009D1437" w:rsidRPr="00660ABB" w:rsidRDefault="009D1437" w:rsidP="00616EC4">
            <w:pPr>
              <w:pStyle w:val="ListParagraph"/>
            </w:pPr>
            <w:r>
              <w:t>Ghi chú</w:t>
            </w:r>
          </w:p>
        </w:tc>
      </w:tr>
      <w:tr w:rsidR="009D1437" w:rsidRPr="00660ABB" w14:paraId="71E730AB" w14:textId="77777777" w:rsidTr="00616EC4">
        <w:tc>
          <w:tcPr>
            <w:tcW w:w="1710" w:type="dxa"/>
            <w:tcBorders>
              <w:top w:val="single" w:sz="4" w:space="0" w:color="2E74B5"/>
              <w:left w:val="single" w:sz="4" w:space="0" w:color="2E74B5"/>
              <w:right w:val="single" w:sz="4" w:space="0" w:color="2E74B5"/>
            </w:tcBorders>
            <w:shd w:val="clear" w:color="auto" w:fill="auto"/>
          </w:tcPr>
          <w:p w14:paraId="79FD54F9"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6B1DF61"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70D336B8" w14:textId="77777777" w:rsidR="009D1437" w:rsidRPr="009372AD" w:rsidRDefault="009D1437" w:rsidP="00616EC4">
            <w:pPr>
              <w:pStyle w:val="ListParagraph"/>
              <w:ind w:left="0"/>
              <w:jc w:val="both"/>
            </w:pPr>
          </w:p>
        </w:tc>
      </w:tr>
      <w:tr w:rsidR="009D1437" w:rsidRPr="00660ABB" w14:paraId="3E0A02F2" w14:textId="77777777" w:rsidTr="00616EC4">
        <w:tc>
          <w:tcPr>
            <w:tcW w:w="1710" w:type="dxa"/>
            <w:tcBorders>
              <w:top w:val="single" w:sz="4" w:space="0" w:color="2E74B5"/>
              <w:left w:val="single" w:sz="4" w:space="0" w:color="2E74B5"/>
              <w:right w:val="single" w:sz="4" w:space="0" w:color="2E74B5"/>
            </w:tcBorders>
            <w:shd w:val="clear" w:color="auto" w:fill="auto"/>
          </w:tcPr>
          <w:p w14:paraId="4D430BD4" w14:textId="77777777" w:rsidR="009D1437" w:rsidRPr="009372AD" w:rsidRDefault="009D1437" w:rsidP="00616EC4">
            <w:pPr>
              <w:autoSpaceDE w:val="0"/>
              <w:autoSpaceDN w:val="0"/>
              <w:adjustRightInd w:val="0"/>
              <w:jc w:val="both"/>
            </w:pPr>
            <w: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02999A9" w14:textId="77777777" w:rsidR="009D1437" w:rsidRPr="009372AD"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76F8B378" w14:textId="77777777" w:rsidR="009D1437" w:rsidRPr="009372AD" w:rsidRDefault="009D1437" w:rsidP="00616EC4">
            <w:pPr>
              <w:pStyle w:val="ListParagraph"/>
              <w:ind w:left="0"/>
              <w:jc w:val="both"/>
            </w:pPr>
          </w:p>
        </w:tc>
      </w:tr>
      <w:tr w:rsidR="009D1437" w:rsidRPr="00660ABB" w14:paraId="3DAEAA30" w14:textId="77777777" w:rsidTr="00616EC4">
        <w:tc>
          <w:tcPr>
            <w:tcW w:w="1710" w:type="dxa"/>
            <w:tcBorders>
              <w:top w:val="single" w:sz="4" w:space="0" w:color="2E74B5"/>
              <w:left w:val="single" w:sz="4" w:space="0" w:color="2E74B5"/>
              <w:right w:val="single" w:sz="4" w:space="0" w:color="2E74B5"/>
            </w:tcBorders>
            <w:shd w:val="clear" w:color="auto" w:fill="auto"/>
          </w:tcPr>
          <w:p w14:paraId="211FDD9A"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E850EB2" w14:textId="77777777" w:rsidR="009D1437" w:rsidRPr="004A4DD9" w:rsidRDefault="009D1437" w:rsidP="00616EC4">
            <w:pPr>
              <w:pStyle w:val="ListParagraph"/>
              <w:ind w:left="0"/>
              <w:jc w:val="both"/>
            </w:pPr>
            <w:r w:rsidRPr="004A4DD9">
              <w:t>Không tìm thấy hóa đơn tương ứng chuỗi đưa vào</w:t>
            </w:r>
          </w:p>
        </w:tc>
        <w:tc>
          <w:tcPr>
            <w:tcW w:w="2515" w:type="dxa"/>
            <w:tcBorders>
              <w:top w:val="single" w:sz="4" w:space="0" w:color="2E74B5"/>
              <w:left w:val="single" w:sz="4" w:space="0" w:color="2E74B5"/>
              <w:bottom w:val="single" w:sz="4" w:space="0" w:color="2E74B5"/>
              <w:right w:val="single" w:sz="4" w:space="0" w:color="2E74B5"/>
            </w:tcBorders>
          </w:tcPr>
          <w:p w14:paraId="3191B3E2" w14:textId="77777777" w:rsidR="009D1437" w:rsidRPr="009372AD" w:rsidRDefault="009D1437" w:rsidP="00616EC4">
            <w:pPr>
              <w:pStyle w:val="ListParagraph"/>
              <w:ind w:left="0"/>
              <w:jc w:val="both"/>
            </w:pPr>
          </w:p>
        </w:tc>
      </w:tr>
      <w:tr w:rsidR="009D1437" w:rsidRPr="00660ABB" w14:paraId="0D681F3E" w14:textId="77777777" w:rsidTr="00616EC4">
        <w:tc>
          <w:tcPr>
            <w:tcW w:w="1710" w:type="dxa"/>
            <w:tcBorders>
              <w:top w:val="single" w:sz="4" w:space="0" w:color="2E74B5"/>
              <w:left w:val="single" w:sz="4" w:space="0" w:color="2E74B5"/>
              <w:right w:val="single" w:sz="4" w:space="0" w:color="2E74B5"/>
            </w:tcBorders>
            <w:shd w:val="clear" w:color="auto" w:fill="auto"/>
          </w:tcPr>
          <w:p w14:paraId="70C3B90B" w14:textId="77777777" w:rsidR="009D1437" w:rsidRPr="004A4DD9" w:rsidRDefault="009D1437" w:rsidP="00616EC4">
            <w:pPr>
              <w:autoSpaceDE w:val="0"/>
              <w:autoSpaceDN w:val="0"/>
              <w:adjustRightInd w:val="0"/>
              <w:jc w:val="both"/>
            </w:pPr>
            <w:r w:rsidRPr="004A4DD9">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F9ED163" w14:textId="77777777" w:rsidR="009D1437" w:rsidRPr="004A4DD9" w:rsidRDefault="009D1437" w:rsidP="00616EC4">
            <w:pPr>
              <w:pStyle w:val="ListParagraph"/>
              <w:ind w:left="0"/>
              <w:jc w:val="both"/>
            </w:pPr>
            <w:r w:rsidRPr="004A4DD9">
              <w:t xml:space="preserve">Không </w:t>
            </w:r>
            <w:r>
              <w:t>tìm thấy thông tin công ty tương ứng, hoặc lỗi không xác định</w:t>
            </w:r>
          </w:p>
        </w:tc>
        <w:tc>
          <w:tcPr>
            <w:tcW w:w="2515" w:type="dxa"/>
            <w:tcBorders>
              <w:top w:val="single" w:sz="4" w:space="0" w:color="2E74B5"/>
              <w:left w:val="single" w:sz="4" w:space="0" w:color="2E74B5"/>
              <w:bottom w:val="single" w:sz="4" w:space="0" w:color="2E74B5"/>
              <w:right w:val="single" w:sz="4" w:space="0" w:color="2E74B5"/>
            </w:tcBorders>
          </w:tcPr>
          <w:p w14:paraId="2AD37624" w14:textId="77777777" w:rsidR="009D1437" w:rsidRPr="009372AD" w:rsidRDefault="009D1437" w:rsidP="00616EC4">
            <w:pPr>
              <w:pStyle w:val="ListParagraph"/>
              <w:ind w:left="0"/>
              <w:jc w:val="both"/>
            </w:pPr>
          </w:p>
        </w:tc>
      </w:tr>
      <w:tr w:rsidR="009D1437" w:rsidRPr="00660ABB" w14:paraId="5E508BFE" w14:textId="77777777" w:rsidTr="00616EC4">
        <w:tc>
          <w:tcPr>
            <w:tcW w:w="1710" w:type="dxa"/>
            <w:tcBorders>
              <w:top w:val="single" w:sz="4" w:space="0" w:color="2E74B5"/>
              <w:left w:val="single" w:sz="4" w:space="0" w:color="2E74B5"/>
              <w:right w:val="single" w:sz="4" w:space="0" w:color="2E74B5"/>
            </w:tcBorders>
            <w:shd w:val="clear" w:color="auto" w:fill="auto"/>
          </w:tcPr>
          <w:p w14:paraId="6E835108" w14:textId="77777777" w:rsidR="009D1437" w:rsidRPr="004A4DD9" w:rsidRDefault="009D1437" w:rsidP="00616EC4">
            <w:pPr>
              <w:autoSpaceDE w:val="0"/>
              <w:autoSpaceDN w:val="0"/>
              <w:adjustRightInd w:val="0"/>
              <w:jc w:val="both"/>
            </w:pPr>
            <w:r w:rsidRPr="004A4DD9">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EC892FF" w14:textId="77777777" w:rsidR="009D1437" w:rsidRPr="004A4DD9" w:rsidRDefault="009D1437" w:rsidP="00616EC4">
            <w:pPr>
              <w:pStyle w:val="ListParagraph"/>
              <w:ind w:left="0"/>
              <w:jc w:val="both"/>
            </w:pPr>
            <w:r w:rsidRPr="004A4DD9">
              <w:t xml:space="preserve">Hóa đơn đã được </w:t>
            </w:r>
            <w:r>
              <w:t xml:space="preserve">bỏ </w:t>
            </w:r>
            <w:r w:rsidRPr="004A4DD9">
              <w:t>gạch nợ</w:t>
            </w:r>
            <w:r>
              <w:t xml:space="preserve"> trước đó</w:t>
            </w:r>
          </w:p>
        </w:tc>
        <w:tc>
          <w:tcPr>
            <w:tcW w:w="2515" w:type="dxa"/>
            <w:tcBorders>
              <w:top w:val="single" w:sz="4" w:space="0" w:color="2E74B5"/>
              <w:left w:val="single" w:sz="4" w:space="0" w:color="2E74B5"/>
              <w:bottom w:val="single" w:sz="4" w:space="0" w:color="2E74B5"/>
              <w:right w:val="single" w:sz="4" w:space="0" w:color="2E74B5"/>
            </w:tcBorders>
          </w:tcPr>
          <w:p w14:paraId="2FBC1A7A" w14:textId="77777777" w:rsidR="009D1437" w:rsidRPr="009372AD" w:rsidRDefault="009D1437" w:rsidP="00616EC4">
            <w:pPr>
              <w:pStyle w:val="ListParagraph"/>
              <w:ind w:left="0"/>
              <w:jc w:val="both"/>
            </w:pPr>
          </w:p>
        </w:tc>
      </w:tr>
      <w:tr w:rsidR="009D1437" w:rsidRPr="00660ABB" w14:paraId="2ADE0FF4"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531768A9" w14:textId="77777777" w:rsidR="009D1437" w:rsidRPr="004A4DD9" w:rsidRDefault="009D1437" w:rsidP="00616EC4">
            <w:pPr>
              <w:autoSpaceDE w:val="0"/>
              <w:autoSpaceDN w:val="0"/>
              <w:adjustRightInd w:val="0"/>
              <w:jc w:val="both"/>
            </w:pPr>
            <w:r>
              <w:t>OK</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4170FFC" w14:textId="77777777" w:rsidR="009D1437" w:rsidRPr="004A4DD9" w:rsidRDefault="009D1437" w:rsidP="00616EC4">
            <w:pPr>
              <w:jc w:val="both"/>
            </w:pPr>
            <w:r w:rsidRPr="004A4DD9">
              <w:t xml:space="preserve">Đánh dấu hóa đơn trong list đã được </w:t>
            </w:r>
            <w:r>
              <w:t xml:space="preserve">bỏ </w:t>
            </w:r>
            <w:r w:rsidRPr="004A4DD9">
              <w:t>gạch nợ</w:t>
            </w:r>
          </w:p>
        </w:tc>
        <w:tc>
          <w:tcPr>
            <w:tcW w:w="2515" w:type="dxa"/>
            <w:tcBorders>
              <w:top w:val="single" w:sz="4" w:space="0" w:color="2E74B5"/>
              <w:left w:val="single" w:sz="4" w:space="0" w:color="2E74B5"/>
              <w:bottom w:val="single" w:sz="4" w:space="0" w:color="2E74B5"/>
              <w:right w:val="single" w:sz="4" w:space="0" w:color="2E74B5"/>
            </w:tcBorders>
          </w:tcPr>
          <w:p w14:paraId="43CD024D" w14:textId="77777777" w:rsidR="009D1437" w:rsidRPr="009372AD" w:rsidRDefault="009D1437" w:rsidP="00616EC4">
            <w:pPr>
              <w:jc w:val="both"/>
            </w:pPr>
          </w:p>
        </w:tc>
      </w:tr>
    </w:tbl>
    <w:p w14:paraId="2416BE29" w14:textId="77777777" w:rsidR="009D1437" w:rsidRDefault="009D1437" w:rsidP="009D1437">
      <w:pPr>
        <w:rPr>
          <w:lang w:eastAsia="x-none"/>
        </w:rPr>
      </w:pPr>
    </w:p>
    <w:p w14:paraId="1789FF6B" w14:textId="77777777" w:rsidR="009D1437" w:rsidRDefault="009D1437" w:rsidP="00480762">
      <w:pPr>
        <w:pStyle w:val="Heading3"/>
      </w:pPr>
      <w:bookmarkStart w:id="70" w:name="_Toc198045307"/>
      <w:r>
        <w:lastRenderedPageBreak/>
        <w:t>Bỏ gạch nợ hóa đơn</w:t>
      </w:r>
      <w:bookmarkEnd w:id="70"/>
    </w:p>
    <w:p w14:paraId="24185B27" w14:textId="77777777" w:rsidR="009D1437" w:rsidRDefault="009D1437" w:rsidP="009D1437">
      <w:r>
        <w:t>URL</w:t>
      </w:r>
    </w:p>
    <w:p w14:paraId="556DB23F" w14:textId="77777777" w:rsidR="009D1437" w:rsidRPr="004A4DD9" w:rsidRDefault="009D1437" w:rsidP="009D1437">
      <w:pPr>
        <w:ind w:left="720"/>
        <w:jc w:val="both"/>
      </w:pPr>
      <w:r>
        <w:t>s</w:t>
      </w:r>
      <w:r w:rsidRPr="004A4DD9">
        <w:t xml:space="preserve">tring </w:t>
      </w:r>
      <w:r w:rsidRPr="00BC5A00">
        <w:rPr>
          <w:b/>
        </w:rPr>
        <w:t xml:space="preserve">unConfirmPayment </w:t>
      </w:r>
      <w:r w:rsidRPr="004A4DD9">
        <w:t>(string lstInvToken, string userName, string userPass)</w:t>
      </w:r>
    </w:p>
    <w:p w14:paraId="6C5BF4E0" w14:textId="77777777" w:rsidR="009D1437" w:rsidRPr="004A4DD9" w:rsidRDefault="009D1437" w:rsidP="009D1437">
      <w:pPr>
        <w:ind w:left="720"/>
        <w:jc w:val="both"/>
      </w:pPr>
    </w:p>
    <w:p w14:paraId="1ECE14FC" w14:textId="77777777" w:rsidR="009D1437" w:rsidRPr="00593BE8" w:rsidRDefault="009D1437" w:rsidP="009D1437">
      <w:pPr>
        <w:pStyle w:val="N"/>
      </w:pPr>
      <w:r w:rsidRPr="00593BE8">
        <w:t>DESCRIPTION</w:t>
      </w:r>
    </w:p>
    <w:p w14:paraId="6307D8B1" w14:textId="77777777" w:rsidR="009D1437" w:rsidRDefault="009D1437" w:rsidP="009D1437">
      <w:pPr>
        <w:pStyle w:val="N"/>
      </w:pPr>
      <w:r>
        <w:tab/>
        <w:t>Đây là web service thực hiện bỏ gạch nợ hóa đơn theo danh sách chuỗi invtoken truyền vào.</w:t>
      </w:r>
    </w:p>
    <w:p w14:paraId="3F10F3A4" w14:textId="77777777" w:rsidR="009D1437" w:rsidRPr="00007702" w:rsidRDefault="009D1437" w:rsidP="009D1437">
      <w:pPr>
        <w:pStyle w:val="N"/>
      </w:pPr>
      <w:r w:rsidRPr="00663B3E">
        <w:t>HTTP METHOD</w:t>
      </w:r>
    </w:p>
    <w:p w14:paraId="085F9F4B" w14:textId="77777777" w:rsidR="009D1437" w:rsidRPr="00007702" w:rsidRDefault="009D1437" w:rsidP="009D1437">
      <w:pPr>
        <w:pStyle w:val="N"/>
        <w:rPr>
          <w:b/>
        </w:rPr>
      </w:pPr>
      <w:r>
        <w:tab/>
      </w:r>
      <w:r w:rsidRPr="00610AFD">
        <w:t>POST</w:t>
      </w:r>
    </w:p>
    <w:p w14:paraId="576EA303" w14:textId="77777777" w:rsidR="009D1437" w:rsidRPr="00610AFD" w:rsidRDefault="009D1437" w:rsidP="009D1437">
      <w:pPr>
        <w:pStyle w:val="N"/>
      </w:pPr>
      <w:r w:rsidRPr="00610AFD">
        <w:t>REQUEST BODY</w:t>
      </w:r>
    </w:p>
    <w:p w14:paraId="4A708EB8" w14:textId="77777777" w:rsidR="009D1437" w:rsidRPr="006E3EBF"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5B200082" w14:textId="77777777" w:rsidR="009D1437" w:rsidRPr="006E3EBF" w:rsidRDefault="009D1437" w:rsidP="009D1437">
      <w:pPr>
        <w:pStyle w:val="ListParagraph"/>
        <w:numPr>
          <w:ilvl w:val="0"/>
          <w:numId w:val="2"/>
        </w:numPr>
        <w:spacing w:after="0" w:line="360" w:lineRule="auto"/>
        <w:ind w:left="1080"/>
        <w:jc w:val="both"/>
        <w:rPr>
          <w:rFonts w:eastAsia="Calibri"/>
          <w:b/>
          <w:u w:val="single"/>
        </w:rPr>
      </w:pPr>
      <w:r w:rsidRPr="006E3EBF">
        <w:rPr>
          <w:b/>
        </w:rPr>
        <w:t xml:space="preserve">lstInvToken: </w:t>
      </w:r>
      <w:r w:rsidRPr="006E3EBF">
        <w:t>Chuỗi token xác định hóa đơn (theo cấu trúc patternt;serial;sốhóađơn)</w:t>
      </w:r>
    </w:p>
    <w:p w14:paraId="75C068FE" w14:textId="77777777" w:rsidR="009D1437" w:rsidRPr="004A4DD9" w:rsidRDefault="009D1437" w:rsidP="009D1437">
      <w:pPr>
        <w:ind w:left="360" w:firstLine="720"/>
      </w:pPr>
      <w:r w:rsidRPr="004A4DD9">
        <w:rPr>
          <w:b/>
        </w:rPr>
        <w:t>VD:</w:t>
      </w:r>
      <w:r w:rsidRPr="004A4DD9">
        <w:t xml:space="preserve"> 01GTKT2/001;AA/13E;10_01GTKT2/001;AA/13E;11</w:t>
      </w:r>
    </w:p>
    <w:p w14:paraId="7188DC72" w14:textId="77777777" w:rsidR="009D1437" w:rsidRPr="007A4FB0" w:rsidRDefault="009D1437" w:rsidP="009D1437">
      <w:pPr>
        <w:ind w:left="360" w:firstLine="720"/>
      </w:pPr>
    </w:p>
    <w:p w14:paraId="2A7DEB24"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156A2032"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3BB282F2"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4A56409A"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69F920BF" w14:textId="77777777" w:rsidR="009D1437" w:rsidRPr="00660ABB" w:rsidRDefault="009D1437" w:rsidP="00616EC4">
            <w:pPr>
              <w:pStyle w:val="ListParagraph"/>
            </w:pPr>
            <w:r>
              <w:t>Ghi chú</w:t>
            </w:r>
          </w:p>
        </w:tc>
      </w:tr>
      <w:tr w:rsidR="009D1437" w:rsidRPr="00660ABB" w14:paraId="68C77A70" w14:textId="77777777" w:rsidTr="00616EC4">
        <w:tc>
          <w:tcPr>
            <w:tcW w:w="1710" w:type="dxa"/>
            <w:tcBorders>
              <w:top w:val="single" w:sz="4" w:space="0" w:color="2E74B5"/>
              <w:left w:val="single" w:sz="4" w:space="0" w:color="2E74B5"/>
              <w:right w:val="single" w:sz="4" w:space="0" w:color="2E74B5"/>
            </w:tcBorders>
            <w:shd w:val="clear" w:color="auto" w:fill="auto"/>
          </w:tcPr>
          <w:p w14:paraId="2361EBB8"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E9CA53E"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5A7C2C97" w14:textId="77777777" w:rsidR="009D1437" w:rsidRPr="009372AD" w:rsidRDefault="009D1437" w:rsidP="00616EC4">
            <w:pPr>
              <w:pStyle w:val="ListParagraph"/>
              <w:ind w:left="0"/>
              <w:jc w:val="both"/>
            </w:pPr>
          </w:p>
        </w:tc>
      </w:tr>
      <w:tr w:rsidR="009D1437" w:rsidRPr="00660ABB" w14:paraId="1697E49F" w14:textId="77777777" w:rsidTr="00616EC4">
        <w:tc>
          <w:tcPr>
            <w:tcW w:w="1710" w:type="dxa"/>
            <w:tcBorders>
              <w:top w:val="single" w:sz="4" w:space="0" w:color="2E74B5"/>
              <w:left w:val="single" w:sz="4" w:space="0" w:color="2E74B5"/>
              <w:right w:val="single" w:sz="4" w:space="0" w:color="2E74B5"/>
            </w:tcBorders>
            <w:shd w:val="clear" w:color="auto" w:fill="auto"/>
          </w:tcPr>
          <w:p w14:paraId="47B115DF" w14:textId="77777777" w:rsidR="009D1437" w:rsidRPr="009372AD" w:rsidRDefault="009D1437" w:rsidP="00616EC4">
            <w:pPr>
              <w:autoSpaceDE w:val="0"/>
              <w:autoSpaceDN w:val="0"/>
              <w:adjustRightInd w:val="0"/>
              <w:jc w:val="both"/>
            </w:pPr>
            <w: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FA0D72A" w14:textId="77777777" w:rsidR="009D1437" w:rsidRPr="009372AD"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086B4738" w14:textId="77777777" w:rsidR="009D1437" w:rsidRPr="009372AD" w:rsidRDefault="009D1437" w:rsidP="00616EC4">
            <w:pPr>
              <w:pStyle w:val="ListParagraph"/>
              <w:ind w:left="0"/>
              <w:jc w:val="both"/>
            </w:pPr>
          </w:p>
        </w:tc>
      </w:tr>
      <w:tr w:rsidR="009D1437" w:rsidRPr="00660ABB" w14:paraId="40EB2B00" w14:textId="77777777" w:rsidTr="00616EC4">
        <w:tc>
          <w:tcPr>
            <w:tcW w:w="1710" w:type="dxa"/>
            <w:tcBorders>
              <w:top w:val="single" w:sz="4" w:space="0" w:color="2E74B5"/>
              <w:left w:val="single" w:sz="4" w:space="0" w:color="2E74B5"/>
              <w:right w:val="single" w:sz="4" w:space="0" w:color="2E74B5"/>
            </w:tcBorders>
            <w:shd w:val="clear" w:color="auto" w:fill="auto"/>
          </w:tcPr>
          <w:p w14:paraId="5C2A60DB"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0D29B22" w14:textId="77777777" w:rsidR="009D1437" w:rsidRPr="004A4DD9" w:rsidRDefault="009D1437" w:rsidP="00616EC4">
            <w:pPr>
              <w:pStyle w:val="ListParagraph"/>
              <w:ind w:left="0"/>
              <w:jc w:val="both"/>
            </w:pPr>
            <w:r w:rsidRPr="004A4DD9">
              <w:t>Không tìm thấy hóa đơn tương ứng chuỗi đưa vào</w:t>
            </w:r>
          </w:p>
        </w:tc>
        <w:tc>
          <w:tcPr>
            <w:tcW w:w="2515" w:type="dxa"/>
            <w:tcBorders>
              <w:top w:val="single" w:sz="4" w:space="0" w:color="2E74B5"/>
              <w:left w:val="single" w:sz="4" w:space="0" w:color="2E74B5"/>
              <w:bottom w:val="single" w:sz="4" w:space="0" w:color="2E74B5"/>
              <w:right w:val="single" w:sz="4" w:space="0" w:color="2E74B5"/>
            </w:tcBorders>
          </w:tcPr>
          <w:p w14:paraId="0A963E92" w14:textId="77777777" w:rsidR="009D1437" w:rsidRPr="009372AD" w:rsidRDefault="009D1437" w:rsidP="00616EC4">
            <w:pPr>
              <w:pStyle w:val="ListParagraph"/>
              <w:ind w:left="0"/>
              <w:jc w:val="both"/>
            </w:pPr>
          </w:p>
        </w:tc>
      </w:tr>
      <w:tr w:rsidR="009D1437" w:rsidRPr="00660ABB" w14:paraId="5CA925A5" w14:textId="77777777" w:rsidTr="00616EC4">
        <w:tc>
          <w:tcPr>
            <w:tcW w:w="1710" w:type="dxa"/>
            <w:tcBorders>
              <w:top w:val="single" w:sz="4" w:space="0" w:color="2E74B5"/>
              <w:left w:val="single" w:sz="4" w:space="0" w:color="2E74B5"/>
              <w:right w:val="single" w:sz="4" w:space="0" w:color="2E74B5"/>
            </w:tcBorders>
            <w:shd w:val="clear" w:color="auto" w:fill="auto"/>
          </w:tcPr>
          <w:p w14:paraId="18DD6F2D" w14:textId="77777777" w:rsidR="009D1437" w:rsidRPr="004A4DD9" w:rsidRDefault="009D1437" w:rsidP="00616EC4">
            <w:pPr>
              <w:autoSpaceDE w:val="0"/>
              <w:autoSpaceDN w:val="0"/>
              <w:adjustRightInd w:val="0"/>
              <w:jc w:val="both"/>
            </w:pPr>
            <w:r w:rsidRPr="004A4DD9">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1FED277" w14:textId="77777777" w:rsidR="009D1437" w:rsidRPr="004A4DD9" w:rsidRDefault="009D1437" w:rsidP="00616EC4">
            <w:pPr>
              <w:pStyle w:val="ListParagraph"/>
              <w:ind w:left="0"/>
              <w:jc w:val="both"/>
            </w:pPr>
            <w:r w:rsidRPr="004A4DD9">
              <w:t xml:space="preserve">Không </w:t>
            </w:r>
            <w:r>
              <w:t>tìm thấy thông tin công ty tương ứng, hoặc lỗi không xác định</w:t>
            </w:r>
          </w:p>
        </w:tc>
        <w:tc>
          <w:tcPr>
            <w:tcW w:w="2515" w:type="dxa"/>
            <w:tcBorders>
              <w:top w:val="single" w:sz="4" w:space="0" w:color="2E74B5"/>
              <w:left w:val="single" w:sz="4" w:space="0" w:color="2E74B5"/>
              <w:bottom w:val="single" w:sz="4" w:space="0" w:color="2E74B5"/>
              <w:right w:val="single" w:sz="4" w:space="0" w:color="2E74B5"/>
            </w:tcBorders>
          </w:tcPr>
          <w:p w14:paraId="27DCCCCA" w14:textId="77777777" w:rsidR="009D1437" w:rsidRPr="009372AD" w:rsidRDefault="009D1437" w:rsidP="00616EC4">
            <w:pPr>
              <w:pStyle w:val="ListParagraph"/>
              <w:ind w:left="0"/>
              <w:jc w:val="both"/>
            </w:pPr>
          </w:p>
        </w:tc>
      </w:tr>
      <w:tr w:rsidR="009D1437" w:rsidRPr="00660ABB" w14:paraId="38837B36" w14:textId="77777777" w:rsidTr="00616EC4">
        <w:tc>
          <w:tcPr>
            <w:tcW w:w="1710" w:type="dxa"/>
            <w:tcBorders>
              <w:top w:val="single" w:sz="4" w:space="0" w:color="2E74B5"/>
              <w:left w:val="single" w:sz="4" w:space="0" w:color="2E74B5"/>
              <w:right w:val="single" w:sz="4" w:space="0" w:color="2E74B5"/>
            </w:tcBorders>
            <w:shd w:val="clear" w:color="auto" w:fill="auto"/>
          </w:tcPr>
          <w:p w14:paraId="601607A0" w14:textId="77777777" w:rsidR="009D1437" w:rsidRPr="004A4DD9" w:rsidRDefault="009D1437" w:rsidP="00616EC4">
            <w:pPr>
              <w:autoSpaceDE w:val="0"/>
              <w:autoSpaceDN w:val="0"/>
              <w:adjustRightInd w:val="0"/>
              <w:jc w:val="both"/>
            </w:pPr>
            <w:r w:rsidRPr="004A4DD9">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82F796A" w14:textId="77777777" w:rsidR="009D1437" w:rsidRPr="004A4DD9" w:rsidRDefault="009D1437" w:rsidP="00616EC4">
            <w:pPr>
              <w:pStyle w:val="ListParagraph"/>
              <w:ind w:left="0"/>
              <w:jc w:val="both"/>
            </w:pPr>
            <w:r w:rsidRPr="004A4DD9">
              <w:t xml:space="preserve">Hóa đơn đã được </w:t>
            </w:r>
            <w:r>
              <w:t xml:space="preserve">bỏ </w:t>
            </w:r>
            <w:r w:rsidRPr="004A4DD9">
              <w:t>gạch nợ</w:t>
            </w:r>
            <w:r>
              <w:t xml:space="preserve"> trước đó</w:t>
            </w:r>
          </w:p>
        </w:tc>
        <w:tc>
          <w:tcPr>
            <w:tcW w:w="2515" w:type="dxa"/>
            <w:tcBorders>
              <w:top w:val="single" w:sz="4" w:space="0" w:color="2E74B5"/>
              <w:left w:val="single" w:sz="4" w:space="0" w:color="2E74B5"/>
              <w:bottom w:val="single" w:sz="4" w:space="0" w:color="2E74B5"/>
              <w:right w:val="single" w:sz="4" w:space="0" w:color="2E74B5"/>
            </w:tcBorders>
          </w:tcPr>
          <w:p w14:paraId="6051ADC0" w14:textId="77777777" w:rsidR="009D1437" w:rsidRPr="009372AD" w:rsidRDefault="009D1437" w:rsidP="00616EC4">
            <w:pPr>
              <w:pStyle w:val="ListParagraph"/>
              <w:ind w:left="0"/>
              <w:jc w:val="both"/>
            </w:pPr>
          </w:p>
        </w:tc>
      </w:tr>
      <w:tr w:rsidR="009D1437" w:rsidRPr="00660ABB" w14:paraId="178BF4E5"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271AA601" w14:textId="77777777" w:rsidR="009D1437" w:rsidRPr="004A4DD9" w:rsidRDefault="009D1437" w:rsidP="00616EC4">
            <w:pPr>
              <w:autoSpaceDE w:val="0"/>
              <w:autoSpaceDN w:val="0"/>
              <w:adjustRightInd w:val="0"/>
              <w:jc w:val="both"/>
            </w:pPr>
            <w:r>
              <w:t>OK</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45F309B" w14:textId="77777777" w:rsidR="009D1437" w:rsidRPr="004A4DD9" w:rsidRDefault="009D1437" w:rsidP="00616EC4">
            <w:pPr>
              <w:jc w:val="both"/>
            </w:pPr>
            <w:r w:rsidRPr="004A4DD9">
              <w:t xml:space="preserve">Đánh dấu hóa đơn trong list đã được </w:t>
            </w:r>
            <w:r>
              <w:t xml:space="preserve">bỏ </w:t>
            </w:r>
            <w:r w:rsidRPr="004A4DD9">
              <w:t>gạch nợ</w:t>
            </w:r>
          </w:p>
        </w:tc>
        <w:tc>
          <w:tcPr>
            <w:tcW w:w="2515" w:type="dxa"/>
            <w:tcBorders>
              <w:top w:val="single" w:sz="4" w:space="0" w:color="2E74B5"/>
              <w:left w:val="single" w:sz="4" w:space="0" w:color="2E74B5"/>
              <w:bottom w:val="single" w:sz="4" w:space="0" w:color="2E74B5"/>
              <w:right w:val="single" w:sz="4" w:space="0" w:color="2E74B5"/>
            </w:tcBorders>
          </w:tcPr>
          <w:p w14:paraId="12D885A6" w14:textId="77777777" w:rsidR="009D1437" w:rsidRPr="009372AD" w:rsidRDefault="009D1437" w:rsidP="00616EC4">
            <w:pPr>
              <w:jc w:val="both"/>
            </w:pPr>
          </w:p>
        </w:tc>
      </w:tr>
    </w:tbl>
    <w:p w14:paraId="6F3EA285" w14:textId="77777777" w:rsidR="009D1437" w:rsidRDefault="009D1437" w:rsidP="009D1437">
      <w:pPr>
        <w:rPr>
          <w:lang w:eastAsia="x-none"/>
        </w:rPr>
      </w:pPr>
    </w:p>
    <w:p w14:paraId="50EDC466" w14:textId="77777777" w:rsidR="009D1437" w:rsidRDefault="009D1437" w:rsidP="00480762">
      <w:pPr>
        <w:pStyle w:val="Heading3"/>
      </w:pPr>
      <w:bookmarkStart w:id="71" w:name="_Toc198045308"/>
      <w:r>
        <w:t>Điều chỉnh hóa đơn</w:t>
      </w:r>
      <w:bookmarkEnd w:id="71"/>
    </w:p>
    <w:p w14:paraId="4C944F1A" w14:textId="77777777" w:rsidR="009D1437" w:rsidRDefault="009D1437" w:rsidP="009D1437">
      <w:r>
        <w:t>URL</w:t>
      </w:r>
    </w:p>
    <w:p w14:paraId="70AB6E4F" w14:textId="77777777" w:rsidR="009D1437" w:rsidRPr="004A4DD9" w:rsidRDefault="009D1437" w:rsidP="009D1437">
      <w:pPr>
        <w:ind w:firstLine="720"/>
        <w:jc w:val="both"/>
      </w:pPr>
      <w:r>
        <w:t>s</w:t>
      </w:r>
      <w:r w:rsidRPr="004A4DD9">
        <w:t xml:space="preserve">tring </w:t>
      </w:r>
      <w:r w:rsidRPr="00A86AB3">
        <w:rPr>
          <w:b/>
          <w:color w:val="000000"/>
        </w:rPr>
        <w:t>AdjustInvoiceAction</w:t>
      </w:r>
      <w:r w:rsidRPr="009372AD">
        <w:rPr>
          <w:rFonts w:eastAsia="Calibri"/>
        </w:rPr>
        <w:t>(</w:t>
      </w:r>
      <w:r w:rsidRPr="00E009AD">
        <w:t>string Account, string ACpass, string xmlInvData, string username, string pass, string fkey, string AttachFile, int? convert, string pattern = null, string serial = null</w:t>
      </w:r>
      <w:r w:rsidRPr="009372AD">
        <w:rPr>
          <w:rFonts w:eastAsia="Calibri"/>
        </w:rPr>
        <w:t>).</w:t>
      </w:r>
    </w:p>
    <w:p w14:paraId="7BB3D30B" w14:textId="77777777" w:rsidR="009D1437" w:rsidRPr="00593BE8" w:rsidRDefault="009D1437" w:rsidP="009D1437">
      <w:pPr>
        <w:pStyle w:val="N"/>
      </w:pPr>
      <w:r w:rsidRPr="00593BE8">
        <w:t>DESCRIPTION</w:t>
      </w:r>
    </w:p>
    <w:p w14:paraId="3CB44110" w14:textId="77777777" w:rsidR="009D1437" w:rsidRDefault="009D1437" w:rsidP="009D1437">
      <w:pPr>
        <w:pStyle w:val="N"/>
      </w:pPr>
      <w:r>
        <w:tab/>
        <w:t>Đây là web service thực hiện điều chỉnh hóa đơn</w:t>
      </w:r>
    </w:p>
    <w:p w14:paraId="6A30C439" w14:textId="77777777" w:rsidR="009D1437" w:rsidRPr="00007702" w:rsidRDefault="009D1437" w:rsidP="009D1437">
      <w:pPr>
        <w:pStyle w:val="N"/>
      </w:pPr>
      <w:r w:rsidRPr="00663B3E">
        <w:t>HTTP METHOD</w:t>
      </w:r>
    </w:p>
    <w:p w14:paraId="6BE4AE7F" w14:textId="77777777" w:rsidR="009D1437" w:rsidRPr="00007702" w:rsidRDefault="009D1437" w:rsidP="009D1437">
      <w:pPr>
        <w:pStyle w:val="N"/>
        <w:rPr>
          <w:b/>
        </w:rPr>
      </w:pPr>
      <w:r>
        <w:tab/>
      </w:r>
      <w:r w:rsidRPr="00610AFD">
        <w:t>POST</w:t>
      </w:r>
    </w:p>
    <w:p w14:paraId="3F073EA4" w14:textId="77777777" w:rsidR="009D1437" w:rsidRPr="00610AFD" w:rsidRDefault="009D1437" w:rsidP="009D1437">
      <w:pPr>
        <w:pStyle w:val="N"/>
      </w:pPr>
      <w:r w:rsidRPr="00610AFD">
        <w:lastRenderedPageBreak/>
        <w:t>REQUEST BODY</w:t>
      </w:r>
    </w:p>
    <w:p w14:paraId="13FAE0D7"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1A90419E"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Pr>
          <w:rFonts w:eastAsia="Calibri"/>
          <w:b/>
        </w:rPr>
        <w:t>Account/ACPass</w:t>
      </w:r>
      <w:r w:rsidRPr="004720D2">
        <w:rPr>
          <w:rFonts w:eastAsia="Calibri"/>
          <w:b/>
        </w:rPr>
        <w:t xml:space="preserve">:  </w:t>
      </w:r>
      <w:r w:rsidRPr="004720D2">
        <w:rPr>
          <w:rFonts w:eastAsia="Calibri"/>
        </w:rPr>
        <w:t>Tài khoản được cấp phát cho nhân viên gọi lệnh phát hành hóa đơn</w:t>
      </w:r>
    </w:p>
    <w:p w14:paraId="2B321601"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String XML dữ liệu hóa đơn cũ và hóa đơn điều chỉnh</w:t>
      </w:r>
    </w:p>
    <w:p w14:paraId="3B82E268" w14:textId="77777777" w:rsidR="009D1437" w:rsidRPr="00CF2FC3" w:rsidRDefault="009D1437" w:rsidP="009D1437">
      <w:pPr>
        <w:pStyle w:val="ListParagraph"/>
        <w:numPr>
          <w:ilvl w:val="0"/>
          <w:numId w:val="2"/>
        </w:numPr>
        <w:spacing w:after="0" w:line="360" w:lineRule="auto"/>
        <w:ind w:left="1080"/>
        <w:jc w:val="both"/>
        <w:rPr>
          <w:rFonts w:eastAsia="Calibri"/>
          <w:b/>
        </w:rPr>
      </w:pPr>
      <w:r>
        <w:rPr>
          <w:rFonts w:eastAsia="Calibri"/>
          <w:b/>
        </w:rPr>
        <w:t xml:space="preserve">fkey: </w:t>
      </w:r>
      <w:r>
        <w:rPr>
          <w:rFonts w:eastAsia="Calibri"/>
        </w:rPr>
        <w:t>Chuỗi xác định hóa đơn cần điều chỉnh</w:t>
      </w:r>
    </w:p>
    <w:p w14:paraId="2734728B" w14:textId="77777777" w:rsidR="009D1437" w:rsidRPr="00E009AD" w:rsidRDefault="009D1437" w:rsidP="009D143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221B1245" w14:textId="77777777" w:rsidR="009D1437" w:rsidRPr="00E009AD" w:rsidRDefault="009D1437" w:rsidP="009D1437">
      <w:pPr>
        <w:pStyle w:val="ListParagraph"/>
        <w:numPr>
          <w:ilvl w:val="0"/>
          <w:numId w:val="2"/>
        </w:numPr>
        <w:spacing w:after="0" w:line="360" w:lineRule="auto"/>
        <w:ind w:left="1080"/>
        <w:jc w:val="both"/>
        <w:rPr>
          <w:rFonts w:eastAsia="Calibri"/>
          <w:b/>
        </w:rPr>
      </w:pPr>
      <w:r w:rsidRPr="006479A0">
        <w:rPr>
          <w:b/>
        </w:rPr>
        <w:t>Pattern</w:t>
      </w:r>
      <w:r>
        <w:t>: Mẫu số</w:t>
      </w:r>
    </w:p>
    <w:p w14:paraId="03989765" w14:textId="77777777" w:rsidR="009D1437" w:rsidRPr="00637BF9" w:rsidRDefault="009D1437" w:rsidP="009D1437">
      <w:pPr>
        <w:pStyle w:val="ListParagraph"/>
        <w:numPr>
          <w:ilvl w:val="0"/>
          <w:numId w:val="2"/>
        </w:numPr>
        <w:spacing w:after="0" w:line="360" w:lineRule="auto"/>
        <w:ind w:left="1080"/>
        <w:jc w:val="both"/>
        <w:rPr>
          <w:rFonts w:eastAsia="Calibri"/>
          <w:b/>
        </w:rPr>
      </w:pPr>
      <w:r w:rsidRPr="006479A0">
        <w:rPr>
          <w:b/>
        </w:rPr>
        <w:t>Serial</w:t>
      </w:r>
      <w:r>
        <w:t>: Ký hiệu</w:t>
      </w:r>
    </w:p>
    <w:p w14:paraId="0FF4A542" w14:textId="074E2599" w:rsidR="009D1437" w:rsidRPr="00637BF9" w:rsidRDefault="009D1437" w:rsidP="009D1437">
      <w:pPr>
        <w:pStyle w:val="ListParagraph"/>
        <w:numPr>
          <w:ilvl w:val="0"/>
          <w:numId w:val="2"/>
        </w:numPr>
        <w:spacing w:after="0" w:line="360" w:lineRule="auto"/>
        <w:ind w:left="1080"/>
        <w:jc w:val="both"/>
        <w:rPr>
          <w:rFonts w:eastAsia="Calibri"/>
          <w:b/>
        </w:rPr>
      </w:pPr>
      <w:r w:rsidRPr="00637BF9">
        <w:rPr>
          <w:b/>
        </w:rPr>
        <w:t>AttachFile</w:t>
      </w:r>
      <w:r>
        <w:rPr>
          <w:b/>
        </w:rPr>
        <w:t xml:space="preserve">: </w:t>
      </w:r>
      <w:r>
        <w:t>Đường dẫn file biên bản hoặc key để sinh biên bản tự động (=10: sinh biên bản tự động, =11: sinh và ký biên bản tự độ</w:t>
      </w:r>
      <w:r w:rsidR="00FC640E">
        <w:t xml:space="preserve">ng, </w:t>
      </w:r>
      <w:r>
        <w:t>!= 10 và !=11: Đường dẫn file biên bản)</w:t>
      </w:r>
    </w:p>
    <w:p w14:paraId="377484DB" w14:textId="77777777" w:rsidR="009D1437" w:rsidRPr="007A4FB0" w:rsidRDefault="009D1437" w:rsidP="009D1437">
      <w:pPr>
        <w:ind w:left="360" w:firstLine="720"/>
      </w:pPr>
    </w:p>
    <w:p w14:paraId="0C19A206"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681EECE2"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4E697933"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3F5B7C22"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33B5FFB1" w14:textId="77777777" w:rsidR="009D1437" w:rsidRPr="00660ABB" w:rsidRDefault="009D1437" w:rsidP="00616EC4">
            <w:pPr>
              <w:pStyle w:val="ListParagraph"/>
            </w:pPr>
            <w:r>
              <w:t>Ghi chú</w:t>
            </w:r>
          </w:p>
        </w:tc>
      </w:tr>
      <w:tr w:rsidR="009D1437" w:rsidRPr="00660ABB" w14:paraId="41CF7E7F" w14:textId="77777777" w:rsidTr="00616EC4">
        <w:tc>
          <w:tcPr>
            <w:tcW w:w="1710" w:type="dxa"/>
            <w:tcBorders>
              <w:top w:val="single" w:sz="4" w:space="0" w:color="2E74B5"/>
              <w:left w:val="single" w:sz="4" w:space="0" w:color="2E74B5"/>
              <w:right w:val="single" w:sz="4" w:space="0" w:color="2E74B5"/>
            </w:tcBorders>
            <w:shd w:val="clear" w:color="auto" w:fill="auto"/>
          </w:tcPr>
          <w:p w14:paraId="0572942A"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7AABE9E"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0C5F5F16" w14:textId="77777777" w:rsidR="009D1437" w:rsidRPr="009372AD" w:rsidRDefault="009D1437" w:rsidP="00616EC4">
            <w:pPr>
              <w:pStyle w:val="ListParagraph"/>
              <w:ind w:left="0"/>
              <w:jc w:val="both"/>
            </w:pPr>
          </w:p>
        </w:tc>
      </w:tr>
      <w:tr w:rsidR="009D1437" w:rsidRPr="00660ABB" w14:paraId="43EF841C" w14:textId="77777777" w:rsidTr="00616EC4">
        <w:tc>
          <w:tcPr>
            <w:tcW w:w="1710" w:type="dxa"/>
            <w:tcBorders>
              <w:top w:val="single" w:sz="4" w:space="0" w:color="2E74B5"/>
              <w:left w:val="single" w:sz="4" w:space="0" w:color="2E74B5"/>
              <w:right w:val="single" w:sz="4" w:space="0" w:color="2E74B5"/>
            </w:tcBorders>
            <w:shd w:val="clear" w:color="auto" w:fill="auto"/>
          </w:tcPr>
          <w:p w14:paraId="5034AE1F" w14:textId="77777777" w:rsidR="009D1437" w:rsidRPr="009372AD" w:rsidRDefault="009D1437" w:rsidP="00616EC4">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008A8E4" w14:textId="77777777" w:rsidR="009D1437" w:rsidRPr="009372AD" w:rsidRDefault="009D1437" w:rsidP="00616EC4">
            <w:pPr>
              <w:rPr>
                <w:rFonts w:eastAsia="Calibri"/>
              </w:rPr>
            </w:pPr>
            <w:r w:rsidRPr="009372AD">
              <w:rPr>
                <w:rFonts w:eastAsia="Calibri"/>
              </w:rPr>
              <w:t>Hóa đơn cần điều chỉnh không tồn tại</w:t>
            </w:r>
          </w:p>
        </w:tc>
        <w:tc>
          <w:tcPr>
            <w:tcW w:w="2515" w:type="dxa"/>
            <w:tcBorders>
              <w:top w:val="single" w:sz="4" w:space="0" w:color="2E74B5"/>
              <w:left w:val="single" w:sz="4" w:space="0" w:color="2E74B5"/>
              <w:bottom w:val="single" w:sz="4" w:space="0" w:color="2E74B5"/>
              <w:right w:val="single" w:sz="4" w:space="0" w:color="2E74B5"/>
            </w:tcBorders>
          </w:tcPr>
          <w:p w14:paraId="3743ED33" w14:textId="77777777" w:rsidR="009D1437" w:rsidRPr="009372AD" w:rsidRDefault="009D1437" w:rsidP="00616EC4">
            <w:pPr>
              <w:pStyle w:val="ListParagraph"/>
              <w:ind w:left="0"/>
              <w:jc w:val="both"/>
            </w:pPr>
          </w:p>
        </w:tc>
      </w:tr>
      <w:tr w:rsidR="009D1437" w:rsidRPr="00660ABB" w14:paraId="401D7E9C" w14:textId="77777777" w:rsidTr="00616EC4">
        <w:tc>
          <w:tcPr>
            <w:tcW w:w="1710" w:type="dxa"/>
            <w:tcBorders>
              <w:top w:val="single" w:sz="4" w:space="0" w:color="2E74B5"/>
              <w:left w:val="single" w:sz="4" w:space="0" w:color="2E74B5"/>
              <w:right w:val="single" w:sz="4" w:space="0" w:color="2E74B5"/>
            </w:tcBorders>
            <w:shd w:val="clear" w:color="auto" w:fill="auto"/>
          </w:tcPr>
          <w:p w14:paraId="56AC040E" w14:textId="77777777" w:rsidR="009D1437" w:rsidRPr="009372AD" w:rsidRDefault="009D1437" w:rsidP="00616EC4">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0247DC8" w14:textId="77777777" w:rsidR="009D1437" w:rsidRPr="009372AD" w:rsidRDefault="009D1437" w:rsidP="00616EC4">
            <w:pPr>
              <w:rPr>
                <w:rFonts w:eastAsia="Calibri"/>
              </w:rPr>
            </w:pPr>
            <w:r w:rsidRPr="009372AD">
              <w:rPr>
                <w:rFonts w:eastAsia="Calibri"/>
              </w:rPr>
              <w:t>Dữ liệu xml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32FA1C54" w14:textId="77777777" w:rsidR="009D1437" w:rsidRPr="009372AD" w:rsidRDefault="009D1437" w:rsidP="00616EC4">
            <w:pPr>
              <w:pStyle w:val="ListParagraph"/>
              <w:ind w:left="0"/>
              <w:jc w:val="both"/>
            </w:pPr>
          </w:p>
        </w:tc>
      </w:tr>
      <w:tr w:rsidR="009D1437" w:rsidRPr="00660ABB" w14:paraId="5BDB9493" w14:textId="77777777" w:rsidTr="00616EC4">
        <w:tc>
          <w:tcPr>
            <w:tcW w:w="1710" w:type="dxa"/>
            <w:tcBorders>
              <w:top w:val="single" w:sz="4" w:space="0" w:color="2E74B5"/>
              <w:left w:val="single" w:sz="4" w:space="0" w:color="2E74B5"/>
              <w:right w:val="single" w:sz="4" w:space="0" w:color="2E74B5"/>
            </w:tcBorders>
            <w:shd w:val="clear" w:color="auto" w:fill="auto"/>
          </w:tcPr>
          <w:p w14:paraId="468EF413" w14:textId="77777777" w:rsidR="009D1437" w:rsidRPr="009372AD" w:rsidRDefault="009D1437" w:rsidP="00616EC4">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53648BA" w14:textId="77777777" w:rsidR="009D1437" w:rsidRPr="009372AD" w:rsidRDefault="009D1437" w:rsidP="00616EC4">
            <w:pPr>
              <w:rPr>
                <w:rFonts w:eastAsia="Calibri"/>
              </w:rPr>
            </w:pPr>
            <w:r>
              <w:rPr>
                <w:rFonts w:eastAsia="Calibri"/>
              </w:rPr>
              <w:t>Không phát hành được hóa đơn</w:t>
            </w:r>
          </w:p>
        </w:tc>
        <w:tc>
          <w:tcPr>
            <w:tcW w:w="2515" w:type="dxa"/>
            <w:tcBorders>
              <w:top w:val="single" w:sz="4" w:space="0" w:color="2E74B5"/>
              <w:left w:val="single" w:sz="4" w:space="0" w:color="2E74B5"/>
              <w:bottom w:val="single" w:sz="4" w:space="0" w:color="2E74B5"/>
              <w:right w:val="single" w:sz="4" w:space="0" w:color="2E74B5"/>
            </w:tcBorders>
          </w:tcPr>
          <w:p w14:paraId="3E9100E1" w14:textId="77777777" w:rsidR="009D1437" w:rsidRPr="009372AD" w:rsidRDefault="009D1437" w:rsidP="00616EC4">
            <w:pPr>
              <w:pStyle w:val="ListParagraph"/>
              <w:ind w:left="0"/>
              <w:jc w:val="both"/>
            </w:pPr>
          </w:p>
        </w:tc>
      </w:tr>
      <w:tr w:rsidR="009D1437" w:rsidRPr="00660ABB" w14:paraId="5BCA5B49" w14:textId="77777777" w:rsidTr="00616EC4">
        <w:tc>
          <w:tcPr>
            <w:tcW w:w="1710" w:type="dxa"/>
            <w:tcBorders>
              <w:top w:val="single" w:sz="4" w:space="0" w:color="2E74B5"/>
              <w:left w:val="single" w:sz="4" w:space="0" w:color="2E74B5"/>
              <w:right w:val="single" w:sz="4" w:space="0" w:color="2E74B5"/>
            </w:tcBorders>
            <w:shd w:val="clear" w:color="auto" w:fill="auto"/>
          </w:tcPr>
          <w:p w14:paraId="11DFA744" w14:textId="77777777" w:rsidR="009D1437" w:rsidRPr="009372AD" w:rsidRDefault="009D1437" w:rsidP="00616EC4">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C20A9B4" w14:textId="77777777" w:rsidR="009D1437" w:rsidRPr="009372AD" w:rsidRDefault="009D1437" w:rsidP="00616EC4">
            <w:pPr>
              <w:rPr>
                <w:rFonts w:eastAsia="Calibri"/>
              </w:rPr>
            </w:pPr>
            <w:r w:rsidRPr="009372AD">
              <w:rPr>
                <w:rFonts w:eastAsia="Calibri"/>
              </w:rPr>
              <w:t>Dải hóa đơn cũ đã hết</w:t>
            </w:r>
          </w:p>
        </w:tc>
        <w:tc>
          <w:tcPr>
            <w:tcW w:w="2515" w:type="dxa"/>
            <w:tcBorders>
              <w:top w:val="single" w:sz="4" w:space="0" w:color="2E74B5"/>
              <w:left w:val="single" w:sz="4" w:space="0" w:color="2E74B5"/>
              <w:bottom w:val="single" w:sz="4" w:space="0" w:color="2E74B5"/>
              <w:right w:val="single" w:sz="4" w:space="0" w:color="2E74B5"/>
            </w:tcBorders>
          </w:tcPr>
          <w:p w14:paraId="1C1B3B9B" w14:textId="77777777" w:rsidR="009D1437" w:rsidRPr="009372AD" w:rsidRDefault="009D1437" w:rsidP="00616EC4">
            <w:pPr>
              <w:pStyle w:val="ListParagraph"/>
              <w:ind w:left="0"/>
              <w:jc w:val="both"/>
            </w:pPr>
          </w:p>
        </w:tc>
      </w:tr>
      <w:tr w:rsidR="009D1437" w:rsidRPr="00660ABB" w14:paraId="4CF0FA49"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D1CDF46" w14:textId="77777777" w:rsidR="009D1437" w:rsidRPr="009372AD" w:rsidRDefault="009D1437" w:rsidP="00616EC4">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7AE85E0" w14:textId="77777777" w:rsidR="009D1437" w:rsidRPr="009372AD" w:rsidRDefault="009D1437" w:rsidP="00616EC4">
            <w:pPr>
              <w:pStyle w:val="ListParagraph"/>
              <w:spacing w:after="0" w:line="240" w:lineRule="auto"/>
              <w:ind w:left="0"/>
              <w:rPr>
                <w:rFonts w:eastAsia="Calibri"/>
              </w:rPr>
            </w:pPr>
            <w:r w:rsidRPr="009372AD">
              <w:rPr>
                <w:rFonts w:eastAsia="Calibri"/>
              </w:rPr>
              <w:t>User name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5D52CF8B" w14:textId="77777777" w:rsidR="009D1437" w:rsidRPr="009372AD" w:rsidRDefault="009D1437" w:rsidP="00616EC4">
            <w:pPr>
              <w:jc w:val="both"/>
            </w:pPr>
          </w:p>
        </w:tc>
      </w:tr>
      <w:tr w:rsidR="009D1437" w:rsidRPr="00660ABB" w14:paraId="609E05C8"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3BEA6D9" w14:textId="77777777" w:rsidR="009D1437" w:rsidRPr="009372AD" w:rsidRDefault="009D1437" w:rsidP="00616EC4">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413B4FD" w14:textId="77777777" w:rsidR="009D1437" w:rsidRPr="009372AD" w:rsidRDefault="009D1437" w:rsidP="00616EC4">
            <w:pPr>
              <w:pStyle w:val="ListParagraph"/>
              <w:spacing w:after="0" w:line="240" w:lineRule="auto"/>
              <w:ind w:left="0"/>
              <w:rPr>
                <w:rFonts w:eastAsia="Calibri"/>
              </w:rPr>
            </w:pPr>
            <w:r w:rsidRPr="009372AD">
              <w:rPr>
                <w:rFonts w:eastAsia="Calibri"/>
              </w:rPr>
              <w:t>Hóa đơn cần điều chỉnh đã bị thay thế. Không thể điều chỉnh được nữa.</w:t>
            </w:r>
          </w:p>
        </w:tc>
        <w:tc>
          <w:tcPr>
            <w:tcW w:w="2515" w:type="dxa"/>
            <w:tcBorders>
              <w:top w:val="single" w:sz="4" w:space="0" w:color="2E74B5"/>
              <w:left w:val="single" w:sz="4" w:space="0" w:color="2E74B5"/>
              <w:bottom w:val="single" w:sz="4" w:space="0" w:color="2E74B5"/>
              <w:right w:val="single" w:sz="4" w:space="0" w:color="2E74B5"/>
            </w:tcBorders>
          </w:tcPr>
          <w:p w14:paraId="131325CE" w14:textId="77777777" w:rsidR="009D1437" w:rsidRPr="009372AD" w:rsidRDefault="009D1437" w:rsidP="00616EC4">
            <w:pPr>
              <w:jc w:val="both"/>
            </w:pPr>
          </w:p>
        </w:tc>
      </w:tr>
      <w:tr w:rsidR="009D1437" w:rsidRPr="00660ABB" w14:paraId="3FA265FB"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950C178" w14:textId="77777777" w:rsidR="009D1437" w:rsidRPr="009372AD" w:rsidRDefault="009D1437" w:rsidP="00616EC4">
            <w:pPr>
              <w:autoSpaceDE w:val="0"/>
              <w:autoSpaceDN w:val="0"/>
              <w:adjustRightInd w:val="0"/>
              <w:rPr>
                <w:rFonts w:eastAsia="Calibri"/>
              </w:rPr>
            </w:pPr>
            <w:r w:rsidRPr="009372AD">
              <w:rPr>
                <w:rFonts w:eastAsia="Calibri"/>
              </w:rPr>
              <w:t>ERR:9</w:t>
            </w:r>
          </w:p>
          <w:p w14:paraId="1A1ADD15"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3A022DB" w14:textId="77777777" w:rsidR="009D1437" w:rsidRPr="009372AD" w:rsidRDefault="009D1437" w:rsidP="00616EC4">
            <w:pPr>
              <w:pStyle w:val="ListParagraph"/>
              <w:spacing w:after="0" w:line="240" w:lineRule="auto"/>
              <w:ind w:left="0"/>
              <w:rPr>
                <w:rFonts w:eastAsia="Calibri"/>
              </w:rPr>
            </w:pPr>
            <w:r>
              <w:rPr>
                <w:rFonts w:eastAsia="Calibri"/>
              </w:rPr>
              <w:t>Trạng thái hóa đơn không được điều chỉnh</w:t>
            </w:r>
          </w:p>
        </w:tc>
        <w:tc>
          <w:tcPr>
            <w:tcW w:w="2515" w:type="dxa"/>
            <w:tcBorders>
              <w:top w:val="single" w:sz="4" w:space="0" w:color="2E74B5"/>
              <w:left w:val="single" w:sz="4" w:space="0" w:color="2E74B5"/>
              <w:bottom w:val="single" w:sz="4" w:space="0" w:color="2E74B5"/>
              <w:right w:val="single" w:sz="4" w:space="0" w:color="2E74B5"/>
            </w:tcBorders>
          </w:tcPr>
          <w:p w14:paraId="0165F631" w14:textId="77777777" w:rsidR="009D1437" w:rsidRPr="009372AD" w:rsidRDefault="009D1437" w:rsidP="00616EC4">
            <w:pPr>
              <w:jc w:val="both"/>
            </w:pPr>
          </w:p>
        </w:tc>
      </w:tr>
      <w:tr w:rsidR="009D1437" w:rsidRPr="00660ABB" w14:paraId="251817B3"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42F2028" w14:textId="77777777" w:rsidR="009D1437" w:rsidRPr="009372AD" w:rsidRDefault="009D1437" w:rsidP="00616EC4">
            <w:pPr>
              <w:autoSpaceDE w:val="0"/>
              <w:autoSpaceDN w:val="0"/>
              <w:adjustRightInd w:val="0"/>
              <w:rPr>
                <w:rFonts w:eastAsia="Calibri"/>
              </w:rPr>
            </w:pPr>
            <w:r w:rsidRPr="00897856">
              <w:rPr>
                <w:rFonts w:eastAsia="Calibri"/>
              </w:rPr>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EF178E5" w14:textId="77777777" w:rsidR="009D1437" w:rsidRDefault="009D1437" w:rsidP="00616EC4">
            <w:pPr>
              <w:pStyle w:val="ListParagraph"/>
              <w:spacing w:after="0" w:line="240" w:lineRule="auto"/>
              <w:ind w:left="0"/>
              <w:rPr>
                <w:rFonts w:eastAsia="Calibri"/>
              </w:rPr>
            </w:pPr>
            <w:r>
              <w:rPr>
                <w:rFonts w:eastAsia="Calibri"/>
              </w:rPr>
              <w:t>Lỗi trùng fkey</w:t>
            </w:r>
          </w:p>
        </w:tc>
        <w:tc>
          <w:tcPr>
            <w:tcW w:w="2515" w:type="dxa"/>
            <w:tcBorders>
              <w:top w:val="single" w:sz="4" w:space="0" w:color="2E74B5"/>
              <w:left w:val="single" w:sz="4" w:space="0" w:color="2E74B5"/>
              <w:bottom w:val="single" w:sz="4" w:space="0" w:color="2E74B5"/>
              <w:right w:val="single" w:sz="4" w:space="0" w:color="2E74B5"/>
            </w:tcBorders>
          </w:tcPr>
          <w:p w14:paraId="00B7C548" w14:textId="77777777" w:rsidR="009D1437" w:rsidRPr="009372AD" w:rsidRDefault="009D1437" w:rsidP="00616EC4">
            <w:pPr>
              <w:jc w:val="both"/>
            </w:pPr>
            <w:r>
              <w:t>Fkey của hóa đơn mới đã tồn tại trên hệ thống</w:t>
            </w:r>
          </w:p>
        </w:tc>
      </w:tr>
      <w:tr w:rsidR="009D1437" w:rsidRPr="00660ABB" w14:paraId="2D59B8EF"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851FEE1" w14:textId="77777777" w:rsidR="009D1437" w:rsidRPr="009372AD" w:rsidRDefault="009D1437" w:rsidP="00616EC4">
            <w:pPr>
              <w:autoSpaceDE w:val="0"/>
              <w:autoSpaceDN w:val="0"/>
              <w:adjustRightInd w:val="0"/>
              <w:rPr>
                <w:rFonts w:eastAsia="Calibri"/>
              </w:rPr>
            </w:pPr>
            <w:r>
              <w:rPr>
                <w:rFonts w:eastAsia="Calibri"/>
              </w:rP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CABBC57" w14:textId="77777777" w:rsidR="009D1437" w:rsidRDefault="009D1437" w:rsidP="00616EC4">
            <w:pPr>
              <w:pStyle w:val="ListParagraph"/>
              <w:spacing w:after="0" w:line="240" w:lineRule="auto"/>
              <w:ind w:left="0"/>
              <w:rPr>
                <w:rFonts w:eastAsia="Calibri"/>
              </w:rPr>
            </w:pPr>
            <w:r>
              <w:rPr>
                <w:rFonts w:eastAsia="Calibri"/>
              </w:rPr>
              <w:t>Lỗi trong quá trình thực hiện cấp số hóa đơn</w:t>
            </w:r>
          </w:p>
        </w:tc>
        <w:tc>
          <w:tcPr>
            <w:tcW w:w="2515" w:type="dxa"/>
            <w:tcBorders>
              <w:top w:val="single" w:sz="4" w:space="0" w:color="2E74B5"/>
              <w:left w:val="single" w:sz="4" w:space="0" w:color="2E74B5"/>
              <w:bottom w:val="single" w:sz="4" w:space="0" w:color="2E74B5"/>
              <w:right w:val="single" w:sz="4" w:space="0" w:color="2E74B5"/>
            </w:tcBorders>
          </w:tcPr>
          <w:p w14:paraId="13653973" w14:textId="77777777" w:rsidR="009D1437" w:rsidRPr="009372AD" w:rsidRDefault="009D1437" w:rsidP="00616EC4">
            <w:pPr>
              <w:jc w:val="both"/>
            </w:pPr>
          </w:p>
        </w:tc>
      </w:tr>
      <w:tr w:rsidR="009D1437" w:rsidRPr="00660ABB" w14:paraId="1DA1C09C"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6187F97" w14:textId="77777777" w:rsidR="009D1437" w:rsidRPr="009372AD" w:rsidRDefault="009D1437" w:rsidP="00616EC4">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4E3AABB" w14:textId="77777777" w:rsidR="009D1437" w:rsidRDefault="009D1437" w:rsidP="00616EC4">
            <w:pPr>
              <w:pStyle w:val="ListParagraph"/>
              <w:spacing w:after="0" w:line="240" w:lineRule="auto"/>
              <w:ind w:left="0"/>
              <w:rPr>
                <w:rFonts w:eastAsia="Calibri"/>
              </w:rPr>
            </w:pPr>
            <w:r>
              <w:rPr>
                <w:rFonts w:eastAsia="Calibri"/>
              </w:rPr>
              <w:t xml:space="preserve">Lỗi khi thực hiện </w:t>
            </w:r>
            <w:r w:rsidRPr="00170EAA">
              <w:rPr>
                <w:rFonts w:eastAsia="Calibri"/>
              </w:rPr>
              <w:t>Deserialize</w:t>
            </w:r>
            <w:r>
              <w:rPr>
                <w:rFonts w:eastAsia="Calibri"/>
              </w:rPr>
              <w:t xml:space="preserve"> chuỗi hóa đơn đầu vào</w:t>
            </w:r>
          </w:p>
        </w:tc>
        <w:tc>
          <w:tcPr>
            <w:tcW w:w="2515" w:type="dxa"/>
            <w:tcBorders>
              <w:top w:val="single" w:sz="4" w:space="0" w:color="2E74B5"/>
              <w:left w:val="single" w:sz="4" w:space="0" w:color="2E74B5"/>
              <w:bottom w:val="single" w:sz="4" w:space="0" w:color="2E74B5"/>
              <w:right w:val="single" w:sz="4" w:space="0" w:color="2E74B5"/>
            </w:tcBorders>
          </w:tcPr>
          <w:p w14:paraId="3D19B0D5" w14:textId="77777777" w:rsidR="009D1437" w:rsidRPr="009372AD" w:rsidRDefault="009D1437" w:rsidP="00616EC4">
            <w:pPr>
              <w:jc w:val="both"/>
            </w:pPr>
          </w:p>
        </w:tc>
      </w:tr>
      <w:tr w:rsidR="009D1437" w:rsidRPr="00660ABB" w14:paraId="6DED93A0"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166E35B" w14:textId="77777777" w:rsidR="009D1437" w:rsidRPr="009372AD" w:rsidRDefault="009D1437" w:rsidP="00616EC4">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14:paraId="432D0D39"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2612484" w14:textId="77777777" w:rsidR="009D1437" w:rsidRDefault="009D1437" w:rsidP="00616EC4">
            <w:pPr>
              <w:pStyle w:val="ListParagraph"/>
              <w:spacing w:after="0" w:line="240" w:lineRule="auto"/>
              <w:ind w:left="0"/>
              <w:rPr>
                <w:rFonts w:eastAsia="Calibri"/>
              </w:rPr>
            </w:pPr>
            <w:r>
              <w:rPr>
                <w:rFonts w:eastAsia="Calibri"/>
              </w:rPr>
              <w:t>Pattern truyền vào không giống với hóa đơn cần điều chỉnh</w:t>
            </w:r>
          </w:p>
        </w:tc>
        <w:tc>
          <w:tcPr>
            <w:tcW w:w="2515" w:type="dxa"/>
            <w:tcBorders>
              <w:top w:val="single" w:sz="4" w:space="0" w:color="2E74B5"/>
              <w:left w:val="single" w:sz="4" w:space="0" w:color="2E74B5"/>
              <w:bottom w:val="single" w:sz="4" w:space="0" w:color="2E74B5"/>
              <w:right w:val="single" w:sz="4" w:space="0" w:color="2E74B5"/>
            </w:tcBorders>
          </w:tcPr>
          <w:p w14:paraId="53C2A981" w14:textId="77777777" w:rsidR="009D1437" w:rsidRPr="009372AD" w:rsidRDefault="009D1437" w:rsidP="00616EC4">
            <w:pPr>
              <w:jc w:val="both"/>
            </w:pPr>
          </w:p>
        </w:tc>
      </w:tr>
      <w:tr w:rsidR="009D1437" w:rsidRPr="00660ABB" w14:paraId="6E03EFF0"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E455231" w14:textId="77777777" w:rsidR="009D1437" w:rsidRPr="009372AD" w:rsidRDefault="009D1437" w:rsidP="00616EC4">
            <w:pPr>
              <w:autoSpaceDE w:val="0"/>
              <w:autoSpaceDN w:val="0"/>
              <w:adjustRightInd w:val="0"/>
              <w:rPr>
                <w:rFonts w:eastAsia="Calibri"/>
              </w:rPr>
            </w:pPr>
            <w:r>
              <w:rPr>
                <w:rFonts w:eastAsia="Calibri"/>
              </w:rPr>
              <w:lastRenderedPageBreak/>
              <w:t>ERR:20</w:t>
            </w:r>
          </w:p>
          <w:p w14:paraId="546EFF63"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1484DC9" w14:textId="77777777" w:rsidR="009D1437" w:rsidRDefault="009D1437" w:rsidP="00616EC4">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0DDCE32D" w14:textId="77777777" w:rsidR="009D1437" w:rsidRPr="009372AD" w:rsidRDefault="009D1437" w:rsidP="00616EC4">
            <w:pPr>
              <w:jc w:val="both"/>
            </w:pPr>
          </w:p>
        </w:tc>
      </w:tr>
      <w:tr w:rsidR="009D1437" w:rsidRPr="00660ABB" w14:paraId="34089DE8"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818CC0A" w14:textId="77777777" w:rsidR="009D1437" w:rsidRDefault="009D1437" w:rsidP="00616EC4">
            <w:pPr>
              <w:autoSpaceDE w:val="0"/>
              <w:autoSpaceDN w:val="0"/>
              <w:adjustRightInd w:val="0"/>
              <w:rPr>
                <w:rFonts w:eastAsia="Calibri"/>
              </w:rPr>
            </w:pPr>
            <w:r>
              <w:rPr>
                <w:rFonts w:eastAsia="Calibri"/>
              </w:rPr>
              <w:t>ERR:21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A586D3A" w14:textId="77777777" w:rsidR="009D1437" w:rsidRPr="002A5863" w:rsidRDefault="009D1437" w:rsidP="00616EC4">
            <w:pPr>
              <w:pStyle w:val="ListParagraph"/>
              <w:spacing w:after="0" w:line="240" w:lineRule="auto"/>
              <w:ind w:left="0"/>
            </w:pPr>
            <w:r>
              <w:t>Trùng Fkey truyền vào</w:t>
            </w:r>
          </w:p>
        </w:tc>
        <w:tc>
          <w:tcPr>
            <w:tcW w:w="2515" w:type="dxa"/>
            <w:tcBorders>
              <w:top w:val="single" w:sz="4" w:space="0" w:color="2E74B5"/>
              <w:left w:val="single" w:sz="4" w:space="0" w:color="2E74B5"/>
              <w:bottom w:val="single" w:sz="4" w:space="0" w:color="2E74B5"/>
              <w:right w:val="single" w:sz="4" w:space="0" w:color="2E74B5"/>
            </w:tcBorders>
          </w:tcPr>
          <w:p w14:paraId="0D6342DC" w14:textId="77777777" w:rsidR="009D1437" w:rsidRPr="009372AD" w:rsidRDefault="009D1437" w:rsidP="00616EC4">
            <w:pPr>
              <w:jc w:val="both"/>
            </w:pPr>
          </w:p>
        </w:tc>
      </w:tr>
      <w:tr w:rsidR="009D1437" w:rsidRPr="00660ABB" w14:paraId="6EDB4012"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99E98A9" w14:textId="77777777" w:rsidR="009D1437" w:rsidRPr="00DD2715" w:rsidRDefault="009D1437" w:rsidP="00616EC4">
            <w:pPr>
              <w:autoSpaceDE w:val="0"/>
              <w:autoSpaceDN w:val="0"/>
              <w:adjustRightInd w:val="0"/>
              <w:jc w:val="both"/>
            </w:pPr>
            <w: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4535AE4" w14:textId="77777777" w:rsidR="009D1437" w:rsidRDefault="009D1437" w:rsidP="00616EC4">
            <w:pPr>
              <w:pStyle w:val="ListParagraph"/>
              <w:ind w:left="0"/>
              <w:jc w:val="both"/>
            </w:pPr>
            <w:r>
              <w:t>Lỗi chứng thư hết hạn</w:t>
            </w:r>
          </w:p>
        </w:tc>
        <w:tc>
          <w:tcPr>
            <w:tcW w:w="2515" w:type="dxa"/>
            <w:tcBorders>
              <w:top w:val="single" w:sz="4" w:space="0" w:color="2E74B5"/>
              <w:left w:val="single" w:sz="4" w:space="0" w:color="2E74B5"/>
              <w:bottom w:val="single" w:sz="4" w:space="0" w:color="2E74B5"/>
              <w:right w:val="single" w:sz="4" w:space="0" w:color="2E74B5"/>
            </w:tcBorders>
          </w:tcPr>
          <w:p w14:paraId="6CD2D250" w14:textId="77777777" w:rsidR="009D1437" w:rsidRPr="009372AD" w:rsidRDefault="009D1437" w:rsidP="00616EC4">
            <w:pPr>
              <w:jc w:val="both"/>
            </w:pPr>
          </w:p>
        </w:tc>
      </w:tr>
      <w:tr w:rsidR="009D1437" w:rsidRPr="00660ABB" w14:paraId="3ACAAFC1"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C35D9DD" w14:textId="77777777" w:rsidR="009D1437" w:rsidRPr="00DD2715" w:rsidRDefault="009D1437" w:rsidP="00616EC4">
            <w:pPr>
              <w:autoSpaceDE w:val="0"/>
              <w:autoSpaceDN w:val="0"/>
              <w:adjustRightInd w:val="0"/>
              <w:jc w:val="both"/>
            </w:pPr>
            <w:r>
              <w:t>ERR:30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8F3DFB4" w14:textId="77777777" w:rsidR="009D1437" w:rsidRPr="00517DC0" w:rsidRDefault="009D1437" w:rsidP="00616EC4">
            <w:pPr>
              <w:pStyle w:val="ListParagraph"/>
              <w:ind w:left="0"/>
              <w:jc w:val="both"/>
            </w:pPr>
            <w:r w:rsidRPr="00517DC0">
              <w:t>Danh sách hóa đơn tồn tại ngày hóa đơn nhỏ hơn ngày hóa đơn đã phát hành</w:t>
            </w:r>
          </w:p>
        </w:tc>
        <w:tc>
          <w:tcPr>
            <w:tcW w:w="2515" w:type="dxa"/>
            <w:tcBorders>
              <w:top w:val="single" w:sz="4" w:space="0" w:color="2E74B5"/>
              <w:left w:val="single" w:sz="4" w:space="0" w:color="2E74B5"/>
              <w:bottom w:val="single" w:sz="4" w:space="0" w:color="2E74B5"/>
              <w:right w:val="single" w:sz="4" w:space="0" w:color="2E74B5"/>
            </w:tcBorders>
          </w:tcPr>
          <w:p w14:paraId="6ED9F64C" w14:textId="77777777" w:rsidR="009D1437" w:rsidRPr="009372AD" w:rsidRDefault="009D1437" w:rsidP="00616EC4">
            <w:pPr>
              <w:jc w:val="both"/>
            </w:pPr>
          </w:p>
        </w:tc>
      </w:tr>
      <w:tr w:rsidR="009D1437" w:rsidRPr="00660ABB" w14:paraId="1F0519FD"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CC5598E" w14:textId="77777777" w:rsidR="009D1437" w:rsidRDefault="009D1437" w:rsidP="00616EC4">
            <w:pPr>
              <w:autoSpaceDE w:val="0"/>
              <w:autoSpaceDN w:val="0"/>
              <w:adjustRightInd w:val="0"/>
              <w:jc w:val="both"/>
            </w:pPr>
            <w:r w:rsidRPr="00E0679A">
              <w:t>ERR:60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A095948" w14:textId="77777777" w:rsidR="009D1437" w:rsidRPr="00517DC0" w:rsidRDefault="009D1437" w:rsidP="00616EC4">
            <w:pPr>
              <w:pStyle w:val="ListParagraph"/>
              <w:ind w:left="0"/>
              <w:jc w:val="both"/>
            </w:pPr>
            <w:r w:rsidRPr="00E0679A">
              <w:t>Chỉ được phép điều chỉnh hóa đơn cùng loại (Có mã / Không mã).</w:t>
            </w:r>
          </w:p>
        </w:tc>
        <w:tc>
          <w:tcPr>
            <w:tcW w:w="2515" w:type="dxa"/>
            <w:tcBorders>
              <w:top w:val="single" w:sz="4" w:space="0" w:color="2E74B5"/>
              <w:left w:val="single" w:sz="4" w:space="0" w:color="2E74B5"/>
              <w:bottom w:val="single" w:sz="4" w:space="0" w:color="2E74B5"/>
              <w:right w:val="single" w:sz="4" w:space="0" w:color="2E74B5"/>
            </w:tcBorders>
          </w:tcPr>
          <w:p w14:paraId="23B2D794" w14:textId="77777777" w:rsidR="009D1437" w:rsidRPr="009372AD" w:rsidRDefault="009D1437" w:rsidP="00616EC4">
            <w:pPr>
              <w:jc w:val="both"/>
            </w:pPr>
          </w:p>
        </w:tc>
      </w:tr>
      <w:tr w:rsidR="009D1437" w:rsidRPr="00660ABB" w14:paraId="33112CCF"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1C2D4DB" w14:textId="77777777" w:rsidR="009D1437" w:rsidRDefault="009D1437" w:rsidP="00616EC4">
            <w:pPr>
              <w:autoSpaceDE w:val="0"/>
              <w:autoSpaceDN w:val="0"/>
              <w:adjustRightInd w:val="0"/>
              <w:jc w:val="both"/>
            </w:pPr>
            <w:r w:rsidRPr="00E0679A">
              <w:t>ERR:61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A6C9625" w14:textId="77777777" w:rsidR="009D1437" w:rsidRPr="00517DC0" w:rsidRDefault="009D1437" w:rsidP="00616EC4">
            <w:pPr>
              <w:pStyle w:val="ListParagraph"/>
              <w:ind w:left="0"/>
              <w:jc w:val="both"/>
            </w:pPr>
            <w:r w:rsidRPr="00E0679A">
              <w:t>Chỉ được phép điều chỉnh hóa đơn cùng loại (HD GTGT / HD bán hàng...).</w:t>
            </w:r>
          </w:p>
        </w:tc>
        <w:tc>
          <w:tcPr>
            <w:tcW w:w="2515" w:type="dxa"/>
            <w:tcBorders>
              <w:top w:val="single" w:sz="4" w:space="0" w:color="2E74B5"/>
              <w:left w:val="single" w:sz="4" w:space="0" w:color="2E74B5"/>
              <w:bottom w:val="single" w:sz="4" w:space="0" w:color="2E74B5"/>
              <w:right w:val="single" w:sz="4" w:space="0" w:color="2E74B5"/>
            </w:tcBorders>
          </w:tcPr>
          <w:p w14:paraId="42C8F94F" w14:textId="77777777" w:rsidR="009D1437" w:rsidRPr="009372AD" w:rsidRDefault="009D1437" w:rsidP="00616EC4">
            <w:pPr>
              <w:jc w:val="both"/>
            </w:pPr>
          </w:p>
        </w:tc>
      </w:tr>
      <w:tr w:rsidR="009D1437" w:rsidRPr="00660ABB" w14:paraId="20A01528"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4F0C443" w14:textId="77777777" w:rsidR="009D1437" w:rsidRDefault="009D1437" w:rsidP="00616EC4">
            <w:pPr>
              <w:autoSpaceDE w:val="0"/>
              <w:autoSpaceDN w:val="0"/>
              <w:adjustRightInd w:val="0"/>
              <w:jc w:val="both"/>
            </w:pPr>
            <w:r w:rsidRPr="00E0679A">
              <w:t>ERR:62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3A6079F" w14:textId="77777777" w:rsidR="009D1437" w:rsidRPr="00517DC0" w:rsidRDefault="009D1437" w:rsidP="00616EC4">
            <w:pPr>
              <w:pStyle w:val="ListParagraph"/>
              <w:ind w:left="0"/>
              <w:jc w:val="both"/>
            </w:pPr>
            <w:r w:rsidRPr="00E0679A">
              <w:t>Không được dùng không mã đăng ký gửi bảng tổng hợp thay thế, điều chỉnh các hóa đơn không mã gửi thông tin chi tiết.</w:t>
            </w:r>
          </w:p>
        </w:tc>
        <w:tc>
          <w:tcPr>
            <w:tcW w:w="2515" w:type="dxa"/>
            <w:tcBorders>
              <w:top w:val="single" w:sz="4" w:space="0" w:color="2E74B5"/>
              <w:left w:val="single" w:sz="4" w:space="0" w:color="2E74B5"/>
              <w:bottom w:val="single" w:sz="4" w:space="0" w:color="2E74B5"/>
              <w:right w:val="single" w:sz="4" w:space="0" w:color="2E74B5"/>
            </w:tcBorders>
          </w:tcPr>
          <w:p w14:paraId="637F2AF6" w14:textId="77777777" w:rsidR="009D1437" w:rsidRPr="009372AD" w:rsidRDefault="009D1437" w:rsidP="00616EC4">
            <w:pPr>
              <w:jc w:val="both"/>
            </w:pPr>
          </w:p>
        </w:tc>
      </w:tr>
      <w:tr w:rsidR="009D1437" w:rsidRPr="00660ABB" w14:paraId="049AAE45"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385867B0" w14:textId="77777777" w:rsidR="009D1437" w:rsidRPr="009372AD" w:rsidRDefault="009D1437" w:rsidP="00616EC4">
            <w:pPr>
              <w:autoSpaceDE w:val="0"/>
              <w:autoSpaceDN w:val="0"/>
              <w:adjustRightInd w:val="0"/>
              <w:rPr>
                <w:rFonts w:eastAsia="Calibri"/>
              </w:rPr>
            </w:pPr>
            <w:r w:rsidRPr="009372AD">
              <w:rPr>
                <w:rFonts w:eastAsia="Calibri"/>
              </w:rPr>
              <w:t>OK: pattern;serial;invNumber</w:t>
            </w:r>
          </w:p>
          <w:p w14:paraId="328EA1B5" w14:textId="77777777" w:rsidR="009D1437" w:rsidRPr="009372AD" w:rsidRDefault="009D1437" w:rsidP="00616EC4">
            <w:pPr>
              <w:autoSpaceDE w:val="0"/>
              <w:autoSpaceDN w:val="0"/>
              <w:adjustRightInd w:val="0"/>
              <w:rPr>
                <w:rFonts w:eastAsia="Calibri"/>
              </w:rPr>
            </w:pPr>
            <w:r w:rsidRPr="009372AD">
              <w:rPr>
                <w:rFonts w:eastAsia="Calibri"/>
              </w:rPr>
              <w:t>(Ví dụ:</w:t>
            </w:r>
          </w:p>
          <w:p w14:paraId="24DE5D45" w14:textId="77777777" w:rsidR="009D1437" w:rsidRPr="009372AD" w:rsidRDefault="009D1437" w:rsidP="00616EC4">
            <w:pPr>
              <w:autoSpaceDE w:val="0"/>
              <w:autoSpaceDN w:val="0"/>
              <w:adjustRightInd w:val="0"/>
              <w:rPr>
                <w:rFonts w:eastAsia="Calibri"/>
              </w:rPr>
            </w:pPr>
            <w:r w:rsidRPr="009372AD">
              <w:rPr>
                <w:rFonts w:eastAsia="Calibri"/>
              </w:rPr>
              <w:t>OK:01GTKT3/001;AA/12E;0000002)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1ACE29B"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OK </w:t>
            </w:r>
            <w:r w:rsidRPr="009372AD">
              <w:rPr>
                <w:rFonts w:eastAsia="Calibri"/>
              </w:rPr>
              <w:sym w:font="Wingdings" w:char="F0E0"/>
            </w:r>
            <w:r w:rsidRPr="009372AD">
              <w:rPr>
                <w:rFonts w:eastAsia="Calibri"/>
              </w:rPr>
              <w:t xml:space="preserve"> đã phát hành hóa đơn thành công</w:t>
            </w:r>
          </w:p>
          <w:p w14:paraId="607E132C"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Patter</w:t>
            </w:r>
            <w:r w:rsidRPr="009372AD">
              <w:rPr>
                <w:rFonts w:eastAsia="Calibri"/>
              </w:rPr>
              <w:sym w:font="Wingdings" w:char="F0E0"/>
            </w:r>
            <w:r w:rsidRPr="009372AD">
              <w:rPr>
                <w:rFonts w:eastAsia="Calibri"/>
              </w:rPr>
              <w:t xml:space="preserve"> Mẫu số của hóa đơn điều chỉnh </w:t>
            </w:r>
          </w:p>
          <w:p w14:paraId="5FB26809"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Serial </w:t>
            </w:r>
            <w:r w:rsidRPr="009372AD">
              <w:rPr>
                <w:rFonts w:eastAsia="Calibri"/>
              </w:rPr>
              <w:sym w:font="Wingdings" w:char="F0E0"/>
            </w:r>
            <w:r w:rsidRPr="009372AD">
              <w:rPr>
                <w:rFonts w:eastAsia="Calibri"/>
              </w:rPr>
              <w:t xml:space="preserve"> serial của hóa đơn điều chỉnh </w:t>
            </w:r>
          </w:p>
          <w:p w14:paraId="5A4E0513"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invNumber: số hóa đơn điều chỉnh </w:t>
            </w:r>
          </w:p>
          <w:p w14:paraId="7E2581A4" w14:textId="77777777" w:rsidR="009D1437" w:rsidRPr="009372AD" w:rsidRDefault="009D1437" w:rsidP="00616EC4">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14:paraId="7FEB6550" w14:textId="77777777" w:rsidR="009D1437" w:rsidRPr="009372AD" w:rsidRDefault="009D1437" w:rsidP="00616EC4">
            <w:pPr>
              <w:jc w:val="both"/>
            </w:pPr>
          </w:p>
        </w:tc>
      </w:tr>
    </w:tbl>
    <w:p w14:paraId="3D1C3873" w14:textId="77777777" w:rsidR="009D1437" w:rsidRDefault="009D1437" w:rsidP="009D1437">
      <w:pPr>
        <w:rPr>
          <w:lang w:eastAsia="x-none"/>
        </w:rPr>
      </w:pPr>
    </w:p>
    <w:p w14:paraId="7EAE7422" w14:textId="7C789E6D" w:rsidR="009D1437" w:rsidRDefault="009D1437" w:rsidP="009D1437">
      <w:pPr>
        <w:rPr>
          <w:b/>
          <w:u w:val="single"/>
        </w:rPr>
      </w:pPr>
      <w:r w:rsidRPr="00BA16A5">
        <w:rPr>
          <w:b/>
          <w:u w:val="single"/>
        </w:rPr>
        <w:t>Cấu trúc củ</w:t>
      </w:r>
      <w:r>
        <w:rPr>
          <w:b/>
          <w:u w:val="single"/>
        </w:rPr>
        <w:t>a xmlInv</w:t>
      </w:r>
      <w:r w:rsidRPr="00BA16A5">
        <w:rPr>
          <w:b/>
          <w:u w:val="single"/>
        </w:rPr>
        <w:t xml:space="preserve">Data </w:t>
      </w:r>
      <w:r>
        <w:rPr>
          <w:b/>
          <w:u w:val="single"/>
        </w:rPr>
        <w:t xml:space="preserve"> </w:t>
      </w:r>
      <w:r w:rsidRPr="00BA16A5">
        <w:rPr>
          <w:b/>
          <w:u w:val="single"/>
        </w:rPr>
        <w:t xml:space="preserve">(các trường </w:t>
      </w:r>
      <w:r w:rsidRPr="00BA16A5">
        <w:rPr>
          <w:b/>
          <w:color w:val="FF0000"/>
          <w:u w:val="single"/>
        </w:rPr>
        <w:t>*</w:t>
      </w:r>
      <w:r w:rsidRPr="00BA16A5">
        <w:rPr>
          <w:b/>
          <w:u w:val="single"/>
        </w:rPr>
        <w:t xml:space="preserve"> là bắt buộc):</w:t>
      </w:r>
    </w:p>
    <w:p w14:paraId="05AA2CD3"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color w:val="0000FF"/>
          <w:sz w:val="20"/>
          <w:szCs w:val="20"/>
        </w:rPr>
        <w:t>&lt;AdjustInv&gt;</w:t>
      </w:r>
    </w:p>
    <w:p w14:paraId="6C86407D"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&lt;key&gt;</w:t>
      </w:r>
      <w:r w:rsidRPr="00897856">
        <w:rPr>
          <w:rFonts w:ascii="Courier New" w:hAnsi="Courier New" w:cs="Courier New"/>
          <w:b/>
          <w:bCs/>
          <w:color w:val="000000"/>
          <w:sz w:val="20"/>
          <w:szCs w:val="20"/>
        </w:rPr>
        <w:t xml:space="preserve"> Giá trị khóa để phân biệt hóa đơn xuất cho khách hàng nào </w:t>
      </w:r>
      <w:r w:rsidRPr="00897856">
        <w:rPr>
          <w:rFonts w:ascii="Courier New" w:hAnsi="Courier New" w:cs="Courier New"/>
          <w:color w:val="0000FF"/>
          <w:sz w:val="20"/>
          <w:szCs w:val="20"/>
        </w:rPr>
        <w:t>&lt;/key&gt;</w:t>
      </w:r>
    </w:p>
    <w:p w14:paraId="7564F132"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&lt;CusCode&gt;</w:t>
      </w:r>
      <w:r w:rsidRPr="00897856">
        <w:rPr>
          <w:rFonts w:ascii="Courier New" w:hAnsi="Courier New" w:cs="Courier New"/>
          <w:b/>
          <w:bCs/>
          <w:color w:val="000000"/>
          <w:sz w:val="20"/>
          <w:szCs w:val="20"/>
        </w:rPr>
        <w:t>Mã khách hàng*</w:t>
      </w:r>
      <w:r w:rsidRPr="00897856">
        <w:rPr>
          <w:rFonts w:ascii="Courier New" w:hAnsi="Courier New" w:cs="Courier New"/>
          <w:color w:val="0000FF"/>
          <w:sz w:val="20"/>
          <w:szCs w:val="20"/>
        </w:rPr>
        <w:t>&lt;/CusCode&gt;</w:t>
      </w:r>
    </w:p>
    <w:p w14:paraId="3C85F9AF"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&lt;CusName&gt;</w:t>
      </w:r>
      <w:r w:rsidRPr="00897856">
        <w:rPr>
          <w:rFonts w:ascii="Courier New" w:hAnsi="Courier New" w:cs="Courier New"/>
          <w:b/>
          <w:bCs/>
          <w:color w:val="000000"/>
          <w:sz w:val="20"/>
          <w:szCs w:val="20"/>
        </w:rPr>
        <w:t>Tên khách hàng*</w:t>
      </w:r>
      <w:r w:rsidRPr="00897856">
        <w:rPr>
          <w:rFonts w:ascii="Courier New" w:hAnsi="Courier New" w:cs="Courier New"/>
          <w:color w:val="0000FF"/>
          <w:sz w:val="20"/>
          <w:szCs w:val="20"/>
        </w:rPr>
        <w:t>&lt;/CusName&gt;</w:t>
      </w:r>
    </w:p>
    <w:p w14:paraId="7AC8856A"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&lt;CusAddress&gt;</w:t>
      </w:r>
      <w:r w:rsidRPr="00897856">
        <w:rPr>
          <w:rFonts w:ascii="Courier New" w:hAnsi="Courier New" w:cs="Courier New"/>
          <w:b/>
          <w:bCs/>
          <w:color w:val="000000"/>
          <w:sz w:val="20"/>
          <w:szCs w:val="20"/>
        </w:rPr>
        <w:t>Địa chỉ khách hàng*</w:t>
      </w:r>
      <w:r w:rsidRPr="00897856">
        <w:rPr>
          <w:rFonts w:ascii="Courier New" w:hAnsi="Courier New" w:cs="Courier New"/>
          <w:color w:val="0000FF"/>
          <w:sz w:val="20"/>
          <w:szCs w:val="20"/>
        </w:rPr>
        <w:t>&lt;/CusAddress&gt;</w:t>
      </w:r>
    </w:p>
    <w:p w14:paraId="79B32159"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&lt;CusPhone&gt;</w:t>
      </w:r>
      <w:r w:rsidRPr="00897856">
        <w:rPr>
          <w:rFonts w:ascii="Courier New" w:hAnsi="Courier New" w:cs="Courier New"/>
          <w:b/>
          <w:bCs/>
          <w:color w:val="000000"/>
          <w:sz w:val="20"/>
          <w:szCs w:val="20"/>
        </w:rPr>
        <w:t>Điện thoại khách hàng</w:t>
      </w:r>
      <w:r w:rsidRPr="00897856">
        <w:rPr>
          <w:rFonts w:ascii="Courier New" w:hAnsi="Courier New" w:cs="Courier New"/>
          <w:color w:val="0000FF"/>
          <w:sz w:val="20"/>
          <w:szCs w:val="20"/>
        </w:rPr>
        <w:t>&lt;/CusPhone&gt;</w:t>
      </w:r>
    </w:p>
    <w:p w14:paraId="68135E9F"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&lt;CusTaxCode&gt;</w:t>
      </w:r>
      <w:r w:rsidRPr="00897856">
        <w:rPr>
          <w:rFonts w:ascii="Courier New" w:hAnsi="Courier New" w:cs="Courier New"/>
          <w:b/>
          <w:bCs/>
          <w:color w:val="000000"/>
          <w:sz w:val="20"/>
          <w:szCs w:val="20"/>
        </w:rPr>
        <w:t>Mã số thuế KH (Bắt buộc với KH là Doanh nghiệp)</w:t>
      </w:r>
      <w:r w:rsidRPr="00897856">
        <w:rPr>
          <w:rFonts w:ascii="Courier New" w:hAnsi="Courier New" w:cs="Courier New"/>
          <w:color w:val="0000FF"/>
          <w:sz w:val="20"/>
          <w:szCs w:val="20"/>
        </w:rPr>
        <w:t>&lt;/CusTaxCode&gt;</w:t>
      </w:r>
    </w:p>
    <w:p w14:paraId="4A21ED60" w14:textId="1ACDC124"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&lt;PaymentMethod&gt;</w:t>
      </w:r>
      <w:r w:rsidRPr="00897856">
        <w:rPr>
          <w:rFonts w:ascii="Courier New" w:hAnsi="Courier New" w:cs="Courier New"/>
          <w:b/>
          <w:bCs/>
          <w:color w:val="000000"/>
          <w:sz w:val="20"/>
          <w:szCs w:val="20"/>
        </w:rPr>
        <w:t xml:space="preserve"> Phương thức thanh toán</w:t>
      </w:r>
      <w:r w:rsidR="001F751E">
        <w:rPr>
          <w:rFonts w:ascii="Courier New" w:hAnsi="Courier New" w:cs="Courier New"/>
          <w:b/>
          <w:bCs/>
          <w:color w:val="000000"/>
          <w:sz w:val="20"/>
          <w:szCs w:val="20"/>
        </w:rPr>
        <w:t>*</w:t>
      </w: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&lt;/PaymentMethod&gt;</w:t>
      </w:r>
    </w:p>
    <w:p w14:paraId="129C6022"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&lt;CusBankName&gt;</w:t>
      </w:r>
      <w:r w:rsidRPr="00897856">
        <w:rPr>
          <w:rFonts w:ascii="Courier New" w:hAnsi="Courier New" w:cs="Courier New"/>
          <w:b/>
          <w:bCs/>
          <w:color w:val="000000"/>
          <w:sz w:val="20"/>
          <w:szCs w:val="20"/>
        </w:rPr>
        <w:t>Tên ngân hàng</w:t>
      </w:r>
      <w:r w:rsidRPr="00897856">
        <w:rPr>
          <w:rFonts w:ascii="Courier New" w:hAnsi="Courier New" w:cs="Courier New"/>
          <w:color w:val="0000FF"/>
          <w:sz w:val="20"/>
          <w:szCs w:val="20"/>
        </w:rPr>
        <w:t>&lt;/CusBankName&gt;</w:t>
      </w:r>
    </w:p>
    <w:p w14:paraId="1420AD2E"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&lt;KindOfService&gt;</w:t>
      </w:r>
      <w:r w:rsidRPr="00897856">
        <w:rPr>
          <w:rFonts w:ascii="Courier New" w:hAnsi="Courier New" w:cs="Courier New"/>
          <w:b/>
          <w:bCs/>
          <w:color w:val="000000"/>
          <w:sz w:val="20"/>
          <w:szCs w:val="20"/>
        </w:rPr>
        <w:t>Tháng hóa đơn</w:t>
      </w:r>
      <w:r w:rsidRPr="00897856">
        <w:rPr>
          <w:rFonts w:ascii="Courier New" w:hAnsi="Courier New" w:cs="Courier New"/>
          <w:color w:val="0000FF"/>
          <w:sz w:val="20"/>
          <w:szCs w:val="20"/>
        </w:rPr>
        <w:t>&lt;/KindOfService&gt;</w:t>
      </w:r>
    </w:p>
    <w:p w14:paraId="44A0735C"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&lt;CusBankNo&gt;</w:t>
      </w:r>
      <w:r w:rsidRPr="00897856">
        <w:rPr>
          <w:rFonts w:ascii="Courier New" w:hAnsi="Courier New" w:cs="Courier New"/>
          <w:b/>
          <w:bCs/>
          <w:color w:val="000000"/>
          <w:sz w:val="20"/>
          <w:szCs w:val="20"/>
        </w:rPr>
        <w:t>Số tài khoản</w:t>
      </w:r>
      <w:r w:rsidRPr="00897856">
        <w:rPr>
          <w:rFonts w:ascii="Courier New" w:hAnsi="Courier New" w:cs="Courier New"/>
          <w:color w:val="0000FF"/>
          <w:sz w:val="20"/>
          <w:szCs w:val="20"/>
        </w:rPr>
        <w:t>&lt;/CusBankNo&gt;</w:t>
      </w:r>
    </w:p>
    <w:p w14:paraId="5A766C5C"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&lt;Products&gt;</w:t>
      </w:r>
    </w:p>
    <w:p w14:paraId="0C27DA65"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&lt;Product&gt;</w:t>
      </w:r>
    </w:p>
    <w:p w14:paraId="6FF2076A"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&lt;Code&gt;</w:t>
      </w:r>
      <w:r w:rsidRPr="00897856">
        <w:rPr>
          <w:rFonts w:ascii="Courier New" w:hAnsi="Courier New" w:cs="Courier New"/>
          <w:b/>
          <w:bCs/>
          <w:color w:val="000000"/>
          <w:sz w:val="20"/>
          <w:szCs w:val="20"/>
        </w:rPr>
        <w:t>Mã sản phẩm*</w:t>
      </w:r>
      <w:r w:rsidRPr="00897856">
        <w:rPr>
          <w:rFonts w:ascii="Courier New" w:hAnsi="Courier New" w:cs="Courier New"/>
          <w:color w:val="0000FF"/>
          <w:sz w:val="20"/>
          <w:szCs w:val="20"/>
        </w:rPr>
        <w:t>&lt;/Code&gt;</w:t>
      </w:r>
    </w:p>
    <w:p w14:paraId="33136C96"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&lt;ProdName&gt;</w:t>
      </w:r>
      <w:r w:rsidRPr="00897856">
        <w:rPr>
          <w:rFonts w:ascii="Courier New" w:hAnsi="Courier New" w:cs="Courier New"/>
          <w:b/>
          <w:bCs/>
          <w:color w:val="000000"/>
          <w:sz w:val="20"/>
          <w:szCs w:val="20"/>
        </w:rPr>
        <w:t>Tên sản phẩm*</w:t>
      </w:r>
      <w:r w:rsidRPr="00897856">
        <w:rPr>
          <w:rFonts w:ascii="Courier New" w:hAnsi="Courier New" w:cs="Courier New"/>
          <w:color w:val="0000FF"/>
          <w:sz w:val="20"/>
          <w:szCs w:val="20"/>
        </w:rPr>
        <w:t>&lt;/ProdName&gt;</w:t>
      </w:r>
    </w:p>
    <w:p w14:paraId="0B3992BC"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&lt;ProdUnit&gt;</w:t>
      </w:r>
      <w:r w:rsidRPr="00897856">
        <w:rPr>
          <w:rFonts w:ascii="Courier New" w:hAnsi="Courier New" w:cs="Courier New"/>
          <w:b/>
          <w:bCs/>
          <w:color w:val="000000"/>
          <w:sz w:val="20"/>
          <w:szCs w:val="20"/>
        </w:rPr>
        <w:t>Đơn vị tính</w:t>
      </w:r>
      <w:r w:rsidRPr="00897856">
        <w:rPr>
          <w:rFonts w:ascii="Courier New" w:hAnsi="Courier New" w:cs="Courier New"/>
          <w:color w:val="0000FF"/>
          <w:sz w:val="20"/>
          <w:szCs w:val="20"/>
        </w:rPr>
        <w:t>&lt;/ProdUnit&gt;</w:t>
      </w:r>
    </w:p>
    <w:p w14:paraId="3ABEDA6A"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&lt;ProdQuantity&gt;</w:t>
      </w:r>
      <w:r w:rsidRPr="00897856">
        <w:rPr>
          <w:rFonts w:ascii="Courier New" w:hAnsi="Courier New" w:cs="Courier New"/>
          <w:b/>
          <w:bCs/>
          <w:color w:val="000000"/>
          <w:sz w:val="20"/>
          <w:szCs w:val="20"/>
        </w:rPr>
        <w:t>Số lượng</w:t>
      </w:r>
      <w:r w:rsidRPr="00897856">
        <w:rPr>
          <w:rFonts w:ascii="Courier New" w:hAnsi="Courier New" w:cs="Courier New"/>
          <w:color w:val="0000FF"/>
          <w:sz w:val="20"/>
          <w:szCs w:val="20"/>
        </w:rPr>
        <w:t>&lt;/ProdQuantity&gt;</w:t>
      </w:r>
    </w:p>
    <w:p w14:paraId="46CDDD1D"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&lt;ProdPrice&gt;</w:t>
      </w:r>
      <w:r w:rsidRPr="00897856">
        <w:rPr>
          <w:rFonts w:ascii="Courier New" w:hAnsi="Courier New" w:cs="Courier New"/>
          <w:b/>
          <w:bCs/>
          <w:color w:val="000000"/>
          <w:sz w:val="20"/>
          <w:szCs w:val="20"/>
        </w:rPr>
        <w:t>Đơn giá</w:t>
      </w:r>
      <w:r w:rsidRPr="00897856">
        <w:rPr>
          <w:rFonts w:ascii="Courier New" w:hAnsi="Courier New" w:cs="Courier New"/>
          <w:color w:val="0000FF"/>
          <w:sz w:val="20"/>
          <w:szCs w:val="20"/>
        </w:rPr>
        <w:t>&lt;/ProdPrice&gt;</w:t>
      </w:r>
    </w:p>
    <w:p w14:paraId="62A87BBF"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&lt;Amount&gt;</w:t>
      </w:r>
      <w:r w:rsidRPr="00897856">
        <w:rPr>
          <w:rFonts w:ascii="Courier New" w:hAnsi="Courier New" w:cs="Courier New"/>
          <w:b/>
          <w:bCs/>
          <w:color w:val="000000"/>
          <w:sz w:val="20"/>
          <w:szCs w:val="20"/>
        </w:rPr>
        <w:t>Tổng tiền*</w:t>
      </w:r>
      <w:r w:rsidRPr="00897856">
        <w:rPr>
          <w:rFonts w:ascii="Courier New" w:hAnsi="Courier New" w:cs="Courier New"/>
          <w:color w:val="0000FF"/>
          <w:sz w:val="20"/>
          <w:szCs w:val="20"/>
        </w:rPr>
        <w:t>&lt;/Amount&gt;</w:t>
      </w:r>
    </w:p>
    <w:p w14:paraId="74A042E6"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&lt;Remark&gt;</w:t>
      </w:r>
      <w:r w:rsidRPr="00897856">
        <w:rPr>
          <w:rFonts w:ascii="Courier New" w:hAnsi="Courier New" w:cs="Courier New"/>
          <w:b/>
          <w:bCs/>
          <w:color w:val="000000"/>
          <w:sz w:val="20"/>
          <w:szCs w:val="20"/>
        </w:rPr>
        <w:t>Remark</w:t>
      </w:r>
      <w:r w:rsidRPr="00897856">
        <w:rPr>
          <w:rFonts w:ascii="Courier New" w:hAnsi="Courier New" w:cs="Courier New"/>
          <w:color w:val="0000FF"/>
          <w:sz w:val="20"/>
          <w:szCs w:val="20"/>
        </w:rPr>
        <w:t>&lt;/Remark&gt;</w:t>
      </w:r>
    </w:p>
    <w:p w14:paraId="43335CB4"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&lt;Total&gt;</w:t>
      </w:r>
      <w:r w:rsidRPr="00897856">
        <w:rPr>
          <w:rFonts w:ascii="Courier New" w:hAnsi="Courier New" w:cs="Courier New"/>
          <w:b/>
          <w:bCs/>
          <w:color w:val="000000"/>
          <w:sz w:val="20"/>
          <w:szCs w:val="20"/>
        </w:rPr>
        <w:t>Tổng tiền trước thuế*</w:t>
      </w:r>
      <w:r w:rsidRPr="00897856">
        <w:rPr>
          <w:rFonts w:ascii="Courier New" w:hAnsi="Courier New" w:cs="Courier New"/>
          <w:color w:val="0000FF"/>
          <w:sz w:val="20"/>
          <w:szCs w:val="20"/>
        </w:rPr>
        <w:t>&lt;/Total&gt;</w:t>
      </w:r>
    </w:p>
    <w:p w14:paraId="247835A4"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&lt;VATRate&gt;</w:t>
      </w:r>
      <w:r w:rsidRPr="00897856">
        <w:rPr>
          <w:rFonts w:ascii="Courier New" w:hAnsi="Courier New" w:cs="Courier New"/>
          <w:b/>
          <w:bCs/>
          <w:color w:val="000000"/>
          <w:sz w:val="20"/>
          <w:szCs w:val="20"/>
        </w:rPr>
        <w:t>Thuế GTGT*</w:t>
      </w:r>
      <w:r w:rsidRPr="00897856">
        <w:rPr>
          <w:rFonts w:ascii="Courier New" w:hAnsi="Courier New" w:cs="Courier New"/>
          <w:color w:val="0000FF"/>
          <w:sz w:val="20"/>
          <w:szCs w:val="20"/>
        </w:rPr>
        <w:t>&lt;/VATRate&gt;</w:t>
      </w:r>
    </w:p>
    <w:p w14:paraId="32AE9CA9"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&lt;VATAmount&gt;</w:t>
      </w:r>
      <w:r w:rsidRPr="00897856">
        <w:rPr>
          <w:rFonts w:ascii="Courier New" w:hAnsi="Courier New" w:cs="Courier New"/>
          <w:b/>
          <w:bCs/>
          <w:color w:val="000000"/>
          <w:sz w:val="20"/>
          <w:szCs w:val="20"/>
        </w:rPr>
        <w:t>Tổng tiền thuế*</w:t>
      </w:r>
      <w:r w:rsidRPr="00897856">
        <w:rPr>
          <w:rFonts w:ascii="Courier New" w:hAnsi="Courier New" w:cs="Courier New"/>
          <w:color w:val="0000FF"/>
          <w:sz w:val="20"/>
          <w:szCs w:val="20"/>
        </w:rPr>
        <w:t>&lt;/VATAmount&gt;</w:t>
      </w:r>
    </w:p>
    <w:p w14:paraId="6FBCCF31"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lastRenderedPageBreak/>
        <w:t xml:space="preserve">            </w:t>
      </w:r>
      <w:r w:rsidRPr="00897856">
        <w:rPr>
          <w:rFonts w:ascii="Courier New" w:hAnsi="Courier New" w:cs="Courier New"/>
          <w:color w:val="0000FF"/>
          <w:sz w:val="20"/>
          <w:szCs w:val="20"/>
        </w:rPr>
        <w:t>&lt;Extra1&gt;</w:t>
      </w:r>
      <w:r w:rsidRPr="00897856">
        <w:rPr>
          <w:rFonts w:ascii="Courier New" w:hAnsi="Courier New" w:cs="Courier New"/>
          <w:b/>
          <w:bCs/>
          <w:color w:val="000000"/>
          <w:sz w:val="20"/>
          <w:szCs w:val="20"/>
        </w:rPr>
        <w:t>Mở rộng 1</w:t>
      </w:r>
      <w:r w:rsidRPr="00897856">
        <w:rPr>
          <w:rFonts w:ascii="Courier New" w:hAnsi="Courier New" w:cs="Courier New"/>
          <w:color w:val="0000FF"/>
          <w:sz w:val="20"/>
          <w:szCs w:val="20"/>
        </w:rPr>
        <w:t>&lt;/Extra1&gt;</w:t>
      </w:r>
    </w:p>
    <w:p w14:paraId="396575CD"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&lt;Extra2&gt;</w:t>
      </w:r>
      <w:r w:rsidRPr="00897856">
        <w:rPr>
          <w:rFonts w:ascii="Courier New" w:hAnsi="Courier New" w:cs="Courier New"/>
          <w:b/>
          <w:bCs/>
          <w:color w:val="000000"/>
          <w:sz w:val="20"/>
          <w:szCs w:val="20"/>
        </w:rPr>
        <w:t>Mở rộng 2</w:t>
      </w:r>
      <w:r w:rsidRPr="00897856">
        <w:rPr>
          <w:rFonts w:ascii="Courier New" w:hAnsi="Courier New" w:cs="Courier New"/>
          <w:color w:val="0000FF"/>
          <w:sz w:val="20"/>
          <w:szCs w:val="20"/>
        </w:rPr>
        <w:t>&lt;/Extra2&gt;</w:t>
      </w:r>
    </w:p>
    <w:p w14:paraId="0464FBA3"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&lt;Discount&gt;</w:t>
      </w:r>
      <w:r w:rsidRPr="00897856">
        <w:rPr>
          <w:rFonts w:ascii="Courier New" w:hAnsi="Courier New" w:cs="Courier New"/>
          <w:b/>
          <w:bCs/>
          <w:color w:val="000000"/>
          <w:sz w:val="20"/>
          <w:szCs w:val="20"/>
        </w:rPr>
        <w:t>Chiết khấu</w:t>
      </w:r>
      <w:r w:rsidRPr="00897856">
        <w:rPr>
          <w:rFonts w:ascii="Courier New" w:hAnsi="Courier New" w:cs="Courier New"/>
          <w:color w:val="0000FF"/>
          <w:sz w:val="20"/>
          <w:szCs w:val="20"/>
        </w:rPr>
        <w:t>&lt;/Discount&gt;</w:t>
      </w:r>
    </w:p>
    <w:p w14:paraId="31165E9A" w14:textId="77777777" w:rsidR="009D1437" w:rsidRDefault="009D1437" w:rsidP="009D1437">
      <w:pPr>
        <w:shd w:val="clear" w:color="auto" w:fill="FFFFFF"/>
        <w:rPr>
          <w:rFonts w:ascii="Courier New" w:hAnsi="Courier New" w:cs="Courier New"/>
          <w:color w:val="0000FF"/>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&lt;DiscountAmount&gt;</w:t>
      </w:r>
      <w:r w:rsidRPr="00897856">
        <w:rPr>
          <w:rFonts w:ascii="Courier New" w:hAnsi="Courier New" w:cs="Courier New"/>
          <w:b/>
          <w:bCs/>
          <w:color w:val="000000"/>
          <w:sz w:val="20"/>
          <w:szCs w:val="20"/>
        </w:rPr>
        <w:t>Tổng tiền chiết khấu</w:t>
      </w:r>
      <w:r w:rsidRPr="00897856">
        <w:rPr>
          <w:rFonts w:ascii="Courier New" w:hAnsi="Courier New" w:cs="Courier New"/>
          <w:color w:val="0000FF"/>
          <w:sz w:val="20"/>
          <w:szCs w:val="20"/>
        </w:rPr>
        <w:t>&lt;/DiscountAmount&gt;</w:t>
      </w:r>
    </w:p>
    <w:p w14:paraId="23ED707D" w14:textId="36463FDF" w:rsidR="002066EC" w:rsidRPr="00897856" w:rsidRDefault="002066EC" w:rsidP="002066EC">
      <w:pPr>
        <w:shd w:val="clear" w:color="auto" w:fill="FFFFFF"/>
        <w:ind w:left="720" w:firstLine="720"/>
        <w:rPr>
          <w:rFonts w:ascii="Courier New" w:hAnsi="Courier New" w:cs="Courier New"/>
          <w:b/>
          <w:bCs/>
          <w:color w:val="000000"/>
          <w:sz w:val="20"/>
          <w:szCs w:val="20"/>
        </w:rPr>
      </w:pPr>
      <w:r w:rsidRPr="002F0F6E">
        <w:rPr>
          <w:rFonts w:ascii="Courier New" w:hAnsi="Courier New" w:cs="Courier New"/>
          <w:color w:val="0000FF"/>
          <w:sz w:val="20"/>
          <w:szCs w:val="20"/>
        </w:rPr>
        <w:t>&lt;Discount</w:t>
      </w:r>
      <w:r>
        <w:rPr>
          <w:rFonts w:ascii="Courier New" w:hAnsi="Courier New" w:cs="Courier New"/>
          <w:color w:val="0000FF"/>
          <w:sz w:val="20"/>
          <w:szCs w:val="20"/>
        </w:rPr>
        <w:t>NonTax</w:t>
      </w:r>
      <w:r w:rsidRPr="002F0F6E">
        <w:rPr>
          <w:rFonts w:ascii="Courier New" w:hAnsi="Courier New" w:cs="Courier New"/>
          <w:color w:val="0000FF"/>
          <w:sz w:val="20"/>
          <w:szCs w:val="20"/>
        </w:rPr>
        <w:t>&gt;</w:t>
      </w:r>
      <w:r w:rsidRPr="002F0F6E">
        <w:rPr>
          <w:rFonts w:ascii="Courier New" w:hAnsi="Courier New" w:cs="Courier New"/>
          <w:b/>
          <w:bCs/>
          <w:color w:val="000000"/>
          <w:sz w:val="20"/>
          <w:szCs w:val="20"/>
        </w:rPr>
        <w:t xml:space="preserve">Tổng tiền </w:t>
      </w:r>
      <w:r>
        <w:rPr>
          <w:rFonts w:ascii="Courier New" w:hAnsi="Courier New" w:cs="Courier New"/>
          <w:b/>
          <w:bCs/>
          <w:color w:val="000000"/>
          <w:sz w:val="20"/>
          <w:szCs w:val="20"/>
        </w:rPr>
        <w:t>giảm trừ không chịu thuế</w:t>
      </w:r>
      <w:r w:rsidRPr="002F0F6E">
        <w:rPr>
          <w:rFonts w:ascii="Courier New" w:hAnsi="Courier New" w:cs="Courier New"/>
          <w:color w:val="0000FF"/>
          <w:sz w:val="20"/>
          <w:szCs w:val="20"/>
        </w:rPr>
        <w:t>&lt;/Discount</w:t>
      </w:r>
      <w:r>
        <w:rPr>
          <w:rFonts w:ascii="Courier New" w:hAnsi="Courier New" w:cs="Courier New"/>
          <w:color w:val="0000FF"/>
          <w:sz w:val="20"/>
          <w:szCs w:val="20"/>
        </w:rPr>
        <w:t>NonTax</w:t>
      </w:r>
      <w:r w:rsidRPr="002F0F6E">
        <w:rPr>
          <w:rFonts w:ascii="Courier New" w:hAnsi="Courier New" w:cs="Courier New"/>
          <w:color w:val="0000FF"/>
          <w:sz w:val="20"/>
          <w:szCs w:val="20"/>
        </w:rPr>
        <w:t>&gt;</w:t>
      </w:r>
    </w:p>
    <w:p w14:paraId="75F8BAE5" w14:textId="77777777" w:rsidR="00147232" w:rsidRPr="00FC640E" w:rsidRDefault="009D1437" w:rsidP="00147232">
      <w:pPr>
        <w:shd w:val="clear" w:color="auto" w:fill="FFFFFF"/>
        <w:rPr>
          <w:rFonts w:ascii="Courier New" w:hAnsi="Courier New" w:cs="Courier New"/>
          <w:color w:val="0000FF"/>
          <w:sz w:val="20"/>
          <w:szCs w:val="20"/>
          <w:highlight w:val="cyan"/>
        </w:rPr>
      </w:pPr>
      <w:r w:rsidRPr="00897856">
        <w:rPr>
          <w:rFonts w:ascii="Courier New" w:hAnsi="Courier New" w:cs="Courier New"/>
          <w:b/>
          <w:bCs/>
          <w:color w:val="000000"/>
          <w:sz w:val="20"/>
          <w:szCs w:val="20"/>
        </w:rPr>
        <w:t xml:space="preserve">            </w:t>
      </w:r>
      <w:r w:rsidR="00147232" w:rsidRPr="00FC640E">
        <w:rPr>
          <w:rFonts w:ascii="Courier New" w:hAnsi="Courier New" w:cs="Courier New"/>
          <w:color w:val="0000FF"/>
          <w:sz w:val="20"/>
          <w:szCs w:val="20"/>
          <w:highlight w:val="cyan"/>
        </w:rPr>
        <w:t xml:space="preserve">&lt;IsSum&gt; </w:t>
      </w:r>
      <w:r w:rsidR="00147232" w:rsidRPr="00FC640E">
        <w:rPr>
          <w:rFonts w:ascii="Courier New" w:hAnsi="Courier New" w:cs="Courier New"/>
          <w:sz w:val="20"/>
          <w:szCs w:val="20"/>
          <w:highlight w:val="cyan"/>
        </w:rPr>
        <w:t>Tính chất * (0-Hàng hóa, dịch vụ; 1-Khuyến mại; 2-Chiết khấu thương mại (trong trường hợp muốn thể hiện thông tin chiết khấu theo dòng); 4-Ghi chú/diễn giải; 5- hàng hóa đặc trưng)</w:t>
      </w:r>
      <w:r w:rsidR="00147232" w:rsidRPr="00FC640E">
        <w:rPr>
          <w:rFonts w:ascii="Courier New" w:hAnsi="Courier New" w:cs="Courier New"/>
          <w:color w:val="0000FF"/>
          <w:sz w:val="20"/>
          <w:szCs w:val="20"/>
          <w:highlight w:val="cyan"/>
        </w:rPr>
        <w:t>&lt;/IsSum&gt;</w:t>
      </w:r>
    </w:p>
    <w:p w14:paraId="6226D35B" w14:textId="77777777" w:rsidR="00147232" w:rsidRPr="00FC640E" w:rsidRDefault="00147232" w:rsidP="00147232">
      <w:pPr>
        <w:shd w:val="clear" w:color="auto" w:fill="FFFFFF"/>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&lt;LHHDTrung&gt;</w:t>
      </w:r>
      <w:r w:rsidRPr="00FC640E">
        <w:rPr>
          <w:rFonts w:ascii="Courier New" w:hAnsi="Courier New" w:cs="Courier New"/>
          <w:sz w:val="20"/>
          <w:szCs w:val="20"/>
          <w:highlight w:val="cyan"/>
        </w:rPr>
        <w:t>Loại hàng hóa đặc trưng (nhận các giá trị: 1- Hàng hóa là xe ô tô, xe mô tô, 2- Dịch vụ vận chuyển, 3- Dịch vụ vận chuyển trên nền tảng số, TMĐT)</w:t>
      </w:r>
      <w:r w:rsidRPr="00FC640E">
        <w:rPr>
          <w:rFonts w:ascii="Courier New" w:hAnsi="Courier New" w:cs="Courier New"/>
          <w:color w:val="0000FF"/>
          <w:sz w:val="20"/>
          <w:szCs w:val="20"/>
          <w:highlight w:val="cyan"/>
        </w:rPr>
        <w:t>&lt;/LHHDTrung&gt;</w:t>
      </w:r>
    </w:p>
    <w:p w14:paraId="0687471E" w14:textId="77777777" w:rsidR="00147232" w:rsidRPr="00FC640E" w:rsidRDefault="00147232" w:rsidP="00147232">
      <w:pPr>
        <w:shd w:val="clear" w:color="auto" w:fill="FFFFFF"/>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&lt;SKhung&gt;</w:t>
      </w:r>
      <w:r w:rsidRPr="00FC640E">
        <w:rPr>
          <w:rFonts w:ascii="Courier New" w:hAnsi="Courier New" w:cs="Courier New"/>
          <w:sz w:val="20"/>
          <w:szCs w:val="20"/>
          <w:highlight w:val="cyan"/>
        </w:rPr>
        <w:t>Số khung</w:t>
      </w:r>
      <w:r w:rsidRPr="00FC640E">
        <w:rPr>
          <w:rFonts w:ascii="Courier New" w:hAnsi="Courier New" w:cs="Courier New"/>
          <w:color w:val="0000FF"/>
          <w:sz w:val="20"/>
          <w:szCs w:val="20"/>
          <w:highlight w:val="cyan"/>
        </w:rPr>
        <w:t>&lt;/SKhung&gt;</w:t>
      </w:r>
    </w:p>
    <w:p w14:paraId="0EC00372" w14:textId="77777777" w:rsidR="00147232" w:rsidRPr="00FC640E" w:rsidRDefault="00147232" w:rsidP="00147232">
      <w:pPr>
        <w:shd w:val="clear" w:color="auto" w:fill="FFFFFF"/>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&lt;SMay&gt;</w:t>
      </w:r>
      <w:r w:rsidRPr="00FC640E">
        <w:rPr>
          <w:rFonts w:ascii="Courier New" w:hAnsi="Courier New" w:cs="Courier New"/>
          <w:sz w:val="20"/>
          <w:szCs w:val="20"/>
          <w:highlight w:val="cyan"/>
        </w:rPr>
        <w:t>Số máy</w:t>
      </w:r>
      <w:r w:rsidRPr="00FC640E">
        <w:rPr>
          <w:rFonts w:ascii="Courier New" w:hAnsi="Courier New" w:cs="Courier New"/>
          <w:color w:val="0000FF"/>
          <w:sz w:val="20"/>
          <w:szCs w:val="20"/>
          <w:highlight w:val="cyan"/>
        </w:rPr>
        <w:t>&lt;/SMay&gt;</w:t>
      </w:r>
    </w:p>
    <w:p w14:paraId="7750F312" w14:textId="77777777" w:rsidR="00147232" w:rsidRPr="00FC640E" w:rsidRDefault="00147232" w:rsidP="00147232">
      <w:pPr>
        <w:shd w:val="clear" w:color="auto" w:fill="FFFFFF"/>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&lt;BKSPTVChuyen</w:t>
      </w:r>
      <w:r w:rsidRPr="00FC640E">
        <w:rPr>
          <w:rFonts w:ascii="Courier New" w:hAnsi="Courier New" w:cs="Courier New"/>
          <w:sz w:val="20"/>
          <w:szCs w:val="20"/>
          <w:highlight w:val="cyan"/>
        </w:rPr>
        <w:t>&gt; Biển kiểm soát phương tiện vận chuyển</w:t>
      </w:r>
      <w:r w:rsidRPr="00FC640E">
        <w:rPr>
          <w:rFonts w:ascii="Courier New" w:hAnsi="Courier New" w:cs="Courier New"/>
          <w:color w:val="0000FF"/>
          <w:sz w:val="20"/>
          <w:szCs w:val="20"/>
          <w:highlight w:val="cyan"/>
        </w:rPr>
        <w:t>&lt;/BKSPTVChuyen &gt;</w:t>
      </w:r>
    </w:p>
    <w:p w14:paraId="7789DE64" w14:textId="77777777" w:rsidR="00147232" w:rsidRPr="00FC640E" w:rsidRDefault="00147232" w:rsidP="00147232">
      <w:pPr>
        <w:shd w:val="clear" w:color="auto" w:fill="FFFFFF"/>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 xml:space="preserve">&lt;TNGHang&gt; </w:t>
      </w:r>
      <w:r w:rsidRPr="00FC640E">
        <w:rPr>
          <w:rFonts w:ascii="Courier New" w:hAnsi="Courier New" w:cs="Courier New"/>
          <w:sz w:val="20"/>
          <w:szCs w:val="20"/>
          <w:highlight w:val="cyan"/>
        </w:rPr>
        <w:t>Tên người gửi hàng</w:t>
      </w:r>
      <w:r w:rsidRPr="00FC640E">
        <w:rPr>
          <w:rFonts w:ascii="Courier New" w:hAnsi="Courier New" w:cs="Courier New"/>
          <w:color w:val="0000FF"/>
          <w:sz w:val="20"/>
          <w:szCs w:val="20"/>
          <w:highlight w:val="cyan"/>
        </w:rPr>
        <w:t>&lt;/TNGHang&gt;</w:t>
      </w:r>
    </w:p>
    <w:p w14:paraId="7F258F0C" w14:textId="77777777" w:rsidR="00147232" w:rsidRPr="00FC640E" w:rsidRDefault="00147232" w:rsidP="00147232">
      <w:pPr>
        <w:shd w:val="clear" w:color="auto" w:fill="FFFFFF"/>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&lt;DCNGHang&gt;</w:t>
      </w:r>
      <w:r w:rsidRPr="00FC640E">
        <w:rPr>
          <w:rFonts w:ascii="Courier New" w:hAnsi="Courier New" w:cs="Courier New"/>
          <w:sz w:val="20"/>
          <w:szCs w:val="20"/>
          <w:highlight w:val="cyan"/>
        </w:rPr>
        <w:t xml:space="preserve">Địa chỉ người gửi </w:t>
      </w:r>
      <w:r w:rsidRPr="00FC640E">
        <w:rPr>
          <w:rFonts w:ascii="Courier New" w:hAnsi="Courier New" w:cs="Courier New"/>
          <w:color w:val="0000FF"/>
          <w:sz w:val="20"/>
          <w:szCs w:val="20"/>
          <w:highlight w:val="cyan"/>
        </w:rPr>
        <w:t>&lt;/DCNGHang &gt;</w:t>
      </w:r>
    </w:p>
    <w:p w14:paraId="5EEDAEC7" w14:textId="77777777" w:rsidR="00147232" w:rsidRPr="00FC640E" w:rsidRDefault="00147232" w:rsidP="00147232">
      <w:pPr>
        <w:shd w:val="clear" w:color="auto" w:fill="FFFFFF"/>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&lt;MSTNGHang&gt;</w:t>
      </w:r>
      <w:r w:rsidRPr="00FC640E">
        <w:rPr>
          <w:rFonts w:ascii="Courier New" w:hAnsi="Courier New" w:cs="Courier New"/>
          <w:sz w:val="20"/>
          <w:szCs w:val="20"/>
          <w:highlight w:val="cyan"/>
        </w:rPr>
        <w:t xml:space="preserve">MST người gửi hàng </w:t>
      </w:r>
      <w:r w:rsidRPr="00FC640E">
        <w:rPr>
          <w:rFonts w:ascii="Courier New" w:hAnsi="Courier New" w:cs="Courier New"/>
          <w:color w:val="0000FF"/>
          <w:sz w:val="20"/>
          <w:szCs w:val="20"/>
          <w:highlight w:val="cyan"/>
        </w:rPr>
        <w:t>&lt;/MSTNGHang &gt;</w:t>
      </w:r>
    </w:p>
    <w:p w14:paraId="5F56E607" w14:textId="77777777" w:rsidR="00147232" w:rsidRPr="00147232" w:rsidRDefault="00147232" w:rsidP="00147232">
      <w:pPr>
        <w:shd w:val="clear" w:color="auto" w:fill="FFFFFF"/>
        <w:rPr>
          <w:rFonts w:ascii="Courier New" w:hAnsi="Courier New" w:cs="Courier New"/>
          <w:color w:val="0000FF"/>
          <w:sz w:val="20"/>
          <w:szCs w:val="20"/>
        </w:rPr>
      </w:pPr>
      <w:r w:rsidRPr="00FC640E">
        <w:rPr>
          <w:rFonts w:ascii="Courier New" w:hAnsi="Courier New" w:cs="Courier New"/>
          <w:color w:val="0000FF"/>
          <w:sz w:val="20"/>
          <w:szCs w:val="20"/>
          <w:highlight w:val="cyan"/>
        </w:rPr>
        <w:t xml:space="preserve">&lt;MDDNGHang&gt; </w:t>
      </w:r>
      <w:r w:rsidRPr="00FC640E">
        <w:rPr>
          <w:rFonts w:ascii="Courier New" w:hAnsi="Courier New" w:cs="Courier New"/>
          <w:sz w:val="20"/>
          <w:szCs w:val="20"/>
          <w:highlight w:val="cyan"/>
        </w:rPr>
        <w:t>Số định danh người gửi hàng</w:t>
      </w:r>
      <w:r w:rsidRPr="00FC640E">
        <w:rPr>
          <w:rFonts w:ascii="Courier New" w:hAnsi="Courier New" w:cs="Courier New"/>
          <w:color w:val="0000FF"/>
          <w:sz w:val="20"/>
          <w:szCs w:val="20"/>
          <w:highlight w:val="cyan"/>
        </w:rPr>
        <w:t>&lt;/MDDNGHang &gt;</w:t>
      </w:r>
    </w:p>
    <w:p w14:paraId="4238113D" w14:textId="23C37D4D" w:rsidR="009D1437" w:rsidRDefault="00147232" w:rsidP="00147232">
      <w:pPr>
        <w:shd w:val="clear" w:color="auto" w:fill="FFFFFF"/>
        <w:rPr>
          <w:rFonts w:ascii="Courier New" w:hAnsi="Courier New" w:cs="Courier New"/>
          <w:color w:val="0000FF"/>
          <w:sz w:val="20"/>
          <w:szCs w:val="20"/>
        </w:rPr>
      </w:pPr>
      <w:r w:rsidRPr="00041674">
        <w:rPr>
          <w:rFonts w:ascii="Courier New" w:hAnsi="Courier New" w:cs="Courier New"/>
          <w:color w:val="0000FF"/>
          <w:sz w:val="20"/>
          <w:szCs w:val="20"/>
          <w:highlight w:val="cyan"/>
        </w:rPr>
        <w:t xml:space="preserve">&lt;Extra&gt; </w:t>
      </w:r>
      <w:r w:rsidRPr="00041674">
        <w:rPr>
          <w:rFonts w:ascii="Courier New" w:hAnsi="Courier New" w:cs="Courier New"/>
          <w:sz w:val="20"/>
          <w:szCs w:val="20"/>
          <w:highlight w:val="cyan"/>
        </w:rPr>
        <w:t>thẻ mở rộng</w:t>
      </w:r>
      <w:r w:rsidRPr="00041674">
        <w:rPr>
          <w:rFonts w:ascii="Courier New" w:hAnsi="Courier New" w:cs="Courier New"/>
          <w:color w:val="0000FF"/>
          <w:sz w:val="20"/>
          <w:szCs w:val="20"/>
          <w:highlight w:val="cyan"/>
        </w:rPr>
        <w:t>&lt;/Extra&gt;</w:t>
      </w:r>
    </w:p>
    <w:p w14:paraId="71F0FCA9" w14:textId="77777777" w:rsidR="00041674" w:rsidRPr="00041674" w:rsidRDefault="00041674" w:rsidP="00041674">
      <w:pPr>
        <w:shd w:val="clear" w:color="auto" w:fill="FFFFFF"/>
        <w:rPr>
          <w:rFonts w:ascii="Courier New" w:hAnsi="Courier New" w:cs="Courier New"/>
          <w:color w:val="000000"/>
          <w:sz w:val="20"/>
          <w:szCs w:val="20"/>
          <w:highlight w:val="cyan"/>
        </w:rPr>
      </w:pPr>
      <w:r w:rsidRPr="00041674">
        <w:rPr>
          <w:rFonts w:ascii="Courier New" w:hAnsi="Courier New" w:cs="Courier New"/>
          <w:color w:val="000000"/>
          <w:sz w:val="20"/>
          <w:szCs w:val="20"/>
          <w:highlight w:val="cyan"/>
        </w:rPr>
        <w:t>&lt;TLTThue&gt; Tỷ lệ tính thuế(Chỉ sử dụng cho hóa đơn bán hàng giảm thuế theo NQ của Quốc hội)&lt;/TLTThue&gt;</w:t>
      </w:r>
    </w:p>
    <w:p w14:paraId="1CDD9757" w14:textId="4519E524" w:rsidR="00041674" w:rsidRPr="00041674" w:rsidRDefault="00041674" w:rsidP="00041674">
      <w:pPr>
        <w:shd w:val="clear" w:color="auto" w:fill="FFFFFF"/>
        <w:rPr>
          <w:rFonts w:ascii="Courier New" w:hAnsi="Courier New" w:cs="Courier New"/>
          <w:color w:val="000000"/>
          <w:sz w:val="20"/>
          <w:szCs w:val="20"/>
        </w:rPr>
      </w:pPr>
      <w:r w:rsidRPr="00041674">
        <w:rPr>
          <w:rFonts w:ascii="Courier New" w:hAnsi="Courier New" w:cs="Courier New"/>
          <w:color w:val="000000"/>
          <w:sz w:val="20"/>
          <w:szCs w:val="20"/>
          <w:highlight w:val="cyan"/>
        </w:rPr>
        <w:t>&lt;STGThue&gt; Số tiền giảm thuế(Chỉ sử dụng cho hóa đơn bán hàng giảm thuế theo NQ của Quốc hội)&lt;/STGThue&gt;</w:t>
      </w:r>
    </w:p>
    <w:p w14:paraId="7BFA1C16"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&lt;/Product&gt;</w:t>
      </w:r>
    </w:p>
    <w:p w14:paraId="45146A68"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&lt;/Products&gt;</w:t>
      </w:r>
    </w:p>
    <w:p w14:paraId="3B42FFB5"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&lt;Total&gt;</w:t>
      </w:r>
      <w:r w:rsidRPr="00897856">
        <w:rPr>
          <w:rFonts w:ascii="Courier New" w:hAnsi="Courier New" w:cs="Courier New"/>
          <w:b/>
          <w:bCs/>
          <w:color w:val="000000"/>
          <w:sz w:val="20"/>
          <w:szCs w:val="20"/>
        </w:rPr>
        <w:t>Tổng tiền trước thuế*</w:t>
      </w:r>
      <w:r w:rsidRPr="00897856">
        <w:rPr>
          <w:rFonts w:ascii="Courier New" w:hAnsi="Courier New" w:cs="Courier New"/>
          <w:color w:val="0000FF"/>
          <w:sz w:val="20"/>
          <w:szCs w:val="20"/>
        </w:rPr>
        <w:t>&lt;/Total&gt;</w:t>
      </w:r>
    </w:p>
    <w:p w14:paraId="14589A20"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&lt;DiscountAmount&gt;</w:t>
      </w:r>
      <w:r w:rsidRPr="00897856">
        <w:rPr>
          <w:rFonts w:ascii="Courier New" w:hAnsi="Courier New" w:cs="Courier New"/>
          <w:b/>
          <w:bCs/>
          <w:color w:val="000000"/>
          <w:sz w:val="20"/>
          <w:szCs w:val="20"/>
        </w:rPr>
        <w:t>Tiền giảm trừ</w:t>
      </w:r>
      <w:r w:rsidRPr="00897856">
        <w:rPr>
          <w:rFonts w:ascii="Courier New" w:hAnsi="Courier New" w:cs="Courier New"/>
          <w:color w:val="0000FF"/>
          <w:sz w:val="20"/>
          <w:szCs w:val="20"/>
        </w:rPr>
        <w:t>&lt;/DiscountAmount&gt;</w:t>
      </w:r>
    </w:p>
    <w:p w14:paraId="261D6929"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&lt;VATRate&gt;</w:t>
      </w:r>
      <w:r w:rsidRPr="00897856">
        <w:rPr>
          <w:rFonts w:ascii="Courier New" w:hAnsi="Courier New" w:cs="Courier New"/>
          <w:b/>
          <w:bCs/>
          <w:color w:val="000000"/>
          <w:sz w:val="20"/>
          <w:szCs w:val="20"/>
        </w:rPr>
        <w:t>Thuế GTGT*</w:t>
      </w:r>
      <w:r w:rsidRPr="00897856">
        <w:rPr>
          <w:rFonts w:ascii="Courier New" w:hAnsi="Courier New" w:cs="Courier New"/>
          <w:color w:val="0000FF"/>
          <w:sz w:val="20"/>
          <w:szCs w:val="20"/>
        </w:rPr>
        <w:t>&lt;/VATRate&gt;</w:t>
      </w:r>
    </w:p>
    <w:p w14:paraId="515811D3"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&lt;VATAmount&gt;</w:t>
      </w:r>
      <w:r w:rsidRPr="00897856">
        <w:rPr>
          <w:rFonts w:ascii="Courier New" w:hAnsi="Courier New" w:cs="Courier New"/>
          <w:b/>
          <w:bCs/>
          <w:color w:val="000000"/>
          <w:sz w:val="20"/>
          <w:szCs w:val="20"/>
        </w:rPr>
        <w:t>Tiền thuế GTGT*</w:t>
      </w:r>
      <w:r w:rsidRPr="00897856">
        <w:rPr>
          <w:rFonts w:ascii="Courier New" w:hAnsi="Courier New" w:cs="Courier New"/>
          <w:color w:val="0000FF"/>
          <w:sz w:val="20"/>
          <w:szCs w:val="20"/>
        </w:rPr>
        <w:t>&lt;/VATAmount&gt;</w:t>
      </w:r>
    </w:p>
    <w:p w14:paraId="3AB0B3E1"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&lt;Amount&gt;</w:t>
      </w:r>
      <w:r w:rsidRPr="00897856">
        <w:rPr>
          <w:rFonts w:ascii="Courier New" w:hAnsi="Courier New" w:cs="Courier New"/>
          <w:b/>
          <w:bCs/>
          <w:color w:val="000000"/>
          <w:sz w:val="20"/>
          <w:szCs w:val="20"/>
        </w:rPr>
        <w:t>Tổng tiền*</w:t>
      </w:r>
      <w:r w:rsidRPr="00897856">
        <w:rPr>
          <w:rFonts w:ascii="Courier New" w:hAnsi="Courier New" w:cs="Courier New"/>
          <w:color w:val="0000FF"/>
          <w:sz w:val="20"/>
          <w:szCs w:val="20"/>
        </w:rPr>
        <w:t>&lt;/Amount&gt;</w:t>
      </w:r>
    </w:p>
    <w:p w14:paraId="27F18B9E"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&lt;AmountInWords&gt;</w:t>
      </w:r>
      <w:r w:rsidRPr="00897856">
        <w:rPr>
          <w:rFonts w:ascii="Courier New" w:hAnsi="Courier New" w:cs="Courier New"/>
          <w:b/>
          <w:bCs/>
          <w:color w:val="000000"/>
          <w:sz w:val="20"/>
          <w:szCs w:val="20"/>
        </w:rPr>
        <w:t>Số tiền viết bằng chữ*</w:t>
      </w:r>
      <w:r w:rsidRPr="00897856">
        <w:rPr>
          <w:rFonts w:ascii="Courier New" w:hAnsi="Courier New" w:cs="Courier New"/>
          <w:color w:val="0000FF"/>
          <w:sz w:val="20"/>
          <w:szCs w:val="20"/>
        </w:rPr>
        <w:t>&lt;/AmountInWords&gt;</w:t>
      </w:r>
    </w:p>
    <w:p w14:paraId="7885EDCF"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&lt;Extra&gt;</w:t>
      </w:r>
      <w:r w:rsidRPr="00897856">
        <w:rPr>
          <w:rFonts w:ascii="Courier New" w:hAnsi="Courier New" w:cs="Courier New"/>
          <w:b/>
          <w:bCs/>
          <w:color w:val="000000"/>
          <w:sz w:val="20"/>
          <w:szCs w:val="20"/>
        </w:rPr>
        <w:t>Trường mở rộng</w:t>
      </w:r>
      <w:r w:rsidRPr="00897856">
        <w:rPr>
          <w:rFonts w:ascii="Courier New" w:hAnsi="Courier New" w:cs="Courier New"/>
          <w:color w:val="0000FF"/>
          <w:sz w:val="20"/>
          <w:szCs w:val="20"/>
        </w:rPr>
        <w:t>&lt;/Extra&gt;</w:t>
      </w:r>
    </w:p>
    <w:p w14:paraId="45010DFE"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&lt;ArisingDate&gt;</w:t>
      </w:r>
      <w:r w:rsidRPr="00897856">
        <w:rPr>
          <w:rFonts w:ascii="Courier New" w:hAnsi="Courier New" w:cs="Courier New"/>
          <w:b/>
          <w:bCs/>
          <w:color w:val="000000"/>
          <w:sz w:val="20"/>
          <w:szCs w:val="20"/>
        </w:rPr>
        <w:t>Ngày dịch vụ</w:t>
      </w:r>
      <w:r w:rsidRPr="00897856">
        <w:rPr>
          <w:rFonts w:ascii="Courier New" w:hAnsi="Courier New" w:cs="Courier New"/>
          <w:color w:val="0000FF"/>
          <w:sz w:val="20"/>
          <w:szCs w:val="20"/>
        </w:rPr>
        <w:t>&lt;/ArisingDate&gt;</w:t>
      </w:r>
    </w:p>
    <w:p w14:paraId="5482A369"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&lt;PaymentStatus&gt;</w:t>
      </w:r>
      <w:r w:rsidRPr="00897856">
        <w:rPr>
          <w:rFonts w:ascii="Courier New" w:hAnsi="Courier New" w:cs="Courier New"/>
          <w:b/>
          <w:bCs/>
          <w:color w:val="000000"/>
          <w:sz w:val="20"/>
          <w:szCs w:val="20"/>
        </w:rPr>
        <w:t>Trạng thái thanh toán</w:t>
      </w:r>
      <w:r w:rsidRPr="00897856">
        <w:rPr>
          <w:rFonts w:ascii="Courier New" w:hAnsi="Courier New" w:cs="Courier New"/>
          <w:color w:val="0000FF"/>
          <w:sz w:val="20"/>
          <w:szCs w:val="20"/>
        </w:rPr>
        <w:t>&lt;/PaymentStatus&gt;</w:t>
      </w:r>
    </w:p>
    <w:p w14:paraId="32C3E0B1"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&lt;EmailDeliver&gt;</w:t>
      </w:r>
      <w:r w:rsidRPr="00897856">
        <w:rPr>
          <w:rFonts w:ascii="Courier New" w:hAnsi="Courier New" w:cs="Courier New"/>
          <w:b/>
          <w:bCs/>
          <w:color w:val="000000"/>
          <w:sz w:val="20"/>
          <w:szCs w:val="20"/>
        </w:rPr>
        <w:t>EmailDeliver</w:t>
      </w:r>
      <w:r w:rsidRPr="00897856">
        <w:rPr>
          <w:rFonts w:ascii="Courier New" w:hAnsi="Courier New" w:cs="Courier New"/>
          <w:color w:val="0000FF"/>
          <w:sz w:val="20"/>
          <w:szCs w:val="20"/>
        </w:rPr>
        <w:t>&lt;/EmailDeliver&gt;</w:t>
      </w:r>
    </w:p>
    <w:p w14:paraId="66654E7A"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&lt;ComFax&gt;</w:t>
      </w:r>
      <w:r w:rsidRPr="00897856">
        <w:rPr>
          <w:rFonts w:ascii="Courier New" w:hAnsi="Courier New" w:cs="Courier New"/>
          <w:b/>
          <w:bCs/>
          <w:color w:val="000000"/>
          <w:sz w:val="20"/>
          <w:szCs w:val="20"/>
        </w:rPr>
        <w:t>Company Fax</w:t>
      </w:r>
      <w:r w:rsidRPr="00897856">
        <w:rPr>
          <w:rFonts w:ascii="Courier New" w:hAnsi="Courier New" w:cs="Courier New"/>
          <w:color w:val="0000FF"/>
          <w:sz w:val="20"/>
          <w:szCs w:val="20"/>
        </w:rPr>
        <w:t>&lt;/ComFax&gt;</w:t>
      </w:r>
    </w:p>
    <w:p w14:paraId="578086D8"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&lt;ResourceCode&gt;</w:t>
      </w:r>
      <w:r w:rsidRPr="00897856">
        <w:rPr>
          <w:rFonts w:ascii="Courier New" w:hAnsi="Courier New" w:cs="Courier New"/>
          <w:b/>
          <w:bCs/>
          <w:color w:val="000000"/>
          <w:sz w:val="20"/>
          <w:szCs w:val="20"/>
        </w:rPr>
        <w:t>ResourceCode</w:t>
      </w:r>
      <w:r w:rsidRPr="00897856">
        <w:rPr>
          <w:rFonts w:ascii="Courier New" w:hAnsi="Courier New" w:cs="Courier New"/>
          <w:color w:val="0000FF"/>
          <w:sz w:val="20"/>
          <w:szCs w:val="20"/>
        </w:rPr>
        <w:t>&lt;/ResourceCode&gt;</w:t>
      </w:r>
    </w:p>
    <w:p w14:paraId="78C1F537"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&lt;GrossValue&gt;</w:t>
      </w:r>
      <w:r w:rsidRPr="00897856">
        <w:rPr>
          <w:rFonts w:ascii="Courier New" w:hAnsi="Courier New" w:cs="Courier New"/>
          <w:b/>
          <w:bCs/>
          <w:color w:val="000000"/>
          <w:sz w:val="20"/>
          <w:szCs w:val="20"/>
        </w:rPr>
        <w:t xml:space="preserve"> GrossValue </w:t>
      </w:r>
      <w:r w:rsidRPr="00897856">
        <w:rPr>
          <w:rFonts w:ascii="Courier New" w:hAnsi="Courier New" w:cs="Courier New"/>
          <w:color w:val="0000FF"/>
          <w:sz w:val="20"/>
          <w:szCs w:val="20"/>
        </w:rPr>
        <w:t>&lt;/GrossValue&gt;</w:t>
      </w:r>
    </w:p>
    <w:p w14:paraId="43E93CA3"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&lt;GrossValue0&gt;</w:t>
      </w:r>
      <w:r w:rsidRPr="00897856">
        <w:rPr>
          <w:rFonts w:ascii="Courier New" w:hAnsi="Courier New" w:cs="Courier New"/>
          <w:b/>
          <w:bCs/>
          <w:color w:val="000000"/>
          <w:sz w:val="20"/>
          <w:szCs w:val="20"/>
        </w:rPr>
        <w:t xml:space="preserve"> GrossValue0</w:t>
      </w:r>
      <w:r w:rsidRPr="00897856">
        <w:rPr>
          <w:rFonts w:ascii="Courier New" w:hAnsi="Courier New" w:cs="Courier New"/>
          <w:color w:val="0000FF"/>
          <w:sz w:val="20"/>
          <w:szCs w:val="20"/>
        </w:rPr>
        <w:t>&lt;/GrossValue0&gt;</w:t>
      </w:r>
    </w:p>
    <w:p w14:paraId="65C80437"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&lt;VatAmount0&gt;</w:t>
      </w:r>
      <w:r w:rsidRPr="00897856">
        <w:rPr>
          <w:rFonts w:ascii="Courier New" w:hAnsi="Courier New" w:cs="Courier New"/>
          <w:b/>
          <w:bCs/>
          <w:color w:val="000000"/>
          <w:sz w:val="20"/>
          <w:szCs w:val="20"/>
        </w:rPr>
        <w:t xml:space="preserve"> VatAmount0</w:t>
      </w:r>
      <w:r w:rsidRPr="00897856">
        <w:rPr>
          <w:rFonts w:ascii="Courier New" w:hAnsi="Courier New" w:cs="Courier New"/>
          <w:color w:val="0000FF"/>
          <w:sz w:val="20"/>
          <w:szCs w:val="20"/>
        </w:rPr>
        <w:t>&lt;/VatAmount0&gt;</w:t>
      </w:r>
    </w:p>
    <w:p w14:paraId="4556AB5D"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&lt;GrossValue5&gt;</w:t>
      </w:r>
      <w:r w:rsidRPr="00897856">
        <w:rPr>
          <w:rFonts w:ascii="Courier New" w:hAnsi="Courier New" w:cs="Courier New"/>
          <w:b/>
          <w:bCs/>
          <w:color w:val="000000"/>
          <w:sz w:val="20"/>
          <w:szCs w:val="20"/>
        </w:rPr>
        <w:t xml:space="preserve"> GrossValue5</w:t>
      </w:r>
      <w:r w:rsidRPr="00897856">
        <w:rPr>
          <w:rFonts w:ascii="Courier New" w:hAnsi="Courier New" w:cs="Courier New"/>
          <w:color w:val="0000FF"/>
          <w:sz w:val="20"/>
          <w:szCs w:val="20"/>
        </w:rPr>
        <w:t>&lt;/GrossValue5&gt;</w:t>
      </w:r>
    </w:p>
    <w:p w14:paraId="28F8F284"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&lt;VatAmount5&gt;</w:t>
      </w:r>
      <w:r w:rsidRPr="00897856">
        <w:rPr>
          <w:rFonts w:ascii="Courier New" w:hAnsi="Courier New" w:cs="Courier New"/>
          <w:b/>
          <w:bCs/>
          <w:color w:val="000000"/>
          <w:sz w:val="20"/>
          <w:szCs w:val="20"/>
        </w:rPr>
        <w:t xml:space="preserve"> VatAmount5</w:t>
      </w:r>
      <w:r w:rsidRPr="00897856">
        <w:rPr>
          <w:rFonts w:ascii="Courier New" w:hAnsi="Courier New" w:cs="Courier New"/>
          <w:color w:val="0000FF"/>
          <w:sz w:val="20"/>
          <w:szCs w:val="20"/>
        </w:rPr>
        <w:t>&lt;/VatAmount5&gt;</w:t>
      </w:r>
    </w:p>
    <w:p w14:paraId="717C82B9"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&lt;GrossValue10&gt;</w:t>
      </w:r>
      <w:r w:rsidRPr="00897856">
        <w:rPr>
          <w:rFonts w:ascii="Courier New" w:hAnsi="Courier New" w:cs="Courier New"/>
          <w:b/>
          <w:bCs/>
          <w:color w:val="000000"/>
          <w:sz w:val="20"/>
          <w:szCs w:val="20"/>
        </w:rPr>
        <w:t xml:space="preserve"> GrossValue10</w:t>
      </w:r>
      <w:r w:rsidRPr="00897856">
        <w:rPr>
          <w:rFonts w:ascii="Courier New" w:hAnsi="Courier New" w:cs="Courier New"/>
          <w:color w:val="0000FF"/>
          <w:sz w:val="20"/>
          <w:szCs w:val="20"/>
        </w:rPr>
        <w:t>&lt;/GrossValue10&gt;</w:t>
      </w:r>
    </w:p>
    <w:p w14:paraId="50AFEC11"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&lt;VatAmount10&gt;</w:t>
      </w:r>
      <w:r w:rsidRPr="00897856">
        <w:rPr>
          <w:rFonts w:ascii="Courier New" w:hAnsi="Courier New" w:cs="Courier New"/>
          <w:b/>
          <w:bCs/>
          <w:color w:val="000000"/>
          <w:sz w:val="20"/>
          <w:szCs w:val="20"/>
        </w:rPr>
        <w:t xml:space="preserve"> VatAmount10</w:t>
      </w:r>
      <w:r w:rsidRPr="00897856">
        <w:rPr>
          <w:rFonts w:ascii="Courier New" w:hAnsi="Courier New" w:cs="Courier New"/>
          <w:color w:val="0000FF"/>
          <w:sz w:val="20"/>
          <w:szCs w:val="20"/>
        </w:rPr>
        <w:t>&lt;/VatAmount10&gt;</w:t>
      </w:r>
    </w:p>
    <w:p w14:paraId="08002192"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&lt;Buyer&gt;</w:t>
      </w:r>
      <w:r w:rsidRPr="00897856">
        <w:rPr>
          <w:rFonts w:ascii="Courier New" w:hAnsi="Courier New" w:cs="Courier New"/>
          <w:b/>
          <w:bCs/>
          <w:color w:val="000000"/>
          <w:sz w:val="20"/>
          <w:szCs w:val="20"/>
        </w:rPr>
        <w:t>Tên đơn vị mua hàng</w:t>
      </w:r>
      <w:r w:rsidRPr="00897856">
        <w:rPr>
          <w:rFonts w:ascii="Courier New" w:hAnsi="Courier New" w:cs="Courier New"/>
          <w:color w:val="0000FF"/>
          <w:sz w:val="20"/>
          <w:szCs w:val="20"/>
        </w:rPr>
        <w:t>&lt;/Buyer&gt;</w:t>
      </w:r>
    </w:p>
    <w:p w14:paraId="081485E8"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&lt;Name&gt;</w:t>
      </w:r>
      <w:r w:rsidRPr="00897856">
        <w:rPr>
          <w:rFonts w:ascii="Courier New" w:hAnsi="Courier New" w:cs="Courier New"/>
          <w:b/>
          <w:bCs/>
          <w:color w:val="000000"/>
          <w:sz w:val="20"/>
          <w:szCs w:val="20"/>
        </w:rPr>
        <w:t>Tên hóa đơn</w:t>
      </w:r>
      <w:r w:rsidRPr="00897856">
        <w:rPr>
          <w:rFonts w:ascii="Courier New" w:hAnsi="Courier New" w:cs="Courier New"/>
          <w:color w:val="0000FF"/>
          <w:sz w:val="20"/>
          <w:szCs w:val="20"/>
        </w:rPr>
        <w:t>&lt;/Name&gt;</w:t>
      </w:r>
    </w:p>
    <w:p w14:paraId="1661BAAC"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&lt;ComPhone&gt;</w:t>
      </w:r>
      <w:r w:rsidRPr="00897856">
        <w:rPr>
          <w:rFonts w:ascii="Courier New" w:hAnsi="Courier New" w:cs="Courier New"/>
          <w:b/>
          <w:bCs/>
          <w:color w:val="000000"/>
          <w:sz w:val="20"/>
          <w:szCs w:val="20"/>
        </w:rPr>
        <w:t>Điện thoại công ty</w:t>
      </w:r>
      <w:r w:rsidRPr="00897856">
        <w:rPr>
          <w:rFonts w:ascii="Courier New" w:hAnsi="Courier New" w:cs="Courier New"/>
          <w:color w:val="0000FF"/>
          <w:sz w:val="20"/>
          <w:szCs w:val="20"/>
        </w:rPr>
        <w:t>&lt;/ComPhone&gt;</w:t>
      </w:r>
    </w:p>
    <w:p w14:paraId="3E432476"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&lt;ComBankName&gt;</w:t>
      </w:r>
      <w:r w:rsidRPr="00897856">
        <w:rPr>
          <w:rFonts w:ascii="Courier New" w:hAnsi="Courier New" w:cs="Courier New"/>
          <w:b/>
          <w:bCs/>
          <w:color w:val="000000"/>
          <w:sz w:val="20"/>
          <w:szCs w:val="20"/>
        </w:rPr>
        <w:t>Tên ngân hàng</w:t>
      </w:r>
      <w:r w:rsidRPr="00897856">
        <w:rPr>
          <w:rFonts w:ascii="Courier New" w:hAnsi="Courier New" w:cs="Courier New"/>
          <w:color w:val="0000FF"/>
          <w:sz w:val="20"/>
          <w:szCs w:val="20"/>
        </w:rPr>
        <w:t>&lt;/ComBankName&gt;</w:t>
      </w:r>
    </w:p>
    <w:p w14:paraId="30DAA3C0"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&lt;ComBankNo&gt;</w:t>
      </w:r>
      <w:r w:rsidRPr="00897856">
        <w:rPr>
          <w:rFonts w:ascii="Courier New" w:hAnsi="Courier New" w:cs="Courier New"/>
          <w:b/>
          <w:bCs/>
          <w:color w:val="000000"/>
          <w:sz w:val="20"/>
          <w:szCs w:val="20"/>
        </w:rPr>
        <w:t>Số tài khoản ngân hàng</w:t>
      </w:r>
      <w:r w:rsidRPr="00897856">
        <w:rPr>
          <w:rFonts w:ascii="Courier New" w:hAnsi="Courier New" w:cs="Courier New"/>
          <w:color w:val="0000FF"/>
          <w:sz w:val="20"/>
          <w:szCs w:val="20"/>
        </w:rPr>
        <w:t>&lt;/ComBankNo&gt;</w:t>
      </w:r>
    </w:p>
    <w:p w14:paraId="091119B7"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&lt;DiscountRate&gt;</w:t>
      </w:r>
      <w:r w:rsidRPr="00897856">
        <w:rPr>
          <w:rFonts w:ascii="Courier New" w:hAnsi="Courier New" w:cs="Courier New"/>
          <w:b/>
          <w:bCs/>
          <w:color w:val="000000"/>
          <w:sz w:val="20"/>
          <w:szCs w:val="20"/>
        </w:rPr>
        <w:t>Chiết khấu</w:t>
      </w:r>
      <w:r w:rsidRPr="00897856">
        <w:rPr>
          <w:rFonts w:ascii="Courier New" w:hAnsi="Courier New" w:cs="Courier New"/>
          <w:color w:val="0000FF"/>
          <w:sz w:val="20"/>
          <w:szCs w:val="20"/>
        </w:rPr>
        <w:t>&lt;/DiscountRate&gt;</w:t>
      </w:r>
    </w:p>
    <w:p w14:paraId="17C53D1D"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&lt;GrossValue_NonTax&gt;&lt;/GrossValue_NonTax&gt;</w:t>
      </w:r>
    </w:p>
    <w:p w14:paraId="04C651A3"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&lt;CurrencyUnit&gt;</w:t>
      </w:r>
      <w:r w:rsidRPr="00897856">
        <w:rPr>
          <w:rFonts w:ascii="Courier New" w:hAnsi="Courier New" w:cs="Courier New"/>
          <w:b/>
          <w:bCs/>
          <w:color w:val="000000"/>
          <w:sz w:val="20"/>
          <w:szCs w:val="20"/>
        </w:rPr>
        <w:t>Đơn vị tiền tệ</w:t>
      </w:r>
      <w:r w:rsidRPr="00897856">
        <w:rPr>
          <w:rFonts w:ascii="Courier New" w:hAnsi="Courier New" w:cs="Courier New"/>
          <w:color w:val="0000FF"/>
          <w:sz w:val="20"/>
          <w:szCs w:val="20"/>
        </w:rPr>
        <w:t>&lt;/CurrencyUnit&gt;</w:t>
      </w:r>
    </w:p>
    <w:p w14:paraId="4736945C"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&lt;ExchangeRate&gt;</w:t>
      </w:r>
      <w:r w:rsidRPr="00897856">
        <w:rPr>
          <w:rFonts w:ascii="Courier New" w:hAnsi="Courier New" w:cs="Courier New"/>
          <w:b/>
          <w:bCs/>
          <w:color w:val="000000"/>
          <w:sz w:val="20"/>
          <w:szCs w:val="20"/>
        </w:rPr>
        <w:t>Tỷ giá</w:t>
      </w:r>
      <w:r w:rsidRPr="00897856">
        <w:rPr>
          <w:rFonts w:ascii="Courier New" w:hAnsi="Courier New" w:cs="Courier New"/>
          <w:color w:val="0000FF"/>
          <w:sz w:val="20"/>
          <w:szCs w:val="20"/>
        </w:rPr>
        <w:t>&lt;/ExchangeRate&gt;</w:t>
      </w:r>
    </w:p>
    <w:p w14:paraId="13E66577"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&lt;ConvertedAmount&gt;</w:t>
      </w:r>
      <w:r w:rsidRPr="00897856">
        <w:rPr>
          <w:rFonts w:ascii="Courier New" w:hAnsi="Courier New" w:cs="Courier New"/>
          <w:b/>
          <w:bCs/>
          <w:color w:val="000000"/>
          <w:sz w:val="20"/>
          <w:szCs w:val="20"/>
        </w:rPr>
        <w:t>Tổng tiền quy đổi</w:t>
      </w:r>
      <w:r w:rsidRPr="00897856">
        <w:rPr>
          <w:rFonts w:ascii="Courier New" w:hAnsi="Courier New" w:cs="Courier New"/>
          <w:color w:val="0000FF"/>
          <w:sz w:val="20"/>
          <w:szCs w:val="20"/>
        </w:rPr>
        <w:t>&lt;/ConvertedAmount&gt;</w:t>
      </w:r>
    </w:p>
    <w:p w14:paraId="08CF4A1F"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897856">
        <w:rPr>
          <w:rFonts w:ascii="Courier New" w:hAnsi="Courier New" w:cs="Courier New"/>
          <w:b/>
          <w:bCs/>
          <w:color w:val="000000"/>
          <w:sz w:val="20"/>
          <w:szCs w:val="20"/>
        </w:rPr>
        <w:t xml:space="preserve">    </w:t>
      </w:r>
      <w:r w:rsidRPr="002864F3">
        <w:rPr>
          <w:rFonts w:ascii="Courier New" w:hAnsi="Courier New" w:cs="Courier New"/>
          <w:color w:val="0000FF"/>
          <w:sz w:val="20"/>
          <w:szCs w:val="20"/>
          <w:lang w:val="nl-NL"/>
        </w:rPr>
        <w:t>&lt;Extra1&gt;</w:t>
      </w:r>
      <w:r w:rsidRPr="002864F3">
        <w:rPr>
          <w:rFonts w:ascii="Courier New" w:hAnsi="Courier New" w:cs="Courier New"/>
          <w:b/>
          <w:bCs/>
          <w:color w:val="000000"/>
          <w:sz w:val="20"/>
          <w:szCs w:val="20"/>
          <w:lang w:val="nl-NL"/>
        </w:rPr>
        <w:t>Extra1</w:t>
      </w:r>
      <w:r w:rsidRPr="002864F3">
        <w:rPr>
          <w:rFonts w:ascii="Courier New" w:hAnsi="Courier New" w:cs="Courier New"/>
          <w:color w:val="0000FF"/>
          <w:sz w:val="20"/>
          <w:szCs w:val="20"/>
          <w:lang w:val="nl-NL"/>
        </w:rPr>
        <w:t>&lt;/Extra1&gt;</w:t>
      </w:r>
    </w:p>
    <w:p w14:paraId="135B2A1B"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2864F3">
        <w:rPr>
          <w:rFonts w:ascii="Courier New" w:hAnsi="Courier New" w:cs="Courier New"/>
          <w:b/>
          <w:bCs/>
          <w:color w:val="000000"/>
          <w:sz w:val="20"/>
          <w:szCs w:val="20"/>
          <w:lang w:val="nl-NL"/>
        </w:rPr>
        <w:t xml:space="preserve">    </w:t>
      </w:r>
      <w:r w:rsidRPr="002864F3">
        <w:rPr>
          <w:rFonts w:ascii="Courier New" w:hAnsi="Courier New" w:cs="Courier New"/>
          <w:color w:val="0000FF"/>
          <w:sz w:val="20"/>
          <w:szCs w:val="20"/>
          <w:lang w:val="nl-NL"/>
        </w:rPr>
        <w:t>&lt;Extra2&gt;</w:t>
      </w:r>
      <w:r w:rsidRPr="002864F3">
        <w:rPr>
          <w:rFonts w:ascii="Courier New" w:hAnsi="Courier New" w:cs="Courier New"/>
          <w:b/>
          <w:bCs/>
          <w:color w:val="000000"/>
          <w:sz w:val="20"/>
          <w:szCs w:val="20"/>
          <w:lang w:val="nl-NL"/>
        </w:rPr>
        <w:t>Extra2</w:t>
      </w:r>
      <w:r w:rsidRPr="002864F3">
        <w:rPr>
          <w:rFonts w:ascii="Courier New" w:hAnsi="Courier New" w:cs="Courier New"/>
          <w:color w:val="0000FF"/>
          <w:sz w:val="20"/>
          <w:szCs w:val="20"/>
          <w:lang w:val="nl-NL"/>
        </w:rPr>
        <w:t>&lt;/Extra2&gt;</w:t>
      </w:r>
    </w:p>
    <w:p w14:paraId="2B6B130B"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2864F3">
        <w:rPr>
          <w:rFonts w:ascii="Courier New" w:hAnsi="Courier New" w:cs="Courier New"/>
          <w:b/>
          <w:bCs/>
          <w:color w:val="000000"/>
          <w:sz w:val="20"/>
          <w:szCs w:val="20"/>
          <w:lang w:val="nl-NL"/>
        </w:rPr>
        <w:lastRenderedPageBreak/>
        <w:t xml:space="preserve">    </w:t>
      </w:r>
      <w:r w:rsidRPr="002864F3">
        <w:rPr>
          <w:rFonts w:ascii="Courier New" w:hAnsi="Courier New" w:cs="Courier New"/>
          <w:color w:val="0000FF"/>
          <w:sz w:val="20"/>
          <w:szCs w:val="20"/>
          <w:lang w:val="nl-NL"/>
        </w:rPr>
        <w:t>&lt;SMSDeliver&gt;</w:t>
      </w:r>
      <w:r w:rsidRPr="002864F3">
        <w:rPr>
          <w:rFonts w:ascii="Courier New" w:hAnsi="Courier New" w:cs="Courier New"/>
          <w:b/>
          <w:bCs/>
          <w:color w:val="000000"/>
          <w:sz w:val="20"/>
          <w:szCs w:val="20"/>
          <w:lang w:val="nl-NL"/>
        </w:rPr>
        <w:t>SMSDeliver</w:t>
      </w:r>
      <w:r w:rsidRPr="002864F3">
        <w:rPr>
          <w:rFonts w:ascii="Courier New" w:hAnsi="Courier New" w:cs="Courier New"/>
          <w:color w:val="0000FF"/>
          <w:sz w:val="20"/>
          <w:szCs w:val="20"/>
          <w:lang w:val="nl-NL"/>
        </w:rPr>
        <w:t>&lt;/SMSDeliver&gt;</w:t>
      </w:r>
    </w:p>
    <w:p w14:paraId="45C6608B" w14:textId="2CA509BB"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b/>
          <w:bCs/>
          <w:color w:val="000000"/>
          <w:sz w:val="20"/>
          <w:szCs w:val="20"/>
          <w:lang w:val="nl-NL"/>
        </w:rPr>
        <w:t xml:space="preserve">    </w:t>
      </w:r>
      <w:r w:rsidRPr="002864F3">
        <w:rPr>
          <w:rFonts w:ascii="Courier New" w:hAnsi="Courier New" w:cs="Courier New"/>
          <w:color w:val="0000FF"/>
          <w:sz w:val="20"/>
          <w:szCs w:val="20"/>
          <w:lang w:val="nl-NL"/>
        </w:rPr>
        <w:t>&lt;Type&gt;</w:t>
      </w:r>
      <w:r w:rsidRPr="002864F3">
        <w:rPr>
          <w:rFonts w:ascii="Courier New" w:hAnsi="Courier New" w:cs="Courier New"/>
          <w:b/>
          <w:bCs/>
          <w:color w:val="000000"/>
          <w:sz w:val="20"/>
          <w:szCs w:val="20"/>
          <w:lang w:val="nl-NL"/>
        </w:rPr>
        <w:t>Loại hóa đơn chỉnh sửa(int-mặc định lấy là 2)  2-Điều chỉnh tăng, 3-Điều chỉnh giảm, 4- Hóa đơn điều chỉnh thông tin</w:t>
      </w:r>
      <w:r w:rsidR="00B7194D">
        <w:rPr>
          <w:rFonts w:ascii="Courier New" w:hAnsi="Courier New" w:cs="Courier New"/>
          <w:b/>
          <w:bCs/>
          <w:color w:val="000000"/>
          <w:sz w:val="20"/>
          <w:szCs w:val="20"/>
          <w:lang w:val="nl-NL"/>
        </w:rPr>
        <w:t xml:space="preserve">, </w:t>
      </w:r>
      <w:r w:rsidR="00B7194D" w:rsidRPr="00B7194D">
        <w:rPr>
          <w:rFonts w:ascii="Courier New" w:hAnsi="Courier New" w:cs="Courier New"/>
          <w:b/>
          <w:bCs/>
          <w:color w:val="000000"/>
          <w:sz w:val="20"/>
          <w:szCs w:val="20"/>
          <w:highlight w:val="cyan"/>
          <w:lang w:val="nl-NL"/>
        </w:rPr>
        <w:t>6-Điều chỉnh tăng giảm kết hợp</w:t>
      </w:r>
      <w:r w:rsidRPr="002864F3">
        <w:rPr>
          <w:rFonts w:ascii="Courier New" w:hAnsi="Courier New" w:cs="Courier New"/>
          <w:color w:val="0000FF"/>
          <w:sz w:val="20"/>
          <w:szCs w:val="20"/>
          <w:lang w:val="nl-NL"/>
        </w:rPr>
        <w:t>&lt;/Type&gt;</w:t>
      </w:r>
    </w:p>
    <w:p w14:paraId="66727C46"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&lt;LDDNBo&gt;</w:t>
      </w:r>
      <w:r w:rsidRPr="002864F3">
        <w:rPr>
          <w:rFonts w:ascii="Courier New" w:hAnsi="Courier New" w:cs="Courier New"/>
          <w:b/>
          <w:bCs/>
          <w:color w:val="000000"/>
          <w:sz w:val="20"/>
          <w:szCs w:val="20"/>
          <w:lang w:val="nl-NL"/>
        </w:rPr>
        <w:t>LDDNBO</w:t>
      </w:r>
      <w:r w:rsidRPr="002864F3">
        <w:rPr>
          <w:rFonts w:ascii="Courier New" w:hAnsi="Courier New" w:cs="Courier New"/>
          <w:color w:val="0000FF"/>
          <w:sz w:val="20"/>
          <w:szCs w:val="20"/>
          <w:lang w:val="nl-NL"/>
        </w:rPr>
        <w:t>&lt;/LDDNBo&gt;</w:t>
      </w:r>
    </w:p>
    <w:p w14:paraId="51168A15"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&lt;HDSo&gt;</w:t>
      </w:r>
      <w:r w:rsidRPr="002864F3">
        <w:rPr>
          <w:rFonts w:ascii="Courier New" w:hAnsi="Courier New" w:cs="Courier New"/>
          <w:b/>
          <w:bCs/>
          <w:color w:val="000000"/>
          <w:sz w:val="20"/>
          <w:szCs w:val="20"/>
          <w:lang w:val="nl-NL"/>
        </w:rPr>
        <w:t>HDSO</w:t>
      </w:r>
      <w:r w:rsidRPr="002864F3">
        <w:rPr>
          <w:rFonts w:ascii="Courier New" w:hAnsi="Courier New" w:cs="Courier New"/>
          <w:color w:val="0000FF"/>
          <w:sz w:val="20"/>
          <w:szCs w:val="20"/>
          <w:lang w:val="nl-NL"/>
        </w:rPr>
        <w:t>&lt;/HDSo&gt;</w:t>
      </w:r>
    </w:p>
    <w:p w14:paraId="68BC1CBF"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&lt;HVTNXHang&gt;</w:t>
      </w:r>
      <w:r w:rsidRPr="002864F3">
        <w:rPr>
          <w:rFonts w:ascii="Courier New" w:hAnsi="Courier New" w:cs="Courier New"/>
          <w:b/>
          <w:bCs/>
          <w:color w:val="000000"/>
          <w:sz w:val="20"/>
          <w:szCs w:val="20"/>
          <w:lang w:val="nl-NL"/>
        </w:rPr>
        <w:t>HVTNXHANG</w:t>
      </w:r>
      <w:r w:rsidRPr="002864F3">
        <w:rPr>
          <w:rFonts w:ascii="Courier New" w:hAnsi="Courier New" w:cs="Courier New"/>
          <w:color w:val="0000FF"/>
          <w:sz w:val="20"/>
          <w:szCs w:val="20"/>
          <w:lang w:val="nl-NL"/>
        </w:rPr>
        <w:t>&lt;/HVTNXHang&gt;</w:t>
      </w:r>
    </w:p>
    <w:p w14:paraId="13A7B26B"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&lt;TNVChuyen&gt;</w:t>
      </w:r>
      <w:r w:rsidRPr="002864F3">
        <w:rPr>
          <w:rFonts w:ascii="Courier New" w:hAnsi="Courier New" w:cs="Courier New"/>
          <w:b/>
          <w:bCs/>
          <w:color w:val="000000"/>
          <w:sz w:val="20"/>
          <w:szCs w:val="20"/>
          <w:lang w:val="nl-NL"/>
        </w:rPr>
        <w:t>TNVCHUYEN</w:t>
      </w:r>
      <w:r w:rsidRPr="002864F3">
        <w:rPr>
          <w:rFonts w:ascii="Courier New" w:hAnsi="Courier New" w:cs="Courier New"/>
          <w:color w:val="0000FF"/>
          <w:sz w:val="20"/>
          <w:szCs w:val="20"/>
          <w:lang w:val="nl-NL"/>
        </w:rPr>
        <w:t>&lt;/TNVChuyen&gt;</w:t>
      </w:r>
    </w:p>
    <w:p w14:paraId="23745CFC"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&lt;PTVChuyen&gt;</w:t>
      </w:r>
      <w:r w:rsidRPr="002864F3">
        <w:rPr>
          <w:rFonts w:ascii="Courier New" w:hAnsi="Courier New" w:cs="Courier New"/>
          <w:b/>
          <w:bCs/>
          <w:color w:val="000000"/>
          <w:sz w:val="20"/>
          <w:szCs w:val="20"/>
          <w:lang w:val="nl-NL"/>
        </w:rPr>
        <w:t>PTVCHUYEN</w:t>
      </w:r>
      <w:r w:rsidRPr="002864F3">
        <w:rPr>
          <w:rFonts w:ascii="Courier New" w:hAnsi="Courier New" w:cs="Courier New"/>
          <w:color w:val="0000FF"/>
          <w:sz w:val="20"/>
          <w:szCs w:val="20"/>
          <w:lang w:val="nl-NL"/>
        </w:rPr>
        <w:t>&lt;/PTVChuyen&gt;</w:t>
      </w:r>
    </w:p>
    <w:p w14:paraId="421FE62B"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&lt;HDKTSo&gt;</w:t>
      </w:r>
      <w:r w:rsidRPr="002864F3">
        <w:rPr>
          <w:rFonts w:ascii="Courier New" w:hAnsi="Courier New" w:cs="Courier New"/>
          <w:b/>
          <w:bCs/>
          <w:color w:val="000000"/>
          <w:sz w:val="20"/>
          <w:szCs w:val="20"/>
          <w:lang w:val="nl-NL"/>
        </w:rPr>
        <w:t>HDKTSO</w:t>
      </w:r>
      <w:r w:rsidRPr="002864F3">
        <w:rPr>
          <w:rFonts w:ascii="Courier New" w:hAnsi="Courier New" w:cs="Courier New"/>
          <w:color w:val="0000FF"/>
          <w:sz w:val="20"/>
          <w:szCs w:val="20"/>
          <w:lang w:val="nl-NL"/>
        </w:rPr>
        <w:t>&lt;/HDKTSo&gt;</w:t>
      </w:r>
    </w:p>
    <w:p w14:paraId="5CCDE96B" w14:textId="77777777" w:rsidR="009D1437"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&lt;HDKTNgay&gt;</w:t>
      </w:r>
      <w:r w:rsidRPr="002864F3">
        <w:rPr>
          <w:rFonts w:ascii="Courier New" w:hAnsi="Courier New" w:cs="Courier New"/>
          <w:b/>
          <w:bCs/>
          <w:color w:val="000000"/>
          <w:sz w:val="20"/>
          <w:szCs w:val="20"/>
          <w:lang w:val="nl-NL"/>
        </w:rPr>
        <w:t>HDKTNgay</w:t>
      </w:r>
      <w:r w:rsidRPr="002864F3">
        <w:rPr>
          <w:rFonts w:ascii="Courier New" w:hAnsi="Courier New" w:cs="Courier New"/>
          <w:color w:val="0000FF"/>
          <w:sz w:val="20"/>
          <w:szCs w:val="20"/>
          <w:lang w:val="nl-NL"/>
        </w:rPr>
        <w:t>&lt;/HDKTNgay&gt;</w:t>
      </w:r>
    </w:p>
    <w:p w14:paraId="47F994F1" w14:textId="77777777" w:rsidR="00270EE5" w:rsidRPr="00E76EB4" w:rsidRDefault="00270EE5" w:rsidP="00270EE5">
      <w:pPr>
        <w:shd w:val="clear" w:color="auto" w:fill="FFFFFF"/>
        <w:rPr>
          <w:rFonts w:ascii="Courier New" w:hAnsi="Courier New" w:cs="Courier New"/>
          <w:i/>
          <w:sz w:val="20"/>
          <w:szCs w:val="20"/>
        </w:rPr>
      </w:pPr>
      <w:r w:rsidRPr="003F2102">
        <w:rPr>
          <w:rFonts w:ascii="Courier New" w:hAnsi="Courier New" w:cs="Courier New"/>
          <w:i/>
          <w:color w:val="C00000"/>
          <w:sz w:val="20"/>
          <w:szCs w:val="20"/>
          <w:highlight w:val="cyan"/>
        </w:rPr>
        <w:t>&lt;HDCTTChinh&gt;</w:t>
      </w:r>
      <w:r w:rsidRPr="003F2102">
        <w:rPr>
          <w:rFonts w:ascii="Courier New" w:hAnsi="Courier New" w:cs="Courier New"/>
          <w:i/>
          <w:sz w:val="20"/>
          <w:szCs w:val="20"/>
          <w:highlight w:val="cyan"/>
        </w:rPr>
        <w:t>Hoá đơn cho thuê tài chính (Hóa đơn đối với hoạt động cho thuê tài chính)</w:t>
      </w:r>
      <w:r w:rsidRPr="003F2102">
        <w:rPr>
          <w:sz w:val="26"/>
          <w:szCs w:val="26"/>
          <w:highlight w:val="cyan"/>
          <w:shd w:val="clear" w:color="auto" w:fill="00FF00"/>
        </w:rPr>
        <w:t xml:space="preserve"> </w:t>
      </w:r>
      <w:r w:rsidRPr="003F2102">
        <w:rPr>
          <w:rFonts w:ascii="Courier New" w:hAnsi="Courier New" w:cs="Courier New"/>
          <w:i/>
          <w:sz w:val="20"/>
          <w:szCs w:val="20"/>
          <w:highlight w:val="cyan"/>
        </w:rPr>
        <w:t>Số (1: Hóa đơn dành cho hoạt động thuê tài chính, 0: Hóa đơn không dành cho hoạt động cho thuê tài chính)&lt;/</w:t>
      </w:r>
      <w:r w:rsidRPr="003F2102">
        <w:rPr>
          <w:rFonts w:ascii="Courier New" w:hAnsi="Courier New" w:cs="Courier New"/>
          <w:i/>
          <w:color w:val="C00000"/>
          <w:sz w:val="20"/>
          <w:szCs w:val="20"/>
          <w:highlight w:val="cyan"/>
        </w:rPr>
        <w:t>HDCTTChinh&gt;</w:t>
      </w:r>
    </w:p>
    <w:p w14:paraId="64C3D61A" w14:textId="77777777" w:rsidR="00270EE5" w:rsidRPr="002864F3" w:rsidRDefault="00270EE5" w:rsidP="009D1437">
      <w:pPr>
        <w:shd w:val="clear" w:color="auto" w:fill="FFFFFF"/>
        <w:rPr>
          <w:rFonts w:ascii="Courier New" w:hAnsi="Courier New" w:cs="Courier New"/>
          <w:color w:val="0000FF"/>
          <w:sz w:val="20"/>
          <w:szCs w:val="20"/>
          <w:lang w:val="nl-NL"/>
        </w:rPr>
      </w:pPr>
    </w:p>
    <w:p w14:paraId="288941CF" w14:textId="77777777" w:rsidR="00E732AF" w:rsidRPr="002864F3" w:rsidRDefault="00E732AF" w:rsidP="00EC1215">
      <w:pPr>
        <w:shd w:val="clear" w:color="auto" w:fill="FFFFFF"/>
        <w:ind w:firstLine="540"/>
        <w:rPr>
          <w:rFonts w:ascii="Courier New" w:hAnsi="Courier New" w:cs="Courier New"/>
          <w:color w:val="0000FF"/>
          <w:sz w:val="20"/>
          <w:szCs w:val="20"/>
          <w:highlight w:val="cyan"/>
          <w:lang w:val="nl-NL"/>
        </w:rPr>
      </w:pPr>
      <w:r w:rsidRPr="002864F3">
        <w:rPr>
          <w:rFonts w:ascii="Courier New" w:hAnsi="Courier New" w:cs="Courier New"/>
          <w:color w:val="0000FF"/>
          <w:sz w:val="20"/>
          <w:szCs w:val="20"/>
          <w:highlight w:val="cyan"/>
          <w:lang w:val="nl-NL"/>
        </w:rPr>
        <w:t>&lt;HDDThu&gt;</w:t>
      </w:r>
      <w:r w:rsidRPr="002864F3">
        <w:rPr>
          <w:rFonts w:ascii="Courier New" w:hAnsi="Courier New" w:cs="Courier New"/>
          <w:sz w:val="20"/>
          <w:szCs w:val="20"/>
          <w:highlight w:val="cyan"/>
          <w:lang w:val="nl-NL"/>
        </w:rPr>
        <w:t xml:space="preserve">Hóa đơn đặc thù (Nhận các giá trị: 1-Hàng hóa là xe ô tô, xe mô tô, 2- Dịch vụ vận chuyển, 3- Dịch vụ vận chuyển trên nền tảng số, TMĐT). Nếu không truyền mặc định là 0- hóa đơn thường </w:t>
      </w:r>
      <w:r w:rsidRPr="002864F3">
        <w:rPr>
          <w:rFonts w:ascii="Courier New" w:hAnsi="Courier New" w:cs="Courier New"/>
          <w:color w:val="0000FF"/>
          <w:sz w:val="20"/>
          <w:szCs w:val="20"/>
          <w:highlight w:val="cyan"/>
          <w:lang w:val="nl-NL"/>
        </w:rPr>
        <w:t>&lt;/HDDThu&gt;</w:t>
      </w:r>
    </w:p>
    <w:p w14:paraId="34AE74B2" w14:textId="77777777" w:rsidR="00E732AF" w:rsidRDefault="00E732AF" w:rsidP="00EC1215">
      <w:pPr>
        <w:shd w:val="clear" w:color="auto" w:fill="FFFFFF"/>
        <w:ind w:firstLine="54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&lt;ComEmail&gt;</w:t>
      </w:r>
      <w:r w:rsidRPr="00FC640E">
        <w:rPr>
          <w:rFonts w:ascii="Courier New" w:hAnsi="Courier New" w:cs="Courier New"/>
          <w:sz w:val="20"/>
          <w:szCs w:val="20"/>
          <w:highlight w:val="cyan"/>
        </w:rPr>
        <w:t>Email nguời bán</w:t>
      </w:r>
      <w:r w:rsidRPr="00FC640E">
        <w:rPr>
          <w:rFonts w:ascii="Courier New" w:hAnsi="Courier New" w:cs="Courier New"/>
          <w:color w:val="0000FF"/>
          <w:sz w:val="20"/>
          <w:szCs w:val="20"/>
          <w:highlight w:val="cyan"/>
        </w:rPr>
        <w:t>&lt;/ComEmail&gt;</w:t>
      </w:r>
    </w:p>
    <w:p w14:paraId="5BCE158A" w14:textId="594EA0DF" w:rsidR="00350C86" w:rsidRPr="00FC640E" w:rsidRDefault="00350C86" w:rsidP="00350C86">
      <w:pPr>
        <w:shd w:val="clear" w:color="auto" w:fill="FFFFFF"/>
        <w:ind w:firstLine="54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&lt;Com</w:t>
      </w:r>
      <w:r>
        <w:rPr>
          <w:rFonts w:ascii="Courier New" w:hAnsi="Courier New" w:cs="Courier New"/>
          <w:color w:val="0000FF"/>
          <w:sz w:val="20"/>
          <w:szCs w:val="20"/>
          <w:highlight w:val="cyan"/>
        </w:rPr>
        <w:t>Fax</w:t>
      </w:r>
      <w:r w:rsidRPr="00FA2F75">
        <w:rPr>
          <w:rFonts w:ascii="Courier New" w:hAnsi="Courier New" w:cs="Courier New"/>
          <w:color w:val="0000FF"/>
          <w:sz w:val="20"/>
          <w:szCs w:val="20"/>
          <w:highlight w:val="cyan"/>
        </w:rPr>
        <w:t>&gt;</w:t>
      </w:r>
      <w:r>
        <w:rPr>
          <w:rFonts w:ascii="Courier New" w:hAnsi="Courier New" w:cs="Courier New"/>
          <w:sz w:val="20"/>
          <w:szCs w:val="20"/>
          <w:highlight w:val="cyan"/>
        </w:rPr>
        <w:t>Fax</w:t>
      </w:r>
      <w:r w:rsidRPr="00FA2F75">
        <w:rPr>
          <w:rFonts w:ascii="Courier New" w:hAnsi="Courier New" w:cs="Courier New"/>
          <w:sz w:val="20"/>
          <w:szCs w:val="20"/>
          <w:highlight w:val="cyan"/>
        </w:rPr>
        <w:t xml:space="preserve"> nguời bán</w:t>
      </w:r>
      <w:r w:rsidRPr="00FA2F75">
        <w:rPr>
          <w:rFonts w:ascii="Courier New" w:hAnsi="Courier New" w:cs="Courier New"/>
          <w:color w:val="0000FF"/>
          <w:sz w:val="20"/>
          <w:szCs w:val="20"/>
          <w:highlight w:val="cyan"/>
        </w:rPr>
        <w:t>&lt;/Com</w:t>
      </w:r>
      <w:r>
        <w:rPr>
          <w:rFonts w:ascii="Courier New" w:hAnsi="Courier New" w:cs="Courier New"/>
          <w:color w:val="0000FF"/>
          <w:sz w:val="20"/>
          <w:szCs w:val="20"/>
          <w:highlight w:val="cyan"/>
        </w:rPr>
        <w:t>Fax</w:t>
      </w:r>
      <w:r w:rsidRPr="00FA2F75">
        <w:rPr>
          <w:rFonts w:ascii="Courier New" w:hAnsi="Courier New" w:cs="Courier New"/>
          <w:color w:val="0000FF"/>
          <w:sz w:val="20"/>
          <w:szCs w:val="20"/>
          <w:highlight w:val="cyan"/>
        </w:rPr>
        <w:t>&gt;</w:t>
      </w:r>
    </w:p>
    <w:p w14:paraId="23BFA9FB" w14:textId="77777777" w:rsidR="00E732AF" w:rsidRPr="00FC640E" w:rsidRDefault="00E732AF" w:rsidP="00EC1215">
      <w:pPr>
        <w:shd w:val="clear" w:color="auto" w:fill="FFFFFF"/>
        <w:ind w:firstLine="54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&lt;ComWebsite&gt;Website người bán&lt;/ComWebsite &gt;</w:t>
      </w:r>
    </w:p>
    <w:p w14:paraId="0AE8C972" w14:textId="77777777" w:rsidR="00E732AF" w:rsidRPr="00FC640E" w:rsidRDefault="00E732AF" w:rsidP="00EC1215">
      <w:pPr>
        <w:shd w:val="clear" w:color="auto" w:fill="FFFFFF"/>
        <w:ind w:firstLine="54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&lt;MCHang&gt;</w:t>
      </w:r>
      <w:r w:rsidRPr="00FC640E">
        <w:rPr>
          <w:rFonts w:ascii="Courier New" w:hAnsi="Courier New" w:cs="Courier New"/>
          <w:sz w:val="20"/>
          <w:szCs w:val="20"/>
          <w:highlight w:val="cyan"/>
        </w:rPr>
        <w:t>Mã cửa hàng người bán</w:t>
      </w:r>
      <w:r w:rsidRPr="00FC640E">
        <w:rPr>
          <w:rFonts w:ascii="Courier New" w:hAnsi="Courier New" w:cs="Courier New"/>
          <w:color w:val="0000FF"/>
          <w:sz w:val="20"/>
          <w:szCs w:val="20"/>
          <w:highlight w:val="cyan"/>
        </w:rPr>
        <w:t>&lt;/MCHang&gt;</w:t>
      </w:r>
    </w:p>
    <w:p w14:paraId="1F84C3ED" w14:textId="77777777" w:rsidR="00E732AF" w:rsidRPr="00FC640E" w:rsidRDefault="00E732AF" w:rsidP="00EC1215">
      <w:pPr>
        <w:shd w:val="clear" w:color="auto" w:fill="FFFFFF"/>
        <w:ind w:firstLine="54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&lt;TCHang&gt;</w:t>
      </w:r>
      <w:r w:rsidRPr="00FC640E">
        <w:rPr>
          <w:rFonts w:ascii="Courier New" w:hAnsi="Courier New" w:cs="Courier New"/>
          <w:sz w:val="20"/>
          <w:szCs w:val="20"/>
          <w:highlight w:val="cyan"/>
        </w:rPr>
        <w:t>Tên cửa hàng người bán</w:t>
      </w:r>
      <w:r w:rsidRPr="00FC640E">
        <w:rPr>
          <w:rFonts w:ascii="Courier New" w:hAnsi="Courier New" w:cs="Courier New"/>
          <w:color w:val="0000FF"/>
          <w:sz w:val="20"/>
          <w:szCs w:val="20"/>
          <w:highlight w:val="cyan"/>
        </w:rPr>
        <w:t>&lt;/TCHang&gt;</w:t>
      </w:r>
    </w:p>
    <w:p w14:paraId="435D26B3" w14:textId="77777777" w:rsidR="00E732AF" w:rsidRPr="00FC640E" w:rsidRDefault="00E732AF" w:rsidP="00EC1215">
      <w:pPr>
        <w:shd w:val="clear" w:color="auto" w:fill="FFFFFF"/>
        <w:ind w:firstLine="54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&lt;MDVQHNSach&gt;</w:t>
      </w:r>
      <w:r w:rsidRPr="00FC640E">
        <w:rPr>
          <w:rFonts w:ascii="Courier New" w:hAnsi="Courier New" w:cs="Courier New"/>
          <w:sz w:val="20"/>
          <w:szCs w:val="20"/>
          <w:highlight w:val="cyan"/>
        </w:rPr>
        <w:t>Mã đơn vị quan hệ ngân sách người mua</w:t>
      </w:r>
      <w:r w:rsidRPr="00FC640E">
        <w:rPr>
          <w:rFonts w:ascii="Courier New" w:hAnsi="Courier New" w:cs="Courier New"/>
          <w:color w:val="0000FF"/>
          <w:sz w:val="20"/>
          <w:szCs w:val="20"/>
          <w:highlight w:val="cyan"/>
        </w:rPr>
        <w:t>&lt;/MDVQHNSach&gt;</w:t>
      </w:r>
    </w:p>
    <w:p w14:paraId="67A2856E" w14:textId="77777777" w:rsidR="00E732AF" w:rsidRPr="00FC640E" w:rsidRDefault="00E732AF" w:rsidP="00EC1215">
      <w:pPr>
        <w:shd w:val="clear" w:color="auto" w:fill="FFFFFF"/>
        <w:ind w:firstLine="54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&lt;SHChieu&gt;</w:t>
      </w:r>
      <w:r w:rsidRPr="00FC640E">
        <w:rPr>
          <w:rFonts w:ascii="Courier New" w:hAnsi="Courier New" w:cs="Courier New"/>
          <w:sz w:val="20"/>
          <w:szCs w:val="20"/>
          <w:highlight w:val="cyan"/>
        </w:rPr>
        <w:t>Số hộ chiếu người mua</w:t>
      </w:r>
      <w:r w:rsidRPr="00FC640E">
        <w:rPr>
          <w:rFonts w:ascii="Courier New" w:hAnsi="Courier New" w:cs="Courier New"/>
          <w:color w:val="0000FF"/>
          <w:sz w:val="20"/>
          <w:szCs w:val="20"/>
          <w:highlight w:val="cyan"/>
        </w:rPr>
        <w:t>&lt;/SHChieu&gt;</w:t>
      </w:r>
    </w:p>
    <w:p w14:paraId="60E5B615" w14:textId="77777777" w:rsidR="00E732AF" w:rsidRPr="00FC640E" w:rsidRDefault="00E732AF" w:rsidP="00EC1215">
      <w:pPr>
        <w:shd w:val="clear" w:color="auto" w:fill="FFFFFF"/>
        <w:ind w:firstLine="54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&lt;CCCDan&gt;</w:t>
      </w:r>
      <w:r w:rsidRPr="00FC640E">
        <w:rPr>
          <w:rFonts w:ascii="Courier New" w:hAnsi="Courier New" w:cs="Courier New"/>
          <w:sz w:val="20"/>
          <w:szCs w:val="20"/>
          <w:highlight w:val="cyan"/>
        </w:rPr>
        <w:t>Căn cước công dân người mua</w:t>
      </w:r>
      <w:r w:rsidRPr="00FC640E">
        <w:rPr>
          <w:rFonts w:ascii="Courier New" w:hAnsi="Courier New" w:cs="Courier New"/>
          <w:color w:val="0000FF"/>
          <w:sz w:val="20"/>
          <w:szCs w:val="20"/>
          <w:highlight w:val="cyan"/>
        </w:rPr>
        <w:t>&lt;/CCCDan&gt;</w:t>
      </w:r>
    </w:p>
    <w:p w14:paraId="67873DC3" w14:textId="77777777" w:rsidR="00E732AF" w:rsidRPr="00FC640E" w:rsidRDefault="00E732AF" w:rsidP="00EC1215">
      <w:pPr>
        <w:shd w:val="clear" w:color="auto" w:fill="FFFFFF"/>
        <w:ind w:firstLine="54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&lt;NCHChieu&gt;</w:t>
      </w:r>
      <w:r w:rsidRPr="00FC640E">
        <w:rPr>
          <w:rFonts w:ascii="Courier New" w:hAnsi="Courier New" w:cs="Courier New"/>
          <w:sz w:val="20"/>
          <w:szCs w:val="20"/>
          <w:highlight w:val="cyan"/>
        </w:rPr>
        <w:t>Ngày cấp hộ chiếu người mua</w:t>
      </w:r>
      <w:r w:rsidRPr="00FC640E">
        <w:rPr>
          <w:rFonts w:ascii="Courier New" w:hAnsi="Courier New" w:cs="Courier New"/>
          <w:color w:val="0000FF"/>
          <w:sz w:val="20"/>
          <w:szCs w:val="20"/>
          <w:highlight w:val="cyan"/>
        </w:rPr>
        <w:t>&lt;/NCHChieu&gt;</w:t>
      </w:r>
    </w:p>
    <w:p w14:paraId="4A593E87" w14:textId="77777777" w:rsidR="00E732AF" w:rsidRPr="00FC640E" w:rsidRDefault="00E732AF" w:rsidP="00EC1215">
      <w:pPr>
        <w:shd w:val="clear" w:color="auto" w:fill="FFFFFF"/>
        <w:ind w:firstLine="54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&lt;NHHHChieu&gt;</w:t>
      </w:r>
      <w:r w:rsidRPr="00FC640E">
        <w:rPr>
          <w:rFonts w:ascii="Courier New" w:hAnsi="Courier New" w:cs="Courier New"/>
          <w:sz w:val="20"/>
          <w:szCs w:val="20"/>
          <w:highlight w:val="cyan"/>
        </w:rPr>
        <w:t>Ngày hết hạn hộ chiếu người mua</w:t>
      </w:r>
      <w:r w:rsidRPr="00FC640E">
        <w:rPr>
          <w:rFonts w:ascii="Courier New" w:hAnsi="Courier New" w:cs="Courier New"/>
          <w:color w:val="0000FF"/>
          <w:sz w:val="20"/>
          <w:szCs w:val="20"/>
          <w:highlight w:val="cyan"/>
        </w:rPr>
        <w:t>&lt;/NHHHChieu&gt;</w:t>
      </w:r>
    </w:p>
    <w:p w14:paraId="28C4DB67" w14:textId="44F75B2B" w:rsidR="00E732AF" w:rsidRDefault="00E732AF" w:rsidP="00EC1215">
      <w:pPr>
        <w:shd w:val="clear" w:color="auto" w:fill="FFFFFF"/>
        <w:ind w:firstLine="540"/>
        <w:rPr>
          <w:rFonts w:ascii="Courier New" w:hAnsi="Courier New" w:cs="Courier New"/>
          <w:color w:val="0000FF"/>
          <w:sz w:val="20"/>
          <w:szCs w:val="20"/>
        </w:rPr>
      </w:pPr>
      <w:r w:rsidRPr="00FC640E">
        <w:rPr>
          <w:rFonts w:ascii="Courier New" w:hAnsi="Courier New" w:cs="Courier New"/>
          <w:color w:val="0000FF"/>
          <w:sz w:val="20"/>
          <w:szCs w:val="20"/>
          <w:highlight w:val="cyan"/>
        </w:rPr>
        <w:t>&lt;</w:t>
      </w:r>
      <w:r w:rsidR="006B5253" w:rsidRPr="00FC640E">
        <w:rPr>
          <w:rFonts w:ascii="Courier New" w:hAnsi="Courier New" w:cs="Courier New"/>
          <w:sz w:val="20"/>
          <w:szCs w:val="20"/>
          <w:highlight w:val="cyan"/>
        </w:rPr>
        <w:t>QTich</w:t>
      </w:r>
      <w:r w:rsidRPr="00FC640E">
        <w:rPr>
          <w:rFonts w:ascii="Courier New" w:hAnsi="Courier New" w:cs="Courier New"/>
          <w:color w:val="0000FF"/>
          <w:sz w:val="20"/>
          <w:szCs w:val="20"/>
          <w:highlight w:val="cyan"/>
        </w:rPr>
        <w:t>&gt;</w:t>
      </w:r>
      <w:r w:rsidRPr="00FC640E">
        <w:rPr>
          <w:rFonts w:ascii="Courier New" w:hAnsi="Courier New" w:cs="Courier New"/>
          <w:sz w:val="20"/>
          <w:szCs w:val="20"/>
          <w:highlight w:val="cyan"/>
        </w:rPr>
        <w:t>Quốc tịch người mua</w:t>
      </w:r>
      <w:r w:rsidRPr="00FC640E">
        <w:rPr>
          <w:rFonts w:ascii="Courier New" w:hAnsi="Courier New" w:cs="Courier New"/>
          <w:color w:val="0000FF"/>
          <w:sz w:val="20"/>
          <w:szCs w:val="20"/>
          <w:highlight w:val="cyan"/>
        </w:rPr>
        <w:t>&lt;/</w:t>
      </w:r>
      <w:r w:rsidR="006B5253" w:rsidRPr="00FC640E">
        <w:rPr>
          <w:rFonts w:ascii="Courier New" w:hAnsi="Courier New" w:cs="Courier New"/>
          <w:sz w:val="20"/>
          <w:szCs w:val="20"/>
          <w:highlight w:val="cyan"/>
        </w:rPr>
        <w:t>QTich</w:t>
      </w:r>
      <w:r w:rsidRPr="00FC640E">
        <w:rPr>
          <w:rFonts w:ascii="Courier New" w:hAnsi="Courier New" w:cs="Courier New"/>
          <w:color w:val="0000FF"/>
          <w:sz w:val="20"/>
          <w:szCs w:val="20"/>
          <w:highlight w:val="cyan"/>
        </w:rPr>
        <w:t>&gt;</w:t>
      </w:r>
    </w:p>
    <w:p w14:paraId="607160C1" w14:textId="37A4A2CF" w:rsidR="00EC1215" w:rsidRDefault="00EC1215" w:rsidP="00E5440F">
      <w:pPr>
        <w:shd w:val="clear" w:color="auto" w:fill="FFFFFF"/>
        <w:ind w:firstLine="540"/>
        <w:rPr>
          <w:rFonts w:ascii="Courier New" w:hAnsi="Courier New" w:cs="Courier New"/>
          <w:color w:val="0000FF"/>
          <w:sz w:val="20"/>
          <w:szCs w:val="20"/>
          <w:highlight w:val="cyan"/>
        </w:rPr>
      </w:pPr>
      <w:r w:rsidRPr="00747DD3">
        <w:rPr>
          <w:rFonts w:ascii="Courier New" w:hAnsi="Courier New" w:cs="Courier New"/>
          <w:color w:val="0000FF"/>
          <w:sz w:val="20"/>
          <w:szCs w:val="20"/>
          <w:highlight w:val="cyan"/>
        </w:rPr>
        <w:t>&lt;TgTPhiSThue&gt;</w:t>
      </w:r>
      <w:r w:rsidRPr="00EC1215">
        <w:rPr>
          <w:rFonts w:ascii="Courier New" w:hAnsi="Courier New" w:cs="Courier New"/>
          <w:sz w:val="20"/>
          <w:szCs w:val="20"/>
          <w:highlight w:val="cyan"/>
        </w:rPr>
        <w:t>Tổng tiền phí</w:t>
      </w:r>
      <w:r w:rsidRPr="00747DD3">
        <w:rPr>
          <w:rFonts w:ascii="Courier New" w:hAnsi="Courier New" w:cs="Courier New"/>
          <w:color w:val="0000FF"/>
          <w:sz w:val="20"/>
          <w:szCs w:val="20"/>
          <w:highlight w:val="cyan"/>
        </w:rPr>
        <w:t>&lt;/TgTPhiSThue&gt;</w:t>
      </w:r>
    </w:p>
    <w:p w14:paraId="6DCD485B" w14:textId="5DA95B31" w:rsidR="00E5440F" w:rsidRPr="00E5440F" w:rsidRDefault="00E5440F" w:rsidP="00E5440F">
      <w:pPr>
        <w:shd w:val="clear" w:color="auto" w:fill="FFFFFF"/>
        <w:ind w:firstLine="540"/>
        <w:rPr>
          <w:rFonts w:ascii="Courier New" w:hAnsi="Courier New" w:cs="Courier New"/>
          <w:sz w:val="20"/>
          <w:szCs w:val="20"/>
          <w:highlight w:val="cyan"/>
        </w:rPr>
      </w:pPr>
      <w:r w:rsidRPr="00E5440F">
        <w:rPr>
          <w:rFonts w:ascii="Courier New" w:hAnsi="Courier New" w:cs="Courier New"/>
          <w:sz w:val="20"/>
          <w:szCs w:val="20"/>
          <w:highlight w:val="cyan"/>
        </w:rPr>
        <w:t>&lt;SBKe&gt;Số bảng kê&lt;/SBKe&gt;</w:t>
      </w:r>
    </w:p>
    <w:p w14:paraId="775DB11C" w14:textId="4828E4D7" w:rsidR="00E5440F" w:rsidRPr="00E5440F" w:rsidRDefault="00E5440F" w:rsidP="00E5440F">
      <w:pPr>
        <w:shd w:val="clear" w:color="auto" w:fill="FFFFFF"/>
        <w:ind w:firstLine="540"/>
        <w:rPr>
          <w:rFonts w:ascii="Courier New" w:hAnsi="Courier New" w:cs="Courier New"/>
          <w:sz w:val="20"/>
          <w:szCs w:val="20"/>
          <w:highlight w:val="cyan"/>
        </w:rPr>
      </w:pPr>
      <w:r w:rsidRPr="00E5440F">
        <w:rPr>
          <w:rFonts w:ascii="Courier New" w:hAnsi="Courier New" w:cs="Courier New"/>
          <w:sz w:val="20"/>
          <w:szCs w:val="20"/>
          <w:highlight w:val="cyan"/>
        </w:rPr>
        <w:t>&lt;NBKe&gt;Ngày bảng kê&lt;/NBKe&gt;</w:t>
      </w:r>
    </w:p>
    <w:p w14:paraId="6060684B" w14:textId="77777777" w:rsidR="00E5440F" w:rsidRPr="00E5440F" w:rsidRDefault="00E5440F" w:rsidP="00E5440F">
      <w:pPr>
        <w:shd w:val="clear" w:color="auto" w:fill="FFFFFF"/>
        <w:ind w:firstLine="540"/>
        <w:rPr>
          <w:rFonts w:ascii="Courier New" w:hAnsi="Courier New" w:cs="Courier New"/>
          <w:sz w:val="20"/>
          <w:szCs w:val="20"/>
          <w:highlight w:val="cyan"/>
        </w:rPr>
      </w:pPr>
      <w:r w:rsidRPr="00E5440F">
        <w:rPr>
          <w:rFonts w:ascii="Courier New" w:hAnsi="Courier New" w:cs="Courier New"/>
          <w:sz w:val="20"/>
          <w:szCs w:val="20"/>
          <w:highlight w:val="cyan"/>
        </w:rPr>
        <w:t>&lt;GiamThueGTGT&gt; Giảm thuế GTGT(Chỉ sử dụng cho hóa đơn bán hàng giảm thuế theo NQ của Quốc hội. Nhận giá trị 1/0)&lt;/GiamThueGTGT&gt;</w:t>
      </w:r>
    </w:p>
    <w:p w14:paraId="6D8DFF74" w14:textId="77777777" w:rsidR="00E5440F" w:rsidRPr="00E5440F" w:rsidRDefault="00E5440F" w:rsidP="00E5440F">
      <w:pPr>
        <w:shd w:val="clear" w:color="auto" w:fill="FFFFFF"/>
        <w:ind w:firstLine="540"/>
        <w:rPr>
          <w:rFonts w:ascii="Courier New" w:hAnsi="Courier New" w:cs="Courier New"/>
          <w:sz w:val="20"/>
          <w:szCs w:val="20"/>
          <w:highlight w:val="cyan"/>
        </w:rPr>
      </w:pPr>
    </w:p>
    <w:p w14:paraId="16600D08" w14:textId="7B8DE8CB" w:rsidR="00E5440F" w:rsidRPr="00E5440F" w:rsidRDefault="00E5440F" w:rsidP="00E5440F">
      <w:pPr>
        <w:shd w:val="clear" w:color="auto" w:fill="FFFFFF"/>
        <w:ind w:firstLine="540"/>
        <w:rPr>
          <w:rFonts w:ascii="Courier New" w:hAnsi="Courier New" w:cs="Courier New"/>
          <w:sz w:val="20"/>
          <w:szCs w:val="20"/>
          <w:highlight w:val="cyan"/>
        </w:rPr>
      </w:pPr>
      <w:r w:rsidRPr="00E5440F">
        <w:rPr>
          <w:rFonts w:ascii="Courier New" w:hAnsi="Courier New" w:cs="Courier New"/>
          <w:sz w:val="20"/>
          <w:szCs w:val="20"/>
          <w:highlight w:val="cyan"/>
        </w:rPr>
        <w:t>&lt;STGThue&gt; Số tiền giảm thuế(Chỉ sử dụng cho hóa đơn bán hàng giảm thuế theo NQ của Quốc hội)&lt;/STGThue&gt;</w:t>
      </w:r>
    </w:p>
    <w:p w14:paraId="628099FE"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color w:val="0000FF"/>
          <w:sz w:val="20"/>
          <w:szCs w:val="20"/>
        </w:rPr>
        <w:t>&lt;/AdjustInv&gt;</w:t>
      </w:r>
    </w:p>
    <w:p w14:paraId="04DB510D" w14:textId="77777777" w:rsidR="009D1437" w:rsidRDefault="009D1437" w:rsidP="00480762">
      <w:pPr>
        <w:pStyle w:val="Heading3"/>
      </w:pPr>
      <w:bookmarkStart w:id="72" w:name="_Toc198045309"/>
      <w:r>
        <w:t>Điều chỉnh hóa đơn theo số hóa đơn truyền vào</w:t>
      </w:r>
      <w:bookmarkEnd w:id="72"/>
    </w:p>
    <w:p w14:paraId="6CC117FE" w14:textId="77777777" w:rsidR="009D1437" w:rsidRDefault="009D1437" w:rsidP="009D1437">
      <w:r>
        <w:t>URL</w:t>
      </w:r>
    </w:p>
    <w:p w14:paraId="46C254EC" w14:textId="77777777" w:rsidR="009D1437" w:rsidRPr="004A4DD9" w:rsidRDefault="009D1437" w:rsidP="009D1437">
      <w:pPr>
        <w:ind w:firstLine="720"/>
        <w:jc w:val="both"/>
      </w:pPr>
      <w:r>
        <w:t>s</w:t>
      </w:r>
      <w:r w:rsidRPr="004A4DD9">
        <w:t xml:space="preserve">tring </w:t>
      </w:r>
      <w:r w:rsidRPr="006F1126">
        <w:rPr>
          <w:b/>
          <w:color w:val="000000"/>
        </w:rPr>
        <w:t>AdjustActionAssignedNo</w:t>
      </w:r>
      <w:r w:rsidRPr="009372AD">
        <w:rPr>
          <w:rFonts w:eastAsia="Calibri"/>
        </w:rPr>
        <w:t>(</w:t>
      </w:r>
      <w:r w:rsidRPr="00E009AD">
        <w:t>string Account, string ACpass, string xmlInvData, string username, string pass, string fkey, string AttachFile, int? convert, string pattern = null, string serial = null</w:t>
      </w:r>
      <w:r w:rsidRPr="009372AD">
        <w:rPr>
          <w:rFonts w:eastAsia="Calibri"/>
        </w:rPr>
        <w:t>).</w:t>
      </w:r>
    </w:p>
    <w:p w14:paraId="2840C012" w14:textId="77777777" w:rsidR="009D1437" w:rsidRPr="00593BE8" w:rsidRDefault="009D1437" w:rsidP="009D1437">
      <w:pPr>
        <w:pStyle w:val="N"/>
      </w:pPr>
      <w:r w:rsidRPr="00593BE8">
        <w:t>DESCRIPTION</w:t>
      </w:r>
    </w:p>
    <w:p w14:paraId="57154050" w14:textId="77777777" w:rsidR="009D1437" w:rsidRDefault="009D1437" w:rsidP="009D1437">
      <w:pPr>
        <w:pStyle w:val="N"/>
      </w:pPr>
      <w:r>
        <w:tab/>
        <w:t>Đây là web service thực hiện điều chỉnh hóa đơn cho phép truyền số hóa đơn</w:t>
      </w:r>
    </w:p>
    <w:p w14:paraId="65512BBB" w14:textId="77777777" w:rsidR="009D1437" w:rsidRPr="00007702" w:rsidRDefault="009D1437" w:rsidP="009D1437">
      <w:pPr>
        <w:pStyle w:val="N"/>
      </w:pPr>
      <w:r w:rsidRPr="00663B3E">
        <w:t>HTTP METHOD</w:t>
      </w:r>
    </w:p>
    <w:p w14:paraId="760789A2" w14:textId="77777777" w:rsidR="009D1437" w:rsidRPr="00007702" w:rsidRDefault="009D1437" w:rsidP="009D1437">
      <w:pPr>
        <w:pStyle w:val="N"/>
        <w:rPr>
          <w:b/>
        </w:rPr>
      </w:pPr>
      <w:r>
        <w:tab/>
      </w:r>
      <w:r w:rsidRPr="00610AFD">
        <w:t>POST</w:t>
      </w:r>
    </w:p>
    <w:p w14:paraId="1A3810DA" w14:textId="77777777" w:rsidR="009D1437" w:rsidRPr="00610AFD" w:rsidRDefault="009D1437" w:rsidP="009D1437">
      <w:pPr>
        <w:pStyle w:val="N"/>
      </w:pPr>
      <w:r w:rsidRPr="00610AFD">
        <w:t>REQUEST BODY</w:t>
      </w:r>
    </w:p>
    <w:p w14:paraId="73EB3E8E"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22CBB2BE"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4720D2">
        <w:rPr>
          <w:rFonts w:eastAsia="Calibri"/>
          <w:b/>
        </w:rPr>
        <w:lastRenderedPageBreak/>
        <w:t xml:space="preserve">Account/ACPass :  </w:t>
      </w:r>
      <w:r w:rsidRPr="004720D2">
        <w:rPr>
          <w:rFonts w:eastAsia="Calibri"/>
        </w:rPr>
        <w:t>Tài khoản được cấp phát cho nhân viên gọi lệnh phát hành hóa đơn</w:t>
      </w:r>
    </w:p>
    <w:p w14:paraId="7B94DEE3"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String XML dữ liệu hóa đơn cũ và hóa đơn điều chỉnh</w:t>
      </w:r>
    </w:p>
    <w:p w14:paraId="1937AFB1" w14:textId="77777777" w:rsidR="009D1437" w:rsidRPr="00CF2FC3" w:rsidRDefault="009D1437" w:rsidP="009D1437">
      <w:pPr>
        <w:pStyle w:val="ListParagraph"/>
        <w:numPr>
          <w:ilvl w:val="0"/>
          <w:numId w:val="2"/>
        </w:numPr>
        <w:spacing w:after="0" w:line="360" w:lineRule="auto"/>
        <w:ind w:left="1080"/>
        <w:jc w:val="both"/>
        <w:rPr>
          <w:rFonts w:eastAsia="Calibri"/>
          <w:b/>
        </w:rPr>
      </w:pPr>
      <w:r>
        <w:rPr>
          <w:rFonts w:eastAsia="Calibri"/>
          <w:b/>
        </w:rPr>
        <w:t>fkey:</w:t>
      </w:r>
      <w:r>
        <w:rPr>
          <w:rFonts w:eastAsia="Calibri"/>
        </w:rPr>
        <w:t>Chuỗi xác định hóa đơn cần điều chỉnh</w:t>
      </w:r>
    </w:p>
    <w:p w14:paraId="085BCB48" w14:textId="77777777" w:rsidR="009D1437" w:rsidRPr="00E009AD" w:rsidRDefault="009D1437" w:rsidP="009D143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4492428D" w14:textId="77777777" w:rsidR="009D1437" w:rsidRPr="00E009AD" w:rsidRDefault="009D1437" w:rsidP="009D1437">
      <w:pPr>
        <w:pStyle w:val="ListParagraph"/>
        <w:numPr>
          <w:ilvl w:val="0"/>
          <w:numId w:val="2"/>
        </w:numPr>
        <w:spacing w:after="0" w:line="360" w:lineRule="auto"/>
        <w:ind w:left="1080"/>
        <w:jc w:val="both"/>
        <w:rPr>
          <w:rFonts w:eastAsia="Calibri"/>
          <w:b/>
        </w:rPr>
      </w:pPr>
      <w:r w:rsidRPr="006479A0">
        <w:rPr>
          <w:b/>
        </w:rPr>
        <w:t>Pattern</w:t>
      </w:r>
      <w:r>
        <w:t>: Mẫu số</w:t>
      </w:r>
    </w:p>
    <w:p w14:paraId="3A0FFA4F" w14:textId="77777777" w:rsidR="009D1437" w:rsidRPr="009372AD" w:rsidRDefault="009D1437" w:rsidP="009D1437">
      <w:pPr>
        <w:pStyle w:val="ListParagraph"/>
        <w:numPr>
          <w:ilvl w:val="0"/>
          <w:numId w:val="2"/>
        </w:numPr>
        <w:spacing w:after="0" w:line="360" w:lineRule="auto"/>
        <w:ind w:left="1080"/>
        <w:jc w:val="both"/>
        <w:rPr>
          <w:rFonts w:eastAsia="Calibri"/>
          <w:b/>
        </w:rPr>
      </w:pPr>
      <w:r w:rsidRPr="006479A0">
        <w:rPr>
          <w:b/>
        </w:rPr>
        <w:t>Serial</w:t>
      </w:r>
      <w:r>
        <w:t>: Ký hiệu</w:t>
      </w:r>
    </w:p>
    <w:p w14:paraId="12026F6F" w14:textId="77777777" w:rsidR="009D1437" w:rsidRPr="007A4FB0" w:rsidRDefault="009D1437" w:rsidP="009D1437">
      <w:pPr>
        <w:ind w:left="360" w:firstLine="720"/>
      </w:pPr>
    </w:p>
    <w:p w14:paraId="0279BAC9"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0AEDF9FF"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12FF731C"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6CEFB497"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42EFF745" w14:textId="77777777" w:rsidR="009D1437" w:rsidRPr="00660ABB" w:rsidRDefault="009D1437" w:rsidP="00616EC4">
            <w:pPr>
              <w:pStyle w:val="ListParagraph"/>
            </w:pPr>
            <w:r>
              <w:t>Ghi chú</w:t>
            </w:r>
          </w:p>
        </w:tc>
      </w:tr>
      <w:tr w:rsidR="009D1437" w:rsidRPr="00660ABB" w14:paraId="559A6879" w14:textId="77777777" w:rsidTr="00616EC4">
        <w:tc>
          <w:tcPr>
            <w:tcW w:w="1710" w:type="dxa"/>
            <w:tcBorders>
              <w:top w:val="single" w:sz="4" w:space="0" w:color="2E74B5"/>
              <w:left w:val="single" w:sz="4" w:space="0" w:color="2E74B5"/>
              <w:right w:val="single" w:sz="4" w:space="0" w:color="2E74B5"/>
            </w:tcBorders>
            <w:shd w:val="clear" w:color="auto" w:fill="auto"/>
          </w:tcPr>
          <w:p w14:paraId="669C5CA3"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79AD17A"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2962FD41" w14:textId="77777777" w:rsidR="009D1437" w:rsidRPr="009372AD" w:rsidRDefault="009D1437" w:rsidP="00616EC4">
            <w:pPr>
              <w:pStyle w:val="ListParagraph"/>
              <w:ind w:left="0"/>
              <w:jc w:val="both"/>
            </w:pPr>
          </w:p>
        </w:tc>
      </w:tr>
      <w:tr w:rsidR="009D1437" w:rsidRPr="00660ABB" w14:paraId="0C98A353" w14:textId="77777777" w:rsidTr="00616EC4">
        <w:tc>
          <w:tcPr>
            <w:tcW w:w="1710" w:type="dxa"/>
            <w:tcBorders>
              <w:top w:val="single" w:sz="4" w:space="0" w:color="2E74B5"/>
              <w:left w:val="single" w:sz="4" w:space="0" w:color="2E74B5"/>
              <w:right w:val="single" w:sz="4" w:space="0" w:color="2E74B5"/>
            </w:tcBorders>
            <w:shd w:val="clear" w:color="auto" w:fill="auto"/>
          </w:tcPr>
          <w:p w14:paraId="1FA6DD33" w14:textId="77777777" w:rsidR="009D1437" w:rsidRPr="009372AD" w:rsidRDefault="009D1437" w:rsidP="00616EC4">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F80AEF0" w14:textId="77777777" w:rsidR="009D1437" w:rsidRPr="009372AD" w:rsidRDefault="009D1437" w:rsidP="00616EC4">
            <w:pPr>
              <w:rPr>
                <w:rFonts w:eastAsia="Calibri"/>
              </w:rPr>
            </w:pPr>
            <w:r w:rsidRPr="009372AD">
              <w:rPr>
                <w:rFonts w:eastAsia="Calibri"/>
              </w:rPr>
              <w:t>Hóa đơn cần điều chỉnh không tồn tại</w:t>
            </w:r>
          </w:p>
        </w:tc>
        <w:tc>
          <w:tcPr>
            <w:tcW w:w="2515" w:type="dxa"/>
            <w:tcBorders>
              <w:top w:val="single" w:sz="4" w:space="0" w:color="2E74B5"/>
              <w:left w:val="single" w:sz="4" w:space="0" w:color="2E74B5"/>
              <w:bottom w:val="single" w:sz="4" w:space="0" w:color="2E74B5"/>
              <w:right w:val="single" w:sz="4" w:space="0" w:color="2E74B5"/>
            </w:tcBorders>
          </w:tcPr>
          <w:p w14:paraId="66C41CFA" w14:textId="77777777" w:rsidR="009D1437" w:rsidRPr="009372AD" w:rsidRDefault="009D1437" w:rsidP="00616EC4">
            <w:pPr>
              <w:pStyle w:val="ListParagraph"/>
              <w:ind w:left="0"/>
              <w:jc w:val="both"/>
            </w:pPr>
          </w:p>
        </w:tc>
      </w:tr>
      <w:tr w:rsidR="009D1437" w:rsidRPr="00660ABB" w14:paraId="60CC2E12" w14:textId="77777777" w:rsidTr="00616EC4">
        <w:tc>
          <w:tcPr>
            <w:tcW w:w="1710" w:type="dxa"/>
            <w:tcBorders>
              <w:top w:val="single" w:sz="4" w:space="0" w:color="2E74B5"/>
              <w:left w:val="single" w:sz="4" w:space="0" w:color="2E74B5"/>
              <w:right w:val="single" w:sz="4" w:space="0" w:color="2E74B5"/>
            </w:tcBorders>
            <w:shd w:val="clear" w:color="auto" w:fill="auto"/>
          </w:tcPr>
          <w:p w14:paraId="56BE6E55" w14:textId="77777777" w:rsidR="009D1437" w:rsidRPr="009372AD" w:rsidRDefault="009D1437" w:rsidP="00616EC4">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29BA225" w14:textId="77777777" w:rsidR="009D1437" w:rsidRPr="009372AD" w:rsidRDefault="009D1437" w:rsidP="00616EC4">
            <w:pPr>
              <w:rPr>
                <w:rFonts w:eastAsia="Calibri"/>
              </w:rPr>
            </w:pPr>
            <w:r w:rsidRPr="009372AD">
              <w:rPr>
                <w:rFonts w:eastAsia="Calibri"/>
              </w:rPr>
              <w:t>Dữ liệu xml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07A85B88" w14:textId="77777777" w:rsidR="009D1437" w:rsidRPr="009372AD" w:rsidRDefault="009D1437" w:rsidP="00616EC4">
            <w:pPr>
              <w:pStyle w:val="ListParagraph"/>
              <w:ind w:left="0"/>
              <w:jc w:val="both"/>
            </w:pPr>
          </w:p>
        </w:tc>
      </w:tr>
      <w:tr w:rsidR="009D1437" w:rsidRPr="00660ABB" w14:paraId="6C1FF263" w14:textId="77777777" w:rsidTr="00616EC4">
        <w:tc>
          <w:tcPr>
            <w:tcW w:w="1710" w:type="dxa"/>
            <w:tcBorders>
              <w:top w:val="single" w:sz="4" w:space="0" w:color="2E74B5"/>
              <w:left w:val="single" w:sz="4" w:space="0" w:color="2E74B5"/>
              <w:right w:val="single" w:sz="4" w:space="0" w:color="2E74B5"/>
            </w:tcBorders>
            <w:shd w:val="clear" w:color="auto" w:fill="auto"/>
          </w:tcPr>
          <w:p w14:paraId="14105530" w14:textId="77777777" w:rsidR="009D1437" w:rsidRPr="009372AD" w:rsidRDefault="009D1437" w:rsidP="00616EC4">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1A0D473" w14:textId="77777777" w:rsidR="009D1437" w:rsidRPr="009372AD" w:rsidRDefault="009D1437" w:rsidP="00616EC4">
            <w:pPr>
              <w:rPr>
                <w:rFonts w:eastAsia="Calibri"/>
              </w:rPr>
            </w:pPr>
            <w:r>
              <w:rPr>
                <w:rFonts w:eastAsia="Calibri"/>
              </w:rPr>
              <w:t>Không phát hành được hóa đơn</w:t>
            </w:r>
          </w:p>
        </w:tc>
        <w:tc>
          <w:tcPr>
            <w:tcW w:w="2515" w:type="dxa"/>
            <w:tcBorders>
              <w:top w:val="single" w:sz="4" w:space="0" w:color="2E74B5"/>
              <w:left w:val="single" w:sz="4" w:space="0" w:color="2E74B5"/>
              <w:bottom w:val="single" w:sz="4" w:space="0" w:color="2E74B5"/>
              <w:right w:val="single" w:sz="4" w:space="0" w:color="2E74B5"/>
            </w:tcBorders>
          </w:tcPr>
          <w:p w14:paraId="22031A98" w14:textId="77777777" w:rsidR="009D1437" w:rsidRPr="009372AD" w:rsidRDefault="009D1437" w:rsidP="00616EC4">
            <w:pPr>
              <w:pStyle w:val="ListParagraph"/>
              <w:ind w:left="0"/>
              <w:jc w:val="both"/>
            </w:pPr>
          </w:p>
        </w:tc>
      </w:tr>
      <w:tr w:rsidR="009D1437" w:rsidRPr="00660ABB" w14:paraId="322CEDD8" w14:textId="77777777" w:rsidTr="00616EC4">
        <w:tc>
          <w:tcPr>
            <w:tcW w:w="1710" w:type="dxa"/>
            <w:tcBorders>
              <w:top w:val="single" w:sz="4" w:space="0" w:color="2E74B5"/>
              <w:left w:val="single" w:sz="4" w:space="0" w:color="2E74B5"/>
              <w:right w:val="single" w:sz="4" w:space="0" w:color="2E74B5"/>
            </w:tcBorders>
            <w:shd w:val="clear" w:color="auto" w:fill="auto"/>
          </w:tcPr>
          <w:p w14:paraId="20A2B082" w14:textId="77777777" w:rsidR="009D1437" w:rsidRPr="009372AD" w:rsidRDefault="009D1437" w:rsidP="00616EC4">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C5A3E79" w14:textId="77777777" w:rsidR="009D1437" w:rsidRPr="009372AD" w:rsidRDefault="009D1437" w:rsidP="00616EC4">
            <w:pPr>
              <w:rPr>
                <w:rFonts w:eastAsia="Calibri"/>
              </w:rPr>
            </w:pPr>
            <w:r w:rsidRPr="009372AD">
              <w:rPr>
                <w:rFonts w:eastAsia="Calibri"/>
              </w:rPr>
              <w:t>Dải hóa đơn cũ đã hết</w:t>
            </w:r>
          </w:p>
        </w:tc>
        <w:tc>
          <w:tcPr>
            <w:tcW w:w="2515" w:type="dxa"/>
            <w:tcBorders>
              <w:top w:val="single" w:sz="4" w:space="0" w:color="2E74B5"/>
              <w:left w:val="single" w:sz="4" w:space="0" w:color="2E74B5"/>
              <w:bottom w:val="single" w:sz="4" w:space="0" w:color="2E74B5"/>
              <w:right w:val="single" w:sz="4" w:space="0" w:color="2E74B5"/>
            </w:tcBorders>
          </w:tcPr>
          <w:p w14:paraId="4D1B7A3A" w14:textId="77777777" w:rsidR="009D1437" w:rsidRPr="009372AD" w:rsidRDefault="009D1437" w:rsidP="00616EC4">
            <w:pPr>
              <w:pStyle w:val="ListParagraph"/>
              <w:ind w:left="0"/>
              <w:jc w:val="both"/>
            </w:pPr>
          </w:p>
        </w:tc>
      </w:tr>
      <w:tr w:rsidR="009D1437" w:rsidRPr="00660ABB" w14:paraId="677494D0"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0AD4B18" w14:textId="77777777" w:rsidR="009D1437" w:rsidRPr="009372AD" w:rsidRDefault="009D1437" w:rsidP="00616EC4">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326801C" w14:textId="77777777" w:rsidR="009D1437" w:rsidRPr="009372AD" w:rsidRDefault="009D1437" w:rsidP="00616EC4">
            <w:pPr>
              <w:pStyle w:val="ListParagraph"/>
              <w:spacing w:after="0" w:line="240" w:lineRule="auto"/>
              <w:ind w:left="0"/>
              <w:rPr>
                <w:rFonts w:eastAsia="Calibri"/>
              </w:rPr>
            </w:pPr>
            <w:r w:rsidRPr="009372AD">
              <w:rPr>
                <w:rFonts w:eastAsia="Calibri"/>
              </w:rPr>
              <w:t>User name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470D61FA" w14:textId="77777777" w:rsidR="009D1437" w:rsidRPr="009372AD" w:rsidRDefault="009D1437" w:rsidP="00616EC4">
            <w:pPr>
              <w:jc w:val="both"/>
            </w:pPr>
          </w:p>
        </w:tc>
      </w:tr>
      <w:tr w:rsidR="009D1437" w:rsidRPr="00660ABB" w14:paraId="17C45462"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E7DE1C0" w14:textId="77777777" w:rsidR="009D1437" w:rsidRPr="009372AD" w:rsidRDefault="009D1437" w:rsidP="00616EC4">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E4A7C0F" w14:textId="77777777" w:rsidR="009D1437" w:rsidRPr="009372AD" w:rsidRDefault="009D1437" w:rsidP="00616EC4">
            <w:pPr>
              <w:pStyle w:val="ListParagraph"/>
              <w:spacing w:after="0" w:line="240" w:lineRule="auto"/>
              <w:ind w:left="0"/>
              <w:rPr>
                <w:rFonts w:eastAsia="Calibri"/>
              </w:rPr>
            </w:pPr>
            <w:r w:rsidRPr="009372AD">
              <w:rPr>
                <w:rFonts w:eastAsia="Calibri"/>
              </w:rPr>
              <w:t>Hóa đơn cần điều chỉnh đã bị thay thế. Không thể điều chỉnh được nữa.</w:t>
            </w:r>
          </w:p>
        </w:tc>
        <w:tc>
          <w:tcPr>
            <w:tcW w:w="2515" w:type="dxa"/>
            <w:tcBorders>
              <w:top w:val="single" w:sz="4" w:space="0" w:color="2E74B5"/>
              <w:left w:val="single" w:sz="4" w:space="0" w:color="2E74B5"/>
              <w:bottom w:val="single" w:sz="4" w:space="0" w:color="2E74B5"/>
              <w:right w:val="single" w:sz="4" w:space="0" w:color="2E74B5"/>
            </w:tcBorders>
          </w:tcPr>
          <w:p w14:paraId="4A862849" w14:textId="77777777" w:rsidR="009D1437" w:rsidRPr="009372AD" w:rsidRDefault="009D1437" w:rsidP="00616EC4">
            <w:pPr>
              <w:jc w:val="both"/>
            </w:pPr>
          </w:p>
        </w:tc>
      </w:tr>
      <w:tr w:rsidR="009D1437" w:rsidRPr="00660ABB" w14:paraId="03E8D2A8"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1E6019A" w14:textId="77777777" w:rsidR="009D1437" w:rsidRPr="009372AD" w:rsidRDefault="009D1437" w:rsidP="00616EC4">
            <w:pPr>
              <w:autoSpaceDE w:val="0"/>
              <w:autoSpaceDN w:val="0"/>
              <w:adjustRightInd w:val="0"/>
              <w:rPr>
                <w:rFonts w:eastAsia="Calibri"/>
              </w:rPr>
            </w:pPr>
            <w:r w:rsidRPr="009372AD">
              <w:rPr>
                <w:rFonts w:eastAsia="Calibri"/>
              </w:rPr>
              <w:t>ERR:9</w:t>
            </w:r>
          </w:p>
          <w:p w14:paraId="4FD84E28"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83B2CDF" w14:textId="77777777" w:rsidR="009D1437" w:rsidRPr="009372AD" w:rsidRDefault="009D1437" w:rsidP="00616EC4">
            <w:pPr>
              <w:pStyle w:val="ListParagraph"/>
              <w:spacing w:after="0" w:line="240" w:lineRule="auto"/>
              <w:ind w:left="0"/>
              <w:rPr>
                <w:rFonts w:eastAsia="Calibri"/>
              </w:rPr>
            </w:pPr>
            <w:r>
              <w:rPr>
                <w:rFonts w:eastAsia="Calibri"/>
              </w:rPr>
              <w:t>Trạng thái hóa đơn không được điều chỉnh</w:t>
            </w:r>
          </w:p>
        </w:tc>
        <w:tc>
          <w:tcPr>
            <w:tcW w:w="2515" w:type="dxa"/>
            <w:tcBorders>
              <w:top w:val="single" w:sz="4" w:space="0" w:color="2E74B5"/>
              <w:left w:val="single" w:sz="4" w:space="0" w:color="2E74B5"/>
              <w:bottom w:val="single" w:sz="4" w:space="0" w:color="2E74B5"/>
              <w:right w:val="single" w:sz="4" w:space="0" w:color="2E74B5"/>
            </w:tcBorders>
          </w:tcPr>
          <w:p w14:paraId="513546C5" w14:textId="77777777" w:rsidR="009D1437" w:rsidRPr="009372AD" w:rsidRDefault="009D1437" w:rsidP="00616EC4">
            <w:pPr>
              <w:jc w:val="both"/>
            </w:pPr>
          </w:p>
        </w:tc>
      </w:tr>
      <w:tr w:rsidR="009D1437" w:rsidRPr="00660ABB" w14:paraId="6D03BC6E"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5E61767" w14:textId="77777777" w:rsidR="009D1437" w:rsidRPr="009372AD" w:rsidRDefault="009D1437" w:rsidP="00616EC4">
            <w:pPr>
              <w:autoSpaceDE w:val="0"/>
              <w:autoSpaceDN w:val="0"/>
              <w:adjustRightInd w:val="0"/>
              <w:rPr>
                <w:rFonts w:eastAsia="Calibri"/>
              </w:rPr>
            </w:pPr>
            <w:r w:rsidRPr="00897856">
              <w:rPr>
                <w:rFonts w:eastAsia="Calibri"/>
              </w:rPr>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71C8FE1" w14:textId="77777777" w:rsidR="009D1437" w:rsidRDefault="009D1437" w:rsidP="00616EC4">
            <w:pPr>
              <w:pStyle w:val="ListParagraph"/>
              <w:spacing w:after="0" w:line="240" w:lineRule="auto"/>
              <w:ind w:left="0"/>
              <w:rPr>
                <w:rFonts w:eastAsia="Calibri"/>
              </w:rPr>
            </w:pPr>
            <w:r>
              <w:rPr>
                <w:rFonts w:eastAsia="Calibri"/>
              </w:rPr>
              <w:t>Lỗi trùng fkey</w:t>
            </w:r>
          </w:p>
        </w:tc>
        <w:tc>
          <w:tcPr>
            <w:tcW w:w="2515" w:type="dxa"/>
            <w:tcBorders>
              <w:top w:val="single" w:sz="4" w:space="0" w:color="2E74B5"/>
              <w:left w:val="single" w:sz="4" w:space="0" w:color="2E74B5"/>
              <w:bottom w:val="single" w:sz="4" w:space="0" w:color="2E74B5"/>
              <w:right w:val="single" w:sz="4" w:space="0" w:color="2E74B5"/>
            </w:tcBorders>
          </w:tcPr>
          <w:p w14:paraId="5DC86CD3" w14:textId="77777777" w:rsidR="009D1437" w:rsidRPr="009372AD" w:rsidRDefault="009D1437" w:rsidP="00616EC4">
            <w:pPr>
              <w:jc w:val="both"/>
            </w:pPr>
            <w:r>
              <w:t>Fkey của hóa đơn mới đã tồn tại trên hệ thống</w:t>
            </w:r>
          </w:p>
        </w:tc>
      </w:tr>
      <w:tr w:rsidR="009D1437" w:rsidRPr="00660ABB" w14:paraId="7B5288D3"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360C9BD" w14:textId="77777777" w:rsidR="009D1437" w:rsidRPr="009372AD" w:rsidRDefault="009D1437" w:rsidP="00616EC4">
            <w:pPr>
              <w:autoSpaceDE w:val="0"/>
              <w:autoSpaceDN w:val="0"/>
              <w:adjustRightInd w:val="0"/>
              <w:rPr>
                <w:rFonts w:eastAsia="Calibri"/>
              </w:rPr>
            </w:pPr>
            <w:r>
              <w:rPr>
                <w:rFonts w:eastAsia="Calibri"/>
              </w:rP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3282236" w14:textId="77777777" w:rsidR="009D1437" w:rsidRDefault="009D1437" w:rsidP="00616EC4">
            <w:pPr>
              <w:pStyle w:val="ListParagraph"/>
              <w:spacing w:after="0" w:line="240" w:lineRule="auto"/>
              <w:ind w:left="0"/>
              <w:rPr>
                <w:rFonts w:eastAsia="Calibri"/>
              </w:rPr>
            </w:pPr>
            <w:r>
              <w:rPr>
                <w:rFonts w:eastAsia="Calibri"/>
              </w:rPr>
              <w:t>Lỗi trong quá trình thực hiện cấp số hóa đơn</w:t>
            </w:r>
          </w:p>
        </w:tc>
        <w:tc>
          <w:tcPr>
            <w:tcW w:w="2515" w:type="dxa"/>
            <w:tcBorders>
              <w:top w:val="single" w:sz="4" w:space="0" w:color="2E74B5"/>
              <w:left w:val="single" w:sz="4" w:space="0" w:color="2E74B5"/>
              <w:bottom w:val="single" w:sz="4" w:space="0" w:color="2E74B5"/>
              <w:right w:val="single" w:sz="4" w:space="0" w:color="2E74B5"/>
            </w:tcBorders>
          </w:tcPr>
          <w:p w14:paraId="65B5678D" w14:textId="77777777" w:rsidR="009D1437" w:rsidRPr="009372AD" w:rsidRDefault="009D1437" w:rsidP="00616EC4">
            <w:pPr>
              <w:jc w:val="both"/>
            </w:pPr>
          </w:p>
        </w:tc>
      </w:tr>
      <w:tr w:rsidR="009D1437" w:rsidRPr="00660ABB" w14:paraId="1FBD40C2"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858097B" w14:textId="77777777" w:rsidR="009D1437" w:rsidRPr="009372AD" w:rsidRDefault="009D1437" w:rsidP="00616EC4">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4706CDA" w14:textId="77777777" w:rsidR="009D1437" w:rsidRDefault="009D1437" w:rsidP="00616EC4">
            <w:pPr>
              <w:pStyle w:val="ListParagraph"/>
              <w:spacing w:after="0" w:line="240" w:lineRule="auto"/>
              <w:ind w:left="0"/>
              <w:rPr>
                <w:rFonts w:eastAsia="Calibri"/>
              </w:rPr>
            </w:pPr>
            <w:r>
              <w:rPr>
                <w:rFonts w:eastAsia="Calibri"/>
              </w:rPr>
              <w:t xml:space="preserve">Lỗi khi thực hiện </w:t>
            </w:r>
            <w:r w:rsidRPr="00170EAA">
              <w:rPr>
                <w:rFonts w:eastAsia="Calibri"/>
              </w:rPr>
              <w:t>Deserialize</w:t>
            </w:r>
            <w:r>
              <w:rPr>
                <w:rFonts w:eastAsia="Calibri"/>
              </w:rPr>
              <w:t xml:space="preserve"> chuỗi hóa đơn đầu vào</w:t>
            </w:r>
          </w:p>
        </w:tc>
        <w:tc>
          <w:tcPr>
            <w:tcW w:w="2515" w:type="dxa"/>
            <w:tcBorders>
              <w:top w:val="single" w:sz="4" w:space="0" w:color="2E74B5"/>
              <w:left w:val="single" w:sz="4" w:space="0" w:color="2E74B5"/>
              <w:bottom w:val="single" w:sz="4" w:space="0" w:color="2E74B5"/>
              <w:right w:val="single" w:sz="4" w:space="0" w:color="2E74B5"/>
            </w:tcBorders>
          </w:tcPr>
          <w:p w14:paraId="780CD7BC" w14:textId="77777777" w:rsidR="009D1437" w:rsidRPr="009372AD" w:rsidRDefault="009D1437" w:rsidP="00616EC4">
            <w:pPr>
              <w:jc w:val="both"/>
            </w:pPr>
          </w:p>
        </w:tc>
      </w:tr>
      <w:tr w:rsidR="009D1437" w:rsidRPr="00660ABB" w14:paraId="6BC6784B"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A6A16E3" w14:textId="77777777" w:rsidR="009D1437" w:rsidRPr="009372AD" w:rsidRDefault="009D1437" w:rsidP="00616EC4">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14:paraId="12FCD617"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8ADD8BF" w14:textId="77777777" w:rsidR="009D1437" w:rsidRDefault="009D1437" w:rsidP="00616EC4">
            <w:pPr>
              <w:pStyle w:val="ListParagraph"/>
              <w:spacing w:after="0" w:line="240" w:lineRule="auto"/>
              <w:ind w:left="0"/>
              <w:rPr>
                <w:rFonts w:eastAsia="Calibri"/>
              </w:rPr>
            </w:pPr>
            <w:r>
              <w:rPr>
                <w:rFonts w:eastAsia="Calibri"/>
              </w:rPr>
              <w:t>Pattern truyền vào không giống với hóa đơn cần điều chỉnh</w:t>
            </w:r>
          </w:p>
        </w:tc>
        <w:tc>
          <w:tcPr>
            <w:tcW w:w="2515" w:type="dxa"/>
            <w:tcBorders>
              <w:top w:val="single" w:sz="4" w:space="0" w:color="2E74B5"/>
              <w:left w:val="single" w:sz="4" w:space="0" w:color="2E74B5"/>
              <w:bottom w:val="single" w:sz="4" w:space="0" w:color="2E74B5"/>
              <w:right w:val="single" w:sz="4" w:space="0" w:color="2E74B5"/>
            </w:tcBorders>
          </w:tcPr>
          <w:p w14:paraId="1060C732" w14:textId="77777777" w:rsidR="009D1437" w:rsidRPr="009372AD" w:rsidRDefault="009D1437" w:rsidP="00616EC4">
            <w:pPr>
              <w:jc w:val="both"/>
            </w:pPr>
          </w:p>
        </w:tc>
      </w:tr>
      <w:tr w:rsidR="009D1437" w:rsidRPr="00660ABB" w14:paraId="5BF2A042"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801B8C0" w14:textId="77777777" w:rsidR="009D1437" w:rsidRPr="009372AD" w:rsidRDefault="009D1437" w:rsidP="00616EC4">
            <w:pPr>
              <w:autoSpaceDE w:val="0"/>
              <w:autoSpaceDN w:val="0"/>
              <w:adjustRightInd w:val="0"/>
              <w:rPr>
                <w:rFonts w:eastAsia="Calibri"/>
              </w:rPr>
            </w:pPr>
            <w:r>
              <w:rPr>
                <w:rFonts w:eastAsia="Calibri"/>
              </w:rPr>
              <w:t>ERR:20</w:t>
            </w:r>
          </w:p>
          <w:p w14:paraId="35197FFB"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E4F9F0B" w14:textId="77777777" w:rsidR="009D1437" w:rsidRDefault="009D1437" w:rsidP="00616EC4">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3F954130" w14:textId="77777777" w:rsidR="009D1437" w:rsidRPr="009372AD" w:rsidRDefault="009D1437" w:rsidP="00616EC4">
            <w:pPr>
              <w:jc w:val="both"/>
            </w:pPr>
          </w:p>
        </w:tc>
      </w:tr>
      <w:tr w:rsidR="009D1437" w:rsidRPr="00660ABB" w14:paraId="624A3D2E"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5FAEB4E" w14:textId="77777777" w:rsidR="009D1437" w:rsidRPr="00DD2715" w:rsidRDefault="009D1437" w:rsidP="00616EC4">
            <w:pPr>
              <w:autoSpaceDE w:val="0"/>
              <w:autoSpaceDN w:val="0"/>
              <w:adjustRightInd w:val="0"/>
              <w:jc w:val="both"/>
            </w:pPr>
            <w: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621D553" w14:textId="77777777" w:rsidR="009D1437" w:rsidRDefault="009D1437" w:rsidP="00616EC4">
            <w:pPr>
              <w:pStyle w:val="ListParagraph"/>
              <w:ind w:left="0"/>
              <w:jc w:val="both"/>
            </w:pPr>
            <w:r>
              <w:t>Lỗi chứng thư hết hạn</w:t>
            </w:r>
          </w:p>
        </w:tc>
        <w:tc>
          <w:tcPr>
            <w:tcW w:w="2515" w:type="dxa"/>
            <w:tcBorders>
              <w:top w:val="single" w:sz="4" w:space="0" w:color="2E74B5"/>
              <w:left w:val="single" w:sz="4" w:space="0" w:color="2E74B5"/>
              <w:bottom w:val="single" w:sz="4" w:space="0" w:color="2E74B5"/>
              <w:right w:val="single" w:sz="4" w:space="0" w:color="2E74B5"/>
            </w:tcBorders>
          </w:tcPr>
          <w:p w14:paraId="5B01774A" w14:textId="77777777" w:rsidR="009D1437" w:rsidRPr="009372AD" w:rsidRDefault="009D1437" w:rsidP="00616EC4">
            <w:pPr>
              <w:jc w:val="both"/>
            </w:pPr>
          </w:p>
        </w:tc>
      </w:tr>
      <w:tr w:rsidR="009D1437" w:rsidRPr="00660ABB" w14:paraId="6A7D74B5"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519EBBF" w14:textId="77777777" w:rsidR="009D1437" w:rsidRPr="00DD2715" w:rsidRDefault="009D1437" w:rsidP="00616EC4">
            <w:pPr>
              <w:autoSpaceDE w:val="0"/>
              <w:autoSpaceDN w:val="0"/>
              <w:adjustRightInd w:val="0"/>
              <w:jc w:val="both"/>
            </w:pPr>
            <w:r>
              <w:t>ERR:30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E75D6A7" w14:textId="77777777" w:rsidR="009D1437" w:rsidRPr="00517DC0" w:rsidRDefault="009D1437" w:rsidP="00616EC4">
            <w:pPr>
              <w:pStyle w:val="ListParagraph"/>
              <w:ind w:left="0"/>
              <w:jc w:val="both"/>
            </w:pPr>
            <w:r w:rsidRPr="00517DC0">
              <w:t>Danh sách hóa đơn tồn tại ngày hóa đơn nhỏ hơn ngày hóa đơn đã phát hành</w:t>
            </w:r>
          </w:p>
        </w:tc>
        <w:tc>
          <w:tcPr>
            <w:tcW w:w="2515" w:type="dxa"/>
            <w:tcBorders>
              <w:top w:val="single" w:sz="4" w:space="0" w:color="2E74B5"/>
              <w:left w:val="single" w:sz="4" w:space="0" w:color="2E74B5"/>
              <w:bottom w:val="single" w:sz="4" w:space="0" w:color="2E74B5"/>
              <w:right w:val="single" w:sz="4" w:space="0" w:color="2E74B5"/>
            </w:tcBorders>
          </w:tcPr>
          <w:p w14:paraId="69B89D75" w14:textId="77777777" w:rsidR="009D1437" w:rsidRPr="009372AD" w:rsidRDefault="009D1437" w:rsidP="00616EC4">
            <w:pPr>
              <w:jc w:val="both"/>
            </w:pPr>
          </w:p>
        </w:tc>
      </w:tr>
      <w:tr w:rsidR="009D1437" w:rsidRPr="00660ABB" w14:paraId="1A7282AB"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9F33079" w14:textId="77777777" w:rsidR="009D1437" w:rsidRPr="00DD2715" w:rsidRDefault="009D1437" w:rsidP="00616EC4">
            <w:pPr>
              <w:autoSpaceDE w:val="0"/>
              <w:autoSpaceDN w:val="0"/>
              <w:adjustRightInd w:val="0"/>
              <w:jc w:val="both"/>
            </w:pPr>
            <w:r>
              <w:lastRenderedPageBreak/>
              <w:t>ERR:31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197814D" w14:textId="77777777" w:rsidR="009D1437" w:rsidRPr="005765F2" w:rsidRDefault="009D1437" w:rsidP="00616EC4">
            <w:pPr>
              <w:jc w:val="both"/>
            </w:pPr>
            <w:r>
              <w:t>Số hóa đơn truyền vào không hợp lệ</w:t>
            </w:r>
          </w:p>
        </w:tc>
        <w:tc>
          <w:tcPr>
            <w:tcW w:w="2515" w:type="dxa"/>
            <w:tcBorders>
              <w:top w:val="single" w:sz="4" w:space="0" w:color="2E74B5"/>
              <w:left w:val="single" w:sz="4" w:space="0" w:color="2E74B5"/>
              <w:bottom w:val="single" w:sz="4" w:space="0" w:color="2E74B5"/>
              <w:right w:val="single" w:sz="4" w:space="0" w:color="2E74B5"/>
            </w:tcBorders>
          </w:tcPr>
          <w:p w14:paraId="1C483DAB" w14:textId="77777777" w:rsidR="009D1437" w:rsidRPr="009372AD" w:rsidRDefault="009D1437" w:rsidP="00616EC4">
            <w:pPr>
              <w:jc w:val="both"/>
            </w:pPr>
          </w:p>
        </w:tc>
      </w:tr>
      <w:tr w:rsidR="009D1437" w:rsidRPr="00660ABB" w14:paraId="1871BB93"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60BA0C8" w14:textId="77777777" w:rsidR="009D1437" w:rsidRDefault="009D1437" w:rsidP="00616EC4">
            <w:pPr>
              <w:autoSpaceDE w:val="0"/>
              <w:autoSpaceDN w:val="0"/>
              <w:adjustRightInd w:val="0"/>
              <w:jc w:val="both"/>
            </w:pPr>
            <w:r w:rsidRPr="00563972">
              <w:t>ERR:60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723D725" w14:textId="77777777" w:rsidR="009D1437" w:rsidRDefault="009D1437" w:rsidP="00616EC4">
            <w:pPr>
              <w:jc w:val="both"/>
            </w:pPr>
            <w:r w:rsidRPr="00563972">
              <w:t>Chỉ được phép điều chỉnh hóa đơn cùng loại (Có mã / Không mã).</w:t>
            </w:r>
          </w:p>
        </w:tc>
        <w:tc>
          <w:tcPr>
            <w:tcW w:w="2515" w:type="dxa"/>
            <w:tcBorders>
              <w:top w:val="single" w:sz="4" w:space="0" w:color="2E74B5"/>
              <w:left w:val="single" w:sz="4" w:space="0" w:color="2E74B5"/>
              <w:bottom w:val="single" w:sz="4" w:space="0" w:color="2E74B5"/>
              <w:right w:val="single" w:sz="4" w:space="0" w:color="2E74B5"/>
            </w:tcBorders>
          </w:tcPr>
          <w:p w14:paraId="35019303" w14:textId="77777777" w:rsidR="009D1437" w:rsidRPr="009372AD" w:rsidRDefault="009D1437" w:rsidP="00616EC4">
            <w:pPr>
              <w:jc w:val="both"/>
            </w:pPr>
          </w:p>
        </w:tc>
      </w:tr>
      <w:tr w:rsidR="009D1437" w:rsidRPr="00660ABB" w14:paraId="3D62C5A4"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E35B5F1" w14:textId="77777777" w:rsidR="009D1437" w:rsidRDefault="009D1437" w:rsidP="00616EC4">
            <w:pPr>
              <w:autoSpaceDE w:val="0"/>
              <w:autoSpaceDN w:val="0"/>
              <w:adjustRightInd w:val="0"/>
              <w:jc w:val="both"/>
            </w:pPr>
            <w:r w:rsidRPr="00563972">
              <w:t>ERR:61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D91B997" w14:textId="77777777" w:rsidR="009D1437" w:rsidRDefault="009D1437" w:rsidP="00616EC4">
            <w:pPr>
              <w:jc w:val="both"/>
            </w:pPr>
            <w:r w:rsidRPr="00563972">
              <w:t>Chỉ được phép điều chỉnh hóa đơn cùng loại (HD GTGT / HD bán hàng...).</w:t>
            </w:r>
          </w:p>
        </w:tc>
        <w:tc>
          <w:tcPr>
            <w:tcW w:w="2515" w:type="dxa"/>
            <w:tcBorders>
              <w:top w:val="single" w:sz="4" w:space="0" w:color="2E74B5"/>
              <w:left w:val="single" w:sz="4" w:space="0" w:color="2E74B5"/>
              <w:bottom w:val="single" w:sz="4" w:space="0" w:color="2E74B5"/>
              <w:right w:val="single" w:sz="4" w:space="0" w:color="2E74B5"/>
            </w:tcBorders>
          </w:tcPr>
          <w:p w14:paraId="6A89A3EE" w14:textId="77777777" w:rsidR="009D1437" w:rsidRPr="009372AD" w:rsidRDefault="009D1437" w:rsidP="00616EC4">
            <w:pPr>
              <w:jc w:val="both"/>
            </w:pPr>
          </w:p>
        </w:tc>
      </w:tr>
      <w:tr w:rsidR="009D1437" w:rsidRPr="00660ABB" w14:paraId="521F4C7B"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144F8CD" w14:textId="77777777" w:rsidR="009D1437" w:rsidRDefault="009D1437" w:rsidP="00616EC4">
            <w:pPr>
              <w:autoSpaceDE w:val="0"/>
              <w:autoSpaceDN w:val="0"/>
              <w:adjustRightInd w:val="0"/>
              <w:jc w:val="both"/>
            </w:pPr>
            <w:r w:rsidRPr="00563972">
              <w:t>ERR:62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E098A3F" w14:textId="77777777" w:rsidR="009D1437" w:rsidRDefault="009D1437" w:rsidP="00616EC4">
            <w:pPr>
              <w:jc w:val="both"/>
            </w:pPr>
            <w:r w:rsidRPr="00563972">
              <w:t>Không được dùng không mã đăng ký gửi bảng tổng hợp thay thế, điều chỉnh các hóa đơn không mã gửi thông tin chi tiết.</w:t>
            </w:r>
          </w:p>
        </w:tc>
        <w:tc>
          <w:tcPr>
            <w:tcW w:w="2515" w:type="dxa"/>
            <w:tcBorders>
              <w:top w:val="single" w:sz="4" w:space="0" w:color="2E74B5"/>
              <w:left w:val="single" w:sz="4" w:space="0" w:color="2E74B5"/>
              <w:bottom w:val="single" w:sz="4" w:space="0" w:color="2E74B5"/>
              <w:right w:val="single" w:sz="4" w:space="0" w:color="2E74B5"/>
            </w:tcBorders>
          </w:tcPr>
          <w:p w14:paraId="6F094815" w14:textId="77777777" w:rsidR="009D1437" w:rsidRPr="009372AD" w:rsidRDefault="009D1437" w:rsidP="00616EC4">
            <w:pPr>
              <w:jc w:val="both"/>
            </w:pPr>
          </w:p>
        </w:tc>
      </w:tr>
      <w:tr w:rsidR="009D1437" w:rsidRPr="00660ABB" w14:paraId="24B6A7CE"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15C5F875" w14:textId="77777777" w:rsidR="009D1437" w:rsidRPr="009372AD" w:rsidRDefault="009D1437" w:rsidP="00616EC4">
            <w:pPr>
              <w:autoSpaceDE w:val="0"/>
              <w:autoSpaceDN w:val="0"/>
              <w:adjustRightInd w:val="0"/>
              <w:rPr>
                <w:rFonts w:eastAsia="Calibri"/>
              </w:rPr>
            </w:pPr>
            <w:r w:rsidRPr="009372AD">
              <w:rPr>
                <w:rFonts w:eastAsia="Calibri"/>
              </w:rPr>
              <w:t>OK: pattern;serial;invNumber</w:t>
            </w:r>
          </w:p>
          <w:p w14:paraId="66D957F3" w14:textId="77777777" w:rsidR="009D1437" w:rsidRPr="009372AD" w:rsidRDefault="009D1437" w:rsidP="00616EC4">
            <w:pPr>
              <w:autoSpaceDE w:val="0"/>
              <w:autoSpaceDN w:val="0"/>
              <w:adjustRightInd w:val="0"/>
              <w:rPr>
                <w:rFonts w:eastAsia="Calibri"/>
              </w:rPr>
            </w:pPr>
            <w:r w:rsidRPr="009372AD">
              <w:rPr>
                <w:rFonts w:eastAsia="Calibri"/>
              </w:rPr>
              <w:t>(Ví dụ:</w:t>
            </w:r>
          </w:p>
          <w:p w14:paraId="3B0FEF00" w14:textId="77777777" w:rsidR="009D1437" w:rsidRPr="009372AD" w:rsidRDefault="009D1437" w:rsidP="00616EC4">
            <w:pPr>
              <w:autoSpaceDE w:val="0"/>
              <w:autoSpaceDN w:val="0"/>
              <w:adjustRightInd w:val="0"/>
              <w:rPr>
                <w:rFonts w:eastAsia="Calibri"/>
              </w:rPr>
            </w:pPr>
            <w:r w:rsidRPr="009372AD">
              <w:rPr>
                <w:rFonts w:eastAsia="Calibri"/>
              </w:rPr>
              <w:t>OK:01GTKT3/001;AA/12E;0000002)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D50B827"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OK </w:t>
            </w:r>
            <w:r w:rsidRPr="009372AD">
              <w:rPr>
                <w:rFonts w:eastAsia="Calibri"/>
              </w:rPr>
              <w:sym w:font="Wingdings" w:char="F0E0"/>
            </w:r>
            <w:r w:rsidRPr="009372AD">
              <w:rPr>
                <w:rFonts w:eastAsia="Calibri"/>
              </w:rPr>
              <w:t xml:space="preserve"> đã phát hành hóa đơn thành công</w:t>
            </w:r>
          </w:p>
          <w:p w14:paraId="4CB59240"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Patter</w:t>
            </w:r>
            <w:r w:rsidRPr="009372AD">
              <w:rPr>
                <w:rFonts w:eastAsia="Calibri"/>
              </w:rPr>
              <w:sym w:font="Wingdings" w:char="F0E0"/>
            </w:r>
            <w:r w:rsidRPr="009372AD">
              <w:rPr>
                <w:rFonts w:eastAsia="Calibri"/>
              </w:rPr>
              <w:t xml:space="preserve"> Mẫu số của hóa đơn điều chỉnh </w:t>
            </w:r>
          </w:p>
          <w:p w14:paraId="6CB8723F"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Serial </w:t>
            </w:r>
            <w:r w:rsidRPr="009372AD">
              <w:rPr>
                <w:rFonts w:eastAsia="Calibri"/>
              </w:rPr>
              <w:sym w:font="Wingdings" w:char="F0E0"/>
            </w:r>
            <w:r w:rsidRPr="009372AD">
              <w:rPr>
                <w:rFonts w:eastAsia="Calibri"/>
              </w:rPr>
              <w:t xml:space="preserve"> serial của hóa đơn điều chỉnh </w:t>
            </w:r>
          </w:p>
          <w:p w14:paraId="7B03C249"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invNumber: số hóa đơn điều chỉnh </w:t>
            </w:r>
          </w:p>
          <w:p w14:paraId="5A415DD5" w14:textId="77777777" w:rsidR="009D1437" w:rsidRPr="009372AD" w:rsidRDefault="009D1437" w:rsidP="00616EC4">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14:paraId="18B9A333" w14:textId="77777777" w:rsidR="009D1437" w:rsidRPr="009372AD" w:rsidRDefault="009D1437" w:rsidP="00616EC4">
            <w:pPr>
              <w:jc w:val="both"/>
            </w:pPr>
          </w:p>
        </w:tc>
      </w:tr>
    </w:tbl>
    <w:p w14:paraId="0E50603B" w14:textId="77777777" w:rsidR="009D1437" w:rsidRDefault="009D1437" w:rsidP="009D1437">
      <w:pPr>
        <w:rPr>
          <w:lang w:eastAsia="x-none"/>
        </w:rPr>
      </w:pPr>
    </w:p>
    <w:p w14:paraId="3C887B78" w14:textId="77777777" w:rsidR="009D1437" w:rsidRDefault="009D1437" w:rsidP="009D1437">
      <w:pPr>
        <w:rPr>
          <w:b/>
          <w:u w:val="single"/>
        </w:rPr>
      </w:pPr>
      <w:r w:rsidRPr="00BA16A5">
        <w:rPr>
          <w:b/>
          <w:u w:val="single"/>
        </w:rPr>
        <w:t>Cấu trúc củ</w:t>
      </w:r>
      <w:r>
        <w:rPr>
          <w:b/>
          <w:u w:val="single"/>
        </w:rPr>
        <w:t>a xmlInv</w:t>
      </w:r>
      <w:r w:rsidRPr="00BA16A5">
        <w:rPr>
          <w:b/>
          <w:u w:val="single"/>
        </w:rPr>
        <w:t xml:space="preserve">Data </w:t>
      </w:r>
      <w:r>
        <w:rPr>
          <w:b/>
          <w:u w:val="single"/>
        </w:rPr>
        <w:t xml:space="preserve"> trường hợp </w:t>
      </w:r>
      <w:r w:rsidRPr="008604DD">
        <w:rPr>
          <w:b/>
          <w:color w:val="FF0000"/>
          <w:u w:val="single"/>
        </w:rPr>
        <w:t>không có</w:t>
      </w:r>
      <w:r>
        <w:rPr>
          <w:b/>
          <w:u w:val="single"/>
        </w:rPr>
        <w:t xml:space="preserve"> trường mở rộng </w:t>
      </w:r>
      <w:r w:rsidRPr="00BA16A5">
        <w:rPr>
          <w:b/>
          <w:u w:val="single"/>
        </w:rPr>
        <w:t xml:space="preserve">(các trường </w:t>
      </w:r>
      <w:r w:rsidRPr="00BA16A5">
        <w:rPr>
          <w:b/>
          <w:color w:val="FF0000"/>
          <w:u w:val="single"/>
        </w:rPr>
        <w:t>*</w:t>
      </w:r>
      <w:r w:rsidRPr="00BA16A5">
        <w:rPr>
          <w:b/>
          <w:u w:val="single"/>
        </w:rPr>
        <w:t xml:space="preserve"> là bắt buộc):</w:t>
      </w:r>
    </w:p>
    <w:p w14:paraId="5AF581BC"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color w:val="0000FF"/>
          <w:sz w:val="20"/>
          <w:szCs w:val="20"/>
        </w:rPr>
        <w:t>&lt;AdjustInv&gt;</w:t>
      </w:r>
    </w:p>
    <w:p w14:paraId="177EECA8" w14:textId="77777777" w:rsidR="009D1437" w:rsidRDefault="009D1437" w:rsidP="009D1437">
      <w:pPr>
        <w:shd w:val="clear" w:color="auto" w:fill="FFFFFF"/>
        <w:rPr>
          <w:rFonts w:ascii="Courier New" w:hAnsi="Courier New" w:cs="Courier New"/>
          <w:color w:val="0000FF"/>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&lt;key&gt;</w:t>
      </w:r>
      <w:r w:rsidRPr="00897856">
        <w:rPr>
          <w:rFonts w:ascii="Courier New" w:hAnsi="Courier New" w:cs="Courier New"/>
          <w:b/>
          <w:bCs/>
          <w:color w:val="000000"/>
          <w:sz w:val="20"/>
          <w:szCs w:val="20"/>
        </w:rPr>
        <w:t xml:space="preserve"> Giá trị khóa để phân biệt hóa đơn xuất cho khách hàng nào </w:t>
      </w:r>
      <w:r w:rsidRPr="00897856">
        <w:rPr>
          <w:rFonts w:ascii="Courier New" w:hAnsi="Courier New" w:cs="Courier New"/>
          <w:color w:val="0000FF"/>
          <w:sz w:val="20"/>
          <w:szCs w:val="20"/>
        </w:rPr>
        <w:t>&lt;/key&gt;</w:t>
      </w:r>
    </w:p>
    <w:p w14:paraId="7B4996F6" w14:textId="77777777" w:rsidR="009D1437" w:rsidRPr="00897856" w:rsidRDefault="009D1437" w:rsidP="009D1437">
      <w:pPr>
        <w:shd w:val="clear" w:color="auto" w:fill="FFFFFF"/>
        <w:rPr>
          <w:rFonts w:ascii="Courier New" w:hAnsi="Courier New" w:cs="Courier New"/>
          <w:b/>
          <w:bCs/>
          <w:color w:val="000000"/>
          <w:sz w:val="20"/>
          <w:szCs w:val="20"/>
        </w:rPr>
      </w:pPr>
      <w:r>
        <w:rPr>
          <w:rFonts w:ascii="Courier New" w:hAnsi="Courier New" w:cs="Courier New"/>
          <w:b/>
          <w:bCs/>
          <w:color w:val="000000"/>
          <w:sz w:val="20"/>
          <w:szCs w:val="20"/>
        </w:rPr>
        <w:t xml:space="preserve">    &lt;</w:t>
      </w:r>
      <w:r w:rsidRPr="001C5026">
        <w:rPr>
          <w:rFonts w:ascii="Courier New" w:hAnsi="Courier New" w:cs="Courier New"/>
          <w:color w:val="0000FF"/>
          <w:sz w:val="20"/>
          <w:szCs w:val="20"/>
        </w:rPr>
        <w:t>InvoiceNo</w:t>
      </w:r>
      <w:r>
        <w:rPr>
          <w:rFonts w:ascii="Courier New" w:hAnsi="Courier New" w:cs="Courier New"/>
          <w:b/>
          <w:bCs/>
          <w:color w:val="000000"/>
          <w:sz w:val="20"/>
          <w:szCs w:val="20"/>
        </w:rPr>
        <w:t>&gt;Số hóa đơn</w:t>
      </w:r>
      <w:r w:rsidRPr="001C5026">
        <w:rPr>
          <w:rFonts w:ascii="Courier New" w:hAnsi="Courier New" w:cs="Courier New"/>
          <w:b/>
          <w:bCs/>
          <w:color w:val="000000"/>
          <w:sz w:val="20"/>
          <w:szCs w:val="20"/>
        </w:rPr>
        <w:t>&lt;/</w:t>
      </w:r>
      <w:r w:rsidRPr="001C5026">
        <w:rPr>
          <w:rFonts w:ascii="Courier New" w:hAnsi="Courier New" w:cs="Courier New"/>
          <w:color w:val="0000FF"/>
          <w:sz w:val="20"/>
          <w:szCs w:val="20"/>
        </w:rPr>
        <w:t>InvoiceNo</w:t>
      </w:r>
      <w:r w:rsidRPr="001C5026">
        <w:rPr>
          <w:rFonts w:ascii="Courier New" w:hAnsi="Courier New" w:cs="Courier New"/>
          <w:b/>
          <w:bCs/>
          <w:color w:val="000000"/>
          <w:sz w:val="20"/>
          <w:szCs w:val="20"/>
        </w:rPr>
        <w:t>&gt;</w:t>
      </w:r>
    </w:p>
    <w:p w14:paraId="51314278"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&lt;CusCode&gt;</w:t>
      </w:r>
      <w:r w:rsidRPr="00897856">
        <w:rPr>
          <w:rFonts w:ascii="Courier New" w:hAnsi="Courier New" w:cs="Courier New"/>
          <w:b/>
          <w:bCs/>
          <w:color w:val="000000"/>
          <w:sz w:val="20"/>
          <w:szCs w:val="20"/>
        </w:rPr>
        <w:t>Mã khách hàng*</w:t>
      </w:r>
      <w:r w:rsidRPr="00897856">
        <w:rPr>
          <w:rFonts w:ascii="Courier New" w:hAnsi="Courier New" w:cs="Courier New"/>
          <w:color w:val="0000FF"/>
          <w:sz w:val="20"/>
          <w:szCs w:val="20"/>
        </w:rPr>
        <w:t>&lt;/CusCode&gt;</w:t>
      </w:r>
    </w:p>
    <w:p w14:paraId="69CFCD08"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&lt;CusName&gt;</w:t>
      </w:r>
      <w:r w:rsidRPr="00897856">
        <w:rPr>
          <w:rFonts w:ascii="Courier New" w:hAnsi="Courier New" w:cs="Courier New"/>
          <w:b/>
          <w:bCs/>
          <w:color w:val="000000"/>
          <w:sz w:val="20"/>
          <w:szCs w:val="20"/>
        </w:rPr>
        <w:t>Tên khách hàng*</w:t>
      </w:r>
      <w:r w:rsidRPr="00897856">
        <w:rPr>
          <w:rFonts w:ascii="Courier New" w:hAnsi="Courier New" w:cs="Courier New"/>
          <w:color w:val="0000FF"/>
          <w:sz w:val="20"/>
          <w:szCs w:val="20"/>
        </w:rPr>
        <w:t>&lt;/CusName&gt;</w:t>
      </w:r>
    </w:p>
    <w:p w14:paraId="63F9AB22"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&lt;CusAddress&gt;</w:t>
      </w:r>
      <w:r w:rsidRPr="00897856">
        <w:rPr>
          <w:rFonts w:ascii="Courier New" w:hAnsi="Courier New" w:cs="Courier New"/>
          <w:b/>
          <w:bCs/>
          <w:color w:val="000000"/>
          <w:sz w:val="20"/>
          <w:szCs w:val="20"/>
        </w:rPr>
        <w:t>Địa chỉ khách hàng*</w:t>
      </w:r>
      <w:r w:rsidRPr="00897856">
        <w:rPr>
          <w:rFonts w:ascii="Courier New" w:hAnsi="Courier New" w:cs="Courier New"/>
          <w:color w:val="0000FF"/>
          <w:sz w:val="20"/>
          <w:szCs w:val="20"/>
        </w:rPr>
        <w:t>&lt;/CusAddress&gt;</w:t>
      </w:r>
    </w:p>
    <w:p w14:paraId="7C272186"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&lt;CusPhone&gt;</w:t>
      </w:r>
      <w:r w:rsidRPr="00897856">
        <w:rPr>
          <w:rFonts w:ascii="Courier New" w:hAnsi="Courier New" w:cs="Courier New"/>
          <w:b/>
          <w:bCs/>
          <w:color w:val="000000"/>
          <w:sz w:val="20"/>
          <w:szCs w:val="20"/>
        </w:rPr>
        <w:t>Điện thoại khách hàng</w:t>
      </w:r>
      <w:r w:rsidRPr="00897856">
        <w:rPr>
          <w:rFonts w:ascii="Courier New" w:hAnsi="Courier New" w:cs="Courier New"/>
          <w:color w:val="0000FF"/>
          <w:sz w:val="20"/>
          <w:szCs w:val="20"/>
        </w:rPr>
        <w:t>&lt;/CusPhone&gt;</w:t>
      </w:r>
    </w:p>
    <w:p w14:paraId="043DFA49"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&lt;CusTaxCode&gt;</w:t>
      </w:r>
      <w:r w:rsidRPr="00897856">
        <w:rPr>
          <w:rFonts w:ascii="Courier New" w:hAnsi="Courier New" w:cs="Courier New"/>
          <w:b/>
          <w:bCs/>
          <w:color w:val="000000"/>
          <w:sz w:val="20"/>
          <w:szCs w:val="20"/>
        </w:rPr>
        <w:t>Mã số thuế KH (Bắt buộc với KH là Doanh nghiệp)</w:t>
      </w:r>
      <w:r w:rsidRPr="00897856">
        <w:rPr>
          <w:rFonts w:ascii="Courier New" w:hAnsi="Courier New" w:cs="Courier New"/>
          <w:color w:val="0000FF"/>
          <w:sz w:val="20"/>
          <w:szCs w:val="20"/>
        </w:rPr>
        <w:t>&lt;/CusTaxCode&gt;</w:t>
      </w:r>
    </w:p>
    <w:p w14:paraId="58B76583" w14:textId="62773015"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&lt;PaymentMethod&gt;</w:t>
      </w:r>
      <w:r w:rsidRPr="00897856">
        <w:rPr>
          <w:rFonts w:ascii="Courier New" w:hAnsi="Courier New" w:cs="Courier New"/>
          <w:b/>
          <w:bCs/>
          <w:color w:val="000000"/>
          <w:sz w:val="20"/>
          <w:szCs w:val="20"/>
        </w:rPr>
        <w:t xml:space="preserve"> Phương thức thanh toán</w:t>
      </w:r>
      <w:r w:rsidR="001F751E">
        <w:rPr>
          <w:rFonts w:ascii="Courier New" w:hAnsi="Courier New" w:cs="Courier New"/>
          <w:b/>
          <w:bCs/>
          <w:color w:val="000000"/>
          <w:sz w:val="20"/>
          <w:szCs w:val="20"/>
        </w:rPr>
        <w:t>*</w:t>
      </w: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&lt;/PaymentMethod&gt;</w:t>
      </w:r>
    </w:p>
    <w:p w14:paraId="0EBE25C3"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&lt;CusBankName&gt;</w:t>
      </w:r>
      <w:r w:rsidRPr="00897856">
        <w:rPr>
          <w:rFonts w:ascii="Courier New" w:hAnsi="Courier New" w:cs="Courier New"/>
          <w:b/>
          <w:bCs/>
          <w:color w:val="000000"/>
          <w:sz w:val="20"/>
          <w:szCs w:val="20"/>
        </w:rPr>
        <w:t>Tên ngân hàng</w:t>
      </w:r>
      <w:r w:rsidRPr="00897856">
        <w:rPr>
          <w:rFonts w:ascii="Courier New" w:hAnsi="Courier New" w:cs="Courier New"/>
          <w:color w:val="0000FF"/>
          <w:sz w:val="20"/>
          <w:szCs w:val="20"/>
        </w:rPr>
        <w:t>&lt;/CusBankName&gt;</w:t>
      </w:r>
    </w:p>
    <w:p w14:paraId="2FBB7525"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&lt;KindOfService&gt;</w:t>
      </w:r>
      <w:r w:rsidRPr="00897856">
        <w:rPr>
          <w:rFonts w:ascii="Courier New" w:hAnsi="Courier New" w:cs="Courier New"/>
          <w:b/>
          <w:bCs/>
          <w:color w:val="000000"/>
          <w:sz w:val="20"/>
          <w:szCs w:val="20"/>
        </w:rPr>
        <w:t>Tháng hóa đơn</w:t>
      </w:r>
      <w:r w:rsidRPr="00897856">
        <w:rPr>
          <w:rFonts w:ascii="Courier New" w:hAnsi="Courier New" w:cs="Courier New"/>
          <w:color w:val="0000FF"/>
          <w:sz w:val="20"/>
          <w:szCs w:val="20"/>
        </w:rPr>
        <w:t>&lt;/KindOfService&gt;</w:t>
      </w:r>
    </w:p>
    <w:p w14:paraId="4589D4F9"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&lt;CusBankNo&gt;</w:t>
      </w:r>
      <w:r w:rsidRPr="00897856">
        <w:rPr>
          <w:rFonts w:ascii="Courier New" w:hAnsi="Courier New" w:cs="Courier New"/>
          <w:b/>
          <w:bCs/>
          <w:color w:val="000000"/>
          <w:sz w:val="20"/>
          <w:szCs w:val="20"/>
        </w:rPr>
        <w:t>Số tài khoản</w:t>
      </w:r>
      <w:r w:rsidRPr="00897856">
        <w:rPr>
          <w:rFonts w:ascii="Courier New" w:hAnsi="Courier New" w:cs="Courier New"/>
          <w:color w:val="0000FF"/>
          <w:sz w:val="20"/>
          <w:szCs w:val="20"/>
        </w:rPr>
        <w:t>&lt;/CusBankNo&gt;</w:t>
      </w:r>
    </w:p>
    <w:p w14:paraId="53BC27B4"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&lt;Products&gt;</w:t>
      </w:r>
    </w:p>
    <w:p w14:paraId="744BF6A9"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&lt;Product&gt;</w:t>
      </w:r>
    </w:p>
    <w:p w14:paraId="21429C2B"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&lt;Code&gt;</w:t>
      </w:r>
      <w:r w:rsidRPr="00897856">
        <w:rPr>
          <w:rFonts w:ascii="Courier New" w:hAnsi="Courier New" w:cs="Courier New"/>
          <w:b/>
          <w:bCs/>
          <w:color w:val="000000"/>
          <w:sz w:val="20"/>
          <w:szCs w:val="20"/>
        </w:rPr>
        <w:t>Mã sản phẩm*</w:t>
      </w:r>
      <w:r w:rsidRPr="00897856">
        <w:rPr>
          <w:rFonts w:ascii="Courier New" w:hAnsi="Courier New" w:cs="Courier New"/>
          <w:color w:val="0000FF"/>
          <w:sz w:val="20"/>
          <w:szCs w:val="20"/>
        </w:rPr>
        <w:t>&lt;/Code&gt;</w:t>
      </w:r>
    </w:p>
    <w:p w14:paraId="136DF152"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&lt;ProdName&gt;</w:t>
      </w:r>
      <w:r w:rsidRPr="00897856">
        <w:rPr>
          <w:rFonts w:ascii="Courier New" w:hAnsi="Courier New" w:cs="Courier New"/>
          <w:b/>
          <w:bCs/>
          <w:color w:val="000000"/>
          <w:sz w:val="20"/>
          <w:szCs w:val="20"/>
        </w:rPr>
        <w:t>Tên sản phẩm*</w:t>
      </w:r>
      <w:r w:rsidRPr="00897856">
        <w:rPr>
          <w:rFonts w:ascii="Courier New" w:hAnsi="Courier New" w:cs="Courier New"/>
          <w:color w:val="0000FF"/>
          <w:sz w:val="20"/>
          <w:szCs w:val="20"/>
        </w:rPr>
        <w:t>&lt;/ProdName&gt;</w:t>
      </w:r>
    </w:p>
    <w:p w14:paraId="7BCF8624"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&lt;ProdUnit&gt;</w:t>
      </w:r>
      <w:r w:rsidRPr="00897856">
        <w:rPr>
          <w:rFonts w:ascii="Courier New" w:hAnsi="Courier New" w:cs="Courier New"/>
          <w:b/>
          <w:bCs/>
          <w:color w:val="000000"/>
          <w:sz w:val="20"/>
          <w:szCs w:val="20"/>
        </w:rPr>
        <w:t>Đơn vị tính</w:t>
      </w:r>
      <w:r w:rsidRPr="00897856">
        <w:rPr>
          <w:rFonts w:ascii="Courier New" w:hAnsi="Courier New" w:cs="Courier New"/>
          <w:color w:val="0000FF"/>
          <w:sz w:val="20"/>
          <w:szCs w:val="20"/>
        </w:rPr>
        <w:t>&lt;/ProdUnit&gt;</w:t>
      </w:r>
    </w:p>
    <w:p w14:paraId="635A0B7C"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&lt;ProdQuantity&gt;</w:t>
      </w:r>
      <w:r w:rsidRPr="00897856">
        <w:rPr>
          <w:rFonts w:ascii="Courier New" w:hAnsi="Courier New" w:cs="Courier New"/>
          <w:b/>
          <w:bCs/>
          <w:color w:val="000000"/>
          <w:sz w:val="20"/>
          <w:szCs w:val="20"/>
        </w:rPr>
        <w:t>Số lượng</w:t>
      </w:r>
      <w:r w:rsidRPr="00897856">
        <w:rPr>
          <w:rFonts w:ascii="Courier New" w:hAnsi="Courier New" w:cs="Courier New"/>
          <w:color w:val="0000FF"/>
          <w:sz w:val="20"/>
          <w:szCs w:val="20"/>
        </w:rPr>
        <w:t>&lt;/ProdQuantity&gt;</w:t>
      </w:r>
    </w:p>
    <w:p w14:paraId="1077905B"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&lt;ProdPrice&gt;</w:t>
      </w:r>
      <w:r w:rsidRPr="00897856">
        <w:rPr>
          <w:rFonts w:ascii="Courier New" w:hAnsi="Courier New" w:cs="Courier New"/>
          <w:b/>
          <w:bCs/>
          <w:color w:val="000000"/>
          <w:sz w:val="20"/>
          <w:szCs w:val="20"/>
        </w:rPr>
        <w:t>Đơn giá</w:t>
      </w:r>
      <w:r w:rsidRPr="00897856">
        <w:rPr>
          <w:rFonts w:ascii="Courier New" w:hAnsi="Courier New" w:cs="Courier New"/>
          <w:color w:val="0000FF"/>
          <w:sz w:val="20"/>
          <w:szCs w:val="20"/>
        </w:rPr>
        <w:t>&lt;/ProdPrice&gt;</w:t>
      </w:r>
    </w:p>
    <w:p w14:paraId="55E9B3A5"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&lt;Amount&gt;</w:t>
      </w:r>
      <w:r w:rsidRPr="00897856">
        <w:rPr>
          <w:rFonts w:ascii="Courier New" w:hAnsi="Courier New" w:cs="Courier New"/>
          <w:b/>
          <w:bCs/>
          <w:color w:val="000000"/>
          <w:sz w:val="20"/>
          <w:szCs w:val="20"/>
        </w:rPr>
        <w:t>Tổng tiền*</w:t>
      </w:r>
      <w:r w:rsidRPr="00897856">
        <w:rPr>
          <w:rFonts w:ascii="Courier New" w:hAnsi="Courier New" w:cs="Courier New"/>
          <w:color w:val="0000FF"/>
          <w:sz w:val="20"/>
          <w:szCs w:val="20"/>
        </w:rPr>
        <w:t>&lt;/Amount&gt;</w:t>
      </w:r>
    </w:p>
    <w:p w14:paraId="019DB0D0"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&lt;Remark&gt;</w:t>
      </w:r>
      <w:r w:rsidRPr="00897856">
        <w:rPr>
          <w:rFonts w:ascii="Courier New" w:hAnsi="Courier New" w:cs="Courier New"/>
          <w:b/>
          <w:bCs/>
          <w:color w:val="000000"/>
          <w:sz w:val="20"/>
          <w:szCs w:val="20"/>
        </w:rPr>
        <w:t>Remark</w:t>
      </w:r>
      <w:r w:rsidRPr="00897856">
        <w:rPr>
          <w:rFonts w:ascii="Courier New" w:hAnsi="Courier New" w:cs="Courier New"/>
          <w:color w:val="0000FF"/>
          <w:sz w:val="20"/>
          <w:szCs w:val="20"/>
        </w:rPr>
        <w:t>&lt;/Remark&gt;</w:t>
      </w:r>
    </w:p>
    <w:p w14:paraId="1994D64F"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&lt;Total&gt;</w:t>
      </w:r>
      <w:r w:rsidRPr="00897856">
        <w:rPr>
          <w:rFonts w:ascii="Courier New" w:hAnsi="Courier New" w:cs="Courier New"/>
          <w:b/>
          <w:bCs/>
          <w:color w:val="000000"/>
          <w:sz w:val="20"/>
          <w:szCs w:val="20"/>
        </w:rPr>
        <w:t>Tổng tiền trước thuế*</w:t>
      </w:r>
      <w:r w:rsidRPr="00897856">
        <w:rPr>
          <w:rFonts w:ascii="Courier New" w:hAnsi="Courier New" w:cs="Courier New"/>
          <w:color w:val="0000FF"/>
          <w:sz w:val="20"/>
          <w:szCs w:val="20"/>
        </w:rPr>
        <w:t>&lt;/Total&gt;</w:t>
      </w:r>
    </w:p>
    <w:p w14:paraId="7DEE57C2"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&lt;VATRate&gt;</w:t>
      </w:r>
      <w:r w:rsidRPr="00897856">
        <w:rPr>
          <w:rFonts w:ascii="Courier New" w:hAnsi="Courier New" w:cs="Courier New"/>
          <w:b/>
          <w:bCs/>
          <w:color w:val="000000"/>
          <w:sz w:val="20"/>
          <w:szCs w:val="20"/>
        </w:rPr>
        <w:t>Thuế GTGT*</w:t>
      </w:r>
      <w:r w:rsidRPr="00897856">
        <w:rPr>
          <w:rFonts w:ascii="Courier New" w:hAnsi="Courier New" w:cs="Courier New"/>
          <w:color w:val="0000FF"/>
          <w:sz w:val="20"/>
          <w:szCs w:val="20"/>
        </w:rPr>
        <w:t>&lt;/VATRate&gt;</w:t>
      </w:r>
    </w:p>
    <w:p w14:paraId="3BA9A89F"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&lt;VATAmount&gt;</w:t>
      </w:r>
      <w:r w:rsidRPr="00897856">
        <w:rPr>
          <w:rFonts w:ascii="Courier New" w:hAnsi="Courier New" w:cs="Courier New"/>
          <w:b/>
          <w:bCs/>
          <w:color w:val="000000"/>
          <w:sz w:val="20"/>
          <w:szCs w:val="20"/>
        </w:rPr>
        <w:t>Tổng tiền thuế*</w:t>
      </w:r>
      <w:r w:rsidRPr="00897856">
        <w:rPr>
          <w:rFonts w:ascii="Courier New" w:hAnsi="Courier New" w:cs="Courier New"/>
          <w:color w:val="0000FF"/>
          <w:sz w:val="20"/>
          <w:szCs w:val="20"/>
        </w:rPr>
        <w:t>&lt;/VATAmount&gt;</w:t>
      </w:r>
    </w:p>
    <w:p w14:paraId="76B6B6A6"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&lt;Extra1&gt;</w:t>
      </w:r>
      <w:r w:rsidRPr="00897856">
        <w:rPr>
          <w:rFonts w:ascii="Courier New" w:hAnsi="Courier New" w:cs="Courier New"/>
          <w:b/>
          <w:bCs/>
          <w:color w:val="000000"/>
          <w:sz w:val="20"/>
          <w:szCs w:val="20"/>
        </w:rPr>
        <w:t>Mở rộng 1</w:t>
      </w:r>
      <w:r w:rsidRPr="00897856">
        <w:rPr>
          <w:rFonts w:ascii="Courier New" w:hAnsi="Courier New" w:cs="Courier New"/>
          <w:color w:val="0000FF"/>
          <w:sz w:val="20"/>
          <w:szCs w:val="20"/>
        </w:rPr>
        <w:t>&lt;/Extra1&gt;</w:t>
      </w:r>
    </w:p>
    <w:p w14:paraId="5A89E4CE"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&lt;Extra2&gt;</w:t>
      </w:r>
      <w:r w:rsidRPr="00897856">
        <w:rPr>
          <w:rFonts w:ascii="Courier New" w:hAnsi="Courier New" w:cs="Courier New"/>
          <w:b/>
          <w:bCs/>
          <w:color w:val="000000"/>
          <w:sz w:val="20"/>
          <w:szCs w:val="20"/>
        </w:rPr>
        <w:t>Mở rộng 2</w:t>
      </w:r>
      <w:r w:rsidRPr="00897856">
        <w:rPr>
          <w:rFonts w:ascii="Courier New" w:hAnsi="Courier New" w:cs="Courier New"/>
          <w:color w:val="0000FF"/>
          <w:sz w:val="20"/>
          <w:szCs w:val="20"/>
        </w:rPr>
        <w:t>&lt;/Extra2&gt;</w:t>
      </w:r>
    </w:p>
    <w:p w14:paraId="771B9F41" w14:textId="139B5EC5"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&lt;Discount&gt;</w:t>
      </w:r>
      <w:r w:rsidR="001F751E">
        <w:rPr>
          <w:rFonts w:ascii="Courier New" w:hAnsi="Courier New" w:cs="Courier New"/>
          <w:b/>
          <w:bCs/>
          <w:color w:val="000000"/>
          <w:sz w:val="20"/>
          <w:szCs w:val="20"/>
        </w:rPr>
        <w:t>Tỷ lệ c</w:t>
      </w:r>
      <w:r w:rsidRPr="00897856">
        <w:rPr>
          <w:rFonts w:ascii="Courier New" w:hAnsi="Courier New" w:cs="Courier New"/>
          <w:b/>
          <w:bCs/>
          <w:color w:val="000000"/>
          <w:sz w:val="20"/>
          <w:szCs w:val="20"/>
        </w:rPr>
        <w:t>hiết khấu</w:t>
      </w:r>
      <w:r w:rsidRPr="00897856">
        <w:rPr>
          <w:rFonts w:ascii="Courier New" w:hAnsi="Courier New" w:cs="Courier New"/>
          <w:color w:val="0000FF"/>
          <w:sz w:val="20"/>
          <w:szCs w:val="20"/>
        </w:rPr>
        <w:t>&lt;/Discount&gt;</w:t>
      </w:r>
    </w:p>
    <w:p w14:paraId="79B97A72" w14:textId="77777777" w:rsidR="009D1437" w:rsidRDefault="009D1437" w:rsidP="009D1437">
      <w:pPr>
        <w:shd w:val="clear" w:color="auto" w:fill="FFFFFF"/>
        <w:rPr>
          <w:rFonts w:ascii="Courier New" w:hAnsi="Courier New" w:cs="Courier New"/>
          <w:color w:val="0000FF"/>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&lt;DiscountAmount&gt;</w:t>
      </w:r>
      <w:r w:rsidRPr="00897856">
        <w:rPr>
          <w:rFonts w:ascii="Courier New" w:hAnsi="Courier New" w:cs="Courier New"/>
          <w:b/>
          <w:bCs/>
          <w:color w:val="000000"/>
          <w:sz w:val="20"/>
          <w:szCs w:val="20"/>
        </w:rPr>
        <w:t>Tổng tiền chiết khấu</w:t>
      </w:r>
      <w:r w:rsidRPr="00897856">
        <w:rPr>
          <w:rFonts w:ascii="Courier New" w:hAnsi="Courier New" w:cs="Courier New"/>
          <w:color w:val="0000FF"/>
          <w:sz w:val="20"/>
          <w:szCs w:val="20"/>
        </w:rPr>
        <w:t>&lt;/DiscountAmount&gt;</w:t>
      </w:r>
    </w:p>
    <w:p w14:paraId="386EDBEF" w14:textId="409B0280" w:rsidR="00E04A64" w:rsidRPr="00897856" w:rsidRDefault="00E04A64" w:rsidP="00E04A64">
      <w:pPr>
        <w:shd w:val="clear" w:color="auto" w:fill="FFFFFF"/>
        <w:ind w:left="720" w:firstLine="720"/>
        <w:rPr>
          <w:rFonts w:ascii="Courier New" w:hAnsi="Courier New" w:cs="Courier New"/>
          <w:b/>
          <w:bCs/>
          <w:color w:val="000000"/>
          <w:sz w:val="20"/>
          <w:szCs w:val="20"/>
        </w:rPr>
      </w:pPr>
      <w:r w:rsidRPr="002F0F6E">
        <w:rPr>
          <w:rFonts w:ascii="Courier New" w:hAnsi="Courier New" w:cs="Courier New"/>
          <w:color w:val="0000FF"/>
          <w:sz w:val="20"/>
          <w:szCs w:val="20"/>
        </w:rPr>
        <w:t>&lt;Discount</w:t>
      </w:r>
      <w:r>
        <w:rPr>
          <w:rFonts w:ascii="Courier New" w:hAnsi="Courier New" w:cs="Courier New"/>
          <w:color w:val="0000FF"/>
          <w:sz w:val="20"/>
          <w:szCs w:val="20"/>
        </w:rPr>
        <w:t>NonTax</w:t>
      </w:r>
      <w:r w:rsidRPr="002F0F6E">
        <w:rPr>
          <w:rFonts w:ascii="Courier New" w:hAnsi="Courier New" w:cs="Courier New"/>
          <w:color w:val="0000FF"/>
          <w:sz w:val="20"/>
          <w:szCs w:val="20"/>
        </w:rPr>
        <w:t>&gt;</w:t>
      </w:r>
      <w:r w:rsidRPr="002F0F6E">
        <w:rPr>
          <w:rFonts w:ascii="Courier New" w:hAnsi="Courier New" w:cs="Courier New"/>
          <w:b/>
          <w:bCs/>
          <w:color w:val="000000"/>
          <w:sz w:val="20"/>
          <w:szCs w:val="20"/>
        </w:rPr>
        <w:t xml:space="preserve">Tổng tiền </w:t>
      </w:r>
      <w:r>
        <w:rPr>
          <w:rFonts w:ascii="Courier New" w:hAnsi="Courier New" w:cs="Courier New"/>
          <w:b/>
          <w:bCs/>
          <w:color w:val="000000"/>
          <w:sz w:val="20"/>
          <w:szCs w:val="20"/>
        </w:rPr>
        <w:t>giảm trừ không chịu thuế</w:t>
      </w:r>
      <w:r w:rsidRPr="002F0F6E">
        <w:rPr>
          <w:rFonts w:ascii="Courier New" w:hAnsi="Courier New" w:cs="Courier New"/>
          <w:color w:val="0000FF"/>
          <w:sz w:val="20"/>
          <w:szCs w:val="20"/>
        </w:rPr>
        <w:t>&lt;/Discount</w:t>
      </w:r>
      <w:r>
        <w:rPr>
          <w:rFonts w:ascii="Courier New" w:hAnsi="Courier New" w:cs="Courier New"/>
          <w:color w:val="0000FF"/>
          <w:sz w:val="20"/>
          <w:szCs w:val="20"/>
        </w:rPr>
        <w:t>NonTax</w:t>
      </w:r>
      <w:r w:rsidRPr="002F0F6E">
        <w:rPr>
          <w:rFonts w:ascii="Courier New" w:hAnsi="Courier New" w:cs="Courier New"/>
          <w:color w:val="0000FF"/>
          <w:sz w:val="20"/>
          <w:szCs w:val="20"/>
        </w:rPr>
        <w:t>&gt;</w:t>
      </w:r>
    </w:p>
    <w:p w14:paraId="3EF3C56C" w14:textId="77777777" w:rsidR="00B74D92" w:rsidRPr="00FC640E" w:rsidRDefault="009D1437" w:rsidP="00B74D92">
      <w:pPr>
        <w:shd w:val="clear" w:color="auto" w:fill="FFFFFF"/>
        <w:rPr>
          <w:rFonts w:ascii="Courier New" w:hAnsi="Courier New" w:cs="Courier New"/>
          <w:color w:val="0000FF"/>
          <w:sz w:val="20"/>
          <w:szCs w:val="20"/>
          <w:highlight w:val="cyan"/>
        </w:rPr>
      </w:pPr>
      <w:r w:rsidRPr="00897856">
        <w:rPr>
          <w:rFonts w:ascii="Courier New" w:hAnsi="Courier New" w:cs="Courier New"/>
          <w:b/>
          <w:bCs/>
          <w:color w:val="000000"/>
          <w:sz w:val="20"/>
          <w:szCs w:val="20"/>
        </w:rPr>
        <w:t xml:space="preserve">            </w:t>
      </w:r>
      <w:r w:rsidR="00B74D92" w:rsidRPr="00FC640E">
        <w:rPr>
          <w:rFonts w:ascii="Courier New" w:hAnsi="Courier New" w:cs="Courier New"/>
          <w:color w:val="0000FF"/>
          <w:sz w:val="20"/>
          <w:szCs w:val="20"/>
          <w:highlight w:val="cyan"/>
        </w:rPr>
        <w:t xml:space="preserve">&lt;IsSum&gt; </w:t>
      </w:r>
      <w:r w:rsidR="00B74D92" w:rsidRPr="00FC640E">
        <w:rPr>
          <w:rFonts w:ascii="Courier New" w:hAnsi="Courier New" w:cs="Courier New"/>
          <w:sz w:val="20"/>
          <w:szCs w:val="20"/>
          <w:highlight w:val="cyan"/>
        </w:rPr>
        <w:t>Tính chất * (0-Hàng hóa, dịch vụ; 1-Khuyến mại; 2-Chiết khấu thương mại (trong trường hợp muốn thể hiện thông tin chiết khấu theo dòng); 4-Ghi chú/diễn giải; 5- hàng hóa đặc trưng)</w:t>
      </w:r>
      <w:r w:rsidR="00B74D92" w:rsidRPr="00FC640E">
        <w:rPr>
          <w:rFonts w:ascii="Courier New" w:hAnsi="Courier New" w:cs="Courier New"/>
          <w:color w:val="0000FF"/>
          <w:sz w:val="20"/>
          <w:szCs w:val="20"/>
          <w:highlight w:val="cyan"/>
        </w:rPr>
        <w:t>&lt;/IsSum&gt;</w:t>
      </w:r>
    </w:p>
    <w:p w14:paraId="28E98A91" w14:textId="67605774" w:rsidR="00B74D92" w:rsidRPr="00FC640E" w:rsidRDefault="00B74D92" w:rsidP="00EC1215">
      <w:pPr>
        <w:shd w:val="clear" w:color="auto" w:fill="FFFFFF"/>
        <w:ind w:left="720" w:firstLine="72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lastRenderedPageBreak/>
        <w:t>&lt;LHHDTrung&gt;</w:t>
      </w:r>
      <w:r w:rsidRPr="00FC640E">
        <w:rPr>
          <w:rFonts w:ascii="Courier New" w:hAnsi="Courier New" w:cs="Courier New"/>
          <w:sz w:val="20"/>
          <w:szCs w:val="20"/>
          <w:highlight w:val="cyan"/>
        </w:rPr>
        <w:t>Loại hàng hóa đặc trưng (nhận các giá trị: 1- Hàng hóa là xe ô tô, xe mô tô, 2- Dịch vụ vận chuyển, 3- Dịch vụ vận chuyển trên nền tảng số, TMĐT)</w:t>
      </w:r>
      <w:r w:rsidRPr="00FC640E">
        <w:rPr>
          <w:rFonts w:ascii="Courier New" w:hAnsi="Courier New" w:cs="Courier New"/>
          <w:color w:val="0000FF"/>
          <w:sz w:val="20"/>
          <w:szCs w:val="20"/>
          <w:highlight w:val="cyan"/>
        </w:rPr>
        <w:t>&lt;/LHHDTrung&gt;</w:t>
      </w:r>
      <w:r w:rsidR="00EC1215">
        <w:rPr>
          <w:rFonts w:ascii="Courier New" w:hAnsi="Courier New" w:cs="Courier New"/>
          <w:color w:val="0000FF"/>
          <w:sz w:val="20"/>
          <w:szCs w:val="20"/>
          <w:highlight w:val="cyan"/>
        </w:rPr>
        <w:t xml:space="preserve"> </w:t>
      </w:r>
    </w:p>
    <w:p w14:paraId="22759759" w14:textId="77777777" w:rsidR="00B74D92" w:rsidRPr="00FC640E" w:rsidRDefault="00B74D92" w:rsidP="00EC1215">
      <w:pPr>
        <w:shd w:val="clear" w:color="auto" w:fill="FFFFFF"/>
        <w:ind w:left="720" w:firstLine="72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&lt;SKhung&gt;</w:t>
      </w:r>
      <w:r w:rsidRPr="00FC640E">
        <w:rPr>
          <w:rFonts w:ascii="Courier New" w:hAnsi="Courier New" w:cs="Courier New"/>
          <w:sz w:val="20"/>
          <w:szCs w:val="20"/>
          <w:highlight w:val="cyan"/>
        </w:rPr>
        <w:t>Số khung</w:t>
      </w:r>
      <w:r w:rsidRPr="00FC640E">
        <w:rPr>
          <w:rFonts w:ascii="Courier New" w:hAnsi="Courier New" w:cs="Courier New"/>
          <w:color w:val="0000FF"/>
          <w:sz w:val="20"/>
          <w:szCs w:val="20"/>
          <w:highlight w:val="cyan"/>
        </w:rPr>
        <w:t>&lt;/SKhung&gt;</w:t>
      </w:r>
    </w:p>
    <w:p w14:paraId="143BED6D" w14:textId="77777777" w:rsidR="00B74D92" w:rsidRPr="00FC640E" w:rsidRDefault="00B74D92" w:rsidP="00EC1215">
      <w:pPr>
        <w:shd w:val="clear" w:color="auto" w:fill="FFFFFF"/>
        <w:ind w:left="720" w:firstLine="72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&lt;SMay&gt;</w:t>
      </w:r>
      <w:r w:rsidRPr="00FC640E">
        <w:rPr>
          <w:rFonts w:ascii="Courier New" w:hAnsi="Courier New" w:cs="Courier New"/>
          <w:sz w:val="20"/>
          <w:szCs w:val="20"/>
          <w:highlight w:val="cyan"/>
        </w:rPr>
        <w:t>Số máy</w:t>
      </w:r>
      <w:r w:rsidRPr="00FC640E">
        <w:rPr>
          <w:rFonts w:ascii="Courier New" w:hAnsi="Courier New" w:cs="Courier New"/>
          <w:color w:val="0000FF"/>
          <w:sz w:val="20"/>
          <w:szCs w:val="20"/>
          <w:highlight w:val="cyan"/>
        </w:rPr>
        <w:t>&lt;/SMay&gt;</w:t>
      </w:r>
    </w:p>
    <w:p w14:paraId="5A103BFF" w14:textId="77777777" w:rsidR="00B74D92" w:rsidRPr="00FC640E" w:rsidRDefault="00B74D92" w:rsidP="00EC1215">
      <w:pPr>
        <w:shd w:val="clear" w:color="auto" w:fill="FFFFFF"/>
        <w:ind w:left="720" w:firstLine="72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&lt;BKSPTVChuyen</w:t>
      </w:r>
      <w:r w:rsidRPr="00FC640E">
        <w:rPr>
          <w:rFonts w:ascii="Courier New" w:hAnsi="Courier New" w:cs="Courier New"/>
          <w:sz w:val="20"/>
          <w:szCs w:val="20"/>
          <w:highlight w:val="cyan"/>
        </w:rPr>
        <w:t>&gt; Biển kiểm soát phương tiện vận chuyển</w:t>
      </w:r>
      <w:r w:rsidRPr="00FC640E">
        <w:rPr>
          <w:rFonts w:ascii="Courier New" w:hAnsi="Courier New" w:cs="Courier New"/>
          <w:color w:val="0000FF"/>
          <w:sz w:val="20"/>
          <w:szCs w:val="20"/>
          <w:highlight w:val="cyan"/>
        </w:rPr>
        <w:t>&lt;/BKSPTVChuyen &gt;</w:t>
      </w:r>
    </w:p>
    <w:p w14:paraId="3BDA97D4" w14:textId="77777777" w:rsidR="00B74D92" w:rsidRPr="00FC640E" w:rsidRDefault="00B74D92" w:rsidP="00EC1215">
      <w:pPr>
        <w:shd w:val="clear" w:color="auto" w:fill="FFFFFF"/>
        <w:ind w:left="720" w:firstLine="72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 xml:space="preserve">&lt;TNGHang&gt; </w:t>
      </w:r>
      <w:r w:rsidRPr="00FC640E">
        <w:rPr>
          <w:rFonts w:ascii="Courier New" w:hAnsi="Courier New" w:cs="Courier New"/>
          <w:sz w:val="20"/>
          <w:szCs w:val="20"/>
          <w:highlight w:val="cyan"/>
        </w:rPr>
        <w:t>Tên người gửi hàng</w:t>
      </w:r>
      <w:r w:rsidRPr="00FC640E">
        <w:rPr>
          <w:rFonts w:ascii="Courier New" w:hAnsi="Courier New" w:cs="Courier New"/>
          <w:color w:val="0000FF"/>
          <w:sz w:val="20"/>
          <w:szCs w:val="20"/>
          <w:highlight w:val="cyan"/>
        </w:rPr>
        <w:t>&lt;/TNGHang&gt;</w:t>
      </w:r>
    </w:p>
    <w:p w14:paraId="4BFF72F6" w14:textId="77777777" w:rsidR="00B74D92" w:rsidRPr="00FC640E" w:rsidRDefault="00B74D92" w:rsidP="00EC1215">
      <w:pPr>
        <w:shd w:val="clear" w:color="auto" w:fill="FFFFFF"/>
        <w:ind w:left="720" w:firstLine="72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&lt;DCNGHang&gt;</w:t>
      </w:r>
      <w:r w:rsidRPr="00FC640E">
        <w:rPr>
          <w:rFonts w:ascii="Courier New" w:hAnsi="Courier New" w:cs="Courier New"/>
          <w:sz w:val="20"/>
          <w:szCs w:val="20"/>
          <w:highlight w:val="cyan"/>
        </w:rPr>
        <w:t xml:space="preserve">Địa chỉ người gửi </w:t>
      </w:r>
      <w:r w:rsidRPr="00FC640E">
        <w:rPr>
          <w:rFonts w:ascii="Courier New" w:hAnsi="Courier New" w:cs="Courier New"/>
          <w:color w:val="0000FF"/>
          <w:sz w:val="20"/>
          <w:szCs w:val="20"/>
          <w:highlight w:val="cyan"/>
        </w:rPr>
        <w:t>&lt;/DCNGHang &gt;</w:t>
      </w:r>
    </w:p>
    <w:p w14:paraId="21EA2421" w14:textId="77777777" w:rsidR="00B74D92" w:rsidRPr="00FC640E" w:rsidRDefault="00B74D92" w:rsidP="00EC1215">
      <w:pPr>
        <w:shd w:val="clear" w:color="auto" w:fill="FFFFFF"/>
        <w:ind w:left="720" w:firstLine="72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&lt;MSTNGHang&gt;</w:t>
      </w:r>
      <w:r w:rsidRPr="00FC640E">
        <w:rPr>
          <w:rFonts w:ascii="Courier New" w:hAnsi="Courier New" w:cs="Courier New"/>
          <w:sz w:val="20"/>
          <w:szCs w:val="20"/>
          <w:highlight w:val="cyan"/>
        </w:rPr>
        <w:t xml:space="preserve">MST người gửi hàng </w:t>
      </w:r>
      <w:r w:rsidRPr="00FC640E">
        <w:rPr>
          <w:rFonts w:ascii="Courier New" w:hAnsi="Courier New" w:cs="Courier New"/>
          <w:color w:val="0000FF"/>
          <w:sz w:val="20"/>
          <w:szCs w:val="20"/>
          <w:highlight w:val="cyan"/>
        </w:rPr>
        <w:t>&lt;/MSTNGHang &gt;</w:t>
      </w:r>
    </w:p>
    <w:p w14:paraId="2E78DAE2" w14:textId="77777777" w:rsidR="00B74D92" w:rsidRPr="00147232" w:rsidRDefault="00B74D92" w:rsidP="00EC1215">
      <w:pPr>
        <w:shd w:val="clear" w:color="auto" w:fill="FFFFFF"/>
        <w:ind w:left="720" w:firstLine="720"/>
        <w:rPr>
          <w:rFonts w:ascii="Courier New" w:hAnsi="Courier New" w:cs="Courier New"/>
          <w:color w:val="0000FF"/>
          <w:sz w:val="20"/>
          <w:szCs w:val="20"/>
        </w:rPr>
      </w:pPr>
      <w:r w:rsidRPr="00FC640E">
        <w:rPr>
          <w:rFonts w:ascii="Courier New" w:hAnsi="Courier New" w:cs="Courier New"/>
          <w:color w:val="0000FF"/>
          <w:sz w:val="20"/>
          <w:szCs w:val="20"/>
          <w:highlight w:val="cyan"/>
        </w:rPr>
        <w:t xml:space="preserve">&lt;MDDNGHang&gt; </w:t>
      </w:r>
      <w:r w:rsidRPr="00FC640E">
        <w:rPr>
          <w:rFonts w:ascii="Courier New" w:hAnsi="Courier New" w:cs="Courier New"/>
          <w:sz w:val="20"/>
          <w:szCs w:val="20"/>
          <w:highlight w:val="cyan"/>
        </w:rPr>
        <w:t>Số định danh người gửi hàng</w:t>
      </w:r>
      <w:r w:rsidRPr="00FC640E">
        <w:rPr>
          <w:rFonts w:ascii="Courier New" w:hAnsi="Courier New" w:cs="Courier New"/>
          <w:color w:val="0000FF"/>
          <w:sz w:val="20"/>
          <w:szCs w:val="20"/>
          <w:highlight w:val="cyan"/>
        </w:rPr>
        <w:t>&lt;/MDDNGHang &gt;</w:t>
      </w:r>
    </w:p>
    <w:p w14:paraId="5B9B4EBD" w14:textId="4500818B" w:rsidR="009D1437" w:rsidRPr="006258B1" w:rsidRDefault="00B74D92" w:rsidP="009D1437">
      <w:pPr>
        <w:shd w:val="clear" w:color="auto" w:fill="FFFFFF"/>
        <w:rPr>
          <w:rFonts w:ascii="Courier New" w:hAnsi="Courier New" w:cs="Courier New"/>
          <w:color w:val="0000FF"/>
          <w:sz w:val="20"/>
          <w:szCs w:val="20"/>
          <w:highlight w:val="cyan"/>
        </w:rPr>
      </w:pPr>
      <w:r w:rsidRPr="006258B1">
        <w:rPr>
          <w:rFonts w:ascii="Courier New" w:hAnsi="Courier New" w:cs="Courier New"/>
          <w:color w:val="0000FF"/>
          <w:sz w:val="20"/>
          <w:szCs w:val="20"/>
          <w:highlight w:val="cyan"/>
        </w:rPr>
        <w:t xml:space="preserve">&lt;Extra&gt; </w:t>
      </w:r>
      <w:r w:rsidRPr="006258B1">
        <w:rPr>
          <w:rFonts w:ascii="Courier New" w:hAnsi="Courier New" w:cs="Courier New"/>
          <w:sz w:val="20"/>
          <w:szCs w:val="20"/>
          <w:highlight w:val="cyan"/>
        </w:rPr>
        <w:t>thẻ mở rộng</w:t>
      </w:r>
      <w:r w:rsidRPr="006258B1">
        <w:rPr>
          <w:rFonts w:ascii="Courier New" w:hAnsi="Courier New" w:cs="Courier New"/>
          <w:color w:val="0000FF"/>
          <w:sz w:val="20"/>
          <w:szCs w:val="20"/>
          <w:highlight w:val="cyan"/>
        </w:rPr>
        <w:t>&lt;/Extra&gt;</w:t>
      </w:r>
    </w:p>
    <w:p w14:paraId="0A119C66" w14:textId="77777777" w:rsidR="006258B1" w:rsidRPr="006258B1" w:rsidRDefault="006258B1" w:rsidP="006258B1">
      <w:pPr>
        <w:shd w:val="clear" w:color="auto" w:fill="FFFFFF"/>
        <w:rPr>
          <w:rFonts w:ascii="Courier New" w:hAnsi="Courier New" w:cs="Courier New"/>
          <w:color w:val="000000"/>
          <w:sz w:val="20"/>
          <w:szCs w:val="20"/>
          <w:highlight w:val="cyan"/>
        </w:rPr>
      </w:pPr>
      <w:r w:rsidRPr="006258B1">
        <w:rPr>
          <w:rFonts w:ascii="Courier New" w:hAnsi="Courier New" w:cs="Courier New"/>
          <w:color w:val="000000"/>
          <w:sz w:val="20"/>
          <w:szCs w:val="20"/>
          <w:highlight w:val="cyan"/>
        </w:rPr>
        <w:t>&lt;TLTThue&gt; Tỷ lệ tính thuế(Chỉ sử dụng cho hóa đơn bán hàng giảm thuế theo NQ của Quốc hội)&lt;/TLTThue&gt;</w:t>
      </w:r>
    </w:p>
    <w:p w14:paraId="2A3E103D" w14:textId="60A9AADA" w:rsidR="006258B1" w:rsidRPr="006258B1" w:rsidRDefault="006258B1" w:rsidP="006258B1">
      <w:pPr>
        <w:shd w:val="clear" w:color="auto" w:fill="FFFFFF"/>
        <w:rPr>
          <w:rFonts w:ascii="Courier New" w:hAnsi="Courier New" w:cs="Courier New"/>
          <w:color w:val="000000"/>
          <w:sz w:val="20"/>
          <w:szCs w:val="20"/>
        </w:rPr>
      </w:pPr>
      <w:r w:rsidRPr="006258B1">
        <w:rPr>
          <w:rFonts w:ascii="Courier New" w:hAnsi="Courier New" w:cs="Courier New"/>
          <w:color w:val="000000"/>
          <w:sz w:val="20"/>
          <w:szCs w:val="20"/>
          <w:highlight w:val="cyan"/>
        </w:rPr>
        <w:t>&lt;STGThue&gt; Số tiền giảm thuế(Chỉ sử dụng cho hóa đơn bán hàng giảm thuế theo NQ của Quốc hội)&lt;/STGThue&gt;</w:t>
      </w:r>
    </w:p>
    <w:p w14:paraId="70289514"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&lt;/Product&gt;</w:t>
      </w:r>
    </w:p>
    <w:p w14:paraId="5FEC1A19"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&lt;/Products&gt;</w:t>
      </w:r>
    </w:p>
    <w:p w14:paraId="7FB21868"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&lt;Total&gt;</w:t>
      </w:r>
      <w:r w:rsidRPr="00897856">
        <w:rPr>
          <w:rFonts w:ascii="Courier New" w:hAnsi="Courier New" w:cs="Courier New"/>
          <w:b/>
          <w:bCs/>
          <w:color w:val="000000"/>
          <w:sz w:val="20"/>
          <w:szCs w:val="20"/>
        </w:rPr>
        <w:t>Tổng tiền trước thuế*</w:t>
      </w:r>
      <w:r w:rsidRPr="00897856">
        <w:rPr>
          <w:rFonts w:ascii="Courier New" w:hAnsi="Courier New" w:cs="Courier New"/>
          <w:color w:val="0000FF"/>
          <w:sz w:val="20"/>
          <w:szCs w:val="20"/>
        </w:rPr>
        <w:t>&lt;/Total&gt;</w:t>
      </w:r>
    </w:p>
    <w:p w14:paraId="6E5F3A20"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&lt;DiscountAmount&gt;</w:t>
      </w:r>
      <w:r w:rsidRPr="00897856">
        <w:rPr>
          <w:rFonts w:ascii="Courier New" w:hAnsi="Courier New" w:cs="Courier New"/>
          <w:b/>
          <w:bCs/>
          <w:color w:val="000000"/>
          <w:sz w:val="20"/>
          <w:szCs w:val="20"/>
        </w:rPr>
        <w:t>Tiền giảm trừ</w:t>
      </w:r>
      <w:r w:rsidRPr="00897856">
        <w:rPr>
          <w:rFonts w:ascii="Courier New" w:hAnsi="Courier New" w:cs="Courier New"/>
          <w:color w:val="0000FF"/>
          <w:sz w:val="20"/>
          <w:szCs w:val="20"/>
        </w:rPr>
        <w:t>&lt;/DiscountAmount&gt;</w:t>
      </w:r>
    </w:p>
    <w:p w14:paraId="5645D0A4"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&lt;VATRate&gt;</w:t>
      </w:r>
      <w:r w:rsidRPr="00897856">
        <w:rPr>
          <w:rFonts w:ascii="Courier New" w:hAnsi="Courier New" w:cs="Courier New"/>
          <w:b/>
          <w:bCs/>
          <w:color w:val="000000"/>
          <w:sz w:val="20"/>
          <w:szCs w:val="20"/>
        </w:rPr>
        <w:t>Thuế GTGT*</w:t>
      </w:r>
      <w:r w:rsidRPr="00897856">
        <w:rPr>
          <w:rFonts w:ascii="Courier New" w:hAnsi="Courier New" w:cs="Courier New"/>
          <w:color w:val="0000FF"/>
          <w:sz w:val="20"/>
          <w:szCs w:val="20"/>
        </w:rPr>
        <w:t>&lt;/VATRate&gt;</w:t>
      </w:r>
    </w:p>
    <w:p w14:paraId="4F61F686"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&lt;VATAmount&gt;</w:t>
      </w:r>
      <w:r w:rsidRPr="00897856">
        <w:rPr>
          <w:rFonts w:ascii="Courier New" w:hAnsi="Courier New" w:cs="Courier New"/>
          <w:b/>
          <w:bCs/>
          <w:color w:val="000000"/>
          <w:sz w:val="20"/>
          <w:szCs w:val="20"/>
        </w:rPr>
        <w:t>Tiền thuế GTGT*</w:t>
      </w:r>
      <w:r w:rsidRPr="00897856">
        <w:rPr>
          <w:rFonts w:ascii="Courier New" w:hAnsi="Courier New" w:cs="Courier New"/>
          <w:color w:val="0000FF"/>
          <w:sz w:val="20"/>
          <w:szCs w:val="20"/>
        </w:rPr>
        <w:t>&lt;/VATAmount&gt;</w:t>
      </w:r>
    </w:p>
    <w:p w14:paraId="7C3B4F70"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&lt;Amount&gt;</w:t>
      </w:r>
      <w:r w:rsidRPr="00897856">
        <w:rPr>
          <w:rFonts w:ascii="Courier New" w:hAnsi="Courier New" w:cs="Courier New"/>
          <w:b/>
          <w:bCs/>
          <w:color w:val="000000"/>
          <w:sz w:val="20"/>
          <w:szCs w:val="20"/>
        </w:rPr>
        <w:t>Tổng tiền*</w:t>
      </w:r>
      <w:r w:rsidRPr="00897856">
        <w:rPr>
          <w:rFonts w:ascii="Courier New" w:hAnsi="Courier New" w:cs="Courier New"/>
          <w:color w:val="0000FF"/>
          <w:sz w:val="20"/>
          <w:szCs w:val="20"/>
        </w:rPr>
        <w:t>&lt;/Amount&gt;</w:t>
      </w:r>
    </w:p>
    <w:p w14:paraId="0A6376F3"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&lt;AmountInWords&gt;</w:t>
      </w:r>
      <w:r w:rsidRPr="00897856">
        <w:rPr>
          <w:rFonts w:ascii="Courier New" w:hAnsi="Courier New" w:cs="Courier New"/>
          <w:b/>
          <w:bCs/>
          <w:color w:val="000000"/>
          <w:sz w:val="20"/>
          <w:szCs w:val="20"/>
        </w:rPr>
        <w:t>Số tiền viết bằng chữ*</w:t>
      </w:r>
      <w:r w:rsidRPr="00897856">
        <w:rPr>
          <w:rFonts w:ascii="Courier New" w:hAnsi="Courier New" w:cs="Courier New"/>
          <w:color w:val="0000FF"/>
          <w:sz w:val="20"/>
          <w:szCs w:val="20"/>
        </w:rPr>
        <w:t>&lt;/AmountInWords&gt;</w:t>
      </w:r>
    </w:p>
    <w:p w14:paraId="24D6F41D"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&lt;Extra&gt;</w:t>
      </w:r>
      <w:r w:rsidRPr="00897856">
        <w:rPr>
          <w:rFonts w:ascii="Courier New" w:hAnsi="Courier New" w:cs="Courier New"/>
          <w:b/>
          <w:bCs/>
          <w:color w:val="000000"/>
          <w:sz w:val="20"/>
          <w:szCs w:val="20"/>
        </w:rPr>
        <w:t>Trường mở rộng</w:t>
      </w:r>
      <w:r w:rsidRPr="00897856">
        <w:rPr>
          <w:rFonts w:ascii="Courier New" w:hAnsi="Courier New" w:cs="Courier New"/>
          <w:color w:val="0000FF"/>
          <w:sz w:val="20"/>
          <w:szCs w:val="20"/>
        </w:rPr>
        <w:t>&lt;/Extra&gt;</w:t>
      </w:r>
    </w:p>
    <w:p w14:paraId="655FB9F9"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&lt;ArisingDate&gt;</w:t>
      </w:r>
      <w:r w:rsidRPr="00897856">
        <w:rPr>
          <w:rFonts w:ascii="Courier New" w:hAnsi="Courier New" w:cs="Courier New"/>
          <w:b/>
          <w:bCs/>
          <w:color w:val="000000"/>
          <w:sz w:val="20"/>
          <w:szCs w:val="20"/>
        </w:rPr>
        <w:t>Ngày dịch vụ</w:t>
      </w:r>
      <w:r w:rsidRPr="00897856">
        <w:rPr>
          <w:rFonts w:ascii="Courier New" w:hAnsi="Courier New" w:cs="Courier New"/>
          <w:color w:val="0000FF"/>
          <w:sz w:val="20"/>
          <w:szCs w:val="20"/>
        </w:rPr>
        <w:t>&lt;/ArisingDate&gt;</w:t>
      </w:r>
    </w:p>
    <w:p w14:paraId="246E8390"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&lt;PaymentStatus&gt;</w:t>
      </w:r>
      <w:r w:rsidRPr="00897856">
        <w:rPr>
          <w:rFonts w:ascii="Courier New" w:hAnsi="Courier New" w:cs="Courier New"/>
          <w:b/>
          <w:bCs/>
          <w:color w:val="000000"/>
          <w:sz w:val="20"/>
          <w:szCs w:val="20"/>
        </w:rPr>
        <w:t>Trạng thái thanh toán</w:t>
      </w:r>
      <w:r w:rsidRPr="00897856">
        <w:rPr>
          <w:rFonts w:ascii="Courier New" w:hAnsi="Courier New" w:cs="Courier New"/>
          <w:color w:val="0000FF"/>
          <w:sz w:val="20"/>
          <w:szCs w:val="20"/>
        </w:rPr>
        <w:t>&lt;/PaymentStatus&gt;</w:t>
      </w:r>
    </w:p>
    <w:p w14:paraId="3EB9F9B0"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&lt;EmailDeliver&gt;</w:t>
      </w:r>
      <w:r w:rsidRPr="00897856">
        <w:rPr>
          <w:rFonts w:ascii="Courier New" w:hAnsi="Courier New" w:cs="Courier New"/>
          <w:b/>
          <w:bCs/>
          <w:color w:val="000000"/>
          <w:sz w:val="20"/>
          <w:szCs w:val="20"/>
        </w:rPr>
        <w:t>EmailDeliver</w:t>
      </w:r>
      <w:r w:rsidRPr="00897856">
        <w:rPr>
          <w:rFonts w:ascii="Courier New" w:hAnsi="Courier New" w:cs="Courier New"/>
          <w:color w:val="0000FF"/>
          <w:sz w:val="20"/>
          <w:szCs w:val="20"/>
        </w:rPr>
        <w:t>&lt;/EmailDeliver&gt;</w:t>
      </w:r>
    </w:p>
    <w:p w14:paraId="18847D16"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&lt;ComFax&gt;</w:t>
      </w:r>
      <w:r w:rsidRPr="00897856">
        <w:rPr>
          <w:rFonts w:ascii="Courier New" w:hAnsi="Courier New" w:cs="Courier New"/>
          <w:b/>
          <w:bCs/>
          <w:color w:val="000000"/>
          <w:sz w:val="20"/>
          <w:szCs w:val="20"/>
        </w:rPr>
        <w:t>Company Fax</w:t>
      </w:r>
      <w:r w:rsidRPr="00897856">
        <w:rPr>
          <w:rFonts w:ascii="Courier New" w:hAnsi="Courier New" w:cs="Courier New"/>
          <w:color w:val="0000FF"/>
          <w:sz w:val="20"/>
          <w:szCs w:val="20"/>
        </w:rPr>
        <w:t>&lt;/ComFax&gt;</w:t>
      </w:r>
    </w:p>
    <w:p w14:paraId="2DBF6193"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&lt;ResourceCode&gt;</w:t>
      </w:r>
      <w:r w:rsidRPr="00897856">
        <w:rPr>
          <w:rFonts w:ascii="Courier New" w:hAnsi="Courier New" w:cs="Courier New"/>
          <w:b/>
          <w:bCs/>
          <w:color w:val="000000"/>
          <w:sz w:val="20"/>
          <w:szCs w:val="20"/>
        </w:rPr>
        <w:t>ResourceCode</w:t>
      </w:r>
      <w:r w:rsidRPr="00897856">
        <w:rPr>
          <w:rFonts w:ascii="Courier New" w:hAnsi="Courier New" w:cs="Courier New"/>
          <w:color w:val="0000FF"/>
          <w:sz w:val="20"/>
          <w:szCs w:val="20"/>
        </w:rPr>
        <w:t>&lt;/ResourceCode&gt;</w:t>
      </w:r>
    </w:p>
    <w:p w14:paraId="220F212A"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&lt;GrossValue&gt;</w:t>
      </w:r>
      <w:r w:rsidRPr="00897856">
        <w:rPr>
          <w:rFonts w:ascii="Courier New" w:hAnsi="Courier New" w:cs="Courier New"/>
          <w:b/>
          <w:bCs/>
          <w:color w:val="000000"/>
          <w:sz w:val="20"/>
          <w:szCs w:val="20"/>
        </w:rPr>
        <w:t xml:space="preserve"> GrossValue </w:t>
      </w:r>
      <w:r w:rsidRPr="00897856">
        <w:rPr>
          <w:rFonts w:ascii="Courier New" w:hAnsi="Courier New" w:cs="Courier New"/>
          <w:color w:val="0000FF"/>
          <w:sz w:val="20"/>
          <w:szCs w:val="20"/>
        </w:rPr>
        <w:t>&lt;/GrossValue&gt;</w:t>
      </w:r>
    </w:p>
    <w:p w14:paraId="39781D27"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&lt;GrossValue0&gt;</w:t>
      </w:r>
      <w:r w:rsidRPr="00897856">
        <w:rPr>
          <w:rFonts w:ascii="Courier New" w:hAnsi="Courier New" w:cs="Courier New"/>
          <w:b/>
          <w:bCs/>
          <w:color w:val="000000"/>
          <w:sz w:val="20"/>
          <w:szCs w:val="20"/>
        </w:rPr>
        <w:t xml:space="preserve"> GrossValue0</w:t>
      </w:r>
      <w:r w:rsidRPr="00897856">
        <w:rPr>
          <w:rFonts w:ascii="Courier New" w:hAnsi="Courier New" w:cs="Courier New"/>
          <w:color w:val="0000FF"/>
          <w:sz w:val="20"/>
          <w:szCs w:val="20"/>
        </w:rPr>
        <w:t>&lt;/GrossValue0&gt;</w:t>
      </w:r>
    </w:p>
    <w:p w14:paraId="5003334A"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&lt;VatAmount0&gt;</w:t>
      </w:r>
      <w:r w:rsidRPr="00897856">
        <w:rPr>
          <w:rFonts w:ascii="Courier New" w:hAnsi="Courier New" w:cs="Courier New"/>
          <w:b/>
          <w:bCs/>
          <w:color w:val="000000"/>
          <w:sz w:val="20"/>
          <w:szCs w:val="20"/>
        </w:rPr>
        <w:t xml:space="preserve"> VatAmount0</w:t>
      </w:r>
      <w:r w:rsidRPr="00897856">
        <w:rPr>
          <w:rFonts w:ascii="Courier New" w:hAnsi="Courier New" w:cs="Courier New"/>
          <w:color w:val="0000FF"/>
          <w:sz w:val="20"/>
          <w:szCs w:val="20"/>
        </w:rPr>
        <w:t>&lt;/VatAmount0&gt;</w:t>
      </w:r>
    </w:p>
    <w:p w14:paraId="25D37AB9"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&lt;GrossValue5&gt;</w:t>
      </w:r>
      <w:r w:rsidRPr="00897856">
        <w:rPr>
          <w:rFonts w:ascii="Courier New" w:hAnsi="Courier New" w:cs="Courier New"/>
          <w:b/>
          <w:bCs/>
          <w:color w:val="000000"/>
          <w:sz w:val="20"/>
          <w:szCs w:val="20"/>
        </w:rPr>
        <w:t xml:space="preserve"> GrossValue5</w:t>
      </w:r>
      <w:r w:rsidRPr="00897856">
        <w:rPr>
          <w:rFonts w:ascii="Courier New" w:hAnsi="Courier New" w:cs="Courier New"/>
          <w:color w:val="0000FF"/>
          <w:sz w:val="20"/>
          <w:szCs w:val="20"/>
        </w:rPr>
        <w:t>&lt;/GrossValue5&gt;</w:t>
      </w:r>
    </w:p>
    <w:p w14:paraId="3D17C0B5"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&lt;VatAmount5&gt;</w:t>
      </w:r>
      <w:r w:rsidRPr="00897856">
        <w:rPr>
          <w:rFonts w:ascii="Courier New" w:hAnsi="Courier New" w:cs="Courier New"/>
          <w:b/>
          <w:bCs/>
          <w:color w:val="000000"/>
          <w:sz w:val="20"/>
          <w:szCs w:val="20"/>
        </w:rPr>
        <w:t xml:space="preserve"> VatAmount5</w:t>
      </w:r>
      <w:r w:rsidRPr="00897856">
        <w:rPr>
          <w:rFonts w:ascii="Courier New" w:hAnsi="Courier New" w:cs="Courier New"/>
          <w:color w:val="0000FF"/>
          <w:sz w:val="20"/>
          <w:szCs w:val="20"/>
        </w:rPr>
        <w:t>&lt;/VatAmount5&gt;</w:t>
      </w:r>
    </w:p>
    <w:p w14:paraId="5348ADC1"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&lt;GrossValue10&gt;</w:t>
      </w:r>
      <w:r w:rsidRPr="00897856">
        <w:rPr>
          <w:rFonts w:ascii="Courier New" w:hAnsi="Courier New" w:cs="Courier New"/>
          <w:b/>
          <w:bCs/>
          <w:color w:val="000000"/>
          <w:sz w:val="20"/>
          <w:szCs w:val="20"/>
        </w:rPr>
        <w:t xml:space="preserve"> GrossValue10</w:t>
      </w:r>
      <w:r w:rsidRPr="00897856">
        <w:rPr>
          <w:rFonts w:ascii="Courier New" w:hAnsi="Courier New" w:cs="Courier New"/>
          <w:color w:val="0000FF"/>
          <w:sz w:val="20"/>
          <w:szCs w:val="20"/>
        </w:rPr>
        <w:t>&lt;/GrossValue10&gt;</w:t>
      </w:r>
    </w:p>
    <w:p w14:paraId="263EA253"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&lt;VatAmount10&gt;</w:t>
      </w:r>
      <w:r w:rsidRPr="00897856">
        <w:rPr>
          <w:rFonts w:ascii="Courier New" w:hAnsi="Courier New" w:cs="Courier New"/>
          <w:b/>
          <w:bCs/>
          <w:color w:val="000000"/>
          <w:sz w:val="20"/>
          <w:szCs w:val="20"/>
        </w:rPr>
        <w:t xml:space="preserve"> VatAmount10</w:t>
      </w:r>
      <w:r w:rsidRPr="00897856">
        <w:rPr>
          <w:rFonts w:ascii="Courier New" w:hAnsi="Courier New" w:cs="Courier New"/>
          <w:color w:val="0000FF"/>
          <w:sz w:val="20"/>
          <w:szCs w:val="20"/>
        </w:rPr>
        <w:t>&lt;/VatAmount10&gt;</w:t>
      </w:r>
    </w:p>
    <w:p w14:paraId="4BE6227E"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&lt;Buyer&gt;</w:t>
      </w:r>
      <w:r w:rsidRPr="00897856">
        <w:rPr>
          <w:rFonts w:ascii="Courier New" w:hAnsi="Courier New" w:cs="Courier New"/>
          <w:b/>
          <w:bCs/>
          <w:color w:val="000000"/>
          <w:sz w:val="20"/>
          <w:szCs w:val="20"/>
        </w:rPr>
        <w:t>Tên đơn vị mua hàng</w:t>
      </w:r>
      <w:r w:rsidRPr="00897856">
        <w:rPr>
          <w:rFonts w:ascii="Courier New" w:hAnsi="Courier New" w:cs="Courier New"/>
          <w:color w:val="0000FF"/>
          <w:sz w:val="20"/>
          <w:szCs w:val="20"/>
        </w:rPr>
        <w:t>&lt;/Buyer&gt;</w:t>
      </w:r>
    </w:p>
    <w:p w14:paraId="56C61B88"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&lt;Name&gt;</w:t>
      </w:r>
      <w:r w:rsidRPr="00897856">
        <w:rPr>
          <w:rFonts w:ascii="Courier New" w:hAnsi="Courier New" w:cs="Courier New"/>
          <w:b/>
          <w:bCs/>
          <w:color w:val="000000"/>
          <w:sz w:val="20"/>
          <w:szCs w:val="20"/>
        </w:rPr>
        <w:t>Tên hóa đơn</w:t>
      </w:r>
      <w:r w:rsidRPr="00897856">
        <w:rPr>
          <w:rFonts w:ascii="Courier New" w:hAnsi="Courier New" w:cs="Courier New"/>
          <w:color w:val="0000FF"/>
          <w:sz w:val="20"/>
          <w:szCs w:val="20"/>
        </w:rPr>
        <w:t>&lt;/Name&gt;</w:t>
      </w:r>
    </w:p>
    <w:p w14:paraId="091B0F7E"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&lt;ComPhone&gt;</w:t>
      </w:r>
      <w:r w:rsidRPr="00897856">
        <w:rPr>
          <w:rFonts w:ascii="Courier New" w:hAnsi="Courier New" w:cs="Courier New"/>
          <w:b/>
          <w:bCs/>
          <w:color w:val="000000"/>
          <w:sz w:val="20"/>
          <w:szCs w:val="20"/>
        </w:rPr>
        <w:t>Điện thoại công ty</w:t>
      </w:r>
      <w:r w:rsidRPr="00897856">
        <w:rPr>
          <w:rFonts w:ascii="Courier New" w:hAnsi="Courier New" w:cs="Courier New"/>
          <w:color w:val="0000FF"/>
          <w:sz w:val="20"/>
          <w:szCs w:val="20"/>
        </w:rPr>
        <w:t>&lt;/ComPhone&gt;</w:t>
      </w:r>
    </w:p>
    <w:p w14:paraId="6E2E1B81"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&lt;ComBankName&gt;</w:t>
      </w:r>
      <w:r w:rsidRPr="00897856">
        <w:rPr>
          <w:rFonts w:ascii="Courier New" w:hAnsi="Courier New" w:cs="Courier New"/>
          <w:b/>
          <w:bCs/>
          <w:color w:val="000000"/>
          <w:sz w:val="20"/>
          <w:szCs w:val="20"/>
        </w:rPr>
        <w:t>Tên ngân hàng</w:t>
      </w:r>
      <w:r w:rsidRPr="00897856">
        <w:rPr>
          <w:rFonts w:ascii="Courier New" w:hAnsi="Courier New" w:cs="Courier New"/>
          <w:color w:val="0000FF"/>
          <w:sz w:val="20"/>
          <w:szCs w:val="20"/>
        </w:rPr>
        <w:t>&lt;/ComBankName&gt;</w:t>
      </w:r>
    </w:p>
    <w:p w14:paraId="70809519" w14:textId="22116D14"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&lt;ComBankNo&gt;</w:t>
      </w:r>
      <w:r w:rsidRPr="00897856">
        <w:rPr>
          <w:rFonts w:ascii="Courier New" w:hAnsi="Courier New" w:cs="Courier New"/>
          <w:b/>
          <w:bCs/>
          <w:color w:val="000000"/>
          <w:sz w:val="20"/>
          <w:szCs w:val="20"/>
        </w:rPr>
        <w:t>Số tài khoản ngân hàng</w:t>
      </w:r>
      <w:r w:rsidRPr="00897856">
        <w:rPr>
          <w:rFonts w:ascii="Courier New" w:hAnsi="Courier New" w:cs="Courier New"/>
          <w:color w:val="0000FF"/>
          <w:sz w:val="20"/>
          <w:szCs w:val="20"/>
        </w:rPr>
        <w:t>&lt;/ComBankNo&gt;</w:t>
      </w:r>
    </w:p>
    <w:p w14:paraId="0FE4C8E9"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&lt;DiscountRate&gt;</w:t>
      </w:r>
      <w:r w:rsidRPr="00897856">
        <w:rPr>
          <w:rFonts w:ascii="Courier New" w:hAnsi="Courier New" w:cs="Courier New"/>
          <w:b/>
          <w:bCs/>
          <w:color w:val="000000"/>
          <w:sz w:val="20"/>
          <w:szCs w:val="20"/>
        </w:rPr>
        <w:t>Chiết khấu</w:t>
      </w:r>
      <w:r w:rsidRPr="00897856">
        <w:rPr>
          <w:rFonts w:ascii="Courier New" w:hAnsi="Courier New" w:cs="Courier New"/>
          <w:color w:val="0000FF"/>
          <w:sz w:val="20"/>
          <w:szCs w:val="20"/>
        </w:rPr>
        <w:t>&lt;/DiscountRate&gt;</w:t>
      </w:r>
    </w:p>
    <w:p w14:paraId="1E671AB1"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&lt;GrossValue_NonTax&gt;&lt;/GrossValue_NonTax&gt;</w:t>
      </w:r>
    </w:p>
    <w:p w14:paraId="7477C613"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&lt;CurrencyUnit&gt;</w:t>
      </w:r>
      <w:r w:rsidRPr="00897856">
        <w:rPr>
          <w:rFonts w:ascii="Courier New" w:hAnsi="Courier New" w:cs="Courier New"/>
          <w:b/>
          <w:bCs/>
          <w:color w:val="000000"/>
          <w:sz w:val="20"/>
          <w:szCs w:val="20"/>
        </w:rPr>
        <w:t>Đơn vị tiền tệ</w:t>
      </w:r>
      <w:r w:rsidRPr="00897856">
        <w:rPr>
          <w:rFonts w:ascii="Courier New" w:hAnsi="Courier New" w:cs="Courier New"/>
          <w:color w:val="0000FF"/>
          <w:sz w:val="20"/>
          <w:szCs w:val="20"/>
        </w:rPr>
        <w:t>&lt;/CurrencyUnit&gt;</w:t>
      </w:r>
    </w:p>
    <w:p w14:paraId="31F6B593"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&lt;ExchangeRate&gt;</w:t>
      </w:r>
      <w:r w:rsidRPr="00897856">
        <w:rPr>
          <w:rFonts w:ascii="Courier New" w:hAnsi="Courier New" w:cs="Courier New"/>
          <w:b/>
          <w:bCs/>
          <w:color w:val="000000"/>
          <w:sz w:val="20"/>
          <w:szCs w:val="20"/>
        </w:rPr>
        <w:t>Tỷ giá</w:t>
      </w:r>
      <w:r w:rsidRPr="00897856">
        <w:rPr>
          <w:rFonts w:ascii="Courier New" w:hAnsi="Courier New" w:cs="Courier New"/>
          <w:color w:val="0000FF"/>
          <w:sz w:val="20"/>
          <w:szCs w:val="20"/>
        </w:rPr>
        <w:t>&lt;/ExchangeRate&gt;</w:t>
      </w:r>
    </w:p>
    <w:p w14:paraId="60A086D1"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&lt;ConvertedAmount&gt;</w:t>
      </w:r>
      <w:r w:rsidRPr="00897856">
        <w:rPr>
          <w:rFonts w:ascii="Courier New" w:hAnsi="Courier New" w:cs="Courier New"/>
          <w:b/>
          <w:bCs/>
          <w:color w:val="000000"/>
          <w:sz w:val="20"/>
          <w:szCs w:val="20"/>
        </w:rPr>
        <w:t>Tổng tiền quy đổi</w:t>
      </w:r>
      <w:r w:rsidRPr="00897856">
        <w:rPr>
          <w:rFonts w:ascii="Courier New" w:hAnsi="Courier New" w:cs="Courier New"/>
          <w:color w:val="0000FF"/>
          <w:sz w:val="20"/>
          <w:szCs w:val="20"/>
        </w:rPr>
        <w:t>&lt;/ConvertedAmount&gt;</w:t>
      </w:r>
    </w:p>
    <w:p w14:paraId="0960E588"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897856">
        <w:rPr>
          <w:rFonts w:ascii="Courier New" w:hAnsi="Courier New" w:cs="Courier New"/>
          <w:b/>
          <w:bCs/>
          <w:color w:val="000000"/>
          <w:sz w:val="20"/>
          <w:szCs w:val="20"/>
        </w:rPr>
        <w:t xml:space="preserve">    </w:t>
      </w:r>
      <w:r w:rsidRPr="002864F3">
        <w:rPr>
          <w:rFonts w:ascii="Courier New" w:hAnsi="Courier New" w:cs="Courier New"/>
          <w:color w:val="0000FF"/>
          <w:sz w:val="20"/>
          <w:szCs w:val="20"/>
          <w:lang w:val="nl-NL"/>
        </w:rPr>
        <w:t>&lt;Extra1&gt;</w:t>
      </w:r>
      <w:r w:rsidRPr="002864F3">
        <w:rPr>
          <w:rFonts w:ascii="Courier New" w:hAnsi="Courier New" w:cs="Courier New"/>
          <w:b/>
          <w:bCs/>
          <w:color w:val="000000"/>
          <w:sz w:val="20"/>
          <w:szCs w:val="20"/>
          <w:lang w:val="nl-NL"/>
        </w:rPr>
        <w:t>Extra1</w:t>
      </w:r>
      <w:r w:rsidRPr="002864F3">
        <w:rPr>
          <w:rFonts w:ascii="Courier New" w:hAnsi="Courier New" w:cs="Courier New"/>
          <w:color w:val="0000FF"/>
          <w:sz w:val="20"/>
          <w:szCs w:val="20"/>
          <w:lang w:val="nl-NL"/>
        </w:rPr>
        <w:t>&lt;/Extra1&gt;</w:t>
      </w:r>
    </w:p>
    <w:p w14:paraId="65525192"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2864F3">
        <w:rPr>
          <w:rFonts w:ascii="Courier New" w:hAnsi="Courier New" w:cs="Courier New"/>
          <w:b/>
          <w:bCs/>
          <w:color w:val="000000"/>
          <w:sz w:val="20"/>
          <w:szCs w:val="20"/>
          <w:lang w:val="nl-NL"/>
        </w:rPr>
        <w:t xml:space="preserve">    </w:t>
      </w:r>
      <w:r w:rsidRPr="002864F3">
        <w:rPr>
          <w:rFonts w:ascii="Courier New" w:hAnsi="Courier New" w:cs="Courier New"/>
          <w:color w:val="0000FF"/>
          <w:sz w:val="20"/>
          <w:szCs w:val="20"/>
          <w:lang w:val="nl-NL"/>
        </w:rPr>
        <w:t>&lt;Extra2&gt;</w:t>
      </w:r>
      <w:r w:rsidRPr="002864F3">
        <w:rPr>
          <w:rFonts w:ascii="Courier New" w:hAnsi="Courier New" w:cs="Courier New"/>
          <w:b/>
          <w:bCs/>
          <w:color w:val="000000"/>
          <w:sz w:val="20"/>
          <w:szCs w:val="20"/>
          <w:lang w:val="nl-NL"/>
        </w:rPr>
        <w:t>Extra2</w:t>
      </w:r>
      <w:r w:rsidRPr="002864F3">
        <w:rPr>
          <w:rFonts w:ascii="Courier New" w:hAnsi="Courier New" w:cs="Courier New"/>
          <w:color w:val="0000FF"/>
          <w:sz w:val="20"/>
          <w:szCs w:val="20"/>
          <w:lang w:val="nl-NL"/>
        </w:rPr>
        <w:t>&lt;/Extra2&gt;</w:t>
      </w:r>
    </w:p>
    <w:p w14:paraId="22102C9A"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2864F3">
        <w:rPr>
          <w:rFonts w:ascii="Courier New" w:hAnsi="Courier New" w:cs="Courier New"/>
          <w:b/>
          <w:bCs/>
          <w:color w:val="000000"/>
          <w:sz w:val="20"/>
          <w:szCs w:val="20"/>
          <w:lang w:val="nl-NL"/>
        </w:rPr>
        <w:t xml:space="preserve">    </w:t>
      </w:r>
      <w:r w:rsidRPr="002864F3">
        <w:rPr>
          <w:rFonts w:ascii="Courier New" w:hAnsi="Courier New" w:cs="Courier New"/>
          <w:color w:val="0000FF"/>
          <w:sz w:val="20"/>
          <w:szCs w:val="20"/>
          <w:lang w:val="nl-NL"/>
        </w:rPr>
        <w:t>&lt;SMSDeliver&gt;</w:t>
      </w:r>
      <w:r w:rsidRPr="002864F3">
        <w:rPr>
          <w:rFonts w:ascii="Courier New" w:hAnsi="Courier New" w:cs="Courier New"/>
          <w:b/>
          <w:bCs/>
          <w:color w:val="000000"/>
          <w:sz w:val="20"/>
          <w:szCs w:val="20"/>
          <w:lang w:val="nl-NL"/>
        </w:rPr>
        <w:t>SMSDeliver</w:t>
      </w:r>
      <w:r w:rsidRPr="002864F3">
        <w:rPr>
          <w:rFonts w:ascii="Courier New" w:hAnsi="Courier New" w:cs="Courier New"/>
          <w:color w:val="0000FF"/>
          <w:sz w:val="20"/>
          <w:szCs w:val="20"/>
          <w:lang w:val="nl-NL"/>
        </w:rPr>
        <w:t>&lt;/SMSDeliver&gt;</w:t>
      </w:r>
    </w:p>
    <w:p w14:paraId="618BCC43" w14:textId="0E0F834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b/>
          <w:bCs/>
          <w:color w:val="000000"/>
          <w:sz w:val="20"/>
          <w:szCs w:val="20"/>
          <w:lang w:val="nl-NL"/>
        </w:rPr>
        <w:t xml:space="preserve">    </w:t>
      </w:r>
      <w:r w:rsidRPr="002864F3">
        <w:rPr>
          <w:rFonts w:ascii="Courier New" w:hAnsi="Courier New" w:cs="Courier New"/>
          <w:color w:val="0000FF"/>
          <w:sz w:val="20"/>
          <w:szCs w:val="20"/>
          <w:lang w:val="nl-NL"/>
        </w:rPr>
        <w:t>&lt;Type&gt;</w:t>
      </w:r>
      <w:r w:rsidRPr="002864F3">
        <w:rPr>
          <w:rFonts w:ascii="Courier New" w:hAnsi="Courier New" w:cs="Courier New"/>
          <w:b/>
          <w:bCs/>
          <w:color w:val="000000"/>
          <w:sz w:val="20"/>
          <w:szCs w:val="20"/>
          <w:lang w:val="nl-NL"/>
        </w:rPr>
        <w:t>Loại hóa đơn chỉnh sửa(int-mặc định lấy là 2)  2-Điều chỉnh tăng, 3-Điều chỉnh giảm, 4- Hóa đơn điều chỉnh thông tin</w:t>
      </w:r>
      <w:r w:rsidR="00B7194D">
        <w:rPr>
          <w:rFonts w:ascii="Courier New" w:hAnsi="Courier New" w:cs="Courier New"/>
          <w:b/>
          <w:bCs/>
          <w:color w:val="000000"/>
          <w:sz w:val="20"/>
          <w:szCs w:val="20"/>
          <w:lang w:val="nl-NL"/>
        </w:rPr>
        <w:t xml:space="preserve">, </w:t>
      </w:r>
      <w:r w:rsidR="00B7194D" w:rsidRPr="00B7194D">
        <w:rPr>
          <w:rFonts w:ascii="Courier New" w:hAnsi="Courier New" w:cs="Courier New"/>
          <w:b/>
          <w:bCs/>
          <w:color w:val="000000"/>
          <w:sz w:val="20"/>
          <w:szCs w:val="20"/>
          <w:highlight w:val="cyan"/>
          <w:lang w:val="nl-NL"/>
        </w:rPr>
        <w:t>6-Điều chỉnh tăng giảm kết hợp</w:t>
      </w:r>
      <w:r w:rsidR="00B7194D" w:rsidRPr="002864F3">
        <w:rPr>
          <w:rFonts w:ascii="Courier New" w:hAnsi="Courier New" w:cs="Courier New"/>
          <w:color w:val="0000FF"/>
          <w:sz w:val="20"/>
          <w:szCs w:val="20"/>
          <w:lang w:val="nl-NL"/>
        </w:rPr>
        <w:t xml:space="preserve"> </w:t>
      </w:r>
      <w:r w:rsidRPr="002864F3">
        <w:rPr>
          <w:rFonts w:ascii="Courier New" w:hAnsi="Courier New" w:cs="Courier New"/>
          <w:color w:val="0000FF"/>
          <w:sz w:val="20"/>
          <w:szCs w:val="20"/>
          <w:lang w:val="nl-NL"/>
        </w:rPr>
        <w:t>&lt;/Type&gt;</w:t>
      </w:r>
    </w:p>
    <w:p w14:paraId="4B2808A5"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&lt;LDDNBo&gt;</w:t>
      </w:r>
      <w:r w:rsidRPr="002864F3">
        <w:rPr>
          <w:rFonts w:ascii="Courier New" w:hAnsi="Courier New" w:cs="Courier New"/>
          <w:b/>
          <w:bCs/>
          <w:color w:val="000000"/>
          <w:sz w:val="20"/>
          <w:szCs w:val="20"/>
          <w:lang w:val="nl-NL"/>
        </w:rPr>
        <w:t>LDDNBO</w:t>
      </w:r>
      <w:r w:rsidRPr="002864F3">
        <w:rPr>
          <w:rFonts w:ascii="Courier New" w:hAnsi="Courier New" w:cs="Courier New"/>
          <w:color w:val="0000FF"/>
          <w:sz w:val="20"/>
          <w:szCs w:val="20"/>
          <w:lang w:val="nl-NL"/>
        </w:rPr>
        <w:t>&lt;/LDDNBo&gt;</w:t>
      </w:r>
    </w:p>
    <w:p w14:paraId="59E087C5"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&lt;HDSo&gt;</w:t>
      </w:r>
      <w:r w:rsidRPr="002864F3">
        <w:rPr>
          <w:rFonts w:ascii="Courier New" w:hAnsi="Courier New" w:cs="Courier New"/>
          <w:b/>
          <w:bCs/>
          <w:color w:val="000000"/>
          <w:sz w:val="20"/>
          <w:szCs w:val="20"/>
          <w:lang w:val="nl-NL"/>
        </w:rPr>
        <w:t>HDSO</w:t>
      </w:r>
      <w:r w:rsidRPr="002864F3">
        <w:rPr>
          <w:rFonts w:ascii="Courier New" w:hAnsi="Courier New" w:cs="Courier New"/>
          <w:color w:val="0000FF"/>
          <w:sz w:val="20"/>
          <w:szCs w:val="20"/>
          <w:lang w:val="nl-NL"/>
        </w:rPr>
        <w:t>&lt;/HDSo&gt;</w:t>
      </w:r>
    </w:p>
    <w:p w14:paraId="15C564A4"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&lt;HVTNXHang&gt;</w:t>
      </w:r>
      <w:r w:rsidRPr="002864F3">
        <w:rPr>
          <w:rFonts w:ascii="Courier New" w:hAnsi="Courier New" w:cs="Courier New"/>
          <w:b/>
          <w:bCs/>
          <w:color w:val="000000"/>
          <w:sz w:val="20"/>
          <w:szCs w:val="20"/>
          <w:lang w:val="nl-NL"/>
        </w:rPr>
        <w:t>HVTNXHANG</w:t>
      </w:r>
      <w:r w:rsidRPr="002864F3">
        <w:rPr>
          <w:rFonts w:ascii="Courier New" w:hAnsi="Courier New" w:cs="Courier New"/>
          <w:color w:val="0000FF"/>
          <w:sz w:val="20"/>
          <w:szCs w:val="20"/>
          <w:lang w:val="nl-NL"/>
        </w:rPr>
        <w:t>&lt;/HVTNXHang&gt;</w:t>
      </w:r>
    </w:p>
    <w:p w14:paraId="50B29369"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&lt;TNVChuyen&gt;</w:t>
      </w:r>
      <w:r w:rsidRPr="002864F3">
        <w:rPr>
          <w:rFonts w:ascii="Courier New" w:hAnsi="Courier New" w:cs="Courier New"/>
          <w:b/>
          <w:bCs/>
          <w:color w:val="000000"/>
          <w:sz w:val="20"/>
          <w:szCs w:val="20"/>
          <w:lang w:val="nl-NL"/>
        </w:rPr>
        <w:t>TNVCHUYEN</w:t>
      </w:r>
      <w:r w:rsidRPr="002864F3">
        <w:rPr>
          <w:rFonts w:ascii="Courier New" w:hAnsi="Courier New" w:cs="Courier New"/>
          <w:color w:val="0000FF"/>
          <w:sz w:val="20"/>
          <w:szCs w:val="20"/>
          <w:lang w:val="nl-NL"/>
        </w:rPr>
        <w:t>&lt;/TNVChuyen&gt;</w:t>
      </w:r>
    </w:p>
    <w:p w14:paraId="6DCE06F2"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lastRenderedPageBreak/>
        <w:t xml:space="preserve">    &lt;PTVChuyen&gt;</w:t>
      </w:r>
      <w:r w:rsidRPr="002864F3">
        <w:rPr>
          <w:rFonts w:ascii="Courier New" w:hAnsi="Courier New" w:cs="Courier New"/>
          <w:b/>
          <w:bCs/>
          <w:color w:val="000000"/>
          <w:sz w:val="20"/>
          <w:szCs w:val="20"/>
          <w:lang w:val="nl-NL"/>
        </w:rPr>
        <w:t>PTVCHUYEN</w:t>
      </w:r>
      <w:r w:rsidRPr="002864F3">
        <w:rPr>
          <w:rFonts w:ascii="Courier New" w:hAnsi="Courier New" w:cs="Courier New"/>
          <w:color w:val="0000FF"/>
          <w:sz w:val="20"/>
          <w:szCs w:val="20"/>
          <w:lang w:val="nl-NL"/>
        </w:rPr>
        <w:t>&lt;/PTVChuyen&gt;</w:t>
      </w:r>
    </w:p>
    <w:p w14:paraId="13ED7005"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&lt;HDKTSo&gt;</w:t>
      </w:r>
      <w:r w:rsidRPr="002864F3">
        <w:rPr>
          <w:rFonts w:ascii="Courier New" w:hAnsi="Courier New" w:cs="Courier New"/>
          <w:b/>
          <w:bCs/>
          <w:color w:val="000000"/>
          <w:sz w:val="20"/>
          <w:szCs w:val="20"/>
          <w:lang w:val="nl-NL"/>
        </w:rPr>
        <w:t>HDKTSO</w:t>
      </w:r>
      <w:r w:rsidRPr="002864F3">
        <w:rPr>
          <w:rFonts w:ascii="Courier New" w:hAnsi="Courier New" w:cs="Courier New"/>
          <w:color w:val="0000FF"/>
          <w:sz w:val="20"/>
          <w:szCs w:val="20"/>
          <w:lang w:val="nl-NL"/>
        </w:rPr>
        <w:t>&lt;/HDKTSo&gt;</w:t>
      </w:r>
    </w:p>
    <w:p w14:paraId="16EF3E45" w14:textId="77777777" w:rsidR="009D1437"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&lt;HDKTNgay&gt;</w:t>
      </w:r>
      <w:r w:rsidRPr="002864F3">
        <w:rPr>
          <w:rFonts w:ascii="Courier New" w:hAnsi="Courier New" w:cs="Courier New"/>
          <w:b/>
          <w:bCs/>
          <w:color w:val="000000"/>
          <w:sz w:val="20"/>
          <w:szCs w:val="20"/>
          <w:lang w:val="nl-NL"/>
        </w:rPr>
        <w:t>HDKTNgay</w:t>
      </w:r>
      <w:r w:rsidRPr="002864F3">
        <w:rPr>
          <w:rFonts w:ascii="Courier New" w:hAnsi="Courier New" w:cs="Courier New"/>
          <w:color w:val="0000FF"/>
          <w:sz w:val="20"/>
          <w:szCs w:val="20"/>
          <w:lang w:val="nl-NL"/>
        </w:rPr>
        <w:t>&lt;/HDKTNgay&gt;</w:t>
      </w:r>
    </w:p>
    <w:p w14:paraId="5A91735C" w14:textId="77777777" w:rsidR="00E36E4D" w:rsidRPr="00E76EB4" w:rsidRDefault="00E36E4D" w:rsidP="00E36E4D">
      <w:pPr>
        <w:shd w:val="clear" w:color="auto" w:fill="FFFFFF"/>
        <w:rPr>
          <w:rFonts w:ascii="Courier New" w:hAnsi="Courier New" w:cs="Courier New"/>
          <w:i/>
          <w:sz w:val="20"/>
          <w:szCs w:val="20"/>
        </w:rPr>
      </w:pPr>
      <w:r w:rsidRPr="003F2102">
        <w:rPr>
          <w:rFonts w:ascii="Courier New" w:hAnsi="Courier New" w:cs="Courier New"/>
          <w:i/>
          <w:color w:val="C00000"/>
          <w:sz w:val="20"/>
          <w:szCs w:val="20"/>
          <w:highlight w:val="cyan"/>
        </w:rPr>
        <w:t>&lt;HDCTTChinh&gt;</w:t>
      </w:r>
      <w:r w:rsidRPr="003F2102">
        <w:rPr>
          <w:rFonts w:ascii="Courier New" w:hAnsi="Courier New" w:cs="Courier New"/>
          <w:i/>
          <w:sz w:val="20"/>
          <w:szCs w:val="20"/>
          <w:highlight w:val="cyan"/>
        </w:rPr>
        <w:t>Hoá đơn cho thuê tài chính (Hóa đơn đối với hoạt động cho thuê tài chính)</w:t>
      </w:r>
      <w:r w:rsidRPr="003F2102">
        <w:rPr>
          <w:sz w:val="26"/>
          <w:szCs w:val="26"/>
          <w:highlight w:val="cyan"/>
          <w:shd w:val="clear" w:color="auto" w:fill="00FF00"/>
        </w:rPr>
        <w:t xml:space="preserve"> </w:t>
      </w:r>
      <w:r w:rsidRPr="003F2102">
        <w:rPr>
          <w:rFonts w:ascii="Courier New" w:hAnsi="Courier New" w:cs="Courier New"/>
          <w:i/>
          <w:sz w:val="20"/>
          <w:szCs w:val="20"/>
          <w:highlight w:val="cyan"/>
        </w:rPr>
        <w:t>Số (1: Hóa đơn dành cho hoạt động thuê tài chính, 0: Hóa đơn không dành cho hoạt động cho thuê tài chính)&lt;/</w:t>
      </w:r>
      <w:r w:rsidRPr="003F2102">
        <w:rPr>
          <w:rFonts w:ascii="Courier New" w:hAnsi="Courier New" w:cs="Courier New"/>
          <w:i/>
          <w:color w:val="C00000"/>
          <w:sz w:val="20"/>
          <w:szCs w:val="20"/>
          <w:highlight w:val="cyan"/>
        </w:rPr>
        <w:t>HDCTTChinh&gt;</w:t>
      </w:r>
    </w:p>
    <w:p w14:paraId="58FF70A6" w14:textId="77777777" w:rsidR="00E36E4D" w:rsidRPr="002864F3" w:rsidRDefault="00E36E4D" w:rsidP="009D1437">
      <w:pPr>
        <w:shd w:val="clear" w:color="auto" w:fill="FFFFFF"/>
        <w:rPr>
          <w:rFonts w:ascii="Courier New" w:hAnsi="Courier New" w:cs="Courier New"/>
          <w:color w:val="0000FF"/>
          <w:sz w:val="20"/>
          <w:szCs w:val="20"/>
          <w:lang w:val="nl-NL"/>
        </w:rPr>
      </w:pPr>
    </w:p>
    <w:p w14:paraId="0A0CB8CB" w14:textId="77777777" w:rsidR="00B74D92" w:rsidRPr="002864F3" w:rsidRDefault="00B74D92" w:rsidP="00EC1215">
      <w:pPr>
        <w:shd w:val="clear" w:color="auto" w:fill="FFFFFF"/>
        <w:ind w:firstLine="450"/>
        <w:rPr>
          <w:rFonts w:ascii="Courier New" w:hAnsi="Courier New" w:cs="Courier New"/>
          <w:color w:val="0000FF"/>
          <w:sz w:val="20"/>
          <w:szCs w:val="20"/>
          <w:highlight w:val="cyan"/>
          <w:lang w:val="nl-NL"/>
        </w:rPr>
      </w:pPr>
      <w:r w:rsidRPr="002864F3">
        <w:rPr>
          <w:rFonts w:ascii="Courier New" w:hAnsi="Courier New" w:cs="Courier New"/>
          <w:color w:val="0000FF"/>
          <w:sz w:val="20"/>
          <w:szCs w:val="20"/>
          <w:highlight w:val="cyan"/>
          <w:lang w:val="nl-NL"/>
        </w:rPr>
        <w:t>&lt;HDDThu&gt;</w:t>
      </w:r>
      <w:r w:rsidRPr="002864F3">
        <w:rPr>
          <w:rFonts w:ascii="Courier New" w:hAnsi="Courier New" w:cs="Courier New"/>
          <w:sz w:val="20"/>
          <w:szCs w:val="20"/>
          <w:highlight w:val="cyan"/>
          <w:lang w:val="nl-NL"/>
        </w:rPr>
        <w:t xml:space="preserve">Hóa đơn đặc thù (Nhận các giá trị: 1-Hàng hóa là xe ô tô, xe mô tô, 2- Dịch vụ vận chuyển, 3- Dịch vụ vận chuyển trên nền tảng số, TMĐT). Nếu không truyền mặc định là 0- hóa đơn thường </w:t>
      </w:r>
      <w:r w:rsidRPr="002864F3">
        <w:rPr>
          <w:rFonts w:ascii="Courier New" w:hAnsi="Courier New" w:cs="Courier New"/>
          <w:color w:val="0000FF"/>
          <w:sz w:val="20"/>
          <w:szCs w:val="20"/>
          <w:highlight w:val="cyan"/>
          <w:lang w:val="nl-NL"/>
        </w:rPr>
        <w:t>&lt;/HDDThu&gt;</w:t>
      </w:r>
    </w:p>
    <w:p w14:paraId="2519F3DA" w14:textId="77777777" w:rsidR="00B74D92" w:rsidRDefault="00B74D92" w:rsidP="00EC1215">
      <w:pPr>
        <w:shd w:val="clear" w:color="auto" w:fill="FFFFFF"/>
        <w:ind w:firstLine="45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&lt;ComEmail&gt;</w:t>
      </w:r>
      <w:r w:rsidRPr="00FC640E">
        <w:rPr>
          <w:rFonts w:ascii="Courier New" w:hAnsi="Courier New" w:cs="Courier New"/>
          <w:sz w:val="20"/>
          <w:szCs w:val="20"/>
          <w:highlight w:val="cyan"/>
        </w:rPr>
        <w:t>Email nguời bán</w:t>
      </w:r>
      <w:r w:rsidRPr="00FC640E">
        <w:rPr>
          <w:rFonts w:ascii="Courier New" w:hAnsi="Courier New" w:cs="Courier New"/>
          <w:color w:val="0000FF"/>
          <w:sz w:val="20"/>
          <w:szCs w:val="20"/>
          <w:highlight w:val="cyan"/>
        </w:rPr>
        <w:t>&lt;/ComEmail&gt;</w:t>
      </w:r>
    </w:p>
    <w:p w14:paraId="0AD0EDC0" w14:textId="33B4C5FE" w:rsidR="00B011F4" w:rsidRPr="00FC640E" w:rsidRDefault="00B011F4" w:rsidP="00B011F4">
      <w:pPr>
        <w:shd w:val="clear" w:color="auto" w:fill="FFFFFF"/>
        <w:ind w:firstLine="54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&lt;Com</w:t>
      </w:r>
      <w:r>
        <w:rPr>
          <w:rFonts w:ascii="Courier New" w:hAnsi="Courier New" w:cs="Courier New"/>
          <w:color w:val="0000FF"/>
          <w:sz w:val="20"/>
          <w:szCs w:val="20"/>
          <w:highlight w:val="cyan"/>
        </w:rPr>
        <w:t>Fax</w:t>
      </w:r>
      <w:r w:rsidRPr="00FA2F75">
        <w:rPr>
          <w:rFonts w:ascii="Courier New" w:hAnsi="Courier New" w:cs="Courier New"/>
          <w:color w:val="0000FF"/>
          <w:sz w:val="20"/>
          <w:szCs w:val="20"/>
          <w:highlight w:val="cyan"/>
        </w:rPr>
        <w:t>&gt;</w:t>
      </w:r>
      <w:r>
        <w:rPr>
          <w:rFonts w:ascii="Courier New" w:hAnsi="Courier New" w:cs="Courier New"/>
          <w:sz w:val="20"/>
          <w:szCs w:val="20"/>
          <w:highlight w:val="cyan"/>
        </w:rPr>
        <w:t>Fax</w:t>
      </w:r>
      <w:r w:rsidRPr="00FA2F75">
        <w:rPr>
          <w:rFonts w:ascii="Courier New" w:hAnsi="Courier New" w:cs="Courier New"/>
          <w:sz w:val="20"/>
          <w:szCs w:val="20"/>
          <w:highlight w:val="cyan"/>
        </w:rPr>
        <w:t xml:space="preserve"> nguời bán</w:t>
      </w:r>
      <w:r w:rsidRPr="00FA2F75">
        <w:rPr>
          <w:rFonts w:ascii="Courier New" w:hAnsi="Courier New" w:cs="Courier New"/>
          <w:color w:val="0000FF"/>
          <w:sz w:val="20"/>
          <w:szCs w:val="20"/>
          <w:highlight w:val="cyan"/>
        </w:rPr>
        <w:t>&lt;/Com</w:t>
      </w:r>
      <w:r>
        <w:rPr>
          <w:rFonts w:ascii="Courier New" w:hAnsi="Courier New" w:cs="Courier New"/>
          <w:color w:val="0000FF"/>
          <w:sz w:val="20"/>
          <w:szCs w:val="20"/>
          <w:highlight w:val="cyan"/>
        </w:rPr>
        <w:t>Fax</w:t>
      </w:r>
      <w:r w:rsidRPr="00FA2F75">
        <w:rPr>
          <w:rFonts w:ascii="Courier New" w:hAnsi="Courier New" w:cs="Courier New"/>
          <w:color w:val="0000FF"/>
          <w:sz w:val="20"/>
          <w:szCs w:val="20"/>
          <w:highlight w:val="cyan"/>
        </w:rPr>
        <w:t>&gt;</w:t>
      </w:r>
    </w:p>
    <w:p w14:paraId="6FACBD32" w14:textId="77777777" w:rsidR="00B74D92" w:rsidRPr="00FC640E" w:rsidRDefault="00B74D92" w:rsidP="00EC1215">
      <w:pPr>
        <w:shd w:val="clear" w:color="auto" w:fill="FFFFFF"/>
        <w:ind w:firstLine="45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&lt;ComWebsite&gt;Website người bán&lt;/ComWebsite &gt;</w:t>
      </w:r>
    </w:p>
    <w:p w14:paraId="50E3208C" w14:textId="77777777" w:rsidR="00B74D92" w:rsidRPr="00FC640E" w:rsidRDefault="00B74D92" w:rsidP="00EC1215">
      <w:pPr>
        <w:shd w:val="clear" w:color="auto" w:fill="FFFFFF"/>
        <w:ind w:firstLine="45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&lt;MCHang&gt;</w:t>
      </w:r>
      <w:r w:rsidRPr="00FC640E">
        <w:rPr>
          <w:rFonts w:ascii="Courier New" w:hAnsi="Courier New" w:cs="Courier New"/>
          <w:sz w:val="20"/>
          <w:szCs w:val="20"/>
          <w:highlight w:val="cyan"/>
        </w:rPr>
        <w:t>Mã cửa hàng người bán</w:t>
      </w:r>
      <w:r w:rsidRPr="00FC640E">
        <w:rPr>
          <w:rFonts w:ascii="Courier New" w:hAnsi="Courier New" w:cs="Courier New"/>
          <w:color w:val="0000FF"/>
          <w:sz w:val="20"/>
          <w:szCs w:val="20"/>
          <w:highlight w:val="cyan"/>
        </w:rPr>
        <w:t>&lt;/MCHang&gt;</w:t>
      </w:r>
    </w:p>
    <w:p w14:paraId="34647E97" w14:textId="77777777" w:rsidR="00B74D92" w:rsidRPr="00FC640E" w:rsidRDefault="00B74D92" w:rsidP="00EC1215">
      <w:pPr>
        <w:shd w:val="clear" w:color="auto" w:fill="FFFFFF"/>
        <w:ind w:firstLine="45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&lt;TCHang&gt;</w:t>
      </w:r>
      <w:r w:rsidRPr="00FC640E">
        <w:rPr>
          <w:rFonts w:ascii="Courier New" w:hAnsi="Courier New" w:cs="Courier New"/>
          <w:sz w:val="20"/>
          <w:szCs w:val="20"/>
          <w:highlight w:val="cyan"/>
        </w:rPr>
        <w:t>Tên cửa hàng người bán</w:t>
      </w:r>
      <w:r w:rsidRPr="00FC640E">
        <w:rPr>
          <w:rFonts w:ascii="Courier New" w:hAnsi="Courier New" w:cs="Courier New"/>
          <w:color w:val="0000FF"/>
          <w:sz w:val="20"/>
          <w:szCs w:val="20"/>
          <w:highlight w:val="cyan"/>
        </w:rPr>
        <w:t>&lt;/TCHang&gt;</w:t>
      </w:r>
    </w:p>
    <w:p w14:paraId="0E5937A2" w14:textId="77777777" w:rsidR="00B74D92" w:rsidRPr="00FC640E" w:rsidRDefault="00B74D92" w:rsidP="00EC1215">
      <w:pPr>
        <w:shd w:val="clear" w:color="auto" w:fill="FFFFFF"/>
        <w:ind w:firstLine="45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&lt;MDVQHNSach&gt;</w:t>
      </w:r>
      <w:r w:rsidRPr="00FC640E">
        <w:rPr>
          <w:rFonts w:ascii="Courier New" w:hAnsi="Courier New" w:cs="Courier New"/>
          <w:sz w:val="20"/>
          <w:szCs w:val="20"/>
          <w:highlight w:val="cyan"/>
        </w:rPr>
        <w:t>Mã đơn vị quan hệ ngân sách người mua</w:t>
      </w:r>
      <w:r w:rsidRPr="00FC640E">
        <w:rPr>
          <w:rFonts w:ascii="Courier New" w:hAnsi="Courier New" w:cs="Courier New"/>
          <w:color w:val="0000FF"/>
          <w:sz w:val="20"/>
          <w:szCs w:val="20"/>
          <w:highlight w:val="cyan"/>
        </w:rPr>
        <w:t>&lt;/MDVQHNSach&gt;</w:t>
      </w:r>
    </w:p>
    <w:p w14:paraId="0FB7EDFD" w14:textId="77777777" w:rsidR="00B74D92" w:rsidRPr="00FC640E" w:rsidRDefault="00B74D92" w:rsidP="00EC1215">
      <w:pPr>
        <w:shd w:val="clear" w:color="auto" w:fill="FFFFFF"/>
        <w:ind w:firstLine="45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&lt;SHChieu&gt;</w:t>
      </w:r>
      <w:r w:rsidRPr="00FC640E">
        <w:rPr>
          <w:rFonts w:ascii="Courier New" w:hAnsi="Courier New" w:cs="Courier New"/>
          <w:sz w:val="20"/>
          <w:szCs w:val="20"/>
          <w:highlight w:val="cyan"/>
        </w:rPr>
        <w:t>Số hộ chiếu người mua</w:t>
      </w:r>
      <w:r w:rsidRPr="00FC640E">
        <w:rPr>
          <w:rFonts w:ascii="Courier New" w:hAnsi="Courier New" w:cs="Courier New"/>
          <w:color w:val="0000FF"/>
          <w:sz w:val="20"/>
          <w:szCs w:val="20"/>
          <w:highlight w:val="cyan"/>
        </w:rPr>
        <w:t>&lt;/SHChieu&gt;</w:t>
      </w:r>
    </w:p>
    <w:p w14:paraId="1E31B5DD" w14:textId="77777777" w:rsidR="00B74D92" w:rsidRPr="00FC640E" w:rsidRDefault="00B74D92" w:rsidP="00EC1215">
      <w:pPr>
        <w:shd w:val="clear" w:color="auto" w:fill="FFFFFF"/>
        <w:ind w:firstLine="45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&lt;CCCDan&gt;</w:t>
      </w:r>
      <w:r w:rsidRPr="00FC640E">
        <w:rPr>
          <w:rFonts w:ascii="Courier New" w:hAnsi="Courier New" w:cs="Courier New"/>
          <w:sz w:val="20"/>
          <w:szCs w:val="20"/>
          <w:highlight w:val="cyan"/>
        </w:rPr>
        <w:t>Căn cước công dân người mua</w:t>
      </w:r>
      <w:r w:rsidRPr="00FC640E">
        <w:rPr>
          <w:rFonts w:ascii="Courier New" w:hAnsi="Courier New" w:cs="Courier New"/>
          <w:color w:val="0000FF"/>
          <w:sz w:val="20"/>
          <w:szCs w:val="20"/>
          <w:highlight w:val="cyan"/>
        </w:rPr>
        <w:t>&lt;/CCCDan&gt;</w:t>
      </w:r>
    </w:p>
    <w:p w14:paraId="741AA68A" w14:textId="77777777" w:rsidR="00B74D92" w:rsidRPr="00FC640E" w:rsidRDefault="00B74D92" w:rsidP="00EC1215">
      <w:pPr>
        <w:shd w:val="clear" w:color="auto" w:fill="FFFFFF"/>
        <w:ind w:firstLine="45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&lt;NCHChieu&gt;</w:t>
      </w:r>
      <w:r w:rsidRPr="00FC640E">
        <w:rPr>
          <w:rFonts w:ascii="Courier New" w:hAnsi="Courier New" w:cs="Courier New"/>
          <w:sz w:val="20"/>
          <w:szCs w:val="20"/>
          <w:highlight w:val="cyan"/>
        </w:rPr>
        <w:t>Ngày cấp hộ chiếu người mua</w:t>
      </w:r>
      <w:r w:rsidRPr="00FC640E">
        <w:rPr>
          <w:rFonts w:ascii="Courier New" w:hAnsi="Courier New" w:cs="Courier New"/>
          <w:color w:val="0000FF"/>
          <w:sz w:val="20"/>
          <w:szCs w:val="20"/>
          <w:highlight w:val="cyan"/>
        </w:rPr>
        <w:t>&lt;/NCHChieu&gt;</w:t>
      </w:r>
    </w:p>
    <w:p w14:paraId="3D73F25F" w14:textId="77777777" w:rsidR="00B74D92" w:rsidRPr="00FC640E" w:rsidRDefault="00B74D92" w:rsidP="00EC1215">
      <w:pPr>
        <w:shd w:val="clear" w:color="auto" w:fill="FFFFFF"/>
        <w:ind w:firstLine="450"/>
        <w:rPr>
          <w:rFonts w:ascii="Courier New" w:hAnsi="Courier New" w:cs="Courier New"/>
          <w:color w:val="0000FF"/>
          <w:sz w:val="20"/>
          <w:szCs w:val="20"/>
          <w:highlight w:val="cyan"/>
        </w:rPr>
      </w:pPr>
      <w:r w:rsidRPr="00FC640E">
        <w:rPr>
          <w:rFonts w:ascii="Courier New" w:hAnsi="Courier New" w:cs="Courier New"/>
          <w:color w:val="0000FF"/>
          <w:sz w:val="20"/>
          <w:szCs w:val="20"/>
          <w:highlight w:val="cyan"/>
        </w:rPr>
        <w:t>&lt;NHHHChieu&gt;</w:t>
      </w:r>
      <w:r w:rsidRPr="00FC640E">
        <w:rPr>
          <w:rFonts w:ascii="Courier New" w:hAnsi="Courier New" w:cs="Courier New"/>
          <w:sz w:val="20"/>
          <w:szCs w:val="20"/>
          <w:highlight w:val="cyan"/>
        </w:rPr>
        <w:t>Ngày hết hạn hộ chiếu người mua</w:t>
      </w:r>
      <w:r w:rsidRPr="00FC640E">
        <w:rPr>
          <w:rFonts w:ascii="Courier New" w:hAnsi="Courier New" w:cs="Courier New"/>
          <w:color w:val="0000FF"/>
          <w:sz w:val="20"/>
          <w:szCs w:val="20"/>
          <w:highlight w:val="cyan"/>
        </w:rPr>
        <w:t>&lt;/NHHHChieu&gt;</w:t>
      </w:r>
    </w:p>
    <w:p w14:paraId="2567614E" w14:textId="67A9E4B3" w:rsidR="00B74D92" w:rsidRDefault="00B74D92" w:rsidP="00EC1215">
      <w:pPr>
        <w:shd w:val="clear" w:color="auto" w:fill="FFFFFF"/>
        <w:ind w:firstLine="450"/>
        <w:rPr>
          <w:rFonts w:ascii="Courier New" w:hAnsi="Courier New" w:cs="Courier New"/>
          <w:color w:val="0000FF"/>
          <w:sz w:val="20"/>
          <w:szCs w:val="20"/>
        </w:rPr>
      </w:pPr>
      <w:r w:rsidRPr="00FC640E">
        <w:rPr>
          <w:rFonts w:ascii="Courier New" w:hAnsi="Courier New" w:cs="Courier New"/>
          <w:color w:val="0000FF"/>
          <w:sz w:val="20"/>
          <w:szCs w:val="20"/>
          <w:highlight w:val="cyan"/>
        </w:rPr>
        <w:t>&lt;</w:t>
      </w:r>
      <w:r w:rsidR="006B5253" w:rsidRPr="00FC640E">
        <w:rPr>
          <w:rFonts w:ascii="Courier New" w:hAnsi="Courier New" w:cs="Courier New"/>
          <w:sz w:val="20"/>
          <w:szCs w:val="20"/>
          <w:highlight w:val="cyan"/>
        </w:rPr>
        <w:t>QTich</w:t>
      </w:r>
      <w:r w:rsidRPr="00FC640E">
        <w:rPr>
          <w:rFonts w:ascii="Courier New" w:hAnsi="Courier New" w:cs="Courier New"/>
          <w:color w:val="0000FF"/>
          <w:sz w:val="20"/>
          <w:szCs w:val="20"/>
          <w:highlight w:val="cyan"/>
        </w:rPr>
        <w:t>&gt;</w:t>
      </w:r>
      <w:r w:rsidRPr="00FC640E">
        <w:rPr>
          <w:rFonts w:ascii="Courier New" w:hAnsi="Courier New" w:cs="Courier New"/>
          <w:sz w:val="20"/>
          <w:szCs w:val="20"/>
          <w:highlight w:val="cyan"/>
        </w:rPr>
        <w:t>Quốc tịch người mua</w:t>
      </w:r>
      <w:r w:rsidRPr="00FC640E">
        <w:rPr>
          <w:rFonts w:ascii="Courier New" w:hAnsi="Courier New" w:cs="Courier New"/>
          <w:color w:val="0000FF"/>
          <w:sz w:val="20"/>
          <w:szCs w:val="20"/>
          <w:highlight w:val="cyan"/>
        </w:rPr>
        <w:t>&lt;/</w:t>
      </w:r>
      <w:r w:rsidR="006B5253" w:rsidRPr="00FC640E">
        <w:rPr>
          <w:rFonts w:ascii="Courier New" w:hAnsi="Courier New" w:cs="Courier New"/>
          <w:sz w:val="20"/>
          <w:szCs w:val="20"/>
          <w:highlight w:val="cyan"/>
        </w:rPr>
        <w:t>QTich</w:t>
      </w:r>
      <w:r w:rsidRPr="00FC640E">
        <w:rPr>
          <w:rFonts w:ascii="Courier New" w:hAnsi="Courier New" w:cs="Courier New"/>
          <w:color w:val="0000FF"/>
          <w:sz w:val="20"/>
          <w:szCs w:val="20"/>
          <w:highlight w:val="cyan"/>
        </w:rPr>
        <w:t>&gt;</w:t>
      </w:r>
    </w:p>
    <w:p w14:paraId="7BB79146" w14:textId="3908D388" w:rsidR="00EC1215" w:rsidRDefault="00EC1215" w:rsidP="00580CC1">
      <w:pPr>
        <w:shd w:val="clear" w:color="auto" w:fill="FFFFFF"/>
        <w:ind w:firstLine="450"/>
        <w:rPr>
          <w:rFonts w:ascii="Courier New" w:hAnsi="Courier New" w:cs="Courier New"/>
          <w:color w:val="0000FF"/>
          <w:sz w:val="20"/>
          <w:szCs w:val="20"/>
          <w:highlight w:val="cyan"/>
        </w:rPr>
      </w:pPr>
      <w:r w:rsidRPr="00747DD3">
        <w:rPr>
          <w:rFonts w:ascii="Courier New" w:hAnsi="Courier New" w:cs="Courier New"/>
          <w:color w:val="0000FF"/>
          <w:sz w:val="20"/>
          <w:szCs w:val="20"/>
          <w:highlight w:val="cyan"/>
        </w:rPr>
        <w:t>&lt;TgTPhiSThue&gt;</w:t>
      </w:r>
      <w:r w:rsidRPr="00EC1215">
        <w:rPr>
          <w:rFonts w:ascii="Courier New" w:hAnsi="Courier New" w:cs="Courier New"/>
          <w:sz w:val="20"/>
          <w:szCs w:val="20"/>
          <w:highlight w:val="cyan"/>
        </w:rPr>
        <w:t>Tổng tiền phí</w:t>
      </w:r>
      <w:r w:rsidRPr="00747DD3">
        <w:rPr>
          <w:rFonts w:ascii="Courier New" w:hAnsi="Courier New" w:cs="Courier New"/>
          <w:color w:val="0000FF"/>
          <w:sz w:val="20"/>
          <w:szCs w:val="20"/>
          <w:highlight w:val="cyan"/>
        </w:rPr>
        <w:t>&lt;/TgTPhiSThue&gt;</w:t>
      </w:r>
    </w:p>
    <w:p w14:paraId="64926B03" w14:textId="2FC89914" w:rsidR="00580CC1" w:rsidRPr="00E5440F" w:rsidRDefault="00580CC1" w:rsidP="00580CC1">
      <w:pPr>
        <w:shd w:val="clear" w:color="auto" w:fill="FFFFFF"/>
        <w:ind w:firstLine="540"/>
        <w:rPr>
          <w:rFonts w:ascii="Courier New" w:hAnsi="Courier New" w:cs="Courier New"/>
          <w:sz w:val="20"/>
          <w:szCs w:val="20"/>
          <w:highlight w:val="cyan"/>
        </w:rPr>
      </w:pPr>
      <w:r w:rsidRPr="00E5440F">
        <w:rPr>
          <w:rFonts w:ascii="Courier New" w:hAnsi="Courier New" w:cs="Courier New"/>
          <w:sz w:val="20"/>
          <w:szCs w:val="20"/>
          <w:highlight w:val="cyan"/>
        </w:rPr>
        <w:t>&lt;SBKe&gt;Số bảng kê&lt;/SBKe&gt;</w:t>
      </w:r>
    </w:p>
    <w:p w14:paraId="60204D6C" w14:textId="0DA07D71" w:rsidR="00580CC1" w:rsidRPr="00E5440F" w:rsidRDefault="00580CC1" w:rsidP="00580CC1">
      <w:pPr>
        <w:shd w:val="clear" w:color="auto" w:fill="FFFFFF"/>
        <w:ind w:firstLine="540"/>
        <w:rPr>
          <w:rFonts w:ascii="Courier New" w:hAnsi="Courier New" w:cs="Courier New"/>
          <w:sz w:val="20"/>
          <w:szCs w:val="20"/>
          <w:highlight w:val="cyan"/>
        </w:rPr>
      </w:pPr>
      <w:r w:rsidRPr="00E5440F">
        <w:rPr>
          <w:rFonts w:ascii="Courier New" w:hAnsi="Courier New" w:cs="Courier New"/>
          <w:sz w:val="20"/>
          <w:szCs w:val="20"/>
          <w:highlight w:val="cyan"/>
        </w:rPr>
        <w:t>&lt;NBKe&gt;Ngày bảng kê&lt;/NBKe&gt;</w:t>
      </w:r>
    </w:p>
    <w:p w14:paraId="52470153" w14:textId="77777777" w:rsidR="00580CC1" w:rsidRPr="00E5440F" w:rsidRDefault="00580CC1" w:rsidP="00580CC1">
      <w:pPr>
        <w:shd w:val="clear" w:color="auto" w:fill="FFFFFF"/>
        <w:ind w:firstLine="540"/>
        <w:rPr>
          <w:rFonts w:ascii="Courier New" w:hAnsi="Courier New" w:cs="Courier New"/>
          <w:sz w:val="20"/>
          <w:szCs w:val="20"/>
          <w:highlight w:val="cyan"/>
        </w:rPr>
      </w:pPr>
      <w:r w:rsidRPr="00E5440F">
        <w:rPr>
          <w:rFonts w:ascii="Courier New" w:hAnsi="Courier New" w:cs="Courier New"/>
          <w:sz w:val="20"/>
          <w:szCs w:val="20"/>
          <w:highlight w:val="cyan"/>
        </w:rPr>
        <w:t>&lt;GiamThueGTGT&gt; Giảm thuế GTGT(Chỉ sử dụng cho hóa đơn bán hàng giảm thuế theo NQ của Quốc hội. Nhận giá trị 1/0)&lt;/GiamThueGTGT&gt;</w:t>
      </w:r>
    </w:p>
    <w:p w14:paraId="090AA5DF" w14:textId="77777777" w:rsidR="00580CC1" w:rsidRPr="00E5440F" w:rsidRDefault="00580CC1" w:rsidP="00580CC1">
      <w:pPr>
        <w:shd w:val="clear" w:color="auto" w:fill="FFFFFF"/>
        <w:ind w:firstLine="540"/>
        <w:rPr>
          <w:rFonts w:ascii="Courier New" w:hAnsi="Courier New" w:cs="Courier New"/>
          <w:sz w:val="20"/>
          <w:szCs w:val="20"/>
          <w:highlight w:val="cyan"/>
        </w:rPr>
      </w:pPr>
    </w:p>
    <w:p w14:paraId="788A11E2" w14:textId="77777777" w:rsidR="00580CC1" w:rsidRPr="00E5440F" w:rsidRDefault="00580CC1" w:rsidP="00580CC1">
      <w:pPr>
        <w:shd w:val="clear" w:color="auto" w:fill="FFFFFF"/>
        <w:ind w:firstLine="540"/>
        <w:rPr>
          <w:rFonts w:ascii="Courier New" w:hAnsi="Courier New" w:cs="Courier New"/>
          <w:sz w:val="20"/>
          <w:szCs w:val="20"/>
          <w:highlight w:val="cyan"/>
        </w:rPr>
      </w:pPr>
      <w:r w:rsidRPr="00E5440F">
        <w:rPr>
          <w:rFonts w:ascii="Courier New" w:hAnsi="Courier New" w:cs="Courier New"/>
          <w:sz w:val="20"/>
          <w:szCs w:val="20"/>
          <w:highlight w:val="cyan"/>
        </w:rPr>
        <w:t>&lt;STGThue&gt; Số tiền giảm thuế(Chỉ sử dụng cho hóa đơn bán hàng giảm thuế theo NQ của Quốc hội)&lt;/STGThue&gt;</w:t>
      </w:r>
    </w:p>
    <w:p w14:paraId="1F2EEA96" w14:textId="77777777" w:rsidR="00580CC1" w:rsidRPr="00580CC1" w:rsidRDefault="00580CC1" w:rsidP="00580CC1">
      <w:pPr>
        <w:shd w:val="clear" w:color="auto" w:fill="FFFFFF"/>
        <w:ind w:firstLine="450"/>
        <w:rPr>
          <w:rFonts w:ascii="Courier New" w:hAnsi="Courier New" w:cs="Courier New"/>
          <w:color w:val="0000FF"/>
          <w:sz w:val="20"/>
          <w:szCs w:val="20"/>
          <w:highlight w:val="cyan"/>
        </w:rPr>
      </w:pPr>
    </w:p>
    <w:p w14:paraId="7334975C"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color w:val="0000FF"/>
          <w:sz w:val="20"/>
          <w:szCs w:val="20"/>
        </w:rPr>
        <w:t>&lt;/AdjustInv&gt;</w:t>
      </w:r>
    </w:p>
    <w:p w14:paraId="4AEE4726" w14:textId="77777777" w:rsidR="009D1437" w:rsidRDefault="009D1437" w:rsidP="00480762">
      <w:pPr>
        <w:pStyle w:val="Heading3"/>
      </w:pPr>
      <w:bookmarkStart w:id="73" w:name="_Toc198045310"/>
      <w:r>
        <w:t>Html xem trước khi điều chỉnh hóa đơn</w:t>
      </w:r>
      <w:bookmarkEnd w:id="73"/>
    </w:p>
    <w:p w14:paraId="322C5A51" w14:textId="77777777" w:rsidR="009D1437" w:rsidRDefault="009D1437" w:rsidP="009D1437">
      <w:r>
        <w:t>URL</w:t>
      </w:r>
    </w:p>
    <w:p w14:paraId="6A91A346" w14:textId="77777777" w:rsidR="009D1437" w:rsidRPr="004A4DD9" w:rsidRDefault="009D1437" w:rsidP="009D1437">
      <w:pPr>
        <w:ind w:firstLine="720"/>
        <w:jc w:val="both"/>
      </w:pPr>
      <w:r>
        <w:t>s</w:t>
      </w:r>
      <w:r w:rsidRPr="004A4DD9">
        <w:t xml:space="preserve">tring </w:t>
      </w:r>
      <w:r w:rsidRPr="00A86AB3">
        <w:rPr>
          <w:b/>
          <w:color w:val="000000"/>
        </w:rPr>
        <w:t>AdjustInvoice</w:t>
      </w:r>
      <w:r w:rsidRPr="002E6063">
        <w:rPr>
          <w:b/>
          <w:color w:val="000000"/>
        </w:rPr>
        <w:t>NoPublish</w:t>
      </w:r>
      <w:r w:rsidRPr="009372AD">
        <w:rPr>
          <w:rFonts w:eastAsia="Calibri"/>
        </w:rPr>
        <w:t>(</w:t>
      </w:r>
      <w:r w:rsidRPr="00E009AD">
        <w:t>string Account, string ACpass, string xmlInvData, string user</w:t>
      </w:r>
      <w:r>
        <w:t>name, string pass, string fkey</w:t>
      </w:r>
      <w:r w:rsidRPr="00E009AD">
        <w:t>, int? convert, string pattern = null, string serial = null</w:t>
      </w:r>
      <w:r w:rsidRPr="009372AD">
        <w:rPr>
          <w:rFonts w:eastAsia="Calibri"/>
        </w:rPr>
        <w:t>).</w:t>
      </w:r>
    </w:p>
    <w:p w14:paraId="7031AA11" w14:textId="77777777" w:rsidR="009D1437" w:rsidRPr="00593BE8" w:rsidRDefault="009D1437" w:rsidP="009D1437">
      <w:pPr>
        <w:pStyle w:val="N"/>
      </w:pPr>
      <w:r w:rsidRPr="00593BE8">
        <w:t>DESCRIPTION</w:t>
      </w:r>
    </w:p>
    <w:p w14:paraId="3C562EC2" w14:textId="77777777" w:rsidR="009D1437" w:rsidRDefault="009D1437" w:rsidP="009D1437">
      <w:pPr>
        <w:pStyle w:val="N"/>
      </w:pPr>
      <w:r>
        <w:tab/>
        <w:t>Đây là web service thực hiện lấy dữ liệu html hóa đơn mới của điều chỉnh hóa đơn trước khi ký số phát hành</w:t>
      </w:r>
    </w:p>
    <w:p w14:paraId="514CA78F" w14:textId="77777777" w:rsidR="009D1437" w:rsidRPr="00007702" w:rsidRDefault="009D1437" w:rsidP="009D1437">
      <w:pPr>
        <w:pStyle w:val="N"/>
      </w:pPr>
      <w:r w:rsidRPr="00663B3E">
        <w:t>HTTP METHOD</w:t>
      </w:r>
    </w:p>
    <w:p w14:paraId="04C5060C" w14:textId="77777777" w:rsidR="009D1437" w:rsidRPr="00007702" w:rsidRDefault="009D1437" w:rsidP="009D1437">
      <w:pPr>
        <w:pStyle w:val="N"/>
        <w:rPr>
          <w:b/>
        </w:rPr>
      </w:pPr>
      <w:r>
        <w:tab/>
      </w:r>
      <w:r w:rsidRPr="00610AFD">
        <w:t>POST</w:t>
      </w:r>
    </w:p>
    <w:p w14:paraId="1585BFD2" w14:textId="77777777" w:rsidR="009D1437" w:rsidRPr="00610AFD" w:rsidRDefault="009D1437" w:rsidP="009D1437">
      <w:pPr>
        <w:pStyle w:val="N"/>
      </w:pPr>
      <w:r w:rsidRPr="00610AFD">
        <w:t>REQUEST BODY</w:t>
      </w:r>
    </w:p>
    <w:p w14:paraId="471C9D60"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2FCE4DA8"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Pr>
          <w:rFonts w:eastAsia="Calibri"/>
          <w:b/>
        </w:rPr>
        <w:t>Account/ACPass</w:t>
      </w:r>
      <w:r w:rsidRPr="004720D2">
        <w:rPr>
          <w:rFonts w:eastAsia="Calibri"/>
          <w:b/>
        </w:rPr>
        <w:t xml:space="preserve">:  </w:t>
      </w:r>
      <w:r w:rsidRPr="004720D2">
        <w:rPr>
          <w:rFonts w:eastAsia="Calibri"/>
        </w:rPr>
        <w:t>Tài khoản được cấp phát cho nhân viên gọi lệnh phát hành hóa đơn</w:t>
      </w:r>
    </w:p>
    <w:p w14:paraId="18860172"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String XML dữ liệu hóa đơn cũ và hóa đơn điều chỉnh</w:t>
      </w:r>
    </w:p>
    <w:p w14:paraId="67F23CF7" w14:textId="77777777" w:rsidR="009D1437" w:rsidRPr="00CF2FC3" w:rsidRDefault="009D1437" w:rsidP="009D1437">
      <w:pPr>
        <w:pStyle w:val="ListParagraph"/>
        <w:numPr>
          <w:ilvl w:val="0"/>
          <w:numId w:val="2"/>
        </w:numPr>
        <w:spacing w:after="0" w:line="360" w:lineRule="auto"/>
        <w:ind w:left="1080"/>
        <w:jc w:val="both"/>
        <w:rPr>
          <w:rFonts w:eastAsia="Calibri"/>
          <w:b/>
        </w:rPr>
      </w:pPr>
      <w:r>
        <w:rPr>
          <w:rFonts w:eastAsia="Calibri"/>
          <w:b/>
        </w:rPr>
        <w:t xml:space="preserve">fkey: </w:t>
      </w:r>
      <w:r>
        <w:rPr>
          <w:rFonts w:eastAsia="Calibri"/>
        </w:rPr>
        <w:t>Chuỗi xác định hóa đơn cần điều chỉnh</w:t>
      </w:r>
    </w:p>
    <w:p w14:paraId="5319C5AB" w14:textId="77777777" w:rsidR="009D1437" w:rsidRPr="00E009AD" w:rsidRDefault="009D1437" w:rsidP="009D1437">
      <w:pPr>
        <w:pStyle w:val="ListParagraph"/>
        <w:numPr>
          <w:ilvl w:val="0"/>
          <w:numId w:val="2"/>
        </w:numPr>
        <w:spacing w:after="0" w:line="360" w:lineRule="auto"/>
        <w:ind w:left="1080"/>
        <w:jc w:val="both"/>
        <w:rPr>
          <w:rFonts w:eastAsia="Calibri"/>
          <w:b/>
        </w:rPr>
      </w:pPr>
      <w:r>
        <w:rPr>
          <w:rFonts w:eastAsia="Calibri"/>
          <w:b/>
        </w:rPr>
        <w:lastRenderedPageBreak/>
        <w:t>Convert</w:t>
      </w:r>
      <w:r>
        <w:rPr>
          <w:rFonts w:eastAsia="Calibri"/>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1EC10737" w14:textId="77777777" w:rsidR="009D1437" w:rsidRPr="00E009AD" w:rsidRDefault="009D1437" w:rsidP="009D1437">
      <w:pPr>
        <w:pStyle w:val="ListParagraph"/>
        <w:numPr>
          <w:ilvl w:val="0"/>
          <w:numId w:val="2"/>
        </w:numPr>
        <w:spacing w:after="0" w:line="360" w:lineRule="auto"/>
        <w:ind w:left="1080"/>
        <w:jc w:val="both"/>
        <w:rPr>
          <w:rFonts w:eastAsia="Calibri"/>
          <w:b/>
        </w:rPr>
      </w:pPr>
      <w:r w:rsidRPr="006479A0">
        <w:rPr>
          <w:b/>
        </w:rPr>
        <w:t>Pattern</w:t>
      </w:r>
      <w:r>
        <w:t>: Mẫu số</w:t>
      </w:r>
    </w:p>
    <w:p w14:paraId="6E3E9781" w14:textId="77777777" w:rsidR="009D1437" w:rsidRPr="009372AD" w:rsidRDefault="009D1437" w:rsidP="009D1437">
      <w:pPr>
        <w:pStyle w:val="ListParagraph"/>
        <w:numPr>
          <w:ilvl w:val="0"/>
          <w:numId w:val="2"/>
        </w:numPr>
        <w:spacing w:after="0" w:line="360" w:lineRule="auto"/>
        <w:ind w:left="1080"/>
        <w:jc w:val="both"/>
        <w:rPr>
          <w:rFonts w:eastAsia="Calibri"/>
          <w:b/>
        </w:rPr>
      </w:pPr>
      <w:r w:rsidRPr="006479A0">
        <w:rPr>
          <w:b/>
        </w:rPr>
        <w:t>Serial</w:t>
      </w:r>
      <w:r>
        <w:t>: Ký hiệu</w:t>
      </w:r>
    </w:p>
    <w:p w14:paraId="7247177D" w14:textId="77777777" w:rsidR="009D1437" w:rsidRPr="007A4FB0" w:rsidRDefault="009D1437" w:rsidP="009D1437">
      <w:pPr>
        <w:ind w:left="360" w:firstLine="720"/>
      </w:pPr>
    </w:p>
    <w:p w14:paraId="2C5CF858"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34055F01"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05B00B09"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4DA3FB30"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26E82CA4" w14:textId="77777777" w:rsidR="009D1437" w:rsidRPr="00660ABB" w:rsidRDefault="009D1437" w:rsidP="00616EC4">
            <w:pPr>
              <w:pStyle w:val="ListParagraph"/>
            </w:pPr>
            <w:r>
              <w:t>Ghi chú</w:t>
            </w:r>
          </w:p>
        </w:tc>
      </w:tr>
      <w:tr w:rsidR="009D1437" w:rsidRPr="00660ABB" w14:paraId="17B47BC4" w14:textId="77777777" w:rsidTr="00616EC4">
        <w:tc>
          <w:tcPr>
            <w:tcW w:w="1710" w:type="dxa"/>
            <w:tcBorders>
              <w:top w:val="single" w:sz="4" w:space="0" w:color="2E74B5"/>
              <w:left w:val="single" w:sz="4" w:space="0" w:color="2E74B5"/>
              <w:right w:val="single" w:sz="4" w:space="0" w:color="2E74B5"/>
            </w:tcBorders>
            <w:shd w:val="clear" w:color="auto" w:fill="auto"/>
          </w:tcPr>
          <w:p w14:paraId="4D1A7185"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A81D216"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31655682" w14:textId="77777777" w:rsidR="009D1437" w:rsidRPr="009372AD" w:rsidRDefault="009D1437" w:rsidP="00616EC4">
            <w:pPr>
              <w:pStyle w:val="ListParagraph"/>
              <w:ind w:left="0"/>
              <w:jc w:val="both"/>
            </w:pPr>
          </w:p>
        </w:tc>
      </w:tr>
      <w:tr w:rsidR="009D1437" w:rsidRPr="00660ABB" w14:paraId="1726A9D3" w14:textId="77777777" w:rsidTr="00616EC4">
        <w:tc>
          <w:tcPr>
            <w:tcW w:w="1710" w:type="dxa"/>
            <w:tcBorders>
              <w:top w:val="single" w:sz="4" w:space="0" w:color="2E74B5"/>
              <w:left w:val="single" w:sz="4" w:space="0" w:color="2E74B5"/>
              <w:right w:val="single" w:sz="4" w:space="0" w:color="2E74B5"/>
            </w:tcBorders>
            <w:shd w:val="clear" w:color="auto" w:fill="auto"/>
          </w:tcPr>
          <w:p w14:paraId="01FCCD12" w14:textId="77777777" w:rsidR="009D1437" w:rsidRPr="009372AD" w:rsidRDefault="009D1437" w:rsidP="00616EC4">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A53EE39" w14:textId="77777777" w:rsidR="009D1437" w:rsidRPr="009372AD" w:rsidRDefault="009D1437" w:rsidP="00616EC4">
            <w:pPr>
              <w:rPr>
                <w:rFonts w:eastAsia="Calibri"/>
              </w:rPr>
            </w:pPr>
            <w:r w:rsidRPr="009372AD">
              <w:rPr>
                <w:rFonts w:eastAsia="Calibri"/>
              </w:rPr>
              <w:t>Hóa đơn cần điều chỉnh không tồn tại</w:t>
            </w:r>
          </w:p>
        </w:tc>
        <w:tc>
          <w:tcPr>
            <w:tcW w:w="2515" w:type="dxa"/>
            <w:tcBorders>
              <w:top w:val="single" w:sz="4" w:space="0" w:color="2E74B5"/>
              <w:left w:val="single" w:sz="4" w:space="0" w:color="2E74B5"/>
              <w:bottom w:val="single" w:sz="4" w:space="0" w:color="2E74B5"/>
              <w:right w:val="single" w:sz="4" w:space="0" w:color="2E74B5"/>
            </w:tcBorders>
          </w:tcPr>
          <w:p w14:paraId="60E6F3DF" w14:textId="77777777" w:rsidR="009D1437" w:rsidRPr="009372AD" w:rsidRDefault="009D1437" w:rsidP="00616EC4">
            <w:pPr>
              <w:pStyle w:val="ListParagraph"/>
              <w:ind w:left="0"/>
              <w:jc w:val="both"/>
            </w:pPr>
          </w:p>
        </w:tc>
      </w:tr>
      <w:tr w:rsidR="009D1437" w:rsidRPr="00660ABB" w14:paraId="3CA1B546" w14:textId="77777777" w:rsidTr="00616EC4">
        <w:tc>
          <w:tcPr>
            <w:tcW w:w="1710" w:type="dxa"/>
            <w:tcBorders>
              <w:top w:val="single" w:sz="4" w:space="0" w:color="2E74B5"/>
              <w:left w:val="single" w:sz="4" w:space="0" w:color="2E74B5"/>
              <w:right w:val="single" w:sz="4" w:space="0" w:color="2E74B5"/>
            </w:tcBorders>
            <w:shd w:val="clear" w:color="auto" w:fill="auto"/>
          </w:tcPr>
          <w:p w14:paraId="414DC823" w14:textId="77777777" w:rsidR="009D1437" w:rsidRPr="009372AD" w:rsidRDefault="009D1437" w:rsidP="00616EC4">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003C14D" w14:textId="77777777" w:rsidR="009D1437" w:rsidRPr="009372AD" w:rsidRDefault="009D1437" w:rsidP="00616EC4">
            <w:pPr>
              <w:rPr>
                <w:rFonts w:eastAsia="Calibri"/>
              </w:rPr>
            </w:pPr>
            <w:r w:rsidRPr="009372AD">
              <w:rPr>
                <w:rFonts w:eastAsia="Calibri"/>
              </w:rPr>
              <w:t>Dữ liệu xml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0B1B97F8" w14:textId="77777777" w:rsidR="009D1437" w:rsidRPr="009372AD" w:rsidRDefault="009D1437" w:rsidP="00616EC4">
            <w:pPr>
              <w:pStyle w:val="ListParagraph"/>
              <w:ind w:left="0"/>
              <w:jc w:val="both"/>
            </w:pPr>
          </w:p>
        </w:tc>
      </w:tr>
      <w:tr w:rsidR="009D1437" w:rsidRPr="00660ABB" w14:paraId="1939B7A9" w14:textId="77777777" w:rsidTr="00616EC4">
        <w:tc>
          <w:tcPr>
            <w:tcW w:w="1710" w:type="dxa"/>
            <w:tcBorders>
              <w:top w:val="single" w:sz="4" w:space="0" w:color="2E74B5"/>
              <w:left w:val="single" w:sz="4" w:space="0" w:color="2E74B5"/>
              <w:right w:val="single" w:sz="4" w:space="0" w:color="2E74B5"/>
            </w:tcBorders>
            <w:shd w:val="clear" w:color="auto" w:fill="auto"/>
          </w:tcPr>
          <w:p w14:paraId="22B41067" w14:textId="77777777" w:rsidR="009D1437" w:rsidRPr="009372AD" w:rsidRDefault="009D1437" w:rsidP="00616EC4">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0E60E51" w14:textId="77777777" w:rsidR="009D1437" w:rsidRPr="009372AD" w:rsidRDefault="009D1437" w:rsidP="00616EC4">
            <w:pPr>
              <w:rPr>
                <w:rFonts w:eastAsia="Calibri"/>
              </w:rPr>
            </w:pPr>
            <w:r>
              <w:rPr>
                <w:rFonts w:eastAsia="Calibri"/>
              </w:rPr>
              <w:t>Có lỗi trong quá trình tạo mới hóa đơn điều chỉnh</w:t>
            </w:r>
          </w:p>
        </w:tc>
        <w:tc>
          <w:tcPr>
            <w:tcW w:w="2515" w:type="dxa"/>
            <w:tcBorders>
              <w:top w:val="single" w:sz="4" w:space="0" w:color="2E74B5"/>
              <w:left w:val="single" w:sz="4" w:space="0" w:color="2E74B5"/>
              <w:bottom w:val="single" w:sz="4" w:space="0" w:color="2E74B5"/>
              <w:right w:val="single" w:sz="4" w:space="0" w:color="2E74B5"/>
            </w:tcBorders>
          </w:tcPr>
          <w:p w14:paraId="44C01D88" w14:textId="77777777" w:rsidR="009D1437" w:rsidRPr="009372AD" w:rsidRDefault="009D1437" w:rsidP="00616EC4">
            <w:pPr>
              <w:pStyle w:val="ListParagraph"/>
              <w:ind w:left="0"/>
              <w:jc w:val="both"/>
            </w:pPr>
          </w:p>
        </w:tc>
      </w:tr>
      <w:tr w:rsidR="009D1437" w:rsidRPr="00660ABB" w14:paraId="2C458924" w14:textId="77777777" w:rsidTr="00616EC4">
        <w:tc>
          <w:tcPr>
            <w:tcW w:w="1710" w:type="dxa"/>
            <w:tcBorders>
              <w:top w:val="single" w:sz="4" w:space="0" w:color="2E74B5"/>
              <w:left w:val="single" w:sz="4" w:space="0" w:color="2E74B5"/>
              <w:right w:val="single" w:sz="4" w:space="0" w:color="2E74B5"/>
            </w:tcBorders>
            <w:shd w:val="clear" w:color="auto" w:fill="auto"/>
          </w:tcPr>
          <w:p w14:paraId="56478C49" w14:textId="77777777" w:rsidR="009D1437" w:rsidRPr="009372AD" w:rsidRDefault="009D1437" w:rsidP="00616EC4">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1DDA7B6" w14:textId="77777777" w:rsidR="009D1437" w:rsidRPr="009372AD" w:rsidRDefault="009D1437" w:rsidP="00616EC4">
            <w:pPr>
              <w:rPr>
                <w:rFonts w:eastAsia="Calibri"/>
              </w:rPr>
            </w:pPr>
            <w:r w:rsidRPr="009372AD">
              <w:rPr>
                <w:rFonts w:eastAsia="Calibri"/>
              </w:rPr>
              <w:t>Dải hóa đơn cũ đã hết</w:t>
            </w:r>
          </w:p>
        </w:tc>
        <w:tc>
          <w:tcPr>
            <w:tcW w:w="2515" w:type="dxa"/>
            <w:tcBorders>
              <w:top w:val="single" w:sz="4" w:space="0" w:color="2E74B5"/>
              <w:left w:val="single" w:sz="4" w:space="0" w:color="2E74B5"/>
              <w:bottom w:val="single" w:sz="4" w:space="0" w:color="2E74B5"/>
              <w:right w:val="single" w:sz="4" w:space="0" w:color="2E74B5"/>
            </w:tcBorders>
          </w:tcPr>
          <w:p w14:paraId="7F77A6C3" w14:textId="77777777" w:rsidR="009D1437" w:rsidRPr="009372AD" w:rsidRDefault="009D1437" w:rsidP="00616EC4">
            <w:pPr>
              <w:pStyle w:val="ListParagraph"/>
              <w:ind w:left="0"/>
              <w:jc w:val="both"/>
            </w:pPr>
          </w:p>
        </w:tc>
      </w:tr>
      <w:tr w:rsidR="009D1437" w:rsidRPr="00660ABB" w14:paraId="6A30F137"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2AAFF20" w14:textId="77777777" w:rsidR="009D1437" w:rsidRPr="009372AD" w:rsidRDefault="009D1437" w:rsidP="00616EC4">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50A2851" w14:textId="77777777" w:rsidR="009D1437" w:rsidRPr="009372AD" w:rsidRDefault="009D1437" w:rsidP="00616EC4">
            <w:pPr>
              <w:pStyle w:val="ListParagraph"/>
              <w:spacing w:after="0" w:line="240" w:lineRule="auto"/>
              <w:ind w:left="0"/>
              <w:rPr>
                <w:rFonts w:eastAsia="Calibri"/>
              </w:rPr>
            </w:pPr>
            <w:r w:rsidRPr="009372AD">
              <w:rPr>
                <w:rFonts w:eastAsia="Calibri"/>
              </w:rPr>
              <w:t>User name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21B9A663" w14:textId="77777777" w:rsidR="009D1437" w:rsidRPr="009372AD" w:rsidRDefault="009D1437" w:rsidP="00616EC4">
            <w:pPr>
              <w:jc w:val="both"/>
            </w:pPr>
          </w:p>
        </w:tc>
      </w:tr>
      <w:tr w:rsidR="009D1437" w:rsidRPr="00660ABB" w14:paraId="1FA6EFC2"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2A2AF3B" w14:textId="77777777" w:rsidR="009D1437" w:rsidRPr="009372AD" w:rsidRDefault="009D1437" w:rsidP="00616EC4">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6296BFC" w14:textId="77777777" w:rsidR="009D1437" w:rsidRPr="009372AD" w:rsidRDefault="009D1437" w:rsidP="00616EC4">
            <w:pPr>
              <w:pStyle w:val="ListParagraph"/>
              <w:spacing w:after="0" w:line="240" w:lineRule="auto"/>
              <w:ind w:left="0"/>
              <w:rPr>
                <w:rFonts w:eastAsia="Calibri"/>
              </w:rPr>
            </w:pPr>
            <w:r w:rsidRPr="009372AD">
              <w:rPr>
                <w:rFonts w:eastAsia="Calibri"/>
              </w:rPr>
              <w:t>Hóa đơn cần điều chỉnh đã bị thay thế. Không thể điều chỉnh được nữa.</w:t>
            </w:r>
          </w:p>
        </w:tc>
        <w:tc>
          <w:tcPr>
            <w:tcW w:w="2515" w:type="dxa"/>
            <w:tcBorders>
              <w:top w:val="single" w:sz="4" w:space="0" w:color="2E74B5"/>
              <w:left w:val="single" w:sz="4" w:space="0" w:color="2E74B5"/>
              <w:bottom w:val="single" w:sz="4" w:space="0" w:color="2E74B5"/>
              <w:right w:val="single" w:sz="4" w:space="0" w:color="2E74B5"/>
            </w:tcBorders>
          </w:tcPr>
          <w:p w14:paraId="5E207EA2" w14:textId="77777777" w:rsidR="009D1437" w:rsidRPr="009372AD" w:rsidRDefault="009D1437" w:rsidP="00616EC4">
            <w:pPr>
              <w:jc w:val="both"/>
            </w:pPr>
          </w:p>
        </w:tc>
      </w:tr>
      <w:tr w:rsidR="009D1437" w:rsidRPr="00660ABB" w14:paraId="31ED228C"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248B653" w14:textId="77777777" w:rsidR="009D1437" w:rsidRPr="009372AD" w:rsidRDefault="009D1437" w:rsidP="00616EC4">
            <w:pPr>
              <w:autoSpaceDE w:val="0"/>
              <w:autoSpaceDN w:val="0"/>
              <w:adjustRightInd w:val="0"/>
              <w:rPr>
                <w:rFonts w:eastAsia="Calibri"/>
              </w:rPr>
            </w:pPr>
            <w:r w:rsidRPr="009372AD">
              <w:rPr>
                <w:rFonts w:eastAsia="Calibri"/>
              </w:rPr>
              <w:t>ERR:9</w:t>
            </w:r>
          </w:p>
          <w:p w14:paraId="1A87679F"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79EED97" w14:textId="77777777" w:rsidR="009D1437" w:rsidRPr="009372AD" w:rsidRDefault="009D1437" w:rsidP="00616EC4">
            <w:pPr>
              <w:pStyle w:val="ListParagraph"/>
              <w:spacing w:after="0" w:line="240" w:lineRule="auto"/>
              <w:ind w:left="0"/>
              <w:rPr>
                <w:rFonts w:eastAsia="Calibri"/>
              </w:rPr>
            </w:pPr>
            <w:r>
              <w:rPr>
                <w:rFonts w:eastAsia="Calibri"/>
              </w:rPr>
              <w:t>Trạng thái hóa đơn không được điều chỉnh</w:t>
            </w:r>
          </w:p>
        </w:tc>
        <w:tc>
          <w:tcPr>
            <w:tcW w:w="2515" w:type="dxa"/>
            <w:tcBorders>
              <w:top w:val="single" w:sz="4" w:space="0" w:color="2E74B5"/>
              <w:left w:val="single" w:sz="4" w:space="0" w:color="2E74B5"/>
              <w:bottom w:val="single" w:sz="4" w:space="0" w:color="2E74B5"/>
              <w:right w:val="single" w:sz="4" w:space="0" w:color="2E74B5"/>
            </w:tcBorders>
          </w:tcPr>
          <w:p w14:paraId="070DA7DB" w14:textId="77777777" w:rsidR="009D1437" w:rsidRPr="009372AD" w:rsidRDefault="009D1437" w:rsidP="00616EC4">
            <w:pPr>
              <w:jc w:val="both"/>
            </w:pPr>
          </w:p>
        </w:tc>
      </w:tr>
      <w:tr w:rsidR="009D1437" w:rsidRPr="00660ABB" w14:paraId="05D79680"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1533238" w14:textId="77777777" w:rsidR="009D1437" w:rsidRPr="009372AD" w:rsidRDefault="009D1437" w:rsidP="00616EC4">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FBA74A0" w14:textId="77777777" w:rsidR="009D1437" w:rsidRDefault="009D1437" w:rsidP="00616EC4">
            <w:pPr>
              <w:pStyle w:val="ListParagraph"/>
              <w:spacing w:after="0" w:line="240" w:lineRule="auto"/>
              <w:ind w:left="0"/>
              <w:rPr>
                <w:rFonts w:eastAsia="Calibri"/>
              </w:rPr>
            </w:pPr>
            <w:r>
              <w:rPr>
                <w:rFonts w:eastAsia="Calibri"/>
              </w:rPr>
              <w:t xml:space="preserve">Lỗi khi thực hiện </w:t>
            </w:r>
            <w:r w:rsidRPr="00170EAA">
              <w:rPr>
                <w:rFonts w:eastAsia="Calibri"/>
              </w:rPr>
              <w:t>Deserialize</w:t>
            </w:r>
            <w:r>
              <w:rPr>
                <w:rFonts w:eastAsia="Calibri"/>
              </w:rPr>
              <w:t xml:space="preserve"> chuỗi hóa đơn đầu vào</w:t>
            </w:r>
          </w:p>
        </w:tc>
        <w:tc>
          <w:tcPr>
            <w:tcW w:w="2515" w:type="dxa"/>
            <w:tcBorders>
              <w:top w:val="single" w:sz="4" w:space="0" w:color="2E74B5"/>
              <w:left w:val="single" w:sz="4" w:space="0" w:color="2E74B5"/>
              <w:bottom w:val="single" w:sz="4" w:space="0" w:color="2E74B5"/>
              <w:right w:val="single" w:sz="4" w:space="0" w:color="2E74B5"/>
            </w:tcBorders>
          </w:tcPr>
          <w:p w14:paraId="4F18CF5A" w14:textId="77777777" w:rsidR="009D1437" w:rsidRPr="009372AD" w:rsidRDefault="009D1437" w:rsidP="00616EC4">
            <w:pPr>
              <w:jc w:val="both"/>
            </w:pPr>
          </w:p>
        </w:tc>
      </w:tr>
      <w:tr w:rsidR="009D1437" w:rsidRPr="00660ABB" w14:paraId="40201BA7"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AB56812" w14:textId="77777777" w:rsidR="009D1437" w:rsidRPr="009372AD" w:rsidRDefault="009D1437" w:rsidP="00616EC4">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14:paraId="5C663D86"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953265A" w14:textId="77777777" w:rsidR="009D1437" w:rsidRDefault="009D1437" w:rsidP="00616EC4">
            <w:pPr>
              <w:pStyle w:val="ListParagraph"/>
              <w:spacing w:after="0" w:line="240" w:lineRule="auto"/>
              <w:ind w:left="0"/>
              <w:rPr>
                <w:rFonts w:eastAsia="Calibri"/>
              </w:rPr>
            </w:pPr>
            <w:r>
              <w:rPr>
                <w:rFonts w:eastAsia="Calibri"/>
              </w:rPr>
              <w:t>Pattern truyền vào không giống với hóa đơn cần điều chỉnh</w:t>
            </w:r>
          </w:p>
        </w:tc>
        <w:tc>
          <w:tcPr>
            <w:tcW w:w="2515" w:type="dxa"/>
            <w:tcBorders>
              <w:top w:val="single" w:sz="4" w:space="0" w:color="2E74B5"/>
              <w:left w:val="single" w:sz="4" w:space="0" w:color="2E74B5"/>
              <w:bottom w:val="single" w:sz="4" w:space="0" w:color="2E74B5"/>
              <w:right w:val="single" w:sz="4" w:space="0" w:color="2E74B5"/>
            </w:tcBorders>
          </w:tcPr>
          <w:p w14:paraId="65F34161" w14:textId="77777777" w:rsidR="009D1437" w:rsidRPr="009372AD" w:rsidRDefault="009D1437" w:rsidP="00616EC4">
            <w:pPr>
              <w:jc w:val="both"/>
            </w:pPr>
          </w:p>
        </w:tc>
      </w:tr>
      <w:tr w:rsidR="009D1437" w:rsidRPr="00660ABB" w14:paraId="6FA2E516"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AD1A159" w14:textId="77777777" w:rsidR="009D1437" w:rsidRPr="009372AD" w:rsidRDefault="009D1437" w:rsidP="00616EC4">
            <w:pPr>
              <w:autoSpaceDE w:val="0"/>
              <w:autoSpaceDN w:val="0"/>
              <w:adjustRightInd w:val="0"/>
              <w:rPr>
                <w:rFonts w:eastAsia="Calibri"/>
              </w:rPr>
            </w:pPr>
            <w:r>
              <w:rPr>
                <w:rFonts w:eastAsia="Calibri"/>
              </w:rPr>
              <w:t>ERR:20</w:t>
            </w:r>
          </w:p>
          <w:p w14:paraId="47279857"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50C269C" w14:textId="77777777" w:rsidR="009D1437" w:rsidRDefault="009D1437" w:rsidP="00616EC4">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4E3202D1" w14:textId="77777777" w:rsidR="009D1437" w:rsidRPr="009372AD" w:rsidRDefault="009D1437" w:rsidP="00616EC4">
            <w:pPr>
              <w:jc w:val="both"/>
            </w:pPr>
          </w:p>
        </w:tc>
      </w:tr>
      <w:tr w:rsidR="009D1437" w:rsidRPr="00660ABB" w14:paraId="3ED29181"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573B830A" w14:textId="77777777" w:rsidR="009D1437" w:rsidRPr="004A4DD9" w:rsidRDefault="009D1437" w:rsidP="00616EC4">
            <w:pPr>
              <w:autoSpaceDE w:val="0"/>
              <w:autoSpaceDN w:val="0"/>
              <w:adjustRightInd w:val="0"/>
              <w:jc w:val="both"/>
            </w:pPr>
            <w:r w:rsidRPr="004A4DD9">
              <w:t>chuỗi_hml_trả_về</w:t>
            </w:r>
          </w:p>
          <w:p w14:paraId="211EEED3"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ABCE67A" w14:textId="77777777" w:rsidR="009D1437" w:rsidRPr="004A4DD9" w:rsidRDefault="009D1437" w:rsidP="00616EC4">
            <w:pPr>
              <w:jc w:val="both"/>
            </w:pPr>
            <w:r w:rsidRPr="004A4DD9">
              <w:t>Trả về chuỗi hml tương ứng với hóa đơn</w:t>
            </w:r>
            <w:r>
              <w:t xml:space="preserve"> điều chỉnh nhưng chưa phát hành, ký số</w:t>
            </w:r>
          </w:p>
        </w:tc>
        <w:tc>
          <w:tcPr>
            <w:tcW w:w="2515" w:type="dxa"/>
            <w:tcBorders>
              <w:top w:val="single" w:sz="4" w:space="0" w:color="2E74B5"/>
              <w:left w:val="single" w:sz="4" w:space="0" w:color="2E74B5"/>
              <w:bottom w:val="single" w:sz="4" w:space="0" w:color="2E74B5"/>
              <w:right w:val="single" w:sz="4" w:space="0" w:color="2E74B5"/>
            </w:tcBorders>
          </w:tcPr>
          <w:p w14:paraId="7BE29748" w14:textId="77777777" w:rsidR="009D1437" w:rsidRPr="004A4DD9" w:rsidRDefault="009D1437" w:rsidP="00616EC4">
            <w:pPr>
              <w:jc w:val="both"/>
            </w:pPr>
            <w:r w:rsidRPr="004A4DD9">
              <w:t>Trả về một hóa đơn dưới dạng html</w:t>
            </w:r>
          </w:p>
        </w:tc>
      </w:tr>
    </w:tbl>
    <w:p w14:paraId="2F24CE84" w14:textId="77777777" w:rsidR="009D1437" w:rsidRDefault="009D1437" w:rsidP="009D1437">
      <w:pPr>
        <w:rPr>
          <w:lang w:eastAsia="x-none"/>
        </w:rPr>
      </w:pPr>
    </w:p>
    <w:p w14:paraId="321370D3" w14:textId="77777777" w:rsidR="009D1437" w:rsidRDefault="009D1437" w:rsidP="009D1437">
      <w:pPr>
        <w:rPr>
          <w:b/>
          <w:u w:val="single"/>
        </w:rPr>
      </w:pPr>
      <w:r w:rsidRPr="00BA16A5">
        <w:rPr>
          <w:b/>
          <w:u w:val="single"/>
        </w:rPr>
        <w:t>Cấu trúc củ</w:t>
      </w:r>
      <w:r>
        <w:rPr>
          <w:b/>
          <w:u w:val="single"/>
        </w:rPr>
        <w:t>a xmlInv</w:t>
      </w:r>
      <w:r w:rsidRPr="00BA16A5">
        <w:rPr>
          <w:b/>
          <w:u w:val="single"/>
        </w:rPr>
        <w:t xml:space="preserve">Data </w:t>
      </w:r>
      <w:r>
        <w:rPr>
          <w:b/>
          <w:u w:val="single"/>
        </w:rPr>
        <w:t xml:space="preserve"> trường hợp </w:t>
      </w:r>
      <w:r w:rsidRPr="008604DD">
        <w:rPr>
          <w:b/>
          <w:color w:val="FF0000"/>
          <w:u w:val="single"/>
        </w:rPr>
        <w:t>không có</w:t>
      </w:r>
      <w:r>
        <w:rPr>
          <w:b/>
          <w:u w:val="single"/>
        </w:rPr>
        <w:t xml:space="preserve"> trường mở rộng </w:t>
      </w:r>
      <w:r w:rsidRPr="00BA16A5">
        <w:rPr>
          <w:b/>
          <w:u w:val="single"/>
        </w:rPr>
        <w:t xml:space="preserve">(các trường </w:t>
      </w:r>
      <w:r w:rsidRPr="00BA16A5">
        <w:rPr>
          <w:b/>
          <w:color w:val="FF0000"/>
          <w:u w:val="single"/>
        </w:rPr>
        <w:t>*</w:t>
      </w:r>
      <w:r w:rsidRPr="00BA16A5">
        <w:rPr>
          <w:b/>
          <w:u w:val="single"/>
        </w:rPr>
        <w:t xml:space="preserve"> là bắt buộc):</w:t>
      </w:r>
    </w:p>
    <w:p w14:paraId="2EDC2472"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color w:val="0000FF"/>
          <w:sz w:val="20"/>
          <w:szCs w:val="20"/>
        </w:rPr>
        <w:t>&lt;AdjustInv&gt;</w:t>
      </w:r>
    </w:p>
    <w:p w14:paraId="4E6F026E"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&lt;key&gt;</w:t>
      </w:r>
      <w:r w:rsidRPr="00897856">
        <w:rPr>
          <w:rFonts w:ascii="Courier New" w:hAnsi="Courier New" w:cs="Courier New"/>
          <w:b/>
          <w:bCs/>
          <w:color w:val="000000"/>
          <w:sz w:val="20"/>
          <w:szCs w:val="20"/>
        </w:rPr>
        <w:t xml:space="preserve"> Giá trị khóa để phân biệt hóa đơn xuất cho khách hàng nào </w:t>
      </w:r>
      <w:r w:rsidRPr="00897856">
        <w:rPr>
          <w:rFonts w:ascii="Courier New" w:hAnsi="Courier New" w:cs="Courier New"/>
          <w:color w:val="0000FF"/>
          <w:sz w:val="20"/>
          <w:szCs w:val="20"/>
        </w:rPr>
        <w:t>&lt;/key&gt;</w:t>
      </w:r>
    </w:p>
    <w:p w14:paraId="13BD07B6"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&lt;CusCode&gt;</w:t>
      </w:r>
      <w:r w:rsidRPr="00897856">
        <w:rPr>
          <w:rFonts w:ascii="Courier New" w:hAnsi="Courier New" w:cs="Courier New"/>
          <w:b/>
          <w:bCs/>
          <w:color w:val="000000"/>
          <w:sz w:val="20"/>
          <w:szCs w:val="20"/>
        </w:rPr>
        <w:t>Mã khách hàng*</w:t>
      </w:r>
      <w:r w:rsidRPr="00897856">
        <w:rPr>
          <w:rFonts w:ascii="Courier New" w:hAnsi="Courier New" w:cs="Courier New"/>
          <w:color w:val="0000FF"/>
          <w:sz w:val="20"/>
          <w:szCs w:val="20"/>
        </w:rPr>
        <w:t>&lt;/CusCode&gt;</w:t>
      </w:r>
    </w:p>
    <w:p w14:paraId="55DD8B1C"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&lt;CusName&gt;</w:t>
      </w:r>
      <w:r w:rsidRPr="00897856">
        <w:rPr>
          <w:rFonts w:ascii="Courier New" w:hAnsi="Courier New" w:cs="Courier New"/>
          <w:b/>
          <w:bCs/>
          <w:color w:val="000000"/>
          <w:sz w:val="20"/>
          <w:szCs w:val="20"/>
        </w:rPr>
        <w:t>Tên khách hàng*</w:t>
      </w:r>
      <w:r w:rsidRPr="00897856">
        <w:rPr>
          <w:rFonts w:ascii="Courier New" w:hAnsi="Courier New" w:cs="Courier New"/>
          <w:color w:val="0000FF"/>
          <w:sz w:val="20"/>
          <w:szCs w:val="20"/>
        </w:rPr>
        <w:t>&lt;/CusName&gt;</w:t>
      </w:r>
    </w:p>
    <w:p w14:paraId="2F2EA1A4"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&lt;CusAddress&gt;</w:t>
      </w:r>
      <w:r w:rsidRPr="00897856">
        <w:rPr>
          <w:rFonts w:ascii="Courier New" w:hAnsi="Courier New" w:cs="Courier New"/>
          <w:b/>
          <w:bCs/>
          <w:color w:val="000000"/>
          <w:sz w:val="20"/>
          <w:szCs w:val="20"/>
        </w:rPr>
        <w:t>Địa chỉ khách hàng*</w:t>
      </w:r>
      <w:r w:rsidRPr="00897856">
        <w:rPr>
          <w:rFonts w:ascii="Courier New" w:hAnsi="Courier New" w:cs="Courier New"/>
          <w:color w:val="0000FF"/>
          <w:sz w:val="20"/>
          <w:szCs w:val="20"/>
        </w:rPr>
        <w:t>&lt;/CusAddress&gt;</w:t>
      </w:r>
    </w:p>
    <w:p w14:paraId="2AFBDCB5"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&lt;CusPhone&gt;</w:t>
      </w:r>
      <w:r w:rsidRPr="00897856">
        <w:rPr>
          <w:rFonts w:ascii="Courier New" w:hAnsi="Courier New" w:cs="Courier New"/>
          <w:b/>
          <w:bCs/>
          <w:color w:val="000000"/>
          <w:sz w:val="20"/>
          <w:szCs w:val="20"/>
        </w:rPr>
        <w:t>Điện thoại khách hàng</w:t>
      </w:r>
      <w:r w:rsidRPr="00897856">
        <w:rPr>
          <w:rFonts w:ascii="Courier New" w:hAnsi="Courier New" w:cs="Courier New"/>
          <w:color w:val="0000FF"/>
          <w:sz w:val="20"/>
          <w:szCs w:val="20"/>
        </w:rPr>
        <w:t>&lt;/CusPhone&gt;</w:t>
      </w:r>
    </w:p>
    <w:p w14:paraId="1B4ED436"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&lt;CusTaxCode&gt;</w:t>
      </w:r>
      <w:r w:rsidRPr="00897856">
        <w:rPr>
          <w:rFonts w:ascii="Courier New" w:hAnsi="Courier New" w:cs="Courier New"/>
          <w:b/>
          <w:bCs/>
          <w:color w:val="000000"/>
          <w:sz w:val="20"/>
          <w:szCs w:val="20"/>
        </w:rPr>
        <w:t>Mã số thuế KH (Bắt buộc với KH là Doanh nghiệp)</w:t>
      </w:r>
      <w:r w:rsidRPr="00897856">
        <w:rPr>
          <w:rFonts w:ascii="Courier New" w:hAnsi="Courier New" w:cs="Courier New"/>
          <w:color w:val="0000FF"/>
          <w:sz w:val="20"/>
          <w:szCs w:val="20"/>
        </w:rPr>
        <w:t>&lt;/CusTaxCode&gt;</w:t>
      </w:r>
    </w:p>
    <w:p w14:paraId="3A2FE7E5"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&lt;PaymentMethod&gt;</w:t>
      </w:r>
      <w:r w:rsidRPr="00897856">
        <w:rPr>
          <w:rFonts w:ascii="Courier New" w:hAnsi="Courier New" w:cs="Courier New"/>
          <w:b/>
          <w:bCs/>
          <w:color w:val="000000"/>
          <w:sz w:val="20"/>
          <w:szCs w:val="20"/>
        </w:rPr>
        <w:t xml:space="preserve"> Phương thức thanh toán </w:t>
      </w:r>
      <w:r w:rsidRPr="00897856">
        <w:rPr>
          <w:rFonts w:ascii="Courier New" w:hAnsi="Courier New" w:cs="Courier New"/>
          <w:color w:val="0000FF"/>
          <w:sz w:val="20"/>
          <w:szCs w:val="20"/>
        </w:rPr>
        <w:t>&lt;/PaymentMethod&gt;</w:t>
      </w:r>
    </w:p>
    <w:p w14:paraId="5AE01295"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&lt;CusBankName&gt;</w:t>
      </w:r>
      <w:r w:rsidRPr="00897856">
        <w:rPr>
          <w:rFonts w:ascii="Courier New" w:hAnsi="Courier New" w:cs="Courier New"/>
          <w:b/>
          <w:bCs/>
          <w:color w:val="000000"/>
          <w:sz w:val="20"/>
          <w:szCs w:val="20"/>
        </w:rPr>
        <w:t>Tên ngân hàng</w:t>
      </w:r>
      <w:r w:rsidRPr="00897856">
        <w:rPr>
          <w:rFonts w:ascii="Courier New" w:hAnsi="Courier New" w:cs="Courier New"/>
          <w:color w:val="0000FF"/>
          <w:sz w:val="20"/>
          <w:szCs w:val="20"/>
        </w:rPr>
        <w:t>&lt;/CusBankName&gt;</w:t>
      </w:r>
    </w:p>
    <w:p w14:paraId="6135C886"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&lt;KindOfService&gt;</w:t>
      </w:r>
      <w:r w:rsidRPr="00897856">
        <w:rPr>
          <w:rFonts w:ascii="Courier New" w:hAnsi="Courier New" w:cs="Courier New"/>
          <w:b/>
          <w:bCs/>
          <w:color w:val="000000"/>
          <w:sz w:val="20"/>
          <w:szCs w:val="20"/>
        </w:rPr>
        <w:t>Tháng hóa đơn</w:t>
      </w:r>
      <w:r w:rsidRPr="00897856">
        <w:rPr>
          <w:rFonts w:ascii="Courier New" w:hAnsi="Courier New" w:cs="Courier New"/>
          <w:color w:val="0000FF"/>
          <w:sz w:val="20"/>
          <w:szCs w:val="20"/>
        </w:rPr>
        <w:t>&lt;/KindOfService&gt;</w:t>
      </w:r>
    </w:p>
    <w:p w14:paraId="675ABA2F"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lastRenderedPageBreak/>
        <w:t xml:space="preserve">    </w:t>
      </w:r>
      <w:r w:rsidRPr="00897856">
        <w:rPr>
          <w:rFonts w:ascii="Courier New" w:hAnsi="Courier New" w:cs="Courier New"/>
          <w:color w:val="0000FF"/>
          <w:sz w:val="20"/>
          <w:szCs w:val="20"/>
        </w:rPr>
        <w:t>&lt;CusBankNo&gt;</w:t>
      </w:r>
      <w:r w:rsidRPr="00897856">
        <w:rPr>
          <w:rFonts w:ascii="Courier New" w:hAnsi="Courier New" w:cs="Courier New"/>
          <w:b/>
          <w:bCs/>
          <w:color w:val="000000"/>
          <w:sz w:val="20"/>
          <w:szCs w:val="20"/>
        </w:rPr>
        <w:t>Số tài khoản</w:t>
      </w:r>
      <w:r w:rsidRPr="00897856">
        <w:rPr>
          <w:rFonts w:ascii="Courier New" w:hAnsi="Courier New" w:cs="Courier New"/>
          <w:color w:val="0000FF"/>
          <w:sz w:val="20"/>
          <w:szCs w:val="20"/>
        </w:rPr>
        <w:t>&lt;/CusBankNo&gt;</w:t>
      </w:r>
    </w:p>
    <w:p w14:paraId="1EA5806E"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&lt;Products&gt;</w:t>
      </w:r>
    </w:p>
    <w:p w14:paraId="4E3CD041"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&lt;Product&gt;</w:t>
      </w:r>
    </w:p>
    <w:p w14:paraId="0E0E34B8"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&lt;Code&gt;</w:t>
      </w:r>
      <w:r w:rsidRPr="00897856">
        <w:rPr>
          <w:rFonts w:ascii="Courier New" w:hAnsi="Courier New" w:cs="Courier New"/>
          <w:b/>
          <w:bCs/>
          <w:color w:val="000000"/>
          <w:sz w:val="20"/>
          <w:szCs w:val="20"/>
        </w:rPr>
        <w:t>Mã sản phẩm*</w:t>
      </w:r>
      <w:r w:rsidRPr="00897856">
        <w:rPr>
          <w:rFonts w:ascii="Courier New" w:hAnsi="Courier New" w:cs="Courier New"/>
          <w:color w:val="0000FF"/>
          <w:sz w:val="20"/>
          <w:szCs w:val="20"/>
        </w:rPr>
        <w:t>&lt;/Code&gt;</w:t>
      </w:r>
    </w:p>
    <w:p w14:paraId="520927EC"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&lt;ProdName&gt;</w:t>
      </w:r>
      <w:r w:rsidRPr="00897856">
        <w:rPr>
          <w:rFonts w:ascii="Courier New" w:hAnsi="Courier New" w:cs="Courier New"/>
          <w:b/>
          <w:bCs/>
          <w:color w:val="000000"/>
          <w:sz w:val="20"/>
          <w:szCs w:val="20"/>
        </w:rPr>
        <w:t>Tên sản phẩm*</w:t>
      </w:r>
      <w:r w:rsidRPr="00897856">
        <w:rPr>
          <w:rFonts w:ascii="Courier New" w:hAnsi="Courier New" w:cs="Courier New"/>
          <w:color w:val="0000FF"/>
          <w:sz w:val="20"/>
          <w:szCs w:val="20"/>
        </w:rPr>
        <w:t>&lt;/ProdName&gt;</w:t>
      </w:r>
    </w:p>
    <w:p w14:paraId="444D6199"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&lt;ProdUnit&gt;</w:t>
      </w:r>
      <w:r w:rsidRPr="00897856">
        <w:rPr>
          <w:rFonts w:ascii="Courier New" w:hAnsi="Courier New" w:cs="Courier New"/>
          <w:b/>
          <w:bCs/>
          <w:color w:val="000000"/>
          <w:sz w:val="20"/>
          <w:szCs w:val="20"/>
        </w:rPr>
        <w:t>Đơn vị tính</w:t>
      </w:r>
      <w:r w:rsidRPr="00897856">
        <w:rPr>
          <w:rFonts w:ascii="Courier New" w:hAnsi="Courier New" w:cs="Courier New"/>
          <w:color w:val="0000FF"/>
          <w:sz w:val="20"/>
          <w:szCs w:val="20"/>
        </w:rPr>
        <w:t>&lt;/ProdUnit&gt;</w:t>
      </w:r>
    </w:p>
    <w:p w14:paraId="67A614C1"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&lt;ProdQuantity&gt;</w:t>
      </w:r>
      <w:r w:rsidRPr="00897856">
        <w:rPr>
          <w:rFonts w:ascii="Courier New" w:hAnsi="Courier New" w:cs="Courier New"/>
          <w:b/>
          <w:bCs/>
          <w:color w:val="000000"/>
          <w:sz w:val="20"/>
          <w:szCs w:val="20"/>
        </w:rPr>
        <w:t>Số lượng</w:t>
      </w:r>
      <w:r w:rsidRPr="00897856">
        <w:rPr>
          <w:rFonts w:ascii="Courier New" w:hAnsi="Courier New" w:cs="Courier New"/>
          <w:color w:val="0000FF"/>
          <w:sz w:val="20"/>
          <w:szCs w:val="20"/>
        </w:rPr>
        <w:t>&lt;/ProdQuantity&gt;</w:t>
      </w:r>
    </w:p>
    <w:p w14:paraId="697718B6"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&lt;ProdPrice&gt;</w:t>
      </w:r>
      <w:r w:rsidRPr="00897856">
        <w:rPr>
          <w:rFonts w:ascii="Courier New" w:hAnsi="Courier New" w:cs="Courier New"/>
          <w:b/>
          <w:bCs/>
          <w:color w:val="000000"/>
          <w:sz w:val="20"/>
          <w:szCs w:val="20"/>
        </w:rPr>
        <w:t>Đơn giá</w:t>
      </w:r>
      <w:r w:rsidRPr="00897856">
        <w:rPr>
          <w:rFonts w:ascii="Courier New" w:hAnsi="Courier New" w:cs="Courier New"/>
          <w:color w:val="0000FF"/>
          <w:sz w:val="20"/>
          <w:szCs w:val="20"/>
        </w:rPr>
        <w:t>&lt;/ProdPrice&gt;</w:t>
      </w:r>
    </w:p>
    <w:p w14:paraId="18FBEDD7"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&lt;Amount&gt;</w:t>
      </w:r>
      <w:r w:rsidRPr="00897856">
        <w:rPr>
          <w:rFonts w:ascii="Courier New" w:hAnsi="Courier New" w:cs="Courier New"/>
          <w:b/>
          <w:bCs/>
          <w:color w:val="000000"/>
          <w:sz w:val="20"/>
          <w:szCs w:val="20"/>
        </w:rPr>
        <w:t>Tổng tiền*</w:t>
      </w:r>
      <w:r w:rsidRPr="00897856">
        <w:rPr>
          <w:rFonts w:ascii="Courier New" w:hAnsi="Courier New" w:cs="Courier New"/>
          <w:color w:val="0000FF"/>
          <w:sz w:val="20"/>
          <w:szCs w:val="20"/>
        </w:rPr>
        <w:t>&lt;/Amount&gt;</w:t>
      </w:r>
    </w:p>
    <w:p w14:paraId="13DFFDEA"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&lt;Remark&gt;</w:t>
      </w:r>
      <w:r w:rsidRPr="00897856">
        <w:rPr>
          <w:rFonts w:ascii="Courier New" w:hAnsi="Courier New" w:cs="Courier New"/>
          <w:b/>
          <w:bCs/>
          <w:color w:val="000000"/>
          <w:sz w:val="20"/>
          <w:szCs w:val="20"/>
        </w:rPr>
        <w:t>Remark</w:t>
      </w:r>
      <w:r w:rsidRPr="00897856">
        <w:rPr>
          <w:rFonts w:ascii="Courier New" w:hAnsi="Courier New" w:cs="Courier New"/>
          <w:color w:val="0000FF"/>
          <w:sz w:val="20"/>
          <w:szCs w:val="20"/>
        </w:rPr>
        <w:t>&lt;/Remark&gt;</w:t>
      </w:r>
    </w:p>
    <w:p w14:paraId="131CC550"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&lt;Total&gt;</w:t>
      </w:r>
      <w:r w:rsidRPr="00897856">
        <w:rPr>
          <w:rFonts w:ascii="Courier New" w:hAnsi="Courier New" w:cs="Courier New"/>
          <w:b/>
          <w:bCs/>
          <w:color w:val="000000"/>
          <w:sz w:val="20"/>
          <w:szCs w:val="20"/>
        </w:rPr>
        <w:t>Tổng tiền trước thuế*</w:t>
      </w:r>
      <w:r w:rsidRPr="00897856">
        <w:rPr>
          <w:rFonts w:ascii="Courier New" w:hAnsi="Courier New" w:cs="Courier New"/>
          <w:color w:val="0000FF"/>
          <w:sz w:val="20"/>
          <w:szCs w:val="20"/>
        </w:rPr>
        <w:t>&lt;/Total&gt;</w:t>
      </w:r>
    </w:p>
    <w:p w14:paraId="51CA5698"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&lt;VATRate&gt;</w:t>
      </w:r>
      <w:r w:rsidRPr="00897856">
        <w:rPr>
          <w:rFonts w:ascii="Courier New" w:hAnsi="Courier New" w:cs="Courier New"/>
          <w:b/>
          <w:bCs/>
          <w:color w:val="000000"/>
          <w:sz w:val="20"/>
          <w:szCs w:val="20"/>
        </w:rPr>
        <w:t>Thuế GTGT*</w:t>
      </w:r>
      <w:r w:rsidRPr="00897856">
        <w:rPr>
          <w:rFonts w:ascii="Courier New" w:hAnsi="Courier New" w:cs="Courier New"/>
          <w:color w:val="0000FF"/>
          <w:sz w:val="20"/>
          <w:szCs w:val="20"/>
        </w:rPr>
        <w:t>&lt;/VATRate&gt;</w:t>
      </w:r>
    </w:p>
    <w:p w14:paraId="5A68D876"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&lt;VATAmount&gt;</w:t>
      </w:r>
      <w:r w:rsidRPr="00897856">
        <w:rPr>
          <w:rFonts w:ascii="Courier New" w:hAnsi="Courier New" w:cs="Courier New"/>
          <w:b/>
          <w:bCs/>
          <w:color w:val="000000"/>
          <w:sz w:val="20"/>
          <w:szCs w:val="20"/>
        </w:rPr>
        <w:t>Tổng tiền thuế*</w:t>
      </w:r>
      <w:r w:rsidRPr="00897856">
        <w:rPr>
          <w:rFonts w:ascii="Courier New" w:hAnsi="Courier New" w:cs="Courier New"/>
          <w:color w:val="0000FF"/>
          <w:sz w:val="20"/>
          <w:szCs w:val="20"/>
        </w:rPr>
        <w:t>&lt;/VATAmount&gt;</w:t>
      </w:r>
    </w:p>
    <w:p w14:paraId="03451F81"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&lt;Extra1&gt;</w:t>
      </w:r>
      <w:r w:rsidRPr="00897856">
        <w:rPr>
          <w:rFonts w:ascii="Courier New" w:hAnsi="Courier New" w:cs="Courier New"/>
          <w:b/>
          <w:bCs/>
          <w:color w:val="000000"/>
          <w:sz w:val="20"/>
          <w:szCs w:val="20"/>
        </w:rPr>
        <w:t>Mở rộng 1</w:t>
      </w:r>
      <w:r w:rsidRPr="00897856">
        <w:rPr>
          <w:rFonts w:ascii="Courier New" w:hAnsi="Courier New" w:cs="Courier New"/>
          <w:color w:val="0000FF"/>
          <w:sz w:val="20"/>
          <w:szCs w:val="20"/>
        </w:rPr>
        <w:t>&lt;/Extra1&gt;</w:t>
      </w:r>
    </w:p>
    <w:p w14:paraId="0DD65C47"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&lt;Extra2&gt;</w:t>
      </w:r>
      <w:r w:rsidRPr="00897856">
        <w:rPr>
          <w:rFonts w:ascii="Courier New" w:hAnsi="Courier New" w:cs="Courier New"/>
          <w:b/>
          <w:bCs/>
          <w:color w:val="000000"/>
          <w:sz w:val="20"/>
          <w:szCs w:val="20"/>
        </w:rPr>
        <w:t>Mở rộng 2</w:t>
      </w:r>
      <w:r w:rsidRPr="00897856">
        <w:rPr>
          <w:rFonts w:ascii="Courier New" w:hAnsi="Courier New" w:cs="Courier New"/>
          <w:color w:val="0000FF"/>
          <w:sz w:val="20"/>
          <w:szCs w:val="20"/>
        </w:rPr>
        <w:t>&lt;/Extra2&gt;</w:t>
      </w:r>
    </w:p>
    <w:p w14:paraId="739EBD0D"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&lt;Discount&gt;</w:t>
      </w:r>
      <w:r w:rsidRPr="00897856">
        <w:rPr>
          <w:rFonts w:ascii="Courier New" w:hAnsi="Courier New" w:cs="Courier New"/>
          <w:b/>
          <w:bCs/>
          <w:color w:val="000000"/>
          <w:sz w:val="20"/>
          <w:szCs w:val="20"/>
        </w:rPr>
        <w:t>Chiết khấu</w:t>
      </w:r>
      <w:r w:rsidRPr="00897856">
        <w:rPr>
          <w:rFonts w:ascii="Courier New" w:hAnsi="Courier New" w:cs="Courier New"/>
          <w:color w:val="0000FF"/>
          <w:sz w:val="20"/>
          <w:szCs w:val="20"/>
        </w:rPr>
        <w:t>&lt;/Discount&gt;</w:t>
      </w:r>
    </w:p>
    <w:p w14:paraId="2BC7817A" w14:textId="77777777" w:rsidR="009D1437" w:rsidRDefault="009D1437" w:rsidP="009D1437">
      <w:pPr>
        <w:shd w:val="clear" w:color="auto" w:fill="FFFFFF"/>
        <w:rPr>
          <w:rFonts w:ascii="Courier New" w:hAnsi="Courier New" w:cs="Courier New"/>
          <w:color w:val="0000FF"/>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&lt;DiscountAmount&gt;</w:t>
      </w:r>
      <w:r w:rsidRPr="00897856">
        <w:rPr>
          <w:rFonts w:ascii="Courier New" w:hAnsi="Courier New" w:cs="Courier New"/>
          <w:b/>
          <w:bCs/>
          <w:color w:val="000000"/>
          <w:sz w:val="20"/>
          <w:szCs w:val="20"/>
        </w:rPr>
        <w:t>Tổng tiền chiết khấu</w:t>
      </w:r>
      <w:r w:rsidRPr="00897856">
        <w:rPr>
          <w:rFonts w:ascii="Courier New" w:hAnsi="Courier New" w:cs="Courier New"/>
          <w:color w:val="0000FF"/>
          <w:sz w:val="20"/>
          <w:szCs w:val="20"/>
        </w:rPr>
        <w:t>&lt;/DiscountAmount&gt;</w:t>
      </w:r>
    </w:p>
    <w:p w14:paraId="317F327B" w14:textId="29F6D2E2" w:rsidR="004B4782" w:rsidRPr="00897856" w:rsidRDefault="004B4782" w:rsidP="004B4782">
      <w:pPr>
        <w:shd w:val="clear" w:color="auto" w:fill="FFFFFF"/>
        <w:ind w:left="720" w:firstLine="720"/>
        <w:rPr>
          <w:rFonts w:ascii="Courier New" w:hAnsi="Courier New" w:cs="Courier New"/>
          <w:b/>
          <w:bCs/>
          <w:color w:val="000000"/>
          <w:sz w:val="20"/>
          <w:szCs w:val="20"/>
        </w:rPr>
      </w:pPr>
      <w:r w:rsidRPr="002F0F6E">
        <w:rPr>
          <w:rFonts w:ascii="Courier New" w:hAnsi="Courier New" w:cs="Courier New"/>
          <w:color w:val="0000FF"/>
          <w:sz w:val="20"/>
          <w:szCs w:val="20"/>
        </w:rPr>
        <w:t>&lt;Discount</w:t>
      </w:r>
      <w:r>
        <w:rPr>
          <w:rFonts w:ascii="Courier New" w:hAnsi="Courier New" w:cs="Courier New"/>
          <w:color w:val="0000FF"/>
          <w:sz w:val="20"/>
          <w:szCs w:val="20"/>
        </w:rPr>
        <w:t>NonTax</w:t>
      </w:r>
      <w:r w:rsidRPr="002F0F6E">
        <w:rPr>
          <w:rFonts w:ascii="Courier New" w:hAnsi="Courier New" w:cs="Courier New"/>
          <w:color w:val="0000FF"/>
          <w:sz w:val="20"/>
          <w:szCs w:val="20"/>
        </w:rPr>
        <w:t>&gt;</w:t>
      </w:r>
      <w:r w:rsidRPr="002F0F6E">
        <w:rPr>
          <w:rFonts w:ascii="Courier New" w:hAnsi="Courier New" w:cs="Courier New"/>
          <w:b/>
          <w:bCs/>
          <w:color w:val="000000"/>
          <w:sz w:val="20"/>
          <w:szCs w:val="20"/>
        </w:rPr>
        <w:t xml:space="preserve">Tổng tiền </w:t>
      </w:r>
      <w:r>
        <w:rPr>
          <w:rFonts w:ascii="Courier New" w:hAnsi="Courier New" w:cs="Courier New"/>
          <w:b/>
          <w:bCs/>
          <w:color w:val="000000"/>
          <w:sz w:val="20"/>
          <w:szCs w:val="20"/>
        </w:rPr>
        <w:t>giảm trừ không chịu thuế</w:t>
      </w:r>
      <w:r w:rsidRPr="002F0F6E">
        <w:rPr>
          <w:rFonts w:ascii="Courier New" w:hAnsi="Courier New" w:cs="Courier New"/>
          <w:color w:val="0000FF"/>
          <w:sz w:val="20"/>
          <w:szCs w:val="20"/>
        </w:rPr>
        <w:t>&lt;/Discount</w:t>
      </w:r>
      <w:r>
        <w:rPr>
          <w:rFonts w:ascii="Courier New" w:hAnsi="Courier New" w:cs="Courier New"/>
          <w:color w:val="0000FF"/>
          <w:sz w:val="20"/>
          <w:szCs w:val="20"/>
        </w:rPr>
        <w:t>NonTax</w:t>
      </w:r>
      <w:r w:rsidRPr="002F0F6E">
        <w:rPr>
          <w:rFonts w:ascii="Courier New" w:hAnsi="Courier New" w:cs="Courier New"/>
          <w:color w:val="0000FF"/>
          <w:sz w:val="20"/>
          <w:szCs w:val="20"/>
        </w:rPr>
        <w:t>&gt;</w:t>
      </w:r>
    </w:p>
    <w:p w14:paraId="1FBEF293"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&lt;IsSum&gt;</w:t>
      </w:r>
      <w:r w:rsidRPr="00476627">
        <w:t xml:space="preserve"> </w:t>
      </w:r>
      <w:r>
        <w:rPr>
          <w:rFonts w:ascii="Courier New" w:hAnsi="Courier New" w:cs="Courier New"/>
          <w:b/>
          <w:bCs/>
          <w:color w:val="000000"/>
          <w:sz w:val="20"/>
          <w:szCs w:val="20"/>
        </w:rPr>
        <w:t>Tính chất * (0-Hàng hóa, dịch vụ; 1-Khuyến mại; 2</w:t>
      </w:r>
      <w:r w:rsidRPr="004F7309">
        <w:rPr>
          <w:rFonts w:ascii="Courier New" w:hAnsi="Courier New" w:cs="Courier New"/>
          <w:b/>
          <w:bCs/>
          <w:color w:val="000000"/>
          <w:sz w:val="20"/>
          <w:szCs w:val="20"/>
        </w:rPr>
        <w:t>-Chiết khấu thương mại (trong trường hợp muốn thể hiện thông tin chiết khấu theo dòng); 4-Ghi chú/diễn giải)</w:t>
      </w:r>
      <w:r w:rsidRPr="00897856">
        <w:rPr>
          <w:rFonts w:ascii="Courier New" w:hAnsi="Courier New" w:cs="Courier New"/>
          <w:color w:val="0000FF"/>
          <w:sz w:val="20"/>
          <w:szCs w:val="20"/>
        </w:rPr>
        <w:t>&lt;/IsSum&gt;</w:t>
      </w:r>
    </w:p>
    <w:p w14:paraId="7B6CAF4A"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&lt;/Product&gt;</w:t>
      </w:r>
    </w:p>
    <w:p w14:paraId="138DAB70"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&lt;/Products&gt;</w:t>
      </w:r>
    </w:p>
    <w:p w14:paraId="3CF69D69"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&lt;Total&gt;</w:t>
      </w:r>
      <w:r w:rsidRPr="00897856">
        <w:rPr>
          <w:rFonts w:ascii="Courier New" w:hAnsi="Courier New" w:cs="Courier New"/>
          <w:b/>
          <w:bCs/>
          <w:color w:val="000000"/>
          <w:sz w:val="20"/>
          <w:szCs w:val="20"/>
        </w:rPr>
        <w:t>Tổng tiền trước thuế*</w:t>
      </w:r>
      <w:r w:rsidRPr="00897856">
        <w:rPr>
          <w:rFonts w:ascii="Courier New" w:hAnsi="Courier New" w:cs="Courier New"/>
          <w:color w:val="0000FF"/>
          <w:sz w:val="20"/>
          <w:szCs w:val="20"/>
        </w:rPr>
        <w:t>&lt;/Total&gt;</w:t>
      </w:r>
    </w:p>
    <w:p w14:paraId="5C01A80C"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&lt;DiscountAmount&gt;</w:t>
      </w:r>
      <w:r w:rsidRPr="00897856">
        <w:rPr>
          <w:rFonts w:ascii="Courier New" w:hAnsi="Courier New" w:cs="Courier New"/>
          <w:b/>
          <w:bCs/>
          <w:color w:val="000000"/>
          <w:sz w:val="20"/>
          <w:szCs w:val="20"/>
        </w:rPr>
        <w:t>Tiền giảm trừ</w:t>
      </w:r>
      <w:r w:rsidRPr="00897856">
        <w:rPr>
          <w:rFonts w:ascii="Courier New" w:hAnsi="Courier New" w:cs="Courier New"/>
          <w:color w:val="0000FF"/>
          <w:sz w:val="20"/>
          <w:szCs w:val="20"/>
        </w:rPr>
        <w:t>&lt;/DiscountAmount&gt;</w:t>
      </w:r>
    </w:p>
    <w:p w14:paraId="4698CB92"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&lt;VATRate&gt;</w:t>
      </w:r>
      <w:r w:rsidRPr="00897856">
        <w:rPr>
          <w:rFonts w:ascii="Courier New" w:hAnsi="Courier New" w:cs="Courier New"/>
          <w:b/>
          <w:bCs/>
          <w:color w:val="000000"/>
          <w:sz w:val="20"/>
          <w:szCs w:val="20"/>
        </w:rPr>
        <w:t>Thuế GTGT*</w:t>
      </w:r>
      <w:r w:rsidRPr="00897856">
        <w:rPr>
          <w:rFonts w:ascii="Courier New" w:hAnsi="Courier New" w:cs="Courier New"/>
          <w:color w:val="0000FF"/>
          <w:sz w:val="20"/>
          <w:szCs w:val="20"/>
        </w:rPr>
        <w:t>&lt;/VATRate&gt;</w:t>
      </w:r>
    </w:p>
    <w:p w14:paraId="6EC67980"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&lt;VATAmount&gt;</w:t>
      </w:r>
      <w:r w:rsidRPr="00897856">
        <w:rPr>
          <w:rFonts w:ascii="Courier New" w:hAnsi="Courier New" w:cs="Courier New"/>
          <w:b/>
          <w:bCs/>
          <w:color w:val="000000"/>
          <w:sz w:val="20"/>
          <w:szCs w:val="20"/>
        </w:rPr>
        <w:t>Tiền thuế GTGT*</w:t>
      </w:r>
      <w:r w:rsidRPr="00897856">
        <w:rPr>
          <w:rFonts w:ascii="Courier New" w:hAnsi="Courier New" w:cs="Courier New"/>
          <w:color w:val="0000FF"/>
          <w:sz w:val="20"/>
          <w:szCs w:val="20"/>
        </w:rPr>
        <w:t>&lt;/VATAmount&gt;</w:t>
      </w:r>
    </w:p>
    <w:p w14:paraId="4F301F0E"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&lt;Amount&gt;</w:t>
      </w:r>
      <w:r w:rsidRPr="00897856">
        <w:rPr>
          <w:rFonts w:ascii="Courier New" w:hAnsi="Courier New" w:cs="Courier New"/>
          <w:b/>
          <w:bCs/>
          <w:color w:val="000000"/>
          <w:sz w:val="20"/>
          <w:szCs w:val="20"/>
        </w:rPr>
        <w:t>Tổng tiền*</w:t>
      </w:r>
      <w:r w:rsidRPr="00897856">
        <w:rPr>
          <w:rFonts w:ascii="Courier New" w:hAnsi="Courier New" w:cs="Courier New"/>
          <w:color w:val="0000FF"/>
          <w:sz w:val="20"/>
          <w:szCs w:val="20"/>
        </w:rPr>
        <w:t>&lt;/Amount&gt;</w:t>
      </w:r>
    </w:p>
    <w:p w14:paraId="04244A29"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&lt;AmountInWords&gt;</w:t>
      </w:r>
      <w:r w:rsidRPr="00897856">
        <w:rPr>
          <w:rFonts w:ascii="Courier New" w:hAnsi="Courier New" w:cs="Courier New"/>
          <w:b/>
          <w:bCs/>
          <w:color w:val="000000"/>
          <w:sz w:val="20"/>
          <w:szCs w:val="20"/>
        </w:rPr>
        <w:t>Số tiền viết bằng chữ*</w:t>
      </w:r>
      <w:r w:rsidRPr="00897856">
        <w:rPr>
          <w:rFonts w:ascii="Courier New" w:hAnsi="Courier New" w:cs="Courier New"/>
          <w:color w:val="0000FF"/>
          <w:sz w:val="20"/>
          <w:szCs w:val="20"/>
        </w:rPr>
        <w:t>&lt;/AmountInWords&gt;</w:t>
      </w:r>
    </w:p>
    <w:p w14:paraId="7F3DB3D9"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&lt;Extra&gt;</w:t>
      </w:r>
      <w:r w:rsidRPr="00897856">
        <w:rPr>
          <w:rFonts w:ascii="Courier New" w:hAnsi="Courier New" w:cs="Courier New"/>
          <w:b/>
          <w:bCs/>
          <w:color w:val="000000"/>
          <w:sz w:val="20"/>
          <w:szCs w:val="20"/>
        </w:rPr>
        <w:t>Trường mở rộng</w:t>
      </w:r>
      <w:r w:rsidRPr="00897856">
        <w:rPr>
          <w:rFonts w:ascii="Courier New" w:hAnsi="Courier New" w:cs="Courier New"/>
          <w:color w:val="0000FF"/>
          <w:sz w:val="20"/>
          <w:szCs w:val="20"/>
        </w:rPr>
        <w:t>&lt;/Extra&gt;</w:t>
      </w:r>
    </w:p>
    <w:p w14:paraId="7D298B6E"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&lt;ArisingDate&gt;</w:t>
      </w:r>
      <w:r w:rsidRPr="00897856">
        <w:rPr>
          <w:rFonts w:ascii="Courier New" w:hAnsi="Courier New" w:cs="Courier New"/>
          <w:b/>
          <w:bCs/>
          <w:color w:val="000000"/>
          <w:sz w:val="20"/>
          <w:szCs w:val="20"/>
        </w:rPr>
        <w:t>Ngày dịch vụ</w:t>
      </w:r>
      <w:r w:rsidRPr="00897856">
        <w:rPr>
          <w:rFonts w:ascii="Courier New" w:hAnsi="Courier New" w:cs="Courier New"/>
          <w:color w:val="0000FF"/>
          <w:sz w:val="20"/>
          <w:szCs w:val="20"/>
        </w:rPr>
        <w:t>&lt;/ArisingDate&gt;</w:t>
      </w:r>
    </w:p>
    <w:p w14:paraId="3DD7080D"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&lt;PaymentStatus&gt;</w:t>
      </w:r>
      <w:r w:rsidRPr="00897856">
        <w:rPr>
          <w:rFonts w:ascii="Courier New" w:hAnsi="Courier New" w:cs="Courier New"/>
          <w:b/>
          <w:bCs/>
          <w:color w:val="000000"/>
          <w:sz w:val="20"/>
          <w:szCs w:val="20"/>
        </w:rPr>
        <w:t>Trạng thái thanh toán</w:t>
      </w:r>
      <w:r w:rsidRPr="00897856">
        <w:rPr>
          <w:rFonts w:ascii="Courier New" w:hAnsi="Courier New" w:cs="Courier New"/>
          <w:color w:val="0000FF"/>
          <w:sz w:val="20"/>
          <w:szCs w:val="20"/>
        </w:rPr>
        <w:t>&lt;/PaymentStatus&gt;</w:t>
      </w:r>
    </w:p>
    <w:p w14:paraId="7D5CB5C2"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&lt;EmailDeliver&gt;</w:t>
      </w:r>
      <w:r w:rsidRPr="00897856">
        <w:rPr>
          <w:rFonts w:ascii="Courier New" w:hAnsi="Courier New" w:cs="Courier New"/>
          <w:b/>
          <w:bCs/>
          <w:color w:val="000000"/>
          <w:sz w:val="20"/>
          <w:szCs w:val="20"/>
        </w:rPr>
        <w:t>EmailDeliver</w:t>
      </w:r>
      <w:r w:rsidRPr="00897856">
        <w:rPr>
          <w:rFonts w:ascii="Courier New" w:hAnsi="Courier New" w:cs="Courier New"/>
          <w:color w:val="0000FF"/>
          <w:sz w:val="20"/>
          <w:szCs w:val="20"/>
        </w:rPr>
        <w:t>&lt;/EmailDeliver&gt;</w:t>
      </w:r>
    </w:p>
    <w:p w14:paraId="68B5C7EA"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&lt;ComName&gt;</w:t>
      </w:r>
      <w:r w:rsidRPr="00897856">
        <w:rPr>
          <w:rFonts w:ascii="Courier New" w:hAnsi="Courier New" w:cs="Courier New"/>
          <w:b/>
          <w:bCs/>
          <w:color w:val="000000"/>
          <w:sz w:val="20"/>
          <w:szCs w:val="20"/>
        </w:rPr>
        <w:t>Tên công ty</w:t>
      </w:r>
      <w:r w:rsidRPr="00897856">
        <w:rPr>
          <w:rFonts w:ascii="Courier New" w:hAnsi="Courier New" w:cs="Courier New"/>
          <w:color w:val="0000FF"/>
          <w:sz w:val="20"/>
          <w:szCs w:val="20"/>
        </w:rPr>
        <w:t>&lt;/ComName&gt;</w:t>
      </w:r>
    </w:p>
    <w:p w14:paraId="20C34057"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&lt;ComAddress&gt;</w:t>
      </w:r>
      <w:r w:rsidRPr="00897856">
        <w:rPr>
          <w:rFonts w:ascii="Courier New" w:hAnsi="Courier New" w:cs="Courier New"/>
          <w:b/>
          <w:bCs/>
          <w:color w:val="000000"/>
          <w:sz w:val="20"/>
          <w:szCs w:val="20"/>
        </w:rPr>
        <w:t>Địa chỉ công ty</w:t>
      </w:r>
      <w:r w:rsidRPr="00897856">
        <w:rPr>
          <w:rFonts w:ascii="Courier New" w:hAnsi="Courier New" w:cs="Courier New"/>
          <w:color w:val="0000FF"/>
          <w:sz w:val="20"/>
          <w:szCs w:val="20"/>
        </w:rPr>
        <w:t>&lt;/ComAddress&gt;</w:t>
      </w:r>
    </w:p>
    <w:p w14:paraId="7D880565"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&lt;ComTaxCode&gt;</w:t>
      </w:r>
      <w:r w:rsidRPr="00897856">
        <w:rPr>
          <w:rFonts w:ascii="Courier New" w:hAnsi="Courier New" w:cs="Courier New"/>
          <w:b/>
          <w:bCs/>
          <w:color w:val="000000"/>
          <w:sz w:val="20"/>
          <w:szCs w:val="20"/>
        </w:rPr>
        <w:t>Mã số thuế</w:t>
      </w:r>
      <w:r w:rsidRPr="00897856">
        <w:rPr>
          <w:rFonts w:ascii="Courier New" w:hAnsi="Courier New" w:cs="Courier New"/>
          <w:color w:val="0000FF"/>
          <w:sz w:val="20"/>
          <w:szCs w:val="20"/>
        </w:rPr>
        <w:t>&lt;/ComTaxCode&gt;</w:t>
      </w:r>
    </w:p>
    <w:p w14:paraId="6643F1F2"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&lt;ComFax&gt;</w:t>
      </w:r>
      <w:r w:rsidRPr="00897856">
        <w:rPr>
          <w:rFonts w:ascii="Courier New" w:hAnsi="Courier New" w:cs="Courier New"/>
          <w:b/>
          <w:bCs/>
          <w:color w:val="000000"/>
          <w:sz w:val="20"/>
          <w:szCs w:val="20"/>
        </w:rPr>
        <w:t>Company Fax</w:t>
      </w:r>
      <w:r w:rsidRPr="00897856">
        <w:rPr>
          <w:rFonts w:ascii="Courier New" w:hAnsi="Courier New" w:cs="Courier New"/>
          <w:color w:val="0000FF"/>
          <w:sz w:val="20"/>
          <w:szCs w:val="20"/>
        </w:rPr>
        <w:t>&lt;/ComFax&gt;</w:t>
      </w:r>
    </w:p>
    <w:p w14:paraId="57A5AD4D"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&lt;ResourceCode&gt;</w:t>
      </w:r>
      <w:r w:rsidRPr="00897856">
        <w:rPr>
          <w:rFonts w:ascii="Courier New" w:hAnsi="Courier New" w:cs="Courier New"/>
          <w:b/>
          <w:bCs/>
          <w:color w:val="000000"/>
          <w:sz w:val="20"/>
          <w:szCs w:val="20"/>
        </w:rPr>
        <w:t>ResourceCode</w:t>
      </w:r>
      <w:r w:rsidRPr="00897856">
        <w:rPr>
          <w:rFonts w:ascii="Courier New" w:hAnsi="Courier New" w:cs="Courier New"/>
          <w:color w:val="0000FF"/>
          <w:sz w:val="20"/>
          <w:szCs w:val="20"/>
        </w:rPr>
        <w:t>&lt;/ResourceCode&gt;</w:t>
      </w:r>
    </w:p>
    <w:p w14:paraId="09F63B64"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&lt;GrossValue&gt;</w:t>
      </w:r>
      <w:r w:rsidRPr="00897856">
        <w:rPr>
          <w:rFonts w:ascii="Courier New" w:hAnsi="Courier New" w:cs="Courier New"/>
          <w:b/>
          <w:bCs/>
          <w:color w:val="000000"/>
          <w:sz w:val="20"/>
          <w:szCs w:val="20"/>
        </w:rPr>
        <w:t xml:space="preserve"> GrossValue </w:t>
      </w:r>
      <w:r w:rsidRPr="00897856">
        <w:rPr>
          <w:rFonts w:ascii="Courier New" w:hAnsi="Courier New" w:cs="Courier New"/>
          <w:color w:val="0000FF"/>
          <w:sz w:val="20"/>
          <w:szCs w:val="20"/>
        </w:rPr>
        <w:t>&lt;/GrossValue&gt;</w:t>
      </w:r>
    </w:p>
    <w:p w14:paraId="46512BB1"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&lt;GrossValue0&gt;</w:t>
      </w:r>
      <w:r w:rsidRPr="00897856">
        <w:rPr>
          <w:rFonts w:ascii="Courier New" w:hAnsi="Courier New" w:cs="Courier New"/>
          <w:b/>
          <w:bCs/>
          <w:color w:val="000000"/>
          <w:sz w:val="20"/>
          <w:szCs w:val="20"/>
        </w:rPr>
        <w:t xml:space="preserve"> GrossValue0</w:t>
      </w:r>
      <w:r w:rsidRPr="00897856">
        <w:rPr>
          <w:rFonts w:ascii="Courier New" w:hAnsi="Courier New" w:cs="Courier New"/>
          <w:color w:val="0000FF"/>
          <w:sz w:val="20"/>
          <w:szCs w:val="20"/>
        </w:rPr>
        <w:t>&lt;/GrossValue0&gt;</w:t>
      </w:r>
    </w:p>
    <w:p w14:paraId="33060044"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&lt;VatAmount0&gt;</w:t>
      </w:r>
      <w:r w:rsidRPr="00897856">
        <w:rPr>
          <w:rFonts w:ascii="Courier New" w:hAnsi="Courier New" w:cs="Courier New"/>
          <w:b/>
          <w:bCs/>
          <w:color w:val="000000"/>
          <w:sz w:val="20"/>
          <w:szCs w:val="20"/>
        </w:rPr>
        <w:t xml:space="preserve"> VatAmount0</w:t>
      </w:r>
      <w:r w:rsidRPr="00897856">
        <w:rPr>
          <w:rFonts w:ascii="Courier New" w:hAnsi="Courier New" w:cs="Courier New"/>
          <w:color w:val="0000FF"/>
          <w:sz w:val="20"/>
          <w:szCs w:val="20"/>
        </w:rPr>
        <w:t>&lt;/VatAmount0&gt;</w:t>
      </w:r>
    </w:p>
    <w:p w14:paraId="0844F7D0"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&lt;GrossValue5&gt;</w:t>
      </w:r>
      <w:r w:rsidRPr="00897856">
        <w:rPr>
          <w:rFonts w:ascii="Courier New" w:hAnsi="Courier New" w:cs="Courier New"/>
          <w:b/>
          <w:bCs/>
          <w:color w:val="000000"/>
          <w:sz w:val="20"/>
          <w:szCs w:val="20"/>
        </w:rPr>
        <w:t xml:space="preserve"> GrossValue5</w:t>
      </w:r>
      <w:r w:rsidRPr="00897856">
        <w:rPr>
          <w:rFonts w:ascii="Courier New" w:hAnsi="Courier New" w:cs="Courier New"/>
          <w:color w:val="0000FF"/>
          <w:sz w:val="20"/>
          <w:szCs w:val="20"/>
        </w:rPr>
        <w:t>&lt;/GrossValue5&gt;</w:t>
      </w:r>
    </w:p>
    <w:p w14:paraId="58E3A880"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&lt;VatAmount5&gt;</w:t>
      </w:r>
      <w:r w:rsidRPr="00897856">
        <w:rPr>
          <w:rFonts w:ascii="Courier New" w:hAnsi="Courier New" w:cs="Courier New"/>
          <w:b/>
          <w:bCs/>
          <w:color w:val="000000"/>
          <w:sz w:val="20"/>
          <w:szCs w:val="20"/>
        </w:rPr>
        <w:t xml:space="preserve"> VatAmount5</w:t>
      </w:r>
      <w:r w:rsidRPr="00897856">
        <w:rPr>
          <w:rFonts w:ascii="Courier New" w:hAnsi="Courier New" w:cs="Courier New"/>
          <w:color w:val="0000FF"/>
          <w:sz w:val="20"/>
          <w:szCs w:val="20"/>
        </w:rPr>
        <w:t>&lt;/VatAmount5&gt;</w:t>
      </w:r>
    </w:p>
    <w:p w14:paraId="30C40A59"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&lt;GrossValue10&gt;</w:t>
      </w:r>
      <w:r w:rsidRPr="00897856">
        <w:rPr>
          <w:rFonts w:ascii="Courier New" w:hAnsi="Courier New" w:cs="Courier New"/>
          <w:b/>
          <w:bCs/>
          <w:color w:val="000000"/>
          <w:sz w:val="20"/>
          <w:szCs w:val="20"/>
        </w:rPr>
        <w:t xml:space="preserve"> GrossValue10</w:t>
      </w:r>
      <w:r w:rsidRPr="00897856">
        <w:rPr>
          <w:rFonts w:ascii="Courier New" w:hAnsi="Courier New" w:cs="Courier New"/>
          <w:color w:val="0000FF"/>
          <w:sz w:val="20"/>
          <w:szCs w:val="20"/>
        </w:rPr>
        <w:t>&lt;/GrossValue10&gt;</w:t>
      </w:r>
    </w:p>
    <w:p w14:paraId="6BCDB59F"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&lt;VatAmount10&gt;</w:t>
      </w:r>
      <w:r w:rsidRPr="00897856">
        <w:rPr>
          <w:rFonts w:ascii="Courier New" w:hAnsi="Courier New" w:cs="Courier New"/>
          <w:b/>
          <w:bCs/>
          <w:color w:val="000000"/>
          <w:sz w:val="20"/>
          <w:szCs w:val="20"/>
        </w:rPr>
        <w:t xml:space="preserve"> VatAmount10</w:t>
      </w:r>
      <w:r w:rsidRPr="00897856">
        <w:rPr>
          <w:rFonts w:ascii="Courier New" w:hAnsi="Courier New" w:cs="Courier New"/>
          <w:color w:val="0000FF"/>
          <w:sz w:val="20"/>
          <w:szCs w:val="20"/>
        </w:rPr>
        <w:t>&lt;/VatAmount10&gt;</w:t>
      </w:r>
    </w:p>
    <w:p w14:paraId="4DBD84EE"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&lt;Buyer&gt;</w:t>
      </w:r>
      <w:r w:rsidRPr="00897856">
        <w:rPr>
          <w:rFonts w:ascii="Courier New" w:hAnsi="Courier New" w:cs="Courier New"/>
          <w:b/>
          <w:bCs/>
          <w:color w:val="000000"/>
          <w:sz w:val="20"/>
          <w:szCs w:val="20"/>
        </w:rPr>
        <w:t>Tên đơn vị mua hàng</w:t>
      </w:r>
      <w:r w:rsidRPr="00897856">
        <w:rPr>
          <w:rFonts w:ascii="Courier New" w:hAnsi="Courier New" w:cs="Courier New"/>
          <w:color w:val="0000FF"/>
          <w:sz w:val="20"/>
          <w:szCs w:val="20"/>
        </w:rPr>
        <w:t>&lt;/Buyer&gt;</w:t>
      </w:r>
    </w:p>
    <w:p w14:paraId="7AA17526"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&lt;Name&gt;</w:t>
      </w:r>
      <w:r w:rsidRPr="00897856">
        <w:rPr>
          <w:rFonts w:ascii="Courier New" w:hAnsi="Courier New" w:cs="Courier New"/>
          <w:b/>
          <w:bCs/>
          <w:color w:val="000000"/>
          <w:sz w:val="20"/>
          <w:szCs w:val="20"/>
        </w:rPr>
        <w:t>Tên hóa đơn</w:t>
      </w:r>
      <w:r w:rsidRPr="00897856">
        <w:rPr>
          <w:rFonts w:ascii="Courier New" w:hAnsi="Courier New" w:cs="Courier New"/>
          <w:color w:val="0000FF"/>
          <w:sz w:val="20"/>
          <w:szCs w:val="20"/>
        </w:rPr>
        <w:t>&lt;/Name&gt;</w:t>
      </w:r>
    </w:p>
    <w:p w14:paraId="1F183914"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&lt;ComPhone&gt;</w:t>
      </w:r>
      <w:r w:rsidRPr="00897856">
        <w:rPr>
          <w:rFonts w:ascii="Courier New" w:hAnsi="Courier New" w:cs="Courier New"/>
          <w:b/>
          <w:bCs/>
          <w:color w:val="000000"/>
          <w:sz w:val="20"/>
          <w:szCs w:val="20"/>
        </w:rPr>
        <w:t>Điện thoại công ty</w:t>
      </w:r>
      <w:r w:rsidRPr="00897856">
        <w:rPr>
          <w:rFonts w:ascii="Courier New" w:hAnsi="Courier New" w:cs="Courier New"/>
          <w:color w:val="0000FF"/>
          <w:sz w:val="20"/>
          <w:szCs w:val="20"/>
        </w:rPr>
        <w:t>&lt;/ComPhone&gt;</w:t>
      </w:r>
    </w:p>
    <w:p w14:paraId="7F527AEB"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&lt;ComBankName&gt;</w:t>
      </w:r>
      <w:r w:rsidRPr="00897856">
        <w:rPr>
          <w:rFonts w:ascii="Courier New" w:hAnsi="Courier New" w:cs="Courier New"/>
          <w:b/>
          <w:bCs/>
          <w:color w:val="000000"/>
          <w:sz w:val="20"/>
          <w:szCs w:val="20"/>
        </w:rPr>
        <w:t>Tên ngân hàng</w:t>
      </w:r>
      <w:r w:rsidRPr="00897856">
        <w:rPr>
          <w:rFonts w:ascii="Courier New" w:hAnsi="Courier New" w:cs="Courier New"/>
          <w:color w:val="0000FF"/>
          <w:sz w:val="20"/>
          <w:szCs w:val="20"/>
        </w:rPr>
        <w:t>&lt;/ComBankName&gt;</w:t>
      </w:r>
    </w:p>
    <w:p w14:paraId="1A429497"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&lt;ComBankNo&gt;</w:t>
      </w:r>
      <w:r w:rsidRPr="00897856">
        <w:rPr>
          <w:rFonts w:ascii="Courier New" w:hAnsi="Courier New" w:cs="Courier New"/>
          <w:b/>
          <w:bCs/>
          <w:color w:val="000000"/>
          <w:sz w:val="20"/>
          <w:szCs w:val="20"/>
        </w:rPr>
        <w:t>Số tài khoản ngân hàng</w:t>
      </w:r>
      <w:r w:rsidRPr="00897856">
        <w:rPr>
          <w:rFonts w:ascii="Courier New" w:hAnsi="Courier New" w:cs="Courier New"/>
          <w:color w:val="0000FF"/>
          <w:sz w:val="20"/>
          <w:szCs w:val="20"/>
        </w:rPr>
        <w:t>&lt;/ComBankNo&gt;</w:t>
      </w:r>
    </w:p>
    <w:p w14:paraId="074B2B38"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&lt;CreateDate&gt;</w:t>
      </w:r>
      <w:r w:rsidRPr="00897856">
        <w:rPr>
          <w:rFonts w:ascii="Courier New" w:hAnsi="Courier New" w:cs="Courier New"/>
          <w:b/>
          <w:bCs/>
          <w:color w:val="000000"/>
          <w:sz w:val="20"/>
          <w:szCs w:val="20"/>
        </w:rPr>
        <w:t>CreateDate</w:t>
      </w:r>
      <w:r w:rsidRPr="00897856">
        <w:rPr>
          <w:rFonts w:ascii="Courier New" w:hAnsi="Courier New" w:cs="Courier New"/>
          <w:color w:val="0000FF"/>
          <w:sz w:val="20"/>
          <w:szCs w:val="20"/>
        </w:rPr>
        <w:t>&lt;/CreateDate&gt;</w:t>
      </w:r>
    </w:p>
    <w:p w14:paraId="69C5A5F5"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&lt;DiscountRate&gt;</w:t>
      </w:r>
      <w:r w:rsidRPr="00897856">
        <w:rPr>
          <w:rFonts w:ascii="Courier New" w:hAnsi="Courier New" w:cs="Courier New"/>
          <w:b/>
          <w:bCs/>
          <w:color w:val="000000"/>
          <w:sz w:val="20"/>
          <w:szCs w:val="20"/>
        </w:rPr>
        <w:t>Chiết khấu</w:t>
      </w:r>
      <w:r w:rsidRPr="00897856">
        <w:rPr>
          <w:rFonts w:ascii="Courier New" w:hAnsi="Courier New" w:cs="Courier New"/>
          <w:color w:val="0000FF"/>
          <w:sz w:val="20"/>
          <w:szCs w:val="20"/>
        </w:rPr>
        <w:t>&lt;/DiscountRate&gt;</w:t>
      </w:r>
    </w:p>
    <w:p w14:paraId="5E7CA50F"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&lt;CusSignStatus&gt;</w:t>
      </w:r>
      <w:r w:rsidRPr="00897856">
        <w:rPr>
          <w:rFonts w:ascii="Courier New" w:hAnsi="Courier New" w:cs="Courier New"/>
          <w:b/>
          <w:bCs/>
          <w:color w:val="000000"/>
          <w:sz w:val="20"/>
          <w:szCs w:val="20"/>
        </w:rPr>
        <w:t>1.1</w:t>
      </w:r>
      <w:r w:rsidRPr="00897856">
        <w:rPr>
          <w:rFonts w:ascii="Courier New" w:hAnsi="Courier New" w:cs="Courier New"/>
          <w:color w:val="0000FF"/>
          <w:sz w:val="20"/>
          <w:szCs w:val="20"/>
        </w:rPr>
        <w:t>&lt;/CusSignStatus&gt;</w:t>
      </w:r>
    </w:p>
    <w:p w14:paraId="6ED5105B"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&lt;CreateBy&gt;</w:t>
      </w:r>
      <w:r w:rsidRPr="00897856">
        <w:rPr>
          <w:rFonts w:ascii="Courier New" w:hAnsi="Courier New" w:cs="Courier New"/>
          <w:b/>
          <w:bCs/>
          <w:color w:val="000000"/>
          <w:sz w:val="20"/>
          <w:szCs w:val="20"/>
        </w:rPr>
        <w:t>CreateBy</w:t>
      </w:r>
      <w:r w:rsidRPr="00897856">
        <w:rPr>
          <w:rFonts w:ascii="Courier New" w:hAnsi="Courier New" w:cs="Courier New"/>
          <w:color w:val="0000FF"/>
          <w:sz w:val="20"/>
          <w:szCs w:val="20"/>
        </w:rPr>
        <w:t>&lt;/CreateBy&gt;</w:t>
      </w:r>
    </w:p>
    <w:p w14:paraId="7EE16013"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&lt;PublishBy&gt;</w:t>
      </w:r>
      <w:r w:rsidRPr="00897856">
        <w:rPr>
          <w:rFonts w:ascii="Courier New" w:hAnsi="Courier New" w:cs="Courier New"/>
          <w:b/>
          <w:bCs/>
          <w:color w:val="000000"/>
          <w:sz w:val="20"/>
          <w:szCs w:val="20"/>
        </w:rPr>
        <w:t>PublishBy</w:t>
      </w:r>
      <w:r w:rsidRPr="00897856">
        <w:rPr>
          <w:rFonts w:ascii="Courier New" w:hAnsi="Courier New" w:cs="Courier New"/>
          <w:color w:val="0000FF"/>
          <w:sz w:val="20"/>
          <w:szCs w:val="20"/>
        </w:rPr>
        <w:t>&lt;/PublishBy&gt;</w:t>
      </w:r>
    </w:p>
    <w:p w14:paraId="272FC432"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&lt;Note&gt;</w:t>
      </w:r>
      <w:r w:rsidRPr="00897856">
        <w:rPr>
          <w:rFonts w:ascii="Courier New" w:hAnsi="Courier New" w:cs="Courier New"/>
          <w:b/>
          <w:bCs/>
          <w:color w:val="000000"/>
          <w:sz w:val="20"/>
          <w:szCs w:val="20"/>
        </w:rPr>
        <w:t>Note</w:t>
      </w:r>
      <w:r w:rsidRPr="00897856">
        <w:rPr>
          <w:rFonts w:ascii="Courier New" w:hAnsi="Courier New" w:cs="Courier New"/>
          <w:color w:val="0000FF"/>
          <w:sz w:val="20"/>
          <w:szCs w:val="20"/>
        </w:rPr>
        <w:t>&lt;/Note&gt;</w:t>
      </w:r>
    </w:p>
    <w:p w14:paraId="6E867F6A"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lastRenderedPageBreak/>
        <w:t xml:space="preserve">    </w:t>
      </w:r>
      <w:r w:rsidRPr="00897856">
        <w:rPr>
          <w:rFonts w:ascii="Courier New" w:hAnsi="Courier New" w:cs="Courier New"/>
          <w:color w:val="0000FF"/>
          <w:sz w:val="20"/>
          <w:szCs w:val="20"/>
        </w:rPr>
        <w:t>&lt;ProcessInvNote&gt;</w:t>
      </w:r>
      <w:r w:rsidRPr="00897856">
        <w:rPr>
          <w:rFonts w:ascii="Courier New" w:hAnsi="Courier New" w:cs="Courier New"/>
          <w:b/>
          <w:bCs/>
          <w:color w:val="000000"/>
          <w:sz w:val="20"/>
          <w:szCs w:val="20"/>
        </w:rPr>
        <w:t>ProcessInvNote</w:t>
      </w:r>
      <w:r w:rsidRPr="00897856">
        <w:rPr>
          <w:rFonts w:ascii="Courier New" w:hAnsi="Courier New" w:cs="Courier New"/>
          <w:color w:val="0000FF"/>
          <w:sz w:val="20"/>
          <w:szCs w:val="20"/>
        </w:rPr>
        <w:t>&lt;/ProcessInvNote&gt;</w:t>
      </w:r>
    </w:p>
    <w:p w14:paraId="38D2E9C3"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&lt;Fkey&gt;</w:t>
      </w:r>
      <w:r w:rsidRPr="00897856">
        <w:rPr>
          <w:rFonts w:ascii="Courier New" w:hAnsi="Courier New" w:cs="Courier New"/>
          <w:b/>
          <w:bCs/>
          <w:color w:val="000000"/>
          <w:sz w:val="20"/>
          <w:szCs w:val="20"/>
        </w:rPr>
        <w:t>Fkey</w:t>
      </w:r>
      <w:r w:rsidRPr="00897856">
        <w:rPr>
          <w:rFonts w:ascii="Courier New" w:hAnsi="Courier New" w:cs="Courier New"/>
          <w:color w:val="0000FF"/>
          <w:sz w:val="20"/>
          <w:szCs w:val="20"/>
        </w:rPr>
        <w:t>&lt;/Fkey&gt;</w:t>
      </w:r>
    </w:p>
    <w:p w14:paraId="0E5EB92E"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&lt;GrossValue_NonTax&gt;&lt;/GrossValue_NonTax&gt;</w:t>
      </w:r>
    </w:p>
    <w:p w14:paraId="62F2DD4B"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&lt;CurrencyUnit&gt;</w:t>
      </w:r>
      <w:r w:rsidRPr="00897856">
        <w:rPr>
          <w:rFonts w:ascii="Courier New" w:hAnsi="Courier New" w:cs="Courier New"/>
          <w:b/>
          <w:bCs/>
          <w:color w:val="000000"/>
          <w:sz w:val="20"/>
          <w:szCs w:val="20"/>
        </w:rPr>
        <w:t>Đơn vị tiền tệ</w:t>
      </w:r>
      <w:r w:rsidRPr="00897856">
        <w:rPr>
          <w:rFonts w:ascii="Courier New" w:hAnsi="Courier New" w:cs="Courier New"/>
          <w:color w:val="0000FF"/>
          <w:sz w:val="20"/>
          <w:szCs w:val="20"/>
        </w:rPr>
        <w:t>&lt;/CurrencyUnit&gt;</w:t>
      </w:r>
    </w:p>
    <w:p w14:paraId="1A20804F"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&lt;ExchangeRate&gt;</w:t>
      </w:r>
      <w:r w:rsidRPr="00897856">
        <w:rPr>
          <w:rFonts w:ascii="Courier New" w:hAnsi="Courier New" w:cs="Courier New"/>
          <w:b/>
          <w:bCs/>
          <w:color w:val="000000"/>
          <w:sz w:val="20"/>
          <w:szCs w:val="20"/>
        </w:rPr>
        <w:t>Tỷ giá</w:t>
      </w:r>
      <w:r w:rsidRPr="00897856">
        <w:rPr>
          <w:rFonts w:ascii="Courier New" w:hAnsi="Courier New" w:cs="Courier New"/>
          <w:color w:val="0000FF"/>
          <w:sz w:val="20"/>
          <w:szCs w:val="20"/>
        </w:rPr>
        <w:t>&lt;/ExchangeRate&gt;</w:t>
      </w:r>
    </w:p>
    <w:p w14:paraId="6BE7060D"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&lt;ConvertedAmount&gt;</w:t>
      </w:r>
      <w:r w:rsidRPr="00897856">
        <w:rPr>
          <w:rFonts w:ascii="Courier New" w:hAnsi="Courier New" w:cs="Courier New"/>
          <w:b/>
          <w:bCs/>
          <w:color w:val="000000"/>
          <w:sz w:val="20"/>
          <w:szCs w:val="20"/>
        </w:rPr>
        <w:t>Tổng tiền quy đổi</w:t>
      </w:r>
      <w:r w:rsidRPr="00897856">
        <w:rPr>
          <w:rFonts w:ascii="Courier New" w:hAnsi="Courier New" w:cs="Courier New"/>
          <w:color w:val="0000FF"/>
          <w:sz w:val="20"/>
          <w:szCs w:val="20"/>
        </w:rPr>
        <w:t>&lt;/ConvertedAmount&gt;</w:t>
      </w:r>
    </w:p>
    <w:p w14:paraId="18E01923"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897856">
        <w:rPr>
          <w:rFonts w:ascii="Courier New" w:hAnsi="Courier New" w:cs="Courier New"/>
          <w:b/>
          <w:bCs/>
          <w:color w:val="000000"/>
          <w:sz w:val="20"/>
          <w:szCs w:val="20"/>
        </w:rPr>
        <w:t xml:space="preserve">    </w:t>
      </w:r>
      <w:r w:rsidRPr="002864F3">
        <w:rPr>
          <w:rFonts w:ascii="Courier New" w:hAnsi="Courier New" w:cs="Courier New"/>
          <w:color w:val="0000FF"/>
          <w:sz w:val="20"/>
          <w:szCs w:val="20"/>
          <w:lang w:val="nl-NL"/>
        </w:rPr>
        <w:t>&lt;Extra1&gt;</w:t>
      </w:r>
      <w:r w:rsidRPr="002864F3">
        <w:rPr>
          <w:rFonts w:ascii="Courier New" w:hAnsi="Courier New" w:cs="Courier New"/>
          <w:b/>
          <w:bCs/>
          <w:color w:val="000000"/>
          <w:sz w:val="20"/>
          <w:szCs w:val="20"/>
          <w:lang w:val="nl-NL"/>
        </w:rPr>
        <w:t>Extra1</w:t>
      </w:r>
      <w:r w:rsidRPr="002864F3">
        <w:rPr>
          <w:rFonts w:ascii="Courier New" w:hAnsi="Courier New" w:cs="Courier New"/>
          <w:color w:val="0000FF"/>
          <w:sz w:val="20"/>
          <w:szCs w:val="20"/>
          <w:lang w:val="nl-NL"/>
        </w:rPr>
        <w:t>&lt;/Extra1&gt;</w:t>
      </w:r>
    </w:p>
    <w:p w14:paraId="6831034B"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2864F3">
        <w:rPr>
          <w:rFonts w:ascii="Courier New" w:hAnsi="Courier New" w:cs="Courier New"/>
          <w:b/>
          <w:bCs/>
          <w:color w:val="000000"/>
          <w:sz w:val="20"/>
          <w:szCs w:val="20"/>
          <w:lang w:val="nl-NL"/>
        </w:rPr>
        <w:t xml:space="preserve">    </w:t>
      </w:r>
      <w:r w:rsidRPr="002864F3">
        <w:rPr>
          <w:rFonts w:ascii="Courier New" w:hAnsi="Courier New" w:cs="Courier New"/>
          <w:color w:val="0000FF"/>
          <w:sz w:val="20"/>
          <w:szCs w:val="20"/>
          <w:lang w:val="nl-NL"/>
        </w:rPr>
        <w:t>&lt;Extra2&gt;</w:t>
      </w:r>
      <w:r w:rsidRPr="002864F3">
        <w:rPr>
          <w:rFonts w:ascii="Courier New" w:hAnsi="Courier New" w:cs="Courier New"/>
          <w:b/>
          <w:bCs/>
          <w:color w:val="000000"/>
          <w:sz w:val="20"/>
          <w:szCs w:val="20"/>
          <w:lang w:val="nl-NL"/>
        </w:rPr>
        <w:t>Extra2</w:t>
      </w:r>
      <w:r w:rsidRPr="002864F3">
        <w:rPr>
          <w:rFonts w:ascii="Courier New" w:hAnsi="Courier New" w:cs="Courier New"/>
          <w:color w:val="0000FF"/>
          <w:sz w:val="20"/>
          <w:szCs w:val="20"/>
          <w:lang w:val="nl-NL"/>
        </w:rPr>
        <w:t>&lt;/Extra2&gt;</w:t>
      </w:r>
    </w:p>
    <w:p w14:paraId="3B583B33"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2864F3">
        <w:rPr>
          <w:rFonts w:ascii="Courier New" w:hAnsi="Courier New" w:cs="Courier New"/>
          <w:b/>
          <w:bCs/>
          <w:color w:val="000000"/>
          <w:sz w:val="20"/>
          <w:szCs w:val="20"/>
          <w:lang w:val="nl-NL"/>
        </w:rPr>
        <w:t xml:space="preserve">    </w:t>
      </w:r>
      <w:r w:rsidRPr="002864F3">
        <w:rPr>
          <w:rFonts w:ascii="Courier New" w:hAnsi="Courier New" w:cs="Courier New"/>
          <w:color w:val="0000FF"/>
          <w:sz w:val="20"/>
          <w:szCs w:val="20"/>
          <w:lang w:val="nl-NL"/>
        </w:rPr>
        <w:t>&lt;SMSDeliver&gt;</w:t>
      </w:r>
      <w:r w:rsidRPr="002864F3">
        <w:rPr>
          <w:rFonts w:ascii="Courier New" w:hAnsi="Courier New" w:cs="Courier New"/>
          <w:b/>
          <w:bCs/>
          <w:color w:val="000000"/>
          <w:sz w:val="20"/>
          <w:szCs w:val="20"/>
          <w:lang w:val="nl-NL"/>
        </w:rPr>
        <w:t>SMSDeliver</w:t>
      </w:r>
      <w:r w:rsidRPr="002864F3">
        <w:rPr>
          <w:rFonts w:ascii="Courier New" w:hAnsi="Courier New" w:cs="Courier New"/>
          <w:color w:val="0000FF"/>
          <w:sz w:val="20"/>
          <w:szCs w:val="20"/>
          <w:lang w:val="nl-NL"/>
        </w:rPr>
        <w:t>&lt;/SMSDeliver&gt;</w:t>
      </w:r>
    </w:p>
    <w:p w14:paraId="42E3DD08"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b/>
          <w:bCs/>
          <w:color w:val="000000"/>
          <w:sz w:val="20"/>
          <w:szCs w:val="20"/>
          <w:lang w:val="nl-NL"/>
        </w:rPr>
        <w:t xml:space="preserve">    </w:t>
      </w:r>
      <w:r w:rsidRPr="002864F3">
        <w:rPr>
          <w:rFonts w:ascii="Courier New" w:hAnsi="Courier New" w:cs="Courier New"/>
          <w:color w:val="0000FF"/>
          <w:sz w:val="20"/>
          <w:szCs w:val="20"/>
          <w:lang w:val="nl-NL"/>
        </w:rPr>
        <w:t>&lt;Type&gt;</w:t>
      </w:r>
      <w:r w:rsidRPr="002864F3">
        <w:rPr>
          <w:rFonts w:ascii="Courier New" w:hAnsi="Courier New" w:cs="Courier New"/>
          <w:b/>
          <w:bCs/>
          <w:color w:val="000000"/>
          <w:sz w:val="20"/>
          <w:szCs w:val="20"/>
          <w:lang w:val="nl-NL"/>
        </w:rPr>
        <w:t>Loại hóa đơn chỉnh sửa(int-mặc định lấy là 2)  2-Điều chỉnh tăng, 3-Điều chỉnh giảm, 4- Hóa đơn điều chỉnh thông tin</w:t>
      </w:r>
      <w:r w:rsidRPr="002864F3">
        <w:rPr>
          <w:rFonts w:ascii="Courier New" w:hAnsi="Courier New" w:cs="Courier New"/>
          <w:color w:val="0000FF"/>
          <w:sz w:val="20"/>
          <w:szCs w:val="20"/>
          <w:lang w:val="nl-NL"/>
        </w:rPr>
        <w:t>&lt;/Type&gt;</w:t>
      </w:r>
    </w:p>
    <w:p w14:paraId="3AA35D04"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&lt;LDDNBo&gt;</w:t>
      </w:r>
      <w:r w:rsidRPr="002864F3">
        <w:rPr>
          <w:rFonts w:ascii="Courier New" w:hAnsi="Courier New" w:cs="Courier New"/>
          <w:b/>
          <w:bCs/>
          <w:color w:val="000000"/>
          <w:sz w:val="20"/>
          <w:szCs w:val="20"/>
          <w:lang w:val="nl-NL"/>
        </w:rPr>
        <w:t>LDDNBO</w:t>
      </w:r>
      <w:r w:rsidRPr="002864F3">
        <w:rPr>
          <w:rFonts w:ascii="Courier New" w:hAnsi="Courier New" w:cs="Courier New"/>
          <w:color w:val="0000FF"/>
          <w:sz w:val="20"/>
          <w:szCs w:val="20"/>
          <w:lang w:val="nl-NL"/>
        </w:rPr>
        <w:t>&lt;/LDDNBo&gt;</w:t>
      </w:r>
    </w:p>
    <w:p w14:paraId="28342584"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&lt;HDSo&gt;</w:t>
      </w:r>
      <w:r w:rsidRPr="002864F3">
        <w:rPr>
          <w:rFonts w:ascii="Courier New" w:hAnsi="Courier New" w:cs="Courier New"/>
          <w:b/>
          <w:bCs/>
          <w:color w:val="000000"/>
          <w:sz w:val="20"/>
          <w:szCs w:val="20"/>
          <w:lang w:val="nl-NL"/>
        </w:rPr>
        <w:t>HDSO</w:t>
      </w:r>
      <w:r w:rsidRPr="002864F3">
        <w:rPr>
          <w:rFonts w:ascii="Courier New" w:hAnsi="Courier New" w:cs="Courier New"/>
          <w:color w:val="0000FF"/>
          <w:sz w:val="20"/>
          <w:szCs w:val="20"/>
          <w:lang w:val="nl-NL"/>
        </w:rPr>
        <w:t>&lt;/HDSo&gt;</w:t>
      </w:r>
    </w:p>
    <w:p w14:paraId="7390023B"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&lt;HVTNXHang&gt;</w:t>
      </w:r>
      <w:r w:rsidRPr="002864F3">
        <w:rPr>
          <w:rFonts w:ascii="Courier New" w:hAnsi="Courier New" w:cs="Courier New"/>
          <w:b/>
          <w:bCs/>
          <w:color w:val="000000"/>
          <w:sz w:val="20"/>
          <w:szCs w:val="20"/>
          <w:lang w:val="nl-NL"/>
        </w:rPr>
        <w:t>HVTNXHANG</w:t>
      </w:r>
      <w:r w:rsidRPr="002864F3">
        <w:rPr>
          <w:rFonts w:ascii="Courier New" w:hAnsi="Courier New" w:cs="Courier New"/>
          <w:color w:val="0000FF"/>
          <w:sz w:val="20"/>
          <w:szCs w:val="20"/>
          <w:lang w:val="nl-NL"/>
        </w:rPr>
        <w:t>&lt;/HVTNXHang&gt;</w:t>
      </w:r>
    </w:p>
    <w:p w14:paraId="76B283FF"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&lt;TNVChuyen&gt;</w:t>
      </w:r>
      <w:r w:rsidRPr="002864F3">
        <w:rPr>
          <w:rFonts w:ascii="Courier New" w:hAnsi="Courier New" w:cs="Courier New"/>
          <w:b/>
          <w:bCs/>
          <w:color w:val="000000"/>
          <w:sz w:val="20"/>
          <w:szCs w:val="20"/>
          <w:lang w:val="nl-NL"/>
        </w:rPr>
        <w:t>TNVCHUYEN</w:t>
      </w:r>
      <w:r w:rsidRPr="002864F3">
        <w:rPr>
          <w:rFonts w:ascii="Courier New" w:hAnsi="Courier New" w:cs="Courier New"/>
          <w:color w:val="0000FF"/>
          <w:sz w:val="20"/>
          <w:szCs w:val="20"/>
          <w:lang w:val="nl-NL"/>
        </w:rPr>
        <w:t>&lt;/TNVChuyen&gt;</w:t>
      </w:r>
    </w:p>
    <w:p w14:paraId="397EC380"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&lt;PTVChuyen&gt;</w:t>
      </w:r>
      <w:r w:rsidRPr="002864F3">
        <w:rPr>
          <w:rFonts w:ascii="Courier New" w:hAnsi="Courier New" w:cs="Courier New"/>
          <w:b/>
          <w:bCs/>
          <w:color w:val="000000"/>
          <w:sz w:val="20"/>
          <w:szCs w:val="20"/>
          <w:lang w:val="nl-NL"/>
        </w:rPr>
        <w:t>PTVCHUYEN</w:t>
      </w:r>
      <w:r w:rsidRPr="002864F3">
        <w:rPr>
          <w:rFonts w:ascii="Courier New" w:hAnsi="Courier New" w:cs="Courier New"/>
          <w:color w:val="0000FF"/>
          <w:sz w:val="20"/>
          <w:szCs w:val="20"/>
          <w:lang w:val="nl-NL"/>
        </w:rPr>
        <w:t>&lt;/PTVChuyen&gt;</w:t>
      </w:r>
    </w:p>
    <w:p w14:paraId="4F1ED4B3"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&lt;HDKTSo&gt;</w:t>
      </w:r>
      <w:r w:rsidRPr="002864F3">
        <w:rPr>
          <w:rFonts w:ascii="Courier New" w:hAnsi="Courier New" w:cs="Courier New"/>
          <w:b/>
          <w:bCs/>
          <w:color w:val="000000"/>
          <w:sz w:val="20"/>
          <w:szCs w:val="20"/>
          <w:lang w:val="nl-NL"/>
        </w:rPr>
        <w:t>HDKTSO</w:t>
      </w:r>
      <w:r w:rsidRPr="002864F3">
        <w:rPr>
          <w:rFonts w:ascii="Courier New" w:hAnsi="Courier New" w:cs="Courier New"/>
          <w:color w:val="0000FF"/>
          <w:sz w:val="20"/>
          <w:szCs w:val="20"/>
          <w:lang w:val="nl-NL"/>
        </w:rPr>
        <w:t>&lt;/HDKTSo&gt;</w:t>
      </w:r>
    </w:p>
    <w:p w14:paraId="6CD2B0A4"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&lt;HDKTNgay&gt;</w:t>
      </w:r>
      <w:r w:rsidRPr="002864F3">
        <w:rPr>
          <w:rFonts w:ascii="Courier New" w:hAnsi="Courier New" w:cs="Courier New"/>
          <w:b/>
          <w:bCs/>
          <w:color w:val="000000"/>
          <w:sz w:val="20"/>
          <w:szCs w:val="20"/>
          <w:lang w:val="nl-NL"/>
        </w:rPr>
        <w:t>HDKTNgay</w:t>
      </w:r>
      <w:r w:rsidRPr="002864F3">
        <w:rPr>
          <w:rFonts w:ascii="Courier New" w:hAnsi="Courier New" w:cs="Courier New"/>
          <w:color w:val="0000FF"/>
          <w:sz w:val="20"/>
          <w:szCs w:val="20"/>
          <w:lang w:val="nl-NL"/>
        </w:rPr>
        <w:t>&lt;/HDKTNgay&gt;</w:t>
      </w:r>
    </w:p>
    <w:p w14:paraId="69CF66B5"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2864F3">
        <w:rPr>
          <w:rFonts w:ascii="Courier New" w:hAnsi="Courier New" w:cs="Courier New"/>
          <w:color w:val="0000FF"/>
          <w:sz w:val="20"/>
          <w:szCs w:val="20"/>
          <w:lang w:val="nl-NL"/>
        </w:rPr>
        <w:t>&lt;/AdjustInv&gt;</w:t>
      </w:r>
    </w:p>
    <w:p w14:paraId="54A41395" w14:textId="77777777" w:rsidR="009D1437" w:rsidRPr="002864F3" w:rsidRDefault="009D1437" w:rsidP="009D1437">
      <w:pPr>
        <w:rPr>
          <w:b/>
          <w:u w:val="single"/>
          <w:lang w:val="nl-NL"/>
        </w:rPr>
      </w:pPr>
    </w:p>
    <w:p w14:paraId="35900F33" w14:textId="77777777" w:rsidR="009D1437" w:rsidRPr="002864F3" w:rsidRDefault="009D1437" w:rsidP="009D1437">
      <w:pPr>
        <w:rPr>
          <w:b/>
          <w:u w:val="single"/>
          <w:lang w:val="nl-NL"/>
        </w:rPr>
      </w:pPr>
      <w:r w:rsidRPr="002864F3">
        <w:rPr>
          <w:b/>
          <w:u w:val="single"/>
          <w:lang w:val="nl-NL"/>
        </w:rPr>
        <w:t xml:space="preserve">Cấu trúc của xmlInvData  trường hợp </w:t>
      </w:r>
      <w:r w:rsidRPr="002864F3">
        <w:rPr>
          <w:b/>
          <w:color w:val="FF0000"/>
          <w:u w:val="single"/>
          <w:lang w:val="nl-NL"/>
        </w:rPr>
        <w:t>Có</w:t>
      </w:r>
      <w:r w:rsidRPr="002864F3">
        <w:rPr>
          <w:b/>
          <w:u w:val="single"/>
          <w:lang w:val="nl-NL"/>
        </w:rPr>
        <w:t xml:space="preserve"> trường mở rộng (các trường </w:t>
      </w:r>
      <w:r w:rsidRPr="002864F3">
        <w:rPr>
          <w:b/>
          <w:color w:val="FF0000"/>
          <w:u w:val="single"/>
          <w:lang w:val="nl-NL"/>
        </w:rPr>
        <w:t>*</w:t>
      </w:r>
      <w:r w:rsidRPr="002864F3">
        <w:rPr>
          <w:b/>
          <w:u w:val="single"/>
          <w:lang w:val="nl-NL"/>
        </w:rPr>
        <w:t xml:space="preserve"> là bắt buộc):</w:t>
      </w:r>
    </w:p>
    <w:p w14:paraId="72A3E9B9"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2864F3">
        <w:rPr>
          <w:rFonts w:ascii="Courier New" w:hAnsi="Courier New" w:cs="Courier New"/>
          <w:color w:val="0000FF"/>
          <w:sz w:val="20"/>
          <w:szCs w:val="20"/>
          <w:lang w:val="nl-NL"/>
        </w:rPr>
        <w:t>&lt;AdjustInv&gt;</w:t>
      </w:r>
    </w:p>
    <w:p w14:paraId="154A4204"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2864F3">
        <w:rPr>
          <w:rFonts w:ascii="Courier New" w:hAnsi="Courier New" w:cs="Courier New"/>
          <w:b/>
          <w:bCs/>
          <w:color w:val="000000"/>
          <w:sz w:val="20"/>
          <w:szCs w:val="20"/>
          <w:lang w:val="nl-NL"/>
        </w:rPr>
        <w:t xml:space="preserve">    </w:t>
      </w:r>
      <w:r w:rsidRPr="002864F3">
        <w:rPr>
          <w:rFonts w:ascii="Courier New" w:hAnsi="Courier New" w:cs="Courier New"/>
          <w:color w:val="0000FF"/>
          <w:sz w:val="20"/>
          <w:szCs w:val="20"/>
          <w:lang w:val="nl-NL"/>
        </w:rPr>
        <w:t>&lt;key&gt;</w:t>
      </w:r>
      <w:r w:rsidRPr="002864F3">
        <w:rPr>
          <w:rFonts w:ascii="Courier New" w:hAnsi="Courier New" w:cs="Courier New"/>
          <w:b/>
          <w:bCs/>
          <w:color w:val="000000"/>
          <w:sz w:val="20"/>
          <w:szCs w:val="20"/>
          <w:lang w:val="nl-NL"/>
        </w:rPr>
        <w:t xml:space="preserve"> Giá trị khóa để phân biệt hóa đơn xuất cho khách hàng nào </w:t>
      </w:r>
      <w:r w:rsidRPr="002864F3">
        <w:rPr>
          <w:rFonts w:ascii="Courier New" w:hAnsi="Courier New" w:cs="Courier New"/>
          <w:color w:val="0000FF"/>
          <w:sz w:val="20"/>
          <w:szCs w:val="20"/>
          <w:lang w:val="nl-NL"/>
        </w:rPr>
        <w:t>&lt;/key&gt;</w:t>
      </w:r>
    </w:p>
    <w:p w14:paraId="5CD344D4"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2864F3">
        <w:rPr>
          <w:rFonts w:ascii="Courier New" w:hAnsi="Courier New" w:cs="Courier New"/>
          <w:b/>
          <w:bCs/>
          <w:color w:val="000000"/>
          <w:sz w:val="20"/>
          <w:szCs w:val="20"/>
          <w:lang w:val="nl-NL"/>
        </w:rPr>
        <w:t xml:space="preserve">    </w:t>
      </w:r>
      <w:r w:rsidRPr="002864F3">
        <w:rPr>
          <w:rFonts w:ascii="Courier New" w:hAnsi="Courier New" w:cs="Courier New"/>
          <w:color w:val="0000FF"/>
          <w:sz w:val="20"/>
          <w:szCs w:val="20"/>
          <w:lang w:val="nl-NL"/>
        </w:rPr>
        <w:t>&lt;CusCode&gt;</w:t>
      </w:r>
      <w:r w:rsidRPr="002864F3">
        <w:rPr>
          <w:rFonts w:ascii="Courier New" w:hAnsi="Courier New" w:cs="Courier New"/>
          <w:b/>
          <w:bCs/>
          <w:color w:val="000000"/>
          <w:sz w:val="20"/>
          <w:szCs w:val="20"/>
          <w:lang w:val="nl-NL"/>
        </w:rPr>
        <w:t>Mã khách hàng*</w:t>
      </w:r>
      <w:r w:rsidRPr="002864F3">
        <w:rPr>
          <w:rFonts w:ascii="Courier New" w:hAnsi="Courier New" w:cs="Courier New"/>
          <w:color w:val="0000FF"/>
          <w:sz w:val="20"/>
          <w:szCs w:val="20"/>
          <w:lang w:val="nl-NL"/>
        </w:rPr>
        <w:t>&lt;/CusCode&gt;</w:t>
      </w:r>
    </w:p>
    <w:p w14:paraId="30046DC1" w14:textId="77777777" w:rsidR="009D1437" w:rsidRPr="00897856" w:rsidRDefault="009D1437" w:rsidP="009D1437">
      <w:pPr>
        <w:shd w:val="clear" w:color="auto" w:fill="FFFFFF"/>
        <w:rPr>
          <w:rFonts w:ascii="Courier New" w:hAnsi="Courier New" w:cs="Courier New"/>
          <w:b/>
          <w:bCs/>
          <w:color w:val="000000"/>
          <w:sz w:val="20"/>
          <w:szCs w:val="20"/>
        </w:rPr>
      </w:pPr>
      <w:r w:rsidRPr="002864F3">
        <w:rPr>
          <w:rFonts w:ascii="Courier New" w:hAnsi="Courier New" w:cs="Courier New"/>
          <w:b/>
          <w:bCs/>
          <w:color w:val="000000"/>
          <w:sz w:val="20"/>
          <w:szCs w:val="20"/>
          <w:lang w:val="nl-NL"/>
        </w:rPr>
        <w:t xml:space="preserve">    </w:t>
      </w:r>
      <w:r w:rsidRPr="00897856">
        <w:rPr>
          <w:rFonts w:ascii="Courier New" w:hAnsi="Courier New" w:cs="Courier New"/>
          <w:color w:val="0000FF"/>
          <w:sz w:val="20"/>
          <w:szCs w:val="20"/>
        </w:rPr>
        <w:t>&lt;CusName&gt;</w:t>
      </w:r>
      <w:r w:rsidRPr="00897856">
        <w:rPr>
          <w:rFonts w:ascii="Courier New" w:hAnsi="Courier New" w:cs="Courier New"/>
          <w:b/>
          <w:bCs/>
          <w:color w:val="000000"/>
          <w:sz w:val="20"/>
          <w:szCs w:val="20"/>
        </w:rPr>
        <w:t>Tên khách hàng*</w:t>
      </w:r>
      <w:r w:rsidRPr="00897856">
        <w:rPr>
          <w:rFonts w:ascii="Courier New" w:hAnsi="Courier New" w:cs="Courier New"/>
          <w:color w:val="0000FF"/>
          <w:sz w:val="20"/>
          <w:szCs w:val="20"/>
        </w:rPr>
        <w:t>&lt;/CusName&gt;</w:t>
      </w:r>
    </w:p>
    <w:p w14:paraId="34F35ECE"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&lt;CusAddress&gt;</w:t>
      </w:r>
      <w:r w:rsidRPr="00897856">
        <w:rPr>
          <w:rFonts w:ascii="Courier New" w:hAnsi="Courier New" w:cs="Courier New"/>
          <w:b/>
          <w:bCs/>
          <w:color w:val="000000"/>
          <w:sz w:val="20"/>
          <w:szCs w:val="20"/>
        </w:rPr>
        <w:t>Địa chỉ khách hàng*</w:t>
      </w:r>
      <w:r w:rsidRPr="00897856">
        <w:rPr>
          <w:rFonts w:ascii="Courier New" w:hAnsi="Courier New" w:cs="Courier New"/>
          <w:color w:val="0000FF"/>
          <w:sz w:val="20"/>
          <w:szCs w:val="20"/>
        </w:rPr>
        <w:t>&lt;/CusAddress&gt;</w:t>
      </w:r>
    </w:p>
    <w:p w14:paraId="7788C891"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&lt;CusPhone&gt;</w:t>
      </w:r>
      <w:r w:rsidRPr="00897856">
        <w:rPr>
          <w:rFonts w:ascii="Courier New" w:hAnsi="Courier New" w:cs="Courier New"/>
          <w:b/>
          <w:bCs/>
          <w:color w:val="000000"/>
          <w:sz w:val="20"/>
          <w:szCs w:val="20"/>
        </w:rPr>
        <w:t>Điện thoại khách hàng</w:t>
      </w:r>
      <w:r w:rsidRPr="00897856">
        <w:rPr>
          <w:rFonts w:ascii="Courier New" w:hAnsi="Courier New" w:cs="Courier New"/>
          <w:color w:val="0000FF"/>
          <w:sz w:val="20"/>
          <w:szCs w:val="20"/>
        </w:rPr>
        <w:t>&lt;/CusPhone&gt;</w:t>
      </w:r>
    </w:p>
    <w:p w14:paraId="55836AAB"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&lt;CusTaxCode&gt;</w:t>
      </w:r>
      <w:r w:rsidRPr="00897856">
        <w:rPr>
          <w:rFonts w:ascii="Courier New" w:hAnsi="Courier New" w:cs="Courier New"/>
          <w:b/>
          <w:bCs/>
          <w:color w:val="000000"/>
          <w:sz w:val="20"/>
          <w:szCs w:val="20"/>
        </w:rPr>
        <w:t>Mã số thuế KH (Bắt buộc với KH là Doanh nghiệp)</w:t>
      </w:r>
      <w:r w:rsidRPr="00897856">
        <w:rPr>
          <w:rFonts w:ascii="Courier New" w:hAnsi="Courier New" w:cs="Courier New"/>
          <w:color w:val="0000FF"/>
          <w:sz w:val="20"/>
          <w:szCs w:val="20"/>
        </w:rPr>
        <w:t>&lt;/CusTaxCode&gt;</w:t>
      </w:r>
    </w:p>
    <w:p w14:paraId="2DA01609"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&lt;PaymentMethod&gt;</w:t>
      </w:r>
      <w:r w:rsidRPr="00897856">
        <w:rPr>
          <w:rFonts w:ascii="Courier New" w:hAnsi="Courier New" w:cs="Courier New"/>
          <w:b/>
          <w:bCs/>
          <w:color w:val="000000"/>
          <w:sz w:val="20"/>
          <w:szCs w:val="20"/>
        </w:rPr>
        <w:t xml:space="preserve"> Phương thức thanh toán </w:t>
      </w:r>
      <w:r w:rsidRPr="00897856">
        <w:rPr>
          <w:rFonts w:ascii="Courier New" w:hAnsi="Courier New" w:cs="Courier New"/>
          <w:color w:val="0000FF"/>
          <w:sz w:val="20"/>
          <w:szCs w:val="20"/>
        </w:rPr>
        <w:t>&lt;/PaymentMethod&gt;</w:t>
      </w:r>
    </w:p>
    <w:p w14:paraId="717A3108"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&lt;CusBankName&gt;</w:t>
      </w:r>
      <w:r w:rsidRPr="00897856">
        <w:rPr>
          <w:rFonts w:ascii="Courier New" w:hAnsi="Courier New" w:cs="Courier New"/>
          <w:b/>
          <w:bCs/>
          <w:color w:val="000000"/>
          <w:sz w:val="20"/>
          <w:szCs w:val="20"/>
        </w:rPr>
        <w:t>Tên ngân hàng</w:t>
      </w:r>
      <w:r w:rsidRPr="00897856">
        <w:rPr>
          <w:rFonts w:ascii="Courier New" w:hAnsi="Courier New" w:cs="Courier New"/>
          <w:color w:val="0000FF"/>
          <w:sz w:val="20"/>
          <w:szCs w:val="20"/>
        </w:rPr>
        <w:t>&lt;/CusBankName&gt;</w:t>
      </w:r>
    </w:p>
    <w:p w14:paraId="77B7F0F8"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&lt;KindOfService&gt;</w:t>
      </w:r>
      <w:r w:rsidRPr="00897856">
        <w:rPr>
          <w:rFonts w:ascii="Courier New" w:hAnsi="Courier New" w:cs="Courier New"/>
          <w:b/>
          <w:bCs/>
          <w:color w:val="000000"/>
          <w:sz w:val="20"/>
          <w:szCs w:val="20"/>
        </w:rPr>
        <w:t>Tháng hóa đơn</w:t>
      </w:r>
      <w:r w:rsidRPr="00897856">
        <w:rPr>
          <w:rFonts w:ascii="Courier New" w:hAnsi="Courier New" w:cs="Courier New"/>
          <w:color w:val="0000FF"/>
          <w:sz w:val="20"/>
          <w:szCs w:val="20"/>
        </w:rPr>
        <w:t>&lt;/KindOfService&gt;</w:t>
      </w:r>
    </w:p>
    <w:p w14:paraId="66A45E0A"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&lt;CusBankNo&gt;</w:t>
      </w:r>
      <w:r w:rsidRPr="00897856">
        <w:rPr>
          <w:rFonts w:ascii="Courier New" w:hAnsi="Courier New" w:cs="Courier New"/>
          <w:b/>
          <w:bCs/>
          <w:color w:val="000000"/>
          <w:sz w:val="20"/>
          <w:szCs w:val="20"/>
        </w:rPr>
        <w:t>Số tài khoản</w:t>
      </w:r>
      <w:r w:rsidRPr="00897856">
        <w:rPr>
          <w:rFonts w:ascii="Courier New" w:hAnsi="Courier New" w:cs="Courier New"/>
          <w:color w:val="0000FF"/>
          <w:sz w:val="20"/>
          <w:szCs w:val="20"/>
        </w:rPr>
        <w:t>&lt;/CusBankNo&gt;</w:t>
      </w:r>
    </w:p>
    <w:p w14:paraId="4AB8A0E4"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&lt;Products&gt;</w:t>
      </w:r>
    </w:p>
    <w:p w14:paraId="28011CF4"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&lt;Product&gt;</w:t>
      </w:r>
    </w:p>
    <w:p w14:paraId="4DC0731D"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&lt;Code&gt;</w:t>
      </w:r>
      <w:r w:rsidRPr="00897856">
        <w:rPr>
          <w:rFonts w:ascii="Courier New" w:hAnsi="Courier New" w:cs="Courier New"/>
          <w:b/>
          <w:bCs/>
          <w:color w:val="000000"/>
          <w:sz w:val="20"/>
          <w:szCs w:val="20"/>
        </w:rPr>
        <w:t>Mã sản phẩm*</w:t>
      </w:r>
      <w:r w:rsidRPr="00897856">
        <w:rPr>
          <w:rFonts w:ascii="Courier New" w:hAnsi="Courier New" w:cs="Courier New"/>
          <w:color w:val="0000FF"/>
          <w:sz w:val="20"/>
          <w:szCs w:val="20"/>
        </w:rPr>
        <w:t>&lt;/Code&gt;</w:t>
      </w:r>
    </w:p>
    <w:p w14:paraId="6B0CFB65"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&lt;ProdName&gt;</w:t>
      </w:r>
      <w:r w:rsidRPr="00897856">
        <w:rPr>
          <w:rFonts w:ascii="Courier New" w:hAnsi="Courier New" w:cs="Courier New"/>
          <w:b/>
          <w:bCs/>
          <w:color w:val="000000"/>
          <w:sz w:val="20"/>
          <w:szCs w:val="20"/>
        </w:rPr>
        <w:t>Tên sản phẩm*</w:t>
      </w:r>
      <w:r w:rsidRPr="00897856">
        <w:rPr>
          <w:rFonts w:ascii="Courier New" w:hAnsi="Courier New" w:cs="Courier New"/>
          <w:color w:val="0000FF"/>
          <w:sz w:val="20"/>
          <w:szCs w:val="20"/>
        </w:rPr>
        <w:t>&lt;/ProdName&gt;</w:t>
      </w:r>
    </w:p>
    <w:p w14:paraId="6C15460D"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&lt;ProdUnit&gt;</w:t>
      </w:r>
      <w:r w:rsidRPr="00897856">
        <w:rPr>
          <w:rFonts w:ascii="Courier New" w:hAnsi="Courier New" w:cs="Courier New"/>
          <w:b/>
          <w:bCs/>
          <w:color w:val="000000"/>
          <w:sz w:val="20"/>
          <w:szCs w:val="20"/>
        </w:rPr>
        <w:t>Đơn vị tính</w:t>
      </w:r>
      <w:r w:rsidRPr="00897856">
        <w:rPr>
          <w:rFonts w:ascii="Courier New" w:hAnsi="Courier New" w:cs="Courier New"/>
          <w:color w:val="0000FF"/>
          <w:sz w:val="20"/>
          <w:szCs w:val="20"/>
        </w:rPr>
        <w:t>&lt;/ProdUnit&gt;</w:t>
      </w:r>
    </w:p>
    <w:p w14:paraId="072D6460"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&lt;ProdQuantity&gt;</w:t>
      </w:r>
      <w:r w:rsidRPr="00897856">
        <w:rPr>
          <w:rFonts w:ascii="Courier New" w:hAnsi="Courier New" w:cs="Courier New"/>
          <w:b/>
          <w:bCs/>
          <w:color w:val="000000"/>
          <w:sz w:val="20"/>
          <w:szCs w:val="20"/>
        </w:rPr>
        <w:t>Số lượng</w:t>
      </w:r>
      <w:r w:rsidRPr="00897856">
        <w:rPr>
          <w:rFonts w:ascii="Courier New" w:hAnsi="Courier New" w:cs="Courier New"/>
          <w:color w:val="0000FF"/>
          <w:sz w:val="20"/>
          <w:szCs w:val="20"/>
        </w:rPr>
        <w:t>&lt;/ProdQuantity&gt;</w:t>
      </w:r>
    </w:p>
    <w:p w14:paraId="73706FE5"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&lt;ProdPrice&gt;</w:t>
      </w:r>
      <w:r w:rsidRPr="00897856">
        <w:rPr>
          <w:rFonts w:ascii="Courier New" w:hAnsi="Courier New" w:cs="Courier New"/>
          <w:b/>
          <w:bCs/>
          <w:color w:val="000000"/>
          <w:sz w:val="20"/>
          <w:szCs w:val="20"/>
        </w:rPr>
        <w:t>Đơn giá</w:t>
      </w:r>
      <w:r w:rsidRPr="00897856">
        <w:rPr>
          <w:rFonts w:ascii="Courier New" w:hAnsi="Courier New" w:cs="Courier New"/>
          <w:color w:val="0000FF"/>
          <w:sz w:val="20"/>
          <w:szCs w:val="20"/>
        </w:rPr>
        <w:t>&lt;/ProdPrice&gt;</w:t>
      </w:r>
    </w:p>
    <w:p w14:paraId="3B8186CC"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&lt;Amount&gt;</w:t>
      </w:r>
      <w:r w:rsidRPr="00897856">
        <w:rPr>
          <w:rFonts w:ascii="Courier New" w:hAnsi="Courier New" w:cs="Courier New"/>
          <w:b/>
          <w:bCs/>
          <w:color w:val="000000"/>
          <w:sz w:val="20"/>
          <w:szCs w:val="20"/>
        </w:rPr>
        <w:t>Tổng tiền*</w:t>
      </w:r>
      <w:r w:rsidRPr="00897856">
        <w:rPr>
          <w:rFonts w:ascii="Courier New" w:hAnsi="Courier New" w:cs="Courier New"/>
          <w:color w:val="0000FF"/>
          <w:sz w:val="20"/>
          <w:szCs w:val="20"/>
        </w:rPr>
        <w:t>&lt;/Amount&gt;</w:t>
      </w:r>
    </w:p>
    <w:p w14:paraId="731D1B72"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&lt;Remark&gt;</w:t>
      </w:r>
      <w:r w:rsidRPr="00897856">
        <w:rPr>
          <w:rFonts w:ascii="Courier New" w:hAnsi="Courier New" w:cs="Courier New"/>
          <w:b/>
          <w:bCs/>
          <w:color w:val="000000"/>
          <w:sz w:val="20"/>
          <w:szCs w:val="20"/>
        </w:rPr>
        <w:t>Remark</w:t>
      </w:r>
      <w:r w:rsidRPr="00897856">
        <w:rPr>
          <w:rFonts w:ascii="Courier New" w:hAnsi="Courier New" w:cs="Courier New"/>
          <w:color w:val="0000FF"/>
          <w:sz w:val="20"/>
          <w:szCs w:val="20"/>
        </w:rPr>
        <w:t>&lt;/Remark&gt;</w:t>
      </w:r>
    </w:p>
    <w:p w14:paraId="3EB2CE5D"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&lt;Total&gt;</w:t>
      </w:r>
      <w:r w:rsidRPr="00897856">
        <w:rPr>
          <w:rFonts w:ascii="Courier New" w:hAnsi="Courier New" w:cs="Courier New"/>
          <w:b/>
          <w:bCs/>
          <w:color w:val="000000"/>
          <w:sz w:val="20"/>
          <w:szCs w:val="20"/>
        </w:rPr>
        <w:t>Tổng tiền trước thuế*</w:t>
      </w:r>
      <w:r w:rsidRPr="00897856">
        <w:rPr>
          <w:rFonts w:ascii="Courier New" w:hAnsi="Courier New" w:cs="Courier New"/>
          <w:color w:val="0000FF"/>
          <w:sz w:val="20"/>
          <w:szCs w:val="20"/>
        </w:rPr>
        <w:t>&lt;/Total&gt;</w:t>
      </w:r>
    </w:p>
    <w:p w14:paraId="6CA399A1"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&lt;VATRate&gt;</w:t>
      </w:r>
      <w:r w:rsidRPr="00897856">
        <w:rPr>
          <w:rFonts w:ascii="Courier New" w:hAnsi="Courier New" w:cs="Courier New"/>
          <w:b/>
          <w:bCs/>
          <w:color w:val="000000"/>
          <w:sz w:val="20"/>
          <w:szCs w:val="20"/>
        </w:rPr>
        <w:t>Thuế GTGT*</w:t>
      </w:r>
      <w:r w:rsidRPr="00897856">
        <w:rPr>
          <w:rFonts w:ascii="Courier New" w:hAnsi="Courier New" w:cs="Courier New"/>
          <w:color w:val="0000FF"/>
          <w:sz w:val="20"/>
          <w:szCs w:val="20"/>
        </w:rPr>
        <w:t>&lt;/VATRate&gt;</w:t>
      </w:r>
    </w:p>
    <w:p w14:paraId="5B499924"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&lt;VATAmount&gt;</w:t>
      </w:r>
      <w:r w:rsidRPr="00897856">
        <w:rPr>
          <w:rFonts w:ascii="Courier New" w:hAnsi="Courier New" w:cs="Courier New"/>
          <w:b/>
          <w:bCs/>
          <w:color w:val="000000"/>
          <w:sz w:val="20"/>
          <w:szCs w:val="20"/>
        </w:rPr>
        <w:t>Tổng tiền thuế*</w:t>
      </w:r>
      <w:r w:rsidRPr="00897856">
        <w:rPr>
          <w:rFonts w:ascii="Courier New" w:hAnsi="Courier New" w:cs="Courier New"/>
          <w:color w:val="0000FF"/>
          <w:sz w:val="20"/>
          <w:szCs w:val="20"/>
        </w:rPr>
        <w:t>&lt;/VATAmount&gt;</w:t>
      </w:r>
    </w:p>
    <w:p w14:paraId="3184EA66"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&lt;Extra1&gt;</w:t>
      </w:r>
      <w:r w:rsidRPr="00897856">
        <w:rPr>
          <w:rFonts w:ascii="Courier New" w:hAnsi="Courier New" w:cs="Courier New"/>
          <w:b/>
          <w:bCs/>
          <w:color w:val="000000"/>
          <w:sz w:val="20"/>
          <w:szCs w:val="20"/>
        </w:rPr>
        <w:t>Mở rộng 1</w:t>
      </w:r>
      <w:r w:rsidRPr="00897856">
        <w:rPr>
          <w:rFonts w:ascii="Courier New" w:hAnsi="Courier New" w:cs="Courier New"/>
          <w:color w:val="0000FF"/>
          <w:sz w:val="20"/>
          <w:szCs w:val="20"/>
        </w:rPr>
        <w:t>&lt;/Extra1&gt;</w:t>
      </w:r>
    </w:p>
    <w:p w14:paraId="5321093F"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&lt;Extra2&gt;</w:t>
      </w:r>
      <w:r w:rsidRPr="00897856">
        <w:rPr>
          <w:rFonts w:ascii="Courier New" w:hAnsi="Courier New" w:cs="Courier New"/>
          <w:b/>
          <w:bCs/>
          <w:color w:val="000000"/>
          <w:sz w:val="20"/>
          <w:szCs w:val="20"/>
        </w:rPr>
        <w:t>Mở rộng 2</w:t>
      </w:r>
      <w:r w:rsidRPr="00897856">
        <w:rPr>
          <w:rFonts w:ascii="Courier New" w:hAnsi="Courier New" w:cs="Courier New"/>
          <w:color w:val="0000FF"/>
          <w:sz w:val="20"/>
          <w:szCs w:val="20"/>
        </w:rPr>
        <w:t>&lt;/Extra2&gt;</w:t>
      </w:r>
    </w:p>
    <w:p w14:paraId="356C8696"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&lt;Discount&gt;</w:t>
      </w:r>
      <w:r w:rsidRPr="00897856">
        <w:rPr>
          <w:rFonts w:ascii="Courier New" w:hAnsi="Courier New" w:cs="Courier New"/>
          <w:b/>
          <w:bCs/>
          <w:color w:val="000000"/>
          <w:sz w:val="20"/>
          <w:szCs w:val="20"/>
        </w:rPr>
        <w:t>Chiết khấu</w:t>
      </w:r>
      <w:r w:rsidRPr="00897856">
        <w:rPr>
          <w:rFonts w:ascii="Courier New" w:hAnsi="Courier New" w:cs="Courier New"/>
          <w:color w:val="0000FF"/>
          <w:sz w:val="20"/>
          <w:szCs w:val="20"/>
        </w:rPr>
        <w:t>&lt;/Discount&gt;</w:t>
      </w:r>
    </w:p>
    <w:p w14:paraId="1F73F406"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&lt;DiscountAmount&gt;</w:t>
      </w:r>
      <w:r w:rsidRPr="00897856">
        <w:rPr>
          <w:rFonts w:ascii="Courier New" w:hAnsi="Courier New" w:cs="Courier New"/>
          <w:b/>
          <w:bCs/>
          <w:color w:val="000000"/>
          <w:sz w:val="20"/>
          <w:szCs w:val="20"/>
        </w:rPr>
        <w:t>Tổng tiền chiết khấu</w:t>
      </w:r>
      <w:r w:rsidRPr="00897856">
        <w:rPr>
          <w:rFonts w:ascii="Courier New" w:hAnsi="Courier New" w:cs="Courier New"/>
          <w:color w:val="0000FF"/>
          <w:sz w:val="20"/>
          <w:szCs w:val="20"/>
        </w:rPr>
        <w:t>&lt;/DiscountAmount&gt;</w:t>
      </w:r>
    </w:p>
    <w:p w14:paraId="3E654141"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&lt;IsSum&gt;</w:t>
      </w:r>
      <w:r w:rsidRPr="00BD4C23">
        <w:rPr>
          <w:rFonts w:ascii="Courier New" w:hAnsi="Courier New" w:cs="Courier New"/>
          <w:b/>
          <w:bCs/>
          <w:color w:val="000000"/>
          <w:sz w:val="20"/>
          <w:szCs w:val="20"/>
        </w:rPr>
        <w:t xml:space="preserve"> </w:t>
      </w:r>
      <w:r>
        <w:rPr>
          <w:rFonts w:ascii="Courier New" w:hAnsi="Courier New" w:cs="Courier New"/>
          <w:b/>
          <w:bCs/>
          <w:color w:val="000000"/>
          <w:sz w:val="20"/>
          <w:szCs w:val="20"/>
        </w:rPr>
        <w:t>Tính chất * (0-Hàng hóa, dịch vụ; 1-Khuyến mại; 2</w:t>
      </w:r>
      <w:r w:rsidRPr="004F7309">
        <w:rPr>
          <w:rFonts w:ascii="Courier New" w:hAnsi="Courier New" w:cs="Courier New"/>
          <w:b/>
          <w:bCs/>
          <w:color w:val="000000"/>
          <w:sz w:val="20"/>
          <w:szCs w:val="20"/>
        </w:rPr>
        <w:t>-Chiết khấu thương mại (trong trường hợp muốn thể hiện thông tin chiết khấu theo dòng); 4-Ghi chú/diễn giải)</w:t>
      </w:r>
      <w:r w:rsidRPr="00897856">
        <w:rPr>
          <w:rFonts w:ascii="Courier New" w:hAnsi="Courier New" w:cs="Courier New"/>
          <w:color w:val="0000FF"/>
          <w:sz w:val="20"/>
          <w:szCs w:val="20"/>
        </w:rPr>
        <w:t>&lt;/IsSum&gt;</w:t>
      </w:r>
    </w:p>
    <w:p w14:paraId="4D85217F"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&lt;/Product&gt;</w:t>
      </w:r>
    </w:p>
    <w:p w14:paraId="0762D889"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&lt;/Products&gt;</w:t>
      </w:r>
    </w:p>
    <w:p w14:paraId="7619B99C"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&lt;Extras&gt;</w:t>
      </w:r>
    </w:p>
    <w:p w14:paraId="53F29E91"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&lt;Extra_item&gt;</w:t>
      </w:r>
    </w:p>
    <w:p w14:paraId="1DB9F51F"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&lt;Extra_Name&gt;</w:t>
      </w:r>
      <w:r w:rsidRPr="00897856">
        <w:rPr>
          <w:rFonts w:ascii="Courier New" w:hAnsi="Courier New" w:cs="Courier New"/>
          <w:b/>
          <w:bCs/>
          <w:color w:val="000000"/>
          <w:sz w:val="20"/>
          <w:szCs w:val="20"/>
        </w:rPr>
        <w:t>Extra_Name</w:t>
      </w:r>
      <w:r w:rsidRPr="00897856">
        <w:rPr>
          <w:rFonts w:ascii="Courier New" w:hAnsi="Courier New" w:cs="Courier New"/>
          <w:color w:val="0000FF"/>
          <w:sz w:val="20"/>
          <w:szCs w:val="20"/>
        </w:rPr>
        <w:t>&lt;/Extra_Name&gt;</w:t>
      </w:r>
    </w:p>
    <w:p w14:paraId="01FD74F1"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lastRenderedPageBreak/>
        <w:t xml:space="preserve">            </w:t>
      </w:r>
      <w:r w:rsidRPr="00897856">
        <w:rPr>
          <w:rFonts w:ascii="Courier New" w:hAnsi="Courier New" w:cs="Courier New"/>
          <w:color w:val="0000FF"/>
          <w:sz w:val="20"/>
          <w:szCs w:val="20"/>
        </w:rPr>
        <w:t>&lt;Extra_Value&gt;</w:t>
      </w:r>
      <w:r w:rsidRPr="00897856">
        <w:rPr>
          <w:rFonts w:ascii="Courier New" w:hAnsi="Courier New" w:cs="Courier New"/>
          <w:b/>
          <w:bCs/>
          <w:color w:val="000000"/>
          <w:sz w:val="20"/>
          <w:szCs w:val="20"/>
        </w:rPr>
        <w:t>Extra_Value</w:t>
      </w:r>
      <w:r w:rsidRPr="00897856">
        <w:rPr>
          <w:rFonts w:ascii="Courier New" w:hAnsi="Courier New" w:cs="Courier New"/>
          <w:color w:val="0000FF"/>
          <w:sz w:val="20"/>
          <w:szCs w:val="20"/>
        </w:rPr>
        <w:t>&lt;/Extra_Value&gt;</w:t>
      </w:r>
    </w:p>
    <w:p w14:paraId="737BEA62"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&lt;/Extra_item&gt;</w:t>
      </w:r>
    </w:p>
    <w:p w14:paraId="73DBB194"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&lt;/Extras&gt;</w:t>
      </w:r>
    </w:p>
    <w:p w14:paraId="4E3874F9"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&lt;Total&gt;</w:t>
      </w:r>
      <w:r w:rsidRPr="00897856">
        <w:rPr>
          <w:rFonts w:ascii="Courier New" w:hAnsi="Courier New" w:cs="Courier New"/>
          <w:b/>
          <w:bCs/>
          <w:color w:val="000000"/>
          <w:sz w:val="20"/>
          <w:szCs w:val="20"/>
        </w:rPr>
        <w:t>Tổng tiền trước thuế*</w:t>
      </w:r>
      <w:r w:rsidRPr="00897856">
        <w:rPr>
          <w:rFonts w:ascii="Courier New" w:hAnsi="Courier New" w:cs="Courier New"/>
          <w:color w:val="0000FF"/>
          <w:sz w:val="20"/>
          <w:szCs w:val="20"/>
        </w:rPr>
        <w:t>&lt;/Total&gt;</w:t>
      </w:r>
    </w:p>
    <w:p w14:paraId="66EC582F"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&lt;DiscountAmount&gt;</w:t>
      </w:r>
      <w:r w:rsidRPr="00897856">
        <w:rPr>
          <w:rFonts w:ascii="Courier New" w:hAnsi="Courier New" w:cs="Courier New"/>
          <w:b/>
          <w:bCs/>
          <w:color w:val="000000"/>
          <w:sz w:val="20"/>
          <w:szCs w:val="20"/>
        </w:rPr>
        <w:t>Tiền giảm trừ</w:t>
      </w:r>
      <w:r w:rsidRPr="00897856">
        <w:rPr>
          <w:rFonts w:ascii="Courier New" w:hAnsi="Courier New" w:cs="Courier New"/>
          <w:color w:val="0000FF"/>
          <w:sz w:val="20"/>
          <w:szCs w:val="20"/>
        </w:rPr>
        <w:t>&lt;/</w:t>
      </w:r>
      <w:r w:rsidRPr="003277EC">
        <w:rPr>
          <w:rFonts w:ascii="Courier New" w:hAnsi="Courier New" w:cs="Courier New"/>
          <w:color w:val="0000FF"/>
          <w:sz w:val="20"/>
          <w:szCs w:val="20"/>
        </w:rPr>
        <w:t>DiscountAmount</w:t>
      </w:r>
      <w:r w:rsidRPr="00897856">
        <w:rPr>
          <w:rFonts w:ascii="Courier New" w:hAnsi="Courier New" w:cs="Courier New"/>
          <w:color w:val="0000FF"/>
          <w:sz w:val="20"/>
          <w:szCs w:val="20"/>
        </w:rPr>
        <w:t>&gt;</w:t>
      </w:r>
    </w:p>
    <w:p w14:paraId="13FFFA37"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&lt;VATRate&gt;</w:t>
      </w:r>
      <w:r w:rsidRPr="00897856">
        <w:rPr>
          <w:rFonts w:ascii="Courier New" w:hAnsi="Courier New" w:cs="Courier New"/>
          <w:b/>
          <w:bCs/>
          <w:color w:val="000000"/>
          <w:sz w:val="20"/>
          <w:szCs w:val="20"/>
        </w:rPr>
        <w:t>Thuế GTGT*</w:t>
      </w:r>
      <w:r w:rsidRPr="00897856">
        <w:rPr>
          <w:rFonts w:ascii="Courier New" w:hAnsi="Courier New" w:cs="Courier New"/>
          <w:color w:val="0000FF"/>
          <w:sz w:val="20"/>
          <w:szCs w:val="20"/>
        </w:rPr>
        <w:t>&lt;/VATRate&gt;</w:t>
      </w:r>
    </w:p>
    <w:p w14:paraId="5E2EBC1D"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&lt;VATAmount&gt;</w:t>
      </w:r>
      <w:r w:rsidRPr="00897856">
        <w:rPr>
          <w:rFonts w:ascii="Courier New" w:hAnsi="Courier New" w:cs="Courier New"/>
          <w:b/>
          <w:bCs/>
          <w:color w:val="000000"/>
          <w:sz w:val="20"/>
          <w:szCs w:val="20"/>
        </w:rPr>
        <w:t>Tiền thuế GTGT*</w:t>
      </w:r>
      <w:r w:rsidRPr="00897856">
        <w:rPr>
          <w:rFonts w:ascii="Courier New" w:hAnsi="Courier New" w:cs="Courier New"/>
          <w:color w:val="0000FF"/>
          <w:sz w:val="20"/>
          <w:szCs w:val="20"/>
        </w:rPr>
        <w:t>&lt;/VATAmount&gt;</w:t>
      </w:r>
    </w:p>
    <w:p w14:paraId="41F37DDA"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&lt;Amount&gt;</w:t>
      </w:r>
      <w:r w:rsidRPr="00897856">
        <w:rPr>
          <w:rFonts w:ascii="Courier New" w:hAnsi="Courier New" w:cs="Courier New"/>
          <w:b/>
          <w:bCs/>
          <w:color w:val="000000"/>
          <w:sz w:val="20"/>
          <w:szCs w:val="20"/>
        </w:rPr>
        <w:t>Tổng tiền*</w:t>
      </w:r>
      <w:r w:rsidRPr="00897856">
        <w:rPr>
          <w:rFonts w:ascii="Courier New" w:hAnsi="Courier New" w:cs="Courier New"/>
          <w:color w:val="0000FF"/>
          <w:sz w:val="20"/>
          <w:szCs w:val="20"/>
        </w:rPr>
        <w:t>&lt;/Amount&gt;</w:t>
      </w:r>
    </w:p>
    <w:p w14:paraId="352FDB74"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&lt;AmountInWords&gt;</w:t>
      </w:r>
      <w:r w:rsidRPr="00897856">
        <w:rPr>
          <w:rFonts w:ascii="Courier New" w:hAnsi="Courier New" w:cs="Courier New"/>
          <w:b/>
          <w:bCs/>
          <w:color w:val="000000"/>
          <w:sz w:val="20"/>
          <w:szCs w:val="20"/>
        </w:rPr>
        <w:t>Số tiền viết bằng chữ*</w:t>
      </w:r>
      <w:r w:rsidRPr="00897856">
        <w:rPr>
          <w:rFonts w:ascii="Courier New" w:hAnsi="Courier New" w:cs="Courier New"/>
          <w:color w:val="0000FF"/>
          <w:sz w:val="20"/>
          <w:szCs w:val="20"/>
        </w:rPr>
        <w:t>&lt;/AmountInWords&gt;</w:t>
      </w:r>
    </w:p>
    <w:p w14:paraId="0802C105"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&lt;Extra&gt;</w:t>
      </w:r>
      <w:r w:rsidRPr="00897856">
        <w:rPr>
          <w:rFonts w:ascii="Courier New" w:hAnsi="Courier New" w:cs="Courier New"/>
          <w:b/>
          <w:bCs/>
          <w:color w:val="000000"/>
          <w:sz w:val="20"/>
          <w:szCs w:val="20"/>
        </w:rPr>
        <w:t>Trường mở rộng</w:t>
      </w:r>
      <w:r w:rsidRPr="00897856">
        <w:rPr>
          <w:rFonts w:ascii="Courier New" w:hAnsi="Courier New" w:cs="Courier New"/>
          <w:color w:val="0000FF"/>
          <w:sz w:val="20"/>
          <w:szCs w:val="20"/>
        </w:rPr>
        <w:t>&lt;/Extra&gt;</w:t>
      </w:r>
    </w:p>
    <w:p w14:paraId="6CB3820E"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&lt;ArisingDate&gt;</w:t>
      </w:r>
      <w:r w:rsidRPr="00897856">
        <w:rPr>
          <w:rFonts w:ascii="Courier New" w:hAnsi="Courier New" w:cs="Courier New"/>
          <w:b/>
          <w:bCs/>
          <w:color w:val="000000"/>
          <w:sz w:val="20"/>
          <w:szCs w:val="20"/>
        </w:rPr>
        <w:t>Ngày dịch vụ</w:t>
      </w:r>
      <w:r w:rsidRPr="00897856">
        <w:rPr>
          <w:rFonts w:ascii="Courier New" w:hAnsi="Courier New" w:cs="Courier New"/>
          <w:color w:val="0000FF"/>
          <w:sz w:val="20"/>
          <w:szCs w:val="20"/>
        </w:rPr>
        <w:t>&lt;/ArisingDate&gt;</w:t>
      </w:r>
    </w:p>
    <w:p w14:paraId="3D91377E"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&lt;PaymentStatus&gt;</w:t>
      </w:r>
      <w:r w:rsidRPr="00897856">
        <w:rPr>
          <w:rFonts w:ascii="Courier New" w:hAnsi="Courier New" w:cs="Courier New"/>
          <w:b/>
          <w:bCs/>
          <w:color w:val="000000"/>
          <w:sz w:val="20"/>
          <w:szCs w:val="20"/>
        </w:rPr>
        <w:t>Trạng thái thanh toán</w:t>
      </w:r>
      <w:r w:rsidRPr="00897856">
        <w:rPr>
          <w:rFonts w:ascii="Courier New" w:hAnsi="Courier New" w:cs="Courier New"/>
          <w:color w:val="0000FF"/>
          <w:sz w:val="20"/>
          <w:szCs w:val="20"/>
        </w:rPr>
        <w:t>&lt;/PaymentStatus&gt;</w:t>
      </w:r>
    </w:p>
    <w:p w14:paraId="070A9F8A"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&lt;EmailDeliver&gt;</w:t>
      </w:r>
      <w:r w:rsidRPr="00897856">
        <w:rPr>
          <w:rFonts w:ascii="Courier New" w:hAnsi="Courier New" w:cs="Courier New"/>
          <w:b/>
          <w:bCs/>
          <w:color w:val="000000"/>
          <w:sz w:val="20"/>
          <w:szCs w:val="20"/>
        </w:rPr>
        <w:t>EmailDeliver</w:t>
      </w:r>
      <w:r w:rsidRPr="00897856">
        <w:rPr>
          <w:rFonts w:ascii="Courier New" w:hAnsi="Courier New" w:cs="Courier New"/>
          <w:color w:val="0000FF"/>
          <w:sz w:val="20"/>
          <w:szCs w:val="20"/>
        </w:rPr>
        <w:t>&lt;/EmailDeliver&gt;</w:t>
      </w:r>
    </w:p>
    <w:p w14:paraId="3D971E8A"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&lt;ComName&gt;</w:t>
      </w:r>
      <w:r w:rsidRPr="00897856">
        <w:rPr>
          <w:rFonts w:ascii="Courier New" w:hAnsi="Courier New" w:cs="Courier New"/>
          <w:b/>
          <w:bCs/>
          <w:color w:val="000000"/>
          <w:sz w:val="20"/>
          <w:szCs w:val="20"/>
        </w:rPr>
        <w:t>Tên công ty</w:t>
      </w:r>
      <w:r w:rsidRPr="00897856">
        <w:rPr>
          <w:rFonts w:ascii="Courier New" w:hAnsi="Courier New" w:cs="Courier New"/>
          <w:color w:val="0000FF"/>
          <w:sz w:val="20"/>
          <w:szCs w:val="20"/>
        </w:rPr>
        <w:t>&lt;/ComName&gt;</w:t>
      </w:r>
    </w:p>
    <w:p w14:paraId="697B70D1"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&lt;ComAddress&gt;</w:t>
      </w:r>
      <w:r w:rsidRPr="00897856">
        <w:rPr>
          <w:rFonts w:ascii="Courier New" w:hAnsi="Courier New" w:cs="Courier New"/>
          <w:b/>
          <w:bCs/>
          <w:color w:val="000000"/>
          <w:sz w:val="20"/>
          <w:szCs w:val="20"/>
        </w:rPr>
        <w:t>Địa chỉ công ty</w:t>
      </w:r>
      <w:r w:rsidRPr="00897856">
        <w:rPr>
          <w:rFonts w:ascii="Courier New" w:hAnsi="Courier New" w:cs="Courier New"/>
          <w:color w:val="0000FF"/>
          <w:sz w:val="20"/>
          <w:szCs w:val="20"/>
        </w:rPr>
        <w:t>&lt;/ComAddress&gt;</w:t>
      </w:r>
    </w:p>
    <w:p w14:paraId="3FA3F637"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&lt;ComTaxCode&gt;</w:t>
      </w:r>
      <w:r w:rsidRPr="00897856">
        <w:rPr>
          <w:rFonts w:ascii="Courier New" w:hAnsi="Courier New" w:cs="Courier New"/>
          <w:b/>
          <w:bCs/>
          <w:color w:val="000000"/>
          <w:sz w:val="20"/>
          <w:szCs w:val="20"/>
        </w:rPr>
        <w:t>Mã số thuế</w:t>
      </w:r>
      <w:r w:rsidRPr="00897856">
        <w:rPr>
          <w:rFonts w:ascii="Courier New" w:hAnsi="Courier New" w:cs="Courier New"/>
          <w:color w:val="0000FF"/>
          <w:sz w:val="20"/>
          <w:szCs w:val="20"/>
        </w:rPr>
        <w:t>&lt;/ComTaxCode&gt;</w:t>
      </w:r>
    </w:p>
    <w:p w14:paraId="1029723A"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&lt;ComFax&gt;</w:t>
      </w:r>
      <w:r w:rsidRPr="00897856">
        <w:rPr>
          <w:rFonts w:ascii="Courier New" w:hAnsi="Courier New" w:cs="Courier New"/>
          <w:b/>
          <w:bCs/>
          <w:color w:val="000000"/>
          <w:sz w:val="20"/>
          <w:szCs w:val="20"/>
        </w:rPr>
        <w:t>Company Fax</w:t>
      </w:r>
      <w:r w:rsidRPr="00897856">
        <w:rPr>
          <w:rFonts w:ascii="Courier New" w:hAnsi="Courier New" w:cs="Courier New"/>
          <w:color w:val="0000FF"/>
          <w:sz w:val="20"/>
          <w:szCs w:val="20"/>
        </w:rPr>
        <w:t>&lt;/ComFax&gt;</w:t>
      </w:r>
    </w:p>
    <w:p w14:paraId="210FD12C"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&lt;ResourceCode&gt;</w:t>
      </w:r>
      <w:r w:rsidRPr="00897856">
        <w:rPr>
          <w:rFonts w:ascii="Courier New" w:hAnsi="Courier New" w:cs="Courier New"/>
          <w:b/>
          <w:bCs/>
          <w:color w:val="000000"/>
          <w:sz w:val="20"/>
          <w:szCs w:val="20"/>
        </w:rPr>
        <w:t>ResourceCode</w:t>
      </w:r>
      <w:r w:rsidRPr="00897856">
        <w:rPr>
          <w:rFonts w:ascii="Courier New" w:hAnsi="Courier New" w:cs="Courier New"/>
          <w:color w:val="0000FF"/>
          <w:sz w:val="20"/>
          <w:szCs w:val="20"/>
        </w:rPr>
        <w:t>&lt;/ResourceCode&gt;</w:t>
      </w:r>
    </w:p>
    <w:p w14:paraId="76D83E00"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&lt;GrossValue&gt;</w:t>
      </w:r>
      <w:r w:rsidRPr="00897856">
        <w:rPr>
          <w:rFonts w:ascii="Courier New" w:hAnsi="Courier New" w:cs="Courier New"/>
          <w:b/>
          <w:bCs/>
          <w:color w:val="000000"/>
          <w:sz w:val="20"/>
          <w:szCs w:val="20"/>
        </w:rPr>
        <w:t xml:space="preserve"> GrossValue </w:t>
      </w:r>
      <w:r w:rsidRPr="00897856">
        <w:rPr>
          <w:rFonts w:ascii="Courier New" w:hAnsi="Courier New" w:cs="Courier New"/>
          <w:color w:val="0000FF"/>
          <w:sz w:val="20"/>
          <w:szCs w:val="20"/>
        </w:rPr>
        <w:t>&lt;/GrossValue&gt;</w:t>
      </w:r>
    </w:p>
    <w:p w14:paraId="60CF8EF8"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&lt;GrossValue0&gt;</w:t>
      </w:r>
      <w:r w:rsidRPr="00897856">
        <w:rPr>
          <w:rFonts w:ascii="Courier New" w:hAnsi="Courier New" w:cs="Courier New"/>
          <w:b/>
          <w:bCs/>
          <w:color w:val="000000"/>
          <w:sz w:val="20"/>
          <w:szCs w:val="20"/>
        </w:rPr>
        <w:t xml:space="preserve"> GrossValue0</w:t>
      </w:r>
      <w:r w:rsidRPr="00897856">
        <w:rPr>
          <w:rFonts w:ascii="Courier New" w:hAnsi="Courier New" w:cs="Courier New"/>
          <w:color w:val="0000FF"/>
          <w:sz w:val="20"/>
          <w:szCs w:val="20"/>
        </w:rPr>
        <w:t>&lt;/GrossValue0&gt;</w:t>
      </w:r>
    </w:p>
    <w:p w14:paraId="15AC9B6F"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&lt;VatAmount0&gt;</w:t>
      </w:r>
      <w:r w:rsidRPr="00897856">
        <w:rPr>
          <w:rFonts w:ascii="Courier New" w:hAnsi="Courier New" w:cs="Courier New"/>
          <w:b/>
          <w:bCs/>
          <w:color w:val="000000"/>
          <w:sz w:val="20"/>
          <w:szCs w:val="20"/>
        </w:rPr>
        <w:t xml:space="preserve"> VatAmount0</w:t>
      </w:r>
      <w:r w:rsidRPr="00897856">
        <w:rPr>
          <w:rFonts w:ascii="Courier New" w:hAnsi="Courier New" w:cs="Courier New"/>
          <w:color w:val="0000FF"/>
          <w:sz w:val="20"/>
          <w:szCs w:val="20"/>
        </w:rPr>
        <w:t>&lt;/VatAmount0&gt;</w:t>
      </w:r>
    </w:p>
    <w:p w14:paraId="19D3B4EA"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&lt;GrossValue5&gt;</w:t>
      </w:r>
      <w:r w:rsidRPr="00897856">
        <w:rPr>
          <w:rFonts w:ascii="Courier New" w:hAnsi="Courier New" w:cs="Courier New"/>
          <w:b/>
          <w:bCs/>
          <w:color w:val="000000"/>
          <w:sz w:val="20"/>
          <w:szCs w:val="20"/>
        </w:rPr>
        <w:t xml:space="preserve"> GrossValue5</w:t>
      </w:r>
      <w:r w:rsidRPr="00897856">
        <w:rPr>
          <w:rFonts w:ascii="Courier New" w:hAnsi="Courier New" w:cs="Courier New"/>
          <w:color w:val="0000FF"/>
          <w:sz w:val="20"/>
          <w:szCs w:val="20"/>
        </w:rPr>
        <w:t>&lt;/GrossValue5&gt;</w:t>
      </w:r>
    </w:p>
    <w:p w14:paraId="69D02256"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&lt;VatAmount5&gt;</w:t>
      </w:r>
      <w:r w:rsidRPr="00897856">
        <w:rPr>
          <w:rFonts w:ascii="Courier New" w:hAnsi="Courier New" w:cs="Courier New"/>
          <w:b/>
          <w:bCs/>
          <w:color w:val="000000"/>
          <w:sz w:val="20"/>
          <w:szCs w:val="20"/>
        </w:rPr>
        <w:t xml:space="preserve"> VatAmount5</w:t>
      </w:r>
      <w:r w:rsidRPr="00897856">
        <w:rPr>
          <w:rFonts w:ascii="Courier New" w:hAnsi="Courier New" w:cs="Courier New"/>
          <w:color w:val="0000FF"/>
          <w:sz w:val="20"/>
          <w:szCs w:val="20"/>
        </w:rPr>
        <w:t>&lt;/VatAmount5&gt;</w:t>
      </w:r>
    </w:p>
    <w:p w14:paraId="70C23952"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&lt;GrossValue10&gt;</w:t>
      </w:r>
      <w:r w:rsidRPr="00897856">
        <w:rPr>
          <w:rFonts w:ascii="Courier New" w:hAnsi="Courier New" w:cs="Courier New"/>
          <w:b/>
          <w:bCs/>
          <w:color w:val="000000"/>
          <w:sz w:val="20"/>
          <w:szCs w:val="20"/>
        </w:rPr>
        <w:t xml:space="preserve"> GrossValue10</w:t>
      </w:r>
      <w:r w:rsidRPr="00897856">
        <w:rPr>
          <w:rFonts w:ascii="Courier New" w:hAnsi="Courier New" w:cs="Courier New"/>
          <w:color w:val="0000FF"/>
          <w:sz w:val="20"/>
          <w:szCs w:val="20"/>
        </w:rPr>
        <w:t>&lt;/GrossValue10&gt;</w:t>
      </w:r>
    </w:p>
    <w:p w14:paraId="661DF732"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&lt;VatAmount10&gt;</w:t>
      </w:r>
      <w:r w:rsidRPr="00897856">
        <w:rPr>
          <w:rFonts w:ascii="Courier New" w:hAnsi="Courier New" w:cs="Courier New"/>
          <w:b/>
          <w:bCs/>
          <w:color w:val="000000"/>
          <w:sz w:val="20"/>
          <w:szCs w:val="20"/>
        </w:rPr>
        <w:t xml:space="preserve"> VatAmount10</w:t>
      </w:r>
      <w:r w:rsidRPr="00897856">
        <w:rPr>
          <w:rFonts w:ascii="Courier New" w:hAnsi="Courier New" w:cs="Courier New"/>
          <w:color w:val="0000FF"/>
          <w:sz w:val="20"/>
          <w:szCs w:val="20"/>
        </w:rPr>
        <w:t>&lt;/VatAmount10&gt;</w:t>
      </w:r>
    </w:p>
    <w:p w14:paraId="26A13579"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&lt;Buyer&gt;</w:t>
      </w:r>
      <w:r w:rsidRPr="00897856">
        <w:rPr>
          <w:rFonts w:ascii="Courier New" w:hAnsi="Courier New" w:cs="Courier New"/>
          <w:b/>
          <w:bCs/>
          <w:color w:val="000000"/>
          <w:sz w:val="20"/>
          <w:szCs w:val="20"/>
        </w:rPr>
        <w:t>Tên đơn vị mua hàng</w:t>
      </w:r>
      <w:r w:rsidRPr="00897856">
        <w:rPr>
          <w:rFonts w:ascii="Courier New" w:hAnsi="Courier New" w:cs="Courier New"/>
          <w:color w:val="0000FF"/>
          <w:sz w:val="20"/>
          <w:szCs w:val="20"/>
        </w:rPr>
        <w:t>&lt;/Buyer&gt;</w:t>
      </w:r>
    </w:p>
    <w:p w14:paraId="118D238C"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&lt;Name&gt;</w:t>
      </w:r>
      <w:r w:rsidRPr="00897856">
        <w:rPr>
          <w:rFonts w:ascii="Courier New" w:hAnsi="Courier New" w:cs="Courier New"/>
          <w:b/>
          <w:bCs/>
          <w:color w:val="000000"/>
          <w:sz w:val="20"/>
          <w:szCs w:val="20"/>
        </w:rPr>
        <w:t>Tên hóa đơn</w:t>
      </w:r>
      <w:r w:rsidRPr="00897856">
        <w:rPr>
          <w:rFonts w:ascii="Courier New" w:hAnsi="Courier New" w:cs="Courier New"/>
          <w:color w:val="0000FF"/>
          <w:sz w:val="20"/>
          <w:szCs w:val="20"/>
        </w:rPr>
        <w:t>&lt;/Name&gt;</w:t>
      </w:r>
    </w:p>
    <w:p w14:paraId="6E997B5D"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&lt;ComPhone&gt;</w:t>
      </w:r>
      <w:r w:rsidRPr="00897856">
        <w:rPr>
          <w:rFonts w:ascii="Courier New" w:hAnsi="Courier New" w:cs="Courier New"/>
          <w:b/>
          <w:bCs/>
          <w:color w:val="000000"/>
          <w:sz w:val="20"/>
          <w:szCs w:val="20"/>
        </w:rPr>
        <w:t>Điện thoại công ty</w:t>
      </w:r>
      <w:r w:rsidRPr="00897856">
        <w:rPr>
          <w:rFonts w:ascii="Courier New" w:hAnsi="Courier New" w:cs="Courier New"/>
          <w:color w:val="0000FF"/>
          <w:sz w:val="20"/>
          <w:szCs w:val="20"/>
        </w:rPr>
        <w:t>&lt;/ComPhone&gt;</w:t>
      </w:r>
    </w:p>
    <w:p w14:paraId="111E7FE5"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&lt;ComBankName&gt;</w:t>
      </w:r>
      <w:r w:rsidRPr="00897856">
        <w:rPr>
          <w:rFonts w:ascii="Courier New" w:hAnsi="Courier New" w:cs="Courier New"/>
          <w:b/>
          <w:bCs/>
          <w:color w:val="000000"/>
          <w:sz w:val="20"/>
          <w:szCs w:val="20"/>
        </w:rPr>
        <w:t>Tên ngân hàng</w:t>
      </w:r>
      <w:r w:rsidRPr="00897856">
        <w:rPr>
          <w:rFonts w:ascii="Courier New" w:hAnsi="Courier New" w:cs="Courier New"/>
          <w:color w:val="0000FF"/>
          <w:sz w:val="20"/>
          <w:szCs w:val="20"/>
        </w:rPr>
        <w:t>&lt;/ComBankName&gt;</w:t>
      </w:r>
    </w:p>
    <w:p w14:paraId="5A1D3740"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&lt;ComBankNo&gt;</w:t>
      </w:r>
      <w:r w:rsidRPr="00897856">
        <w:rPr>
          <w:rFonts w:ascii="Courier New" w:hAnsi="Courier New" w:cs="Courier New"/>
          <w:b/>
          <w:bCs/>
          <w:color w:val="000000"/>
          <w:sz w:val="20"/>
          <w:szCs w:val="20"/>
        </w:rPr>
        <w:t>Số tài khoản ngân hàng</w:t>
      </w:r>
      <w:r w:rsidRPr="00897856">
        <w:rPr>
          <w:rFonts w:ascii="Courier New" w:hAnsi="Courier New" w:cs="Courier New"/>
          <w:color w:val="0000FF"/>
          <w:sz w:val="20"/>
          <w:szCs w:val="20"/>
        </w:rPr>
        <w:t>&lt;/ComBankNo&gt;</w:t>
      </w:r>
    </w:p>
    <w:p w14:paraId="2DDD81E5"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&lt;CreateDate&gt;</w:t>
      </w:r>
      <w:r w:rsidRPr="00897856">
        <w:rPr>
          <w:rFonts w:ascii="Courier New" w:hAnsi="Courier New" w:cs="Courier New"/>
          <w:b/>
          <w:bCs/>
          <w:color w:val="000000"/>
          <w:sz w:val="20"/>
          <w:szCs w:val="20"/>
        </w:rPr>
        <w:t>CreateDate</w:t>
      </w:r>
      <w:r w:rsidRPr="00897856">
        <w:rPr>
          <w:rFonts w:ascii="Courier New" w:hAnsi="Courier New" w:cs="Courier New"/>
          <w:color w:val="0000FF"/>
          <w:sz w:val="20"/>
          <w:szCs w:val="20"/>
        </w:rPr>
        <w:t>&lt;/CreateDate&gt;</w:t>
      </w:r>
    </w:p>
    <w:p w14:paraId="25CCFA65"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&lt;DiscountRate&gt;</w:t>
      </w:r>
      <w:r w:rsidRPr="00897856">
        <w:rPr>
          <w:rFonts w:ascii="Courier New" w:hAnsi="Courier New" w:cs="Courier New"/>
          <w:b/>
          <w:bCs/>
          <w:color w:val="000000"/>
          <w:sz w:val="20"/>
          <w:szCs w:val="20"/>
        </w:rPr>
        <w:t>Chiết khấu</w:t>
      </w:r>
      <w:r w:rsidRPr="00897856">
        <w:rPr>
          <w:rFonts w:ascii="Courier New" w:hAnsi="Courier New" w:cs="Courier New"/>
          <w:color w:val="0000FF"/>
          <w:sz w:val="20"/>
          <w:szCs w:val="20"/>
        </w:rPr>
        <w:t>&lt;/DiscountRate&gt;</w:t>
      </w:r>
    </w:p>
    <w:p w14:paraId="43AEC41E"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&lt;CusSignStatus&gt;</w:t>
      </w:r>
      <w:r w:rsidRPr="00897856">
        <w:rPr>
          <w:rFonts w:ascii="Courier New" w:hAnsi="Courier New" w:cs="Courier New"/>
          <w:b/>
          <w:bCs/>
          <w:color w:val="000000"/>
          <w:sz w:val="20"/>
          <w:szCs w:val="20"/>
        </w:rPr>
        <w:t>1.1</w:t>
      </w:r>
      <w:r w:rsidRPr="00897856">
        <w:rPr>
          <w:rFonts w:ascii="Courier New" w:hAnsi="Courier New" w:cs="Courier New"/>
          <w:color w:val="0000FF"/>
          <w:sz w:val="20"/>
          <w:szCs w:val="20"/>
        </w:rPr>
        <w:t>&lt;/CusSignStatus&gt;</w:t>
      </w:r>
    </w:p>
    <w:p w14:paraId="22A67B0E"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&lt;CreateBy&gt;</w:t>
      </w:r>
      <w:r w:rsidRPr="00897856">
        <w:rPr>
          <w:rFonts w:ascii="Courier New" w:hAnsi="Courier New" w:cs="Courier New"/>
          <w:b/>
          <w:bCs/>
          <w:color w:val="000000"/>
          <w:sz w:val="20"/>
          <w:szCs w:val="20"/>
        </w:rPr>
        <w:t>CreateBy</w:t>
      </w:r>
      <w:r w:rsidRPr="00897856">
        <w:rPr>
          <w:rFonts w:ascii="Courier New" w:hAnsi="Courier New" w:cs="Courier New"/>
          <w:color w:val="0000FF"/>
          <w:sz w:val="20"/>
          <w:szCs w:val="20"/>
        </w:rPr>
        <w:t>&lt;/CreateBy&gt;</w:t>
      </w:r>
    </w:p>
    <w:p w14:paraId="67CB9EDA"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&lt;PublishBy&gt;</w:t>
      </w:r>
      <w:r w:rsidRPr="00897856">
        <w:rPr>
          <w:rFonts w:ascii="Courier New" w:hAnsi="Courier New" w:cs="Courier New"/>
          <w:b/>
          <w:bCs/>
          <w:color w:val="000000"/>
          <w:sz w:val="20"/>
          <w:szCs w:val="20"/>
        </w:rPr>
        <w:t>PublishBy</w:t>
      </w:r>
      <w:r w:rsidRPr="00897856">
        <w:rPr>
          <w:rFonts w:ascii="Courier New" w:hAnsi="Courier New" w:cs="Courier New"/>
          <w:color w:val="0000FF"/>
          <w:sz w:val="20"/>
          <w:szCs w:val="20"/>
        </w:rPr>
        <w:t>&lt;/PublishBy&gt;</w:t>
      </w:r>
    </w:p>
    <w:p w14:paraId="0999F813"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&lt;Note&gt;</w:t>
      </w:r>
      <w:r w:rsidRPr="00897856">
        <w:rPr>
          <w:rFonts w:ascii="Courier New" w:hAnsi="Courier New" w:cs="Courier New"/>
          <w:b/>
          <w:bCs/>
          <w:color w:val="000000"/>
          <w:sz w:val="20"/>
          <w:szCs w:val="20"/>
        </w:rPr>
        <w:t>Note</w:t>
      </w:r>
      <w:r w:rsidRPr="00897856">
        <w:rPr>
          <w:rFonts w:ascii="Courier New" w:hAnsi="Courier New" w:cs="Courier New"/>
          <w:color w:val="0000FF"/>
          <w:sz w:val="20"/>
          <w:szCs w:val="20"/>
        </w:rPr>
        <w:t>&lt;/Note&gt;</w:t>
      </w:r>
    </w:p>
    <w:p w14:paraId="72CEB370"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&lt;ProcessInvNote&gt;</w:t>
      </w:r>
      <w:r w:rsidRPr="00897856">
        <w:rPr>
          <w:rFonts w:ascii="Courier New" w:hAnsi="Courier New" w:cs="Courier New"/>
          <w:b/>
          <w:bCs/>
          <w:color w:val="000000"/>
          <w:sz w:val="20"/>
          <w:szCs w:val="20"/>
        </w:rPr>
        <w:t>ProcessInvNote</w:t>
      </w:r>
      <w:r w:rsidRPr="00897856">
        <w:rPr>
          <w:rFonts w:ascii="Courier New" w:hAnsi="Courier New" w:cs="Courier New"/>
          <w:color w:val="0000FF"/>
          <w:sz w:val="20"/>
          <w:szCs w:val="20"/>
        </w:rPr>
        <w:t>&lt;/ProcessInvNote&gt;</w:t>
      </w:r>
    </w:p>
    <w:p w14:paraId="7EC6B4EA"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&lt;Fkey&gt;</w:t>
      </w:r>
      <w:r w:rsidRPr="00897856">
        <w:rPr>
          <w:rFonts w:ascii="Courier New" w:hAnsi="Courier New" w:cs="Courier New"/>
          <w:b/>
          <w:bCs/>
          <w:color w:val="000000"/>
          <w:sz w:val="20"/>
          <w:szCs w:val="20"/>
        </w:rPr>
        <w:t>Fkey</w:t>
      </w:r>
      <w:r w:rsidRPr="00897856">
        <w:rPr>
          <w:rFonts w:ascii="Courier New" w:hAnsi="Courier New" w:cs="Courier New"/>
          <w:color w:val="0000FF"/>
          <w:sz w:val="20"/>
          <w:szCs w:val="20"/>
        </w:rPr>
        <w:t>&lt;/Fkey&gt;</w:t>
      </w:r>
    </w:p>
    <w:p w14:paraId="28175E22"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&lt;GrossValue_NonTax&gt;&lt;/GrossValue_NonTax&gt;</w:t>
      </w:r>
    </w:p>
    <w:p w14:paraId="23831233"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&lt;CurrencyUnit&gt;</w:t>
      </w:r>
      <w:r w:rsidRPr="00897856">
        <w:rPr>
          <w:rFonts w:ascii="Courier New" w:hAnsi="Courier New" w:cs="Courier New"/>
          <w:b/>
          <w:bCs/>
          <w:color w:val="000000"/>
          <w:sz w:val="20"/>
          <w:szCs w:val="20"/>
        </w:rPr>
        <w:t>Đơn vị tiền tệ</w:t>
      </w:r>
      <w:r w:rsidRPr="00897856">
        <w:rPr>
          <w:rFonts w:ascii="Courier New" w:hAnsi="Courier New" w:cs="Courier New"/>
          <w:color w:val="0000FF"/>
          <w:sz w:val="20"/>
          <w:szCs w:val="20"/>
        </w:rPr>
        <w:t>&lt;/CurrencyUnit&gt;</w:t>
      </w:r>
    </w:p>
    <w:p w14:paraId="765DEBD1"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&lt;ExchangeRate&gt;</w:t>
      </w:r>
      <w:r w:rsidRPr="00897856">
        <w:rPr>
          <w:rFonts w:ascii="Courier New" w:hAnsi="Courier New" w:cs="Courier New"/>
          <w:b/>
          <w:bCs/>
          <w:color w:val="000000"/>
          <w:sz w:val="20"/>
          <w:szCs w:val="20"/>
        </w:rPr>
        <w:t>Tỷ giá</w:t>
      </w:r>
      <w:r w:rsidRPr="00897856">
        <w:rPr>
          <w:rFonts w:ascii="Courier New" w:hAnsi="Courier New" w:cs="Courier New"/>
          <w:color w:val="0000FF"/>
          <w:sz w:val="20"/>
          <w:szCs w:val="20"/>
        </w:rPr>
        <w:t>&lt;/ExchangeRate&gt;</w:t>
      </w:r>
    </w:p>
    <w:p w14:paraId="0C2CA119" w14:textId="77777777" w:rsidR="009D1437" w:rsidRPr="00897856" w:rsidRDefault="009D1437" w:rsidP="009D1437">
      <w:pPr>
        <w:shd w:val="clear" w:color="auto" w:fill="FFFFFF"/>
        <w:rPr>
          <w:rFonts w:ascii="Courier New" w:hAnsi="Courier New" w:cs="Courier New"/>
          <w:b/>
          <w:bCs/>
          <w:color w:val="000000"/>
          <w:sz w:val="20"/>
          <w:szCs w:val="20"/>
        </w:rPr>
      </w:pPr>
      <w:r w:rsidRPr="00897856">
        <w:rPr>
          <w:rFonts w:ascii="Courier New" w:hAnsi="Courier New" w:cs="Courier New"/>
          <w:b/>
          <w:bCs/>
          <w:color w:val="000000"/>
          <w:sz w:val="20"/>
          <w:szCs w:val="20"/>
        </w:rPr>
        <w:t xml:space="preserve">    </w:t>
      </w:r>
      <w:r w:rsidRPr="00897856">
        <w:rPr>
          <w:rFonts w:ascii="Courier New" w:hAnsi="Courier New" w:cs="Courier New"/>
          <w:color w:val="0000FF"/>
          <w:sz w:val="20"/>
          <w:szCs w:val="20"/>
        </w:rPr>
        <w:t>&lt;ConvertedAmount&gt;</w:t>
      </w:r>
      <w:r w:rsidRPr="00897856">
        <w:rPr>
          <w:rFonts w:ascii="Courier New" w:hAnsi="Courier New" w:cs="Courier New"/>
          <w:b/>
          <w:bCs/>
          <w:color w:val="000000"/>
          <w:sz w:val="20"/>
          <w:szCs w:val="20"/>
        </w:rPr>
        <w:t>Tổng tiền quy đổi</w:t>
      </w:r>
      <w:r w:rsidRPr="00897856">
        <w:rPr>
          <w:rFonts w:ascii="Courier New" w:hAnsi="Courier New" w:cs="Courier New"/>
          <w:color w:val="0000FF"/>
          <w:sz w:val="20"/>
          <w:szCs w:val="20"/>
        </w:rPr>
        <w:t>&lt;/ConvertedAmount&gt;</w:t>
      </w:r>
    </w:p>
    <w:p w14:paraId="272CEC6A"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897856">
        <w:rPr>
          <w:rFonts w:ascii="Courier New" w:hAnsi="Courier New" w:cs="Courier New"/>
          <w:b/>
          <w:bCs/>
          <w:color w:val="000000"/>
          <w:sz w:val="20"/>
          <w:szCs w:val="20"/>
        </w:rPr>
        <w:t xml:space="preserve">    </w:t>
      </w:r>
      <w:r w:rsidRPr="002864F3">
        <w:rPr>
          <w:rFonts w:ascii="Courier New" w:hAnsi="Courier New" w:cs="Courier New"/>
          <w:color w:val="0000FF"/>
          <w:sz w:val="20"/>
          <w:szCs w:val="20"/>
          <w:lang w:val="nl-NL"/>
        </w:rPr>
        <w:t>&lt;Extra1&gt;</w:t>
      </w:r>
      <w:r w:rsidRPr="002864F3">
        <w:rPr>
          <w:rFonts w:ascii="Courier New" w:hAnsi="Courier New" w:cs="Courier New"/>
          <w:b/>
          <w:bCs/>
          <w:color w:val="000000"/>
          <w:sz w:val="20"/>
          <w:szCs w:val="20"/>
          <w:lang w:val="nl-NL"/>
        </w:rPr>
        <w:t>Extra1</w:t>
      </w:r>
      <w:r w:rsidRPr="002864F3">
        <w:rPr>
          <w:rFonts w:ascii="Courier New" w:hAnsi="Courier New" w:cs="Courier New"/>
          <w:color w:val="0000FF"/>
          <w:sz w:val="20"/>
          <w:szCs w:val="20"/>
          <w:lang w:val="nl-NL"/>
        </w:rPr>
        <w:t>&lt;/Extra1&gt;</w:t>
      </w:r>
    </w:p>
    <w:p w14:paraId="0176580F"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2864F3">
        <w:rPr>
          <w:rFonts w:ascii="Courier New" w:hAnsi="Courier New" w:cs="Courier New"/>
          <w:b/>
          <w:bCs/>
          <w:color w:val="000000"/>
          <w:sz w:val="20"/>
          <w:szCs w:val="20"/>
          <w:lang w:val="nl-NL"/>
        </w:rPr>
        <w:t xml:space="preserve">    </w:t>
      </w:r>
      <w:r w:rsidRPr="002864F3">
        <w:rPr>
          <w:rFonts w:ascii="Courier New" w:hAnsi="Courier New" w:cs="Courier New"/>
          <w:color w:val="0000FF"/>
          <w:sz w:val="20"/>
          <w:szCs w:val="20"/>
          <w:lang w:val="nl-NL"/>
        </w:rPr>
        <w:t>&lt;Extra2&gt;</w:t>
      </w:r>
      <w:r w:rsidRPr="002864F3">
        <w:rPr>
          <w:rFonts w:ascii="Courier New" w:hAnsi="Courier New" w:cs="Courier New"/>
          <w:b/>
          <w:bCs/>
          <w:color w:val="000000"/>
          <w:sz w:val="20"/>
          <w:szCs w:val="20"/>
          <w:lang w:val="nl-NL"/>
        </w:rPr>
        <w:t>Extra2</w:t>
      </w:r>
      <w:r w:rsidRPr="002864F3">
        <w:rPr>
          <w:rFonts w:ascii="Courier New" w:hAnsi="Courier New" w:cs="Courier New"/>
          <w:color w:val="0000FF"/>
          <w:sz w:val="20"/>
          <w:szCs w:val="20"/>
          <w:lang w:val="nl-NL"/>
        </w:rPr>
        <w:t>&lt;/Extra2&gt;</w:t>
      </w:r>
    </w:p>
    <w:p w14:paraId="341CD7BF"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2864F3">
        <w:rPr>
          <w:rFonts w:ascii="Courier New" w:hAnsi="Courier New" w:cs="Courier New"/>
          <w:b/>
          <w:bCs/>
          <w:color w:val="000000"/>
          <w:sz w:val="20"/>
          <w:szCs w:val="20"/>
          <w:lang w:val="nl-NL"/>
        </w:rPr>
        <w:t xml:space="preserve">    </w:t>
      </w:r>
      <w:r w:rsidRPr="002864F3">
        <w:rPr>
          <w:rFonts w:ascii="Courier New" w:hAnsi="Courier New" w:cs="Courier New"/>
          <w:color w:val="0000FF"/>
          <w:sz w:val="20"/>
          <w:szCs w:val="20"/>
          <w:lang w:val="nl-NL"/>
        </w:rPr>
        <w:t>&lt;SMSDeliver&gt;</w:t>
      </w:r>
      <w:r w:rsidRPr="002864F3">
        <w:rPr>
          <w:rFonts w:ascii="Courier New" w:hAnsi="Courier New" w:cs="Courier New"/>
          <w:b/>
          <w:bCs/>
          <w:color w:val="000000"/>
          <w:sz w:val="20"/>
          <w:szCs w:val="20"/>
          <w:lang w:val="nl-NL"/>
        </w:rPr>
        <w:t>SMSDeliver</w:t>
      </w:r>
      <w:r w:rsidRPr="002864F3">
        <w:rPr>
          <w:rFonts w:ascii="Courier New" w:hAnsi="Courier New" w:cs="Courier New"/>
          <w:color w:val="0000FF"/>
          <w:sz w:val="20"/>
          <w:szCs w:val="20"/>
          <w:lang w:val="nl-NL"/>
        </w:rPr>
        <w:t>&lt;/SMSDeliver&gt;</w:t>
      </w:r>
    </w:p>
    <w:p w14:paraId="518D78E1"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b/>
          <w:bCs/>
          <w:color w:val="000000"/>
          <w:sz w:val="20"/>
          <w:szCs w:val="20"/>
          <w:lang w:val="nl-NL"/>
        </w:rPr>
        <w:t xml:space="preserve">    </w:t>
      </w:r>
      <w:r w:rsidRPr="002864F3">
        <w:rPr>
          <w:rFonts w:ascii="Courier New" w:hAnsi="Courier New" w:cs="Courier New"/>
          <w:color w:val="0000FF"/>
          <w:sz w:val="20"/>
          <w:szCs w:val="20"/>
          <w:lang w:val="nl-NL"/>
        </w:rPr>
        <w:t>&lt;Type&gt;</w:t>
      </w:r>
      <w:r w:rsidRPr="002864F3">
        <w:rPr>
          <w:rFonts w:ascii="Courier New" w:hAnsi="Courier New" w:cs="Courier New"/>
          <w:b/>
          <w:bCs/>
          <w:color w:val="000000"/>
          <w:sz w:val="20"/>
          <w:szCs w:val="20"/>
          <w:lang w:val="nl-NL"/>
        </w:rPr>
        <w:t>Loại hóa đơn chỉnh sửa(int-mặc định lấy là 2)  2-Điều chỉnh tăng, 3-Điều chỉnh giảm, 4- Hóa đơn điều chỉnh thông tin</w:t>
      </w:r>
      <w:r w:rsidRPr="002864F3">
        <w:rPr>
          <w:rFonts w:ascii="Courier New" w:hAnsi="Courier New" w:cs="Courier New"/>
          <w:color w:val="0000FF"/>
          <w:sz w:val="20"/>
          <w:szCs w:val="20"/>
          <w:lang w:val="nl-NL"/>
        </w:rPr>
        <w:t>&lt;/Type&gt;</w:t>
      </w:r>
    </w:p>
    <w:p w14:paraId="3B632173"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&lt;LDDNBo&gt;</w:t>
      </w:r>
      <w:r w:rsidRPr="002864F3">
        <w:rPr>
          <w:rFonts w:ascii="Courier New" w:hAnsi="Courier New" w:cs="Courier New"/>
          <w:b/>
          <w:bCs/>
          <w:color w:val="000000"/>
          <w:sz w:val="20"/>
          <w:szCs w:val="20"/>
          <w:lang w:val="nl-NL"/>
        </w:rPr>
        <w:t>LDDNBO</w:t>
      </w:r>
      <w:r w:rsidRPr="002864F3">
        <w:rPr>
          <w:rFonts w:ascii="Courier New" w:hAnsi="Courier New" w:cs="Courier New"/>
          <w:color w:val="0000FF"/>
          <w:sz w:val="20"/>
          <w:szCs w:val="20"/>
          <w:lang w:val="nl-NL"/>
        </w:rPr>
        <w:t>&lt;/LDDNBo&gt;</w:t>
      </w:r>
    </w:p>
    <w:p w14:paraId="65070281"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&lt;HDSo&gt;</w:t>
      </w:r>
      <w:r w:rsidRPr="002864F3">
        <w:rPr>
          <w:rFonts w:ascii="Courier New" w:hAnsi="Courier New" w:cs="Courier New"/>
          <w:b/>
          <w:bCs/>
          <w:color w:val="000000"/>
          <w:sz w:val="20"/>
          <w:szCs w:val="20"/>
          <w:lang w:val="nl-NL"/>
        </w:rPr>
        <w:t>HDSO</w:t>
      </w:r>
      <w:r w:rsidRPr="002864F3">
        <w:rPr>
          <w:rFonts w:ascii="Courier New" w:hAnsi="Courier New" w:cs="Courier New"/>
          <w:color w:val="0000FF"/>
          <w:sz w:val="20"/>
          <w:szCs w:val="20"/>
          <w:lang w:val="nl-NL"/>
        </w:rPr>
        <w:t>&lt;/HDSo&gt;</w:t>
      </w:r>
    </w:p>
    <w:p w14:paraId="58F804E0"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&lt;HVTNXHang&gt;</w:t>
      </w:r>
      <w:r w:rsidRPr="002864F3">
        <w:rPr>
          <w:rFonts w:ascii="Courier New" w:hAnsi="Courier New" w:cs="Courier New"/>
          <w:b/>
          <w:bCs/>
          <w:color w:val="000000"/>
          <w:sz w:val="20"/>
          <w:szCs w:val="20"/>
          <w:lang w:val="nl-NL"/>
        </w:rPr>
        <w:t>HVTNXHANG</w:t>
      </w:r>
      <w:r w:rsidRPr="002864F3">
        <w:rPr>
          <w:rFonts w:ascii="Courier New" w:hAnsi="Courier New" w:cs="Courier New"/>
          <w:color w:val="0000FF"/>
          <w:sz w:val="20"/>
          <w:szCs w:val="20"/>
          <w:lang w:val="nl-NL"/>
        </w:rPr>
        <w:t>&lt;/HVTNXHang&gt;</w:t>
      </w:r>
    </w:p>
    <w:p w14:paraId="3DDFE270"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&lt;TNVChuyen&gt;</w:t>
      </w:r>
      <w:r w:rsidRPr="002864F3">
        <w:rPr>
          <w:rFonts w:ascii="Courier New" w:hAnsi="Courier New" w:cs="Courier New"/>
          <w:b/>
          <w:bCs/>
          <w:color w:val="000000"/>
          <w:sz w:val="20"/>
          <w:szCs w:val="20"/>
          <w:lang w:val="nl-NL"/>
        </w:rPr>
        <w:t>TNVCHUYEN</w:t>
      </w:r>
      <w:r w:rsidRPr="002864F3">
        <w:rPr>
          <w:rFonts w:ascii="Courier New" w:hAnsi="Courier New" w:cs="Courier New"/>
          <w:color w:val="0000FF"/>
          <w:sz w:val="20"/>
          <w:szCs w:val="20"/>
          <w:lang w:val="nl-NL"/>
        </w:rPr>
        <w:t>&lt;/TNVChuyen&gt;</w:t>
      </w:r>
    </w:p>
    <w:p w14:paraId="50FEAD17"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&lt;PTVChuyen&gt;</w:t>
      </w:r>
      <w:r w:rsidRPr="002864F3">
        <w:rPr>
          <w:rFonts w:ascii="Courier New" w:hAnsi="Courier New" w:cs="Courier New"/>
          <w:b/>
          <w:bCs/>
          <w:color w:val="000000"/>
          <w:sz w:val="20"/>
          <w:szCs w:val="20"/>
          <w:lang w:val="nl-NL"/>
        </w:rPr>
        <w:t>PTVCHUYEN</w:t>
      </w:r>
      <w:r w:rsidRPr="002864F3">
        <w:rPr>
          <w:rFonts w:ascii="Courier New" w:hAnsi="Courier New" w:cs="Courier New"/>
          <w:color w:val="0000FF"/>
          <w:sz w:val="20"/>
          <w:szCs w:val="20"/>
          <w:lang w:val="nl-NL"/>
        </w:rPr>
        <w:t>&lt;/PTVChuyen&gt;</w:t>
      </w:r>
    </w:p>
    <w:p w14:paraId="5543335B" w14:textId="77777777" w:rsidR="009D1437" w:rsidRPr="002864F3" w:rsidRDefault="009D1437" w:rsidP="009D1437">
      <w:pPr>
        <w:shd w:val="clear" w:color="auto" w:fill="FFFFFF"/>
        <w:rPr>
          <w:rFonts w:ascii="Courier New" w:hAnsi="Courier New" w:cs="Courier New"/>
          <w:color w:val="0000FF"/>
          <w:sz w:val="20"/>
          <w:szCs w:val="20"/>
          <w:lang w:val="nl-NL"/>
        </w:rPr>
      </w:pPr>
      <w:r w:rsidRPr="002864F3">
        <w:rPr>
          <w:rFonts w:ascii="Courier New" w:hAnsi="Courier New" w:cs="Courier New"/>
          <w:color w:val="0000FF"/>
          <w:sz w:val="20"/>
          <w:szCs w:val="20"/>
          <w:lang w:val="nl-NL"/>
        </w:rPr>
        <w:t xml:space="preserve">    &lt;HDKTSo&gt;</w:t>
      </w:r>
      <w:r w:rsidRPr="002864F3">
        <w:rPr>
          <w:rFonts w:ascii="Courier New" w:hAnsi="Courier New" w:cs="Courier New"/>
          <w:b/>
          <w:bCs/>
          <w:color w:val="000000"/>
          <w:sz w:val="20"/>
          <w:szCs w:val="20"/>
          <w:lang w:val="nl-NL"/>
        </w:rPr>
        <w:t>HDKTSO</w:t>
      </w:r>
      <w:r w:rsidRPr="002864F3">
        <w:rPr>
          <w:rFonts w:ascii="Courier New" w:hAnsi="Courier New" w:cs="Courier New"/>
          <w:color w:val="0000FF"/>
          <w:sz w:val="20"/>
          <w:szCs w:val="20"/>
          <w:lang w:val="nl-NL"/>
        </w:rPr>
        <w:t>&lt;/HDKTSo&gt;</w:t>
      </w:r>
    </w:p>
    <w:p w14:paraId="0E160866" w14:textId="77777777" w:rsidR="009D1437" w:rsidRPr="000F1C0B" w:rsidRDefault="009D1437" w:rsidP="009D1437">
      <w:pPr>
        <w:shd w:val="clear" w:color="auto" w:fill="FFFFFF"/>
        <w:rPr>
          <w:rFonts w:ascii="Courier New" w:hAnsi="Courier New" w:cs="Courier New"/>
          <w:color w:val="0000FF"/>
          <w:sz w:val="20"/>
          <w:szCs w:val="20"/>
        </w:rPr>
      </w:pPr>
      <w:r w:rsidRPr="002864F3">
        <w:rPr>
          <w:rFonts w:ascii="Courier New" w:hAnsi="Courier New" w:cs="Courier New"/>
          <w:color w:val="0000FF"/>
          <w:sz w:val="20"/>
          <w:szCs w:val="20"/>
          <w:lang w:val="nl-NL"/>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HDKTNgay</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HDKTNgay</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HDKTNgay</w:t>
      </w:r>
      <w:r w:rsidRPr="002F0F6E">
        <w:rPr>
          <w:rFonts w:ascii="Courier New" w:hAnsi="Courier New" w:cs="Courier New"/>
          <w:color w:val="0000FF"/>
          <w:sz w:val="20"/>
          <w:szCs w:val="20"/>
        </w:rPr>
        <w:t>&gt;</w:t>
      </w:r>
    </w:p>
    <w:p w14:paraId="7E4CD877" w14:textId="77777777" w:rsidR="009D1437" w:rsidRDefault="009D1437" w:rsidP="009D1437">
      <w:pPr>
        <w:shd w:val="clear" w:color="auto" w:fill="FFFFFF"/>
        <w:rPr>
          <w:rFonts w:ascii="Courier New" w:hAnsi="Courier New" w:cs="Courier New"/>
          <w:color w:val="0000FF"/>
          <w:sz w:val="20"/>
          <w:szCs w:val="20"/>
        </w:rPr>
      </w:pPr>
      <w:r w:rsidRPr="00897856">
        <w:rPr>
          <w:rFonts w:ascii="Courier New" w:hAnsi="Courier New" w:cs="Courier New"/>
          <w:color w:val="0000FF"/>
          <w:sz w:val="20"/>
          <w:szCs w:val="20"/>
        </w:rPr>
        <w:t>&lt;/AdjustInv&gt;</w:t>
      </w:r>
    </w:p>
    <w:p w14:paraId="65193BE6" w14:textId="77777777" w:rsidR="009D1437" w:rsidRPr="0004065B" w:rsidRDefault="009D1437" w:rsidP="009D1437">
      <w:pPr>
        <w:shd w:val="clear" w:color="auto" w:fill="FFFFFF"/>
        <w:rPr>
          <w:rFonts w:ascii="Courier New" w:hAnsi="Courier New" w:cs="Courier New"/>
          <w:b/>
          <w:bCs/>
          <w:color w:val="000000"/>
          <w:sz w:val="20"/>
          <w:szCs w:val="20"/>
        </w:rPr>
      </w:pPr>
    </w:p>
    <w:p w14:paraId="141BCB56" w14:textId="77777777" w:rsidR="009D1437" w:rsidRDefault="009D1437" w:rsidP="00480762">
      <w:pPr>
        <w:pStyle w:val="Heading3"/>
      </w:pPr>
      <w:bookmarkStart w:id="74" w:name="_Toc198045311"/>
      <w:r>
        <w:lastRenderedPageBreak/>
        <w:t>Hủy hóa đơn theo fkey</w:t>
      </w:r>
      <w:bookmarkEnd w:id="74"/>
    </w:p>
    <w:p w14:paraId="0954617C" w14:textId="77777777" w:rsidR="009D1437" w:rsidRDefault="009D1437" w:rsidP="009D1437">
      <w:r>
        <w:t>URL</w:t>
      </w:r>
    </w:p>
    <w:p w14:paraId="052C9137" w14:textId="77777777" w:rsidR="009D1437" w:rsidRPr="004A4DD9" w:rsidRDefault="009D1437" w:rsidP="009D1437">
      <w:pPr>
        <w:ind w:firstLine="720"/>
        <w:jc w:val="both"/>
      </w:pPr>
      <w:r>
        <w:t>s</w:t>
      </w:r>
      <w:r w:rsidRPr="004A4DD9">
        <w:t xml:space="preserve">tring </w:t>
      </w:r>
      <w:r w:rsidRPr="00B30554">
        <w:rPr>
          <w:b/>
        </w:rPr>
        <w:t>cancelInv</w:t>
      </w:r>
      <w:r w:rsidRPr="00A276AB">
        <w:rPr>
          <w:bCs/>
        </w:rPr>
        <w:t xml:space="preserve">(string Account, string ACpass, string Fkey, string </w:t>
      </w:r>
      <w:r w:rsidRPr="00A276AB">
        <w:rPr>
          <w:color w:val="000000"/>
          <w:sz w:val="26"/>
          <w:szCs w:val="26"/>
          <w:shd w:val="clear" w:color="auto" w:fill="FFFFFF"/>
        </w:rPr>
        <w:t>userName</w:t>
      </w:r>
      <w:r w:rsidRPr="00A276AB">
        <w:rPr>
          <w:bCs/>
        </w:rPr>
        <w:t xml:space="preserve">, string </w:t>
      </w:r>
      <w:r w:rsidRPr="00A276AB">
        <w:rPr>
          <w:color w:val="000000"/>
          <w:sz w:val="26"/>
          <w:szCs w:val="26"/>
          <w:shd w:val="clear" w:color="auto" w:fill="FFFFFF"/>
        </w:rPr>
        <w:t>userPass</w:t>
      </w:r>
      <w:r w:rsidRPr="00A276AB">
        <w:rPr>
          <w:bCs/>
        </w:rPr>
        <w:t>)</w:t>
      </w:r>
    </w:p>
    <w:p w14:paraId="19CBA32E" w14:textId="77777777" w:rsidR="009D1437" w:rsidRPr="00593BE8" w:rsidRDefault="009D1437" w:rsidP="009D1437">
      <w:pPr>
        <w:pStyle w:val="N"/>
      </w:pPr>
      <w:r w:rsidRPr="00593BE8">
        <w:t>DESCRIPTION</w:t>
      </w:r>
    </w:p>
    <w:p w14:paraId="343FD807" w14:textId="77777777" w:rsidR="009D1437" w:rsidRDefault="009D1437" w:rsidP="009D1437">
      <w:pPr>
        <w:pStyle w:val="N"/>
      </w:pPr>
      <w:r>
        <w:tab/>
        <w:t>Đây là web service thực hiện hủy hóa đơn theo giá trị fkey truyền vào</w:t>
      </w:r>
    </w:p>
    <w:p w14:paraId="104F66DA" w14:textId="77777777" w:rsidR="009D1437" w:rsidRPr="00007702" w:rsidRDefault="009D1437" w:rsidP="009D1437">
      <w:pPr>
        <w:pStyle w:val="N"/>
      </w:pPr>
      <w:r w:rsidRPr="00663B3E">
        <w:t>HTTP METHOD</w:t>
      </w:r>
    </w:p>
    <w:p w14:paraId="512978A9" w14:textId="77777777" w:rsidR="009D1437" w:rsidRPr="00007702" w:rsidRDefault="009D1437" w:rsidP="009D1437">
      <w:pPr>
        <w:pStyle w:val="N"/>
        <w:rPr>
          <w:b/>
        </w:rPr>
      </w:pPr>
      <w:r>
        <w:tab/>
      </w:r>
      <w:r w:rsidRPr="00610AFD">
        <w:t>POST</w:t>
      </w:r>
    </w:p>
    <w:p w14:paraId="3F06BF77" w14:textId="77777777" w:rsidR="009D1437" w:rsidRPr="00610AFD" w:rsidRDefault="009D1437" w:rsidP="009D1437">
      <w:pPr>
        <w:pStyle w:val="N"/>
      </w:pPr>
      <w:r w:rsidRPr="00610AFD">
        <w:t>REQUEST BODY</w:t>
      </w:r>
    </w:p>
    <w:p w14:paraId="00EC0A6E"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7A58DB66"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4720D2">
        <w:rPr>
          <w:rFonts w:eastAsia="Calibri"/>
          <w:b/>
        </w:rPr>
        <w:t xml:space="preserve">Account/ACPass :  </w:t>
      </w:r>
      <w:r w:rsidRPr="004720D2">
        <w:rPr>
          <w:rFonts w:eastAsia="Calibri"/>
        </w:rPr>
        <w:t>Tài khoản được cấp phát cho nhân viên gọi lệnh phát hành hóa đơn</w:t>
      </w:r>
    </w:p>
    <w:p w14:paraId="3DE5D629" w14:textId="77777777" w:rsidR="009D1437" w:rsidRPr="00CF2FC3" w:rsidRDefault="009D1437" w:rsidP="009D1437">
      <w:pPr>
        <w:pStyle w:val="ListParagraph"/>
        <w:numPr>
          <w:ilvl w:val="0"/>
          <w:numId w:val="2"/>
        </w:numPr>
        <w:spacing w:after="0" w:line="360" w:lineRule="auto"/>
        <w:ind w:left="1080"/>
        <w:jc w:val="both"/>
        <w:rPr>
          <w:rFonts w:eastAsia="Calibri"/>
          <w:b/>
        </w:rPr>
      </w:pPr>
      <w:r>
        <w:rPr>
          <w:rFonts w:eastAsia="Calibri"/>
          <w:b/>
        </w:rPr>
        <w:t>fkey:</w:t>
      </w:r>
      <w:r>
        <w:rPr>
          <w:rFonts w:eastAsia="Calibri"/>
        </w:rPr>
        <w:t>Chuỗi xác định hóa đơn cần hủy</w:t>
      </w:r>
    </w:p>
    <w:p w14:paraId="3555BCE2" w14:textId="77777777" w:rsidR="009D1437" w:rsidRPr="007A4FB0" w:rsidRDefault="009D1437" w:rsidP="009D1437">
      <w:pPr>
        <w:ind w:left="360" w:firstLine="720"/>
      </w:pPr>
    </w:p>
    <w:p w14:paraId="353C09B6"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48EA44DD"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5B4D5C43"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41D96BAE"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4D04B6EB" w14:textId="77777777" w:rsidR="009D1437" w:rsidRPr="00660ABB" w:rsidRDefault="009D1437" w:rsidP="00616EC4">
            <w:pPr>
              <w:pStyle w:val="ListParagraph"/>
            </w:pPr>
            <w:r>
              <w:t>Ghi chú</w:t>
            </w:r>
          </w:p>
        </w:tc>
      </w:tr>
      <w:tr w:rsidR="009D1437" w:rsidRPr="00660ABB" w14:paraId="6DD6B56C" w14:textId="77777777" w:rsidTr="00616EC4">
        <w:tc>
          <w:tcPr>
            <w:tcW w:w="1710" w:type="dxa"/>
            <w:tcBorders>
              <w:top w:val="single" w:sz="4" w:space="0" w:color="2E74B5"/>
              <w:left w:val="single" w:sz="4" w:space="0" w:color="2E74B5"/>
              <w:right w:val="single" w:sz="4" w:space="0" w:color="2E74B5"/>
            </w:tcBorders>
            <w:shd w:val="clear" w:color="auto" w:fill="auto"/>
          </w:tcPr>
          <w:p w14:paraId="5E60B6EA"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F5606AD"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624AE241" w14:textId="77777777" w:rsidR="009D1437" w:rsidRPr="009372AD" w:rsidRDefault="009D1437" w:rsidP="00616EC4">
            <w:pPr>
              <w:pStyle w:val="ListParagraph"/>
              <w:ind w:left="0"/>
              <w:jc w:val="both"/>
            </w:pPr>
          </w:p>
        </w:tc>
      </w:tr>
      <w:tr w:rsidR="009D1437" w:rsidRPr="00660ABB" w14:paraId="4413DAD9" w14:textId="77777777" w:rsidTr="00616EC4">
        <w:tc>
          <w:tcPr>
            <w:tcW w:w="1710" w:type="dxa"/>
            <w:tcBorders>
              <w:top w:val="single" w:sz="4" w:space="0" w:color="2E74B5"/>
              <w:left w:val="single" w:sz="4" w:space="0" w:color="2E74B5"/>
              <w:right w:val="single" w:sz="4" w:space="0" w:color="2E74B5"/>
            </w:tcBorders>
            <w:shd w:val="clear" w:color="auto" w:fill="auto"/>
          </w:tcPr>
          <w:p w14:paraId="60FAD9F5" w14:textId="77777777" w:rsidR="009D1437" w:rsidRPr="009372AD" w:rsidRDefault="009D1437" w:rsidP="00616EC4">
            <w:pPr>
              <w:autoSpaceDE w:val="0"/>
              <w:autoSpaceDN w:val="0"/>
              <w:adjustRightInd w:val="0"/>
              <w:jc w:val="both"/>
            </w:pPr>
            <w: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288713C" w14:textId="77777777" w:rsidR="009D1437" w:rsidRDefault="009D1437" w:rsidP="00616EC4">
            <w:pPr>
              <w:pStyle w:val="ListParagraph"/>
              <w:spacing w:after="0" w:line="240" w:lineRule="auto"/>
              <w:ind w:left="0"/>
              <w:rPr>
                <w:rFonts w:eastAsia="Calibri"/>
              </w:rPr>
            </w:pPr>
            <w:r>
              <w:rPr>
                <w:rFonts w:eastAsia="Calibri"/>
              </w:rPr>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176CCD7C" w14:textId="77777777" w:rsidR="009D1437" w:rsidRPr="009372AD" w:rsidRDefault="009D1437" w:rsidP="00616EC4">
            <w:pPr>
              <w:pStyle w:val="ListParagraph"/>
              <w:ind w:left="0"/>
              <w:jc w:val="both"/>
            </w:pPr>
          </w:p>
        </w:tc>
      </w:tr>
      <w:tr w:rsidR="009D1437" w:rsidRPr="00660ABB" w14:paraId="6B6E91F7" w14:textId="77777777" w:rsidTr="00616EC4">
        <w:tc>
          <w:tcPr>
            <w:tcW w:w="1710" w:type="dxa"/>
            <w:tcBorders>
              <w:top w:val="single" w:sz="4" w:space="0" w:color="2E74B5"/>
              <w:left w:val="single" w:sz="4" w:space="0" w:color="2E74B5"/>
              <w:right w:val="single" w:sz="4" w:space="0" w:color="2E74B5"/>
            </w:tcBorders>
            <w:shd w:val="clear" w:color="auto" w:fill="auto"/>
          </w:tcPr>
          <w:p w14:paraId="48BF97A4"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9293C20" w14:textId="77777777" w:rsidR="009D1437" w:rsidRPr="004A4DD9" w:rsidRDefault="009D1437" w:rsidP="00616EC4">
            <w:pPr>
              <w:pStyle w:val="ListParagraph"/>
              <w:ind w:left="0"/>
              <w:jc w:val="both"/>
            </w:pPr>
            <w:r>
              <w:t>Lỗi không xác định</w:t>
            </w:r>
          </w:p>
        </w:tc>
        <w:tc>
          <w:tcPr>
            <w:tcW w:w="2515" w:type="dxa"/>
            <w:tcBorders>
              <w:top w:val="single" w:sz="4" w:space="0" w:color="2E74B5"/>
              <w:left w:val="single" w:sz="4" w:space="0" w:color="2E74B5"/>
              <w:bottom w:val="single" w:sz="4" w:space="0" w:color="2E74B5"/>
              <w:right w:val="single" w:sz="4" w:space="0" w:color="2E74B5"/>
            </w:tcBorders>
          </w:tcPr>
          <w:p w14:paraId="3DF497C1" w14:textId="77777777" w:rsidR="009D1437" w:rsidRPr="009372AD" w:rsidRDefault="009D1437" w:rsidP="00616EC4">
            <w:pPr>
              <w:pStyle w:val="ListParagraph"/>
              <w:ind w:left="0"/>
              <w:jc w:val="both"/>
            </w:pPr>
          </w:p>
        </w:tc>
      </w:tr>
      <w:tr w:rsidR="009D1437" w:rsidRPr="00660ABB" w14:paraId="7FCC73E1" w14:textId="77777777" w:rsidTr="00616EC4">
        <w:tc>
          <w:tcPr>
            <w:tcW w:w="1710" w:type="dxa"/>
            <w:tcBorders>
              <w:top w:val="single" w:sz="4" w:space="0" w:color="2E74B5"/>
              <w:left w:val="single" w:sz="4" w:space="0" w:color="2E74B5"/>
              <w:right w:val="single" w:sz="4" w:space="0" w:color="2E74B5"/>
            </w:tcBorders>
            <w:shd w:val="clear" w:color="auto" w:fill="auto"/>
          </w:tcPr>
          <w:p w14:paraId="0BE29C2E" w14:textId="77777777" w:rsidR="009D1437" w:rsidRPr="004A4DD9" w:rsidRDefault="009D1437" w:rsidP="00616EC4">
            <w:pPr>
              <w:autoSpaceDE w:val="0"/>
              <w:autoSpaceDN w:val="0"/>
              <w:adjustRightInd w:val="0"/>
              <w:jc w:val="both"/>
            </w:pPr>
            <w:r w:rsidRPr="004A4DD9">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F8E5679" w14:textId="77777777" w:rsidR="009D1437" w:rsidRPr="004A4DD9" w:rsidRDefault="009D1437" w:rsidP="00616EC4">
            <w:pPr>
              <w:pStyle w:val="ListParagraph"/>
              <w:ind w:left="0"/>
              <w:jc w:val="both"/>
            </w:pPr>
            <w:r w:rsidRPr="004A4DD9">
              <w:t xml:space="preserve">Không </w:t>
            </w:r>
            <w:r>
              <w:t>tìm thấy thông tin công ty tương ứng, hoặc lỗi không xác định</w:t>
            </w:r>
          </w:p>
        </w:tc>
        <w:tc>
          <w:tcPr>
            <w:tcW w:w="2515" w:type="dxa"/>
            <w:tcBorders>
              <w:top w:val="single" w:sz="4" w:space="0" w:color="2E74B5"/>
              <w:left w:val="single" w:sz="4" w:space="0" w:color="2E74B5"/>
              <w:bottom w:val="single" w:sz="4" w:space="0" w:color="2E74B5"/>
              <w:right w:val="single" w:sz="4" w:space="0" w:color="2E74B5"/>
            </w:tcBorders>
          </w:tcPr>
          <w:p w14:paraId="6298178D" w14:textId="77777777" w:rsidR="009D1437" w:rsidRPr="009372AD" w:rsidRDefault="009D1437" w:rsidP="00616EC4">
            <w:pPr>
              <w:pStyle w:val="ListParagraph"/>
              <w:ind w:left="0"/>
              <w:jc w:val="both"/>
            </w:pPr>
          </w:p>
        </w:tc>
      </w:tr>
      <w:tr w:rsidR="009D1437" w:rsidRPr="00660ABB" w14:paraId="44D5D69F" w14:textId="77777777" w:rsidTr="00616EC4">
        <w:tc>
          <w:tcPr>
            <w:tcW w:w="1710" w:type="dxa"/>
            <w:tcBorders>
              <w:top w:val="single" w:sz="4" w:space="0" w:color="2E74B5"/>
              <w:left w:val="single" w:sz="4" w:space="0" w:color="2E74B5"/>
              <w:right w:val="single" w:sz="4" w:space="0" w:color="2E74B5"/>
            </w:tcBorders>
            <w:shd w:val="clear" w:color="auto" w:fill="auto"/>
          </w:tcPr>
          <w:p w14:paraId="61868203" w14:textId="77777777" w:rsidR="009D1437" w:rsidRPr="009372AD" w:rsidRDefault="009D1437" w:rsidP="00616EC4">
            <w:pPr>
              <w:autoSpaceDE w:val="0"/>
              <w:autoSpaceDN w:val="0"/>
              <w:adjustRightInd w:val="0"/>
              <w:rPr>
                <w:rFonts w:eastAsia="Calibri"/>
              </w:rPr>
            </w:pPr>
            <w:r w:rsidRPr="008641F2">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0368FED" w14:textId="77777777" w:rsidR="009D1437" w:rsidRDefault="009D1437" w:rsidP="00616EC4">
            <w:pPr>
              <w:pStyle w:val="ListParagraph"/>
              <w:spacing w:after="0" w:line="240" w:lineRule="auto"/>
              <w:ind w:left="0"/>
              <w:rPr>
                <w:rFonts w:eastAsia="Calibri"/>
              </w:rPr>
            </w:pPr>
            <w:r>
              <w:rPr>
                <w:rFonts w:eastAsia="Calibri"/>
              </w:rPr>
              <w:t>Hóa đơn đã bị điều chỉnh / hủy / hóa đơn mới tạo không thể hủy được</w:t>
            </w:r>
          </w:p>
        </w:tc>
        <w:tc>
          <w:tcPr>
            <w:tcW w:w="2515" w:type="dxa"/>
            <w:tcBorders>
              <w:top w:val="single" w:sz="4" w:space="0" w:color="2E74B5"/>
              <w:left w:val="single" w:sz="4" w:space="0" w:color="2E74B5"/>
              <w:bottom w:val="single" w:sz="4" w:space="0" w:color="2E74B5"/>
              <w:right w:val="single" w:sz="4" w:space="0" w:color="2E74B5"/>
            </w:tcBorders>
          </w:tcPr>
          <w:p w14:paraId="483C1A9D" w14:textId="77777777" w:rsidR="009D1437" w:rsidRPr="009372AD" w:rsidRDefault="009D1437" w:rsidP="00616EC4">
            <w:pPr>
              <w:pStyle w:val="ListParagraph"/>
              <w:ind w:left="0"/>
              <w:jc w:val="both"/>
            </w:pPr>
          </w:p>
        </w:tc>
      </w:tr>
      <w:tr w:rsidR="009D1437" w:rsidRPr="00660ABB" w14:paraId="6B63CF1A"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A9774F7" w14:textId="77777777" w:rsidR="009D1437" w:rsidRPr="009372AD" w:rsidRDefault="009D1437" w:rsidP="00616EC4">
            <w:pPr>
              <w:autoSpaceDE w:val="0"/>
              <w:autoSpaceDN w:val="0"/>
              <w:adjustRightInd w:val="0"/>
              <w:rPr>
                <w:rFonts w:eastAsia="Calibri"/>
              </w:rPr>
            </w:pPr>
            <w:r w:rsidRPr="0093241F">
              <w:rPr>
                <w:rFonts w:eastAsia="Calibri"/>
              </w:rPr>
              <w:t>ERR:9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F6F1473" w14:textId="77777777" w:rsidR="009D1437" w:rsidRDefault="009D1437" w:rsidP="00616EC4">
            <w:pPr>
              <w:pStyle w:val="ListParagraph"/>
              <w:spacing w:after="0" w:line="240" w:lineRule="auto"/>
              <w:ind w:left="0"/>
              <w:rPr>
                <w:rFonts w:eastAsia="Calibri"/>
              </w:rPr>
            </w:pPr>
            <w:r>
              <w:t>Hóa đơn đã thanh toán, không cho phép hủy</w:t>
            </w:r>
          </w:p>
        </w:tc>
        <w:tc>
          <w:tcPr>
            <w:tcW w:w="2515" w:type="dxa"/>
            <w:tcBorders>
              <w:top w:val="single" w:sz="4" w:space="0" w:color="2E74B5"/>
              <w:left w:val="single" w:sz="4" w:space="0" w:color="2E74B5"/>
              <w:bottom w:val="single" w:sz="4" w:space="0" w:color="2E74B5"/>
              <w:right w:val="single" w:sz="4" w:space="0" w:color="2E74B5"/>
            </w:tcBorders>
          </w:tcPr>
          <w:p w14:paraId="63706F1E" w14:textId="77777777" w:rsidR="009D1437" w:rsidRPr="009372AD" w:rsidRDefault="009D1437" w:rsidP="00616EC4">
            <w:pPr>
              <w:jc w:val="both"/>
            </w:pPr>
          </w:p>
        </w:tc>
      </w:tr>
      <w:tr w:rsidR="009D1437" w:rsidRPr="00660ABB" w14:paraId="0A0958D2"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F0D064A" w14:textId="77777777" w:rsidR="009D1437" w:rsidRPr="009372AD" w:rsidRDefault="009D1437" w:rsidP="00616EC4">
            <w:pPr>
              <w:autoSpaceDE w:val="0"/>
              <w:autoSpaceDN w:val="0"/>
              <w:adjustRightInd w:val="0"/>
              <w:rPr>
                <w:rFonts w:eastAsia="Calibri"/>
              </w:rPr>
            </w:pPr>
            <w:r w:rsidRPr="00E22984">
              <w:rPr>
                <w:rFonts w:eastAsia="Calibri"/>
              </w:rPr>
              <w:t>ERR:20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1B729CF" w14:textId="77777777" w:rsidR="009D1437" w:rsidRDefault="009D1437" w:rsidP="00616EC4">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4ACBDDD0" w14:textId="77777777" w:rsidR="009D1437" w:rsidRPr="009372AD" w:rsidRDefault="009D1437" w:rsidP="00616EC4">
            <w:pPr>
              <w:jc w:val="both"/>
            </w:pPr>
          </w:p>
        </w:tc>
      </w:tr>
      <w:tr w:rsidR="009D1437" w:rsidRPr="00660ABB" w14:paraId="522DB227"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23A1251E" w14:textId="77777777" w:rsidR="009D1437" w:rsidRPr="009372AD" w:rsidRDefault="009D1437" w:rsidP="00616EC4">
            <w:pPr>
              <w:autoSpaceDE w:val="0"/>
              <w:autoSpaceDN w:val="0"/>
              <w:adjustRightInd w:val="0"/>
              <w:rPr>
                <w:rFonts w:eastAsia="Calibri"/>
              </w:rPr>
            </w:pPr>
            <w:r>
              <w:rPr>
                <w:rFonts w:eastAsia="Calibri"/>
              </w:rPr>
              <w:t>OK:</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819A58B" w14:textId="77777777" w:rsidR="009D1437" w:rsidRPr="00A7528B" w:rsidRDefault="009D1437" w:rsidP="00616EC4">
            <w:pPr>
              <w:rPr>
                <w:rFonts w:eastAsia="Calibri"/>
              </w:rPr>
            </w:pPr>
            <w:r>
              <w:rPr>
                <w:rFonts w:eastAsia="Calibri"/>
              </w:rPr>
              <w:t>Hủy hóa đơn thành công</w:t>
            </w:r>
          </w:p>
        </w:tc>
        <w:tc>
          <w:tcPr>
            <w:tcW w:w="2515" w:type="dxa"/>
            <w:tcBorders>
              <w:top w:val="single" w:sz="4" w:space="0" w:color="2E74B5"/>
              <w:left w:val="single" w:sz="4" w:space="0" w:color="2E74B5"/>
              <w:bottom w:val="single" w:sz="4" w:space="0" w:color="2E74B5"/>
              <w:right w:val="single" w:sz="4" w:space="0" w:color="2E74B5"/>
            </w:tcBorders>
          </w:tcPr>
          <w:p w14:paraId="0AF0C7CD" w14:textId="77777777" w:rsidR="009D1437" w:rsidRPr="009372AD" w:rsidRDefault="009D1437" w:rsidP="00616EC4">
            <w:pPr>
              <w:jc w:val="both"/>
            </w:pPr>
          </w:p>
        </w:tc>
      </w:tr>
    </w:tbl>
    <w:p w14:paraId="3E18623A" w14:textId="77777777" w:rsidR="009D1437" w:rsidRPr="00774CA7" w:rsidRDefault="009D1437" w:rsidP="009D1437">
      <w:pPr>
        <w:shd w:val="clear" w:color="auto" w:fill="FFFFFF"/>
        <w:rPr>
          <w:rFonts w:ascii="Courier New" w:hAnsi="Courier New" w:cs="Courier New"/>
          <w:b/>
          <w:bCs/>
          <w:color w:val="000000"/>
          <w:sz w:val="20"/>
          <w:szCs w:val="20"/>
        </w:rPr>
      </w:pPr>
    </w:p>
    <w:p w14:paraId="487D1FAA" w14:textId="77777777" w:rsidR="009D1437" w:rsidRPr="007C7E60" w:rsidRDefault="009D1437" w:rsidP="00480762">
      <w:pPr>
        <w:pStyle w:val="Heading3"/>
      </w:pPr>
      <w:bookmarkStart w:id="75" w:name="_Toc198045312"/>
      <w:r w:rsidRPr="007C7E60">
        <w:t>Thay thế hóa đơn</w:t>
      </w:r>
      <w:bookmarkEnd w:id="75"/>
    </w:p>
    <w:p w14:paraId="03349960" w14:textId="77777777" w:rsidR="009D1437" w:rsidRDefault="009D1437" w:rsidP="009D1437">
      <w:r>
        <w:t>URL</w:t>
      </w:r>
    </w:p>
    <w:p w14:paraId="13EC9879" w14:textId="77777777" w:rsidR="009D1437" w:rsidRPr="004A4DD9" w:rsidRDefault="009D1437" w:rsidP="009D1437">
      <w:pPr>
        <w:ind w:firstLine="720"/>
        <w:jc w:val="both"/>
      </w:pPr>
      <w:r>
        <w:rPr>
          <w:rFonts w:eastAsia="Calibri"/>
        </w:rPr>
        <w:t>s</w:t>
      </w:r>
      <w:r w:rsidRPr="009372AD">
        <w:rPr>
          <w:rFonts w:eastAsia="Calibri"/>
        </w:rPr>
        <w:t xml:space="preserve">tring </w:t>
      </w:r>
      <w:r w:rsidRPr="0096022F">
        <w:rPr>
          <w:b/>
        </w:rPr>
        <w:t>ReplaceInvoiceAction</w:t>
      </w:r>
      <w:r w:rsidRPr="00D16E25">
        <w:rPr>
          <w:rFonts w:eastAsia="Calibri"/>
        </w:rPr>
        <w:t>(</w:t>
      </w:r>
      <w:r w:rsidRPr="00D16E25">
        <w:t>string Account, string ACpass, string xmlInvData, string username, string pass, string fkey, string Attachfile, int? convert, string pattern = null, string serial = null</w:t>
      </w:r>
      <w:r w:rsidRPr="00D16E25">
        <w:rPr>
          <w:rFonts w:eastAsia="Calibri"/>
        </w:rPr>
        <w:t>)</w:t>
      </w:r>
      <w:r w:rsidRPr="009372AD">
        <w:rPr>
          <w:rFonts w:eastAsia="Calibri"/>
        </w:rPr>
        <w:t>.</w:t>
      </w:r>
    </w:p>
    <w:p w14:paraId="76A20DF5" w14:textId="77777777" w:rsidR="009D1437" w:rsidRPr="00593BE8" w:rsidRDefault="009D1437" w:rsidP="009D1437">
      <w:pPr>
        <w:pStyle w:val="N"/>
      </w:pPr>
      <w:r w:rsidRPr="00593BE8">
        <w:t>DESCRIPTION</w:t>
      </w:r>
    </w:p>
    <w:p w14:paraId="41FE6318" w14:textId="77777777" w:rsidR="009D1437" w:rsidRDefault="009D1437" w:rsidP="009D1437">
      <w:pPr>
        <w:pStyle w:val="N"/>
      </w:pPr>
      <w:r>
        <w:lastRenderedPageBreak/>
        <w:tab/>
        <w:t>Đây là web service thực hiện thay thế hóa đơn</w:t>
      </w:r>
    </w:p>
    <w:p w14:paraId="572C698F" w14:textId="77777777" w:rsidR="009D1437" w:rsidRPr="00007702" w:rsidRDefault="009D1437" w:rsidP="009D1437">
      <w:pPr>
        <w:pStyle w:val="N"/>
      </w:pPr>
      <w:r w:rsidRPr="00663B3E">
        <w:t>HTTP METHOD</w:t>
      </w:r>
    </w:p>
    <w:p w14:paraId="5DDA649F" w14:textId="77777777" w:rsidR="009D1437" w:rsidRPr="00007702" w:rsidRDefault="009D1437" w:rsidP="009D1437">
      <w:pPr>
        <w:pStyle w:val="N"/>
        <w:rPr>
          <w:b/>
        </w:rPr>
      </w:pPr>
      <w:r>
        <w:tab/>
      </w:r>
      <w:r w:rsidRPr="00610AFD">
        <w:t>POST</w:t>
      </w:r>
    </w:p>
    <w:p w14:paraId="1E530127" w14:textId="77777777" w:rsidR="009D1437" w:rsidRPr="00610AFD" w:rsidRDefault="009D1437" w:rsidP="009D1437">
      <w:pPr>
        <w:pStyle w:val="N"/>
      </w:pPr>
      <w:r w:rsidRPr="00610AFD">
        <w:t>REQUEST BODY</w:t>
      </w:r>
    </w:p>
    <w:p w14:paraId="71600364"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0B6F0573"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Pr>
          <w:rFonts w:eastAsia="Calibri"/>
          <w:b/>
        </w:rPr>
        <w:t>Account/ACPass</w:t>
      </w:r>
      <w:r w:rsidRPr="004720D2">
        <w:rPr>
          <w:rFonts w:eastAsia="Calibri"/>
          <w:b/>
        </w:rPr>
        <w:t xml:space="preserve">:  </w:t>
      </w:r>
      <w:r w:rsidRPr="004720D2">
        <w:rPr>
          <w:rFonts w:eastAsia="Calibri"/>
        </w:rPr>
        <w:t>Tài khoản được cấp phát cho nhân viên gọi lệnh phát hành hóa đơn</w:t>
      </w:r>
    </w:p>
    <w:p w14:paraId="3D30B277"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xml:space="preserve">: String XML dữ liệu hóa đơn cũ và hóa đơn </w:t>
      </w:r>
      <w:r>
        <w:rPr>
          <w:rFonts w:eastAsia="Calibri"/>
        </w:rPr>
        <w:t>thay thế</w:t>
      </w:r>
    </w:p>
    <w:p w14:paraId="103B6716" w14:textId="77777777" w:rsidR="009D1437" w:rsidRPr="00CF2FC3" w:rsidRDefault="009D1437" w:rsidP="009D1437">
      <w:pPr>
        <w:pStyle w:val="ListParagraph"/>
        <w:numPr>
          <w:ilvl w:val="0"/>
          <w:numId w:val="2"/>
        </w:numPr>
        <w:spacing w:after="0" w:line="360" w:lineRule="auto"/>
        <w:ind w:left="1080"/>
        <w:jc w:val="both"/>
        <w:rPr>
          <w:rFonts w:eastAsia="Calibri"/>
          <w:b/>
        </w:rPr>
      </w:pPr>
      <w:r>
        <w:rPr>
          <w:rFonts w:eastAsia="Calibri"/>
          <w:b/>
        </w:rPr>
        <w:t xml:space="preserve">fkey: </w:t>
      </w:r>
      <w:r>
        <w:rPr>
          <w:rFonts w:eastAsia="Calibri"/>
        </w:rPr>
        <w:t>Chuỗi xác định hóa đơn cần thay thế</w:t>
      </w:r>
    </w:p>
    <w:p w14:paraId="51EE6107" w14:textId="77777777" w:rsidR="009D1437" w:rsidRPr="00E009AD" w:rsidRDefault="009D1437" w:rsidP="009D143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410D1F90" w14:textId="77777777" w:rsidR="009D1437" w:rsidRPr="00E009AD" w:rsidRDefault="009D1437" w:rsidP="009D1437">
      <w:pPr>
        <w:pStyle w:val="ListParagraph"/>
        <w:numPr>
          <w:ilvl w:val="0"/>
          <w:numId w:val="2"/>
        </w:numPr>
        <w:spacing w:after="0" w:line="360" w:lineRule="auto"/>
        <w:ind w:left="1080"/>
        <w:jc w:val="both"/>
        <w:rPr>
          <w:rFonts w:eastAsia="Calibri"/>
          <w:b/>
        </w:rPr>
      </w:pPr>
      <w:r w:rsidRPr="006479A0">
        <w:rPr>
          <w:b/>
        </w:rPr>
        <w:t>Pattern</w:t>
      </w:r>
      <w:r>
        <w:t>: Mẫu số</w:t>
      </w:r>
    </w:p>
    <w:p w14:paraId="2F809EDF" w14:textId="77777777" w:rsidR="009D1437" w:rsidRPr="00885B08" w:rsidRDefault="009D1437" w:rsidP="009D1437">
      <w:pPr>
        <w:pStyle w:val="ListParagraph"/>
        <w:numPr>
          <w:ilvl w:val="0"/>
          <w:numId w:val="2"/>
        </w:numPr>
        <w:spacing w:after="0" w:line="360" w:lineRule="auto"/>
        <w:ind w:left="1080"/>
        <w:jc w:val="both"/>
        <w:rPr>
          <w:rFonts w:eastAsia="Calibri"/>
          <w:b/>
        </w:rPr>
      </w:pPr>
      <w:r w:rsidRPr="006479A0">
        <w:rPr>
          <w:b/>
        </w:rPr>
        <w:t>Serial</w:t>
      </w:r>
      <w:r>
        <w:t>: Ký hiệu</w:t>
      </w:r>
    </w:p>
    <w:p w14:paraId="745B9664" w14:textId="050E5B6D" w:rsidR="009D1437" w:rsidRPr="009372AD" w:rsidRDefault="009D1437" w:rsidP="009D1437">
      <w:pPr>
        <w:pStyle w:val="ListParagraph"/>
        <w:numPr>
          <w:ilvl w:val="0"/>
          <w:numId w:val="2"/>
        </w:numPr>
        <w:spacing w:after="0" w:line="360" w:lineRule="auto"/>
        <w:ind w:left="1080"/>
        <w:jc w:val="both"/>
        <w:rPr>
          <w:rFonts w:eastAsia="Calibri"/>
          <w:b/>
        </w:rPr>
      </w:pPr>
      <w:r w:rsidRPr="00637BF9">
        <w:rPr>
          <w:b/>
        </w:rPr>
        <w:t>AttachFile</w:t>
      </w:r>
      <w:r>
        <w:rPr>
          <w:b/>
        </w:rPr>
        <w:t xml:space="preserve">: </w:t>
      </w:r>
      <w:r>
        <w:t>Đường dẫn file biên bản hoặc key để sinh biên bản tự động (=10: sinh biên bản tự động, =11: sinh và ký biên bản tự độ</w:t>
      </w:r>
      <w:r w:rsidR="00FC640E">
        <w:t xml:space="preserve">ng, </w:t>
      </w:r>
      <w:r>
        <w:t>!= 10 và !=11: Đường dẫn file biên bản)</w:t>
      </w:r>
    </w:p>
    <w:p w14:paraId="78A5822C" w14:textId="77777777" w:rsidR="009D1437" w:rsidRPr="007A4FB0" w:rsidRDefault="009D1437" w:rsidP="009D1437">
      <w:pPr>
        <w:ind w:left="360" w:firstLine="720"/>
      </w:pPr>
    </w:p>
    <w:p w14:paraId="007FB7F7"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495DE127"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3EC13A73"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15EC1EB4"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1E62A4ED" w14:textId="77777777" w:rsidR="009D1437" w:rsidRPr="00660ABB" w:rsidRDefault="009D1437" w:rsidP="00616EC4">
            <w:pPr>
              <w:pStyle w:val="ListParagraph"/>
            </w:pPr>
            <w:r>
              <w:t>Ghi chú</w:t>
            </w:r>
          </w:p>
        </w:tc>
      </w:tr>
      <w:tr w:rsidR="009D1437" w:rsidRPr="00660ABB" w14:paraId="3BA1F0FB" w14:textId="77777777" w:rsidTr="00616EC4">
        <w:tc>
          <w:tcPr>
            <w:tcW w:w="1710" w:type="dxa"/>
            <w:tcBorders>
              <w:top w:val="single" w:sz="4" w:space="0" w:color="2E74B5"/>
              <w:left w:val="single" w:sz="4" w:space="0" w:color="2E74B5"/>
              <w:right w:val="single" w:sz="4" w:space="0" w:color="2E74B5"/>
            </w:tcBorders>
            <w:shd w:val="clear" w:color="auto" w:fill="auto"/>
          </w:tcPr>
          <w:p w14:paraId="319372D4"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0A90ACF"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701047DE" w14:textId="77777777" w:rsidR="009D1437" w:rsidRPr="009372AD" w:rsidRDefault="009D1437" w:rsidP="00616EC4">
            <w:pPr>
              <w:pStyle w:val="ListParagraph"/>
              <w:ind w:left="0"/>
              <w:jc w:val="both"/>
            </w:pPr>
          </w:p>
        </w:tc>
      </w:tr>
      <w:tr w:rsidR="009D1437" w:rsidRPr="00660ABB" w14:paraId="309DE927" w14:textId="77777777" w:rsidTr="00616EC4">
        <w:tc>
          <w:tcPr>
            <w:tcW w:w="1710" w:type="dxa"/>
            <w:tcBorders>
              <w:top w:val="single" w:sz="4" w:space="0" w:color="2E74B5"/>
              <w:left w:val="single" w:sz="4" w:space="0" w:color="2E74B5"/>
              <w:right w:val="single" w:sz="4" w:space="0" w:color="2E74B5"/>
            </w:tcBorders>
            <w:shd w:val="clear" w:color="auto" w:fill="auto"/>
          </w:tcPr>
          <w:p w14:paraId="4EA6B0C3" w14:textId="77777777" w:rsidR="009D1437" w:rsidRPr="009372AD" w:rsidRDefault="009D1437" w:rsidP="00616EC4">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BD81209" w14:textId="77777777" w:rsidR="009D1437" w:rsidRPr="009372AD" w:rsidRDefault="009D1437" w:rsidP="00616EC4">
            <w:pPr>
              <w:rPr>
                <w:rFonts w:eastAsia="Calibri"/>
              </w:rPr>
            </w:pPr>
            <w:r w:rsidRPr="009372AD">
              <w:rPr>
                <w:rFonts w:eastAsia="Calibri"/>
              </w:rPr>
              <w:t>Không tồn tại hóa đơn cần thay thế</w:t>
            </w:r>
          </w:p>
        </w:tc>
        <w:tc>
          <w:tcPr>
            <w:tcW w:w="2515" w:type="dxa"/>
            <w:tcBorders>
              <w:top w:val="single" w:sz="4" w:space="0" w:color="2E74B5"/>
              <w:left w:val="single" w:sz="4" w:space="0" w:color="2E74B5"/>
              <w:bottom w:val="single" w:sz="4" w:space="0" w:color="2E74B5"/>
              <w:right w:val="single" w:sz="4" w:space="0" w:color="2E74B5"/>
            </w:tcBorders>
          </w:tcPr>
          <w:p w14:paraId="5B38E45F" w14:textId="77777777" w:rsidR="009D1437" w:rsidRPr="009372AD" w:rsidRDefault="009D1437" w:rsidP="00616EC4">
            <w:pPr>
              <w:pStyle w:val="ListParagraph"/>
              <w:ind w:left="0"/>
              <w:jc w:val="both"/>
            </w:pPr>
          </w:p>
        </w:tc>
      </w:tr>
      <w:tr w:rsidR="009D1437" w:rsidRPr="00660ABB" w14:paraId="58BD6245" w14:textId="77777777" w:rsidTr="00616EC4">
        <w:tc>
          <w:tcPr>
            <w:tcW w:w="1710" w:type="dxa"/>
            <w:tcBorders>
              <w:top w:val="single" w:sz="4" w:space="0" w:color="2E74B5"/>
              <w:left w:val="single" w:sz="4" w:space="0" w:color="2E74B5"/>
              <w:right w:val="single" w:sz="4" w:space="0" w:color="2E74B5"/>
            </w:tcBorders>
            <w:shd w:val="clear" w:color="auto" w:fill="auto"/>
          </w:tcPr>
          <w:p w14:paraId="35065270" w14:textId="77777777" w:rsidR="009D1437" w:rsidRPr="009372AD" w:rsidRDefault="009D1437" w:rsidP="00616EC4">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E956149" w14:textId="77777777" w:rsidR="009D1437" w:rsidRPr="009372AD" w:rsidRDefault="009D1437" w:rsidP="00616EC4">
            <w:pPr>
              <w:rPr>
                <w:rFonts w:eastAsia="Calibri"/>
              </w:rPr>
            </w:pPr>
            <w:r w:rsidRPr="009372AD">
              <w:rPr>
                <w:rFonts w:eastAsia="Calibri"/>
              </w:rPr>
              <w:t>Dữ liệu xml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53C21C1D" w14:textId="77777777" w:rsidR="009D1437" w:rsidRPr="009372AD" w:rsidRDefault="009D1437" w:rsidP="00616EC4">
            <w:pPr>
              <w:pStyle w:val="ListParagraph"/>
              <w:ind w:left="0"/>
              <w:jc w:val="both"/>
            </w:pPr>
          </w:p>
        </w:tc>
      </w:tr>
      <w:tr w:rsidR="009D1437" w:rsidRPr="00660ABB" w14:paraId="18959A23" w14:textId="77777777" w:rsidTr="00616EC4">
        <w:tc>
          <w:tcPr>
            <w:tcW w:w="1710" w:type="dxa"/>
            <w:tcBorders>
              <w:top w:val="single" w:sz="4" w:space="0" w:color="2E74B5"/>
              <w:left w:val="single" w:sz="4" w:space="0" w:color="2E74B5"/>
              <w:right w:val="single" w:sz="4" w:space="0" w:color="2E74B5"/>
            </w:tcBorders>
            <w:shd w:val="clear" w:color="auto" w:fill="auto"/>
          </w:tcPr>
          <w:p w14:paraId="746FD3D2" w14:textId="77777777" w:rsidR="009D1437" w:rsidRPr="009372AD" w:rsidRDefault="009D1437" w:rsidP="00616EC4">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11E0891" w14:textId="77777777" w:rsidR="009D1437" w:rsidRPr="009372AD" w:rsidRDefault="009D1437" w:rsidP="00616EC4">
            <w:pPr>
              <w:rPr>
                <w:rFonts w:eastAsia="Calibri"/>
              </w:rPr>
            </w:pPr>
            <w:r w:rsidRPr="009575F7">
              <w:rPr>
                <w:rFonts w:eastAsia="Calibri"/>
              </w:rPr>
              <w:t>Có lỗi trong quá trình thay thế hóa đơn</w:t>
            </w:r>
          </w:p>
        </w:tc>
        <w:tc>
          <w:tcPr>
            <w:tcW w:w="2515" w:type="dxa"/>
            <w:tcBorders>
              <w:top w:val="single" w:sz="4" w:space="0" w:color="2E74B5"/>
              <w:left w:val="single" w:sz="4" w:space="0" w:color="2E74B5"/>
              <w:bottom w:val="single" w:sz="4" w:space="0" w:color="2E74B5"/>
              <w:right w:val="single" w:sz="4" w:space="0" w:color="2E74B5"/>
            </w:tcBorders>
          </w:tcPr>
          <w:p w14:paraId="783B5E17" w14:textId="77777777" w:rsidR="009D1437" w:rsidRPr="009372AD" w:rsidRDefault="009D1437" w:rsidP="00616EC4">
            <w:pPr>
              <w:pStyle w:val="ListParagraph"/>
              <w:ind w:left="0"/>
              <w:jc w:val="both"/>
            </w:pPr>
          </w:p>
        </w:tc>
      </w:tr>
      <w:tr w:rsidR="009D1437" w:rsidRPr="00660ABB" w14:paraId="2B514E6C" w14:textId="77777777" w:rsidTr="00616EC4">
        <w:tc>
          <w:tcPr>
            <w:tcW w:w="1710" w:type="dxa"/>
            <w:tcBorders>
              <w:top w:val="single" w:sz="4" w:space="0" w:color="2E74B5"/>
              <w:left w:val="single" w:sz="4" w:space="0" w:color="2E74B5"/>
              <w:right w:val="single" w:sz="4" w:space="0" w:color="2E74B5"/>
            </w:tcBorders>
            <w:shd w:val="clear" w:color="auto" w:fill="auto"/>
          </w:tcPr>
          <w:p w14:paraId="3E46E072" w14:textId="77777777" w:rsidR="009D1437" w:rsidRPr="009372AD" w:rsidRDefault="009D1437" w:rsidP="00616EC4">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01D43F0" w14:textId="77777777" w:rsidR="009D1437" w:rsidRPr="009372AD" w:rsidRDefault="009D1437" w:rsidP="00616EC4">
            <w:pPr>
              <w:rPr>
                <w:rFonts w:eastAsia="Calibri"/>
              </w:rPr>
            </w:pPr>
            <w:r w:rsidRPr="009372AD">
              <w:rPr>
                <w:rFonts w:eastAsia="Calibri"/>
              </w:rPr>
              <w:t>Dải hóa đơn cũ đã hết</w:t>
            </w:r>
          </w:p>
        </w:tc>
        <w:tc>
          <w:tcPr>
            <w:tcW w:w="2515" w:type="dxa"/>
            <w:tcBorders>
              <w:top w:val="single" w:sz="4" w:space="0" w:color="2E74B5"/>
              <w:left w:val="single" w:sz="4" w:space="0" w:color="2E74B5"/>
              <w:bottom w:val="single" w:sz="4" w:space="0" w:color="2E74B5"/>
              <w:right w:val="single" w:sz="4" w:space="0" w:color="2E74B5"/>
            </w:tcBorders>
          </w:tcPr>
          <w:p w14:paraId="3DC435D0" w14:textId="77777777" w:rsidR="009D1437" w:rsidRPr="009372AD" w:rsidRDefault="009D1437" w:rsidP="00616EC4">
            <w:pPr>
              <w:pStyle w:val="ListParagraph"/>
              <w:ind w:left="0"/>
              <w:jc w:val="both"/>
            </w:pPr>
          </w:p>
        </w:tc>
      </w:tr>
      <w:tr w:rsidR="009D1437" w:rsidRPr="00660ABB" w14:paraId="1E9C3E59"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93A4140" w14:textId="77777777" w:rsidR="009D1437" w:rsidRPr="009372AD" w:rsidRDefault="009D1437" w:rsidP="00616EC4">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AE6210B" w14:textId="77777777" w:rsidR="009D1437" w:rsidRPr="009372AD" w:rsidRDefault="009D1437" w:rsidP="00616EC4">
            <w:pPr>
              <w:pStyle w:val="ListParagraph"/>
              <w:spacing w:after="0" w:line="240" w:lineRule="auto"/>
              <w:ind w:left="0"/>
              <w:rPr>
                <w:rFonts w:eastAsia="Calibri"/>
              </w:rPr>
            </w:pPr>
            <w:r w:rsidRPr="009372AD">
              <w:rPr>
                <w:rFonts w:eastAsia="Calibri"/>
              </w:rPr>
              <w:t>User name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698E994E" w14:textId="77777777" w:rsidR="009D1437" w:rsidRPr="009372AD" w:rsidRDefault="009D1437" w:rsidP="00616EC4">
            <w:pPr>
              <w:jc w:val="both"/>
            </w:pPr>
          </w:p>
        </w:tc>
      </w:tr>
      <w:tr w:rsidR="009D1437" w:rsidRPr="00660ABB" w14:paraId="67D5B6E2"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B109D38" w14:textId="77777777" w:rsidR="009D1437" w:rsidRPr="009372AD" w:rsidRDefault="009D1437" w:rsidP="00616EC4">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76C52B8" w14:textId="77777777" w:rsidR="009D1437" w:rsidRPr="009372AD" w:rsidRDefault="009D1437" w:rsidP="00616EC4">
            <w:pPr>
              <w:pStyle w:val="ListParagraph"/>
              <w:spacing w:after="0" w:line="240" w:lineRule="auto"/>
              <w:ind w:left="0"/>
              <w:rPr>
                <w:rFonts w:eastAsia="Calibri"/>
              </w:rPr>
            </w:pPr>
            <w:r w:rsidRPr="009372AD">
              <w:rPr>
                <w:rFonts w:eastAsia="Calibri"/>
              </w:rPr>
              <w:t>Hóa đơn đã được thay thế rồi. Không thể thay thế nữa.</w:t>
            </w:r>
          </w:p>
        </w:tc>
        <w:tc>
          <w:tcPr>
            <w:tcW w:w="2515" w:type="dxa"/>
            <w:tcBorders>
              <w:top w:val="single" w:sz="4" w:space="0" w:color="2E74B5"/>
              <w:left w:val="single" w:sz="4" w:space="0" w:color="2E74B5"/>
              <w:bottom w:val="single" w:sz="4" w:space="0" w:color="2E74B5"/>
              <w:right w:val="single" w:sz="4" w:space="0" w:color="2E74B5"/>
            </w:tcBorders>
          </w:tcPr>
          <w:p w14:paraId="11AE53E8" w14:textId="77777777" w:rsidR="009D1437" w:rsidRPr="009372AD" w:rsidRDefault="009D1437" w:rsidP="00616EC4">
            <w:pPr>
              <w:jc w:val="both"/>
            </w:pPr>
          </w:p>
        </w:tc>
      </w:tr>
      <w:tr w:rsidR="009D1437" w:rsidRPr="00660ABB" w14:paraId="19328E7C"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CD5E082" w14:textId="77777777" w:rsidR="009D1437" w:rsidRPr="009372AD" w:rsidRDefault="009D1437" w:rsidP="00616EC4">
            <w:pPr>
              <w:autoSpaceDE w:val="0"/>
              <w:autoSpaceDN w:val="0"/>
              <w:adjustRightInd w:val="0"/>
              <w:rPr>
                <w:rFonts w:eastAsia="Calibri"/>
              </w:rPr>
            </w:pPr>
            <w:r w:rsidRPr="009372AD">
              <w:rPr>
                <w:rFonts w:eastAsia="Calibri"/>
              </w:rPr>
              <w:t>ERR:9</w:t>
            </w:r>
          </w:p>
          <w:p w14:paraId="04129DFE"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943C6AE" w14:textId="77777777" w:rsidR="009D1437" w:rsidRPr="009372AD" w:rsidRDefault="009D1437" w:rsidP="00616EC4">
            <w:pPr>
              <w:pStyle w:val="ListParagraph"/>
              <w:spacing w:after="0" w:line="240" w:lineRule="auto"/>
              <w:ind w:left="0"/>
              <w:rPr>
                <w:rFonts w:eastAsia="Calibri"/>
              </w:rPr>
            </w:pPr>
            <w:r>
              <w:rPr>
                <w:rFonts w:eastAsia="Calibri"/>
              </w:rPr>
              <w:t>Trạng thái hóa đơn không được thay thế</w:t>
            </w:r>
          </w:p>
        </w:tc>
        <w:tc>
          <w:tcPr>
            <w:tcW w:w="2515" w:type="dxa"/>
            <w:tcBorders>
              <w:top w:val="single" w:sz="4" w:space="0" w:color="2E74B5"/>
              <w:left w:val="single" w:sz="4" w:space="0" w:color="2E74B5"/>
              <w:bottom w:val="single" w:sz="4" w:space="0" w:color="2E74B5"/>
              <w:right w:val="single" w:sz="4" w:space="0" w:color="2E74B5"/>
            </w:tcBorders>
          </w:tcPr>
          <w:p w14:paraId="1829DDE6" w14:textId="77777777" w:rsidR="009D1437" w:rsidRPr="009372AD" w:rsidRDefault="009D1437" w:rsidP="00616EC4">
            <w:pPr>
              <w:jc w:val="both"/>
            </w:pPr>
          </w:p>
        </w:tc>
      </w:tr>
      <w:tr w:rsidR="009D1437" w:rsidRPr="00660ABB" w14:paraId="67FD3A7C"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390DAED" w14:textId="77777777" w:rsidR="009D1437" w:rsidRPr="009372AD" w:rsidRDefault="009D1437" w:rsidP="00616EC4">
            <w:pPr>
              <w:autoSpaceDE w:val="0"/>
              <w:autoSpaceDN w:val="0"/>
              <w:adjustRightInd w:val="0"/>
              <w:rPr>
                <w:rFonts w:eastAsia="Calibri"/>
              </w:rPr>
            </w:pPr>
            <w:r w:rsidRPr="00897856">
              <w:rPr>
                <w:rFonts w:eastAsia="Calibri"/>
              </w:rPr>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72B9290" w14:textId="77777777" w:rsidR="009D1437" w:rsidRDefault="009D1437" w:rsidP="00616EC4">
            <w:pPr>
              <w:pStyle w:val="ListParagraph"/>
              <w:spacing w:after="0" w:line="240" w:lineRule="auto"/>
              <w:ind w:left="0"/>
              <w:rPr>
                <w:rFonts w:eastAsia="Calibri"/>
              </w:rPr>
            </w:pPr>
            <w:r>
              <w:rPr>
                <w:rFonts w:eastAsia="Calibri"/>
              </w:rPr>
              <w:t>Lỗi trùng fkey</w:t>
            </w:r>
          </w:p>
        </w:tc>
        <w:tc>
          <w:tcPr>
            <w:tcW w:w="2515" w:type="dxa"/>
            <w:tcBorders>
              <w:top w:val="single" w:sz="4" w:space="0" w:color="2E74B5"/>
              <w:left w:val="single" w:sz="4" w:space="0" w:color="2E74B5"/>
              <w:bottom w:val="single" w:sz="4" w:space="0" w:color="2E74B5"/>
              <w:right w:val="single" w:sz="4" w:space="0" w:color="2E74B5"/>
            </w:tcBorders>
          </w:tcPr>
          <w:p w14:paraId="4DA25755" w14:textId="77777777" w:rsidR="009D1437" w:rsidRPr="009372AD" w:rsidRDefault="009D1437" w:rsidP="00616EC4">
            <w:pPr>
              <w:jc w:val="both"/>
            </w:pPr>
            <w:r>
              <w:t>Fkey của hóa đơn mới đã tồn tại trên hệ thống</w:t>
            </w:r>
          </w:p>
        </w:tc>
      </w:tr>
      <w:tr w:rsidR="009D1437" w:rsidRPr="00660ABB" w14:paraId="3F931BE8"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8B98262" w14:textId="77777777" w:rsidR="009D1437" w:rsidRPr="009372AD" w:rsidRDefault="009D1437" w:rsidP="00616EC4">
            <w:pPr>
              <w:autoSpaceDE w:val="0"/>
              <w:autoSpaceDN w:val="0"/>
              <w:adjustRightInd w:val="0"/>
              <w:rPr>
                <w:rFonts w:eastAsia="Calibri"/>
              </w:rPr>
            </w:pPr>
            <w:r>
              <w:rPr>
                <w:rFonts w:eastAsia="Calibri"/>
              </w:rP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FCBD38C" w14:textId="77777777" w:rsidR="009D1437" w:rsidRDefault="009D1437" w:rsidP="00616EC4">
            <w:pPr>
              <w:pStyle w:val="ListParagraph"/>
              <w:spacing w:after="0" w:line="240" w:lineRule="auto"/>
              <w:ind w:left="0"/>
              <w:rPr>
                <w:rFonts w:eastAsia="Calibri"/>
              </w:rPr>
            </w:pPr>
            <w:r>
              <w:rPr>
                <w:rFonts w:eastAsia="Calibri"/>
              </w:rPr>
              <w:t>Lỗi trong quá trình thực hiện cấp số hóa đơn</w:t>
            </w:r>
          </w:p>
        </w:tc>
        <w:tc>
          <w:tcPr>
            <w:tcW w:w="2515" w:type="dxa"/>
            <w:tcBorders>
              <w:top w:val="single" w:sz="4" w:space="0" w:color="2E74B5"/>
              <w:left w:val="single" w:sz="4" w:space="0" w:color="2E74B5"/>
              <w:bottom w:val="single" w:sz="4" w:space="0" w:color="2E74B5"/>
              <w:right w:val="single" w:sz="4" w:space="0" w:color="2E74B5"/>
            </w:tcBorders>
          </w:tcPr>
          <w:p w14:paraId="497F9C11" w14:textId="77777777" w:rsidR="009D1437" w:rsidRPr="009372AD" w:rsidRDefault="009D1437" w:rsidP="00616EC4">
            <w:pPr>
              <w:jc w:val="both"/>
            </w:pPr>
          </w:p>
        </w:tc>
      </w:tr>
      <w:tr w:rsidR="009D1437" w:rsidRPr="00660ABB" w14:paraId="4114ACAC"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9A2640F" w14:textId="77777777" w:rsidR="009D1437" w:rsidRPr="009372AD" w:rsidRDefault="009D1437" w:rsidP="00616EC4">
            <w:pPr>
              <w:autoSpaceDE w:val="0"/>
              <w:autoSpaceDN w:val="0"/>
              <w:adjustRightInd w:val="0"/>
              <w:rPr>
                <w:rFonts w:eastAsia="Calibri"/>
              </w:rPr>
            </w:pPr>
            <w:r w:rsidRPr="00170EAA">
              <w:rPr>
                <w:rFonts w:eastAsia="Calibri"/>
              </w:rPr>
              <w:lastRenderedPageBreak/>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5E53F95" w14:textId="77777777" w:rsidR="009D1437" w:rsidRDefault="009D1437" w:rsidP="00616EC4">
            <w:pPr>
              <w:pStyle w:val="ListParagraph"/>
              <w:spacing w:after="0" w:line="240" w:lineRule="auto"/>
              <w:ind w:left="0"/>
              <w:rPr>
                <w:rFonts w:eastAsia="Calibri"/>
              </w:rPr>
            </w:pPr>
            <w:r>
              <w:rPr>
                <w:rFonts w:eastAsia="Calibri"/>
              </w:rPr>
              <w:t xml:space="preserve">Lỗi khi thực hiện </w:t>
            </w:r>
            <w:r w:rsidRPr="00170EAA">
              <w:rPr>
                <w:rFonts w:eastAsia="Calibri"/>
              </w:rPr>
              <w:t>Deserialize</w:t>
            </w:r>
            <w:r>
              <w:rPr>
                <w:rFonts w:eastAsia="Calibri"/>
              </w:rPr>
              <w:t xml:space="preserve"> chuỗi hóa đơn đầu vào</w:t>
            </w:r>
          </w:p>
        </w:tc>
        <w:tc>
          <w:tcPr>
            <w:tcW w:w="2515" w:type="dxa"/>
            <w:tcBorders>
              <w:top w:val="single" w:sz="4" w:space="0" w:color="2E74B5"/>
              <w:left w:val="single" w:sz="4" w:space="0" w:color="2E74B5"/>
              <w:bottom w:val="single" w:sz="4" w:space="0" w:color="2E74B5"/>
              <w:right w:val="single" w:sz="4" w:space="0" w:color="2E74B5"/>
            </w:tcBorders>
          </w:tcPr>
          <w:p w14:paraId="36C51072" w14:textId="77777777" w:rsidR="009D1437" w:rsidRPr="009372AD" w:rsidRDefault="009D1437" w:rsidP="00616EC4">
            <w:pPr>
              <w:jc w:val="both"/>
            </w:pPr>
          </w:p>
        </w:tc>
      </w:tr>
      <w:tr w:rsidR="009D1437" w:rsidRPr="00660ABB" w14:paraId="3621EF62"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131125B" w14:textId="77777777" w:rsidR="009D1437" w:rsidRPr="009372AD" w:rsidRDefault="009D1437" w:rsidP="00616EC4">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14:paraId="629A1F06"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DA50D95" w14:textId="77777777" w:rsidR="009D1437" w:rsidRDefault="009D1437" w:rsidP="00616EC4">
            <w:pPr>
              <w:pStyle w:val="ListParagraph"/>
              <w:spacing w:after="0" w:line="240" w:lineRule="auto"/>
              <w:ind w:left="0"/>
              <w:rPr>
                <w:rFonts w:eastAsia="Calibri"/>
              </w:rPr>
            </w:pPr>
            <w:r>
              <w:rPr>
                <w:rFonts w:eastAsia="Calibri"/>
              </w:rPr>
              <w:t>Pattern truyền vào không giống với hóa đơn cần điều chỉnh</w:t>
            </w:r>
          </w:p>
        </w:tc>
        <w:tc>
          <w:tcPr>
            <w:tcW w:w="2515" w:type="dxa"/>
            <w:tcBorders>
              <w:top w:val="single" w:sz="4" w:space="0" w:color="2E74B5"/>
              <w:left w:val="single" w:sz="4" w:space="0" w:color="2E74B5"/>
              <w:bottom w:val="single" w:sz="4" w:space="0" w:color="2E74B5"/>
              <w:right w:val="single" w:sz="4" w:space="0" w:color="2E74B5"/>
            </w:tcBorders>
          </w:tcPr>
          <w:p w14:paraId="5006F641" w14:textId="77777777" w:rsidR="009D1437" w:rsidRPr="009372AD" w:rsidRDefault="009D1437" w:rsidP="00616EC4">
            <w:pPr>
              <w:jc w:val="both"/>
            </w:pPr>
          </w:p>
        </w:tc>
      </w:tr>
      <w:tr w:rsidR="009D1437" w:rsidRPr="00660ABB" w14:paraId="4B8A35F9"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EE95F4A" w14:textId="77777777" w:rsidR="009D1437" w:rsidRPr="009372AD" w:rsidRDefault="009D1437" w:rsidP="00616EC4">
            <w:pPr>
              <w:autoSpaceDE w:val="0"/>
              <w:autoSpaceDN w:val="0"/>
              <w:adjustRightInd w:val="0"/>
              <w:rPr>
                <w:rFonts w:eastAsia="Calibri"/>
              </w:rPr>
            </w:pPr>
            <w:r>
              <w:rPr>
                <w:rFonts w:eastAsia="Calibri"/>
              </w:rPr>
              <w:t>ERR:20</w:t>
            </w:r>
          </w:p>
          <w:p w14:paraId="69F967CE"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0104672" w14:textId="77777777" w:rsidR="009D1437" w:rsidRDefault="009D1437" w:rsidP="00616EC4">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2B6B3984" w14:textId="77777777" w:rsidR="009D1437" w:rsidRPr="009372AD" w:rsidRDefault="009D1437" w:rsidP="00616EC4">
            <w:pPr>
              <w:jc w:val="both"/>
            </w:pPr>
          </w:p>
        </w:tc>
      </w:tr>
      <w:tr w:rsidR="009D1437" w:rsidRPr="00660ABB" w14:paraId="64E05BCE"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0457411" w14:textId="77777777" w:rsidR="009D1437" w:rsidRDefault="009D1437" w:rsidP="00616EC4">
            <w:pPr>
              <w:autoSpaceDE w:val="0"/>
              <w:autoSpaceDN w:val="0"/>
              <w:adjustRightInd w:val="0"/>
              <w:rPr>
                <w:rFonts w:eastAsia="Calibri"/>
              </w:rPr>
            </w:pPr>
            <w:r>
              <w:rPr>
                <w:rFonts w:eastAsia="Calibri"/>
              </w:rPr>
              <w:t>ERR:21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3826526" w14:textId="77777777" w:rsidR="009D1437" w:rsidRPr="002A5863" w:rsidRDefault="009D1437" w:rsidP="00616EC4">
            <w:pPr>
              <w:pStyle w:val="ListParagraph"/>
              <w:spacing w:after="0" w:line="240" w:lineRule="auto"/>
              <w:ind w:left="0"/>
            </w:pPr>
            <w:r>
              <w:t>Trùng Fkey truyền vào</w:t>
            </w:r>
          </w:p>
        </w:tc>
        <w:tc>
          <w:tcPr>
            <w:tcW w:w="2515" w:type="dxa"/>
            <w:tcBorders>
              <w:top w:val="single" w:sz="4" w:space="0" w:color="2E74B5"/>
              <w:left w:val="single" w:sz="4" w:space="0" w:color="2E74B5"/>
              <w:bottom w:val="single" w:sz="4" w:space="0" w:color="2E74B5"/>
              <w:right w:val="single" w:sz="4" w:space="0" w:color="2E74B5"/>
            </w:tcBorders>
          </w:tcPr>
          <w:p w14:paraId="4C6F4CC1" w14:textId="77777777" w:rsidR="009D1437" w:rsidRPr="009372AD" w:rsidRDefault="009D1437" w:rsidP="00616EC4">
            <w:pPr>
              <w:jc w:val="both"/>
            </w:pPr>
          </w:p>
        </w:tc>
      </w:tr>
      <w:tr w:rsidR="009D1437" w:rsidRPr="00660ABB" w14:paraId="3BE876A5"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E2EE9EC" w14:textId="77777777" w:rsidR="009D1437" w:rsidRPr="00DD2715" w:rsidRDefault="009D1437" w:rsidP="00616EC4">
            <w:pPr>
              <w:autoSpaceDE w:val="0"/>
              <w:autoSpaceDN w:val="0"/>
              <w:adjustRightInd w:val="0"/>
              <w:jc w:val="both"/>
            </w:pPr>
            <w: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8D0AE6B" w14:textId="77777777" w:rsidR="009D1437" w:rsidRDefault="009D1437" w:rsidP="00616EC4">
            <w:pPr>
              <w:pStyle w:val="ListParagraph"/>
              <w:ind w:left="0"/>
              <w:jc w:val="both"/>
            </w:pPr>
            <w:r>
              <w:t>Lỗi chứng thư hết hạn</w:t>
            </w:r>
          </w:p>
        </w:tc>
        <w:tc>
          <w:tcPr>
            <w:tcW w:w="2515" w:type="dxa"/>
            <w:tcBorders>
              <w:top w:val="single" w:sz="4" w:space="0" w:color="2E74B5"/>
              <w:left w:val="single" w:sz="4" w:space="0" w:color="2E74B5"/>
              <w:bottom w:val="single" w:sz="4" w:space="0" w:color="2E74B5"/>
              <w:right w:val="single" w:sz="4" w:space="0" w:color="2E74B5"/>
            </w:tcBorders>
          </w:tcPr>
          <w:p w14:paraId="38C014BD" w14:textId="77777777" w:rsidR="009D1437" w:rsidRPr="009372AD" w:rsidRDefault="009D1437" w:rsidP="00616EC4">
            <w:pPr>
              <w:jc w:val="both"/>
            </w:pPr>
          </w:p>
        </w:tc>
      </w:tr>
      <w:tr w:rsidR="009D1437" w:rsidRPr="00660ABB" w14:paraId="7DE0A374"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01C6591" w14:textId="77777777" w:rsidR="009D1437" w:rsidRPr="00DD2715" w:rsidRDefault="009D1437" w:rsidP="00616EC4">
            <w:pPr>
              <w:autoSpaceDE w:val="0"/>
              <w:autoSpaceDN w:val="0"/>
              <w:adjustRightInd w:val="0"/>
              <w:jc w:val="both"/>
            </w:pPr>
            <w:r>
              <w:t>ERR:30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C714C69" w14:textId="77777777" w:rsidR="009D1437" w:rsidRPr="00517DC0" w:rsidRDefault="009D1437" w:rsidP="00616EC4">
            <w:pPr>
              <w:pStyle w:val="ListParagraph"/>
              <w:ind w:left="0"/>
              <w:jc w:val="both"/>
            </w:pPr>
            <w:r w:rsidRPr="00517DC0">
              <w:t>Danh sách hóa đơn tồn tại ngày hóa đơn nhỏ hơn ngày hóa đơn đã phát hành</w:t>
            </w:r>
          </w:p>
        </w:tc>
        <w:tc>
          <w:tcPr>
            <w:tcW w:w="2515" w:type="dxa"/>
            <w:tcBorders>
              <w:top w:val="single" w:sz="4" w:space="0" w:color="2E74B5"/>
              <w:left w:val="single" w:sz="4" w:space="0" w:color="2E74B5"/>
              <w:bottom w:val="single" w:sz="4" w:space="0" w:color="2E74B5"/>
              <w:right w:val="single" w:sz="4" w:space="0" w:color="2E74B5"/>
            </w:tcBorders>
          </w:tcPr>
          <w:p w14:paraId="618D1EBA" w14:textId="77777777" w:rsidR="009D1437" w:rsidRPr="009372AD" w:rsidRDefault="009D1437" w:rsidP="00616EC4">
            <w:pPr>
              <w:jc w:val="both"/>
            </w:pPr>
          </w:p>
        </w:tc>
      </w:tr>
      <w:tr w:rsidR="009D1437" w:rsidRPr="00660ABB" w14:paraId="24672059"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DEB89D6" w14:textId="77777777" w:rsidR="009D1437" w:rsidRDefault="009D1437" w:rsidP="00616EC4">
            <w:pPr>
              <w:autoSpaceDE w:val="0"/>
              <w:autoSpaceDN w:val="0"/>
              <w:adjustRightInd w:val="0"/>
              <w:jc w:val="both"/>
            </w:pPr>
            <w:r>
              <w:t>ERR:60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0139169" w14:textId="77777777" w:rsidR="009D1437" w:rsidRPr="00A205F8" w:rsidRDefault="009D1437" w:rsidP="00616EC4">
            <w:pPr>
              <w:jc w:val="both"/>
            </w:pPr>
            <w:r w:rsidRPr="00A205F8">
              <w:t>Chỉ được phép điều chỉnh hóa đơn cùng loại (Có mã / Không mã).</w:t>
            </w:r>
          </w:p>
        </w:tc>
        <w:tc>
          <w:tcPr>
            <w:tcW w:w="2515" w:type="dxa"/>
            <w:tcBorders>
              <w:top w:val="single" w:sz="4" w:space="0" w:color="2E74B5"/>
              <w:left w:val="single" w:sz="4" w:space="0" w:color="2E74B5"/>
              <w:bottom w:val="single" w:sz="4" w:space="0" w:color="2E74B5"/>
              <w:right w:val="single" w:sz="4" w:space="0" w:color="2E74B5"/>
            </w:tcBorders>
          </w:tcPr>
          <w:p w14:paraId="49BE4B9A" w14:textId="77777777" w:rsidR="009D1437" w:rsidRPr="009372AD" w:rsidRDefault="009D1437" w:rsidP="00616EC4">
            <w:pPr>
              <w:jc w:val="both"/>
            </w:pPr>
          </w:p>
        </w:tc>
      </w:tr>
      <w:tr w:rsidR="009D1437" w:rsidRPr="00660ABB" w14:paraId="64E916B1"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350C229" w14:textId="77777777" w:rsidR="009D1437" w:rsidRDefault="009D1437" w:rsidP="00616EC4">
            <w:pPr>
              <w:autoSpaceDE w:val="0"/>
              <w:autoSpaceDN w:val="0"/>
              <w:adjustRightInd w:val="0"/>
              <w:jc w:val="both"/>
            </w:pPr>
            <w:r>
              <w:t>ERR:61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C3571D6" w14:textId="77777777" w:rsidR="009D1437" w:rsidRPr="00517DC0" w:rsidRDefault="009D1437" w:rsidP="00616EC4">
            <w:pPr>
              <w:pStyle w:val="ListParagraph"/>
              <w:ind w:left="0"/>
              <w:jc w:val="both"/>
            </w:pPr>
            <w:r w:rsidRPr="00A205F8">
              <w:t>Chỉ được phép điều chỉnh hóa đơn cùng loại (HD GTGT / HD bán hàng...).</w:t>
            </w:r>
          </w:p>
        </w:tc>
        <w:tc>
          <w:tcPr>
            <w:tcW w:w="2515" w:type="dxa"/>
            <w:tcBorders>
              <w:top w:val="single" w:sz="4" w:space="0" w:color="2E74B5"/>
              <w:left w:val="single" w:sz="4" w:space="0" w:color="2E74B5"/>
              <w:bottom w:val="single" w:sz="4" w:space="0" w:color="2E74B5"/>
              <w:right w:val="single" w:sz="4" w:space="0" w:color="2E74B5"/>
            </w:tcBorders>
          </w:tcPr>
          <w:p w14:paraId="595D21DE" w14:textId="77777777" w:rsidR="009D1437" w:rsidRPr="009372AD" w:rsidRDefault="009D1437" w:rsidP="00616EC4">
            <w:pPr>
              <w:jc w:val="both"/>
            </w:pPr>
          </w:p>
        </w:tc>
      </w:tr>
      <w:tr w:rsidR="009D1437" w:rsidRPr="00660ABB" w14:paraId="0A9D3323"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D18645B" w14:textId="77777777" w:rsidR="009D1437" w:rsidRDefault="009D1437" w:rsidP="00616EC4">
            <w:pPr>
              <w:autoSpaceDE w:val="0"/>
              <w:autoSpaceDN w:val="0"/>
              <w:adjustRightInd w:val="0"/>
              <w:jc w:val="both"/>
            </w:pPr>
            <w:r>
              <w:t>ERR:62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BCEF205" w14:textId="77777777" w:rsidR="009D1437" w:rsidRPr="00517DC0" w:rsidRDefault="009D1437" w:rsidP="00616EC4">
            <w:pPr>
              <w:pStyle w:val="ListParagraph"/>
              <w:ind w:left="0"/>
              <w:jc w:val="both"/>
            </w:pPr>
            <w:r w:rsidRPr="00A205F8">
              <w:t>Không được dùng không mã đăng ký gửi bảng tổng hợp thay thế, điều chỉnh các hóa đơn không mã gửi thông tin chi tiết.</w:t>
            </w:r>
          </w:p>
        </w:tc>
        <w:tc>
          <w:tcPr>
            <w:tcW w:w="2515" w:type="dxa"/>
            <w:tcBorders>
              <w:top w:val="single" w:sz="4" w:space="0" w:color="2E74B5"/>
              <w:left w:val="single" w:sz="4" w:space="0" w:color="2E74B5"/>
              <w:bottom w:val="single" w:sz="4" w:space="0" w:color="2E74B5"/>
              <w:right w:val="single" w:sz="4" w:space="0" w:color="2E74B5"/>
            </w:tcBorders>
          </w:tcPr>
          <w:p w14:paraId="1D276011" w14:textId="77777777" w:rsidR="009D1437" w:rsidRPr="009372AD" w:rsidRDefault="009D1437" w:rsidP="00616EC4">
            <w:pPr>
              <w:jc w:val="both"/>
            </w:pPr>
          </w:p>
        </w:tc>
      </w:tr>
      <w:tr w:rsidR="009D1437" w:rsidRPr="00660ABB" w14:paraId="586F30EE"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4BBF79B7" w14:textId="77777777" w:rsidR="009D1437" w:rsidRPr="009372AD" w:rsidRDefault="009D1437" w:rsidP="00616EC4">
            <w:pPr>
              <w:autoSpaceDE w:val="0"/>
              <w:autoSpaceDN w:val="0"/>
              <w:adjustRightInd w:val="0"/>
              <w:rPr>
                <w:rFonts w:eastAsia="Calibri"/>
              </w:rPr>
            </w:pPr>
            <w:r w:rsidRPr="009372AD">
              <w:rPr>
                <w:rFonts w:eastAsia="Calibri"/>
              </w:rPr>
              <w:t>OK: pattern;serial;invNumber</w:t>
            </w:r>
          </w:p>
          <w:p w14:paraId="0BAD3D92" w14:textId="77777777" w:rsidR="009D1437" w:rsidRPr="009372AD" w:rsidRDefault="009D1437" w:rsidP="00616EC4">
            <w:pPr>
              <w:autoSpaceDE w:val="0"/>
              <w:autoSpaceDN w:val="0"/>
              <w:adjustRightInd w:val="0"/>
              <w:rPr>
                <w:rFonts w:eastAsia="Calibri"/>
              </w:rPr>
            </w:pPr>
            <w:r w:rsidRPr="009372AD">
              <w:rPr>
                <w:rFonts w:eastAsia="Calibri"/>
              </w:rPr>
              <w:t>(Ví dụ:</w:t>
            </w:r>
          </w:p>
          <w:p w14:paraId="101FC696" w14:textId="77777777" w:rsidR="009D1437" w:rsidRPr="009372AD" w:rsidRDefault="009D1437" w:rsidP="00616EC4">
            <w:pPr>
              <w:autoSpaceDE w:val="0"/>
              <w:autoSpaceDN w:val="0"/>
              <w:adjustRightInd w:val="0"/>
              <w:rPr>
                <w:rFonts w:eastAsia="Calibri"/>
              </w:rPr>
            </w:pPr>
            <w:r w:rsidRPr="009372AD">
              <w:rPr>
                <w:rFonts w:eastAsia="Calibri"/>
              </w:rPr>
              <w:t>OK:01GTKT3/001;AA/12E;0000002)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E1212FA"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OK </w:t>
            </w:r>
            <w:r w:rsidRPr="009372AD">
              <w:rPr>
                <w:rFonts w:eastAsia="Calibri"/>
              </w:rPr>
              <w:sym w:font="Wingdings" w:char="F0E0"/>
            </w:r>
            <w:r w:rsidRPr="009372AD">
              <w:rPr>
                <w:rFonts w:eastAsia="Calibri"/>
              </w:rPr>
              <w:t xml:space="preserve"> đã phát hành hóa đơn </w:t>
            </w:r>
            <w:r>
              <w:rPr>
                <w:rFonts w:eastAsia="Calibri"/>
              </w:rPr>
              <w:t>thay thế</w:t>
            </w:r>
          </w:p>
          <w:p w14:paraId="066EDA4A"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Patter</w:t>
            </w:r>
            <w:r w:rsidRPr="009372AD">
              <w:rPr>
                <w:rFonts w:eastAsia="Calibri"/>
              </w:rPr>
              <w:sym w:font="Wingdings" w:char="F0E0"/>
            </w:r>
            <w:r w:rsidRPr="009372AD">
              <w:rPr>
                <w:rFonts w:eastAsia="Calibri"/>
              </w:rPr>
              <w:t xml:space="preserve"> Mẫu số của hóa đơn </w:t>
            </w:r>
            <w:r>
              <w:rPr>
                <w:rFonts w:eastAsia="Calibri"/>
              </w:rPr>
              <w:t>thay thế</w:t>
            </w:r>
            <w:r w:rsidRPr="009372AD">
              <w:rPr>
                <w:rFonts w:eastAsia="Calibri"/>
              </w:rPr>
              <w:t xml:space="preserve"> </w:t>
            </w:r>
          </w:p>
          <w:p w14:paraId="65B8F7B6"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Serial </w:t>
            </w:r>
            <w:r w:rsidRPr="009372AD">
              <w:rPr>
                <w:rFonts w:eastAsia="Calibri"/>
              </w:rPr>
              <w:sym w:font="Wingdings" w:char="F0E0"/>
            </w:r>
            <w:r w:rsidRPr="009372AD">
              <w:rPr>
                <w:rFonts w:eastAsia="Calibri"/>
              </w:rPr>
              <w:t xml:space="preserve"> serial của hóa đơn </w:t>
            </w:r>
            <w:r>
              <w:rPr>
                <w:rFonts w:eastAsia="Calibri"/>
              </w:rPr>
              <w:t>thay thế</w:t>
            </w:r>
            <w:r w:rsidRPr="009372AD">
              <w:rPr>
                <w:rFonts w:eastAsia="Calibri"/>
              </w:rPr>
              <w:t xml:space="preserve"> </w:t>
            </w:r>
          </w:p>
          <w:p w14:paraId="0403EF1E"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invNumber: số hóa đơn </w:t>
            </w:r>
            <w:r>
              <w:rPr>
                <w:rFonts w:eastAsia="Calibri"/>
              </w:rPr>
              <w:t>thay thế</w:t>
            </w:r>
            <w:r w:rsidRPr="009372AD">
              <w:rPr>
                <w:rFonts w:eastAsia="Calibri"/>
              </w:rPr>
              <w:t xml:space="preserve"> </w:t>
            </w:r>
          </w:p>
          <w:p w14:paraId="25F8F7E4" w14:textId="77777777" w:rsidR="009D1437" w:rsidRPr="009372AD" w:rsidRDefault="009D1437" w:rsidP="00616EC4">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14:paraId="5B4A9CD3" w14:textId="77777777" w:rsidR="009D1437" w:rsidRPr="009372AD" w:rsidRDefault="009D1437" w:rsidP="00616EC4">
            <w:pPr>
              <w:jc w:val="both"/>
            </w:pPr>
          </w:p>
        </w:tc>
      </w:tr>
    </w:tbl>
    <w:p w14:paraId="3CB4F1FA" w14:textId="77777777" w:rsidR="009D1437" w:rsidRPr="003264D9" w:rsidRDefault="009D1437" w:rsidP="009D1437">
      <w:pPr>
        <w:spacing w:line="360" w:lineRule="auto"/>
        <w:jc w:val="both"/>
        <w:rPr>
          <w:rFonts w:eastAsia="Calibri"/>
          <w:b/>
          <w:u w:val="single"/>
        </w:rPr>
      </w:pPr>
    </w:p>
    <w:p w14:paraId="04B3E3A8" w14:textId="7A62435C" w:rsidR="009D1437" w:rsidRPr="000A4319" w:rsidRDefault="009D1437" w:rsidP="009D1437">
      <w:pPr>
        <w:ind w:firstLine="720"/>
        <w:rPr>
          <w:b/>
          <w:u w:val="single"/>
        </w:rPr>
      </w:pPr>
      <w:r w:rsidRPr="000A4319">
        <w:rPr>
          <w:b/>
          <w:u w:val="single"/>
        </w:rPr>
        <w:t xml:space="preserve">Cấu trúc của </w:t>
      </w:r>
      <w:r>
        <w:rPr>
          <w:b/>
          <w:u w:val="single"/>
        </w:rPr>
        <w:t>xmlInv</w:t>
      </w:r>
      <w:r w:rsidRPr="000A4319">
        <w:rPr>
          <w:b/>
          <w:u w:val="single"/>
        </w:rPr>
        <w:t xml:space="preserve">Data (các trường </w:t>
      </w:r>
      <w:r w:rsidRPr="000A4319">
        <w:rPr>
          <w:b/>
          <w:color w:val="FF0000"/>
          <w:u w:val="single"/>
        </w:rPr>
        <w:t>*</w:t>
      </w:r>
      <w:r w:rsidRPr="000A4319">
        <w:rPr>
          <w:b/>
          <w:u w:val="single"/>
        </w:rPr>
        <w:t xml:space="preserve"> là bắt buộc):</w:t>
      </w:r>
    </w:p>
    <w:p w14:paraId="043163B9"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color w:val="0000FF"/>
          <w:sz w:val="20"/>
          <w:szCs w:val="20"/>
        </w:rPr>
        <w:t>&lt;ReplaceInv&gt;</w:t>
      </w:r>
    </w:p>
    <w:p w14:paraId="75CB72D1"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&lt;key&gt;</w:t>
      </w:r>
      <w:r w:rsidRPr="00F66F77">
        <w:rPr>
          <w:rFonts w:ascii="Courier New" w:hAnsi="Courier New" w:cs="Courier New"/>
          <w:b/>
          <w:bCs/>
          <w:color w:val="000000"/>
          <w:sz w:val="20"/>
          <w:szCs w:val="20"/>
        </w:rPr>
        <w:t>fkey hóa đơn*</w:t>
      </w:r>
      <w:r w:rsidRPr="00F66F77">
        <w:rPr>
          <w:rFonts w:ascii="Courier New" w:hAnsi="Courier New" w:cs="Courier New"/>
          <w:color w:val="0000FF"/>
          <w:sz w:val="20"/>
          <w:szCs w:val="20"/>
        </w:rPr>
        <w:t>&lt;/key&gt;</w:t>
      </w:r>
    </w:p>
    <w:p w14:paraId="1900A820"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&lt;CusCode&gt;</w:t>
      </w:r>
      <w:r w:rsidRPr="00F66F77">
        <w:rPr>
          <w:rFonts w:ascii="Courier New" w:hAnsi="Courier New" w:cs="Courier New"/>
          <w:b/>
          <w:bCs/>
          <w:color w:val="000000"/>
          <w:sz w:val="20"/>
          <w:szCs w:val="20"/>
        </w:rPr>
        <w:t>Mã khách hàng*</w:t>
      </w:r>
      <w:r w:rsidRPr="00F66F77">
        <w:rPr>
          <w:rFonts w:ascii="Courier New" w:hAnsi="Courier New" w:cs="Courier New"/>
          <w:color w:val="0000FF"/>
          <w:sz w:val="20"/>
          <w:szCs w:val="20"/>
        </w:rPr>
        <w:t>&lt;/CusCode&gt;</w:t>
      </w:r>
    </w:p>
    <w:p w14:paraId="493E9231"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&lt;CusName&gt;</w:t>
      </w:r>
      <w:r w:rsidRPr="00F66F77">
        <w:rPr>
          <w:rFonts w:ascii="Courier New" w:hAnsi="Courier New" w:cs="Courier New"/>
          <w:b/>
          <w:bCs/>
          <w:color w:val="000000"/>
          <w:sz w:val="20"/>
          <w:szCs w:val="20"/>
        </w:rPr>
        <w:t>Tên khách hàng*</w:t>
      </w:r>
      <w:r w:rsidRPr="00F66F77">
        <w:rPr>
          <w:rFonts w:ascii="Courier New" w:hAnsi="Courier New" w:cs="Courier New"/>
          <w:color w:val="0000FF"/>
          <w:sz w:val="20"/>
          <w:szCs w:val="20"/>
        </w:rPr>
        <w:t>&lt;/CusName&gt;</w:t>
      </w:r>
    </w:p>
    <w:p w14:paraId="007B2EFB"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&lt;CusAddress&gt;</w:t>
      </w:r>
      <w:r w:rsidRPr="00F66F77">
        <w:rPr>
          <w:rFonts w:ascii="Courier New" w:hAnsi="Courier New" w:cs="Courier New"/>
          <w:b/>
          <w:bCs/>
          <w:color w:val="000000"/>
          <w:sz w:val="20"/>
          <w:szCs w:val="20"/>
        </w:rPr>
        <w:t>Địa chỉ khách hàng*</w:t>
      </w:r>
      <w:r w:rsidRPr="00F66F77">
        <w:rPr>
          <w:rFonts w:ascii="Courier New" w:hAnsi="Courier New" w:cs="Courier New"/>
          <w:color w:val="0000FF"/>
          <w:sz w:val="20"/>
          <w:szCs w:val="20"/>
        </w:rPr>
        <w:t>&lt;/CusAddress&gt;</w:t>
      </w:r>
    </w:p>
    <w:p w14:paraId="10C60A1C"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&lt;CusPhone&gt;</w:t>
      </w:r>
      <w:r w:rsidRPr="00F66F77">
        <w:rPr>
          <w:rFonts w:ascii="Courier New" w:hAnsi="Courier New" w:cs="Courier New"/>
          <w:b/>
          <w:bCs/>
          <w:color w:val="000000"/>
          <w:sz w:val="20"/>
          <w:szCs w:val="20"/>
        </w:rPr>
        <w:t>Điện thoại khách hàng</w:t>
      </w:r>
      <w:r w:rsidRPr="00F66F77">
        <w:rPr>
          <w:rFonts w:ascii="Courier New" w:hAnsi="Courier New" w:cs="Courier New"/>
          <w:color w:val="0000FF"/>
          <w:sz w:val="20"/>
          <w:szCs w:val="20"/>
        </w:rPr>
        <w:t>&lt;/CusPhone&gt;</w:t>
      </w:r>
    </w:p>
    <w:p w14:paraId="187E8D1F"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&lt;CusTaxCode&gt;</w:t>
      </w:r>
      <w:r w:rsidRPr="00F66F77">
        <w:rPr>
          <w:rFonts w:ascii="Courier New" w:hAnsi="Courier New" w:cs="Courier New"/>
          <w:b/>
          <w:bCs/>
          <w:color w:val="000000"/>
          <w:sz w:val="20"/>
          <w:szCs w:val="20"/>
        </w:rPr>
        <w:t>Mã số thuế KH (Bắt buộc với KH là Doanh nghiệp)</w:t>
      </w:r>
      <w:r w:rsidRPr="00F66F77">
        <w:rPr>
          <w:rFonts w:ascii="Courier New" w:hAnsi="Courier New" w:cs="Courier New"/>
          <w:color w:val="0000FF"/>
          <w:sz w:val="20"/>
          <w:szCs w:val="20"/>
        </w:rPr>
        <w:t>&lt;/CusTaxCode&gt;</w:t>
      </w:r>
    </w:p>
    <w:p w14:paraId="49F89F09" w14:textId="4A8F62F0"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&lt;PaymentMethod&gt;</w:t>
      </w:r>
      <w:r w:rsidRPr="00F66F77">
        <w:rPr>
          <w:rFonts w:ascii="Courier New" w:hAnsi="Courier New" w:cs="Courier New"/>
          <w:b/>
          <w:bCs/>
          <w:color w:val="000000"/>
          <w:sz w:val="20"/>
          <w:szCs w:val="20"/>
        </w:rPr>
        <w:t>Phương thức thanh toán</w:t>
      </w:r>
      <w:r w:rsidR="001F751E">
        <w:rPr>
          <w:rFonts w:ascii="Courier New" w:hAnsi="Courier New" w:cs="Courier New"/>
          <w:b/>
          <w:bCs/>
          <w:color w:val="000000"/>
          <w:sz w:val="20"/>
          <w:szCs w:val="20"/>
        </w:rPr>
        <w:t>*</w:t>
      </w:r>
      <w:r w:rsidRPr="00F66F77">
        <w:rPr>
          <w:rFonts w:ascii="Courier New" w:hAnsi="Courier New" w:cs="Courier New"/>
          <w:color w:val="0000FF"/>
          <w:sz w:val="20"/>
          <w:szCs w:val="20"/>
        </w:rPr>
        <w:t>&lt;/PaymentMethod&gt;</w:t>
      </w:r>
    </w:p>
    <w:p w14:paraId="61FA0A60"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&lt;CusBankName&gt;</w:t>
      </w:r>
      <w:r w:rsidRPr="00F66F77">
        <w:rPr>
          <w:rFonts w:ascii="Courier New" w:hAnsi="Courier New" w:cs="Courier New"/>
          <w:b/>
          <w:bCs/>
          <w:color w:val="000000"/>
          <w:sz w:val="20"/>
          <w:szCs w:val="20"/>
        </w:rPr>
        <w:t>Tên ngân hàng</w:t>
      </w:r>
      <w:r w:rsidRPr="00F66F77">
        <w:rPr>
          <w:rFonts w:ascii="Courier New" w:hAnsi="Courier New" w:cs="Courier New"/>
          <w:color w:val="0000FF"/>
          <w:sz w:val="20"/>
          <w:szCs w:val="20"/>
        </w:rPr>
        <w:t>&lt;/CusBankName&gt;</w:t>
      </w:r>
    </w:p>
    <w:p w14:paraId="506CEED3"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&lt;KindOfService&gt;</w:t>
      </w:r>
      <w:r w:rsidRPr="00F66F77">
        <w:rPr>
          <w:rFonts w:ascii="Courier New" w:hAnsi="Courier New" w:cs="Courier New"/>
          <w:b/>
          <w:bCs/>
          <w:color w:val="000000"/>
          <w:sz w:val="20"/>
          <w:szCs w:val="20"/>
        </w:rPr>
        <w:t>Tháng hóa đơn</w:t>
      </w:r>
      <w:r w:rsidRPr="00F66F77">
        <w:rPr>
          <w:rFonts w:ascii="Courier New" w:hAnsi="Courier New" w:cs="Courier New"/>
          <w:color w:val="0000FF"/>
          <w:sz w:val="20"/>
          <w:szCs w:val="20"/>
        </w:rPr>
        <w:t>&lt;/KindOfService&gt;</w:t>
      </w:r>
    </w:p>
    <w:p w14:paraId="7E12E858"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&lt;CusBankNo&gt;</w:t>
      </w:r>
      <w:r w:rsidRPr="00F66F77">
        <w:rPr>
          <w:rFonts w:ascii="Courier New" w:hAnsi="Courier New" w:cs="Courier New"/>
          <w:b/>
          <w:bCs/>
          <w:color w:val="000000"/>
          <w:sz w:val="20"/>
          <w:szCs w:val="20"/>
        </w:rPr>
        <w:t>Số tài khoản ngân hàng</w:t>
      </w:r>
      <w:r w:rsidRPr="00F66F77">
        <w:rPr>
          <w:rFonts w:ascii="Courier New" w:hAnsi="Courier New" w:cs="Courier New"/>
          <w:color w:val="0000FF"/>
          <w:sz w:val="20"/>
          <w:szCs w:val="20"/>
        </w:rPr>
        <w:t>&lt;/CusBankNo&gt;</w:t>
      </w:r>
    </w:p>
    <w:p w14:paraId="3668740D"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&lt;Products&gt;</w:t>
      </w:r>
    </w:p>
    <w:p w14:paraId="6038E8C4"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&lt;Product&gt;</w:t>
      </w:r>
    </w:p>
    <w:p w14:paraId="0246A370"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&lt;Code&gt;</w:t>
      </w:r>
      <w:r w:rsidRPr="00F66F77">
        <w:rPr>
          <w:rFonts w:ascii="Courier New" w:hAnsi="Courier New" w:cs="Courier New"/>
          <w:b/>
          <w:bCs/>
          <w:color w:val="000000"/>
          <w:sz w:val="20"/>
          <w:szCs w:val="20"/>
        </w:rPr>
        <w:t>Mã sản phẩm*</w:t>
      </w:r>
      <w:r w:rsidRPr="00F66F77">
        <w:rPr>
          <w:rFonts w:ascii="Courier New" w:hAnsi="Courier New" w:cs="Courier New"/>
          <w:color w:val="0000FF"/>
          <w:sz w:val="20"/>
          <w:szCs w:val="20"/>
        </w:rPr>
        <w:t>&lt;/Code&gt;</w:t>
      </w:r>
    </w:p>
    <w:p w14:paraId="6AF8B94E"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&lt;ProdName&gt;</w:t>
      </w:r>
      <w:r w:rsidRPr="00F66F77">
        <w:rPr>
          <w:rFonts w:ascii="Courier New" w:hAnsi="Courier New" w:cs="Courier New"/>
          <w:b/>
          <w:bCs/>
          <w:color w:val="000000"/>
          <w:sz w:val="20"/>
          <w:szCs w:val="20"/>
        </w:rPr>
        <w:t>Tên sản phẩm*</w:t>
      </w:r>
      <w:r w:rsidRPr="00F66F77">
        <w:rPr>
          <w:rFonts w:ascii="Courier New" w:hAnsi="Courier New" w:cs="Courier New"/>
          <w:color w:val="0000FF"/>
          <w:sz w:val="20"/>
          <w:szCs w:val="20"/>
        </w:rPr>
        <w:t>&lt;/ProdName&gt;</w:t>
      </w:r>
    </w:p>
    <w:p w14:paraId="62E9D953"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&lt;ProdUnit&gt;</w:t>
      </w:r>
      <w:r w:rsidRPr="00F66F77">
        <w:rPr>
          <w:rFonts w:ascii="Courier New" w:hAnsi="Courier New" w:cs="Courier New"/>
          <w:b/>
          <w:bCs/>
          <w:color w:val="000000"/>
          <w:sz w:val="20"/>
          <w:szCs w:val="20"/>
        </w:rPr>
        <w:t>Đơn vị tính</w:t>
      </w:r>
      <w:r w:rsidRPr="00F66F77">
        <w:rPr>
          <w:rFonts w:ascii="Courier New" w:hAnsi="Courier New" w:cs="Courier New"/>
          <w:color w:val="0000FF"/>
          <w:sz w:val="20"/>
          <w:szCs w:val="20"/>
        </w:rPr>
        <w:t>&lt;/ProdUnit&gt;</w:t>
      </w:r>
    </w:p>
    <w:p w14:paraId="40433CF7"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&lt;ProdQuantity&gt;</w:t>
      </w:r>
      <w:r w:rsidRPr="00F66F77">
        <w:rPr>
          <w:rFonts w:ascii="Courier New" w:hAnsi="Courier New" w:cs="Courier New"/>
          <w:b/>
          <w:bCs/>
          <w:color w:val="000000"/>
          <w:sz w:val="20"/>
          <w:szCs w:val="20"/>
        </w:rPr>
        <w:t>Số lượng</w:t>
      </w:r>
      <w:r w:rsidRPr="00F66F77">
        <w:rPr>
          <w:rFonts w:ascii="Courier New" w:hAnsi="Courier New" w:cs="Courier New"/>
          <w:color w:val="0000FF"/>
          <w:sz w:val="20"/>
          <w:szCs w:val="20"/>
        </w:rPr>
        <w:t>&lt;/ProdQuantity&gt;</w:t>
      </w:r>
    </w:p>
    <w:p w14:paraId="6E869436"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&lt;ProdPrice&gt;</w:t>
      </w:r>
      <w:r w:rsidRPr="00F66F77">
        <w:rPr>
          <w:rFonts w:ascii="Courier New" w:hAnsi="Courier New" w:cs="Courier New"/>
          <w:b/>
          <w:bCs/>
          <w:color w:val="000000"/>
          <w:sz w:val="20"/>
          <w:szCs w:val="20"/>
        </w:rPr>
        <w:t>Đơn giá</w:t>
      </w:r>
      <w:r w:rsidRPr="00F66F77">
        <w:rPr>
          <w:rFonts w:ascii="Courier New" w:hAnsi="Courier New" w:cs="Courier New"/>
          <w:color w:val="0000FF"/>
          <w:sz w:val="20"/>
          <w:szCs w:val="20"/>
        </w:rPr>
        <w:t>&lt;/ProdPrice&gt;</w:t>
      </w:r>
    </w:p>
    <w:p w14:paraId="3BF0DC92"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&lt;Amount&gt;</w:t>
      </w:r>
      <w:r w:rsidRPr="00F66F77">
        <w:rPr>
          <w:rFonts w:ascii="Courier New" w:hAnsi="Courier New" w:cs="Courier New"/>
          <w:b/>
          <w:bCs/>
          <w:color w:val="000000"/>
          <w:sz w:val="20"/>
          <w:szCs w:val="20"/>
        </w:rPr>
        <w:t>Tổng tiền*</w:t>
      </w:r>
      <w:r w:rsidRPr="00F66F77">
        <w:rPr>
          <w:rFonts w:ascii="Courier New" w:hAnsi="Courier New" w:cs="Courier New"/>
          <w:color w:val="0000FF"/>
          <w:sz w:val="20"/>
          <w:szCs w:val="20"/>
        </w:rPr>
        <w:t>&lt;/Amount&gt;</w:t>
      </w:r>
    </w:p>
    <w:p w14:paraId="224A97BF"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lastRenderedPageBreak/>
        <w:t xml:space="preserve">            </w:t>
      </w:r>
      <w:r w:rsidRPr="00F66F77">
        <w:rPr>
          <w:rFonts w:ascii="Courier New" w:hAnsi="Courier New" w:cs="Courier New"/>
          <w:color w:val="0000FF"/>
          <w:sz w:val="20"/>
          <w:szCs w:val="20"/>
        </w:rPr>
        <w:t>&lt;Remark&gt;</w:t>
      </w:r>
      <w:r w:rsidRPr="00F66F77">
        <w:rPr>
          <w:rFonts w:ascii="Courier New" w:hAnsi="Courier New" w:cs="Courier New"/>
          <w:b/>
          <w:bCs/>
          <w:color w:val="000000"/>
          <w:sz w:val="20"/>
          <w:szCs w:val="20"/>
        </w:rPr>
        <w:t>Remark</w:t>
      </w:r>
      <w:r w:rsidRPr="00F66F77">
        <w:rPr>
          <w:rFonts w:ascii="Courier New" w:hAnsi="Courier New" w:cs="Courier New"/>
          <w:color w:val="0000FF"/>
          <w:sz w:val="20"/>
          <w:szCs w:val="20"/>
        </w:rPr>
        <w:t>&lt;/Remark&gt;</w:t>
      </w:r>
    </w:p>
    <w:p w14:paraId="22AC3189"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&lt;Total&gt;</w:t>
      </w:r>
      <w:r w:rsidRPr="00F66F77">
        <w:rPr>
          <w:rFonts w:ascii="Courier New" w:hAnsi="Courier New" w:cs="Courier New"/>
          <w:b/>
          <w:bCs/>
          <w:color w:val="000000"/>
          <w:sz w:val="20"/>
          <w:szCs w:val="20"/>
        </w:rPr>
        <w:t>Tổng tiền trước thuế*</w:t>
      </w:r>
      <w:r w:rsidRPr="00F66F77">
        <w:rPr>
          <w:rFonts w:ascii="Courier New" w:hAnsi="Courier New" w:cs="Courier New"/>
          <w:color w:val="0000FF"/>
          <w:sz w:val="20"/>
          <w:szCs w:val="20"/>
        </w:rPr>
        <w:t>&lt;/Total&gt;</w:t>
      </w:r>
    </w:p>
    <w:p w14:paraId="42F5229F"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&lt;VATRate&gt;</w:t>
      </w:r>
      <w:r w:rsidRPr="00F66F77">
        <w:rPr>
          <w:rFonts w:ascii="Courier New" w:hAnsi="Courier New" w:cs="Courier New"/>
          <w:b/>
          <w:bCs/>
          <w:color w:val="000000"/>
          <w:sz w:val="20"/>
          <w:szCs w:val="20"/>
        </w:rPr>
        <w:t>Thuế GTGT*</w:t>
      </w:r>
      <w:r w:rsidRPr="00F66F77">
        <w:rPr>
          <w:rFonts w:ascii="Courier New" w:hAnsi="Courier New" w:cs="Courier New"/>
          <w:color w:val="0000FF"/>
          <w:sz w:val="20"/>
          <w:szCs w:val="20"/>
        </w:rPr>
        <w:t>&lt;/VATRate&gt;</w:t>
      </w:r>
    </w:p>
    <w:p w14:paraId="513DFD09"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&lt;VATAmount&gt;</w:t>
      </w:r>
      <w:r w:rsidRPr="00F66F77">
        <w:rPr>
          <w:rFonts w:ascii="Courier New" w:hAnsi="Courier New" w:cs="Courier New"/>
          <w:b/>
          <w:bCs/>
          <w:color w:val="000000"/>
          <w:sz w:val="20"/>
          <w:szCs w:val="20"/>
        </w:rPr>
        <w:t>Tổng tiền thuế*</w:t>
      </w:r>
      <w:r w:rsidRPr="00F66F77">
        <w:rPr>
          <w:rFonts w:ascii="Courier New" w:hAnsi="Courier New" w:cs="Courier New"/>
          <w:color w:val="0000FF"/>
          <w:sz w:val="20"/>
          <w:szCs w:val="20"/>
        </w:rPr>
        <w:t>&lt;/VATAmount&gt;</w:t>
      </w:r>
    </w:p>
    <w:p w14:paraId="522122DA"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&lt;Extra1&gt;</w:t>
      </w:r>
      <w:r w:rsidRPr="00F66F77">
        <w:rPr>
          <w:rFonts w:ascii="Courier New" w:hAnsi="Courier New" w:cs="Courier New"/>
          <w:b/>
          <w:bCs/>
          <w:color w:val="000000"/>
          <w:sz w:val="20"/>
          <w:szCs w:val="20"/>
        </w:rPr>
        <w:t>Mở rộng 1</w:t>
      </w:r>
      <w:r w:rsidRPr="00F66F77">
        <w:rPr>
          <w:rFonts w:ascii="Courier New" w:hAnsi="Courier New" w:cs="Courier New"/>
          <w:color w:val="0000FF"/>
          <w:sz w:val="20"/>
          <w:szCs w:val="20"/>
        </w:rPr>
        <w:t>&lt;/Extra1&gt;</w:t>
      </w:r>
    </w:p>
    <w:p w14:paraId="5C42E434"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&lt;Extra2&gt;</w:t>
      </w:r>
      <w:r w:rsidRPr="00F66F77">
        <w:rPr>
          <w:rFonts w:ascii="Courier New" w:hAnsi="Courier New" w:cs="Courier New"/>
          <w:b/>
          <w:bCs/>
          <w:color w:val="000000"/>
          <w:sz w:val="20"/>
          <w:szCs w:val="20"/>
        </w:rPr>
        <w:t>Mở rộng 2</w:t>
      </w:r>
      <w:r w:rsidRPr="00F66F77">
        <w:rPr>
          <w:rFonts w:ascii="Courier New" w:hAnsi="Courier New" w:cs="Courier New"/>
          <w:color w:val="0000FF"/>
          <w:sz w:val="20"/>
          <w:szCs w:val="20"/>
        </w:rPr>
        <w:t>&lt;/Extra2&gt;</w:t>
      </w:r>
    </w:p>
    <w:p w14:paraId="0D398505" w14:textId="0247596E"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&lt;Discount&gt;</w:t>
      </w:r>
      <w:r w:rsidR="001F751E">
        <w:rPr>
          <w:rFonts w:ascii="Courier New" w:hAnsi="Courier New" w:cs="Courier New"/>
          <w:b/>
          <w:bCs/>
          <w:color w:val="000000"/>
          <w:sz w:val="20"/>
          <w:szCs w:val="20"/>
        </w:rPr>
        <w:t>Tỷ lệ c</w:t>
      </w:r>
      <w:r w:rsidRPr="00F66F77">
        <w:rPr>
          <w:rFonts w:ascii="Courier New" w:hAnsi="Courier New" w:cs="Courier New"/>
          <w:b/>
          <w:bCs/>
          <w:color w:val="000000"/>
          <w:sz w:val="20"/>
          <w:szCs w:val="20"/>
        </w:rPr>
        <w:t>hiết khấu</w:t>
      </w:r>
      <w:r w:rsidRPr="00F66F77">
        <w:rPr>
          <w:rFonts w:ascii="Courier New" w:hAnsi="Courier New" w:cs="Courier New"/>
          <w:color w:val="0000FF"/>
          <w:sz w:val="20"/>
          <w:szCs w:val="20"/>
        </w:rPr>
        <w:t>&lt;/Discount&gt;</w:t>
      </w:r>
    </w:p>
    <w:p w14:paraId="72B0DA65" w14:textId="77777777" w:rsidR="009D1437" w:rsidRDefault="009D1437" w:rsidP="009D1437">
      <w:pPr>
        <w:shd w:val="clear" w:color="auto" w:fill="FFFFFF"/>
        <w:rPr>
          <w:rFonts w:ascii="Courier New" w:hAnsi="Courier New" w:cs="Courier New"/>
          <w:color w:val="0000FF"/>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&lt;DiscountAmount&gt;</w:t>
      </w:r>
      <w:r w:rsidRPr="00F66F77">
        <w:rPr>
          <w:rFonts w:ascii="Courier New" w:hAnsi="Courier New" w:cs="Courier New"/>
          <w:b/>
          <w:bCs/>
          <w:color w:val="000000"/>
          <w:sz w:val="20"/>
          <w:szCs w:val="20"/>
        </w:rPr>
        <w:t>Tổng tiền chiết khấu</w:t>
      </w:r>
      <w:r w:rsidRPr="00F66F77">
        <w:rPr>
          <w:rFonts w:ascii="Courier New" w:hAnsi="Courier New" w:cs="Courier New"/>
          <w:color w:val="0000FF"/>
          <w:sz w:val="20"/>
          <w:szCs w:val="20"/>
        </w:rPr>
        <w:t>&lt;/DiscountAmount&gt;</w:t>
      </w:r>
    </w:p>
    <w:p w14:paraId="4DD2C7BA" w14:textId="3692ED20" w:rsidR="00AD080D" w:rsidRPr="00F66F77" w:rsidRDefault="00AD080D" w:rsidP="00AD080D">
      <w:pPr>
        <w:shd w:val="clear" w:color="auto" w:fill="FFFFFF"/>
        <w:ind w:left="720" w:firstLine="720"/>
        <w:rPr>
          <w:rFonts w:ascii="Courier New" w:hAnsi="Courier New" w:cs="Courier New"/>
          <w:b/>
          <w:bCs/>
          <w:color w:val="000000"/>
          <w:sz w:val="20"/>
          <w:szCs w:val="20"/>
        </w:rPr>
      </w:pPr>
      <w:r w:rsidRPr="002F0F6E">
        <w:rPr>
          <w:rFonts w:ascii="Courier New" w:hAnsi="Courier New" w:cs="Courier New"/>
          <w:color w:val="0000FF"/>
          <w:sz w:val="20"/>
          <w:szCs w:val="20"/>
        </w:rPr>
        <w:t>&lt;Discount</w:t>
      </w:r>
      <w:r>
        <w:rPr>
          <w:rFonts w:ascii="Courier New" w:hAnsi="Courier New" w:cs="Courier New"/>
          <w:color w:val="0000FF"/>
          <w:sz w:val="20"/>
          <w:szCs w:val="20"/>
        </w:rPr>
        <w:t>NonTax</w:t>
      </w:r>
      <w:r w:rsidRPr="002F0F6E">
        <w:rPr>
          <w:rFonts w:ascii="Courier New" w:hAnsi="Courier New" w:cs="Courier New"/>
          <w:color w:val="0000FF"/>
          <w:sz w:val="20"/>
          <w:szCs w:val="20"/>
        </w:rPr>
        <w:t>&gt;</w:t>
      </w:r>
      <w:r w:rsidRPr="002F0F6E">
        <w:rPr>
          <w:rFonts w:ascii="Courier New" w:hAnsi="Courier New" w:cs="Courier New"/>
          <w:b/>
          <w:bCs/>
          <w:color w:val="000000"/>
          <w:sz w:val="20"/>
          <w:szCs w:val="20"/>
        </w:rPr>
        <w:t xml:space="preserve">Tổng tiền </w:t>
      </w:r>
      <w:r>
        <w:rPr>
          <w:rFonts w:ascii="Courier New" w:hAnsi="Courier New" w:cs="Courier New"/>
          <w:b/>
          <w:bCs/>
          <w:color w:val="000000"/>
          <w:sz w:val="20"/>
          <w:szCs w:val="20"/>
        </w:rPr>
        <w:t>giảm trừ không chịu thuế</w:t>
      </w:r>
      <w:r w:rsidRPr="002F0F6E">
        <w:rPr>
          <w:rFonts w:ascii="Courier New" w:hAnsi="Courier New" w:cs="Courier New"/>
          <w:color w:val="0000FF"/>
          <w:sz w:val="20"/>
          <w:szCs w:val="20"/>
        </w:rPr>
        <w:t>&lt;/Discount</w:t>
      </w:r>
      <w:r>
        <w:rPr>
          <w:rFonts w:ascii="Courier New" w:hAnsi="Courier New" w:cs="Courier New"/>
          <w:color w:val="0000FF"/>
          <w:sz w:val="20"/>
          <w:szCs w:val="20"/>
        </w:rPr>
        <w:t>NonTax</w:t>
      </w:r>
      <w:r w:rsidRPr="002F0F6E">
        <w:rPr>
          <w:rFonts w:ascii="Courier New" w:hAnsi="Courier New" w:cs="Courier New"/>
          <w:color w:val="0000FF"/>
          <w:sz w:val="20"/>
          <w:szCs w:val="20"/>
        </w:rPr>
        <w:t>&gt;</w:t>
      </w:r>
    </w:p>
    <w:p w14:paraId="128EB981" w14:textId="77777777" w:rsidR="00D469CE" w:rsidRPr="00FA2F75" w:rsidRDefault="009D1437" w:rsidP="00D469CE">
      <w:pPr>
        <w:shd w:val="clear" w:color="auto" w:fill="FFFFFF"/>
        <w:rPr>
          <w:rFonts w:ascii="Courier New" w:hAnsi="Courier New" w:cs="Courier New"/>
          <w:color w:val="0000FF"/>
          <w:sz w:val="20"/>
          <w:szCs w:val="20"/>
          <w:highlight w:val="cyan"/>
        </w:rPr>
      </w:pPr>
      <w:r w:rsidRPr="00F66F77">
        <w:rPr>
          <w:rFonts w:ascii="Courier New" w:hAnsi="Courier New" w:cs="Courier New"/>
          <w:b/>
          <w:bCs/>
          <w:color w:val="000000"/>
          <w:sz w:val="20"/>
          <w:szCs w:val="20"/>
        </w:rPr>
        <w:t xml:space="preserve">            </w:t>
      </w:r>
      <w:r w:rsidR="00D469CE" w:rsidRPr="00FA2F75">
        <w:rPr>
          <w:rFonts w:ascii="Courier New" w:hAnsi="Courier New" w:cs="Courier New"/>
          <w:color w:val="0000FF"/>
          <w:sz w:val="20"/>
          <w:szCs w:val="20"/>
          <w:highlight w:val="cyan"/>
        </w:rPr>
        <w:t xml:space="preserve">&lt;IsSum&gt; </w:t>
      </w:r>
      <w:r w:rsidR="00D469CE" w:rsidRPr="00FA2F75">
        <w:rPr>
          <w:rFonts w:ascii="Courier New" w:hAnsi="Courier New" w:cs="Courier New"/>
          <w:sz w:val="20"/>
          <w:szCs w:val="20"/>
          <w:highlight w:val="cyan"/>
        </w:rPr>
        <w:t>Tính chất * (0-Hàng hóa, dịch vụ; 1-Khuyến mại; 2-Chiết khấu thương mại (trong trường hợp muốn thể hiện thông tin chiết khấu theo dòng); 4-Ghi chú/diễn giải; 5- hàng hóa đặc trưng)</w:t>
      </w:r>
      <w:r w:rsidR="00D469CE" w:rsidRPr="00FA2F75">
        <w:rPr>
          <w:rFonts w:ascii="Courier New" w:hAnsi="Courier New" w:cs="Courier New"/>
          <w:color w:val="0000FF"/>
          <w:sz w:val="20"/>
          <w:szCs w:val="20"/>
          <w:highlight w:val="cyan"/>
        </w:rPr>
        <w:t>&lt;/IsSum&gt;</w:t>
      </w:r>
    </w:p>
    <w:p w14:paraId="086F4D9A" w14:textId="77777777" w:rsidR="00D469CE" w:rsidRPr="00FA2F75" w:rsidRDefault="00D469CE" w:rsidP="00B62732">
      <w:pPr>
        <w:shd w:val="clear" w:color="auto" w:fill="FFFFFF"/>
        <w:ind w:left="720" w:firstLine="72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&lt;LHHDTrung&gt;</w:t>
      </w:r>
      <w:r w:rsidRPr="00FA2F75">
        <w:rPr>
          <w:rFonts w:ascii="Courier New" w:hAnsi="Courier New" w:cs="Courier New"/>
          <w:sz w:val="20"/>
          <w:szCs w:val="20"/>
          <w:highlight w:val="cyan"/>
        </w:rPr>
        <w:t>Loại hàng hóa đặc trưng (nhận các giá trị: 1- Hàng hóa là xe ô tô, xe mô tô, 2- Dịch vụ vận chuyển, 3- Dịch vụ vận chuyển trên nền tảng số, TMĐT)</w:t>
      </w:r>
      <w:r w:rsidRPr="00FA2F75">
        <w:rPr>
          <w:rFonts w:ascii="Courier New" w:hAnsi="Courier New" w:cs="Courier New"/>
          <w:color w:val="0000FF"/>
          <w:sz w:val="20"/>
          <w:szCs w:val="20"/>
          <w:highlight w:val="cyan"/>
        </w:rPr>
        <w:t>&lt;/LHHDTrung&gt;</w:t>
      </w:r>
    </w:p>
    <w:p w14:paraId="3100C837" w14:textId="77777777" w:rsidR="00D469CE" w:rsidRPr="00FA2F75" w:rsidRDefault="00D469CE" w:rsidP="00B62732">
      <w:pPr>
        <w:shd w:val="clear" w:color="auto" w:fill="FFFFFF"/>
        <w:ind w:left="720" w:firstLine="72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&lt;SKhung&gt;</w:t>
      </w:r>
      <w:r w:rsidRPr="00FA2F75">
        <w:rPr>
          <w:rFonts w:ascii="Courier New" w:hAnsi="Courier New" w:cs="Courier New"/>
          <w:sz w:val="20"/>
          <w:szCs w:val="20"/>
          <w:highlight w:val="cyan"/>
        </w:rPr>
        <w:t>Số khung</w:t>
      </w:r>
      <w:r w:rsidRPr="00FA2F75">
        <w:rPr>
          <w:rFonts w:ascii="Courier New" w:hAnsi="Courier New" w:cs="Courier New"/>
          <w:color w:val="0000FF"/>
          <w:sz w:val="20"/>
          <w:szCs w:val="20"/>
          <w:highlight w:val="cyan"/>
        </w:rPr>
        <w:t>&lt;/SKhung&gt;</w:t>
      </w:r>
    </w:p>
    <w:p w14:paraId="060DB376" w14:textId="77777777" w:rsidR="00D469CE" w:rsidRPr="00FA2F75" w:rsidRDefault="00D469CE" w:rsidP="00B62732">
      <w:pPr>
        <w:shd w:val="clear" w:color="auto" w:fill="FFFFFF"/>
        <w:ind w:left="720" w:firstLine="72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&lt;SMay&gt;</w:t>
      </w:r>
      <w:r w:rsidRPr="00FA2F75">
        <w:rPr>
          <w:rFonts w:ascii="Courier New" w:hAnsi="Courier New" w:cs="Courier New"/>
          <w:sz w:val="20"/>
          <w:szCs w:val="20"/>
          <w:highlight w:val="cyan"/>
        </w:rPr>
        <w:t>Số máy</w:t>
      </w:r>
      <w:r w:rsidRPr="00FA2F75">
        <w:rPr>
          <w:rFonts w:ascii="Courier New" w:hAnsi="Courier New" w:cs="Courier New"/>
          <w:color w:val="0000FF"/>
          <w:sz w:val="20"/>
          <w:szCs w:val="20"/>
          <w:highlight w:val="cyan"/>
        </w:rPr>
        <w:t>&lt;/SMay&gt;</w:t>
      </w:r>
    </w:p>
    <w:p w14:paraId="56AA624C" w14:textId="77777777" w:rsidR="00D469CE" w:rsidRPr="00FA2F75" w:rsidRDefault="00D469CE" w:rsidP="00B62732">
      <w:pPr>
        <w:shd w:val="clear" w:color="auto" w:fill="FFFFFF"/>
        <w:ind w:left="720" w:firstLine="72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&lt;BKSPTVChuyen</w:t>
      </w:r>
      <w:r w:rsidRPr="00FA2F75">
        <w:rPr>
          <w:rFonts w:ascii="Courier New" w:hAnsi="Courier New" w:cs="Courier New"/>
          <w:sz w:val="20"/>
          <w:szCs w:val="20"/>
          <w:highlight w:val="cyan"/>
        </w:rPr>
        <w:t>&gt; Biển kiểm soát phương tiện vận chuyển</w:t>
      </w:r>
      <w:r w:rsidRPr="00FA2F75">
        <w:rPr>
          <w:rFonts w:ascii="Courier New" w:hAnsi="Courier New" w:cs="Courier New"/>
          <w:color w:val="0000FF"/>
          <w:sz w:val="20"/>
          <w:szCs w:val="20"/>
          <w:highlight w:val="cyan"/>
        </w:rPr>
        <w:t>&lt;/BKSPTVChuyen &gt;</w:t>
      </w:r>
    </w:p>
    <w:p w14:paraId="6189F2CC" w14:textId="77777777" w:rsidR="00D469CE" w:rsidRPr="00FA2F75" w:rsidRDefault="00D469CE" w:rsidP="00B62732">
      <w:pPr>
        <w:shd w:val="clear" w:color="auto" w:fill="FFFFFF"/>
        <w:ind w:left="720" w:firstLine="72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 xml:space="preserve">&lt;TNGHang&gt; </w:t>
      </w:r>
      <w:r w:rsidRPr="00FA2F75">
        <w:rPr>
          <w:rFonts w:ascii="Courier New" w:hAnsi="Courier New" w:cs="Courier New"/>
          <w:sz w:val="20"/>
          <w:szCs w:val="20"/>
          <w:highlight w:val="cyan"/>
        </w:rPr>
        <w:t>Tên người gửi hàng</w:t>
      </w:r>
      <w:r w:rsidRPr="00FA2F75">
        <w:rPr>
          <w:rFonts w:ascii="Courier New" w:hAnsi="Courier New" w:cs="Courier New"/>
          <w:color w:val="0000FF"/>
          <w:sz w:val="20"/>
          <w:szCs w:val="20"/>
          <w:highlight w:val="cyan"/>
        </w:rPr>
        <w:t>&lt;/TNGHang&gt;</w:t>
      </w:r>
    </w:p>
    <w:p w14:paraId="04345940" w14:textId="77777777" w:rsidR="00D469CE" w:rsidRPr="00FA2F75" w:rsidRDefault="00D469CE" w:rsidP="00B62732">
      <w:pPr>
        <w:shd w:val="clear" w:color="auto" w:fill="FFFFFF"/>
        <w:ind w:left="720" w:firstLine="72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&lt;DCNGHang&gt;</w:t>
      </w:r>
      <w:r w:rsidRPr="00FA2F75">
        <w:rPr>
          <w:rFonts w:ascii="Courier New" w:hAnsi="Courier New" w:cs="Courier New"/>
          <w:sz w:val="20"/>
          <w:szCs w:val="20"/>
          <w:highlight w:val="cyan"/>
        </w:rPr>
        <w:t xml:space="preserve">Địa chỉ người gửi </w:t>
      </w:r>
      <w:r w:rsidRPr="00FA2F75">
        <w:rPr>
          <w:rFonts w:ascii="Courier New" w:hAnsi="Courier New" w:cs="Courier New"/>
          <w:color w:val="0000FF"/>
          <w:sz w:val="20"/>
          <w:szCs w:val="20"/>
          <w:highlight w:val="cyan"/>
        </w:rPr>
        <w:t>&lt;/DCNGHang &gt;</w:t>
      </w:r>
    </w:p>
    <w:p w14:paraId="67509742" w14:textId="77777777" w:rsidR="00D469CE" w:rsidRPr="00FA2F75" w:rsidRDefault="00D469CE" w:rsidP="00B62732">
      <w:pPr>
        <w:shd w:val="clear" w:color="auto" w:fill="FFFFFF"/>
        <w:ind w:left="720" w:firstLine="72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&lt;MSTNGHang&gt;</w:t>
      </w:r>
      <w:r w:rsidRPr="00FA2F75">
        <w:rPr>
          <w:rFonts w:ascii="Courier New" w:hAnsi="Courier New" w:cs="Courier New"/>
          <w:sz w:val="20"/>
          <w:szCs w:val="20"/>
          <w:highlight w:val="cyan"/>
        </w:rPr>
        <w:t xml:space="preserve">MST người gửi hàng </w:t>
      </w:r>
      <w:r w:rsidRPr="00FA2F75">
        <w:rPr>
          <w:rFonts w:ascii="Courier New" w:hAnsi="Courier New" w:cs="Courier New"/>
          <w:color w:val="0000FF"/>
          <w:sz w:val="20"/>
          <w:szCs w:val="20"/>
          <w:highlight w:val="cyan"/>
        </w:rPr>
        <w:t>&lt;/MSTNGHang &gt;</w:t>
      </w:r>
    </w:p>
    <w:p w14:paraId="19C7A2DC" w14:textId="77777777" w:rsidR="00D469CE" w:rsidRPr="00FA2F75" w:rsidRDefault="00D469CE" w:rsidP="00B62732">
      <w:pPr>
        <w:shd w:val="clear" w:color="auto" w:fill="FFFFFF"/>
        <w:ind w:left="720" w:firstLine="72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 xml:space="preserve">&lt;MDDNGHang&gt; </w:t>
      </w:r>
      <w:r w:rsidRPr="00FA2F75">
        <w:rPr>
          <w:rFonts w:ascii="Courier New" w:hAnsi="Courier New" w:cs="Courier New"/>
          <w:sz w:val="20"/>
          <w:szCs w:val="20"/>
          <w:highlight w:val="cyan"/>
        </w:rPr>
        <w:t>Số định danh người gửi hàng</w:t>
      </w:r>
      <w:r w:rsidRPr="00FA2F75">
        <w:rPr>
          <w:rFonts w:ascii="Courier New" w:hAnsi="Courier New" w:cs="Courier New"/>
          <w:color w:val="0000FF"/>
          <w:sz w:val="20"/>
          <w:szCs w:val="20"/>
          <w:highlight w:val="cyan"/>
        </w:rPr>
        <w:t>&lt;/MDDNGHang &gt;</w:t>
      </w:r>
    </w:p>
    <w:p w14:paraId="1ABF8A45" w14:textId="77777777" w:rsidR="00D469CE" w:rsidRDefault="00D469CE" w:rsidP="00B62732">
      <w:pPr>
        <w:shd w:val="clear" w:color="auto" w:fill="FFFFFF"/>
        <w:ind w:left="720" w:firstLine="720"/>
        <w:rPr>
          <w:rFonts w:ascii="Courier New" w:hAnsi="Courier New" w:cs="Courier New"/>
          <w:color w:val="0000FF"/>
          <w:sz w:val="20"/>
          <w:szCs w:val="20"/>
        </w:rPr>
      </w:pPr>
      <w:r w:rsidRPr="00FA2F75">
        <w:rPr>
          <w:rFonts w:ascii="Courier New" w:hAnsi="Courier New" w:cs="Courier New"/>
          <w:color w:val="0000FF"/>
          <w:sz w:val="20"/>
          <w:szCs w:val="20"/>
          <w:highlight w:val="cyan"/>
        </w:rPr>
        <w:t xml:space="preserve">&lt;Extra&gt; </w:t>
      </w:r>
      <w:r w:rsidRPr="00FA2F75">
        <w:rPr>
          <w:rFonts w:ascii="Courier New" w:hAnsi="Courier New" w:cs="Courier New"/>
          <w:sz w:val="20"/>
          <w:szCs w:val="20"/>
          <w:highlight w:val="cyan"/>
        </w:rPr>
        <w:t>thẻ mở rộng</w:t>
      </w:r>
      <w:r w:rsidRPr="00FA2F75">
        <w:rPr>
          <w:rFonts w:ascii="Courier New" w:hAnsi="Courier New" w:cs="Courier New"/>
          <w:color w:val="0000FF"/>
          <w:sz w:val="20"/>
          <w:szCs w:val="20"/>
          <w:highlight w:val="cyan"/>
        </w:rPr>
        <w:t>&lt;/Extra&gt;</w:t>
      </w:r>
    </w:p>
    <w:p w14:paraId="02193014" w14:textId="77777777" w:rsidR="00507321" w:rsidRPr="00507321" w:rsidRDefault="00507321" w:rsidP="00507321">
      <w:pPr>
        <w:shd w:val="clear" w:color="auto" w:fill="FFFFFF"/>
        <w:ind w:left="720" w:firstLine="720"/>
        <w:rPr>
          <w:rFonts w:ascii="Courier New" w:hAnsi="Courier New" w:cs="Courier New"/>
          <w:color w:val="000000"/>
          <w:sz w:val="20"/>
          <w:szCs w:val="20"/>
          <w:highlight w:val="cyan"/>
        </w:rPr>
      </w:pPr>
      <w:r w:rsidRPr="00507321">
        <w:rPr>
          <w:rFonts w:ascii="Courier New" w:hAnsi="Courier New" w:cs="Courier New"/>
          <w:color w:val="000000"/>
          <w:sz w:val="20"/>
          <w:szCs w:val="20"/>
          <w:highlight w:val="cyan"/>
        </w:rPr>
        <w:t>&lt;TLTThue&gt; Tỷ lệ tính thuế(Chỉ sử dụng cho hóa đơn bán hàng giảm thuế theo NQ của Quốc hội)&lt;/TLTThue&gt;</w:t>
      </w:r>
    </w:p>
    <w:p w14:paraId="5EB28E9B" w14:textId="1B561A6D" w:rsidR="00507321" w:rsidRPr="00507321" w:rsidRDefault="00507321" w:rsidP="00507321">
      <w:pPr>
        <w:shd w:val="clear" w:color="auto" w:fill="FFFFFF"/>
        <w:ind w:left="720" w:firstLine="720"/>
        <w:rPr>
          <w:rFonts w:ascii="Courier New" w:hAnsi="Courier New" w:cs="Courier New"/>
          <w:color w:val="000000"/>
          <w:sz w:val="20"/>
          <w:szCs w:val="20"/>
        </w:rPr>
      </w:pPr>
      <w:r w:rsidRPr="00507321">
        <w:rPr>
          <w:rFonts w:ascii="Courier New" w:hAnsi="Courier New" w:cs="Courier New"/>
          <w:color w:val="000000"/>
          <w:sz w:val="20"/>
          <w:szCs w:val="20"/>
          <w:highlight w:val="cyan"/>
        </w:rPr>
        <w:t>&lt;STGThue&gt; Số tiền giảm thuế(Chỉ sử dụng cho hóa đơn bán hàng giảm thuế theo NQ của Quốc hội)&lt;/STGThue&gt;</w:t>
      </w:r>
    </w:p>
    <w:p w14:paraId="61A31094" w14:textId="2351C211"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&lt;/Product&gt;</w:t>
      </w:r>
    </w:p>
    <w:p w14:paraId="47BFF4C0"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&lt;/Products&gt;</w:t>
      </w:r>
    </w:p>
    <w:p w14:paraId="2A1D54AD"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&lt;Total&gt;</w:t>
      </w:r>
      <w:r w:rsidRPr="00F66F77">
        <w:rPr>
          <w:rFonts w:ascii="Courier New" w:hAnsi="Courier New" w:cs="Courier New"/>
          <w:b/>
          <w:bCs/>
          <w:color w:val="000000"/>
          <w:sz w:val="20"/>
          <w:szCs w:val="20"/>
        </w:rPr>
        <w:t>Tổng tiền trước thuế*</w:t>
      </w:r>
      <w:r w:rsidRPr="00F66F77">
        <w:rPr>
          <w:rFonts w:ascii="Courier New" w:hAnsi="Courier New" w:cs="Courier New"/>
          <w:color w:val="0000FF"/>
          <w:sz w:val="20"/>
          <w:szCs w:val="20"/>
        </w:rPr>
        <w:t>&lt;/Total&gt;</w:t>
      </w:r>
    </w:p>
    <w:p w14:paraId="42462C0B"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&lt;DiscountAmount&gt;</w:t>
      </w:r>
      <w:r w:rsidRPr="00F66F77">
        <w:rPr>
          <w:rFonts w:ascii="Courier New" w:hAnsi="Courier New" w:cs="Courier New"/>
          <w:b/>
          <w:bCs/>
          <w:color w:val="000000"/>
          <w:sz w:val="20"/>
          <w:szCs w:val="20"/>
        </w:rPr>
        <w:t>Tiền giảm trừ</w:t>
      </w:r>
      <w:r w:rsidRPr="00F66F77">
        <w:rPr>
          <w:rFonts w:ascii="Courier New" w:hAnsi="Courier New" w:cs="Courier New"/>
          <w:color w:val="0000FF"/>
          <w:sz w:val="20"/>
          <w:szCs w:val="20"/>
        </w:rPr>
        <w:t>&lt;/DiscountAmount&gt;</w:t>
      </w:r>
    </w:p>
    <w:p w14:paraId="19146882"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&lt;VATRate&gt;</w:t>
      </w:r>
      <w:r w:rsidRPr="00F66F77">
        <w:rPr>
          <w:rFonts w:ascii="Courier New" w:hAnsi="Courier New" w:cs="Courier New"/>
          <w:b/>
          <w:bCs/>
          <w:color w:val="000000"/>
          <w:sz w:val="20"/>
          <w:szCs w:val="20"/>
        </w:rPr>
        <w:t>Thuế GTGT*</w:t>
      </w:r>
      <w:r w:rsidRPr="00F66F77">
        <w:rPr>
          <w:rFonts w:ascii="Courier New" w:hAnsi="Courier New" w:cs="Courier New"/>
          <w:color w:val="0000FF"/>
          <w:sz w:val="20"/>
          <w:szCs w:val="20"/>
        </w:rPr>
        <w:t>&lt;/VATRate&gt;</w:t>
      </w:r>
    </w:p>
    <w:p w14:paraId="3EF9F3C8"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&lt;VATAmount&gt;</w:t>
      </w:r>
      <w:r w:rsidRPr="00F66F77">
        <w:rPr>
          <w:rFonts w:ascii="Courier New" w:hAnsi="Courier New" w:cs="Courier New"/>
          <w:b/>
          <w:bCs/>
          <w:color w:val="000000"/>
          <w:sz w:val="20"/>
          <w:szCs w:val="20"/>
        </w:rPr>
        <w:t>Tiền thuế GTGT*</w:t>
      </w:r>
      <w:r w:rsidRPr="00F66F77">
        <w:rPr>
          <w:rFonts w:ascii="Courier New" w:hAnsi="Courier New" w:cs="Courier New"/>
          <w:color w:val="0000FF"/>
          <w:sz w:val="20"/>
          <w:szCs w:val="20"/>
        </w:rPr>
        <w:t>&lt;/VATAmount&gt;</w:t>
      </w:r>
    </w:p>
    <w:p w14:paraId="160A0E1C"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&lt;Amount&gt;</w:t>
      </w:r>
      <w:r w:rsidRPr="00F66F77">
        <w:rPr>
          <w:rFonts w:ascii="Courier New" w:hAnsi="Courier New" w:cs="Courier New"/>
          <w:b/>
          <w:bCs/>
          <w:color w:val="000000"/>
          <w:sz w:val="20"/>
          <w:szCs w:val="20"/>
        </w:rPr>
        <w:t>Tổng tiền*</w:t>
      </w:r>
      <w:r w:rsidRPr="00F66F77">
        <w:rPr>
          <w:rFonts w:ascii="Courier New" w:hAnsi="Courier New" w:cs="Courier New"/>
          <w:color w:val="0000FF"/>
          <w:sz w:val="20"/>
          <w:szCs w:val="20"/>
        </w:rPr>
        <w:t>&lt;/Amount&gt;</w:t>
      </w:r>
    </w:p>
    <w:p w14:paraId="1ACC0278"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&lt;AmountInWords&gt;</w:t>
      </w:r>
      <w:r w:rsidRPr="00F66F77">
        <w:rPr>
          <w:rFonts w:ascii="Courier New" w:hAnsi="Courier New" w:cs="Courier New"/>
          <w:b/>
          <w:bCs/>
          <w:color w:val="000000"/>
          <w:sz w:val="20"/>
          <w:szCs w:val="20"/>
        </w:rPr>
        <w:t>Số tiền viết bằng chữ*</w:t>
      </w:r>
      <w:r w:rsidRPr="00F66F77">
        <w:rPr>
          <w:rFonts w:ascii="Courier New" w:hAnsi="Courier New" w:cs="Courier New"/>
          <w:color w:val="0000FF"/>
          <w:sz w:val="20"/>
          <w:szCs w:val="20"/>
        </w:rPr>
        <w:t>&lt;/AmountInWords&gt;</w:t>
      </w:r>
    </w:p>
    <w:p w14:paraId="1F877536"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&lt;Extra&gt;</w:t>
      </w:r>
      <w:r w:rsidRPr="00F66F77">
        <w:rPr>
          <w:rFonts w:ascii="Courier New" w:hAnsi="Courier New" w:cs="Courier New"/>
          <w:b/>
          <w:bCs/>
          <w:color w:val="000000"/>
          <w:sz w:val="20"/>
          <w:szCs w:val="20"/>
        </w:rPr>
        <w:t>Trường mở rộng</w:t>
      </w:r>
      <w:r w:rsidRPr="00F66F77">
        <w:rPr>
          <w:rFonts w:ascii="Courier New" w:hAnsi="Courier New" w:cs="Courier New"/>
          <w:color w:val="0000FF"/>
          <w:sz w:val="20"/>
          <w:szCs w:val="20"/>
        </w:rPr>
        <w:t>&lt;/Extra&gt;</w:t>
      </w:r>
    </w:p>
    <w:p w14:paraId="2AA85443"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&lt;ArisingDate&gt;</w:t>
      </w:r>
      <w:r w:rsidRPr="00F66F77">
        <w:rPr>
          <w:rFonts w:ascii="Courier New" w:hAnsi="Courier New" w:cs="Courier New"/>
          <w:b/>
          <w:bCs/>
          <w:color w:val="000000"/>
          <w:sz w:val="20"/>
          <w:szCs w:val="20"/>
        </w:rPr>
        <w:t>Ngày dịch vụ</w:t>
      </w:r>
      <w:r w:rsidRPr="00F66F77">
        <w:rPr>
          <w:rFonts w:ascii="Courier New" w:hAnsi="Courier New" w:cs="Courier New"/>
          <w:color w:val="0000FF"/>
          <w:sz w:val="20"/>
          <w:szCs w:val="20"/>
        </w:rPr>
        <w:t>&lt;/ArisingDate&gt;</w:t>
      </w:r>
    </w:p>
    <w:p w14:paraId="16B5584C"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&lt;PaymentStatus&gt;</w:t>
      </w:r>
      <w:r w:rsidRPr="00F66F77">
        <w:rPr>
          <w:rFonts w:ascii="Courier New" w:hAnsi="Courier New" w:cs="Courier New"/>
          <w:b/>
          <w:bCs/>
          <w:color w:val="000000"/>
          <w:sz w:val="20"/>
          <w:szCs w:val="20"/>
        </w:rPr>
        <w:t>Trạng thái thanh toán</w:t>
      </w:r>
      <w:r w:rsidRPr="00F66F77">
        <w:rPr>
          <w:rFonts w:ascii="Courier New" w:hAnsi="Courier New" w:cs="Courier New"/>
          <w:color w:val="0000FF"/>
          <w:sz w:val="20"/>
          <w:szCs w:val="20"/>
        </w:rPr>
        <w:t>&lt;/PaymentStatus&gt;</w:t>
      </w:r>
    </w:p>
    <w:p w14:paraId="16E68407" w14:textId="5C148F99" w:rsidR="009D1437" w:rsidRPr="00F66F77" w:rsidRDefault="009D1437" w:rsidP="00A97261">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&lt;EmailDeliver&gt;</w:t>
      </w:r>
      <w:r w:rsidRPr="00F66F77">
        <w:rPr>
          <w:rFonts w:ascii="Courier New" w:hAnsi="Courier New" w:cs="Courier New"/>
          <w:b/>
          <w:bCs/>
          <w:color w:val="000000"/>
          <w:sz w:val="20"/>
          <w:szCs w:val="20"/>
        </w:rPr>
        <w:t>EmailDeliver</w:t>
      </w:r>
      <w:r w:rsidRPr="00F66F77">
        <w:rPr>
          <w:rFonts w:ascii="Courier New" w:hAnsi="Courier New" w:cs="Courier New"/>
          <w:color w:val="0000FF"/>
          <w:sz w:val="20"/>
          <w:szCs w:val="20"/>
        </w:rPr>
        <w:t>&lt;/EmailDeliver&gt;</w:t>
      </w:r>
    </w:p>
    <w:p w14:paraId="2463C76D"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&lt;ComFax&gt;</w:t>
      </w:r>
      <w:r w:rsidRPr="00F66F77">
        <w:rPr>
          <w:rFonts w:ascii="Courier New" w:hAnsi="Courier New" w:cs="Courier New"/>
          <w:b/>
          <w:bCs/>
          <w:color w:val="000000"/>
          <w:sz w:val="20"/>
          <w:szCs w:val="20"/>
        </w:rPr>
        <w:t>Company Fax</w:t>
      </w:r>
      <w:r w:rsidRPr="00F66F77">
        <w:rPr>
          <w:rFonts w:ascii="Courier New" w:hAnsi="Courier New" w:cs="Courier New"/>
          <w:color w:val="0000FF"/>
          <w:sz w:val="20"/>
          <w:szCs w:val="20"/>
        </w:rPr>
        <w:t>&lt;/ComFax&gt;</w:t>
      </w:r>
    </w:p>
    <w:p w14:paraId="22E673FF"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&lt;ResourceCode&gt;</w:t>
      </w:r>
      <w:r w:rsidRPr="00F66F77">
        <w:rPr>
          <w:rFonts w:ascii="Courier New" w:hAnsi="Courier New" w:cs="Courier New"/>
          <w:b/>
          <w:bCs/>
          <w:color w:val="000000"/>
          <w:sz w:val="20"/>
          <w:szCs w:val="20"/>
        </w:rPr>
        <w:t>ResourceCode</w:t>
      </w:r>
      <w:r w:rsidRPr="00F66F77">
        <w:rPr>
          <w:rFonts w:ascii="Courier New" w:hAnsi="Courier New" w:cs="Courier New"/>
          <w:color w:val="0000FF"/>
          <w:sz w:val="20"/>
          <w:szCs w:val="20"/>
        </w:rPr>
        <w:t>&lt;/ResourceCode&gt;</w:t>
      </w:r>
    </w:p>
    <w:p w14:paraId="7DFCB77A"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&lt;GrossValue&gt;</w:t>
      </w:r>
      <w:r w:rsidRPr="00F66F77">
        <w:rPr>
          <w:rFonts w:ascii="Courier New" w:hAnsi="Courier New" w:cs="Courier New"/>
          <w:b/>
          <w:bCs/>
          <w:color w:val="000000"/>
          <w:sz w:val="20"/>
          <w:szCs w:val="20"/>
        </w:rPr>
        <w:t>GrossValue</w:t>
      </w:r>
      <w:r w:rsidRPr="00F66F77">
        <w:rPr>
          <w:rFonts w:ascii="Courier New" w:hAnsi="Courier New" w:cs="Courier New"/>
          <w:color w:val="0000FF"/>
          <w:sz w:val="20"/>
          <w:szCs w:val="20"/>
        </w:rPr>
        <w:t>&lt;/GrossValue&gt;</w:t>
      </w:r>
    </w:p>
    <w:p w14:paraId="6317CC36"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&lt;GrossValue0&gt;</w:t>
      </w:r>
      <w:r w:rsidRPr="00F66F77">
        <w:rPr>
          <w:rFonts w:ascii="Courier New" w:hAnsi="Courier New" w:cs="Courier New"/>
          <w:b/>
          <w:bCs/>
          <w:color w:val="000000"/>
          <w:sz w:val="20"/>
          <w:szCs w:val="20"/>
        </w:rPr>
        <w:t>GrossValue0</w:t>
      </w:r>
      <w:r w:rsidRPr="00F66F77">
        <w:rPr>
          <w:rFonts w:ascii="Courier New" w:hAnsi="Courier New" w:cs="Courier New"/>
          <w:color w:val="0000FF"/>
          <w:sz w:val="20"/>
          <w:szCs w:val="20"/>
        </w:rPr>
        <w:t>&lt;/GrossValue0&gt;</w:t>
      </w:r>
    </w:p>
    <w:p w14:paraId="23022E6D"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&lt;VatAmount0&gt;</w:t>
      </w:r>
      <w:r w:rsidRPr="00F66F77">
        <w:rPr>
          <w:rFonts w:ascii="Courier New" w:hAnsi="Courier New" w:cs="Courier New"/>
          <w:b/>
          <w:bCs/>
          <w:color w:val="000000"/>
          <w:sz w:val="20"/>
          <w:szCs w:val="20"/>
        </w:rPr>
        <w:t>VatAmount0</w:t>
      </w:r>
      <w:r w:rsidRPr="00F66F77">
        <w:rPr>
          <w:rFonts w:ascii="Courier New" w:hAnsi="Courier New" w:cs="Courier New"/>
          <w:color w:val="0000FF"/>
          <w:sz w:val="20"/>
          <w:szCs w:val="20"/>
        </w:rPr>
        <w:t>&lt;/VatAmount0&gt;</w:t>
      </w:r>
    </w:p>
    <w:p w14:paraId="25BBDA46"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&lt;GrossValue5&gt;</w:t>
      </w:r>
      <w:r w:rsidRPr="00F66F77">
        <w:rPr>
          <w:rFonts w:ascii="Courier New" w:hAnsi="Courier New" w:cs="Courier New"/>
          <w:b/>
          <w:bCs/>
          <w:color w:val="000000"/>
          <w:sz w:val="20"/>
          <w:szCs w:val="20"/>
        </w:rPr>
        <w:t>GrossValue5</w:t>
      </w:r>
      <w:r w:rsidRPr="00F66F77">
        <w:rPr>
          <w:rFonts w:ascii="Courier New" w:hAnsi="Courier New" w:cs="Courier New"/>
          <w:color w:val="0000FF"/>
          <w:sz w:val="20"/>
          <w:szCs w:val="20"/>
        </w:rPr>
        <w:t>&lt;/GrossValue5&gt;</w:t>
      </w:r>
    </w:p>
    <w:p w14:paraId="32B17EA1"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&lt;VatAmount5&gt;</w:t>
      </w:r>
      <w:r w:rsidRPr="00F66F77">
        <w:rPr>
          <w:rFonts w:ascii="Courier New" w:hAnsi="Courier New" w:cs="Courier New"/>
          <w:b/>
          <w:bCs/>
          <w:color w:val="000000"/>
          <w:sz w:val="20"/>
          <w:szCs w:val="20"/>
        </w:rPr>
        <w:t>VatAmount5</w:t>
      </w:r>
      <w:r w:rsidRPr="00F66F77">
        <w:rPr>
          <w:rFonts w:ascii="Courier New" w:hAnsi="Courier New" w:cs="Courier New"/>
          <w:color w:val="0000FF"/>
          <w:sz w:val="20"/>
          <w:szCs w:val="20"/>
        </w:rPr>
        <w:t>&lt;/VatAmount5&gt;</w:t>
      </w:r>
    </w:p>
    <w:p w14:paraId="5E53C01A"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&lt;GrossValue10&gt;</w:t>
      </w:r>
      <w:r w:rsidRPr="00F66F77">
        <w:rPr>
          <w:rFonts w:ascii="Courier New" w:hAnsi="Courier New" w:cs="Courier New"/>
          <w:b/>
          <w:bCs/>
          <w:color w:val="000000"/>
          <w:sz w:val="20"/>
          <w:szCs w:val="20"/>
        </w:rPr>
        <w:t>GrossValue10</w:t>
      </w:r>
      <w:r w:rsidRPr="00F66F77">
        <w:rPr>
          <w:rFonts w:ascii="Courier New" w:hAnsi="Courier New" w:cs="Courier New"/>
          <w:color w:val="0000FF"/>
          <w:sz w:val="20"/>
          <w:szCs w:val="20"/>
        </w:rPr>
        <w:t>&lt;/GrossValue10&gt;</w:t>
      </w:r>
    </w:p>
    <w:p w14:paraId="4DFD8893"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&lt;VatAmount10&gt;</w:t>
      </w:r>
      <w:r w:rsidRPr="00F66F77">
        <w:rPr>
          <w:rFonts w:ascii="Courier New" w:hAnsi="Courier New" w:cs="Courier New"/>
          <w:b/>
          <w:bCs/>
          <w:color w:val="000000"/>
          <w:sz w:val="20"/>
          <w:szCs w:val="20"/>
        </w:rPr>
        <w:t>VatAmount10</w:t>
      </w:r>
      <w:r w:rsidRPr="00F66F77">
        <w:rPr>
          <w:rFonts w:ascii="Courier New" w:hAnsi="Courier New" w:cs="Courier New"/>
          <w:color w:val="0000FF"/>
          <w:sz w:val="20"/>
          <w:szCs w:val="20"/>
        </w:rPr>
        <w:t>&lt;/VatAmount10&gt;</w:t>
      </w:r>
    </w:p>
    <w:p w14:paraId="126D5528"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&lt;Buyer&gt;</w:t>
      </w:r>
      <w:r w:rsidRPr="00F66F77">
        <w:rPr>
          <w:rFonts w:ascii="Courier New" w:hAnsi="Courier New" w:cs="Courier New"/>
          <w:b/>
          <w:bCs/>
          <w:color w:val="000000"/>
          <w:sz w:val="20"/>
          <w:szCs w:val="20"/>
        </w:rPr>
        <w:t>Tên đơn vị mua hàng</w:t>
      </w:r>
      <w:r w:rsidRPr="00F66F77">
        <w:rPr>
          <w:rFonts w:ascii="Courier New" w:hAnsi="Courier New" w:cs="Courier New"/>
          <w:color w:val="0000FF"/>
          <w:sz w:val="20"/>
          <w:szCs w:val="20"/>
        </w:rPr>
        <w:t>&lt;/Buyer&gt;</w:t>
      </w:r>
    </w:p>
    <w:p w14:paraId="55B3992B"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&lt;ComPhone&gt;</w:t>
      </w:r>
      <w:r w:rsidRPr="00F66F77">
        <w:rPr>
          <w:rFonts w:ascii="Courier New" w:hAnsi="Courier New" w:cs="Courier New"/>
          <w:b/>
          <w:bCs/>
          <w:color w:val="000000"/>
          <w:sz w:val="20"/>
          <w:szCs w:val="20"/>
        </w:rPr>
        <w:t>Điện thoại công ty</w:t>
      </w:r>
      <w:r w:rsidRPr="00F66F77">
        <w:rPr>
          <w:rFonts w:ascii="Courier New" w:hAnsi="Courier New" w:cs="Courier New"/>
          <w:color w:val="0000FF"/>
          <w:sz w:val="20"/>
          <w:szCs w:val="20"/>
        </w:rPr>
        <w:t>&lt;/ComPhone&gt;</w:t>
      </w:r>
    </w:p>
    <w:p w14:paraId="6607EA0D"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&lt;ComBankName&gt;</w:t>
      </w:r>
      <w:r w:rsidRPr="00F66F77">
        <w:rPr>
          <w:rFonts w:ascii="Courier New" w:hAnsi="Courier New" w:cs="Courier New"/>
          <w:b/>
          <w:bCs/>
          <w:color w:val="000000"/>
          <w:sz w:val="20"/>
          <w:szCs w:val="20"/>
        </w:rPr>
        <w:t>Tên ngân hàng</w:t>
      </w:r>
      <w:r w:rsidRPr="00F66F77">
        <w:rPr>
          <w:rFonts w:ascii="Courier New" w:hAnsi="Courier New" w:cs="Courier New"/>
          <w:color w:val="0000FF"/>
          <w:sz w:val="20"/>
          <w:szCs w:val="20"/>
        </w:rPr>
        <w:t>&lt;/ComBankName&gt;</w:t>
      </w:r>
    </w:p>
    <w:p w14:paraId="58AACFFC"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&lt;ComBankNo&gt;</w:t>
      </w:r>
      <w:r w:rsidRPr="00F66F77">
        <w:rPr>
          <w:rFonts w:ascii="Courier New" w:hAnsi="Courier New" w:cs="Courier New"/>
          <w:b/>
          <w:bCs/>
          <w:color w:val="000000"/>
          <w:sz w:val="20"/>
          <w:szCs w:val="20"/>
        </w:rPr>
        <w:t>Số tài khoản ngân hàng</w:t>
      </w:r>
      <w:r w:rsidRPr="00F66F77">
        <w:rPr>
          <w:rFonts w:ascii="Courier New" w:hAnsi="Courier New" w:cs="Courier New"/>
          <w:color w:val="0000FF"/>
          <w:sz w:val="20"/>
          <w:szCs w:val="20"/>
        </w:rPr>
        <w:t>&lt;/ComBankNo&gt;</w:t>
      </w:r>
    </w:p>
    <w:p w14:paraId="2B1AE7DC"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&lt;DiscountRate&gt;</w:t>
      </w:r>
      <w:r w:rsidRPr="00F66F77">
        <w:rPr>
          <w:rFonts w:ascii="Courier New" w:hAnsi="Courier New" w:cs="Courier New"/>
          <w:b/>
          <w:bCs/>
          <w:color w:val="000000"/>
          <w:sz w:val="20"/>
          <w:szCs w:val="20"/>
        </w:rPr>
        <w:t>Chiết khấu</w:t>
      </w:r>
      <w:r w:rsidRPr="00F66F77">
        <w:rPr>
          <w:rFonts w:ascii="Courier New" w:hAnsi="Courier New" w:cs="Courier New"/>
          <w:color w:val="0000FF"/>
          <w:sz w:val="20"/>
          <w:szCs w:val="20"/>
        </w:rPr>
        <w:t>&lt;/DiscountRate&gt;</w:t>
      </w:r>
    </w:p>
    <w:p w14:paraId="69AADE05"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&lt;GrossValue_NonTax&gt;&lt;/GrossValue_NonTax&gt;</w:t>
      </w:r>
    </w:p>
    <w:p w14:paraId="5B144F04"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&lt;CurrencyUnit&gt;</w:t>
      </w:r>
      <w:r w:rsidRPr="00F66F77">
        <w:rPr>
          <w:rFonts w:ascii="Courier New" w:hAnsi="Courier New" w:cs="Courier New"/>
          <w:b/>
          <w:bCs/>
          <w:color w:val="000000"/>
          <w:sz w:val="20"/>
          <w:szCs w:val="20"/>
        </w:rPr>
        <w:t>Đơn vị tiền tệ</w:t>
      </w:r>
      <w:r w:rsidRPr="00F66F77">
        <w:rPr>
          <w:rFonts w:ascii="Courier New" w:hAnsi="Courier New" w:cs="Courier New"/>
          <w:color w:val="0000FF"/>
          <w:sz w:val="20"/>
          <w:szCs w:val="20"/>
        </w:rPr>
        <w:t>&lt;/CurrencyUnit&gt;</w:t>
      </w:r>
    </w:p>
    <w:p w14:paraId="35282731"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lastRenderedPageBreak/>
        <w:t xml:space="preserve">    </w:t>
      </w:r>
      <w:r w:rsidRPr="00F66F77">
        <w:rPr>
          <w:rFonts w:ascii="Courier New" w:hAnsi="Courier New" w:cs="Courier New"/>
          <w:color w:val="0000FF"/>
          <w:sz w:val="20"/>
          <w:szCs w:val="20"/>
        </w:rPr>
        <w:t>&lt;ExchangeRate&gt;</w:t>
      </w:r>
      <w:r w:rsidRPr="00F66F77">
        <w:rPr>
          <w:rFonts w:ascii="Courier New" w:hAnsi="Courier New" w:cs="Courier New"/>
          <w:b/>
          <w:bCs/>
          <w:color w:val="000000"/>
          <w:sz w:val="20"/>
          <w:szCs w:val="20"/>
        </w:rPr>
        <w:t>Tỷ giá</w:t>
      </w:r>
      <w:r w:rsidRPr="00F66F77">
        <w:rPr>
          <w:rFonts w:ascii="Courier New" w:hAnsi="Courier New" w:cs="Courier New"/>
          <w:color w:val="0000FF"/>
          <w:sz w:val="20"/>
          <w:szCs w:val="20"/>
        </w:rPr>
        <w:t>&lt;/ExchangeRate&gt;</w:t>
      </w:r>
    </w:p>
    <w:p w14:paraId="60745B5D"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&lt;ConvertedAmount&gt;</w:t>
      </w:r>
      <w:r w:rsidRPr="00F66F77">
        <w:rPr>
          <w:rFonts w:ascii="Courier New" w:hAnsi="Courier New" w:cs="Courier New"/>
          <w:b/>
          <w:bCs/>
          <w:color w:val="000000"/>
          <w:sz w:val="20"/>
          <w:szCs w:val="20"/>
        </w:rPr>
        <w:t>Tổng tiền quy đổi</w:t>
      </w:r>
      <w:r w:rsidRPr="00F66F77">
        <w:rPr>
          <w:rFonts w:ascii="Courier New" w:hAnsi="Courier New" w:cs="Courier New"/>
          <w:color w:val="0000FF"/>
          <w:sz w:val="20"/>
          <w:szCs w:val="20"/>
        </w:rPr>
        <w:t>&lt;/ConvertedAmount&gt;</w:t>
      </w:r>
    </w:p>
    <w:p w14:paraId="6AE1F372"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F66F77">
        <w:rPr>
          <w:rFonts w:ascii="Courier New" w:hAnsi="Courier New" w:cs="Courier New"/>
          <w:b/>
          <w:bCs/>
          <w:color w:val="000000"/>
          <w:sz w:val="20"/>
          <w:szCs w:val="20"/>
        </w:rPr>
        <w:t xml:space="preserve">    </w:t>
      </w:r>
      <w:r w:rsidRPr="002864F3">
        <w:rPr>
          <w:rFonts w:ascii="Courier New" w:hAnsi="Courier New" w:cs="Courier New"/>
          <w:color w:val="0000FF"/>
          <w:sz w:val="20"/>
          <w:szCs w:val="20"/>
          <w:lang w:val="nl-NL"/>
        </w:rPr>
        <w:t>&lt;Extra1&gt;</w:t>
      </w:r>
      <w:r w:rsidRPr="002864F3">
        <w:rPr>
          <w:rFonts w:ascii="Courier New" w:hAnsi="Courier New" w:cs="Courier New"/>
          <w:b/>
          <w:bCs/>
          <w:color w:val="000000"/>
          <w:sz w:val="20"/>
          <w:szCs w:val="20"/>
          <w:lang w:val="nl-NL"/>
        </w:rPr>
        <w:t>Extra1</w:t>
      </w:r>
      <w:r w:rsidRPr="002864F3">
        <w:rPr>
          <w:rFonts w:ascii="Courier New" w:hAnsi="Courier New" w:cs="Courier New"/>
          <w:color w:val="0000FF"/>
          <w:sz w:val="20"/>
          <w:szCs w:val="20"/>
          <w:lang w:val="nl-NL"/>
        </w:rPr>
        <w:t>&lt;/Extra1&gt;</w:t>
      </w:r>
    </w:p>
    <w:p w14:paraId="7945557F"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2864F3">
        <w:rPr>
          <w:rFonts w:ascii="Courier New" w:hAnsi="Courier New" w:cs="Courier New"/>
          <w:b/>
          <w:bCs/>
          <w:color w:val="000000"/>
          <w:sz w:val="20"/>
          <w:szCs w:val="20"/>
          <w:lang w:val="nl-NL"/>
        </w:rPr>
        <w:t xml:space="preserve">    </w:t>
      </w:r>
      <w:r w:rsidRPr="002864F3">
        <w:rPr>
          <w:rFonts w:ascii="Courier New" w:hAnsi="Courier New" w:cs="Courier New"/>
          <w:color w:val="0000FF"/>
          <w:sz w:val="20"/>
          <w:szCs w:val="20"/>
          <w:lang w:val="nl-NL"/>
        </w:rPr>
        <w:t>&lt;Extra2&gt;</w:t>
      </w:r>
      <w:r w:rsidRPr="002864F3">
        <w:rPr>
          <w:rFonts w:ascii="Courier New" w:hAnsi="Courier New" w:cs="Courier New"/>
          <w:b/>
          <w:bCs/>
          <w:color w:val="000000"/>
          <w:sz w:val="20"/>
          <w:szCs w:val="20"/>
          <w:lang w:val="nl-NL"/>
        </w:rPr>
        <w:t>Extra2</w:t>
      </w:r>
      <w:r w:rsidRPr="002864F3">
        <w:rPr>
          <w:rFonts w:ascii="Courier New" w:hAnsi="Courier New" w:cs="Courier New"/>
          <w:color w:val="0000FF"/>
          <w:sz w:val="20"/>
          <w:szCs w:val="20"/>
          <w:lang w:val="nl-NL"/>
        </w:rPr>
        <w:t>&lt;/Extra2&gt;</w:t>
      </w:r>
    </w:p>
    <w:p w14:paraId="73EDD75A" w14:textId="77777777" w:rsidR="009D1437" w:rsidRDefault="009D1437" w:rsidP="009D1437">
      <w:pPr>
        <w:shd w:val="clear" w:color="auto" w:fill="FFFFFF"/>
        <w:rPr>
          <w:rFonts w:ascii="Courier New" w:hAnsi="Courier New" w:cs="Courier New"/>
          <w:color w:val="0000FF"/>
          <w:sz w:val="20"/>
          <w:szCs w:val="20"/>
        </w:rPr>
      </w:pPr>
      <w:r w:rsidRPr="002864F3">
        <w:rPr>
          <w:rFonts w:ascii="Courier New" w:hAnsi="Courier New" w:cs="Courier New"/>
          <w:b/>
          <w:bCs/>
          <w:color w:val="000000"/>
          <w:sz w:val="20"/>
          <w:szCs w:val="20"/>
          <w:lang w:val="nl-NL"/>
        </w:rPr>
        <w:t xml:space="preserve">    </w:t>
      </w:r>
      <w:r w:rsidRPr="00F66F77">
        <w:rPr>
          <w:rFonts w:ascii="Courier New" w:hAnsi="Courier New" w:cs="Courier New"/>
          <w:color w:val="0000FF"/>
          <w:sz w:val="20"/>
          <w:szCs w:val="20"/>
        </w:rPr>
        <w:t>&lt;SMSDeliver&gt;</w:t>
      </w:r>
      <w:r w:rsidRPr="00F66F77">
        <w:rPr>
          <w:rFonts w:ascii="Courier New" w:hAnsi="Courier New" w:cs="Courier New"/>
          <w:b/>
          <w:bCs/>
          <w:color w:val="000000"/>
          <w:sz w:val="20"/>
          <w:szCs w:val="20"/>
        </w:rPr>
        <w:t>SMSDeliver</w:t>
      </w:r>
      <w:r w:rsidRPr="00F66F77">
        <w:rPr>
          <w:rFonts w:ascii="Courier New" w:hAnsi="Courier New" w:cs="Courier New"/>
          <w:color w:val="0000FF"/>
          <w:sz w:val="20"/>
          <w:szCs w:val="20"/>
        </w:rPr>
        <w:t>&lt;/SMSDeliver&gt;</w:t>
      </w:r>
    </w:p>
    <w:p w14:paraId="066B9F65" w14:textId="77777777" w:rsidR="009D1437" w:rsidRDefault="009D1437" w:rsidP="009D1437">
      <w:pPr>
        <w:shd w:val="clear" w:color="auto" w:fill="FFFFFF"/>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LDDNBo</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LDDNBO</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LDDNBo</w:t>
      </w:r>
      <w:r w:rsidRPr="002F0F6E">
        <w:rPr>
          <w:rFonts w:ascii="Courier New" w:hAnsi="Courier New" w:cs="Courier New"/>
          <w:color w:val="0000FF"/>
          <w:sz w:val="20"/>
          <w:szCs w:val="20"/>
        </w:rPr>
        <w:t>&gt;</w:t>
      </w:r>
    </w:p>
    <w:p w14:paraId="69CE975E" w14:textId="77777777" w:rsidR="009D1437" w:rsidRDefault="009D1437" w:rsidP="009D1437">
      <w:pPr>
        <w:shd w:val="clear" w:color="auto" w:fill="FFFFFF"/>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HDSo</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HDSO</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HDSo</w:t>
      </w:r>
      <w:r w:rsidRPr="002F0F6E">
        <w:rPr>
          <w:rFonts w:ascii="Courier New" w:hAnsi="Courier New" w:cs="Courier New"/>
          <w:color w:val="0000FF"/>
          <w:sz w:val="20"/>
          <w:szCs w:val="20"/>
        </w:rPr>
        <w:t>&gt;</w:t>
      </w:r>
    </w:p>
    <w:p w14:paraId="3591DB66" w14:textId="77777777" w:rsidR="009D1437" w:rsidRDefault="009D1437" w:rsidP="009D1437">
      <w:pPr>
        <w:shd w:val="clear" w:color="auto" w:fill="FFFFFF"/>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HVTNXHang</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HVTNXHANG</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HVTNXHang</w:t>
      </w:r>
      <w:r w:rsidRPr="002F0F6E">
        <w:rPr>
          <w:rFonts w:ascii="Courier New" w:hAnsi="Courier New" w:cs="Courier New"/>
          <w:color w:val="0000FF"/>
          <w:sz w:val="20"/>
          <w:szCs w:val="20"/>
        </w:rPr>
        <w:t>&gt;</w:t>
      </w:r>
    </w:p>
    <w:p w14:paraId="379AA143" w14:textId="77777777" w:rsidR="009D1437" w:rsidRDefault="009D1437" w:rsidP="009D1437">
      <w:pPr>
        <w:shd w:val="clear" w:color="auto" w:fill="FFFFFF"/>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TNVChuyen</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TNVCHUYEN</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TNVChuyen</w:t>
      </w:r>
      <w:r w:rsidRPr="002F0F6E">
        <w:rPr>
          <w:rFonts w:ascii="Courier New" w:hAnsi="Courier New" w:cs="Courier New"/>
          <w:color w:val="0000FF"/>
          <w:sz w:val="20"/>
          <w:szCs w:val="20"/>
        </w:rPr>
        <w:t>&gt;</w:t>
      </w:r>
    </w:p>
    <w:p w14:paraId="42294C93" w14:textId="77777777" w:rsidR="009D1437" w:rsidRDefault="009D1437" w:rsidP="009D1437">
      <w:pPr>
        <w:shd w:val="clear" w:color="auto" w:fill="FFFFFF"/>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PTVChuyen</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PTVCHUYEN</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PTVChuyen</w:t>
      </w:r>
      <w:r w:rsidRPr="002F0F6E">
        <w:rPr>
          <w:rFonts w:ascii="Courier New" w:hAnsi="Courier New" w:cs="Courier New"/>
          <w:color w:val="0000FF"/>
          <w:sz w:val="20"/>
          <w:szCs w:val="20"/>
        </w:rPr>
        <w:t>&gt;</w:t>
      </w:r>
    </w:p>
    <w:p w14:paraId="456B76F3" w14:textId="77777777" w:rsidR="009D1437" w:rsidRDefault="009D1437" w:rsidP="009D1437">
      <w:pPr>
        <w:shd w:val="clear" w:color="auto" w:fill="FFFFFF"/>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HDKTSo</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HDKTSO</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HDKTSo</w:t>
      </w:r>
      <w:r w:rsidRPr="002F0F6E">
        <w:rPr>
          <w:rFonts w:ascii="Courier New" w:hAnsi="Courier New" w:cs="Courier New"/>
          <w:color w:val="0000FF"/>
          <w:sz w:val="20"/>
          <w:szCs w:val="20"/>
        </w:rPr>
        <w:t>&gt;</w:t>
      </w:r>
    </w:p>
    <w:p w14:paraId="46BF100F" w14:textId="77777777" w:rsidR="009D1437" w:rsidRDefault="009D1437" w:rsidP="009D1437">
      <w:pPr>
        <w:shd w:val="clear" w:color="auto" w:fill="FFFFFF"/>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HDKTNgay</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HDKTNgay</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HDKTNgay</w:t>
      </w:r>
      <w:r w:rsidRPr="002F0F6E">
        <w:rPr>
          <w:rFonts w:ascii="Courier New" w:hAnsi="Courier New" w:cs="Courier New"/>
          <w:color w:val="0000FF"/>
          <w:sz w:val="20"/>
          <w:szCs w:val="20"/>
        </w:rPr>
        <w:t>&gt;</w:t>
      </w:r>
    </w:p>
    <w:p w14:paraId="612EDAB9" w14:textId="109CA631" w:rsidR="00640D42" w:rsidRPr="00C10F96" w:rsidRDefault="00640D42" w:rsidP="009D1437">
      <w:pPr>
        <w:shd w:val="clear" w:color="auto" w:fill="FFFFFF"/>
        <w:rPr>
          <w:rFonts w:ascii="Courier New" w:hAnsi="Courier New" w:cs="Courier New"/>
          <w:i/>
          <w:sz w:val="20"/>
          <w:szCs w:val="20"/>
        </w:rPr>
      </w:pPr>
      <w:r w:rsidRPr="003F2102">
        <w:rPr>
          <w:rFonts w:ascii="Courier New" w:hAnsi="Courier New" w:cs="Courier New"/>
          <w:i/>
          <w:color w:val="C00000"/>
          <w:sz w:val="20"/>
          <w:szCs w:val="20"/>
          <w:highlight w:val="cyan"/>
        </w:rPr>
        <w:t>&lt;HDCTTChinh&gt;</w:t>
      </w:r>
      <w:r w:rsidRPr="003F2102">
        <w:rPr>
          <w:rFonts w:ascii="Courier New" w:hAnsi="Courier New" w:cs="Courier New"/>
          <w:i/>
          <w:sz w:val="20"/>
          <w:szCs w:val="20"/>
          <w:highlight w:val="cyan"/>
        </w:rPr>
        <w:t>Hoá đơn cho thuê tài chính (Hóa đơn đối với hoạt động cho thuê tài chính)</w:t>
      </w:r>
      <w:r w:rsidRPr="003F2102">
        <w:rPr>
          <w:sz w:val="26"/>
          <w:szCs w:val="26"/>
          <w:highlight w:val="cyan"/>
          <w:shd w:val="clear" w:color="auto" w:fill="00FF00"/>
        </w:rPr>
        <w:t xml:space="preserve"> </w:t>
      </w:r>
      <w:r w:rsidRPr="003F2102">
        <w:rPr>
          <w:rFonts w:ascii="Courier New" w:hAnsi="Courier New" w:cs="Courier New"/>
          <w:i/>
          <w:sz w:val="20"/>
          <w:szCs w:val="20"/>
          <w:highlight w:val="cyan"/>
        </w:rPr>
        <w:t>Số (1: Hóa đơn dành cho hoạt động thuê tài chính, 0: Hóa đơn không dành cho hoạt động cho thuê tài chính)&lt;/</w:t>
      </w:r>
      <w:r w:rsidRPr="003F2102">
        <w:rPr>
          <w:rFonts w:ascii="Courier New" w:hAnsi="Courier New" w:cs="Courier New"/>
          <w:i/>
          <w:color w:val="C00000"/>
          <w:sz w:val="20"/>
          <w:szCs w:val="20"/>
          <w:highlight w:val="cyan"/>
        </w:rPr>
        <w:t>HDCTTChinh&gt;</w:t>
      </w:r>
    </w:p>
    <w:p w14:paraId="13404B1E" w14:textId="77777777" w:rsidR="001348B0" w:rsidRPr="00FA2F75" w:rsidRDefault="001348B0" w:rsidP="00EC1215">
      <w:pPr>
        <w:shd w:val="clear" w:color="auto" w:fill="FFFFFF"/>
        <w:ind w:firstLine="54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&lt;HDDThu&gt;</w:t>
      </w:r>
      <w:r w:rsidRPr="00FA2F75">
        <w:rPr>
          <w:rFonts w:ascii="Courier New" w:hAnsi="Courier New" w:cs="Courier New"/>
          <w:sz w:val="20"/>
          <w:szCs w:val="20"/>
          <w:highlight w:val="cyan"/>
        </w:rPr>
        <w:t xml:space="preserve">Hóa đơn đặc thù (Nhận các giá trị: 1-Hàng hóa là xe ô tô, xe mô tô, 2- Dịch vụ vận chuyển, 3- Dịch vụ vận chuyển trên nền tảng số, TMĐT). Nếu không truyền mặc định là 0- hóa đơn thường </w:t>
      </w:r>
      <w:r w:rsidRPr="00FA2F75">
        <w:rPr>
          <w:rFonts w:ascii="Courier New" w:hAnsi="Courier New" w:cs="Courier New"/>
          <w:color w:val="0000FF"/>
          <w:sz w:val="20"/>
          <w:szCs w:val="20"/>
          <w:highlight w:val="cyan"/>
        </w:rPr>
        <w:t>&lt;/HDDThu&gt;</w:t>
      </w:r>
    </w:p>
    <w:p w14:paraId="248E6696" w14:textId="77777777" w:rsidR="001348B0" w:rsidRDefault="001348B0" w:rsidP="00EC1215">
      <w:pPr>
        <w:shd w:val="clear" w:color="auto" w:fill="FFFFFF"/>
        <w:ind w:firstLine="54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&lt;ComEmail&gt;</w:t>
      </w:r>
      <w:r w:rsidRPr="00FA2F75">
        <w:rPr>
          <w:rFonts w:ascii="Courier New" w:hAnsi="Courier New" w:cs="Courier New"/>
          <w:sz w:val="20"/>
          <w:szCs w:val="20"/>
          <w:highlight w:val="cyan"/>
        </w:rPr>
        <w:t>Email nguời bán</w:t>
      </w:r>
      <w:r w:rsidRPr="00FA2F75">
        <w:rPr>
          <w:rFonts w:ascii="Courier New" w:hAnsi="Courier New" w:cs="Courier New"/>
          <w:color w:val="0000FF"/>
          <w:sz w:val="20"/>
          <w:szCs w:val="20"/>
          <w:highlight w:val="cyan"/>
        </w:rPr>
        <w:t>&lt;/ComEmail&gt;</w:t>
      </w:r>
    </w:p>
    <w:p w14:paraId="696837B8" w14:textId="79A050AA" w:rsidR="00945990" w:rsidRPr="00FA2F75" w:rsidRDefault="00945990" w:rsidP="00945990">
      <w:pPr>
        <w:shd w:val="clear" w:color="auto" w:fill="FFFFFF"/>
        <w:ind w:firstLine="54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&lt;Com</w:t>
      </w:r>
      <w:r>
        <w:rPr>
          <w:rFonts w:ascii="Courier New" w:hAnsi="Courier New" w:cs="Courier New"/>
          <w:color w:val="0000FF"/>
          <w:sz w:val="20"/>
          <w:szCs w:val="20"/>
          <w:highlight w:val="cyan"/>
        </w:rPr>
        <w:t>Fax</w:t>
      </w:r>
      <w:r w:rsidRPr="00FA2F75">
        <w:rPr>
          <w:rFonts w:ascii="Courier New" w:hAnsi="Courier New" w:cs="Courier New"/>
          <w:color w:val="0000FF"/>
          <w:sz w:val="20"/>
          <w:szCs w:val="20"/>
          <w:highlight w:val="cyan"/>
        </w:rPr>
        <w:t>&gt;</w:t>
      </w:r>
      <w:r>
        <w:rPr>
          <w:rFonts w:ascii="Courier New" w:hAnsi="Courier New" w:cs="Courier New"/>
          <w:sz w:val="20"/>
          <w:szCs w:val="20"/>
          <w:highlight w:val="cyan"/>
        </w:rPr>
        <w:t>Fax</w:t>
      </w:r>
      <w:r w:rsidRPr="00FA2F75">
        <w:rPr>
          <w:rFonts w:ascii="Courier New" w:hAnsi="Courier New" w:cs="Courier New"/>
          <w:sz w:val="20"/>
          <w:szCs w:val="20"/>
          <w:highlight w:val="cyan"/>
        </w:rPr>
        <w:t xml:space="preserve"> nguời bán</w:t>
      </w:r>
      <w:r w:rsidRPr="00FA2F75">
        <w:rPr>
          <w:rFonts w:ascii="Courier New" w:hAnsi="Courier New" w:cs="Courier New"/>
          <w:color w:val="0000FF"/>
          <w:sz w:val="20"/>
          <w:szCs w:val="20"/>
          <w:highlight w:val="cyan"/>
        </w:rPr>
        <w:t>&lt;/Com</w:t>
      </w:r>
      <w:r>
        <w:rPr>
          <w:rFonts w:ascii="Courier New" w:hAnsi="Courier New" w:cs="Courier New"/>
          <w:color w:val="0000FF"/>
          <w:sz w:val="20"/>
          <w:szCs w:val="20"/>
          <w:highlight w:val="cyan"/>
        </w:rPr>
        <w:t>Fax</w:t>
      </w:r>
      <w:r w:rsidRPr="00FA2F75">
        <w:rPr>
          <w:rFonts w:ascii="Courier New" w:hAnsi="Courier New" w:cs="Courier New"/>
          <w:color w:val="0000FF"/>
          <w:sz w:val="20"/>
          <w:szCs w:val="20"/>
          <w:highlight w:val="cyan"/>
        </w:rPr>
        <w:t>&gt;</w:t>
      </w:r>
    </w:p>
    <w:p w14:paraId="0602542C" w14:textId="77777777" w:rsidR="001348B0" w:rsidRPr="00FA2F75" w:rsidRDefault="001348B0" w:rsidP="00EC1215">
      <w:pPr>
        <w:shd w:val="clear" w:color="auto" w:fill="FFFFFF"/>
        <w:ind w:firstLine="54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&lt;ComWebsite&gt;Website người bán&lt;/ComWebsite &gt;</w:t>
      </w:r>
    </w:p>
    <w:p w14:paraId="2263E0FF" w14:textId="77777777" w:rsidR="001348B0" w:rsidRPr="00FA2F75" w:rsidRDefault="001348B0" w:rsidP="00EC1215">
      <w:pPr>
        <w:shd w:val="clear" w:color="auto" w:fill="FFFFFF"/>
        <w:ind w:firstLine="54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&lt;MCHang&gt;</w:t>
      </w:r>
      <w:r w:rsidRPr="00FA2F75">
        <w:rPr>
          <w:rFonts w:ascii="Courier New" w:hAnsi="Courier New" w:cs="Courier New"/>
          <w:sz w:val="20"/>
          <w:szCs w:val="20"/>
          <w:highlight w:val="cyan"/>
        </w:rPr>
        <w:t>Mã cửa hàng người bán</w:t>
      </w:r>
      <w:r w:rsidRPr="00FA2F75">
        <w:rPr>
          <w:rFonts w:ascii="Courier New" w:hAnsi="Courier New" w:cs="Courier New"/>
          <w:color w:val="0000FF"/>
          <w:sz w:val="20"/>
          <w:szCs w:val="20"/>
          <w:highlight w:val="cyan"/>
        </w:rPr>
        <w:t>&lt;/MCHang&gt;</w:t>
      </w:r>
    </w:p>
    <w:p w14:paraId="6CBB5546" w14:textId="77777777" w:rsidR="001348B0" w:rsidRPr="00FA2F75" w:rsidRDefault="001348B0" w:rsidP="00EC1215">
      <w:pPr>
        <w:shd w:val="clear" w:color="auto" w:fill="FFFFFF"/>
        <w:ind w:firstLine="54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&lt;TCHang&gt;</w:t>
      </w:r>
      <w:r w:rsidRPr="00FA2F75">
        <w:rPr>
          <w:rFonts w:ascii="Courier New" w:hAnsi="Courier New" w:cs="Courier New"/>
          <w:sz w:val="20"/>
          <w:szCs w:val="20"/>
          <w:highlight w:val="cyan"/>
        </w:rPr>
        <w:t>Tên cửa hàng người bán</w:t>
      </w:r>
      <w:r w:rsidRPr="00FA2F75">
        <w:rPr>
          <w:rFonts w:ascii="Courier New" w:hAnsi="Courier New" w:cs="Courier New"/>
          <w:color w:val="0000FF"/>
          <w:sz w:val="20"/>
          <w:szCs w:val="20"/>
          <w:highlight w:val="cyan"/>
        </w:rPr>
        <w:t>&lt;/TCHang&gt;</w:t>
      </w:r>
    </w:p>
    <w:p w14:paraId="69C358EF" w14:textId="77777777" w:rsidR="001348B0" w:rsidRPr="00FA2F75" w:rsidRDefault="001348B0" w:rsidP="00EC1215">
      <w:pPr>
        <w:shd w:val="clear" w:color="auto" w:fill="FFFFFF"/>
        <w:ind w:firstLine="54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&lt;MDVQHNSach&gt;</w:t>
      </w:r>
      <w:r w:rsidRPr="00FA2F75">
        <w:rPr>
          <w:rFonts w:ascii="Courier New" w:hAnsi="Courier New" w:cs="Courier New"/>
          <w:sz w:val="20"/>
          <w:szCs w:val="20"/>
          <w:highlight w:val="cyan"/>
        </w:rPr>
        <w:t>Mã đơn vị quan hệ ngân sách người mua</w:t>
      </w:r>
      <w:r w:rsidRPr="00FA2F75">
        <w:rPr>
          <w:rFonts w:ascii="Courier New" w:hAnsi="Courier New" w:cs="Courier New"/>
          <w:color w:val="0000FF"/>
          <w:sz w:val="20"/>
          <w:szCs w:val="20"/>
          <w:highlight w:val="cyan"/>
        </w:rPr>
        <w:t>&lt;/MDVQHNSach&gt;</w:t>
      </w:r>
    </w:p>
    <w:p w14:paraId="0637C86E" w14:textId="77777777" w:rsidR="001348B0" w:rsidRPr="00FA2F75" w:rsidRDefault="001348B0" w:rsidP="00EC1215">
      <w:pPr>
        <w:shd w:val="clear" w:color="auto" w:fill="FFFFFF"/>
        <w:ind w:firstLine="54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&lt;SHChieu&gt;</w:t>
      </w:r>
      <w:r w:rsidRPr="00FA2F75">
        <w:rPr>
          <w:rFonts w:ascii="Courier New" w:hAnsi="Courier New" w:cs="Courier New"/>
          <w:sz w:val="20"/>
          <w:szCs w:val="20"/>
          <w:highlight w:val="cyan"/>
        </w:rPr>
        <w:t>Số hộ chiếu người mua</w:t>
      </w:r>
      <w:r w:rsidRPr="00FA2F75">
        <w:rPr>
          <w:rFonts w:ascii="Courier New" w:hAnsi="Courier New" w:cs="Courier New"/>
          <w:color w:val="0000FF"/>
          <w:sz w:val="20"/>
          <w:szCs w:val="20"/>
          <w:highlight w:val="cyan"/>
        </w:rPr>
        <w:t>&lt;/SHChieu&gt;</w:t>
      </w:r>
    </w:p>
    <w:p w14:paraId="2510E440" w14:textId="77777777" w:rsidR="001348B0" w:rsidRPr="00FA2F75" w:rsidRDefault="001348B0" w:rsidP="00EC1215">
      <w:pPr>
        <w:shd w:val="clear" w:color="auto" w:fill="FFFFFF"/>
        <w:ind w:firstLine="54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&lt;CCCDan&gt;</w:t>
      </w:r>
      <w:r w:rsidRPr="00FA2F75">
        <w:rPr>
          <w:rFonts w:ascii="Courier New" w:hAnsi="Courier New" w:cs="Courier New"/>
          <w:sz w:val="20"/>
          <w:szCs w:val="20"/>
          <w:highlight w:val="cyan"/>
        </w:rPr>
        <w:t>Căn cước công dân người mua</w:t>
      </w:r>
      <w:r w:rsidRPr="00FA2F75">
        <w:rPr>
          <w:rFonts w:ascii="Courier New" w:hAnsi="Courier New" w:cs="Courier New"/>
          <w:color w:val="0000FF"/>
          <w:sz w:val="20"/>
          <w:szCs w:val="20"/>
          <w:highlight w:val="cyan"/>
        </w:rPr>
        <w:t>&lt;/CCCDan&gt;</w:t>
      </w:r>
    </w:p>
    <w:p w14:paraId="14113F3F" w14:textId="77777777" w:rsidR="001348B0" w:rsidRPr="00FA2F75" w:rsidRDefault="001348B0" w:rsidP="00EC1215">
      <w:pPr>
        <w:shd w:val="clear" w:color="auto" w:fill="FFFFFF"/>
        <w:ind w:firstLine="54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&lt;NCHChieu&gt;</w:t>
      </w:r>
      <w:r w:rsidRPr="00FA2F75">
        <w:rPr>
          <w:rFonts w:ascii="Courier New" w:hAnsi="Courier New" w:cs="Courier New"/>
          <w:sz w:val="20"/>
          <w:szCs w:val="20"/>
          <w:highlight w:val="cyan"/>
        </w:rPr>
        <w:t>Ngày cấp hộ chiếu người mua</w:t>
      </w:r>
      <w:r w:rsidRPr="00FA2F75">
        <w:rPr>
          <w:rFonts w:ascii="Courier New" w:hAnsi="Courier New" w:cs="Courier New"/>
          <w:color w:val="0000FF"/>
          <w:sz w:val="20"/>
          <w:szCs w:val="20"/>
          <w:highlight w:val="cyan"/>
        </w:rPr>
        <w:t>&lt;/NCHChieu&gt;</w:t>
      </w:r>
    </w:p>
    <w:p w14:paraId="74B41F1D" w14:textId="77777777" w:rsidR="001348B0" w:rsidRPr="00FA2F75" w:rsidRDefault="001348B0" w:rsidP="00EC1215">
      <w:pPr>
        <w:shd w:val="clear" w:color="auto" w:fill="FFFFFF"/>
        <w:ind w:firstLine="54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&lt;NHHHChieu&gt;</w:t>
      </w:r>
      <w:r w:rsidRPr="00FA2F75">
        <w:rPr>
          <w:rFonts w:ascii="Courier New" w:hAnsi="Courier New" w:cs="Courier New"/>
          <w:sz w:val="20"/>
          <w:szCs w:val="20"/>
          <w:highlight w:val="cyan"/>
        </w:rPr>
        <w:t>Ngày hết hạn hộ chiếu người mua</w:t>
      </w:r>
      <w:r w:rsidRPr="00FA2F75">
        <w:rPr>
          <w:rFonts w:ascii="Courier New" w:hAnsi="Courier New" w:cs="Courier New"/>
          <w:color w:val="0000FF"/>
          <w:sz w:val="20"/>
          <w:szCs w:val="20"/>
          <w:highlight w:val="cyan"/>
        </w:rPr>
        <w:t>&lt;/NHHHChieu&gt;</w:t>
      </w:r>
    </w:p>
    <w:p w14:paraId="63CEE551" w14:textId="7D5C5A19" w:rsidR="001348B0" w:rsidRDefault="001348B0" w:rsidP="00EC1215">
      <w:pPr>
        <w:shd w:val="clear" w:color="auto" w:fill="FFFFFF"/>
        <w:ind w:firstLine="540"/>
        <w:rPr>
          <w:rFonts w:ascii="Courier New" w:hAnsi="Courier New" w:cs="Courier New"/>
          <w:color w:val="0000FF"/>
          <w:sz w:val="20"/>
          <w:szCs w:val="20"/>
        </w:rPr>
      </w:pPr>
      <w:r w:rsidRPr="00FA2F75">
        <w:rPr>
          <w:rFonts w:ascii="Courier New" w:hAnsi="Courier New" w:cs="Courier New"/>
          <w:color w:val="0000FF"/>
          <w:sz w:val="20"/>
          <w:szCs w:val="20"/>
          <w:highlight w:val="cyan"/>
        </w:rPr>
        <w:t>&lt;</w:t>
      </w:r>
      <w:r w:rsidR="0087798D" w:rsidRPr="00EC1215">
        <w:rPr>
          <w:rFonts w:ascii="Courier New" w:hAnsi="Courier New" w:cs="Courier New"/>
          <w:color w:val="0000FF"/>
          <w:sz w:val="20"/>
          <w:szCs w:val="20"/>
          <w:highlight w:val="cyan"/>
        </w:rPr>
        <w:t>QTich</w:t>
      </w:r>
      <w:r w:rsidRPr="00FA2F75">
        <w:rPr>
          <w:rFonts w:ascii="Courier New" w:hAnsi="Courier New" w:cs="Courier New"/>
          <w:color w:val="0000FF"/>
          <w:sz w:val="20"/>
          <w:szCs w:val="20"/>
          <w:highlight w:val="cyan"/>
        </w:rPr>
        <w:t>&gt;</w:t>
      </w:r>
      <w:r w:rsidRPr="00FA2F75">
        <w:rPr>
          <w:rFonts w:ascii="Courier New" w:hAnsi="Courier New" w:cs="Courier New"/>
          <w:sz w:val="20"/>
          <w:szCs w:val="20"/>
          <w:highlight w:val="cyan"/>
        </w:rPr>
        <w:t>Quốc tịch người mua</w:t>
      </w:r>
      <w:r w:rsidRPr="00FA2F75">
        <w:rPr>
          <w:rFonts w:ascii="Courier New" w:hAnsi="Courier New" w:cs="Courier New"/>
          <w:color w:val="0000FF"/>
          <w:sz w:val="20"/>
          <w:szCs w:val="20"/>
          <w:highlight w:val="cyan"/>
        </w:rPr>
        <w:t>&lt;/</w:t>
      </w:r>
      <w:r w:rsidR="0087798D" w:rsidRPr="00EC1215">
        <w:rPr>
          <w:rFonts w:ascii="Courier New" w:hAnsi="Courier New" w:cs="Courier New"/>
          <w:color w:val="0000FF"/>
          <w:sz w:val="20"/>
          <w:szCs w:val="20"/>
          <w:highlight w:val="cyan"/>
        </w:rPr>
        <w:t>QTich</w:t>
      </w:r>
      <w:r w:rsidRPr="00FA2F75">
        <w:rPr>
          <w:rFonts w:ascii="Courier New" w:hAnsi="Courier New" w:cs="Courier New"/>
          <w:color w:val="0000FF"/>
          <w:sz w:val="20"/>
          <w:szCs w:val="20"/>
          <w:highlight w:val="cyan"/>
        </w:rPr>
        <w:t>&gt;</w:t>
      </w:r>
    </w:p>
    <w:p w14:paraId="2C6DD266" w14:textId="77777777" w:rsidR="00EC1215" w:rsidRDefault="00EC1215" w:rsidP="00EC1215">
      <w:pPr>
        <w:shd w:val="clear" w:color="auto" w:fill="FFFFFF"/>
        <w:ind w:firstLine="540"/>
        <w:rPr>
          <w:rFonts w:ascii="Courier New" w:hAnsi="Courier New" w:cs="Courier New"/>
          <w:color w:val="0000FF"/>
          <w:sz w:val="20"/>
          <w:szCs w:val="20"/>
          <w:highlight w:val="cyan"/>
        </w:rPr>
      </w:pPr>
      <w:r w:rsidRPr="00747DD3">
        <w:rPr>
          <w:rFonts w:ascii="Courier New" w:hAnsi="Courier New" w:cs="Courier New"/>
          <w:color w:val="0000FF"/>
          <w:sz w:val="20"/>
          <w:szCs w:val="20"/>
          <w:highlight w:val="cyan"/>
        </w:rPr>
        <w:t>&lt;TgTPhiSThue&gt;</w:t>
      </w:r>
      <w:r w:rsidRPr="00EC1215">
        <w:rPr>
          <w:rFonts w:ascii="Courier New" w:hAnsi="Courier New" w:cs="Courier New"/>
          <w:sz w:val="20"/>
          <w:szCs w:val="20"/>
          <w:highlight w:val="cyan"/>
        </w:rPr>
        <w:t>Tổng tiền phí</w:t>
      </w:r>
      <w:r w:rsidRPr="00747DD3">
        <w:rPr>
          <w:rFonts w:ascii="Courier New" w:hAnsi="Courier New" w:cs="Courier New"/>
          <w:color w:val="0000FF"/>
          <w:sz w:val="20"/>
          <w:szCs w:val="20"/>
          <w:highlight w:val="cyan"/>
        </w:rPr>
        <w:t>&lt;/TgTPhiSThue&gt;</w:t>
      </w:r>
    </w:p>
    <w:p w14:paraId="278F1E77" w14:textId="07835DAA" w:rsidR="00C47550" w:rsidRPr="00C47550" w:rsidRDefault="00C47550" w:rsidP="00C47550">
      <w:pPr>
        <w:shd w:val="clear" w:color="auto" w:fill="FFFFFF"/>
        <w:ind w:firstLine="540"/>
        <w:rPr>
          <w:rFonts w:ascii="Courier New" w:hAnsi="Courier New" w:cs="Courier New"/>
          <w:sz w:val="20"/>
          <w:szCs w:val="20"/>
          <w:highlight w:val="cyan"/>
        </w:rPr>
      </w:pPr>
      <w:r w:rsidRPr="00C47550">
        <w:rPr>
          <w:rFonts w:ascii="Courier New" w:hAnsi="Courier New" w:cs="Courier New"/>
          <w:sz w:val="20"/>
          <w:szCs w:val="20"/>
          <w:highlight w:val="cyan"/>
        </w:rPr>
        <w:t>&lt;SBKe&gt;Số bảng kê&lt;/SBKe&gt;</w:t>
      </w:r>
    </w:p>
    <w:p w14:paraId="38907A06" w14:textId="683E2428" w:rsidR="00C47550" w:rsidRPr="00C47550" w:rsidRDefault="00C47550" w:rsidP="00C47550">
      <w:pPr>
        <w:shd w:val="clear" w:color="auto" w:fill="FFFFFF"/>
        <w:ind w:firstLine="540"/>
        <w:rPr>
          <w:rFonts w:ascii="Courier New" w:hAnsi="Courier New" w:cs="Courier New"/>
          <w:sz w:val="20"/>
          <w:szCs w:val="20"/>
          <w:highlight w:val="cyan"/>
        </w:rPr>
      </w:pPr>
      <w:r w:rsidRPr="00C47550">
        <w:rPr>
          <w:rFonts w:ascii="Courier New" w:hAnsi="Courier New" w:cs="Courier New"/>
          <w:sz w:val="20"/>
          <w:szCs w:val="20"/>
          <w:highlight w:val="cyan"/>
        </w:rPr>
        <w:t>&lt;NBKe&gt;Ngày bảng kê&lt;/NBKe&gt;</w:t>
      </w:r>
    </w:p>
    <w:p w14:paraId="19A5FF67" w14:textId="77777777" w:rsidR="00C47550" w:rsidRPr="00C47550" w:rsidRDefault="00C47550" w:rsidP="00C47550">
      <w:pPr>
        <w:shd w:val="clear" w:color="auto" w:fill="FFFFFF"/>
        <w:ind w:firstLine="540"/>
        <w:rPr>
          <w:rFonts w:ascii="Courier New" w:hAnsi="Courier New" w:cs="Courier New"/>
          <w:sz w:val="20"/>
          <w:szCs w:val="20"/>
          <w:highlight w:val="cyan"/>
        </w:rPr>
      </w:pPr>
      <w:r w:rsidRPr="00C47550">
        <w:rPr>
          <w:rFonts w:ascii="Courier New" w:hAnsi="Courier New" w:cs="Courier New"/>
          <w:sz w:val="20"/>
          <w:szCs w:val="20"/>
          <w:highlight w:val="cyan"/>
        </w:rPr>
        <w:t>&lt;GiamThueGTGT&gt; Giảm thuế GTGT(Chỉ sử dụng cho hóa đơn bán hàng giảm thuế theo NQ của Quốc hội. Nhận giá trị 1/0)&lt;/GiamThueGTGT&gt;</w:t>
      </w:r>
    </w:p>
    <w:p w14:paraId="1043CBAB" w14:textId="77777777" w:rsidR="00C47550" w:rsidRPr="00C47550" w:rsidRDefault="00C47550" w:rsidP="00C47550">
      <w:pPr>
        <w:shd w:val="clear" w:color="auto" w:fill="FFFFFF"/>
        <w:ind w:firstLine="540"/>
        <w:rPr>
          <w:rFonts w:ascii="Courier New" w:hAnsi="Courier New" w:cs="Courier New"/>
          <w:sz w:val="20"/>
          <w:szCs w:val="20"/>
          <w:highlight w:val="cyan"/>
        </w:rPr>
      </w:pPr>
    </w:p>
    <w:p w14:paraId="46B5F6C5" w14:textId="13E909E8" w:rsidR="00C47550" w:rsidRPr="00C47550" w:rsidRDefault="00C47550" w:rsidP="00C47550">
      <w:pPr>
        <w:shd w:val="clear" w:color="auto" w:fill="FFFFFF"/>
        <w:ind w:firstLine="540"/>
        <w:rPr>
          <w:rFonts w:ascii="Courier New" w:hAnsi="Courier New" w:cs="Courier New"/>
          <w:sz w:val="20"/>
          <w:szCs w:val="20"/>
          <w:highlight w:val="cyan"/>
        </w:rPr>
      </w:pPr>
      <w:r w:rsidRPr="00C47550">
        <w:rPr>
          <w:rFonts w:ascii="Courier New" w:hAnsi="Courier New" w:cs="Courier New"/>
          <w:sz w:val="20"/>
          <w:szCs w:val="20"/>
          <w:highlight w:val="cyan"/>
        </w:rPr>
        <w:t>&lt;STGThue&gt; Số tiền giảm thuế(Chỉ sử dụng cho hóa đơn bán hàng giảm thuế theo NQ của Quốc hội)&lt;/STGThue&gt;</w:t>
      </w:r>
    </w:p>
    <w:p w14:paraId="2AD7E9BD" w14:textId="77777777" w:rsidR="009D1437" w:rsidRPr="00AD69DD" w:rsidRDefault="009D1437" w:rsidP="009D1437">
      <w:pPr>
        <w:shd w:val="clear" w:color="auto" w:fill="FFFFFF"/>
      </w:pPr>
      <w:r w:rsidRPr="00F66F77">
        <w:rPr>
          <w:rFonts w:ascii="Courier New" w:hAnsi="Courier New" w:cs="Courier New"/>
          <w:color w:val="0000FF"/>
          <w:sz w:val="20"/>
          <w:szCs w:val="20"/>
        </w:rPr>
        <w:t>&lt;/ReplaceInv&gt;</w:t>
      </w:r>
    </w:p>
    <w:p w14:paraId="7EB58D88" w14:textId="77777777" w:rsidR="009D1437" w:rsidRDefault="009D1437" w:rsidP="009D1437">
      <w:pPr>
        <w:shd w:val="clear" w:color="auto" w:fill="FFFFFF"/>
        <w:rPr>
          <w:rFonts w:ascii="Courier New" w:hAnsi="Courier New" w:cs="Courier New"/>
          <w:color w:val="0000FF"/>
          <w:sz w:val="20"/>
          <w:szCs w:val="20"/>
        </w:rPr>
      </w:pPr>
    </w:p>
    <w:p w14:paraId="16038F4C" w14:textId="77777777" w:rsidR="009D1437" w:rsidRPr="007C7E60" w:rsidRDefault="009D1437" w:rsidP="00480762">
      <w:pPr>
        <w:pStyle w:val="Heading3"/>
      </w:pPr>
      <w:bookmarkStart w:id="76" w:name="_Toc198045313"/>
      <w:r w:rsidRPr="007C7E60">
        <w:t>Thay thế hóa đơn</w:t>
      </w:r>
      <w:r>
        <w:t xml:space="preserve"> theo số hóa đơn truyền vào</w:t>
      </w:r>
      <w:bookmarkEnd w:id="76"/>
    </w:p>
    <w:p w14:paraId="219D17E0" w14:textId="77777777" w:rsidR="009D1437" w:rsidRDefault="009D1437" w:rsidP="009D1437">
      <w:r>
        <w:t>URL</w:t>
      </w:r>
    </w:p>
    <w:p w14:paraId="22A9A7DF" w14:textId="77777777" w:rsidR="009D1437" w:rsidRPr="004A4DD9" w:rsidRDefault="009D1437" w:rsidP="009D1437">
      <w:pPr>
        <w:ind w:firstLine="720"/>
        <w:jc w:val="both"/>
      </w:pPr>
      <w:r>
        <w:rPr>
          <w:rFonts w:eastAsia="Calibri"/>
        </w:rPr>
        <w:t>s</w:t>
      </w:r>
      <w:r w:rsidRPr="009372AD">
        <w:rPr>
          <w:rFonts w:eastAsia="Calibri"/>
        </w:rPr>
        <w:t xml:space="preserve">tring </w:t>
      </w:r>
      <w:r w:rsidRPr="00851D12">
        <w:rPr>
          <w:b/>
          <w:color w:val="000000"/>
        </w:rPr>
        <w:t>ReplaceActionAssignedNo</w:t>
      </w:r>
      <w:r w:rsidRPr="00D16E25">
        <w:rPr>
          <w:rFonts w:eastAsia="Calibri"/>
        </w:rPr>
        <w:t>(</w:t>
      </w:r>
      <w:r w:rsidRPr="00D16E25">
        <w:t>string Account, string ACpass, string xmlInvData, string username, string pass, string fkey, string Attachfile, int? convert, string pattern = null, string serial = null</w:t>
      </w:r>
      <w:r w:rsidRPr="00D16E25">
        <w:rPr>
          <w:rFonts w:eastAsia="Calibri"/>
        </w:rPr>
        <w:t>)</w:t>
      </w:r>
      <w:r w:rsidRPr="009372AD">
        <w:rPr>
          <w:rFonts w:eastAsia="Calibri"/>
        </w:rPr>
        <w:t>.</w:t>
      </w:r>
    </w:p>
    <w:p w14:paraId="6199D207" w14:textId="77777777" w:rsidR="009D1437" w:rsidRPr="00593BE8" w:rsidRDefault="009D1437" w:rsidP="009D1437">
      <w:pPr>
        <w:pStyle w:val="N"/>
      </w:pPr>
      <w:r w:rsidRPr="00593BE8">
        <w:t>DESCRIPTION</w:t>
      </w:r>
    </w:p>
    <w:p w14:paraId="651B4356" w14:textId="77777777" w:rsidR="009D1437" w:rsidRDefault="009D1437" w:rsidP="009D1437">
      <w:pPr>
        <w:pStyle w:val="N"/>
      </w:pPr>
      <w:r>
        <w:tab/>
        <w:t>Đây là web service thực hiện thay thế hóa đơn cho phép truyền số hóa đơn</w:t>
      </w:r>
    </w:p>
    <w:p w14:paraId="61F3308D" w14:textId="77777777" w:rsidR="009D1437" w:rsidRPr="00007702" w:rsidRDefault="009D1437" w:rsidP="009D1437">
      <w:pPr>
        <w:pStyle w:val="N"/>
      </w:pPr>
      <w:r w:rsidRPr="00663B3E">
        <w:t>HTTP METHOD</w:t>
      </w:r>
    </w:p>
    <w:p w14:paraId="499A8A28" w14:textId="77777777" w:rsidR="009D1437" w:rsidRPr="00007702" w:rsidRDefault="009D1437" w:rsidP="009D1437">
      <w:pPr>
        <w:pStyle w:val="N"/>
        <w:rPr>
          <w:b/>
        </w:rPr>
      </w:pPr>
      <w:r>
        <w:tab/>
      </w:r>
      <w:r w:rsidRPr="00610AFD">
        <w:t>POST</w:t>
      </w:r>
    </w:p>
    <w:p w14:paraId="48B300D0" w14:textId="77777777" w:rsidR="009D1437" w:rsidRPr="00610AFD" w:rsidRDefault="009D1437" w:rsidP="009D1437">
      <w:pPr>
        <w:pStyle w:val="N"/>
      </w:pPr>
      <w:r w:rsidRPr="00610AFD">
        <w:t>REQUEST BODY</w:t>
      </w:r>
    </w:p>
    <w:p w14:paraId="16331510"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5C559E">
        <w:rPr>
          <w:b/>
        </w:rPr>
        <w:lastRenderedPageBreak/>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40BBD710"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Pr>
          <w:rFonts w:eastAsia="Calibri"/>
          <w:b/>
        </w:rPr>
        <w:t>Account/ACPass</w:t>
      </w:r>
      <w:r w:rsidRPr="004720D2">
        <w:rPr>
          <w:rFonts w:eastAsia="Calibri"/>
          <w:b/>
        </w:rPr>
        <w:t xml:space="preserve">:  </w:t>
      </w:r>
      <w:r w:rsidRPr="004720D2">
        <w:rPr>
          <w:rFonts w:eastAsia="Calibri"/>
        </w:rPr>
        <w:t>Tài khoản được cấp phát cho nhân viên gọi lệnh phát hành hóa đơn</w:t>
      </w:r>
    </w:p>
    <w:p w14:paraId="013648E6"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xml:space="preserve">: String XML dữ liệu hóa đơn cũ và hóa đơn </w:t>
      </w:r>
      <w:r>
        <w:rPr>
          <w:rFonts w:eastAsia="Calibri"/>
        </w:rPr>
        <w:t>thay thế</w:t>
      </w:r>
    </w:p>
    <w:p w14:paraId="1A9748FE" w14:textId="77777777" w:rsidR="009D1437" w:rsidRPr="00CF2FC3" w:rsidRDefault="009D1437" w:rsidP="009D1437">
      <w:pPr>
        <w:pStyle w:val="ListParagraph"/>
        <w:numPr>
          <w:ilvl w:val="0"/>
          <w:numId w:val="2"/>
        </w:numPr>
        <w:spacing w:after="0" w:line="360" w:lineRule="auto"/>
        <w:ind w:left="1080"/>
        <w:jc w:val="both"/>
        <w:rPr>
          <w:rFonts w:eastAsia="Calibri"/>
          <w:b/>
        </w:rPr>
      </w:pPr>
      <w:r>
        <w:rPr>
          <w:rFonts w:eastAsia="Calibri"/>
          <w:b/>
        </w:rPr>
        <w:t xml:space="preserve">fkey: </w:t>
      </w:r>
      <w:r>
        <w:rPr>
          <w:rFonts w:eastAsia="Calibri"/>
        </w:rPr>
        <w:t>Chuỗi xác định hóa đơn cần thay thế</w:t>
      </w:r>
    </w:p>
    <w:p w14:paraId="38D7FCE9" w14:textId="77777777" w:rsidR="009D1437" w:rsidRPr="00E009AD" w:rsidRDefault="009D1437" w:rsidP="009D143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510E444F" w14:textId="77777777" w:rsidR="009D1437" w:rsidRPr="00E009AD" w:rsidRDefault="009D1437" w:rsidP="009D1437">
      <w:pPr>
        <w:pStyle w:val="ListParagraph"/>
        <w:numPr>
          <w:ilvl w:val="0"/>
          <w:numId w:val="2"/>
        </w:numPr>
        <w:spacing w:after="0" w:line="360" w:lineRule="auto"/>
        <w:ind w:left="1080"/>
        <w:jc w:val="both"/>
        <w:rPr>
          <w:rFonts w:eastAsia="Calibri"/>
          <w:b/>
        </w:rPr>
      </w:pPr>
      <w:r w:rsidRPr="006479A0">
        <w:rPr>
          <w:b/>
        </w:rPr>
        <w:t>Pattern</w:t>
      </w:r>
      <w:r>
        <w:t>: Mẫu số</w:t>
      </w:r>
    </w:p>
    <w:p w14:paraId="2B5F5BC6" w14:textId="77777777" w:rsidR="009D1437" w:rsidRPr="009372AD" w:rsidRDefault="009D1437" w:rsidP="009D1437">
      <w:pPr>
        <w:pStyle w:val="ListParagraph"/>
        <w:numPr>
          <w:ilvl w:val="0"/>
          <w:numId w:val="2"/>
        </w:numPr>
        <w:spacing w:after="0" w:line="360" w:lineRule="auto"/>
        <w:ind w:left="1080"/>
        <w:jc w:val="both"/>
        <w:rPr>
          <w:rFonts w:eastAsia="Calibri"/>
          <w:b/>
        </w:rPr>
      </w:pPr>
      <w:r w:rsidRPr="006479A0">
        <w:rPr>
          <w:b/>
        </w:rPr>
        <w:t>Serial</w:t>
      </w:r>
      <w:r>
        <w:t>: Ký hiệu</w:t>
      </w:r>
    </w:p>
    <w:p w14:paraId="045082F1" w14:textId="77777777" w:rsidR="009D1437" w:rsidRPr="007A4FB0" w:rsidRDefault="009D1437" w:rsidP="009D1437">
      <w:pPr>
        <w:ind w:left="360" w:firstLine="720"/>
      </w:pPr>
    </w:p>
    <w:p w14:paraId="1FBBFA05"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5D0A27A6"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09735A93"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29667B31"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5B90CCB5" w14:textId="77777777" w:rsidR="009D1437" w:rsidRPr="00660ABB" w:rsidRDefault="009D1437" w:rsidP="00616EC4">
            <w:pPr>
              <w:pStyle w:val="ListParagraph"/>
            </w:pPr>
            <w:r>
              <w:t>Ghi chú</w:t>
            </w:r>
          </w:p>
        </w:tc>
      </w:tr>
      <w:tr w:rsidR="009D1437" w:rsidRPr="00660ABB" w14:paraId="20AAD7B9" w14:textId="77777777" w:rsidTr="00616EC4">
        <w:tc>
          <w:tcPr>
            <w:tcW w:w="1710" w:type="dxa"/>
            <w:tcBorders>
              <w:top w:val="single" w:sz="4" w:space="0" w:color="2E74B5"/>
              <w:left w:val="single" w:sz="4" w:space="0" w:color="2E74B5"/>
              <w:right w:val="single" w:sz="4" w:space="0" w:color="2E74B5"/>
            </w:tcBorders>
            <w:shd w:val="clear" w:color="auto" w:fill="auto"/>
          </w:tcPr>
          <w:p w14:paraId="699FFAB9"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96268DE"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0F5DE870" w14:textId="77777777" w:rsidR="009D1437" w:rsidRPr="009372AD" w:rsidRDefault="009D1437" w:rsidP="00616EC4">
            <w:pPr>
              <w:pStyle w:val="ListParagraph"/>
              <w:ind w:left="0"/>
              <w:jc w:val="both"/>
            </w:pPr>
          </w:p>
        </w:tc>
      </w:tr>
      <w:tr w:rsidR="009D1437" w:rsidRPr="00660ABB" w14:paraId="4CE6EE4B" w14:textId="77777777" w:rsidTr="00616EC4">
        <w:tc>
          <w:tcPr>
            <w:tcW w:w="1710" w:type="dxa"/>
            <w:tcBorders>
              <w:top w:val="single" w:sz="4" w:space="0" w:color="2E74B5"/>
              <w:left w:val="single" w:sz="4" w:space="0" w:color="2E74B5"/>
              <w:right w:val="single" w:sz="4" w:space="0" w:color="2E74B5"/>
            </w:tcBorders>
            <w:shd w:val="clear" w:color="auto" w:fill="auto"/>
          </w:tcPr>
          <w:p w14:paraId="55228F2D" w14:textId="77777777" w:rsidR="009D1437" w:rsidRPr="009372AD" w:rsidRDefault="009D1437" w:rsidP="00616EC4">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9DB8951" w14:textId="77777777" w:rsidR="009D1437" w:rsidRPr="009372AD" w:rsidRDefault="009D1437" w:rsidP="00616EC4">
            <w:pPr>
              <w:rPr>
                <w:rFonts w:eastAsia="Calibri"/>
              </w:rPr>
            </w:pPr>
            <w:r w:rsidRPr="009372AD">
              <w:rPr>
                <w:rFonts w:eastAsia="Calibri"/>
              </w:rPr>
              <w:t>Không tồn tại hóa đơn cần thay thế</w:t>
            </w:r>
          </w:p>
        </w:tc>
        <w:tc>
          <w:tcPr>
            <w:tcW w:w="2515" w:type="dxa"/>
            <w:tcBorders>
              <w:top w:val="single" w:sz="4" w:space="0" w:color="2E74B5"/>
              <w:left w:val="single" w:sz="4" w:space="0" w:color="2E74B5"/>
              <w:bottom w:val="single" w:sz="4" w:space="0" w:color="2E74B5"/>
              <w:right w:val="single" w:sz="4" w:space="0" w:color="2E74B5"/>
            </w:tcBorders>
          </w:tcPr>
          <w:p w14:paraId="662FA557" w14:textId="77777777" w:rsidR="009D1437" w:rsidRPr="009372AD" w:rsidRDefault="009D1437" w:rsidP="00616EC4">
            <w:pPr>
              <w:pStyle w:val="ListParagraph"/>
              <w:ind w:left="0"/>
              <w:jc w:val="both"/>
            </w:pPr>
          </w:p>
        </w:tc>
      </w:tr>
      <w:tr w:rsidR="009D1437" w:rsidRPr="00660ABB" w14:paraId="2E43DC26" w14:textId="77777777" w:rsidTr="00616EC4">
        <w:tc>
          <w:tcPr>
            <w:tcW w:w="1710" w:type="dxa"/>
            <w:tcBorders>
              <w:top w:val="single" w:sz="4" w:space="0" w:color="2E74B5"/>
              <w:left w:val="single" w:sz="4" w:space="0" w:color="2E74B5"/>
              <w:right w:val="single" w:sz="4" w:space="0" w:color="2E74B5"/>
            </w:tcBorders>
            <w:shd w:val="clear" w:color="auto" w:fill="auto"/>
          </w:tcPr>
          <w:p w14:paraId="52509E78" w14:textId="77777777" w:rsidR="009D1437" w:rsidRPr="009372AD" w:rsidRDefault="009D1437" w:rsidP="00616EC4">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9DC38A8" w14:textId="77777777" w:rsidR="009D1437" w:rsidRPr="009372AD" w:rsidRDefault="009D1437" w:rsidP="00616EC4">
            <w:pPr>
              <w:rPr>
                <w:rFonts w:eastAsia="Calibri"/>
              </w:rPr>
            </w:pPr>
            <w:r w:rsidRPr="009372AD">
              <w:rPr>
                <w:rFonts w:eastAsia="Calibri"/>
              </w:rPr>
              <w:t>Dữ liệu xml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107687C9" w14:textId="77777777" w:rsidR="009D1437" w:rsidRPr="009372AD" w:rsidRDefault="009D1437" w:rsidP="00616EC4">
            <w:pPr>
              <w:pStyle w:val="ListParagraph"/>
              <w:ind w:left="0"/>
              <w:jc w:val="both"/>
            </w:pPr>
          </w:p>
        </w:tc>
      </w:tr>
      <w:tr w:rsidR="009D1437" w:rsidRPr="00660ABB" w14:paraId="13EDF79D" w14:textId="77777777" w:rsidTr="00616EC4">
        <w:tc>
          <w:tcPr>
            <w:tcW w:w="1710" w:type="dxa"/>
            <w:tcBorders>
              <w:top w:val="single" w:sz="4" w:space="0" w:color="2E74B5"/>
              <w:left w:val="single" w:sz="4" w:space="0" w:color="2E74B5"/>
              <w:right w:val="single" w:sz="4" w:space="0" w:color="2E74B5"/>
            </w:tcBorders>
            <w:shd w:val="clear" w:color="auto" w:fill="auto"/>
          </w:tcPr>
          <w:p w14:paraId="7C616522" w14:textId="77777777" w:rsidR="009D1437" w:rsidRPr="009372AD" w:rsidRDefault="009D1437" w:rsidP="00616EC4">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F71C68F" w14:textId="77777777" w:rsidR="009D1437" w:rsidRPr="009372AD" w:rsidRDefault="009D1437" w:rsidP="00616EC4">
            <w:pPr>
              <w:rPr>
                <w:rFonts w:eastAsia="Calibri"/>
              </w:rPr>
            </w:pPr>
            <w:r w:rsidRPr="009575F7">
              <w:rPr>
                <w:rFonts w:eastAsia="Calibri"/>
              </w:rPr>
              <w:t>Có lỗi trong quá trình thay thế hóa đơn</w:t>
            </w:r>
          </w:p>
        </w:tc>
        <w:tc>
          <w:tcPr>
            <w:tcW w:w="2515" w:type="dxa"/>
            <w:tcBorders>
              <w:top w:val="single" w:sz="4" w:space="0" w:color="2E74B5"/>
              <w:left w:val="single" w:sz="4" w:space="0" w:color="2E74B5"/>
              <w:bottom w:val="single" w:sz="4" w:space="0" w:color="2E74B5"/>
              <w:right w:val="single" w:sz="4" w:space="0" w:color="2E74B5"/>
            </w:tcBorders>
          </w:tcPr>
          <w:p w14:paraId="0ADB2382" w14:textId="77777777" w:rsidR="009D1437" w:rsidRPr="009372AD" w:rsidRDefault="009D1437" w:rsidP="00616EC4">
            <w:pPr>
              <w:pStyle w:val="ListParagraph"/>
              <w:ind w:left="0"/>
              <w:jc w:val="both"/>
            </w:pPr>
          </w:p>
        </w:tc>
      </w:tr>
      <w:tr w:rsidR="009D1437" w:rsidRPr="00660ABB" w14:paraId="3DA153EB" w14:textId="77777777" w:rsidTr="00616EC4">
        <w:tc>
          <w:tcPr>
            <w:tcW w:w="1710" w:type="dxa"/>
            <w:tcBorders>
              <w:top w:val="single" w:sz="4" w:space="0" w:color="2E74B5"/>
              <w:left w:val="single" w:sz="4" w:space="0" w:color="2E74B5"/>
              <w:right w:val="single" w:sz="4" w:space="0" w:color="2E74B5"/>
            </w:tcBorders>
            <w:shd w:val="clear" w:color="auto" w:fill="auto"/>
          </w:tcPr>
          <w:p w14:paraId="2B40FD28" w14:textId="77777777" w:rsidR="009D1437" w:rsidRPr="009372AD" w:rsidRDefault="009D1437" w:rsidP="00616EC4">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73CA711" w14:textId="77777777" w:rsidR="009D1437" w:rsidRPr="009372AD" w:rsidRDefault="009D1437" w:rsidP="00616EC4">
            <w:pPr>
              <w:rPr>
                <w:rFonts w:eastAsia="Calibri"/>
              </w:rPr>
            </w:pPr>
            <w:r w:rsidRPr="009372AD">
              <w:rPr>
                <w:rFonts w:eastAsia="Calibri"/>
              </w:rPr>
              <w:t>Dải hóa đơn cũ đã hết</w:t>
            </w:r>
          </w:p>
        </w:tc>
        <w:tc>
          <w:tcPr>
            <w:tcW w:w="2515" w:type="dxa"/>
            <w:tcBorders>
              <w:top w:val="single" w:sz="4" w:space="0" w:color="2E74B5"/>
              <w:left w:val="single" w:sz="4" w:space="0" w:color="2E74B5"/>
              <w:bottom w:val="single" w:sz="4" w:space="0" w:color="2E74B5"/>
              <w:right w:val="single" w:sz="4" w:space="0" w:color="2E74B5"/>
            </w:tcBorders>
          </w:tcPr>
          <w:p w14:paraId="6CE23893" w14:textId="77777777" w:rsidR="009D1437" w:rsidRPr="009372AD" w:rsidRDefault="009D1437" w:rsidP="00616EC4">
            <w:pPr>
              <w:pStyle w:val="ListParagraph"/>
              <w:ind w:left="0"/>
              <w:jc w:val="both"/>
            </w:pPr>
          </w:p>
        </w:tc>
      </w:tr>
      <w:tr w:rsidR="009D1437" w:rsidRPr="00660ABB" w14:paraId="20B98BA0"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11D233A" w14:textId="77777777" w:rsidR="009D1437" w:rsidRPr="009372AD" w:rsidRDefault="009D1437" w:rsidP="00616EC4">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5DD6581" w14:textId="77777777" w:rsidR="009D1437" w:rsidRPr="009372AD" w:rsidRDefault="009D1437" w:rsidP="00616EC4">
            <w:pPr>
              <w:pStyle w:val="ListParagraph"/>
              <w:spacing w:after="0" w:line="240" w:lineRule="auto"/>
              <w:ind w:left="0"/>
              <w:rPr>
                <w:rFonts w:eastAsia="Calibri"/>
              </w:rPr>
            </w:pPr>
            <w:r w:rsidRPr="009372AD">
              <w:rPr>
                <w:rFonts w:eastAsia="Calibri"/>
              </w:rPr>
              <w:t>User name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198BBC0A" w14:textId="77777777" w:rsidR="009D1437" w:rsidRPr="009372AD" w:rsidRDefault="009D1437" w:rsidP="00616EC4">
            <w:pPr>
              <w:jc w:val="both"/>
            </w:pPr>
          </w:p>
        </w:tc>
      </w:tr>
      <w:tr w:rsidR="009D1437" w:rsidRPr="00660ABB" w14:paraId="5E55D72E"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92E3140" w14:textId="77777777" w:rsidR="009D1437" w:rsidRPr="009372AD" w:rsidRDefault="009D1437" w:rsidP="00616EC4">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C241999" w14:textId="77777777" w:rsidR="009D1437" w:rsidRPr="009372AD" w:rsidRDefault="009D1437" w:rsidP="00616EC4">
            <w:pPr>
              <w:pStyle w:val="ListParagraph"/>
              <w:spacing w:after="0" w:line="240" w:lineRule="auto"/>
              <w:ind w:left="0"/>
              <w:rPr>
                <w:rFonts w:eastAsia="Calibri"/>
              </w:rPr>
            </w:pPr>
            <w:r w:rsidRPr="009372AD">
              <w:rPr>
                <w:rFonts w:eastAsia="Calibri"/>
              </w:rPr>
              <w:t>Hóa đơn đã được thay thế rồi. Không thể thay thế nữa.</w:t>
            </w:r>
          </w:p>
        </w:tc>
        <w:tc>
          <w:tcPr>
            <w:tcW w:w="2515" w:type="dxa"/>
            <w:tcBorders>
              <w:top w:val="single" w:sz="4" w:space="0" w:color="2E74B5"/>
              <w:left w:val="single" w:sz="4" w:space="0" w:color="2E74B5"/>
              <w:bottom w:val="single" w:sz="4" w:space="0" w:color="2E74B5"/>
              <w:right w:val="single" w:sz="4" w:space="0" w:color="2E74B5"/>
            </w:tcBorders>
          </w:tcPr>
          <w:p w14:paraId="1FF6E903" w14:textId="77777777" w:rsidR="009D1437" w:rsidRPr="009372AD" w:rsidRDefault="009D1437" w:rsidP="00616EC4">
            <w:pPr>
              <w:jc w:val="both"/>
            </w:pPr>
          </w:p>
        </w:tc>
      </w:tr>
      <w:tr w:rsidR="009D1437" w:rsidRPr="00660ABB" w14:paraId="37C068BE"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E2CD74E" w14:textId="77777777" w:rsidR="009D1437" w:rsidRPr="009372AD" w:rsidRDefault="009D1437" w:rsidP="00616EC4">
            <w:pPr>
              <w:autoSpaceDE w:val="0"/>
              <w:autoSpaceDN w:val="0"/>
              <w:adjustRightInd w:val="0"/>
              <w:rPr>
                <w:rFonts w:eastAsia="Calibri"/>
              </w:rPr>
            </w:pPr>
            <w:r w:rsidRPr="009372AD">
              <w:rPr>
                <w:rFonts w:eastAsia="Calibri"/>
              </w:rPr>
              <w:t>ERR:9</w:t>
            </w:r>
          </w:p>
          <w:p w14:paraId="394C8BC6"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89B0CDC" w14:textId="77777777" w:rsidR="009D1437" w:rsidRPr="009372AD" w:rsidRDefault="009D1437" w:rsidP="00616EC4">
            <w:pPr>
              <w:pStyle w:val="ListParagraph"/>
              <w:spacing w:after="0" w:line="240" w:lineRule="auto"/>
              <w:ind w:left="0"/>
              <w:rPr>
                <w:rFonts w:eastAsia="Calibri"/>
              </w:rPr>
            </w:pPr>
            <w:r>
              <w:rPr>
                <w:rFonts w:eastAsia="Calibri"/>
              </w:rPr>
              <w:t>Trạng thái hóa đơn không được thay thế</w:t>
            </w:r>
          </w:p>
        </w:tc>
        <w:tc>
          <w:tcPr>
            <w:tcW w:w="2515" w:type="dxa"/>
            <w:tcBorders>
              <w:top w:val="single" w:sz="4" w:space="0" w:color="2E74B5"/>
              <w:left w:val="single" w:sz="4" w:space="0" w:color="2E74B5"/>
              <w:bottom w:val="single" w:sz="4" w:space="0" w:color="2E74B5"/>
              <w:right w:val="single" w:sz="4" w:space="0" w:color="2E74B5"/>
            </w:tcBorders>
          </w:tcPr>
          <w:p w14:paraId="7F493D44" w14:textId="77777777" w:rsidR="009D1437" w:rsidRPr="009372AD" w:rsidRDefault="009D1437" w:rsidP="00616EC4">
            <w:pPr>
              <w:jc w:val="both"/>
            </w:pPr>
          </w:p>
        </w:tc>
      </w:tr>
      <w:tr w:rsidR="009D1437" w:rsidRPr="00660ABB" w14:paraId="1D3CF05F"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B7F116B" w14:textId="77777777" w:rsidR="009D1437" w:rsidRPr="009372AD" w:rsidRDefault="009D1437" w:rsidP="00616EC4">
            <w:pPr>
              <w:autoSpaceDE w:val="0"/>
              <w:autoSpaceDN w:val="0"/>
              <w:adjustRightInd w:val="0"/>
              <w:rPr>
                <w:rFonts w:eastAsia="Calibri"/>
              </w:rPr>
            </w:pPr>
            <w:r w:rsidRPr="00897856">
              <w:rPr>
                <w:rFonts w:eastAsia="Calibri"/>
              </w:rPr>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4CC3242" w14:textId="77777777" w:rsidR="009D1437" w:rsidRDefault="009D1437" w:rsidP="00616EC4">
            <w:pPr>
              <w:pStyle w:val="ListParagraph"/>
              <w:spacing w:after="0" w:line="240" w:lineRule="auto"/>
              <w:ind w:left="0"/>
              <w:rPr>
                <w:rFonts w:eastAsia="Calibri"/>
              </w:rPr>
            </w:pPr>
            <w:r>
              <w:rPr>
                <w:rFonts w:eastAsia="Calibri"/>
              </w:rPr>
              <w:t>Lỗi trùng fkey</w:t>
            </w:r>
          </w:p>
        </w:tc>
        <w:tc>
          <w:tcPr>
            <w:tcW w:w="2515" w:type="dxa"/>
            <w:tcBorders>
              <w:top w:val="single" w:sz="4" w:space="0" w:color="2E74B5"/>
              <w:left w:val="single" w:sz="4" w:space="0" w:color="2E74B5"/>
              <w:bottom w:val="single" w:sz="4" w:space="0" w:color="2E74B5"/>
              <w:right w:val="single" w:sz="4" w:space="0" w:color="2E74B5"/>
            </w:tcBorders>
          </w:tcPr>
          <w:p w14:paraId="28B0AF2C" w14:textId="77777777" w:rsidR="009D1437" w:rsidRPr="009372AD" w:rsidRDefault="009D1437" w:rsidP="00616EC4">
            <w:pPr>
              <w:jc w:val="both"/>
            </w:pPr>
            <w:r>
              <w:t>Fkey của hóa đơn mới đã tồn tại trên hệ thống</w:t>
            </w:r>
          </w:p>
        </w:tc>
      </w:tr>
      <w:tr w:rsidR="009D1437" w:rsidRPr="00660ABB" w14:paraId="4670784C"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5DE27A1" w14:textId="77777777" w:rsidR="009D1437" w:rsidRPr="009372AD" w:rsidRDefault="009D1437" w:rsidP="00616EC4">
            <w:pPr>
              <w:autoSpaceDE w:val="0"/>
              <w:autoSpaceDN w:val="0"/>
              <w:adjustRightInd w:val="0"/>
              <w:rPr>
                <w:rFonts w:eastAsia="Calibri"/>
              </w:rPr>
            </w:pPr>
            <w:r>
              <w:rPr>
                <w:rFonts w:eastAsia="Calibri"/>
              </w:rP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6A33163" w14:textId="77777777" w:rsidR="009D1437" w:rsidRDefault="009D1437" w:rsidP="00616EC4">
            <w:pPr>
              <w:pStyle w:val="ListParagraph"/>
              <w:spacing w:after="0" w:line="240" w:lineRule="auto"/>
              <w:ind w:left="0"/>
              <w:rPr>
                <w:rFonts w:eastAsia="Calibri"/>
              </w:rPr>
            </w:pPr>
            <w:r>
              <w:rPr>
                <w:rFonts w:eastAsia="Calibri"/>
              </w:rPr>
              <w:t>Lỗi trong quá trình thực hiện cấp số hóa đơn</w:t>
            </w:r>
          </w:p>
        </w:tc>
        <w:tc>
          <w:tcPr>
            <w:tcW w:w="2515" w:type="dxa"/>
            <w:tcBorders>
              <w:top w:val="single" w:sz="4" w:space="0" w:color="2E74B5"/>
              <w:left w:val="single" w:sz="4" w:space="0" w:color="2E74B5"/>
              <w:bottom w:val="single" w:sz="4" w:space="0" w:color="2E74B5"/>
              <w:right w:val="single" w:sz="4" w:space="0" w:color="2E74B5"/>
            </w:tcBorders>
          </w:tcPr>
          <w:p w14:paraId="6DAAA45D" w14:textId="77777777" w:rsidR="009D1437" w:rsidRPr="009372AD" w:rsidRDefault="009D1437" w:rsidP="00616EC4">
            <w:pPr>
              <w:jc w:val="both"/>
            </w:pPr>
          </w:p>
        </w:tc>
      </w:tr>
      <w:tr w:rsidR="009D1437" w:rsidRPr="00660ABB" w14:paraId="16B3EDF7"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3C3E6D4" w14:textId="77777777" w:rsidR="009D1437" w:rsidRPr="009372AD" w:rsidRDefault="009D1437" w:rsidP="00616EC4">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D7B5071" w14:textId="77777777" w:rsidR="009D1437" w:rsidRDefault="009D1437" w:rsidP="00616EC4">
            <w:pPr>
              <w:pStyle w:val="ListParagraph"/>
              <w:spacing w:after="0" w:line="240" w:lineRule="auto"/>
              <w:ind w:left="0"/>
              <w:rPr>
                <w:rFonts w:eastAsia="Calibri"/>
              </w:rPr>
            </w:pPr>
            <w:r>
              <w:rPr>
                <w:rFonts w:eastAsia="Calibri"/>
              </w:rPr>
              <w:t xml:space="preserve">Lỗi khi thực hiện </w:t>
            </w:r>
            <w:r w:rsidRPr="00170EAA">
              <w:rPr>
                <w:rFonts w:eastAsia="Calibri"/>
              </w:rPr>
              <w:t>Deserialize</w:t>
            </w:r>
            <w:r>
              <w:rPr>
                <w:rFonts w:eastAsia="Calibri"/>
              </w:rPr>
              <w:t xml:space="preserve"> chuỗi hóa đơn đầu vào</w:t>
            </w:r>
          </w:p>
        </w:tc>
        <w:tc>
          <w:tcPr>
            <w:tcW w:w="2515" w:type="dxa"/>
            <w:tcBorders>
              <w:top w:val="single" w:sz="4" w:space="0" w:color="2E74B5"/>
              <w:left w:val="single" w:sz="4" w:space="0" w:color="2E74B5"/>
              <w:bottom w:val="single" w:sz="4" w:space="0" w:color="2E74B5"/>
              <w:right w:val="single" w:sz="4" w:space="0" w:color="2E74B5"/>
            </w:tcBorders>
          </w:tcPr>
          <w:p w14:paraId="2ECA01CD" w14:textId="77777777" w:rsidR="009D1437" w:rsidRPr="009372AD" w:rsidRDefault="009D1437" w:rsidP="00616EC4">
            <w:pPr>
              <w:jc w:val="both"/>
            </w:pPr>
          </w:p>
        </w:tc>
      </w:tr>
      <w:tr w:rsidR="009D1437" w:rsidRPr="00660ABB" w14:paraId="66DE8DC0"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FBCE411" w14:textId="77777777" w:rsidR="009D1437" w:rsidRPr="009372AD" w:rsidRDefault="009D1437" w:rsidP="00616EC4">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14:paraId="5C8610A7"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E39C484" w14:textId="77777777" w:rsidR="009D1437" w:rsidRDefault="009D1437" w:rsidP="00616EC4">
            <w:pPr>
              <w:pStyle w:val="ListParagraph"/>
              <w:spacing w:after="0" w:line="240" w:lineRule="auto"/>
              <w:ind w:left="0"/>
              <w:rPr>
                <w:rFonts w:eastAsia="Calibri"/>
              </w:rPr>
            </w:pPr>
            <w:r>
              <w:rPr>
                <w:rFonts w:eastAsia="Calibri"/>
              </w:rPr>
              <w:t>Pattern truyền vào không giống với hóa đơn cần điều chỉnh</w:t>
            </w:r>
          </w:p>
        </w:tc>
        <w:tc>
          <w:tcPr>
            <w:tcW w:w="2515" w:type="dxa"/>
            <w:tcBorders>
              <w:top w:val="single" w:sz="4" w:space="0" w:color="2E74B5"/>
              <w:left w:val="single" w:sz="4" w:space="0" w:color="2E74B5"/>
              <w:bottom w:val="single" w:sz="4" w:space="0" w:color="2E74B5"/>
              <w:right w:val="single" w:sz="4" w:space="0" w:color="2E74B5"/>
            </w:tcBorders>
          </w:tcPr>
          <w:p w14:paraId="2934BA5F" w14:textId="77777777" w:rsidR="009D1437" w:rsidRPr="009372AD" w:rsidRDefault="009D1437" w:rsidP="00616EC4">
            <w:pPr>
              <w:jc w:val="both"/>
            </w:pPr>
          </w:p>
        </w:tc>
      </w:tr>
      <w:tr w:rsidR="009D1437" w:rsidRPr="00660ABB" w14:paraId="01EF98D7"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2F0E448" w14:textId="77777777" w:rsidR="009D1437" w:rsidRPr="009372AD" w:rsidRDefault="009D1437" w:rsidP="00616EC4">
            <w:pPr>
              <w:autoSpaceDE w:val="0"/>
              <w:autoSpaceDN w:val="0"/>
              <w:adjustRightInd w:val="0"/>
              <w:rPr>
                <w:rFonts w:eastAsia="Calibri"/>
              </w:rPr>
            </w:pPr>
            <w:r>
              <w:rPr>
                <w:rFonts w:eastAsia="Calibri"/>
              </w:rPr>
              <w:t>ERR:20</w:t>
            </w:r>
          </w:p>
          <w:p w14:paraId="6E72565A"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3679D61" w14:textId="77777777" w:rsidR="009D1437" w:rsidRDefault="009D1437" w:rsidP="00616EC4">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290D6530" w14:textId="77777777" w:rsidR="009D1437" w:rsidRPr="009372AD" w:rsidRDefault="009D1437" w:rsidP="00616EC4">
            <w:pPr>
              <w:jc w:val="both"/>
            </w:pPr>
          </w:p>
        </w:tc>
      </w:tr>
      <w:tr w:rsidR="009D1437" w:rsidRPr="00660ABB" w14:paraId="42722093"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FC71EA2" w14:textId="77777777" w:rsidR="009D1437" w:rsidRPr="00DD2715" w:rsidRDefault="009D1437" w:rsidP="00616EC4">
            <w:pPr>
              <w:autoSpaceDE w:val="0"/>
              <w:autoSpaceDN w:val="0"/>
              <w:adjustRightInd w:val="0"/>
              <w:jc w:val="both"/>
            </w:pPr>
            <w: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4EF2556" w14:textId="77777777" w:rsidR="009D1437" w:rsidRDefault="009D1437" w:rsidP="00616EC4">
            <w:pPr>
              <w:pStyle w:val="ListParagraph"/>
              <w:ind w:left="0"/>
              <w:jc w:val="both"/>
            </w:pPr>
            <w:r>
              <w:t>Lỗi chứng thư hết hạn</w:t>
            </w:r>
          </w:p>
        </w:tc>
        <w:tc>
          <w:tcPr>
            <w:tcW w:w="2515" w:type="dxa"/>
            <w:tcBorders>
              <w:top w:val="single" w:sz="4" w:space="0" w:color="2E74B5"/>
              <w:left w:val="single" w:sz="4" w:space="0" w:color="2E74B5"/>
              <w:bottom w:val="single" w:sz="4" w:space="0" w:color="2E74B5"/>
              <w:right w:val="single" w:sz="4" w:space="0" w:color="2E74B5"/>
            </w:tcBorders>
          </w:tcPr>
          <w:p w14:paraId="15784816" w14:textId="77777777" w:rsidR="009D1437" w:rsidRPr="009372AD" w:rsidRDefault="009D1437" w:rsidP="00616EC4">
            <w:pPr>
              <w:jc w:val="both"/>
            </w:pPr>
          </w:p>
        </w:tc>
      </w:tr>
      <w:tr w:rsidR="009D1437" w:rsidRPr="00660ABB" w14:paraId="569A69B8"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F58842A" w14:textId="77777777" w:rsidR="009D1437" w:rsidRPr="00DD2715" w:rsidRDefault="009D1437" w:rsidP="00616EC4">
            <w:pPr>
              <w:autoSpaceDE w:val="0"/>
              <w:autoSpaceDN w:val="0"/>
              <w:adjustRightInd w:val="0"/>
              <w:jc w:val="both"/>
            </w:pPr>
            <w:r>
              <w:lastRenderedPageBreak/>
              <w:t>ERR:30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1D31426" w14:textId="77777777" w:rsidR="009D1437" w:rsidRPr="00517DC0" w:rsidRDefault="009D1437" w:rsidP="00616EC4">
            <w:pPr>
              <w:pStyle w:val="ListParagraph"/>
              <w:ind w:left="0"/>
              <w:jc w:val="both"/>
            </w:pPr>
            <w:r w:rsidRPr="00517DC0">
              <w:t>Danh sách hóa đơn tồn tại ngày hóa đơn nhỏ hơn ngày hóa đơn đã phát hành</w:t>
            </w:r>
          </w:p>
        </w:tc>
        <w:tc>
          <w:tcPr>
            <w:tcW w:w="2515" w:type="dxa"/>
            <w:tcBorders>
              <w:top w:val="single" w:sz="4" w:space="0" w:color="2E74B5"/>
              <w:left w:val="single" w:sz="4" w:space="0" w:color="2E74B5"/>
              <w:bottom w:val="single" w:sz="4" w:space="0" w:color="2E74B5"/>
              <w:right w:val="single" w:sz="4" w:space="0" w:color="2E74B5"/>
            </w:tcBorders>
          </w:tcPr>
          <w:p w14:paraId="49B8EE4A" w14:textId="77777777" w:rsidR="009D1437" w:rsidRPr="009372AD" w:rsidRDefault="009D1437" w:rsidP="00616EC4">
            <w:pPr>
              <w:jc w:val="both"/>
            </w:pPr>
          </w:p>
        </w:tc>
      </w:tr>
      <w:tr w:rsidR="009D1437" w:rsidRPr="00660ABB" w14:paraId="087B215E"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CD693B4" w14:textId="77777777" w:rsidR="009D1437" w:rsidRDefault="009D1437" w:rsidP="00616EC4">
            <w:pPr>
              <w:autoSpaceDE w:val="0"/>
              <w:autoSpaceDN w:val="0"/>
              <w:adjustRightInd w:val="0"/>
              <w:jc w:val="both"/>
            </w:pPr>
            <w:r>
              <w:t>ERR:31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EED54C1" w14:textId="77777777" w:rsidR="009D1437" w:rsidRPr="00517DC0" w:rsidRDefault="009D1437" w:rsidP="00616EC4">
            <w:pPr>
              <w:pStyle w:val="ListParagraph"/>
              <w:ind w:left="0"/>
              <w:jc w:val="both"/>
            </w:pPr>
            <w:r>
              <w:t>Số hóa đơn truyền vào không hợp lệ</w:t>
            </w:r>
          </w:p>
        </w:tc>
        <w:tc>
          <w:tcPr>
            <w:tcW w:w="2515" w:type="dxa"/>
            <w:tcBorders>
              <w:top w:val="single" w:sz="4" w:space="0" w:color="2E74B5"/>
              <w:left w:val="single" w:sz="4" w:space="0" w:color="2E74B5"/>
              <w:bottom w:val="single" w:sz="4" w:space="0" w:color="2E74B5"/>
              <w:right w:val="single" w:sz="4" w:space="0" w:color="2E74B5"/>
            </w:tcBorders>
          </w:tcPr>
          <w:p w14:paraId="01D94D67" w14:textId="77777777" w:rsidR="009D1437" w:rsidRPr="009372AD" w:rsidRDefault="009D1437" w:rsidP="00616EC4">
            <w:pPr>
              <w:jc w:val="both"/>
            </w:pPr>
          </w:p>
        </w:tc>
      </w:tr>
      <w:tr w:rsidR="009D1437" w:rsidRPr="00660ABB" w14:paraId="10B69CB6"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6BBC86C" w14:textId="77777777" w:rsidR="009D1437" w:rsidRDefault="009D1437" w:rsidP="00616EC4">
            <w:pPr>
              <w:autoSpaceDE w:val="0"/>
              <w:autoSpaceDN w:val="0"/>
              <w:adjustRightInd w:val="0"/>
              <w:jc w:val="both"/>
            </w:pPr>
            <w:r w:rsidRPr="0049513D">
              <w:t>ERR:60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D04CDB0" w14:textId="77777777" w:rsidR="009D1437" w:rsidRDefault="009D1437" w:rsidP="00616EC4">
            <w:pPr>
              <w:pStyle w:val="ListParagraph"/>
              <w:ind w:left="0"/>
              <w:jc w:val="both"/>
            </w:pPr>
            <w:r w:rsidRPr="0049513D">
              <w:t>Chỉ được phép điều chỉnh hóa đơn cùng loại (Có mã / Không mã).</w:t>
            </w:r>
          </w:p>
        </w:tc>
        <w:tc>
          <w:tcPr>
            <w:tcW w:w="2515" w:type="dxa"/>
            <w:tcBorders>
              <w:top w:val="single" w:sz="4" w:space="0" w:color="2E74B5"/>
              <w:left w:val="single" w:sz="4" w:space="0" w:color="2E74B5"/>
              <w:bottom w:val="single" w:sz="4" w:space="0" w:color="2E74B5"/>
              <w:right w:val="single" w:sz="4" w:space="0" w:color="2E74B5"/>
            </w:tcBorders>
          </w:tcPr>
          <w:p w14:paraId="5C53AA3C" w14:textId="77777777" w:rsidR="009D1437" w:rsidRPr="009372AD" w:rsidRDefault="009D1437" w:rsidP="00616EC4">
            <w:pPr>
              <w:jc w:val="both"/>
            </w:pPr>
          </w:p>
        </w:tc>
      </w:tr>
      <w:tr w:rsidR="009D1437" w:rsidRPr="00660ABB" w14:paraId="1ADACFE7"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8A6AE96" w14:textId="77777777" w:rsidR="009D1437" w:rsidRDefault="009D1437" w:rsidP="00616EC4">
            <w:pPr>
              <w:autoSpaceDE w:val="0"/>
              <w:autoSpaceDN w:val="0"/>
              <w:adjustRightInd w:val="0"/>
              <w:jc w:val="both"/>
            </w:pPr>
            <w:r w:rsidRPr="0049513D">
              <w:t>ERR:61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D847A5F" w14:textId="77777777" w:rsidR="009D1437" w:rsidRDefault="009D1437" w:rsidP="00616EC4">
            <w:pPr>
              <w:pStyle w:val="ListParagraph"/>
              <w:ind w:left="0"/>
              <w:jc w:val="both"/>
            </w:pPr>
            <w:r w:rsidRPr="0049513D">
              <w:t>Chỉ được phép điều chỉnh hóa đơn cùng loại (HD GTGT / HD bán hàng...).</w:t>
            </w:r>
          </w:p>
        </w:tc>
        <w:tc>
          <w:tcPr>
            <w:tcW w:w="2515" w:type="dxa"/>
            <w:tcBorders>
              <w:top w:val="single" w:sz="4" w:space="0" w:color="2E74B5"/>
              <w:left w:val="single" w:sz="4" w:space="0" w:color="2E74B5"/>
              <w:bottom w:val="single" w:sz="4" w:space="0" w:color="2E74B5"/>
              <w:right w:val="single" w:sz="4" w:space="0" w:color="2E74B5"/>
            </w:tcBorders>
          </w:tcPr>
          <w:p w14:paraId="1E576C19" w14:textId="77777777" w:rsidR="009D1437" w:rsidRPr="009372AD" w:rsidRDefault="009D1437" w:rsidP="00616EC4">
            <w:pPr>
              <w:jc w:val="both"/>
            </w:pPr>
          </w:p>
        </w:tc>
      </w:tr>
      <w:tr w:rsidR="009D1437" w:rsidRPr="00660ABB" w14:paraId="100EB9A6"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7669C12" w14:textId="77777777" w:rsidR="009D1437" w:rsidRDefault="009D1437" w:rsidP="00616EC4">
            <w:pPr>
              <w:autoSpaceDE w:val="0"/>
              <w:autoSpaceDN w:val="0"/>
              <w:adjustRightInd w:val="0"/>
              <w:jc w:val="both"/>
            </w:pPr>
            <w:r w:rsidRPr="0049513D">
              <w:t>ERR:62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67E3F80" w14:textId="77777777" w:rsidR="009D1437" w:rsidRDefault="009D1437" w:rsidP="00616EC4">
            <w:pPr>
              <w:pStyle w:val="ListParagraph"/>
              <w:ind w:left="0"/>
              <w:jc w:val="both"/>
            </w:pPr>
            <w:r w:rsidRPr="0049513D">
              <w:t>Không được dùng không mã đăng ký gửi bảng tổng hợp thay thế, điều chỉnh các hóa đơn không mã gửi thông tin chi tiết.</w:t>
            </w:r>
          </w:p>
        </w:tc>
        <w:tc>
          <w:tcPr>
            <w:tcW w:w="2515" w:type="dxa"/>
            <w:tcBorders>
              <w:top w:val="single" w:sz="4" w:space="0" w:color="2E74B5"/>
              <w:left w:val="single" w:sz="4" w:space="0" w:color="2E74B5"/>
              <w:bottom w:val="single" w:sz="4" w:space="0" w:color="2E74B5"/>
              <w:right w:val="single" w:sz="4" w:space="0" w:color="2E74B5"/>
            </w:tcBorders>
          </w:tcPr>
          <w:p w14:paraId="0456C6A1" w14:textId="77777777" w:rsidR="009D1437" w:rsidRPr="009372AD" w:rsidRDefault="009D1437" w:rsidP="00616EC4">
            <w:pPr>
              <w:jc w:val="both"/>
            </w:pPr>
          </w:p>
        </w:tc>
      </w:tr>
      <w:tr w:rsidR="009D1437" w:rsidRPr="00660ABB" w14:paraId="1F79205B"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1FF4E0C2" w14:textId="77777777" w:rsidR="009D1437" w:rsidRPr="009372AD" w:rsidRDefault="009D1437" w:rsidP="00616EC4">
            <w:pPr>
              <w:autoSpaceDE w:val="0"/>
              <w:autoSpaceDN w:val="0"/>
              <w:adjustRightInd w:val="0"/>
              <w:rPr>
                <w:rFonts w:eastAsia="Calibri"/>
              </w:rPr>
            </w:pPr>
            <w:r w:rsidRPr="009372AD">
              <w:rPr>
                <w:rFonts w:eastAsia="Calibri"/>
              </w:rPr>
              <w:t>OK: pattern;serial;invNumber</w:t>
            </w:r>
          </w:p>
          <w:p w14:paraId="105F48F2" w14:textId="77777777" w:rsidR="009D1437" w:rsidRPr="009372AD" w:rsidRDefault="009D1437" w:rsidP="00616EC4">
            <w:pPr>
              <w:autoSpaceDE w:val="0"/>
              <w:autoSpaceDN w:val="0"/>
              <w:adjustRightInd w:val="0"/>
              <w:rPr>
                <w:rFonts w:eastAsia="Calibri"/>
              </w:rPr>
            </w:pPr>
            <w:r w:rsidRPr="009372AD">
              <w:rPr>
                <w:rFonts w:eastAsia="Calibri"/>
              </w:rPr>
              <w:t>(Ví dụ:</w:t>
            </w:r>
          </w:p>
          <w:p w14:paraId="327E36EB" w14:textId="77777777" w:rsidR="009D1437" w:rsidRPr="009372AD" w:rsidRDefault="009D1437" w:rsidP="00616EC4">
            <w:pPr>
              <w:autoSpaceDE w:val="0"/>
              <w:autoSpaceDN w:val="0"/>
              <w:adjustRightInd w:val="0"/>
              <w:rPr>
                <w:rFonts w:eastAsia="Calibri"/>
              </w:rPr>
            </w:pPr>
            <w:r w:rsidRPr="009372AD">
              <w:rPr>
                <w:rFonts w:eastAsia="Calibri"/>
              </w:rPr>
              <w:t>OK:01GTKT3/001;AA/12E;0000002)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F0DA865"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OK </w:t>
            </w:r>
            <w:r w:rsidRPr="009372AD">
              <w:rPr>
                <w:rFonts w:eastAsia="Calibri"/>
              </w:rPr>
              <w:sym w:font="Wingdings" w:char="F0E0"/>
            </w:r>
            <w:r w:rsidRPr="009372AD">
              <w:rPr>
                <w:rFonts w:eastAsia="Calibri"/>
              </w:rPr>
              <w:t xml:space="preserve"> đã phát hành hóa đơn </w:t>
            </w:r>
            <w:r>
              <w:rPr>
                <w:rFonts w:eastAsia="Calibri"/>
              </w:rPr>
              <w:t>thay thế</w:t>
            </w:r>
          </w:p>
          <w:p w14:paraId="3A01E80F"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Patter</w:t>
            </w:r>
            <w:r w:rsidRPr="009372AD">
              <w:rPr>
                <w:rFonts w:eastAsia="Calibri"/>
              </w:rPr>
              <w:sym w:font="Wingdings" w:char="F0E0"/>
            </w:r>
            <w:r w:rsidRPr="009372AD">
              <w:rPr>
                <w:rFonts w:eastAsia="Calibri"/>
              </w:rPr>
              <w:t xml:space="preserve"> Mẫu số của hóa đơn </w:t>
            </w:r>
            <w:r>
              <w:rPr>
                <w:rFonts w:eastAsia="Calibri"/>
              </w:rPr>
              <w:t>thay thế</w:t>
            </w:r>
            <w:r w:rsidRPr="009372AD">
              <w:rPr>
                <w:rFonts w:eastAsia="Calibri"/>
              </w:rPr>
              <w:t xml:space="preserve"> </w:t>
            </w:r>
          </w:p>
          <w:p w14:paraId="76305838"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Serial </w:t>
            </w:r>
            <w:r w:rsidRPr="009372AD">
              <w:rPr>
                <w:rFonts w:eastAsia="Calibri"/>
              </w:rPr>
              <w:sym w:font="Wingdings" w:char="F0E0"/>
            </w:r>
            <w:r w:rsidRPr="009372AD">
              <w:rPr>
                <w:rFonts w:eastAsia="Calibri"/>
              </w:rPr>
              <w:t xml:space="preserve"> serial của hóa đơn </w:t>
            </w:r>
            <w:r>
              <w:rPr>
                <w:rFonts w:eastAsia="Calibri"/>
              </w:rPr>
              <w:t>thay thế</w:t>
            </w:r>
            <w:r w:rsidRPr="009372AD">
              <w:rPr>
                <w:rFonts w:eastAsia="Calibri"/>
              </w:rPr>
              <w:t xml:space="preserve"> </w:t>
            </w:r>
          </w:p>
          <w:p w14:paraId="37B55534"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invNumber: số hóa đơn </w:t>
            </w:r>
            <w:r>
              <w:rPr>
                <w:rFonts w:eastAsia="Calibri"/>
              </w:rPr>
              <w:t>thay thế</w:t>
            </w:r>
            <w:r w:rsidRPr="009372AD">
              <w:rPr>
                <w:rFonts w:eastAsia="Calibri"/>
              </w:rPr>
              <w:t xml:space="preserve"> </w:t>
            </w:r>
          </w:p>
          <w:p w14:paraId="42928548" w14:textId="77777777" w:rsidR="009D1437" w:rsidRPr="009372AD" w:rsidRDefault="009D1437" w:rsidP="00616EC4">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14:paraId="0A0FE963" w14:textId="77777777" w:rsidR="009D1437" w:rsidRPr="009372AD" w:rsidRDefault="009D1437" w:rsidP="00616EC4">
            <w:pPr>
              <w:jc w:val="both"/>
            </w:pPr>
          </w:p>
        </w:tc>
      </w:tr>
    </w:tbl>
    <w:p w14:paraId="04DB0F0A" w14:textId="77777777" w:rsidR="009D1437" w:rsidRPr="003264D9" w:rsidRDefault="009D1437" w:rsidP="009D1437">
      <w:pPr>
        <w:spacing w:line="360" w:lineRule="auto"/>
        <w:jc w:val="both"/>
        <w:rPr>
          <w:rFonts w:eastAsia="Calibri"/>
          <w:b/>
          <w:u w:val="single"/>
        </w:rPr>
      </w:pPr>
    </w:p>
    <w:p w14:paraId="62DCAD26" w14:textId="545C380B" w:rsidR="009D1437" w:rsidRPr="000A4319" w:rsidRDefault="009D1437" w:rsidP="009D1437">
      <w:pPr>
        <w:ind w:firstLine="720"/>
        <w:rPr>
          <w:b/>
          <w:u w:val="single"/>
        </w:rPr>
      </w:pPr>
      <w:r w:rsidRPr="000A4319">
        <w:rPr>
          <w:b/>
          <w:u w:val="single"/>
        </w:rPr>
        <w:t xml:space="preserve">Cấu trúc của </w:t>
      </w:r>
      <w:r>
        <w:rPr>
          <w:b/>
          <w:u w:val="single"/>
        </w:rPr>
        <w:t>xmlInv</w:t>
      </w:r>
      <w:r w:rsidRPr="000A4319">
        <w:rPr>
          <w:b/>
          <w:u w:val="single"/>
        </w:rPr>
        <w:t xml:space="preserve">Data (các trường </w:t>
      </w:r>
      <w:r w:rsidRPr="000A4319">
        <w:rPr>
          <w:b/>
          <w:color w:val="FF0000"/>
          <w:u w:val="single"/>
        </w:rPr>
        <w:t>*</w:t>
      </w:r>
      <w:r w:rsidRPr="000A4319">
        <w:rPr>
          <w:b/>
          <w:u w:val="single"/>
        </w:rPr>
        <w:t xml:space="preserve"> là bắt buộc):</w:t>
      </w:r>
    </w:p>
    <w:p w14:paraId="46EB85B0"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color w:val="0000FF"/>
          <w:sz w:val="20"/>
          <w:szCs w:val="20"/>
        </w:rPr>
        <w:t>&lt;ReplaceInv&gt;</w:t>
      </w:r>
    </w:p>
    <w:p w14:paraId="54748694" w14:textId="77777777" w:rsidR="009D1437" w:rsidRDefault="009D1437" w:rsidP="009D1437">
      <w:pPr>
        <w:shd w:val="clear" w:color="auto" w:fill="FFFFFF"/>
        <w:rPr>
          <w:rFonts w:ascii="Courier New" w:hAnsi="Courier New" w:cs="Courier New"/>
          <w:color w:val="0000FF"/>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&lt;key&gt;</w:t>
      </w:r>
      <w:r w:rsidRPr="00F66F77">
        <w:rPr>
          <w:rFonts w:ascii="Courier New" w:hAnsi="Courier New" w:cs="Courier New"/>
          <w:b/>
          <w:bCs/>
          <w:color w:val="000000"/>
          <w:sz w:val="20"/>
          <w:szCs w:val="20"/>
        </w:rPr>
        <w:t>fkey hóa đơn*</w:t>
      </w:r>
      <w:r w:rsidRPr="00F66F77">
        <w:rPr>
          <w:rFonts w:ascii="Courier New" w:hAnsi="Courier New" w:cs="Courier New"/>
          <w:color w:val="0000FF"/>
          <w:sz w:val="20"/>
          <w:szCs w:val="20"/>
        </w:rPr>
        <w:t>&lt;/key&gt;</w:t>
      </w:r>
    </w:p>
    <w:p w14:paraId="155BCD36" w14:textId="77777777" w:rsidR="009D1437" w:rsidRPr="00F66F77" w:rsidRDefault="009D1437" w:rsidP="009D1437">
      <w:pPr>
        <w:shd w:val="clear" w:color="auto" w:fill="FFFFFF"/>
        <w:rPr>
          <w:rFonts w:ascii="Courier New" w:hAnsi="Courier New" w:cs="Courier New"/>
          <w:b/>
          <w:bCs/>
          <w:color w:val="000000"/>
          <w:sz w:val="20"/>
          <w:szCs w:val="20"/>
        </w:rPr>
      </w:pPr>
      <w:r>
        <w:rPr>
          <w:rFonts w:ascii="Courier New" w:hAnsi="Courier New" w:cs="Courier New"/>
          <w:b/>
          <w:bCs/>
          <w:color w:val="000000"/>
          <w:sz w:val="20"/>
          <w:szCs w:val="20"/>
        </w:rPr>
        <w:t xml:space="preserve">    &lt;</w:t>
      </w:r>
      <w:r w:rsidRPr="001C5026">
        <w:rPr>
          <w:rFonts w:ascii="Courier New" w:hAnsi="Courier New" w:cs="Courier New"/>
          <w:color w:val="0000FF"/>
          <w:sz w:val="20"/>
          <w:szCs w:val="20"/>
        </w:rPr>
        <w:t>InvoiceNo</w:t>
      </w:r>
      <w:r>
        <w:rPr>
          <w:rFonts w:ascii="Courier New" w:hAnsi="Courier New" w:cs="Courier New"/>
          <w:b/>
          <w:bCs/>
          <w:color w:val="000000"/>
          <w:sz w:val="20"/>
          <w:szCs w:val="20"/>
        </w:rPr>
        <w:t>&gt;Số hóa đơn</w:t>
      </w:r>
      <w:r w:rsidRPr="001C5026">
        <w:rPr>
          <w:rFonts w:ascii="Courier New" w:hAnsi="Courier New" w:cs="Courier New"/>
          <w:b/>
          <w:bCs/>
          <w:color w:val="000000"/>
          <w:sz w:val="20"/>
          <w:szCs w:val="20"/>
        </w:rPr>
        <w:t>&lt;/</w:t>
      </w:r>
      <w:r w:rsidRPr="001C5026">
        <w:rPr>
          <w:rFonts w:ascii="Courier New" w:hAnsi="Courier New" w:cs="Courier New"/>
          <w:color w:val="0000FF"/>
          <w:sz w:val="20"/>
          <w:szCs w:val="20"/>
        </w:rPr>
        <w:t>InvoiceNo</w:t>
      </w:r>
      <w:r w:rsidRPr="001C5026">
        <w:rPr>
          <w:rFonts w:ascii="Courier New" w:hAnsi="Courier New" w:cs="Courier New"/>
          <w:b/>
          <w:bCs/>
          <w:color w:val="000000"/>
          <w:sz w:val="20"/>
          <w:szCs w:val="20"/>
        </w:rPr>
        <w:t>&gt;</w:t>
      </w:r>
    </w:p>
    <w:p w14:paraId="7DDC443D"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&lt;CusCode&gt;</w:t>
      </w:r>
      <w:r w:rsidRPr="00F66F77">
        <w:rPr>
          <w:rFonts w:ascii="Courier New" w:hAnsi="Courier New" w:cs="Courier New"/>
          <w:b/>
          <w:bCs/>
          <w:color w:val="000000"/>
          <w:sz w:val="20"/>
          <w:szCs w:val="20"/>
        </w:rPr>
        <w:t>Mã khách hàng*</w:t>
      </w:r>
      <w:r w:rsidRPr="00F66F77">
        <w:rPr>
          <w:rFonts w:ascii="Courier New" w:hAnsi="Courier New" w:cs="Courier New"/>
          <w:color w:val="0000FF"/>
          <w:sz w:val="20"/>
          <w:szCs w:val="20"/>
        </w:rPr>
        <w:t>&lt;/CusCode&gt;</w:t>
      </w:r>
    </w:p>
    <w:p w14:paraId="0632DE23"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&lt;CusName&gt;</w:t>
      </w:r>
      <w:r w:rsidRPr="00F66F77">
        <w:rPr>
          <w:rFonts w:ascii="Courier New" w:hAnsi="Courier New" w:cs="Courier New"/>
          <w:b/>
          <w:bCs/>
          <w:color w:val="000000"/>
          <w:sz w:val="20"/>
          <w:szCs w:val="20"/>
        </w:rPr>
        <w:t>Tên khách hàng*</w:t>
      </w:r>
      <w:r w:rsidRPr="00F66F77">
        <w:rPr>
          <w:rFonts w:ascii="Courier New" w:hAnsi="Courier New" w:cs="Courier New"/>
          <w:color w:val="0000FF"/>
          <w:sz w:val="20"/>
          <w:szCs w:val="20"/>
        </w:rPr>
        <w:t>&lt;/CusName&gt;</w:t>
      </w:r>
    </w:p>
    <w:p w14:paraId="68808F7F"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&lt;CusAddress&gt;</w:t>
      </w:r>
      <w:r w:rsidRPr="00F66F77">
        <w:rPr>
          <w:rFonts w:ascii="Courier New" w:hAnsi="Courier New" w:cs="Courier New"/>
          <w:b/>
          <w:bCs/>
          <w:color w:val="000000"/>
          <w:sz w:val="20"/>
          <w:szCs w:val="20"/>
        </w:rPr>
        <w:t>Địa chỉ khách hàng*</w:t>
      </w:r>
      <w:r w:rsidRPr="00F66F77">
        <w:rPr>
          <w:rFonts w:ascii="Courier New" w:hAnsi="Courier New" w:cs="Courier New"/>
          <w:color w:val="0000FF"/>
          <w:sz w:val="20"/>
          <w:szCs w:val="20"/>
        </w:rPr>
        <w:t>&lt;/CusAddress&gt;</w:t>
      </w:r>
    </w:p>
    <w:p w14:paraId="270DF07A"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&lt;CusPhone&gt;</w:t>
      </w:r>
      <w:r w:rsidRPr="00F66F77">
        <w:rPr>
          <w:rFonts w:ascii="Courier New" w:hAnsi="Courier New" w:cs="Courier New"/>
          <w:b/>
          <w:bCs/>
          <w:color w:val="000000"/>
          <w:sz w:val="20"/>
          <w:szCs w:val="20"/>
        </w:rPr>
        <w:t>Điện thoại khách hàng</w:t>
      </w:r>
      <w:r w:rsidRPr="00F66F77">
        <w:rPr>
          <w:rFonts w:ascii="Courier New" w:hAnsi="Courier New" w:cs="Courier New"/>
          <w:color w:val="0000FF"/>
          <w:sz w:val="20"/>
          <w:szCs w:val="20"/>
        </w:rPr>
        <w:t>&lt;/CusPhone&gt;</w:t>
      </w:r>
    </w:p>
    <w:p w14:paraId="5CCF3D07"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&lt;CusTaxCode&gt;</w:t>
      </w:r>
      <w:r w:rsidRPr="00F66F77">
        <w:rPr>
          <w:rFonts w:ascii="Courier New" w:hAnsi="Courier New" w:cs="Courier New"/>
          <w:b/>
          <w:bCs/>
          <w:color w:val="000000"/>
          <w:sz w:val="20"/>
          <w:szCs w:val="20"/>
        </w:rPr>
        <w:t>Mã số thuế KH (Bắt buộc với KH là Doanh nghiệp)</w:t>
      </w:r>
      <w:r w:rsidRPr="00F66F77">
        <w:rPr>
          <w:rFonts w:ascii="Courier New" w:hAnsi="Courier New" w:cs="Courier New"/>
          <w:color w:val="0000FF"/>
          <w:sz w:val="20"/>
          <w:szCs w:val="20"/>
        </w:rPr>
        <w:t>&lt;/CusTaxCode&gt;</w:t>
      </w:r>
    </w:p>
    <w:p w14:paraId="1565250A" w14:textId="7F14F1B2"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&lt;PaymentMethod&gt;</w:t>
      </w:r>
      <w:r w:rsidRPr="00F66F77">
        <w:rPr>
          <w:rFonts w:ascii="Courier New" w:hAnsi="Courier New" w:cs="Courier New"/>
          <w:b/>
          <w:bCs/>
          <w:color w:val="000000"/>
          <w:sz w:val="20"/>
          <w:szCs w:val="20"/>
        </w:rPr>
        <w:t>Phương thức thanh toán</w:t>
      </w:r>
      <w:r w:rsidR="004E7ED1">
        <w:rPr>
          <w:rFonts w:ascii="Courier New" w:hAnsi="Courier New" w:cs="Courier New"/>
          <w:b/>
          <w:bCs/>
          <w:color w:val="000000"/>
          <w:sz w:val="20"/>
          <w:szCs w:val="20"/>
        </w:rPr>
        <w:t>*</w:t>
      </w:r>
      <w:r w:rsidRPr="00F66F77">
        <w:rPr>
          <w:rFonts w:ascii="Courier New" w:hAnsi="Courier New" w:cs="Courier New"/>
          <w:color w:val="0000FF"/>
          <w:sz w:val="20"/>
          <w:szCs w:val="20"/>
        </w:rPr>
        <w:t>&lt;/PaymentMethod&gt;</w:t>
      </w:r>
    </w:p>
    <w:p w14:paraId="644AAEE5"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&lt;CusBankName&gt;</w:t>
      </w:r>
      <w:r w:rsidRPr="00F66F77">
        <w:rPr>
          <w:rFonts w:ascii="Courier New" w:hAnsi="Courier New" w:cs="Courier New"/>
          <w:b/>
          <w:bCs/>
          <w:color w:val="000000"/>
          <w:sz w:val="20"/>
          <w:szCs w:val="20"/>
        </w:rPr>
        <w:t>Tên ngân hàng</w:t>
      </w:r>
      <w:r w:rsidRPr="00F66F77">
        <w:rPr>
          <w:rFonts w:ascii="Courier New" w:hAnsi="Courier New" w:cs="Courier New"/>
          <w:color w:val="0000FF"/>
          <w:sz w:val="20"/>
          <w:szCs w:val="20"/>
        </w:rPr>
        <w:t>&lt;/CusBankName&gt;</w:t>
      </w:r>
    </w:p>
    <w:p w14:paraId="20248539"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&lt;KindOfService&gt;</w:t>
      </w:r>
      <w:r w:rsidRPr="00F66F77">
        <w:rPr>
          <w:rFonts w:ascii="Courier New" w:hAnsi="Courier New" w:cs="Courier New"/>
          <w:b/>
          <w:bCs/>
          <w:color w:val="000000"/>
          <w:sz w:val="20"/>
          <w:szCs w:val="20"/>
        </w:rPr>
        <w:t>Tháng hóa đơn</w:t>
      </w:r>
      <w:r w:rsidRPr="00F66F77">
        <w:rPr>
          <w:rFonts w:ascii="Courier New" w:hAnsi="Courier New" w:cs="Courier New"/>
          <w:color w:val="0000FF"/>
          <w:sz w:val="20"/>
          <w:szCs w:val="20"/>
        </w:rPr>
        <w:t>&lt;/KindOfService&gt;</w:t>
      </w:r>
    </w:p>
    <w:p w14:paraId="3417A31D"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&lt;CusBankNo&gt;</w:t>
      </w:r>
      <w:r w:rsidRPr="00F66F77">
        <w:rPr>
          <w:rFonts w:ascii="Courier New" w:hAnsi="Courier New" w:cs="Courier New"/>
          <w:b/>
          <w:bCs/>
          <w:color w:val="000000"/>
          <w:sz w:val="20"/>
          <w:szCs w:val="20"/>
        </w:rPr>
        <w:t>Số tài khoản ngân hàng</w:t>
      </w:r>
      <w:r w:rsidRPr="00F66F77">
        <w:rPr>
          <w:rFonts w:ascii="Courier New" w:hAnsi="Courier New" w:cs="Courier New"/>
          <w:color w:val="0000FF"/>
          <w:sz w:val="20"/>
          <w:szCs w:val="20"/>
        </w:rPr>
        <w:t>&lt;/CusBankNo&gt;</w:t>
      </w:r>
    </w:p>
    <w:p w14:paraId="09D96D59"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&lt;Products&gt;</w:t>
      </w:r>
    </w:p>
    <w:p w14:paraId="7544B2B1"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&lt;Product&gt;</w:t>
      </w:r>
    </w:p>
    <w:p w14:paraId="67881574"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&lt;Code&gt;</w:t>
      </w:r>
      <w:r w:rsidRPr="00F66F77">
        <w:rPr>
          <w:rFonts w:ascii="Courier New" w:hAnsi="Courier New" w:cs="Courier New"/>
          <w:b/>
          <w:bCs/>
          <w:color w:val="000000"/>
          <w:sz w:val="20"/>
          <w:szCs w:val="20"/>
        </w:rPr>
        <w:t>Mã sản phẩm*</w:t>
      </w:r>
      <w:r w:rsidRPr="00F66F77">
        <w:rPr>
          <w:rFonts w:ascii="Courier New" w:hAnsi="Courier New" w:cs="Courier New"/>
          <w:color w:val="0000FF"/>
          <w:sz w:val="20"/>
          <w:szCs w:val="20"/>
        </w:rPr>
        <w:t>&lt;/Code&gt;</w:t>
      </w:r>
    </w:p>
    <w:p w14:paraId="6AABE55F"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&lt;ProdName&gt;</w:t>
      </w:r>
      <w:r w:rsidRPr="00F66F77">
        <w:rPr>
          <w:rFonts w:ascii="Courier New" w:hAnsi="Courier New" w:cs="Courier New"/>
          <w:b/>
          <w:bCs/>
          <w:color w:val="000000"/>
          <w:sz w:val="20"/>
          <w:szCs w:val="20"/>
        </w:rPr>
        <w:t>Tên sản phẩm*</w:t>
      </w:r>
      <w:r w:rsidRPr="00F66F77">
        <w:rPr>
          <w:rFonts w:ascii="Courier New" w:hAnsi="Courier New" w:cs="Courier New"/>
          <w:color w:val="0000FF"/>
          <w:sz w:val="20"/>
          <w:szCs w:val="20"/>
        </w:rPr>
        <w:t>&lt;/ProdName&gt;</w:t>
      </w:r>
    </w:p>
    <w:p w14:paraId="5F8B4C5F"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&lt;ProdUnit&gt;</w:t>
      </w:r>
      <w:r w:rsidRPr="00F66F77">
        <w:rPr>
          <w:rFonts w:ascii="Courier New" w:hAnsi="Courier New" w:cs="Courier New"/>
          <w:b/>
          <w:bCs/>
          <w:color w:val="000000"/>
          <w:sz w:val="20"/>
          <w:szCs w:val="20"/>
        </w:rPr>
        <w:t>Đơn vị tính</w:t>
      </w:r>
      <w:r w:rsidRPr="00F66F77">
        <w:rPr>
          <w:rFonts w:ascii="Courier New" w:hAnsi="Courier New" w:cs="Courier New"/>
          <w:color w:val="0000FF"/>
          <w:sz w:val="20"/>
          <w:szCs w:val="20"/>
        </w:rPr>
        <w:t>&lt;/ProdUnit&gt;</w:t>
      </w:r>
    </w:p>
    <w:p w14:paraId="7DFDB0B3"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&lt;ProdQuantity&gt;</w:t>
      </w:r>
      <w:r w:rsidRPr="00F66F77">
        <w:rPr>
          <w:rFonts w:ascii="Courier New" w:hAnsi="Courier New" w:cs="Courier New"/>
          <w:b/>
          <w:bCs/>
          <w:color w:val="000000"/>
          <w:sz w:val="20"/>
          <w:szCs w:val="20"/>
        </w:rPr>
        <w:t>Số lượng</w:t>
      </w:r>
      <w:r w:rsidRPr="00F66F77">
        <w:rPr>
          <w:rFonts w:ascii="Courier New" w:hAnsi="Courier New" w:cs="Courier New"/>
          <w:color w:val="0000FF"/>
          <w:sz w:val="20"/>
          <w:szCs w:val="20"/>
        </w:rPr>
        <w:t>&lt;/ProdQuantity&gt;</w:t>
      </w:r>
    </w:p>
    <w:p w14:paraId="0870BB37"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&lt;ProdPrice&gt;</w:t>
      </w:r>
      <w:r w:rsidRPr="00F66F77">
        <w:rPr>
          <w:rFonts w:ascii="Courier New" w:hAnsi="Courier New" w:cs="Courier New"/>
          <w:b/>
          <w:bCs/>
          <w:color w:val="000000"/>
          <w:sz w:val="20"/>
          <w:szCs w:val="20"/>
        </w:rPr>
        <w:t>Đơn giá</w:t>
      </w:r>
      <w:r w:rsidRPr="00F66F77">
        <w:rPr>
          <w:rFonts w:ascii="Courier New" w:hAnsi="Courier New" w:cs="Courier New"/>
          <w:color w:val="0000FF"/>
          <w:sz w:val="20"/>
          <w:szCs w:val="20"/>
        </w:rPr>
        <w:t>&lt;/ProdPrice&gt;</w:t>
      </w:r>
    </w:p>
    <w:p w14:paraId="67CAEDF1"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&lt;Amount&gt;</w:t>
      </w:r>
      <w:r w:rsidRPr="00F66F77">
        <w:rPr>
          <w:rFonts w:ascii="Courier New" w:hAnsi="Courier New" w:cs="Courier New"/>
          <w:b/>
          <w:bCs/>
          <w:color w:val="000000"/>
          <w:sz w:val="20"/>
          <w:szCs w:val="20"/>
        </w:rPr>
        <w:t>Tổng tiền*</w:t>
      </w:r>
      <w:r w:rsidRPr="00F66F77">
        <w:rPr>
          <w:rFonts w:ascii="Courier New" w:hAnsi="Courier New" w:cs="Courier New"/>
          <w:color w:val="0000FF"/>
          <w:sz w:val="20"/>
          <w:szCs w:val="20"/>
        </w:rPr>
        <w:t>&lt;/Amount&gt;</w:t>
      </w:r>
    </w:p>
    <w:p w14:paraId="6F1722E5"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&lt;Remark&gt;</w:t>
      </w:r>
      <w:r w:rsidRPr="00F66F77">
        <w:rPr>
          <w:rFonts w:ascii="Courier New" w:hAnsi="Courier New" w:cs="Courier New"/>
          <w:b/>
          <w:bCs/>
          <w:color w:val="000000"/>
          <w:sz w:val="20"/>
          <w:szCs w:val="20"/>
        </w:rPr>
        <w:t>Remark</w:t>
      </w:r>
      <w:r w:rsidRPr="00F66F77">
        <w:rPr>
          <w:rFonts w:ascii="Courier New" w:hAnsi="Courier New" w:cs="Courier New"/>
          <w:color w:val="0000FF"/>
          <w:sz w:val="20"/>
          <w:szCs w:val="20"/>
        </w:rPr>
        <w:t>&lt;/Remark&gt;</w:t>
      </w:r>
    </w:p>
    <w:p w14:paraId="65A29E0E"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&lt;Total&gt;</w:t>
      </w:r>
      <w:r w:rsidRPr="00F66F77">
        <w:rPr>
          <w:rFonts w:ascii="Courier New" w:hAnsi="Courier New" w:cs="Courier New"/>
          <w:b/>
          <w:bCs/>
          <w:color w:val="000000"/>
          <w:sz w:val="20"/>
          <w:szCs w:val="20"/>
        </w:rPr>
        <w:t>Tổng tiền trước thuế*</w:t>
      </w:r>
      <w:r w:rsidRPr="00F66F77">
        <w:rPr>
          <w:rFonts w:ascii="Courier New" w:hAnsi="Courier New" w:cs="Courier New"/>
          <w:color w:val="0000FF"/>
          <w:sz w:val="20"/>
          <w:szCs w:val="20"/>
        </w:rPr>
        <w:t>&lt;/Total&gt;</w:t>
      </w:r>
    </w:p>
    <w:p w14:paraId="2A966A76"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&lt;VATRate&gt;</w:t>
      </w:r>
      <w:r w:rsidRPr="00F66F77">
        <w:rPr>
          <w:rFonts w:ascii="Courier New" w:hAnsi="Courier New" w:cs="Courier New"/>
          <w:b/>
          <w:bCs/>
          <w:color w:val="000000"/>
          <w:sz w:val="20"/>
          <w:szCs w:val="20"/>
        </w:rPr>
        <w:t>Thuế GTGT*</w:t>
      </w:r>
      <w:r w:rsidRPr="00F66F77">
        <w:rPr>
          <w:rFonts w:ascii="Courier New" w:hAnsi="Courier New" w:cs="Courier New"/>
          <w:color w:val="0000FF"/>
          <w:sz w:val="20"/>
          <w:szCs w:val="20"/>
        </w:rPr>
        <w:t>&lt;/VATRate&gt;</w:t>
      </w:r>
    </w:p>
    <w:p w14:paraId="677EEF81"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&lt;VATAmount&gt;</w:t>
      </w:r>
      <w:r w:rsidRPr="00F66F77">
        <w:rPr>
          <w:rFonts w:ascii="Courier New" w:hAnsi="Courier New" w:cs="Courier New"/>
          <w:b/>
          <w:bCs/>
          <w:color w:val="000000"/>
          <w:sz w:val="20"/>
          <w:szCs w:val="20"/>
        </w:rPr>
        <w:t>Tổng tiền thuế*</w:t>
      </w:r>
      <w:r w:rsidRPr="00F66F77">
        <w:rPr>
          <w:rFonts w:ascii="Courier New" w:hAnsi="Courier New" w:cs="Courier New"/>
          <w:color w:val="0000FF"/>
          <w:sz w:val="20"/>
          <w:szCs w:val="20"/>
        </w:rPr>
        <w:t>&lt;/VATAmount&gt;</w:t>
      </w:r>
    </w:p>
    <w:p w14:paraId="0BB72260"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&lt;Extra1&gt;</w:t>
      </w:r>
      <w:r w:rsidRPr="00F66F77">
        <w:rPr>
          <w:rFonts w:ascii="Courier New" w:hAnsi="Courier New" w:cs="Courier New"/>
          <w:b/>
          <w:bCs/>
          <w:color w:val="000000"/>
          <w:sz w:val="20"/>
          <w:szCs w:val="20"/>
        </w:rPr>
        <w:t>Mở rộng 1</w:t>
      </w:r>
      <w:r w:rsidRPr="00F66F77">
        <w:rPr>
          <w:rFonts w:ascii="Courier New" w:hAnsi="Courier New" w:cs="Courier New"/>
          <w:color w:val="0000FF"/>
          <w:sz w:val="20"/>
          <w:szCs w:val="20"/>
        </w:rPr>
        <w:t>&lt;/Extra1&gt;</w:t>
      </w:r>
    </w:p>
    <w:p w14:paraId="0BAE6FAE"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&lt;Extra2&gt;</w:t>
      </w:r>
      <w:r w:rsidRPr="00F66F77">
        <w:rPr>
          <w:rFonts w:ascii="Courier New" w:hAnsi="Courier New" w:cs="Courier New"/>
          <w:b/>
          <w:bCs/>
          <w:color w:val="000000"/>
          <w:sz w:val="20"/>
          <w:szCs w:val="20"/>
        </w:rPr>
        <w:t>Mở rộng 2</w:t>
      </w:r>
      <w:r w:rsidRPr="00F66F77">
        <w:rPr>
          <w:rFonts w:ascii="Courier New" w:hAnsi="Courier New" w:cs="Courier New"/>
          <w:color w:val="0000FF"/>
          <w:sz w:val="20"/>
          <w:szCs w:val="20"/>
        </w:rPr>
        <w:t>&lt;/Extra2&gt;</w:t>
      </w:r>
    </w:p>
    <w:p w14:paraId="3DFF1F88" w14:textId="4809E48F"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lastRenderedPageBreak/>
        <w:t xml:space="preserve">            </w:t>
      </w:r>
      <w:r w:rsidRPr="00F66F77">
        <w:rPr>
          <w:rFonts w:ascii="Courier New" w:hAnsi="Courier New" w:cs="Courier New"/>
          <w:color w:val="0000FF"/>
          <w:sz w:val="20"/>
          <w:szCs w:val="20"/>
        </w:rPr>
        <w:t>&lt;Discount&gt;</w:t>
      </w:r>
      <w:r w:rsidR="001F751E">
        <w:rPr>
          <w:rFonts w:ascii="Courier New" w:hAnsi="Courier New" w:cs="Courier New"/>
          <w:b/>
          <w:bCs/>
          <w:color w:val="000000"/>
          <w:sz w:val="20"/>
          <w:szCs w:val="20"/>
        </w:rPr>
        <w:t>Tỷ lệ c</w:t>
      </w:r>
      <w:r w:rsidRPr="00F66F77">
        <w:rPr>
          <w:rFonts w:ascii="Courier New" w:hAnsi="Courier New" w:cs="Courier New"/>
          <w:b/>
          <w:bCs/>
          <w:color w:val="000000"/>
          <w:sz w:val="20"/>
          <w:szCs w:val="20"/>
        </w:rPr>
        <w:t>hiết khấu</w:t>
      </w:r>
      <w:r w:rsidRPr="00F66F77">
        <w:rPr>
          <w:rFonts w:ascii="Courier New" w:hAnsi="Courier New" w:cs="Courier New"/>
          <w:color w:val="0000FF"/>
          <w:sz w:val="20"/>
          <w:szCs w:val="20"/>
        </w:rPr>
        <w:t>&lt;/Discount&gt;</w:t>
      </w:r>
    </w:p>
    <w:p w14:paraId="7F697C85" w14:textId="77777777" w:rsidR="009D1437" w:rsidRDefault="009D1437" w:rsidP="009D1437">
      <w:pPr>
        <w:shd w:val="clear" w:color="auto" w:fill="FFFFFF"/>
        <w:rPr>
          <w:rFonts w:ascii="Courier New" w:hAnsi="Courier New" w:cs="Courier New"/>
          <w:color w:val="0000FF"/>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&lt;DiscountAmount&gt;</w:t>
      </w:r>
      <w:r w:rsidRPr="00F66F77">
        <w:rPr>
          <w:rFonts w:ascii="Courier New" w:hAnsi="Courier New" w:cs="Courier New"/>
          <w:b/>
          <w:bCs/>
          <w:color w:val="000000"/>
          <w:sz w:val="20"/>
          <w:szCs w:val="20"/>
        </w:rPr>
        <w:t>Tổng tiền chiết khấu</w:t>
      </w:r>
      <w:r w:rsidRPr="00F66F77">
        <w:rPr>
          <w:rFonts w:ascii="Courier New" w:hAnsi="Courier New" w:cs="Courier New"/>
          <w:color w:val="0000FF"/>
          <w:sz w:val="20"/>
          <w:szCs w:val="20"/>
        </w:rPr>
        <w:t>&lt;/DiscountAmount&gt;</w:t>
      </w:r>
    </w:p>
    <w:p w14:paraId="2367B822" w14:textId="418D4E51" w:rsidR="00301C79" w:rsidRPr="00F66F77" w:rsidRDefault="00301C79" w:rsidP="00301C79">
      <w:pPr>
        <w:shd w:val="clear" w:color="auto" w:fill="FFFFFF"/>
        <w:ind w:left="720" w:firstLine="720"/>
        <w:rPr>
          <w:rFonts w:ascii="Courier New" w:hAnsi="Courier New" w:cs="Courier New"/>
          <w:b/>
          <w:bCs/>
          <w:color w:val="000000"/>
          <w:sz w:val="20"/>
          <w:szCs w:val="20"/>
        </w:rPr>
      </w:pPr>
      <w:r w:rsidRPr="002F0F6E">
        <w:rPr>
          <w:rFonts w:ascii="Courier New" w:hAnsi="Courier New" w:cs="Courier New"/>
          <w:color w:val="0000FF"/>
          <w:sz w:val="20"/>
          <w:szCs w:val="20"/>
        </w:rPr>
        <w:t>&lt;Discount</w:t>
      </w:r>
      <w:r>
        <w:rPr>
          <w:rFonts w:ascii="Courier New" w:hAnsi="Courier New" w:cs="Courier New"/>
          <w:color w:val="0000FF"/>
          <w:sz w:val="20"/>
          <w:szCs w:val="20"/>
        </w:rPr>
        <w:t>NonTax</w:t>
      </w:r>
      <w:r w:rsidRPr="002F0F6E">
        <w:rPr>
          <w:rFonts w:ascii="Courier New" w:hAnsi="Courier New" w:cs="Courier New"/>
          <w:color w:val="0000FF"/>
          <w:sz w:val="20"/>
          <w:szCs w:val="20"/>
        </w:rPr>
        <w:t>&gt;</w:t>
      </w:r>
      <w:r w:rsidRPr="002F0F6E">
        <w:rPr>
          <w:rFonts w:ascii="Courier New" w:hAnsi="Courier New" w:cs="Courier New"/>
          <w:b/>
          <w:bCs/>
          <w:color w:val="000000"/>
          <w:sz w:val="20"/>
          <w:szCs w:val="20"/>
        </w:rPr>
        <w:t xml:space="preserve">Tổng tiền </w:t>
      </w:r>
      <w:r>
        <w:rPr>
          <w:rFonts w:ascii="Courier New" w:hAnsi="Courier New" w:cs="Courier New"/>
          <w:b/>
          <w:bCs/>
          <w:color w:val="000000"/>
          <w:sz w:val="20"/>
          <w:szCs w:val="20"/>
        </w:rPr>
        <w:t>giảm trừ không chịu thuế</w:t>
      </w:r>
      <w:r w:rsidRPr="002F0F6E">
        <w:rPr>
          <w:rFonts w:ascii="Courier New" w:hAnsi="Courier New" w:cs="Courier New"/>
          <w:color w:val="0000FF"/>
          <w:sz w:val="20"/>
          <w:szCs w:val="20"/>
        </w:rPr>
        <w:t>&lt;/Discount</w:t>
      </w:r>
      <w:r>
        <w:rPr>
          <w:rFonts w:ascii="Courier New" w:hAnsi="Courier New" w:cs="Courier New"/>
          <w:color w:val="0000FF"/>
          <w:sz w:val="20"/>
          <w:szCs w:val="20"/>
        </w:rPr>
        <w:t>NonTax</w:t>
      </w:r>
      <w:r w:rsidRPr="002F0F6E">
        <w:rPr>
          <w:rFonts w:ascii="Courier New" w:hAnsi="Courier New" w:cs="Courier New"/>
          <w:color w:val="0000FF"/>
          <w:sz w:val="20"/>
          <w:szCs w:val="20"/>
        </w:rPr>
        <w:t>&gt;</w:t>
      </w:r>
    </w:p>
    <w:p w14:paraId="4C9036A5" w14:textId="77777777" w:rsidR="00D45099" w:rsidRPr="004E7ED1" w:rsidRDefault="009D1437" w:rsidP="00D45099">
      <w:pPr>
        <w:shd w:val="clear" w:color="auto" w:fill="FFFFFF"/>
        <w:rPr>
          <w:rFonts w:ascii="Courier New" w:hAnsi="Courier New" w:cs="Courier New"/>
          <w:color w:val="0000FF"/>
          <w:sz w:val="20"/>
          <w:szCs w:val="20"/>
          <w:highlight w:val="cyan"/>
        </w:rPr>
      </w:pPr>
      <w:r w:rsidRPr="00F66F77">
        <w:rPr>
          <w:rFonts w:ascii="Courier New" w:hAnsi="Courier New" w:cs="Courier New"/>
          <w:b/>
          <w:bCs/>
          <w:color w:val="000000"/>
          <w:sz w:val="20"/>
          <w:szCs w:val="20"/>
        </w:rPr>
        <w:t xml:space="preserve">            </w:t>
      </w:r>
      <w:r w:rsidR="00D45099" w:rsidRPr="004E7ED1">
        <w:rPr>
          <w:rFonts w:ascii="Courier New" w:hAnsi="Courier New" w:cs="Courier New"/>
          <w:color w:val="0000FF"/>
          <w:sz w:val="20"/>
          <w:szCs w:val="20"/>
          <w:highlight w:val="cyan"/>
        </w:rPr>
        <w:t xml:space="preserve">&lt;IsSum&gt; </w:t>
      </w:r>
      <w:r w:rsidR="00D45099" w:rsidRPr="004E7ED1">
        <w:rPr>
          <w:rFonts w:ascii="Courier New" w:hAnsi="Courier New" w:cs="Courier New"/>
          <w:sz w:val="20"/>
          <w:szCs w:val="20"/>
          <w:highlight w:val="cyan"/>
        </w:rPr>
        <w:t>Tính chất * (0-Hàng hóa, dịch vụ; 1-Khuyến mại; 2-Chiết khấu thương mại (trong trường hợp muốn thể hiện thông tin chiết khấu theo dòng); 4-Ghi chú/diễn giải; 5- hàng hóa đặc trưng)</w:t>
      </w:r>
      <w:r w:rsidR="00D45099" w:rsidRPr="004E7ED1">
        <w:rPr>
          <w:rFonts w:ascii="Courier New" w:hAnsi="Courier New" w:cs="Courier New"/>
          <w:color w:val="0000FF"/>
          <w:sz w:val="20"/>
          <w:szCs w:val="20"/>
          <w:highlight w:val="cyan"/>
        </w:rPr>
        <w:t>&lt;/IsSum&gt;</w:t>
      </w:r>
    </w:p>
    <w:p w14:paraId="538D3108" w14:textId="77777777" w:rsidR="00D45099" w:rsidRPr="004E7ED1" w:rsidRDefault="00D45099" w:rsidP="00B62732">
      <w:pPr>
        <w:shd w:val="clear" w:color="auto" w:fill="FFFFFF"/>
        <w:ind w:left="720" w:firstLine="720"/>
        <w:rPr>
          <w:rFonts w:ascii="Courier New" w:hAnsi="Courier New" w:cs="Courier New"/>
          <w:color w:val="0000FF"/>
          <w:sz w:val="20"/>
          <w:szCs w:val="20"/>
          <w:highlight w:val="cyan"/>
        </w:rPr>
      </w:pPr>
      <w:r w:rsidRPr="004E7ED1">
        <w:rPr>
          <w:rFonts w:ascii="Courier New" w:hAnsi="Courier New" w:cs="Courier New"/>
          <w:color w:val="0000FF"/>
          <w:sz w:val="20"/>
          <w:szCs w:val="20"/>
          <w:highlight w:val="cyan"/>
        </w:rPr>
        <w:t>&lt;LHHDTrung&gt;</w:t>
      </w:r>
      <w:r w:rsidRPr="004E7ED1">
        <w:rPr>
          <w:rFonts w:ascii="Courier New" w:hAnsi="Courier New" w:cs="Courier New"/>
          <w:sz w:val="20"/>
          <w:szCs w:val="20"/>
          <w:highlight w:val="cyan"/>
        </w:rPr>
        <w:t>Loại hàng hóa đặc trưng (nhận các giá trị: 1- Hàng hóa là xe ô tô, xe mô tô, 2- Dịch vụ vận chuyển, 3- Dịch vụ vận chuyển trên nền tảng số, TMĐT)</w:t>
      </w:r>
      <w:r w:rsidRPr="004E7ED1">
        <w:rPr>
          <w:rFonts w:ascii="Courier New" w:hAnsi="Courier New" w:cs="Courier New"/>
          <w:color w:val="0000FF"/>
          <w:sz w:val="20"/>
          <w:szCs w:val="20"/>
          <w:highlight w:val="cyan"/>
        </w:rPr>
        <w:t>&lt;/LHHDTrung&gt;</w:t>
      </w:r>
    </w:p>
    <w:p w14:paraId="6A9ED89E" w14:textId="77777777" w:rsidR="00D45099" w:rsidRPr="004E7ED1" w:rsidRDefault="00D45099" w:rsidP="00B62732">
      <w:pPr>
        <w:shd w:val="clear" w:color="auto" w:fill="FFFFFF"/>
        <w:ind w:left="720" w:firstLine="720"/>
        <w:rPr>
          <w:rFonts w:ascii="Courier New" w:hAnsi="Courier New" w:cs="Courier New"/>
          <w:color w:val="0000FF"/>
          <w:sz w:val="20"/>
          <w:szCs w:val="20"/>
          <w:highlight w:val="cyan"/>
        </w:rPr>
      </w:pPr>
      <w:r w:rsidRPr="004E7ED1">
        <w:rPr>
          <w:rFonts w:ascii="Courier New" w:hAnsi="Courier New" w:cs="Courier New"/>
          <w:color w:val="0000FF"/>
          <w:sz w:val="20"/>
          <w:szCs w:val="20"/>
          <w:highlight w:val="cyan"/>
        </w:rPr>
        <w:t>&lt;SKhung&gt;</w:t>
      </w:r>
      <w:r w:rsidRPr="004E7ED1">
        <w:rPr>
          <w:rFonts w:ascii="Courier New" w:hAnsi="Courier New" w:cs="Courier New"/>
          <w:sz w:val="20"/>
          <w:szCs w:val="20"/>
          <w:highlight w:val="cyan"/>
        </w:rPr>
        <w:t>Số khung</w:t>
      </w:r>
      <w:r w:rsidRPr="004E7ED1">
        <w:rPr>
          <w:rFonts w:ascii="Courier New" w:hAnsi="Courier New" w:cs="Courier New"/>
          <w:color w:val="0000FF"/>
          <w:sz w:val="20"/>
          <w:szCs w:val="20"/>
          <w:highlight w:val="cyan"/>
        </w:rPr>
        <w:t>&lt;/SKhung&gt;</w:t>
      </w:r>
    </w:p>
    <w:p w14:paraId="6AE927FF" w14:textId="77777777" w:rsidR="00D45099" w:rsidRPr="004E7ED1" w:rsidRDefault="00D45099" w:rsidP="00B62732">
      <w:pPr>
        <w:shd w:val="clear" w:color="auto" w:fill="FFFFFF"/>
        <w:ind w:left="1440"/>
        <w:rPr>
          <w:rFonts w:ascii="Courier New" w:hAnsi="Courier New" w:cs="Courier New"/>
          <w:color w:val="0000FF"/>
          <w:sz w:val="20"/>
          <w:szCs w:val="20"/>
          <w:highlight w:val="cyan"/>
        </w:rPr>
      </w:pPr>
      <w:r w:rsidRPr="004E7ED1">
        <w:rPr>
          <w:rFonts w:ascii="Courier New" w:hAnsi="Courier New" w:cs="Courier New"/>
          <w:color w:val="0000FF"/>
          <w:sz w:val="20"/>
          <w:szCs w:val="20"/>
          <w:highlight w:val="cyan"/>
        </w:rPr>
        <w:t>&lt;SMay&gt;</w:t>
      </w:r>
      <w:r w:rsidRPr="004E7ED1">
        <w:rPr>
          <w:rFonts w:ascii="Courier New" w:hAnsi="Courier New" w:cs="Courier New"/>
          <w:sz w:val="20"/>
          <w:szCs w:val="20"/>
          <w:highlight w:val="cyan"/>
        </w:rPr>
        <w:t>Số máy</w:t>
      </w:r>
      <w:r w:rsidRPr="004E7ED1">
        <w:rPr>
          <w:rFonts w:ascii="Courier New" w:hAnsi="Courier New" w:cs="Courier New"/>
          <w:color w:val="0000FF"/>
          <w:sz w:val="20"/>
          <w:szCs w:val="20"/>
          <w:highlight w:val="cyan"/>
        </w:rPr>
        <w:t>&lt;/SMay&gt;</w:t>
      </w:r>
    </w:p>
    <w:p w14:paraId="0DB0527B" w14:textId="77777777" w:rsidR="00D45099" w:rsidRPr="004E7ED1" w:rsidRDefault="00D45099" w:rsidP="00B62732">
      <w:pPr>
        <w:shd w:val="clear" w:color="auto" w:fill="FFFFFF"/>
        <w:ind w:left="720" w:firstLine="720"/>
        <w:rPr>
          <w:rFonts w:ascii="Courier New" w:hAnsi="Courier New" w:cs="Courier New"/>
          <w:color w:val="0000FF"/>
          <w:sz w:val="20"/>
          <w:szCs w:val="20"/>
          <w:highlight w:val="cyan"/>
        </w:rPr>
      </w:pPr>
      <w:r w:rsidRPr="004E7ED1">
        <w:rPr>
          <w:rFonts w:ascii="Courier New" w:hAnsi="Courier New" w:cs="Courier New"/>
          <w:color w:val="0000FF"/>
          <w:sz w:val="20"/>
          <w:szCs w:val="20"/>
          <w:highlight w:val="cyan"/>
        </w:rPr>
        <w:t>&lt;BKSPTVChuyen</w:t>
      </w:r>
      <w:r w:rsidRPr="004E7ED1">
        <w:rPr>
          <w:rFonts w:ascii="Courier New" w:hAnsi="Courier New" w:cs="Courier New"/>
          <w:sz w:val="20"/>
          <w:szCs w:val="20"/>
          <w:highlight w:val="cyan"/>
        </w:rPr>
        <w:t>&gt; Biển kiểm soát phương tiện vận chuyển</w:t>
      </w:r>
      <w:r w:rsidRPr="004E7ED1">
        <w:rPr>
          <w:rFonts w:ascii="Courier New" w:hAnsi="Courier New" w:cs="Courier New"/>
          <w:color w:val="0000FF"/>
          <w:sz w:val="20"/>
          <w:szCs w:val="20"/>
          <w:highlight w:val="cyan"/>
        </w:rPr>
        <w:t>&lt;/BKSPTVChuyen &gt;</w:t>
      </w:r>
    </w:p>
    <w:p w14:paraId="40590170" w14:textId="77777777" w:rsidR="00D45099" w:rsidRPr="004E7ED1" w:rsidRDefault="00D45099" w:rsidP="00B62732">
      <w:pPr>
        <w:shd w:val="clear" w:color="auto" w:fill="FFFFFF"/>
        <w:ind w:left="720" w:firstLine="720"/>
        <w:rPr>
          <w:rFonts w:ascii="Courier New" w:hAnsi="Courier New" w:cs="Courier New"/>
          <w:color w:val="0000FF"/>
          <w:sz w:val="20"/>
          <w:szCs w:val="20"/>
          <w:highlight w:val="cyan"/>
        </w:rPr>
      </w:pPr>
      <w:r w:rsidRPr="004E7ED1">
        <w:rPr>
          <w:rFonts w:ascii="Courier New" w:hAnsi="Courier New" w:cs="Courier New"/>
          <w:color w:val="0000FF"/>
          <w:sz w:val="20"/>
          <w:szCs w:val="20"/>
          <w:highlight w:val="cyan"/>
        </w:rPr>
        <w:t xml:space="preserve">&lt;TNGHang&gt; </w:t>
      </w:r>
      <w:r w:rsidRPr="004E7ED1">
        <w:rPr>
          <w:rFonts w:ascii="Courier New" w:hAnsi="Courier New" w:cs="Courier New"/>
          <w:sz w:val="20"/>
          <w:szCs w:val="20"/>
          <w:highlight w:val="cyan"/>
        </w:rPr>
        <w:t>Tên người gửi hàng</w:t>
      </w:r>
      <w:r w:rsidRPr="004E7ED1">
        <w:rPr>
          <w:rFonts w:ascii="Courier New" w:hAnsi="Courier New" w:cs="Courier New"/>
          <w:color w:val="0000FF"/>
          <w:sz w:val="20"/>
          <w:szCs w:val="20"/>
          <w:highlight w:val="cyan"/>
        </w:rPr>
        <w:t>&lt;/TNGHang&gt;</w:t>
      </w:r>
    </w:p>
    <w:p w14:paraId="31990DD7" w14:textId="77777777" w:rsidR="00D45099" w:rsidRPr="004E7ED1" w:rsidRDefault="00D45099" w:rsidP="00B62732">
      <w:pPr>
        <w:shd w:val="clear" w:color="auto" w:fill="FFFFFF"/>
        <w:ind w:left="720" w:firstLine="720"/>
        <w:rPr>
          <w:rFonts w:ascii="Courier New" w:hAnsi="Courier New" w:cs="Courier New"/>
          <w:color w:val="0000FF"/>
          <w:sz w:val="20"/>
          <w:szCs w:val="20"/>
          <w:highlight w:val="cyan"/>
        </w:rPr>
      </w:pPr>
      <w:r w:rsidRPr="004E7ED1">
        <w:rPr>
          <w:rFonts w:ascii="Courier New" w:hAnsi="Courier New" w:cs="Courier New"/>
          <w:color w:val="0000FF"/>
          <w:sz w:val="20"/>
          <w:szCs w:val="20"/>
          <w:highlight w:val="cyan"/>
        </w:rPr>
        <w:t>&lt;DCNGHang&gt;</w:t>
      </w:r>
      <w:r w:rsidRPr="004E7ED1">
        <w:rPr>
          <w:rFonts w:ascii="Courier New" w:hAnsi="Courier New" w:cs="Courier New"/>
          <w:sz w:val="20"/>
          <w:szCs w:val="20"/>
          <w:highlight w:val="cyan"/>
        </w:rPr>
        <w:t xml:space="preserve">Địa chỉ người gửi </w:t>
      </w:r>
      <w:r w:rsidRPr="004E7ED1">
        <w:rPr>
          <w:rFonts w:ascii="Courier New" w:hAnsi="Courier New" w:cs="Courier New"/>
          <w:color w:val="0000FF"/>
          <w:sz w:val="20"/>
          <w:szCs w:val="20"/>
          <w:highlight w:val="cyan"/>
        </w:rPr>
        <w:t>&lt;/DCNGHang &gt;</w:t>
      </w:r>
    </w:p>
    <w:p w14:paraId="57B4B703" w14:textId="77777777" w:rsidR="00D45099" w:rsidRPr="004E7ED1" w:rsidRDefault="00D45099" w:rsidP="00B62732">
      <w:pPr>
        <w:shd w:val="clear" w:color="auto" w:fill="FFFFFF"/>
        <w:ind w:left="720" w:firstLine="720"/>
        <w:rPr>
          <w:rFonts w:ascii="Courier New" w:hAnsi="Courier New" w:cs="Courier New"/>
          <w:color w:val="0000FF"/>
          <w:sz w:val="20"/>
          <w:szCs w:val="20"/>
          <w:highlight w:val="cyan"/>
        </w:rPr>
      </w:pPr>
      <w:r w:rsidRPr="004E7ED1">
        <w:rPr>
          <w:rFonts w:ascii="Courier New" w:hAnsi="Courier New" w:cs="Courier New"/>
          <w:color w:val="0000FF"/>
          <w:sz w:val="20"/>
          <w:szCs w:val="20"/>
          <w:highlight w:val="cyan"/>
        </w:rPr>
        <w:t>&lt;MSTNGHang&gt;</w:t>
      </w:r>
      <w:r w:rsidRPr="004E7ED1">
        <w:rPr>
          <w:rFonts w:ascii="Courier New" w:hAnsi="Courier New" w:cs="Courier New"/>
          <w:sz w:val="20"/>
          <w:szCs w:val="20"/>
          <w:highlight w:val="cyan"/>
        </w:rPr>
        <w:t xml:space="preserve">MST người gửi hàng </w:t>
      </w:r>
      <w:r w:rsidRPr="004E7ED1">
        <w:rPr>
          <w:rFonts w:ascii="Courier New" w:hAnsi="Courier New" w:cs="Courier New"/>
          <w:color w:val="0000FF"/>
          <w:sz w:val="20"/>
          <w:szCs w:val="20"/>
          <w:highlight w:val="cyan"/>
        </w:rPr>
        <w:t>&lt;/MSTNGHang &gt;</w:t>
      </w:r>
    </w:p>
    <w:p w14:paraId="4ADDD9FC" w14:textId="77777777" w:rsidR="00D45099" w:rsidRPr="004E7ED1" w:rsidRDefault="00D45099" w:rsidP="00B62732">
      <w:pPr>
        <w:shd w:val="clear" w:color="auto" w:fill="FFFFFF"/>
        <w:ind w:left="720" w:firstLine="720"/>
        <w:rPr>
          <w:rFonts w:ascii="Courier New" w:hAnsi="Courier New" w:cs="Courier New"/>
          <w:color w:val="0000FF"/>
          <w:sz w:val="20"/>
          <w:szCs w:val="20"/>
          <w:highlight w:val="cyan"/>
        </w:rPr>
      </w:pPr>
      <w:r w:rsidRPr="004E7ED1">
        <w:rPr>
          <w:rFonts w:ascii="Courier New" w:hAnsi="Courier New" w:cs="Courier New"/>
          <w:color w:val="0000FF"/>
          <w:sz w:val="20"/>
          <w:szCs w:val="20"/>
          <w:highlight w:val="cyan"/>
        </w:rPr>
        <w:t xml:space="preserve">&lt;MDDNGHang&gt; </w:t>
      </w:r>
      <w:r w:rsidRPr="004E7ED1">
        <w:rPr>
          <w:rFonts w:ascii="Courier New" w:hAnsi="Courier New" w:cs="Courier New"/>
          <w:sz w:val="20"/>
          <w:szCs w:val="20"/>
          <w:highlight w:val="cyan"/>
        </w:rPr>
        <w:t>Số định danh người gửi hàng</w:t>
      </w:r>
      <w:r w:rsidRPr="004E7ED1">
        <w:rPr>
          <w:rFonts w:ascii="Courier New" w:hAnsi="Courier New" w:cs="Courier New"/>
          <w:color w:val="0000FF"/>
          <w:sz w:val="20"/>
          <w:szCs w:val="20"/>
          <w:highlight w:val="cyan"/>
        </w:rPr>
        <w:t>&lt;/MDDNGHang &gt;</w:t>
      </w:r>
    </w:p>
    <w:p w14:paraId="0CDAEB89" w14:textId="7B6CEC63" w:rsidR="009D1437" w:rsidRDefault="00D45099" w:rsidP="00B62732">
      <w:pPr>
        <w:shd w:val="clear" w:color="auto" w:fill="FFFFFF"/>
        <w:ind w:left="720" w:firstLine="720"/>
        <w:rPr>
          <w:rFonts w:ascii="Courier New" w:hAnsi="Courier New" w:cs="Courier New"/>
          <w:color w:val="0000FF"/>
          <w:sz w:val="20"/>
          <w:szCs w:val="20"/>
        </w:rPr>
      </w:pPr>
      <w:r w:rsidRPr="004E7ED1">
        <w:rPr>
          <w:rFonts w:ascii="Courier New" w:hAnsi="Courier New" w:cs="Courier New"/>
          <w:color w:val="0000FF"/>
          <w:sz w:val="20"/>
          <w:szCs w:val="20"/>
          <w:highlight w:val="cyan"/>
        </w:rPr>
        <w:t xml:space="preserve">&lt;Extra&gt; </w:t>
      </w:r>
      <w:r w:rsidRPr="004E7ED1">
        <w:rPr>
          <w:rFonts w:ascii="Courier New" w:hAnsi="Courier New" w:cs="Courier New"/>
          <w:sz w:val="20"/>
          <w:szCs w:val="20"/>
          <w:highlight w:val="cyan"/>
        </w:rPr>
        <w:t>thẻ mở rộng</w:t>
      </w:r>
      <w:r w:rsidRPr="004E7ED1">
        <w:rPr>
          <w:rFonts w:ascii="Courier New" w:hAnsi="Courier New" w:cs="Courier New"/>
          <w:color w:val="0000FF"/>
          <w:sz w:val="20"/>
          <w:szCs w:val="20"/>
          <w:highlight w:val="cyan"/>
        </w:rPr>
        <w:t>&lt;/Extra&gt;</w:t>
      </w:r>
    </w:p>
    <w:p w14:paraId="265BB19E" w14:textId="77777777" w:rsidR="00475A4B" w:rsidRPr="00475A4B" w:rsidRDefault="00475A4B" w:rsidP="00475A4B">
      <w:pPr>
        <w:shd w:val="clear" w:color="auto" w:fill="FFFFFF"/>
        <w:ind w:left="720" w:firstLine="720"/>
        <w:rPr>
          <w:rFonts w:ascii="Courier New" w:hAnsi="Courier New" w:cs="Courier New"/>
          <w:color w:val="000000"/>
          <w:sz w:val="20"/>
          <w:szCs w:val="20"/>
          <w:highlight w:val="cyan"/>
        </w:rPr>
      </w:pPr>
      <w:r w:rsidRPr="00475A4B">
        <w:rPr>
          <w:rFonts w:ascii="Courier New" w:hAnsi="Courier New" w:cs="Courier New"/>
          <w:color w:val="000000"/>
          <w:sz w:val="20"/>
          <w:szCs w:val="20"/>
          <w:highlight w:val="cyan"/>
        </w:rPr>
        <w:t>&lt;TLTThue&gt; Tỷ lệ tính thuế(Chỉ sử dụng cho hóa đơn bán hàng giảm thuế theo NQ của Quốc hội)&lt;/TLTThue&gt;</w:t>
      </w:r>
    </w:p>
    <w:p w14:paraId="7866AD06" w14:textId="77777777" w:rsidR="00475A4B" w:rsidRDefault="00475A4B" w:rsidP="00475A4B">
      <w:pPr>
        <w:shd w:val="clear" w:color="auto" w:fill="FFFFFF"/>
        <w:ind w:left="720" w:firstLine="720"/>
        <w:rPr>
          <w:rFonts w:ascii="Courier New" w:hAnsi="Courier New" w:cs="Courier New"/>
          <w:color w:val="000000"/>
          <w:sz w:val="20"/>
          <w:szCs w:val="20"/>
        </w:rPr>
      </w:pPr>
      <w:r w:rsidRPr="00475A4B">
        <w:rPr>
          <w:rFonts w:ascii="Courier New" w:hAnsi="Courier New" w:cs="Courier New"/>
          <w:color w:val="000000"/>
          <w:sz w:val="20"/>
          <w:szCs w:val="20"/>
          <w:highlight w:val="cyan"/>
        </w:rPr>
        <w:t>&lt;STGThue&gt; Số tiền giảm thuế(Chỉ sử dụng cho hóa đơn bán hàng giảm thuế theo NQ của Quốc hội)&lt;/STGThue&gt;</w:t>
      </w:r>
    </w:p>
    <w:p w14:paraId="458AABEE" w14:textId="3F77F7B5" w:rsidR="009D1437" w:rsidRPr="00F66F77" w:rsidRDefault="009D1437" w:rsidP="00475A4B">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&lt;/Product&gt;</w:t>
      </w:r>
    </w:p>
    <w:p w14:paraId="73F29609"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&lt;/Products&gt;</w:t>
      </w:r>
    </w:p>
    <w:p w14:paraId="3C72C989"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&lt;Total&gt;</w:t>
      </w:r>
      <w:r w:rsidRPr="00F66F77">
        <w:rPr>
          <w:rFonts w:ascii="Courier New" w:hAnsi="Courier New" w:cs="Courier New"/>
          <w:b/>
          <w:bCs/>
          <w:color w:val="000000"/>
          <w:sz w:val="20"/>
          <w:szCs w:val="20"/>
        </w:rPr>
        <w:t>Tổng tiền trước thuế*</w:t>
      </w:r>
      <w:r w:rsidRPr="00F66F77">
        <w:rPr>
          <w:rFonts w:ascii="Courier New" w:hAnsi="Courier New" w:cs="Courier New"/>
          <w:color w:val="0000FF"/>
          <w:sz w:val="20"/>
          <w:szCs w:val="20"/>
        </w:rPr>
        <w:t>&lt;/Total&gt;</w:t>
      </w:r>
    </w:p>
    <w:p w14:paraId="1AAA66C3"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&lt;DiscountAmount&gt;</w:t>
      </w:r>
      <w:r w:rsidRPr="00F66F77">
        <w:rPr>
          <w:rFonts w:ascii="Courier New" w:hAnsi="Courier New" w:cs="Courier New"/>
          <w:b/>
          <w:bCs/>
          <w:color w:val="000000"/>
          <w:sz w:val="20"/>
          <w:szCs w:val="20"/>
        </w:rPr>
        <w:t>Tiền giảm trừ</w:t>
      </w:r>
      <w:r w:rsidRPr="00F66F77">
        <w:rPr>
          <w:rFonts w:ascii="Courier New" w:hAnsi="Courier New" w:cs="Courier New"/>
          <w:color w:val="0000FF"/>
          <w:sz w:val="20"/>
          <w:szCs w:val="20"/>
        </w:rPr>
        <w:t>&lt;/DiscountAmount&gt;</w:t>
      </w:r>
    </w:p>
    <w:p w14:paraId="16350017"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&lt;VATRate&gt;</w:t>
      </w:r>
      <w:r w:rsidRPr="00F66F77">
        <w:rPr>
          <w:rFonts w:ascii="Courier New" w:hAnsi="Courier New" w:cs="Courier New"/>
          <w:b/>
          <w:bCs/>
          <w:color w:val="000000"/>
          <w:sz w:val="20"/>
          <w:szCs w:val="20"/>
        </w:rPr>
        <w:t>Thuế GTGT*</w:t>
      </w:r>
      <w:r w:rsidRPr="00F66F77">
        <w:rPr>
          <w:rFonts w:ascii="Courier New" w:hAnsi="Courier New" w:cs="Courier New"/>
          <w:color w:val="0000FF"/>
          <w:sz w:val="20"/>
          <w:szCs w:val="20"/>
        </w:rPr>
        <w:t>&lt;/VATRate&gt;</w:t>
      </w:r>
    </w:p>
    <w:p w14:paraId="0A511D25"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&lt;VATAmount&gt;</w:t>
      </w:r>
      <w:r w:rsidRPr="00F66F77">
        <w:rPr>
          <w:rFonts w:ascii="Courier New" w:hAnsi="Courier New" w:cs="Courier New"/>
          <w:b/>
          <w:bCs/>
          <w:color w:val="000000"/>
          <w:sz w:val="20"/>
          <w:szCs w:val="20"/>
        </w:rPr>
        <w:t>Tiền thuế GTGT*</w:t>
      </w:r>
      <w:r w:rsidRPr="00F66F77">
        <w:rPr>
          <w:rFonts w:ascii="Courier New" w:hAnsi="Courier New" w:cs="Courier New"/>
          <w:color w:val="0000FF"/>
          <w:sz w:val="20"/>
          <w:szCs w:val="20"/>
        </w:rPr>
        <w:t>&lt;/VATAmount&gt;</w:t>
      </w:r>
    </w:p>
    <w:p w14:paraId="64D7BD0D"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&lt;Amount&gt;</w:t>
      </w:r>
      <w:r w:rsidRPr="00F66F77">
        <w:rPr>
          <w:rFonts w:ascii="Courier New" w:hAnsi="Courier New" w:cs="Courier New"/>
          <w:b/>
          <w:bCs/>
          <w:color w:val="000000"/>
          <w:sz w:val="20"/>
          <w:szCs w:val="20"/>
        </w:rPr>
        <w:t>Tổng tiền*</w:t>
      </w:r>
      <w:r w:rsidRPr="00F66F77">
        <w:rPr>
          <w:rFonts w:ascii="Courier New" w:hAnsi="Courier New" w:cs="Courier New"/>
          <w:color w:val="0000FF"/>
          <w:sz w:val="20"/>
          <w:szCs w:val="20"/>
        </w:rPr>
        <w:t>&lt;/Amount&gt;</w:t>
      </w:r>
    </w:p>
    <w:p w14:paraId="437C86CC"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&lt;AmountInWords&gt;</w:t>
      </w:r>
      <w:r w:rsidRPr="00F66F77">
        <w:rPr>
          <w:rFonts w:ascii="Courier New" w:hAnsi="Courier New" w:cs="Courier New"/>
          <w:b/>
          <w:bCs/>
          <w:color w:val="000000"/>
          <w:sz w:val="20"/>
          <w:szCs w:val="20"/>
        </w:rPr>
        <w:t>Số tiền viết bằng chữ*</w:t>
      </w:r>
      <w:r w:rsidRPr="00F66F77">
        <w:rPr>
          <w:rFonts w:ascii="Courier New" w:hAnsi="Courier New" w:cs="Courier New"/>
          <w:color w:val="0000FF"/>
          <w:sz w:val="20"/>
          <w:szCs w:val="20"/>
        </w:rPr>
        <w:t>&lt;/AmountInWords&gt;</w:t>
      </w:r>
    </w:p>
    <w:p w14:paraId="1B4C093E"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&lt;Extra&gt;</w:t>
      </w:r>
      <w:r w:rsidRPr="00F66F77">
        <w:rPr>
          <w:rFonts w:ascii="Courier New" w:hAnsi="Courier New" w:cs="Courier New"/>
          <w:b/>
          <w:bCs/>
          <w:color w:val="000000"/>
          <w:sz w:val="20"/>
          <w:szCs w:val="20"/>
        </w:rPr>
        <w:t>Trường mở rộng</w:t>
      </w:r>
      <w:r w:rsidRPr="00F66F77">
        <w:rPr>
          <w:rFonts w:ascii="Courier New" w:hAnsi="Courier New" w:cs="Courier New"/>
          <w:color w:val="0000FF"/>
          <w:sz w:val="20"/>
          <w:szCs w:val="20"/>
        </w:rPr>
        <w:t>&lt;/Extra&gt;</w:t>
      </w:r>
    </w:p>
    <w:p w14:paraId="4F0B4DCA"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&lt;ArisingDate&gt;</w:t>
      </w:r>
      <w:r w:rsidRPr="00F66F77">
        <w:rPr>
          <w:rFonts w:ascii="Courier New" w:hAnsi="Courier New" w:cs="Courier New"/>
          <w:b/>
          <w:bCs/>
          <w:color w:val="000000"/>
          <w:sz w:val="20"/>
          <w:szCs w:val="20"/>
        </w:rPr>
        <w:t>Ngày dịch vụ</w:t>
      </w:r>
      <w:r w:rsidRPr="00F66F77">
        <w:rPr>
          <w:rFonts w:ascii="Courier New" w:hAnsi="Courier New" w:cs="Courier New"/>
          <w:color w:val="0000FF"/>
          <w:sz w:val="20"/>
          <w:szCs w:val="20"/>
        </w:rPr>
        <w:t>&lt;/ArisingDate&gt;</w:t>
      </w:r>
    </w:p>
    <w:p w14:paraId="7FB4160C"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&lt;PaymentStatus&gt;</w:t>
      </w:r>
      <w:r w:rsidRPr="00F66F77">
        <w:rPr>
          <w:rFonts w:ascii="Courier New" w:hAnsi="Courier New" w:cs="Courier New"/>
          <w:b/>
          <w:bCs/>
          <w:color w:val="000000"/>
          <w:sz w:val="20"/>
          <w:szCs w:val="20"/>
        </w:rPr>
        <w:t>Trạng thái thanh toán</w:t>
      </w:r>
      <w:r w:rsidRPr="00F66F77">
        <w:rPr>
          <w:rFonts w:ascii="Courier New" w:hAnsi="Courier New" w:cs="Courier New"/>
          <w:color w:val="0000FF"/>
          <w:sz w:val="20"/>
          <w:szCs w:val="20"/>
        </w:rPr>
        <w:t>&lt;/PaymentStatus&gt;</w:t>
      </w:r>
    </w:p>
    <w:p w14:paraId="3ABEB821"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&lt;EmailDeliver&gt;</w:t>
      </w:r>
      <w:r w:rsidRPr="00F66F77">
        <w:rPr>
          <w:rFonts w:ascii="Courier New" w:hAnsi="Courier New" w:cs="Courier New"/>
          <w:b/>
          <w:bCs/>
          <w:color w:val="000000"/>
          <w:sz w:val="20"/>
          <w:szCs w:val="20"/>
        </w:rPr>
        <w:t>EmailDeliver</w:t>
      </w:r>
      <w:r w:rsidRPr="00F66F77">
        <w:rPr>
          <w:rFonts w:ascii="Courier New" w:hAnsi="Courier New" w:cs="Courier New"/>
          <w:color w:val="0000FF"/>
          <w:sz w:val="20"/>
          <w:szCs w:val="20"/>
        </w:rPr>
        <w:t>&lt;/EmailDeliver&gt;</w:t>
      </w:r>
    </w:p>
    <w:p w14:paraId="1854F9B1"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&lt;ComFax&gt;</w:t>
      </w:r>
      <w:r w:rsidRPr="00F66F77">
        <w:rPr>
          <w:rFonts w:ascii="Courier New" w:hAnsi="Courier New" w:cs="Courier New"/>
          <w:b/>
          <w:bCs/>
          <w:color w:val="000000"/>
          <w:sz w:val="20"/>
          <w:szCs w:val="20"/>
        </w:rPr>
        <w:t>Company Fax</w:t>
      </w:r>
      <w:r w:rsidRPr="00F66F77">
        <w:rPr>
          <w:rFonts w:ascii="Courier New" w:hAnsi="Courier New" w:cs="Courier New"/>
          <w:color w:val="0000FF"/>
          <w:sz w:val="20"/>
          <w:szCs w:val="20"/>
        </w:rPr>
        <w:t>&lt;/ComFax&gt;</w:t>
      </w:r>
    </w:p>
    <w:p w14:paraId="0EFBC8B5"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&lt;ResourceCode&gt;</w:t>
      </w:r>
      <w:r w:rsidRPr="00F66F77">
        <w:rPr>
          <w:rFonts w:ascii="Courier New" w:hAnsi="Courier New" w:cs="Courier New"/>
          <w:b/>
          <w:bCs/>
          <w:color w:val="000000"/>
          <w:sz w:val="20"/>
          <w:szCs w:val="20"/>
        </w:rPr>
        <w:t>ResourceCode</w:t>
      </w:r>
      <w:r w:rsidRPr="00F66F77">
        <w:rPr>
          <w:rFonts w:ascii="Courier New" w:hAnsi="Courier New" w:cs="Courier New"/>
          <w:color w:val="0000FF"/>
          <w:sz w:val="20"/>
          <w:szCs w:val="20"/>
        </w:rPr>
        <w:t>&lt;/ResourceCode&gt;</w:t>
      </w:r>
    </w:p>
    <w:p w14:paraId="6C4F8438"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&lt;GrossValue&gt;</w:t>
      </w:r>
      <w:r w:rsidRPr="00F66F77">
        <w:rPr>
          <w:rFonts w:ascii="Courier New" w:hAnsi="Courier New" w:cs="Courier New"/>
          <w:b/>
          <w:bCs/>
          <w:color w:val="000000"/>
          <w:sz w:val="20"/>
          <w:szCs w:val="20"/>
        </w:rPr>
        <w:t>GrossValue</w:t>
      </w:r>
      <w:r w:rsidRPr="00F66F77">
        <w:rPr>
          <w:rFonts w:ascii="Courier New" w:hAnsi="Courier New" w:cs="Courier New"/>
          <w:color w:val="0000FF"/>
          <w:sz w:val="20"/>
          <w:szCs w:val="20"/>
        </w:rPr>
        <w:t>&lt;/GrossValue&gt;</w:t>
      </w:r>
    </w:p>
    <w:p w14:paraId="41904896"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&lt;GrossValue0&gt;</w:t>
      </w:r>
      <w:r w:rsidRPr="00F66F77">
        <w:rPr>
          <w:rFonts w:ascii="Courier New" w:hAnsi="Courier New" w:cs="Courier New"/>
          <w:b/>
          <w:bCs/>
          <w:color w:val="000000"/>
          <w:sz w:val="20"/>
          <w:szCs w:val="20"/>
        </w:rPr>
        <w:t>GrossValue0</w:t>
      </w:r>
      <w:r w:rsidRPr="00F66F77">
        <w:rPr>
          <w:rFonts w:ascii="Courier New" w:hAnsi="Courier New" w:cs="Courier New"/>
          <w:color w:val="0000FF"/>
          <w:sz w:val="20"/>
          <w:szCs w:val="20"/>
        </w:rPr>
        <w:t>&lt;/GrossValue0&gt;</w:t>
      </w:r>
    </w:p>
    <w:p w14:paraId="573D803A"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&lt;VatAmount0&gt;</w:t>
      </w:r>
      <w:r w:rsidRPr="00F66F77">
        <w:rPr>
          <w:rFonts w:ascii="Courier New" w:hAnsi="Courier New" w:cs="Courier New"/>
          <w:b/>
          <w:bCs/>
          <w:color w:val="000000"/>
          <w:sz w:val="20"/>
          <w:szCs w:val="20"/>
        </w:rPr>
        <w:t>VatAmount0</w:t>
      </w:r>
      <w:r w:rsidRPr="00F66F77">
        <w:rPr>
          <w:rFonts w:ascii="Courier New" w:hAnsi="Courier New" w:cs="Courier New"/>
          <w:color w:val="0000FF"/>
          <w:sz w:val="20"/>
          <w:szCs w:val="20"/>
        </w:rPr>
        <w:t>&lt;/VatAmount0&gt;</w:t>
      </w:r>
    </w:p>
    <w:p w14:paraId="6D6D13D3"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&lt;GrossValue5&gt;</w:t>
      </w:r>
      <w:r w:rsidRPr="00F66F77">
        <w:rPr>
          <w:rFonts w:ascii="Courier New" w:hAnsi="Courier New" w:cs="Courier New"/>
          <w:b/>
          <w:bCs/>
          <w:color w:val="000000"/>
          <w:sz w:val="20"/>
          <w:szCs w:val="20"/>
        </w:rPr>
        <w:t>GrossValue5</w:t>
      </w:r>
      <w:r w:rsidRPr="00F66F77">
        <w:rPr>
          <w:rFonts w:ascii="Courier New" w:hAnsi="Courier New" w:cs="Courier New"/>
          <w:color w:val="0000FF"/>
          <w:sz w:val="20"/>
          <w:szCs w:val="20"/>
        </w:rPr>
        <w:t>&lt;/GrossValue5&gt;</w:t>
      </w:r>
    </w:p>
    <w:p w14:paraId="0C9E6EEE"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&lt;VatAmount5&gt;</w:t>
      </w:r>
      <w:r w:rsidRPr="00F66F77">
        <w:rPr>
          <w:rFonts w:ascii="Courier New" w:hAnsi="Courier New" w:cs="Courier New"/>
          <w:b/>
          <w:bCs/>
          <w:color w:val="000000"/>
          <w:sz w:val="20"/>
          <w:szCs w:val="20"/>
        </w:rPr>
        <w:t>VatAmount5</w:t>
      </w:r>
      <w:r w:rsidRPr="00F66F77">
        <w:rPr>
          <w:rFonts w:ascii="Courier New" w:hAnsi="Courier New" w:cs="Courier New"/>
          <w:color w:val="0000FF"/>
          <w:sz w:val="20"/>
          <w:szCs w:val="20"/>
        </w:rPr>
        <w:t>&lt;/VatAmount5&gt;</w:t>
      </w:r>
    </w:p>
    <w:p w14:paraId="35125BE1"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&lt;GrossValue10&gt;</w:t>
      </w:r>
      <w:r w:rsidRPr="00F66F77">
        <w:rPr>
          <w:rFonts w:ascii="Courier New" w:hAnsi="Courier New" w:cs="Courier New"/>
          <w:b/>
          <w:bCs/>
          <w:color w:val="000000"/>
          <w:sz w:val="20"/>
          <w:szCs w:val="20"/>
        </w:rPr>
        <w:t>GrossValue10</w:t>
      </w:r>
      <w:r w:rsidRPr="00F66F77">
        <w:rPr>
          <w:rFonts w:ascii="Courier New" w:hAnsi="Courier New" w:cs="Courier New"/>
          <w:color w:val="0000FF"/>
          <w:sz w:val="20"/>
          <w:szCs w:val="20"/>
        </w:rPr>
        <w:t>&lt;/GrossValue10&gt;</w:t>
      </w:r>
    </w:p>
    <w:p w14:paraId="1C5BA227"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&lt;VatAmount10&gt;</w:t>
      </w:r>
      <w:r w:rsidRPr="00F66F77">
        <w:rPr>
          <w:rFonts w:ascii="Courier New" w:hAnsi="Courier New" w:cs="Courier New"/>
          <w:b/>
          <w:bCs/>
          <w:color w:val="000000"/>
          <w:sz w:val="20"/>
          <w:szCs w:val="20"/>
        </w:rPr>
        <w:t>VatAmount10</w:t>
      </w:r>
      <w:r w:rsidRPr="00F66F77">
        <w:rPr>
          <w:rFonts w:ascii="Courier New" w:hAnsi="Courier New" w:cs="Courier New"/>
          <w:color w:val="0000FF"/>
          <w:sz w:val="20"/>
          <w:szCs w:val="20"/>
        </w:rPr>
        <w:t>&lt;/VatAmount10&gt;</w:t>
      </w:r>
    </w:p>
    <w:p w14:paraId="02687CBA" w14:textId="05596C3A"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&lt;Buyer&gt;</w:t>
      </w:r>
      <w:r w:rsidRPr="00F66F77">
        <w:rPr>
          <w:rFonts w:ascii="Courier New" w:hAnsi="Courier New" w:cs="Courier New"/>
          <w:b/>
          <w:bCs/>
          <w:color w:val="000000"/>
          <w:sz w:val="20"/>
          <w:szCs w:val="20"/>
        </w:rPr>
        <w:t xml:space="preserve">Tên </w:t>
      </w:r>
      <w:r w:rsidR="000E583E">
        <w:rPr>
          <w:rFonts w:ascii="Courier New" w:hAnsi="Courier New" w:cs="Courier New"/>
          <w:b/>
          <w:bCs/>
          <w:color w:val="000000"/>
          <w:sz w:val="20"/>
          <w:szCs w:val="20"/>
        </w:rPr>
        <w:t>cá nhân</w:t>
      </w:r>
      <w:r w:rsidRPr="00F66F77">
        <w:rPr>
          <w:rFonts w:ascii="Courier New" w:hAnsi="Courier New" w:cs="Courier New"/>
          <w:b/>
          <w:bCs/>
          <w:color w:val="000000"/>
          <w:sz w:val="20"/>
          <w:szCs w:val="20"/>
        </w:rPr>
        <w:t xml:space="preserve"> mua hàng</w:t>
      </w:r>
      <w:r w:rsidRPr="00F66F77">
        <w:rPr>
          <w:rFonts w:ascii="Courier New" w:hAnsi="Courier New" w:cs="Courier New"/>
          <w:color w:val="0000FF"/>
          <w:sz w:val="20"/>
          <w:szCs w:val="20"/>
        </w:rPr>
        <w:t>&lt;/Buyer&gt;</w:t>
      </w:r>
    </w:p>
    <w:p w14:paraId="08A992C1"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&lt;ComPhone&gt;</w:t>
      </w:r>
      <w:r w:rsidRPr="00F66F77">
        <w:rPr>
          <w:rFonts w:ascii="Courier New" w:hAnsi="Courier New" w:cs="Courier New"/>
          <w:b/>
          <w:bCs/>
          <w:color w:val="000000"/>
          <w:sz w:val="20"/>
          <w:szCs w:val="20"/>
        </w:rPr>
        <w:t>Điện thoại công ty</w:t>
      </w:r>
      <w:r w:rsidRPr="00F66F77">
        <w:rPr>
          <w:rFonts w:ascii="Courier New" w:hAnsi="Courier New" w:cs="Courier New"/>
          <w:color w:val="0000FF"/>
          <w:sz w:val="20"/>
          <w:szCs w:val="20"/>
        </w:rPr>
        <w:t>&lt;/ComPhone&gt;</w:t>
      </w:r>
    </w:p>
    <w:p w14:paraId="6C6FB547"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&lt;ComBankName&gt;</w:t>
      </w:r>
      <w:r w:rsidRPr="00F66F77">
        <w:rPr>
          <w:rFonts w:ascii="Courier New" w:hAnsi="Courier New" w:cs="Courier New"/>
          <w:b/>
          <w:bCs/>
          <w:color w:val="000000"/>
          <w:sz w:val="20"/>
          <w:szCs w:val="20"/>
        </w:rPr>
        <w:t>Tên ngân hàng</w:t>
      </w:r>
      <w:r w:rsidRPr="00F66F77">
        <w:rPr>
          <w:rFonts w:ascii="Courier New" w:hAnsi="Courier New" w:cs="Courier New"/>
          <w:color w:val="0000FF"/>
          <w:sz w:val="20"/>
          <w:szCs w:val="20"/>
        </w:rPr>
        <w:t>&lt;/ComBankName&gt;</w:t>
      </w:r>
    </w:p>
    <w:p w14:paraId="148A435B"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&lt;ComBankNo&gt;</w:t>
      </w:r>
      <w:r w:rsidRPr="00F66F77">
        <w:rPr>
          <w:rFonts w:ascii="Courier New" w:hAnsi="Courier New" w:cs="Courier New"/>
          <w:b/>
          <w:bCs/>
          <w:color w:val="000000"/>
          <w:sz w:val="20"/>
          <w:szCs w:val="20"/>
        </w:rPr>
        <w:t>Số tài khoản ngân hàng</w:t>
      </w:r>
      <w:r w:rsidRPr="00F66F77">
        <w:rPr>
          <w:rFonts w:ascii="Courier New" w:hAnsi="Courier New" w:cs="Courier New"/>
          <w:color w:val="0000FF"/>
          <w:sz w:val="20"/>
          <w:szCs w:val="20"/>
        </w:rPr>
        <w:t>&lt;/ComBankNo&gt;</w:t>
      </w:r>
    </w:p>
    <w:p w14:paraId="1746B687"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&lt;CreateDate&gt;</w:t>
      </w:r>
      <w:r w:rsidRPr="00F66F77">
        <w:rPr>
          <w:rFonts w:ascii="Courier New" w:hAnsi="Courier New" w:cs="Courier New"/>
          <w:b/>
          <w:bCs/>
          <w:color w:val="000000"/>
          <w:sz w:val="20"/>
          <w:szCs w:val="20"/>
        </w:rPr>
        <w:t>CreateDate</w:t>
      </w:r>
      <w:r w:rsidRPr="00F66F77">
        <w:rPr>
          <w:rFonts w:ascii="Courier New" w:hAnsi="Courier New" w:cs="Courier New"/>
          <w:color w:val="0000FF"/>
          <w:sz w:val="20"/>
          <w:szCs w:val="20"/>
        </w:rPr>
        <w:t>&lt;/CreateDate&gt;</w:t>
      </w:r>
    </w:p>
    <w:p w14:paraId="0ED522ED"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&lt;DiscountRate&gt;</w:t>
      </w:r>
      <w:r w:rsidRPr="00F66F77">
        <w:rPr>
          <w:rFonts w:ascii="Courier New" w:hAnsi="Courier New" w:cs="Courier New"/>
          <w:b/>
          <w:bCs/>
          <w:color w:val="000000"/>
          <w:sz w:val="20"/>
          <w:szCs w:val="20"/>
        </w:rPr>
        <w:t>Chiết khấu</w:t>
      </w:r>
      <w:r w:rsidRPr="00F66F77">
        <w:rPr>
          <w:rFonts w:ascii="Courier New" w:hAnsi="Courier New" w:cs="Courier New"/>
          <w:color w:val="0000FF"/>
          <w:sz w:val="20"/>
          <w:szCs w:val="20"/>
        </w:rPr>
        <w:t>&lt;/DiscountRate&gt;</w:t>
      </w:r>
    </w:p>
    <w:p w14:paraId="37D07D85"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&lt;GrossValue_NonTax&gt;&lt;/GrossValue_NonTax&gt;</w:t>
      </w:r>
    </w:p>
    <w:p w14:paraId="546C29F6"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&lt;CurrencyUnit&gt;</w:t>
      </w:r>
      <w:r w:rsidRPr="00F66F77">
        <w:rPr>
          <w:rFonts w:ascii="Courier New" w:hAnsi="Courier New" w:cs="Courier New"/>
          <w:b/>
          <w:bCs/>
          <w:color w:val="000000"/>
          <w:sz w:val="20"/>
          <w:szCs w:val="20"/>
        </w:rPr>
        <w:t>Đơn vị tiền tệ</w:t>
      </w:r>
      <w:r w:rsidRPr="00F66F77">
        <w:rPr>
          <w:rFonts w:ascii="Courier New" w:hAnsi="Courier New" w:cs="Courier New"/>
          <w:color w:val="0000FF"/>
          <w:sz w:val="20"/>
          <w:szCs w:val="20"/>
        </w:rPr>
        <w:t>&lt;/CurrencyUnit&gt;</w:t>
      </w:r>
    </w:p>
    <w:p w14:paraId="5492A99E"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&lt;ExchangeRate&gt;</w:t>
      </w:r>
      <w:r w:rsidRPr="00F66F77">
        <w:rPr>
          <w:rFonts w:ascii="Courier New" w:hAnsi="Courier New" w:cs="Courier New"/>
          <w:b/>
          <w:bCs/>
          <w:color w:val="000000"/>
          <w:sz w:val="20"/>
          <w:szCs w:val="20"/>
        </w:rPr>
        <w:t>Tỷ giá</w:t>
      </w:r>
      <w:r w:rsidRPr="00F66F77">
        <w:rPr>
          <w:rFonts w:ascii="Courier New" w:hAnsi="Courier New" w:cs="Courier New"/>
          <w:color w:val="0000FF"/>
          <w:sz w:val="20"/>
          <w:szCs w:val="20"/>
        </w:rPr>
        <w:t>&lt;/ExchangeRate&gt;</w:t>
      </w:r>
    </w:p>
    <w:p w14:paraId="1981F7C7"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&lt;ConvertedAmount&gt;</w:t>
      </w:r>
      <w:r w:rsidRPr="00F66F77">
        <w:rPr>
          <w:rFonts w:ascii="Courier New" w:hAnsi="Courier New" w:cs="Courier New"/>
          <w:b/>
          <w:bCs/>
          <w:color w:val="000000"/>
          <w:sz w:val="20"/>
          <w:szCs w:val="20"/>
        </w:rPr>
        <w:t>Tổng tiền quy đổi</w:t>
      </w:r>
      <w:r w:rsidRPr="00F66F77">
        <w:rPr>
          <w:rFonts w:ascii="Courier New" w:hAnsi="Courier New" w:cs="Courier New"/>
          <w:color w:val="0000FF"/>
          <w:sz w:val="20"/>
          <w:szCs w:val="20"/>
        </w:rPr>
        <w:t>&lt;/ConvertedAmount&gt;</w:t>
      </w:r>
    </w:p>
    <w:p w14:paraId="2A0B5DEB"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F66F77">
        <w:rPr>
          <w:rFonts w:ascii="Courier New" w:hAnsi="Courier New" w:cs="Courier New"/>
          <w:b/>
          <w:bCs/>
          <w:color w:val="000000"/>
          <w:sz w:val="20"/>
          <w:szCs w:val="20"/>
        </w:rPr>
        <w:t xml:space="preserve">    </w:t>
      </w:r>
      <w:r w:rsidRPr="002864F3">
        <w:rPr>
          <w:rFonts w:ascii="Courier New" w:hAnsi="Courier New" w:cs="Courier New"/>
          <w:color w:val="0000FF"/>
          <w:sz w:val="20"/>
          <w:szCs w:val="20"/>
          <w:lang w:val="nl-NL"/>
        </w:rPr>
        <w:t>&lt;Extra1&gt;</w:t>
      </w:r>
      <w:r w:rsidRPr="002864F3">
        <w:rPr>
          <w:rFonts w:ascii="Courier New" w:hAnsi="Courier New" w:cs="Courier New"/>
          <w:b/>
          <w:bCs/>
          <w:color w:val="000000"/>
          <w:sz w:val="20"/>
          <w:szCs w:val="20"/>
          <w:lang w:val="nl-NL"/>
        </w:rPr>
        <w:t>Extra1</w:t>
      </w:r>
      <w:r w:rsidRPr="002864F3">
        <w:rPr>
          <w:rFonts w:ascii="Courier New" w:hAnsi="Courier New" w:cs="Courier New"/>
          <w:color w:val="0000FF"/>
          <w:sz w:val="20"/>
          <w:szCs w:val="20"/>
          <w:lang w:val="nl-NL"/>
        </w:rPr>
        <w:t>&lt;/Extra1&gt;</w:t>
      </w:r>
    </w:p>
    <w:p w14:paraId="111EC4EF"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2864F3">
        <w:rPr>
          <w:rFonts w:ascii="Courier New" w:hAnsi="Courier New" w:cs="Courier New"/>
          <w:b/>
          <w:bCs/>
          <w:color w:val="000000"/>
          <w:sz w:val="20"/>
          <w:szCs w:val="20"/>
          <w:lang w:val="nl-NL"/>
        </w:rPr>
        <w:t xml:space="preserve">    </w:t>
      </w:r>
      <w:r w:rsidRPr="002864F3">
        <w:rPr>
          <w:rFonts w:ascii="Courier New" w:hAnsi="Courier New" w:cs="Courier New"/>
          <w:color w:val="0000FF"/>
          <w:sz w:val="20"/>
          <w:szCs w:val="20"/>
          <w:lang w:val="nl-NL"/>
        </w:rPr>
        <w:t>&lt;Extra2&gt;</w:t>
      </w:r>
      <w:r w:rsidRPr="002864F3">
        <w:rPr>
          <w:rFonts w:ascii="Courier New" w:hAnsi="Courier New" w:cs="Courier New"/>
          <w:b/>
          <w:bCs/>
          <w:color w:val="000000"/>
          <w:sz w:val="20"/>
          <w:szCs w:val="20"/>
          <w:lang w:val="nl-NL"/>
        </w:rPr>
        <w:t>Extra2</w:t>
      </w:r>
      <w:r w:rsidRPr="002864F3">
        <w:rPr>
          <w:rFonts w:ascii="Courier New" w:hAnsi="Courier New" w:cs="Courier New"/>
          <w:color w:val="0000FF"/>
          <w:sz w:val="20"/>
          <w:szCs w:val="20"/>
          <w:lang w:val="nl-NL"/>
        </w:rPr>
        <w:t>&lt;/Extra2&gt;</w:t>
      </w:r>
    </w:p>
    <w:p w14:paraId="6475C004" w14:textId="77777777" w:rsidR="009D1437" w:rsidRDefault="009D1437" w:rsidP="009D1437">
      <w:pPr>
        <w:shd w:val="clear" w:color="auto" w:fill="FFFFFF"/>
        <w:rPr>
          <w:rFonts w:ascii="Courier New" w:hAnsi="Courier New" w:cs="Courier New"/>
          <w:color w:val="0000FF"/>
          <w:sz w:val="20"/>
          <w:szCs w:val="20"/>
        </w:rPr>
      </w:pPr>
      <w:r w:rsidRPr="002864F3">
        <w:rPr>
          <w:rFonts w:ascii="Courier New" w:hAnsi="Courier New" w:cs="Courier New"/>
          <w:b/>
          <w:bCs/>
          <w:color w:val="000000"/>
          <w:sz w:val="20"/>
          <w:szCs w:val="20"/>
          <w:lang w:val="nl-NL"/>
        </w:rPr>
        <w:t xml:space="preserve">    </w:t>
      </w:r>
      <w:r w:rsidRPr="00F66F77">
        <w:rPr>
          <w:rFonts w:ascii="Courier New" w:hAnsi="Courier New" w:cs="Courier New"/>
          <w:color w:val="0000FF"/>
          <w:sz w:val="20"/>
          <w:szCs w:val="20"/>
        </w:rPr>
        <w:t>&lt;SMSDeliver&gt;</w:t>
      </w:r>
      <w:r w:rsidRPr="00F66F77">
        <w:rPr>
          <w:rFonts w:ascii="Courier New" w:hAnsi="Courier New" w:cs="Courier New"/>
          <w:b/>
          <w:bCs/>
          <w:color w:val="000000"/>
          <w:sz w:val="20"/>
          <w:szCs w:val="20"/>
        </w:rPr>
        <w:t>SMSDeliver</w:t>
      </w:r>
      <w:r w:rsidRPr="00F66F77">
        <w:rPr>
          <w:rFonts w:ascii="Courier New" w:hAnsi="Courier New" w:cs="Courier New"/>
          <w:color w:val="0000FF"/>
          <w:sz w:val="20"/>
          <w:szCs w:val="20"/>
        </w:rPr>
        <w:t>&lt;/SMSDeliver&gt;</w:t>
      </w:r>
    </w:p>
    <w:p w14:paraId="14544654" w14:textId="77777777" w:rsidR="009D1437" w:rsidRDefault="009D1437" w:rsidP="009D1437">
      <w:pPr>
        <w:shd w:val="clear" w:color="auto" w:fill="FFFFFF"/>
        <w:rPr>
          <w:rFonts w:ascii="Courier New" w:hAnsi="Courier New" w:cs="Courier New"/>
          <w:color w:val="0000FF"/>
          <w:sz w:val="20"/>
          <w:szCs w:val="20"/>
        </w:rPr>
      </w:pPr>
      <w:r>
        <w:rPr>
          <w:rFonts w:ascii="Courier New" w:hAnsi="Courier New" w:cs="Courier New"/>
          <w:color w:val="0000FF"/>
          <w:sz w:val="20"/>
          <w:szCs w:val="20"/>
        </w:rPr>
        <w:lastRenderedPageBreak/>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LDDNBo</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LDDNBO</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LDDNBo</w:t>
      </w:r>
      <w:r w:rsidRPr="002F0F6E">
        <w:rPr>
          <w:rFonts w:ascii="Courier New" w:hAnsi="Courier New" w:cs="Courier New"/>
          <w:color w:val="0000FF"/>
          <w:sz w:val="20"/>
          <w:szCs w:val="20"/>
        </w:rPr>
        <w:t>&gt;</w:t>
      </w:r>
    </w:p>
    <w:p w14:paraId="001AB513" w14:textId="77777777" w:rsidR="009D1437" w:rsidRDefault="009D1437" w:rsidP="009D1437">
      <w:pPr>
        <w:shd w:val="clear" w:color="auto" w:fill="FFFFFF"/>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HDSo</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HDSO</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HDSo</w:t>
      </w:r>
      <w:r w:rsidRPr="002F0F6E">
        <w:rPr>
          <w:rFonts w:ascii="Courier New" w:hAnsi="Courier New" w:cs="Courier New"/>
          <w:color w:val="0000FF"/>
          <w:sz w:val="20"/>
          <w:szCs w:val="20"/>
        </w:rPr>
        <w:t>&gt;</w:t>
      </w:r>
    </w:p>
    <w:p w14:paraId="1BA141FE" w14:textId="77777777" w:rsidR="009D1437" w:rsidRDefault="009D1437" w:rsidP="009D1437">
      <w:pPr>
        <w:shd w:val="clear" w:color="auto" w:fill="FFFFFF"/>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HVTNXHang</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HVTNXHANG</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HVTNXHang</w:t>
      </w:r>
      <w:r w:rsidRPr="002F0F6E">
        <w:rPr>
          <w:rFonts w:ascii="Courier New" w:hAnsi="Courier New" w:cs="Courier New"/>
          <w:color w:val="0000FF"/>
          <w:sz w:val="20"/>
          <w:szCs w:val="20"/>
        </w:rPr>
        <w:t>&gt;</w:t>
      </w:r>
    </w:p>
    <w:p w14:paraId="146D6792" w14:textId="77777777" w:rsidR="009D1437" w:rsidRDefault="009D1437" w:rsidP="009D1437">
      <w:pPr>
        <w:shd w:val="clear" w:color="auto" w:fill="FFFFFF"/>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TNVChuyen</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TNVCHUYEN</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TNVChuyen</w:t>
      </w:r>
      <w:r w:rsidRPr="002F0F6E">
        <w:rPr>
          <w:rFonts w:ascii="Courier New" w:hAnsi="Courier New" w:cs="Courier New"/>
          <w:color w:val="0000FF"/>
          <w:sz w:val="20"/>
          <w:szCs w:val="20"/>
        </w:rPr>
        <w:t>&gt;</w:t>
      </w:r>
    </w:p>
    <w:p w14:paraId="442B1A0A" w14:textId="77777777" w:rsidR="009D1437" w:rsidRDefault="009D1437" w:rsidP="009D1437">
      <w:pPr>
        <w:shd w:val="clear" w:color="auto" w:fill="FFFFFF"/>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PTVChuyen</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PTVCHUYEN</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PTVChuyen</w:t>
      </w:r>
      <w:r w:rsidRPr="002F0F6E">
        <w:rPr>
          <w:rFonts w:ascii="Courier New" w:hAnsi="Courier New" w:cs="Courier New"/>
          <w:color w:val="0000FF"/>
          <w:sz w:val="20"/>
          <w:szCs w:val="20"/>
        </w:rPr>
        <w:t>&gt;</w:t>
      </w:r>
    </w:p>
    <w:p w14:paraId="4492CED8" w14:textId="77777777" w:rsidR="009D1437" w:rsidRDefault="009D1437" w:rsidP="009D1437">
      <w:pPr>
        <w:shd w:val="clear" w:color="auto" w:fill="FFFFFF"/>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HDKTSo</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HDKTSO</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HDKTSo</w:t>
      </w:r>
      <w:r w:rsidRPr="002F0F6E">
        <w:rPr>
          <w:rFonts w:ascii="Courier New" w:hAnsi="Courier New" w:cs="Courier New"/>
          <w:color w:val="0000FF"/>
          <w:sz w:val="20"/>
          <w:szCs w:val="20"/>
        </w:rPr>
        <w:t>&gt;</w:t>
      </w:r>
    </w:p>
    <w:p w14:paraId="4F160CCF" w14:textId="77777777" w:rsidR="009D1437" w:rsidRDefault="009D1437" w:rsidP="009D1437">
      <w:pPr>
        <w:shd w:val="clear" w:color="auto" w:fill="FFFFFF"/>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HDKTNgay</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HDKTNgay</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HDKTNgay</w:t>
      </w:r>
      <w:r w:rsidRPr="002F0F6E">
        <w:rPr>
          <w:rFonts w:ascii="Courier New" w:hAnsi="Courier New" w:cs="Courier New"/>
          <w:color w:val="0000FF"/>
          <w:sz w:val="20"/>
          <w:szCs w:val="20"/>
        </w:rPr>
        <w:t>&gt;</w:t>
      </w:r>
    </w:p>
    <w:p w14:paraId="5D3F936D" w14:textId="1D7F1439" w:rsidR="00FC10E3" w:rsidRPr="00FC10E3" w:rsidRDefault="00FC10E3" w:rsidP="00FC10E3">
      <w:pPr>
        <w:shd w:val="clear" w:color="auto" w:fill="FFFFFF"/>
        <w:ind w:firstLine="540"/>
        <w:rPr>
          <w:rFonts w:ascii="Courier New" w:hAnsi="Courier New" w:cs="Courier New"/>
          <w:i/>
          <w:sz w:val="20"/>
          <w:szCs w:val="20"/>
        </w:rPr>
      </w:pPr>
      <w:r w:rsidRPr="003F2102">
        <w:rPr>
          <w:rFonts w:ascii="Courier New" w:hAnsi="Courier New" w:cs="Courier New"/>
          <w:i/>
          <w:color w:val="C00000"/>
          <w:sz w:val="20"/>
          <w:szCs w:val="20"/>
          <w:highlight w:val="cyan"/>
        </w:rPr>
        <w:t>&lt;HDCTTChinh&gt;</w:t>
      </w:r>
      <w:r w:rsidRPr="003F2102">
        <w:rPr>
          <w:rFonts w:ascii="Courier New" w:hAnsi="Courier New" w:cs="Courier New"/>
          <w:i/>
          <w:sz w:val="20"/>
          <w:szCs w:val="20"/>
          <w:highlight w:val="cyan"/>
        </w:rPr>
        <w:t>Hoá đơn cho thuê tài chính (Hóa đơn đối với hoạt động cho thuê tài chính)</w:t>
      </w:r>
      <w:r w:rsidRPr="003F2102">
        <w:rPr>
          <w:sz w:val="26"/>
          <w:szCs w:val="26"/>
          <w:highlight w:val="cyan"/>
          <w:shd w:val="clear" w:color="auto" w:fill="00FF00"/>
        </w:rPr>
        <w:t xml:space="preserve"> </w:t>
      </w:r>
      <w:r w:rsidRPr="003F2102">
        <w:rPr>
          <w:rFonts w:ascii="Courier New" w:hAnsi="Courier New" w:cs="Courier New"/>
          <w:i/>
          <w:sz w:val="20"/>
          <w:szCs w:val="20"/>
          <w:highlight w:val="cyan"/>
        </w:rPr>
        <w:t>Số (1: Hóa đơn dành cho hoạt động thuê tài chính, 0: Hóa đơn không dành cho hoạt động cho thuê tài chính)&lt;/</w:t>
      </w:r>
      <w:r w:rsidRPr="003F2102">
        <w:rPr>
          <w:rFonts w:ascii="Courier New" w:hAnsi="Courier New" w:cs="Courier New"/>
          <w:i/>
          <w:color w:val="C00000"/>
          <w:sz w:val="20"/>
          <w:szCs w:val="20"/>
          <w:highlight w:val="cyan"/>
        </w:rPr>
        <w:t>HDCTTChinh&gt;</w:t>
      </w:r>
    </w:p>
    <w:p w14:paraId="4B3547F4" w14:textId="77777777" w:rsidR="001879A3" w:rsidRPr="00AB04D6" w:rsidRDefault="001879A3" w:rsidP="00B62732">
      <w:pPr>
        <w:shd w:val="clear" w:color="auto" w:fill="FFFFFF"/>
        <w:ind w:firstLine="540"/>
        <w:rPr>
          <w:rFonts w:ascii="Courier New" w:hAnsi="Courier New" w:cs="Courier New"/>
          <w:color w:val="0000FF"/>
          <w:sz w:val="20"/>
          <w:szCs w:val="20"/>
          <w:highlight w:val="cyan"/>
        </w:rPr>
      </w:pPr>
      <w:r w:rsidRPr="00AB04D6">
        <w:rPr>
          <w:rFonts w:ascii="Courier New" w:hAnsi="Courier New" w:cs="Courier New"/>
          <w:color w:val="0000FF"/>
          <w:sz w:val="20"/>
          <w:szCs w:val="20"/>
          <w:highlight w:val="cyan"/>
        </w:rPr>
        <w:t>&lt;HDDThu&gt;</w:t>
      </w:r>
      <w:r w:rsidRPr="00AB04D6">
        <w:rPr>
          <w:rFonts w:ascii="Courier New" w:hAnsi="Courier New" w:cs="Courier New"/>
          <w:sz w:val="20"/>
          <w:szCs w:val="20"/>
          <w:highlight w:val="cyan"/>
        </w:rPr>
        <w:t xml:space="preserve">Hóa đơn đặc thù (Nhận các giá trị: 1-Hàng hóa là xe ô tô, xe mô tô, 2- Dịch vụ vận chuyển, 3- Dịch vụ vận chuyển trên nền tảng số, TMĐT). Nếu không truyền mặc định là 0- hóa đơn thường </w:t>
      </w:r>
      <w:r w:rsidRPr="00AB04D6">
        <w:rPr>
          <w:rFonts w:ascii="Courier New" w:hAnsi="Courier New" w:cs="Courier New"/>
          <w:color w:val="0000FF"/>
          <w:sz w:val="20"/>
          <w:szCs w:val="20"/>
          <w:highlight w:val="cyan"/>
        </w:rPr>
        <w:t>&lt;/HDDThu&gt;</w:t>
      </w:r>
    </w:p>
    <w:p w14:paraId="561649B6" w14:textId="77777777" w:rsidR="001879A3" w:rsidRDefault="001879A3" w:rsidP="00B62732">
      <w:pPr>
        <w:shd w:val="clear" w:color="auto" w:fill="FFFFFF"/>
        <w:ind w:firstLine="540"/>
        <w:rPr>
          <w:rFonts w:ascii="Courier New" w:hAnsi="Courier New" w:cs="Courier New"/>
          <w:color w:val="0000FF"/>
          <w:sz w:val="20"/>
          <w:szCs w:val="20"/>
          <w:highlight w:val="cyan"/>
        </w:rPr>
      </w:pPr>
      <w:r w:rsidRPr="00AB04D6">
        <w:rPr>
          <w:rFonts w:ascii="Courier New" w:hAnsi="Courier New" w:cs="Courier New"/>
          <w:color w:val="0000FF"/>
          <w:sz w:val="20"/>
          <w:szCs w:val="20"/>
          <w:highlight w:val="cyan"/>
        </w:rPr>
        <w:t>&lt;ComEmail&gt;</w:t>
      </w:r>
      <w:r w:rsidRPr="00AB04D6">
        <w:rPr>
          <w:rFonts w:ascii="Courier New" w:hAnsi="Courier New" w:cs="Courier New"/>
          <w:sz w:val="20"/>
          <w:szCs w:val="20"/>
          <w:highlight w:val="cyan"/>
        </w:rPr>
        <w:t>Email nguời bán</w:t>
      </w:r>
      <w:r w:rsidRPr="00AB04D6">
        <w:rPr>
          <w:rFonts w:ascii="Courier New" w:hAnsi="Courier New" w:cs="Courier New"/>
          <w:color w:val="0000FF"/>
          <w:sz w:val="20"/>
          <w:szCs w:val="20"/>
          <w:highlight w:val="cyan"/>
        </w:rPr>
        <w:t>&lt;/ComEmail&gt;</w:t>
      </w:r>
    </w:p>
    <w:p w14:paraId="58F39B23" w14:textId="75128E9A" w:rsidR="000813B2" w:rsidRPr="00AB04D6" w:rsidRDefault="000813B2" w:rsidP="000813B2">
      <w:pPr>
        <w:shd w:val="clear" w:color="auto" w:fill="FFFFFF"/>
        <w:ind w:firstLine="540"/>
        <w:rPr>
          <w:rFonts w:ascii="Courier New" w:hAnsi="Courier New" w:cs="Courier New"/>
          <w:color w:val="0000FF"/>
          <w:sz w:val="20"/>
          <w:szCs w:val="20"/>
          <w:highlight w:val="cyan"/>
        </w:rPr>
      </w:pPr>
      <w:r w:rsidRPr="00FA2F75">
        <w:rPr>
          <w:rFonts w:ascii="Courier New" w:hAnsi="Courier New" w:cs="Courier New"/>
          <w:color w:val="0000FF"/>
          <w:sz w:val="20"/>
          <w:szCs w:val="20"/>
          <w:highlight w:val="cyan"/>
        </w:rPr>
        <w:t>&lt;Com</w:t>
      </w:r>
      <w:r>
        <w:rPr>
          <w:rFonts w:ascii="Courier New" w:hAnsi="Courier New" w:cs="Courier New"/>
          <w:color w:val="0000FF"/>
          <w:sz w:val="20"/>
          <w:szCs w:val="20"/>
          <w:highlight w:val="cyan"/>
        </w:rPr>
        <w:t>Fax</w:t>
      </w:r>
      <w:r w:rsidRPr="00FA2F75">
        <w:rPr>
          <w:rFonts w:ascii="Courier New" w:hAnsi="Courier New" w:cs="Courier New"/>
          <w:color w:val="0000FF"/>
          <w:sz w:val="20"/>
          <w:szCs w:val="20"/>
          <w:highlight w:val="cyan"/>
        </w:rPr>
        <w:t>&gt;</w:t>
      </w:r>
      <w:r>
        <w:rPr>
          <w:rFonts w:ascii="Courier New" w:hAnsi="Courier New" w:cs="Courier New"/>
          <w:sz w:val="20"/>
          <w:szCs w:val="20"/>
          <w:highlight w:val="cyan"/>
        </w:rPr>
        <w:t>Fax</w:t>
      </w:r>
      <w:r w:rsidRPr="00FA2F75">
        <w:rPr>
          <w:rFonts w:ascii="Courier New" w:hAnsi="Courier New" w:cs="Courier New"/>
          <w:sz w:val="20"/>
          <w:szCs w:val="20"/>
          <w:highlight w:val="cyan"/>
        </w:rPr>
        <w:t xml:space="preserve"> nguời bán</w:t>
      </w:r>
      <w:r w:rsidRPr="00FA2F75">
        <w:rPr>
          <w:rFonts w:ascii="Courier New" w:hAnsi="Courier New" w:cs="Courier New"/>
          <w:color w:val="0000FF"/>
          <w:sz w:val="20"/>
          <w:szCs w:val="20"/>
          <w:highlight w:val="cyan"/>
        </w:rPr>
        <w:t>&lt;/Com</w:t>
      </w:r>
      <w:r>
        <w:rPr>
          <w:rFonts w:ascii="Courier New" w:hAnsi="Courier New" w:cs="Courier New"/>
          <w:color w:val="0000FF"/>
          <w:sz w:val="20"/>
          <w:szCs w:val="20"/>
          <w:highlight w:val="cyan"/>
        </w:rPr>
        <w:t>Fax</w:t>
      </w:r>
      <w:r w:rsidRPr="00FA2F75">
        <w:rPr>
          <w:rFonts w:ascii="Courier New" w:hAnsi="Courier New" w:cs="Courier New"/>
          <w:color w:val="0000FF"/>
          <w:sz w:val="20"/>
          <w:szCs w:val="20"/>
          <w:highlight w:val="cyan"/>
        </w:rPr>
        <w:t>&gt;</w:t>
      </w:r>
    </w:p>
    <w:p w14:paraId="30169E70" w14:textId="77777777" w:rsidR="001879A3" w:rsidRPr="00AB04D6" w:rsidRDefault="001879A3" w:rsidP="00B62732">
      <w:pPr>
        <w:shd w:val="clear" w:color="auto" w:fill="FFFFFF"/>
        <w:ind w:firstLine="540"/>
        <w:rPr>
          <w:rFonts w:ascii="Courier New" w:hAnsi="Courier New" w:cs="Courier New"/>
          <w:color w:val="0000FF"/>
          <w:sz w:val="20"/>
          <w:szCs w:val="20"/>
          <w:highlight w:val="cyan"/>
        </w:rPr>
      </w:pPr>
      <w:r w:rsidRPr="00AB04D6">
        <w:rPr>
          <w:rFonts w:ascii="Courier New" w:hAnsi="Courier New" w:cs="Courier New"/>
          <w:color w:val="0000FF"/>
          <w:sz w:val="20"/>
          <w:szCs w:val="20"/>
          <w:highlight w:val="cyan"/>
        </w:rPr>
        <w:t>&lt;ComWebsite&gt;Website người bán&lt;/ComWebsite &gt;</w:t>
      </w:r>
    </w:p>
    <w:p w14:paraId="6EC907ED" w14:textId="77777777" w:rsidR="001879A3" w:rsidRPr="00AB04D6" w:rsidRDefault="001879A3" w:rsidP="00B62732">
      <w:pPr>
        <w:shd w:val="clear" w:color="auto" w:fill="FFFFFF"/>
        <w:ind w:firstLine="540"/>
        <w:rPr>
          <w:rFonts w:ascii="Courier New" w:hAnsi="Courier New" w:cs="Courier New"/>
          <w:color w:val="0000FF"/>
          <w:sz w:val="20"/>
          <w:szCs w:val="20"/>
          <w:highlight w:val="cyan"/>
        </w:rPr>
      </w:pPr>
      <w:r w:rsidRPr="00AB04D6">
        <w:rPr>
          <w:rFonts w:ascii="Courier New" w:hAnsi="Courier New" w:cs="Courier New"/>
          <w:color w:val="0000FF"/>
          <w:sz w:val="20"/>
          <w:szCs w:val="20"/>
          <w:highlight w:val="cyan"/>
        </w:rPr>
        <w:t>&lt;MCHang&gt;</w:t>
      </w:r>
      <w:r w:rsidRPr="00AB04D6">
        <w:rPr>
          <w:rFonts w:ascii="Courier New" w:hAnsi="Courier New" w:cs="Courier New"/>
          <w:sz w:val="20"/>
          <w:szCs w:val="20"/>
          <w:highlight w:val="cyan"/>
        </w:rPr>
        <w:t>Mã cửa hàng người bán</w:t>
      </w:r>
      <w:r w:rsidRPr="00AB04D6">
        <w:rPr>
          <w:rFonts w:ascii="Courier New" w:hAnsi="Courier New" w:cs="Courier New"/>
          <w:color w:val="0000FF"/>
          <w:sz w:val="20"/>
          <w:szCs w:val="20"/>
          <w:highlight w:val="cyan"/>
        </w:rPr>
        <w:t>&lt;/MCHang&gt;</w:t>
      </w:r>
    </w:p>
    <w:p w14:paraId="3141F5C0" w14:textId="77777777" w:rsidR="001879A3" w:rsidRPr="00AB04D6" w:rsidRDefault="001879A3" w:rsidP="00B62732">
      <w:pPr>
        <w:shd w:val="clear" w:color="auto" w:fill="FFFFFF"/>
        <w:ind w:firstLine="540"/>
        <w:rPr>
          <w:rFonts w:ascii="Courier New" w:hAnsi="Courier New" w:cs="Courier New"/>
          <w:color w:val="0000FF"/>
          <w:sz w:val="20"/>
          <w:szCs w:val="20"/>
          <w:highlight w:val="cyan"/>
        </w:rPr>
      </w:pPr>
      <w:r w:rsidRPr="00AB04D6">
        <w:rPr>
          <w:rFonts w:ascii="Courier New" w:hAnsi="Courier New" w:cs="Courier New"/>
          <w:color w:val="0000FF"/>
          <w:sz w:val="20"/>
          <w:szCs w:val="20"/>
          <w:highlight w:val="cyan"/>
        </w:rPr>
        <w:t>&lt;TCHang&gt;</w:t>
      </w:r>
      <w:r w:rsidRPr="00AB04D6">
        <w:rPr>
          <w:rFonts w:ascii="Courier New" w:hAnsi="Courier New" w:cs="Courier New"/>
          <w:sz w:val="20"/>
          <w:szCs w:val="20"/>
          <w:highlight w:val="cyan"/>
        </w:rPr>
        <w:t>Tên cửa hàng người bán</w:t>
      </w:r>
      <w:r w:rsidRPr="00AB04D6">
        <w:rPr>
          <w:rFonts w:ascii="Courier New" w:hAnsi="Courier New" w:cs="Courier New"/>
          <w:color w:val="0000FF"/>
          <w:sz w:val="20"/>
          <w:szCs w:val="20"/>
          <w:highlight w:val="cyan"/>
        </w:rPr>
        <w:t>&lt;/TCHang&gt;</w:t>
      </w:r>
    </w:p>
    <w:p w14:paraId="4A7D9AE5" w14:textId="77777777" w:rsidR="001879A3" w:rsidRPr="00AB04D6" w:rsidRDefault="001879A3" w:rsidP="00B62732">
      <w:pPr>
        <w:shd w:val="clear" w:color="auto" w:fill="FFFFFF"/>
        <w:ind w:firstLine="540"/>
        <w:rPr>
          <w:rFonts w:ascii="Courier New" w:hAnsi="Courier New" w:cs="Courier New"/>
          <w:color w:val="0000FF"/>
          <w:sz w:val="20"/>
          <w:szCs w:val="20"/>
          <w:highlight w:val="cyan"/>
        </w:rPr>
      </w:pPr>
      <w:r w:rsidRPr="00AB04D6">
        <w:rPr>
          <w:rFonts w:ascii="Courier New" w:hAnsi="Courier New" w:cs="Courier New"/>
          <w:color w:val="0000FF"/>
          <w:sz w:val="20"/>
          <w:szCs w:val="20"/>
          <w:highlight w:val="cyan"/>
        </w:rPr>
        <w:t>&lt;MDVQHNSach&gt;</w:t>
      </w:r>
      <w:r w:rsidRPr="00AB04D6">
        <w:rPr>
          <w:rFonts w:ascii="Courier New" w:hAnsi="Courier New" w:cs="Courier New"/>
          <w:sz w:val="20"/>
          <w:szCs w:val="20"/>
          <w:highlight w:val="cyan"/>
        </w:rPr>
        <w:t>Mã đơn vị quan hệ ngân sách người mua</w:t>
      </w:r>
      <w:r w:rsidRPr="00AB04D6">
        <w:rPr>
          <w:rFonts w:ascii="Courier New" w:hAnsi="Courier New" w:cs="Courier New"/>
          <w:color w:val="0000FF"/>
          <w:sz w:val="20"/>
          <w:szCs w:val="20"/>
          <w:highlight w:val="cyan"/>
        </w:rPr>
        <w:t>&lt;/MDVQHNSach&gt;</w:t>
      </w:r>
    </w:p>
    <w:p w14:paraId="4FAC1C5B" w14:textId="77777777" w:rsidR="001879A3" w:rsidRPr="00AB04D6" w:rsidRDefault="001879A3" w:rsidP="00B62732">
      <w:pPr>
        <w:shd w:val="clear" w:color="auto" w:fill="FFFFFF"/>
        <w:ind w:firstLine="540"/>
        <w:rPr>
          <w:rFonts w:ascii="Courier New" w:hAnsi="Courier New" w:cs="Courier New"/>
          <w:color w:val="0000FF"/>
          <w:sz w:val="20"/>
          <w:szCs w:val="20"/>
          <w:highlight w:val="cyan"/>
        </w:rPr>
      </w:pPr>
      <w:r w:rsidRPr="00AB04D6">
        <w:rPr>
          <w:rFonts w:ascii="Courier New" w:hAnsi="Courier New" w:cs="Courier New"/>
          <w:color w:val="0000FF"/>
          <w:sz w:val="20"/>
          <w:szCs w:val="20"/>
          <w:highlight w:val="cyan"/>
        </w:rPr>
        <w:t>&lt;SHChieu&gt;</w:t>
      </w:r>
      <w:r w:rsidRPr="00AB04D6">
        <w:rPr>
          <w:rFonts w:ascii="Courier New" w:hAnsi="Courier New" w:cs="Courier New"/>
          <w:sz w:val="20"/>
          <w:szCs w:val="20"/>
          <w:highlight w:val="cyan"/>
        </w:rPr>
        <w:t>Số hộ chiếu người mua</w:t>
      </w:r>
      <w:r w:rsidRPr="00AB04D6">
        <w:rPr>
          <w:rFonts w:ascii="Courier New" w:hAnsi="Courier New" w:cs="Courier New"/>
          <w:color w:val="0000FF"/>
          <w:sz w:val="20"/>
          <w:szCs w:val="20"/>
          <w:highlight w:val="cyan"/>
        </w:rPr>
        <w:t>&lt;/SHChieu&gt;</w:t>
      </w:r>
    </w:p>
    <w:p w14:paraId="18C8AEBF" w14:textId="77777777" w:rsidR="001879A3" w:rsidRPr="00AB04D6" w:rsidRDefault="001879A3" w:rsidP="00B62732">
      <w:pPr>
        <w:shd w:val="clear" w:color="auto" w:fill="FFFFFF"/>
        <w:ind w:firstLine="540"/>
        <w:rPr>
          <w:rFonts w:ascii="Courier New" w:hAnsi="Courier New" w:cs="Courier New"/>
          <w:color w:val="0000FF"/>
          <w:sz w:val="20"/>
          <w:szCs w:val="20"/>
          <w:highlight w:val="cyan"/>
        </w:rPr>
      </w:pPr>
      <w:r w:rsidRPr="00AB04D6">
        <w:rPr>
          <w:rFonts w:ascii="Courier New" w:hAnsi="Courier New" w:cs="Courier New"/>
          <w:color w:val="0000FF"/>
          <w:sz w:val="20"/>
          <w:szCs w:val="20"/>
          <w:highlight w:val="cyan"/>
        </w:rPr>
        <w:t>&lt;CCCDan&gt;</w:t>
      </w:r>
      <w:r w:rsidRPr="00AB04D6">
        <w:rPr>
          <w:rFonts w:ascii="Courier New" w:hAnsi="Courier New" w:cs="Courier New"/>
          <w:sz w:val="20"/>
          <w:szCs w:val="20"/>
          <w:highlight w:val="cyan"/>
        </w:rPr>
        <w:t>Căn cước công dân người mua</w:t>
      </w:r>
      <w:r w:rsidRPr="00AB04D6">
        <w:rPr>
          <w:rFonts w:ascii="Courier New" w:hAnsi="Courier New" w:cs="Courier New"/>
          <w:color w:val="0000FF"/>
          <w:sz w:val="20"/>
          <w:szCs w:val="20"/>
          <w:highlight w:val="cyan"/>
        </w:rPr>
        <w:t>&lt;/CCCDan&gt;</w:t>
      </w:r>
    </w:p>
    <w:p w14:paraId="65E48723" w14:textId="77777777" w:rsidR="001879A3" w:rsidRPr="00AB04D6" w:rsidRDefault="001879A3" w:rsidP="00B62732">
      <w:pPr>
        <w:shd w:val="clear" w:color="auto" w:fill="FFFFFF"/>
        <w:ind w:firstLine="540"/>
        <w:rPr>
          <w:rFonts w:ascii="Courier New" w:hAnsi="Courier New" w:cs="Courier New"/>
          <w:color w:val="0000FF"/>
          <w:sz w:val="20"/>
          <w:szCs w:val="20"/>
          <w:highlight w:val="cyan"/>
        </w:rPr>
      </w:pPr>
      <w:r w:rsidRPr="00AB04D6">
        <w:rPr>
          <w:rFonts w:ascii="Courier New" w:hAnsi="Courier New" w:cs="Courier New"/>
          <w:color w:val="0000FF"/>
          <w:sz w:val="20"/>
          <w:szCs w:val="20"/>
          <w:highlight w:val="cyan"/>
        </w:rPr>
        <w:t>&lt;NCHChieu&gt;</w:t>
      </w:r>
      <w:r w:rsidRPr="00AB04D6">
        <w:rPr>
          <w:rFonts w:ascii="Courier New" w:hAnsi="Courier New" w:cs="Courier New"/>
          <w:sz w:val="20"/>
          <w:szCs w:val="20"/>
          <w:highlight w:val="cyan"/>
        </w:rPr>
        <w:t>Ngày cấp hộ chiếu người mua</w:t>
      </w:r>
      <w:r w:rsidRPr="00AB04D6">
        <w:rPr>
          <w:rFonts w:ascii="Courier New" w:hAnsi="Courier New" w:cs="Courier New"/>
          <w:color w:val="0000FF"/>
          <w:sz w:val="20"/>
          <w:szCs w:val="20"/>
          <w:highlight w:val="cyan"/>
        </w:rPr>
        <w:t>&lt;/NCHChieu&gt;</w:t>
      </w:r>
    </w:p>
    <w:p w14:paraId="0B213AEF" w14:textId="77777777" w:rsidR="001879A3" w:rsidRPr="00AB04D6" w:rsidRDefault="001879A3" w:rsidP="00B62732">
      <w:pPr>
        <w:shd w:val="clear" w:color="auto" w:fill="FFFFFF"/>
        <w:ind w:firstLine="540"/>
        <w:rPr>
          <w:rFonts w:ascii="Courier New" w:hAnsi="Courier New" w:cs="Courier New"/>
          <w:color w:val="0000FF"/>
          <w:sz w:val="20"/>
          <w:szCs w:val="20"/>
          <w:highlight w:val="cyan"/>
        </w:rPr>
      </w:pPr>
      <w:r w:rsidRPr="00AB04D6">
        <w:rPr>
          <w:rFonts w:ascii="Courier New" w:hAnsi="Courier New" w:cs="Courier New"/>
          <w:color w:val="0000FF"/>
          <w:sz w:val="20"/>
          <w:szCs w:val="20"/>
          <w:highlight w:val="cyan"/>
        </w:rPr>
        <w:t>&lt;NHHHChieu&gt;</w:t>
      </w:r>
      <w:r w:rsidRPr="00AB04D6">
        <w:rPr>
          <w:rFonts w:ascii="Courier New" w:hAnsi="Courier New" w:cs="Courier New"/>
          <w:sz w:val="20"/>
          <w:szCs w:val="20"/>
          <w:highlight w:val="cyan"/>
        </w:rPr>
        <w:t>Ngày hết hạn hộ chiếu người mua</w:t>
      </w:r>
      <w:r w:rsidRPr="00AB04D6">
        <w:rPr>
          <w:rFonts w:ascii="Courier New" w:hAnsi="Courier New" w:cs="Courier New"/>
          <w:color w:val="0000FF"/>
          <w:sz w:val="20"/>
          <w:szCs w:val="20"/>
          <w:highlight w:val="cyan"/>
        </w:rPr>
        <w:t>&lt;/NHHHChieu&gt;</w:t>
      </w:r>
    </w:p>
    <w:p w14:paraId="3B551C8E" w14:textId="6F0169E9" w:rsidR="001879A3" w:rsidRDefault="001879A3" w:rsidP="00B62732">
      <w:pPr>
        <w:shd w:val="clear" w:color="auto" w:fill="FFFFFF"/>
        <w:ind w:firstLine="540"/>
        <w:rPr>
          <w:rFonts w:ascii="Courier New" w:hAnsi="Courier New" w:cs="Courier New"/>
          <w:color w:val="0000FF"/>
          <w:sz w:val="20"/>
          <w:szCs w:val="20"/>
        </w:rPr>
      </w:pPr>
      <w:r w:rsidRPr="00AB04D6">
        <w:rPr>
          <w:rFonts w:ascii="Courier New" w:hAnsi="Courier New" w:cs="Courier New"/>
          <w:color w:val="0000FF"/>
          <w:sz w:val="20"/>
          <w:szCs w:val="20"/>
          <w:highlight w:val="cyan"/>
        </w:rPr>
        <w:t>&lt;</w:t>
      </w:r>
      <w:r w:rsidR="003959D6" w:rsidRPr="00AB04D6">
        <w:rPr>
          <w:rFonts w:ascii="Courier New" w:hAnsi="Courier New" w:cs="Courier New"/>
          <w:sz w:val="20"/>
          <w:szCs w:val="20"/>
          <w:highlight w:val="cyan"/>
        </w:rPr>
        <w:t>QTich</w:t>
      </w:r>
      <w:r w:rsidRPr="00AB04D6">
        <w:rPr>
          <w:rFonts w:ascii="Courier New" w:hAnsi="Courier New" w:cs="Courier New"/>
          <w:color w:val="0000FF"/>
          <w:sz w:val="20"/>
          <w:szCs w:val="20"/>
          <w:highlight w:val="cyan"/>
        </w:rPr>
        <w:t>&gt;</w:t>
      </w:r>
      <w:r w:rsidRPr="00AB04D6">
        <w:rPr>
          <w:rFonts w:ascii="Courier New" w:hAnsi="Courier New" w:cs="Courier New"/>
          <w:sz w:val="20"/>
          <w:szCs w:val="20"/>
          <w:highlight w:val="cyan"/>
        </w:rPr>
        <w:t>Quốc tịch người mua</w:t>
      </w:r>
      <w:r w:rsidRPr="00AB04D6">
        <w:rPr>
          <w:rFonts w:ascii="Courier New" w:hAnsi="Courier New" w:cs="Courier New"/>
          <w:color w:val="0000FF"/>
          <w:sz w:val="20"/>
          <w:szCs w:val="20"/>
          <w:highlight w:val="cyan"/>
        </w:rPr>
        <w:t>&lt;/</w:t>
      </w:r>
      <w:r w:rsidR="003959D6" w:rsidRPr="00AB04D6">
        <w:rPr>
          <w:rFonts w:ascii="Courier New" w:hAnsi="Courier New" w:cs="Courier New"/>
          <w:sz w:val="20"/>
          <w:szCs w:val="20"/>
          <w:highlight w:val="cyan"/>
        </w:rPr>
        <w:t>QTich</w:t>
      </w:r>
      <w:r w:rsidRPr="00AB04D6">
        <w:rPr>
          <w:rFonts w:ascii="Courier New" w:hAnsi="Courier New" w:cs="Courier New"/>
          <w:color w:val="0000FF"/>
          <w:sz w:val="20"/>
          <w:szCs w:val="20"/>
          <w:highlight w:val="cyan"/>
        </w:rPr>
        <w:t>&gt;</w:t>
      </w:r>
    </w:p>
    <w:p w14:paraId="4BB45DDF" w14:textId="77777777" w:rsidR="00B62732" w:rsidRDefault="00B62732" w:rsidP="00B62732">
      <w:pPr>
        <w:shd w:val="clear" w:color="auto" w:fill="FFFFFF"/>
        <w:ind w:firstLine="540"/>
        <w:rPr>
          <w:rFonts w:ascii="Courier New" w:hAnsi="Courier New" w:cs="Courier New"/>
          <w:color w:val="0000FF"/>
          <w:sz w:val="20"/>
          <w:szCs w:val="20"/>
          <w:highlight w:val="cyan"/>
        </w:rPr>
      </w:pPr>
      <w:r w:rsidRPr="00747DD3">
        <w:rPr>
          <w:rFonts w:ascii="Courier New" w:hAnsi="Courier New" w:cs="Courier New"/>
          <w:color w:val="0000FF"/>
          <w:sz w:val="20"/>
          <w:szCs w:val="20"/>
          <w:highlight w:val="cyan"/>
        </w:rPr>
        <w:t>&lt;TgTPhiSThue&gt;</w:t>
      </w:r>
      <w:r w:rsidRPr="00EC1215">
        <w:rPr>
          <w:rFonts w:ascii="Courier New" w:hAnsi="Courier New" w:cs="Courier New"/>
          <w:sz w:val="20"/>
          <w:szCs w:val="20"/>
          <w:highlight w:val="cyan"/>
        </w:rPr>
        <w:t>Tổng tiền phí</w:t>
      </w:r>
      <w:r w:rsidRPr="00747DD3">
        <w:rPr>
          <w:rFonts w:ascii="Courier New" w:hAnsi="Courier New" w:cs="Courier New"/>
          <w:color w:val="0000FF"/>
          <w:sz w:val="20"/>
          <w:szCs w:val="20"/>
          <w:highlight w:val="cyan"/>
        </w:rPr>
        <w:t>&lt;/TgTPhiSThue&gt;</w:t>
      </w:r>
    </w:p>
    <w:p w14:paraId="774FB3CF" w14:textId="494B22BC" w:rsidR="00475A4B" w:rsidRPr="00475A4B" w:rsidRDefault="00475A4B" w:rsidP="00475A4B">
      <w:pPr>
        <w:shd w:val="clear" w:color="auto" w:fill="FFFFFF"/>
        <w:ind w:firstLine="540"/>
        <w:rPr>
          <w:rFonts w:ascii="Courier New" w:hAnsi="Courier New" w:cs="Courier New"/>
          <w:color w:val="0000FF"/>
          <w:sz w:val="20"/>
          <w:szCs w:val="20"/>
          <w:highlight w:val="cyan"/>
        </w:rPr>
      </w:pPr>
      <w:r w:rsidRPr="00475A4B">
        <w:rPr>
          <w:rFonts w:ascii="Courier New" w:hAnsi="Courier New" w:cs="Courier New"/>
          <w:color w:val="0000FF"/>
          <w:sz w:val="20"/>
          <w:szCs w:val="20"/>
          <w:highlight w:val="cyan"/>
        </w:rPr>
        <w:t>&lt;SBKe&gt;Số bảng kê&lt;/SBKe&gt;</w:t>
      </w:r>
    </w:p>
    <w:p w14:paraId="47B1F34D" w14:textId="743F5600" w:rsidR="00475A4B" w:rsidRPr="00475A4B" w:rsidRDefault="00475A4B" w:rsidP="00475A4B">
      <w:pPr>
        <w:shd w:val="clear" w:color="auto" w:fill="FFFFFF"/>
        <w:ind w:firstLine="540"/>
        <w:rPr>
          <w:rFonts w:ascii="Courier New" w:hAnsi="Courier New" w:cs="Courier New"/>
          <w:color w:val="0000FF"/>
          <w:sz w:val="20"/>
          <w:szCs w:val="20"/>
          <w:highlight w:val="cyan"/>
        </w:rPr>
      </w:pPr>
      <w:r w:rsidRPr="00475A4B">
        <w:rPr>
          <w:rFonts w:ascii="Courier New" w:hAnsi="Courier New" w:cs="Courier New"/>
          <w:color w:val="0000FF"/>
          <w:sz w:val="20"/>
          <w:szCs w:val="20"/>
          <w:highlight w:val="cyan"/>
        </w:rPr>
        <w:t>&lt;NBKe&gt;Ngày bảng kê&lt;/NBKe&gt;</w:t>
      </w:r>
    </w:p>
    <w:p w14:paraId="10CFA86B" w14:textId="77777777" w:rsidR="00475A4B" w:rsidRPr="00475A4B" w:rsidRDefault="00475A4B" w:rsidP="00475A4B">
      <w:pPr>
        <w:shd w:val="clear" w:color="auto" w:fill="FFFFFF"/>
        <w:ind w:firstLine="540"/>
        <w:rPr>
          <w:rFonts w:ascii="Courier New" w:hAnsi="Courier New" w:cs="Courier New"/>
          <w:color w:val="0000FF"/>
          <w:sz w:val="20"/>
          <w:szCs w:val="20"/>
          <w:highlight w:val="cyan"/>
        </w:rPr>
      </w:pPr>
      <w:r w:rsidRPr="00475A4B">
        <w:rPr>
          <w:rFonts w:ascii="Courier New" w:hAnsi="Courier New" w:cs="Courier New"/>
          <w:color w:val="0000FF"/>
          <w:sz w:val="20"/>
          <w:szCs w:val="20"/>
          <w:highlight w:val="cyan"/>
        </w:rPr>
        <w:t>&lt;GiamThueGTGT&gt; Giảm thuế GTGT(Chỉ sử dụng cho hóa đơn bán hàng giảm thuế theo NQ của Quốc hội. Nhận giá trị 1/0)&lt;/GiamThueGTGT&gt;</w:t>
      </w:r>
    </w:p>
    <w:p w14:paraId="097CC360" w14:textId="77777777" w:rsidR="00475A4B" w:rsidRPr="00475A4B" w:rsidRDefault="00475A4B" w:rsidP="00475A4B">
      <w:pPr>
        <w:shd w:val="clear" w:color="auto" w:fill="FFFFFF"/>
        <w:ind w:firstLine="540"/>
        <w:rPr>
          <w:rFonts w:ascii="Courier New" w:hAnsi="Courier New" w:cs="Courier New"/>
          <w:color w:val="0000FF"/>
          <w:sz w:val="20"/>
          <w:szCs w:val="20"/>
          <w:highlight w:val="cyan"/>
        </w:rPr>
      </w:pPr>
    </w:p>
    <w:p w14:paraId="5415A042" w14:textId="125FFDB0" w:rsidR="00475A4B" w:rsidRPr="00475A4B" w:rsidRDefault="00475A4B" w:rsidP="00475A4B">
      <w:pPr>
        <w:shd w:val="clear" w:color="auto" w:fill="FFFFFF"/>
        <w:ind w:firstLine="540"/>
        <w:rPr>
          <w:rFonts w:ascii="Courier New" w:hAnsi="Courier New" w:cs="Courier New"/>
          <w:color w:val="0000FF"/>
          <w:sz w:val="20"/>
          <w:szCs w:val="20"/>
          <w:highlight w:val="cyan"/>
        </w:rPr>
      </w:pPr>
      <w:r w:rsidRPr="00475A4B">
        <w:rPr>
          <w:rFonts w:ascii="Courier New" w:hAnsi="Courier New" w:cs="Courier New"/>
          <w:color w:val="0000FF"/>
          <w:sz w:val="20"/>
          <w:szCs w:val="20"/>
          <w:highlight w:val="cyan"/>
        </w:rPr>
        <w:t>&lt;STGThue&gt; Số tiền giảm thuế(Chỉ sử dụng cho hóa đơn bán hàng giảm thuế theo NQ của Quốc hội)&lt;/STGThue&gt;</w:t>
      </w:r>
    </w:p>
    <w:p w14:paraId="2448F89F" w14:textId="77777777" w:rsidR="00B62732" w:rsidRPr="006C5ECC" w:rsidRDefault="00B62732" w:rsidP="009D1437">
      <w:pPr>
        <w:shd w:val="clear" w:color="auto" w:fill="FFFFFF"/>
        <w:rPr>
          <w:rFonts w:ascii="Courier New" w:hAnsi="Courier New" w:cs="Courier New"/>
          <w:color w:val="0000FF"/>
          <w:sz w:val="20"/>
          <w:szCs w:val="20"/>
        </w:rPr>
      </w:pPr>
    </w:p>
    <w:p w14:paraId="1BF640F6" w14:textId="77777777" w:rsidR="009D1437" w:rsidRPr="00AD69DD" w:rsidRDefault="009D1437" w:rsidP="009D1437">
      <w:pPr>
        <w:shd w:val="clear" w:color="auto" w:fill="FFFFFF"/>
      </w:pPr>
      <w:r w:rsidRPr="00F66F77">
        <w:rPr>
          <w:rFonts w:ascii="Courier New" w:hAnsi="Courier New" w:cs="Courier New"/>
          <w:color w:val="0000FF"/>
          <w:sz w:val="20"/>
          <w:szCs w:val="20"/>
        </w:rPr>
        <w:t>&lt;/ReplaceInv&gt;</w:t>
      </w:r>
    </w:p>
    <w:p w14:paraId="414B440F" w14:textId="77777777" w:rsidR="009D1437" w:rsidRPr="007C7E60" w:rsidRDefault="009D1437" w:rsidP="00480762">
      <w:pPr>
        <w:pStyle w:val="Heading3"/>
      </w:pPr>
      <w:bookmarkStart w:id="77" w:name="_Toc198045314"/>
      <w:r>
        <w:t>Html xem trước khi thay thế hóa đơn</w:t>
      </w:r>
      <w:bookmarkEnd w:id="77"/>
    </w:p>
    <w:p w14:paraId="7F7ED800" w14:textId="77777777" w:rsidR="009D1437" w:rsidRDefault="009D1437" w:rsidP="009D1437">
      <w:r>
        <w:t>URL</w:t>
      </w:r>
    </w:p>
    <w:p w14:paraId="40316F10" w14:textId="77777777" w:rsidR="009D1437" w:rsidRPr="004A4DD9" w:rsidRDefault="009D1437" w:rsidP="009D1437">
      <w:pPr>
        <w:ind w:firstLine="720"/>
        <w:jc w:val="both"/>
      </w:pPr>
      <w:r>
        <w:rPr>
          <w:rFonts w:eastAsia="Calibri"/>
        </w:rPr>
        <w:t>s</w:t>
      </w:r>
      <w:r w:rsidRPr="009372AD">
        <w:rPr>
          <w:rFonts w:eastAsia="Calibri"/>
        </w:rPr>
        <w:t xml:space="preserve">tring </w:t>
      </w:r>
      <w:r w:rsidRPr="0096022F">
        <w:rPr>
          <w:b/>
        </w:rPr>
        <w:t>ReplaceInvoice</w:t>
      </w:r>
      <w:r>
        <w:rPr>
          <w:b/>
        </w:rPr>
        <w:t>NoPublish</w:t>
      </w:r>
      <w:r w:rsidRPr="00D16E25">
        <w:rPr>
          <w:rFonts w:eastAsia="Calibri"/>
        </w:rPr>
        <w:t>(</w:t>
      </w:r>
      <w:r w:rsidRPr="00D16E25">
        <w:t>string Account, string ACpass, string xmlInvData, string user</w:t>
      </w:r>
      <w:r>
        <w:t>name, string pass, string fkey</w:t>
      </w:r>
      <w:r w:rsidRPr="00D16E25">
        <w:t>, int? convert, string pattern = null, string serial = null</w:t>
      </w:r>
      <w:r w:rsidRPr="00D16E25">
        <w:rPr>
          <w:rFonts w:eastAsia="Calibri"/>
        </w:rPr>
        <w:t>)</w:t>
      </w:r>
      <w:r w:rsidRPr="009372AD">
        <w:rPr>
          <w:rFonts w:eastAsia="Calibri"/>
        </w:rPr>
        <w:t>.</w:t>
      </w:r>
    </w:p>
    <w:p w14:paraId="437E846A" w14:textId="77777777" w:rsidR="009D1437" w:rsidRPr="00593BE8" w:rsidRDefault="009D1437" w:rsidP="009D1437">
      <w:pPr>
        <w:pStyle w:val="N"/>
      </w:pPr>
      <w:r w:rsidRPr="00593BE8">
        <w:t>DESCRIPTION</w:t>
      </w:r>
    </w:p>
    <w:p w14:paraId="67AABAE9" w14:textId="77777777" w:rsidR="009D1437" w:rsidRDefault="009D1437" w:rsidP="009D1437">
      <w:pPr>
        <w:pStyle w:val="N"/>
      </w:pPr>
      <w:r>
        <w:tab/>
        <w:t>Đây là web service thực hiện lấy dữ liệu html hóa đơn mới của thay thế hóa đơn trước khi ký số phát hành</w:t>
      </w:r>
    </w:p>
    <w:p w14:paraId="1BD165C5" w14:textId="77777777" w:rsidR="009D1437" w:rsidRPr="00007702" w:rsidRDefault="009D1437" w:rsidP="009D1437">
      <w:pPr>
        <w:pStyle w:val="N"/>
      </w:pPr>
      <w:r w:rsidRPr="00663B3E">
        <w:t>HTTP METHOD</w:t>
      </w:r>
    </w:p>
    <w:p w14:paraId="4B3A0A56" w14:textId="77777777" w:rsidR="009D1437" w:rsidRPr="00007702" w:rsidRDefault="009D1437" w:rsidP="009D1437">
      <w:pPr>
        <w:pStyle w:val="N"/>
        <w:rPr>
          <w:b/>
        </w:rPr>
      </w:pPr>
      <w:r>
        <w:tab/>
      </w:r>
      <w:r w:rsidRPr="00610AFD">
        <w:t>POST</w:t>
      </w:r>
    </w:p>
    <w:p w14:paraId="0CAB61EF" w14:textId="77777777" w:rsidR="009D1437" w:rsidRPr="00610AFD" w:rsidRDefault="009D1437" w:rsidP="009D1437">
      <w:pPr>
        <w:pStyle w:val="N"/>
      </w:pPr>
      <w:r w:rsidRPr="00610AFD">
        <w:t>REQUEST BODY</w:t>
      </w:r>
    </w:p>
    <w:p w14:paraId="25D8B563"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05B36D36"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Pr>
          <w:rFonts w:eastAsia="Calibri"/>
          <w:b/>
        </w:rPr>
        <w:t>Account/ACPass</w:t>
      </w:r>
      <w:r w:rsidRPr="004720D2">
        <w:rPr>
          <w:rFonts w:eastAsia="Calibri"/>
          <w:b/>
        </w:rPr>
        <w:t xml:space="preserve">:  </w:t>
      </w:r>
      <w:r w:rsidRPr="004720D2">
        <w:rPr>
          <w:rFonts w:eastAsia="Calibri"/>
        </w:rPr>
        <w:t>Tài khoản được cấp phát cho nhân viên gọi lệnh phát hành hóa đơn</w:t>
      </w:r>
    </w:p>
    <w:p w14:paraId="4F7166B7"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lastRenderedPageBreak/>
        <w:t>xmlInvData</w:t>
      </w:r>
      <w:r w:rsidRPr="009372AD">
        <w:rPr>
          <w:rFonts w:eastAsia="Calibri"/>
        </w:rPr>
        <w:t xml:space="preserve">: String XML dữ liệu hóa đơn cũ và hóa đơn </w:t>
      </w:r>
      <w:r>
        <w:rPr>
          <w:rFonts w:eastAsia="Calibri"/>
        </w:rPr>
        <w:t>thay thế</w:t>
      </w:r>
    </w:p>
    <w:p w14:paraId="4C7E59DD" w14:textId="77777777" w:rsidR="009D1437" w:rsidRPr="00CF2FC3" w:rsidRDefault="009D1437" w:rsidP="009D1437">
      <w:pPr>
        <w:pStyle w:val="ListParagraph"/>
        <w:numPr>
          <w:ilvl w:val="0"/>
          <w:numId w:val="2"/>
        </w:numPr>
        <w:spacing w:after="0" w:line="360" w:lineRule="auto"/>
        <w:ind w:left="1080"/>
        <w:jc w:val="both"/>
        <w:rPr>
          <w:rFonts w:eastAsia="Calibri"/>
          <w:b/>
        </w:rPr>
      </w:pPr>
      <w:r>
        <w:rPr>
          <w:rFonts w:eastAsia="Calibri"/>
          <w:b/>
        </w:rPr>
        <w:t xml:space="preserve">fkey: </w:t>
      </w:r>
      <w:r>
        <w:rPr>
          <w:rFonts w:eastAsia="Calibri"/>
        </w:rPr>
        <w:t>Chuỗi xác định hóa đơn cần thay thế</w:t>
      </w:r>
    </w:p>
    <w:p w14:paraId="264A55E5" w14:textId="77777777" w:rsidR="009D1437" w:rsidRPr="00E009AD" w:rsidRDefault="009D1437" w:rsidP="009D143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0CCDE72B" w14:textId="77777777" w:rsidR="009D1437" w:rsidRPr="00E009AD" w:rsidRDefault="009D1437" w:rsidP="009D1437">
      <w:pPr>
        <w:pStyle w:val="ListParagraph"/>
        <w:numPr>
          <w:ilvl w:val="0"/>
          <w:numId w:val="2"/>
        </w:numPr>
        <w:spacing w:after="0" w:line="360" w:lineRule="auto"/>
        <w:ind w:left="1080"/>
        <w:jc w:val="both"/>
        <w:rPr>
          <w:rFonts w:eastAsia="Calibri"/>
          <w:b/>
        </w:rPr>
      </w:pPr>
      <w:r w:rsidRPr="006479A0">
        <w:rPr>
          <w:b/>
        </w:rPr>
        <w:t>Pattern</w:t>
      </w:r>
      <w:r>
        <w:t>: Mẫu số</w:t>
      </w:r>
    </w:p>
    <w:p w14:paraId="522A2035" w14:textId="77777777" w:rsidR="009D1437" w:rsidRPr="009372AD" w:rsidRDefault="009D1437" w:rsidP="009D1437">
      <w:pPr>
        <w:pStyle w:val="ListParagraph"/>
        <w:numPr>
          <w:ilvl w:val="0"/>
          <w:numId w:val="2"/>
        </w:numPr>
        <w:spacing w:after="0" w:line="360" w:lineRule="auto"/>
        <w:ind w:left="1080"/>
        <w:jc w:val="both"/>
        <w:rPr>
          <w:rFonts w:eastAsia="Calibri"/>
          <w:b/>
        </w:rPr>
      </w:pPr>
      <w:r w:rsidRPr="006479A0">
        <w:rPr>
          <w:b/>
        </w:rPr>
        <w:t>Serial</w:t>
      </w:r>
      <w:r>
        <w:t>: Ký hiệu</w:t>
      </w:r>
    </w:p>
    <w:p w14:paraId="352264F3" w14:textId="77777777" w:rsidR="009D1437" w:rsidRPr="007A4FB0" w:rsidRDefault="009D1437" w:rsidP="009D1437">
      <w:pPr>
        <w:ind w:left="360" w:firstLine="720"/>
      </w:pPr>
    </w:p>
    <w:p w14:paraId="03879400"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066D62E7"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03456FB0"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19DA6272"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69FF6909" w14:textId="77777777" w:rsidR="009D1437" w:rsidRPr="00660ABB" w:rsidRDefault="009D1437" w:rsidP="00616EC4">
            <w:pPr>
              <w:pStyle w:val="ListParagraph"/>
            </w:pPr>
            <w:r>
              <w:t>Ghi chú</w:t>
            </w:r>
          </w:p>
        </w:tc>
      </w:tr>
      <w:tr w:rsidR="009D1437" w:rsidRPr="00660ABB" w14:paraId="4A05A6B1" w14:textId="77777777" w:rsidTr="00616EC4">
        <w:tc>
          <w:tcPr>
            <w:tcW w:w="1710" w:type="dxa"/>
            <w:tcBorders>
              <w:top w:val="single" w:sz="4" w:space="0" w:color="2E74B5"/>
              <w:left w:val="single" w:sz="4" w:space="0" w:color="2E74B5"/>
              <w:right w:val="single" w:sz="4" w:space="0" w:color="2E74B5"/>
            </w:tcBorders>
            <w:shd w:val="clear" w:color="auto" w:fill="auto"/>
          </w:tcPr>
          <w:p w14:paraId="2D77E939"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C3AF71C"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2D26F159" w14:textId="77777777" w:rsidR="009D1437" w:rsidRPr="009372AD" w:rsidRDefault="009D1437" w:rsidP="00616EC4">
            <w:pPr>
              <w:pStyle w:val="ListParagraph"/>
              <w:ind w:left="0"/>
              <w:jc w:val="both"/>
            </w:pPr>
          </w:p>
        </w:tc>
      </w:tr>
      <w:tr w:rsidR="009D1437" w:rsidRPr="00660ABB" w14:paraId="752410EB" w14:textId="77777777" w:rsidTr="00616EC4">
        <w:tc>
          <w:tcPr>
            <w:tcW w:w="1710" w:type="dxa"/>
            <w:tcBorders>
              <w:top w:val="single" w:sz="4" w:space="0" w:color="2E74B5"/>
              <w:left w:val="single" w:sz="4" w:space="0" w:color="2E74B5"/>
              <w:right w:val="single" w:sz="4" w:space="0" w:color="2E74B5"/>
            </w:tcBorders>
            <w:shd w:val="clear" w:color="auto" w:fill="auto"/>
          </w:tcPr>
          <w:p w14:paraId="55D8B974" w14:textId="77777777" w:rsidR="009D1437" w:rsidRPr="009372AD" w:rsidRDefault="009D1437" w:rsidP="00616EC4">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64F7938" w14:textId="77777777" w:rsidR="009D1437" w:rsidRPr="009372AD" w:rsidRDefault="009D1437" w:rsidP="00616EC4">
            <w:pPr>
              <w:rPr>
                <w:rFonts w:eastAsia="Calibri"/>
              </w:rPr>
            </w:pPr>
            <w:r w:rsidRPr="009372AD">
              <w:rPr>
                <w:rFonts w:eastAsia="Calibri"/>
              </w:rPr>
              <w:t>Không tồn tại hóa đơn cần thay thế</w:t>
            </w:r>
          </w:p>
        </w:tc>
        <w:tc>
          <w:tcPr>
            <w:tcW w:w="2515" w:type="dxa"/>
            <w:tcBorders>
              <w:top w:val="single" w:sz="4" w:space="0" w:color="2E74B5"/>
              <w:left w:val="single" w:sz="4" w:space="0" w:color="2E74B5"/>
              <w:bottom w:val="single" w:sz="4" w:space="0" w:color="2E74B5"/>
              <w:right w:val="single" w:sz="4" w:space="0" w:color="2E74B5"/>
            </w:tcBorders>
          </w:tcPr>
          <w:p w14:paraId="61EA50A1" w14:textId="77777777" w:rsidR="009D1437" w:rsidRPr="009372AD" w:rsidRDefault="009D1437" w:rsidP="00616EC4">
            <w:pPr>
              <w:pStyle w:val="ListParagraph"/>
              <w:ind w:left="0"/>
              <w:jc w:val="both"/>
            </w:pPr>
          </w:p>
        </w:tc>
      </w:tr>
      <w:tr w:rsidR="009D1437" w:rsidRPr="00660ABB" w14:paraId="3B3F6588" w14:textId="77777777" w:rsidTr="00616EC4">
        <w:tc>
          <w:tcPr>
            <w:tcW w:w="1710" w:type="dxa"/>
            <w:tcBorders>
              <w:top w:val="single" w:sz="4" w:space="0" w:color="2E74B5"/>
              <w:left w:val="single" w:sz="4" w:space="0" w:color="2E74B5"/>
              <w:right w:val="single" w:sz="4" w:space="0" w:color="2E74B5"/>
            </w:tcBorders>
            <w:shd w:val="clear" w:color="auto" w:fill="auto"/>
          </w:tcPr>
          <w:p w14:paraId="03A9FED0" w14:textId="77777777" w:rsidR="009D1437" w:rsidRPr="009372AD" w:rsidRDefault="009D1437" w:rsidP="00616EC4">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BA1135B" w14:textId="77777777" w:rsidR="009D1437" w:rsidRPr="009372AD" w:rsidRDefault="009D1437" w:rsidP="00616EC4">
            <w:pPr>
              <w:rPr>
                <w:rFonts w:eastAsia="Calibri"/>
              </w:rPr>
            </w:pPr>
            <w:r w:rsidRPr="009372AD">
              <w:rPr>
                <w:rFonts w:eastAsia="Calibri"/>
              </w:rPr>
              <w:t>Dữ liệu xml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5D7060D3" w14:textId="77777777" w:rsidR="009D1437" w:rsidRPr="009372AD" w:rsidRDefault="009D1437" w:rsidP="00616EC4">
            <w:pPr>
              <w:pStyle w:val="ListParagraph"/>
              <w:ind w:left="0"/>
              <w:jc w:val="both"/>
            </w:pPr>
          </w:p>
        </w:tc>
      </w:tr>
      <w:tr w:rsidR="009D1437" w:rsidRPr="00660ABB" w14:paraId="1BB8A1C6" w14:textId="77777777" w:rsidTr="00616EC4">
        <w:tc>
          <w:tcPr>
            <w:tcW w:w="1710" w:type="dxa"/>
            <w:tcBorders>
              <w:top w:val="single" w:sz="4" w:space="0" w:color="2E74B5"/>
              <w:left w:val="single" w:sz="4" w:space="0" w:color="2E74B5"/>
              <w:right w:val="single" w:sz="4" w:space="0" w:color="2E74B5"/>
            </w:tcBorders>
            <w:shd w:val="clear" w:color="auto" w:fill="auto"/>
          </w:tcPr>
          <w:p w14:paraId="0A26D4F2" w14:textId="77777777" w:rsidR="009D1437" w:rsidRPr="009372AD" w:rsidRDefault="009D1437" w:rsidP="00616EC4">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EC406C8" w14:textId="77777777" w:rsidR="009D1437" w:rsidRPr="009372AD" w:rsidRDefault="009D1437" w:rsidP="00616EC4">
            <w:pPr>
              <w:rPr>
                <w:rFonts w:eastAsia="Calibri"/>
              </w:rPr>
            </w:pPr>
            <w:r w:rsidRPr="009575F7">
              <w:rPr>
                <w:rFonts w:eastAsia="Calibri"/>
              </w:rPr>
              <w:t xml:space="preserve">Có lỗi trong quá trình </w:t>
            </w:r>
            <w:r>
              <w:rPr>
                <w:rFonts w:eastAsia="Calibri"/>
              </w:rPr>
              <w:t>tạo mới</w:t>
            </w:r>
            <w:r w:rsidRPr="009575F7">
              <w:rPr>
                <w:rFonts w:eastAsia="Calibri"/>
              </w:rPr>
              <w:t xml:space="preserve"> hóa đơn</w:t>
            </w:r>
            <w:r>
              <w:rPr>
                <w:rFonts w:eastAsia="Calibri"/>
              </w:rPr>
              <w:t xml:space="preserve"> thay thế</w:t>
            </w:r>
          </w:p>
        </w:tc>
        <w:tc>
          <w:tcPr>
            <w:tcW w:w="2515" w:type="dxa"/>
            <w:tcBorders>
              <w:top w:val="single" w:sz="4" w:space="0" w:color="2E74B5"/>
              <w:left w:val="single" w:sz="4" w:space="0" w:color="2E74B5"/>
              <w:bottom w:val="single" w:sz="4" w:space="0" w:color="2E74B5"/>
              <w:right w:val="single" w:sz="4" w:space="0" w:color="2E74B5"/>
            </w:tcBorders>
          </w:tcPr>
          <w:p w14:paraId="1144E958" w14:textId="77777777" w:rsidR="009D1437" w:rsidRPr="009372AD" w:rsidRDefault="009D1437" w:rsidP="00616EC4">
            <w:pPr>
              <w:pStyle w:val="ListParagraph"/>
              <w:ind w:left="0"/>
              <w:jc w:val="both"/>
            </w:pPr>
          </w:p>
        </w:tc>
      </w:tr>
      <w:tr w:rsidR="009D1437" w:rsidRPr="00660ABB" w14:paraId="387DECA4" w14:textId="77777777" w:rsidTr="00616EC4">
        <w:tc>
          <w:tcPr>
            <w:tcW w:w="1710" w:type="dxa"/>
            <w:tcBorders>
              <w:top w:val="single" w:sz="4" w:space="0" w:color="2E74B5"/>
              <w:left w:val="single" w:sz="4" w:space="0" w:color="2E74B5"/>
              <w:right w:val="single" w:sz="4" w:space="0" w:color="2E74B5"/>
            </w:tcBorders>
            <w:shd w:val="clear" w:color="auto" w:fill="auto"/>
          </w:tcPr>
          <w:p w14:paraId="1522E360" w14:textId="77777777" w:rsidR="009D1437" w:rsidRPr="009372AD" w:rsidRDefault="009D1437" w:rsidP="00616EC4">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679A76C" w14:textId="77777777" w:rsidR="009D1437" w:rsidRPr="009372AD" w:rsidRDefault="009D1437" w:rsidP="00616EC4">
            <w:pPr>
              <w:rPr>
                <w:rFonts w:eastAsia="Calibri"/>
              </w:rPr>
            </w:pPr>
            <w:r w:rsidRPr="009372AD">
              <w:rPr>
                <w:rFonts w:eastAsia="Calibri"/>
              </w:rPr>
              <w:t>Dải hóa đơn cũ đã hết</w:t>
            </w:r>
          </w:p>
        </w:tc>
        <w:tc>
          <w:tcPr>
            <w:tcW w:w="2515" w:type="dxa"/>
            <w:tcBorders>
              <w:top w:val="single" w:sz="4" w:space="0" w:color="2E74B5"/>
              <w:left w:val="single" w:sz="4" w:space="0" w:color="2E74B5"/>
              <w:bottom w:val="single" w:sz="4" w:space="0" w:color="2E74B5"/>
              <w:right w:val="single" w:sz="4" w:space="0" w:color="2E74B5"/>
            </w:tcBorders>
          </w:tcPr>
          <w:p w14:paraId="3418DA5D" w14:textId="77777777" w:rsidR="009D1437" w:rsidRPr="009372AD" w:rsidRDefault="009D1437" w:rsidP="00616EC4">
            <w:pPr>
              <w:pStyle w:val="ListParagraph"/>
              <w:ind w:left="0"/>
              <w:jc w:val="both"/>
            </w:pPr>
          </w:p>
        </w:tc>
      </w:tr>
      <w:tr w:rsidR="009D1437" w:rsidRPr="00660ABB" w14:paraId="05C3DA87"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1EC14A9" w14:textId="77777777" w:rsidR="009D1437" w:rsidRPr="009372AD" w:rsidRDefault="009D1437" w:rsidP="00616EC4">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8E1835D" w14:textId="77777777" w:rsidR="009D1437" w:rsidRPr="009372AD" w:rsidRDefault="009D1437" w:rsidP="00616EC4">
            <w:pPr>
              <w:pStyle w:val="ListParagraph"/>
              <w:spacing w:after="0" w:line="240" w:lineRule="auto"/>
              <w:ind w:left="0"/>
              <w:rPr>
                <w:rFonts w:eastAsia="Calibri"/>
              </w:rPr>
            </w:pPr>
            <w:r w:rsidRPr="009372AD">
              <w:rPr>
                <w:rFonts w:eastAsia="Calibri"/>
              </w:rPr>
              <w:t>User name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2E797D2C" w14:textId="77777777" w:rsidR="009D1437" w:rsidRPr="009372AD" w:rsidRDefault="009D1437" w:rsidP="00616EC4">
            <w:pPr>
              <w:jc w:val="both"/>
            </w:pPr>
          </w:p>
        </w:tc>
      </w:tr>
      <w:tr w:rsidR="009D1437" w:rsidRPr="00660ABB" w14:paraId="13A17C7D"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5A322D7" w14:textId="77777777" w:rsidR="009D1437" w:rsidRPr="009372AD" w:rsidRDefault="009D1437" w:rsidP="00616EC4">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E7C7BFB" w14:textId="77777777" w:rsidR="009D1437" w:rsidRPr="009372AD" w:rsidRDefault="009D1437" w:rsidP="00616EC4">
            <w:pPr>
              <w:pStyle w:val="ListParagraph"/>
              <w:spacing w:after="0" w:line="240" w:lineRule="auto"/>
              <w:ind w:left="0"/>
              <w:rPr>
                <w:rFonts w:eastAsia="Calibri"/>
              </w:rPr>
            </w:pPr>
            <w:r w:rsidRPr="009372AD">
              <w:rPr>
                <w:rFonts w:eastAsia="Calibri"/>
              </w:rPr>
              <w:t>Hóa đơn đã được thay thế rồi. Không thể thay thế nữa.</w:t>
            </w:r>
          </w:p>
        </w:tc>
        <w:tc>
          <w:tcPr>
            <w:tcW w:w="2515" w:type="dxa"/>
            <w:tcBorders>
              <w:top w:val="single" w:sz="4" w:space="0" w:color="2E74B5"/>
              <w:left w:val="single" w:sz="4" w:space="0" w:color="2E74B5"/>
              <w:bottom w:val="single" w:sz="4" w:space="0" w:color="2E74B5"/>
              <w:right w:val="single" w:sz="4" w:space="0" w:color="2E74B5"/>
            </w:tcBorders>
          </w:tcPr>
          <w:p w14:paraId="28AD18E9" w14:textId="77777777" w:rsidR="009D1437" w:rsidRPr="009372AD" w:rsidRDefault="009D1437" w:rsidP="00616EC4">
            <w:pPr>
              <w:jc w:val="both"/>
            </w:pPr>
          </w:p>
        </w:tc>
      </w:tr>
      <w:tr w:rsidR="009D1437" w:rsidRPr="00660ABB" w14:paraId="398F43CD"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53172B8" w14:textId="77777777" w:rsidR="009D1437" w:rsidRPr="009372AD" w:rsidRDefault="009D1437" w:rsidP="00616EC4">
            <w:pPr>
              <w:autoSpaceDE w:val="0"/>
              <w:autoSpaceDN w:val="0"/>
              <w:adjustRightInd w:val="0"/>
              <w:rPr>
                <w:rFonts w:eastAsia="Calibri"/>
              </w:rPr>
            </w:pPr>
            <w:r w:rsidRPr="009372AD">
              <w:rPr>
                <w:rFonts w:eastAsia="Calibri"/>
              </w:rPr>
              <w:t>ERR:9</w:t>
            </w:r>
          </w:p>
          <w:p w14:paraId="450AD63C"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BC98A06" w14:textId="77777777" w:rsidR="009D1437" w:rsidRPr="009372AD" w:rsidRDefault="009D1437" w:rsidP="00616EC4">
            <w:pPr>
              <w:pStyle w:val="ListParagraph"/>
              <w:spacing w:after="0" w:line="240" w:lineRule="auto"/>
              <w:ind w:left="0"/>
              <w:rPr>
                <w:rFonts w:eastAsia="Calibri"/>
              </w:rPr>
            </w:pPr>
            <w:r>
              <w:rPr>
                <w:rFonts w:eastAsia="Calibri"/>
              </w:rPr>
              <w:t>Trạng thái hóa đơn không được thay thế</w:t>
            </w:r>
          </w:p>
        </w:tc>
        <w:tc>
          <w:tcPr>
            <w:tcW w:w="2515" w:type="dxa"/>
            <w:tcBorders>
              <w:top w:val="single" w:sz="4" w:space="0" w:color="2E74B5"/>
              <w:left w:val="single" w:sz="4" w:space="0" w:color="2E74B5"/>
              <w:bottom w:val="single" w:sz="4" w:space="0" w:color="2E74B5"/>
              <w:right w:val="single" w:sz="4" w:space="0" w:color="2E74B5"/>
            </w:tcBorders>
          </w:tcPr>
          <w:p w14:paraId="0DC0D3F0" w14:textId="77777777" w:rsidR="009D1437" w:rsidRPr="009372AD" w:rsidRDefault="009D1437" w:rsidP="00616EC4">
            <w:pPr>
              <w:jc w:val="both"/>
            </w:pPr>
          </w:p>
        </w:tc>
      </w:tr>
      <w:tr w:rsidR="009D1437" w:rsidRPr="00660ABB" w14:paraId="7835BD38"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828F05B" w14:textId="77777777" w:rsidR="009D1437" w:rsidRPr="009372AD" w:rsidRDefault="009D1437" w:rsidP="00616EC4">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599A793" w14:textId="77777777" w:rsidR="009D1437" w:rsidRDefault="009D1437" w:rsidP="00616EC4">
            <w:pPr>
              <w:pStyle w:val="ListParagraph"/>
              <w:spacing w:after="0" w:line="240" w:lineRule="auto"/>
              <w:ind w:left="0"/>
              <w:rPr>
                <w:rFonts w:eastAsia="Calibri"/>
              </w:rPr>
            </w:pPr>
            <w:r>
              <w:rPr>
                <w:rFonts w:eastAsia="Calibri"/>
              </w:rPr>
              <w:t xml:space="preserve">Lỗi khi thực hiện </w:t>
            </w:r>
            <w:r w:rsidRPr="00170EAA">
              <w:rPr>
                <w:rFonts w:eastAsia="Calibri"/>
              </w:rPr>
              <w:t>Deserialize</w:t>
            </w:r>
            <w:r>
              <w:rPr>
                <w:rFonts w:eastAsia="Calibri"/>
              </w:rPr>
              <w:t xml:space="preserve"> chuỗi hóa đơn đầu vào</w:t>
            </w:r>
          </w:p>
        </w:tc>
        <w:tc>
          <w:tcPr>
            <w:tcW w:w="2515" w:type="dxa"/>
            <w:tcBorders>
              <w:top w:val="single" w:sz="4" w:space="0" w:color="2E74B5"/>
              <w:left w:val="single" w:sz="4" w:space="0" w:color="2E74B5"/>
              <w:bottom w:val="single" w:sz="4" w:space="0" w:color="2E74B5"/>
              <w:right w:val="single" w:sz="4" w:space="0" w:color="2E74B5"/>
            </w:tcBorders>
          </w:tcPr>
          <w:p w14:paraId="52BEAE68" w14:textId="77777777" w:rsidR="009D1437" w:rsidRPr="009372AD" w:rsidRDefault="009D1437" w:rsidP="00616EC4">
            <w:pPr>
              <w:jc w:val="both"/>
            </w:pPr>
          </w:p>
        </w:tc>
      </w:tr>
      <w:tr w:rsidR="009D1437" w:rsidRPr="00660ABB" w14:paraId="16D9B0F0"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0A90DB2" w14:textId="77777777" w:rsidR="009D1437" w:rsidRPr="009372AD" w:rsidRDefault="009D1437" w:rsidP="00616EC4">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14:paraId="307F4559"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D943F73" w14:textId="77777777" w:rsidR="009D1437" w:rsidRDefault="009D1437" w:rsidP="00616EC4">
            <w:pPr>
              <w:pStyle w:val="ListParagraph"/>
              <w:spacing w:after="0" w:line="240" w:lineRule="auto"/>
              <w:ind w:left="0"/>
              <w:rPr>
                <w:rFonts w:eastAsia="Calibri"/>
              </w:rPr>
            </w:pPr>
            <w:r>
              <w:rPr>
                <w:rFonts w:eastAsia="Calibri"/>
              </w:rPr>
              <w:t>Pattern truyền vào không giống với hóa đơn cần điều chỉnh</w:t>
            </w:r>
          </w:p>
        </w:tc>
        <w:tc>
          <w:tcPr>
            <w:tcW w:w="2515" w:type="dxa"/>
            <w:tcBorders>
              <w:top w:val="single" w:sz="4" w:space="0" w:color="2E74B5"/>
              <w:left w:val="single" w:sz="4" w:space="0" w:color="2E74B5"/>
              <w:bottom w:val="single" w:sz="4" w:space="0" w:color="2E74B5"/>
              <w:right w:val="single" w:sz="4" w:space="0" w:color="2E74B5"/>
            </w:tcBorders>
          </w:tcPr>
          <w:p w14:paraId="5B52E9A1" w14:textId="77777777" w:rsidR="009D1437" w:rsidRPr="009372AD" w:rsidRDefault="009D1437" w:rsidP="00616EC4">
            <w:pPr>
              <w:jc w:val="both"/>
            </w:pPr>
          </w:p>
        </w:tc>
      </w:tr>
      <w:tr w:rsidR="009D1437" w:rsidRPr="00660ABB" w14:paraId="6ACD90C8"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865ACCC" w14:textId="77777777" w:rsidR="009D1437" w:rsidRPr="009372AD" w:rsidRDefault="009D1437" w:rsidP="00616EC4">
            <w:pPr>
              <w:autoSpaceDE w:val="0"/>
              <w:autoSpaceDN w:val="0"/>
              <w:adjustRightInd w:val="0"/>
              <w:rPr>
                <w:rFonts w:eastAsia="Calibri"/>
              </w:rPr>
            </w:pPr>
            <w:r>
              <w:rPr>
                <w:rFonts w:eastAsia="Calibri"/>
              </w:rPr>
              <w:t>ERR:20</w:t>
            </w:r>
          </w:p>
          <w:p w14:paraId="2FA2DE22"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63097E5" w14:textId="77777777" w:rsidR="009D1437" w:rsidRDefault="009D1437" w:rsidP="00616EC4">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613FE1FD" w14:textId="77777777" w:rsidR="009D1437" w:rsidRPr="009372AD" w:rsidRDefault="009D1437" w:rsidP="00616EC4">
            <w:pPr>
              <w:jc w:val="both"/>
            </w:pPr>
          </w:p>
        </w:tc>
      </w:tr>
      <w:tr w:rsidR="009D1437" w:rsidRPr="00660ABB" w14:paraId="035E944A"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B383BBE" w14:textId="77777777" w:rsidR="009D1437" w:rsidRDefault="009D1437" w:rsidP="00616EC4">
            <w:pPr>
              <w:autoSpaceDE w:val="0"/>
              <w:autoSpaceDN w:val="0"/>
              <w:adjustRightInd w:val="0"/>
              <w:rPr>
                <w:rFonts w:eastAsia="Calibri"/>
              </w:rPr>
            </w:pPr>
            <w:r w:rsidRPr="00D34ADC">
              <w:rPr>
                <w:rFonts w:eastAsia="Calibri"/>
              </w:rPr>
              <w:t>ERR:60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758E839" w14:textId="77777777" w:rsidR="009D1437" w:rsidRPr="002A5863" w:rsidRDefault="009D1437" w:rsidP="00616EC4">
            <w:pPr>
              <w:pStyle w:val="ListParagraph"/>
              <w:spacing w:after="0" w:line="240" w:lineRule="auto"/>
              <w:ind w:left="0"/>
            </w:pPr>
            <w:r w:rsidRPr="00D34ADC">
              <w:t>Chỉ được phép điều chỉnh hóa đơn cùng loại (Có mã / Không mã).</w:t>
            </w:r>
          </w:p>
        </w:tc>
        <w:tc>
          <w:tcPr>
            <w:tcW w:w="2515" w:type="dxa"/>
            <w:tcBorders>
              <w:top w:val="single" w:sz="4" w:space="0" w:color="2E74B5"/>
              <w:left w:val="single" w:sz="4" w:space="0" w:color="2E74B5"/>
              <w:bottom w:val="single" w:sz="4" w:space="0" w:color="2E74B5"/>
              <w:right w:val="single" w:sz="4" w:space="0" w:color="2E74B5"/>
            </w:tcBorders>
          </w:tcPr>
          <w:p w14:paraId="58D1CAD1" w14:textId="77777777" w:rsidR="009D1437" w:rsidRPr="009372AD" w:rsidRDefault="009D1437" w:rsidP="00616EC4">
            <w:pPr>
              <w:jc w:val="both"/>
            </w:pPr>
          </w:p>
        </w:tc>
      </w:tr>
      <w:tr w:rsidR="009D1437" w:rsidRPr="00660ABB" w14:paraId="26B918D1"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E6B7E9F" w14:textId="77777777" w:rsidR="009D1437" w:rsidRDefault="009D1437" w:rsidP="00616EC4">
            <w:pPr>
              <w:autoSpaceDE w:val="0"/>
              <w:autoSpaceDN w:val="0"/>
              <w:adjustRightInd w:val="0"/>
              <w:rPr>
                <w:rFonts w:eastAsia="Calibri"/>
              </w:rPr>
            </w:pPr>
            <w:r w:rsidRPr="00D34ADC">
              <w:rPr>
                <w:rFonts w:eastAsia="Calibri"/>
              </w:rPr>
              <w:t>ERR:61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CE58C40" w14:textId="77777777" w:rsidR="009D1437" w:rsidRPr="002A5863" w:rsidRDefault="009D1437" w:rsidP="00616EC4">
            <w:pPr>
              <w:pStyle w:val="ListParagraph"/>
              <w:spacing w:after="0" w:line="240" w:lineRule="auto"/>
              <w:ind w:left="0"/>
            </w:pPr>
            <w:r w:rsidRPr="00D34ADC">
              <w:t>Chỉ được phép điều chỉnh hóa đơn cùng loại (HD GTGT / HD bán hàng...).</w:t>
            </w:r>
          </w:p>
        </w:tc>
        <w:tc>
          <w:tcPr>
            <w:tcW w:w="2515" w:type="dxa"/>
            <w:tcBorders>
              <w:top w:val="single" w:sz="4" w:space="0" w:color="2E74B5"/>
              <w:left w:val="single" w:sz="4" w:space="0" w:color="2E74B5"/>
              <w:bottom w:val="single" w:sz="4" w:space="0" w:color="2E74B5"/>
              <w:right w:val="single" w:sz="4" w:space="0" w:color="2E74B5"/>
            </w:tcBorders>
          </w:tcPr>
          <w:p w14:paraId="6D426211" w14:textId="77777777" w:rsidR="009D1437" w:rsidRPr="009372AD" w:rsidRDefault="009D1437" w:rsidP="00616EC4">
            <w:pPr>
              <w:jc w:val="both"/>
            </w:pPr>
          </w:p>
        </w:tc>
      </w:tr>
      <w:tr w:rsidR="009D1437" w:rsidRPr="00660ABB" w14:paraId="276E0595"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5F9E078" w14:textId="77777777" w:rsidR="009D1437" w:rsidRDefault="009D1437" w:rsidP="00616EC4">
            <w:pPr>
              <w:autoSpaceDE w:val="0"/>
              <w:autoSpaceDN w:val="0"/>
              <w:adjustRightInd w:val="0"/>
              <w:rPr>
                <w:rFonts w:eastAsia="Calibri"/>
              </w:rPr>
            </w:pPr>
            <w:r w:rsidRPr="00D34ADC">
              <w:rPr>
                <w:rFonts w:eastAsia="Calibri"/>
              </w:rPr>
              <w:t>ERR:62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E252D90" w14:textId="77777777" w:rsidR="009D1437" w:rsidRPr="002A5863" w:rsidRDefault="009D1437" w:rsidP="00616EC4">
            <w:pPr>
              <w:pStyle w:val="ListParagraph"/>
              <w:spacing w:after="0" w:line="240" w:lineRule="auto"/>
              <w:ind w:left="0"/>
            </w:pPr>
            <w:r w:rsidRPr="00D34ADC">
              <w:t>Không được dùng không mã đăng ký gửi bảng tổng hợp thay thế, điều chỉnh các hóa đơn không mã gửi thông tin chi tiết.</w:t>
            </w:r>
          </w:p>
        </w:tc>
        <w:tc>
          <w:tcPr>
            <w:tcW w:w="2515" w:type="dxa"/>
            <w:tcBorders>
              <w:top w:val="single" w:sz="4" w:space="0" w:color="2E74B5"/>
              <w:left w:val="single" w:sz="4" w:space="0" w:color="2E74B5"/>
              <w:bottom w:val="single" w:sz="4" w:space="0" w:color="2E74B5"/>
              <w:right w:val="single" w:sz="4" w:space="0" w:color="2E74B5"/>
            </w:tcBorders>
          </w:tcPr>
          <w:p w14:paraId="7351E293" w14:textId="77777777" w:rsidR="009D1437" w:rsidRPr="009372AD" w:rsidRDefault="009D1437" w:rsidP="00616EC4">
            <w:pPr>
              <w:jc w:val="both"/>
            </w:pPr>
          </w:p>
        </w:tc>
      </w:tr>
      <w:tr w:rsidR="009D1437" w:rsidRPr="00660ABB" w14:paraId="3293FDDD"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42D8F96C" w14:textId="77777777" w:rsidR="009D1437" w:rsidRPr="004A4DD9" w:rsidRDefault="009D1437" w:rsidP="00616EC4">
            <w:pPr>
              <w:autoSpaceDE w:val="0"/>
              <w:autoSpaceDN w:val="0"/>
              <w:adjustRightInd w:val="0"/>
              <w:jc w:val="both"/>
            </w:pPr>
            <w:r w:rsidRPr="004A4DD9">
              <w:t>chuỗi_hml_trả_về</w:t>
            </w:r>
          </w:p>
          <w:p w14:paraId="18E58B57"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91F39AF" w14:textId="77777777" w:rsidR="009D1437" w:rsidRPr="004A4DD9" w:rsidRDefault="009D1437" w:rsidP="00616EC4">
            <w:pPr>
              <w:jc w:val="both"/>
            </w:pPr>
            <w:r w:rsidRPr="004A4DD9">
              <w:t>Trả về chuỗi hml tương ứng với hóa đơn</w:t>
            </w:r>
            <w:r>
              <w:t xml:space="preserve"> thay thế  nhưng chưa phát hành, ký số</w:t>
            </w:r>
          </w:p>
        </w:tc>
        <w:tc>
          <w:tcPr>
            <w:tcW w:w="2515" w:type="dxa"/>
            <w:tcBorders>
              <w:top w:val="single" w:sz="4" w:space="0" w:color="2E74B5"/>
              <w:left w:val="single" w:sz="4" w:space="0" w:color="2E74B5"/>
              <w:bottom w:val="single" w:sz="4" w:space="0" w:color="2E74B5"/>
              <w:right w:val="single" w:sz="4" w:space="0" w:color="2E74B5"/>
            </w:tcBorders>
          </w:tcPr>
          <w:p w14:paraId="7DF4C770" w14:textId="77777777" w:rsidR="009D1437" w:rsidRPr="004A4DD9" w:rsidRDefault="009D1437" w:rsidP="00616EC4">
            <w:pPr>
              <w:jc w:val="both"/>
            </w:pPr>
            <w:r w:rsidRPr="004A4DD9">
              <w:t>Trả về một hóa đơn dưới dạng html</w:t>
            </w:r>
          </w:p>
        </w:tc>
      </w:tr>
    </w:tbl>
    <w:p w14:paraId="727EC998" w14:textId="77777777" w:rsidR="009D1437" w:rsidRPr="003264D9" w:rsidRDefault="009D1437" w:rsidP="009D1437">
      <w:pPr>
        <w:spacing w:line="360" w:lineRule="auto"/>
        <w:jc w:val="both"/>
        <w:rPr>
          <w:rFonts w:eastAsia="Calibri"/>
          <w:b/>
          <w:u w:val="single"/>
        </w:rPr>
      </w:pPr>
    </w:p>
    <w:p w14:paraId="0508C2E9" w14:textId="70DEE47F" w:rsidR="009D1437" w:rsidRPr="000A4319" w:rsidRDefault="009D1437" w:rsidP="009D1437">
      <w:pPr>
        <w:ind w:firstLine="720"/>
        <w:rPr>
          <w:b/>
          <w:u w:val="single"/>
        </w:rPr>
      </w:pPr>
      <w:r w:rsidRPr="000A4319">
        <w:rPr>
          <w:b/>
          <w:u w:val="single"/>
        </w:rPr>
        <w:lastRenderedPageBreak/>
        <w:t xml:space="preserve">Cấu trúc của </w:t>
      </w:r>
      <w:r>
        <w:rPr>
          <w:b/>
          <w:u w:val="single"/>
        </w:rPr>
        <w:t>xmlInv</w:t>
      </w:r>
      <w:r w:rsidRPr="000A4319">
        <w:rPr>
          <w:b/>
          <w:u w:val="single"/>
        </w:rPr>
        <w:t xml:space="preserve">Data (các trường </w:t>
      </w:r>
      <w:r w:rsidRPr="000A4319">
        <w:rPr>
          <w:b/>
          <w:color w:val="FF0000"/>
          <w:u w:val="single"/>
        </w:rPr>
        <w:t>*</w:t>
      </w:r>
      <w:r w:rsidRPr="000A4319">
        <w:rPr>
          <w:b/>
          <w:u w:val="single"/>
        </w:rPr>
        <w:t xml:space="preserve"> là bắt buộc):</w:t>
      </w:r>
    </w:p>
    <w:p w14:paraId="3C2A0D55"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color w:val="0000FF"/>
          <w:sz w:val="20"/>
          <w:szCs w:val="20"/>
        </w:rPr>
        <w:t>&lt;ReplaceInv&gt;</w:t>
      </w:r>
    </w:p>
    <w:p w14:paraId="344E418F"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&lt;key&gt;</w:t>
      </w:r>
      <w:r w:rsidRPr="00F66F77">
        <w:rPr>
          <w:rFonts w:ascii="Courier New" w:hAnsi="Courier New" w:cs="Courier New"/>
          <w:b/>
          <w:bCs/>
          <w:color w:val="000000"/>
          <w:sz w:val="20"/>
          <w:szCs w:val="20"/>
        </w:rPr>
        <w:t>fkey hóa đơn*</w:t>
      </w:r>
      <w:r w:rsidRPr="00F66F77">
        <w:rPr>
          <w:rFonts w:ascii="Courier New" w:hAnsi="Courier New" w:cs="Courier New"/>
          <w:color w:val="0000FF"/>
          <w:sz w:val="20"/>
          <w:szCs w:val="20"/>
        </w:rPr>
        <w:t>&lt;/key&gt;</w:t>
      </w:r>
    </w:p>
    <w:p w14:paraId="3935CFF5"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&lt;CusCode&gt;</w:t>
      </w:r>
      <w:r w:rsidRPr="00F66F77">
        <w:rPr>
          <w:rFonts w:ascii="Courier New" w:hAnsi="Courier New" w:cs="Courier New"/>
          <w:b/>
          <w:bCs/>
          <w:color w:val="000000"/>
          <w:sz w:val="20"/>
          <w:szCs w:val="20"/>
        </w:rPr>
        <w:t>Mã khách hàng*</w:t>
      </w:r>
      <w:r w:rsidRPr="00F66F77">
        <w:rPr>
          <w:rFonts w:ascii="Courier New" w:hAnsi="Courier New" w:cs="Courier New"/>
          <w:color w:val="0000FF"/>
          <w:sz w:val="20"/>
          <w:szCs w:val="20"/>
        </w:rPr>
        <w:t>&lt;/CusCode&gt;</w:t>
      </w:r>
    </w:p>
    <w:p w14:paraId="6077CF01"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&lt;CusName&gt;</w:t>
      </w:r>
      <w:r w:rsidRPr="00F66F77">
        <w:rPr>
          <w:rFonts w:ascii="Courier New" w:hAnsi="Courier New" w:cs="Courier New"/>
          <w:b/>
          <w:bCs/>
          <w:color w:val="000000"/>
          <w:sz w:val="20"/>
          <w:szCs w:val="20"/>
        </w:rPr>
        <w:t>Tên khách hàng*</w:t>
      </w:r>
      <w:r w:rsidRPr="00F66F77">
        <w:rPr>
          <w:rFonts w:ascii="Courier New" w:hAnsi="Courier New" w:cs="Courier New"/>
          <w:color w:val="0000FF"/>
          <w:sz w:val="20"/>
          <w:szCs w:val="20"/>
        </w:rPr>
        <w:t>&lt;/CusName&gt;</w:t>
      </w:r>
    </w:p>
    <w:p w14:paraId="6F4D53DE"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&lt;CusAddress&gt;</w:t>
      </w:r>
      <w:r w:rsidRPr="00F66F77">
        <w:rPr>
          <w:rFonts w:ascii="Courier New" w:hAnsi="Courier New" w:cs="Courier New"/>
          <w:b/>
          <w:bCs/>
          <w:color w:val="000000"/>
          <w:sz w:val="20"/>
          <w:szCs w:val="20"/>
        </w:rPr>
        <w:t>Địa chỉ khách hàng*</w:t>
      </w:r>
      <w:r w:rsidRPr="00F66F77">
        <w:rPr>
          <w:rFonts w:ascii="Courier New" w:hAnsi="Courier New" w:cs="Courier New"/>
          <w:color w:val="0000FF"/>
          <w:sz w:val="20"/>
          <w:szCs w:val="20"/>
        </w:rPr>
        <w:t>&lt;/CusAddress&gt;</w:t>
      </w:r>
    </w:p>
    <w:p w14:paraId="04976B2E"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&lt;CusPhone&gt;</w:t>
      </w:r>
      <w:r w:rsidRPr="00F66F77">
        <w:rPr>
          <w:rFonts w:ascii="Courier New" w:hAnsi="Courier New" w:cs="Courier New"/>
          <w:b/>
          <w:bCs/>
          <w:color w:val="000000"/>
          <w:sz w:val="20"/>
          <w:szCs w:val="20"/>
        </w:rPr>
        <w:t>Điện thoại khách hàng</w:t>
      </w:r>
      <w:r w:rsidRPr="00F66F77">
        <w:rPr>
          <w:rFonts w:ascii="Courier New" w:hAnsi="Courier New" w:cs="Courier New"/>
          <w:color w:val="0000FF"/>
          <w:sz w:val="20"/>
          <w:szCs w:val="20"/>
        </w:rPr>
        <w:t>&lt;/CusPhone&gt;</w:t>
      </w:r>
    </w:p>
    <w:p w14:paraId="3FF77D2E"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&lt;CusTaxCode&gt;</w:t>
      </w:r>
      <w:r w:rsidRPr="00F66F77">
        <w:rPr>
          <w:rFonts w:ascii="Courier New" w:hAnsi="Courier New" w:cs="Courier New"/>
          <w:b/>
          <w:bCs/>
          <w:color w:val="000000"/>
          <w:sz w:val="20"/>
          <w:szCs w:val="20"/>
        </w:rPr>
        <w:t>Mã số thuế KH (Bắt buộc với KH là Doanh nghiệp)</w:t>
      </w:r>
      <w:r w:rsidRPr="00F66F77">
        <w:rPr>
          <w:rFonts w:ascii="Courier New" w:hAnsi="Courier New" w:cs="Courier New"/>
          <w:color w:val="0000FF"/>
          <w:sz w:val="20"/>
          <w:szCs w:val="20"/>
        </w:rPr>
        <w:t>&lt;/CusTaxCode&gt;</w:t>
      </w:r>
    </w:p>
    <w:p w14:paraId="148A33C4"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&lt;PaymentMethod&gt;</w:t>
      </w:r>
      <w:r w:rsidRPr="00F66F77">
        <w:rPr>
          <w:rFonts w:ascii="Courier New" w:hAnsi="Courier New" w:cs="Courier New"/>
          <w:b/>
          <w:bCs/>
          <w:color w:val="000000"/>
          <w:sz w:val="20"/>
          <w:szCs w:val="20"/>
        </w:rPr>
        <w:t>Phương thức thanh toán</w:t>
      </w:r>
      <w:r w:rsidRPr="00F66F77">
        <w:rPr>
          <w:rFonts w:ascii="Courier New" w:hAnsi="Courier New" w:cs="Courier New"/>
          <w:color w:val="0000FF"/>
          <w:sz w:val="20"/>
          <w:szCs w:val="20"/>
        </w:rPr>
        <w:t>&lt;/PaymentMethod&gt;</w:t>
      </w:r>
    </w:p>
    <w:p w14:paraId="14F0A8D1"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&lt;CusBankName&gt;</w:t>
      </w:r>
      <w:r w:rsidRPr="00F66F77">
        <w:rPr>
          <w:rFonts w:ascii="Courier New" w:hAnsi="Courier New" w:cs="Courier New"/>
          <w:b/>
          <w:bCs/>
          <w:color w:val="000000"/>
          <w:sz w:val="20"/>
          <w:szCs w:val="20"/>
        </w:rPr>
        <w:t>Tên ngân hàng</w:t>
      </w:r>
      <w:r w:rsidRPr="00F66F77">
        <w:rPr>
          <w:rFonts w:ascii="Courier New" w:hAnsi="Courier New" w:cs="Courier New"/>
          <w:color w:val="0000FF"/>
          <w:sz w:val="20"/>
          <w:szCs w:val="20"/>
        </w:rPr>
        <w:t>&lt;/CusBankName&gt;</w:t>
      </w:r>
    </w:p>
    <w:p w14:paraId="6F891FC2"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&lt;KindOfService&gt;</w:t>
      </w:r>
      <w:r w:rsidRPr="00F66F77">
        <w:rPr>
          <w:rFonts w:ascii="Courier New" w:hAnsi="Courier New" w:cs="Courier New"/>
          <w:b/>
          <w:bCs/>
          <w:color w:val="000000"/>
          <w:sz w:val="20"/>
          <w:szCs w:val="20"/>
        </w:rPr>
        <w:t>Tháng hóa đơn</w:t>
      </w:r>
      <w:r w:rsidRPr="00F66F77">
        <w:rPr>
          <w:rFonts w:ascii="Courier New" w:hAnsi="Courier New" w:cs="Courier New"/>
          <w:color w:val="0000FF"/>
          <w:sz w:val="20"/>
          <w:szCs w:val="20"/>
        </w:rPr>
        <w:t>&lt;/KindOfService&gt;</w:t>
      </w:r>
    </w:p>
    <w:p w14:paraId="7A943A67"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&lt;CusBankNo&gt;</w:t>
      </w:r>
      <w:r w:rsidRPr="00F66F77">
        <w:rPr>
          <w:rFonts w:ascii="Courier New" w:hAnsi="Courier New" w:cs="Courier New"/>
          <w:b/>
          <w:bCs/>
          <w:color w:val="000000"/>
          <w:sz w:val="20"/>
          <w:szCs w:val="20"/>
        </w:rPr>
        <w:t>Số tài khoản ngân hàng</w:t>
      </w:r>
      <w:r w:rsidRPr="00F66F77">
        <w:rPr>
          <w:rFonts w:ascii="Courier New" w:hAnsi="Courier New" w:cs="Courier New"/>
          <w:color w:val="0000FF"/>
          <w:sz w:val="20"/>
          <w:szCs w:val="20"/>
        </w:rPr>
        <w:t>&lt;/CusBankNo&gt;</w:t>
      </w:r>
    </w:p>
    <w:p w14:paraId="23917509"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&lt;Products&gt;</w:t>
      </w:r>
    </w:p>
    <w:p w14:paraId="1E43983D"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&lt;Product&gt;</w:t>
      </w:r>
    </w:p>
    <w:p w14:paraId="223417F5"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&lt;Code&gt;</w:t>
      </w:r>
      <w:r w:rsidRPr="00F66F77">
        <w:rPr>
          <w:rFonts w:ascii="Courier New" w:hAnsi="Courier New" w:cs="Courier New"/>
          <w:b/>
          <w:bCs/>
          <w:color w:val="000000"/>
          <w:sz w:val="20"/>
          <w:szCs w:val="20"/>
        </w:rPr>
        <w:t>Mã sản phẩm*</w:t>
      </w:r>
      <w:r w:rsidRPr="00F66F77">
        <w:rPr>
          <w:rFonts w:ascii="Courier New" w:hAnsi="Courier New" w:cs="Courier New"/>
          <w:color w:val="0000FF"/>
          <w:sz w:val="20"/>
          <w:szCs w:val="20"/>
        </w:rPr>
        <w:t>&lt;/Code&gt;</w:t>
      </w:r>
    </w:p>
    <w:p w14:paraId="4387C388"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&lt;ProdName&gt;</w:t>
      </w:r>
      <w:r w:rsidRPr="00F66F77">
        <w:rPr>
          <w:rFonts w:ascii="Courier New" w:hAnsi="Courier New" w:cs="Courier New"/>
          <w:b/>
          <w:bCs/>
          <w:color w:val="000000"/>
          <w:sz w:val="20"/>
          <w:szCs w:val="20"/>
        </w:rPr>
        <w:t>Tên sản phẩm*</w:t>
      </w:r>
      <w:r w:rsidRPr="00F66F77">
        <w:rPr>
          <w:rFonts w:ascii="Courier New" w:hAnsi="Courier New" w:cs="Courier New"/>
          <w:color w:val="0000FF"/>
          <w:sz w:val="20"/>
          <w:szCs w:val="20"/>
        </w:rPr>
        <w:t>&lt;/ProdName&gt;</w:t>
      </w:r>
    </w:p>
    <w:p w14:paraId="4A6514B8"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&lt;ProdUnit&gt;</w:t>
      </w:r>
      <w:r w:rsidRPr="00F66F77">
        <w:rPr>
          <w:rFonts w:ascii="Courier New" w:hAnsi="Courier New" w:cs="Courier New"/>
          <w:b/>
          <w:bCs/>
          <w:color w:val="000000"/>
          <w:sz w:val="20"/>
          <w:szCs w:val="20"/>
        </w:rPr>
        <w:t>Đơn vị tính</w:t>
      </w:r>
      <w:r w:rsidRPr="00F66F77">
        <w:rPr>
          <w:rFonts w:ascii="Courier New" w:hAnsi="Courier New" w:cs="Courier New"/>
          <w:color w:val="0000FF"/>
          <w:sz w:val="20"/>
          <w:szCs w:val="20"/>
        </w:rPr>
        <w:t>&lt;/ProdUnit&gt;</w:t>
      </w:r>
    </w:p>
    <w:p w14:paraId="22D8A84B"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&lt;ProdQuantity&gt;</w:t>
      </w:r>
      <w:r w:rsidRPr="00F66F77">
        <w:rPr>
          <w:rFonts w:ascii="Courier New" w:hAnsi="Courier New" w:cs="Courier New"/>
          <w:b/>
          <w:bCs/>
          <w:color w:val="000000"/>
          <w:sz w:val="20"/>
          <w:szCs w:val="20"/>
        </w:rPr>
        <w:t>Số lượng</w:t>
      </w:r>
      <w:r w:rsidRPr="00F66F77">
        <w:rPr>
          <w:rFonts w:ascii="Courier New" w:hAnsi="Courier New" w:cs="Courier New"/>
          <w:color w:val="0000FF"/>
          <w:sz w:val="20"/>
          <w:szCs w:val="20"/>
        </w:rPr>
        <w:t>&lt;/ProdQuantity&gt;</w:t>
      </w:r>
    </w:p>
    <w:p w14:paraId="6CBD09BA"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&lt;ProdPrice&gt;</w:t>
      </w:r>
      <w:r w:rsidRPr="00F66F77">
        <w:rPr>
          <w:rFonts w:ascii="Courier New" w:hAnsi="Courier New" w:cs="Courier New"/>
          <w:b/>
          <w:bCs/>
          <w:color w:val="000000"/>
          <w:sz w:val="20"/>
          <w:szCs w:val="20"/>
        </w:rPr>
        <w:t>Đơn giá</w:t>
      </w:r>
      <w:r w:rsidRPr="00F66F77">
        <w:rPr>
          <w:rFonts w:ascii="Courier New" w:hAnsi="Courier New" w:cs="Courier New"/>
          <w:color w:val="0000FF"/>
          <w:sz w:val="20"/>
          <w:szCs w:val="20"/>
        </w:rPr>
        <w:t>&lt;/ProdPrice&gt;</w:t>
      </w:r>
    </w:p>
    <w:p w14:paraId="2B2B2586"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&lt;Amount&gt;</w:t>
      </w:r>
      <w:r w:rsidRPr="00F66F77">
        <w:rPr>
          <w:rFonts w:ascii="Courier New" w:hAnsi="Courier New" w:cs="Courier New"/>
          <w:b/>
          <w:bCs/>
          <w:color w:val="000000"/>
          <w:sz w:val="20"/>
          <w:szCs w:val="20"/>
        </w:rPr>
        <w:t>Tổng tiền*</w:t>
      </w:r>
      <w:r w:rsidRPr="00F66F77">
        <w:rPr>
          <w:rFonts w:ascii="Courier New" w:hAnsi="Courier New" w:cs="Courier New"/>
          <w:color w:val="0000FF"/>
          <w:sz w:val="20"/>
          <w:szCs w:val="20"/>
        </w:rPr>
        <w:t>&lt;/Amount&gt;</w:t>
      </w:r>
    </w:p>
    <w:p w14:paraId="314B5062"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&lt;Remark&gt;</w:t>
      </w:r>
      <w:r w:rsidRPr="00F66F77">
        <w:rPr>
          <w:rFonts w:ascii="Courier New" w:hAnsi="Courier New" w:cs="Courier New"/>
          <w:b/>
          <w:bCs/>
          <w:color w:val="000000"/>
          <w:sz w:val="20"/>
          <w:szCs w:val="20"/>
        </w:rPr>
        <w:t>Remark</w:t>
      </w:r>
      <w:r w:rsidRPr="00F66F77">
        <w:rPr>
          <w:rFonts w:ascii="Courier New" w:hAnsi="Courier New" w:cs="Courier New"/>
          <w:color w:val="0000FF"/>
          <w:sz w:val="20"/>
          <w:szCs w:val="20"/>
        </w:rPr>
        <w:t>&lt;/Remark&gt;</w:t>
      </w:r>
    </w:p>
    <w:p w14:paraId="31579D1D"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&lt;Total&gt;</w:t>
      </w:r>
      <w:r w:rsidRPr="00F66F77">
        <w:rPr>
          <w:rFonts w:ascii="Courier New" w:hAnsi="Courier New" w:cs="Courier New"/>
          <w:b/>
          <w:bCs/>
          <w:color w:val="000000"/>
          <w:sz w:val="20"/>
          <w:szCs w:val="20"/>
        </w:rPr>
        <w:t>Tổng tiền trước thuế*</w:t>
      </w:r>
      <w:r w:rsidRPr="00F66F77">
        <w:rPr>
          <w:rFonts w:ascii="Courier New" w:hAnsi="Courier New" w:cs="Courier New"/>
          <w:color w:val="0000FF"/>
          <w:sz w:val="20"/>
          <w:szCs w:val="20"/>
        </w:rPr>
        <w:t>&lt;/Total&gt;</w:t>
      </w:r>
    </w:p>
    <w:p w14:paraId="09332F64"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&lt;VATRate&gt;</w:t>
      </w:r>
      <w:r w:rsidRPr="00F66F77">
        <w:rPr>
          <w:rFonts w:ascii="Courier New" w:hAnsi="Courier New" w:cs="Courier New"/>
          <w:b/>
          <w:bCs/>
          <w:color w:val="000000"/>
          <w:sz w:val="20"/>
          <w:szCs w:val="20"/>
        </w:rPr>
        <w:t>Thuế GTGT*</w:t>
      </w:r>
      <w:r w:rsidRPr="00F66F77">
        <w:rPr>
          <w:rFonts w:ascii="Courier New" w:hAnsi="Courier New" w:cs="Courier New"/>
          <w:color w:val="0000FF"/>
          <w:sz w:val="20"/>
          <w:szCs w:val="20"/>
        </w:rPr>
        <w:t>&lt;/VATRate&gt;</w:t>
      </w:r>
    </w:p>
    <w:p w14:paraId="0BADB83E"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&lt;VATAmount&gt;</w:t>
      </w:r>
      <w:r w:rsidRPr="00F66F77">
        <w:rPr>
          <w:rFonts w:ascii="Courier New" w:hAnsi="Courier New" w:cs="Courier New"/>
          <w:b/>
          <w:bCs/>
          <w:color w:val="000000"/>
          <w:sz w:val="20"/>
          <w:szCs w:val="20"/>
        </w:rPr>
        <w:t>Tổng tiền thuế*</w:t>
      </w:r>
      <w:r w:rsidRPr="00F66F77">
        <w:rPr>
          <w:rFonts w:ascii="Courier New" w:hAnsi="Courier New" w:cs="Courier New"/>
          <w:color w:val="0000FF"/>
          <w:sz w:val="20"/>
          <w:szCs w:val="20"/>
        </w:rPr>
        <w:t>&lt;/VATAmount&gt;</w:t>
      </w:r>
    </w:p>
    <w:p w14:paraId="2281DCBF"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&lt;Extra1&gt;</w:t>
      </w:r>
      <w:r w:rsidRPr="00F66F77">
        <w:rPr>
          <w:rFonts w:ascii="Courier New" w:hAnsi="Courier New" w:cs="Courier New"/>
          <w:b/>
          <w:bCs/>
          <w:color w:val="000000"/>
          <w:sz w:val="20"/>
          <w:szCs w:val="20"/>
        </w:rPr>
        <w:t>Mở rộng 1</w:t>
      </w:r>
      <w:r w:rsidRPr="00F66F77">
        <w:rPr>
          <w:rFonts w:ascii="Courier New" w:hAnsi="Courier New" w:cs="Courier New"/>
          <w:color w:val="0000FF"/>
          <w:sz w:val="20"/>
          <w:szCs w:val="20"/>
        </w:rPr>
        <w:t>&lt;/Extra1&gt;</w:t>
      </w:r>
    </w:p>
    <w:p w14:paraId="6AFE4408"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&lt;Extra2&gt;</w:t>
      </w:r>
      <w:r w:rsidRPr="00F66F77">
        <w:rPr>
          <w:rFonts w:ascii="Courier New" w:hAnsi="Courier New" w:cs="Courier New"/>
          <w:b/>
          <w:bCs/>
          <w:color w:val="000000"/>
          <w:sz w:val="20"/>
          <w:szCs w:val="20"/>
        </w:rPr>
        <w:t>Mở rộng 2</w:t>
      </w:r>
      <w:r w:rsidRPr="00F66F77">
        <w:rPr>
          <w:rFonts w:ascii="Courier New" w:hAnsi="Courier New" w:cs="Courier New"/>
          <w:color w:val="0000FF"/>
          <w:sz w:val="20"/>
          <w:szCs w:val="20"/>
        </w:rPr>
        <w:t>&lt;/Extra2&gt;</w:t>
      </w:r>
    </w:p>
    <w:p w14:paraId="3784CD09"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&lt;Discount&gt;</w:t>
      </w:r>
      <w:r w:rsidRPr="00F66F77">
        <w:rPr>
          <w:rFonts w:ascii="Courier New" w:hAnsi="Courier New" w:cs="Courier New"/>
          <w:b/>
          <w:bCs/>
          <w:color w:val="000000"/>
          <w:sz w:val="20"/>
          <w:szCs w:val="20"/>
        </w:rPr>
        <w:t>Chiết khấu</w:t>
      </w:r>
      <w:r w:rsidRPr="00F66F77">
        <w:rPr>
          <w:rFonts w:ascii="Courier New" w:hAnsi="Courier New" w:cs="Courier New"/>
          <w:color w:val="0000FF"/>
          <w:sz w:val="20"/>
          <w:szCs w:val="20"/>
        </w:rPr>
        <w:t>&lt;/Discount&gt;</w:t>
      </w:r>
    </w:p>
    <w:p w14:paraId="7CBA9BEC"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&lt;DiscountAmount&gt;</w:t>
      </w:r>
      <w:r w:rsidRPr="00F66F77">
        <w:rPr>
          <w:rFonts w:ascii="Courier New" w:hAnsi="Courier New" w:cs="Courier New"/>
          <w:b/>
          <w:bCs/>
          <w:color w:val="000000"/>
          <w:sz w:val="20"/>
          <w:szCs w:val="20"/>
        </w:rPr>
        <w:t>Tổng tiền chiết khấu</w:t>
      </w:r>
      <w:r w:rsidRPr="00F66F77">
        <w:rPr>
          <w:rFonts w:ascii="Courier New" w:hAnsi="Courier New" w:cs="Courier New"/>
          <w:color w:val="0000FF"/>
          <w:sz w:val="20"/>
          <w:szCs w:val="20"/>
        </w:rPr>
        <w:t>&lt;/DiscountAmount&gt;</w:t>
      </w:r>
    </w:p>
    <w:p w14:paraId="1DFC9BC8"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&lt;IsSum&gt;</w:t>
      </w:r>
      <w:r w:rsidRPr="00476627">
        <w:t xml:space="preserve"> </w:t>
      </w:r>
      <w:r>
        <w:rPr>
          <w:rFonts w:ascii="Courier New" w:hAnsi="Courier New" w:cs="Courier New"/>
          <w:b/>
          <w:bCs/>
          <w:color w:val="000000"/>
          <w:sz w:val="20"/>
          <w:szCs w:val="20"/>
        </w:rPr>
        <w:t>Tính chất * (0-Hàng hóa, dịch vụ; 1-Khuyến mại; 2</w:t>
      </w:r>
      <w:r w:rsidRPr="004F7309">
        <w:rPr>
          <w:rFonts w:ascii="Courier New" w:hAnsi="Courier New" w:cs="Courier New"/>
          <w:b/>
          <w:bCs/>
          <w:color w:val="000000"/>
          <w:sz w:val="20"/>
          <w:szCs w:val="20"/>
        </w:rPr>
        <w:t>-Chiết khấu thương mại (trong trường hợp muốn thể hiện thông tin chiết khấu theo dòng); 4-Ghi chú/diễn giải)</w:t>
      </w:r>
      <w:r w:rsidRPr="00F66F77">
        <w:rPr>
          <w:rFonts w:ascii="Courier New" w:hAnsi="Courier New" w:cs="Courier New"/>
          <w:color w:val="0000FF"/>
          <w:sz w:val="20"/>
          <w:szCs w:val="20"/>
        </w:rPr>
        <w:t>&lt;/IsSum&gt;</w:t>
      </w:r>
    </w:p>
    <w:p w14:paraId="7EF1029F"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&lt;/Product&gt;</w:t>
      </w:r>
    </w:p>
    <w:p w14:paraId="7EFE8C16"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&lt;/Products&gt;</w:t>
      </w:r>
    </w:p>
    <w:p w14:paraId="065131CA"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&lt;Total&gt;</w:t>
      </w:r>
      <w:r w:rsidRPr="00F66F77">
        <w:rPr>
          <w:rFonts w:ascii="Courier New" w:hAnsi="Courier New" w:cs="Courier New"/>
          <w:b/>
          <w:bCs/>
          <w:color w:val="000000"/>
          <w:sz w:val="20"/>
          <w:szCs w:val="20"/>
        </w:rPr>
        <w:t>Tổng tiền trước thuế*</w:t>
      </w:r>
      <w:r w:rsidRPr="00F66F77">
        <w:rPr>
          <w:rFonts w:ascii="Courier New" w:hAnsi="Courier New" w:cs="Courier New"/>
          <w:color w:val="0000FF"/>
          <w:sz w:val="20"/>
          <w:szCs w:val="20"/>
        </w:rPr>
        <w:t>&lt;/Total&gt;</w:t>
      </w:r>
    </w:p>
    <w:p w14:paraId="73EFC75B"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&lt;DiscountAmount&gt;</w:t>
      </w:r>
      <w:r w:rsidRPr="00F66F77">
        <w:rPr>
          <w:rFonts w:ascii="Courier New" w:hAnsi="Courier New" w:cs="Courier New"/>
          <w:b/>
          <w:bCs/>
          <w:color w:val="000000"/>
          <w:sz w:val="20"/>
          <w:szCs w:val="20"/>
        </w:rPr>
        <w:t>Tiền giảm trừ</w:t>
      </w:r>
      <w:r w:rsidRPr="00F66F77">
        <w:rPr>
          <w:rFonts w:ascii="Courier New" w:hAnsi="Courier New" w:cs="Courier New"/>
          <w:color w:val="0000FF"/>
          <w:sz w:val="20"/>
          <w:szCs w:val="20"/>
        </w:rPr>
        <w:t>&lt;/DiscountAmount&gt;</w:t>
      </w:r>
    </w:p>
    <w:p w14:paraId="50BFD802"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&lt;VATRate&gt;</w:t>
      </w:r>
      <w:r w:rsidRPr="00F66F77">
        <w:rPr>
          <w:rFonts w:ascii="Courier New" w:hAnsi="Courier New" w:cs="Courier New"/>
          <w:b/>
          <w:bCs/>
          <w:color w:val="000000"/>
          <w:sz w:val="20"/>
          <w:szCs w:val="20"/>
        </w:rPr>
        <w:t>Thuế GTGT*</w:t>
      </w:r>
      <w:r w:rsidRPr="00F66F77">
        <w:rPr>
          <w:rFonts w:ascii="Courier New" w:hAnsi="Courier New" w:cs="Courier New"/>
          <w:color w:val="0000FF"/>
          <w:sz w:val="20"/>
          <w:szCs w:val="20"/>
        </w:rPr>
        <w:t>&lt;/VATRate&gt;</w:t>
      </w:r>
    </w:p>
    <w:p w14:paraId="6ACE9892"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&lt;VATAmount&gt;</w:t>
      </w:r>
      <w:r w:rsidRPr="00F66F77">
        <w:rPr>
          <w:rFonts w:ascii="Courier New" w:hAnsi="Courier New" w:cs="Courier New"/>
          <w:b/>
          <w:bCs/>
          <w:color w:val="000000"/>
          <w:sz w:val="20"/>
          <w:szCs w:val="20"/>
        </w:rPr>
        <w:t>Tiền thuế GTGT*</w:t>
      </w:r>
      <w:r w:rsidRPr="00F66F77">
        <w:rPr>
          <w:rFonts w:ascii="Courier New" w:hAnsi="Courier New" w:cs="Courier New"/>
          <w:color w:val="0000FF"/>
          <w:sz w:val="20"/>
          <w:szCs w:val="20"/>
        </w:rPr>
        <w:t>&lt;/VATAmount&gt;</w:t>
      </w:r>
    </w:p>
    <w:p w14:paraId="12BFFCB2"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&lt;Amount&gt;</w:t>
      </w:r>
      <w:r w:rsidRPr="00F66F77">
        <w:rPr>
          <w:rFonts w:ascii="Courier New" w:hAnsi="Courier New" w:cs="Courier New"/>
          <w:b/>
          <w:bCs/>
          <w:color w:val="000000"/>
          <w:sz w:val="20"/>
          <w:szCs w:val="20"/>
        </w:rPr>
        <w:t>Tổng tiền*</w:t>
      </w:r>
      <w:r w:rsidRPr="00F66F77">
        <w:rPr>
          <w:rFonts w:ascii="Courier New" w:hAnsi="Courier New" w:cs="Courier New"/>
          <w:color w:val="0000FF"/>
          <w:sz w:val="20"/>
          <w:szCs w:val="20"/>
        </w:rPr>
        <w:t>&lt;/Amount&gt;</w:t>
      </w:r>
    </w:p>
    <w:p w14:paraId="6A4E029E"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&lt;AmountInWords&gt;</w:t>
      </w:r>
      <w:r w:rsidRPr="00F66F77">
        <w:rPr>
          <w:rFonts w:ascii="Courier New" w:hAnsi="Courier New" w:cs="Courier New"/>
          <w:b/>
          <w:bCs/>
          <w:color w:val="000000"/>
          <w:sz w:val="20"/>
          <w:szCs w:val="20"/>
        </w:rPr>
        <w:t>Số tiền viết bằng chữ*</w:t>
      </w:r>
      <w:r w:rsidRPr="00F66F77">
        <w:rPr>
          <w:rFonts w:ascii="Courier New" w:hAnsi="Courier New" w:cs="Courier New"/>
          <w:color w:val="0000FF"/>
          <w:sz w:val="20"/>
          <w:szCs w:val="20"/>
        </w:rPr>
        <w:t>&lt;/AmountInWords&gt;</w:t>
      </w:r>
    </w:p>
    <w:p w14:paraId="4DC74BF4"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&lt;Extra&gt;</w:t>
      </w:r>
      <w:r w:rsidRPr="00F66F77">
        <w:rPr>
          <w:rFonts w:ascii="Courier New" w:hAnsi="Courier New" w:cs="Courier New"/>
          <w:b/>
          <w:bCs/>
          <w:color w:val="000000"/>
          <w:sz w:val="20"/>
          <w:szCs w:val="20"/>
        </w:rPr>
        <w:t>Trường mở rộng</w:t>
      </w:r>
      <w:r w:rsidRPr="00F66F77">
        <w:rPr>
          <w:rFonts w:ascii="Courier New" w:hAnsi="Courier New" w:cs="Courier New"/>
          <w:color w:val="0000FF"/>
          <w:sz w:val="20"/>
          <w:szCs w:val="20"/>
        </w:rPr>
        <w:t>&lt;/Extra&gt;</w:t>
      </w:r>
    </w:p>
    <w:p w14:paraId="71B9A056"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&lt;ArisingDate&gt;</w:t>
      </w:r>
      <w:r w:rsidRPr="00F66F77">
        <w:rPr>
          <w:rFonts w:ascii="Courier New" w:hAnsi="Courier New" w:cs="Courier New"/>
          <w:b/>
          <w:bCs/>
          <w:color w:val="000000"/>
          <w:sz w:val="20"/>
          <w:szCs w:val="20"/>
        </w:rPr>
        <w:t>Ngày dịch vụ</w:t>
      </w:r>
      <w:r w:rsidRPr="00F66F77">
        <w:rPr>
          <w:rFonts w:ascii="Courier New" w:hAnsi="Courier New" w:cs="Courier New"/>
          <w:color w:val="0000FF"/>
          <w:sz w:val="20"/>
          <w:szCs w:val="20"/>
        </w:rPr>
        <w:t>&lt;/ArisingDate&gt;</w:t>
      </w:r>
    </w:p>
    <w:p w14:paraId="7948F521"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&lt;PaymentStatus&gt;</w:t>
      </w:r>
      <w:r w:rsidRPr="00F66F77">
        <w:rPr>
          <w:rFonts w:ascii="Courier New" w:hAnsi="Courier New" w:cs="Courier New"/>
          <w:b/>
          <w:bCs/>
          <w:color w:val="000000"/>
          <w:sz w:val="20"/>
          <w:szCs w:val="20"/>
        </w:rPr>
        <w:t>Trạng thái thanh toán</w:t>
      </w:r>
      <w:r w:rsidRPr="00F66F77">
        <w:rPr>
          <w:rFonts w:ascii="Courier New" w:hAnsi="Courier New" w:cs="Courier New"/>
          <w:color w:val="0000FF"/>
          <w:sz w:val="20"/>
          <w:szCs w:val="20"/>
        </w:rPr>
        <w:t>&lt;/PaymentStatus&gt;</w:t>
      </w:r>
    </w:p>
    <w:p w14:paraId="7EF0F6C9"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&lt;EmailDeliver&gt;</w:t>
      </w:r>
      <w:r w:rsidRPr="00F66F77">
        <w:rPr>
          <w:rFonts w:ascii="Courier New" w:hAnsi="Courier New" w:cs="Courier New"/>
          <w:b/>
          <w:bCs/>
          <w:color w:val="000000"/>
          <w:sz w:val="20"/>
          <w:szCs w:val="20"/>
        </w:rPr>
        <w:t>EmailDeliver</w:t>
      </w:r>
      <w:r w:rsidRPr="00F66F77">
        <w:rPr>
          <w:rFonts w:ascii="Courier New" w:hAnsi="Courier New" w:cs="Courier New"/>
          <w:color w:val="0000FF"/>
          <w:sz w:val="20"/>
          <w:szCs w:val="20"/>
        </w:rPr>
        <w:t>&lt;/EmailDeliver&gt;</w:t>
      </w:r>
    </w:p>
    <w:p w14:paraId="7D386A56"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&lt;ComName&gt;</w:t>
      </w:r>
      <w:r w:rsidRPr="00F66F77">
        <w:rPr>
          <w:rFonts w:ascii="Courier New" w:hAnsi="Courier New" w:cs="Courier New"/>
          <w:b/>
          <w:bCs/>
          <w:color w:val="000000"/>
          <w:sz w:val="20"/>
          <w:szCs w:val="20"/>
        </w:rPr>
        <w:t>Tên công ty</w:t>
      </w:r>
      <w:r w:rsidRPr="00F66F77">
        <w:rPr>
          <w:rFonts w:ascii="Courier New" w:hAnsi="Courier New" w:cs="Courier New"/>
          <w:color w:val="0000FF"/>
          <w:sz w:val="20"/>
          <w:szCs w:val="20"/>
        </w:rPr>
        <w:t>&lt;/ComName&gt;</w:t>
      </w:r>
    </w:p>
    <w:p w14:paraId="7854660A"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&lt;ComAddress&gt;</w:t>
      </w:r>
      <w:r w:rsidRPr="00F66F77">
        <w:rPr>
          <w:rFonts w:ascii="Courier New" w:hAnsi="Courier New" w:cs="Courier New"/>
          <w:b/>
          <w:bCs/>
          <w:color w:val="000000"/>
          <w:sz w:val="20"/>
          <w:szCs w:val="20"/>
        </w:rPr>
        <w:t>Địa chỉ công ty</w:t>
      </w:r>
      <w:r w:rsidRPr="00F66F77">
        <w:rPr>
          <w:rFonts w:ascii="Courier New" w:hAnsi="Courier New" w:cs="Courier New"/>
          <w:color w:val="0000FF"/>
          <w:sz w:val="20"/>
          <w:szCs w:val="20"/>
        </w:rPr>
        <w:t>&lt;/ComAddress&gt;</w:t>
      </w:r>
    </w:p>
    <w:p w14:paraId="58DB9720"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&lt;ComTaxCode&gt;</w:t>
      </w:r>
      <w:r w:rsidRPr="00F66F77">
        <w:rPr>
          <w:rFonts w:ascii="Courier New" w:hAnsi="Courier New" w:cs="Courier New"/>
          <w:b/>
          <w:bCs/>
          <w:color w:val="000000"/>
          <w:sz w:val="20"/>
          <w:szCs w:val="20"/>
        </w:rPr>
        <w:t>Mã số thuế</w:t>
      </w:r>
      <w:r w:rsidRPr="00F66F77">
        <w:rPr>
          <w:rFonts w:ascii="Courier New" w:hAnsi="Courier New" w:cs="Courier New"/>
          <w:color w:val="0000FF"/>
          <w:sz w:val="20"/>
          <w:szCs w:val="20"/>
        </w:rPr>
        <w:t>&lt;/ComTaxCode&gt;</w:t>
      </w:r>
    </w:p>
    <w:p w14:paraId="7B418C73"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&lt;ComFax&gt;</w:t>
      </w:r>
      <w:r w:rsidRPr="00F66F77">
        <w:rPr>
          <w:rFonts w:ascii="Courier New" w:hAnsi="Courier New" w:cs="Courier New"/>
          <w:b/>
          <w:bCs/>
          <w:color w:val="000000"/>
          <w:sz w:val="20"/>
          <w:szCs w:val="20"/>
        </w:rPr>
        <w:t>Company Fax</w:t>
      </w:r>
      <w:r w:rsidRPr="00F66F77">
        <w:rPr>
          <w:rFonts w:ascii="Courier New" w:hAnsi="Courier New" w:cs="Courier New"/>
          <w:color w:val="0000FF"/>
          <w:sz w:val="20"/>
          <w:szCs w:val="20"/>
        </w:rPr>
        <w:t>&lt;/ComFax&gt;</w:t>
      </w:r>
    </w:p>
    <w:p w14:paraId="1CB61236"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&lt;ResourceCode&gt;</w:t>
      </w:r>
      <w:r w:rsidRPr="00F66F77">
        <w:rPr>
          <w:rFonts w:ascii="Courier New" w:hAnsi="Courier New" w:cs="Courier New"/>
          <w:b/>
          <w:bCs/>
          <w:color w:val="000000"/>
          <w:sz w:val="20"/>
          <w:szCs w:val="20"/>
        </w:rPr>
        <w:t>ResourceCode</w:t>
      </w:r>
      <w:r w:rsidRPr="00F66F77">
        <w:rPr>
          <w:rFonts w:ascii="Courier New" w:hAnsi="Courier New" w:cs="Courier New"/>
          <w:color w:val="0000FF"/>
          <w:sz w:val="20"/>
          <w:szCs w:val="20"/>
        </w:rPr>
        <w:t>&lt;/ResourceCode&gt;</w:t>
      </w:r>
    </w:p>
    <w:p w14:paraId="0FE573F7"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&lt;GrossValue&gt;</w:t>
      </w:r>
      <w:r w:rsidRPr="00F66F77">
        <w:rPr>
          <w:rFonts w:ascii="Courier New" w:hAnsi="Courier New" w:cs="Courier New"/>
          <w:b/>
          <w:bCs/>
          <w:color w:val="000000"/>
          <w:sz w:val="20"/>
          <w:szCs w:val="20"/>
        </w:rPr>
        <w:t>GrossValue</w:t>
      </w:r>
      <w:r w:rsidRPr="00F66F77">
        <w:rPr>
          <w:rFonts w:ascii="Courier New" w:hAnsi="Courier New" w:cs="Courier New"/>
          <w:color w:val="0000FF"/>
          <w:sz w:val="20"/>
          <w:szCs w:val="20"/>
        </w:rPr>
        <w:t>&lt;/GrossValue&gt;</w:t>
      </w:r>
    </w:p>
    <w:p w14:paraId="709E961B"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&lt;GrossValue0&gt;</w:t>
      </w:r>
      <w:r w:rsidRPr="00F66F77">
        <w:rPr>
          <w:rFonts w:ascii="Courier New" w:hAnsi="Courier New" w:cs="Courier New"/>
          <w:b/>
          <w:bCs/>
          <w:color w:val="000000"/>
          <w:sz w:val="20"/>
          <w:szCs w:val="20"/>
        </w:rPr>
        <w:t>GrossValue0</w:t>
      </w:r>
      <w:r w:rsidRPr="00F66F77">
        <w:rPr>
          <w:rFonts w:ascii="Courier New" w:hAnsi="Courier New" w:cs="Courier New"/>
          <w:color w:val="0000FF"/>
          <w:sz w:val="20"/>
          <w:szCs w:val="20"/>
        </w:rPr>
        <w:t>&lt;/GrossValue0&gt;</w:t>
      </w:r>
    </w:p>
    <w:p w14:paraId="0EF17FAD"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&lt;VatAmount0&gt;</w:t>
      </w:r>
      <w:r w:rsidRPr="00F66F77">
        <w:rPr>
          <w:rFonts w:ascii="Courier New" w:hAnsi="Courier New" w:cs="Courier New"/>
          <w:b/>
          <w:bCs/>
          <w:color w:val="000000"/>
          <w:sz w:val="20"/>
          <w:szCs w:val="20"/>
        </w:rPr>
        <w:t>VatAmount0</w:t>
      </w:r>
      <w:r w:rsidRPr="00F66F77">
        <w:rPr>
          <w:rFonts w:ascii="Courier New" w:hAnsi="Courier New" w:cs="Courier New"/>
          <w:color w:val="0000FF"/>
          <w:sz w:val="20"/>
          <w:szCs w:val="20"/>
        </w:rPr>
        <w:t>&lt;/VatAmount0&gt;</w:t>
      </w:r>
    </w:p>
    <w:p w14:paraId="61BBB8AF"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&lt;GrossValue5&gt;</w:t>
      </w:r>
      <w:r w:rsidRPr="00F66F77">
        <w:rPr>
          <w:rFonts w:ascii="Courier New" w:hAnsi="Courier New" w:cs="Courier New"/>
          <w:b/>
          <w:bCs/>
          <w:color w:val="000000"/>
          <w:sz w:val="20"/>
          <w:szCs w:val="20"/>
        </w:rPr>
        <w:t>GrossValue5</w:t>
      </w:r>
      <w:r w:rsidRPr="00F66F77">
        <w:rPr>
          <w:rFonts w:ascii="Courier New" w:hAnsi="Courier New" w:cs="Courier New"/>
          <w:color w:val="0000FF"/>
          <w:sz w:val="20"/>
          <w:szCs w:val="20"/>
        </w:rPr>
        <w:t>&lt;/GrossValue5&gt;</w:t>
      </w:r>
    </w:p>
    <w:p w14:paraId="79A8EB2F"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&lt;VatAmount5&gt;</w:t>
      </w:r>
      <w:r w:rsidRPr="00F66F77">
        <w:rPr>
          <w:rFonts w:ascii="Courier New" w:hAnsi="Courier New" w:cs="Courier New"/>
          <w:b/>
          <w:bCs/>
          <w:color w:val="000000"/>
          <w:sz w:val="20"/>
          <w:szCs w:val="20"/>
        </w:rPr>
        <w:t>VatAmount5</w:t>
      </w:r>
      <w:r w:rsidRPr="00F66F77">
        <w:rPr>
          <w:rFonts w:ascii="Courier New" w:hAnsi="Courier New" w:cs="Courier New"/>
          <w:color w:val="0000FF"/>
          <w:sz w:val="20"/>
          <w:szCs w:val="20"/>
        </w:rPr>
        <w:t>&lt;/VatAmount5&gt;</w:t>
      </w:r>
    </w:p>
    <w:p w14:paraId="60537391"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&lt;GrossValue10&gt;</w:t>
      </w:r>
      <w:r w:rsidRPr="00F66F77">
        <w:rPr>
          <w:rFonts w:ascii="Courier New" w:hAnsi="Courier New" w:cs="Courier New"/>
          <w:b/>
          <w:bCs/>
          <w:color w:val="000000"/>
          <w:sz w:val="20"/>
          <w:szCs w:val="20"/>
        </w:rPr>
        <w:t>GrossValue10</w:t>
      </w:r>
      <w:r w:rsidRPr="00F66F77">
        <w:rPr>
          <w:rFonts w:ascii="Courier New" w:hAnsi="Courier New" w:cs="Courier New"/>
          <w:color w:val="0000FF"/>
          <w:sz w:val="20"/>
          <w:szCs w:val="20"/>
        </w:rPr>
        <w:t>&lt;/GrossValue10&gt;</w:t>
      </w:r>
    </w:p>
    <w:p w14:paraId="7C856780"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&lt;VatAmount10&gt;</w:t>
      </w:r>
      <w:r w:rsidRPr="00F66F77">
        <w:rPr>
          <w:rFonts w:ascii="Courier New" w:hAnsi="Courier New" w:cs="Courier New"/>
          <w:b/>
          <w:bCs/>
          <w:color w:val="000000"/>
          <w:sz w:val="20"/>
          <w:szCs w:val="20"/>
        </w:rPr>
        <w:t>VatAmount10</w:t>
      </w:r>
      <w:r w:rsidRPr="00F66F77">
        <w:rPr>
          <w:rFonts w:ascii="Courier New" w:hAnsi="Courier New" w:cs="Courier New"/>
          <w:color w:val="0000FF"/>
          <w:sz w:val="20"/>
          <w:szCs w:val="20"/>
        </w:rPr>
        <w:t>&lt;/VatAmount10&gt;</w:t>
      </w:r>
    </w:p>
    <w:p w14:paraId="24E093EF"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&lt;Buyer&gt;</w:t>
      </w:r>
      <w:r w:rsidRPr="00F66F77">
        <w:rPr>
          <w:rFonts w:ascii="Courier New" w:hAnsi="Courier New" w:cs="Courier New"/>
          <w:b/>
          <w:bCs/>
          <w:color w:val="000000"/>
          <w:sz w:val="20"/>
          <w:szCs w:val="20"/>
        </w:rPr>
        <w:t>Tên đơn vị mua hàng</w:t>
      </w:r>
      <w:r w:rsidRPr="00F66F77">
        <w:rPr>
          <w:rFonts w:ascii="Courier New" w:hAnsi="Courier New" w:cs="Courier New"/>
          <w:color w:val="0000FF"/>
          <w:sz w:val="20"/>
          <w:szCs w:val="20"/>
        </w:rPr>
        <w:t>&lt;/Buyer&gt;</w:t>
      </w:r>
    </w:p>
    <w:p w14:paraId="56980A2B" w14:textId="1C9695F5"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lastRenderedPageBreak/>
        <w:t xml:space="preserve">    </w:t>
      </w:r>
    </w:p>
    <w:p w14:paraId="21CB055D"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&lt;ComPhone&gt;</w:t>
      </w:r>
      <w:r w:rsidRPr="00F66F77">
        <w:rPr>
          <w:rFonts w:ascii="Courier New" w:hAnsi="Courier New" w:cs="Courier New"/>
          <w:b/>
          <w:bCs/>
          <w:color w:val="000000"/>
          <w:sz w:val="20"/>
          <w:szCs w:val="20"/>
        </w:rPr>
        <w:t>Điện thoại công ty</w:t>
      </w:r>
      <w:r w:rsidRPr="00F66F77">
        <w:rPr>
          <w:rFonts w:ascii="Courier New" w:hAnsi="Courier New" w:cs="Courier New"/>
          <w:color w:val="0000FF"/>
          <w:sz w:val="20"/>
          <w:szCs w:val="20"/>
        </w:rPr>
        <w:t>&lt;/ComPhone&gt;</w:t>
      </w:r>
    </w:p>
    <w:p w14:paraId="0499904A"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&lt;ComBankName&gt;</w:t>
      </w:r>
      <w:r w:rsidRPr="00F66F77">
        <w:rPr>
          <w:rFonts w:ascii="Courier New" w:hAnsi="Courier New" w:cs="Courier New"/>
          <w:b/>
          <w:bCs/>
          <w:color w:val="000000"/>
          <w:sz w:val="20"/>
          <w:szCs w:val="20"/>
        </w:rPr>
        <w:t>Tên ngân hàng</w:t>
      </w:r>
      <w:r w:rsidRPr="00F66F77">
        <w:rPr>
          <w:rFonts w:ascii="Courier New" w:hAnsi="Courier New" w:cs="Courier New"/>
          <w:color w:val="0000FF"/>
          <w:sz w:val="20"/>
          <w:szCs w:val="20"/>
        </w:rPr>
        <w:t>&lt;/ComBankName&gt;</w:t>
      </w:r>
    </w:p>
    <w:p w14:paraId="12410FA6"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&lt;ComBankNo&gt;</w:t>
      </w:r>
      <w:r w:rsidRPr="00F66F77">
        <w:rPr>
          <w:rFonts w:ascii="Courier New" w:hAnsi="Courier New" w:cs="Courier New"/>
          <w:b/>
          <w:bCs/>
          <w:color w:val="000000"/>
          <w:sz w:val="20"/>
          <w:szCs w:val="20"/>
        </w:rPr>
        <w:t>Số tài khoản ngân hàng</w:t>
      </w:r>
      <w:r w:rsidRPr="00F66F77">
        <w:rPr>
          <w:rFonts w:ascii="Courier New" w:hAnsi="Courier New" w:cs="Courier New"/>
          <w:color w:val="0000FF"/>
          <w:sz w:val="20"/>
          <w:szCs w:val="20"/>
        </w:rPr>
        <w:t>&lt;/ComBankNo&gt;</w:t>
      </w:r>
    </w:p>
    <w:p w14:paraId="6501FF96"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&lt;CreateDate&gt;</w:t>
      </w:r>
      <w:r w:rsidRPr="00F66F77">
        <w:rPr>
          <w:rFonts w:ascii="Courier New" w:hAnsi="Courier New" w:cs="Courier New"/>
          <w:b/>
          <w:bCs/>
          <w:color w:val="000000"/>
          <w:sz w:val="20"/>
          <w:szCs w:val="20"/>
        </w:rPr>
        <w:t>CreateDate</w:t>
      </w:r>
      <w:r w:rsidRPr="00F66F77">
        <w:rPr>
          <w:rFonts w:ascii="Courier New" w:hAnsi="Courier New" w:cs="Courier New"/>
          <w:color w:val="0000FF"/>
          <w:sz w:val="20"/>
          <w:szCs w:val="20"/>
        </w:rPr>
        <w:t>&lt;/CreateDate&gt;</w:t>
      </w:r>
    </w:p>
    <w:p w14:paraId="18B704BF"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&lt;DiscountRate&gt;</w:t>
      </w:r>
      <w:r w:rsidRPr="00F66F77">
        <w:rPr>
          <w:rFonts w:ascii="Courier New" w:hAnsi="Courier New" w:cs="Courier New"/>
          <w:b/>
          <w:bCs/>
          <w:color w:val="000000"/>
          <w:sz w:val="20"/>
          <w:szCs w:val="20"/>
        </w:rPr>
        <w:t>Chiết khấu</w:t>
      </w:r>
      <w:r w:rsidRPr="00F66F77">
        <w:rPr>
          <w:rFonts w:ascii="Courier New" w:hAnsi="Courier New" w:cs="Courier New"/>
          <w:color w:val="0000FF"/>
          <w:sz w:val="20"/>
          <w:szCs w:val="20"/>
        </w:rPr>
        <w:t>&lt;/DiscountRate&gt;</w:t>
      </w:r>
    </w:p>
    <w:p w14:paraId="403DD267"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&lt;CusSignStatus&gt;&lt;/CusSignStatus&gt;</w:t>
      </w:r>
    </w:p>
    <w:p w14:paraId="1EBD8A0B"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&lt;CreateBy&gt;</w:t>
      </w:r>
      <w:r w:rsidRPr="00F66F77">
        <w:rPr>
          <w:rFonts w:ascii="Courier New" w:hAnsi="Courier New" w:cs="Courier New"/>
          <w:b/>
          <w:bCs/>
          <w:color w:val="000000"/>
          <w:sz w:val="20"/>
          <w:szCs w:val="20"/>
        </w:rPr>
        <w:t>CreateBy</w:t>
      </w:r>
      <w:r w:rsidRPr="00F66F77">
        <w:rPr>
          <w:rFonts w:ascii="Courier New" w:hAnsi="Courier New" w:cs="Courier New"/>
          <w:color w:val="0000FF"/>
          <w:sz w:val="20"/>
          <w:szCs w:val="20"/>
        </w:rPr>
        <w:t>&lt;/CreateBy&gt;</w:t>
      </w:r>
    </w:p>
    <w:p w14:paraId="68658C8E"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&lt;PublishBy&gt;</w:t>
      </w:r>
      <w:r w:rsidRPr="00F66F77">
        <w:rPr>
          <w:rFonts w:ascii="Courier New" w:hAnsi="Courier New" w:cs="Courier New"/>
          <w:b/>
          <w:bCs/>
          <w:color w:val="000000"/>
          <w:sz w:val="20"/>
          <w:szCs w:val="20"/>
        </w:rPr>
        <w:t>PublishBy</w:t>
      </w:r>
      <w:r w:rsidRPr="00F66F77">
        <w:rPr>
          <w:rFonts w:ascii="Courier New" w:hAnsi="Courier New" w:cs="Courier New"/>
          <w:color w:val="0000FF"/>
          <w:sz w:val="20"/>
          <w:szCs w:val="20"/>
        </w:rPr>
        <w:t>&lt;/PublishBy&gt;</w:t>
      </w:r>
    </w:p>
    <w:p w14:paraId="1ACE0525"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&lt;Note&gt;</w:t>
      </w:r>
      <w:r w:rsidRPr="00F66F77">
        <w:rPr>
          <w:rFonts w:ascii="Courier New" w:hAnsi="Courier New" w:cs="Courier New"/>
          <w:b/>
          <w:bCs/>
          <w:color w:val="000000"/>
          <w:sz w:val="20"/>
          <w:szCs w:val="20"/>
        </w:rPr>
        <w:t>Note</w:t>
      </w:r>
      <w:r w:rsidRPr="00F66F77">
        <w:rPr>
          <w:rFonts w:ascii="Courier New" w:hAnsi="Courier New" w:cs="Courier New"/>
          <w:color w:val="0000FF"/>
          <w:sz w:val="20"/>
          <w:szCs w:val="20"/>
        </w:rPr>
        <w:t>&lt;/Note&gt;</w:t>
      </w:r>
    </w:p>
    <w:p w14:paraId="6CA822F2"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&lt;ProcessInvNote&gt;</w:t>
      </w:r>
      <w:r w:rsidRPr="00F66F77">
        <w:rPr>
          <w:rFonts w:ascii="Courier New" w:hAnsi="Courier New" w:cs="Courier New"/>
          <w:b/>
          <w:bCs/>
          <w:color w:val="000000"/>
          <w:sz w:val="20"/>
          <w:szCs w:val="20"/>
        </w:rPr>
        <w:t>ProcessInvNote</w:t>
      </w:r>
      <w:r w:rsidRPr="00F66F77">
        <w:rPr>
          <w:rFonts w:ascii="Courier New" w:hAnsi="Courier New" w:cs="Courier New"/>
          <w:color w:val="0000FF"/>
          <w:sz w:val="20"/>
          <w:szCs w:val="20"/>
        </w:rPr>
        <w:t>&lt;/ProcessInvNote&gt;</w:t>
      </w:r>
    </w:p>
    <w:p w14:paraId="09519B33"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&lt;Fkey&gt;</w:t>
      </w:r>
      <w:r w:rsidRPr="00F66F77">
        <w:rPr>
          <w:rFonts w:ascii="Courier New" w:hAnsi="Courier New" w:cs="Courier New"/>
          <w:b/>
          <w:bCs/>
          <w:color w:val="000000"/>
          <w:sz w:val="20"/>
          <w:szCs w:val="20"/>
        </w:rPr>
        <w:t>Fkey</w:t>
      </w:r>
      <w:r w:rsidRPr="00F66F77">
        <w:rPr>
          <w:rFonts w:ascii="Courier New" w:hAnsi="Courier New" w:cs="Courier New"/>
          <w:color w:val="0000FF"/>
          <w:sz w:val="20"/>
          <w:szCs w:val="20"/>
        </w:rPr>
        <w:t>&lt;/Fkey&gt;</w:t>
      </w:r>
    </w:p>
    <w:p w14:paraId="1ABB9B9E"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&lt;GrossValue_NonTax&gt;&lt;/GrossValue_NonTax&gt;</w:t>
      </w:r>
    </w:p>
    <w:p w14:paraId="2A4DB6B2"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&lt;CurrencyUnit&gt;</w:t>
      </w:r>
      <w:r w:rsidRPr="00F66F77">
        <w:rPr>
          <w:rFonts w:ascii="Courier New" w:hAnsi="Courier New" w:cs="Courier New"/>
          <w:b/>
          <w:bCs/>
          <w:color w:val="000000"/>
          <w:sz w:val="20"/>
          <w:szCs w:val="20"/>
        </w:rPr>
        <w:t>Đơn vị tiền tệ</w:t>
      </w:r>
      <w:r w:rsidRPr="00F66F77">
        <w:rPr>
          <w:rFonts w:ascii="Courier New" w:hAnsi="Courier New" w:cs="Courier New"/>
          <w:color w:val="0000FF"/>
          <w:sz w:val="20"/>
          <w:szCs w:val="20"/>
        </w:rPr>
        <w:t>&lt;/CurrencyUnit&gt;</w:t>
      </w:r>
    </w:p>
    <w:p w14:paraId="02668A48"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&lt;ExchangeRate&gt;</w:t>
      </w:r>
      <w:r w:rsidRPr="00F66F77">
        <w:rPr>
          <w:rFonts w:ascii="Courier New" w:hAnsi="Courier New" w:cs="Courier New"/>
          <w:b/>
          <w:bCs/>
          <w:color w:val="000000"/>
          <w:sz w:val="20"/>
          <w:szCs w:val="20"/>
        </w:rPr>
        <w:t>Tỷ giá</w:t>
      </w:r>
      <w:r w:rsidRPr="00F66F77">
        <w:rPr>
          <w:rFonts w:ascii="Courier New" w:hAnsi="Courier New" w:cs="Courier New"/>
          <w:color w:val="0000FF"/>
          <w:sz w:val="20"/>
          <w:szCs w:val="20"/>
        </w:rPr>
        <w:t>&lt;/ExchangeRate&gt;</w:t>
      </w:r>
    </w:p>
    <w:p w14:paraId="32D3A7CD" w14:textId="77777777" w:rsidR="009D1437" w:rsidRPr="00F66F77" w:rsidRDefault="009D1437" w:rsidP="009D1437">
      <w:pPr>
        <w:shd w:val="clear" w:color="auto" w:fill="FFFFFF"/>
        <w:rPr>
          <w:rFonts w:ascii="Courier New" w:hAnsi="Courier New" w:cs="Courier New"/>
          <w:b/>
          <w:bCs/>
          <w:color w:val="000000"/>
          <w:sz w:val="20"/>
          <w:szCs w:val="20"/>
        </w:rPr>
      </w:pPr>
      <w:r w:rsidRPr="00F66F77">
        <w:rPr>
          <w:rFonts w:ascii="Courier New" w:hAnsi="Courier New" w:cs="Courier New"/>
          <w:b/>
          <w:bCs/>
          <w:color w:val="000000"/>
          <w:sz w:val="20"/>
          <w:szCs w:val="20"/>
        </w:rPr>
        <w:t xml:space="preserve">    </w:t>
      </w:r>
      <w:r w:rsidRPr="00F66F77">
        <w:rPr>
          <w:rFonts w:ascii="Courier New" w:hAnsi="Courier New" w:cs="Courier New"/>
          <w:color w:val="0000FF"/>
          <w:sz w:val="20"/>
          <w:szCs w:val="20"/>
        </w:rPr>
        <w:t>&lt;ConvertedAmount&gt;</w:t>
      </w:r>
      <w:r w:rsidRPr="00F66F77">
        <w:rPr>
          <w:rFonts w:ascii="Courier New" w:hAnsi="Courier New" w:cs="Courier New"/>
          <w:b/>
          <w:bCs/>
          <w:color w:val="000000"/>
          <w:sz w:val="20"/>
          <w:szCs w:val="20"/>
        </w:rPr>
        <w:t>Tổng tiền quy đổi</w:t>
      </w:r>
      <w:r w:rsidRPr="00F66F77">
        <w:rPr>
          <w:rFonts w:ascii="Courier New" w:hAnsi="Courier New" w:cs="Courier New"/>
          <w:color w:val="0000FF"/>
          <w:sz w:val="20"/>
          <w:szCs w:val="20"/>
        </w:rPr>
        <w:t>&lt;/ConvertedAmount&gt;</w:t>
      </w:r>
    </w:p>
    <w:p w14:paraId="7CD92D6D"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F66F77">
        <w:rPr>
          <w:rFonts w:ascii="Courier New" w:hAnsi="Courier New" w:cs="Courier New"/>
          <w:b/>
          <w:bCs/>
          <w:color w:val="000000"/>
          <w:sz w:val="20"/>
          <w:szCs w:val="20"/>
        </w:rPr>
        <w:t xml:space="preserve">    </w:t>
      </w:r>
      <w:r w:rsidRPr="002864F3">
        <w:rPr>
          <w:rFonts w:ascii="Courier New" w:hAnsi="Courier New" w:cs="Courier New"/>
          <w:color w:val="0000FF"/>
          <w:sz w:val="20"/>
          <w:szCs w:val="20"/>
          <w:lang w:val="nl-NL"/>
        </w:rPr>
        <w:t>&lt;Extra1&gt;</w:t>
      </w:r>
      <w:r w:rsidRPr="002864F3">
        <w:rPr>
          <w:rFonts w:ascii="Courier New" w:hAnsi="Courier New" w:cs="Courier New"/>
          <w:b/>
          <w:bCs/>
          <w:color w:val="000000"/>
          <w:sz w:val="20"/>
          <w:szCs w:val="20"/>
          <w:lang w:val="nl-NL"/>
        </w:rPr>
        <w:t>Extra1</w:t>
      </w:r>
      <w:r w:rsidRPr="002864F3">
        <w:rPr>
          <w:rFonts w:ascii="Courier New" w:hAnsi="Courier New" w:cs="Courier New"/>
          <w:color w:val="0000FF"/>
          <w:sz w:val="20"/>
          <w:szCs w:val="20"/>
          <w:lang w:val="nl-NL"/>
        </w:rPr>
        <w:t>&lt;/Extra1&gt;</w:t>
      </w:r>
    </w:p>
    <w:p w14:paraId="32B0AA28" w14:textId="77777777" w:rsidR="009D1437" w:rsidRPr="002864F3" w:rsidRDefault="009D1437" w:rsidP="009D1437">
      <w:pPr>
        <w:shd w:val="clear" w:color="auto" w:fill="FFFFFF"/>
        <w:rPr>
          <w:rFonts w:ascii="Courier New" w:hAnsi="Courier New" w:cs="Courier New"/>
          <w:b/>
          <w:bCs/>
          <w:color w:val="000000"/>
          <w:sz w:val="20"/>
          <w:szCs w:val="20"/>
          <w:lang w:val="nl-NL"/>
        </w:rPr>
      </w:pPr>
      <w:r w:rsidRPr="002864F3">
        <w:rPr>
          <w:rFonts w:ascii="Courier New" w:hAnsi="Courier New" w:cs="Courier New"/>
          <w:b/>
          <w:bCs/>
          <w:color w:val="000000"/>
          <w:sz w:val="20"/>
          <w:szCs w:val="20"/>
          <w:lang w:val="nl-NL"/>
        </w:rPr>
        <w:t xml:space="preserve">    </w:t>
      </w:r>
      <w:r w:rsidRPr="002864F3">
        <w:rPr>
          <w:rFonts w:ascii="Courier New" w:hAnsi="Courier New" w:cs="Courier New"/>
          <w:color w:val="0000FF"/>
          <w:sz w:val="20"/>
          <w:szCs w:val="20"/>
          <w:lang w:val="nl-NL"/>
        </w:rPr>
        <w:t>&lt;Extra2&gt;</w:t>
      </w:r>
      <w:r w:rsidRPr="002864F3">
        <w:rPr>
          <w:rFonts w:ascii="Courier New" w:hAnsi="Courier New" w:cs="Courier New"/>
          <w:b/>
          <w:bCs/>
          <w:color w:val="000000"/>
          <w:sz w:val="20"/>
          <w:szCs w:val="20"/>
          <w:lang w:val="nl-NL"/>
        </w:rPr>
        <w:t>Extra2</w:t>
      </w:r>
      <w:r w:rsidRPr="002864F3">
        <w:rPr>
          <w:rFonts w:ascii="Courier New" w:hAnsi="Courier New" w:cs="Courier New"/>
          <w:color w:val="0000FF"/>
          <w:sz w:val="20"/>
          <w:szCs w:val="20"/>
          <w:lang w:val="nl-NL"/>
        </w:rPr>
        <w:t>&lt;/Extra2&gt;</w:t>
      </w:r>
    </w:p>
    <w:p w14:paraId="3E7C883D" w14:textId="77777777" w:rsidR="009D1437" w:rsidRDefault="009D1437" w:rsidP="009D1437">
      <w:pPr>
        <w:shd w:val="clear" w:color="auto" w:fill="FFFFFF"/>
        <w:rPr>
          <w:rFonts w:ascii="Courier New" w:hAnsi="Courier New" w:cs="Courier New"/>
          <w:color w:val="0000FF"/>
          <w:sz w:val="20"/>
          <w:szCs w:val="20"/>
        </w:rPr>
      </w:pPr>
      <w:r w:rsidRPr="002864F3">
        <w:rPr>
          <w:rFonts w:ascii="Courier New" w:hAnsi="Courier New" w:cs="Courier New"/>
          <w:b/>
          <w:bCs/>
          <w:color w:val="000000"/>
          <w:sz w:val="20"/>
          <w:szCs w:val="20"/>
          <w:lang w:val="nl-NL"/>
        </w:rPr>
        <w:t xml:space="preserve">    </w:t>
      </w:r>
      <w:r w:rsidRPr="00F66F77">
        <w:rPr>
          <w:rFonts w:ascii="Courier New" w:hAnsi="Courier New" w:cs="Courier New"/>
          <w:color w:val="0000FF"/>
          <w:sz w:val="20"/>
          <w:szCs w:val="20"/>
        </w:rPr>
        <w:t>&lt;SMSDeliver&gt;</w:t>
      </w:r>
      <w:r w:rsidRPr="00F66F77">
        <w:rPr>
          <w:rFonts w:ascii="Courier New" w:hAnsi="Courier New" w:cs="Courier New"/>
          <w:b/>
          <w:bCs/>
          <w:color w:val="000000"/>
          <w:sz w:val="20"/>
          <w:szCs w:val="20"/>
        </w:rPr>
        <w:t>SMSDeliver</w:t>
      </w:r>
      <w:r w:rsidRPr="00F66F77">
        <w:rPr>
          <w:rFonts w:ascii="Courier New" w:hAnsi="Courier New" w:cs="Courier New"/>
          <w:color w:val="0000FF"/>
          <w:sz w:val="20"/>
          <w:szCs w:val="20"/>
        </w:rPr>
        <w:t>&lt;/SMSDeliver&gt;</w:t>
      </w:r>
    </w:p>
    <w:p w14:paraId="4A835F7B" w14:textId="77777777" w:rsidR="009D1437" w:rsidRDefault="009D1437" w:rsidP="009D1437">
      <w:pPr>
        <w:shd w:val="clear" w:color="auto" w:fill="FFFFFF"/>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LDDNBo</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LDDNBO</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LDDNBo</w:t>
      </w:r>
      <w:r w:rsidRPr="002F0F6E">
        <w:rPr>
          <w:rFonts w:ascii="Courier New" w:hAnsi="Courier New" w:cs="Courier New"/>
          <w:color w:val="0000FF"/>
          <w:sz w:val="20"/>
          <w:szCs w:val="20"/>
        </w:rPr>
        <w:t>&gt;</w:t>
      </w:r>
    </w:p>
    <w:p w14:paraId="2CF2CAED" w14:textId="77777777" w:rsidR="009D1437" w:rsidRDefault="009D1437" w:rsidP="009D1437">
      <w:pPr>
        <w:shd w:val="clear" w:color="auto" w:fill="FFFFFF"/>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HDSo</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HDSO</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HDSo</w:t>
      </w:r>
      <w:r w:rsidRPr="002F0F6E">
        <w:rPr>
          <w:rFonts w:ascii="Courier New" w:hAnsi="Courier New" w:cs="Courier New"/>
          <w:color w:val="0000FF"/>
          <w:sz w:val="20"/>
          <w:szCs w:val="20"/>
        </w:rPr>
        <w:t>&gt;</w:t>
      </w:r>
    </w:p>
    <w:p w14:paraId="795FA662" w14:textId="77777777" w:rsidR="009D1437" w:rsidRDefault="009D1437" w:rsidP="009D1437">
      <w:pPr>
        <w:shd w:val="clear" w:color="auto" w:fill="FFFFFF"/>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HVTNXHang</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HVTNXHANG</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HVTNXHang</w:t>
      </w:r>
      <w:r w:rsidRPr="002F0F6E">
        <w:rPr>
          <w:rFonts w:ascii="Courier New" w:hAnsi="Courier New" w:cs="Courier New"/>
          <w:color w:val="0000FF"/>
          <w:sz w:val="20"/>
          <w:szCs w:val="20"/>
        </w:rPr>
        <w:t>&gt;</w:t>
      </w:r>
    </w:p>
    <w:p w14:paraId="657EF7F5" w14:textId="77777777" w:rsidR="009D1437" w:rsidRDefault="009D1437" w:rsidP="009D1437">
      <w:pPr>
        <w:shd w:val="clear" w:color="auto" w:fill="FFFFFF"/>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TNVChuyen</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TNVCHUYEN</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TNVChuyen</w:t>
      </w:r>
      <w:r w:rsidRPr="002F0F6E">
        <w:rPr>
          <w:rFonts w:ascii="Courier New" w:hAnsi="Courier New" w:cs="Courier New"/>
          <w:color w:val="0000FF"/>
          <w:sz w:val="20"/>
          <w:szCs w:val="20"/>
        </w:rPr>
        <w:t>&gt;</w:t>
      </w:r>
    </w:p>
    <w:p w14:paraId="52FB63AB" w14:textId="77777777" w:rsidR="009D1437" w:rsidRDefault="009D1437" w:rsidP="009D1437">
      <w:pPr>
        <w:shd w:val="clear" w:color="auto" w:fill="FFFFFF"/>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PTVChuyen</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PTVCHUYEN</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PTVChuyen</w:t>
      </w:r>
      <w:r w:rsidRPr="002F0F6E">
        <w:rPr>
          <w:rFonts w:ascii="Courier New" w:hAnsi="Courier New" w:cs="Courier New"/>
          <w:color w:val="0000FF"/>
          <w:sz w:val="20"/>
          <w:szCs w:val="20"/>
        </w:rPr>
        <w:t>&gt;</w:t>
      </w:r>
    </w:p>
    <w:p w14:paraId="112B8605" w14:textId="77777777" w:rsidR="009D1437" w:rsidRDefault="009D1437" w:rsidP="009D1437">
      <w:pPr>
        <w:shd w:val="clear" w:color="auto" w:fill="FFFFFF"/>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HDKTSo</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HDKTSO</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HDKTSo</w:t>
      </w:r>
      <w:r w:rsidRPr="002F0F6E">
        <w:rPr>
          <w:rFonts w:ascii="Courier New" w:hAnsi="Courier New" w:cs="Courier New"/>
          <w:color w:val="0000FF"/>
          <w:sz w:val="20"/>
          <w:szCs w:val="20"/>
        </w:rPr>
        <w:t>&gt;</w:t>
      </w:r>
    </w:p>
    <w:p w14:paraId="4DC11AB3" w14:textId="77777777" w:rsidR="009D1437" w:rsidRPr="009A3CDD" w:rsidRDefault="009D1437" w:rsidP="009D1437">
      <w:pPr>
        <w:shd w:val="clear" w:color="auto" w:fill="FFFFFF"/>
        <w:rPr>
          <w:rFonts w:ascii="Courier New" w:hAnsi="Courier New" w:cs="Courier New"/>
          <w:color w:val="0000FF"/>
          <w:sz w:val="20"/>
          <w:szCs w:val="20"/>
        </w:rPr>
      </w:pPr>
      <w:r>
        <w:rPr>
          <w:rFonts w:ascii="Courier New" w:hAnsi="Courier New" w:cs="Courier New"/>
          <w:color w:val="0000FF"/>
          <w:sz w:val="20"/>
          <w:szCs w:val="20"/>
        </w:rPr>
        <w:t xml:space="preserve">    </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HDKTNgay</w:t>
      </w:r>
      <w:r w:rsidRPr="002F0F6E">
        <w:rPr>
          <w:rFonts w:ascii="Courier New" w:hAnsi="Courier New" w:cs="Courier New"/>
          <w:color w:val="0000FF"/>
          <w:sz w:val="20"/>
          <w:szCs w:val="20"/>
        </w:rPr>
        <w:t>&gt;</w:t>
      </w:r>
      <w:r w:rsidRPr="00EE20C6">
        <w:rPr>
          <w:rFonts w:ascii="Courier New" w:hAnsi="Courier New" w:cs="Courier New"/>
          <w:b/>
          <w:bCs/>
          <w:color w:val="000000"/>
          <w:sz w:val="20"/>
          <w:szCs w:val="20"/>
        </w:rPr>
        <w:t>HDKTNgay</w:t>
      </w:r>
      <w:r w:rsidRPr="002F0F6E">
        <w:rPr>
          <w:rFonts w:ascii="Courier New" w:hAnsi="Courier New" w:cs="Courier New"/>
          <w:color w:val="0000FF"/>
          <w:sz w:val="20"/>
          <w:szCs w:val="20"/>
        </w:rPr>
        <w:t>&lt;/</w:t>
      </w:r>
      <w:r w:rsidRPr="00EE20C6">
        <w:rPr>
          <w:rFonts w:ascii="Courier New" w:hAnsi="Courier New" w:cs="Courier New"/>
          <w:color w:val="0000FF"/>
          <w:sz w:val="20"/>
          <w:szCs w:val="20"/>
        </w:rPr>
        <w:t>HDKTNgay</w:t>
      </w:r>
      <w:r w:rsidRPr="002F0F6E">
        <w:rPr>
          <w:rFonts w:ascii="Courier New" w:hAnsi="Courier New" w:cs="Courier New"/>
          <w:color w:val="0000FF"/>
          <w:sz w:val="20"/>
          <w:szCs w:val="20"/>
        </w:rPr>
        <w:t>&gt;</w:t>
      </w:r>
    </w:p>
    <w:p w14:paraId="042A174D" w14:textId="77777777" w:rsidR="009D1437" w:rsidRPr="00F66F77" w:rsidRDefault="009D1437" w:rsidP="009D1437">
      <w:pPr>
        <w:shd w:val="clear" w:color="auto" w:fill="FFFFFF"/>
        <w:rPr>
          <w:rFonts w:ascii="Courier New" w:hAnsi="Courier New" w:cs="Courier New"/>
          <w:b/>
          <w:bCs/>
          <w:color w:val="000000"/>
          <w:sz w:val="20"/>
          <w:szCs w:val="20"/>
        </w:rPr>
      </w:pPr>
    </w:p>
    <w:p w14:paraId="5DCCA961" w14:textId="77777777" w:rsidR="009D1437" w:rsidRPr="00AD69DD" w:rsidRDefault="009D1437" w:rsidP="009D1437">
      <w:pPr>
        <w:shd w:val="clear" w:color="auto" w:fill="FFFFFF"/>
      </w:pPr>
      <w:r w:rsidRPr="00F66F77">
        <w:rPr>
          <w:rFonts w:ascii="Courier New" w:hAnsi="Courier New" w:cs="Courier New"/>
          <w:color w:val="0000FF"/>
          <w:sz w:val="20"/>
          <w:szCs w:val="20"/>
        </w:rPr>
        <w:t>&lt;/ReplaceInv&gt;</w:t>
      </w:r>
    </w:p>
    <w:p w14:paraId="19865BE8" w14:textId="77777777" w:rsidR="009D1437" w:rsidRDefault="009D1437" w:rsidP="00480762">
      <w:pPr>
        <w:pStyle w:val="Heading3"/>
      </w:pPr>
      <w:bookmarkStart w:id="78" w:name="_Toc198045315"/>
      <w:r>
        <w:t>Hủy hóa đơn theo fkey</w:t>
      </w:r>
      <w:bookmarkEnd w:id="78"/>
    </w:p>
    <w:p w14:paraId="5280A062" w14:textId="77777777" w:rsidR="009D1437" w:rsidRDefault="009D1437" w:rsidP="009D1437">
      <w:r>
        <w:t>URL</w:t>
      </w:r>
    </w:p>
    <w:p w14:paraId="2B95A5EC" w14:textId="77777777" w:rsidR="009D1437" w:rsidRPr="004A4DD9" w:rsidRDefault="009D1437" w:rsidP="009D1437">
      <w:pPr>
        <w:ind w:firstLine="720"/>
        <w:jc w:val="both"/>
      </w:pPr>
      <w:r>
        <w:t>s</w:t>
      </w:r>
      <w:r w:rsidRPr="004A4DD9">
        <w:t xml:space="preserve">tring </w:t>
      </w:r>
      <w:r w:rsidRPr="00B30554">
        <w:rPr>
          <w:b/>
        </w:rPr>
        <w:t>cancelInv</w:t>
      </w:r>
      <w:r w:rsidRPr="00A276AB">
        <w:rPr>
          <w:bCs/>
        </w:rPr>
        <w:t xml:space="preserve">(string Account, string ACpass, string Fkey, string </w:t>
      </w:r>
      <w:r w:rsidRPr="00A276AB">
        <w:rPr>
          <w:color w:val="000000"/>
          <w:sz w:val="26"/>
          <w:szCs w:val="26"/>
          <w:shd w:val="clear" w:color="auto" w:fill="FFFFFF"/>
        </w:rPr>
        <w:t>userName</w:t>
      </w:r>
      <w:r w:rsidRPr="00A276AB">
        <w:rPr>
          <w:bCs/>
        </w:rPr>
        <w:t xml:space="preserve">, string </w:t>
      </w:r>
      <w:r w:rsidRPr="00A276AB">
        <w:rPr>
          <w:color w:val="000000"/>
          <w:sz w:val="26"/>
          <w:szCs w:val="26"/>
          <w:shd w:val="clear" w:color="auto" w:fill="FFFFFF"/>
        </w:rPr>
        <w:t>userPass</w:t>
      </w:r>
      <w:r w:rsidRPr="00A276AB">
        <w:rPr>
          <w:bCs/>
        </w:rPr>
        <w:t>)</w:t>
      </w:r>
    </w:p>
    <w:p w14:paraId="270B0BCE" w14:textId="77777777" w:rsidR="009D1437" w:rsidRPr="00593BE8" w:rsidRDefault="009D1437" w:rsidP="009D1437">
      <w:pPr>
        <w:pStyle w:val="N"/>
      </w:pPr>
      <w:r w:rsidRPr="00593BE8">
        <w:t>DESCRIPTION</w:t>
      </w:r>
    </w:p>
    <w:p w14:paraId="6DD092BC" w14:textId="77777777" w:rsidR="009D1437" w:rsidRDefault="009D1437" w:rsidP="009D1437">
      <w:pPr>
        <w:pStyle w:val="N"/>
      </w:pPr>
      <w:r>
        <w:tab/>
        <w:t>Đây là web service thực hiện hủy hóa đơn theo giá trị fkey truyền vào</w:t>
      </w:r>
    </w:p>
    <w:p w14:paraId="759A1946" w14:textId="77777777" w:rsidR="009D1437" w:rsidRPr="00007702" w:rsidRDefault="009D1437" w:rsidP="009D1437">
      <w:pPr>
        <w:pStyle w:val="N"/>
      </w:pPr>
      <w:r w:rsidRPr="00663B3E">
        <w:t>HTTP METHOD</w:t>
      </w:r>
    </w:p>
    <w:p w14:paraId="33C890AF" w14:textId="77777777" w:rsidR="009D1437" w:rsidRPr="00007702" w:rsidRDefault="009D1437" w:rsidP="009D1437">
      <w:pPr>
        <w:pStyle w:val="N"/>
        <w:rPr>
          <w:b/>
        </w:rPr>
      </w:pPr>
      <w:r>
        <w:tab/>
      </w:r>
      <w:r w:rsidRPr="00610AFD">
        <w:t>POST</w:t>
      </w:r>
    </w:p>
    <w:p w14:paraId="306365F6" w14:textId="77777777" w:rsidR="009D1437" w:rsidRPr="00610AFD" w:rsidRDefault="009D1437" w:rsidP="009D1437">
      <w:pPr>
        <w:pStyle w:val="N"/>
      </w:pPr>
      <w:r w:rsidRPr="00610AFD">
        <w:t>REQUEST BODY</w:t>
      </w:r>
    </w:p>
    <w:p w14:paraId="704B66C8"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17B2ED63"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4720D2">
        <w:rPr>
          <w:rFonts w:eastAsia="Calibri"/>
          <w:b/>
        </w:rPr>
        <w:t xml:space="preserve">Account/ACPass :  </w:t>
      </w:r>
      <w:r w:rsidRPr="004720D2">
        <w:rPr>
          <w:rFonts w:eastAsia="Calibri"/>
        </w:rPr>
        <w:t>Tài khoản được cấp phát cho nhân viên gọi lệnh phát hành hóa đơn</w:t>
      </w:r>
    </w:p>
    <w:p w14:paraId="4649A3A4" w14:textId="77777777" w:rsidR="009D1437" w:rsidRPr="00CF2FC3" w:rsidRDefault="009D1437" w:rsidP="009D1437">
      <w:pPr>
        <w:pStyle w:val="ListParagraph"/>
        <w:numPr>
          <w:ilvl w:val="0"/>
          <w:numId w:val="2"/>
        </w:numPr>
        <w:spacing w:after="0" w:line="360" w:lineRule="auto"/>
        <w:ind w:left="1080"/>
        <w:jc w:val="both"/>
        <w:rPr>
          <w:rFonts w:eastAsia="Calibri"/>
          <w:b/>
        </w:rPr>
      </w:pPr>
      <w:r>
        <w:rPr>
          <w:rFonts w:eastAsia="Calibri"/>
          <w:b/>
        </w:rPr>
        <w:t>fkey:</w:t>
      </w:r>
      <w:r>
        <w:rPr>
          <w:rFonts w:eastAsia="Calibri"/>
        </w:rPr>
        <w:t>Chuỗi xác định hóa đơn cần hủy</w:t>
      </w:r>
    </w:p>
    <w:p w14:paraId="121798A8" w14:textId="77777777" w:rsidR="009D1437" w:rsidRPr="007A4FB0" w:rsidRDefault="009D1437" w:rsidP="009D1437">
      <w:pPr>
        <w:ind w:left="360" w:firstLine="720"/>
      </w:pPr>
    </w:p>
    <w:p w14:paraId="2E4822D9"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7F00B7C0"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206DB30E" w14:textId="77777777" w:rsidR="009D1437" w:rsidRPr="00660ABB" w:rsidRDefault="009D1437" w:rsidP="00616EC4">
            <w:pPr>
              <w:pStyle w:val="ListParagraph"/>
              <w:jc w:val="center"/>
            </w:pPr>
            <w:r>
              <w:lastRenderedPageBreak/>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2B7AD9DB"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23048220" w14:textId="77777777" w:rsidR="009D1437" w:rsidRPr="00660ABB" w:rsidRDefault="009D1437" w:rsidP="00616EC4">
            <w:pPr>
              <w:pStyle w:val="ListParagraph"/>
            </w:pPr>
            <w:r>
              <w:t>Ghi chú</w:t>
            </w:r>
          </w:p>
        </w:tc>
      </w:tr>
      <w:tr w:rsidR="009D1437" w:rsidRPr="00660ABB" w14:paraId="4355BE6F" w14:textId="77777777" w:rsidTr="00616EC4">
        <w:tc>
          <w:tcPr>
            <w:tcW w:w="1710" w:type="dxa"/>
            <w:tcBorders>
              <w:top w:val="single" w:sz="4" w:space="0" w:color="2E74B5"/>
              <w:left w:val="single" w:sz="4" w:space="0" w:color="2E74B5"/>
              <w:right w:val="single" w:sz="4" w:space="0" w:color="2E74B5"/>
            </w:tcBorders>
            <w:shd w:val="clear" w:color="auto" w:fill="auto"/>
          </w:tcPr>
          <w:p w14:paraId="59962E72"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180A241"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6EDD8575" w14:textId="77777777" w:rsidR="009D1437" w:rsidRPr="009372AD" w:rsidRDefault="009D1437" w:rsidP="00616EC4">
            <w:pPr>
              <w:pStyle w:val="ListParagraph"/>
              <w:ind w:left="0"/>
              <w:jc w:val="both"/>
            </w:pPr>
          </w:p>
        </w:tc>
      </w:tr>
      <w:tr w:rsidR="009D1437" w:rsidRPr="00660ABB" w14:paraId="43BCF45B" w14:textId="77777777" w:rsidTr="00616EC4">
        <w:tc>
          <w:tcPr>
            <w:tcW w:w="1710" w:type="dxa"/>
            <w:tcBorders>
              <w:top w:val="single" w:sz="4" w:space="0" w:color="2E74B5"/>
              <w:left w:val="single" w:sz="4" w:space="0" w:color="2E74B5"/>
              <w:right w:val="single" w:sz="4" w:space="0" w:color="2E74B5"/>
            </w:tcBorders>
            <w:shd w:val="clear" w:color="auto" w:fill="auto"/>
          </w:tcPr>
          <w:p w14:paraId="4B777593" w14:textId="77777777" w:rsidR="009D1437" w:rsidRPr="009372AD" w:rsidRDefault="009D1437" w:rsidP="00616EC4">
            <w:pPr>
              <w:autoSpaceDE w:val="0"/>
              <w:autoSpaceDN w:val="0"/>
              <w:adjustRightInd w:val="0"/>
              <w:jc w:val="both"/>
            </w:pPr>
            <w: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0E66CA8" w14:textId="77777777" w:rsidR="009D1437" w:rsidRDefault="009D1437" w:rsidP="00616EC4">
            <w:pPr>
              <w:pStyle w:val="ListParagraph"/>
              <w:spacing w:after="0" w:line="240" w:lineRule="auto"/>
              <w:ind w:left="0"/>
              <w:rPr>
                <w:rFonts w:eastAsia="Calibri"/>
              </w:rPr>
            </w:pPr>
            <w:r>
              <w:rPr>
                <w:rFonts w:eastAsia="Calibri"/>
              </w:rPr>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62E34438" w14:textId="77777777" w:rsidR="009D1437" w:rsidRPr="009372AD" w:rsidRDefault="009D1437" w:rsidP="00616EC4">
            <w:pPr>
              <w:pStyle w:val="ListParagraph"/>
              <w:ind w:left="0"/>
              <w:jc w:val="both"/>
            </w:pPr>
          </w:p>
        </w:tc>
      </w:tr>
      <w:tr w:rsidR="009D1437" w:rsidRPr="00660ABB" w14:paraId="789F55C4" w14:textId="77777777" w:rsidTr="00616EC4">
        <w:tc>
          <w:tcPr>
            <w:tcW w:w="1710" w:type="dxa"/>
            <w:tcBorders>
              <w:top w:val="single" w:sz="4" w:space="0" w:color="2E74B5"/>
              <w:left w:val="single" w:sz="4" w:space="0" w:color="2E74B5"/>
              <w:right w:val="single" w:sz="4" w:space="0" w:color="2E74B5"/>
            </w:tcBorders>
            <w:shd w:val="clear" w:color="auto" w:fill="auto"/>
          </w:tcPr>
          <w:p w14:paraId="42F722FF"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E06659C" w14:textId="77777777" w:rsidR="009D1437" w:rsidRPr="004A4DD9" w:rsidRDefault="009D1437" w:rsidP="00616EC4">
            <w:pPr>
              <w:pStyle w:val="ListParagraph"/>
              <w:ind w:left="0"/>
              <w:jc w:val="both"/>
            </w:pPr>
            <w:r>
              <w:t>Lỗi không xác định</w:t>
            </w:r>
          </w:p>
        </w:tc>
        <w:tc>
          <w:tcPr>
            <w:tcW w:w="2515" w:type="dxa"/>
            <w:tcBorders>
              <w:top w:val="single" w:sz="4" w:space="0" w:color="2E74B5"/>
              <w:left w:val="single" w:sz="4" w:space="0" w:color="2E74B5"/>
              <w:bottom w:val="single" w:sz="4" w:space="0" w:color="2E74B5"/>
              <w:right w:val="single" w:sz="4" w:space="0" w:color="2E74B5"/>
            </w:tcBorders>
          </w:tcPr>
          <w:p w14:paraId="7674C465" w14:textId="77777777" w:rsidR="009D1437" w:rsidRPr="009372AD" w:rsidRDefault="009D1437" w:rsidP="00616EC4">
            <w:pPr>
              <w:pStyle w:val="ListParagraph"/>
              <w:ind w:left="0"/>
              <w:jc w:val="both"/>
            </w:pPr>
          </w:p>
        </w:tc>
      </w:tr>
      <w:tr w:rsidR="009D1437" w:rsidRPr="00660ABB" w14:paraId="085A2E04" w14:textId="77777777" w:rsidTr="00616EC4">
        <w:tc>
          <w:tcPr>
            <w:tcW w:w="1710" w:type="dxa"/>
            <w:tcBorders>
              <w:top w:val="single" w:sz="4" w:space="0" w:color="2E74B5"/>
              <w:left w:val="single" w:sz="4" w:space="0" w:color="2E74B5"/>
              <w:right w:val="single" w:sz="4" w:space="0" w:color="2E74B5"/>
            </w:tcBorders>
            <w:shd w:val="clear" w:color="auto" w:fill="auto"/>
          </w:tcPr>
          <w:p w14:paraId="13AA42CE" w14:textId="77777777" w:rsidR="009D1437" w:rsidRPr="004A4DD9" w:rsidRDefault="009D1437" w:rsidP="00616EC4">
            <w:pPr>
              <w:autoSpaceDE w:val="0"/>
              <w:autoSpaceDN w:val="0"/>
              <w:adjustRightInd w:val="0"/>
              <w:jc w:val="both"/>
            </w:pPr>
            <w:r w:rsidRPr="004A4DD9">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5D1A365" w14:textId="77777777" w:rsidR="009D1437" w:rsidRPr="004A4DD9" w:rsidRDefault="009D1437" w:rsidP="00616EC4">
            <w:pPr>
              <w:pStyle w:val="ListParagraph"/>
              <w:ind w:left="0"/>
              <w:jc w:val="both"/>
            </w:pPr>
            <w:r w:rsidRPr="004A4DD9">
              <w:t xml:space="preserve">Không </w:t>
            </w:r>
            <w:r>
              <w:t>tìm thấy thông tin công ty tương ứng, hoặc lỗi không xác định</w:t>
            </w:r>
          </w:p>
        </w:tc>
        <w:tc>
          <w:tcPr>
            <w:tcW w:w="2515" w:type="dxa"/>
            <w:tcBorders>
              <w:top w:val="single" w:sz="4" w:space="0" w:color="2E74B5"/>
              <w:left w:val="single" w:sz="4" w:space="0" w:color="2E74B5"/>
              <w:bottom w:val="single" w:sz="4" w:space="0" w:color="2E74B5"/>
              <w:right w:val="single" w:sz="4" w:space="0" w:color="2E74B5"/>
            </w:tcBorders>
          </w:tcPr>
          <w:p w14:paraId="567602E7" w14:textId="77777777" w:rsidR="009D1437" w:rsidRPr="009372AD" w:rsidRDefault="009D1437" w:rsidP="00616EC4">
            <w:pPr>
              <w:pStyle w:val="ListParagraph"/>
              <w:ind w:left="0"/>
              <w:jc w:val="both"/>
            </w:pPr>
          </w:p>
        </w:tc>
      </w:tr>
      <w:tr w:rsidR="009D1437" w:rsidRPr="00660ABB" w14:paraId="39D1EBA2" w14:textId="77777777" w:rsidTr="00616EC4">
        <w:tc>
          <w:tcPr>
            <w:tcW w:w="1710" w:type="dxa"/>
            <w:tcBorders>
              <w:top w:val="single" w:sz="4" w:space="0" w:color="2E74B5"/>
              <w:left w:val="single" w:sz="4" w:space="0" w:color="2E74B5"/>
              <w:right w:val="single" w:sz="4" w:space="0" w:color="2E74B5"/>
            </w:tcBorders>
            <w:shd w:val="clear" w:color="auto" w:fill="auto"/>
          </w:tcPr>
          <w:p w14:paraId="06A3F79E" w14:textId="77777777" w:rsidR="009D1437" w:rsidRPr="009372AD" w:rsidRDefault="009D1437" w:rsidP="00616EC4">
            <w:pPr>
              <w:autoSpaceDE w:val="0"/>
              <w:autoSpaceDN w:val="0"/>
              <w:adjustRightInd w:val="0"/>
              <w:rPr>
                <w:rFonts w:eastAsia="Calibri"/>
              </w:rPr>
            </w:pPr>
            <w:r w:rsidRPr="008641F2">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B5F29A9" w14:textId="77777777" w:rsidR="009D1437" w:rsidRDefault="009D1437" w:rsidP="00616EC4">
            <w:pPr>
              <w:pStyle w:val="ListParagraph"/>
              <w:spacing w:after="0" w:line="240" w:lineRule="auto"/>
              <w:ind w:left="0"/>
              <w:rPr>
                <w:rFonts w:eastAsia="Calibri"/>
              </w:rPr>
            </w:pPr>
            <w:r>
              <w:rPr>
                <w:rFonts w:eastAsia="Calibri"/>
              </w:rPr>
              <w:t>Hóa đơn đã bị điều chỉnh / hủy / hóa đơn mới tạo không thể hủy được</w:t>
            </w:r>
          </w:p>
        </w:tc>
        <w:tc>
          <w:tcPr>
            <w:tcW w:w="2515" w:type="dxa"/>
            <w:tcBorders>
              <w:top w:val="single" w:sz="4" w:space="0" w:color="2E74B5"/>
              <w:left w:val="single" w:sz="4" w:space="0" w:color="2E74B5"/>
              <w:bottom w:val="single" w:sz="4" w:space="0" w:color="2E74B5"/>
              <w:right w:val="single" w:sz="4" w:space="0" w:color="2E74B5"/>
            </w:tcBorders>
          </w:tcPr>
          <w:p w14:paraId="6CCE1A40" w14:textId="77777777" w:rsidR="009D1437" w:rsidRPr="009372AD" w:rsidRDefault="009D1437" w:rsidP="00616EC4">
            <w:pPr>
              <w:pStyle w:val="ListParagraph"/>
              <w:ind w:left="0"/>
              <w:jc w:val="both"/>
            </w:pPr>
          </w:p>
        </w:tc>
      </w:tr>
      <w:tr w:rsidR="009D1437" w:rsidRPr="00660ABB" w14:paraId="54592DBE"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5496C5C" w14:textId="77777777" w:rsidR="009D1437" w:rsidRPr="009372AD" w:rsidRDefault="009D1437" w:rsidP="00616EC4">
            <w:pPr>
              <w:autoSpaceDE w:val="0"/>
              <w:autoSpaceDN w:val="0"/>
              <w:adjustRightInd w:val="0"/>
              <w:rPr>
                <w:rFonts w:eastAsia="Calibri"/>
              </w:rPr>
            </w:pPr>
            <w:r w:rsidRPr="0093241F">
              <w:rPr>
                <w:rFonts w:eastAsia="Calibri"/>
              </w:rPr>
              <w:t>ERR:9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CCEDC57" w14:textId="77777777" w:rsidR="009D1437" w:rsidRDefault="009D1437" w:rsidP="00616EC4">
            <w:pPr>
              <w:pStyle w:val="ListParagraph"/>
              <w:spacing w:after="0" w:line="240" w:lineRule="auto"/>
              <w:ind w:left="0"/>
              <w:rPr>
                <w:rFonts w:eastAsia="Calibri"/>
              </w:rPr>
            </w:pPr>
            <w:r>
              <w:t>Hóa đơn đã thanh toán, không cho phép hủy</w:t>
            </w:r>
          </w:p>
        </w:tc>
        <w:tc>
          <w:tcPr>
            <w:tcW w:w="2515" w:type="dxa"/>
            <w:tcBorders>
              <w:top w:val="single" w:sz="4" w:space="0" w:color="2E74B5"/>
              <w:left w:val="single" w:sz="4" w:space="0" w:color="2E74B5"/>
              <w:bottom w:val="single" w:sz="4" w:space="0" w:color="2E74B5"/>
              <w:right w:val="single" w:sz="4" w:space="0" w:color="2E74B5"/>
            </w:tcBorders>
          </w:tcPr>
          <w:p w14:paraId="16E7C40F" w14:textId="77777777" w:rsidR="009D1437" w:rsidRPr="009372AD" w:rsidRDefault="009D1437" w:rsidP="00616EC4">
            <w:pPr>
              <w:jc w:val="both"/>
            </w:pPr>
          </w:p>
        </w:tc>
      </w:tr>
      <w:tr w:rsidR="009D1437" w:rsidRPr="00660ABB" w14:paraId="4312FFC4"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C3CB7FF" w14:textId="77777777" w:rsidR="009D1437" w:rsidRPr="009372AD" w:rsidRDefault="009D1437" w:rsidP="00616EC4">
            <w:pPr>
              <w:autoSpaceDE w:val="0"/>
              <w:autoSpaceDN w:val="0"/>
              <w:adjustRightInd w:val="0"/>
              <w:rPr>
                <w:rFonts w:eastAsia="Calibri"/>
              </w:rPr>
            </w:pPr>
            <w:r w:rsidRPr="00E22984">
              <w:rPr>
                <w:rFonts w:eastAsia="Calibri"/>
              </w:rPr>
              <w:t>ERR:20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06BBA02" w14:textId="77777777" w:rsidR="009D1437" w:rsidRDefault="009D1437" w:rsidP="00616EC4">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7FCBA8AD" w14:textId="77777777" w:rsidR="009D1437" w:rsidRPr="009372AD" w:rsidRDefault="009D1437" w:rsidP="00616EC4">
            <w:pPr>
              <w:jc w:val="both"/>
            </w:pPr>
          </w:p>
        </w:tc>
      </w:tr>
      <w:tr w:rsidR="009D1437" w:rsidRPr="00660ABB" w14:paraId="1DF7877C"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4AEAD30D" w14:textId="77777777" w:rsidR="009D1437" w:rsidRPr="009372AD" w:rsidRDefault="009D1437" w:rsidP="00616EC4">
            <w:pPr>
              <w:autoSpaceDE w:val="0"/>
              <w:autoSpaceDN w:val="0"/>
              <w:adjustRightInd w:val="0"/>
              <w:rPr>
                <w:rFonts w:eastAsia="Calibri"/>
              </w:rPr>
            </w:pPr>
            <w:r>
              <w:rPr>
                <w:rFonts w:eastAsia="Calibri"/>
              </w:rPr>
              <w:t>OK:</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DAF7330" w14:textId="77777777" w:rsidR="009D1437" w:rsidRPr="00A7528B" w:rsidRDefault="009D1437" w:rsidP="00616EC4">
            <w:pPr>
              <w:rPr>
                <w:rFonts w:eastAsia="Calibri"/>
              </w:rPr>
            </w:pPr>
            <w:r>
              <w:rPr>
                <w:rFonts w:eastAsia="Calibri"/>
              </w:rPr>
              <w:t>Hủy hóa đơn thành công</w:t>
            </w:r>
          </w:p>
        </w:tc>
        <w:tc>
          <w:tcPr>
            <w:tcW w:w="2515" w:type="dxa"/>
            <w:tcBorders>
              <w:top w:val="single" w:sz="4" w:space="0" w:color="2E74B5"/>
              <w:left w:val="single" w:sz="4" w:space="0" w:color="2E74B5"/>
              <w:bottom w:val="single" w:sz="4" w:space="0" w:color="2E74B5"/>
              <w:right w:val="single" w:sz="4" w:space="0" w:color="2E74B5"/>
            </w:tcBorders>
          </w:tcPr>
          <w:p w14:paraId="3EE2CDA2" w14:textId="77777777" w:rsidR="009D1437" w:rsidRPr="009372AD" w:rsidRDefault="009D1437" w:rsidP="00616EC4">
            <w:pPr>
              <w:jc w:val="both"/>
            </w:pPr>
          </w:p>
        </w:tc>
      </w:tr>
    </w:tbl>
    <w:p w14:paraId="3C156C66" w14:textId="77777777" w:rsidR="009D1437" w:rsidRDefault="009D1437" w:rsidP="009D1437">
      <w:pPr>
        <w:rPr>
          <w:lang w:eastAsia="x-none"/>
        </w:rPr>
      </w:pPr>
    </w:p>
    <w:p w14:paraId="1CEC626B" w14:textId="77777777" w:rsidR="009D1437" w:rsidRDefault="009D1437" w:rsidP="00480762">
      <w:pPr>
        <w:pStyle w:val="Heading3"/>
      </w:pPr>
      <w:bookmarkStart w:id="79" w:name="_Toc198045316"/>
      <w:r>
        <w:t>Hủy hóa đơn không check trạng thái thanh toán</w:t>
      </w:r>
      <w:bookmarkEnd w:id="79"/>
    </w:p>
    <w:p w14:paraId="338862C9" w14:textId="77777777" w:rsidR="009D1437" w:rsidRDefault="009D1437" w:rsidP="009D1437">
      <w:r>
        <w:t>URL</w:t>
      </w:r>
    </w:p>
    <w:p w14:paraId="1242908A" w14:textId="77777777" w:rsidR="009D1437" w:rsidRPr="004A4DD9" w:rsidRDefault="009D1437" w:rsidP="009D1437">
      <w:pPr>
        <w:ind w:firstLine="720"/>
        <w:jc w:val="both"/>
      </w:pPr>
      <w:r>
        <w:t>s</w:t>
      </w:r>
      <w:r w:rsidRPr="004A4DD9">
        <w:t xml:space="preserve">tring </w:t>
      </w:r>
      <w:r w:rsidRPr="00435E04">
        <w:rPr>
          <w:b/>
        </w:rPr>
        <w:t>cancelInvNoPay</w:t>
      </w:r>
      <w:r w:rsidRPr="00A276AB">
        <w:rPr>
          <w:bCs/>
        </w:rPr>
        <w:t xml:space="preserve">(string Account, string ACpass, string Fkey, string </w:t>
      </w:r>
      <w:r w:rsidRPr="00A276AB">
        <w:rPr>
          <w:color w:val="000000"/>
          <w:sz w:val="26"/>
          <w:szCs w:val="26"/>
          <w:shd w:val="clear" w:color="auto" w:fill="FFFFFF"/>
        </w:rPr>
        <w:t>userName</w:t>
      </w:r>
      <w:r w:rsidRPr="00A276AB">
        <w:rPr>
          <w:bCs/>
        </w:rPr>
        <w:t xml:space="preserve">, string </w:t>
      </w:r>
      <w:r w:rsidRPr="00A276AB">
        <w:rPr>
          <w:color w:val="000000"/>
          <w:sz w:val="26"/>
          <w:szCs w:val="26"/>
          <w:shd w:val="clear" w:color="auto" w:fill="FFFFFF"/>
        </w:rPr>
        <w:t>userPass</w:t>
      </w:r>
      <w:r w:rsidRPr="00A276AB">
        <w:rPr>
          <w:bCs/>
        </w:rPr>
        <w:t>)</w:t>
      </w:r>
    </w:p>
    <w:p w14:paraId="1EAFB79B" w14:textId="77777777" w:rsidR="009D1437" w:rsidRPr="00593BE8" w:rsidRDefault="009D1437" w:rsidP="009D1437">
      <w:pPr>
        <w:pStyle w:val="N"/>
      </w:pPr>
      <w:r w:rsidRPr="00593BE8">
        <w:t>DESCRIPTION</w:t>
      </w:r>
    </w:p>
    <w:p w14:paraId="562374FF" w14:textId="77777777" w:rsidR="009D1437" w:rsidRDefault="009D1437" w:rsidP="009D1437">
      <w:pPr>
        <w:pStyle w:val="N"/>
      </w:pPr>
      <w:r>
        <w:tab/>
        <w:t>Đây là web service thực hiện hủy hóa đơn theo giá trị fkey truyền vào</w:t>
      </w:r>
    </w:p>
    <w:p w14:paraId="294C439D" w14:textId="77777777" w:rsidR="009D1437" w:rsidRPr="00007702" w:rsidRDefault="009D1437" w:rsidP="009D1437">
      <w:pPr>
        <w:pStyle w:val="N"/>
      </w:pPr>
      <w:r w:rsidRPr="00663B3E">
        <w:t>HTTP METHOD</w:t>
      </w:r>
    </w:p>
    <w:p w14:paraId="6DCAA3DE" w14:textId="77777777" w:rsidR="009D1437" w:rsidRPr="00007702" w:rsidRDefault="009D1437" w:rsidP="009D1437">
      <w:pPr>
        <w:pStyle w:val="N"/>
        <w:rPr>
          <w:b/>
        </w:rPr>
      </w:pPr>
      <w:r>
        <w:tab/>
      </w:r>
      <w:r w:rsidRPr="00610AFD">
        <w:t>POST</w:t>
      </w:r>
    </w:p>
    <w:p w14:paraId="11FD6094" w14:textId="77777777" w:rsidR="009D1437" w:rsidRPr="00610AFD" w:rsidRDefault="009D1437" w:rsidP="009D1437">
      <w:pPr>
        <w:pStyle w:val="N"/>
      </w:pPr>
      <w:r w:rsidRPr="00610AFD">
        <w:t>REQUEST BODY</w:t>
      </w:r>
    </w:p>
    <w:p w14:paraId="406EDB04"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77D50CB4"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4720D2">
        <w:rPr>
          <w:rFonts w:eastAsia="Calibri"/>
          <w:b/>
        </w:rPr>
        <w:t xml:space="preserve">Account/ACPass :  </w:t>
      </w:r>
      <w:r w:rsidRPr="004720D2">
        <w:rPr>
          <w:rFonts w:eastAsia="Calibri"/>
        </w:rPr>
        <w:t>Tài khoản được cấp phát cho nhân viên gọi lệnh phát hành hóa đơn</w:t>
      </w:r>
    </w:p>
    <w:p w14:paraId="435556F1" w14:textId="77777777" w:rsidR="009D1437" w:rsidRPr="00CF2FC3" w:rsidRDefault="009D1437" w:rsidP="009D1437">
      <w:pPr>
        <w:pStyle w:val="ListParagraph"/>
        <w:numPr>
          <w:ilvl w:val="0"/>
          <w:numId w:val="2"/>
        </w:numPr>
        <w:spacing w:after="0" w:line="360" w:lineRule="auto"/>
        <w:ind w:left="1080"/>
        <w:jc w:val="both"/>
        <w:rPr>
          <w:rFonts w:eastAsia="Calibri"/>
          <w:b/>
        </w:rPr>
      </w:pPr>
      <w:r>
        <w:rPr>
          <w:rFonts w:eastAsia="Calibri"/>
          <w:b/>
        </w:rPr>
        <w:t>fkey:</w:t>
      </w:r>
      <w:r>
        <w:rPr>
          <w:rFonts w:eastAsia="Calibri"/>
        </w:rPr>
        <w:t>Chuỗi xác định hóa đơn cần hủy</w:t>
      </w:r>
    </w:p>
    <w:p w14:paraId="3BF537A3" w14:textId="77777777" w:rsidR="009D1437" w:rsidRPr="007A4FB0" w:rsidRDefault="009D1437" w:rsidP="009D1437">
      <w:pPr>
        <w:ind w:left="360" w:firstLine="720"/>
      </w:pPr>
    </w:p>
    <w:p w14:paraId="49644B1F"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1C87A9C7"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27A2B51C"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280ACCA3"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41595E69" w14:textId="77777777" w:rsidR="009D1437" w:rsidRPr="00660ABB" w:rsidRDefault="009D1437" w:rsidP="00616EC4">
            <w:pPr>
              <w:pStyle w:val="ListParagraph"/>
            </w:pPr>
            <w:r>
              <w:t>Ghi chú</w:t>
            </w:r>
          </w:p>
        </w:tc>
      </w:tr>
      <w:tr w:rsidR="009D1437" w:rsidRPr="00660ABB" w14:paraId="5A9ABCD7" w14:textId="77777777" w:rsidTr="00616EC4">
        <w:tc>
          <w:tcPr>
            <w:tcW w:w="1710" w:type="dxa"/>
            <w:tcBorders>
              <w:top w:val="single" w:sz="4" w:space="0" w:color="2E74B5"/>
              <w:left w:val="single" w:sz="4" w:space="0" w:color="2E74B5"/>
              <w:right w:val="single" w:sz="4" w:space="0" w:color="2E74B5"/>
            </w:tcBorders>
            <w:shd w:val="clear" w:color="auto" w:fill="auto"/>
          </w:tcPr>
          <w:p w14:paraId="1B8903A6"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25DAE4D"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0EF4A641" w14:textId="77777777" w:rsidR="009D1437" w:rsidRPr="009372AD" w:rsidRDefault="009D1437" w:rsidP="00616EC4">
            <w:pPr>
              <w:pStyle w:val="ListParagraph"/>
              <w:ind w:left="0"/>
              <w:jc w:val="both"/>
            </w:pPr>
          </w:p>
        </w:tc>
      </w:tr>
      <w:tr w:rsidR="009D1437" w:rsidRPr="00660ABB" w14:paraId="2B163447" w14:textId="77777777" w:rsidTr="00616EC4">
        <w:tc>
          <w:tcPr>
            <w:tcW w:w="1710" w:type="dxa"/>
            <w:tcBorders>
              <w:top w:val="single" w:sz="4" w:space="0" w:color="2E74B5"/>
              <w:left w:val="single" w:sz="4" w:space="0" w:color="2E74B5"/>
              <w:right w:val="single" w:sz="4" w:space="0" w:color="2E74B5"/>
            </w:tcBorders>
            <w:shd w:val="clear" w:color="auto" w:fill="auto"/>
          </w:tcPr>
          <w:p w14:paraId="7D4B6AE7" w14:textId="77777777" w:rsidR="009D1437" w:rsidRPr="009372AD" w:rsidRDefault="009D1437" w:rsidP="00616EC4">
            <w:pPr>
              <w:autoSpaceDE w:val="0"/>
              <w:autoSpaceDN w:val="0"/>
              <w:adjustRightInd w:val="0"/>
              <w:jc w:val="both"/>
            </w:pPr>
            <w: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1512836" w14:textId="77777777" w:rsidR="009D1437" w:rsidRDefault="009D1437" w:rsidP="00616EC4">
            <w:pPr>
              <w:pStyle w:val="ListParagraph"/>
              <w:spacing w:after="0" w:line="240" w:lineRule="auto"/>
              <w:ind w:left="0"/>
              <w:rPr>
                <w:rFonts w:eastAsia="Calibri"/>
              </w:rPr>
            </w:pPr>
            <w:r>
              <w:rPr>
                <w:rFonts w:eastAsia="Calibri"/>
              </w:rPr>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3180890B" w14:textId="77777777" w:rsidR="009D1437" w:rsidRPr="009372AD" w:rsidRDefault="009D1437" w:rsidP="00616EC4">
            <w:pPr>
              <w:pStyle w:val="ListParagraph"/>
              <w:ind w:left="0"/>
              <w:jc w:val="both"/>
            </w:pPr>
          </w:p>
        </w:tc>
      </w:tr>
      <w:tr w:rsidR="009D1437" w:rsidRPr="00660ABB" w14:paraId="201AAEF0" w14:textId="77777777" w:rsidTr="00616EC4">
        <w:tc>
          <w:tcPr>
            <w:tcW w:w="1710" w:type="dxa"/>
            <w:tcBorders>
              <w:top w:val="single" w:sz="4" w:space="0" w:color="2E74B5"/>
              <w:left w:val="single" w:sz="4" w:space="0" w:color="2E74B5"/>
              <w:right w:val="single" w:sz="4" w:space="0" w:color="2E74B5"/>
            </w:tcBorders>
            <w:shd w:val="clear" w:color="auto" w:fill="auto"/>
          </w:tcPr>
          <w:p w14:paraId="0DE05400" w14:textId="77777777" w:rsidR="009D1437" w:rsidRPr="004A4DD9" w:rsidRDefault="009D1437" w:rsidP="00616EC4">
            <w:pPr>
              <w:autoSpaceDE w:val="0"/>
              <w:autoSpaceDN w:val="0"/>
              <w:adjustRightInd w:val="0"/>
              <w:jc w:val="both"/>
            </w:pPr>
            <w:r w:rsidRPr="004A4DD9">
              <w:lastRenderedPageBreak/>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2032D0F" w14:textId="77777777" w:rsidR="009D1437" w:rsidRPr="004A4DD9" w:rsidRDefault="009D1437" w:rsidP="00616EC4">
            <w:pPr>
              <w:pStyle w:val="ListParagraph"/>
              <w:ind w:left="0"/>
              <w:jc w:val="both"/>
            </w:pPr>
            <w:r>
              <w:t>Lỗi không xác định</w:t>
            </w:r>
          </w:p>
        </w:tc>
        <w:tc>
          <w:tcPr>
            <w:tcW w:w="2515" w:type="dxa"/>
            <w:tcBorders>
              <w:top w:val="single" w:sz="4" w:space="0" w:color="2E74B5"/>
              <w:left w:val="single" w:sz="4" w:space="0" w:color="2E74B5"/>
              <w:bottom w:val="single" w:sz="4" w:space="0" w:color="2E74B5"/>
              <w:right w:val="single" w:sz="4" w:space="0" w:color="2E74B5"/>
            </w:tcBorders>
          </w:tcPr>
          <w:p w14:paraId="7EE486F7" w14:textId="77777777" w:rsidR="009D1437" w:rsidRPr="009372AD" w:rsidRDefault="009D1437" w:rsidP="00616EC4">
            <w:pPr>
              <w:pStyle w:val="ListParagraph"/>
              <w:ind w:left="0"/>
              <w:jc w:val="both"/>
            </w:pPr>
          </w:p>
        </w:tc>
      </w:tr>
      <w:tr w:rsidR="009D1437" w:rsidRPr="00660ABB" w14:paraId="2B416557" w14:textId="77777777" w:rsidTr="00616EC4">
        <w:tc>
          <w:tcPr>
            <w:tcW w:w="1710" w:type="dxa"/>
            <w:tcBorders>
              <w:top w:val="single" w:sz="4" w:space="0" w:color="2E74B5"/>
              <w:left w:val="single" w:sz="4" w:space="0" w:color="2E74B5"/>
              <w:right w:val="single" w:sz="4" w:space="0" w:color="2E74B5"/>
            </w:tcBorders>
            <w:shd w:val="clear" w:color="auto" w:fill="auto"/>
          </w:tcPr>
          <w:p w14:paraId="3AB5F4BF" w14:textId="77777777" w:rsidR="009D1437" w:rsidRPr="004A4DD9" w:rsidRDefault="009D1437" w:rsidP="00616EC4">
            <w:pPr>
              <w:autoSpaceDE w:val="0"/>
              <w:autoSpaceDN w:val="0"/>
              <w:adjustRightInd w:val="0"/>
              <w:jc w:val="both"/>
            </w:pPr>
            <w:r w:rsidRPr="004A4DD9">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17B08C5" w14:textId="77777777" w:rsidR="009D1437" w:rsidRPr="004A4DD9" w:rsidRDefault="009D1437" w:rsidP="00616EC4">
            <w:pPr>
              <w:pStyle w:val="ListParagraph"/>
              <w:ind w:left="0"/>
              <w:jc w:val="both"/>
            </w:pPr>
            <w:r w:rsidRPr="004A4DD9">
              <w:t xml:space="preserve">Không </w:t>
            </w:r>
            <w:r>
              <w:t>tìm thấy thông tin công ty tương ứng, hoặc lỗi không xác định</w:t>
            </w:r>
          </w:p>
        </w:tc>
        <w:tc>
          <w:tcPr>
            <w:tcW w:w="2515" w:type="dxa"/>
            <w:tcBorders>
              <w:top w:val="single" w:sz="4" w:space="0" w:color="2E74B5"/>
              <w:left w:val="single" w:sz="4" w:space="0" w:color="2E74B5"/>
              <w:bottom w:val="single" w:sz="4" w:space="0" w:color="2E74B5"/>
              <w:right w:val="single" w:sz="4" w:space="0" w:color="2E74B5"/>
            </w:tcBorders>
          </w:tcPr>
          <w:p w14:paraId="180C4F0D" w14:textId="77777777" w:rsidR="009D1437" w:rsidRPr="009372AD" w:rsidRDefault="009D1437" w:rsidP="00616EC4">
            <w:pPr>
              <w:pStyle w:val="ListParagraph"/>
              <w:ind w:left="0"/>
              <w:jc w:val="both"/>
            </w:pPr>
          </w:p>
        </w:tc>
      </w:tr>
      <w:tr w:rsidR="009D1437" w:rsidRPr="00660ABB" w14:paraId="7539F01C" w14:textId="77777777" w:rsidTr="00616EC4">
        <w:tc>
          <w:tcPr>
            <w:tcW w:w="1710" w:type="dxa"/>
            <w:tcBorders>
              <w:top w:val="single" w:sz="4" w:space="0" w:color="2E74B5"/>
              <w:left w:val="single" w:sz="4" w:space="0" w:color="2E74B5"/>
              <w:right w:val="single" w:sz="4" w:space="0" w:color="2E74B5"/>
            </w:tcBorders>
            <w:shd w:val="clear" w:color="auto" w:fill="auto"/>
          </w:tcPr>
          <w:p w14:paraId="06D97641" w14:textId="77777777" w:rsidR="009D1437" w:rsidRPr="009372AD" w:rsidRDefault="009D1437" w:rsidP="00616EC4">
            <w:pPr>
              <w:autoSpaceDE w:val="0"/>
              <w:autoSpaceDN w:val="0"/>
              <w:adjustRightInd w:val="0"/>
              <w:rPr>
                <w:rFonts w:eastAsia="Calibri"/>
              </w:rPr>
            </w:pPr>
            <w:r w:rsidRPr="008641F2">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F9A3F34" w14:textId="77777777" w:rsidR="009D1437" w:rsidRDefault="009D1437" w:rsidP="00616EC4">
            <w:pPr>
              <w:pStyle w:val="ListParagraph"/>
              <w:spacing w:after="0" w:line="240" w:lineRule="auto"/>
              <w:ind w:left="0"/>
              <w:rPr>
                <w:rFonts w:eastAsia="Calibri"/>
              </w:rPr>
            </w:pPr>
            <w:r>
              <w:rPr>
                <w:rFonts w:eastAsia="Calibri"/>
              </w:rPr>
              <w:t>Hóa đơn đã bị điều chỉnh / hủy / hóa đơn mới tạo không thể hủy được</w:t>
            </w:r>
          </w:p>
        </w:tc>
        <w:tc>
          <w:tcPr>
            <w:tcW w:w="2515" w:type="dxa"/>
            <w:tcBorders>
              <w:top w:val="single" w:sz="4" w:space="0" w:color="2E74B5"/>
              <w:left w:val="single" w:sz="4" w:space="0" w:color="2E74B5"/>
              <w:bottom w:val="single" w:sz="4" w:space="0" w:color="2E74B5"/>
              <w:right w:val="single" w:sz="4" w:space="0" w:color="2E74B5"/>
            </w:tcBorders>
          </w:tcPr>
          <w:p w14:paraId="3B779272" w14:textId="77777777" w:rsidR="009D1437" w:rsidRPr="009372AD" w:rsidRDefault="009D1437" w:rsidP="00616EC4">
            <w:pPr>
              <w:pStyle w:val="ListParagraph"/>
              <w:ind w:left="0"/>
              <w:jc w:val="both"/>
            </w:pPr>
          </w:p>
        </w:tc>
      </w:tr>
      <w:tr w:rsidR="009D1437" w:rsidRPr="00660ABB" w14:paraId="5FEB50BF"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ABD5410" w14:textId="77777777" w:rsidR="009D1437" w:rsidRPr="009372AD" w:rsidRDefault="009D1437" w:rsidP="00616EC4">
            <w:pPr>
              <w:autoSpaceDE w:val="0"/>
              <w:autoSpaceDN w:val="0"/>
              <w:adjustRightInd w:val="0"/>
              <w:rPr>
                <w:rFonts w:eastAsia="Calibri"/>
              </w:rPr>
            </w:pPr>
            <w:r w:rsidRPr="00E22984">
              <w:rPr>
                <w:rFonts w:eastAsia="Calibri"/>
              </w:rPr>
              <w:t>ERR:20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C4EC73F" w14:textId="77777777" w:rsidR="009D1437" w:rsidRDefault="009D1437" w:rsidP="00616EC4">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553EA922" w14:textId="77777777" w:rsidR="009D1437" w:rsidRPr="009372AD" w:rsidRDefault="009D1437" w:rsidP="00616EC4">
            <w:pPr>
              <w:jc w:val="both"/>
            </w:pPr>
          </w:p>
        </w:tc>
      </w:tr>
      <w:tr w:rsidR="009D1437" w:rsidRPr="00660ABB" w14:paraId="7C22DAF7"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61858F98" w14:textId="77777777" w:rsidR="009D1437" w:rsidRPr="009372AD" w:rsidRDefault="009D1437" w:rsidP="00616EC4">
            <w:pPr>
              <w:autoSpaceDE w:val="0"/>
              <w:autoSpaceDN w:val="0"/>
              <w:adjustRightInd w:val="0"/>
              <w:rPr>
                <w:rFonts w:eastAsia="Calibri"/>
              </w:rPr>
            </w:pPr>
            <w:r>
              <w:rPr>
                <w:rFonts w:eastAsia="Calibri"/>
              </w:rPr>
              <w:t>OK:</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BE29CC0" w14:textId="77777777" w:rsidR="009D1437" w:rsidRPr="00A7528B" w:rsidRDefault="009D1437" w:rsidP="00616EC4">
            <w:pPr>
              <w:rPr>
                <w:rFonts w:eastAsia="Calibri"/>
              </w:rPr>
            </w:pPr>
            <w:r>
              <w:rPr>
                <w:rFonts w:eastAsia="Calibri"/>
              </w:rPr>
              <w:t>Hủy hóa đơn thành công</w:t>
            </w:r>
          </w:p>
        </w:tc>
        <w:tc>
          <w:tcPr>
            <w:tcW w:w="2515" w:type="dxa"/>
            <w:tcBorders>
              <w:top w:val="single" w:sz="4" w:space="0" w:color="2E74B5"/>
              <w:left w:val="single" w:sz="4" w:space="0" w:color="2E74B5"/>
              <w:bottom w:val="single" w:sz="4" w:space="0" w:color="2E74B5"/>
              <w:right w:val="single" w:sz="4" w:space="0" w:color="2E74B5"/>
            </w:tcBorders>
          </w:tcPr>
          <w:p w14:paraId="1FA4461F" w14:textId="77777777" w:rsidR="009D1437" w:rsidRPr="009372AD" w:rsidRDefault="009D1437" w:rsidP="00616EC4">
            <w:pPr>
              <w:jc w:val="both"/>
            </w:pPr>
          </w:p>
        </w:tc>
      </w:tr>
    </w:tbl>
    <w:p w14:paraId="60372F6A" w14:textId="77777777" w:rsidR="009D1437" w:rsidRDefault="009D1437" w:rsidP="009D1437">
      <w:pPr>
        <w:rPr>
          <w:lang w:eastAsia="x-none"/>
        </w:rPr>
      </w:pPr>
    </w:p>
    <w:p w14:paraId="4022CEBF" w14:textId="77777777" w:rsidR="009D1437" w:rsidRDefault="009D1437" w:rsidP="00480762">
      <w:pPr>
        <w:pStyle w:val="Heading3"/>
      </w:pPr>
      <w:bookmarkStart w:id="80" w:name="_Toc198045317"/>
      <w:r>
        <w:t>Gạch nợ hóa đơn theo fkey</w:t>
      </w:r>
      <w:bookmarkEnd w:id="80"/>
    </w:p>
    <w:p w14:paraId="12625C0B" w14:textId="77777777" w:rsidR="009D1437" w:rsidRDefault="009D1437" w:rsidP="009D1437">
      <w:r>
        <w:t>URL</w:t>
      </w:r>
    </w:p>
    <w:p w14:paraId="6271BFA0" w14:textId="77777777" w:rsidR="009D1437" w:rsidRPr="004A4DD9" w:rsidRDefault="009D1437" w:rsidP="009D1437">
      <w:pPr>
        <w:ind w:firstLine="720"/>
        <w:jc w:val="both"/>
      </w:pPr>
      <w:r>
        <w:t>s</w:t>
      </w:r>
      <w:r w:rsidRPr="004A4DD9">
        <w:t xml:space="preserve">tring </w:t>
      </w:r>
      <w:r w:rsidRPr="00703027">
        <w:rPr>
          <w:b/>
        </w:rPr>
        <w:t>confirmPayment</w:t>
      </w:r>
      <w:r>
        <w:rPr>
          <w:b/>
        </w:rPr>
        <w:t>Fkey</w:t>
      </w:r>
      <w:r w:rsidRPr="009372AD">
        <w:t xml:space="preserve">(string </w:t>
      </w:r>
      <w:r>
        <w:t>lstFkey</w:t>
      </w:r>
      <w:r w:rsidRPr="009372AD">
        <w:t>, string userName, string userPass)</w:t>
      </w:r>
    </w:p>
    <w:p w14:paraId="40D14EB7" w14:textId="77777777" w:rsidR="009D1437" w:rsidRPr="00593BE8" w:rsidRDefault="009D1437" w:rsidP="009D1437">
      <w:pPr>
        <w:pStyle w:val="N"/>
      </w:pPr>
      <w:r w:rsidRPr="00593BE8">
        <w:t>DESCRIPTION</w:t>
      </w:r>
    </w:p>
    <w:p w14:paraId="38C5AA68" w14:textId="77777777" w:rsidR="009D1437" w:rsidRDefault="009D1437" w:rsidP="009D1437">
      <w:pPr>
        <w:pStyle w:val="N"/>
      </w:pPr>
      <w:r>
        <w:tab/>
        <w:t>Đây là web service thực hiện gạch nợ hóa đơn theo fkey truyền vào</w:t>
      </w:r>
    </w:p>
    <w:p w14:paraId="12272F27" w14:textId="77777777" w:rsidR="009D1437" w:rsidRPr="00007702" w:rsidRDefault="009D1437" w:rsidP="009D1437">
      <w:pPr>
        <w:pStyle w:val="N"/>
      </w:pPr>
      <w:r w:rsidRPr="00663B3E">
        <w:t>HTTP METHOD</w:t>
      </w:r>
    </w:p>
    <w:p w14:paraId="044896B5" w14:textId="77777777" w:rsidR="009D1437" w:rsidRPr="00007702" w:rsidRDefault="009D1437" w:rsidP="009D1437">
      <w:pPr>
        <w:pStyle w:val="N"/>
        <w:rPr>
          <w:b/>
        </w:rPr>
      </w:pPr>
      <w:r>
        <w:tab/>
      </w:r>
      <w:r w:rsidRPr="00610AFD">
        <w:t>POST</w:t>
      </w:r>
    </w:p>
    <w:p w14:paraId="6FCA3F52" w14:textId="77777777" w:rsidR="009D1437" w:rsidRPr="00610AFD" w:rsidRDefault="009D1437" w:rsidP="009D1437">
      <w:pPr>
        <w:pStyle w:val="N"/>
      </w:pPr>
      <w:r w:rsidRPr="00610AFD">
        <w:t>REQUEST BODY</w:t>
      </w:r>
    </w:p>
    <w:p w14:paraId="3CEC1504" w14:textId="77777777" w:rsidR="009D1437" w:rsidRPr="00431212"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47EF0768" w14:textId="77777777" w:rsidR="009D1437" w:rsidRPr="00431212" w:rsidRDefault="009D1437" w:rsidP="009D1437">
      <w:pPr>
        <w:pStyle w:val="ListParagraph"/>
        <w:numPr>
          <w:ilvl w:val="0"/>
          <w:numId w:val="2"/>
        </w:numPr>
        <w:spacing w:after="0" w:line="360" w:lineRule="auto"/>
        <w:ind w:left="1080"/>
        <w:jc w:val="both"/>
        <w:rPr>
          <w:rFonts w:eastAsia="Calibri"/>
          <w:b/>
          <w:u w:val="single"/>
        </w:rPr>
      </w:pPr>
      <w:r w:rsidRPr="00431212">
        <w:rPr>
          <w:b/>
        </w:rPr>
        <w:t xml:space="preserve">lstFkey: </w:t>
      </w:r>
      <w:r w:rsidRPr="00431212">
        <w:t>Chuỗi Fkey xác định hóa đơn cần lấy(các Fkey phân biệt nhau bằng “_”)</w:t>
      </w:r>
    </w:p>
    <w:p w14:paraId="37FBE92A" w14:textId="77777777" w:rsidR="009D1437" w:rsidRPr="007A4FB0" w:rsidRDefault="009D1437" w:rsidP="009D1437">
      <w:pPr>
        <w:ind w:left="360" w:firstLine="720"/>
      </w:pPr>
      <w:r w:rsidRPr="009372AD">
        <w:rPr>
          <w:b/>
        </w:rPr>
        <w:t>VD:</w:t>
      </w:r>
      <w:r>
        <w:t>012013_022013_032013</w:t>
      </w:r>
    </w:p>
    <w:p w14:paraId="562CB591"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4860"/>
        <w:gridCol w:w="2695"/>
      </w:tblGrid>
      <w:tr w:rsidR="009D1437" w:rsidRPr="00660ABB" w14:paraId="0FAED902"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0C3E5631" w14:textId="77777777" w:rsidR="009D1437" w:rsidRPr="00660ABB" w:rsidRDefault="009D1437" w:rsidP="00616EC4">
            <w:pPr>
              <w:pStyle w:val="ListParagraph"/>
              <w:jc w:val="center"/>
            </w:pPr>
            <w:r>
              <w:t>Kết quả</w:t>
            </w:r>
          </w:p>
        </w:tc>
        <w:tc>
          <w:tcPr>
            <w:tcW w:w="4860" w:type="dxa"/>
            <w:tcBorders>
              <w:top w:val="single" w:sz="4" w:space="0" w:color="2E74B5"/>
              <w:left w:val="single" w:sz="4" w:space="0" w:color="2E74B5"/>
              <w:bottom w:val="single" w:sz="4" w:space="0" w:color="2E74B5"/>
              <w:right w:val="single" w:sz="4" w:space="0" w:color="2E74B5"/>
            </w:tcBorders>
            <w:shd w:val="clear" w:color="auto" w:fill="F2F2F2"/>
          </w:tcPr>
          <w:p w14:paraId="4E7D5976" w14:textId="77777777" w:rsidR="009D1437" w:rsidRPr="00660ABB" w:rsidRDefault="009D1437" w:rsidP="00616EC4">
            <w:pPr>
              <w:pStyle w:val="ListParagraph"/>
            </w:pPr>
            <w:r w:rsidRPr="00660ABB">
              <w:t>Mô tả</w:t>
            </w:r>
          </w:p>
        </w:tc>
        <w:tc>
          <w:tcPr>
            <w:tcW w:w="2695" w:type="dxa"/>
            <w:tcBorders>
              <w:top w:val="single" w:sz="4" w:space="0" w:color="2E74B5"/>
              <w:left w:val="single" w:sz="4" w:space="0" w:color="2E74B5"/>
              <w:bottom w:val="single" w:sz="4" w:space="0" w:color="2E74B5"/>
              <w:right w:val="single" w:sz="4" w:space="0" w:color="2E74B5"/>
            </w:tcBorders>
            <w:shd w:val="clear" w:color="auto" w:fill="F2F2F2"/>
          </w:tcPr>
          <w:p w14:paraId="39DDDE88" w14:textId="77777777" w:rsidR="009D1437" w:rsidRPr="00660ABB" w:rsidRDefault="009D1437" w:rsidP="00616EC4">
            <w:pPr>
              <w:pStyle w:val="ListParagraph"/>
            </w:pPr>
            <w:r>
              <w:t>Ghi chú</w:t>
            </w:r>
          </w:p>
        </w:tc>
      </w:tr>
      <w:tr w:rsidR="009D1437" w:rsidRPr="00660ABB" w14:paraId="20FE018B" w14:textId="77777777" w:rsidTr="00616EC4">
        <w:tc>
          <w:tcPr>
            <w:tcW w:w="1710" w:type="dxa"/>
            <w:tcBorders>
              <w:top w:val="single" w:sz="4" w:space="0" w:color="2E74B5"/>
              <w:left w:val="single" w:sz="4" w:space="0" w:color="2E74B5"/>
              <w:right w:val="single" w:sz="4" w:space="0" w:color="2E74B5"/>
            </w:tcBorders>
            <w:shd w:val="clear" w:color="auto" w:fill="auto"/>
          </w:tcPr>
          <w:p w14:paraId="41C7CDC9" w14:textId="77777777" w:rsidR="009D1437" w:rsidRPr="009372AD" w:rsidRDefault="009D1437" w:rsidP="00616EC4">
            <w:pPr>
              <w:autoSpaceDE w:val="0"/>
              <w:autoSpaceDN w:val="0"/>
              <w:adjustRightInd w:val="0"/>
              <w:jc w:val="both"/>
              <w:rPr>
                <w:sz w:val="19"/>
                <w:szCs w:val="19"/>
              </w:rPr>
            </w:pPr>
            <w:r w:rsidRPr="009372AD">
              <w:t>ERR:1</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292E6A5E"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695" w:type="dxa"/>
            <w:tcBorders>
              <w:top w:val="single" w:sz="4" w:space="0" w:color="2E74B5"/>
              <w:left w:val="single" w:sz="4" w:space="0" w:color="2E74B5"/>
              <w:bottom w:val="single" w:sz="4" w:space="0" w:color="2E74B5"/>
              <w:right w:val="single" w:sz="4" w:space="0" w:color="2E74B5"/>
            </w:tcBorders>
          </w:tcPr>
          <w:p w14:paraId="74B36386" w14:textId="77777777" w:rsidR="009D1437" w:rsidRPr="009372AD" w:rsidRDefault="009D1437" w:rsidP="00616EC4">
            <w:pPr>
              <w:pStyle w:val="ListParagraph"/>
              <w:ind w:left="0"/>
              <w:jc w:val="both"/>
            </w:pPr>
          </w:p>
        </w:tc>
      </w:tr>
      <w:tr w:rsidR="009D1437" w:rsidRPr="00660ABB" w14:paraId="545C277C" w14:textId="77777777" w:rsidTr="00616EC4">
        <w:tc>
          <w:tcPr>
            <w:tcW w:w="1710" w:type="dxa"/>
            <w:tcBorders>
              <w:top w:val="single" w:sz="4" w:space="0" w:color="2E74B5"/>
              <w:left w:val="single" w:sz="4" w:space="0" w:color="2E74B5"/>
              <w:right w:val="single" w:sz="4" w:space="0" w:color="2E74B5"/>
            </w:tcBorders>
            <w:shd w:val="clear" w:color="auto" w:fill="auto"/>
          </w:tcPr>
          <w:p w14:paraId="4B8E00B2" w14:textId="77777777" w:rsidR="009D1437" w:rsidRPr="009372AD" w:rsidRDefault="009D1437" w:rsidP="00616EC4">
            <w:pPr>
              <w:autoSpaceDE w:val="0"/>
              <w:autoSpaceDN w:val="0"/>
              <w:adjustRightInd w:val="0"/>
              <w:jc w:val="both"/>
            </w:pPr>
            <w:r w:rsidRPr="009372AD">
              <w:t>ERR:6</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21BD8648" w14:textId="77777777" w:rsidR="009D1437" w:rsidRPr="009372AD" w:rsidRDefault="009D1437" w:rsidP="00616EC4">
            <w:pPr>
              <w:pStyle w:val="ListParagraph"/>
              <w:ind w:left="0"/>
              <w:jc w:val="both"/>
            </w:pPr>
            <w:r w:rsidRPr="009372AD">
              <w:t>Không tìm thấy hóa đơn tương ứng chuỗi đưa vào</w:t>
            </w:r>
          </w:p>
        </w:tc>
        <w:tc>
          <w:tcPr>
            <w:tcW w:w="2695" w:type="dxa"/>
            <w:tcBorders>
              <w:top w:val="single" w:sz="4" w:space="0" w:color="2E74B5"/>
              <w:left w:val="single" w:sz="4" w:space="0" w:color="2E74B5"/>
              <w:bottom w:val="single" w:sz="4" w:space="0" w:color="2E74B5"/>
              <w:right w:val="single" w:sz="4" w:space="0" w:color="2E74B5"/>
            </w:tcBorders>
          </w:tcPr>
          <w:p w14:paraId="7ED534EB" w14:textId="77777777" w:rsidR="009D1437" w:rsidRPr="009372AD" w:rsidRDefault="009D1437" w:rsidP="00616EC4">
            <w:pPr>
              <w:pStyle w:val="ListParagraph"/>
              <w:ind w:left="0"/>
              <w:jc w:val="both"/>
            </w:pPr>
          </w:p>
        </w:tc>
      </w:tr>
      <w:tr w:rsidR="009D1437" w:rsidRPr="00660ABB" w14:paraId="4356008C" w14:textId="77777777" w:rsidTr="00616EC4">
        <w:tc>
          <w:tcPr>
            <w:tcW w:w="1710" w:type="dxa"/>
            <w:tcBorders>
              <w:top w:val="single" w:sz="4" w:space="0" w:color="2E74B5"/>
              <w:left w:val="single" w:sz="4" w:space="0" w:color="2E74B5"/>
              <w:right w:val="single" w:sz="4" w:space="0" w:color="2E74B5"/>
            </w:tcBorders>
            <w:shd w:val="clear" w:color="auto" w:fill="auto"/>
          </w:tcPr>
          <w:p w14:paraId="6E63B3A9" w14:textId="77777777" w:rsidR="009D1437" w:rsidRPr="009372AD" w:rsidRDefault="009D1437" w:rsidP="00616EC4">
            <w:pPr>
              <w:autoSpaceDE w:val="0"/>
              <w:autoSpaceDN w:val="0"/>
              <w:adjustRightInd w:val="0"/>
              <w:jc w:val="both"/>
            </w:pPr>
            <w:r w:rsidRPr="009372AD">
              <w:t>ERR:7</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01F03EA7" w14:textId="77777777" w:rsidR="009D1437" w:rsidRPr="009372AD" w:rsidRDefault="009D1437" w:rsidP="00616EC4">
            <w:pPr>
              <w:pStyle w:val="ListParagraph"/>
              <w:ind w:left="0"/>
              <w:jc w:val="both"/>
            </w:pPr>
            <w:r w:rsidRPr="009372AD">
              <w:t xml:space="preserve">Không </w:t>
            </w:r>
            <w:r>
              <w:t>thực hiện gạch nợ được hóa đơn</w:t>
            </w:r>
          </w:p>
        </w:tc>
        <w:tc>
          <w:tcPr>
            <w:tcW w:w="2695" w:type="dxa"/>
            <w:tcBorders>
              <w:top w:val="single" w:sz="4" w:space="0" w:color="2E74B5"/>
              <w:left w:val="single" w:sz="4" w:space="0" w:color="2E74B5"/>
              <w:bottom w:val="single" w:sz="4" w:space="0" w:color="2E74B5"/>
              <w:right w:val="single" w:sz="4" w:space="0" w:color="2E74B5"/>
            </w:tcBorders>
          </w:tcPr>
          <w:p w14:paraId="78A041A4" w14:textId="77777777" w:rsidR="009D1437" w:rsidRDefault="009D1437" w:rsidP="00616EC4">
            <w:pPr>
              <w:pStyle w:val="ListParagraph"/>
              <w:numPr>
                <w:ilvl w:val="0"/>
                <w:numId w:val="4"/>
              </w:numPr>
              <w:jc w:val="both"/>
            </w:pPr>
            <w:r>
              <w:t>Khôn tìm thấy thông tin công ty</w:t>
            </w:r>
          </w:p>
          <w:p w14:paraId="37031A88" w14:textId="77777777" w:rsidR="009D1437" w:rsidRDefault="009D1437" w:rsidP="00616EC4">
            <w:pPr>
              <w:pStyle w:val="ListParagraph"/>
              <w:numPr>
                <w:ilvl w:val="0"/>
                <w:numId w:val="4"/>
              </w:numPr>
              <w:jc w:val="both"/>
            </w:pPr>
            <w:r>
              <w:t>Không thực hiện được các nghiệp vụ deliver</w:t>
            </w:r>
          </w:p>
          <w:p w14:paraId="0D1D97D2" w14:textId="77777777" w:rsidR="009D1437" w:rsidRPr="008741A7" w:rsidRDefault="009D1437" w:rsidP="00616EC4">
            <w:pPr>
              <w:pStyle w:val="ListParagraph"/>
              <w:numPr>
                <w:ilvl w:val="0"/>
                <w:numId w:val="4"/>
              </w:numPr>
              <w:jc w:val="both"/>
            </w:pPr>
            <w:r>
              <w:t>Lỗi không xác định</w:t>
            </w:r>
          </w:p>
        </w:tc>
      </w:tr>
      <w:tr w:rsidR="009D1437" w:rsidRPr="00660ABB" w14:paraId="2AA2DD17" w14:textId="77777777" w:rsidTr="00616EC4">
        <w:tc>
          <w:tcPr>
            <w:tcW w:w="1710" w:type="dxa"/>
            <w:tcBorders>
              <w:top w:val="single" w:sz="4" w:space="0" w:color="2E74B5"/>
              <w:left w:val="single" w:sz="4" w:space="0" w:color="2E74B5"/>
              <w:right w:val="single" w:sz="4" w:space="0" w:color="2E74B5"/>
            </w:tcBorders>
            <w:shd w:val="clear" w:color="auto" w:fill="auto"/>
          </w:tcPr>
          <w:p w14:paraId="555FC99C" w14:textId="77777777" w:rsidR="009D1437" w:rsidRDefault="009D1437" w:rsidP="00616EC4">
            <w:pPr>
              <w:autoSpaceDE w:val="0"/>
              <w:autoSpaceDN w:val="0"/>
              <w:adjustRightInd w:val="0"/>
              <w:jc w:val="both"/>
            </w:pPr>
            <w:r>
              <w:t>ERR:13</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56C63BD7" w14:textId="77777777" w:rsidR="009D1437" w:rsidRDefault="009D1437" w:rsidP="00616EC4">
            <w:pPr>
              <w:pStyle w:val="ListParagraph"/>
              <w:ind w:left="0"/>
              <w:jc w:val="both"/>
            </w:pPr>
            <w:r>
              <w:t>Hóa đơn đã thanh toán trước đó</w:t>
            </w:r>
          </w:p>
        </w:tc>
        <w:tc>
          <w:tcPr>
            <w:tcW w:w="2695" w:type="dxa"/>
            <w:tcBorders>
              <w:top w:val="single" w:sz="4" w:space="0" w:color="2E74B5"/>
              <w:left w:val="single" w:sz="4" w:space="0" w:color="2E74B5"/>
              <w:bottom w:val="single" w:sz="4" w:space="0" w:color="2E74B5"/>
              <w:right w:val="single" w:sz="4" w:space="0" w:color="2E74B5"/>
            </w:tcBorders>
          </w:tcPr>
          <w:p w14:paraId="0DF27C9A" w14:textId="77777777" w:rsidR="009D1437" w:rsidRPr="009372AD" w:rsidRDefault="009D1437" w:rsidP="00616EC4">
            <w:pPr>
              <w:pStyle w:val="ListParagraph"/>
              <w:ind w:left="0"/>
              <w:jc w:val="both"/>
            </w:pPr>
          </w:p>
        </w:tc>
      </w:tr>
      <w:tr w:rsidR="009D1437" w:rsidRPr="00660ABB" w14:paraId="0CDFE48C"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5087739" w14:textId="77777777" w:rsidR="009D1437" w:rsidRPr="009372AD" w:rsidRDefault="009D1437" w:rsidP="00616EC4">
            <w:pPr>
              <w:autoSpaceDE w:val="0"/>
              <w:autoSpaceDN w:val="0"/>
              <w:adjustRightInd w:val="0"/>
              <w:jc w:val="both"/>
            </w:pPr>
            <w:r>
              <w:t>OK</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70D2A490" w14:textId="77777777" w:rsidR="009D1437" w:rsidRPr="009372AD" w:rsidRDefault="009D1437" w:rsidP="00616EC4">
            <w:pPr>
              <w:jc w:val="both"/>
            </w:pPr>
            <w:r>
              <w:t>Hóa đơn gạch nợ thành công</w:t>
            </w:r>
          </w:p>
        </w:tc>
        <w:tc>
          <w:tcPr>
            <w:tcW w:w="2695" w:type="dxa"/>
            <w:tcBorders>
              <w:top w:val="single" w:sz="4" w:space="0" w:color="2E74B5"/>
              <w:left w:val="single" w:sz="4" w:space="0" w:color="2E74B5"/>
              <w:bottom w:val="single" w:sz="4" w:space="0" w:color="2E74B5"/>
              <w:right w:val="single" w:sz="4" w:space="0" w:color="2E74B5"/>
            </w:tcBorders>
          </w:tcPr>
          <w:p w14:paraId="5C0026DD" w14:textId="77777777" w:rsidR="009D1437" w:rsidRPr="009372AD" w:rsidRDefault="009D1437" w:rsidP="00616EC4">
            <w:pPr>
              <w:jc w:val="both"/>
            </w:pPr>
          </w:p>
        </w:tc>
      </w:tr>
    </w:tbl>
    <w:p w14:paraId="044F96CB" w14:textId="77777777" w:rsidR="009D1437" w:rsidRDefault="009D1437" w:rsidP="009D1437">
      <w:pPr>
        <w:rPr>
          <w:lang w:eastAsia="x-none"/>
        </w:rPr>
      </w:pPr>
    </w:p>
    <w:p w14:paraId="7C58AB9B" w14:textId="77777777" w:rsidR="009D1437" w:rsidRDefault="009D1437" w:rsidP="00480762">
      <w:pPr>
        <w:pStyle w:val="Heading3"/>
      </w:pPr>
      <w:bookmarkStart w:id="81" w:name="_Toc198045318"/>
      <w:r>
        <w:lastRenderedPageBreak/>
        <w:t>Phân phối hóa đơn</w:t>
      </w:r>
      <w:bookmarkEnd w:id="81"/>
    </w:p>
    <w:p w14:paraId="70BC4C8C" w14:textId="77777777" w:rsidR="009D1437" w:rsidRDefault="009D1437" w:rsidP="009D1437">
      <w:r>
        <w:t>URL</w:t>
      </w:r>
    </w:p>
    <w:p w14:paraId="02D17ECA" w14:textId="77777777" w:rsidR="009D1437" w:rsidRDefault="009D1437" w:rsidP="009D1437">
      <w:pPr>
        <w:ind w:firstLine="720"/>
        <w:jc w:val="both"/>
      </w:pPr>
      <w:r>
        <w:t>s</w:t>
      </w:r>
      <w:r w:rsidRPr="004A4DD9">
        <w:t xml:space="preserve">tring </w:t>
      </w:r>
      <w:r w:rsidRPr="00900FA6">
        <w:rPr>
          <w:b/>
        </w:rPr>
        <w:t>deliverInv</w:t>
      </w:r>
      <w:r w:rsidRPr="009372AD">
        <w:t>(string lstInvToken, string userName, string userPass)</w:t>
      </w:r>
    </w:p>
    <w:p w14:paraId="39F9BC76" w14:textId="77777777" w:rsidR="009D1437" w:rsidRPr="004A4DD9" w:rsidRDefault="009D1437" w:rsidP="009D1437">
      <w:pPr>
        <w:ind w:firstLine="720"/>
        <w:jc w:val="both"/>
      </w:pPr>
    </w:p>
    <w:p w14:paraId="3CBFD3BC" w14:textId="77777777" w:rsidR="009D1437" w:rsidRPr="00593BE8" w:rsidRDefault="009D1437" w:rsidP="009D1437">
      <w:pPr>
        <w:pStyle w:val="N"/>
      </w:pPr>
      <w:r w:rsidRPr="00593BE8">
        <w:t>DESCRIPTION</w:t>
      </w:r>
    </w:p>
    <w:p w14:paraId="262AAE1D" w14:textId="77777777" w:rsidR="009D1437" w:rsidRDefault="009D1437" w:rsidP="009D1437">
      <w:pPr>
        <w:pStyle w:val="N"/>
      </w:pPr>
      <w:r>
        <w:tab/>
        <w:t>Đây là web service thực hiện tạo bản ghi deliver cho việc phân phối hóa đơn</w:t>
      </w:r>
    </w:p>
    <w:p w14:paraId="4E6647B4" w14:textId="77777777" w:rsidR="009D1437" w:rsidRPr="00007702" w:rsidRDefault="009D1437" w:rsidP="009D1437">
      <w:pPr>
        <w:pStyle w:val="N"/>
      </w:pPr>
      <w:r w:rsidRPr="00663B3E">
        <w:t>HTTP METHOD</w:t>
      </w:r>
    </w:p>
    <w:p w14:paraId="44D9B4EF" w14:textId="77777777" w:rsidR="009D1437" w:rsidRPr="00007702" w:rsidRDefault="009D1437" w:rsidP="009D1437">
      <w:pPr>
        <w:pStyle w:val="N"/>
        <w:rPr>
          <w:b/>
        </w:rPr>
      </w:pPr>
      <w:r>
        <w:tab/>
      </w:r>
      <w:r w:rsidRPr="00610AFD">
        <w:t>POST</w:t>
      </w:r>
    </w:p>
    <w:p w14:paraId="6EFF07EB" w14:textId="77777777" w:rsidR="009D1437" w:rsidRPr="00610AFD" w:rsidRDefault="009D1437" w:rsidP="009D1437">
      <w:pPr>
        <w:pStyle w:val="N"/>
      </w:pPr>
      <w:r w:rsidRPr="00610AFD">
        <w:t>REQUEST BODY</w:t>
      </w:r>
    </w:p>
    <w:p w14:paraId="48DFAD12" w14:textId="77777777" w:rsidR="009D1437" w:rsidRPr="00FD29F3"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47FF5831" w14:textId="77777777" w:rsidR="009D1437" w:rsidRPr="00FD29F3" w:rsidRDefault="009D1437" w:rsidP="009D1437">
      <w:pPr>
        <w:pStyle w:val="ListParagraph"/>
        <w:numPr>
          <w:ilvl w:val="0"/>
          <w:numId w:val="2"/>
        </w:numPr>
        <w:spacing w:after="0" w:line="360" w:lineRule="auto"/>
        <w:ind w:left="1080"/>
        <w:jc w:val="both"/>
        <w:rPr>
          <w:rFonts w:eastAsia="Calibri"/>
          <w:b/>
          <w:u w:val="single"/>
        </w:rPr>
      </w:pPr>
      <w:r w:rsidRPr="00FD29F3">
        <w:rPr>
          <w:b/>
        </w:rPr>
        <w:t xml:space="preserve">lstInvToken: </w:t>
      </w:r>
      <w:r w:rsidRPr="00FD29F3">
        <w:t>Chuỗi token xác định hóa đơn cần lấy(theo cấu trúc patternt;serial;sốhóađơn)</w:t>
      </w:r>
    </w:p>
    <w:p w14:paraId="29E722AC" w14:textId="77777777" w:rsidR="009D1437" w:rsidRPr="009372AD" w:rsidRDefault="009D1437" w:rsidP="009D1437">
      <w:pPr>
        <w:ind w:left="360" w:firstLine="720"/>
      </w:pPr>
      <w:r w:rsidRPr="009372AD">
        <w:rPr>
          <w:b/>
        </w:rPr>
        <w:t>VD:</w:t>
      </w:r>
      <w:r w:rsidRPr="009372AD">
        <w:t xml:space="preserve"> 01GTKT2/001;AA/13E;10_01GTKT2/001;AA/13E;11</w:t>
      </w:r>
    </w:p>
    <w:p w14:paraId="2329F648"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4860"/>
        <w:gridCol w:w="2695"/>
      </w:tblGrid>
      <w:tr w:rsidR="009D1437" w:rsidRPr="00660ABB" w14:paraId="0F43A389"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1BD9DACF" w14:textId="77777777" w:rsidR="009D1437" w:rsidRPr="00660ABB" w:rsidRDefault="009D1437" w:rsidP="00616EC4">
            <w:pPr>
              <w:pStyle w:val="ListParagraph"/>
              <w:jc w:val="center"/>
            </w:pPr>
            <w:r>
              <w:t>Kết quả</w:t>
            </w:r>
          </w:p>
        </w:tc>
        <w:tc>
          <w:tcPr>
            <w:tcW w:w="4860" w:type="dxa"/>
            <w:tcBorders>
              <w:top w:val="single" w:sz="4" w:space="0" w:color="2E74B5"/>
              <w:left w:val="single" w:sz="4" w:space="0" w:color="2E74B5"/>
              <w:bottom w:val="single" w:sz="4" w:space="0" w:color="2E74B5"/>
              <w:right w:val="single" w:sz="4" w:space="0" w:color="2E74B5"/>
            </w:tcBorders>
            <w:shd w:val="clear" w:color="auto" w:fill="F2F2F2"/>
          </w:tcPr>
          <w:p w14:paraId="0FAC08F3" w14:textId="77777777" w:rsidR="009D1437" w:rsidRPr="00660ABB" w:rsidRDefault="009D1437" w:rsidP="00616EC4">
            <w:pPr>
              <w:pStyle w:val="ListParagraph"/>
            </w:pPr>
            <w:r w:rsidRPr="00660ABB">
              <w:t>Mô tả</w:t>
            </w:r>
          </w:p>
        </w:tc>
        <w:tc>
          <w:tcPr>
            <w:tcW w:w="2695" w:type="dxa"/>
            <w:tcBorders>
              <w:top w:val="single" w:sz="4" w:space="0" w:color="2E74B5"/>
              <w:left w:val="single" w:sz="4" w:space="0" w:color="2E74B5"/>
              <w:bottom w:val="single" w:sz="4" w:space="0" w:color="2E74B5"/>
              <w:right w:val="single" w:sz="4" w:space="0" w:color="2E74B5"/>
            </w:tcBorders>
            <w:shd w:val="clear" w:color="auto" w:fill="F2F2F2"/>
          </w:tcPr>
          <w:p w14:paraId="55E00C45" w14:textId="77777777" w:rsidR="009D1437" w:rsidRPr="00660ABB" w:rsidRDefault="009D1437" w:rsidP="00616EC4">
            <w:pPr>
              <w:pStyle w:val="ListParagraph"/>
            </w:pPr>
            <w:r>
              <w:t>Ghi chú</w:t>
            </w:r>
          </w:p>
        </w:tc>
      </w:tr>
      <w:tr w:rsidR="009D1437" w:rsidRPr="00660ABB" w14:paraId="66E9C1B0" w14:textId="77777777" w:rsidTr="00616EC4">
        <w:tc>
          <w:tcPr>
            <w:tcW w:w="1710" w:type="dxa"/>
            <w:tcBorders>
              <w:top w:val="single" w:sz="4" w:space="0" w:color="2E74B5"/>
              <w:left w:val="single" w:sz="4" w:space="0" w:color="2E74B5"/>
              <w:right w:val="single" w:sz="4" w:space="0" w:color="2E74B5"/>
            </w:tcBorders>
            <w:shd w:val="clear" w:color="auto" w:fill="auto"/>
          </w:tcPr>
          <w:p w14:paraId="30E58AE6" w14:textId="77777777" w:rsidR="009D1437" w:rsidRPr="009372AD" w:rsidRDefault="009D1437" w:rsidP="00616EC4">
            <w:pPr>
              <w:autoSpaceDE w:val="0"/>
              <w:autoSpaceDN w:val="0"/>
              <w:adjustRightInd w:val="0"/>
              <w:jc w:val="both"/>
              <w:rPr>
                <w:sz w:val="19"/>
                <w:szCs w:val="19"/>
              </w:rPr>
            </w:pPr>
            <w:r w:rsidRPr="009372AD">
              <w:t>ERR:1</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710E6202"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695" w:type="dxa"/>
            <w:tcBorders>
              <w:top w:val="single" w:sz="4" w:space="0" w:color="2E74B5"/>
              <w:left w:val="single" w:sz="4" w:space="0" w:color="2E74B5"/>
              <w:bottom w:val="single" w:sz="4" w:space="0" w:color="2E74B5"/>
              <w:right w:val="single" w:sz="4" w:space="0" w:color="2E74B5"/>
            </w:tcBorders>
          </w:tcPr>
          <w:p w14:paraId="4FD2D95E" w14:textId="77777777" w:rsidR="009D1437" w:rsidRPr="009372AD" w:rsidRDefault="009D1437" w:rsidP="00616EC4">
            <w:pPr>
              <w:pStyle w:val="ListParagraph"/>
              <w:ind w:left="0"/>
              <w:jc w:val="both"/>
            </w:pPr>
          </w:p>
        </w:tc>
      </w:tr>
      <w:tr w:rsidR="009D1437" w:rsidRPr="00660ABB" w14:paraId="65EAE803" w14:textId="77777777" w:rsidTr="00616EC4">
        <w:tc>
          <w:tcPr>
            <w:tcW w:w="1710" w:type="dxa"/>
            <w:tcBorders>
              <w:top w:val="single" w:sz="4" w:space="0" w:color="2E74B5"/>
              <w:left w:val="single" w:sz="4" w:space="0" w:color="2E74B5"/>
              <w:right w:val="single" w:sz="4" w:space="0" w:color="2E74B5"/>
            </w:tcBorders>
            <w:shd w:val="clear" w:color="auto" w:fill="auto"/>
          </w:tcPr>
          <w:p w14:paraId="30B87546" w14:textId="77777777" w:rsidR="009D1437" w:rsidRPr="009372AD" w:rsidRDefault="009D1437" w:rsidP="00616EC4">
            <w:pPr>
              <w:autoSpaceDE w:val="0"/>
              <w:autoSpaceDN w:val="0"/>
              <w:adjustRightInd w:val="0"/>
              <w:jc w:val="both"/>
            </w:pPr>
            <w:r w:rsidRPr="009372AD">
              <w:t>ERR:2</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2F77CD55" w14:textId="77777777" w:rsidR="009D1437" w:rsidRPr="009372AD" w:rsidRDefault="009D1437" w:rsidP="00616EC4">
            <w:pPr>
              <w:pStyle w:val="ListParagraph"/>
              <w:ind w:left="0"/>
              <w:jc w:val="both"/>
            </w:pPr>
            <w:r w:rsidRPr="009372AD">
              <w:t xml:space="preserve">Chuỗi token không </w:t>
            </w:r>
            <w:r>
              <w:t>hợp lệ</w:t>
            </w:r>
          </w:p>
        </w:tc>
        <w:tc>
          <w:tcPr>
            <w:tcW w:w="2695" w:type="dxa"/>
            <w:tcBorders>
              <w:top w:val="single" w:sz="4" w:space="0" w:color="2E74B5"/>
              <w:left w:val="single" w:sz="4" w:space="0" w:color="2E74B5"/>
              <w:bottom w:val="single" w:sz="4" w:space="0" w:color="2E74B5"/>
              <w:right w:val="single" w:sz="4" w:space="0" w:color="2E74B5"/>
            </w:tcBorders>
          </w:tcPr>
          <w:p w14:paraId="220CF39F" w14:textId="77777777" w:rsidR="009D1437" w:rsidRPr="009372AD" w:rsidRDefault="009D1437" w:rsidP="00616EC4">
            <w:pPr>
              <w:pStyle w:val="ListParagraph"/>
              <w:ind w:left="0"/>
              <w:jc w:val="both"/>
            </w:pPr>
          </w:p>
        </w:tc>
      </w:tr>
      <w:tr w:rsidR="009D1437" w:rsidRPr="00660ABB" w14:paraId="54458061" w14:textId="77777777" w:rsidTr="00616EC4">
        <w:tc>
          <w:tcPr>
            <w:tcW w:w="1710" w:type="dxa"/>
            <w:tcBorders>
              <w:top w:val="single" w:sz="4" w:space="0" w:color="2E74B5"/>
              <w:left w:val="single" w:sz="4" w:space="0" w:color="2E74B5"/>
              <w:right w:val="single" w:sz="4" w:space="0" w:color="2E74B5"/>
            </w:tcBorders>
            <w:shd w:val="clear" w:color="auto" w:fill="auto"/>
          </w:tcPr>
          <w:p w14:paraId="7FD39F57" w14:textId="77777777" w:rsidR="009D1437" w:rsidRPr="009372AD" w:rsidRDefault="009D1437" w:rsidP="00616EC4">
            <w:pPr>
              <w:autoSpaceDE w:val="0"/>
              <w:autoSpaceDN w:val="0"/>
              <w:adjustRightInd w:val="0"/>
              <w:jc w:val="both"/>
            </w:pPr>
            <w:r w:rsidRPr="009372AD">
              <w:t>ERR:6</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7494CE27" w14:textId="77777777" w:rsidR="009D1437" w:rsidRPr="009372AD" w:rsidRDefault="009D1437" w:rsidP="00616EC4">
            <w:pPr>
              <w:pStyle w:val="ListParagraph"/>
              <w:ind w:left="0"/>
              <w:jc w:val="both"/>
            </w:pPr>
            <w:r w:rsidRPr="009372AD">
              <w:t>Không tìm thấy hóa đơn tương ứng chuỗi đưa vào</w:t>
            </w:r>
          </w:p>
        </w:tc>
        <w:tc>
          <w:tcPr>
            <w:tcW w:w="2695" w:type="dxa"/>
            <w:tcBorders>
              <w:top w:val="single" w:sz="4" w:space="0" w:color="2E74B5"/>
              <w:left w:val="single" w:sz="4" w:space="0" w:color="2E74B5"/>
              <w:bottom w:val="single" w:sz="4" w:space="0" w:color="2E74B5"/>
              <w:right w:val="single" w:sz="4" w:space="0" w:color="2E74B5"/>
            </w:tcBorders>
          </w:tcPr>
          <w:p w14:paraId="0BB5B09F" w14:textId="77777777" w:rsidR="009D1437" w:rsidRPr="009372AD" w:rsidRDefault="009D1437" w:rsidP="00616EC4">
            <w:pPr>
              <w:pStyle w:val="ListParagraph"/>
              <w:ind w:left="0"/>
              <w:jc w:val="both"/>
            </w:pPr>
          </w:p>
        </w:tc>
      </w:tr>
      <w:tr w:rsidR="009D1437" w:rsidRPr="00660ABB" w14:paraId="46CAD5AA" w14:textId="77777777" w:rsidTr="00616EC4">
        <w:tc>
          <w:tcPr>
            <w:tcW w:w="1710" w:type="dxa"/>
            <w:tcBorders>
              <w:top w:val="single" w:sz="4" w:space="0" w:color="2E74B5"/>
              <w:left w:val="single" w:sz="4" w:space="0" w:color="2E74B5"/>
              <w:right w:val="single" w:sz="4" w:space="0" w:color="2E74B5"/>
            </w:tcBorders>
            <w:shd w:val="clear" w:color="auto" w:fill="auto"/>
          </w:tcPr>
          <w:p w14:paraId="095AE10F" w14:textId="77777777" w:rsidR="009D1437" w:rsidRPr="009372AD" w:rsidRDefault="009D1437" w:rsidP="00616EC4">
            <w:pPr>
              <w:autoSpaceDE w:val="0"/>
              <w:autoSpaceDN w:val="0"/>
              <w:adjustRightInd w:val="0"/>
              <w:jc w:val="both"/>
            </w:pPr>
            <w:r>
              <w:t>ERR:11</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7E78AB6D" w14:textId="77777777" w:rsidR="009D1437" w:rsidRPr="00333BEA" w:rsidRDefault="009D1437" w:rsidP="00616EC4">
            <w:pPr>
              <w:pStyle w:val="NoSpacing"/>
              <w:rPr>
                <w:rFonts w:ascii="Times New Roman" w:hAnsi="Times New Roman" w:cs="Times New Roman"/>
              </w:rPr>
            </w:pPr>
            <w:r w:rsidRPr="00333BEA">
              <w:rPr>
                <w:rFonts w:ascii="Times New Roman" w:hAnsi="Times New Roman" w:cs="Times New Roman"/>
              </w:rPr>
              <w:t>Chuỗi token đúng định dạng nhưng không tồn tại, hoặc là của hóa đơn đã bị hủy, bị thay thế</w:t>
            </w:r>
          </w:p>
        </w:tc>
        <w:tc>
          <w:tcPr>
            <w:tcW w:w="2695" w:type="dxa"/>
            <w:tcBorders>
              <w:top w:val="single" w:sz="4" w:space="0" w:color="2E74B5"/>
              <w:left w:val="single" w:sz="4" w:space="0" w:color="2E74B5"/>
              <w:bottom w:val="single" w:sz="4" w:space="0" w:color="2E74B5"/>
              <w:right w:val="single" w:sz="4" w:space="0" w:color="2E74B5"/>
            </w:tcBorders>
          </w:tcPr>
          <w:p w14:paraId="76557087" w14:textId="77777777" w:rsidR="009D1437" w:rsidRPr="005F3EF8" w:rsidRDefault="009D1437" w:rsidP="00616EC4">
            <w:pPr>
              <w:jc w:val="both"/>
            </w:pPr>
          </w:p>
        </w:tc>
      </w:tr>
      <w:tr w:rsidR="009D1437" w:rsidRPr="00660ABB" w14:paraId="0E647BCF" w14:textId="77777777" w:rsidTr="00616EC4">
        <w:tc>
          <w:tcPr>
            <w:tcW w:w="1710" w:type="dxa"/>
            <w:tcBorders>
              <w:top w:val="single" w:sz="4" w:space="0" w:color="2E74B5"/>
              <w:left w:val="single" w:sz="4" w:space="0" w:color="2E74B5"/>
              <w:right w:val="single" w:sz="4" w:space="0" w:color="2E74B5"/>
            </w:tcBorders>
            <w:shd w:val="clear" w:color="auto" w:fill="auto"/>
          </w:tcPr>
          <w:p w14:paraId="6E73C6E0" w14:textId="77777777" w:rsidR="009D1437" w:rsidRDefault="009D1437" w:rsidP="00616EC4">
            <w:pPr>
              <w:autoSpaceDE w:val="0"/>
              <w:autoSpaceDN w:val="0"/>
              <w:adjustRightInd w:val="0"/>
              <w:jc w:val="both"/>
            </w:pPr>
            <w:r>
              <w:t>ERR:</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6AA183B2" w14:textId="77777777" w:rsidR="009D1437" w:rsidRPr="00333BEA" w:rsidRDefault="009D1437" w:rsidP="00616EC4">
            <w:pPr>
              <w:pStyle w:val="NoSpacing"/>
              <w:rPr>
                <w:rFonts w:ascii="Times New Roman" w:hAnsi="Times New Roman" w:cs="Times New Roman"/>
              </w:rPr>
            </w:pPr>
            <w:r>
              <w:rPr>
                <w:rFonts w:ascii="Times New Roman" w:hAnsi="Times New Roman" w:cs="Times New Roman"/>
              </w:rPr>
              <w:t>Có lỗi không xác định</w:t>
            </w:r>
          </w:p>
        </w:tc>
        <w:tc>
          <w:tcPr>
            <w:tcW w:w="2695" w:type="dxa"/>
            <w:tcBorders>
              <w:top w:val="single" w:sz="4" w:space="0" w:color="2E74B5"/>
              <w:left w:val="single" w:sz="4" w:space="0" w:color="2E74B5"/>
              <w:bottom w:val="single" w:sz="4" w:space="0" w:color="2E74B5"/>
              <w:right w:val="single" w:sz="4" w:space="0" w:color="2E74B5"/>
            </w:tcBorders>
          </w:tcPr>
          <w:p w14:paraId="51463B79" w14:textId="77777777" w:rsidR="009D1437" w:rsidRPr="005F3EF8" w:rsidRDefault="009D1437" w:rsidP="00616EC4">
            <w:pPr>
              <w:jc w:val="both"/>
            </w:pPr>
          </w:p>
        </w:tc>
      </w:tr>
      <w:tr w:rsidR="009D1437" w:rsidRPr="00660ABB" w14:paraId="07668C03"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FEE686D" w14:textId="77777777" w:rsidR="009D1437" w:rsidRPr="009372AD" w:rsidRDefault="009D1437" w:rsidP="00616EC4">
            <w:pPr>
              <w:autoSpaceDE w:val="0"/>
              <w:autoSpaceDN w:val="0"/>
              <w:adjustRightInd w:val="0"/>
              <w:jc w:val="both"/>
            </w:pPr>
            <w:r>
              <w:t>OK</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3828E83A" w14:textId="77777777" w:rsidR="009D1437" w:rsidRPr="009372AD" w:rsidRDefault="009D1437" w:rsidP="00616EC4">
            <w:pPr>
              <w:jc w:val="both"/>
            </w:pPr>
            <w:r>
              <w:t>Hóa đơn gạch nợ thành công</w:t>
            </w:r>
          </w:p>
        </w:tc>
        <w:tc>
          <w:tcPr>
            <w:tcW w:w="2695" w:type="dxa"/>
            <w:tcBorders>
              <w:top w:val="single" w:sz="4" w:space="0" w:color="2E74B5"/>
              <w:left w:val="single" w:sz="4" w:space="0" w:color="2E74B5"/>
              <w:bottom w:val="single" w:sz="4" w:space="0" w:color="2E74B5"/>
              <w:right w:val="single" w:sz="4" w:space="0" w:color="2E74B5"/>
            </w:tcBorders>
          </w:tcPr>
          <w:p w14:paraId="1461CF9E" w14:textId="77777777" w:rsidR="009D1437" w:rsidRPr="009372AD" w:rsidRDefault="009D1437" w:rsidP="00616EC4">
            <w:pPr>
              <w:jc w:val="both"/>
            </w:pPr>
          </w:p>
        </w:tc>
      </w:tr>
    </w:tbl>
    <w:p w14:paraId="0415F7A1" w14:textId="77777777" w:rsidR="009D1437" w:rsidRDefault="009D1437" w:rsidP="009D1437">
      <w:pPr>
        <w:rPr>
          <w:lang w:eastAsia="x-none"/>
        </w:rPr>
      </w:pPr>
    </w:p>
    <w:p w14:paraId="59C9993A" w14:textId="77777777" w:rsidR="009D1437" w:rsidRDefault="009D1437" w:rsidP="00480762">
      <w:pPr>
        <w:pStyle w:val="Heading3"/>
      </w:pPr>
      <w:bookmarkStart w:id="82" w:name="_Toc198045319"/>
      <w:r>
        <w:t>Đính kèm file bảng kê cho hóa đơn theo số hóa đơn</w:t>
      </w:r>
      <w:bookmarkEnd w:id="82"/>
    </w:p>
    <w:p w14:paraId="260839B0" w14:textId="77777777" w:rsidR="009D1437" w:rsidRDefault="009D1437" w:rsidP="009D1437">
      <w:r>
        <w:t>URL</w:t>
      </w:r>
    </w:p>
    <w:p w14:paraId="2499D2D5" w14:textId="77777777" w:rsidR="009D1437" w:rsidRPr="00B0536A" w:rsidRDefault="009D1437" w:rsidP="009D1437">
      <w:pPr>
        <w:ind w:firstLine="720"/>
      </w:pPr>
      <w:r w:rsidRPr="00C814A1">
        <w:t>string</w:t>
      </w:r>
      <w:r>
        <w:t xml:space="preserve"> </w:t>
      </w:r>
      <w:r w:rsidRPr="00FD1E1C">
        <w:rPr>
          <w:b/>
          <w:bCs/>
        </w:rPr>
        <w:t>ImportAttachmentByNo</w:t>
      </w:r>
      <w:r w:rsidRPr="004E7660">
        <w:rPr>
          <w:b/>
          <w:bCs/>
        </w:rPr>
        <w:t xml:space="preserve"> </w:t>
      </w:r>
      <w:r w:rsidRPr="00A8392A">
        <w:t>(string Account, string ACpass, string username, string pass, byte[] bytes, string pattern, string serial, int no)</w:t>
      </w:r>
    </w:p>
    <w:p w14:paraId="3C39EA34" w14:textId="77777777" w:rsidR="009D1437" w:rsidRPr="004A4DD9" w:rsidRDefault="009D1437" w:rsidP="009D1437">
      <w:pPr>
        <w:ind w:left="720"/>
        <w:jc w:val="both"/>
      </w:pPr>
    </w:p>
    <w:p w14:paraId="14DAA8E8" w14:textId="77777777" w:rsidR="009D1437" w:rsidRPr="00593BE8" w:rsidRDefault="009D1437" w:rsidP="009D1437">
      <w:pPr>
        <w:pStyle w:val="N"/>
      </w:pPr>
      <w:r w:rsidRPr="00593BE8">
        <w:t>DESCRIPTION</w:t>
      </w:r>
    </w:p>
    <w:p w14:paraId="238E81DB" w14:textId="77777777" w:rsidR="009D1437" w:rsidRDefault="009D1437" w:rsidP="009D1437">
      <w:pPr>
        <w:pStyle w:val="N"/>
      </w:pPr>
      <w:r>
        <w:tab/>
        <w:t>Đây là web service thực hiện đính kèm file bảng kê cho hóa đơn theo số hóa đơn.</w:t>
      </w:r>
    </w:p>
    <w:p w14:paraId="2D188387" w14:textId="77777777" w:rsidR="009D1437" w:rsidRPr="00007702" w:rsidRDefault="009D1437" w:rsidP="009D1437">
      <w:pPr>
        <w:pStyle w:val="N"/>
      </w:pPr>
      <w:r w:rsidRPr="00663B3E">
        <w:t>HTTP METHOD</w:t>
      </w:r>
    </w:p>
    <w:p w14:paraId="207AAB23" w14:textId="77777777" w:rsidR="009D1437" w:rsidRPr="00007702" w:rsidRDefault="009D1437" w:rsidP="009D1437">
      <w:pPr>
        <w:pStyle w:val="N"/>
        <w:rPr>
          <w:b/>
        </w:rPr>
      </w:pPr>
      <w:r>
        <w:tab/>
      </w:r>
      <w:r w:rsidRPr="00610AFD">
        <w:t>POST</w:t>
      </w:r>
    </w:p>
    <w:p w14:paraId="1D041012" w14:textId="77777777" w:rsidR="009D1437" w:rsidRPr="00610AFD" w:rsidRDefault="009D1437" w:rsidP="009D1437">
      <w:pPr>
        <w:pStyle w:val="N"/>
      </w:pPr>
      <w:r w:rsidRPr="00610AFD">
        <w:t>REQUEST BODY</w:t>
      </w:r>
    </w:p>
    <w:p w14:paraId="3FE9386A" w14:textId="77777777" w:rsidR="009D1437" w:rsidRPr="009B09DE" w:rsidRDefault="009D1437" w:rsidP="009D1437">
      <w:pPr>
        <w:pStyle w:val="ListParagraph"/>
        <w:numPr>
          <w:ilvl w:val="0"/>
          <w:numId w:val="2"/>
        </w:numPr>
        <w:spacing w:after="0" w:line="360" w:lineRule="auto"/>
        <w:ind w:left="1080"/>
        <w:jc w:val="both"/>
        <w:rPr>
          <w:rFonts w:eastAsia="Calibri"/>
          <w:b/>
          <w:u w:val="single"/>
        </w:rPr>
      </w:pPr>
      <w:r>
        <w:rPr>
          <w:b/>
        </w:rPr>
        <w:lastRenderedPageBreak/>
        <w:t>usern</w:t>
      </w:r>
      <w:r w:rsidRPr="005C559E">
        <w:rPr>
          <w:b/>
        </w:rPr>
        <w:t>ame</w:t>
      </w:r>
      <w:r w:rsidRPr="009372AD">
        <w:rPr>
          <w:rFonts w:eastAsia="Calibri"/>
          <w:b/>
        </w:rPr>
        <w:t xml:space="preserve"> /</w:t>
      </w:r>
      <w:r w:rsidRPr="005C559E">
        <w:t xml:space="preserve"> </w:t>
      </w:r>
      <w:r>
        <w:rPr>
          <w:b/>
        </w:rPr>
        <w:t>p</w:t>
      </w:r>
      <w:r w:rsidRPr="005C559E">
        <w:rPr>
          <w:b/>
        </w:rPr>
        <w:t>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712604FC" w14:textId="77777777" w:rsidR="009D1437" w:rsidRPr="00FA61F0" w:rsidRDefault="009D1437" w:rsidP="009D1437">
      <w:pPr>
        <w:pStyle w:val="ListParagraph"/>
        <w:numPr>
          <w:ilvl w:val="0"/>
          <w:numId w:val="2"/>
        </w:numPr>
        <w:spacing w:after="0" w:line="360" w:lineRule="auto"/>
        <w:ind w:left="1080"/>
        <w:jc w:val="both"/>
        <w:rPr>
          <w:rFonts w:eastAsia="Calibri"/>
          <w:b/>
          <w:u w:val="single"/>
        </w:rPr>
      </w:pPr>
      <w:r>
        <w:rPr>
          <w:rFonts w:eastAsia="Calibri"/>
          <w:b/>
        </w:rPr>
        <w:t>Account/ACPass</w:t>
      </w:r>
      <w:r w:rsidRPr="004720D2">
        <w:rPr>
          <w:rFonts w:eastAsia="Calibri"/>
          <w:b/>
        </w:rPr>
        <w:t xml:space="preserve">:  </w:t>
      </w:r>
      <w:r w:rsidRPr="004720D2">
        <w:rPr>
          <w:rFonts w:eastAsia="Calibri"/>
        </w:rPr>
        <w:t>Tài khoản được cấp phát cho nhân viên gọi lệnh phát hành hóa đơn</w:t>
      </w:r>
    </w:p>
    <w:p w14:paraId="5A9A2684" w14:textId="77777777" w:rsidR="009D1437" w:rsidRPr="00E009AD" w:rsidRDefault="009D1437" w:rsidP="009D1437">
      <w:pPr>
        <w:pStyle w:val="ListParagraph"/>
        <w:numPr>
          <w:ilvl w:val="0"/>
          <w:numId w:val="2"/>
        </w:numPr>
        <w:spacing w:after="0" w:line="360" w:lineRule="auto"/>
        <w:ind w:left="1080"/>
        <w:jc w:val="both"/>
        <w:rPr>
          <w:rFonts w:eastAsia="Calibri"/>
          <w:b/>
        </w:rPr>
      </w:pPr>
      <w:r>
        <w:rPr>
          <w:b/>
        </w:rPr>
        <w:t>p</w:t>
      </w:r>
      <w:r w:rsidRPr="006479A0">
        <w:rPr>
          <w:b/>
        </w:rPr>
        <w:t>attern</w:t>
      </w:r>
      <w:r>
        <w:t>: Mẫu số</w:t>
      </w:r>
    </w:p>
    <w:p w14:paraId="66C4703D" w14:textId="77777777" w:rsidR="009D1437" w:rsidRPr="009B09DE" w:rsidRDefault="009D1437" w:rsidP="009D1437">
      <w:pPr>
        <w:pStyle w:val="ListParagraph"/>
        <w:numPr>
          <w:ilvl w:val="0"/>
          <w:numId w:val="2"/>
        </w:numPr>
        <w:spacing w:after="0" w:line="360" w:lineRule="auto"/>
        <w:ind w:left="1080"/>
        <w:jc w:val="both"/>
        <w:rPr>
          <w:rFonts w:eastAsia="Calibri"/>
          <w:b/>
        </w:rPr>
      </w:pPr>
      <w:r>
        <w:rPr>
          <w:b/>
        </w:rPr>
        <w:t>s</w:t>
      </w:r>
      <w:r w:rsidRPr="006479A0">
        <w:rPr>
          <w:b/>
        </w:rPr>
        <w:t>erial</w:t>
      </w:r>
      <w:r>
        <w:t>: Ký hiệu</w:t>
      </w:r>
    </w:p>
    <w:p w14:paraId="1912CFA5" w14:textId="77777777" w:rsidR="009D1437" w:rsidRPr="009B09DE" w:rsidRDefault="009D1437" w:rsidP="009D1437">
      <w:pPr>
        <w:pStyle w:val="ListParagraph"/>
        <w:numPr>
          <w:ilvl w:val="0"/>
          <w:numId w:val="2"/>
        </w:numPr>
        <w:spacing w:after="0" w:line="360" w:lineRule="auto"/>
        <w:ind w:left="1080"/>
        <w:jc w:val="both"/>
        <w:rPr>
          <w:rFonts w:eastAsia="Calibri"/>
          <w:b/>
        </w:rPr>
      </w:pPr>
      <w:r>
        <w:rPr>
          <w:rFonts w:eastAsia="Calibri"/>
          <w:b/>
        </w:rPr>
        <w:t xml:space="preserve">no: </w:t>
      </w:r>
      <w:r>
        <w:rPr>
          <w:rFonts w:eastAsia="Calibri"/>
        </w:rPr>
        <w:t>Số hóa đơn</w:t>
      </w:r>
    </w:p>
    <w:p w14:paraId="01B4AD9C" w14:textId="77777777" w:rsidR="009D1437" w:rsidRPr="00637BF9" w:rsidRDefault="009D1437" w:rsidP="009D1437">
      <w:pPr>
        <w:pStyle w:val="ListParagraph"/>
        <w:numPr>
          <w:ilvl w:val="0"/>
          <w:numId w:val="2"/>
        </w:numPr>
        <w:spacing w:after="0" w:line="360" w:lineRule="auto"/>
        <w:ind w:left="1080"/>
        <w:jc w:val="both"/>
        <w:rPr>
          <w:rFonts w:eastAsia="Calibri"/>
          <w:b/>
        </w:rPr>
      </w:pPr>
      <w:r w:rsidRPr="009B09DE">
        <w:rPr>
          <w:b/>
        </w:rPr>
        <w:t>bytes</w:t>
      </w:r>
      <w:r>
        <w:rPr>
          <w:b/>
        </w:rPr>
        <w:t>:</w:t>
      </w:r>
      <w:r>
        <w:t xml:space="preserve"> file dạng byte</w:t>
      </w:r>
    </w:p>
    <w:p w14:paraId="0B74E3C9" w14:textId="77777777" w:rsidR="009D1437" w:rsidRDefault="009D1437" w:rsidP="009D1437">
      <w:pPr>
        <w:spacing w:line="360" w:lineRule="auto"/>
        <w:jc w:val="both"/>
        <w:rPr>
          <w:rFonts w:eastAsia="Calibri"/>
          <w:b/>
          <w:u w:val="single"/>
        </w:rPr>
      </w:pPr>
    </w:p>
    <w:p w14:paraId="1E534CA6"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04907F26"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7CB0305E"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0E3C8053"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421396E4" w14:textId="77777777" w:rsidR="009D1437" w:rsidRPr="00660ABB" w:rsidRDefault="009D1437" w:rsidP="00616EC4">
            <w:pPr>
              <w:pStyle w:val="ListParagraph"/>
            </w:pPr>
            <w:r>
              <w:t>Ghi chú</w:t>
            </w:r>
          </w:p>
        </w:tc>
      </w:tr>
      <w:tr w:rsidR="009D1437" w:rsidRPr="00660ABB" w14:paraId="7A3A3EF5" w14:textId="77777777" w:rsidTr="00616EC4">
        <w:tc>
          <w:tcPr>
            <w:tcW w:w="1710" w:type="dxa"/>
            <w:tcBorders>
              <w:top w:val="single" w:sz="4" w:space="0" w:color="2E74B5"/>
              <w:left w:val="single" w:sz="4" w:space="0" w:color="2E74B5"/>
              <w:right w:val="single" w:sz="4" w:space="0" w:color="2E74B5"/>
            </w:tcBorders>
            <w:shd w:val="clear" w:color="auto" w:fill="auto"/>
          </w:tcPr>
          <w:p w14:paraId="366A91DF"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16AF347"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6F03A768" w14:textId="77777777" w:rsidR="009D1437" w:rsidRPr="009372AD" w:rsidRDefault="009D1437" w:rsidP="00616EC4">
            <w:pPr>
              <w:pStyle w:val="ListParagraph"/>
              <w:ind w:left="0"/>
              <w:jc w:val="both"/>
            </w:pPr>
          </w:p>
        </w:tc>
      </w:tr>
      <w:tr w:rsidR="009D1437" w:rsidRPr="00660ABB" w14:paraId="52D8735C" w14:textId="77777777" w:rsidTr="00616EC4">
        <w:tc>
          <w:tcPr>
            <w:tcW w:w="1710" w:type="dxa"/>
            <w:tcBorders>
              <w:top w:val="single" w:sz="4" w:space="0" w:color="2E74B5"/>
              <w:left w:val="single" w:sz="4" w:space="0" w:color="2E74B5"/>
              <w:right w:val="single" w:sz="4" w:space="0" w:color="2E74B5"/>
            </w:tcBorders>
            <w:shd w:val="clear" w:color="auto" w:fill="auto"/>
          </w:tcPr>
          <w:p w14:paraId="278E38B6" w14:textId="77777777" w:rsidR="009D1437" w:rsidRPr="009372AD" w:rsidRDefault="009D1437" w:rsidP="00616EC4">
            <w:pPr>
              <w:autoSpaceDE w:val="0"/>
              <w:autoSpaceDN w:val="0"/>
              <w:adjustRightInd w:val="0"/>
              <w:jc w:val="both"/>
            </w:pPr>
            <w:r w:rsidRPr="009372AD">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62273C3" w14:textId="77777777" w:rsidR="009D1437" w:rsidRPr="009372AD" w:rsidRDefault="009D1437" w:rsidP="00616EC4">
            <w:pPr>
              <w:pStyle w:val="ListParagraph"/>
              <w:ind w:left="0"/>
              <w:jc w:val="both"/>
            </w:pPr>
            <w:r>
              <w:t>Sai định dạng file</w:t>
            </w:r>
          </w:p>
        </w:tc>
        <w:tc>
          <w:tcPr>
            <w:tcW w:w="2515" w:type="dxa"/>
            <w:tcBorders>
              <w:top w:val="single" w:sz="4" w:space="0" w:color="2E74B5"/>
              <w:left w:val="single" w:sz="4" w:space="0" w:color="2E74B5"/>
              <w:bottom w:val="single" w:sz="4" w:space="0" w:color="2E74B5"/>
              <w:right w:val="single" w:sz="4" w:space="0" w:color="2E74B5"/>
            </w:tcBorders>
          </w:tcPr>
          <w:p w14:paraId="42BFCAEB" w14:textId="77777777" w:rsidR="009D1437" w:rsidRPr="009372AD" w:rsidRDefault="009D1437" w:rsidP="00616EC4">
            <w:pPr>
              <w:pStyle w:val="ListParagraph"/>
              <w:ind w:left="0"/>
              <w:jc w:val="both"/>
            </w:pPr>
          </w:p>
        </w:tc>
      </w:tr>
      <w:tr w:rsidR="009D1437" w:rsidRPr="00660ABB" w14:paraId="7866C685" w14:textId="77777777" w:rsidTr="00616EC4">
        <w:trPr>
          <w:trHeight w:val="728"/>
        </w:trPr>
        <w:tc>
          <w:tcPr>
            <w:tcW w:w="1710" w:type="dxa"/>
            <w:tcBorders>
              <w:top w:val="single" w:sz="4" w:space="0" w:color="2E74B5"/>
              <w:left w:val="single" w:sz="4" w:space="0" w:color="2E74B5"/>
              <w:right w:val="single" w:sz="4" w:space="0" w:color="2E74B5"/>
            </w:tcBorders>
            <w:shd w:val="clear" w:color="auto" w:fill="auto"/>
          </w:tcPr>
          <w:p w14:paraId="54CE7008" w14:textId="77777777" w:rsidR="009D1437" w:rsidRPr="009372AD" w:rsidRDefault="009D1437" w:rsidP="00616EC4">
            <w:pPr>
              <w:autoSpaceDE w:val="0"/>
              <w:autoSpaceDN w:val="0"/>
              <w:adjustRightInd w:val="0"/>
              <w:jc w:val="both"/>
            </w:pPr>
            <w: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EACB40F" w14:textId="77777777" w:rsidR="009D1437" w:rsidRPr="009372AD" w:rsidRDefault="009D1437" w:rsidP="00616EC4">
            <w:pPr>
              <w:pStyle w:val="ListParagraph"/>
              <w:ind w:left="0"/>
              <w:jc w:val="both"/>
            </w:pPr>
            <w:r>
              <w:t>Không tìm thấy công ty</w:t>
            </w:r>
          </w:p>
        </w:tc>
        <w:tc>
          <w:tcPr>
            <w:tcW w:w="2515" w:type="dxa"/>
            <w:tcBorders>
              <w:top w:val="single" w:sz="4" w:space="0" w:color="2E74B5"/>
              <w:left w:val="single" w:sz="4" w:space="0" w:color="2E74B5"/>
              <w:bottom w:val="single" w:sz="4" w:space="0" w:color="2E74B5"/>
              <w:right w:val="single" w:sz="4" w:space="0" w:color="2E74B5"/>
            </w:tcBorders>
          </w:tcPr>
          <w:p w14:paraId="12844C10" w14:textId="77777777" w:rsidR="009D1437" w:rsidRPr="009372AD" w:rsidRDefault="009D1437" w:rsidP="00616EC4">
            <w:pPr>
              <w:pStyle w:val="ListParagraph"/>
              <w:ind w:left="0"/>
              <w:jc w:val="both"/>
            </w:pPr>
          </w:p>
        </w:tc>
      </w:tr>
      <w:tr w:rsidR="009D1437" w:rsidRPr="00660ABB" w14:paraId="71E09521" w14:textId="77777777" w:rsidTr="00616EC4">
        <w:tc>
          <w:tcPr>
            <w:tcW w:w="1710" w:type="dxa"/>
            <w:tcBorders>
              <w:top w:val="single" w:sz="4" w:space="0" w:color="2E74B5"/>
              <w:left w:val="single" w:sz="4" w:space="0" w:color="2E74B5"/>
              <w:right w:val="single" w:sz="4" w:space="0" w:color="2E74B5"/>
            </w:tcBorders>
            <w:shd w:val="clear" w:color="auto" w:fill="auto"/>
          </w:tcPr>
          <w:p w14:paraId="19DACBD0" w14:textId="77777777" w:rsidR="009D1437" w:rsidRPr="009372AD" w:rsidRDefault="009D1437" w:rsidP="00616EC4">
            <w:pPr>
              <w:jc w:val="both"/>
            </w:pPr>
            <w:r>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9C9A8D3" w14:textId="77777777" w:rsidR="009D1437" w:rsidRPr="009372AD" w:rsidRDefault="009D1437" w:rsidP="00616EC4">
            <w:pPr>
              <w:jc w:val="both"/>
            </w:pPr>
            <w:r>
              <w:t>Không tìm thấy hóa đơn</w:t>
            </w:r>
          </w:p>
        </w:tc>
        <w:tc>
          <w:tcPr>
            <w:tcW w:w="2515" w:type="dxa"/>
            <w:tcBorders>
              <w:top w:val="single" w:sz="4" w:space="0" w:color="2E74B5"/>
              <w:left w:val="single" w:sz="4" w:space="0" w:color="2E74B5"/>
              <w:bottom w:val="single" w:sz="4" w:space="0" w:color="2E74B5"/>
              <w:right w:val="single" w:sz="4" w:space="0" w:color="2E74B5"/>
            </w:tcBorders>
          </w:tcPr>
          <w:p w14:paraId="485EA4AE" w14:textId="77777777" w:rsidR="009D1437" w:rsidRPr="009372AD" w:rsidRDefault="009D1437" w:rsidP="00616EC4">
            <w:pPr>
              <w:jc w:val="both"/>
            </w:pPr>
          </w:p>
        </w:tc>
      </w:tr>
      <w:tr w:rsidR="009D1437" w:rsidRPr="00660ABB" w14:paraId="19983023" w14:textId="77777777" w:rsidTr="00616EC4">
        <w:tc>
          <w:tcPr>
            <w:tcW w:w="1710" w:type="dxa"/>
            <w:tcBorders>
              <w:top w:val="single" w:sz="4" w:space="0" w:color="2E74B5"/>
              <w:left w:val="single" w:sz="4" w:space="0" w:color="2E74B5"/>
              <w:right w:val="single" w:sz="4" w:space="0" w:color="2E74B5"/>
            </w:tcBorders>
            <w:shd w:val="clear" w:color="auto" w:fill="auto"/>
          </w:tcPr>
          <w:p w14:paraId="4FC5FEBC" w14:textId="77777777" w:rsidR="009D1437" w:rsidRPr="009372AD" w:rsidRDefault="009D1437" w:rsidP="00616EC4">
            <w:pPr>
              <w:jc w:val="both"/>
            </w:pPr>
            <w: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9CA53ED" w14:textId="77777777" w:rsidR="009D1437" w:rsidRPr="009372AD" w:rsidRDefault="009D1437" w:rsidP="00616EC4">
            <w:pPr>
              <w:jc w:val="both"/>
            </w:pPr>
            <w:r>
              <w:t>File vượt quá 10MB</w:t>
            </w:r>
          </w:p>
        </w:tc>
        <w:tc>
          <w:tcPr>
            <w:tcW w:w="2515" w:type="dxa"/>
            <w:tcBorders>
              <w:top w:val="single" w:sz="4" w:space="0" w:color="2E74B5"/>
              <w:left w:val="single" w:sz="4" w:space="0" w:color="2E74B5"/>
              <w:bottom w:val="single" w:sz="4" w:space="0" w:color="2E74B5"/>
              <w:right w:val="single" w:sz="4" w:space="0" w:color="2E74B5"/>
            </w:tcBorders>
          </w:tcPr>
          <w:p w14:paraId="62029EEF" w14:textId="77777777" w:rsidR="009D1437" w:rsidRPr="009372AD" w:rsidRDefault="009D1437" w:rsidP="00616EC4">
            <w:pPr>
              <w:jc w:val="both"/>
            </w:pPr>
          </w:p>
        </w:tc>
      </w:tr>
      <w:tr w:rsidR="009D1437" w:rsidRPr="00660ABB" w14:paraId="6E528655" w14:textId="77777777" w:rsidTr="00616EC4">
        <w:tc>
          <w:tcPr>
            <w:tcW w:w="1710" w:type="dxa"/>
            <w:tcBorders>
              <w:top w:val="single" w:sz="4" w:space="0" w:color="2E74B5"/>
              <w:left w:val="single" w:sz="4" w:space="0" w:color="2E74B5"/>
              <w:right w:val="single" w:sz="4" w:space="0" w:color="2E74B5"/>
            </w:tcBorders>
            <w:shd w:val="clear" w:color="auto" w:fill="auto"/>
          </w:tcPr>
          <w:p w14:paraId="7E7B651C" w14:textId="77777777" w:rsidR="009D1437" w:rsidRDefault="009D1437" w:rsidP="00616EC4">
            <w:pPr>
              <w:jc w:val="both"/>
            </w:pPr>
            <w: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EE2DE6D" w14:textId="77777777" w:rsidR="009D1437" w:rsidRDefault="009D1437" w:rsidP="00616EC4">
            <w:pPr>
              <w:jc w:val="both"/>
            </w:pPr>
            <w:r>
              <w:t>Lỗi tạo folder</w:t>
            </w:r>
          </w:p>
        </w:tc>
        <w:tc>
          <w:tcPr>
            <w:tcW w:w="2515" w:type="dxa"/>
            <w:tcBorders>
              <w:top w:val="single" w:sz="4" w:space="0" w:color="2E74B5"/>
              <w:left w:val="single" w:sz="4" w:space="0" w:color="2E74B5"/>
              <w:bottom w:val="single" w:sz="4" w:space="0" w:color="2E74B5"/>
              <w:right w:val="single" w:sz="4" w:space="0" w:color="2E74B5"/>
            </w:tcBorders>
          </w:tcPr>
          <w:p w14:paraId="407BF428" w14:textId="77777777" w:rsidR="009D1437" w:rsidRPr="009372AD" w:rsidRDefault="009D1437" w:rsidP="00616EC4">
            <w:pPr>
              <w:jc w:val="both"/>
            </w:pPr>
          </w:p>
        </w:tc>
      </w:tr>
      <w:tr w:rsidR="009D1437" w:rsidRPr="00660ABB" w14:paraId="64EF3F18"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EF868FB" w14:textId="77777777" w:rsidR="009D1437" w:rsidRPr="009372AD" w:rsidRDefault="009D1437" w:rsidP="00616EC4">
            <w:pPr>
              <w:jc w:val="both"/>
            </w:pPr>
            <w: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AE059FF" w14:textId="77777777" w:rsidR="009D1437" w:rsidRPr="009372AD" w:rsidRDefault="009D1437" w:rsidP="00616EC4">
            <w:pPr>
              <w:jc w:val="both"/>
            </w:pPr>
            <w:r>
              <w:t>Có lỗi xảy ra</w:t>
            </w:r>
          </w:p>
        </w:tc>
        <w:tc>
          <w:tcPr>
            <w:tcW w:w="2515" w:type="dxa"/>
            <w:tcBorders>
              <w:top w:val="single" w:sz="4" w:space="0" w:color="2E74B5"/>
              <w:left w:val="single" w:sz="4" w:space="0" w:color="2E74B5"/>
              <w:bottom w:val="single" w:sz="4" w:space="0" w:color="2E74B5"/>
              <w:right w:val="single" w:sz="4" w:space="0" w:color="2E74B5"/>
            </w:tcBorders>
          </w:tcPr>
          <w:p w14:paraId="1BE96C5F" w14:textId="77777777" w:rsidR="009D1437" w:rsidRPr="009372AD" w:rsidRDefault="009D1437" w:rsidP="00616EC4">
            <w:pPr>
              <w:jc w:val="both"/>
            </w:pPr>
          </w:p>
        </w:tc>
      </w:tr>
      <w:tr w:rsidR="009D1437" w:rsidRPr="00660ABB" w14:paraId="12A08A58" w14:textId="77777777" w:rsidTr="00616EC4">
        <w:tc>
          <w:tcPr>
            <w:tcW w:w="1710" w:type="dxa"/>
            <w:tcBorders>
              <w:top w:val="single" w:sz="4" w:space="0" w:color="2E74B5"/>
              <w:left w:val="single" w:sz="4" w:space="0" w:color="2E74B5"/>
              <w:right w:val="single" w:sz="4" w:space="0" w:color="2E74B5"/>
            </w:tcBorders>
            <w:shd w:val="clear" w:color="auto" w:fill="auto"/>
          </w:tcPr>
          <w:p w14:paraId="4954599B" w14:textId="77777777" w:rsidR="009D1437" w:rsidRPr="009372AD" w:rsidRDefault="009D1437" w:rsidP="00616EC4">
            <w:pPr>
              <w:autoSpaceDE w:val="0"/>
              <w:autoSpaceDN w:val="0"/>
              <w:adjustRightInd w:val="0"/>
              <w:jc w:val="both"/>
            </w:pPr>
            <w:r>
              <w:t>OK:MD5_file</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3FE59A3" w14:textId="77777777" w:rsidR="009D1437" w:rsidRPr="009372AD" w:rsidRDefault="009D1437" w:rsidP="00616EC4">
            <w:pPr>
              <w:jc w:val="both"/>
            </w:pPr>
            <w:r w:rsidRPr="009372AD">
              <w:t xml:space="preserve">Trả về </w:t>
            </w:r>
            <w:r>
              <w:t>OK: Chỗi MD5 của file</w:t>
            </w:r>
          </w:p>
        </w:tc>
        <w:tc>
          <w:tcPr>
            <w:tcW w:w="2515" w:type="dxa"/>
            <w:tcBorders>
              <w:top w:val="single" w:sz="4" w:space="0" w:color="2E74B5"/>
              <w:left w:val="single" w:sz="4" w:space="0" w:color="2E74B5"/>
              <w:bottom w:val="single" w:sz="4" w:space="0" w:color="2E74B5"/>
              <w:right w:val="single" w:sz="4" w:space="0" w:color="2E74B5"/>
            </w:tcBorders>
          </w:tcPr>
          <w:p w14:paraId="0FC1A340" w14:textId="77777777" w:rsidR="009D1437" w:rsidRPr="009372AD" w:rsidRDefault="009D1437" w:rsidP="00616EC4">
            <w:pPr>
              <w:jc w:val="both"/>
            </w:pPr>
          </w:p>
        </w:tc>
      </w:tr>
    </w:tbl>
    <w:p w14:paraId="33E81F5F" w14:textId="77777777" w:rsidR="009D1437" w:rsidRDefault="009D1437" w:rsidP="00480762">
      <w:pPr>
        <w:pStyle w:val="Heading3"/>
      </w:pPr>
      <w:bookmarkStart w:id="83" w:name="_Toc198045320"/>
      <w:r>
        <w:t>Dowload file bảng kê của hóa đơn theo Fkey</w:t>
      </w:r>
      <w:bookmarkEnd w:id="83"/>
    </w:p>
    <w:p w14:paraId="6B084B56" w14:textId="77777777" w:rsidR="009D1437" w:rsidRDefault="009D1437" w:rsidP="009D1437">
      <w:r>
        <w:t>URL</w:t>
      </w:r>
    </w:p>
    <w:p w14:paraId="383F1B8D" w14:textId="77777777" w:rsidR="009D1437" w:rsidRPr="00814BD1" w:rsidRDefault="009D1437" w:rsidP="009D1437">
      <w:pPr>
        <w:ind w:firstLine="720"/>
      </w:pPr>
      <w:r w:rsidRPr="00814BD1">
        <w:t xml:space="preserve">string </w:t>
      </w:r>
      <w:r w:rsidRPr="00814BD1">
        <w:rPr>
          <w:color w:val="000000"/>
        </w:rPr>
        <w:t>GetFile(</w:t>
      </w:r>
      <w:r w:rsidRPr="00814BD1">
        <w:rPr>
          <w:color w:val="0000FF"/>
        </w:rPr>
        <w:t>string</w:t>
      </w:r>
      <w:r w:rsidRPr="00814BD1">
        <w:rPr>
          <w:color w:val="000000"/>
        </w:rPr>
        <w:t xml:space="preserve"> userName, </w:t>
      </w:r>
      <w:r w:rsidRPr="00814BD1">
        <w:rPr>
          <w:color w:val="0000FF"/>
        </w:rPr>
        <w:t>string</w:t>
      </w:r>
      <w:r w:rsidRPr="00814BD1">
        <w:rPr>
          <w:color w:val="000000"/>
        </w:rPr>
        <w:t xml:space="preserve"> userPass, </w:t>
      </w:r>
      <w:r w:rsidRPr="00814BD1">
        <w:rPr>
          <w:color w:val="0000FF"/>
        </w:rPr>
        <w:t>string</w:t>
      </w:r>
      <w:r w:rsidRPr="00814BD1">
        <w:rPr>
          <w:color w:val="000000"/>
        </w:rPr>
        <w:t xml:space="preserve"> fkey, </w:t>
      </w:r>
      <w:r w:rsidRPr="00814BD1">
        <w:rPr>
          <w:color w:val="0000FF"/>
        </w:rPr>
        <w:t>string</w:t>
      </w:r>
      <w:r w:rsidRPr="00814BD1">
        <w:rPr>
          <w:color w:val="000000"/>
        </w:rPr>
        <w:t xml:space="preserve"> pattern)</w:t>
      </w:r>
    </w:p>
    <w:p w14:paraId="6810CD0F" w14:textId="77777777" w:rsidR="009D1437" w:rsidRPr="004A4DD9" w:rsidRDefault="009D1437" w:rsidP="009D1437">
      <w:pPr>
        <w:ind w:left="720"/>
        <w:jc w:val="both"/>
      </w:pPr>
    </w:p>
    <w:p w14:paraId="6797944F" w14:textId="77777777" w:rsidR="009D1437" w:rsidRPr="00593BE8" w:rsidRDefault="009D1437" w:rsidP="009D1437">
      <w:pPr>
        <w:pStyle w:val="N"/>
      </w:pPr>
      <w:r w:rsidRPr="00593BE8">
        <w:t>DESCRIPTION</w:t>
      </w:r>
    </w:p>
    <w:p w14:paraId="3D218F10" w14:textId="77777777" w:rsidR="009D1437" w:rsidRDefault="009D1437" w:rsidP="009D1437">
      <w:pPr>
        <w:pStyle w:val="N"/>
      </w:pPr>
      <w:r>
        <w:tab/>
        <w:t>Đây là web service thực hiện tải file bảng kê của hóa đơn theo fkey.</w:t>
      </w:r>
    </w:p>
    <w:p w14:paraId="4B7A3606" w14:textId="77777777" w:rsidR="009D1437" w:rsidRPr="00007702" w:rsidRDefault="009D1437" w:rsidP="009D1437">
      <w:pPr>
        <w:pStyle w:val="N"/>
      </w:pPr>
      <w:r w:rsidRPr="00663B3E">
        <w:t>HTTP METHOD</w:t>
      </w:r>
    </w:p>
    <w:p w14:paraId="2A775C86" w14:textId="77777777" w:rsidR="009D1437" w:rsidRPr="00007702" w:rsidRDefault="009D1437" w:rsidP="009D1437">
      <w:pPr>
        <w:pStyle w:val="N"/>
        <w:rPr>
          <w:b/>
        </w:rPr>
      </w:pPr>
      <w:r>
        <w:tab/>
      </w:r>
      <w:r w:rsidRPr="00610AFD">
        <w:t>POST</w:t>
      </w:r>
    </w:p>
    <w:p w14:paraId="40253A13" w14:textId="77777777" w:rsidR="009D1437" w:rsidRPr="00610AFD" w:rsidRDefault="009D1437" w:rsidP="009D1437">
      <w:pPr>
        <w:pStyle w:val="N"/>
      </w:pPr>
      <w:r w:rsidRPr="00610AFD">
        <w:t>REQUEST BODY</w:t>
      </w:r>
    </w:p>
    <w:p w14:paraId="6F31C9FC" w14:textId="77777777" w:rsidR="009D1437" w:rsidRPr="009B09DE" w:rsidRDefault="009D1437" w:rsidP="009D1437">
      <w:pPr>
        <w:pStyle w:val="ListParagraph"/>
        <w:numPr>
          <w:ilvl w:val="0"/>
          <w:numId w:val="2"/>
        </w:numPr>
        <w:spacing w:after="0" w:line="360" w:lineRule="auto"/>
        <w:ind w:left="1080"/>
        <w:jc w:val="both"/>
        <w:rPr>
          <w:rFonts w:eastAsia="Calibri"/>
          <w:b/>
          <w:u w:val="single"/>
        </w:rPr>
      </w:pPr>
      <w:r w:rsidRPr="00A92A56">
        <w:rPr>
          <w:b/>
          <w:color w:val="000000"/>
        </w:rPr>
        <w:t>userName</w:t>
      </w:r>
      <w:r w:rsidRPr="009372AD">
        <w:rPr>
          <w:rFonts w:eastAsia="Calibri"/>
          <w:b/>
        </w:rPr>
        <w:t>/</w:t>
      </w:r>
      <w:r w:rsidRPr="00A92A56">
        <w:rPr>
          <w:b/>
          <w:color w:val="000000"/>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641EB5A4" w14:textId="77777777" w:rsidR="009D1437" w:rsidRPr="00FA61F0" w:rsidRDefault="009D1437" w:rsidP="009D1437">
      <w:pPr>
        <w:pStyle w:val="ListParagraph"/>
        <w:numPr>
          <w:ilvl w:val="0"/>
          <w:numId w:val="2"/>
        </w:numPr>
        <w:spacing w:after="0" w:line="360" w:lineRule="auto"/>
        <w:ind w:left="1080"/>
        <w:jc w:val="both"/>
        <w:rPr>
          <w:rFonts w:eastAsia="Calibri"/>
          <w:b/>
          <w:u w:val="single"/>
        </w:rPr>
      </w:pPr>
      <w:r w:rsidRPr="00A92A56">
        <w:rPr>
          <w:b/>
          <w:color w:val="000000"/>
        </w:rPr>
        <w:t>fkey</w:t>
      </w:r>
      <w:r w:rsidRPr="004720D2">
        <w:rPr>
          <w:rFonts w:eastAsia="Calibri"/>
          <w:b/>
        </w:rPr>
        <w:t xml:space="preserve">:  </w:t>
      </w:r>
      <w:r>
        <w:rPr>
          <w:rFonts w:eastAsia="Calibri"/>
        </w:rPr>
        <w:t>Fkey của hóa đơn</w:t>
      </w:r>
    </w:p>
    <w:p w14:paraId="092B4067" w14:textId="77777777" w:rsidR="009D1437" w:rsidRPr="00E009AD" w:rsidRDefault="009D1437" w:rsidP="009D1437">
      <w:pPr>
        <w:pStyle w:val="ListParagraph"/>
        <w:numPr>
          <w:ilvl w:val="0"/>
          <w:numId w:val="2"/>
        </w:numPr>
        <w:spacing w:after="0" w:line="360" w:lineRule="auto"/>
        <w:ind w:left="1080"/>
        <w:jc w:val="both"/>
        <w:rPr>
          <w:rFonts w:eastAsia="Calibri"/>
          <w:b/>
        </w:rPr>
      </w:pPr>
      <w:r>
        <w:rPr>
          <w:b/>
        </w:rPr>
        <w:t>p</w:t>
      </w:r>
      <w:r w:rsidRPr="006479A0">
        <w:rPr>
          <w:b/>
        </w:rPr>
        <w:t>attern</w:t>
      </w:r>
      <w:r>
        <w:t>: Mẫu số</w:t>
      </w:r>
    </w:p>
    <w:p w14:paraId="5B527181" w14:textId="77777777" w:rsidR="009D1437" w:rsidRDefault="009D1437" w:rsidP="009D1437">
      <w:pPr>
        <w:spacing w:line="360" w:lineRule="auto"/>
        <w:jc w:val="both"/>
        <w:rPr>
          <w:rFonts w:eastAsia="Calibri"/>
          <w:b/>
          <w:u w:val="single"/>
        </w:rPr>
      </w:pPr>
    </w:p>
    <w:p w14:paraId="04D943A6" w14:textId="77777777" w:rsidR="009D1437" w:rsidRPr="00C52072" w:rsidRDefault="009D1437" w:rsidP="009D1437">
      <w:pPr>
        <w:pStyle w:val="N"/>
      </w:pPr>
      <w:r w:rsidRPr="00CA654D">
        <w:lastRenderedPageBreak/>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6BCCA5C3"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1E04EC5B"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3DEC299D"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28053B9C" w14:textId="77777777" w:rsidR="009D1437" w:rsidRPr="00660ABB" w:rsidRDefault="009D1437" w:rsidP="00616EC4">
            <w:pPr>
              <w:pStyle w:val="ListParagraph"/>
            </w:pPr>
            <w:r>
              <w:t>Ghi chú</w:t>
            </w:r>
          </w:p>
        </w:tc>
      </w:tr>
      <w:tr w:rsidR="009D1437" w:rsidRPr="00660ABB" w14:paraId="69145732" w14:textId="77777777" w:rsidTr="00616EC4">
        <w:tc>
          <w:tcPr>
            <w:tcW w:w="1710" w:type="dxa"/>
            <w:tcBorders>
              <w:top w:val="single" w:sz="4" w:space="0" w:color="2E74B5"/>
              <w:left w:val="single" w:sz="4" w:space="0" w:color="2E74B5"/>
              <w:right w:val="single" w:sz="4" w:space="0" w:color="2E74B5"/>
            </w:tcBorders>
            <w:shd w:val="clear" w:color="auto" w:fill="auto"/>
          </w:tcPr>
          <w:p w14:paraId="25001EBB"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0A7AD33"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0BAC3906" w14:textId="77777777" w:rsidR="009D1437" w:rsidRPr="009372AD" w:rsidRDefault="009D1437" w:rsidP="00616EC4">
            <w:pPr>
              <w:pStyle w:val="ListParagraph"/>
              <w:ind w:left="0"/>
              <w:jc w:val="both"/>
            </w:pPr>
          </w:p>
        </w:tc>
      </w:tr>
      <w:tr w:rsidR="009D1437" w:rsidRPr="00660ABB" w14:paraId="722E05EB" w14:textId="77777777" w:rsidTr="00616EC4">
        <w:tc>
          <w:tcPr>
            <w:tcW w:w="1710" w:type="dxa"/>
            <w:tcBorders>
              <w:top w:val="single" w:sz="4" w:space="0" w:color="2E74B5"/>
              <w:left w:val="single" w:sz="4" w:space="0" w:color="2E74B5"/>
              <w:right w:val="single" w:sz="4" w:space="0" w:color="2E74B5"/>
            </w:tcBorders>
            <w:shd w:val="clear" w:color="auto" w:fill="auto"/>
          </w:tcPr>
          <w:p w14:paraId="4C6205F6" w14:textId="77777777" w:rsidR="009D1437" w:rsidRDefault="009D1437" w:rsidP="00616EC4">
            <w:pPr>
              <w:jc w:val="both"/>
            </w:pPr>
            <w: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78B7E50" w14:textId="77777777" w:rsidR="009D1437" w:rsidRDefault="009D1437" w:rsidP="00616EC4">
            <w:pPr>
              <w:jc w:val="both"/>
            </w:pPr>
            <w:r>
              <w:t>Không tìm thấy hóa đơn với Fkey truyền vào</w:t>
            </w:r>
          </w:p>
        </w:tc>
        <w:tc>
          <w:tcPr>
            <w:tcW w:w="2515" w:type="dxa"/>
            <w:tcBorders>
              <w:top w:val="single" w:sz="4" w:space="0" w:color="2E74B5"/>
              <w:left w:val="single" w:sz="4" w:space="0" w:color="2E74B5"/>
              <w:bottom w:val="single" w:sz="4" w:space="0" w:color="2E74B5"/>
              <w:right w:val="single" w:sz="4" w:space="0" w:color="2E74B5"/>
            </w:tcBorders>
          </w:tcPr>
          <w:p w14:paraId="6D79BBFF" w14:textId="77777777" w:rsidR="009D1437" w:rsidRPr="009372AD" w:rsidRDefault="009D1437" w:rsidP="00616EC4">
            <w:pPr>
              <w:jc w:val="both"/>
            </w:pPr>
          </w:p>
        </w:tc>
      </w:tr>
      <w:tr w:rsidR="009D1437" w:rsidRPr="00660ABB" w14:paraId="21870B21" w14:textId="77777777" w:rsidTr="00616EC4">
        <w:trPr>
          <w:trHeight w:val="728"/>
        </w:trPr>
        <w:tc>
          <w:tcPr>
            <w:tcW w:w="1710" w:type="dxa"/>
            <w:tcBorders>
              <w:top w:val="single" w:sz="4" w:space="0" w:color="2E74B5"/>
              <w:left w:val="single" w:sz="4" w:space="0" w:color="2E74B5"/>
              <w:right w:val="single" w:sz="4" w:space="0" w:color="2E74B5"/>
            </w:tcBorders>
            <w:shd w:val="clear" w:color="auto" w:fill="auto"/>
          </w:tcPr>
          <w:p w14:paraId="6AA5F1F1" w14:textId="77777777" w:rsidR="009D1437" w:rsidRPr="009372AD" w:rsidRDefault="009D1437" w:rsidP="00616EC4">
            <w:pPr>
              <w:autoSpaceDE w:val="0"/>
              <w:autoSpaceDN w:val="0"/>
              <w:adjustRightInd w:val="0"/>
              <w:jc w:val="both"/>
            </w:pPr>
            <w: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B3FA834" w14:textId="77777777" w:rsidR="009D1437" w:rsidRPr="009372AD" w:rsidRDefault="009D1437" w:rsidP="00616EC4">
            <w:pPr>
              <w:pStyle w:val="ListParagraph"/>
              <w:ind w:left="0"/>
              <w:jc w:val="both"/>
            </w:pPr>
            <w:r>
              <w:t>Không tìm thấy công ty</w:t>
            </w:r>
          </w:p>
        </w:tc>
        <w:tc>
          <w:tcPr>
            <w:tcW w:w="2515" w:type="dxa"/>
            <w:tcBorders>
              <w:top w:val="single" w:sz="4" w:space="0" w:color="2E74B5"/>
              <w:left w:val="single" w:sz="4" w:space="0" w:color="2E74B5"/>
              <w:bottom w:val="single" w:sz="4" w:space="0" w:color="2E74B5"/>
              <w:right w:val="single" w:sz="4" w:space="0" w:color="2E74B5"/>
            </w:tcBorders>
          </w:tcPr>
          <w:p w14:paraId="5424C42E" w14:textId="77777777" w:rsidR="009D1437" w:rsidRPr="009372AD" w:rsidRDefault="009D1437" w:rsidP="00616EC4">
            <w:pPr>
              <w:pStyle w:val="ListParagraph"/>
              <w:ind w:left="0"/>
              <w:jc w:val="both"/>
            </w:pPr>
          </w:p>
        </w:tc>
      </w:tr>
      <w:tr w:rsidR="009D1437" w:rsidRPr="00660ABB" w14:paraId="194AFFD8" w14:textId="77777777" w:rsidTr="00616EC4">
        <w:tc>
          <w:tcPr>
            <w:tcW w:w="1710" w:type="dxa"/>
            <w:tcBorders>
              <w:top w:val="single" w:sz="4" w:space="0" w:color="2E74B5"/>
              <w:left w:val="single" w:sz="4" w:space="0" w:color="2E74B5"/>
              <w:right w:val="single" w:sz="4" w:space="0" w:color="2E74B5"/>
            </w:tcBorders>
            <w:shd w:val="clear" w:color="auto" w:fill="auto"/>
          </w:tcPr>
          <w:p w14:paraId="54C2B27A" w14:textId="77777777" w:rsidR="009D1437" w:rsidRPr="009372AD" w:rsidRDefault="009D1437" w:rsidP="00616EC4">
            <w:pPr>
              <w:jc w:val="both"/>
            </w:pPr>
            <w: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C45C2B8" w14:textId="77777777" w:rsidR="009D1437" w:rsidRPr="009372AD" w:rsidRDefault="009D1437" w:rsidP="00616EC4">
            <w:pPr>
              <w:jc w:val="both"/>
            </w:pPr>
            <w:r>
              <w:t>Hóa đơn không có file đính kèm</w:t>
            </w:r>
          </w:p>
        </w:tc>
        <w:tc>
          <w:tcPr>
            <w:tcW w:w="2515" w:type="dxa"/>
            <w:tcBorders>
              <w:top w:val="single" w:sz="4" w:space="0" w:color="2E74B5"/>
              <w:left w:val="single" w:sz="4" w:space="0" w:color="2E74B5"/>
              <w:bottom w:val="single" w:sz="4" w:space="0" w:color="2E74B5"/>
              <w:right w:val="single" w:sz="4" w:space="0" w:color="2E74B5"/>
            </w:tcBorders>
          </w:tcPr>
          <w:p w14:paraId="2B4BE2DD" w14:textId="77777777" w:rsidR="009D1437" w:rsidRPr="009372AD" w:rsidRDefault="009D1437" w:rsidP="00616EC4">
            <w:pPr>
              <w:jc w:val="both"/>
            </w:pPr>
          </w:p>
        </w:tc>
      </w:tr>
      <w:tr w:rsidR="009D1437" w:rsidRPr="00660ABB" w14:paraId="7D9E94A8"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D45C6DA" w14:textId="77777777" w:rsidR="009D1437" w:rsidRPr="009372AD" w:rsidRDefault="009D1437" w:rsidP="00616EC4">
            <w:pPr>
              <w:jc w:val="both"/>
            </w:pPr>
            <w: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8EA7AAE" w14:textId="77777777" w:rsidR="009D1437" w:rsidRPr="009372AD" w:rsidRDefault="009D1437" w:rsidP="00616EC4">
            <w:pPr>
              <w:jc w:val="both"/>
            </w:pPr>
            <w:r>
              <w:t>Có lỗi xảy ra khi thực hiện tải file</w:t>
            </w:r>
          </w:p>
        </w:tc>
        <w:tc>
          <w:tcPr>
            <w:tcW w:w="2515" w:type="dxa"/>
            <w:tcBorders>
              <w:top w:val="single" w:sz="4" w:space="0" w:color="2E74B5"/>
              <w:left w:val="single" w:sz="4" w:space="0" w:color="2E74B5"/>
              <w:bottom w:val="single" w:sz="4" w:space="0" w:color="2E74B5"/>
              <w:right w:val="single" w:sz="4" w:space="0" w:color="2E74B5"/>
            </w:tcBorders>
          </w:tcPr>
          <w:p w14:paraId="467124D3" w14:textId="77777777" w:rsidR="009D1437" w:rsidRPr="009372AD" w:rsidRDefault="009D1437" w:rsidP="00616EC4">
            <w:pPr>
              <w:jc w:val="both"/>
            </w:pPr>
          </w:p>
        </w:tc>
      </w:tr>
      <w:tr w:rsidR="009D1437" w:rsidRPr="00660ABB" w14:paraId="6ACB5AA8"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7B9E159" w14:textId="77777777" w:rsidR="009D1437" w:rsidRDefault="009D1437" w:rsidP="00616EC4">
            <w:pPr>
              <w:jc w:val="both"/>
            </w:pPr>
            <w:r>
              <w:t>Chuỗi base64</w:t>
            </w:r>
          </w:p>
          <w:p w14:paraId="4106F7F6"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3637009" w14:textId="77777777" w:rsidR="009D1437" w:rsidRPr="004A4DD9" w:rsidRDefault="009D1437" w:rsidP="00616EC4">
            <w:pPr>
              <w:jc w:val="both"/>
            </w:pPr>
            <w:r>
              <w:t>Trả về chuỗi base64 tương ứng với file.</w:t>
            </w:r>
          </w:p>
        </w:tc>
        <w:tc>
          <w:tcPr>
            <w:tcW w:w="2515" w:type="dxa"/>
            <w:tcBorders>
              <w:top w:val="single" w:sz="4" w:space="0" w:color="2E74B5"/>
              <w:left w:val="single" w:sz="4" w:space="0" w:color="2E74B5"/>
              <w:bottom w:val="single" w:sz="4" w:space="0" w:color="2E74B5"/>
              <w:right w:val="single" w:sz="4" w:space="0" w:color="2E74B5"/>
            </w:tcBorders>
          </w:tcPr>
          <w:p w14:paraId="58CDD0AD" w14:textId="77777777" w:rsidR="009D1437" w:rsidRPr="004A4DD9" w:rsidRDefault="009D1437" w:rsidP="00616EC4">
            <w:pPr>
              <w:jc w:val="both"/>
            </w:pPr>
          </w:p>
        </w:tc>
      </w:tr>
    </w:tbl>
    <w:p w14:paraId="1661C8C2" w14:textId="77777777" w:rsidR="009D1437" w:rsidRDefault="009D1437" w:rsidP="009D1437">
      <w:pPr>
        <w:rPr>
          <w:lang w:eastAsia="x-none"/>
        </w:rPr>
      </w:pPr>
    </w:p>
    <w:p w14:paraId="405F7957" w14:textId="77777777" w:rsidR="009D1437" w:rsidRDefault="009D1437" w:rsidP="00480762">
      <w:pPr>
        <w:pStyle w:val="Heading3"/>
      </w:pPr>
      <w:bookmarkStart w:id="84" w:name="_Toc198045321"/>
      <w:r>
        <w:t>Điều chỉnh nhiều hóa đơn</w:t>
      </w:r>
      <w:bookmarkEnd w:id="84"/>
    </w:p>
    <w:p w14:paraId="29BEE7A8" w14:textId="77777777" w:rsidR="009D1437" w:rsidRDefault="009D1437" w:rsidP="009D1437">
      <w:r>
        <w:t>URL</w:t>
      </w:r>
    </w:p>
    <w:p w14:paraId="1BC9E4D6" w14:textId="77777777" w:rsidR="009D1437" w:rsidRPr="00B0536A" w:rsidRDefault="009D1437" w:rsidP="009D1437">
      <w:pPr>
        <w:ind w:firstLine="720"/>
      </w:pPr>
      <w:r w:rsidRPr="00C814A1">
        <w:t>string</w:t>
      </w:r>
      <w:r>
        <w:t xml:space="preserve"> </w:t>
      </w:r>
      <w:r w:rsidRPr="00AD10E6">
        <w:rPr>
          <w:b/>
          <w:bCs/>
        </w:rPr>
        <w:t>AdjustInvoiceMulti</w:t>
      </w:r>
      <w:r w:rsidRPr="004E7660">
        <w:rPr>
          <w:b/>
          <w:bCs/>
        </w:rPr>
        <w:t xml:space="preserve"> </w:t>
      </w:r>
      <w:r w:rsidRPr="0052602C">
        <w:t>(string Account, string ACpass, string xmlInvData, string username, string pass, string fkeys, string AttachFile, int? convert, string pattern = null, string serial = null)</w:t>
      </w:r>
      <w:r w:rsidRPr="00A8392A">
        <w:t xml:space="preserve"> </w:t>
      </w:r>
    </w:p>
    <w:p w14:paraId="2B5CA030" w14:textId="77777777" w:rsidR="009D1437" w:rsidRPr="004A4DD9" w:rsidRDefault="009D1437" w:rsidP="009D1437">
      <w:pPr>
        <w:ind w:left="720"/>
        <w:jc w:val="both"/>
      </w:pPr>
    </w:p>
    <w:p w14:paraId="1B7A1EFE" w14:textId="77777777" w:rsidR="009D1437" w:rsidRPr="00593BE8" w:rsidRDefault="009D1437" w:rsidP="009D1437">
      <w:pPr>
        <w:pStyle w:val="N"/>
      </w:pPr>
      <w:r w:rsidRPr="00593BE8">
        <w:t>DESCRIPTION</w:t>
      </w:r>
    </w:p>
    <w:p w14:paraId="3703A9AD" w14:textId="77777777" w:rsidR="009D1437" w:rsidRDefault="009D1437" w:rsidP="009D1437">
      <w:pPr>
        <w:pStyle w:val="N"/>
      </w:pPr>
      <w:r>
        <w:tab/>
        <w:t>Đây là web service thực hiện điều chỉnh nhiều hóa đơn cùng lúc.</w:t>
      </w:r>
    </w:p>
    <w:p w14:paraId="22911C8E" w14:textId="77777777" w:rsidR="009D1437" w:rsidRPr="00007702" w:rsidRDefault="009D1437" w:rsidP="009D1437">
      <w:pPr>
        <w:pStyle w:val="N"/>
      </w:pPr>
      <w:r w:rsidRPr="00663B3E">
        <w:t>HTTP METHOD</w:t>
      </w:r>
    </w:p>
    <w:p w14:paraId="34012ABC" w14:textId="77777777" w:rsidR="009D1437" w:rsidRPr="00007702" w:rsidRDefault="009D1437" w:rsidP="009D1437">
      <w:pPr>
        <w:pStyle w:val="N"/>
        <w:rPr>
          <w:b/>
        </w:rPr>
      </w:pPr>
      <w:r>
        <w:tab/>
      </w:r>
      <w:r w:rsidRPr="00610AFD">
        <w:t>POST</w:t>
      </w:r>
    </w:p>
    <w:p w14:paraId="2BD13C26" w14:textId="77777777" w:rsidR="009D1437" w:rsidRPr="00610AFD" w:rsidRDefault="009D1437" w:rsidP="009D1437">
      <w:pPr>
        <w:pStyle w:val="N"/>
      </w:pPr>
      <w:r w:rsidRPr="00610AFD">
        <w:t>REQUEST BODY</w:t>
      </w:r>
    </w:p>
    <w:p w14:paraId="14FD4D15"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5482D8D9"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Pr>
          <w:rFonts w:eastAsia="Calibri"/>
          <w:b/>
        </w:rPr>
        <w:t>Account/ACPass</w:t>
      </w:r>
      <w:r w:rsidRPr="004720D2">
        <w:rPr>
          <w:rFonts w:eastAsia="Calibri"/>
          <w:b/>
        </w:rPr>
        <w:t xml:space="preserve">:  </w:t>
      </w:r>
      <w:r w:rsidRPr="004720D2">
        <w:rPr>
          <w:rFonts w:eastAsia="Calibri"/>
        </w:rPr>
        <w:t>Tài khoản được cấp phát cho nhân viên gọi lệnh phát hành hóa đơn</w:t>
      </w:r>
    </w:p>
    <w:p w14:paraId="3AC5DBD7"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String XML dữ liệu hóa đơn điều chỉnh</w:t>
      </w:r>
    </w:p>
    <w:p w14:paraId="538FAD3B" w14:textId="77777777" w:rsidR="009D1437" w:rsidRPr="00CF2FC3" w:rsidRDefault="009D1437" w:rsidP="009D1437">
      <w:pPr>
        <w:pStyle w:val="ListParagraph"/>
        <w:numPr>
          <w:ilvl w:val="0"/>
          <w:numId w:val="2"/>
        </w:numPr>
        <w:spacing w:after="0" w:line="360" w:lineRule="auto"/>
        <w:ind w:left="1080"/>
        <w:jc w:val="both"/>
        <w:rPr>
          <w:rFonts w:eastAsia="Calibri"/>
          <w:b/>
        </w:rPr>
      </w:pPr>
      <w:r>
        <w:rPr>
          <w:rFonts w:eastAsia="Calibri"/>
          <w:b/>
        </w:rPr>
        <w:t xml:space="preserve">fkeys: </w:t>
      </w:r>
      <w:r>
        <w:rPr>
          <w:rFonts w:eastAsia="Calibri"/>
        </w:rPr>
        <w:t>Danh sách chuỗi fkey xác định các hóa đơn cần điều chỉnh</w:t>
      </w:r>
    </w:p>
    <w:p w14:paraId="49F5A060" w14:textId="77777777" w:rsidR="009D1437" w:rsidRPr="00E009AD" w:rsidRDefault="009D1437" w:rsidP="009D143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6F166AF3" w14:textId="77777777" w:rsidR="009D1437" w:rsidRPr="00E009AD" w:rsidRDefault="009D1437" w:rsidP="009D1437">
      <w:pPr>
        <w:pStyle w:val="ListParagraph"/>
        <w:numPr>
          <w:ilvl w:val="0"/>
          <w:numId w:val="2"/>
        </w:numPr>
        <w:spacing w:after="0" w:line="360" w:lineRule="auto"/>
        <w:ind w:left="1080"/>
        <w:jc w:val="both"/>
        <w:rPr>
          <w:rFonts w:eastAsia="Calibri"/>
          <w:b/>
        </w:rPr>
      </w:pPr>
      <w:r w:rsidRPr="006479A0">
        <w:rPr>
          <w:b/>
        </w:rPr>
        <w:t>Pattern</w:t>
      </w:r>
      <w:r>
        <w:t>: Mẫu số</w:t>
      </w:r>
    </w:p>
    <w:p w14:paraId="4A11D195" w14:textId="77777777" w:rsidR="009D1437" w:rsidRDefault="009D1437" w:rsidP="009D1437">
      <w:pPr>
        <w:pStyle w:val="ListParagraph"/>
        <w:numPr>
          <w:ilvl w:val="0"/>
          <w:numId w:val="2"/>
        </w:numPr>
        <w:spacing w:after="0" w:line="360" w:lineRule="auto"/>
        <w:ind w:left="1080"/>
        <w:jc w:val="both"/>
        <w:rPr>
          <w:rFonts w:eastAsia="Calibri"/>
          <w:b/>
          <w:u w:val="single"/>
        </w:rPr>
      </w:pPr>
      <w:r w:rsidRPr="006479A0">
        <w:rPr>
          <w:b/>
        </w:rPr>
        <w:t>Serial</w:t>
      </w:r>
      <w:r>
        <w:t xml:space="preserve">: Ký hiệu </w:t>
      </w:r>
    </w:p>
    <w:p w14:paraId="28A20AC9"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08D34356"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6B8489B3"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56A37935"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586DD6B8" w14:textId="77777777" w:rsidR="009D1437" w:rsidRPr="00660ABB" w:rsidRDefault="009D1437" w:rsidP="00616EC4">
            <w:pPr>
              <w:pStyle w:val="ListParagraph"/>
            </w:pPr>
            <w:r>
              <w:t>Ghi chú</w:t>
            </w:r>
          </w:p>
        </w:tc>
      </w:tr>
      <w:tr w:rsidR="009D1437" w:rsidRPr="00660ABB" w14:paraId="64FB58F7" w14:textId="77777777" w:rsidTr="00616EC4">
        <w:tc>
          <w:tcPr>
            <w:tcW w:w="1710" w:type="dxa"/>
            <w:tcBorders>
              <w:top w:val="single" w:sz="4" w:space="0" w:color="2E74B5"/>
              <w:left w:val="single" w:sz="4" w:space="0" w:color="2E74B5"/>
              <w:right w:val="single" w:sz="4" w:space="0" w:color="2E74B5"/>
            </w:tcBorders>
            <w:shd w:val="clear" w:color="auto" w:fill="auto"/>
          </w:tcPr>
          <w:p w14:paraId="2BCB02B3" w14:textId="77777777" w:rsidR="009D1437" w:rsidRPr="009372AD" w:rsidRDefault="009D1437" w:rsidP="00616EC4">
            <w:pPr>
              <w:autoSpaceDE w:val="0"/>
              <w:autoSpaceDN w:val="0"/>
              <w:adjustRightInd w:val="0"/>
              <w:jc w:val="both"/>
              <w:rPr>
                <w:sz w:val="19"/>
                <w:szCs w:val="19"/>
              </w:rPr>
            </w:pPr>
            <w:r w:rsidRPr="009372AD">
              <w:lastRenderedPageBreak/>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633594E"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1AF5DBBB" w14:textId="77777777" w:rsidR="009D1437" w:rsidRPr="009372AD" w:rsidRDefault="009D1437" w:rsidP="00616EC4">
            <w:pPr>
              <w:pStyle w:val="ListParagraph"/>
              <w:ind w:left="0"/>
              <w:jc w:val="both"/>
            </w:pPr>
          </w:p>
        </w:tc>
      </w:tr>
      <w:tr w:rsidR="009D1437" w:rsidRPr="00660ABB" w14:paraId="7E1697F7" w14:textId="77777777" w:rsidTr="00616EC4">
        <w:tc>
          <w:tcPr>
            <w:tcW w:w="1710" w:type="dxa"/>
            <w:tcBorders>
              <w:top w:val="single" w:sz="4" w:space="0" w:color="2E74B5"/>
              <w:left w:val="single" w:sz="4" w:space="0" w:color="2E74B5"/>
              <w:right w:val="single" w:sz="4" w:space="0" w:color="2E74B5"/>
            </w:tcBorders>
            <w:shd w:val="clear" w:color="auto" w:fill="auto"/>
          </w:tcPr>
          <w:p w14:paraId="1990F93D" w14:textId="77777777" w:rsidR="009D1437" w:rsidRPr="009372AD" w:rsidRDefault="009D1437" w:rsidP="00616EC4">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9B65626" w14:textId="77777777" w:rsidR="009D1437" w:rsidRPr="009372AD" w:rsidRDefault="009D1437" w:rsidP="00616EC4">
            <w:pPr>
              <w:rPr>
                <w:rFonts w:eastAsia="Calibri"/>
              </w:rPr>
            </w:pPr>
            <w:r w:rsidRPr="009372AD">
              <w:rPr>
                <w:rFonts w:eastAsia="Calibri"/>
              </w:rPr>
              <w:t>Hóa đơn cần điều chỉnh không tồn tại</w:t>
            </w:r>
          </w:p>
        </w:tc>
        <w:tc>
          <w:tcPr>
            <w:tcW w:w="2515" w:type="dxa"/>
            <w:tcBorders>
              <w:top w:val="single" w:sz="4" w:space="0" w:color="2E74B5"/>
              <w:left w:val="single" w:sz="4" w:space="0" w:color="2E74B5"/>
              <w:bottom w:val="single" w:sz="4" w:space="0" w:color="2E74B5"/>
              <w:right w:val="single" w:sz="4" w:space="0" w:color="2E74B5"/>
            </w:tcBorders>
          </w:tcPr>
          <w:p w14:paraId="1313EA77" w14:textId="77777777" w:rsidR="009D1437" w:rsidRPr="009372AD" w:rsidRDefault="009D1437" w:rsidP="00616EC4">
            <w:pPr>
              <w:pStyle w:val="ListParagraph"/>
              <w:ind w:left="0"/>
              <w:jc w:val="both"/>
            </w:pPr>
          </w:p>
        </w:tc>
      </w:tr>
      <w:tr w:rsidR="009D1437" w:rsidRPr="00660ABB" w14:paraId="4F25B1AB" w14:textId="77777777" w:rsidTr="00616EC4">
        <w:trPr>
          <w:trHeight w:val="728"/>
        </w:trPr>
        <w:tc>
          <w:tcPr>
            <w:tcW w:w="1710" w:type="dxa"/>
            <w:tcBorders>
              <w:top w:val="single" w:sz="4" w:space="0" w:color="2E74B5"/>
              <w:left w:val="single" w:sz="4" w:space="0" w:color="2E74B5"/>
              <w:right w:val="single" w:sz="4" w:space="0" w:color="2E74B5"/>
            </w:tcBorders>
            <w:shd w:val="clear" w:color="auto" w:fill="auto"/>
          </w:tcPr>
          <w:p w14:paraId="43D0DC89" w14:textId="77777777" w:rsidR="009D1437" w:rsidRPr="009372AD" w:rsidRDefault="009D1437" w:rsidP="00616EC4">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EA94CB6" w14:textId="77777777" w:rsidR="009D1437" w:rsidRPr="009372AD" w:rsidRDefault="009D1437" w:rsidP="00616EC4">
            <w:pPr>
              <w:rPr>
                <w:rFonts w:eastAsia="Calibri"/>
              </w:rPr>
            </w:pPr>
            <w:r w:rsidRPr="009372AD">
              <w:rPr>
                <w:rFonts w:eastAsia="Calibri"/>
              </w:rPr>
              <w:t>Dữ liệu xml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7FF0ACE4" w14:textId="77777777" w:rsidR="009D1437" w:rsidRPr="009372AD" w:rsidRDefault="009D1437" w:rsidP="00616EC4">
            <w:pPr>
              <w:pStyle w:val="ListParagraph"/>
              <w:ind w:left="0"/>
              <w:jc w:val="both"/>
            </w:pPr>
          </w:p>
        </w:tc>
      </w:tr>
      <w:tr w:rsidR="009D1437" w:rsidRPr="00660ABB" w14:paraId="39C9AAD4" w14:textId="77777777" w:rsidTr="00616EC4">
        <w:tc>
          <w:tcPr>
            <w:tcW w:w="1710" w:type="dxa"/>
            <w:tcBorders>
              <w:top w:val="single" w:sz="4" w:space="0" w:color="2E74B5"/>
              <w:left w:val="single" w:sz="4" w:space="0" w:color="2E74B5"/>
              <w:right w:val="single" w:sz="4" w:space="0" w:color="2E74B5"/>
            </w:tcBorders>
            <w:shd w:val="clear" w:color="auto" w:fill="auto"/>
          </w:tcPr>
          <w:p w14:paraId="741DDD49" w14:textId="77777777" w:rsidR="009D1437" w:rsidRPr="009372AD" w:rsidRDefault="009D1437" w:rsidP="00616EC4">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8BF3680" w14:textId="77777777" w:rsidR="009D1437" w:rsidRPr="009372AD" w:rsidRDefault="009D1437" w:rsidP="00616EC4">
            <w:pPr>
              <w:rPr>
                <w:rFonts w:eastAsia="Calibri"/>
              </w:rPr>
            </w:pPr>
            <w:r>
              <w:rPr>
                <w:rFonts w:eastAsia="Calibri"/>
              </w:rPr>
              <w:t>Không phát hành được hóa đơn</w:t>
            </w:r>
          </w:p>
        </w:tc>
        <w:tc>
          <w:tcPr>
            <w:tcW w:w="2515" w:type="dxa"/>
            <w:tcBorders>
              <w:top w:val="single" w:sz="4" w:space="0" w:color="2E74B5"/>
              <w:left w:val="single" w:sz="4" w:space="0" w:color="2E74B5"/>
              <w:bottom w:val="single" w:sz="4" w:space="0" w:color="2E74B5"/>
              <w:right w:val="single" w:sz="4" w:space="0" w:color="2E74B5"/>
            </w:tcBorders>
          </w:tcPr>
          <w:p w14:paraId="1A9AA571" w14:textId="77777777" w:rsidR="009D1437" w:rsidRPr="009372AD" w:rsidRDefault="009D1437" w:rsidP="00616EC4">
            <w:pPr>
              <w:pStyle w:val="ListParagraph"/>
              <w:ind w:left="0"/>
              <w:jc w:val="both"/>
            </w:pPr>
          </w:p>
        </w:tc>
      </w:tr>
      <w:tr w:rsidR="009D1437" w:rsidRPr="00660ABB" w14:paraId="5206B4AB" w14:textId="77777777" w:rsidTr="00616EC4">
        <w:tc>
          <w:tcPr>
            <w:tcW w:w="1710" w:type="dxa"/>
            <w:tcBorders>
              <w:top w:val="single" w:sz="4" w:space="0" w:color="2E74B5"/>
              <w:left w:val="single" w:sz="4" w:space="0" w:color="2E74B5"/>
              <w:right w:val="single" w:sz="4" w:space="0" w:color="2E74B5"/>
            </w:tcBorders>
            <w:shd w:val="clear" w:color="auto" w:fill="auto"/>
          </w:tcPr>
          <w:p w14:paraId="08AB6B80" w14:textId="77777777" w:rsidR="009D1437" w:rsidRPr="009372AD" w:rsidRDefault="009D1437" w:rsidP="00616EC4">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347B0DE" w14:textId="77777777" w:rsidR="009D1437" w:rsidRPr="009372AD" w:rsidRDefault="009D1437" w:rsidP="00616EC4">
            <w:pPr>
              <w:rPr>
                <w:rFonts w:eastAsia="Calibri"/>
              </w:rPr>
            </w:pPr>
            <w:r w:rsidRPr="009372AD">
              <w:rPr>
                <w:rFonts w:eastAsia="Calibri"/>
              </w:rPr>
              <w:t>Dải hóa đơn cũ đã hết</w:t>
            </w:r>
          </w:p>
        </w:tc>
        <w:tc>
          <w:tcPr>
            <w:tcW w:w="2515" w:type="dxa"/>
            <w:tcBorders>
              <w:top w:val="single" w:sz="4" w:space="0" w:color="2E74B5"/>
              <w:left w:val="single" w:sz="4" w:space="0" w:color="2E74B5"/>
              <w:bottom w:val="single" w:sz="4" w:space="0" w:color="2E74B5"/>
              <w:right w:val="single" w:sz="4" w:space="0" w:color="2E74B5"/>
            </w:tcBorders>
          </w:tcPr>
          <w:p w14:paraId="6059044C" w14:textId="77777777" w:rsidR="009D1437" w:rsidRPr="009372AD" w:rsidRDefault="009D1437" w:rsidP="00616EC4">
            <w:pPr>
              <w:pStyle w:val="ListParagraph"/>
              <w:ind w:left="0"/>
              <w:jc w:val="both"/>
            </w:pPr>
          </w:p>
        </w:tc>
      </w:tr>
      <w:tr w:rsidR="009D1437" w:rsidRPr="00660ABB" w14:paraId="16149F74" w14:textId="77777777" w:rsidTr="00616EC4">
        <w:tc>
          <w:tcPr>
            <w:tcW w:w="1710" w:type="dxa"/>
            <w:tcBorders>
              <w:top w:val="single" w:sz="4" w:space="0" w:color="2E74B5"/>
              <w:left w:val="single" w:sz="4" w:space="0" w:color="2E74B5"/>
              <w:right w:val="single" w:sz="4" w:space="0" w:color="2E74B5"/>
            </w:tcBorders>
            <w:shd w:val="clear" w:color="auto" w:fill="auto"/>
          </w:tcPr>
          <w:p w14:paraId="664DF4E3" w14:textId="77777777" w:rsidR="009D1437" w:rsidRPr="009372AD" w:rsidRDefault="009D1437" w:rsidP="00616EC4">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7B89077" w14:textId="77777777" w:rsidR="009D1437" w:rsidRPr="009372AD" w:rsidRDefault="009D1437" w:rsidP="00616EC4">
            <w:pPr>
              <w:pStyle w:val="ListParagraph"/>
              <w:spacing w:after="0" w:line="240" w:lineRule="auto"/>
              <w:ind w:left="0"/>
              <w:rPr>
                <w:rFonts w:eastAsia="Calibri"/>
              </w:rPr>
            </w:pPr>
            <w:r w:rsidRPr="009372AD">
              <w:rPr>
                <w:rFonts w:eastAsia="Calibri"/>
              </w:rPr>
              <w:t>User name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5E8B0390" w14:textId="77777777" w:rsidR="009D1437" w:rsidRPr="009372AD" w:rsidRDefault="009D1437" w:rsidP="00616EC4">
            <w:pPr>
              <w:jc w:val="both"/>
            </w:pPr>
          </w:p>
        </w:tc>
      </w:tr>
      <w:tr w:rsidR="009D1437" w:rsidRPr="00660ABB" w14:paraId="5F8EFF0E"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035ED73" w14:textId="77777777" w:rsidR="009D1437" w:rsidRPr="009372AD" w:rsidRDefault="009D1437" w:rsidP="00616EC4">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FE3131F" w14:textId="77777777" w:rsidR="009D1437" w:rsidRPr="009372AD" w:rsidRDefault="009D1437" w:rsidP="00616EC4">
            <w:pPr>
              <w:pStyle w:val="ListParagraph"/>
              <w:spacing w:after="0" w:line="240" w:lineRule="auto"/>
              <w:ind w:left="0"/>
              <w:rPr>
                <w:rFonts w:eastAsia="Calibri"/>
              </w:rPr>
            </w:pPr>
            <w:r w:rsidRPr="009372AD">
              <w:rPr>
                <w:rFonts w:eastAsia="Calibri"/>
              </w:rPr>
              <w:t>Hóa đơn cần điều chỉnh đã bị thay thế. Không thể điều chỉnh được nữa.</w:t>
            </w:r>
          </w:p>
        </w:tc>
        <w:tc>
          <w:tcPr>
            <w:tcW w:w="2515" w:type="dxa"/>
            <w:tcBorders>
              <w:top w:val="single" w:sz="4" w:space="0" w:color="2E74B5"/>
              <w:left w:val="single" w:sz="4" w:space="0" w:color="2E74B5"/>
              <w:bottom w:val="single" w:sz="4" w:space="0" w:color="2E74B5"/>
              <w:right w:val="single" w:sz="4" w:space="0" w:color="2E74B5"/>
            </w:tcBorders>
          </w:tcPr>
          <w:p w14:paraId="65614488" w14:textId="77777777" w:rsidR="009D1437" w:rsidRPr="009372AD" w:rsidRDefault="009D1437" w:rsidP="00616EC4">
            <w:pPr>
              <w:jc w:val="both"/>
            </w:pPr>
          </w:p>
        </w:tc>
      </w:tr>
      <w:tr w:rsidR="009D1437" w:rsidRPr="00660ABB" w14:paraId="147CF298" w14:textId="77777777" w:rsidTr="00616EC4">
        <w:tc>
          <w:tcPr>
            <w:tcW w:w="1710" w:type="dxa"/>
            <w:tcBorders>
              <w:top w:val="single" w:sz="4" w:space="0" w:color="2E74B5"/>
              <w:left w:val="single" w:sz="4" w:space="0" w:color="2E74B5"/>
              <w:right w:val="single" w:sz="4" w:space="0" w:color="2E74B5"/>
            </w:tcBorders>
            <w:shd w:val="clear" w:color="auto" w:fill="auto"/>
          </w:tcPr>
          <w:p w14:paraId="0BDB9A46" w14:textId="77777777" w:rsidR="009D1437" w:rsidRPr="009372AD" w:rsidRDefault="009D1437" w:rsidP="00616EC4">
            <w:pPr>
              <w:autoSpaceDE w:val="0"/>
              <w:autoSpaceDN w:val="0"/>
              <w:adjustRightInd w:val="0"/>
              <w:rPr>
                <w:rFonts w:eastAsia="Calibri"/>
              </w:rPr>
            </w:pPr>
            <w:r w:rsidRPr="009372AD">
              <w:rPr>
                <w:rFonts w:eastAsia="Calibri"/>
              </w:rPr>
              <w:t>ERR:9</w:t>
            </w:r>
          </w:p>
          <w:p w14:paraId="02BA2F46"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BB43A9D" w14:textId="77777777" w:rsidR="009D1437" w:rsidRPr="009372AD" w:rsidRDefault="009D1437" w:rsidP="00616EC4">
            <w:pPr>
              <w:pStyle w:val="ListParagraph"/>
              <w:spacing w:after="0" w:line="240" w:lineRule="auto"/>
              <w:ind w:left="0"/>
              <w:rPr>
                <w:rFonts w:eastAsia="Calibri"/>
              </w:rPr>
            </w:pPr>
            <w:r>
              <w:rPr>
                <w:rFonts w:eastAsia="Calibri"/>
              </w:rPr>
              <w:t>Trạng thái hóa đơn không được điều chỉnh</w:t>
            </w:r>
          </w:p>
        </w:tc>
        <w:tc>
          <w:tcPr>
            <w:tcW w:w="2515" w:type="dxa"/>
            <w:tcBorders>
              <w:top w:val="single" w:sz="4" w:space="0" w:color="2E74B5"/>
              <w:left w:val="single" w:sz="4" w:space="0" w:color="2E74B5"/>
              <w:bottom w:val="single" w:sz="4" w:space="0" w:color="2E74B5"/>
              <w:right w:val="single" w:sz="4" w:space="0" w:color="2E74B5"/>
            </w:tcBorders>
          </w:tcPr>
          <w:p w14:paraId="0C397CFF" w14:textId="77777777" w:rsidR="009D1437" w:rsidRPr="009372AD" w:rsidRDefault="009D1437" w:rsidP="00616EC4">
            <w:pPr>
              <w:jc w:val="both"/>
            </w:pPr>
          </w:p>
        </w:tc>
      </w:tr>
      <w:tr w:rsidR="009D1437" w:rsidRPr="00660ABB" w14:paraId="73F75D07" w14:textId="77777777" w:rsidTr="00616EC4">
        <w:tc>
          <w:tcPr>
            <w:tcW w:w="1710" w:type="dxa"/>
            <w:tcBorders>
              <w:top w:val="single" w:sz="4" w:space="0" w:color="2E74B5"/>
              <w:left w:val="single" w:sz="4" w:space="0" w:color="2E74B5"/>
              <w:right w:val="single" w:sz="4" w:space="0" w:color="2E74B5"/>
            </w:tcBorders>
            <w:shd w:val="clear" w:color="auto" w:fill="auto"/>
          </w:tcPr>
          <w:p w14:paraId="18736E4A" w14:textId="77777777" w:rsidR="009D1437" w:rsidRPr="009372AD" w:rsidRDefault="009D1437" w:rsidP="00616EC4">
            <w:pPr>
              <w:autoSpaceDE w:val="0"/>
              <w:autoSpaceDN w:val="0"/>
              <w:adjustRightInd w:val="0"/>
              <w:rPr>
                <w:rFonts w:eastAsia="Calibri"/>
              </w:rPr>
            </w:pPr>
            <w:r w:rsidRPr="00897856">
              <w:rPr>
                <w:rFonts w:eastAsia="Calibri"/>
              </w:rPr>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F5AC1C9" w14:textId="77777777" w:rsidR="009D1437" w:rsidRDefault="009D1437" w:rsidP="00616EC4">
            <w:pPr>
              <w:pStyle w:val="ListParagraph"/>
              <w:spacing w:after="0" w:line="240" w:lineRule="auto"/>
              <w:ind w:left="0"/>
              <w:rPr>
                <w:rFonts w:eastAsia="Calibri"/>
              </w:rPr>
            </w:pPr>
            <w:r>
              <w:rPr>
                <w:rFonts w:eastAsia="Calibri"/>
              </w:rPr>
              <w:t>Lỗi trùng fkey</w:t>
            </w:r>
          </w:p>
        </w:tc>
        <w:tc>
          <w:tcPr>
            <w:tcW w:w="2515" w:type="dxa"/>
            <w:tcBorders>
              <w:top w:val="single" w:sz="4" w:space="0" w:color="2E74B5"/>
              <w:left w:val="single" w:sz="4" w:space="0" w:color="2E74B5"/>
              <w:bottom w:val="single" w:sz="4" w:space="0" w:color="2E74B5"/>
              <w:right w:val="single" w:sz="4" w:space="0" w:color="2E74B5"/>
            </w:tcBorders>
          </w:tcPr>
          <w:p w14:paraId="77C8F8A2" w14:textId="77777777" w:rsidR="009D1437" w:rsidRPr="009372AD" w:rsidRDefault="009D1437" w:rsidP="00616EC4">
            <w:pPr>
              <w:jc w:val="both"/>
            </w:pPr>
            <w:r>
              <w:t>Fkey của hóa đơn mới đã tồn tại trên hệ thống</w:t>
            </w:r>
          </w:p>
        </w:tc>
      </w:tr>
      <w:tr w:rsidR="009D1437" w:rsidRPr="00660ABB" w14:paraId="489A1DED" w14:textId="77777777" w:rsidTr="00616EC4">
        <w:tc>
          <w:tcPr>
            <w:tcW w:w="1710" w:type="dxa"/>
            <w:tcBorders>
              <w:top w:val="single" w:sz="4" w:space="0" w:color="2E74B5"/>
              <w:left w:val="single" w:sz="4" w:space="0" w:color="2E74B5"/>
              <w:right w:val="single" w:sz="4" w:space="0" w:color="2E74B5"/>
            </w:tcBorders>
            <w:shd w:val="clear" w:color="auto" w:fill="auto"/>
          </w:tcPr>
          <w:p w14:paraId="73B8D13F" w14:textId="77777777" w:rsidR="009D1437" w:rsidRPr="009372AD" w:rsidRDefault="009D1437" w:rsidP="00616EC4">
            <w:pPr>
              <w:autoSpaceDE w:val="0"/>
              <w:autoSpaceDN w:val="0"/>
              <w:adjustRightInd w:val="0"/>
              <w:rPr>
                <w:rFonts w:eastAsia="Calibri"/>
              </w:rPr>
            </w:pPr>
            <w:r>
              <w:rPr>
                <w:rFonts w:eastAsia="Calibri"/>
              </w:rP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44059E5" w14:textId="77777777" w:rsidR="009D1437" w:rsidRDefault="009D1437" w:rsidP="00616EC4">
            <w:pPr>
              <w:pStyle w:val="ListParagraph"/>
              <w:spacing w:after="0" w:line="240" w:lineRule="auto"/>
              <w:ind w:left="0"/>
              <w:rPr>
                <w:rFonts w:eastAsia="Calibri"/>
              </w:rPr>
            </w:pPr>
            <w:r>
              <w:rPr>
                <w:rFonts w:eastAsia="Calibri"/>
              </w:rPr>
              <w:t>Lỗi trong quá trình thực hiện cấp số hóa đơn</w:t>
            </w:r>
          </w:p>
        </w:tc>
        <w:tc>
          <w:tcPr>
            <w:tcW w:w="2515" w:type="dxa"/>
            <w:tcBorders>
              <w:top w:val="single" w:sz="4" w:space="0" w:color="2E74B5"/>
              <w:left w:val="single" w:sz="4" w:space="0" w:color="2E74B5"/>
              <w:bottom w:val="single" w:sz="4" w:space="0" w:color="2E74B5"/>
              <w:right w:val="single" w:sz="4" w:space="0" w:color="2E74B5"/>
            </w:tcBorders>
          </w:tcPr>
          <w:p w14:paraId="03C57159" w14:textId="77777777" w:rsidR="009D1437" w:rsidRPr="009372AD" w:rsidRDefault="009D1437" w:rsidP="00616EC4">
            <w:pPr>
              <w:jc w:val="both"/>
            </w:pPr>
          </w:p>
        </w:tc>
      </w:tr>
      <w:tr w:rsidR="009D1437" w:rsidRPr="00660ABB" w14:paraId="045E22C1" w14:textId="77777777" w:rsidTr="00616EC4">
        <w:tc>
          <w:tcPr>
            <w:tcW w:w="1710" w:type="dxa"/>
            <w:tcBorders>
              <w:top w:val="single" w:sz="4" w:space="0" w:color="2E74B5"/>
              <w:left w:val="single" w:sz="4" w:space="0" w:color="2E74B5"/>
              <w:right w:val="single" w:sz="4" w:space="0" w:color="2E74B5"/>
            </w:tcBorders>
            <w:shd w:val="clear" w:color="auto" w:fill="auto"/>
          </w:tcPr>
          <w:p w14:paraId="5B7AE895" w14:textId="77777777" w:rsidR="009D1437" w:rsidRPr="009372AD" w:rsidRDefault="009D1437" w:rsidP="00616EC4">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5399404" w14:textId="77777777" w:rsidR="009D1437" w:rsidRDefault="009D1437" w:rsidP="00616EC4">
            <w:pPr>
              <w:pStyle w:val="ListParagraph"/>
              <w:spacing w:after="0" w:line="240" w:lineRule="auto"/>
              <w:ind w:left="0"/>
              <w:rPr>
                <w:rFonts w:eastAsia="Calibri"/>
              </w:rPr>
            </w:pPr>
            <w:r>
              <w:rPr>
                <w:rFonts w:eastAsia="Calibri"/>
              </w:rPr>
              <w:t xml:space="preserve">Lỗi khi thực hiện </w:t>
            </w:r>
            <w:r w:rsidRPr="00170EAA">
              <w:rPr>
                <w:rFonts w:eastAsia="Calibri"/>
              </w:rPr>
              <w:t>Deserialize</w:t>
            </w:r>
            <w:r>
              <w:rPr>
                <w:rFonts w:eastAsia="Calibri"/>
              </w:rPr>
              <w:t xml:space="preserve"> chuỗi hóa đơn đầu vào</w:t>
            </w:r>
          </w:p>
        </w:tc>
        <w:tc>
          <w:tcPr>
            <w:tcW w:w="2515" w:type="dxa"/>
            <w:tcBorders>
              <w:top w:val="single" w:sz="4" w:space="0" w:color="2E74B5"/>
              <w:left w:val="single" w:sz="4" w:space="0" w:color="2E74B5"/>
              <w:bottom w:val="single" w:sz="4" w:space="0" w:color="2E74B5"/>
              <w:right w:val="single" w:sz="4" w:space="0" w:color="2E74B5"/>
            </w:tcBorders>
          </w:tcPr>
          <w:p w14:paraId="5CF028E8" w14:textId="77777777" w:rsidR="009D1437" w:rsidRPr="009372AD" w:rsidRDefault="009D1437" w:rsidP="00616EC4">
            <w:pPr>
              <w:jc w:val="both"/>
            </w:pPr>
          </w:p>
        </w:tc>
      </w:tr>
      <w:tr w:rsidR="009D1437" w:rsidRPr="00660ABB" w14:paraId="1A9F20CA" w14:textId="77777777" w:rsidTr="00616EC4">
        <w:tc>
          <w:tcPr>
            <w:tcW w:w="1710" w:type="dxa"/>
            <w:tcBorders>
              <w:top w:val="single" w:sz="4" w:space="0" w:color="2E74B5"/>
              <w:left w:val="single" w:sz="4" w:space="0" w:color="2E74B5"/>
              <w:right w:val="single" w:sz="4" w:space="0" w:color="2E74B5"/>
            </w:tcBorders>
            <w:shd w:val="clear" w:color="auto" w:fill="auto"/>
          </w:tcPr>
          <w:p w14:paraId="2A67EAC1" w14:textId="77777777" w:rsidR="009D1437" w:rsidRPr="009372AD" w:rsidRDefault="009D1437" w:rsidP="00616EC4">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14:paraId="6FA5C122"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4EF1915" w14:textId="77777777" w:rsidR="009D1437" w:rsidRDefault="009D1437" w:rsidP="00616EC4">
            <w:pPr>
              <w:pStyle w:val="ListParagraph"/>
              <w:spacing w:after="0" w:line="240" w:lineRule="auto"/>
              <w:ind w:left="0"/>
              <w:rPr>
                <w:rFonts w:eastAsia="Calibri"/>
              </w:rPr>
            </w:pPr>
            <w:r>
              <w:rPr>
                <w:rFonts w:eastAsia="Calibri"/>
              </w:rPr>
              <w:t>Pattern truyền vào không giống với hóa đơn cần điều chỉnh</w:t>
            </w:r>
          </w:p>
        </w:tc>
        <w:tc>
          <w:tcPr>
            <w:tcW w:w="2515" w:type="dxa"/>
            <w:tcBorders>
              <w:top w:val="single" w:sz="4" w:space="0" w:color="2E74B5"/>
              <w:left w:val="single" w:sz="4" w:space="0" w:color="2E74B5"/>
              <w:bottom w:val="single" w:sz="4" w:space="0" w:color="2E74B5"/>
              <w:right w:val="single" w:sz="4" w:space="0" w:color="2E74B5"/>
            </w:tcBorders>
          </w:tcPr>
          <w:p w14:paraId="23A20B7B" w14:textId="77777777" w:rsidR="009D1437" w:rsidRPr="009372AD" w:rsidRDefault="009D1437" w:rsidP="00616EC4">
            <w:pPr>
              <w:jc w:val="both"/>
            </w:pPr>
          </w:p>
        </w:tc>
      </w:tr>
      <w:tr w:rsidR="009D1437" w:rsidRPr="00660ABB" w14:paraId="67E6756D" w14:textId="77777777" w:rsidTr="00616EC4">
        <w:tc>
          <w:tcPr>
            <w:tcW w:w="1710" w:type="dxa"/>
            <w:tcBorders>
              <w:top w:val="single" w:sz="4" w:space="0" w:color="2E74B5"/>
              <w:left w:val="single" w:sz="4" w:space="0" w:color="2E74B5"/>
              <w:right w:val="single" w:sz="4" w:space="0" w:color="2E74B5"/>
            </w:tcBorders>
            <w:shd w:val="clear" w:color="auto" w:fill="auto"/>
          </w:tcPr>
          <w:p w14:paraId="65B99436" w14:textId="77777777" w:rsidR="009D1437" w:rsidRPr="009372AD" w:rsidRDefault="009D1437" w:rsidP="00616EC4">
            <w:pPr>
              <w:autoSpaceDE w:val="0"/>
              <w:autoSpaceDN w:val="0"/>
              <w:adjustRightInd w:val="0"/>
              <w:rPr>
                <w:rFonts w:eastAsia="Calibri"/>
              </w:rPr>
            </w:pPr>
            <w:r>
              <w:rPr>
                <w:rFonts w:eastAsia="Calibri"/>
              </w:rPr>
              <w:t>ERR:20</w:t>
            </w:r>
          </w:p>
          <w:p w14:paraId="1B77C99D"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D7E5863" w14:textId="77777777" w:rsidR="009D1437" w:rsidRDefault="009D1437" w:rsidP="00616EC4">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5311AB53" w14:textId="77777777" w:rsidR="009D1437" w:rsidRPr="009372AD" w:rsidRDefault="009D1437" w:rsidP="00616EC4">
            <w:pPr>
              <w:jc w:val="both"/>
            </w:pPr>
          </w:p>
        </w:tc>
      </w:tr>
      <w:tr w:rsidR="009D1437" w:rsidRPr="00660ABB" w14:paraId="62B9DF51" w14:textId="77777777" w:rsidTr="00616EC4">
        <w:tc>
          <w:tcPr>
            <w:tcW w:w="1710" w:type="dxa"/>
            <w:tcBorders>
              <w:top w:val="single" w:sz="4" w:space="0" w:color="2E74B5"/>
              <w:left w:val="single" w:sz="4" w:space="0" w:color="2E74B5"/>
              <w:right w:val="single" w:sz="4" w:space="0" w:color="2E74B5"/>
            </w:tcBorders>
            <w:shd w:val="clear" w:color="auto" w:fill="auto"/>
          </w:tcPr>
          <w:p w14:paraId="0F33D47B" w14:textId="77777777" w:rsidR="009D1437" w:rsidRPr="00DD2715" w:rsidRDefault="009D1437" w:rsidP="00616EC4">
            <w:pPr>
              <w:autoSpaceDE w:val="0"/>
              <w:autoSpaceDN w:val="0"/>
              <w:adjustRightInd w:val="0"/>
              <w:jc w:val="both"/>
            </w:pPr>
            <w: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26B2C27" w14:textId="77777777" w:rsidR="009D1437" w:rsidRDefault="009D1437" w:rsidP="00616EC4">
            <w:pPr>
              <w:pStyle w:val="ListParagraph"/>
              <w:ind w:left="0"/>
              <w:jc w:val="both"/>
            </w:pPr>
            <w:r>
              <w:t>Lỗi chứng thư hết hạn</w:t>
            </w:r>
          </w:p>
        </w:tc>
        <w:tc>
          <w:tcPr>
            <w:tcW w:w="2515" w:type="dxa"/>
            <w:tcBorders>
              <w:top w:val="single" w:sz="4" w:space="0" w:color="2E74B5"/>
              <w:left w:val="single" w:sz="4" w:space="0" w:color="2E74B5"/>
              <w:bottom w:val="single" w:sz="4" w:space="0" w:color="2E74B5"/>
              <w:right w:val="single" w:sz="4" w:space="0" w:color="2E74B5"/>
            </w:tcBorders>
          </w:tcPr>
          <w:p w14:paraId="7489BA38" w14:textId="77777777" w:rsidR="009D1437" w:rsidRPr="009372AD" w:rsidRDefault="009D1437" w:rsidP="00616EC4">
            <w:pPr>
              <w:jc w:val="both"/>
            </w:pPr>
          </w:p>
        </w:tc>
      </w:tr>
      <w:tr w:rsidR="009D1437" w:rsidRPr="00660ABB" w14:paraId="40606ECF" w14:textId="77777777" w:rsidTr="00616EC4">
        <w:tc>
          <w:tcPr>
            <w:tcW w:w="1710" w:type="dxa"/>
            <w:tcBorders>
              <w:top w:val="single" w:sz="4" w:space="0" w:color="2E74B5"/>
              <w:left w:val="single" w:sz="4" w:space="0" w:color="2E74B5"/>
              <w:right w:val="single" w:sz="4" w:space="0" w:color="2E74B5"/>
            </w:tcBorders>
            <w:shd w:val="clear" w:color="auto" w:fill="auto"/>
          </w:tcPr>
          <w:p w14:paraId="0FB912B3" w14:textId="77777777" w:rsidR="009D1437" w:rsidRPr="00DD2715" w:rsidRDefault="009D1437" w:rsidP="00616EC4">
            <w:pPr>
              <w:autoSpaceDE w:val="0"/>
              <w:autoSpaceDN w:val="0"/>
              <w:adjustRightInd w:val="0"/>
              <w:jc w:val="both"/>
            </w:pPr>
            <w:r>
              <w:t>ERR:30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A0F228F" w14:textId="77777777" w:rsidR="009D1437" w:rsidRPr="00517DC0" w:rsidRDefault="009D1437" w:rsidP="00616EC4">
            <w:pPr>
              <w:pStyle w:val="ListParagraph"/>
              <w:ind w:left="0"/>
              <w:jc w:val="both"/>
            </w:pPr>
            <w:r w:rsidRPr="00517DC0">
              <w:t>Danh sách hóa đơn tồn tại ngày hóa đơn nhỏ hơn ngày hóa đơn đã phát hành</w:t>
            </w:r>
          </w:p>
        </w:tc>
        <w:tc>
          <w:tcPr>
            <w:tcW w:w="2515" w:type="dxa"/>
            <w:tcBorders>
              <w:top w:val="single" w:sz="4" w:space="0" w:color="2E74B5"/>
              <w:left w:val="single" w:sz="4" w:space="0" w:color="2E74B5"/>
              <w:bottom w:val="single" w:sz="4" w:space="0" w:color="2E74B5"/>
              <w:right w:val="single" w:sz="4" w:space="0" w:color="2E74B5"/>
            </w:tcBorders>
          </w:tcPr>
          <w:p w14:paraId="41ADB75E" w14:textId="77777777" w:rsidR="009D1437" w:rsidRPr="009372AD" w:rsidRDefault="009D1437" w:rsidP="00616EC4">
            <w:pPr>
              <w:jc w:val="both"/>
            </w:pPr>
          </w:p>
        </w:tc>
      </w:tr>
      <w:tr w:rsidR="009D1437" w:rsidRPr="00660ABB" w14:paraId="7DA28736" w14:textId="77777777" w:rsidTr="00616EC4">
        <w:tc>
          <w:tcPr>
            <w:tcW w:w="1710" w:type="dxa"/>
            <w:tcBorders>
              <w:top w:val="single" w:sz="4" w:space="0" w:color="2E74B5"/>
              <w:left w:val="single" w:sz="4" w:space="0" w:color="2E74B5"/>
              <w:right w:val="single" w:sz="4" w:space="0" w:color="2E74B5"/>
            </w:tcBorders>
            <w:shd w:val="clear" w:color="auto" w:fill="auto"/>
          </w:tcPr>
          <w:p w14:paraId="4E87D6FC" w14:textId="77777777" w:rsidR="009D1437" w:rsidRPr="009372AD" w:rsidRDefault="009D1437" w:rsidP="00616EC4">
            <w:pPr>
              <w:autoSpaceDE w:val="0"/>
              <w:autoSpaceDN w:val="0"/>
              <w:adjustRightInd w:val="0"/>
              <w:rPr>
                <w:rFonts w:eastAsia="Calibri"/>
              </w:rPr>
            </w:pPr>
            <w:r w:rsidRPr="009372AD">
              <w:rPr>
                <w:rFonts w:eastAsia="Calibri"/>
              </w:rPr>
              <w:t>OK: pattern;serial;invNumber</w:t>
            </w:r>
          </w:p>
          <w:p w14:paraId="4C4F6EF1" w14:textId="77777777" w:rsidR="009D1437" w:rsidRPr="009372AD" w:rsidRDefault="009D1437" w:rsidP="00616EC4">
            <w:pPr>
              <w:autoSpaceDE w:val="0"/>
              <w:autoSpaceDN w:val="0"/>
              <w:adjustRightInd w:val="0"/>
              <w:rPr>
                <w:rFonts w:eastAsia="Calibri"/>
              </w:rPr>
            </w:pPr>
            <w:r w:rsidRPr="009372AD">
              <w:rPr>
                <w:rFonts w:eastAsia="Calibri"/>
              </w:rPr>
              <w:t>(Ví dụ:</w:t>
            </w:r>
          </w:p>
          <w:p w14:paraId="1E5FF4E3" w14:textId="77777777" w:rsidR="009D1437" w:rsidRPr="009372AD" w:rsidRDefault="009D1437" w:rsidP="00616EC4">
            <w:pPr>
              <w:autoSpaceDE w:val="0"/>
              <w:autoSpaceDN w:val="0"/>
              <w:adjustRightInd w:val="0"/>
              <w:rPr>
                <w:rFonts w:eastAsia="Calibri"/>
              </w:rPr>
            </w:pPr>
            <w:r w:rsidRPr="009372AD">
              <w:rPr>
                <w:rFonts w:eastAsia="Calibri"/>
              </w:rPr>
              <w:t>OK:01GTKT3/001;AA/12E;0000002)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2425A11"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OK </w:t>
            </w:r>
            <w:r w:rsidRPr="009372AD">
              <w:rPr>
                <w:rFonts w:eastAsia="Calibri"/>
              </w:rPr>
              <w:sym w:font="Wingdings" w:char="F0E0"/>
            </w:r>
            <w:r w:rsidRPr="009372AD">
              <w:rPr>
                <w:rFonts w:eastAsia="Calibri"/>
              </w:rPr>
              <w:t xml:space="preserve"> đã phát hành hóa đơn thành công</w:t>
            </w:r>
          </w:p>
          <w:p w14:paraId="26862175"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Patter</w:t>
            </w:r>
            <w:r w:rsidRPr="009372AD">
              <w:rPr>
                <w:rFonts w:eastAsia="Calibri"/>
              </w:rPr>
              <w:sym w:font="Wingdings" w:char="F0E0"/>
            </w:r>
            <w:r w:rsidRPr="009372AD">
              <w:rPr>
                <w:rFonts w:eastAsia="Calibri"/>
              </w:rPr>
              <w:t xml:space="preserve"> Mẫu số của hóa đơn điều chỉnh </w:t>
            </w:r>
          </w:p>
          <w:p w14:paraId="02BE52D5"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Serial </w:t>
            </w:r>
            <w:r w:rsidRPr="009372AD">
              <w:rPr>
                <w:rFonts w:eastAsia="Calibri"/>
              </w:rPr>
              <w:sym w:font="Wingdings" w:char="F0E0"/>
            </w:r>
            <w:r w:rsidRPr="009372AD">
              <w:rPr>
                <w:rFonts w:eastAsia="Calibri"/>
              </w:rPr>
              <w:t xml:space="preserve"> serial của hóa đơn điều chỉnh </w:t>
            </w:r>
          </w:p>
          <w:p w14:paraId="5A7C7A3D"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invNumber: số hóa đơn điều chỉnh </w:t>
            </w:r>
          </w:p>
          <w:p w14:paraId="746A4D3A" w14:textId="77777777" w:rsidR="009D1437" w:rsidRPr="009372AD" w:rsidRDefault="009D1437" w:rsidP="00616EC4">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14:paraId="2D219D76" w14:textId="77777777" w:rsidR="009D1437" w:rsidRPr="009372AD" w:rsidRDefault="009D1437" w:rsidP="00616EC4">
            <w:pPr>
              <w:jc w:val="both"/>
            </w:pPr>
          </w:p>
        </w:tc>
      </w:tr>
    </w:tbl>
    <w:p w14:paraId="5F2A3088" w14:textId="77777777" w:rsidR="009D1437" w:rsidRPr="00322FF1" w:rsidRDefault="009D1437" w:rsidP="009D1437">
      <w:pPr>
        <w:rPr>
          <w:lang w:val="x-none" w:eastAsia="x-none"/>
        </w:rPr>
      </w:pPr>
    </w:p>
    <w:p w14:paraId="7094AC71" w14:textId="77777777" w:rsidR="009D1437" w:rsidRDefault="009D1437" w:rsidP="00480762">
      <w:pPr>
        <w:pStyle w:val="Heading3"/>
      </w:pPr>
      <w:bookmarkStart w:id="85" w:name="_Toc198045322"/>
      <w:r w:rsidRPr="004E053A">
        <w:t>Khôi phục hóa đơn đã hủy Fkey</w:t>
      </w:r>
      <w:bookmarkEnd w:id="85"/>
    </w:p>
    <w:p w14:paraId="12A85F7E" w14:textId="77777777" w:rsidR="009D1437" w:rsidRDefault="009D1437" w:rsidP="009D1437">
      <w:r>
        <w:t>URL</w:t>
      </w:r>
    </w:p>
    <w:p w14:paraId="606422BD" w14:textId="77777777" w:rsidR="009D1437" w:rsidRDefault="009D1437" w:rsidP="009D1437">
      <w:pPr>
        <w:ind w:firstLine="720"/>
        <w:jc w:val="both"/>
      </w:pPr>
      <w:r>
        <w:t>s</w:t>
      </w:r>
      <w:r w:rsidRPr="004A4DD9">
        <w:t xml:space="preserve">tring </w:t>
      </w:r>
      <w:r w:rsidRPr="004E053A">
        <w:rPr>
          <w:b/>
        </w:rPr>
        <w:t xml:space="preserve">restoreCancelInvFkey </w:t>
      </w:r>
      <w:r w:rsidRPr="009372AD">
        <w:t>(</w:t>
      </w:r>
      <w:r w:rsidRPr="004E053A">
        <w:t>string Account, string ACpass, string fkey, string userName, string userPass</w:t>
      </w:r>
      <w:r w:rsidRPr="009372AD">
        <w:t>)</w:t>
      </w:r>
    </w:p>
    <w:p w14:paraId="7C958ED0" w14:textId="77777777" w:rsidR="009D1437" w:rsidRPr="004A4DD9" w:rsidRDefault="009D1437" w:rsidP="009D1437">
      <w:pPr>
        <w:ind w:firstLine="720"/>
        <w:jc w:val="both"/>
      </w:pPr>
    </w:p>
    <w:p w14:paraId="1094BFD2" w14:textId="77777777" w:rsidR="009D1437" w:rsidRPr="00593BE8" w:rsidRDefault="009D1437" w:rsidP="009D1437">
      <w:pPr>
        <w:pStyle w:val="N"/>
      </w:pPr>
      <w:r w:rsidRPr="00593BE8">
        <w:t>DESCRIPTION</w:t>
      </w:r>
    </w:p>
    <w:p w14:paraId="358F9150" w14:textId="77777777" w:rsidR="009D1437" w:rsidRDefault="009D1437" w:rsidP="009D1437">
      <w:pPr>
        <w:pStyle w:val="N"/>
      </w:pPr>
      <w:r>
        <w:tab/>
        <w:t>Đây là web service thực hiện k</w:t>
      </w:r>
      <w:r w:rsidRPr="004E053A">
        <w:t xml:space="preserve">hôi phục hóa đơn đã hủy về trạng thái đang sử dụng bằng </w:t>
      </w:r>
      <w:r w:rsidRPr="004E053A">
        <w:lastRenderedPageBreak/>
        <w:t>Fkey</w:t>
      </w:r>
    </w:p>
    <w:p w14:paraId="5FC6827A" w14:textId="77777777" w:rsidR="009D1437" w:rsidRPr="00007702" w:rsidRDefault="009D1437" w:rsidP="009D1437">
      <w:pPr>
        <w:pStyle w:val="N"/>
      </w:pPr>
      <w:r w:rsidRPr="00663B3E">
        <w:t>HTTP METHOD</w:t>
      </w:r>
    </w:p>
    <w:p w14:paraId="5D88690C" w14:textId="77777777" w:rsidR="009D1437" w:rsidRPr="00007702" w:rsidRDefault="009D1437" w:rsidP="009D1437">
      <w:pPr>
        <w:pStyle w:val="N"/>
        <w:rPr>
          <w:b/>
        </w:rPr>
      </w:pPr>
      <w:r>
        <w:tab/>
      </w:r>
      <w:r w:rsidRPr="00610AFD">
        <w:t>POST</w:t>
      </w:r>
    </w:p>
    <w:p w14:paraId="5532CC52" w14:textId="77777777" w:rsidR="009D1437" w:rsidRPr="00610AFD" w:rsidRDefault="009D1437" w:rsidP="009D1437">
      <w:pPr>
        <w:pStyle w:val="N"/>
      </w:pPr>
      <w:r w:rsidRPr="00610AFD">
        <w:t>REQUEST BODY</w:t>
      </w:r>
    </w:p>
    <w:p w14:paraId="18D55343" w14:textId="77777777" w:rsidR="009D1437" w:rsidRPr="000C2AC2" w:rsidRDefault="009D1437" w:rsidP="009D1437">
      <w:pPr>
        <w:pStyle w:val="ListParagraph"/>
        <w:numPr>
          <w:ilvl w:val="0"/>
          <w:numId w:val="2"/>
        </w:numPr>
        <w:spacing w:after="0" w:line="360" w:lineRule="auto"/>
        <w:jc w:val="both"/>
        <w:rPr>
          <w:rFonts w:eastAsia="Calibri"/>
          <w:b/>
          <w:u w:val="single"/>
        </w:rPr>
      </w:pPr>
      <w:r w:rsidRPr="00FA5966">
        <w:rPr>
          <w:b/>
        </w:rPr>
        <w:t>Account</w:t>
      </w:r>
      <w:r w:rsidRPr="009372AD">
        <w:rPr>
          <w:rFonts w:eastAsia="Calibri"/>
          <w:b/>
        </w:rPr>
        <w:t>/</w:t>
      </w:r>
      <w:r w:rsidRPr="005C559E">
        <w:t xml:space="preserve"> </w:t>
      </w:r>
      <w:r w:rsidRPr="00FA5966">
        <w:rPr>
          <w:b/>
        </w:rPr>
        <w:t>ACpass</w:t>
      </w:r>
      <w:r w:rsidRPr="009372AD">
        <w:rPr>
          <w:rFonts w:eastAsia="Calibri"/>
        </w:rPr>
        <w:t>:</w:t>
      </w:r>
      <w:r>
        <w:rPr>
          <w:rFonts w:eastAsia="Calibri"/>
        </w:rPr>
        <w:t xml:space="preserve"> Tài khoản truy cập CAdmin</w:t>
      </w:r>
      <w:r w:rsidRPr="009372AD">
        <w:rPr>
          <w:rFonts w:eastAsia="Calibri"/>
        </w:rPr>
        <w:t>.</w:t>
      </w:r>
    </w:p>
    <w:p w14:paraId="4AE7F347" w14:textId="77777777" w:rsidR="009D1437" w:rsidRPr="000C2AC2" w:rsidRDefault="009D1437" w:rsidP="009D1437">
      <w:pPr>
        <w:pStyle w:val="ListParagraph"/>
        <w:numPr>
          <w:ilvl w:val="0"/>
          <w:numId w:val="2"/>
        </w:numPr>
        <w:spacing w:after="0" w:line="360" w:lineRule="auto"/>
        <w:jc w:val="both"/>
        <w:rPr>
          <w:rFonts w:eastAsia="Calibri"/>
        </w:rPr>
      </w:pPr>
      <w:r>
        <w:rPr>
          <w:b/>
        </w:rPr>
        <w:t>f</w:t>
      </w:r>
      <w:r w:rsidRPr="000C2AC2">
        <w:rPr>
          <w:b/>
        </w:rPr>
        <w:t>key</w:t>
      </w:r>
      <w:r w:rsidRPr="000C2AC2">
        <w:rPr>
          <w:rFonts w:eastAsia="Calibri"/>
          <w:b/>
        </w:rPr>
        <w:t xml:space="preserve">: </w:t>
      </w:r>
      <w:r w:rsidRPr="000C2AC2">
        <w:rPr>
          <w:rFonts w:eastAsia="Calibri"/>
        </w:rPr>
        <w:t>Fkey của hóa đơn cần khôi phục</w:t>
      </w:r>
      <w:r>
        <w:rPr>
          <w:rFonts w:eastAsia="Calibri"/>
        </w:rPr>
        <w:t>.</w:t>
      </w:r>
    </w:p>
    <w:p w14:paraId="3F6CBEA3" w14:textId="77777777" w:rsidR="009D1437" w:rsidRPr="00FA5966" w:rsidRDefault="009D1437" w:rsidP="009D1437">
      <w:pPr>
        <w:pStyle w:val="ListParagraph"/>
        <w:numPr>
          <w:ilvl w:val="0"/>
          <w:numId w:val="2"/>
        </w:numPr>
        <w:spacing w:after="0" w:line="360" w:lineRule="auto"/>
        <w:jc w:val="both"/>
        <w:rPr>
          <w:rFonts w:eastAsia="Calibri"/>
          <w:b/>
        </w:rPr>
      </w:pPr>
      <w:r w:rsidRPr="00FA5966">
        <w:rPr>
          <w:rFonts w:eastAsia="Calibri"/>
          <w:b/>
        </w:rPr>
        <w:t>userName/userPass</w:t>
      </w:r>
      <w:r>
        <w:rPr>
          <w:rFonts w:eastAsia="Calibri"/>
          <w:b/>
        </w:rPr>
        <w:t xml:space="preserve">: </w:t>
      </w:r>
      <w:r w:rsidRPr="009372AD">
        <w:rPr>
          <w:rFonts w:eastAsia="Calibri"/>
        </w:rPr>
        <w:t xml:space="preserve">Tài khoản được cấp phát cho khách hàng để gọi </w:t>
      </w:r>
      <w:r>
        <w:rPr>
          <w:rFonts w:eastAsia="Calibri"/>
        </w:rPr>
        <w:t>đến webservice (tài khoản có quyền ServiceRole trong hệ thống).</w:t>
      </w:r>
    </w:p>
    <w:p w14:paraId="49DA56DF" w14:textId="77777777" w:rsidR="009D1437" w:rsidRDefault="009D1437" w:rsidP="009D1437">
      <w:pPr>
        <w:pStyle w:val="N"/>
      </w:pPr>
    </w:p>
    <w:p w14:paraId="584372D1"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4860"/>
        <w:gridCol w:w="2695"/>
      </w:tblGrid>
      <w:tr w:rsidR="009D1437" w:rsidRPr="00660ABB" w14:paraId="06E3CFB7"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2E98928B" w14:textId="77777777" w:rsidR="009D1437" w:rsidRPr="00660ABB" w:rsidRDefault="009D1437" w:rsidP="00616EC4">
            <w:pPr>
              <w:pStyle w:val="ListParagraph"/>
              <w:jc w:val="center"/>
            </w:pPr>
            <w:r>
              <w:t>Kết quả</w:t>
            </w:r>
          </w:p>
        </w:tc>
        <w:tc>
          <w:tcPr>
            <w:tcW w:w="4860" w:type="dxa"/>
            <w:tcBorders>
              <w:top w:val="single" w:sz="4" w:space="0" w:color="2E74B5"/>
              <w:left w:val="single" w:sz="4" w:space="0" w:color="2E74B5"/>
              <w:bottom w:val="single" w:sz="4" w:space="0" w:color="2E74B5"/>
              <w:right w:val="single" w:sz="4" w:space="0" w:color="2E74B5"/>
            </w:tcBorders>
            <w:shd w:val="clear" w:color="auto" w:fill="F2F2F2"/>
          </w:tcPr>
          <w:p w14:paraId="2E3AB770" w14:textId="77777777" w:rsidR="009D1437" w:rsidRPr="00660ABB" w:rsidRDefault="009D1437" w:rsidP="00616EC4">
            <w:pPr>
              <w:pStyle w:val="ListParagraph"/>
            </w:pPr>
            <w:r w:rsidRPr="00660ABB">
              <w:t>Mô tả</w:t>
            </w:r>
          </w:p>
        </w:tc>
        <w:tc>
          <w:tcPr>
            <w:tcW w:w="2695" w:type="dxa"/>
            <w:tcBorders>
              <w:top w:val="single" w:sz="4" w:space="0" w:color="2E74B5"/>
              <w:left w:val="single" w:sz="4" w:space="0" w:color="2E74B5"/>
              <w:bottom w:val="single" w:sz="4" w:space="0" w:color="2E74B5"/>
              <w:right w:val="single" w:sz="4" w:space="0" w:color="2E74B5"/>
            </w:tcBorders>
            <w:shd w:val="clear" w:color="auto" w:fill="F2F2F2"/>
          </w:tcPr>
          <w:p w14:paraId="1D9C0E78" w14:textId="77777777" w:rsidR="009D1437" w:rsidRPr="00660ABB" w:rsidRDefault="009D1437" w:rsidP="00616EC4">
            <w:pPr>
              <w:pStyle w:val="ListParagraph"/>
            </w:pPr>
            <w:r>
              <w:t>Ghi chú</w:t>
            </w:r>
          </w:p>
        </w:tc>
      </w:tr>
      <w:tr w:rsidR="009D1437" w:rsidRPr="00660ABB" w14:paraId="6D0CC6BC" w14:textId="77777777" w:rsidTr="00616EC4">
        <w:tc>
          <w:tcPr>
            <w:tcW w:w="1710" w:type="dxa"/>
            <w:tcBorders>
              <w:top w:val="single" w:sz="4" w:space="0" w:color="2E74B5"/>
              <w:left w:val="single" w:sz="4" w:space="0" w:color="2E74B5"/>
              <w:right w:val="single" w:sz="4" w:space="0" w:color="2E74B5"/>
            </w:tcBorders>
            <w:shd w:val="clear" w:color="auto" w:fill="auto"/>
          </w:tcPr>
          <w:p w14:paraId="6CA442D8" w14:textId="77777777" w:rsidR="009D1437" w:rsidRPr="009372AD" w:rsidRDefault="009D1437" w:rsidP="00616EC4">
            <w:pPr>
              <w:autoSpaceDE w:val="0"/>
              <w:autoSpaceDN w:val="0"/>
              <w:adjustRightInd w:val="0"/>
              <w:jc w:val="both"/>
              <w:rPr>
                <w:sz w:val="19"/>
                <w:szCs w:val="19"/>
              </w:rPr>
            </w:pPr>
            <w:r w:rsidRPr="009372AD">
              <w:t>ERR:1</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74A54E7A"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695" w:type="dxa"/>
            <w:tcBorders>
              <w:top w:val="single" w:sz="4" w:space="0" w:color="2E74B5"/>
              <w:left w:val="single" w:sz="4" w:space="0" w:color="2E74B5"/>
              <w:bottom w:val="single" w:sz="4" w:space="0" w:color="2E74B5"/>
              <w:right w:val="single" w:sz="4" w:space="0" w:color="2E74B5"/>
            </w:tcBorders>
          </w:tcPr>
          <w:p w14:paraId="04C0A1D3" w14:textId="77777777" w:rsidR="009D1437" w:rsidRPr="009372AD" w:rsidRDefault="009D1437" w:rsidP="00616EC4">
            <w:pPr>
              <w:pStyle w:val="ListParagraph"/>
              <w:ind w:left="0"/>
              <w:jc w:val="both"/>
            </w:pPr>
          </w:p>
        </w:tc>
      </w:tr>
      <w:tr w:rsidR="009D1437" w:rsidRPr="00660ABB" w14:paraId="51EE4A18" w14:textId="77777777" w:rsidTr="00616EC4">
        <w:tc>
          <w:tcPr>
            <w:tcW w:w="1710" w:type="dxa"/>
            <w:tcBorders>
              <w:top w:val="single" w:sz="4" w:space="0" w:color="2E74B5"/>
              <w:left w:val="single" w:sz="4" w:space="0" w:color="2E74B5"/>
              <w:right w:val="single" w:sz="4" w:space="0" w:color="2E74B5"/>
            </w:tcBorders>
            <w:shd w:val="clear" w:color="auto" w:fill="auto"/>
          </w:tcPr>
          <w:p w14:paraId="1E310526" w14:textId="77777777" w:rsidR="009D1437" w:rsidRPr="009372AD" w:rsidRDefault="009D1437" w:rsidP="00616EC4">
            <w:pPr>
              <w:autoSpaceDE w:val="0"/>
              <w:autoSpaceDN w:val="0"/>
              <w:adjustRightInd w:val="0"/>
              <w:jc w:val="both"/>
            </w:pPr>
            <w:r>
              <w:t>ERR:2</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599F372E" w14:textId="77777777" w:rsidR="009D1437" w:rsidRPr="009372AD" w:rsidRDefault="009D1437" w:rsidP="00616EC4">
            <w:pPr>
              <w:pStyle w:val="ListParagraph"/>
              <w:ind w:left="0"/>
              <w:jc w:val="both"/>
            </w:pPr>
            <w:r>
              <w:t>Không tìm thấy hóa đơn hoặc có nhiều hơn 1 hóa đơn với tham số đã truyền</w:t>
            </w:r>
          </w:p>
        </w:tc>
        <w:tc>
          <w:tcPr>
            <w:tcW w:w="2695" w:type="dxa"/>
            <w:tcBorders>
              <w:top w:val="single" w:sz="4" w:space="0" w:color="2E74B5"/>
              <w:left w:val="single" w:sz="4" w:space="0" w:color="2E74B5"/>
              <w:bottom w:val="single" w:sz="4" w:space="0" w:color="2E74B5"/>
              <w:right w:val="single" w:sz="4" w:space="0" w:color="2E74B5"/>
            </w:tcBorders>
          </w:tcPr>
          <w:p w14:paraId="4C14B847" w14:textId="77777777" w:rsidR="009D1437" w:rsidRPr="009372AD" w:rsidRDefault="009D1437" w:rsidP="00616EC4">
            <w:pPr>
              <w:pStyle w:val="ListParagraph"/>
              <w:ind w:left="0"/>
              <w:jc w:val="both"/>
            </w:pPr>
          </w:p>
        </w:tc>
      </w:tr>
      <w:tr w:rsidR="009D1437" w:rsidRPr="00660ABB" w14:paraId="20DAD722" w14:textId="77777777" w:rsidTr="00616EC4">
        <w:tc>
          <w:tcPr>
            <w:tcW w:w="1710" w:type="dxa"/>
            <w:tcBorders>
              <w:top w:val="single" w:sz="4" w:space="0" w:color="2E74B5"/>
              <w:left w:val="single" w:sz="4" w:space="0" w:color="2E74B5"/>
              <w:right w:val="single" w:sz="4" w:space="0" w:color="2E74B5"/>
            </w:tcBorders>
            <w:shd w:val="clear" w:color="auto" w:fill="auto"/>
          </w:tcPr>
          <w:p w14:paraId="3D9D4D71" w14:textId="77777777" w:rsidR="009D1437" w:rsidRDefault="009D1437" w:rsidP="00616EC4">
            <w:pPr>
              <w:autoSpaceDE w:val="0"/>
              <w:autoSpaceDN w:val="0"/>
              <w:adjustRightInd w:val="0"/>
              <w:jc w:val="both"/>
            </w:pPr>
            <w:r>
              <w:t>ERR:8</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56B0AFE8" w14:textId="77777777" w:rsidR="009D1437" w:rsidRDefault="009D1437" w:rsidP="00616EC4">
            <w:pPr>
              <w:pStyle w:val="ListParagraph"/>
              <w:ind w:left="0"/>
              <w:jc w:val="both"/>
            </w:pPr>
            <w:r>
              <w:t>Hóa đơn đang không ở trạng thái đã hủy</w:t>
            </w:r>
          </w:p>
        </w:tc>
        <w:tc>
          <w:tcPr>
            <w:tcW w:w="2695" w:type="dxa"/>
            <w:tcBorders>
              <w:top w:val="single" w:sz="4" w:space="0" w:color="2E74B5"/>
              <w:left w:val="single" w:sz="4" w:space="0" w:color="2E74B5"/>
              <w:bottom w:val="single" w:sz="4" w:space="0" w:color="2E74B5"/>
              <w:right w:val="single" w:sz="4" w:space="0" w:color="2E74B5"/>
            </w:tcBorders>
          </w:tcPr>
          <w:p w14:paraId="5359388A" w14:textId="77777777" w:rsidR="009D1437" w:rsidRPr="009372AD" w:rsidRDefault="009D1437" w:rsidP="00616EC4">
            <w:pPr>
              <w:pStyle w:val="ListParagraph"/>
              <w:ind w:left="0"/>
              <w:jc w:val="both"/>
            </w:pPr>
          </w:p>
        </w:tc>
      </w:tr>
      <w:tr w:rsidR="009D1437" w:rsidRPr="00660ABB" w14:paraId="489F1271" w14:textId="77777777" w:rsidTr="00616EC4">
        <w:tc>
          <w:tcPr>
            <w:tcW w:w="1710" w:type="dxa"/>
            <w:tcBorders>
              <w:top w:val="single" w:sz="4" w:space="0" w:color="2E74B5"/>
              <w:left w:val="single" w:sz="4" w:space="0" w:color="2E74B5"/>
              <w:right w:val="single" w:sz="4" w:space="0" w:color="2E74B5"/>
            </w:tcBorders>
            <w:shd w:val="clear" w:color="auto" w:fill="auto"/>
          </w:tcPr>
          <w:p w14:paraId="067BF465" w14:textId="77777777" w:rsidR="009D1437" w:rsidRPr="009372AD" w:rsidRDefault="009D1437" w:rsidP="00616EC4">
            <w:pPr>
              <w:autoSpaceDE w:val="0"/>
              <w:autoSpaceDN w:val="0"/>
              <w:adjustRightInd w:val="0"/>
              <w:jc w:val="both"/>
            </w:pPr>
            <w:r>
              <w:t>ERR:7</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5C5B6D47" w14:textId="77777777" w:rsidR="009D1437" w:rsidRPr="009372AD" w:rsidRDefault="009D1437" w:rsidP="00616EC4">
            <w:pPr>
              <w:pStyle w:val="ListParagraph"/>
              <w:ind w:left="0"/>
              <w:jc w:val="both"/>
            </w:pPr>
            <w:r>
              <w:t>Tài khoản không phù hợp hoặc không tìm thấy company ứng với tài khoản đã khai báo</w:t>
            </w:r>
          </w:p>
        </w:tc>
        <w:tc>
          <w:tcPr>
            <w:tcW w:w="2695" w:type="dxa"/>
            <w:tcBorders>
              <w:top w:val="single" w:sz="4" w:space="0" w:color="2E74B5"/>
              <w:left w:val="single" w:sz="4" w:space="0" w:color="2E74B5"/>
              <w:bottom w:val="single" w:sz="4" w:space="0" w:color="2E74B5"/>
              <w:right w:val="single" w:sz="4" w:space="0" w:color="2E74B5"/>
            </w:tcBorders>
          </w:tcPr>
          <w:p w14:paraId="3A7C2B8A" w14:textId="77777777" w:rsidR="009D1437" w:rsidRPr="009372AD" w:rsidRDefault="009D1437" w:rsidP="00616EC4">
            <w:pPr>
              <w:pStyle w:val="ListParagraph"/>
              <w:ind w:left="0"/>
              <w:jc w:val="both"/>
            </w:pPr>
          </w:p>
        </w:tc>
      </w:tr>
      <w:tr w:rsidR="009D1437" w:rsidRPr="00660ABB" w14:paraId="0E6ACBE2" w14:textId="77777777" w:rsidTr="00616EC4">
        <w:tc>
          <w:tcPr>
            <w:tcW w:w="1710" w:type="dxa"/>
            <w:tcBorders>
              <w:top w:val="single" w:sz="4" w:space="0" w:color="2E74B5"/>
              <w:left w:val="single" w:sz="4" w:space="0" w:color="2E74B5"/>
              <w:right w:val="single" w:sz="4" w:space="0" w:color="2E74B5"/>
            </w:tcBorders>
            <w:shd w:val="clear" w:color="auto" w:fill="auto"/>
          </w:tcPr>
          <w:p w14:paraId="19935391" w14:textId="77777777" w:rsidR="009D1437" w:rsidRPr="009372AD" w:rsidRDefault="009D1437" w:rsidP="00616EC4">
            <w:pPr>
              <w:autoSpaceDE w:val="0"/>
              <w:autoSpaceDN w:val="0"/>
              <w:adjustRightInd w:val="0"/>
              <w:jc w:val="both"/>
            </w:pPr>
            <w:r>
              <w:t>ERR:20</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43F9A556" w14:textId="77777777" w:rsidR="009D1437" w:rsidRPr="009372AD" w:rsidRDefault="009D1437" w:rsidP="00616EC4">
            <w:pPr>
              <w:pStyle w:val="ListParagraph"/>
              <w:ind w:left="0"/>
              <w:jc w:val="both"/>
            </w:pPr>
            <w:r w:rsidRPr="009372AD">
              <w:t>Không tìm thấ</w:t>
            </w:r>
            <w:r>
              <w:t xml:space="preserve">y thông tin </w:t>
            </w:r>
            <w:r w:rsidRPr="00174282">
              <w:t>PublishInvoice</w:t>
            </w:r>
          </w:p>
        </w:tc>
        <w:tc>
          <w:tcPr>
            <w:tcW w:w="2695" w:type="dxa"/>
            <w:tcBorders>
              <w:top w:val="single" w:sz="4" w:space="0" w:color="2E74B5"/>
              <w:left w:val="single" w:sz="4" w:space="0" w:color="2E74B5"/>
              <w:bottom w:val="single" w:sz="4" w:space="0" w:color="2E74B5"/>
              <w:right w:val="single" w:sz="4" w:space="0" w:color="2E74B5"/>
            </w:tcBorders>
          </w:tcPr>
          <w:p w14:paraId="5B48AEE7" w14:textId="77777777" w:rsidR="009D1437" w:rsidRPr="009372AD" w:rsidRDefault="009D1437" w:rsidP="00616EC4">
            <w:pPr>
              <w:pStyle w:val="ListParagraph"/>
              <w:ind w:left="0"/>
              <w:jc w:val="both"/>
            </w:pPr>
          </w:p>
        </w:tc>
      </w:tr>
      <w:tr w:rsidR="009D1437" w:rsidRPr="00660ABB" w14:paraId="03276A6C" w14:textId="77777777" w:rsidTr="00616EC4">
        <w:tc>
          <w:tcPr>
            <w:tcW w:w="1710" w:type="dxa"/>
            <w:tcBorders>
              <w:top w:val="single" w:sz="4" w:space="0" w:color="2E74B5"/>
              <w:left w:val="single" w:sz="4" w:space="0" w:color="2E74B5"/>
              <w:right w:val="single" w:sz="4" w:space="0" w:color="2E74B5"/>
            </w:tcBorders>
            <w:shd w:val="clear" w:color="auto" w:fill="auto"/>
          </w:tcPr>
          <w:p w14:paraId="321C4929" w14:textId="77777777" w:rsidR="009D1437" w:rsidRPr="009372AD" w:rsidRDefault="009D1437" w:rsidP="00616EC4">
            <w:pPr>
              <w:autoSpaceDE w:val="0"/>
              <w:autoSpaceDN w:val="0"/>
              <w:adjustRightInd w:val="0"/>
              <w:jc w:val="both"/>
            </w:pPr>
            <w:r>
              <w:t>ERR:6</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022F7C3F" w14:textId="77777777" w:rsidR="009D1437" w:rsidRPr="00333BEA" w:rsidRDefault="009D1437" w:rsidP="00616EC4">
            <w:pPr>
              <w:pStyle w:val="NoSpacing"/>
              <w:rPr>
                <w:rFonts w:ascii="Times New Roman" w:hAnsi="Times New Roman" w:cs="Times New Roman"/>
              </w:rPr>
            </w:pPr>
            <w:r>
              <w:rPr>
                <w:rFonts w:ascii="Times New Roman" w:hAnsi="Times New Roman" w:cs="Times New Roman"/>
              </w:rPr>
              <w:t xml:space="preserve">Lỗi </w:t>
            </w:r>
            <w:r w:rsidRPr="00CF44BD">
              <w:rPr>
                <w:rFonts w:ascii="Times New Roman" w:hAnsi="Times New Roman" w:cs="Times New Roman"/>
              </w:rPr>
              <w:t>Exception</w:t>
            </w:r>
          </w:p>
        </w:tc>
        <w:tc>
          <w:tcPr>
            <w:tcW w:w="2695" w:type="dxa"/>
            <w:tcBorders>
              <w:top w:val="single" w:sz="4" w:space="0" w:color="2E74B5"/>
              <w:left w:val="single" w:sz="4" w:space="0" w:color="2E74B5"/>
              <w:bottom w:val="single" w:sz="4" w:space="0" w:color="2E74B5"/>
              <w:right w:val="single" w:sz="4" w:space="0" w:color="2E74B5"/>
            </w:tcBorders>
          </w:tcPr>
          <w:p w14:paraId="72BE21E6" w14:textId="77777777" w:rsidR="009D1437" w:rsidRPr="005F3EF8" w:rsidRDefault="009D1437" w:rsidP="00616EC4">
            <w:pPr>
              <w:jc w:val="both"/>
            </w:pPr>
          </w:p>
        </w:tc>
      </w:tr>
      <w:tr w:rsidR="009D1437" w:rsidRPr="00660ABB" w14:paraId="22073CB5"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A2A7100" w14:textId="77777777" w:rsidR="009D1437" w:rsidRPr="009372AD" w:rsidRDefault="009D1437" w:rsidP="00616EC4">
            <w:pPr>
              <w:autoSpaceDE w:val="0"/>
              <w:autoSpaceDN w:val="0"/>
              <w:adjustRightInd w:val="0"/>
              <w:jc w:val="both"/>
            </w:pPr>
            <w:r>
              <w:t>OK</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693DD694" w14:textId="77777777" w:rsidR="009D1437" w:rsidRPr="009372AD" w:rsidRDefault="009D1437" w:rsidP="00616EC4">
            <w:pPr>
              <w:jc w:val="both"/>
            </w:pPr>
            <w:r>
              <w:t>Khôi phục hóa đơn thành công</w:t>
            </w:r>
          </w:p>
        </w:tc>
        <w:tc>
          <w:tcPr>
            <w:tcW w:w="2695" w:type="dxa"/>
            <w:tcBorders>
              <w:top w:val="single" w:sz="4" w:space="0" w:color="2E74B5"/>
              <w:left w:val="single" w:sz="4" w:space="0" w:color="2E74B5"/>
              <w:bottom w:val="single" w:sz="4" w:space="0" w:color="2E74B5"/>
              <w:right w:val="single" w:sz="4" w:space="0" w:color="2E74B5"/>
            </w:tcBorders>
          </w:tcPr>
          <w:p w14:paraId="045DEAD9" w14:textId="77777777" w:rsidR="009D1437" w:rsidRPr="009372AD" w:rsidRDefault="009D1437" w:rsidP="00616EC4">
            <w:pPr>
              <w:jc w:val="both"/>
            </w:pPr>
          </w:p>
        </w:tc>
      </w:tr>
    </w:tbl>
    <w:p w14:paraId="0AB0B63C" w14:textId="77777777" w:rsidR="009D1437" w:rsidRDefault="009D1437" w:rsidP="009D1437">
      <w:pPr>
        <w:rPr>
          <w:lang w:val="x-none" w:eastAsia="x-none"/>
        </w:rPr>
      </w:pPr>
    </w:p>
    <w:p w14:paraId="384BE467" w14:textId="77777777" w:rsidR="009D1437" w:rsidRDefault="009D1437" w:rsidP="00480762">
      <w:pPr>
        <w:pStyle w:val="Heading3"/>
      </w:pPr>
      <w:bookmarkStart w:id="86" w:name="_Toc198045323"/>
      <w:r w:rsidRPr="004E053A">
        <w:t xml:space="preserve">Khôi phục hóa đơn đã hủy </w:t>
      </w:r>
      <w:r>
        <w:rPr>
          <w:lang w:val="en-US"/>
        </w:rPr>
        <w:t>Token</w:t>
      </w:r>
      <w:bookmarkEnd w:id="86"/>
    </w:p>
    <w:p w14:paraId="52861DA1" w14:textId="77777777" w:rsidR="009D1437" w:rsidRDefault="009D1437" w:rsidP="009D1437">
      <w:r>
        <w:t>URL</w:t>
      </w:r>
    </w:p>
    <w:p w14:paraId="7E2B9E00" w14:textId="77777777" w:rsidR="009D1437" w:rsidRDefault="009D1437" w:rsidP="009D1437">
      <w:pPr>
        <w:ind w:firstLine="720"/>
        <w:jc w:val="both"/>
      </w:pPr>
      <w:r>
        <w:t>s</w:t>
      </w:r>
      <w:r w:rsidRPr="004A4DD9">
        <w:t xml:space="preserve">tring </w:t>
      </w:r>
      <w:r w:rsidRPr="004E053A">
        <w:rPr>
          <w:b/>
        </w:rPr>
        <w:t xml:space="preserve">restoreCancelInvFkey </w:t>
      </w:r>
      <w:r w:rsidRPr="009372AD">
        <w:t>(</w:t>
      </w:r>
      <w:r w:rsidRPr="004E053A">
        <w:t xml:space="preserve">string Account, string ACpass, string </w:t>
      </w:r>
      <w:r>
        <w:t>token</w:t>
      </w:r>
      <w:r w:rsidRPr="004E053A">
        <w:t>, string userName, string userPass</w:t>
      </w:r>
      <w:r w:rsidRPr="009372AD">
        <w:t>)</w:t>
      </w:r>
    </w:p>
    <w:p w14:paraId="6A595125" w14:textId="77777777" w:rsidR="009D1437" w:rsidRPr="004A4DD9" w:rsidRDefault="009D1437" w:rsidP="009D1437">
      <w:pPr>
        <w:ind w:firstLine="720"/>
        <w:jc w:val="both"/>
      </w:pPr>
    </w:p>
    <w:p w14:paraId="7F8AEF0D" w14:textId="77777777" w:rsidR="009D1437" w:rsidRPr="00593BE8" w:rsidRDefault="009D1437" w:rsidP="009D1437">
      <w:pPr>
        <w:pStyle w:val="N"/>
      </w:pPr>
      <w:r w:rsidRPr="00593BE8">
        <w:t>DESCRIPTION</w:t>
      </w:r>
    </w:p>
    <w:p w14:paraId="1001B42C" w14:textId="77777777" w:rsidR="009D1437" w:rsidRDefault="009D1437" w:rsidP="009D1437">
      <w:pPr>
        <w:pStyle w:val="N"/>
      </w:pPr>
      <w:r>
        <w:tab/>
        <w:t>Đây là web service thực hiện k</w:t>
      </w:r>
      <w:r w:rsidRPr="004E053A">
        <w:t xml:space="preserve">hôi phục hóa đơn đã hủy về trạng thái đang sử dụng bằng </w:t>
      </w:r>
      <w:r>
        <w:t>Token</w:t>
      </w:r>
    </w:p>
    <w:p w14:paraId="2C69A592" w14:textId="77777777" w:rsidR="009D1437" w:rsidRPr="00007702" w:rsidRDefault="009D1437" w:rsidP="009D1437">
      <w:pPr>
        <w:pStyle w:val="N"/>
      </w:pPr>
      <w:r w:rsidRPr="00663B3E">
        <w:t>HTTP METHOD</w:t>
      </w:r>
    </w:p>
    <w:p w14:paraId="6C01A49C" w14:textId="77777777" w:rsidR="009D1437" w:rsidRPr="00007702" w:rsidRDefault="009D1437" w:rsidP="009D1437">
      <w:pPr>
        <w:pStyle w:val="N"/>
        <w:rPr>
          <w:b/>
        </w:rPr>
      </w:pPr>
      <w:r>
        <w:tab/>
      </w:r>
      <w:r w:rsidRPr="00610AFD">
        <w:t>POST</w:t>
      </w:r>
    </w:p>
    <w:p w14:paraId="1614D4F5" w14:textId="77777777" w:rsidR="009D1437" w:rsidRPr="00610AFD" w:rsidRDefault="009D1437" w:rsidP="009D1437">
      <w:pPr>
        <w:pStyle w:val="N"/>
      </w:pPr>
      <w:r w:rsidRPr="00610AFD">
        <w:t>REQUEST BODY</w:t>
      </w:r>
    </w:p>
    <w:p w14:paraId="383A7E37" w14:textId="77777777" w:rsidR="009D1437" w:rsidRPr="000C2AC2" w:rsidRDefault="009D1437" w:rsidP="009D1437">
      <w:pPr>
        <w:pStyle w:val="ListParagraph"/>
        <w:numPr>
          <w:ilvl w:val="0"/>
          <w:numId w:val="2"/>
        </w:numPr>
        <w:spacing w:after="0" w:line="360" w:lineRule="auto"/>
        <w:jc w:val="both"/>
        <w:rPr>
          <w:rFonts w:eastAsia="Calibri"/>
          <w:b/>
          <w:u w:val="single"/>
        </w:rPr>
      </w:pPr>
      <w:r w:rsidRPr="00FA5966">
        <w:rPr>
          <w:b/>
        </w:rPr>
        <w:t>Account</w:t>
      </w:r>
      <w:r w:rsidRPr="009372AD">
        <w:rPr>
          <w:rFonts w:eastAsia="Calibri"/>
          <w:b/>
        </w:rPr>
        <w:t>/</w:t>
      </w:r>
      <w:r w:rsidRPr="005C559E">
        <w:t xml:space="preserve"> </w:t>
      </w:r>
      <w:r w:rsidRPr="00FA5966">
        <w:rPr>
          <w:b/>
        </w:rPr>
        <w:t>ACpass</w:t>
      </w:r>
      <w:r w:rsidRPr="009372AD">
        <w:rPr>
          <w:rFonts w:eastAsia="Calibri"/>
        </w:rPr>
        <w:t>:</w:t>
      </w:r>
      <w:r>
        <w:rPr>
          <w:rFonts w:eastAsia="Calibri"/>
        </w:rPr>
        <w:t xml:space="preserve"> Tài khoản truy cập CAdmin</w:t>
      </w:r>
      <w:r w:rsidRPr="009372AD">
        <w:rPr>
          <w:rFonts w:eastAsia="Calibri"/>
        </w:rPr>
        <w:t>.</w:t>
      </w:r>
    </w:p>
    <w:p w14:paraId="3708DB33" w14:textId="77777777" w:rsidR="009D1437" w:rsidRPr="000C2AC2" w:rsidRDefault="009D1437" w:rsidP="009D1437">
      <w:pPr>
        <w:pStyle w:val="ListParagraph"/>
        <w:numPr>
          <w:ilvl w:val="0"/>
          <w:numId w:val="2"/>
        </w:numPr>
        <w:spacing w:after="0" w:line="360" w:lineRule="auto"/>
        <w:jc w:val="both"/>
        <w:rPr>
          <w:rFonts w:eastAsia="Calibri"/>
        </w:rPr>
      </w:pPr>
      <w:r>
        <w:rPr>
          <w:b/>
        </w:rPr>
        <w:lastRenderedPageBreak/>
        <w:t>token</w:t>
      </w:r>
      <w:r w:rsidRPr="000C2AC2">
        <w:rPr>
          <w:rFonts w:eastAsia="Calibri"/>
          <w:b/>
        </w:rPr>
        <w:t xml:space="preserve">: </w:t>
      </w:r>
      <w:r w:rsidRPr="005E4F93">
        <w:rPr>
          <w:rFonts w:eastAsia="Calibri"/>
        </w:rPr>
        <w:t>Chuỗi token xác định hóa đơn cần lấy(theo cấu trúc patternt;serial;sốhóađơn)</w:t>
      </w:r>
      <w:r>
        <w:rPr>
          <w:rFonts w:eastAsia="Calibri"/>
        </w:rPr>
        <w:t>.</w:t>
      </w:r>
    </w:p>
    <w:p w14:paraId="69CDF77C" w14:textId="77777777" w:rsidR="009D1437" w:rsidRPr="00FA5966" w:rsidRDefault="009D1437" w:rsidP="009D1437">
      <w:pPr>
        <w:pStyle w:val="ListParagraph"/>
        <w:numPr>
          <w:ilvl w:val="0"/>
          <w:numId w:val="2"/>
        </w:numPr>
        <w:spacing w:after="0" w:line="360" w:lineRule="auto"/>
        <w:jc w:val="both"/>
        <w:rPr>
          <w:rFonts w:eastAsia="Calibri"/>
          <w:b/>
        </w:rPr>
      </w:pPr>
      <w:r w:rsidRPr="00FA5966">
        <w:rPr>
          <w:rFonts w:eastAsia="Calibri"/>
          <w:b/>
        </w:rPr>
        <w:t>userName/userPass</w:t>
      </w:r>
      <w:r>
        <w:rPr>
          <w:rFonts w:eastAsia="Calibri"/>
          <w:b/>
        </w:rPr>
        <w:t xml:space="preserve">: </w:t>
      </w:r>
      <w:r w:rsidRPr="009372AD">
        <w:rPr>
          <w:rFonts w:eastAsia="Calibri"/>
        </w:rPr>
        <w:t xml:space="preserve">Tài khoản được cấp phát cho khách hàng để gọi </w:t>
      </w:r>
      <w:r>
        <w:rPr>
          <w:rFonts w:eastAsia="Calibri"/>
        </w:rPr>
        <w:t>đến webservice (tài khoản có quyền ServiceRole trong hệ thống).</w:t>
      </w:r>
    </w:p>
    <w:p w14:paraId="1D9C4696" w14:textId="77777777" w:rsidR="009D1437" w:rsidRDefault="009D1437" w:rsidP="009D1437">
      <w:pPr>
        <w:pStyle w:val="N"/>
      </w:pPr>
    </w:p>
    <w:p w14:paraId="0F4CA99C"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4860"/>
        <w:gridCol w:w="2695"/>
      </w:tblGrid>
      <w:tr w:rsidR="009D1437" w:rsidRPr="00660ABB" w14:paraId="61F98952"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0B13733B" w14:textId="77777777" w:rsidR="009D1437" w:rsidRPr="00660ABB" w:rsidRDefault="009D1437" w:rsidP="00616EC4">
            <w:pPr>
              <w:pStyle w:val="ListParagraph"/>
              <w:jc w:val="center"/>
            </w:pPr>
            <w:r>
              <w:t>Kết quả</w:t>
            </w:r>
          </w:p>
        </w:tc>
        <w:tc>
          <w:tcPr>
            <w:tcW w:w="4860" w:type="dxa"/>
            <w:tcBorders>
              <w:top w:val="single" w:sz="4" w:space="0" w:color="2E74B5"/>
              <w:left w:val="single" w:sz="4" w:space="0" w:color="2E74B5"/>
              <w:bottom w:val="single" w:sz="4" w:space="0" w:color="2E74B5"/>
              <w:right w:val="single" w:sz="4" w:space="0" w:color="2E74B5"/>
            </w:tcBorders>
            <w:shd w:val="clear" w:color="auto" w:fill="F2F2F2"/>
          </w:tcPr>
          <w:p w14:paraId="043862B2" w14:textId="77777777" w:rsidR="009D1437" w:rsidRPr="00660ABB" w:rsidRDefault="009D1437" w:rsidP="00616EC4">
            <w:pPr>
              <w:pStyle w:val="ListParagraph"/>
            </w:pPr>
            <w:r w:rsidRPr="00660ABB">
              <w:t>Mô tả</w:t>
            </w:r>
          </w:p>
        </w:tc>
        <w:tc>
          <w:tcPr>
            <w:tcW w:w="2695" w:type="dxa"/>
            <w:tcBorders>
              <w:top w:val="single" w:sz="4" w:space="0" w:color="2E74B5"/>
              <w:left w:val="single" w:sz="4" w:space="0" w:color="2E74B5"/>
              <w:bottom w:val="single" w:sz="4" w:space="0" w:color="2E74B5"/>
              <w:right w:val="single" w:sz="4" w:space="0" w:color="2E74B5"/>
            </w:tcBorders>
            <w:shd w:val="clear" w:color="auto" w:fill="F2F2F2"/>
          </w:tcPr>
          <w:p w14:paraId="022F0C5A" w14:textId="77777777" w:rsidR="009D1437" w:rsidRPr="00660ABB" w:rsidRDefault="009D1437" w:rsidP="00616EC4">
            <w:pPr>
              <w:pStyle w:val="ListParagraph"/>
            </w:pPr>
            <w:r>
              <w:t>Ghi chú</w:t>
            </w:r>
          </w:p>
        </w:tc>
      </w:tr>
      <w:tr w:rsidR="009D1437" w:rsidRPr="00660ABB" w14:paraId="02867709" w14:textId="77777777" w:rsidTr="00616EC4">
        <w:tc>
          <w:tcPr>
            <w:tcW w:w="1710" w:type="dxa"/>
            <w:tcBorders>
              <w:top w:val="single" w:sz="4" w:space="0" w:color="2E74B5"/>
              <w:left w:val="single" w:sz="4" w:space="0" w:color="2E74B5"/>
              <w:right w:val="single" w:sz="4" w:space="0" w:color="2E74B5"/>
            </w:tcBorders>
            <w:shd w:val="clear" w:color="auto" w:fill="auto"/>
          </w:tcPr>
          <w:p w14:paraId="3D160A93" w14:textId="77777777" w:rsidR="009D1437" w:rsidRPr="009372AD" w:rsidRDefault="009D1437" w:rsidP="00616EC4">
            <w:pPr>
              <w:autoSpaceDE w:val="0"/>
              <w:autoSpaceDN w:val="0"/>
              <w:adjustRightInd w:val="0"/>
              <w:jc w:val="both"/>
              <w:rPr>
                <w:sz w:val="19"/>
                <w:szCs w:val="19"/>
              </w:rPr>
            </w:pPr>
            <w:r w:rsidRPr="009372AD">
              <w:t>ERR:1</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11A07695"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695" w:type="dxa"/>
            <w:tcBorders>
              <w:top w:val="single" w:sz="4" w:space="0" w:color="2E74B5"/>
              <w:left w:val="single" w:sz="4" w:space="0" w:color="2E74B5"/>
              <w:bottom w:val="single" w:sz="4" w:space="0" w:color="2E74B5"/>
              <w:right w:val="single" w:sz="4" w:space="0" w:color="2E74B5"/>
            </w:tcBorders>
          </w:tcPr>
          <w:p w14:paraId="53F1E90D" w14:textId="77777777" w:rsidR="009D1437" w:rsidRPr="009372AD" w:rsidRDefault="009D1437" w:rsidP="00616EC4">
            <w:pPr>
              <w:pStyle w:val="ListParagraph"/>
              <w:ind w:left="0"/>
              <w:jc w:val="both"/>
            </w:pPr>
          </w:p>
        </w:tc>
      </w:tr>
      <w:tr w:rsidR="009D1437" w:rsidRPr="00660ABB" w14:paraId="291AB75E" w14:textId="77777777" w:rsidTr="00616EC4">
        <w:tc>
          <w:tcPr>
            <w:tcW w:w="1710" w:type="dxa"/>
            <w:tcBorders>
              <w:top w:val="single" w:sz="4" w:space="0" w:color="2E74B5"/>
              <w:left w:val="single" w:sz="4" w:space="0" w:color="2E74B5"/>
              <w:right w:val="single" w:sz="4" w:space="0" w:color="2E74B5"/>
            </w:tcBorders>
            <w:shd w:val="clear" w:color="auto" w:fill="auto"/>
          </w:tcPr>
          <w:p w14:paraId="7B91498A" w14:textId="77777777" w:rsidR="009D1437" w:rsidRPr="009372AD" w:rsidRDefault="009D1437" w:rsidP="00616EC4">
            <w:pPr>
              <w:autoSpaceDE w:val="0"/>
              <w:autoSpaceDN w:val="0"/>
              <w:adjustRightInd w:val="0"/>
              <w:jc w:val="both"/>
            </w:pPr>
            <w:r>
              <w:t>ERR:2</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0FBF38F6" w14:textId="77777777" w:rsidR="009D1437" w:rsidRPr="009372AD" w:rsidRDefault="009D1437" w:rsidP="00616EC4">
            <w:pPr>
              <w:pStyle w:val="ListParagraph"/>
              <w:ind w:left="0"/>
              <w:jc w:val="both"/>
            </w:pPr>
            <w:r>
              <w:t>Không tìm thấy hóa đơn hoặc có nhiều hơn 1 hóa đơn với tham số đã truyền</w:t>
            </w:r>
          </w:p>
        </w:tc>
        <w:tc>
          <w:tcPr>
            <w:tcW w:w="2695" w:type="dxa"/>
            <w:tcBorders>
              <w:top w:val="single" w:sz="4" w:space="0" w:color="2E74B5"/>
              <w:left w:val="single" w:sz="4" w:space="0" w:color="2E74B5"/>
              <w:bottom w:val="single" w:sz="4" w:space="0" w:color="2E74B5"/>
              <w:right w:val="single" w:sz="4" w:space="0" w:color="2E74B5"/>
            </w:tcBorders>
          </w:tcPr>
          <w:p w14:paraId="35F8E94B" w14:textId="77777777" w:rsidR="009D1437" w:rsidRPr="009372AD" w:rsidRDefault="009D1437" w:rsidP="00616EC4">
            <w:pPr>
              <w:pStyle w:val="ListParagraph"/>
              <w:ind w:left="0"/>
              <w:jc w:val="both"/>
            </w:pPr>
          </w:p>
        </w:tc>
      </w:tr>
      <w:tr w:rsidR="009D1437" w:rsidRPr="00660ABB" w14:paraId="6CFFC206" w14:textId="77777777" w:rsidTr="00616EC4">
        <w:tc>
          <w:tcPr>
            <w:tcW w:w="1710" w:type="dxa"/>
            <w:tcBorders>
              <w:top w:val="single" w:sz="4" w:space="0" w:color="2E74B5"/>
              <w:left w:val="single" w:sz="4" w:space="0" w:color="2E74B5"/>
              <w:right w:val="single" w:sz="4" w:space="0" w:color="2E74B5"/>
            </w:tcBorders>
            <w:shd w:val="clear" w:color="auto" w:fill="auto"/>
          </w:tcPr>
          <w:p w14:paraId="00F951D1" w14:textId="77777777" w:rsidR="009D1437" w:rsidRDefault="009D1437" w:rsidP="00616EC4">
            <w:pPr>
              <w:autoSpaceDE w:val="0"/>
              <w:autoSpaceDN w:val="0"/>
              <w:adjustRightInd w:val="0"/>
              <w:jc w:val="both"/>
            </w:pPr>
            <w:r>
              <w:t>ERR:8</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77C46908" w14:textId="77777777" w:rsidR="009D1437" w:rsidRDefault="009D1437" w:rsidP="00616EC4">
            <w:pPr>
              <w:pStyle w:val="ListParagraph"/>
              <w:ind w:left="0"/>
              <w:jc w:val="both"/>
            </w:pPr>
            <w:r>
              <w:t>Hóa đơn đang không ở trạng thái đã hủy</w:t>
            </w:r>
          </w:p>
        </w:tc>
        <w:tc>
          <w:tcPr>
            <w:tcW w:w="2695" w:type="dxa"/>
            <w:tcBorders>
              <w:top w:val="single" w:sz="4" w:space="0" w:color="2E74B5"/>
              <w:left w:val="single" w:sz="4" w:space="0" w:color="2E74B5"/>
              <w:bottom w:val="single" w:sz="4" w:space="0" w:color="2E74B5"/>
              <w:right w:val="single" w:sz="4" w:space="0" w:color="2E74B5"/>
            </w:tcBorders>
          </w:tcPr>
          <w:p w14:paraId="44FE5B42" w14:textId="77777777" w:rsidR="009D1437" w:rsidRPr="009372AD" w:rsidRDefault="009D1437" w:rsidP="00616EC4">
            <w:pPr>
              <w:pStyle w:val="ListParagraph"/>
              <w:ind w:left="0"/>
              <w:jc w:val="both"/>
            </w:pPr>
          </w:p>
        </w:tc>
      </w:tr>
      <w:tr w:rsidR="009D1437" w:rsidRPr="00660ABB" w14:paraId="45464AF9" w14:textId="77777777" w:rsidTr="00616EC4">
        <w:tc>
          <w:tcPr>
            <w:tcW w:w="1710" w:type="dxa"/>
            <w:tcBorders>
              <w:top w:val="single" w:sz="4" w:space="0" w:color="2E74B5"/>
              <w:left w:val="single" w:sz="4" w:space="0" w:color="2E74B5"/>
              <w:right w:val="single" w:sz="4" w:space="0" w:color="2E74B5"/>
            </w:tcBorders>
            <w:shd w:val="clear" w:color="auto" w:fill="auto"/>
          </w:tcPr>
          <w:p w14:paraId="2AC35239" w14:textId="77777777" w:rsidR="009D1437" w:rsidRPr="009372AD" w:rsidRDefault="009D1437" w:rsidP="00616EC4">
            <w:pPr>
              <w:autoSpaceDE w:val="0"/>
              <w:autoSpaceDN w:val="0"/>
              <w:adjustRightInd w:val="0"/>
              <w:jc w:val="both"/>
            </w:pPr>
            <w:r>
              <w:t>ERR:7</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223619DE" w14:textId="77777777" w:rsidR="009D1437" w:rsidRPr="009372AD" w:rsidRDefault="009D1437" w:rsidP="00616EC4">
            <w:pPr>
              <w:pStyle w:val="ListParagraph"/>
              <w:ind w:left="0"/>
              <w:jc w:val="both"/>
            </w:pPr>
            <w:r>
              <w:t>Tài khoản không phù hợp hoặc không tìm thấy company ứng với tài khoản đã khai báo</w:t>
            </w:r>
          </w:p>
        </w:tc>
        <w:tc>
          <w:tcPr>
            <w:tcW w:w="2695" w:type="dxa"/>
            <w:tcBorders>
              <w:top w:val="single" w:sz="4" w:space="0" w:color="2E74B5"/>
              <w:left w:val="single" w:sz="4" w:space="0" w:color="2E74B5"/>
              <w:bottom w:val="single" w:sz="4" w:space="0" w:color="2E74B5"/>
              <w:right w:val="single" w:sz="4" w:space="0" w:color="2E74B5"/>
            </w:tcBorders>
          </w:tcPr>
          <w:p w14:paraId="108B263A" w14:textId="77777777" w:rsidR="009D1437" w:rsidRPr="009372AD" w:rsidRDefault="009D1437" w:rsidP="00616EC4">
            <w:pPr>
              <w:pStyle w:val="ListParagraph"/>
              <w:ind w:left="0"/>
              <w:jc w:val="both"/>
            </w:pPr>
          </w:p>
        </w:tc>
      </w:tr>
      <w:tr w:rsidR="009D1437" w:rsidRPr="00660ABB" w14:paraId="154C2971" w14:textId="77777777" w:rsidTr="00616EC4">
        <w:tc>
          <w:tcPr>
            <w:tcW w:w="1710" w:type="dxa"/>
            <w:tcBorders>
              <w:top w:val="single" w:sz="4" w:space="0" w:color="2E74B5"/>
              <w:left w:val="single" w:sz="4" w:space="0" w:color="2E74B5"/>
              <w:right w:val="single" w:sz="4" w:space="0" w:color="2E74B5"/>
            </w:tcBorders>
            <w:shd w:val="clear" w:color="auto" w:fill="auto"/>
          </w:tcPr>
          <w:p w14:paraId="34B70C5F" w14:textId="77777777" w:rsidR="009D1437" w:rsidRDefault="009D1437" w:rsidP="00616EC4">
            <w:pPr>
              <w:autoSpaceDE w:val="0"/>
              <w:autoSpaceDN w:val="0"/>
              <w:adjustRightInd w:val="0"/>
              <w:jc w:val="both"/>
            </w:pPr>
            <w:r>
              <w:t>ERR:10</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6D627126" w14:textId="77777777" w:rsidR="009D1437" w:rsidRDefault="009D1437" w:rsidP="00616EC4">
            <w:pPr>
              <w:pStyle w:val="ListParagraph"/>
              <w:ind w:left="0"/>
              <w:jc w:val="both"/>
            </w:pPr>
            <w:r>
              <w:t>Vượt quá giới hạn số thông tin hóa đơn truyền lên bằng token</w:t>
            </w:r>
          </w:p>
        </w:tc>
        <w:tc>
          <w:tcPr>
            <w:tcW w:w="2695" w:type="dxa"/>
            <w:tcBorders>
              <w:top w:val="single" w:sz="4" w:space="0" w:color="2E74B5"/>
              <w:left w:val="single" w:sz="4" w:space="0" w:color="2E74B5"/>
              <w:bottom w:val="single" w:sz="4" w:space="0" w:color="2E74B5"/>
              <w:right w:val="single" w:sz="4" w:space="0" w:color="2E74B5"/>
            </w:tcBorders>
          </w:tcPr>
          <w:p w14:paraId="749BBA6F" w14:textId="77777777" w:rsidR="009D1437" w:rsidRPr="009372AD" w:rsidRDefault="009D1437" w:rsidP="00616EC4">
            <w:pPr>
              <w:pStyle w:val="ListParagraph"/>
              <w:ind w:left="0"/>
              <w:jc w:val="both"/>
            </w:pPr>
          </w:p>
        </w:tc>
      </w:tr>
      <w:tr w:rsidR="009D1437" w:rsidRPr="00660ABB" w14:paraId="575D4F81" w14:textId="77777777" w:rsidTr="00616EC4">
        <w:tc>
          <w:tcPr>
            <w:tcW w:w="1710" w:type="dxa"/>
            <w:tcBorders>
              <w:top w:val="single" w:sz="4" w:space="0" w:color="2E74B5"/>
              <w:left w:val="single" w:sz="4" w:space="0" w:color="2E74B5"/>
              <w:right w:val="single" w:sz="4" w:space="0" w:color="2E74B5"/>
            </w:tcBorders>
            <w:shd w:val="clear" w:color="auto" w:fill="auto"/>
          </w:tcPr>
          <w:p w14:paraId="25DE83EF" w14:textId="77777777" w:rsidR="009D1437" w:rsidRPr="009372AD" w:rsidRDefault="009D1437" w:rsidP="00616EC4">
            <w:pPr>
              <w:autoSpaceDE w:val="0"/>
              <w:autoSpaceDN w:val="0"/>
              <w:adjustRightInd w:val="0"/>
              <w:jc w:val="both"/>
            </w:pPr>
            <w:r>
              <w:t>ERR:20</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64781DEC" w14:textId="77777777" w:rsidR="009D1437" w:rsidRPr="009372AD" w:rsidRDefault="009D1437" w:rsidP="00616EC4">
            <w:pPr>
              <w:pStyle w:val="ListParagraph"/>
              <w:ind w:left="0"/>
              <w:jc w:val="both"/>
            </w:pPr>
            <w:r w:rsidRPr="009372AD">
              <w:t>Không tìm thấ</w:t>
            </w:r>
            <w:r>
              <w:t xml:space="preserve">y thông tin </w:t>
            </w:r>
            <w:r w:rsidRPr="00174282">
              <w:t>PublishInvoice</w:t>
            </w:r>
          </w:p>
        </w:tc>
        <w:tc>
          <w:tcPr>
            <w:tcW w:w="2695" w:type="dxa"/>
            <w:tcBorders>
              <w:top w:val="single" w:sz="4" w:space="0" w:color="2E74B5"/>
              <w:left w:val="single" w:sz="4" w:space="0" w:color="2E74B5"/>
              <w:bottom w:val="single" w:sz="4" w:space="0" w:color="2E74B5"/>
              <w:right w:val="single" w:sz="4" w:space="0" w:color="2E74B5"/>
            </w:tcBorders>
          </w:tcPr>
          <w:p w14:paraId="6F20C61E" w14:textId="77777777" w:rsidR="009D1437" w:rsidRPr="009372AD" w:rsidRDefault="009D1437" w:rsidP="00616EC4">
            <w:pPr>
              <w:pStyle w:val="ListParagraph"/>
              <w:ind w:left="0"/>
              <w:jc w:val="both"/>
            </w:pPr>
          </w:p>
        </w:tc>
      </w:tr>
      <w:tr w:rsidR="009D1437" w:rsidRPr="00660ABB" w14:paraId="7093882B" w14:textId="77777777" w:rsidTr="00616EC4">
        <w:tc>
          <w:tcPr>
            <w:tcW w:w="1710" w:type="dxa"/>
            <w:tcBorders>
              <w:top w:val="single" w:sz="4" w:space="0" w:color="2E74B5"/>
              <w:left w:val="single" w:sz="4" w:space="0" w:color="2E74B5"/>
              <w:right w:val="single" w:sz="4" w:space="0" w:color="2E74B5"/>
            </w:tcBorders>
            <w:shd w:val="clear" w:color="auto" w:fill="auto"/>
          </w:tcPr>
          <w:p w14:paraId="31BFE334" w14:textId="77777777" w:rsidR="009D1437" w:rsidRPr="009372AD" w:rsidRDefault="009D1437" w:rsidP="00616EC4">
            <w:pPr>
              <w:autoSpaceDE w:val="0"/>
              <w:autoSpaceDN w:val="0"/>
              <w:adjustRightInd w:val="0"/>
              <w:jc w:val="both"/>
            </w:pPr>
            <w:r>
              <w:t>ERR:6</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297C057A" w14:textId="77777777" w:rsidR="009D1437" w:rsidRPr="00333BEA" w:rsidRDefault="009D1437" w:rsidP="00616EC4">
            <w:pPr>
              <w:pStyle w:val="NoSpacing"/>
              <w:rPr>
                <w:rFonts w:ascii="Times New Roman" w:hAnsi="Times New Roman" w:cs="Times New Roman"/>
              </w:rPr>
            </w:pPr>
            <w:r>
              <w:rPr>
                <w:rFonts w:ascii="Times New Roman" w:hAnsi="Times New Roman" w:cs="Times New Roman"/>
              </w:rPr>
              <w:t xml:space="preserve">Lỗi </w:t>
            </w:r>
            <w:r w:rsidRPr="00CF44BD">
              <w:rPr>
                <w:rFonts w:ascii="Times New Roman" w:hAnsi="Times New Roman" w:cs="Times New Roman"/>
              </w:rPr>
              <w:t>Exception</w:t>
            </w:r>
          </w:p>
        </w:tc>
        <w:tc>
          <w:tcPr>
            <w:tcW w:w="2695" w:type="dxa"/>
            <w:tcBorders>
              <w:top w:val="single" w:sz="4" w:space="0" w:color="2E74B5"/>
              <w:left w:val="single" w:sz="4" w:space="0" w:color="2E74B5"/>
              <w:bottom w:val="single" w:sz="4" w:space="0" w:color="2E74B5"/>
              <w:right w:val="single" w:sz="4" w:space="0" w:color="2E74B5"/>
            </w:tcBorders>
          </w:tcPr>
          <w:p w14:paraId="15EAED05" w14:textId="77777777" w:rsidR="009D1437" w:rsidRPr="005F3EF8" w:rsidRDefault="009D1437" w:rsidP="00616EC4">
            <w:pPr>
              <w:jc w:val="both"/>
            </w:pPr>
          </w:p>
        </w:tc>
      </w:tr>
      <w:tr w:rsidR="009D1437" w:rsidRPr="00660ABB" w14:paraId="1ED42987"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6DBD207" w14:textId="77777777" w:rsidR="009D1437" w:rsidRPr="009372AD" w:rsidRDefault="009D1437" w:rsidP="00616EC4">
            <w:pPr>
              <w:autoSpaceDE w:val="0"/>
              <w:autoSpaceDN w:val="0"/>
              <w:adjustRightInd w:val="0"/>
              <w:jc w:val="both"/>
            </w:pPr>
            <w:r>
              <w:t>OK</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1A1552DA" w14:textId="77777777" w:rsidR="009D1437" w:rsidRPr="009372AD" w:rsidRDefault="009D1437" w:rsidP="00616EC4">
            <w:pPr>
              <w:jc w:val="both"/>
            </w:pPr>
            <w:r>
              <w:t>Khôi phục hóa đơn thành công</w:t>
            </w:r>
          </w:p>
        </w:tc>
        <w:tc>
          <w:tcPr>
            <w:tcW w:w="2695" w:type="dxa"/>
            <w:tcBorders>
              <w:top w:val="single" w:sz="4" w:space="0" w:color="2E74B5"/>
              <w:left w:val="single" w:sz="4" w:space="0" w:color="2E74B5"/>
              <w:bottom w:val="single" w:sz="4" w:space="0" w:color="2E74B5"/>
              <w:right w:val="single" w:sz="4" w:space="0" w:color="2E74B5"/>
            </w:tcBorders>
          </w:tcPr>
          <w:p w14:paraId="3F1835C9" w14:textId="77777777" w:rsidR="009D1437" w:rsidRPr="009372AD" w:rsidRDefault="009D1437" w:rsidP="00616EC4">
            <w:pPr>
              <w:jc w:val="both"/>
            </w:pPr>
          </w:p>
        </w:tc>
      </w:tr>
    </w:tbl>
    <w:p w14:paraId="4C49DAC9" w14:textId="77777777" w:rsidR="009D1437" w:rsidRDefault="009D1437" w:rsidP="009D1437">
      <w:pPr>
        <w:rPr>
          <w:lang w:val="x-none" w:eastAsia="x-none"/>
        </w:rPr>
      </w:pPr>
    </w:p>
    <w:p w14:paraId="485B3A72" w14:textId="77777777" w:rsidR="009D1437" w:rsidRDefault="009D1437" w:rsidP="00480762">
      <w:pPr>
        <w:pStyle w:val="Heading3"/>
      </w:pPr>
      <w:bookmarkStart w:id="87" w:name="_Toc198045324"/>
      <w:r w:rsidRPr="00C15CFF">
        <w:t>Khôi phục hóa đơn bị thay thế bằng FKey</w:t>
      </w:r>
      <w:bookmarkEnd w:id="87"/>
    </w:p>
    <w:p w14:paraId="6EDDF0B1" w14:textId="77777777" w:rsidR="009D1437" w:rsidRDefault="009D1437" w:rsidP="009D1437">
      <w:r>
        <w:t>URL</w:t>
      </w:r>
    </w:p>
    <w:p w14:paraId="5367A8DE" w14:textId="77777777" w:rsidR="009D1437" w:rsidRDefault="009D1437" w:rsidP="009D1437">
      <w:pPr>
        <w:ind w:firstLine="720"/>
        <w:jc w:val="both"/>
      </w:pPr>
      <w:r>
        <w:t>s</w:t>
      </w:r>
      <w:r w:rsidRPr="004A4DD9">
        <w:t xml:space="preserve">tring </w:t>
      </w:r>
      <w:r w:rsidRPr="009664E3">
        <w:rPr>
          <w:b/>
        </w:rPr>
        <w:t>restoreReplacedInvFkey</w:t>
      </w:r>
      <w:r w:rsidRPr="004E053A">
        <w:rPr>
          <w:b/>
        </w:rPr>
        <w:t xml:space="preserve"> </w:t>
      </w:r>
      <w:r w:rsidRPr="009372AD">
        <w:t>(</w:t>
      </w:r>
      <w:r w:rsidRPr="00851646">
        <w:t>string Account, string ACpass, string fkeyReplaced, string fkeyReplacedOld, string userName, string userPass</w:t>
      </w:r>
      <w:r w:rsidRPr="009372AD">
        <w:t>)</w:t>
      </w:r>
    </w:p>
    <w:p w14:paraId="4AC61C26" w14:textId="77777777" w:rsidR="009D1437" w:rsidRPr="004A4DD9" w:rsidRDefault="009D1437" w:rsidP="009D1437">
      <w:pPr>
        <w:ind w:firstLine="720"/>
        <w:jc w:val="both"/>
      </w:pPr>
    </w:p>
    <w:p w14:paraId="2D32ACEE" w14:textId="77777777" w:rsidR="009D1437" w:rsidRPr="00593BE8" w:rsidRDefault="009D1437" w:rsidP="009D1437">
      <w:pPr>
        <w:pStyle w:val="N"/>
      </w:pPr>
      <w:r w:rsidRPr="00593BE8">
        <w:t>DESCRIPTION</w:t>
      </w:r>
    </w:p>
    <w:p w14:paraId="0C20F91C" w14:textId="77777777" w:rsidR="009D1437" w:rsidRDefault="009D1437" w:rsidP="009D1437">
      <w:pPr>
        <w:pStyle w:val="N"/>
      </w:pPr>
      <w:r>
        <w:tab/>
        <w:t>Đây là web service thực hiện k</w:t>
      </w:r>
      <w:r w:rsidRPr="00AC6320">
        <w:t xml:space="preserve"> </w:t>
      </w:r>
      <w:r>
        <w:t>k</w:t>
      </w:r>
      <w:r w:rsidRPr="00AC6320">
        <w:t>hôi phục hóa đơn bị thay thế bằng Fkey</w:t>
      </w:r>
      <w:r>
        <w:t xml:space="preserve"> từ hóa đơn được thay về về hóa đơn bị thay thế</w:t>
      </w:r>
    </w:p>
    <w:p w14:paraId="6801680F" w14:textId="77777777" w:rsidR="009D1437" w:rsidRPr="00007702" w:rsidRDefault="009D1437" w:rsidP="009D1437">
      <w:pPr>
        <w:pStyle w:val="N"/>
      </w:pPr>
      <w:r w:rsidRPr="00663B3E">
        <w:t>HTTP METHOD</w:t>
      </w:r>
    </w:p>
    <w:p w14:paraId="1901ECD4" w14:textId="77777777" w:rsidR="009D1437" w:rsidRPr="00007702" w:rsidRDefault="009D1437" w:rsidP="009D1437">
      <w:pPr>
        <w:pStyle w:val="N"/>
        <w:rPr>
          <w:b/>
        </w:rPr>
      </w:pPr>
      <w:r>
        <w:tab/>
      </w:r>
      <w:r w:rsidRPr="00610AFD">
        <w:t>POST</w:t>
      </w:r>
    </w:p>
    <w:p w14:paraId="79E751A3" w14:textId="77777777" w:rsidR="009D1437" w:rsidRPr="00610AFD" w:rsidRDefault="009D1437" w:rsidP="009D1437">
      <w:pPr>
        <w:pStyle w:val="N"/>
      </w:pPr>
      <w:r w:rsidRPr="00610AFD">
        <w:t>REQUEST BODY</w:t>
      </w:r>
    </w:p>
    <w:p w14:paraId="3A33C523" w14:textId="77777777" w:rsidR="009D1437" w:rsidRPr="000C2AC2" w:rsidRDefault="009D1437" w:rsidP="009D1437">
      <w:pPr>
        <w:pStyle w:val="ListParagraph"/>
        <w:numPr>
          <w:ilvl w:val="0"/>
          <w:numId w:val="2"/>
        </w:numPr>
        <w:spacing w:after="0" w:line="360" w:lineRule="auto"/>
        <w:jc w:val="both"/>
        <w:rPr>
          <w:rFonts w:eastAsia="Calibri"/>
          <w:b/>
          <w:u w:val="single"/>
        </w:rPr>
      </w:pPr>
      <w:r w:rsidRPr="00FA5966">
        <w:rPr>
          <w:b/>
        </w:rPr>
        <w:t>Account</w:t>
      </w:r>
      <w:r w:rsidRPr="009372AD">
        <w:rPr>
          <w:rFonts w:eastAsia="Calibri"/>
          <w:b/>
        </w:rPr>
        <w:t>/</w:t>
      </w:r>
      <w:r w:rsidRPr="005C559E">
        <w:t xml:space="preserve"> </w:t>
      </w:r>
      <w:r w:rsidRPr="00FA5966">
        <w:rPr>
          <w:b/>
        </w:rPr>
        <w:t>ACpass</w:t>
      </w:r>
      <w:r w:rsidRPr="009372AD">
        <w:rPr>
          <w:rFonts w:eastAsia="Calibri"/>
        </w:rPr>
        <w:t>:</w:t>
      </w:r>
      <w:r>
        <w:rPr>
          <w:rFonts w:eastAsia="Calibri"/>
        </w:rPr>
        <w:t xml:space="preserve"> Tài khoản truy cập CAdmin</w:t>
      </w:r>
      <w:r w:rsidRPr="009372AD">
        <w:rPr>
          <w:rFonts w:eastAsia="Calibri"/>
        </w:rPr>
        <w:t>.</w:t>
      </w:r>
    </w:p>
    <w:p w14:paraId="6F1EB158" w14:textId="77777777" w:rsidR="009D1437" w:rsidRDefault="009D1437" w:rsidP="009D1437">
      <w:pPr>
        <w:pStyle w:val="ListParagraph"/>
        <w:numPr>
          <w:ilvl w:val="0"/>
          <w:numId w:val="2"/>
        </w:numPr>
        <w:spacing w:after="0" w:line="360" w:lineRule="auto"/>
        <w:jc w:val="both"/>
        <w:rPr>
          <w:rFonts w:eastAsia="Calibri"/>
        </w:rPr>
      </w:pPr>
      <w:r w:rsidRPr="00C44A63">
        <w:rPr>
          <w:b/>
        </w:rPr>
        <w:t>fkeyReplaced</w:t>
      </w:r>
      <w:r w:rsidRPr="000C2AC2">
        <w:rPr>
          <w:rFonts w:eastAsia="Calibri"/>
          <w:b/>
        </w:rPr>
        <w:t>:</w:t>
      </w:r>
      <w:r>
        <w:rPr>
          <w:rFonts w:eastAsia="Calibri"/>
        </w:rPr>
        <w:t xml:space="preserve"> </w:t>
      </w:r>
      <w:r w:rsidRPr="00C44A63">
        <w:rPr>
          <w:rFonts w:eastAsia="Calibri"/>
        </w:rPr>
        <w:t>FKey hóa đơn đang sử dụng (</w:t>
      </w:r>
      <w:r>
        <w:rPr>
          <w:rFonts w:eastAsia="Calibri"/>
        </w:rPr>
        <w:t xml:space="preserve">được thay thế, </w:t>
      </w:r>
      <w:r w:rsidRPr="00C44A63">
        <w:rPr>
          <w:rFonts w:eastAsia="Calibri"/>
        </w:rPr>
        <w:t>cần khôi phục về hóa đơn trước đó)</w:t>
      </w:r>
      <w:r>
        <w:rPr>
          <w:rFonts w:eastAsia="Calibri"/>
        </w:rPr>
        <w:t>.</w:t>
      </w:r>
    </w:p>
    <w:p w14:paraId="078670D0" w14:textId="77777777" w:rsidR="009D1437" w:rsidRPr="000C2AC2" w:rsidRDefault="009D1437" w:rsidP="009D1437">
      <w:pPr>
        <w:pStyle w:val="ListParagraph"/>
        <w:numPr>
          <w:ilvl w:val="0"/>
          <w:numId w:val="2"/>
        </w:numPr>
        <w:spacing w:after="0" w:line="360" w:lineRule="auto"/>
        <w:jc w:val="both"/>
        <w:rPr>
          <w:rFonts w:eastAsia="Calibri"/>
        </w:rPr>
      </w:pPr>
      <w:r w:rsidRPr="00C44A63">
        <w:rPr>
          <w:b/>
        </w:rPr>
        <w:t>fkeyReplacedOld</w:t>
      </w:r>
      <w:r>
        <w:rPr>
          <w:b/>
        </w:rPr>
        <w:t>:</w:t>
      </w:r>
      <w:r>
        <w:rPr>
          <w:rFonts w:eastAsia="Calibri"/>
        </w:rPr>
        <w:t xml:space="preserve"> </w:t>
      </w:r>
      <w:r w:rsidRPr="00C44A63">
        <w:rPr>
          <w:rFonts w:eastAsia="Calibri"/>
        </w:rPr>
        <w:t xml:space="preserve">FKey hóa đơn </w:t>
      </w:r>
      <w:r>
        <w:rPr>
          <w:rFonts w:eastAsia="Calibri"/>
        </w:rPr>
        <w:t>đã bị thay thế</w:t>
      </w:r>
      <w:r w:rsidRPr="00C44A63">
        <w:rPr>
          <w:rFonts w:eastAsia="Calibri"/>
        </w:rPr>
        <w:t xml:space="preserve"> cần khôi phục lại về trạng thái sử dụng</w:t>
      </w:r>
    </w:p>
    <w:p w14:paraId="4BA28825" w14:textId="77777777" w:rsidR="009D1437" w:rsidRPr="00FA5966" w:rsidRDefault="009D1437" w:rsidP="009D1437">
      <w:pPr>
        <w:pStyle w:val="ListParagraph"/>
        <w:numPr>
          <w:ilvl w:val="0"/>
          <w:numId w:val="2"/>
        </w:numPr>
        <w:spacing w:after="0" w:line="360" w:lineRule="auto"/>
        <w:jc w:val="both"/>
        <w:rPr>
          <w:rFonts w:eastAsia="Calibri"/>
          <w:b/>
        </w:rPr>
      </w:pPr>
      <w:r w:rsidRPr="00FA5966">
        <w:rPr>
          <w:rFonts w:eastAsia="Calibri"/>
          <w:b/>
        </w:rPr>
        <w:lastRenderedPageBreak/>
        <w:t>userName/userPass</w:t>
      </w:r>
      <w:r>
        <w:rPr>
          <w:rFonts w:eastAsia="Calibri"/>
          <w:b/>
        </w:rPr>
        <w:t xml:space="preserve">: </w:t>
      </w:r>
      <w:r w:rsidRPr="009372AD">
        <w:rPr>
          <w:rFonts w:eastAsia="Calibri"/>
        </w:rPr>
        <w:t xml:space="preserve">Tài khoản được cấp phát cho khách hàng để gọi </w:t>
      </w:r>
      <w:r>
        <w:rPr>
          <w:rFonts w:eastAsia="Calibri"/>
        </w:rPr>
        <w:t>đến webservice (tài khoản có quyền ServiceRole trong hệ thống).</w:t>
      </w:r>
    </w:p>
    <w:p w14:paraId="354DD034" w14:textId="77777777" w:rsidR="009D1437" w:rsidRDefault="009D1437" w:rsidP="009D1437">
      <w:pPr>
        <w:pStyle w:val="N"/>
      </w:pPr>
    </w:p>
    <w:p w14:paraId="05392FCA"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4860"/>
        <w:gridCol w:w="2695"/>
      </w:tblGrid>
      <w:tr w:rsidR="009D1437" w:rsidRPr="00660ABB" w14:paraId="2FAAF1E2"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7DEB0423" w14:textId="77777777" w:rsidR="009D1437" w:rsidRPr="00660ABB" w:rsidRDefault="009D1437" w:rsidP="00616EC4">
            <w:pPr>
              <w:pStyle w:val="ListParagraph"/>
              <w:jc w:val="center"/>
            </w:pPr>
            <w:r>
              <w:t>Kết quả</w:t>
            </w:r>
          </w:p>
        </w:tc>
        <w:tc>
          <w:tcPr>
            <w:tcW w:w="4860" w:type="dxa"/>
            <w:tcBorders>
              <w:top w:val="single" w:sz="4" w:space="0" w:color="2E74B5"/>
              <w:left w:val="single" w:sz="4" w:space="0" w:color="2E74B5"/>
              <w:bottom w:val="single" w:sz="4" w:space="0" w:color="2E74B5"/>
              <w:right w:val="single" w:sz="4" w:space="0" w:color="2E74B5"/>
            </w:tcBorders>
            <w:shd w:val="clear" w:color="auto" w:fill="F2F2F2"/>
          </w:tcPr>
          <w:p w14:paraId="3C0AB5EA" w14:textId="77777777" w:rsidR="009D1437" w:rsidRPr="00660ABB" w:rsidRDefault="009D1437" w:rsidP="00616EC4">
            <w:pPr>
              <w:pStyle w:val="ListParagraph"/>
            </w:pPr>
            <w:r w:rsidRPr="00660ABB">
              <w:t>Mô tả</w:t>
            </w:r>
          </w:p>
        </w:tc>
        <w:tc>
          <w:tcPr>
            <w:tcW w:w="2695" w:type="dxa"/>
            <w:tcBorders>
              <w:top w:val="single" w:sz="4" w:space="0" w:color="2E74B5"/>
              <w:left w:val="single" w:sz="4" w:space="0" w:color="2E74B5"/>
              <w:bottom w:val="single" w:sz="4" w:space="0" w:color="2E74B5"/>
              <w:right w:val="single" w:sz="4" w:space="0" w:color="2E74B5"/>
            </w:tcBorders>
            <w:shd w:val="clear" w:color="auto" w:fill="F2F2F2"/>
          </w:tcPr>
          <w:p w14:paraId="01F1ADF3" w14:textId="77777777" w:rsidR="009D1437" w:rsidRPr="00660ABB" w:rsidRDefault="009D1437" w:rsidP="00616EC4">
            <w:pPr>
              <w:pStyle w:val="ListParagraph"/>
            </w:pPr>
            <w:r>
              <w:t>Ghi chú</w:t>
            </w:r>
          </w:p>
        </w:tc>
      </w:tr>
      <w:tr w:rsidR="009D1437" w:rsidRPr="00660ABB" w14:paraId="3469B6B7" w14:textId="77777777" w:rsidTr="00616EC4">
        <w:tc>
          <w:tcPr>
            <w:tcW w:w="1710" w:type="dxa"/>
            <w:tcBorders>
              <w:top w:val="single" w:sz="4" w:space="0" w:color="2E74B5"/>
              <w:left w:val="single" w:sz="4" w:space="0" w:color="2E74B5"/>
              <w:right w:val="single" w:sz="4" w:space="0" w:color="2E74B5"/>
            </w:tcBorders>
            <w:shd w:val="clear" w:color="auto" w:fill="auto"/>
          </w:tcPr>
          <w:p w14:paraId="4C0E4431" w14:textId="77777777" w:rsidR="009D1437" w:rsidRPr="009372AD" w:rsidRDefault="009D1437" w:rsidP="00616EC4">
            <w:pPr>
              <w:autoSpaceDE w:val="0"/>
              <w:autoSpaceDN w:val="0"/>
              <w:adjustRightInd w:val="0"/>
              <w:jc w:val="both"/>
              <w:rPr>
                <w:sz w:val="19"/>
                <w:szCs w:val="19"/>
              </w:rPr>
            </w:pPr>
            <w:r w:rsidRPr="009372AD">
              <w:t>ERR:1</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5A5AFB85"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695" w:type="dxa"/>
            <w:tcBorders>
              <w:top w:val="single" w:sz="4" w:space="0" w:color="2E74B5"/>
              <w:left w:val="single" w:sz="4" w:space="0" w:color="2E74B5"/>
              <w:bottom w:val="single" w:sz="4" w:space="0" w:color="2E74B5"/>
              <w:right w:val="single" w:sz="4" w:space="0" w:color="2E74B5"/>
            </w:tcBorders>
          </w:tcPr>
          <w:p w14:paraId="6F6FF07C" w14:textId="77777777" w:rsidR="009D1437" w:rsidRPr="009372AD" w:rsidRDefault="009D1437" w:rsidP="00616EC4">
            <w:pPr>
              <w:pStyle w:val="ListParagraph"/>
              <w:ind w:left="0"/>
              <w:jc w:val="both"/>
            </w:pPr>
          </w:p>
        </w:tc>
      </w:tr>
      <w:tr w:rsidR="009D1437" w:rsidRPr="00660ABB" w14:paraId="3E7432A4" w14:textId="77777777" w:rsidTr="00616EC4">
        <w:tc>
          <w:tcPr>
            <w:tcW w:w="1710" w:type="dxa"/>
            <w:tcBorders>
              <w:top w:val="single" w:sz="4" w:space="0" w:color="2E74B5"/>
              <w:left w:val="single" w:sz="4" w:space="0" w:color="2E74B5"/>
              <w:right w:val="single" w:sz="4" w:space="0" w:color="2E74B5"/>
            </w:tcBorders>
            <w:shd w:val="clear" w:color="auto" w:fill="auto"/>
          </w:tcPr>
          <w:p w14:paraId="56935316" w14:textId="77777777" w:rsidR="009D1437" w:rsidRPr="009372AD" w:rsidRDefault="009D1437" w:rsidP="00616EC4">
            <w:pPr>
              <w:autoSpaceDE w:val="0"/>
              <w:autoSpaceDN w:val="0"/>
              <w:adjustRightInd w:val="0"/>
              <w:jc w:val="both"/>
            </w:pPr>
            <w:r>
              <w:t>ERR:2</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6CE74D34" w14:textId="77777777" w:rsidR="009D1437" w:rsidRPr="009372AD" w:rsidRDefault="009D1437" w:rsidP="00616EC4">
            <w:pPr>
              <w:pStyle w:val="ListParagraph"/>
              <w:ind w:left="0"/>
              <w:jc w:val="both"/>
            </w:pPr>
            <w:r>
              <w:t>Không tìm thấy hóa đơn hoặc có nhiều hơn 1 hóa đơn với tham số đã truyền</w:t>
            </w:r>
          </w:p>
        </w:tc>
        <w:tc>
          <w:tcPr>
            <w:tcW w:w="2695" w:type="dxa"/>
            <w:tcBorders>
              <w:top w:val="single" w:sz="4" w:space="0" w:color="2E74B5"/>
              <w:left w:val="single" w:sz="4" w:space="0" w:color="2E74B5"/>
              <w:bottom w:val="single" w:sz="4" w:space="0" w:color="2E74B5"/>
              <w:right w:val="single" w:sz="4" w:space="0" w:color="2E74B5"/>
            </w:tcBorders>
          </w:tcPr>
          <w:p w14:paraId="0089B869" w14:textId="77777777" w:rsidR="009D1437" w:rsidRPr="009372AD" w:rsidRDefault="009D1437" w:rsidP="00616EC4">
            <w:pPr>
              <w:pStyle w:val="ListParagraph"/>
              <w:ind w:left="0"/>
              <w:jc w:val="both"/>
            </w:pPr>
          </w:p>
        </w:tc>
      </w:tr>
      <w:tr w:rsidR="009D1437" w:rsidRPr="00660ABB" w14:paraId="399D7A76" w14:textId="77777777" w:rsidTr="00616EC4">
        <w:tc>
          <w:tcPr>
            <w:tcW w:w="1710" w:type="dxa"/>
            <w:tcBorders>
              <w:top w:val="single" w:sz="4" w:space="0" w:color="2E74B5"/>
              <w:left w:val="single" w:sz="4" w:space="0" w:color="2E74B5"/>
              <w:right w:val="single" w:sz="4" w:space="0" w:color="2E74B5"/>
            </w:tcBorders>
            <w:shd w:val="clear" w:color="auto" w:fill="auto"/>
          </w:tcPr>
          <w:p w14:paraId="0AC794A6" w14:textId="77777777" w:rsidR="009D1437" w:rsidRPr="009372AD" w:rsidRDefault="009D1437" w:rsidP="00616EC4">
            <w:pPr>
              <w:autoSpaceDE w:val="0"/>
              <w:autoSpaceDN w:val="0"/>
              <w:adjustRightInd w:val="0"/>
              <w:jc w:val="both"/>
            </w:pPr>
            <w:r>
              <w:t>ERR:7</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259E65CB" w14:textId="77777777" w:rsidR="009D1437" w:rsidRPr="009372AD" w:rsidRDefault="009D1437" w:rsidP="00616EC4">
            <w:pPr>
              <w:pStyle w:val="ListParagraph"/>
              <w:ind w:left="0"/>
              <w:jc w:val="both"/>
            </w:pPr>
            <w:r>
              <w:t>Tài khoản không phù hợp hoặc không tìm thấy company ứng với tài khoản đã khai báo</w:t>
            </w:r>
          </w:p>
        </w:tc>
        <w:tc>
          <w:tcPr>
            <w:tcW w:w="2695" w:type="dxa"/>
            <w:tcBorders>
              <w:top w:val="single" w:sz="4" w:space="0" w:color="2E74B5"/>
              <w:left w:val="single" w:sz="4" w:space="0" w:color="2E74B5"/>
              <w:bottom w:val="single" w:sz="4" w:space="0" w:color="2E74B5"/>
              <w:right w:val="single" w:sz="4" w:space="0" w:color="2E74B5"/>
            </w:tcBorders>
          </w:tcPr>
          <w:p w14:paraId="48B3ED25" w14:textId="77777777" w:rsidR="009D1437" w:rsidRPr="009372AD" w:rsidRDefault="009D1437" w:rsidP="00616EC4">
            <w:pPr>
              <w:pStyle w:val="ListParagraph"/>
              <w:ind w:left="0"/>
              <w:jc w:val="both"/>
            </w:pPr>
          </w:p>
        </w:tc>
      </w:tr>
      <w:tr w:rsidR="009D1437" w:rsidRPr="00660ABB" w14:paraId="62AC77A9" w14:textId="77777777" w:rsidTr="00616EC4">
        <w:tc>
          <w:tcPr>
            <w:tcW w:w="1710" w:type="dxa"/>
            <w:tcBorders>
              <w:top w:val="single" w:sz="4" w:space="0" w:color="2E74B5"/>
              <w:left w:val="single" w:sz="4" w:space="0" w:color="2E74B5"/>
              <w:right w:val="single" w:sz="4" w:space="0" w:color="2E74B5"/>
            </w:tcBorders>
            <w:shd w:val="clear" w:color="auto" w:fill="auto"/>
          </w:tcPr>
          <w:p w14:paraId="696FC86C" w14:textId="77777777" w:rsidR="009D1437" w:rsidRDefault="009D1437" w:rsidP="00616EC4">
            <w:pPr>
              <w:autoSpaceDE w:val="0"/>
              <w:autoSpaceDN w:val="0"/>
              <w:adjustRightInd w:val="0"/>
              <w:jc w:val="both"/>
            </w:pPr>
            <w:r>
              <w:t>ERR:8</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0068C2FC" w14:textId="77777777" w:rsidR="009D1437" w:rsidRDefault="009D1437" w:rsidP="00616EC4">
            <w:pPr>
              <w:pStyle w:val="ListParagraph"/>
              <w:ind w:left="0"/>
              <w:jc w:val="both"/>
            </w:pPr>
            <w:r w:rsidRPr="00FC7699">
              <w:t>Hóa đơn thay thế đang không ở trạng thái có chứ ký của nhà phát hành</w:t>
            </w:r>
          </w:p>
        </w:tc>
        <w:tc>
          <w:tcPr>
            <w:tcW w:w="2695" w:type="dxa"/>
            <w:tcBorders>
              <w:top w:val="single" w:sz="4" w:space="0" w:color="2E74B5"/>
              <w:left w:val="single" w:sz="4" w:space="0" w:color="2E74B5"/>
              <w:bottom w:val="single" w:sz="4" w:space="0" w:color="2E74B5"/>
              <w:right w:val="single" w:sz="4" w:space="0" w:color="2E74B5"/>
            </w:tcBorders>
          </w:tcPr>
          <w:p w14:paraId="4E0CF8AA" w14:textId="77777777" w:rsidR="009D1437" w:rsidRPr="009372AD" w:rsidRDefault="009D1437" w:rsidP="00616EC4">
            <w:pPr>
              <w:pStyle w:val="ListParagraph"/>
              <w:ind w:left="0"/>
              <w:jc w:val="both"/>
            </w:pPr>
          </w:p>
        </w:tc>
      </w:tr>
      <w:tr w:rsidR="009D1437" w:rsidRPr="00660ABB" w14:paraId="4A664EF2" w14:textId="77777777" w:rsidTr="00616EC4">
        <w:tc>
          <w:tcPr>
            <w:tcW w:w="1710" w:type="dxa"/>
            <w:tcBorders>
              <w:top w:val="single" w:sz="4" w:space="0" w:color="2E74B5"/>
              <w:left w:val="single" w:sz="4" w:space="0" w:color="2E74B5"/>
              <w:right w:val="single" w:sz="4" w:space="0" w:color="2E74B5"/>
            </w:tcBorders>
            <w:shd w:val="clear" w:color="auto" w:fill="auto"/>
          </w:tcPr>
          <w:p w14:paraId="0D7777D2" w14:textId="77777777" w:rsidR="009D1437" w:rsidRDefault="009D1437" w:rsidP="00616EC4">
            <w:pPr>
              <w:autoSpaceDE w:val="0"/>
              <w:autoSpaceDN w:val="0"/>
              <w:adjustRightInd w:val="0"/>
              <w:jc w:val="both"/>
            </w:pPr>
            <w:r>
              <w:t>ERR:9</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3B3C7C92" w14:textId="77777777" w:rsidR="009D1437" w:rsidRDefault="009D1437" w:rsidP="00616EC4">
            <w:pPr>
              <w:pStyle w:val="ListParagraph"/>
              <w:ind w:left="0"/>
              <w:jc w:val="both"/>
            </w:pPr>
            <w:r w:rsidRPr="00FC7699">
              <w:t>Thông tin hóa đơn gốc và hóa đơn bị thay thế không chính xác</w:t>
            </w:r>
          </w:p>
        </w:tc>
        <w:tc>
          <w:tcPr>
            <w:tcW w:w="2695" w:type="dxa"/>
            <w:tcBorders>
              <w:top w:val="single" w:sz="4" w:space="0" w:color="2E74B5"/>
              <w:left w:val="single" w:sz="4" w:space="0" w:color="2E74B5"/>
              <w:bottom w:val="single" w:sz="4" w:space="0" w:color="2E74B5"/>
              <w:right w:val="single" w:sz="4" w:space="0" w:color="2E74B5"/>
            </w:tcBorders>
          </w:tcPr>
          <w:p w14:paraId="1A83B93E" w14:textId="77777777" w:rsidR="009D1437" w:rsidRPr="009372AD" w:rsidRDefault="009D1437" w:rsidP="00616EC4">
            <w:pPr>
              <w:pStyle w:val="ListParagraph"/>
              <w:ind w:left="0"/>
              <w:jc w:val="both"/>
            </w:pPr>
          </w:p>
        </w:tc>
      </w:tr>
      <w:tr w:rsidR="009D1437" w:rsidRPr="00660ABB" w14:paraId="04A2BE69" w14:textId="77777777" w:rsidTr="00616EC4">
        <w:tc>
          <w:tcPr>
            <w:tcW w:w="1710" w:type="dxa"/>
            <w:tcBorders>
              <w:top w:val="single" w:sz="4" w:space="0" w:color="2E74B5"/>
              <w:left w:val="single" w:sz="4" w:space="0" w:color="2E74B5"/>
              <w:right w:val="single" w:sz="4" w:space="0" w:color="2E74B5"/>
            </w:tcBorders>
            <w:shd w:val="clear" w:color="auto" w:fill="auto"/>
          </w:tcPr>
          <w:p w14:paraId="51EF886F" w14:textId="77777777" w:rsidR="009D1437" w:rsidRDefault="009D1437" w:rsidP="00616EC4">
            <w:pPr>
              <w:autoSpaceDE w:val="0"/>
              <w:autoSpaceDN w:val="0"/>
              <w:adjustRightInd w:val="0"/>
              <w:jc w:val="both"/>
            </w:pPr>
            <w:r>
              <w:t>ERR:20</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6D51E117" w14:textId="77777777" w:rsidR="009D1437" w:rsidRPr="00FC7699" w:rsidRDefault="009D1437" w:rsidP="00616EC4">
            <w:pPr>
              <w:pStyle w:val="ListParagraph"/>
              <w:ind w:left="0"/>
              <w:jc w:val="both"/>
            </w:pPr>
            <w:r w:rsidRPr="009372AD">
              <w:t>Không tìm thấ</w:t>
            </w:r>
            <w:r>
              <w:t xml:space="preserve">y thông tin </w:t>
            </w:r>
            <w:r w:rsidRPr="00174282">
              <w:t>PublishInvoice</w:t>
            </w:r>
          </w:p>
        </w:tc>
        <w:tc>
          <w:tcPr>
            <w:tcW w:w="2695" w:type="dxa"/>
            <w:tcBorders>
              <w:top w:val="single" w:sz="4" w:space="0" w:color="2E74B5"/>
              <w:left w:val="single" w:sz="4" w:space="0" w:color="2E74B5"/>
              <w:bottom w:val="single" w:sz="4" w:space="0" w:color="2E74B5"/>
              <w:right w:val="single" w:sz="4" w:space="0" w:color="2E74B5"/>
            </w:tcBorders>
          </w:tcPr>
          <w:p w14:paraId="7935163B" w14:textId="77777777" w:rsidR="009D1437" w:rsidRPr="009372AD" w:rsidRDefault="009D1437" w:rsidP="00616EC4">
            <w:pPr>
              <w:pStyle w:val="ListParagraph"/>
              <w:ind w:left="0"/>
              <w:jc w:val="both"/>
            </w:pPr>
          </w:p>
        </w:tc>
      </w:tr>
      <w:tr w:rsidR="009D1437" w:rsidRPr="00660ABB" w14:paraId="37A0D196" w14:textId="77777777" w:rsidTr="00616EC4">
        <w:tc>
          <w:tcPr>
            <w:tcW w:w="1710" w:type="dxa"/>
            <w:tcBorders>
              <w:top w:val="single" w:sz="4" w:space="0" w:color="2E74B5"/>
              <w:left w:val="single" w:sz="4" w:space="0" w:color="2E74B5"/>
              <w:right w:val="single" w:sz="4" w:space="0" w:color="2E74B5"/>
            </w:tcBorders>
            <w:shd w:val="clear" w:color="auto" w:fill="auto"/>
          </w:tcPr>
          <w:p w14:paraId="726F880D" w14:textId="77777777" w:rsidR="009D1437" w:rsidRPr="009372AD" w:rsidRDefault="009D1437" w:rsidP="00616EC4">
            <w:pPr>
              <w:autoSpaceDE w:val="0"/>
              <w:autoSpaceDN w:val="0"/>
              <w:adjustRightInd w:val="0"/>
              <w:jc w:val="both"/>
            </w:pPr>
            <w:r>
              <w:t>ERR:6</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3BC3469F" w14:textId="77777777" w:rsidR="009D1437" w:rsidRPr="00333BEA" w:rsidRDefault="009D1437" w:rsidP="00616EC4">
            <w:pPr>
              <w:pStyle w:val="NoSpacing"/>
              <w:rPr>
                <w:rFonts w:ascii="Times New Roman" w:hAnsi="Times New Roman" w:cs="Times New Roman"/>
              </w:rPr>
            </w:pPr>
            <w:r>
              <w:rPr>
                <w:rFonts w:ascii="Times New Roman" w:hAnsi="Times New Roman" w:cs="Times New Roman"/>
              </w:rPr>
              <w:t xml:space="preserve">Lỗi </w:t>
            </w:r>
            <w:r w:rsidRPr="00CF44BD">
              <w:rPr>
                <w:rFonts w:ascii="Times New Roman" w:hAnsi="Times New Roman" w:cs="Times New Roman"/>
              </w:rPr>
              <w:t>Exception</w:t>
            </w:r>
          </w:p>
        </w:tc>
        <w:tc>
          <w:tcPr>
            <w:tcW w:w="2695" w:type="dxa"/>
            <w:tcBorders>
              <w:top w:val="single" w:sz="4" w:space="0" w:color="2E74B5"/>
              <w:left w:val="single" w:sz="4" w:space="0" w:color="2E74B5"/>
              <w:bottom w:val="single" w:sz="4" w:space="0" w:color="2E74B5"/>
              <w:right w:val="single" w:sz="4" w:space="0" w:color="2E74B5"/>
            </w:tcBorders>
          </w:tcPr>
          <w:p w14:paraId="4D790AD1" w14:textId="77777777" w:rsidR="009D1437" w:rsidRPr="005F3EF8" w:rsidRDefault="009D1437" w:rsidP="00616EC4">
            <w:pPr>
              <w:jc w:val="both"/>
            </w:pPr>
          </w:p>
        </w:tc>
      </w:tr>
      <w:tr w:rsidR="009D1437" w:rsidRPr="00660ABB" w14:paraId="09F10F89"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F954348" w14:textId="77777777" w:rsidR="009D1437" w:rsidRPr="009372AD" w:rsidRDefault="009D1437" w:rsidP="00616EC4">
            <w:pPr>
              <w:autoSpaceDE w:val="0"/>
              <w:autoSpaceDN w:val="0"/>
              <w:adjustRightInd w:val="0"/>
              <w:jc w:val="both"/>
            </w:pPr>
            <w:r>
              <w:t>OK</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0C42E831" w14:textId="77777777" w:rsidR="009D1437" w:rsidRPr="009372AD" w:rsidRDefault="009D1437" w:rsidP="00616EC4">
            <w:pPr>
              <w:jc w:val="both"/>
            </w:pPr>
            <w:r>
              <w:t>Khôi phục hóa đơn thành công</w:t>
            </w:r>
          </w:p>
        </w:tc>
        <w:tc>
          <w:tcPr>
            <w:tcW w:w="2695" w:type="dxa"/>
            <w:tcBorders>
              <w:top w:val="single" w:sz="4" w:space="0" w:color="2E74B5"/>
              <w:left w:val="single" w:sz="4" w:space="0" w:color="2E74B5"/>
              <w:bottom w:val="single" w:sz="4" w:space="0" w:color="2E74B5"/>
              <w:right w:val="single" w:sz="4" w:space="0" w:color="2E74B5"/>
            </w:tcBorders>
          </w:tcPr>
          <w:p w14:paraId="7DD25AC4" w14:textId="77777777" w:rsidR="009D1437" w:rsidRPr="009372AD" w:rsidRDefault="009D1437" w:rsidP="00616EC4">
            <w:pPr>
              <w:jc w:val="both"/>
            </w:pPr>
          </w:p>
        </w:tc>
      </w:tr>
    </w:tbl>
    <w:p w14:paraId="7FEDB7D5" w14:textId="77777777" w:rsidR="009D1437" w:rsidRDefault="009D1437" w:rsidP="009D1437">
      <w:pPr>
        <w:rPr>
          <w:lang w:val="x-none" w:eastAsia="x-none"/>
        </w:rPr>
      </w:pPr>
    </w:p>
    <w:p w14:paraId="5DB26801" w14:textId="77777777" w:rsidR="009D1437" w:rsidRDefault="009D1437" w:rsidP="00480762">
      <w:pPr>
        <w:pStyle w:val="Heading3"/>
      </w:pPr>
      <w:bookmarkStart w:id="88" w:name="_Toc198045325"/>
      <w:r w:rsidRPr="00C15CFF">
        <w:t xml:space="preserve">Khôi phục hóa đơn bị thay thế bằng </w:t>
      </w:r>
      <w:r>
        <w:rPr>
          <w:lang w:val="en-US"/>
        </w:rPr>
        <w:t>Token</w:t>
      </w:r>
      <w:bookmarkEnd w:id="88"/>
    </w:p>
    <w:p w14:paraId="204CD17F" w14:textId="77777777" w:rsidR="009D1437" w:rsidRDefault="009D1437" w:rsidP="009D1437">
      <w:r>
        <w:t>URL</w:t>
      </w:r>
    </w:p>
    <w:p w14:paraId="3E0DB487" w14:textId="77777777" w:rsidR="009D1437" w:rsidRDefault="009D1437" w:rsidP="009D1437">
      <w:pPr>
        <w:ind w:firstLine="720"/>
        <w:jc w:val="both"/>
      </w:pPr>
      <w:r>
        <w:t>s</w:t>
      </w:r>
      <w:r w:rsidRPr="004A4DD9">
        <w:t xml:space="preserve">tring </w:t>
      </w:r>
      <w:r w:rsidRPr="009664E3">
        <w:rPr>
          <w:b/>
        </w:rPr>
        <w:t>restoreReplacedInvFkey</w:t>
      </w:r>
      <w:r w:rsidRPr="004E053A">
        <w:rPr>
          <w:b/>
        </w:rPr>
        <w:t xml:space="preserve"> </w:t>
      </w:r>
      <w:r w:rsidRPr="009372AD">
        <w:t>(</w:t>
      </w:r>
      <w:r w:rsidRPr="00851646">
        <w:t xml:space="preserve">string Account, string ACpass, string </w:t>
      </w:r>
      <w:r>
        <w:t>token</w:t>
      </w:r>
      <w:r w:rsidRPr="00851646">
        <w:t xml:space="preserve">Replaced, string </w:t>
      </w:r>
      <w:r>
        <w:t>token</w:t>
      </w:r>
      <w:r w:rsidRPr="00851646">
        <w:t>ReplacedOld, string userName, string userPass</w:t>
      </w:r>
      <w:r w:rsidRPr="009372AD">
        <w:t>)</w:t>
      </w:r>
    </w:p>
    <w:p w14:paraId="2ED36C25" w14:textId="77777777" w:rsidR="009D1437" w:rsidRPr="004A4DD9" w:rsidRDefault="009D1437" w:rsidP="009D1437">
      <w:pPr>
        <w:ind w:firstLine="720"/>
        <w:jc w:val="both"/>
      </w:pPr>
    </w:p>
    <w:p w14:paraId="7FE89DC1" w14:textId="77777777" w:rsidR="009D1437" w:rsidRPr="00593BE8" w:rsidRDefault="009D1437" w:rsidP="009D1437">
      <w:pPr>
        <w:pStyle w:val="N"/>
      </w:pPr>
      <w:r w:rsidRPr="00593BE8">
        <w:t>DESCRIPTION</w:t>
      </w:r>
    </w:p>
    <w:p w14:paraId="19F8FEE9" w14:textId="77777777" w:rsidR="009D1437" w:rsidRDefault="009D1437" w:rsidP="009D1437">
      <w:pPr>
        <w:pStyle w:val="N"/>
      </w:pPr>
      <w:r>
        <w:tab/>
        <w:t>Đây là web service thực hiện k</w:t>
      </w:r>
      <w:r w:rsidRPr="00AC6320">
        <w:t xml:space="preserve"> </w:t>
      </w:r>
      <w:r>
        <w:t>k</w:t>
      </w:r>
      <w:r w:rsidRPr="00AC6320">
        <w:t xml:space="preserve">hôi phục hóa đơn bị thay thế bằng </w:t>
      </w:r>
      <w:r>
        <w:t>Token từ hóa đơn được thay về về hóa đơn bị thay thế</w:t>
      </w:r>
    </w:p>
    <w:p w14:paraId="0057E5A0" w14:textId="77777777" w:rsidR="009D1437" w:rsidRPr="00007702" w:rsidRDefault="009D1437" w:rsidP="009D1437">
      <w:pPr>
        <w:pStyle w:val="N"/>
      </w:pPr>
      <w:r w:rsidRPr="00663B3E">
        <w:t>HTTP METHOD</w:t>
      </w:r>
    </w:p>
    <w:p w14:paraId="4710C859" w14:textId="77777777" w:rsidR="009D1437" w:rsidRPr="00007702" w:rsidRDefault="009D1437" w:rsidP="009D1437">
      <w:pPr>
        <w:pStyle w:val="N"/>
        <w:rPr>
          <w:b/>
        </w:rPr>
      </w:pPr>
      <w:r>
        <w:tab/>
      </w:r>
      <w:r w:rsidRPr="00610AFD">
        <w:t>POST</w:t>
      </w:r>
    </w:p>
    <w:p w14:paraId="69E2D207" w14:textId="77777777" w:rsidR="009D1437" w:rsidRPr="00610AFD" w:rsidRDefault="009D1437" w:rsidP="009D1437">
      <w:pPr>
        <w:pStyle w:val="N"/>
      </w:pPr>
      <w:r w:rsidRPr="00610AFD">
        <w:t>REQUEST BODY</w:t>
      </w:r>
    </w:p>
    <w:p w14:paraId="3DA03AA6" w14:textId="77777777" w:rsidR="009D1437" w:rsidRPr="000C2AC2" w:rsidRDefault="009D1437" w:rsidP="009D1437">
      <w:pPr>
        <w:pStyle w:val="ListParagraph"/>
        <w:numPr>
          <w:ilvl w:val="0"/>
          <w:numId w:val="2"/>
        </w:numPr>
        <w:spacing w:after="0" w:line="360" w:lineRule="auto"/>
        <w:jc w:val="both"/>
        <w:rPr>
          <w:rFonts w:eastAsia="Calibri"/>
          <w:b/>
          <w:u w:val="single"/>
        </w:rPr>
      </w:pPr>
      <w:r w:rsidRPr="00FA5966">
        <w:rPr>
          <w:b/>
        </w:rPr>
        <w:t>Account</w:t>
      </w:r>
      <w:r w:rsidRPr="009372AD">
        <w:rPr>
          <w:rFonts w:eastAsia="Calibri"/>
          <w:b/>
        </w:rPr>
        <w:t>/</w:t>
      </w:r>
      <w:r w:rsidRPr="005C559E">
        <w:t xml:space="preserve"> </w:t>
      </w:r>
      <w:r w:rsidRPr="00FA5966">
        <w:rPr>
          <w:b/>
        </w:rPr>
        <w:t>ACpass</w:t>
      </w:r>
      <w:r w:rsidRPr="009372AD">
        <w:rPr>
          <w:rFonts w:eastAsia="Calibri"/>
        </w:rPr>
        <w:t>:</w:t>
      </w:r>
      <w:r>
        <w:rPr>
          <w:rFonts w:eastAsia="Calibri"/>
        </w:rPr>
        <w:t xml:space="preserve"> Tài khoản truy cập CAdmin</w:t>
      </w:r>
      <w:r w:rsidRPr="009372AD">
        <w:rPr>
          <w:rFonts w:eastAsia="Calibri"/>
        </w:rPr>
        <w:t>.</w:t>
      </w:r>
    </w:p>
    <w:p w14:paraId="46F6BF8E" w14:textId="77777777" w:rsidR="009D1437" w:rsidRDefault="009D1437" w:rsidP="009D1437">
      <w:pPr>
        <w:pStyle w:val="ListParagraph"/>
        <w:numPr>
          <w:ilvl w:val="0"/>
          <w:numId w:val="2"/>
        </w:numPr>
        <w:spacing w:after="0" w:line="360" w:lineRule="auto"/>
        <w:jc w:val="both"/>
        <w:rPr>
          <w:rFonts w:eastAsia="Calibri"/>
        </w:rPr>
      </w:pPr>
      <w:r>
        <w:rPr>
          <w:b/>
        </w:rPr>
        <w:t>token</w:t>
      </w:r>
      <w:r w:rsidRPr="00C44A63">
        <w:rPr>
          <w:b/>
        </w:rPr>
        <w:t>Replaced</w:t>
      </w:r>
      <w:r w:rsidRPr="000C2AC2">
        <w:rPr>
          <w:rFonts w:eastAsia="Calibri"/>
          <w:b/>
        </w:rPr>
        <w:t>:</w:t>
      </w:r>
      <w:r>
        <w:rPr>
          <w:rFonts w:eastAsia="Calibri"/>
        </w:rPr>
        <w:t xml:space="preserve"> </w:t>
      </w:r>
      <w:r w:rsidRPr="005E4F93">
        <w:rPr>
          <w:rFonts w:eastAsia="Calibri"/>
        </w:rPr>
        <w:t>Chuỗi token xác định hóa đơn cần lấy(theo cấu trúc patternt;serial;sốhóađơn)</w:t>
      </w:r>
      <w:r>
        <w:rPr>
          <w:rFonts w:eastAsia="Calibri"/>
        </w:rPr>
        <w:t xml:space="preserve"> của</w:t>
      </w:r>
      <w:r w:rsidRPr="00C44A63">
        <w:rPr>
          <w:rFonts w:eastAsia="Calibri"/>
        </w:rPr>
        <w:t xml:space="preserve"> hóa đơn đang sử dụng (</w:t>
      </w:r>
      <w:r>
        <w:rPr>
          <w:rFonts w:eastAsia="Calibri"/>
        </w:rPr>
        <w:t xml:space="preserve">được thay thế, </w:t>
      </w:r>
      <w:r w:rsidRPr="00C44A63">
        <w:rPr>
          <w:rFonts w:eastAsia="Calibri"/>
        </w:rPr>
        <w:t>cần khôi phục về hóa đơn trước đó)</w:t>
      </w:r>
      <w:r>
        <w:rPr>
          <w:rFonts w:eastAsia="Calibri"/>
        </w:rPr>
        <w:t>.</w:t>
      </w:r>
    </w:p>
    <w:p w14:paraId="031F8ED8" w14:textId="77777777" w:rsidR="009D1437" w:rsidRPr="000C2AC2" w:rsidRDefault="009D1437" w:rsidP="009D1437">
      <w:pPr>
        <w:pStyle w:val="ListParagraph"/>
        <w:numPr>
          <w:ilvl w:val="0"/>
          <w:numId w:val="2"/>
        </w:numPr>
        <w:spacing w:after="0" w:line="360" w:lineRule="auto"/>
        <w:jc w:val="both"/>
        <w:rPr>
          <w:rFonts w:eastAsia="Calibri"/>
        </w:rPr>
      </w:pPr>
      <w:r>
        <w:rPr>
          <w:b/>
        </w:rPr>
        <w:lastRenderedPageBreak/>
        <w:t>token</w:t>
      </w:r>
      <w:r w:rsidRPr="00C44A63">
        <w:rPr>
          <w:b/>
        </w:rPr>
        <w:t>ReplacedOld</w:t>
      </w:r>
      <w:r>
        <w:rPr>
          <w:b/>
        </w:rPr>
        <w:t>:</w:t>
      </w:r>
      <w:r>
        <w:rPr>
          <w:rFonts w:eastAsia="Calibri"/>
        </w:rPr>
        <w:t xml:space="preserve"> </w:t>
      </w:r>
      <w:r w:rsidRPr="005E4F93">
        <w:rPr>
          <w:rFonts w:eastAsia="Calibri"/>
        </w:rPr>
        <w:t>Chuỗi token xác định hóa đơn cần lấy(theo cấu trúc patternt;serial;sốhóađơn)</w:t>
      </w:r>
      <w:r>
        <w:rPr>
          <w:rFonts w:eastAsia="Calibri"/>
        </w:rPr>
        <w:t xml:space="preserve"> của</w:t>
      </w:r>
      <w:r w:rsidRPr="00C44A63">
        <w:rPr>
          <w:rFonts w:eastAsia="Calibri"/>
        </w:rPr>
        <w:t xml:space="preserve"> hóa đơn </w:t>
      </w:r>
      <w:r>
        <w:rPr>
          <w:rFonts w:eastAsia="Calibri"/>
        </w:rPr>
        <w:t>đã bị thay thế</w:t>
      </w:r>
      <w:r w:rsidRPr="00C44A63">
        <w:rPr>
          <w:rFonts w:eastAsia="Calibri"/>
        </w:rPr>
        <w:t xml:space="preserve"> cần khôi phục lại về trạng thái sử dụng</w:t>
      </w:r>
    </w:p>
    <w:p w14:paraId="6CB7A94A" w14:textId="77777777" w:rsidR="009D1437" w:rsidRPr="008B06E8" w:rsidRDefault="009D1437" w:rsidP="009D1437">
      <w:pPr>
        <w:pStyle w:val="ListParagraph"/>
        <w:numPr>
          <w:ilvl w:val="0"/>
          <w:numId w:val="2"/>
        </w:numPr>
        <w:spacing w:after="0" w:line="360" w:lineRule="auto"/>
        <w:jc w:val="both"/>
        <w:rPr>
          <w:rFonts w:eastAsia="Calibri"/>
          <w:b/>
        </w:rPr>
      </w:pPr>
      <w:r w:rsidRPr="00FA5966">
        <w:rPr>
          <w:rFonts w:eastAsia="Calibri"/>
          <w:b/>
        </w:rPr>
        <w:t>userName/userPass</w:t>
      </w:r>
      <w:r>
        <w:rPr>
          <w:rFonts w:eastAsia="Calibri"/>
          <w:b/>
        </w:rPr>
        <w:t xml:space="preserve">: </w:t>
      </w:r>
      <w:r w:rsidRPr="009372AD">
        <w:rPr>
          <w:rFonts w:eastAsia="Calibri"/>
        </w:rPr>
        <w:t xml:space="preserve">Tài khoản được cấp phát cho khách hàng để gọi </w:t>
      </w:r>
      <w:r>
        <w:rPr>
          <w:rFonts w:eastAsia="Calibri"/>
        </w:rPr>
        <w:t>đến webservice (tài khoản có quyền ServiceRole trong hệ thống).</w:t>
      </w:r>
    </w:p>
    <w:p w14:paraId="5CE67E42"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4860"/>
        <w:gridCol w:w="2695"/>
      </w:tblGrid>
      <w:tr w:rsidR="009D1437" w:rsidRPr="00660ABB" w14:paraId="0A355AE4"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11869CFF" w14:textId="77777777" w:rsidR="009D1437" w:rsidRPr="00660ABB" w:rsidRDefault="009D1437" w:rsidP="00616EC4">
            <w:pPr>
              <w:pStyle w:val="ListParagraph"/>
              <w:jc w:val="center"/>
            </w:pPr>
            <w:r>
              <w:t>Kết quả</w:t>
            </w:r>
          </w:p>
        </w:tc>
        <w:tc>
          <w:tcPr>
            <w:tcW w:w="4860" w:type="dxa"/>
            <w:tcBorders>
              <w:top w:val="single" w:sz="4" w:space="0" w:color="2E74B5"/>
              <w:left w:val="single" w:sz="4" w:space="0" w:color="2E74B5"/>
              <w:bottom w:val="single" w:sz="4" w:space="0" w:color="2E74B5"/>
              <w:right w:val="single" w:sz="4" w:space="0" w:color="2E74B5"/>
            </w:tcBorders>
            <w:shd w:val="clear" w:color="auto" w:fill="F2F2F2"/>
          </w:tcPr>
          <w:p w14:paraId="74418F24" w14:textId="77777777" w:rsidR="009D1437" w:rsidRPr="00660ABB" w:rsidRDefault="009D1437" w:rsidP="00616EC4">
            <w:pPr>
              <w:pStyle w:val="ListParagraph"/>
            </w:pPr>
            <w:r w:rsidRPr="00660ABB">
              <w:t>Mô tả</w:t>
            </w:r>
          </w:p>
        </w:tc>
        <w:tc>
          <w:tcPr>
            <w:tcW w:w="2695" w:type="dxa"/>
            <w:tcBorders>
              <w:top w:val="single" w:sz="4" w:space="0" w:color="2E74B5"/>
              <w:left w:val="single" w:sz="4" w:space="0" w:color="2E74B5"/>
              <w:bottom w:val="single" w:sz="4" w:space="0" w:color="2E74B5"/>
              <w:right w:val="single" w:sz="4" w:space="0" w:color="2E74B5"/>
            </w:tcBorders>
            <w:shd w:val="clear" w:color="auto" w:fill="F2F2F2"/>
          </w:tcPr>
          <w:p w14:paraId="121D543D" w14:textId="77777777" w:rsidR="009D1437" w:rsidRPr="00660ABB" w:rsidRDefault="009D1437" w:rsidP="00616EC4">
            <w:pPr>
              <w:pStyle w:val="ListParagraph"/>
            </w:pPr>
            <w:r>
              <w:t>Ghi chú</w:t>
            </w:r>
          </w:p>
        </w:tc>
      </w:tr>
      <w:tr w:rsidR="009D1437" w:rsidRPr="00660ABB" w14:paraId="395A4A3C" w14:textId="77777777" w:rsidTr="00616EC4">
        <w:tc>
          <w:tcPr>
            <w:tcW w:w="1710" w:type="dxa"/>
            <w:tcBorders>
              <w:top w:val="single" w:sz="4" w:space="0" w:color="2E74B5"/>
              <w:left w:val="single" w:sz="4" w:space="0" w:color="2E74B5"/>
              <w:right w:val="single" w:sz="4" w:space="0" w:color="2E74B5"/>
            </w:tcBorders>
            <w:shd w:val="clear" w:color="auto" w:fill="auto"/>
          </w:tcPr>
          <w:p w14:paraId="3BEC8F2E" w14:textId="77777777" w:rsidR="009D1437" w:rsidRPr="009372AD" w:rsidRDefault="009D1437" w:rsidP="00616EC4">
            <w:pPr>
              <w:autoSpaceDE w:val="0"/>
              <w:autoSpaceDN w:val="0"/>
              <w:adjustRightInd w:val="0"/>
              <w:jc w:val="both"/>
              <w:rPr>
                <w:sz w:val="19"/>
                <w:szCs w:val="19"/>
              </w:rPr>
            </w:pPr>
            <w:r w:rsidRPr="009372AD">
              <w:t>ERR:1</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7D3DB3F2"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695" w:type="dxa"/>
            <w:tcBorders>
              <w:top w:val="single" w:sz="4" w:space="0" w:color="2E74B5"/>
              <w:left w:val="single" w:sz="4" w:space="0" w:color="2E74B5"/>
              <w:bottom w:val="single" w:sz="4" w:space="0" w:color="2E74B5"/>
              <w:right w:val="single" w:sz="4" w:space="0" w:color="2E74B5"/>
            </w:tcBorders>
          </w:tcPr>
          <w:p w14:paraId="432D3BC2" w14:textId="77777777" w:rsidR="009D1437" w:rsidRPr="009372AD" w:rsidRDefault="009D1437" w:rsidP="00616EC4">
            <w:pPr>
              <w:pStyle w:val="ListParagraph"/>
              <w:ind w:left="0"/>
              <w:jc w:val="both"/>
            </w:pPr>
          </w:p>
        </w:tc>
      </w:tr>
      <w:tr w:rsidR="009D1437" w:rsidRPr="00660ABB" w14:paraId="1136A2B3" w14:textId="77777777" w:rsidTr="00616EC4">
        <w:tc>
          <w:tcPr>
            <w:tcW w:w="1710" w:type="dxa"/>
            <w:tcBorders>
              <w:top w:val="single" w:sz="4" w:space="0" w:color="2E74B5"/>
              <w:left w:val="single" w:sz="4" w:space="0" w:color="2E74B5"/>
              <w:right w:val="single" w:sz="4" w:space="0" w:color="2E74B5"/>
            </w:tcBorders>
            <w:shd w:val="clear" w:color="auto" w:fill="auto"/>
          </w:tcPr>
          <w:p w14:paraId="57DEA195" w14:textId="77777777" w:rsidR="009D1437" w:rsidRPr="009372AD" w:rsidRDefault="009D1437" w:rsidP="00616EC4">
            <w:pPr>
              <w:autoSpaceDE w:val="0"/>
              <w:autoSpaceDN w:val="0"/>
              <w:adjustRightInd w:val="0"/>
              <w:jc w:val="both"/>
            </w:pPr>
            <w:r>
              <w:t>ERR:2</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12E9BD67" w14:textId="77777777" w:rsidR="009D1437" w:rsidRPr="009372AD" w:rsidRDefault="009D1437" w:rsidP="00616EC4">
            <w:pPr>
              <w:pStyle w:val="ListParagraph"/>
              <w:ind w:left="0"/>
              <w:jc w:val="both"/>
            </w:pPr>
            <w:r>
              <w:t>Không tìm thấy hóa đơn hoặc có nhiều hơn 1 hóa đơn với tham số đã truyền</w:t>
            </w:r>
          </w:p>
        </w:tc>
        <w:tc>
          <w:tcPr>
            <w:tcW w:w="2695" w:type="dxa"/>
            <w:tcBorders>
              <w:top w:val="single" w:sz="4" w:space="0" w:color="2E74B5"/>
              <w:left w:val="single" w:sz="4" w:space="0" w:color="2E74B5"/>
              <w:bottom w:val="single" w:sz="4" w:space="0" w:color="2E74B5"/>
              <w:right w:val="single" w:sz="4" w:space="0" w:color="2E74B5"/>
            </w:tcBorders>
          </w:tcPr>
          <w:p w14:paraId="2C13DDF4" w14:textId="77777777" w:rsidR="009D1437" w:rsidRPr="009372AD" w:rsidRDefault="009D1437" w:rsidP="00616EC4">
            <w:pPr>
              <w:pStyle w:val="ListParagraph"/>
              <w:ind w:left="0"/>
              <w:jc w:val="both"/>
            </w:pPr>
          </w:p>
        </w:tc>
      </w:tr>
      <w:tr w:rsidR="009D1437" w:rsidRPr="00660ABB" w14:paraId="1859C056" w14:textId="77777777" w:rsidTr="00616EC4">
        <w:tc>
          <w:tcPr>
            <w:tcW w:w="1710" w:type="dxa"/>
            <w:tcBorders>
              <w:top w:val="single" w:sz="4" w:space="0" w:color="2E74B5"/>
              <w:left w:val="single" w:sz="4" w:space="0" w:color="2E74B5"/>
              <w:right w:val="single" w:sz="4" w:space="0" w:color="2E74B5"/>
            </w:tcBorders>
            <w:shd w:val="clear" w:color="auto" w:fill="auto"/>
          </w:tcPr>
          <w:p w14:paraId="780C6452" w14:textId="77777777" w:rsidR="009D1437" w:rsidRPr="009372AD" w:rsidRDefault="009D1437" w:rsidP="00616EC4">
            <w:pPr>
              <w:autoSpaceDE w:val="0"/>
              <w:autoSpaceDN w:val="0"/>
              <w:adjustRightInd w:val="0"/>
              <w:jc w:val="both"/>
            </w:pPr>
            <w:r>
              <w:t>ERR:7</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0E719FF1" w14:textId="77777777" w:rsidR="009D1437" w:rsidRPr="009372AD" w:rsidRDefault="009D1437" w:rsidP="00616EC4">
            <w:pPr>
              <w:pStyle w:val="ListParagraph"/>
              <w:ind w:left="0"/>
              <w:jc w:val="both"/>
            </w:pPr>
            <w:r>
              <w:t>Tài khoản không phù hợp hoặc không tìm thấy company ứng với tài khoản đã khai báo</w:t>
            </w:r>
          </w:p>
        </w:tc>
        <w:tc>
          <w:tcPr>
            <w:tcW w:w="2695" w:type="dxa"/>
            <w:tcBorders>
              <w:top w:val="single" w:sz="4" w:space="0" w:color="2E74B5"/>
              <w:left w:val="single" w:sz="4" w:space="0" w:color="2E74B5"/>
              <w:bottom w:val="single" w:sz="4" w:space="0" w:color="2E74B5"/>
              <w:right w:val="single" w:sz="4" w:space="0" w:color="2E74B5"/>
            </w:tcBorders>
          </w:tcPr>
          <w:p w14:paraId="3811A7A9" w14:textId="77777777" w:rsidR="009D1437" w:rsidRPr="009372AD" w:rsidRDefault="009D1437" w:rsidP="00616EC4">
            <w:pPr>
              <w:pStyle w:val="ListParagraph"/>
              <w:ind w:left="0"/>
              <w:jc w:val="both"/>
            </w:pPr>
          </w:p>
        </w:tc>
      </w:tr>
      <w:tr w:rsidR="009D1437" w:rsidRPr="00660ABB" w14:paraId="2AC19CF9" w14:textId="77777777" w:rsidTr="00616EC4">
        <w:tc>
          <w:tcPr>
            <w:tcW w:w="1710" w:type="dxa"/>
            <w:tcBorders>
              <w:top w:val="single" w:sz="4" w:space="0" w:color="2E74B5"/>
              <w:left w:val="single" w:sz="4" w:space="0" w:color="2E74B5"/>
              <w:right w:val="single" w:sz="4" w:space="0" w:color="2E74B5"/>
            </w:tcBorders>
            <w:shd w:val="clear" w:color="auto" w:fill="auto"/>
          </w:tcPr>
          <w:p w14:paraId="463450B9" w14:textId="77777777" w:rsidR="009D1437" w:rsidRDefault="009D1437" w:rsidP="00616EC4">
            <w:pPr>
              <w:autoSpaceDE w:val="0"/>
              <w:autoSpaceDN w:val="0"/>
              <w:adjustRightInd w:val="0"/>
              <w:jc w:val="both"/>
            </w:pPr>
            <w:r>
              <w:t>ERR:8</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6009ACDC" w14:textId="77777777" w:rsidR="009D1437" w:rsidRDefault="009D1437" w:rsidP="00616EC4">
            <w:pPr>
              <w:pStyle w:val="ListParagraph"/>
              <w:ind w:left="0"/>
              <w:jc w:val="both"/>
            </w:pPr>
            <w:r w:rsidRPr="00FC7699">
              <w:t>Hóa đơn thay thế đang không ở trạng thái có chứ ký của nhà phát hành</w:t>
            </w:r>
          </w:p>
        </w:tc>
        <w:tc>
          <w:tcPr>
            <w:tcW w:w="2695" w:type="dxa"/>
            <w:tcBorders>
              <w:top w:val="single" w:sz="4" w:space="0" w:color="2E74B5"/>
              <w:left w:val="single" w:sz="4" w:space="0" w:color="2E74B5"/>
              <w:bottom w:val="single" w:sz="4" w:space="0" w:color="2E74B5"/>
              <w:right w:val="single" w:sz="4" w:space="0" w:color="2E74B5"/>
            </w:tcBorders>
          </w:tcPr>
          <w:p w14:paraId="6E396416" w14:textId="77777777" w:rsidR="009D1437" w:rsidRPr="009372AD" w:rsidRDefault="009D1437" w:rsidP="00616EC4">
            <w:pPr>
              <w:pStyle w:val="ListParagraph"/>
              <w:ind w:left="0"/>
              <w:jc w:val="both"/>
            </w:pPr>
          </w:p>
        </w:tc>
      </w:tr>
      <w:tr w:rsidR="009D1437" w:rsidRPr="00660ABB" w14:paraId="221808A7" w14:textId="77777777" w:rsidTr="00616EC4">
        <w:tc>
          <w:tcPr>
            <w:tcW w:w="1710" w:type="dxa"/>
            <w:tcBorders>
              <w:top w:val="single" w:sz="4" w:space="0" w:color="2E74B5"/>
              <w:left w:val="single" w:sz="4" w:space="0" w:color="2E74B5"/>
              <w:right w:val="single" w:sz="4" w:space="0" w:color="2E74B5"/>
            </w:tcBorders>
            <w:shd w:val="clear" w:color="auto" w:fill="auto"/>
          </w:tcPr>
          <w:p w14:paraId="60AFD565" w14:textId="77777777" w:rsidR="009D1437" w:rsidRDefault="009D1437" w:rsidP="00616EC4">
            <w:pPr>
              <w:autoSpaceDE w:val="0"/>
              <w:autoSpaceDN w:val="0"/>
              <w:adjustRightInd w:val="0"/>
              <w:jc w:val="both"/>
            </w:pPr>
            <w:r>
              <w:t>ERR:9</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549A74D5" w14:textId="77777777" w:rsidR="009D1437" w:rsidRDefault="009D1437" w:rsidP="00616EC4">
            <w:pPr>
              <w:pStyle w:val="ListParagraph"/>
              <w:ind w:left="0"/>
              <w:jc w:val="both"/>
            </w:pPr>
            <w:r w:rsidRPr="00FC7699">
              <w:t>Thông tin hóa đơn gốc và hóa đơn bị thay thế không chính xác</w:t>
            </w:r>
          </w:p>
        </w:tc>
        <w:tc>
          <w:tcPr>
            <w:tcW w:w="2695" w:type="dxa"/>
            <w:tcBorders>
              <w:top w:val="single" w:sz="4" w:space="0" w:color="2E74B5"/>
              <w:left w:val="single" w:sz="4" w:space="0" w:color="2E74B5"/>
              <w:bottom w:val="single" w:sz="4" w:space="0" w:color="2E74B5"/>
              <w:right w:val="single" w:sz="4" w:space="0" w:color="2E74B5"/>
            </w:tcBorders>
          </w:tcPr>
          <w:p w14:paraId="4480F3DC" w14:textId="77777777" w:rsidR="009D1437" w:rsidRPr="009372AD" w:rsidRDefault="009D1437" w:rsidP="00616EC4">
            <w:pPr>
              <w:pStyle w:val="ListParagraph"/>
              <w:ind w:left="0"/>
              <w:jc w:val="both"/>
            </w:pPr>
          </w:p>
        </w:tc>
      </w:tr>
      <w:tr w:rsidR="009D1437" w:rsidRPr="00660ABB" w14:paraId="58C21A90" w14:textId="77777777" w:rsidTr="00616EC4">
        <w:tc>
          <w:tcPr>
            <w:tcW w:w="1710" w:type="dxa"/>
            <w:tcBorders>
              <w:top w:val="single" w:sz="4" w:space="0" w:color="2E74B5"/>
              <w:left w:val="single" w:sz="4" w:space="0" w:color="2E74B5"/>
              <w:right w:val="single" w:sz="4" w:space="0" w:color="2E74B5"/>
            </w:tcBorders>
            <w:shd w:val="clear" w:color="auto" w:fill="auto"/>
          </w:tcPr>
          <w:p w14:paraId="0F10BE52" w14:textId="77777777" w:rsidR="009D1437" w:rsidRDefault="009D1437" w:rsidP="00616EC4">
            <w:pPr>
              <w:autoSpaceDE w:val="0"/>
              <w:autoSpaceDN w:val="0"/>
              <w:adjustRightInd w:val="0"/>
              <w:jc w:val="both"/>
            </w:pPr>
            <w:r>
              <w:t>ERR:10</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1062067D" w14:textId="77777777" w:rsidR="009D1437" w:rsidRPr="00FC7699" w:rsidRDefault="009D1437" w:rsidP="00616EC4">
            <w:pPr>
              <w:pStyle w:val="ListParagraph"/>
              <w:ind w:left="0"/>
              <w:jc w:val="both"/>
            </w:pPr>
            <w:r>
              <w:t>Vượt quá giới hạn số thông tin hóa đơn truyền lên bằng token</w:t>
            </w:r>
          </w:p>
        </w:tc>
        <w:tc>
          <w:tcPr>
            <w:tcW w:w="2695" w:type="dxa"/>
            <w:tcBorders>
              <w:top w:val="single" w:sz="4" w:space="0" w:color="2E74B5"/>
              <w:left w:val="single" w:sz="4" w:space="0" w:color="2E74B5"/>
              <w:bottom w:val="single" w:sz="4" w:space="0" w:color="2E74B5"/>
              <w:right w:val="single" w:sz="4" w:space="0" w:color="2E74B5"/>
            </w:tcBorders>
          </w:tcPr>
          <w:p w14:paraId="1B9FB3D1" w14:textId="77777777" w:rsidR="009D1437" w:rsidRPr="009372AD" w:rsidRDefault="009D1437" w:rsidP="00616EC4">
            <w:pPr>
              <w:pStyle w:val="ListParagraph"/>
              <w:ind w:left="0"/>
              <w:jc w:val="both"/>
            </w:pPr>
          </w:p>
        </w:tc>
      </w:tr>
      <w:tr w:rsidR="009D1437" w:rsidRPr="00660ABB" w14:paraId="76DCE09A" w14:textId="77777777" w:rsidTr="00616EC4">
        <w:tc>
          <w:tcPr>
            <w:tcW w:w="1710" w:type="dxa"/>
            <w:tcBorders>
              <w:top w:val="single" w:sz="4" w:space="0" w:color="2E74B5"/>
              <w:left w:val="single" w:sz="4" w:space="0" w:color="2E74B5"/>
              <w:right w:val="single" w:sz="4" w:space="0" w:color="2E74B5"/>
            </w:tcBorders>
            <w:shd w:val="clear" w:color="auto" w:fill="auto"/>
          </w:tcPr>
          <w:p w14:paraId="2981E4A6" w14:textId="77777777" w:rsidR="009D1437" w:rsidRDefault="009D1437" w:rsidP="00616EC4">
            <w:pPr>
              <w:autoSpaceDE w:val="0"/>
              <w:autoSpaceDN w:val="0"/>
              <w:adjustRightInd w:val="0"/>
              <w:jc w:val="both"/>
            </w:pPr>
            <w:r>
              <w:t>ERR:20</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772D8214" w14:textId="77777777" w:rsidR="009D1437" w:rsidRPr="00FC7699" w:rsidRDefault="009D1437" w:rsidP="00616EC4">
            <w:pPr>
              <w:pStyle w:val="ListParagraph"/>
              <w:ind w:left="0"/>
              <w:jc w:val="both"/>
            </w:pPr>
            <w:r w:rsidRPr="009372AD">
              <w:t>Không tìm thấ</w:t>
            </w:r>
            <w:r>
              <w:t xml:space="preserve">y thông tin </w:t>
            </w:r>
            <w:r w:rsidRPr="00174282">
              <w:t>PublishInvoice</w:t>
            </w:r>
          </w:p>
        </w:tc>
        <w:tc>
          <w:tcPr>
            <w:tcW w:w="2695" w:type="dxa"/>
            <w:tcBorders>
              <w:top w:val="single" w:sz="4" w:space="0" w:color="2E74B5"/>
              <w:left w:val="single" w:sz="4" w:space="0" w:color="2E74B5"/>
              <w:bottom w:val="single" w:sz="4" w:space="0" w:color="2E74B5"/>
              <w:right w:val="single" w:sz="4" w:space="0" w:color="2E74B5"/>
            </w:tcBorders>
          </w:tcPr>
          <w:p w14:paraId="27E427F0" w14:textId="77777777" w:rsidR="009D1437" w:rsidRPr="009372AD" w:rsidRDefault="009D1437" w:rsidP="00616EC4">
            <w:pPr>
              <w:pStyle w:val="ListParagraph"/>
              <w:ind w:left="0"/>
              <w:jc w:val="both"/>
            </w:pPr>
          </w:p>
        </w:tc>
      </w:tr>
      <w:tr w:rsidR="009D1437" w:rsidRPr="00660ABB" w14:paraId="4690F85C" w14:textId="77777777" w:rsidTr="00616EC4">
        <w:tc>
          <w:tcPr>
            <w:tcW w:w="1710" w:type="dxa"/>
            <w:tcBorders>
              <w:top w:val="single" w:sz="4" w:space="0" w:color="2E74B5"/>
              <w:left w:val="single" w:sz="4" w:space="0" w:color="2E74B5"/>
              <w:right w:val="single" w:sz="4" w:space="0" w:color="2E74B5"/>
            </w:tcBorders>
            <w:shd w:val="clear" w:color="auto" w:fill="auto"/>
          </w:tcPr>
          <w:p w14:paraId="12A1598D" w14:textId="77777777" w:rsidR="009D1437" w:rsidRPr="009372AD" w:rsidRDefault="009D1437" w:rsidP="00616EC4">
            <w:pPr>
              <w:autoSpaceDE w:val="0"/>
              <w:autoSpaceDN w:val="0"/>
              <w:adjustRightInd w:val="0"/>
              <w:jc w:val="both"/>
            </w:pPr>
            <w:r>
              <w:t>ERR:6</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52F53563" w14:textId="77777777" w:rsidR="009D1437" w:rsidRPr="00333BEA" w:rsidRDefault="009D1437" w:rsidP="00616EC4">
            <w:pPr>
              <w:pStyle w:val="NoSpacing"/>
              <w:rPr>
                <w:rFonts w:ascii="Times New Roman" w:hAnsi="Times New Roman" w:cs="Times New Roman"/>
              </w:rPr>
            </w:pPr>
            <w:r>
              <w:rPr>
                <w:rFonts w:ascii="Times New Roman" w:hAnsi="Times New Roman" w:cs="Times New Roman"/>
              </w:rPr>
              <w:t xml:space="preserve">Lỗi </w:t>
            </w:r>
            <w:r w:rsidRPr="00CF44BD">
              <w:rPr>
                <w:rFonts w:ascii="Times New Roman" w:hAnsi="Times New Roman" w:cs="Times New Roman"/>
              </w:rPr>
              <w:t>Exception</w:t>
            </w:r>
          </w:p>
        </w:tc>
        <w:tc>
          <w:tcPr>
            <w:tcW w:w="2695" w:type="dxa"/>
            <w:tcBorders>
              <w:top w:val="single" w:sz="4" w:space="0" w:color="2E74B5"/>
              <w:left w:val="single" w:sz="4" w:space="0" w:color="2E74B5"/>
              <w:bottom w:val="single" w:sz="4" w:space="0" w:color="2E74B5"/>
              <w:right w:val="single" w:sz="4" w:space="0" w:color="2E74B5"/>
            </w:tcBorders>
          </w:tcPr>
          <w:p w14:paraId="240DF587" w14:textId="77777777" w:rsidR="009D1437" w:rsidRPr="005F3EF8" w:rsidRDefault="009D1437" w:rsidP="00616EC4">
            <w:pPr>
              <w:jc w:val="both"/>
            </w:pPr>
          </w:p>
        </w:tc>
      </w:tr>
      <w:tr w:rsidR="009D1437" w:rsidRPr="00660ABB" w14:paraId="4649A2D2"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294C3BA" w14:textId="77777777" w:rsidR="009D1437" w:rsidRPr="009372AD" w:rsidRDefault="009D1437" w:rsidP="00616EC4">
            <w:pPr>
              <w:autoSpaceDE w:val="0"/>
              <w:autoSpaceDN w:val="0"/>
              <w:adjustRightInd w:val="0"/>
              <w:jc w:val="both"/>
            </w:pPr>
            <w:r>
              <w:t>OK</w:t>
            </w:r>
          </w:p>
        </w:tc>
        <w:tc>
          <w:tcPr>
            <w:tcW w:w="4860" w:type="dxa"/>
            <w:tcBorders>
              <w:top w:val="single" w:sz="4" w:space="0" w:color="2E74B5"/>
              <w:left w:val="single" w:sz="4" w:space="0" w:color="2E74B5"/>
              <w:bottom w:val="single" w:sz="4" w:space="0" w:color="2E74B5"/>
              <w:right w:val="single" w:sz="4" w:space="0" w:color="2E74B5"/>
            </w:tcBorders>
            <w:shd w:val="clear" w:color="auto" w:fill="auto"/>
          </w:tcPr>
          <w:p w14:paraId="60259C65" w14:textId="77777777" w:rsidR="009D1437" w:rsidRPr="009372AD" w:rsidRDefault="009D1437" w:rsidP="00616EC4">
            <w:pPr>
              <w:jc w:val="both"/>
            </w:pPr>
            <w:r>
              <w:t>Khôi phục hóa đơn thành công</w:t>
            </w:r>
          </w:p>
        </w:tc>
        <w:tc>
          <w:tcPr>
            <w:tcW w:w="2695" w:type="dxa"/>
            <w:tcBorders>
              <w:top w:val="single" w:sz="4" w:space="0" w:color="2E74B5"/>
              <w:left w:val="single" w:sz="4" w:space="0" w:color="2E74B5"/>
              <w:bottom w:val="single" w:sz="4" w:space="0" w:color="2E74B5"/>
              <w:right w:val="single" w:sz="4" w:space="0" w:color="2E74B5"/>
            </w:tcBorders>
          </w:tcPr>
          <w:p w14:paraId="1DEDC920" w14:textId="77777777" w:rsidR="009D1437" w:rsidRPr="009372AD" w:rsidRDefault="009D1437" w:rsidP="00616EC4">
            <w:pPr>
              <w:jc w:val="both"/>
            </w:pPr>
          </w:p>
        </w:tc>
      </w:tr>
    </w:tbl>
    <w:p w14:paraId="11F83619" w14:textId="77777777" w:rsidR="009D1437" w:rsidRPr="00322FF1" w:rsidRDefault="009D1437" w:rsidP="009D1437">
      <w:pPr>
        <w:rPr>
          <w:lang w:val="x-none" w:eastAsia="x-none"/>
        </w:rPr>
      </w:pPr>
    </w:p>
    <w:p w14:paraId="7A400E75" w14:textId="77777777" w:rsidR="009D1437" w:rsidRPr="007C1EEB" w:rsidRDefault="009D1437" w:rsidP="0085100F">
      <w:pPr>
        <w:pStyle w:val="Heading1"/>
      </w:pPr>
      <w:bookmarkStart w:id="89" w:name="_Toc198045326"/>
      <w:r w:rsidRPr="007C1EEB">
        <w:lastRenderedPageBreak/>
        <w:t>Danh sách các hàm tích hợp</w:t>
      </w:r>
      <w:r>
        <w:t xml:space="preserve"> thông tư 78</w:t>
      </w:r>
      <w:bookmarkEnd w:id="89"/>
    </w:p>
    <w:p w14:paraId="0677933F" w14:textId="77777777" w:rsidR="009D1437" w:rsidRDefault="009D1437" w:rsidP="0085100F">
      <w:pPr>
        <w:pStyle w:val="Heading2"/>
      </w:pPr>
      <w:bookmarkStart w:id="90" w:name="_Toc198045327"/>
      <w:r w:rsidRPr="007C1EEB">
        <w:t xml:space="preserve">Nhóm các hàm webservice </w:t>
      </w:r>
      <w:r>
        <w:t xml:space="preserve">tạo lập và </w:t>
      </w:r>
      <w:r w:rsidRPr="007C1EEB">
        <w:t>phát hành hóa đơn (PublishService)</w:t>
      </w:r>
      <w:bookmarkEnd w:id="90"/>
    </w:p>
    <w:p w14:paraId="34588B5D" w14:textId="77777777" w:rsidR="009D1437" w:rsidRPr="00D6356C" w:rsidRDefault="009D1437" w:rsidP="009D1437">
      <w:pPr>
        <w:pStyle w:val="NormalIndent"/>
        <w:ind w:left="0"/>
        <w:rPr>
          <w:b/>
        </w:rPr>
      </w:pPr>
      <w:r w:rsidRPr="00D6356C">
        <w:rPr>
          <w:b/>
        </w:rPr>
        <w:t>Mô tả: các đầu hàm web service nằm trong PublishService.asmx</w:t>
      </w:r>
      <w:r>
        <w:rPr>
          <w:b/>
        </w:rPr>
        <w:t>, thực hiện các nghiệp vụ liên quan đến tạo lập, phát hành và xử lý hóa đơn</w:t>
      </w:r>
    </w:p>
    <w:p w14:paraId="43E74075" w14:textId="77777777" w:rsidR="009D1437" w:rsidRDefault="009D1437" w:rsidP="00480762">
      <w:pPr>
        <w:pStyle w:val="Heading3"/>
      </w:pPr>
      <w:bookmarkStart w:id="91" w:name="_Toc198045328"/>
      <w:r>
        <w:t>Phát hành hóa đơn</w:t>
      </w:r>
      <w:bookmarkEnd w:id="91"/>
    </w:p>
    <w:p w14:paraId="19A0A1E5" w14:textId="77777777" w:rsidR="009D1437" w:rsidRPr="00593BE8" w:rsidRDefault="009D1437" w:rsidP="009D1437">
      <w:pPr>
        <w:pStyle w:val="N"/>
      </w:pPr>
      <w:r w:rsidRPr="00593BE8">
        <w:t>URL</w:t>
      </w:r>
    </w:p>
    <w:p w14:paraId="426F9C6B" w14:textId="77777777" w:rsidR="009D1437" w:rsidRPr="00885F8A" w:rsidRDefault="009D1437" w:rsidP="009D1437">
      <w:pPr>
        <w:pStyle w:val="N"/>
      </w:pPr>
      <w:r>
        <w:tab/>
      </w:r>
      <w:r w:rsidRPr="00007702">
        <w:t xml:space="preserve"> </w:t>
      </w:r>
      <w:r w:rsidRPr="00885F8A">
        <w:t xml:space="preserve">String </w:t>
      </w:r>
      <w:r w:rsidRPr="00885F8A">
        <w:rPr>
          <w:b/>
        </w:rPr>
        <w:t>ImportAndPublishInv</w:t>
      </w:r>
      <w:r w:rsidRPr="00885F8A">
        <w:t>(</w:t>
      </w:r>
      <w:r w:rsidRPr="00CD4230">
        <w:t>string Account, string ACpass, string xmlInvData, string username, string password, string pattern = "", string serial = "", int convert = 0</w:t>
      </w:r>
      <w:r w:rsidRPr="00885F8A">
        <w:t>).</w:t>
      </w:r>
    </w:p>
    <w:p w14:paraId="4ED0809F" w14:textId="77777777" w:rsidR="009D1437" w:rsidRPr="00593BE8" w:rsidRDefault="009D1437" w:rsidP="009D1437">
      <w:pPr>
        <w:pStyle w:val="N"/>
      </w:pPr>
      <w:r w:rsidRPr="00593BE8">
        <w:t>DESCRIPTION</w:t>
      </w:r>
    </w:p>
    <w:p w14:paraId="2FE3461B" w14:textId="77777777" w:rsidR="009D1437" w:rsidRPr="007C1EEB" w:rsidRDefault="009D1437" w:rsidP="009D1437">
      <w:pPr>
        <w:pStyle w:val="N"/>
      </w:pPr>
      <w:r>
        <w:tab/>
        <w:t>Đây là web service cho phép phát hành hóa đơn với dữ liệu XML của khách hàng, tối đa cho 5000 hóa đơn.</w:t>
      </w:r>
    </w:p>
    <w:p w14:paraId="3D053454" w14:textId="77777777" w:rsidR="009D1437" w:rsidRPr="00007702" w:rsidRDefault="009D1437" w:rsidP="009D1437">
      <w:pPr>
        <w:pStyle w:val="N"/>
      </w:pPr>
      <w:r w:rsidRPr="00663B3E">
        <w:t>HTTP METHOD</w:t>
      </w:r>
    </w:p>
    <w:p w14:paraId="0BB54F0A" w14:textId="77777777" w:rsidR="009D1437" w:rsidRPr="00007702" w:rsidRDefault="009D1437" w:rsidP="009D1437">
      <w:pPr>
        <w:pStyle w:val="N"/>
        <w:rPr>
          <w:b/>
        </w:rPr>
      </w:pPr>
      <w:r w:rsidRPr="00610AFD">
        <w:tab/>
      </w:r>
      <w:r w:rsidRPr="00610AFD">
        <w:tab/>
        <w:t>POST</w:t>
      </w:r>
    </w:p>
    <w:p w14:paraId="45A5E1EA" w14:textId="77777777" w:rsidR="009D1437" w:rsidRPr="00610AFD" w:rsidRDefault="009D1437" w:rsidP="009D1437">
      <w:pPr>
        <w:pStyle w:val="N"/>
      </w:pPr>
      <w:r w:rsidRPr="00610AFD">
        <w:t>REQUEST BODY</w:t>
      </w:r>
    </w:p>
    <w:p w14:paraId="07D89917" w14:textId="5A5DE583" w:rsidR="009D1437" w:rsidRPr="009372AD" w:rsidRDefault="00653B6A" w:rsidP="009D1437">
      <w:pPr>
        <w:pStyle w:val="ListParagraph"/>
        <w:numPr>
          <w:ilvl w:val="0"/>
          <w:numId w:val="3"/>
        </w:numPr>
        <w:spacing w:after="0" w:line="360" w:lineRule="auto"/>
        <w:jc w:val="both"/>
        <w:rPr>
          <w:rFonts w:eastAsia="Calibri"/>
          <w:b/>
          <w:u w:val="single"/>
        </w:rPr>
      </w:pPr>
      <w:r>
        <w:rPr>
          <w:rFonts w:eastAsia="Calibri"/>
          <w:b/>
        </w:rPr>
        <w:t>Account/ACPass</w:t>
      </w:r>
      <w:r w:rsidR="009D1437" w:rsidRPr="009372AD">
        <w:rPr>
          <w:rFonts w:eastAsia="Calibri"/>
          <w:b/>
        </w:rPr>
        <w:t xml:space="preserve">:  </w:t>
      </w:r>
      <w:r w:rsidR="009D1437" w:rsidRPr="009372AD">
        <w:rPr>
          <w:rFonts w:eastAsia="Calibri"/>
        </w:rPr>
        <w:t>Tài khoản được cấp phát cho nhân viên gọi lệnh phát hành hóa đơn</w:t>
      </w:r>
    </w:p>
    <w:p w14:paraId="1B75BAFC" w14:textId="5BED2179"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w:t>
      </w:r>
      <w:r w:rsidR="00653B6A">
        <w:rPr>
          <w:rFonts w:eastAsia="Calibri"/>
        </w:rPr>
        <w:t>n webservice (</w:t>
      </w:r>
      <w:r>
        <w:rPr>
          <w:rFonts w:eastAsia="Calibri"/>
        </w:rPr>
        <w:t>tài khoản có quyền ServiceRole trong hệ thống)</w:t>
      </w:r>
      <w:r w:rsidRPr="009372AD">
        <w:rPr>
          <w:rFonts w:eastAsia="Calibri"/>
        </w:rPr>
        <w:t>.</w:t>
      </w:r>
    </w:p>
    <w:p w14:paraId="0E930ECC" w14:textId="6CEC7BFA" w:rsidR="009D1437" w:rsidRPr="0085200C"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xml:space="preserve">: </w:t>
      </w:r>
      <w:r>
        <w:rPr>
          <w:rFonts w:eastAsia="Calibri"/>
        </w:rPr>
        <w:t>Chuỗi</w:t>
      </w:r>
      <w:r w:rsidRPr="009372AD">
        <w:rPr>
          <w:rFonts w:eastAsia="Calibri"/>
        </w:rPr>
        <w:t xml:space="preserve"> XML dữ liệu hóa đơn</w:t>
      </w:r>
      <w:r w:rsidR="00653B6A">
        <w:rPr>
          <w:rFonts w:eastAsia="Calibri"/>
        </w:rPr>
        <w:t xml:space="preserve"> (</w:t>
      </w:r>
      <w:r>
        <w:rPr>
          <w:rFonts w:eastAsia="Calibri"/>
        </w:rPr>
        <w:t>theo cấu trúc mô tả)</w:t>
      </w:r>
    </w:p>
    <w:p w14:paraId="3AAB52E5" w14:textId="77777777" w:rsidR="009D1437" w:rsidRPr="00F8431D" w:rsidRDefault="009D1437" w:rsidP="009D1437">
      <w:pPr>
        <w:pStyle w:val="ListParagraph"/>
        <w:numPr>
          <w:ilvl w:val="0"/>
          <w:numId w:val="2"/>
        </w:numPr>
        <w:spacing w:after="0" w:line="360" w:lineRule="auto"/>
        <w:ind w:left="1080"/>
        <w:jc w:val="both"/>
        <w:rPr>
          <w:rFonts w:eastAsia="Calibri"/>
          <w:b/>
          <w:u w:val="single"/>
        </w:rPr>
      </w:pPr>
      <w:r>
        <w:rPr>
          <w:rFonts w:eastAsia="Calibri"/>
          <w:b/>
        </w:rPr>
        <w:t>pattern</w:t>
      </w:r>
      <w:r w:rsidRPr="00F8431D">
        <w:rPr>
          <w:rFonts w:eastAsia="Calibri"/>
          <w:b/>
        </w:rPr>
        <w:t>:</w:t>
      </w:r>
      <w:r>
        <w:rPr>
          <w:rFonts w:eastAsia="Calibri"/>
          <w:b/>
        </w:rPr>
        <w:t xml:space="preserve"> </w:t>
      </w:r>
      <w:r>
        <w:rPr>
          <w:rFonts w:eastAsia="Calibri"/>
        </w:rPr>
        <w:t>Mẫu số hóa đơn</w:t>
      </w:r>
    </w:p>
    <w:p w14:paraId="5997EA2A" w14:textId="77777777" w:rsidR="009D1437" w:rsidRPr="0085200C" w:rsidRDefault="009D1437" w:rsidP="009D1437">
      <w:pPr>
        <w:pStyle w:val="ListParagraph"/>
        <w:numPr>
          <w:ilvl w:val="0"/>
          <w:numId w:val="2"/>
        </w:numPr>
        <w:spacing w:after="0" w:line="360" w:lineRule="auto"/>
        <w:ind w:left="1080"/>
        <w:jc w:val="both"/>
        <w:rPr>
          <w:rFonts w:eastAsia="Calibri"/>
          <w:b/>
          <w:u w:val="single"/>
        </w:rPr>
      </w:pPr>
      <w:r>
        <w:rPr>
          <w:rFonts w:eastAsia="Calibri"/>
          <w:b/>
        </w:rPr>
        <w:t>serial</w:t>
      </w:r>
      <w:r w:rsidRPr="00F8431D">
        <w:rPr>
          <w:rFonts w:eastAsia="Calibri"/>
          <w:b/>
        </w:rPr>
        <w:t>:</w:t>
      </w:r>
      <w:r w:rsidRPr="00F8431D">
        <w:rPr>
          <w:rFonts w:eastAsia="Calibri"/>
        </w:rPr>
        <w:t xml:space="preserve"> </w:t>
      </w:r>
      <w:r>
        <w:rPr>
          <w:rFonts w:eastAsia="Calibri"/>
        </w:rPr>
        <w:t>Ký hiệu hóa đơn</w:t>
      </w:r>
    </w:p>
    <w:p w14:paraId="33FF3855"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 xml:space="preserve">convert: </w:t>
      </w:r>
      <w:r w:rsidRPr="009372AD">
        <w:rPr>
          <w:rFonts w:eastAsia="Calibri"/>
        </w:rPr>
        <w:t>Mặc đị</w:t>
      </w:r>
      <w:r>
        <w:rPr>
          <w:rFonts w:eastAsia="Calibri"/>
        </w:rPr>
        <w:t>nh là 0 (</w:t>
      </w:r>
      <w:r w:rsidRPr="009372AD">
        <w:rPr>
          <w:rFonts w:eastAsia="Calibri"/>
        </w:rPr>
        <w:t>0 – Không cần convert từ</w:t>
      </w:r>
      <w:r>
        <w:rPr>
          <w:rFonts w:eastAsia="Calibri"/>
        </w:rPr>
        <w:t xml:space="preserve"> TCVN3 sang Unicode / </w:t>
      </w:r>
      <w:r w:rsidRPr="009372AD">
        <w:rPr>
          <w:rFonts w:eastAsia="Calibri"/>
        </w:rPr>
        <w:t>1- Cần convert từ</w:t>
      </w:r>
      <w:r>
        <w:rPr>
          <w:rFonts w:eastAsia="Calibri"/>
        </w:rPr>
        <w:t xml:space="preserve"> TCVN3 sang Unicode)</w:t>
      </w:r>
    </w:p>
    <w:p w14:paraId="6120DE02" w14:textId="77777777" w:rsidR="009D1437" w:rsidRDefault="009D1437" w:rsidP="009D1437">
      <w:pPr>
        <w:pStyle w:val="N"/>
      </w:pPr>
      <w:r w:rsidRPr="00CA654D">
        <w:t>RETURNS</w:t>
      </w:r>
    </w:p>
    <w:p w14:paraId="44F1D75B" w14:textId="77777777" w:rsidR="009D1437" w:rsidRPr="00CA654D" w:rsidRDefault="009D1437" w:rsidP="009D1437">
      <w:pPr>
        <w:pStyle w:val="N"/>
      </w:pPr>
      <w:r>
        <w:tab/>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3"/>
        <w:gridCol w:w="4771"/>
        <w:gridCol w:w="1371"/>
      </w:tblGrid>
      <w:tr w:rsidR="009D1437" w:rsidRPr="00660ABB" w14:paraId="6023CD36"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F2F2F2"/>
          </w:tcPr>
          <w:p w14:paraId="0CDF95BA" w14:textId="77777777" w:rsidR="009D1437" w:rsidRPr="00660ABB" w:rsidRDefault="009D1437" w:rsidP="00616EC4">
            <w:pPr>
              <w:pStyle w:val="ListParagraph"/>
            </w:pPr>
            <w:r>
              <w:t>Kết quả</w:t>
            </w:r>
          </w:p>
        </w:tc>
        <w:tc>
          <w:tcPr>
            <w:tcW w:w="5272" w:type="dxa"/>
            <w:tcBorders>
              <w:top w:val="single" w:sz="4" w:space="0" w:color="2E74B5"/>
              <w:left w:val="single" w:sz="4" w:space="0" w:color="2E74B5"/>
              <w:bottom w:val="single" w:sz="4" w:space="0" w:color="2E74B5"/>
              <w:right w:val="single" w:sz="4" w:space="0" w:color="2E74B5"/>
            </w:tcBorders>
            <w:shd w:val="clear" w:color="auto" w:fill="F2F2F2"/>
          </w:tcPr>
          <w:p w14:paraId="787FC7F9" w14:textId="77777777" w:rsidR="009D1437" w:rsidRPr="00660ABB" w:rsidRDefault="009D1437" w:rsidP="00616EC4">
            <w:pPr>
              <w:pStyle w:val="ListParagraph"/>
            </w:pPr>
            <w:r w:rsidRPr="00660ABB">
              <w:t>Mô tả</w:t>
            </w:r>
          </w:p>
        </w:tc>
        <w:tc>
          <w:tcPr>
            <w:tcW w:w="1383" w:type="dxa"/>
            <w:tcBorders>
              <w:top w:val="single" w:sz="4" w:space="0" w:color="2E74B5"/>
              <w:left w:val="single" w:sz="4" w:space="0" w:color="2E74B5"/>
              <w:bottom w:val="single" w:sz="4" w:space="0" w:color="2E74B5"/>
              <w:right w:val="single" w:sz="4" w:space="0" w:color="2E74B5"/>
            </w:tcBorders>
            <w:shd w:val="clear" w:color="auto" w:fill="F2F2F2"/>
          </w:tcPr>
          <w:p w14:paraId="59279FA1" w14:textId="77777777" w:rsidR="009D1437" w:rsidRPr="00660ABB" w:rsidRDefault="009D1437" w:rsidP="00616EC4">
            <w:pPr>
              <w:pStyle w:val="ListParagraph"/>
            </w:pPr>
            <w:r>
              <w:t>Ghi chú</w:t>
            </w:r>
          </w:p>
        </w:tc>
      </w:tr>
      <w:tr w:rsidR="009D1437" w:rsidRPr="00660ABB" w14:paraId="30610681" w14:textId="77777777" w:rsidTr="00616EC4">
        <w:tc>
          <w:tcPr>
            <w:tcW w:w="2610" w:type="dxa"/>
            <w:tcBorders>
              <w:top w:val="single" w:sz="4" w:space="0" w:color="2E74B5"/>
              <w:left w:val="single" w:sz="4" w:space="0" w:color="2E74B5"/>
              <w:right w:val="single" w:sz="4" w:space="0" w:color="2E74B5"/>
            </w:tcBorders>
            <w:shd w:val="clear" w:color="auto" w:fill="auto"/>
          </w:tcPr>
          <w:p w14:paraId="588475C5" w14:textId="77777777" w:rsidR="009D1437" w:rsidRPr="009372AD" w:rsidRDefault="009D1437" w:rsidP="00616EC4">
            <w:pPr>
              <w:autoSpaceDE w:val="0"/>
              <w:autoSpaceDN w:val="0"/>
              <w:adjustRightInd w:val="0"/>
              <w:jc w:val="both"/>
              <w:rPr>
                <w:sz w:val="19"/>
                <w:szCs w:val="19"/>
              </w:rPr>
            </w:pPr>
            <w:r w:rsidRPr="009372AD">
              <w:t>ERR:1</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6CA6E8A5" w14:textId="77777777" w:rsidR="009D1437" w:rsidRPr="009372AD" w:rsidRDefault="009D1437" w:rsidP="00616EC4">
            <w:pPr>
              <w:pStyle w:val="ListParagraph"/>
              <w:ind w:left="0"/>
              <w:jc w:val="both"/>
            </w:pPr>
            <w:r w:rsidRPr="009372AD">
              <w:t>Tài khoản đăng nhập sai hoặc không có quyền thêm khách hàng</w:t>
            </w:r>
          </w:p>
        </w:tc>
        <w:tc>
          <w:tcPr>
            <w:tcW w:w="1383" w:type="dxa"/>
            <w:tcBorders>
              <w:top w:val="single" w:sz="4" w:space="0" w:color="2E74B5"/>
              <w:left w:val="single" w:sz="4" w:space="0" w:color="2E74B5"/>
              <w:bottom w:val="single" w:sz="4" w:space="0" w:color="2E74B5"/>
              <w:right w:val="single" w:sz="4" w:space="0" w:color="2E74B5"/>
            </w:tcBorders>
          </w:tcPr>
          <w:p w14:paraId="5A37F93A" w14:textId="77777777" w:rsidR="009D1437" w:rsidRPr="009372AD" w:rsidRDefault="009D1437" w:rsidP="00616EC4">
            <w:pPr>
              <w:pStyle w:val="ListParagraph"/>
              <w:ind w:left="0"/>
              <w:jc w:val="both"/>
            </w:pPr>
          </w:p>
        </w:tc>
      </w:tr>
      <w:tr w:rsidR="009D1437" w:rsidRPr="00660ABB" w14:paraId="37660365"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154353F0" w14:textId="77777777" w:rsidR="009D1437" w:rsidRPr="009372AD" w:rsidRDefault="009D1437" w:rsidP="00616EC4">
            <w:pPr>
              <w:jc w:val="both"/>
            </w:pPr>
            <w:r w:rsidRPr="009372AD">
              <w:t>ERR:3</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52F7E631" w14:textId="77777777" w:rsidR="009D1437" w:rsidRPr="009372AD" w:rsidRDefault="009D1437" w:rsidP="00616EC4">
            <w:pPr>
              <w:jc w:val="both"/>
            </w:pPr>
            <w:r w:rsidRPr="009372AD">
              <w:t>Dữ liệu xml đầu vào không đúng quy định</w:t>
            </w:r>
          </w:p>
        </w:tc>
        <w:tc>
          <w:tcPr>
            <w:tcW w:w="1383" w:type="dxa"/>
            <w:tcBorders>
              <w:top w:val="single" w:sz="4" w:space="0" w:color="2E74B5"/>
              <w:left w:val="single" w:sz="4" w:space="0" w:color="2E74B5"/>
              <w:bottom w:val="single" w:sz="4" w:space="0" w:color="2E74B5"/>
              <w:right w:val="single" w:sz="4" w:space="0" w:color="2E74B5"/>
            </w:tcBorders>
          </w:tcPr>
          <w:p w14:paraId="0B46D4FF" w14:textId="77777777" w:rsidR="009D1437" w:rsidRPr="009372AD" w:rsidRDefault="009D1437" w:rsidP="00616EC4">
            <w:pPr>
              <w:jc w:val="both"/>
            </w:pPr>
            <w:r>
              <w:t xml:space="preserve">Hệ thống sẽ trả về lỗi nếu 1 hóa đơn trong chuỗi XML </w:t>
            </w:r>
            <w:r>
              <w:lastRenderedPageBreak/>
              <w:t>đầu vào không hợp lệ, cả lô hóa đơn sẽ không được phát hành.</w:t>
            </w:r>
          </w:p>
        </w:tc>
      </w:tr>
      <w:tr w:rsidR="009D1437" w:rsidRPr="00660ABB" w14:paraId="41E84C2B"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5F9CFB7A" w14:textId="77777777" w:rsidR="009D1437" w:rsidRPr="009372AD" w:rsidRDefault="009D1437" w:rsidP="00616EC4">
            <w:pPr>
              <w:autoSpaceDE w:val="0"/>
              <w:autoSpaceDN w:val="0"/>
              <w:adjustRightInd w:val="0"/>
              <w:jc w:val="both"/>
            </w:pPr>
            <w:r w:rsidRPr="009372AD">
              <w:lastRenderedPageBreak/>
              <w:t>ERR:7</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24686398" w14:textId="77777777" w:rsidR="009D1437" w:rsidRPr="00997040" w:rsidRDefault="009D1437" w:rsidP="00616EC4">
            <w:pPr>
              <w:pStyle w:val="ListParagraph"/>
              <w:ind w:left="0"/>
              <w:jc w:val="both"/>
            </w:pPr>
            <w:r>
              <w:t xml:space="preserve">Thông tin về </w:t>
            </w:r>
            <w:r w:rsidRPr="009372AD">
              <w:rPr>
                <w:rFonts w:eastAsia="Calibri"/>
                <w:b/>
              </w:rPr>
              <w:t>Username/pass</w:t>
            </w:r>
            <w:r>
              <w:rPr>
                <w:rFonts w:eastAsia="Calibri"/>
                <w:b/>
              </w:rPr>
              <w:t xml:space="preserve"> </w:t>
            </w:r>
            <w:r>
              <w:rPr>
                <w:rFonts w:eastAsia="Calibri"/>
              </w:rPr>
              <w:t>không hợp lệ</w:t>
            </w:r>
          </w:p>
        </w:tc>
        <w:tc>
          <w:tcPr>
            <w:tcW w:w="1383" w:type="dxa"/>
            <w:tcBorders>
              <w:top w:val="single" w:sz="4" w:space="0" w:color="2E74B5"/>
              <w:left w:val="single" w:sz="4" w:space="0" w:color="2E74B5"/>
              <w:bottom w:val="single" w:sz="4" w:space="0" w:color="2E74B5"/>
              <w:right w:val="single" w:sz="4" w:space="0" w:color="2E74B5"/>
            </w:tcBorders>
          </w:tcPr>
          <w:p w14:paraId="53C183C0" w14:textId="77777777" w:rsidR="009D1437" w:rsidRPr="00660ABB" w:rsidRDefault="009D1437" w:rsidP="00616EC4">
            <w:pPr>
              <w:pStyle w:val="ListParagraph"/>
            </w:pPr>
          </w:p>
        </w:tc>
      </w:tr>
      <w:tr w:rsidR="009D1437" w:rsidRPr="00660ABB" w14:paraId="4E1AA7DA"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07BEEB49" w14:textId="77777777" w:rsidR="009D1437" w:rsidRPr="009372AD" w:rsidRDefault="009D1437" w:rsidP="00616EC4">
            <w:pPr>
              <w:autoSpaceDE w:val="0"/>
              <w:autoSpaceDN w:val="0"/>
              <w:adjustRightInd w:val="0"/>
              <w:jc w:val="both"/>
            </w:pPr>
            <w:r w:rsidRPr="009372AD">
              <w:t>ERR:20</w:t>
            </w:r>
          </w:p>
          <w:p w14:paraId="425504F2" w14:textId="77777777" w:rsidR="009D1437" w:rsidRPr="009372AD" w:rsidRDefault="009D1437" w:rsidP="00616EC4">
            <w:pPr>
              <w:autoSpaceDE w:val="0"/>
              <w:autoSpaceDN w:val="0"/>
              <w:adjustRightInd w:val="0"/>
              <w:jc w:val="both"/>
            </w:pP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52AB7EF2" w14:textId="77777777" w:rsidR="009D1437" w:rsidRPr="009372AD" w:rsidRDefault="009D1437" w:rsidP="00616EC4">
            <w:pPr>
              <w:pStyle w:val="ListParagraph"/>
              <w:ind w:left="0"/>
              <w:jc w:val="both"/>
            </w:pPr>
            <w:r>
              <w:t>Pattern và S</w:t>
            </w:r>
            <w:r w:rsidRPr="009372AD">
              <w:t>erial không phù hợp, hoặc không tồn tại hóa đơn đã đăng kí có sử dụ</w:t>
            </w:r>
            <w:r>
              <w:t>ng Pattern và S</w:t>
            </w:r>
            <w:r w:rsidRPr="009372AD">
              <w:t>erial truyền vào</w:t>
            </w:r>
            <w:r>
              <w:t>.</w:t>
            </w:r>
          </w:p>
        </w:tc>
        <w:tc>
          <w:tcPr>
            <w:tcW w:w="1383" w:type="dxa"/>
            <w:tcBorders>
              <w:top w:val="single" w:sz="4" w:space="0" w:color="2E74B5"/>
              <w:left w:val="single" w:sz="4" w:space="0" w:color="2E74B5"/>
              <w:bottom w:val="single" w:sz="4" w:space="0" w:color="2E74B5"/>
              <w:right w:val="single" w:sz="4" w:space="0" w:color="2E74B5"/>
            </w:tcBorders>
          </w:tcPr>
          <w:p w14:paraId="1831EB40" w14:textId="77777777" w:rsidR="009D1437" w:rsidRPr="00660ABB" w:rsidRDefault="009D1437" w:rsidP="00616EC4">
            <w:pPr>
              <w:pStyle w:val="ListParagraph"/>
            </w:pPr>
          </w:p>
        </w:tc>
      </w:tr>
      <w:tr w:rsidR="009D1437" w:rsidRPr="00660ABB" w14:paraId="451F25B0"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6FA63979" w14:textId="77777777" w:rsidR="009D1437" w:rsidRPr="009372AD" w:rsidRDefault="009D1437" w:rsidP="00616EC4">
            <w:pPr>
              <w:autoSpaceDE w:val="0"/>
              <w:autoSpaceDN w:val="0"/>
              <w:adjustRightInd w:val="0"/>
              <w:jc w:val="both"/>
            </w:pPr>
            <w:r w:rsidRPr="009372AD">
              <w:t>ERR:5</w:t>
            </w:r>
          </w:p>
          <w:p w14:paraId="56F7CAA5" w14:textId="77777777" w:rsidR="009D1437" w:rsidRPr="009372AD" w:rsidRDefault="009D1437" w:rsidP="00616EC4">
            <w:pPr>
              <w:autoSpaceDE w:val="0"/>
              <w:autoSpaceDN w:val="0"/>
              <w:adjustRightInd w:val="0"/>
              <w:jc w:val="both"/>
            </w:pP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7B260729" w14:textId="77777777" w:rsidR="009D1437" w:rsidRPr="009372AD" w:rsidRDefault="009D1437" w:rsidP="00616EC4">
            <w:pPr>
              <w:pStyle w:val="ListParagraph"/>
              <w:ind w:left="0"/>
              <w:jc w:val="both"/>
            </w:pPr>
            <w:r w:rsidRPr="009372AD">
              <w:t>Không phát hành được hóa đơn</w:t>
            </w:r>
          </w:p>
        </w:tc>
        <w:tc>
          <w:tcPr>
            <w:tcW w:w="1383" w:type="dxa"/>
            <w:tcBorders>
              <w:top w:val="single" w:sz="4" w:space="0" w:color="2E74B5"/>
              <w:left w:val="single" w:sz="4" w:space="0" w:color="2E74B5"/>
              <w:bottom w:val="single" w:sz="4" w:space="0" w:color="2E74B5"/>
              <w:right w:val="single" w:sz="4" w:space="0" w:color="2E74B5"/>
            </w:tcBorders>
          </w:tcPr>
          <w:p w14:paraId="7CEDAD52" w14:textId="77777777" w:rsidR="009D1437" w:rsidRPr="009372AD" w:rsidRDefault="009D1437" w:rsidP="00616EC4">
            <w:pPr>
              <w:pStyle w:val="ListParagraph"/>
              <w:ind w:left="0"/>
              <w:jc w:val="both"/>
            </w:pPr>
            <w:r>
              <w:t>Lỗi không xác định, kiểm tra exception trả về (</w:t>
            </w:r>
            <w:r w:rsidRPr="009372AD">
              <w:t>DB roll back</w:t>
            </w:r>
            <w:r>
              <w:t>)</w:t>
            </w:r>
          </w:p>
        </w:tc>
      </w:tr>
      <w:tr w:rsidR="009D1437" w:rsidRPr="00660ABB" w14:paraId="367EAB8D"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56F5B75D" w14:textId="77777777" w:rsidR="009D1437" w:rsidRPr="009372AD" w:rsidRDefault="009D1437" w:rsidP="00616EC4">
            <w:pPr>
              <w:autoSpaceDE w:val="0"/>
              <w:autoSpaceDN w:val="0"/>
              <w:adjustRightInd w:val="0"/>
              <w:jc w:val="both"/>
            </w:pPr>
            <w:r>
              <w:t>ERR:10</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2B88503D" w14:textId="77777777" w:rsidR="009D1437" w:rsidRPr="009372AD" w:rsidRDefault="009D1437" w:rsidP="00616EC4">
            <w:pPr>
              <w:pStyle w:val="ListParagraph"/>
              <w:ind w:left="0"/>
              <w:jc w:val="both"/>
            </w:pPr>
            <w:r>
              <w:t>Lô có số hóa đơn vượt quá số lượng cho phép</w:t>
            </w:r>
          </w:p>
        </w:tc>
        <w:tc>
          <w:tcPr>
            <w:tcW w:w="1383" w:type="dxa"/>
            <w:tcBorders>
              <w:top w:val="single" w:sz="4" w:space="0" w:color="2E74B5"/>
              <w:left w:val="single" w:sz="4" w:space="0" w:color="2E74B5"/>
              <w:bottom w:val="single" w:sz="4" w:space="0" w:color="2E74B5"/>
              <w:right w:val="single" w:sz="4" w:space="0" w:color="2E74B5"/>
            </w:tcBorders>
          </w:tcPr>
          <w:p w14:paraId="277B0BC1" w14:textId="77777777" w:rsidR="009D1437" w:rsidRDefault="009D1437" w:rsidP="00616EC4">
            <w:pPr>
              <w:pStyle w:val="ListParagraph"/>
              <w:ind w:left="0"/>
              <w:jc w:val="both"/>
            </w:pPr>
          </w:p>
        </w:tc>
      </w:tr>
      <w:tr w:rsidR="009D1437" w:rsidRPr="00660ABB" w14:paraId="509413D0"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34882228" w14:textId="77777777" w:rsidR="009D1437" w:rsidRDefault="009D1437" w:rsidP="00616EC4">
            <w:pPr>
              <w:autoSpaceDE w:val="0"/>
              <w:autoSpaceDN w:val="0"/>
              <w:adjustRightInd w:val="0"/>
              <w:jc w:val="both"/>
            </w:pPr>
            <w:r w:rsidRPr="005C2875">
              <w:t>ERR:6</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65931B84" w14:textId="77777777" w:rsidR="009D1437" w:rsidRDefault="009D1437" w:rsidP="00616EC4">
            <w:pPr>
              <w:pStyle w:val="ListParagraph"/>
              <w:ind w:left="0"/>
              <w:jc w:val="both"/>
            </w:pPr>
            <w:r>
              <w:t>Dải hóa đơn không đủ số hóa đơn cho lô phát hành</w:t>
            </w:r>
          </w:p>
        </w:tc>
        <w:tc>
          <w:tcPr>
            <w:tcW w:w="1383" w:type="dxa"/>
            <w:tcBorders>
              <w:top w:val="single" w:sz="4" w:space="0" w:color="2E74B5"/>
              <w:left w:val="single" w:sz="4" w:space="0" w:color="2E74B5"/>
              <w:bottom w:val="single" w:sz="4" w:space="0" w:color="2E74B5"/>
              <w:right w:val="single" w:sz="4" w:space="0" w:color="2E74B5"/>
            </w:tcBorders>
          </w:tcPr>
          <w:p w14:paraId="57937FA0" w14:textId="77777777" w:rsidR="009D1437" w:rsidRDefault="009D1437" w:rsidP="00616EC4">
            <w:pPr>
              <w:pStyle w:val="ListParagraph"/>
              <w:ind w:left="0"/>
              <w:jc w:val="both"/>
            </w:pPr>
          </w:p>
        </w:tc>
      </w:tr>
      <w:tr w:rsidR="009D1437" w:rsidRPr="00660ABB" w14:paraId="6BC23469"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5BC8E19C" w14:textId="77777777" w:rsidR="009D1437" w:rsidRPr="005C2875" w:rsidRDefault="009D1437" w:rsidP="00616EC4">
            <w:pPr>
              <w:autoSpaceDE w:val="0"/>
              <w:autoSpaceDN w:val="0"/>
              <w:adjustRightInd w:val="0"/>
              <w:jc w:val="both"/>
            </w:pPr>
            <w:r w:rsidRPr="0075262D">
              <w:t>ERR:13</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44840FB6" w14:textId="77777777" w:rsidR="009D1437" w:rsidRDefault="009D1437" w:rsidP="00616EC4">
            <w:pPr>
              <w:pStyle w:val="ListParagraph"/>
              <w:ind w:left="0"/>
              <w:jc w:val="both"/>
            </w:pPr>
            <w:r>
              <w:t>Lỗi trùng fkey</w:t>
            </w:r>
          </w:p>
        </w:tc>
        <w:tc>
          <w:tcPr>
            <w:tcW w:w="1383" w:type="dxa"/>
            <w:tcBorders>
              <w:top w:val="single" w:sz="4" w:space="0" w:color="2E74B5"/>
              <w:left w:val="single" w:sz="4" w:space="0" w:color="2E74B5"/>
              <w:bottom w:val="single" w:sz="4" w:space="0" w:color="2E74B5"/>
              <w:right w:val="single" w:sz="4" w:space="0" w:color="2E74B5"/>
            </w:tcBorders>
          </w:tcPr>
          <w:p w14:paraId="195BA47E" w14:textId="77777777" w:rsidR="009D1437" w:rsidRDefault="009D1437" w:rsidP="00616EC4">
            <w:pPr>
              <w:pStyle w:val="ListParagraph"/>
              <w:ind w:left="0"/>
              <w:jc w:val="both"/>
            </w:pPr>
            <w:r>
              <w:t>1 hoặc nhiều hóa đơn trong lô hóa đơn có Fkey trùng với Fkey của hóa đơn đã phát hành</w:t>
            </w:r>
          </w:p>
        </w:tc>
      </w:tr>
      <w:tr w:rsidR="009D1437" w:rsidRPr="00660ABB" w14:paraId="4A547FF8"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14619AA8" w14:textId="77777777" w:rsidR="009D1437" w:rsidRPr="0075262D" w:rsidRDefault="009D1437" w:rsidP="00616EC4">
            <w:pPr>
              <w:autoSpaceDE w:val="0"/>
              <w:autoSpaceDN w:val="0"/>
              <w:adjustRightInd w:val="0"/>
              <w:jc w:val="both"/>
            </w:pPr>
            <w:r w:rsidRPr="00DD2715">
              <w:t>ERR:21</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7F76D1E7" w14:textId="77777777" w:rsidR="009D1437" w:rsidRDefault="009D1437" w:rsidP="00616EC4">
            <w:pPr>
              <w:pStyle w:val="ListParagraph"/>
              <w:ind w:left="0"/>
              <w:jc w:val="both"/>
            </w:pPr>
            <w:r>
              <w:t>Lỗi trùng số hóa đơn</w:t>
            </w:r>
          </w:p>
        </w:tc>
        <w:tc>
          <w:tcPr>
            <w:tcW w:w="1383" w:type="dxa"/>
            <w:tcBorders>
              <w:top w:val="single" w:sz="4" w:space="0" w:color="2E74B5"/>
              <w:left w:val="single" w:sz="4" w:space="0" w:color="2E74B5"/>
              <w:bottom w:val="single" w:sz="4" w:space="0" w:color="2E74B5"/>
              <w:right w:val="single" w:sz="4" w:space="0" w:color="2E74B5"/>
            </w:tcBorders>
          </w:tcPr>
          <w:p w14:paraId="0C5F97F0" w14:textId="77777777" w:rsidR="009D1437" w:rsidRDefault="009D1437" w:rsidP="00616EC4">
            <w:pPr>
              <w:pStyle w:val="ListParagraph"/>
              <w:ind w:left="0"/>
              <w:jc w:val="both"/>
            </w:pPr>
          </w:p>
        </w:tc>
      </w:tr>
      <w:tr w:rsidR="009D1437" w:rsidRPr="00660ABB" w14:paraId="539CE471"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26BE2643" w14:textId="77777777" w:rsidR="009D1437" w:rsidRPr="00DD2715" w:rsidRDefault="009D1437" w:rsidP="00616EC4">
            <w:pPr>
              <w:autoSpaceDE w:val="0"/>
              <w:autoSpaceDN w:val="0"/>
              <w:adjustRightInd w:val="0"/>
              <w:jc w:val="both"/>
            </w:pPr>
            <w:r>
              <w:t>ERR:29</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67CE91A8" w14:textId="77777777" w:rsidR="009D1437" w:rsidRDefault="009D1437" w:rsidP="00616EC4">
            <w:pPr>
              <w:pStyle w:val="ListParagraph"/>
              <w:ind w:left="0"/>
              <w:jc w:val="both"/>
            </w:pPr>
            <w:r>
              <w:t>Lỗi chứng thư hết hạn</w:t>
            </w:r>
          </w:p>
        </w:tc>
        <w:tc>
          <w:tcPr>
            <w:tcW w:w="1383" w:type="dxa"/>
            <w:tcBorders>
              <w:top w:val="single" w:sz="4" w:space="0" w:color="2E74B5"/>
              <w:left w:val="single" w:sz="4" w:space="0" w:color="2E74B5"/>
              <w:bottom w:val="single" w:sz="4" w:space="0" w:color="2E74B5"/>
              <w:right w:val="single" w:sz="4" w:space="0" w:color="2E74B5"/>
            </w:tcBorders>
          </w:tcPr>
          <w:p w14:paraId="7AB6D882" w14:textId="77777777" w:rsidR="009D1437" w:rsidRDefault="009D1437" w:rsidP="00616EC4">
            <w:pPr>
              <w:pStyle w:val="ListParagraph"/>
              <w:ind w:left="0"/>
              <w:jc w:val="both"/>
            </w:pPr>
          </w:p>
        </w:tc>
      </w:tr>
      <w:tr w:rsidR="009D1437" w:rsidRPr="00660ABB" w14:paraId="53CC5BFB"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44F4AE93" w14:textId="77777777" w:rsidR="009D1437" w:rsidRPr="00DD2715" w:rsidRDefault="009D1437" w:rsidP="00616EC4">
            <w:pPr>
              <w:autoSpaceDE w:val="0"/>
              <w:autoSpaceDN w:val="0"/>
              <w:adjustRightInd w:val="0"/>
              <w:jc w:val="both"/>
            </w:pPr>
            <w:r>
              <w:t>ERR:30</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79DA09FA" w14:textId="77777777" w:rsidR="009D1437" w:rsidRPr="00517DC0" w:rsidRDefault="009D1437" w:rsidP="00616EC4">
            <w:pPr>
              <w:pStyle w:val="ListParagraph"/>
              <w:ind w:left="0"/>
              <w:jc w:val="both"/>
            </w:pPr>
            <w:r w:rsidRPr="00517DC0">
              <w:t>Danh sách hóa đơn tồn tại ngày hóa đơn nhỏ hơn ngày hóa đơn đã phát hành</w:t>
            </w:r>
          </w:p>
        </w:tc>
        <w:tc>
          <w:tcPr>
            <w:tcW w:w="1383" w:type="dxa"/>
            <w:tcBorders>
              <w:top w:val="single" w:sz="4" w:space="0" w:color="2E74B5"/>
              <w:left w:val="single" w:sz="4" w:space="0" w:color="2E74B5"/>
              <w:bottom w:val="single" w:sz="4" w:space="0" w:color="2E74B5"/>
              <w:right w:val="single" w:sz="4" w:space="0" w:color="2E74B5"/>
            </w:tcBorders>
          </w:tcPr>
          <w:p w14:paraId="3CBDAE16" w14:textId="77777777" w:rsidR="009D1437" w:rsidRDefault="009D1437" w:rsidP="00616EC4">
            <w:pPr>
              <w:pStyle w:val="ListParagraph"/>
              <w:ind w:left="0"/>
              <w:jc w:val="both"/>
            </w:pPr>
          </w:p>
        </w:tc>
      </w:tr>
      <w:tr w:rsidR="009D1437" w:rsidRPr="00660ABB" w14:paraId="7A4D9044"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61F18BCA" w14:textId="77777777" w:rsidR="009D1437" w:rsidRDefault="009D1437" w:rsidP="00616EC4">
            <w:pPr>
              <w:autoSpaceDE w:val="0"/>
              <w:autoSpaceDN w:val="0"/>
              <w:adjustRightInd w:val="0"/>
              <w:jc w:val="both"/>
            </w:pPr>
            <w:r>
              <w:t>OK:</w:t>
            </w:r>
            <w:r w:rsidRPr="009372AD">
              <w:t>pattern;serial1-</w:t>
            </w:r>
            <w:r>
              <w:t>key1_</w:t>
            </w:r>
            <w:r w:rsidRPr="009372AD">
              <w:t>num1,</w:t>
            </w:r>
            <w:r>
              <w:t>key2_</w:t>
            </w:r>
            <w:r w:rsidRPr="009372AD">
              <w:t>num12,</w:t>
            </w:r>
            <w:r>
              <w:t xml:space="preserve"> …)</w:t>
            </w:r>
          </w:p>
          <w:p w14:paraId="0A8CBBE6" w14:textId="77777777" w:rsidR="009D1437" w:rsidRPr="005765F2" w:rsidRDefault="009D1437" w:rsidP="00616EC4">
            <w:pPr>
              <w:autoSpaceDE w:val="0"/>
              <w:autoSpaceDN w:val="0"/>
              <w:adjustRightInd w:val="0"/>
              <w:jc w:val="both"/>
              <w:rPr>
                <w:b/>
              </w:rPr>
            </w:pPr>
            <w:r w:rsidRPr="005765F2">
              <w:rPr>
                <w:b/>
              </w:rPr>
              <w:t>(Ví dụ:</w:t>
            </w:r>
          </w:p>
          <w:p w14:paraId="54110F2A" w14:textId="77777777" w:rsidR="009D1437" w:rsidRDefault="009D1437" w:rsidP="00616EC4">
            <w:pPr>
              <w:autoSpaceDE w:val="0"/>
              <w:autoSpaceDN w:val="0"/>
              <w:adjustRightInd w:val="0"/>
              <w:jc w:val="both"/>
              <w:rPr>
                <w:b/>
              </w:rPr>
            </w:pPr>
            <w:r w:rsidRPr="005765F2">
              <w:rPr>
                <w:b/>
              </w:rPr>
              <w:t>OK:01GTKT3/001;AA/12E-key1_1,key2_2,</w:t>
            </w:r>
          </w:p>
          <w:p w14:paraId="2D7FA955" w14:textId="77777777" w:rsidR="009D1437" w:rsidRDefault="009D1437" w:rsidP="00616EC4">
            <w:pPr>
              <w:autoSpaceDE w:val="0"/>
              <w:autoSpaceDN w:val="0"/>
              <w:adjustRightInd w:val="0"/>
              <w:jc w:val="both"/>
            </w:pPr>
            <w:r w:rsidRPr="005765F2">
              <w:rPr>
                <w:b/>
              </w:rPr>
              <w:t>key3_3,key4_4,key5_5)</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158FEB03" w14:textId="77777777" w:rsidR="009D1437" w:rsidRPr="005765F2" w:rsidRDefault="009D1437" w:rsidP="00616EC4">
            <w:pPr>
              <w:jc w:val="both"/>
            </w:pPr>
            <w:r w:rsidRPr="005765F2">
              <w:t xml:space="preserve">OK </w:t>
            </w:r>
            <w:r w:rsidRPr="009372AD">
              <w:sym w:font="Wingdings" w:char="F0E0"/>
            </w:r>
            <w:r w:rsidRPr="005765F2">
              <w:t xml:space="preserve"> đã phát hành hóa đơn thành công</w:t>
            </w:r>
          </w:p>
          <w:p w14:paraId="4D37905B" w14:textId="77777777" w:rsidR="009D1437" w:rsidRPr="005765F2" w:rsidRDefault="009D1437" w:rsidP="00616EC4">
            <w:pPr>
              <w:jc w:val="both"/>
            </w:pPr>
            <w:r w:rsidRPr="005765F2">
              <w:t xml:space="preserve">Pattern </w:t>
            </w:r>
            <w:r w:rsidRPr="009372AD">
              <w:sym w:font="Wingdings" w:char="F0E0"/>
            </w:r>
            <w:r w:rsidRPr="005765F2">
              <w:t xml:space="preserve"> Mẫu số của các hóa đơn đã phát hành</w:t>
            </w:r>
          </w:p>
          <w:p w14:paraId="67A9CAB9" w14:textId="77777777" w:rsidR="009D1437" w:rsidRPr="005765F2" w:rsidRDefault="009D1437" w:rsidP="00616EC4">
            <w:pPr>
              <w:jc w:val="both"/>
            </w:pPr>
            <w:r w:rsidRPr="005765F2">
              <w:t xml:space="preserve">Serial1 </w:t>
            </w:r>
            <w:r w:rsidRPr="009372AD">
              <w:sym w:font="Wingdings" w:char="F0E0"/>
            </w:r>
            <w:r w:rsidRPr="005765F2">
              <w:t xml:space="preserve"> serial của dãy các hóa đơn phát hành </w:t>
            </w:r>
          </w:p>
          <w:p w14:paraId="77D308F9" w14:textId="77777777" w:rsidR="009D1437" w:rsidRPr="005765F2" w:rsidRDefault="009D1437" w:rsidP="00616EC4">
            <w:pPr>
              <w:jc w:val="both"/>
            </w:pPr>
            <w:r w:rsidRPr="005765F2">
              <w:t>num1, num2… là các số hóa đơn</w:t>
            </w:r>
          </w:p>
          <w:p w14:paraId="760C3CA1" w14:textId="77777777" w:rsidR="009D1437" w:rsidRPr="00517DC0" w:rsidRDefault="009D1437" w:rsidP="00616EC4">
            <w:pPr>
              <w:pStyle w:val="ListParagraph"/>
              <w:ind w:left="0"/>
              <w:jc w:val="both"/>
            </w:pPr>
            <w:r>
              <w:lastRenderedPageBreak/>
              <w:t>key1,key2… là khóa để nhận biết hóa đơn phát hành cho khách hàng nào(lấy từ đầu vào)</w:t>
            </w:r>
          </w:p>
        </w:tc>
        <w:tc>
          <w:tcPr>
            <w:tcW w:w="1383" w:type="dxa"/>
            <w:tcBorders>
              <w:top w:val="single" w:sz="4" w:space="0" w:color="2E74B5"/>
              <w:left w:val="single" w:sz="4" w:space="0" w:color="2E74B5"/>
              <w:bottom w:val="single" w:sz="4" w:space="0" w:color="2E74B5"/>
              <w:right w:val="single" w:sz="4" w:space="0" w:color="2E74B5"/>
            </w:tcBorders>
          </w:tcPr>
          <w:p w14:paraId="4E7ED636" w14:textId="77777777" w:rsidR="009D1437" w:rsidRPr="005765F2" w:rsidRDefault="009D1437" w:rsidP="00616EC4">
            <w:pPr>
              <w:jc w:val="both"/>
            </w:pPr>
            <w:r w:rsidRPr="005765F2">
              <w:lastRenderedPageBreak/>
              <w:t>Các hóa đơn có serial khác nhau phân cách bởi dấu “;”</w:t>
            </w:r>
          </w:p>
          <w:p w14:paraId="72ECBAD8" w14:textId="77777777" w:rsidR="009D1437" w:rsidRPr="005765F2" w:rsidRDefault="009D1437" w:rsidP="00616EC4">
            <w:pPr>
              <w:jc w:val="both"/>
            </w:pPr>
            <w:r w:rsidRPr="005765F2">
              <w:lastRenderedPageBreak/>
              <w:t>Các số hóa đơn phân cách bởi “,”</w:t>
            </w:r>
          </w:p>
          <w:p w14:paraId="7EC8D984" w14:textId="77777777" w:rsidR="009D1437" w:rsidRDefault="009D1437" w:rsidP="00616EC4">
            <w:pPr>
              <w:pStyle w:val="ListParagraph"/>
              <w:ind w:left="0"/>
              <w:jc w:val="both"/>
            </w:pPr>
          </w:p>
        </w:tc>
      </w:tr>
    </w:tbl>
    <w:p w14:paraId="0CA46F87" w14:textId="77777777" w:rsidR="009D1437" w:rsidRDefault="009D1437" w:rsidP="009D1437">
      <w:pPr>
        <w:rPr>
          <w:lang w:eastAsia="x-none"/>
        </w:rPr>
      </w:pPr>
    </w:p>
    <w:p w14:paraId="1B573409" w14:textId="77777777" w:rsidR="009D1437" w:rsidRDefault="009D1437" w:rsidP="009D1437">
      <w:pPr>
        <w:rPr>
          <w:lang w:eastAsia="x-none"/>
        </w:rPr>
      </w:pPr>
      <w:r w:rsidRPr="00FE7CBB">
        <w:rPr>
          <w:b/>
          <w:u w:val="single"/>
          <w:lang w:eastAsia="x-none"/>
        </w:rPr>
        <w:t>Định dạng chuỗi xml đầu vào</w:t>
      </w:r>
      <w:r>
        <w:rPr>
          <w:b/>
          <w:u w:val="single"/>
          <w:lang w:eastAsia="x-none"/>
        </w:rPr>
        <w:t xml:space="preserve"> </w:t>
      </w:r>
      <w:r w:rsidRPr="00FE7CBB">
        <w:rPr>
          <w:b/>
          <w:u w:val="single"/>
        </w:rPr>
        <w:t xml:space="preserve">(các trường </w:t>
      </w:r>
      <w:r w:rsidRPr="00FE7CBB">
        <w:rPr>
          <w:b/>
          <w:color w:val="FF0000"/>
          <w:u w:val="single"/>
        </w:rPr>
        <w:t>*</w:t>
      </w:r>
      <w:r w:rsidRPr="00FE7CBB">
        <w:rPr>
          <w:b/>
          <w:u w:val="single"/>
        </w:rPr>
        <w:t xml:space="preserve"> là bắt buộc):</w:t>
      </w:r>
    </w:p>
    <w:p w14:paraId="7B73F443"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DSHDon</w:t>
      </w:r>
      <w:r>
        <w:rPr>
          <w:rFonts w:ascii="Consolas" w:hAnsi="Consolas" w:cs="Consolas"/>
          <w:color w:val="0000FF"/>
          <w:sz w:val="19"/>
          <w:szCs w:val="19"/>
        </w:rPr>
        <w:t>&gt;</w:t>
      </w:r>
    </w:p>
    <w:p w14:paraId="2A6EBAFB"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HDon</w:t>
      </w:r>
      <w:r>
        <w:rPr>
          <w:rFonts w:ascii="Consolas" w:hAnsi="Consolas" w:cs="Consolas"/>
          <w:color w:val="0000FF"/>
          <w:sz w:val="19"/>
          <w:szCs w:val="19"/>
        </w:rPr>
        <w:t>&gt;</w:t>
      </w:r>
    </w:p>
    <w:p w14:paraId="750806C6"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 cua hoa don</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&gt;</w:t>
      </w:r>
    </w:p>
    <w:p w14:paraId="4FF8C0BB"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DLHDon</w:t>
      </w:r>
      <w:r>
        <w:rPr>
          <w:rFonts w:ascii="Consolas" w:hAnsi="Consolas" w:cs="Consolas"/>
          <w:color w:val="0000FF"/>
          <w:sz w:val="19"/>
          <w:szCs w:val="19"/>
        </w:rPr>
        <w:t>&gt;</w:t>
      </w:r>
    </w:p>
    <w:p w14:paraId="1506A7DE"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14:paraId="3B62B2A3"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SHDon</w:t>
      </w:r>
      <w:r>
        <w:rPr>
          <w:rFonts w:ascii="Consolas" w:hAnsi="Consolas" w:cs="Consolas"/>
          <w:color w:val="0000FF"/>
          <w:sz w:val="19"/>
          <w:szCs w:val="19"/>
        </w:rPr>
        <w:t>&gt;</w:t>
      </w:r>
      <w:r>
        <w:rPr>
          <w:rFonts w:ascii="Consolas" w:hAnsi="Consolas" w:cs="Consolas"/>
          <w:color w:val="000000"/>
          <w:sz w:val="19"/>
          <w:szCs w:val="19"/>
        </w:rPr>
        <w:t>Số hóa đơn</w:t>
      </w:r>
      <w:r>
        <w:rPr>
          <w:rFonts w:ascii="Consolas" w:hAnsi="Consolas" w:cs="Consolas"/>
          <w:color w:val="0000FF"/>
          <w:sz w:val="19"/>
          <w:szCs w:val="19"/>
        </w:rPr>
        <w:t>&lt;/</w:t>
      </w:r>
      <w:r>
        <w:rPr>
          <w:rFonts w:ascii="Consolas" w:hAnsi="Consolas" w:cs="Consolas"/>
          <w:color w:val="A31515"/>
          <w:sz w:val="19"/>
          <w:szCs w:val="19"/>
        </w:rPr>
        <w:t>SHDon</w:t>
      </w:r>
      <w:r>
        <w:rPr>
          <w:rFonts w:ascii="Consolas" w:hAnsi="Consolas" w:cs="Consolas"/>
          <w:color w:val="0000FF"/>
          <w:sz w:val="19"/>
          <w:szCs w:val="19"/>
        </w:rPr>
        <w:t>&gt;</w:t>
      </w:r>
    </w:p>
    <w:p w14:paraId="546BD987"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MHSo</w:t>
      </w:r>
      <w:r>
        <w:rPr>
          <w:rFonts w:ascii="Consolas" w:hAnsi="Consolas" w:cs="Consolas"/>
          <w:color w:val="0000FF"/>
          <w:sz w:val="19"/>
          <w:szCs w:val="19"/>
        </w:rPr>
        <w:t>&gt;</w:t>
      </w:r>
      <w:r>
        <w:rPr>
          <w:rFonts w:ascii="Consolas" w:hAnsi="Consolas" w:cs="Consolas"/>
          <w:color w:val="000000"/>
          <w:sz w:val="19"/>
          <w:szCs w:val="19"/>
        </w:rPr>
        <w:t>Mã hồ sơ</w:t>
      </w:r>
      <w:r>
        <w:rPr>
          <w:rFonts w:ascii="Consolas" w:hAnsi="Consolas" w:cs="Consolas"/>
          <w:color w:val="0000FF"/>
          <w:sz w:val="19"/>
          <w:szCs w:val="19"/>
        </w:rPr>
        <w:t>&lt;/</w:t>
      </w:r>
      <w:r>
        <w:rPr>
          <w:rFonts w:ascii="Consolas" w:hAnsi="Consolas" w:cs="Consolas"/>
          <w:color w:val="A31515"/>
          <w:sz w:val="19"/>
          <w:szCs w:val="19"/>
        </w:rPr>
        <w:t>MHSo</w:t>
      </w:r>
      <w:r>
        <w:rPr>
          <w:rFonts w:ascii="Consolas" w:hAnsi="Consolas" w:cs="Consolas"/>
          <w:color w:val="0000FF"/>
          <w:sz w:val="19"/>
          <w:szCs w:val="19"/>
        </w:rPr>
        <w:t>&gt;</w:t>
      </w:r>
    </w:p>
    <w:p w14:paraId="4884E05E"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SBKe</w:t>
      </w:r>
      <w:r>
        <w:rPr>
          <w:rFonts w:ascii="Consolas" w:hAnsi="Consolas" w:cs="Consolas"/>
          <w:color w:val="0000FF"/>
          <w:sz w:val="19"/>
          <w:szCs w:val="19"/>
        </w:rPr>
        <w:t>&gt;</w:t>
      </w:r>
      <w:r>
        <w:rPr>
          <w:rFonts w:ascii="Consolas" w:hAnsi="Consolas" w:cs="Consolas"/>
          <w:color w:val="000000"/>
          <w:sz w:val="19"/>
          <w:szCs w:val="19"/>
        </w:rPr>
        <w:t>Số bảng kê (Số của bảng kê các loại hàng hóa, dịch vụ đã bán kèm theo hóa đơn)</w:t>
      </w:r>
      <w:r>
        <w:rPr>
          <w:rFonts w:ascii="Consolas" w:hAnsi="Consolas" w:cs="Consolas"/>
          <w:color w:val="0000FF"/>
          <w:sz w:val="19"/>
          <w:szCs w:val="19"/>
        </w:rPr>
        <w:t>&lt;/</w:t>
      </w:r>
      <w:r>
        <w:rPr>
          <w:rFonts w:ascii="Consolas" w:hAnsi="Consolas" w:cs="Consolas"/>
          <w:color w:val="A31515"/>
          <w:sz w:val="19"/>
          <w:szCs w:val="19"/>
        </w:rPr>
        <w:t>SBKe</w:t>
      </w:r>
      <w:r>
        <w:rPr>
          <w:rFonts w:ascii="Consolas" w:hAnsi="Consolas" w:cs="Consolas"/>
          <w:color w:val="0000FF"/>
          <w:sz w:val="19"/>
          <w:szCs w:val="19"/>
        </w:rPr>
        <w:t>&gt;</w:t>
      </w:r>
    </w:p>
    <w:p w14:paraId="2CA04533"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NBKe</w:t>
      </w:r>
      <w:r>
        <w:rPr>
          <w:rFonts w:ascii="Consolas" w:hAnsi="Consolas" w:cs="Consolas"/>
          <w:color w:val="0000FF"/>
          <w:sz w:val="19"/>
          <w:szCs w:val="19"/>
        </w:rPr>
        <w:t>&gt;</w:t>
      </w:r>
      <w:r>
        <w:rPr>
          <w:rFonts w:ascii="Consolas" w:hAnsi="Consolas" w:cs="Consolas"/>
          <w:color w:val="000000"/>
          <w:sz w:val="19"/>
          <w:szCs w:val="19"/>
        </w:rPr>
        <w:t>Ngày bảng kê (Ngày của bảng kê các loại hàng hóa, dịch vụ đã bán kèm theo hóa đơn)</w:t>
      </w:r>
      <w:r>
        <w:rPr>
          <w:rFonts w:ascii="Consolas" w:hAnsi="Consolas" w:cs="Consolas"/>
          <w:color w:val="0000FF"/>
          <w:sz w:val="19"/>
          <w:szCs w:val="19"/>
        </w:rPr>
        <w:t>&lt;/</w:t>
      </w:r>
      <w:r>
        <w:rPr>
          <w:rFonts w:ascii="Consolas" w:hAnsi="Consolas" w:cs="Consolas"/>
          <w:color w:val="A31515"/>
          <w:sz w:val="19"/>
          <w:szCs w:val="19"/>
        </w:rPr>
        <w:t>NBKe</w:t>
      </w:r>
      <w:r>
        <w:rPr>
          <w:rFonts w:ascii="Consolas" w:hAnsi="Consolas" w:cs="Consolas"/>
          <w:color w:val="0000FF"/>
          <w:sz w:val="19"/>
          <w:szCs w:val="19"/>
        </w:rPr>
        <w:t>&gt;</w:t>
      </w:r>
    </w:p>
    <w:p w14:paraId="1B8B8135"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DVTTe</w:t>
      </w:r>
      <w:r>
        <w:rPr>
          <w:rFonts w:ascii="Consolas" w:hAnsi="Consolas" w:cs="Consolas"/>
          <w:color w:val="0000FF"/>
          <w:sz w:val="19"/>
          <w:szCs w:val="19"/>
        </w:rPr>
        <w:t>&gt;</w:t>
      </w:r>
      <w:r>
        <w:rPr>
          <w:rFonts w:ascii="Consolas" w:hAnsi="Consolas" w:cs="Consolas"/>
          <w:color w:val="000000"/>
          <w:sz w:val="19"/>
          <w:szCs w:val="19"/>
        </w:rPr>
        <w:t>Đơn vị tiền tệ *</w:t>
      </w:r>
      <w:r>
        <w:rPr>
          <w:rFonts w:ascii="Consolas" w:hAnsi="Consolas" w:cs="Consolas"/>
          <w:color w:val="0000FF"/>
          <w:sz w:val="19"/>
          <w:szCs w:val="19"/>
        </w:rPr>
        <w:t>&lt;/</w:t>
      </w:r>
      <w:r>
        <w:rPr>
          <w:rFonts w:ascii="Consolas" w:hAnsi="Consolas" w:cs="Consolas"/>
          <w:color w:val="A31515"/>
          <w:sz w:val="19"/>
          <w:szCs w:val="19"/>
        </w:rPr>
        <w:t>DVTTe</w:t>
      </w:r>
      <w:r>
        <w:rPr>
          <w:rFonts w:ascii="Consolas" w:hAnsi="Consolas" w:cs="Consolas"/>
          <w:color w:val="0000FF"/>
          <w:sz w:val="19"/>
          <w:szCs w:val="19"/>
        </w:rPr>
        <w:t>&gt;</w:t>
      </w:r>
    </w:p>
    <w:p w14:paraId="51E89343"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TGia</w:t>
      </w:r>
      <w:r>
        <w:rPr>
          <w:rFonts w:ascii="Consolas" w:hAnsi="Consolas" w:cs="Consolas"/>
          <w:color w:val="0000FF"/>
          <w:sz w:val="19"/>
          <w:szCs w:val="19"/>
        </w:rPr>
        <w:t>&gt;</w:t>
      </w:r>
      <w:r>
        <w:rPr>
          <w:rFonts w:ascii="Consolas" w:hAnsi="Consolas" w:cs="Consolas"/>
          <w:color w:val="000000"/>
          <w:sz w:val="19"/>
          <w:szCs w:val="19"/>
        </w:rPr>
        <w:t>Tỷ giá (Bắt buộc (Trừ trường hợp Đơn vị tiền tệ là VND))</w:t>
      </w:r>
      <w:r>
        <w:rPr>
          <w:rFonts w:ascii="Consolas" w:hAnsi="Consolas" w:cs="Consolas"/>
          <w:color w:val="0000FF"/>
          <w:sz w:val="19"/>
          <w:szCs w:val="19"/>
        </w:rPr>
        <w:t>&lt;/</w:t>
      </w:r>
      <w:r>
        <w:rPr>
          <w:rFonts w:ascii="Consolas" w:hAnsi="Consolas" w:cs="Consolas"/>
          <w:color w:val="A31515"/>
          <w:sz w:val="19"/>
          <w:szCs w:val="19"/>
        </w:rPr>
        <w:t>TGia</w:t>
      </w:r>
      <w:r>
        <w:rPr>
          <w:rFonts w:ascii="Consolas" w:hAnsi="Consolas" w:cs="Consolas"/>
          <w:color w:val="0000FF"/>
          <w:sz w:val="19"/>
          <w:szCs w:val="19"/>
        </w:rPr>
        <w:t>&gt;</w:t>
      </w:r>
    </w:p>
    <w:p w14:paraId="62665657" w14:textId="2002D5EB" w:rsidR="009D1437" w:rsidRDefault="009D1437" w:rsidP="009D143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HTTToan</w:t>
      </w:r>
      <w:r>
        <w:rPr>
          <w:rFonts w:ascii="Consolas" w:hAnsi="Consolas" w:cs="Consolas"/>
          <w:color w:val="0000FF"/>
          <w:sz w:val="19"/>
          <w:szCs w:val="19"/>
        </w:rPr>
        <w:t>&gt;</w:t>
      </w:r>
      <w:r w:rsidR="00653B6A">
        <w:rPr>
          <w:rFonts w:ascii="Consolas" w:hAnsi="Consolas" w:cs="Consolas"/>
          <w:color w:val="000000"/>
          <w:sz w:val="19"/>
          <w:szCs w:val="19"/>
        </w:rPr>
        <w:t>Hình thức thanh toán</w:t>
      </w:r>
      <w:r w:rsidR="00653B6A" w:rsidRPr="00653B6A">
        <w:rPr>
          <w:rFonts w:ascii="Consolas" w:hAnsi="Consolas" w:cs="Consolas"/>
          <w:color w:val="000000"/>
          <w:sz w:val="19"/>
          <w:szCs w:val="19"/>
          <w:highlight w:val="cyan"/>
        </w:rPr>
        <w:t>*</w:t>
      </w:r>
      <w:r>
        <w:rPr>
          <w:rFonts w:ascii="Consolas" w:hAnsi="Consolas" w:cs="Consolas"/>
          <w:color w:val="0000FF"/>
          <w:sz w:val="19"/>
          <w:szCs w:val="19"/>
        </w:rPr>
        <w:t>&lt;/</w:t>
      </w:r>
      <w:r>
        <w:rPr>
          <w:rFonts w:ascii="Consolas" w:hAnsi="Consolas" w:cs="Consolas"/>
          <w:color w:val="A31515"/>
          <w:sz w:val="19"/>
          <w:szCs w:val="19"/>
        </w:rPr>
        <w:t>HTTToan</w:t>
      </w:r>
      <w:r>
        <w:rPr>
          <w:rFonts w:ascii="Consolas" w:hAnsi="Consolas" w:cs="Consolas"/>
          <w:color w:val="0000FF"/>
          <w:sz w:val="19"/>
          <w:szCs w:val="19"/>
        </w:rPr>
        <w:t>&gt;</w:t>
      </w:r>
    </w:p>
    <w:p w14:paraId="08DD71CC" w14:textId="51D59833" w:rsidR="004426B4" w:rsidRDefault="004426B4" w:rsidP="00312459">
      <w:pPr>
        <w:autoSpaceDE w:val="0"/>
        <w:autoSpaceDN w:val="0"/>
        <w:adjustRightInd w:val="0"/>
        <w:ind w:left="720" w:firstLine="720"/>
        <w:rPr>
          <w:rFonts w:ascii="Consolas" w:hAnsi="Consolas" w:cs="Consolas"/>
          <w:color w:val="0000FF"/>
          <w:sz w:val="19"/>
          <w:szCs w:val="19"/>
        </w:rPr>
      </w:pPr>
      <w:r w:rsidRPr="00564FC8">
        <w:rPr>
          <w:rFonts w:ascii="Consolas" w:hAnsi="Consolas" w:cs="Consolas"/>
          <w:color w:val="0000FF"/>
          <w:sz w:val="19"/>
          <w:szCs w:val="19"/>
          <w:highlight w:val="cyan"/>
        </w:rPr>
        <w:t>&lt;</w:t>
      </w:r>
      <w:r w:rsidRPr="00564FC8">
        <w:rPr>
          <w:rFonts w:ascii="Consolas" w:hAnsi="Consolas" w:cs="Consolas"/>
          <w:color w:val="C00000"/>
          <w:sz w:val="19"/>
          <w:szCs w:val="19"/>
          <w:highlight w:val="cyan"/>
        </w:rPr>
        <w:t>HDDThu</w:t>
      </w:r>
      <w:r w:rsidRPr="00564FC8">
        <w:rPr>
          <w:rFonts w:ascii="Consolas" w:hAnsi="Consolas" w:cs="Consolas"/>
          <w:color w:val="0000FF"/>
          <w:sz w:val="19"/>
          <w:szCs w:val="19"/>
          <w:highlight w:val="cyan"/>
        </w:rPr>
        <w:t>&gt;</w:t>
      </w:r>
      <w:r w:rsidRPr="00564FC8">
        <w:rPr>
          <w:rFonts w:ascii="Consolas" w:hAnsi="Consolas" w:cs="Consolas"/>
          <w:sz w:val="19"/>
          <w:szCs w:val="19"/>
          <w:highlight w:val="cyan"/>
        </w:rPr>
        <w:t>Hóa đơn đặc thù (Nhận các giá trị: 1-Hàng hóa là xe ô tô, xe mô tô, 2- Dịch vụ vận chuyển, 3- Dịch vụ vận chuyển trên nền tảng số, TMĐT). Nếu không truyền mặc định là 0- hóa đơn thường</w:t>
      </w:r>
      <w:r w:rsidRPr="00564FC8">
        <w:rPr>
          <w:rFonts w:ascii="Consolas" w:hAnsi="Consolas" w:cs="Consolas"/>
          <w:color w:val="0000FF"/>
          <w:sz w:val="19"/>
          <w:szCs w:val="19"/>
          <w:highlight w:val="cyan"/>
        </w:rPr>
        <w:t>&lt;/</w:t>
      </w:r>
      <w:r w:rsidRPr="00564FC8">
        <w:rPr>
          <w:rFonts w:ascii="Consolas" w:hAnsi="Consolas" w:cs="Consolas"/>
          <w:color w:val="C00000"/>
          <w:sz w:val="19"/>
          <w:szCs w:val="19"/>
          <w:highlight w:val="cyan"/>
        </w:rPr>
        <w:t>HDDThu</w:t>
      </w:r>
      <w:r w:rsidRPr="00564FC8">
        <w:rPr>
          <w:rFonts w:ascii="Consolas" w:hAnsi="Consolas" w:cs="Consolas"/>
          <w:color w:val="0000FF"/>
          <w:sz w:val="19"/>
          <w:szCs w:val="19"/>
          <w:highlight w:val="cyan"/>
        </w:rPr>
        <w:t>&gt;</w:t>
      </w:r>
    </w:p>
    <w:p w14:paraId="1F67E25A" w14:textId="77777777" w:rsidR="00860ADB" w:rsidRPr="00860ADB" w:rsidRDefault="00860ADB" w:rsidP="00860ADB">
      <w:pPr>
        <w:autoSpaceDE w:val="0"/>
        <w:autoSpaceDN w:val="0"/>
        <w:adjustRightInd w:val="0"/>
        <w:ind w:left="720" w:firstLine="720"/>
        <w:rPr>
          <w:rFonts w:ascii="Consolas" w:hAnsi="Consolas" w:cs="Consolas"/>
          <w:color w:val="000000"/>
          <w:sz w:val="19"/>
          <w:szCs w:val="19"/>
          <w:highlight w:val="cyan"/>
        </w:rPr>
      </w:pPr>
      <w:r w:rsidRPr="00860ADB">
        <w:rPr>
          <w:rFonts w:ascii="Consolas" w:hAnsi="Consolas" w:cs="Consolas"/>
          <w:color w:val="000000"/>
          <w:sz w:val="19"/>
          <w:szCs w:val="19"/>
          <w:highlight w:val="cyan"/>
        </w:rPr>
        <w:t>&lt;</w:t>
      </w:r>
      <w:r w:rsidRPr="00AE0E06">
        <w:rPr>
          <w:rFonts w:ascii="Consolas" w:hAnsi="Consolas" w:cs="Consolas"/>
          <w:color w:val="FF0000"/>
          <w:sz w:val="19"/>
          <w:szCs w:val="19"/>
          <w:highlight w:val="cyan"/>
        </w:rPr>
        <w:t>TCHDon</w:t>
      </w:r>
      <w:r w:rsidRPr="00860ADB">
        <w:rPr>
          <w:rFonts w:ascii="Consolas" w:hAnsi="Consolas" w:cs="Consolas"/>
          <w:color w:val="000000"/>
          <w:sz w:val="19"/>
          <w:szCs w:val="19"/>
          <w:highlight w:val="cyan"/>
        </w:rPr>
        <w:t>&gt;Tính chất hóa đơn: Nhận giá trị = 5 đối với hóa đơn chiết khấu thương mại&lt;/</w:t>
      </w:r>
      <w:r w:rsidRPr="00AE0E06">
        <w:rPr>
          <w:rFonts w:ascii="Consolas" w:hAnsi="Consolas" w:cs="Consolas"/>
          <w:color w:val="FF0000"/>
          <w:sz w:val="19"/>
          <w:szCs w:val="19"/>
          <w:highlight w:val="cyan"/>
        </w:rPr>
        <w:t>TCHDon</w:t>
      </w:r>
      <w:r w:rsidRPr="00860ADB">
        <w:rPr>
          <w:rFonts w:ascii="Consolas" w:hAnsi="Consolas" w:cs="Consolas"/>
          <w:color w:val="000000"/>
          <w:sz w:val="19"/>
          <w:szCs w:val="19"/>
          <w:highlight w:val="cyan"/>
        </w:rPr>
        <w:t>&gt;</w:t>
      </w:r>
    </w:p>
    <w:p w14:paraId="1D6D3CA3" w14:textId="144C9F1B" w:rsidR="00860ADB" w:rsidRDefault="00860ADB" w:rsidP="00860ADB">
      <w:pPr>
        <w:autoSpaceDE w:val="0"/>
        <w:autoSpaceDN w:val="0"/>
        <w:adjustRightInd w:val="0"/>
        <w:ind w:left="720" w:firstLine="720"/>
        <w:rPr>
          <w:rFonts w:ascii="Consolas" w:hAnsi="Consolas" w:cs="Consolas"/>
          <w:color w:val="000000"/>
          <w:sz w:val="19"/>
          <w:szCs w:val="19"/>
        </w:rPr>
      </w:pPr>
      <w:r w:rsidRPr="00860ADB">
        <w:rPr>
          <w:rFonts w:ascii="Consolas" w:hAnsi="Consolas" w:cs="Consolas"/>
          <w:color w:val="000000"/>
          <w:sz w:val="19"/>
          <w:szCs w:val="19"/>
          <w:highlight w:val="cyan"/>
        </w:rPr>
        <w:t>&lt;</w:t>
      </w:r>
      <w:r w:rsidRPr="00AE0E06">
        <w:rPr>
          <w:rFonts w:ascii="Consolas" w:hAnsi="Consolas" w:cs="Consolas"/>
          <w:color w:val="FF0000"/>
          <w:sz w:val="19"/>
          <w:szCs w:val="19"/>
          <w:highlight w:val="cyan"/>
        </w:rPr>
        <w:t>GiamThueGTGT</w:t>
      </w:r>
      <w:r w:rsidRPr="00860ADB">
        <w:rPr>
          <w:rFonts w:ascii="Consolas" w:hAnsi="Consolas" w:cs="Consolas"/>
          <w:color w:val="000000"/>
          <w:sz w:val="19"/>
          <w:szCs w:val="19"/>
          <w:highlight w:val="cyan"/>
        </w:rPr>
        <w:t>&gt; Giảm thuế GTGT(Chỉ sử dụng cho hóa đơn bán hàng giảm thuế theo NQ của Quốc hội. Nhận giá trị 1/0)&lt;/</w:t>
      </w:r>
      <w:r w:rsidRPr="00AE0E06">
        <w:rPr>
          <w:rFonts w:ascii="Consolas" w:hAnsi="Consolas" w:cs="Consolas"/>
          <w:color w:val="FF0000"/>
          <w:sz w:val="19"/>
          <w:szCs w:val="19"/>
          <w:highlight w:val="cyan"/>
        </w:rPr>
        <w:t>GiamThueGTGT</w:t>
      </w:r>
      <w:r w:rsidRPr="00860ADB">
        <w:rPr>
          <w:rFonts w:ascii="Consolas" w:hAnsi="Consolas" w:cs="Consolas"/>
          <w:color w:val="000000"/>
          <w:sz w:val="19"/>
          <w:szCs w:val="19"/>
          <w:highlight w:val="cyan"/>
        </w:rPr>
        <w:t>&gt;</w:t>
      </w:r>
    </w:p>
    <w:p w14:paraId="2BBBD234" w14:textId="2CB6C6F5" w:rsidR="00217A0E" w:rsidRPr="00217A0E" w:rsidRDefault="00217A0E" w:rsidP="00217A0E">
      <w:pPr>
        <w:shd w:val="clear" w:color="auto" w:fill="FFFFFF"/>
        <w:ind w:left="1440"/>
        <w:rPr>
          <w:rFonts w:ascii="Courier New" w:hAnsi="Courier New" w:cs="Courier New"/>
          <w:i/>
          <w:sz w:val="20"/>
          <w:szCs w:val="20"/>
        </w:rPr>
      </w:pPr>
      <w:r w:rsidRPr="003F2102">
        <w:rPr>
          <w:rFonts w:ascii="Courier New" w:hAnsi="Courier New" w:cs="Courier New"/>
          <w:i/>
          <w:color w:val="C00000"/>
          <w:sz w:val="20"/>
          <w:szCs w:val="20"/>
          <w:highlight w:val="cyan"/>
        </w:rPr>
        <w:t>&lt;HDCTTChinh&gt;</w:t>
      </w:r>
      <w:r w:rsidRPr="003F2102">
        <w:rPr>
          <w:rFonts w:ascii="Courier New" w:hAnsi="Courier New" w:cs="Courier New"/>
          <w:i/>
          <w:sz w:val="20"/>
          <w:szCs w:val="20"/>
          <w:highlight w:val="cyan"/>
        </w:rPr>
        <w:t>Hoá đơn cho thuê tài chính (Hóa đơn đối với hoạt động cho thuê tài chính)</w:t>
      </w:r>
      <w:r w:rsidRPr="003F2102">
        <w:rPr>
          <w:sz w:val="26"/>
          <w:szCs w:val="26"/>
          <w:highlight w:val="cyan"/>
          <w:shd w:val="clear" w:color="auto" w:fill="00FF00"/>
        </w:rPr>
        <w:t xml:space="preserve"> </w:t>
      </w:r>
      <w:r w:rsidRPr="003F2102">
        <w:rPr>
          <w:rFonts w:ascii="Courier New" w:hAnsi="Courier New" w:cs="Courier New"/>
          <w:i/>
          <w:sz w:val="20"/>
          <w:szCs w:val="20"/>
          <w:highlight w:val="cyan"/>
        </w:rPr>
        <w:t>Số (1: Hóa đơn dành cho hoạt động thuê tài chính, 0: Hóa đơn không dành cho hoạt động cho thuê tài chính)&lt;/</w:t>
      </w:r>
      <w:r w:rsidRPr="003F2102">
        <w:rPr>
          <w:rFonts w:ascii="Courier New" w:hAnsi="Courier New" w:cs="Courier New"/>
          <w:i/>
          <w:color w:val="C00000"/>
          <w:sz w:val="20"/>
          <w:szCs w:val="20"/>
          <w:highlight w:val="cyan"/>
        </w:rPr>
        <w:t>HDCTTChinh&gt;</w:t>
      </w:r>
    </w:p>
    <w:p w14:paraId="0B0B421E"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14:paraId="49F42BB3"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14:paraId="3EDF96C1" w14:textId="07F34696" w:rsidR="009D1437" w:rsidRDefault="009D1437" w:rsidP="003E740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NBan</w:t>
      </w:r>
      <w:r>
        <w:rPr>
          <w:rFonts w:ascii="Consolas" w:hAnsi="Consolas" w:cs="Consolas"/>
          <w:color w:val="0000FF"/>
          <w:sz w:val="19"/>
          <w:szCs w:val="19"/>
        </w:rPr>
        <w:t>&gt;</w:t>
      </w:r>
    </w:p>
    <w:p w14:paraId="22A72FBA" w14:textId="77777777" w:rsidR="009D1437" w:rsidRDefault="009D1437" w:rsidP="009D1437">
      <w:pPr>
        <w:tabs>
          <w:tab w:val="left" w:pos="1980"/>
        </w:tabs>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 điện 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14:paraId="02DEA9DF"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 xml:space="preserve">Địa chỉ thư điện tử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14:paraId="33278570"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 tài khoản ngân 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14:paraId="0E36E0BA"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TNHang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Tên ngân hàng</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TNHang</w:t>
      </w:r>
      <w:r w:rsidRPr="002864F3">
        <w:rPr>
          <w:rFonts w:ascii="Consolas" w:hAnsi="Consolas" w:cs="Consolas"/>
          <w:color w:val="0000FF"/>
          <w:sz w:val="19"/>
          <w:szCs w:val="19"/>
          <w:lang w:val="nl-NL"/>
        </w:rPr>
        <w:t>&gt;</w:t>
      </w:r>
    </w:p>
    <w:p w14:paraId="543F4727" w14:textId="45DDAE03" w:rsidR="004426B4" w:rsidRPr="002864F3" w:rsidRDefault="009D1437" w:rsidP="004426B4">
      <w:pPr>
        <w:autoSpaceDE w:val="0"/>
        <w:autoSpaceDN w:val="0"/>
        <w:adjustRightInd w:val="0"/>
        <w:rPr>
          <w:rFonts w:ascii="Courier New" w:hAnsi="Courier New" w:cs="Courier New"/>
          <w:color w:val="0000FF"/>
          <w:sz w:val="20"/>
          <w:szCs w:val="20"/>
          <w:highlight w:val="cyan"/>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highlight w:val="cyan"/>
          <w:lang w:val="nl-NL"/>
        </w:rPr>
        <w:t>&lt;</w:t>
      </w:r>
      <w:r w:rsidRPr="002864F3">
        <w:rPr>
          <w:rFonts w:ascii="Consolas" w:hAnsi="Consolas" w:cs="Consolas"/>
          <w:color w:val="A31515"/>
          <w:sz w:val="19"/>
          <w:szCs w:val="19"/>
          <w:highlight w:val="cyan"/>
          <w:lang w:val="nl-NL"/>
        </w:rPr>
        <w:t>Fax</w:t>
      </w:r>
      <w:r w:rsidRPr="002864F3">
        <w:rPr>
          <w:rFonts w:ascii="Consolas" w:hAnsi="Consolas" w:cs="Consolas"/>
          <w:color w:val="0000FF"/>
          <w:sz w:val="19"/>
          <w:szCs w:val="19"/>
          <w:highlight w:val="cyan"/>
          <w:lang w:val="nl-NL"/>
        </w:rPr>
        <w:t>&gt;</w:t>
      </w:r>
      <w:r w:rsidRPr="002864F3">
        <w:rPr>
          <w:rFonts w:ascii="Consolas" w:hAnsi="Consolas" w:cs="Consolas"/>
          <w:color w:val="000000"/>
          <w:sz w:val="19"/>
          <w:szCs w:val="19"/>
          <w:highlight w:val="cyan"/>
          <w:lang w:val="nl-NL"/>
        </w:rPr>
        <w:t>Fax</w:t>
      </w:r>
      <w:r w:rsidRPr="002864F3">
        <w:rPr>
          <w:rFonts w:ascii="Consolas" w:hAnsi="Consolas" w:cs="Consolas"/>
          <w:color w:val="0000FF"/>
          <w:sz w:val="19"/>
          <w:szCs w:val="19"/>
          <w:highlight w:val="cyan"/>
          <w:lang w:val="nl-NL"/>
        </w:rPr>
        <w:t>&lt;/</w:t>
      </w:r>
      <w:r w:rsidRPr="002864F3">
        <w:rPr>
          <w:rFonts w:ascii="Consolas" w:hAnsi="Consolas" w:cs="Consolas"/>
          <w:color w:val="A31515"/>
          <w:sz w:val="19"/>
          <w:szCs w:val="19"/>
          <w:highlight w:val="cyan"/>
          <w:lang w:val="nl-NL"/>
        </w:rPr>
        <w:t>Fax</w:t>
      </w:r>
      <w:r w:rsidRPr="002864F3">
        <w:rPr>
          <w:rFonts w:ascii="Consolas" w:hAnsi="Consolas" w:cs="Consolas"/>
          <w:color w:val="0000FF"/>
          <w:sz w:val="19"/>
          <w:szCs w:val="19"/>
          <w:highlight w:val="cyan"/>
          <w:lang w:val="nl-NL"/>
        </w:rPr>
        <w:t>&gt;</w:t>
      </w:r>
    </w:p>
    <w:p w14:paraId="66F0BA27" w14:textId="2EFC72CD" w:rsidR="004426B4" w:rsidRPr="002864F3" w:rsidRDefault="004426B4" w:rsidP="004426B4">
      <w:pPr>
        <w:autoSpaceDE w:val="0"/>
        <w:autoSpaceDN w:val="0"/>
        <w:adjustRightInd w:val="0"/>
        <w:rPr>
          <w:rFonts w:ascii="Courier New" w:hAnsi="Courier New" w:cs="Courier New"/>
          <w:color w:val="0000FF"/>
          <w:sz w:val="20"/>
          <w:szCs w:val="20"/>
          <w:highlight w:val="cyan"/>
          <w:lang w:val="nl-NL"/>
        </w:rPr>
      </w:pP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t>&lt;</w:t>
      </w:r>
      <w:r w:rsidRPr="002864F3">
        <w:rPr>
          <w:rFonts w:ascii="Courier New" w:hAnsi="Courier New" w:cs="Courier New"/>
          <w:color w:val="C00000"/>
          <w:sz w:val="20"/>
          <w:szCs w:val="20"/>
          <w:highlight w:val="cyan"/>
          <w:lang w:val="nl-NL"/>
        </w:rPr>
        <w:t>Website</w:t>
      </w:r>
      <w:r w:rsidRPr="002864F3">
        <w:rPr>
          <w:rFonts w:ascii="Courier New" w:hAnsi="Courier New" w:cs="Courier New"/>
          <w:color w:val="0000FF"/>
          <w:sz w:val="20"/>
          <w:szCs w:val="20"/>
          <w:highlight w:val="cyan"/>
          <w:lang w:val="nl-NL"/>
        </w:rPr>
        <w:t>&gt;</w:t>
      </w:r>
      <w:r w:rsidRPr="002864F3">
        <w:rPr>
          <w:rFonts w:ascii="Courier New" w:hAnsi="Courier New" w:cs="Courier New"/>
          <w:color w:val="000000"/>
          <w:sz w:val="20"/>
          <w:szCs w:val="20"/>
          <w:highlight w:val="cyan"/>
          <w:lang w:val="nl-NL"/>
        </w:rPr>
        <w:t>Website</w:t>
      </w: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Website</w:t>
      </w:r>
      <w:r w:rsidRPr="002864F3">
        <w:rPr>
          <w:rFonts w:ascii="Courier New" w:hAnsi="Courier New" w:cs="Courier New"/>
          <w:color w:val="0000FF"/>
          <w:sz w:val="20"/>
          <w:szCs w:val="20"/>
          <w:highlight w:val="cyan"/>
          <w:lang w:val="nl-NL"/>
        </w:rPr>
        <w:t>&gt;</w:t>
      </w:r>
    </w:p>
    <w:p w14:paraId="5E43AF20" w14:textId="77F8FA54" w:rsidR="004426B4" w:rsidRPr="002864F3" w:rsidRDefault="004426B4" w:rsidP="004426B4">
      <w:pPr>
        <w:autoSpaceDE w:val="0"/>
        <w:autoSpaceDN w:val="0"/>
        <w:adjustRightInd w:val="0"/>
        <w:rPr>
          <w:rFonts w:ascii="Courier New" w:hAnsi="Courier New" w:cs="Courier New"/>
          <w:color w:val="0000FF"/>
          <w:sz w:val="20"/>
          <w:szCs w:val="20"/>
          <w:highlight w:val="cyan"/>
          <w:lang w:val="nl-NL"/>
        </w:rPr>
      </w:pP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t>&lt;</w:t>
      </w:r>
      <w:r w:rsidRPr="002864F3">
        <w:rPr>
          <w:rFonts w:ascii="Courier New" w:hAnsi="Courier New" w:cs="Courier New"/>
          <w:color w:val="A31515"/>
          <w:sz w:val="20"/>
          <w:szCs w:val="20"/>
          <w:highlight w:val="cyan"/>
          <w:lang w:val="nl-NL"/>
        </w:rPr>
        <w:t>MCHang</w:t>
      </w:r>
      <w:r w:rsidRPr="002864F3">
        <w:rPr>
          <w:rFonts w:ascii="Courier New" w:hAnsi="Courier New" w:cs="Courier New"/>
          <w:color w:val="0000FF"/>
          <w:sz w:val="20"/>
          <w:szCs w:val="20"/>
          <w:highlight w:val="cyan"/>
          <w:lang w:val="nl-NL"/>
        </w:rPr>
        <w:t>&gt;</w:t>
      </w:r>
      <w:r w:rsidRPr="002864F3">
        <w:rPr>
          <w:rFonts w:ascii="Courier New" w:hAnsi="Courier New" w:cs="Courier New"/>
          <w:color w:val="000000"/>
          <w:sz w:val="20"/>
          <w:szCs w:val="20"/>
          <w:highlight w:val="cyan"/>
          <w:lang w:val="nl-NL"/>
        </w:rPr>
        <w:t>Mã cửa hàng người bán</w:t>
      </w:r>
      <w:r w:rsidRPr="002864F3">
        <w:rPr>
          <w:rFonts w:ascii="Courier New" w:hAnsi="Courier New" w:cs="Courier New"/>
          <w:color w:val="0000FF"/>
          <w:sz w:val="20"/>
          <w:szCs w:val="20"/>
          <w:highlight w:val="cyan"/>
          <w:lang w:val="nl-NL"/>
        </w:rPr>
        <w:t>&lt;/</w:t>
      </w:r>
      <w:r w:rsidRPr="002864F3">
        <w:rPr>
          <w:rFonts w:ascii="Courier New" w:hAnsi="Courier New" w:cs="Courier New"/>
          <w:color w:val="A31515"/>
          <w:sz w:val="20"/>
          <w:szCs w:val="20"/>
          <w:highlight w:val="cyan"/>
          <w:lang w:val="nl-NL"/>
        </w:rPr>
        <w:t>MCHang</w:t>
      </w:r>
      <w:r w:rsidRPr="002864F3">
        <w:rPr>
          <w:rFonts w:ascii="Courier New" w:hAnsi="Courier New" w:cs="Courier New"/>
          <w:color w:val="0000FF"/>
          <w:sz w:val="20"/>
          <w:szCs w:val="20"/>
          <w:highlight w:val="cyan"/>
          <w:lang w:val="nl-NL"/>
        </w:rPr>
        <w:t>&gt;</w:t>
      </w:r>
    </w:p>
    <w:p w14:paraId="3BBA6700" w14:textId="25A85550" w:rsidR="004426B4" w:rsidRPr="002864F3" w:rsidRDefault="004426B4" w:rsidP="009D1437">
      <w:pPr>
        <w:autoSpaceDE w:val="0"/>
        <w:autoSpaceDN w:val="0"/>
        <w:adjustRightInd w:val="0"/>
        <w:rPr>
          <w:rFonts w:ascii="Courier New" w:hAnsi="Courier New" w:cs="Courier New"/>
          <w:color w:val="0000FF"/>
          <w:sz w:val="20"/>
          <w:szCs w:val="20"/>
          <w:lang w:val="nl-NL"/>
        </w:rPr>
      </w:pP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t>&lt;</w:t>
      </w:r>
      <w:r w:rsidRPr="002864F3">
        <w:rPr>
          <w:rFonts w:ascii="Courier New" w:hAnsi="Courier New" w:cs="Courier New"/>
          <w:color w:val="A31515"/>
          <w:sz w:val="20"/>
          <w:szCs w:val="20"/>
          <w:highlight w:val="cyan"/>
          <w:lang w:val="nl-NL"/>
        </w:rPr>
        <w:t>TCHang</w:t>
      </w:r>
      <w:r w:rsidRPr="002864F3">
        <w:rPr>
          <w:rFonts w:ascii="Courier New" w:hAnsi="Courier New" w:cs="Courier New"/>
          <w:color w:val="0000FF"/>
          <w:sz w:val="20"/>
          <w:szCs w:val="20"/>
          <w:highlight w:val="cyan"/>
          <w:lang w:val="nl-NL"/>
        </w:rPr>
        <w:t>&gt;</w:t>
      </w:r>
      <w:r w:rsidRPr="002864F3">
        <w:rPr>
          <w:rFonts w:ascii="Courier New" w:hAnsi="Courier New" w:cs="Courier New"/>
          <w:color w:val="000000"/>
          <w:sz w:val="20"/>
          <w:szCs w:val="20"/>
          <w:highlight w:val="cyan"/>
          <w:lang w:val="nl-NL"/>
        </w:rPr>
        <w:t>Tên cửa hàng người bán</w:t>
      </w:r>
      <w:r w:rsidRPr="002864F3">
        <w:rPr>
          <w:rFonts w:ascii="Courier New" w:hAnsi="Courier New" w:cs="Courier New"/>
          <w:color w:val="0000FF"/>
          <w:sz w:val="20"/>
          <w:szCs w:val="20"/>
          <w:highlight w:val="cyan"/>
          <w:lang w:val="nl-NL"/>
        </w:rPr>
        <w:t>&lt;/</w:t>
      </w:r>
      <w:r w:rsidRPr="002864F3">
        <w:rPr>
          <w:rFonts w:ascii="Courier New" w:hAnsi="Courier New" w:cs="Courier New"/>
          <w:color w:val="A31515"/>
          <w:sz w:val="20"/>
          <w:szCs w:val="20"/>
          <w:highlight w:val="cyan"/>
          <w:lang w:val="nl-NL"/>
        </w:rPr>
        <w:t>TCHang</w:t>
      </w:r>
      <w:r w:rsidRPr="002864F3">
        <w:rPr>
          <w:rFonts w:ascii="Courier New" w:hAnsi="Courier New" w:cs="Courier New"/>
          <w:color w:val="0000FF"/>
          <w:sz w:val="20"/>
          <w:szCs w:val="20"/>
          <w:highlight w:val="cyan"/>
          <w:lang w:val="nl-NL"/>
        </w:rPr>
        <w:t>&gt;</w:t>
      </w:r>
    </w:p>
    <w:p w14:paraId="49E6129C"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LDDNBo</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Lệnh điều động nội bộ (Bắt buộc đối với phiếu xuất kho vận chuyển nội bộ)</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LDDNBo</w:t>
      </w:r>
      <w:r w:rsidRPr="002864F3">
        <w:rPr>
          <w:rFonts w:ascii="Consolas" w:hAnsi="Consolas" w:cs="Consolas"/>
          <w:color w:val="0000FF"/>
          <w:sz w:val="19"/>
          <w:szCs w:val="19"/>
          <w:lang w:val="nl-NL"/>
        </w:rPr>
        <w:t>&gt;</w:t>
      </w:r>
    </w:p>
    <w:p w14:paraId="1A64CEC7"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HDSo</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Hợp đồng số (Hợp đồng vận chuyển) (phiếu xuất kho vận chuyển nội bộ)</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HDSo</w:t>
      </w:r>
      <w:r w:rsidRPr="002864F3">
        <w:rPr>
          <w:rFonts w:ascii="Consolas" w:hAnsi="Consolas" w:cs="Consolas"/>
          <w:color w:val="0000FF"/>
          <w:sz w:val="19"/>
          <w:szCs w:val="19"/>
          <w:lang w:val="nl-NL"/>
        </w:rPr>
        <w:t>&gt;</w:t>
      </w:r>
    </w:p>
    <w:p w14:paraId="285D758C"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HVTNXHang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Họ và tên người xuất hàng (phiếu xuất kho vận chuyển nội bộ)</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HVTNXHang</w:t>
      </w:r>
      <w:r w:rsidRPr="002864F3">
        <w:rPr>
          <w:rFonts w:ascii="Consolas" w:hAnsi="Consolas" w:cs="Consolas"/>
          <w:color w:val="0000FF"/>
          <w:sz w:val="19"/>
          <w:szCs w:val="19"/>
          <w:lang w:val="nl-NL"/>
        </w:rPr>
        <w:t>&gt;</w:t>
      </w:r>
    </w:p>
    <w:p w14:paraId="247339C1"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TNVChuyen</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Tên người vận chuyển (phiếu xuất kho)</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TNVChuyen</w:t>
      </w:r>
      <w:r w:rsidRPr="002864F3">
        <w:rPr>
          <w:rFonts w:ascii="Consolas" w:hAnsi="Consolas" w:cs="Consolas"/>
          <w:color w:val="0000FF"/>
          <w:sz w:val="19"/>
          <w:szCs w:val="19"/>
          <w:lang w:val="nl-NL"/>
        </w:rPr>
        <w:t>&gt;</w:t>
      </w:r>
    </w:p>
    <w:p w14:paraId="737B55EF"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PTVChuyen</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Phương tiện vận chuyển (Bắt buộc đối với phiếu xuất kho)</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PTVChuyen</w:t>
      </w:r>
      <w:r w:rsidRPr="002864F3">
        <w:rPr>
          <w:rFonts w:ascii="Consolas" w:hAnsi="Consolas" w:cs="Consolas"/>
          <w:color w:val="0000FF"/>
          <w:sz w:val="19"/>
          <w:szCs w:val="19"/>
          <w:lang w:val="nl-NL"/>
        </w:rPr>
        <w:t>&gt;</w:t>
      </w:r>
    </w:p>
    <w:p w14:paraId="5D9CB433"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HDKTSo</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Hợp đồng kinh tế số (Bắt buộc đối với phiếu xuất kho gửi bán đại lý)</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HDKTSo</w:t>
      </w:r>
      <w:r w:rsidRPr="002864F3">
        <w:rPr>
          <w:rFonts w:ascii="Consolas" w:hAnsi="Consolas" w:cs="Consolas"/>
          <w:color w:val="0000FF"/>
          <w:sz w:val="19"/>
          <w:szCs w:val="19"/>
          <w:lang w:val="nl-NL"/>
        </w:rPr>
        <w:t>&gt;</w:t>
      </w:r>
    </w:p>
    <w:p w14:paraId="5FB9E476"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HDKTNgay</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Hợp đồng kinh tế ngày (Bắt buộc đối với phiếu xuất kho gửi bán đại lý)</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HDKTNgay</w:t>
      </w:r>
      <w:r w:rsidRPr="002864F3">
        <w:rPr>
          <w:rFonts w:ascii="Consolas" w:hAnsi="Consolas" w:cs="Consolas"/>
          <w:color w:val="0000FF"/>
          <w:sz w:val="19"/>
          <w:szCs w:val="19"/>
          <w:lang w:val="nl-NL"/>
        </w:rPr>
        <w:t>&gt;</w:t>
      </w:r>
    </w:p>
    <w:p w14:paraId="797E7E32"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lastRenderedPageBreak/>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NBan</w:t>
      </w:r>
      <w:r w:rsidRPr="002864F3">
        <w:rPr>
          <w:rFonts w:ascii="Consolas" w:hAnsi="Consolas" w:cs="Consolas"/>
          <w:color w:val="0000FF"/>
          <w:sz w:val="19"/>
          <w:szCs w:val="19"/>
          <w:lang w:val="nl-NL"/>
        </w:rPr>
        <w:t>&gt;</w:t>
      </w:r>
    </w:p>
    <w:p w14:paraId="04BC439F"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NMua</w:t>
      </w:r>
      <w:r w:rsidRPr="002864F3">
        <w:rPr>
          <w:rFonts w:ascii="Consolas" w:hAnsi="Consolas" w:cs="Consolas"/>
          <w:color w:val="0000FF"/>
          <w:sz w:val="19"/>
          <w:szCs w:val="19"/>
          <w:lang w:val="nl-NL"/>
        </w:rPr>
        <w:t>&gt;</w:t>
      </w:r>
    </w:p>
    <w:p w14:paraId="457ADD30"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Ten</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Tên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Ten</w:t>
      </w:r>
      <w:r w:rsidRPr="002864F3">
        <w:rPr>
          <w:rFonts w:ascii="Consolas" w:hAnsi="Consolas" w:cs="Consolas"/>
          <w:color w:val="0000FF"/>
          <w:sz w:val="19"/>
          <w:szCs w:val="19"/>
          <w:lang w:val="nl-NL"/>
        </w:rPr>
        <w:t>&gt;</w:t>
      </w:r>
    </w:p>
    <w:p w14:paraId="15845DA5"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MST</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Mã số thuế (Bắt buộc nếu có)</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MST</w:t>
      </w:r>
      <w:r w:rsidRPr="002864F3">
        <w:rPr>
          <w:rFonts w:ascii="Consolas" w:hAnsi="Consolas" w:cs="Consolas"/>
          <w:color w:val="0000FF"/>
          <w:sz w:val="19"/>
          <w:szCs w:val="19"/>
          <w:lang w:val="nl-NL"/>
        </w:rPr>
        <w:t>&gt;</w:t>
      </w:r>
    </w:p>
    <w:p w14:paraId="1209494D"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DChi</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Địa chỉ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DChi</w:t>
      </w:r>
      <w:r w:rsidRPr="002864F3">
        <w:rPr>
          <w:rFonts w:ascii="Consolas" w:hAnsi="Consolas" w:cs="Consolas"/>
          <w:color w:val="0000FF"/>
          <w:sz w:val="19"/>
          <w:szCs w:val="19"/>
          <w:lang w:val="nl-NL"/>
        </w:rPr>
        <w:t>&gt;</w:t>
      </w:r>
    </w:p>
    <w:p w14:paraId="094DD7F5"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MKHang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Mã khách hàng</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MKHang</w:t>
      </w:r>
      <w:r w:rsidRPr="002864F3">
        <w:rPr>
          <w:rFonts w:ascii="Consolas" w:hAnsi="Consolas" w:cs="Consolas"/>
          <w:color w:val="0000FF"/>
          <w:sz w:val="19"/>
          <w:szCs w:val="19"/>
          <w:lang w:val="nl-NL"/>
        </w:rPr>
        <w:t>&gt;</w:t>
      </w:r>
    </w:p>
    <w:p w14:paraId="0A628256"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SDThoai</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Số điện thoại</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SDThoai</w:t>
      </w:r>
      <w:r w:rsidRPr="002864F3">
        <w:rPr>
          <w:rFonts w:ascii="Consolas" w:hAnsi="Consolas" w:cs="Consolas"/>
          <w:color w:val="0000FF"/>
          <w:sz w:val="19"/>
          <w:szCs w:val="19"/>
          <w:lang w:val="nl-NL"/>
        </w:rPr>
        <w:t>&gt;</w:t>
      </w:r>
    </w:p>
    <w:p w14:paraId="002ED6CB"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DCTDTu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 xml:space="preserve">Địa chỉ thư điện tử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DCTDTu</w:t>
      </w:r>
      <w:r w:rsidRPr="002864F3">
        <w:rPr>
          <w:rFonts w:ascii="Consolas" w:hAnsi="Consolas" w:cs="Consolas"/>
          <w:color w:val="0000FF"/>
          <w:sz w:val="19"/>
          <w:szCs w:val="19"/>
          <w:lang w:val="nl-NL"/>
        </w:rPr>
        <w:t>&gt;</w:t>
      </w:r>
    </w:p>
    <w:p w14:paraId="1FF2CA0B"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HVTNMHang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Họ và tên người mua hàng</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HVTNMHang</w:t>
      </w:r>
      <w:r w:rsidRPr="002864F3">
        <w:rPr>
          <w:rFonts w:ascii="Consolas" w:hAnsi="Consolas" w:cs="Consolas"/>
          <w:color w:val="0000FF"/>
          <w:sz w:val="19"/>
          <w:szCs w:val="19"/>
          <w:lang w:val="nl-NL"/>
        </w:rPr>
        <w:t>&gt;</w:t>
      </w:r>
    </w:p>
    <w:p w14:paraId="403DC67D"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STKNHang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Số tài khoản ngân hàng</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STKNHang</w:t>
      </w:r>
      <w:r w:rsidRPr="002864F3">
        <w:rPr>
          <w:rFonts w:ascii="Consolas" w:hAnsi="Consolas" w:cs="Consolas"/>
          <w:color w:val="0000FF"/>
          <w:sz w:val="19"/>
          <w:szCs w:val="19"/>
          <w:lang w:val="nl-NL"/>
        </w:rPr>
        <w:t>&gt;</w:t>
      </w:r>
    </w:p>
    <w:p w14:paraId="1CF47E02"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TNHang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Tên ngân hàng</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TNHang</w:t>
      </w:r>
      <w:r w:rsidRPr="002864F3">
        <w:rPr>
          <w:rFonts w:ascii="Consolas" w:hAnsi="Consolas" w:cs="Consolas"/>
          <w:color w:val="0000FF"/>
          <w:sz w:val="19"/>
          <w:szCs w:val="19"/>
          <w:lang w:val="nl-NL"/>
        </w:rPr>
        <w:t>&gt;</w:t>
      </w:r>
    </w:p>
    <w:p w14:paraId="6A92C8F9" w14:textId="77777777"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HVTNNHang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Họ và tên người nhận hàng (phiếu xuất kho)</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HVTNNHang</w:t>
      </w:r>
      <w:r w:rsidRPr="002864F3">
        <w:rPr>
          <w:rFonts w:ascii="Consolas" w:hAnsi="Consolas" w:cs="Consolas"/>
          <w:color w:val="0000FF"/>
          <w:sz w:val="19"/>
          <w:szCs w:val="19"/>
          <w:lang w:val="nl-NL"/>
        </w:rPr>
        <w:t>&gt;</w:t>
      </w:r>
    </w:p>
    <w:p w14:paraId="47BD60A6" w14:textId="77777777" w:rsidR="00EF541D" w:rsidRPr="002864F3" w:rsidRDefault="00EF541D" w:rsidP="00312459">
      <w:pPr>
        <w:autoSpaceDE w:val="0"/>
        <w:autoSpaceDN w:val="0"/>
        <w:adjustRightInd w:val="0"/>
        <w:ind w:left="1440" w:firstLine="720"/>
        <w:rPr>
          <w:rFonts w:ascii="Consolas" w:hAnsi="Consolas" w:cs="Consolas"/>
          <w:color w:val="000000"/>
          <w:sz w:val="19"/>
          <w:szCs w:val="19"/>
          <w:highlight w:val="cyan"/>
          <w:lang w:val="nl-NL"/>
        </w:rPr>
      </w:pPr>
      <w:r w:rsidRPr="002864F3">
        <w:rPr>
          <w:rFonts w:ascii="Consolas" w:hAnsi="Consolas" w:cs="Consolas"/>
          <w:color w:val="000000"/>
          <w:sz w:val="19"/>
          <w:szCs w:val="19"/>
          <w:highlight w:val="cyan"/>
          <w:lang w:val="nl-NL"/>
        </w:rPr>
        <w:t>&lt;</w:t>
      </w:r>
      <w:r w:rsidRPr="002864F3">
        <w:rPr>
          <w:rFonts w:ascii="Consolas" w:hAnsi="Consolas" w:cs="Consolas"/>
          <w:color w:val="C00000"/>
          <w:sz w:val="19"/>
          <w:szCs w:val="19"/>
          <w:highlight w:val="cyan"/>
          <w:lang w:val="nl-NL"/>
        </w:rPr>
        <w:t>MDVQHNSach</w:t>
      </w:r>
      <w:r w:rsidRPr="002864F3">
        <w:rPr>
          <w:rFonts w:ascii="Consolas" w:hAnsi="Consolas" w:cs="Consolas"/>
          <w:color w:val="000000"/>
          <w:sz w:val="19"/>
          <w:szCs w:val="19"/>
          <w:highlight w:val="cyan"/>
          <w:lang w:val="nl-NL"/>
        </w:rPr>
        <w:t>&gt;Mã đơn vị quan hệ ngân sách người mua&lt;/</w:t>
      </w:r>
      <w:r w:rsidRPr="002864F3">
        <w:rPr>
          <w:rFonts w:ascii="Consolas" w:hAnsi="Consolas" w:cs="Consolas"/>
          <w:color w:val="C00000"/>
          <w:sz w:val="19"/>
          <w:szCs w:val="19"/>
          <w:highlight w:val="cyan"/>
          <w:lang w:val="nl-NL"/>
        </w:rPr>
        <w:t>MDVQHNSach</w:t>
      </w:r>
      <w:r w:rsidRPr="002864F3">
        <w:rPr>
          <w:rFonts w:ascii="Consolas" w:hAnsi="Consolas" w:cs="Consolas"/>
          <w:color w:val="000000"/>
          <w:sz w:val="19"/>
          <w:szCs w:val="19"/>
          <w:highlight w:val="cyan"/>
          <w:lang w:val="nl-NL"/>
        </w:rPr>
        <w:t>&gt;</w:t>
      </w:r>
    </w:p>
    <w:p w14:paraId="473197E5" w14:textId="77777777" w:rsidR="00EF541D" w:rsidRPr="002864F3" w:rsidRDefault="00EF541D" w:rsidP="00312459">
      <w:pPr>
        <w:autoSpaceDE w:val="0"/>
        <w:autoSpaceDN w:val="0"/>
        <w:adjustRightInd w:val="0"/>
        <w:ind w:left="1440" w:firstLine="720"/>
        <w:rPr>
          <w:rFonts w:ascii="Consolas" w:hAnsi="Consolas" w:cs="Consolas"/>
          <w:color w:val="000000"/>
          <w:sz w:val="19"/>
          <w:szCs w:val="19"/>
          <w:highlight w:val="cyan"/>
          <w:lang w:val="nl-NL"/>
        </w:rPr>
      </w:pPr>
      <w:r w:rsidRPr="002864F3">
        <w:rPr>
          <w:rFonts w:ascii="Consolas" w:hAnsi="Consolas" w:cs="Consolas"/>
          <w:color w:val="000000"/>
          <w:sz w:val="19"/>
          <w:szCs w:val="19"/>
          <w:highlight w:val="cyan"/>
          <w:lang w:val="nl-NL"/>
        </w:rPr>
        <w:t>&lt;</w:t>
      </w:r>
      <w:r w:rsidRPr="002864F3">
        <w:rPr>
          <w:rFonts w:ascii="Consolas" w:hAnsi="Consolas" w:cs="Consolas"/>
          <w:color w:val="C00000"/>
          <w:sz w:val="19"/>
          <w:szCs w:val="19"/>
          <w:highlight w:val="cyan"/>
          <w:lang w:val="nl-NL"/>
        </w:rPr>
        <w:t>SHChieu</w:t>
      </w:r>
      <w:r w:rsidRPr="002864F3">
        <w:rPr>
          <w:rFonts w:ascii="Consolas" w:hAnsi="Consolas" w:cs="Consolas"/>
          <w:color w:val="000000"/>
          <w:sz w:val="19"/>
          <w:szCs w:val="19"/>
          <w:highlight w:val="cyan"/>
          <w:lang w:val="nl-NL"/>
        </w:rPr>
        <w:t>&gt;Số hộ chiếu người mua&lt;/</w:t>
      </w:r>
      <w:r w:rsidRPr="002864F3">
        <w:rPr>
          <w:rFonts w:ascii="Consolas" w:hAnsi="Consolas" w:cs="Consolas"/>
          <w:color w:val="C00000"/>
          <w:sz w:val="19"/>
          <w:szCs w:val="19"/>
          <w:highlight w:val="cyan"/>
          <w:lang w:val="nl-NL"/>
        </w:rPr>
        <w:t>SHChieu</w:t>
      </w:r>
      <w:r w:rsidRPr="002864F3">
        <w:rPr>
          <w:rFonts w:ascii="Consolas" w:hAnsi="Consolas" w:cs="Consolas"/>
          <w:color w:val="000000"/>
          <w:sz w:val="19"/>
          <w:szCs w:val="19"/>
          <w:highlight w:val="cyan"/>
          <w:lang w:val="nl-NL"/>
        </w:rPr>
        <w:t>&gt;</w:t>
      </w:r>
    </w:p>
    <w:p w14:paraId="3B89E21C" w14:textId="73C1525F" w:rsidR="00EF541D" w:rsidRPr="002864F3" w:rsidRDefault="00EF541D" w:rsidP="00312459">
      <w:pPr>
        <w:autoSpaceDE w:val="0"/>
        <w:autoSpaceDN w:val="0"/>
        <w:adjustRightInd w:val="0"/>
        <w:ind w:left="1440" w:firstLine="720"/>
        <w:rPr>
          <w:rFonts w:ascii="Consolas" w:hAnsi="Consolas" w:cs="Consolas"/>
          <w:color w:val="000000"/>
          <w:sz w:val="19"/>
          <w:szCs w:val="19"/>
          <w:highlight w:val="cyan"/>
          <w:lang w:val="nl-NL"/>
        </w:rPr>
      </w:pPr>
      <w:r w:rsidRPr="002864F3">
        <w:rPr>
          <w:rFonts w:ascii="Consolas" w:hAnsi="Consolas" w:cs="Consolas"/>
          <w:color w:val="000000"/>
          <w:sz w:val="19"/>
          <w:szCs w:val="19"/>
          <w:highlight w:val="cyan"/>
          <w:lang w:val="nl-NL"/>
        </w:rPr>
        <w:t>&lt;</w:t>
      </w:r>
      <w:r w:rsidRPr="002864F3">
        <w:rPr>
          <w:rFonts w:ascii="Consolas" w:hAnsi="Consolas" w:cs="Consolas"/>
          <w:color w:val="C00000"/>
          <w:sz w:val="19"/>
          <w:szCs w:val="19"/>
          <w:highlight w:val="cyan"/>
          <w:lang w:val="nl-NL"/>
        </w:rPr>
        <w:t>CCCDan</w:t>
      </w:r>
      <w:r w:rsidRPr="002864F3">
        <w:rPr>
          <w:rFonts w:ascii="Consolas" w:hAnsi="Consolas" w:cs="Consolas"/>
          <w:color w:val="000000"/>
          <w:sz w:val="19"/>
          <w:szCs w:val="19"/>
          <w:highlight w:val="cyan"/>
          <w:lang w:val="nl-NL"/>
        </w:rPr>
        <w:t>&gt;Căn cước công dân người mua&lt;/</w:t>
      </w:r>
      <w:r w:rsidRPr="002864F3">
        <w:rPr>
          <w:rFonts w:ascii="Consolas" w:hAnsi="Consolas" w:cs="Consolas"/>
          <w:color w:val="C00000"/>
          <w:sz w:val="19"/>
          <w:szCs w:val="19"/>
          <w:highlight w:val="cyan"/>
          <w:lang w:val="nl-NL"/>
        </w:rPr>
        <w:t>CCCDan</w:t>
      </w:r>
      <w:r w:rsidRPr="002864F3">
        <w:rPr>
          <w:rFonts w:ascii="Consolas" w:hAnsi="Consolas" w:cs="Consolas"/>
          <w:color w:val="000000"/>
          <w:sz w:val="19"/>
          <w:szCs w:val="19"/>
          <w:highlight w:val="cyan"/>
          <w:lang w:val="nl-NL"/>
        </w:rPr>
        <w:t>&gt;</w:t>
      </w:r>
    </w:p>
    <w:p w14:paraId="7EF7195A" w14:textId="77777777" w:rsidR="007615BB" w:rsidRPr="002864F3" w:rsidRDefault="007615BB" w:rsidP="00312459">
      <w:pPr>
        <w:shd w:val="clear" w:color="auto" w:fill="FFFFFF"/>
        <w:ind w:left="1440" w:firstLine="720"/>
        <w:rPr>
          <w:rFonts w:ascii="Courier New" w:hAnsi="Courier New" w:cs="Courier New"/>
          <w:color w:val="0000FF"/>
          <w:sz w:val="20"/>
          <w:szCs w:val="20"/>
          <w:highlight w:val="cyan"/>
          <w:lang w:val="nl-NL"/>
        </w:rPr>
      </w:pP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NCHChieu</w:t>
      </w:r>
      <w:r w:rsidRPr="002864F3">
        <w:rPr>
          <w:rFonts w:ascii="Courier New" w:hAnsi="Courier New" w:cs="Courier New"/>
          <w:color w:val="0000FF"/>
          <w:sz w:val="20"/>
          <w:szCs w:val="20"/>
          <w:highlight w:val="cyan"/>
          <w:lang w:val="nl-NL"/>
        </w:rPr>
        <w:t>&gt;</w:t>
      </w:r>
      <w:r w:rsidRPr="002864F3">
        <w:rPr>
          <w:rFonts w:ascii="Courier New" w:hAnsi="Courier New" w:cs="Courier New"/>
          <w:sz w:val="20"/>
          <w:szCs w:val="20"/>
          <w:highlight w:val="cyan"/>
          <w:lang w:val="nl-NL"/>
        </w:rPr>
        <w:t>Ngày cấp hộ chiếu người mua</w:t>
      </w: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NCHChieu</w:t>
      </w:r>
      <w:r w:rsidRPr="002864F3">
        <w:rPr>
          <w:rFonts w:ascii="Courier New" w:hAnsi="Courier New" w:cs="Courier New"/>
          <w:color w:val="0000FF"/>
          <w:sz w:val="20"/>
          <w:szCs w:val="20"/>
          <w:highlight w:val="cyan"/>
          <w:lang w:val="nl-NL"/>
        </w:rPr>
        <w:t>&gt;</w:t>
      </w:r>
    </w:p>
    <w:p w14:paraId="68948263" w14:textId="77777777" w:rsidR="007615BB" w:rsidRPr="002864F3" w:rsidRDefault="007615BB" w:rsidP="00312459">
      <w:pPr>
        <w:shd w:val="clear" w:color="auto" w:fill="FFFFFF"/>
        <w:ind w:left="1440" w:firstLine="720"/>
        <w:rPr>
          <w:rFonts w:ascii="Courier New" w:hAnsi="Courier New" w:cs="Courier New"/>
          <w:color w:val="0000FF"/>
          <w:sz w:val="20"/>
          <w:szCs w:val="20"/>
          <w:highlight w:val="cyan"/>
          <w:lang w:val="nl-NL"/>
        </w:rPr>
      </w:pP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NHHHChieu</w:t>
      </w:r>
      <w:r w:rsidRPr="002864F3">
        <w:rPr>
          <w:rFonts w:ascii="Courier New" w:hAnsi="Courier New" w:cs="Courier New"/>
          <w:color w:val="0000FF"/>
          <w:sz w:val="20"/>
          <w:szCs w:val="20"/>
          <w:highlight w:val="cyan"/>
          <w:lang w:val="nl-NL"/>
        </w:rPr>
        <w:t>&gt;</w:t>
      </w:r>
      <w:r w:rsidRPr="002864F3">
        <w:rPr>
          <w:rFonts w:ascii="Courier New" w:hAnsi="Courier New" w:cs="Courier New"/>
          <w:sz w:val="20"/>
          <w:szCs w:val="20"/>
          <w:highlight w:val="cyan"/>
          <w:lang w:val="nl-NL"/>
        </w:rPr>
        <w:t>Ngày hết hạn hộ chiếu người mua</w:t>
      </w: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NHHHChieu</w:t>
      </w:r>
      <w:r w:rsidRPr="002864F3">
        <w:rPr>
          <w:rFonts w:ascii="Courier New" w:hAnsi="Courier New" w:cs="Courier New"/>
          <w:color w:val="0000FF"/>
          <w:sz w:val="20"/>
          <w:szCs w:val="20"/>
          <w:highlight w:val="cyan"/>
          <w:lang w:val="nl-NL"/>
        </w:rPr>
        <w:t>&gt;</w:t>
      </w:r>
    </w:p>
    <w:p w14:paraId="00F981D9" w14:textId="5196F52D" w:rsidR="007615BB" w:rsidRPr="002864F3" w:rsidRDefault="007615BB" w:rsidP="00312459">
      <w:pPr>
        <w:shd w:val="clear" w:color="auto" w:fill="FFFFFF"/>
        <w:ind w:left="1440" w:firstLine="720"/>
        <w:rPr>
          <w:rFonts w:ascii="Consolas" w:hAnsi="Consolas" w:cs="Consolas"/>
          <w:color w:val="000000"/>
          <w:sz w:val="19"/>
          <w:szCs w:val="19"/>
          <w:lang w:val="nl-NL"/>
        </w:rPr>
      </w:pP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QTich</w:t>
      </w:r>
      <w:r w:rsidRPr="002864F3">
        <w:rPr>
          <w:rFonts w:ascii="Courier New" w:hAnsi="Courier New" w:cs="Courier New"/>
          <w:color w:val="0000FF"/>
          <w:sz w:val="20"/>
          <w:szCs w:val="20"/>
          <w:highlight w:val="cyan"/>
          <w:lang w:val="nl-NL"/>
        </w:rPr>
        <w:t>&gt;</w:t>
      </w:r>
      <w:r w:rsidRPr="002864F3">
        <w:rPr>
          <w:rFonts w:ascii="Courier New" w:hAnsi="Courier New" w:cs="Courier New"/>
          <w:sz w:val="20"/>
          <w:szCs w:val="20"/>
          <w:highlight w:val="cyan"/>
          <w:lang w:val="nl-NL"/>
        </w:rPr>
        <w:t>Quốc tịch người mua</w:t>
      </w: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QTich</w:t>
      </w:r>
      <w:r w:rsidRPr="002864F3">
        <w:rPr>
          <w:rFonts w:ascii="Courier New" w:hAnsi="Courier New" w:cs="Courier New"/>
          <w:color w:val="0000FF"/>
          <w:sz w:val="20"/>
          <w:szCs w:val="20"/>
          <w:highlight w:val="cyan"/>
          <w:lang w:val="nl-NL"/>
        </w:rPr>
        <w:t>&gt;</w:t>
      </w:r>
    </w:p>
    <w:p w14:paraId="1C34E5C8"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NMua</w:t>
      </w:r>
      <w:r w:rsidRPr="002864F3">
        <w:rPr>
          <w:rFonts w:ascii="Consolas" w:hAnsi="Consolas" w:cs="Consolas"/>
          <w:color w:val="0000FF"/>
          <w:sz w:val="19"/>
          <w:szCs w:val="19"/>
          <w:lang w:val="nl-NL"/>
        </w:rPr>
        <w:t>&gt;</w:t>
      </w:r>
    </w:p>
    <w:p w14:paraId="345FDDA8"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DSHHDVu</w:t>
      </w:r>
      <w:r w:rsidRPr="002864F3">
        <w:rPr>
          <w:rFonts w:ascii="Consolas" w:hAnsi="Consolas" w:cs="Consolas"/>
          <w:color w:val="0000FF"/>
          <w:sz w:val="19"/>
          <w:szCs w:val="19"/>
          <w:lang w:val="nl-NL"/>
        </w:rPr>
        <w:t>&gt;</w:t>
      </w:r>
    </w:p>
    <w:p w14:paraId="5CC7521E"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HHDVu</w:t>
      </w:r>
      <w:r w:rsidRPr="002864F3">
        <w:rPr>
          <w:rFonts w:ascii="Consolas" w:hAnsi="Consolas" w:cs="Consolas"/>
          <w:color w:val="0000FF"/>
          <w:sz w:val="19"/>
          <w:szCs w:val="19"/>
          <w:lang w:val="nl-NL"/>
        </w:rPr>
        <w:t>&gt;</w:t>
      </w:r>
    </w:p>
    <w:p w14:paraId="65A62BCD" w14:textId="65491D1B"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TChat</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Tính chất * (1-Hàng hóa, dịch vụ; 2-Khuyến mại; 3-Chiết khấu thương mại (trong trường hợp muốn thể hiện thông tin chiết khấu theo dòng); 4-Ghi chú/diễn giải</w:t>
      </w:r>
      <w:r w:rsidR="00EF541D" w:rsidRPr="002864F3">
        <w:rPr>
          <w:rFonts w:ascii="Courier New" w:hAnsi="Courier New" w:cs="Courier New"/>
          <w:sz w:val="20"/>
          <w:szCs w:val="20"/>
          <w:highlight w:val="cyan"/>
          <w:lang w:val="nl-NL"/>
        </w:rPr>
        <w:t>; 5-hàng hóa đặc trưng</w:t>
      </w:r>
      <w:r w:rsidRPr="002864F3">
        <w:rPr>
          <w:rFonts w:ascii="Consolas" w:hAnsi="Consolas" w:cs="Consolas"/>
          <w:color w:val="A31515"/>
          <w:sz w:val="19"/>
          <w:szCs w:val="19"/>
          <w:lang w:val="nl-NL"/>
        </w:rPr>
        <w:t>)&lt;/TChat&gt;</w:t>
      </w:r>
    </w:p>
    <w:p w14:paraId="32EB4EAF"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STT</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Số thứ tự</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STT</w:t>
      </w:r>
      <w:r w:rsidRPr="002864F3">
        <w:rPr>
          <w:rFonts w:ascii="Consolas" w:hAnsi="Consolas" w:cs="Consolas"/>
          <w:color w:val="0000FF"/>
          <w:sz w:val="19"/>
          <w:szCs w:val="19"/>
          <w:lang w:val="nl-NL"/>
        </w:rPr>
        <w:t>&gt;</w:t>
      </w:r>
    </w:p>
    <w:p w14:paraId="0836690B"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MHHDVu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Mã hàng hóa, dịch vụ (Bắt buộc nếu có)</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MHHDVu</w:t>
      </w:r>
      <w:r w:rsidRPr="002864F3">
        <w:rPr>
          <w:rFonts w:ascii="Consolas" w:hAnsi="Consolas" w:cs="Consolas"/>
          <w:color w:val="0000FF"/>
          <w:sz w:val="19"/>
          <w:szCs w:val="19"/>
          <w:lang w:val="nl-NL"/>
        </w:rPr>
        <w:t>&gt;</w:t>
      </w:r>
    </w:p>
    <w:p w14:paraId="2A6879D4"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THHDVu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Tên hàng hóa, dịch vụ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THHDVu</w:t>
      </w:r>
      <w:r w:rsidRPr="002864F3">
        <w:rPr>
          <w:rFonts w:ascii="Consolas" w:hAnsi="Consolas" w:cs="Consolas"/>
          <w:color w:val="0000FF"/>
          <w:sz w:val="19"/>
          <w:szCs w:val="19"/>
          <w:lang w:val="nl-NL"/>
        </w:rPr>
        <w:t>&gt;</w:t>
      </w:r>
    </w:p>
    <w:p w14:paraId="051681A7"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DVTinh</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Đơn vị tính (Bắt buộc nếu có)</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DVTinh</w:t>
      </w:r>
      <w:r w:rsidRPr="002864F3">
        <w:rPr>
          <w:rFonts w:ascii="Consolas" w:hAnsi="Consolas" w:cs="Consolas"/>
          <w:color w:val="0000FF"/>
          <w:sz w:val="19"/>
          <w:szCs w:val="19"/>
          <w:lang w:val="nl-NL"/>
        </w:rPr>
        <w:t>&gt;</w:t>
      </w:r>
    </w:p>
    <w:p w14:paraId="4B7889A8"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SLuong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Số lượng (Bắt buộc nếu có)</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SLuong</w:t>
      </w:r>
      <w:r w:rsidRPr="002864F3">
        <w:rPr>
          <w:rFonts w:ascii="Consolas" w:hAnsi="Consolas" w:cs="Consolas"/>
          <w:color w:val="0000FF"/>
          <w:sz w:val="19"/>
          <w:szCs w:val="19"/>
          <w:lang w:val="nl-NL"/>
        </w:rPr>
        <w:t>&gt;</w:t>
      </w:r>
    </w:p>
    <w:p w14:paraId="6A45CF64"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DGia</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Đơn giá (Bắt buộc nếu có)</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DGia</w:t>
      </w:r>
      <w:r w:rsidRPr="002864F3">
        <w:rPr>
          <w:rFonts w:ascii="Consolas" w:hAnsi="Consolas" w:cs="Consolas"/>
          <w:color w:val="0000FF"/>
          <w:sz w:val="19"/>
          <w:szCs w:val="19"/>
          <w:lang w:val="nl-NL"/>
        </w:rPr>
        <w:t>&gt;</w:t>
      </w:r>
    </w:p>
    <w:p w14:paraId="1332159C"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TLCKhau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Tỷ lệ % chiết khấu</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TLCKhau</w:t>
      </w:r>
      <w:r w:rsidRPr="002864F3">
        <w:rPr>
          <w:rFonts w:ascii="Consolas" w:hAnsi="Consolas" w:cs="Consolas"/>
          <w:color w:val="0000FF"/>
          <w:sz w:val="19"/>
          <w:szCs w:val="19"/>
          <w:lang w:val="nl-NL"/>
        </w:rPr>
        <w:t>&gt;</w:t>
      </w:r>
    </w:p>
    <w:p w14:paraId="0373B2D4" w14:textId="77777777"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STCKhau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 xml:space="preserve">Số tiền chiết khấu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STCKhau</w:t>
      </w:r>
      <w:r w:rsidRPr="002864F3">
        <w:rPr>
          <w:rFonts w:ascii="Consolas" w:hAnsi="Consolas" w:cs="Consolas"/>
          <w:color w:val="0000FF"/>
          <w:sz w:val="19"/>
          <w:szCs w:val="19"/>
          <w:lang w:val="nl-NL"/>
        </w:rPr>
        <w:t>&gt;</w:t>
      </w:r>
    </w:p>
    <w:p w14:paraId="08A0287D" w14:textId="16A708DC" w:rsidR="009D1437" w:rsidRPr="002864F3" w:rsidRDefault="00946166" w:rsidP="00946166">
      <w:pPr>
        <w:autoSpaceDE w:val="0"/>
        <w:autoSpaceDN w:val="0"/>
        <w:adjustRightInd w:val="0"/>
        <w:ind w:left="2160" w:firstLine="720"/>
        <w:rPr>
          <w:rFonts w:ascii="Consolas" w:hAnsi="Consolas" w:cs="Consolas"/>
          <w:color w:val="000000"/>
          <w:sz w:val="19"/>
          <w:szCs w:val="19"/>
          <w:lang w:val="nl-NL"/>
        </w:rPr>
      </w:pP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GTKCThue</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Giảm trừ không chịu thuế</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GTKCThue</w:t>
      </w:r>
      <w:r w:rsidRPr="002864F3">
        <w:rPr>
          <w:rFonts w:ascii="Consolas" w:hAnsi="Consolas" w:cs="Consolas"/>
          <w:color w:val="0000FF"/>
          <w:sz w:val="19"/>
          <w:szCs w:val="19"/>
          <w:lang w:val="nl-NL"/>
        </w:rPr>
        <w:t>&gt;</w:t>
      </w:r>
      <w:r w:rsidR="009D1437" w:rsidRPr="002864F3">
        <w:rPr>
          <w:rFonts w:ascii="Consolas" w:hAnsi="Consolas" w:cs="Consolas"/>
          <w:color w:val="0000FF"/>
          <w:sz w:val="19"/>
          <w:szCs w:val="19"/>
          <w:lang w:val="nl-NL"/>
        </w:rPr>
        <w:tab/>
      </w:r>
      <w:r w:rsidR="009D1437" w:rsidRPr="002864F3">
        <w:rPr>
          <w:rFonts w:ascii="Consolas" w:hAnsi="Consolas" w:cs="Consolas"/>
          <w:color w:val="0000FF"/>
          <w:sz w:val="19"/>
          <w:szCs w:val="19"/>
          <w:lang w:val="nl-NL"/>
        </w:rPr>
        <w:tab/>
      </w:r>
      <w:r w:rsidR="009D1437" w:rsidRPr="002864F3">
        <w:rPr>
          <w:rFonts w:ascii="Consolas" w:hAnsi="Consolas" w:cs="Consolas"/>
          <w:color w:val="0000FF"/>
          <w:sz w:val="19"/>
          <w:szCs w:val="19"/>
          <w:lang w:val="nl-NL"/>
        </w:rPr>
        <w:tab/>
      </w:r>
      <w:r w:rsidR="009D1437" w:rsidRPr="002864F3">
        <w:rPr>
          <w:rFonts w:ascii="Consolas" w:hAnsi="Consolas" w:cs="Consolas"/>
          <w:color w:val="0000FF"/>
          <w:sz w:val="19"/>
          <w:szCs w:val="19"/>
          <w:lang w:val="nl-NL"/>
        </w:rPr>
        <w:tab/>
        <w:t>&lt;</w:t>
      </w:r>
      <w:r w:rsidR="009D1437" w:rsidRPr="002864F3">
        <w:rPr>
          <w:rFonts w:ascii="Consolas" w:hAnsi="Consolas" w:cs="Consolas"/>
          <w:color w:val="A31515"/>
          <w:sz w:val="19"/>
          <w:szCs w:val="19"/>
          <w:lang w:val="nl-NL"/>
        </w:rPr>
        <w:t>ThTien</w:t>
      </w:r>
      <w:r w:rsidR="009D1437" w:rsidRPr="002864F3">
        <w:rPr>
          <w:rFonts w:ascii="Consolas" w:hAnsi="Consolas" w:cs="Consolas"/>
          <w:color w:val="0000FF"/>
          <w:sz w:val="19"/>
          <w:szCs w:val="19"/>
          <w:lang w:val="nl-NL"/>
        </w:rPr>
        <w:t>&gt;</w:t>
      </w:r>
      <w:r w:rsidR="009D1437" w:rsidRPr="002864F3">
        <w:rPr>
          <w:rFonts w:ascii="Consolas" w:hAnsi="Consolas" w:cs="Consolas"/>
          <w:color w:val="000000"/>
          <w:sz w:val="19"/>
          <w:szCs w:val="19"/>
          <w:lang w:val="nl-NL"/>
        </w:rPr>
        <w:t>Thành tiền (Thành tiền chưa có thuế GTGT) - Bắt buộc trừ trường hợp TChat = 4</w:t>
      </w:r>
      <w:r w:rsidR="009D1437" w:rsidRPr="002864F3">
        <w:rPr>
          <w:rFonts w:ascii="Consolas" w:hAnsi="Consolas" w:cs="Consolas"/>
          <w:color w:val="0000FF"/>
          <w:sz w:val="19"/>
          <w:szCs w:val="19"/>
          <w:lang w:val="nl-NL"/>
        </w:rPr>
        <w:t>&lt;/</w:t>
      </w:r>
      <w:r w:rsidR="009D1437" w:rsidRPr="002864F3">
        <w:rPr>
          <w:rFonts w:ascii="Consolas" w:hAnsi="Consolas" w:cs="Consolas"/>
          <w:color w:val="A31515"/>
          <w:sz w:val="19"/>
          <w:szCs w:val="19"/>
          <w:lang w:val="nl-NL"/>
        </w:rPr>
        <w:t>ThTien</w:t>
      </w:r>
      <w:r w:rsidR="009D1437" w:rsidRPr="002864F3">
        <w:rPr>
          <w:rFonts w:ascii="Consolas" w:hAnsi="Consolas" w:cs="Consolas"/>
          <w:color w:val="0000FF"/>
          <w:sz w:val="19"/>
          <w:szCs w:val="19"/>
          <w:lang w:val="nl-NL"/>
        </w:rPr>
        <w:t>&gt;</w:t>
      </w:r>
    </w:p>
    <w:p w14:paraId="033E031A" w14:textId="77777777"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TSuat</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Thuế suất (Thuế suất thuế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TSuat</w:t>
      </w:r>
      <w:r w:rsidRPr="002864F3">
        <w:rPr>
          <w:rFonts w:ascii="Consolas" w:hAnsi="Consolas" w:cs="Consolas"/>
          <w:color w:val="0000FF"/>
          <w:sz w:val="19"/>
          <w:szCs w:val="19"/>
          <w:lang w:val="nl-NL"/>
        </w:rPr>
        <w:t>&gt;</w:t>
      </w:r>
    </w:p>
    <w:p w14:paraId="7D09BF0E" w14:textId="77777777"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C00000"/>
          <w:sz w:val="19"/>
          <w:szCs w:val="19"/>
          <w:lang w:val="nl-NL"/>
        </w:rPr>
        <w:t>TThue</w:t>
      </w:r>
      <w:r w:rsidRPr="002864F3">
        <w:rPr>
          <w:rFonts w:ascii="Consolas" w:hAnsi="Consolas" w:cs="Consolas"/>
          <w:color w:val="0000FF"/>
          <w:sz w:val="19"/>
          <w:szCs w:val="19"/>
          <w:lang w:val="nl-NL"/>
        </w:rPr>
        <w:t>&gt;</w:t>
      </w:r>
      <w:r w:rsidRPr="002864F3">
        <w:rPr>
          <w:rFonts w:ascii="Consolas" w:hAnsi="Consolas" w:cs="Consolas"/>
          <w:sz w:val="19"/>
          <w:szCs w:val="19"/>
          <w:lang w:val="nl-NL"/>
        </w:rPr>
        <w:t>Tiền thuế</w:t>
      </w:r>
      <w:r w:rsidRPr="002864F3">
        <w:rPr>
          <w:rFonts w:ascii="Consolas" w:hAnsi="Consolas" w:cs="Consolas"/>
          <w:color w:val="0000FF"/>
          <w:sz w:val="19"/>
          <w:szCs w:val="19"/>
          <w:lang w:val="nl-NL"/>
        </w:rPr>
        <w:t>&lt;/</w:t>
      </w:r>
      <w:r w:rsidRPr="002864F3">
        <w:rPr>
          <w:rFonts w:ascii="Consolas" w:hAnsi="Consolas" w:cs="Consolas"/>
          <w:color w:val="C00000"/>
          <w:sz w:val="19"/>
          <w:szCs w:val="19"/>
          <w:lang w:val="nl-NL"/>
        </w:rPr>
        <w:t>TThue</w:t>
      </w:r>
      <w:r w:rsidRPr="002864F3">
        <w:rPr>
          <w:rFonts w:ascii="Consolas" w:hAnsi="Consolas" w:cs="Consolas"/>
          <w:color w:val="0000FF"/>
          <w:sz w:val="19"/>
          <w:szCs w:val="19"/>
          <w:lang w:val="nl-NL"/>
        </w:rPr>
        <w:t>&gt;</w:t>
      </w:r>
    </w:p>
    <w:p w14:paraId="79F36848"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 xml:space="preserve">               </w:t>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C00000"/>
          <w:sz w:val="19"/>
          <w:szCs w:val="19"/>
          <w:lang w:val="nl-NL"/>
        </w:rPr>
        <w:t>TSThue</w:t>
      </w:r>
      <w:r w:rsidRPr="002864F3">
        <w:rPr>
          <w:rFonts w:ascii="Consolas" w:hAnsi="Consolas" w:cs="Consolas"/>
          <w:color w:val="0000FF"/>
          <w:sz w:val="19"/>
          <w:szCs w:val="19"/>
          <w:lang w:val="nl-NL"/>
        </w:rPr>
        <w:t>&gt;</w:t>
      </w:r>
      <w:r w:rsidRPr="002864F3">
        <w:rPr>
          <w:rFonts w:ascii="Consolas" w:hAnsi="Consolas" w:cs="Consolas"/>
          <w:sz w:val="19"/>
          <w:szCs w:val="19"/>
          <w:lang w:val="nl-NL"/>
        </w:rPr>
        <w:t>Tiền sau thuế</w:t>
      </w:r>
      <w:r w:rsidRPr="002864F3">
        <w:rPr>
          <w:rFonts w:ascii="Consolas" w:hAnsi="Consolas" w:cs="Consolas"/>
          <w:color w:val="0000FF"/>
          <w:sz w:val="19"/>
          <w:szCs w:val="19"/>
          <w:lang w:val="nl-NL"/>
        </w:rPr>
        <w:t>&lt;/</w:t>
      </w:r>
      <w:r w:rsidRPr="002864F3">
        <w:rPr>
          <w:rFonts w:ascii="Consolas" w:hAnsi="Consolas" w:cs="Consolas"/>
          <w:color w:val="C00000"/>
          <w:sz w:val="19"/>
          <w:szCs w:val="19"/>
          <w:lang w:val="nl-NL"/>
        </w:rPr>
        <w:t>TSThue</w:t>
      </w:r>
      <w:r w:rsidRPr="002864F3">
        <w:rPr>
          <w:rFonts w:ascii="Consolas" w:hAnsi="Consolas" w:cs="Consolas"/>
          <w:color w:val="0000FF"/>
          <w:sz w:val="19"/>
          <w:szCs w:val="19"/>
          <w:lang w:val="nl-NL"/>
        </w:rPr>
        <w:t>&gt;</w:t>
      </w:r>
    </w:p>
    <w:p w14:paraId="09F48E2B" w14:textId="77777777" w:rsidR="009D1437" w:rsidRDefault="009D1437" w:rsidP="009D1437">
      <w:pPr>
        <w:autoSpaceDE w:val="0"/>
        <w:autoSpaceDN w:val="0"/>
        <w:adjustRightInd w:val="0"/>
        <w:rPr>
          <w:rFonts w:ascii="Consolas" w:hAnsi="Consolas" w:cs="Consolas"/>
          <w:color w:val="000000"/>
          <w:sz w:val="19"/>
          <w:szCs w:val="19"/>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Pr>
          <w:rFonts w:ascii="Consolas" w:hAnsi="Consolas" w:cs="Consolas"/>
          <w:color w:val="0000FF"/>
          <w:sz w:val="19"/>
          <w:szCs w:val="19"/>
        </w:rPr>
        <w:t>&lt;</w:t>
      </w:r>
      <w:r>
        <w:rPr>
          <w:rFonts w:ascii="Consolas" w:hAnsi="Consolas" w:cs="Consolas"/>
          <w:color w:val="A31515"/>
          <w:sz w:val="19"/>
          <w:szCs w:val="19"/>
        </w:rPr>
        <w:t>TTKhac</w:t>
      </w:r>
      <w:r>
        <w:rPr>
          <w:rFonts w:ascii="Consolas" w:hAnsi="Consolas" w:cs="Consolas"/>
          <w:color w:val="0000FF"/>
          <w:sz w:val="19"/>
          <w:szCs w:val="19"/>
        </w:rPr>
        <w:t>&gt;</w:t>
      </w:r>
    </w:p>
    <w:p w14:paraId="05FEAC6A"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14:paraId="1629191B"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TTruong</w:t>
      </w:r>
      <w:r>
        <w:rPr>
          <w:rFonts w:ascii="Consolas" w:hAnsi="Consolas" w:cs="Consolas"/>
          <w:color w:val="0000FF"/>
          <w:sz w:val="19"/>
          <w:szCs w:val="19"/>
        </w:rPr>
        <w:t>&gt;</w:t>
      </w:r>
      <w:r>
        <w:rPr>
          <w:rFonts w:ascii="Consolas" w:hAnsi="Consolas" w:cs="Consolas"/>
          <w:color w:val="000000"/>
          <w:sz w:val="19"/>
          <w:szCs w:val="19"/>
        </w:rPr>
        <w:t>Tên trường</w:t>
      </w:r>
      <w:r>
        <w:rPr>
          <w:rFonts w:ascii="Consolas" w:hAnsi="Consolas" w:cs="Consolas"/>
          <w:color w:val="0000FF"/>
          <w:sz w:val="19"/>
          <w:szCs w:val="19"/>
        </w:rPr>
        <w:t>&lt;/</w:t>
      </w:r>
      <w:r>
        <w:rPr>
          <w:rFonts w:ascii="Consolas" w:hAnsi="Consolas" w:cs="Consolas"/>
          <w:color w:val="A31515"/>
          <w:sz w:val="19"/>
          <w:szCs w:val="19"/>
        </w:rPr>
        <w:t>TTruong</w:t>
      </w:r>
      <w:r>
        <w:rPr>
          <w:rFonts w:ascii="Consolas" w:hAnsi="Consolas" w:cs="Consolas"/>
          <w:color w:val="0000FF"/>
          <w:sz w:val="19"/>
          <w:szCs w:val="19"/>
        </w:rPr>
        <w:t>&gt;</w:t>
      </w:r>
    </w:p>
    <w:p w14:paraId="41B4D5EF"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KDLieu</w:t>
      </w:r>
      <w:r>
        <w:rPr>
          <w:rFonts w:ascii="Consolas" w:hAnsi="Consolas" w:cs="Consolas"/>
          <w:color w:val="0000FF"/>
          <w:sz w:val="19"/>
          <w:szCs w:val="19"/>
        </w:rPr>
        <w:t>&gt;</w:t>
      </w:r>
      <w:r>
        <w:rPr>
          <w:rFonts w:ascii="Consolas" w:hAnsi="Consolas" w:cs="Consolas"/>
          <w:color w:val="000000"/>
          <w:sz w:val="19"/>
          <w:szCs w:val="19"/>
        </w:rPr>
        <w:t>Kiểu dữ liệu</w:t>
      </w:r>
      <w:r>
        <w:rPr>
          <w:rFonts w:ascii="Consolas" w:hAnsi="Consolas" w:cs="Consolas"/>
          <w:color w:val="0000FF"/>
          <w:sz w:val="19"/>
          <w:szCs w:val="19"/>
        </w:rPr>
        <w:t>&lt;/</w:t>
      </w:r>
      <w:r>
        <w:rPr>
          <w:rFonts w:ascii="Consolas" w:hAnsi="Consolas" w:cs="Consolas"/>
          <w:color w:val="A31515"/>
          <w:sz w:val="19"/>
          <w:szCs w:val="19"/>
        </w:rPr>
        <w:t>KDLieu</w:t>
      </w:r>
      <w:r>
        <w:rPr>
          <w:rFonts w:ascii="Consolas" w:hAnsi="Consolas" w:cs="Consolas"/>
          <w:color w:val="0000FF"/>
          <w:sz w:val="19"/>
          <w:szCs w:val="19"/>
        </w:rPr>
        <w:t>&gt;</w:t>
      </w:r>
    </w:p>
    <w:p w14:paraId="51800358"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DLieu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Dữ liệu</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DLieu</w:t>
      </w:r>
      <w:r w:rsidRPr="002864F3">
        <w:rPr>
          <w:rFonts w:ascii="Consolas" w:hAnsi="Consolas" w:cs="Consolas"/>
          <w:color w:val="0000FF"/>
          <w:sz w:val="19"/>
          <w:szCs w:val="19"/>
          <w:lang w:val="nl-NL"/>
        </w:rPr>
        <w:t>&gt;</w:t>
      </w:r>
    </w:p>
    <w:p w14:paraId="370D38C9"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TTin</w:t>
      </w:r>
      <w:r w:rsidRPr="002864F3">
        <w:rPr>
          <w:rFonts w:ascii="Consolas" w:hAnsi="Consolas" w:cs="Consolas"/>
          <w:color w:val="0000FF"/>
          <w:sz w:val="19"/>
          <w:szCs w:val="19"/>
          <w:lang w:val="nl-NL"/>
        </w:rPr>
        <w:t>&gt;</w:t>
      </w:r>
    </w:p>
    <w:p w14:paraId="11484D7D" w14:textId="77777777"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TTKhac</w:t>
      </w:r>
      <w:r w:rsidRPr="002864F3">
        <w:rPr>
          <w:rFonts w:ascii="Consolas" w:hAnsi="Consolas" w:cs="Consolas"/>
          <w:color w:val="0000FF"/>
          <w:sz w:val="19"/>
          <w:szCs w:val="19"/>
          <w:lang w:val="nl-NL"/>
        </w:rPr>
        <w:t>&gt;</w:t>
      </w:r>
    </w:p>
    <w:p w14:paraId="78B2710F" w14:textId="3ED96C09" w:rsidR="00E62BAB" w:rsidRPr="002864F3" w:rsidRDefault="009D1437" w:rsidP="00E62BAB">
      <w:pPr>
        <w:autoSpaceDE w:val="0"/>
        <w:autoSpaceDN w:val="0"/>
        <w:adjustRightInd w:val="0"/>
        <w:rPr>
          <w:rFonts w:ascii="Courier New" w:hAnsi="Courier New" w:cs="Courier New"/>
          <w:color w:val="000000"/>
          <w:sz w:val="20"/>
          <w:szCs w:val="20"/>
          <w:highlight w:val="cyan"/>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00E62BAB" w:rsidRPr="002864F3">
        <w:rPr>
          <w:rFonts w:ascii="Courier New" w:hAnsi="Courier New" w:cs="Courier New"/>
          <w:color w:val="0000FF"/>
          <w:sz w:val="20"/>
          <w:szCs w:val="20"/>
          <w:highlight w:val="cyan"/>
          <w:lang w:val="nl-NL"/>
        </w:rPr>
        <w:t>&lt;</w:t>
      </w:r>
      <w:r w:rsidR="00E62BAB" w:rsidRPr="002864F3">
        <w:rPr>
          <w:rFonts w:ascii="Courier New" w:hAnsi="Courier New" w:cs="Courier New"/>
          <w:color w:val="C00000"/>
          <w:sz w:val="20"/>
          <w:szCs w:val="20"/>
          <w:highlight w:val="cyan"/>
          <w:lang w:val="nl-NL"/>
        </w:rPr>
        <w:t>TTHHDTrung</w:t>
      </w:r>
      <w:r w:rsidR="00E62BAB" w:rsidRPr="002864F3">
        <w:rPr>
          <w:rFonts w:ascii="Courier New" w:hAnsi="Courier New" w:cs="Courier New"/>
          <w:color w:val="0000FF"/>
          <w:sz w:val="20"/>
          <w:szCs w:val="20"/>
          <w:highlight w:val="cyan"/>
          <w:lang w:val="nl-NL"/>
        </w:rPr>
        <w:t>&gt;</w:t>
      </w:r>
      <w:r w:rsidR="00653B6A" w:rsidRPr="002864F3">
        <w:rPr>
          <w:rFonts w:ascii="Courier New" w:hAnsi="Courier New" w:cs="Courier New"/>
          <w:color w:val="0000FF"/>
          <w:sz w:val="20"/>
          <w:szCs w:val="20"/>
          <w:highlight w:val="cyan"/>
          <w:lang w:val="nl-NL"/>
        </w:rPr>
        <w:t xml:space="preserve"> </w:t>
      </w:r>
      <w:r w:rsidR="00653B6A" w:rsidRPr="002864F3">
        <w:rPr>
          <w:rFonts w:ascii="Consolas" w:hAnsi="Consolas" w:cs="Consolas"/>
          <w:color w:val="000000"/>
          <w:sz w:val="19"/>
          <w:szCs w:val="19"/>
          <w:lang w:val="nl-NL"/>
        </w:rPr>
        <w:t>- Bắt buộc trường hợp TChat = 5</w:t>
      </w:r>
    </w:p>
    <w:p w14:paraId="70A838A5" w14:textId="77777777" w:rsidR="00E62BAB" w:rsidRPr="002864F3" w:rsidRDefault="00E62BAB" w:rsidP="00E62BAB">
      <w:pPr>
        <w:autoSpaceDE w:val="0"/>
        <w:autoSpaceDN w:val="0"/>
        <w:adjustRightInd w:val="0"/>
        <w:rPr>
          <w:rFonts w:ascii="Courier New" w:hAnsi="Courier New" w:cs="Courier New"/>
          <w:color w:val="0000FF"/>
          <w:sz w:val="20"/>
          <w:szCs w:val="20"/>
          <w:highlight w:val="cyan"/>
          <w:lang w:val="nl-NL"/>
        </w:rPr>
      </w:pP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t>&lt;</w:t>
      </w:r>
      <w:r w:rsidRPr="002864F3">
        <w:rPr>
          <w:rFonts w:ascii="Courier New" w:hAnsi="Courier New" w:cs="Courier New"/>
          <w:color w:val="A31515"/>
          <w:sz w:val="20"/>
          <w:szCs w:val="20"/>
          <w:highlight w:val="cyan"/>
          <w:lang w:val="nl-NL"/>
        </w:rPr>
        <w:t>TTin</w:t>
      </w:r>
      <w:r w:rsidRPr="002864F3">
        <w:rPr>
          <w:rFonts w:ascii="Courier New" w:hAnsi="Courier New" w:cs="Courier New"/>
          <w:color w:val="0000FF"/>
          <w:sz w:val="20"/>
          <w:szCs w:val="20"/>
          <w:highlight w:val="cyan"/>
          <w:lang w:val="nl-NL"/>
        </w:rPr>
        <w:t>&gt;</w:t>
      </w:r>
    </w:p>
    <w:p w14:paraId="4B4C4C45" w14:textId="2FF5EEF0" w:rsidR="00E62BAB" w:rsidRPr="002864F3" w:rsidRDefault="00E62BAB" w:rsidP="00B62732">
      <w:pPr>
        <w:autoSpaceDE w:val="0"/>
        <w:autoSpaceDN w:val="0"/>
        <w:adjustRightInd w:val="0"/>
        <w:jc w:val="both"/>
        <w:rPr>
          <w:rFonts w:ascii="Courier New" w:hAnsi="Courier New" w:cs="Courier New"/>
          <w:color w:val="000000"/>
          <w:sz w:val="20"/>
          <w:szCs w:val="20"/>
          <w:highlight w:val="cyan"/>
          <w:lang w:val="nl-NL"/>
        </w:rPr>
      </w:pP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t>&lt;</w:t>
      </w:r>
      <w:r w:rsidRPr="002864F3">
        <w:rPr>
          <w:rFonts w:ascii="Courier New" w:hAnsi="Courier New" w:cs="Courier New"/>
          <w:color w:val="C00000"/>
          <w:sz w:val="20"/>
          <w:szCs w:val="20"/>
          <w:highlight w:val="cyan"/>
          <w:lang w:val="nl-NL"/>
        </w:rPr>
        <w:t>LHHDTrung</w:t>
      </w:r>
      <w:r w:rsidRPr="002864F3">
        <w:rPr>
          <w:rFonts w:ascii="Courier New" w:hAnsi="Courier New" w:cs="Courier New"/>
          <w:color w:val="0000FF"/>
          <w:sz w:val="20"/>
          <w:szCs w:val="20"/>
          <w:highlight w:val="cyan"/>
          <w:lang w:val="nl-NL"/>
        </w:rPr>
        <w:t>&gt;</w:t>
      </w:r>
      <w:r w:rsidRPr="002864F3">
        <w:rPr>
          <w:rFonts w:ascii="Courier New" w:hAnsi="Courier New" w:cs="Courier New"/>
          <w:color w:val="000000"/>
          <w:sz w:val="20"/>
          <w:szCs w:val="20"/>
          <w:highlight w:val="cyan"/>
          <w:lang w:val="nl-NL"/>
        </w:rPr>
        <w:t>Loại hàng hóa đặc trưng (nhận các giá trị: 1- Hàng hóa là xe ô tô, xe mô tô, 2- Dịch vụ vận chuyển, 3- Dịch vụ vận chuyển trên nền tảng số, TMĐT)</w:t>
      </w: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LHHDTrung</w:t>
      </w:r>
      <w:r w:rsidRPr="002864F3">
        <w:rPr>
          <w:rFonts w:ascii="Courier New" w:hAnsi="Courier New" w:cs="Courier New"/>
          <w:color w:val="0000FF"/>
          <w:sz w:val="20"/>
          <w:szCs w:val="20"/>
          <w:highlight w:val="cyan"/>
          <w:lang w:val="nl-NL"/>
        </w:rPr>
        <w:t>&gt;</w:t>
      </w:r>
    </w:p>
    <w:p w14:paraId="0091F6E0" w14:textId="123B1BED" w:rsidR="00E62BAB" w:rsidRPr="002864F3" w:rsidRDefault="00E62BAB" w:rsidP="00B62732">
      <w:pPr>
        <w:autoSpaceDE w:val="0"/>
        <w:autoSpaceDN w:val="0"/>
        <w:adjustRightInd w:val="0"/>
        <w:jc w:val="both"/>
        <w:rPr>
          <w:rFonts w:ascii="Courier New" w:hAnsi="Courier New" w:cs="Courier New"/>
          <w:color w:val="000000"/>
          <w:sz w:val="20"/>
          <w:szCs w:val="20"/>
          <w:highlight w:val="cyan"/>
          <w:lang w:val="nl-NL"/>
        </w:rPr>
      </w:pP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t>&lt;</w:t>
      </w:r>
      <w:r w:rsidRPr="002864F3">
        <w:rPr>
          <w:rFonts w:ascii="Courier New" w:hAnsi="Courier New" w:cs="Courier New"/>
          <w:color w:val="A31515"/>
          <w:sz w:val="20"/>
          <w:szCs w:val="20"/>
          <w:highlight w:val="cyan"/>
          <w:lang w:val="nl-NL"/>
        </w:rPr>
        <w:t>TTruong</w:t>
      </w:r>
      <w:r w:rsidRPr="002864F3">
        <w:rPr>
          <w:rFonts w:ascii="Courier New" w:hAnsi="Courier New" w:cs="Courier New"/>
          <w:color w:val="0000FF"/>
          <w:sz w:val="20"/>
          <w:szCs w:val="20"/>
          <w:highlight w:val="cyan"/>
          <w:lang w:val="nl-NL"/>
        </w:rPr>
        <w:t>&gt;</w:t>
      </w:r>
      <w:r w:rsidRPr="002864F3">
        <w:rPr>
          <w:rFonts w:ascii="Courier New" w:hAnsi="Courier New" w:cs="Courier New"/>
          <w:color w:val="000000"/>
          <w:sz w:val="20"/>
          <w:szCs w:val="20"/>
          <w:highlight w:val="cyan"/>
          <w:lang w:val="nl-NL"/>
        </w:rPr>
        <w:t>Tên trường (Nhận các giá trị: Số khung (</w:t>
      </w:r>
      <w:r w:rsidRPr="002864F3">
        <w:rPr>
          <w:rFonts w:ascii="Courier New" w:hAnsi="Courier New" w:cs="Courier New"/>
          <w:color w:val="C00000"/>
          <w:sz w:val="20"/>
          <w:szCs w:val="20"/>
          <w:highlight w:val="cyan"/>
          <w:lang w:val="nl-NL"/>
        </w:rPr>
        <w:t>SKhung</w:t>
      </w:r>
      <w:r w:rsidRPr="002864F3">
        <w:rPr>
          <w:rFonts w:ascii="Courier New" w:hAnsi="Courier New" w:cs="Courier New"/>
          <w:color w:val="000000"/>
          <w:sz w:val="20"/>
          <w:szCs w:val="20"/>
          <w:highlight w:val="cyan"/>
          <w:lang w:val="nl-NL"/>
        </w:rPr>
        <w:t>),Số máy (</w:t>
      </w:r>
      <w:r w:rsidRPr="002864F3">
        <w:rPr>
          <w:rFonts w:ascii="Courier New" w:hAnsi="Courier New" w:cs="Courier New"/>
          <w:color w:val="C00000"/>
          <w:sz w:val="20"/>
          <w:szCs w:val="20"/>
          <w:highlight w:val="cyan"/>
          <w:lang w:val="nl-NL"/>
        </w:rPr>
        <w:t>SMay</w:t>
      </w:r>
      <w:r w:rsidRPr="002864F3">
        <w:rPr>
          <w:rFonts w:ascii="Courier New" w:hAnsi="Courier New" w:cs="Courier New"/>
          <w:color w:val="000000"/>
          <w:sz w:val="20"/>
          <w:szCs w:val="20"/>
          <w:highlight w:val="cyan"/>
          <w:lang w:val="nl-NL"/>
        </w:rPr>
        <w:t>),Biển kiểm soát phương tiện vận chuyển (</w:t>
      </w:r>
      <w:r w:rsidRPr="002864F3">
        <w:rPr>
          <w:rFonts w:ascii="Courier New" w:hAnsi="Courier New" w:cs="Courier New"/>
          <w:color w:val="C00000"/>
          <w:sz w:val="20"/>
          <w:szCs w:val="20"/>
          <w:highlight w:val="cyan"/>
          <w:lang w:val="nl-NL"/>
        </w:rPr>
        <w:t>BKSPTVChuyen</w:t>
      </w:r>
      <w:r w:rsidRPr="002864F3">
        <w:rPr>
          <w:rFonts w:ascii="Courier New" w:hAnsi="Courier New" w:cs="Courier New"/>
          <w:color w:val="000000"/>
          <w:sz w:val="20"/>
          <w:szCs w:val="20"/>
          <w:highlight w:val="cyan"/>
          <w:lang w:val="nl-NL"/>
        </w:rPr>
        <w:t>), Tên người gửi hàng (</w:t>
      </w:r>
      <w:r w:rsidRPr="002864F3">
        <w:rPr>
          <w:rFonts w:ascii="Courier New" w:hAnsi="Courier New" w:cs="Courier New"/>
          <w:color w:val="C00000"/>
          <w:sz w:val="20"/>
          <w:szCs w:val="20"/>
          <w:highlight w:val="cyan"/>
          <w:lang w:val="nl-NL"/>
        </w:rPr>
        <w:t>TNGHang</w:t>
      </w:r>
      <w:r w:rsidRPr="002864F3">
        <w:rPr>
          <w:rFonts w:ascii="Courier New" w:hAnsi="Courier New" w:cs="Courier New"/>
          <w:color w:val="000000"/>
          <w:sz w:val="20"/>
          <w:szCs w:val="20"/>
          <w:highlight w:val="cyan"/>
          <w:lang w:val="nl-NL"/>
        </w:rPr>
        <w:t>), Địa chỉ người gửi hàng (</w:t>
      </w:r>
      <w:r w:rsidRPr="002864F3">
        <w:rPr>
          <w:rFonts w:ascii="Courier New" w:hAnsi="Courier New" w:cs="Courier New"/>
          <w:color w:val="C00000"/>
          <w:sz w:val="20"/>
          <w:szCs w:val="20"/>
          <w:highlight w:val="cyan"/>
          <w:lang w:val="nl-NL"/>
        </w:rPr>
        <w:t>DCNGHang</w:t>
      </w:r>
      <w:r w:rsidRPr="002864F3">
        <w:rPr>
          <w:rFonts w:ascii="Courier New" w:hAnsi="Courier New" w:cs="Courier New"/>
          <w:color w:val="000000"/>
          <w:sz w:val="20"/>
          <w:szCs w:val="20"/>
          <w:highlight w:val="cyan"/>
          <w:lang w:val="nl-NL"/>
        </w:rPr>
        <w:t>),MST người gửi hàng (</w:t>
      </w:r>
      <w:r w:rsidRPr="002864F3">
        <w:rPr>
          <w:rFonts w:ascii="Courier New" w:hAnsi="Courier New" w:cs="Courier New"/>
          <w:color w:val="C00000"/>
          <w:sz w:val="20"/>
          <w:szCs w:val="20"/>
          <w:highlight w:val="cyan"/>
          <w:lang w:val="nl-NL"/>
        </w:rPr>
        <w:t>MSTNGHang</w:t>
      </w:r>
      <w:r w:rsidRPr="002864F3">
        <w:rPr>
          <w:rFonts w:ascii="Courier New" w:hAnsi="Courier New" w:cs="Courier New"/>
          <w:color w:val="000000"/>
          <w:sz w:val="20"/>
          <w:szCs w:val="20"/>
          <w:highlight w:val="cyan"/>
          <w:lang w:val="nl-NL"/>
        </w:rPr>
        <w:t>), Số định danh người gửi hàng (</w:t>
      </w:r>
      <w:r w:rsidRPr="002864F3">
        <w:rPr>
          <w:rFonts w:ascii="Courier New" w:hAnsi="Courier New" w:cs="Courier New"/>
          <w:color w:val="C00000"/>
          <w:sz w:val="20"/>
          <w:szCs w:val="20"/>
          <w:highlight w:val="cyan"/>
          <w:lang w:val="nl-NL"/>
        </w:rPr>
        <w:t>MDDNGHang</w:t>
      </w:r>
      <w:r w:rsidRPr="002864F3">
        <w:rPr>
          <w:rFonts w:ascii="Courier New" w:hAnsi="Courier New" w:cs="Courier New"/>
          <w:color w:val="000000"/>
          <w:sz w:val="20"/>
          <w:szCs w:val="20"/>
          <w:highlight w:val="cyan"/>
          <w:lang w:val="nl-NL"/>
        </w:rPr>
        <w:t>))</w:t>
      </w:r>
      <w:r w:rsidRPr="002864F3">
        <w:rPr>
          <w:rFonts w:ascii="Courier New" w:hAnsi="Courier New" w:cs="Courier New"/>
          <w:color w:val="0000FF"/>
          <w:sz w:val="20"/>
          <w:szCs w:val="20"/>
          <w:highlight w:val="cyan"/>
          <w:lang w:val="nl-NL"/>
        </w:rPr>
        <w:t>&lt;/</w:t>
      </w:r>
      <w:r w:rsidRPr="002864F3">
        <w:rPr>
          <w:rFonts w:ascii="Courier New" w:hAnsi="Courier New" w:cs="Courier New"/>
          <w:color w:val="A31515"/>
          <w:sz w:val="20"/>
          <w:szCs w:val="20"/>
          <w:highlight w:val="cyan"/>
          <w:lang w:val="nl-NL"/>
        </w:rPr>
        <w:t>TTruong</w:t>
      </w:r>
      <w:r w:rsidRPr="002864F3">
        <w:rPr>
          <w:rFonts w:ascii="Courier New" w:hAnsi="Courier New" w:cs="Courier New"/>
          <w:color w:val="0000FF"/>
          <w:sz w:val="20"/>
          <w:szCs w:val="20"/>
          <w:highlight w:val="cyan"/>
          <w:lang w:val="nl-NL"/>
        </w:rPr>
        <w:t>&gt;</w:t>
      </w:r>
    </w:p>
    <w:p w14:paraId="16696C99" w14:textId="77777777" w:rsidR="00E62BAB" w:rsidRPr="002864F3" w:rsidRDefault="00E62BAB" w:rsidP="00E62BAB">
      <w:pPr>
        <w:autoSpaceDE w:val="0"/>
        <w:autoSpaceDN w:val="0"/>
        <w:adjustRightInd w:val="0"/>
        <w:rPr>
          <w:rFonts w:ascii="Courier New" w:hAnsi="Courier New" w:cs="Courier New"/>
          <w:color w:val="000000"/>
          <w:sz w:val="20"/>
          <w:szCs w:val="20"/>
          <w:highlight w:val="cyan"/>
          <w:lang w:val="nl-NL"/>
        </w:rPr>
      </w:pP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t>&lt;</w:t>
      </w:r>
      <w:r w:rsidRPr="002864F3">
        <w:rPr>
          <w:rFonts w:ascii="Courier New" w:hAnsi="Courier New" w:cs="Courier New"/>
          <w:color w:val="A31515"/>
          <w:sz w:val="20"/>
          <w:szCs w:val="20"/>
          <w:highlight w:val="cyan"/>
          <w:lang w:val="nl-NL"/>
        </w:rPr>
        <w:t>DLieu</w:t>
      </w:r>
      <w:r w:rsidRPr="002864F3">
        <w:rPr>
          <w:rFonts w:ascii="Courier New" w:hAnsi="Courier New" w:cs="Courier New"/>
          <w:color w:val="0000FF"/>
          <w:sz w:val="20"/>
          <w:szCs w:val="20"/>
          <w:highlight w:val="cyan"/>
          <w:lang w:val="nl-NL"/>
        </w:rPr>
        <w:t>&gt;</w:t>
      </w:r>
      <w:r w:rsidRPr="002864F3">
        <w:rPr>
          <w:rFonts w:ascii="Courier New" w:hAnsi="Courier New" w:cs="Courier New"/>
          <w:color w:val="000000"/>
          <w:sz w:val="20"/>
          <w:szCs w:val="20"/>
          <w:highlight w:val="cyan"/>
          <w:lang w:val="nl-NL"/>
        </w:rPr>
        <w:t>Dữ liệu</w:t>
      </w:r>
      <w:r w:rsidRPr="002864F3">
        <w:rPr>
          <w:rFonts w:ascii="Courier New" w:hAnsi="Courier New" w:cs="Courier New"/>
          <w:color w:val="0000FF"/>
          <w:sz w:val="20"/>
          <w:szCs w:val="20"/>
          <w:highlight w:val="cyan"/>
          <w:lang w:val="nl-NL"/>
        </w:rPr>
        <w:t>&lt;/</w:t>
      </w:r>
      <w:r w:rsidRPr="002864F3">
        <w:rPr>
          <w:rFonts w:ascii="Courier New" w:hAnsi="Courier New" w:cs="Courier New"/>
          <w:color w:val="A31515"/>
          <w:sz w:val="20"/>
          <w:szCs w:val="20"/>
          <w:highlight w:val="cyan"/>
          <w:lang w:val="nl-NL"/>
        </w:rPr>
        <w:t>DLieu</w:t>
      </w:r>
      <w:r w:rsidRPr="002864F3">
        <w:rPr>
          <w:rFonts w:ascii="Courier New" w:hAnsi="Courier New" w:cs="Courier New"/>
          <w:color w:val="0000FF"/>
          <w:sz w:val="20"/>
          <w:szCs w:val="20"/>
          <w:highlight w:val="cyan"/>
          <w:lang w:val="nl-NL"/>
        </w:rPr>
        <w:t>&gt;</w:t>
      </w:r>
    </w:p>
    <w:p w14:paraId="6577E9F2" w14:textId="77777777" w:rsidR="00E62BAB" w:rsidRPr="002864F3" w:rsidRDefault="00E62BAB" w:rsidP="00E62BAB">
      <w:pPr>
        <w:autoSpaceDE w:val="0"/>
        <w:autoSpaceDN w:val="0"/>
        <w:adjustRightInd w:val="0"/>
        <w:rPr>
          <w:rFonts w:ascii="Courier New" w:hAnsi="Courier New" w:cs="Courier New"/>
          <w:color w:val="000000"/>
          <w:sz w:val="20"/>
          <w:szCs w:val="20"/>
          <w:highlight w:val="cyan"/>
          <w:lang w:val="nl-NL"/>
        </w:rPr>
      </w:pP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t>&lt;/</w:t>
      </w:r>
      <w:r w:rsidRPr="002864F3">
        <w:rPr>
          <w:rFonts w:ascii="Courier New" w:hAnsi="Courier New" w:cs="Courier New"/>
          <w:color w:val="A31515"/>
          <w:sz w:val="20"/>
          <w:szCs w:val="20"/>
          <w:highlight w:val="cyan"/>
          <w:lang w:val="nl-NL"/>
        </w:rPr>
        <w:t>TTin</w:t>
      </w:r>
      <w:r w:rsidRPr="002864F3">
        <w:rPr>
          <w:rFonts w:ascii="Courier New" w:hAnsi="Courier New" w:cs="Courier New"/>
          <w:color w:val="0000FF"/>
          <w:sz w:val="20"/>
          <w:szCs w:val="20"/>
          <w:highlight w:val="cyan"/>
          <w:lang w:val="nl-NL"/>
        </w:rPr>
        <w:t>&gt;</w:t>
      </w:r>
    </w:p>
    <w:p w14:paraId="1DD17F6A" w14:textId="5474BBE8" w:rsidR="009D1437" w:rsidRDefault="00E62BAB" w:rsidP="00E62BAB">
      <w:pPr>
        <w:autoSpaceDE w:val="0"/>
        <w:autoSpaceDN w:val="0"/>
        <w:adjustRightInd w:val="0"/>
        <w:rPr>
          <w:rFonts w:ascii="Courier New" w:hAnsi="Courier New" w:cs="Courier New"/>
          <w:color w:val="0000FF"/>
          <w:sz w:val="20"/>
          <w:szCs w:val="20"/>
          <w:lang w:val="nl-NL"/>
        </w:rPr>
      </w:pPr>
      <w:r w:rsidRPr="002864F3">
        <w:rPr>
          <w:rFonts w:ascii="Courier New" w:hAnsi="Courier New" w:cs="Courier New"/>
          <w:color w:val="0000FF"/>
          <w:sz w:val="20"/>
          <w:szCs w:val="20"/>
          <w:highlight w:val="cyan"/>
          <w:lang w:val="nl-NL"/>
        </w:rPr>
        <w:lastRenderedPageBreak/>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t>&lt;/</w:t>
      </w:r>
      <w:r w:rsidRPr="002864F3">
        <w:rPr>
          <w:rFonts w:ascii="Courier New" w:hAnsi="Courier New" w:cs="Courier New"/>
          <w:color w:val="C00000"/>
          <w:sz w:val="20"/>
          <w:szCs w:val="20"/>
          <w:highlight w:val="cyan"/>
          <w:lang w:val="nl-NL"/>
        </w:rPr>
        <w:t>TTHHDTrung</w:t>
      </w:r>
      <w:r w:rsidRPr="002864F3">
        <w:rPr>
          <w:rFonts w:ascii="Courier New" w:hAnsi="Courier New" w:cs="Courier New"/>
          <w:color w:val="0000FF"/>
          <w:sz w:val="20"/>
          <w:szCs w:val="20"/>
          <w:highlight w:val="cyan"/>
          <w:lang w:val="nl-NL"/>
        </w:rPr>
        <w:t>&gt;</w:t>
      </w:r>
    </w:p>
    <w:p w14:paraId="041A3B64" w14:textId="77777777" w:rsidR="00860ADB" w:rsidRPr="00860ADB" w:rsidRDefault="00860ADB" w:rsidP="00860ADB">
      <w:pPr>
        <w:autoSpaceDE w:val="0"/>
        <w:autoSpaceDN w:val="0"/>
        <w:adjustRightInd w:val="0"/>
        <w:rPr>
          <w:rFonts w:ascii="Courier New" w:hAnsi="Courier New" w:cs="Courier New"/>
          <w:color w:val="000000"/>
          <w:sz w:val="20"/>
          <w:szCs w:val="20"/>
          <w:highlight w:val="cyan"/>
          <w:lang w:val="nl-NL"/>
        </w:rPr>
      </w:pPr>
      <w:r w:rsidRPr="00860ADB">
        <w:rPr>
          <w:rFonts w:ascii="Courier New" w:hAnsi="Courier New" w:cs="Courier New"/>
          <w:color w:val="000000"/>
          <w:sz w:val="20"/>
          <w:szCs w:val="20"/>
          <w:highlight w:val="cyan"/>
          <w:lang w:val="nl-NL"/>
        </w:rPr>
        <w:t>&lt;TLTThue&gt; Tỷ lệ tính thuế(Chỉ sử dụng cho hóa đơn bán hàng giảm thuế theo NQ của Quốc hội)&lt;/TLTThue&gt;</w:t>
      </w:r>
    </w:p>
    <w:p w14:paraId="45C4C54C" w14:textId="7D650E64" w:rsidR="00860ADB" w:rsidRPr="002864F3" w:rsidRDefault="00860ADB" w:rsidP="00860ADB">
      <w:pPr>
        <w:autoSpaceDE w:val="0"/>
        <w:autoSpaceDN w:val="0"/>
        <w:adjustRightInd w:val="0"/>
        <w:rPr>
          <w:rFonts w:ascii="Courier New" w:hAnsi="Courier New" w:cs="Courier New"/>
          <w:color w:val="000000"/>
          <w:sz w:val="20"/>
          <w:szCs w:val="20"/>
          <w:lang w:val="nl-NL"/>
        </w:rPr>
      </w:pPr>
      <w:r w:rsidRPr="00860ADB">
        <w:rPr>
          <w:rFonts w:ascii="Courier New" w:hAnsi="Courier New" w:cs="Courier New"/>
          <w:color w:val="000000"/>
          <w:sz w:val="20"/>
          <w:szCs w:val="20"/>
          <w:highlight w:val="cyan"/>
          <w:lang w:val="nl-NL"/>
        </w:rPr>
        <w:t>&lt;STGThue&gt; Số tiền giảm thuế(Chỉ sử dụng cho hóa đơn bán hàng giảm thuế theo NQ của Quốc hội)&lt;/STGThue&gt;</w:t>
      </w:r>
    </w:p>
    <w:p w14:paraId="0911D888"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HHDVu</w:t>
      </w:r>
      <w:r w:rsidRPr="002864F3">
        <w:rPr>
          <w:rFonts w:ascii="Consolas" w:hAnsi="Consolas" w:cs="Consolas"/>
          <w:color w:val="0000FF"/>
          <w:sz w:val="19"/>
          <w:szCs w:val="19"/>
          <w:lang w:val="nl-NL"/>
        </w:rPr>
        <w:t>&gt;</w:t>
      </w:r>
    </w:p>
    <w:p w14:paraId="0CAC96C7"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DSHHDVu</w:t>
      </w:r>
      <w:r w:rsidRPr="002864F3">
        <w:rPr>
          <w:rFonts w:ascii="Consolas" w:hAnsi="Consolas" w:cs="Consolas"/>
          <w:color w:val="0000FF"/>
          <w:sz w:val="19"/>
          <w:szCs w:val="19"/>
          <w:lang w:val="nl-NL"/>
        </w:rPr>
        <w:t>&gt;</w:t>
      </w:r>
    </w:p>
    <w:p w14:paraId="5420FAB4"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TToan</w:t>
      </w:r>
      <w:r w:rsidRPr="002864F3">
        <w:rPr>
          <w:rFonts w:ascii="Consolas" w:hAnsi="Consolas" w:cs="Consolas"/>
          <w:color w:val="0000FF"/>
          <w:sz w:val="19"/>
          <w:szCs w:val="19"/>
          <w:lang w:val="nl-NL"/>
        </w:rPr>
        <w:t>&gt;</w:t>
      </w:r>
    </w:p>
    <w:p w14:paraId="103E9DE4"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THTTLTSuat</w:t>
      </w:r>
      <w:r w:rsidRPr="002864F3">
        <w:rPr>
          <w:rFonts w:ascii="Consolas" w:hAnsi="Consolas" w:cs="Consolas"/>
          <w:color w:val="0000FF"/>
          <w:sz w:val="19"/>
          <w:szCs w:val="19"/>
          <w:lang w:val="nl-NL"/>
        </w:rPr>
        <w:t>&gt;&lt;!--</w:t>
      </w:r>
      <w:r w:rsidRPr="002864F3">
        <w:rPr>
          <w:rFonts w:ascii="Consolas" w:hAnsi="Consolas" w:cs="Consolas"/>
          <w:color w:val="008000"/>
          <w:sz w:val="19"/>
          <w:szCs w:val="19"/>
          <w:lang w:val="nl-NL"/>
        </w:rPr>
        <w:t>sử dụng hóa đơn GTGT</w:t>
      </w:r>
      <w:r w:rsidRPr="002864F3">
        <w:rPr>
          <w:rFonts w:ascii="Consolas" w:hAnsi="Consolas" w:cs="Consolas"/>
          <w:color w:val="0000FF"/>
          <w:sz w:val="19"/>
          <w:szCs w:val="19"/>
          <w:lang w:val="nl-NL"/>
        </w:rPr>
        <w:t>--&gt;</w:t>
      </w:r>
    </w:p>
    <w:p w14:paraId="4D3BE6C7"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LTSuat</w:t>
      </w:r>
      <w:r w:rsidRPr="002864F3">
        <w:rPr>
          <w:rFonts w:ascii="Consolas" w:hAnsi="Consolas" w:cs="Consolas"/>
          <w:color w:val="0000FF"/>
          <w:sz w:val="19"/>
          <w:szCs w:val="19"/>
          <w:lang w:val="nl-NL"/>
        </w:rPr>
        <w:t>&gt;</w:t>
      </w:r>
    </w:p>
    <w:p w14:paraId="0E114DEB"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TSuat</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Thuế suất (Thuế suất thuế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TSuat</w:t>
      </w:r>
      <w:r w:rsidRPr="002864F3">
        <w:rPr>
          <w:rFonts w:ascii="Consolas" w:hAnsi="Consolas" w:cs="Consolas"/>
          <w:color w:val="0000FF"/>
          <w:sz w:val="19"/>
          <w:szCs w:val="19"/>
          <w:lang w:val="nl-NL"/>
        </w:rPr>
        <w:t>&gt;</w:t>
      </w:r>
    </w:p>
    <w:p w14:paraId="48E6D9E2"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ThTien</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Thành tiền (Thành tiền chưa có thuế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ThTien</w:t>
      </w:r>
      <w:r w:rsidRPr="002864F3">
        <w:rPr>
          <w:rFonts w:ascii="Consolas" w:hAnsi="Consolas" w:cs="Consolas"/>
          <w:color w:val="0000FF"/>
          <w:sz w:val="19"/>
          <w:szCs w:val="19"/>
          <w:lang w:val="nl-NL"/>
        </w:rPr>
        <w:t>&gt;</w:t>
      </w:r>
    </w:p>
    <w:p w14:paraId="5B417EB4"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TThue</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Tiền thuế (Tiền thuế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TThue</w:t>
      </w:r>
      <w:r w:rsidRPr="002864F3">
        <w:rPr>
          <w:rFonts w:ascii="Consolas" w:hAnsi="Consolas" w:cs="Consolas"/>
          <w:color w:val="0000FF"/>
          <w:sz w:val="19"/>
          <w:szCs w:val="19"/>
          <w:lang w:val="nl-NL"/>
        </w:rPr>
        <w:t>&gt;</w:t>
      </w:r>
    </w:p>
    <w:p w14:paraId="7AA6A3CB"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LTSuat</w:t>
      </w:r>
      <w:r w:rsidRPr="002864F3">
        <w:rPr>
          <w:rFonts w:ascii="Consolas" w:hAnsi="Consolas" w:cs="Consolas"/>
          <w:color w:val="0000FF"/>
          <w:sz w:val="19"/>
          <w:szCs w:val="19"/>
          <w:lang w:val="nl-NL"/>
        </w:rPr>
        <w:t>&gt;</w:t>
      </w:r>
    </w:p>
    <w:p w14:paraId="65E68BDE"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THTTLTSuat</w:t>
      </w:r>
      <w:r w:rsidRPr="002864F3">
        <w:rPr>
          <w:rFonts w:ascii="Consolas" w:hAnsi="Consolas" w:cs="Consolas"/>
          <w:color w:val="0000FF"/>
          <w:sz w:val="19"/>
          <w:szCs w:val="19"/>
          <w:lang w:val="nl-NL"/>
        </w:rPr>
        <w:t>&gt;</w:t>
      </w:r>
    </w:p>
    <w:p w14:paraId="5890BDDB"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TgTCThue</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Tổng tiền chưa thuế (Tổng cộng thành tiền chưa có thuế GTGT) (Bắt buộc với hóa đơn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TgTCThue</w:t>
      </w:r>
      <w:r w:rsidRPr="002864F3">
        <w:rPr>
          <w:rFonts w:ascii="Consolas" w:hAnsi="Consolas" w:cs="Consolas"/>
          <w:color w:val="0000FF"/>
          <w:sz w:val="19"/>
          <w:szCs w:val="19"/>
          <w:lang w:val="nl-NL"/>
        </w:rPr>
        <w:t>&gt;</w:t>
      </w:r>
    </w:p>
    <w:p w14:paraId="43D05E37"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TgTThue</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Tổng tiền thuế (Tổng cộng tiền thuế GTGT) (Bắt buộc với hóa đơn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TgTThue</w:t>
      </w:r>
      <w:r w:rsidRPr="002864F3">
        <w:rPr>
          <w:rFonts w:ascii="Consolas" w:hAnsi="Consolas" w:cs="Consolas"/>
          <w:color w:val="0000FF"/>
          <w:sz w:val="19"/>
          <w:szCs w:val="19"/>
          <w:lang w:val="nl-NL"/>
        </w:rPr>
        <w:t>&gt;</w:t>
      </w:r>
    </w:p>
    <w:p w14:paraId="2BBB2DC9" w14:textId="2F86D93D"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TTCKTMai</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Tổng tiền chiết khấu thương mại</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TTCKTMai</w:t>
      </w:r>
      <w:r w:rsidRPr="002864F3">
        <w:rPr>
          <w:rFonts w:ascii="Consolas" w:hAnsi="Consolas" w:cs="Consolas"/>
          <w:color w:val="0000FF"/>
          <w:sz w:val="19"/>
          <w:szCs w:val="19"/>
          <w:lang w:val="nl-NL"/>
        </w:rPr>
        <w:t>&gt;</w:t>
      </w:r>
    </w:p>
    <w:p w14:paraId="6348D0AD" w14:textId="2E33A477" w:rsidR="00B62732" w:rsidRDefault="00B62732" w:rsidP="00B62732">
      <w:pPr>
        <w:shd w:val="clear" w:color="auto" w:fill="FFFFFF"/>
        <w:ind w:left="1440" w:firstLine="720"/>
        <w:rPr>
          <w:rFonts w:ascii="Courier New" w:hAnsi="Courier New" w:cs="Courier New"/>
          <w:color w:val="0000FF"/>
          <w:sz w:val="20"/>
          <w:szCs w:val="20"/>
          <w:highlight w:val="cyan"/>
          <w:lang w:val="nl-NL"/>
        </w:rPr>
      </w:pPr>
      <w:r w:rsidRPr="002864F3">
        <w:rPr>
          <w:rFonts w:ascii="Consolas" w:hAnsi="Consolas" w:cs="Consolas"/>
          <w:color w:val="0000FF"/>
          <w:sz w:val="19"/>
          <w:szCs w:val="19"/>
          <w:highlight w:val="cyan"/>
          <w:lang w:val="nl-NL"/>
        </w:rPr>
        <w:t>&lt;</w:t>
      </w:r>
      <w:r w:rsidRPr="002864F3">
        <w:rPr>
          <w:rFonts w:ascii="Consolas" w:hAnsi="Consolas" w:cs="Consolas"/>
          <w:color w:val="A31515"/>
          <w:sz w:val="19"/>
          <w:szCs w:val="19"/>
          <w:highlight w:val="cyan"/>
          <w:lang w:val="nl-NL"/>
        </w:rPr>
        <w:t>TgTPhiSThue</w:t>
      </w:r>
      <w:r w:rsidRPr="002864F3">
        <w:rPr>
          <w:rFonts w:ascii="Consolas" w:hAnsi="Consolas" w:cs="Consolas"/>
          <w:color w:val="0000FF"/>
          <w:sz w:val="19"/>
          <w:szCs w:val="19"/>
          <w:highlight w:val="cyan"/>
          <w:lang w:val="nl-NL"/>
        </w:rPr>
        <w:t>&gt;</w:t>
      </w:r>
      <w:r w:rsidRPr="002864F3">
        <w:rPr>
          <w:rFonts w:ascii="Courier New" w:hAnsi="Courier New" w:cs="Courier New"/>
          <w:sz w:val="20"/>
          <w:szCs w:val="20"/>
          <w:highlight w:val="cyan"/>
          <w:lang w:val="nl-NL"/>
        </w:rPr>
        <w:t>Tổng tiền phí</w:t>
      </w:r>
      <w:r w:rsidRPr="002864F3">
        <w:rPr>
          <w:rFonts w:ascii="Consolas" w:hAnsi="Consolas" w:cs="Consolas"/>
          <w:color w:val="0000FF"/>
          <w:sz w:val="19"/>
          <w:szCs w:val="19"/>
          <w:highlight w:val="cyan"/>
          <w:lang w:val="nl-NL"/>
        </w:rPr>
        <w:t>&lt;</w:t>
      </w:r>
      <w:r w:rsidRPr="002864F3">
        <w:rPr>
          <w:rFonts w:ascii="Consolas" w:hAnsi="Consolas" w:cs="Consolas"/>
          <w:color w:val="A31515"/>
          <w:sz w:val="19"/>
          <w:szCs w:val="19"/>
          <w:highlight w:val="cyan"/>
          <w:lang w:val="nl-NL"/>
        </w:rPr>
        <w:t>/TgTPhiSThue</w:t>
      </w:r>
      <w:r w:rsidRPr="002864F3">
        <w:rPr>
          <w:rFonts w:ascii="Courier New" w:hAnsi="Courier New" w:cs="Courier New"/>
          <w:color w:val="0000FF"/>
          <w:sz w:val="20"/>
          <w:szCs w:val="20"/>
          <w:highlight w:val="cyan"/>
          <w:lang w:val="nl-NL"/>
        </w:rPr>
        <w:t>&gt;</w:t>
      </w:r>
    </w:p>
    <w:p w14:paraId="12463756" w14:textId="5E59CF75" w:rsidR="00860ADB" w:rsidRPr="00860ADB" w:rsidRDefault="00860ADB" w:rsidP="00B62732">
      <w:pPr>
        <w:shd w:val="clear" w:color="auto" w:fill="FFFFFF"/>
        <w:ind w:left="1440" w:firstLine="720"/>
        <w:rPr>
          <w:rFonts w:ascii="Courier New" w:hAnsi="Courier New" w:cs="Courier New"/>
          <w:color w:val="0000FF"/>
          <w:sz w:val="20"/>
          <w:szCs w:val="20"/>
          <w:highlight w:val="cyan"/>
          <w:lang w:val="nl-NL"/>
        </w:rPr>
      </w:pPr>
      <w:r w:rsidRPr="00860ADB">
        <w:rPr>
          <w:rFonts w:ascii="Courier New" w:hAnsi="Courier New" w:cs="Courier New"/>
          <w:color w:val="0000FF"/>
          <w:sz w:val="20"/>
          <w:szCs w:val="20"/>
          <w:highlight w:val="cyan"/>
          <w:lang w:val="nl-NL"/>
        </w:rPr>
        <w:t>&lt;STGThue&gt; Số tiền giảm thuế(Chỉ sử dụng cho hóa đơn bán hàng giảm thuế theo NQ của Quốc hội)&lt;/STGThue&gt;</w:t>
      </w:r>
    </w:p>
    <w:p w14:paraId="46D84EA3"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TgTTTBSo</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Tổng tiền thanh toán bằng số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TgTTTBSo</w:t>
      </w:r>
      <w:r w:rsidRPr="002864F3">
        <w:rPr>
          <w:rFonts w:ascii="Consolas" w:hAnsi="Consolas" w:cs="Consolas"/>
          <w:color w:val="0000FF"/>
          <w:sz w:val="19"/>
          <w:szCs w:val="19"/>
          <w:lang w:val="nl-NL"/>
        </w:rPr>
        <w:t>&gt;</w:t>
      </w:r>
    </w:p>
    <w:p w14:paraId="734D9C27"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TgTTTBChu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Tổng tiền thanh toán bằng chữ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TgTTTBChu</w:t>
      </w:r>
      <w:r w:rsidRPr="002864F3">
        <w:rPr>
          <w:rFonts w:ascii="Consolas" w:hAnsi="Consolas" w:cs="Consolas"/>
          <w:color w:val="0000FF"/>
          <w:sz w:val="19"/>
          <w:szCs w:val="19"/>
          <w:lang w:val="nl-NL"/>
        </w:rPr>
        <w:t>&gt;</w:t>
      </w:r>
    </w:p>
    <w:p w14:paraId="036C7550" w14:textId="77777777" w:rsidR="009D1437" w:rsidRDefault="009D1437" w:rsidP="009D1437">
      <w:pPr>
        <w:autoSpaceDE w:val="0"/>
        <w:autoSpaceDN w:val="0"/>
        <w:adjustRightInd w:val="0"/>
        <w:rPr>
          <w:rFonts w:ascii="Consolas" w:hAnsi="Consolas" w:cs="Consolas"/>
          <w:color w:val="000000"/>
          <w:sz w:val="19"/>
          <w:szCs w:val="19"/>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Pr>
          <w:rFonts w:ascii="Consolas" w:hAnsi="Consolas" w:cs="Consolas"/>
          <w:color w:val="0000FF"/>
          <w:sz w:val="19"/>
          <w:szCs w:val="19"/>
        </w:rPr>
        <w:t>&lt;/</w:t>
      </w:r>
      <w:r>
        <w:rPr>
          <w:rFonts w:ascii="Consolas" w:hAnsi="Consolas" w:cs="Consolas"/>
          <w:color w:val="A31515"/>
          <w:sz w:val="19"/>
          <w:szCs w:val="19"/>
        </w:rPr>
        <w:t>TToan</w:t>
      </w:r>
      <w:r>
        <w:rPr>
          <w:rFonts w:ascii="Consolas" w:hAnsi="Consolas" w:cs="Consolas"/>
          <w:color w:val="0000FF"/>
          <w:sz w:val="19"/>
          <w:szCs w:val="19"/>
        </w:rPr>
        <w:t>&gt;</w:t>
      </w:r>
    </w:p>
    <w:p w14:paraId="72DD3C53"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NDHDon</w:t>
      </w:r>
      <w:r>
        <w:rPr>
          <w:rFonts w:ascii="Consolas" w:hAnsi="Consolas" w:cs="Consolas"/>
          <w:color w:val="0000FF"/>
          <w:sz w:val="19"/>
          <w:szCs w:val="19"/>
        </w:rPr>
        <w:t>&gt;</w:t>
      </w:r>
    </w:p>
    <w:p w14:paraId="2C603A2F"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DLHDon</w:t>
      </w:r>
      <w:r>
        <w:rPr>
          <w:rFonts w:ascii="Consolas" w:hAnsi="Consolas" w:cs="Consolas"/>
          <w:color w:val="0000FF"/>
          <w:sz w:val="19"/>
          <w:szCs w:val="19"/>
        </w:rPr>
        <w:t>&gt;</w:t>
      </w:r>
    </w:p>
    <w:p w14:paraId="02A4E4A3"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HDon</w:t>
      </w:r>
      <w:r>
        <w:rPr>
          <w:rFonts w:ascii="Consolas" w:hAnsi="Consolas" w:cs="Consolas"/>
          <w:color w:val="0000FF"/>
          <w:sz w:val="19"/>
          <w:szCs w:val="19"/>
        </w:rPr>
        <w:t>&gt;</w:t>
      </w:r>
    </w:p>
    <w:p w14:paraId="0AE3E03D" w14:textId="77777777" w:rsidR="009D1437" w:rsidRPr="00B555CD" w:rsidRDefault="009D1437" w:rsidP="009D1437">
      <w:pPr>
        <w:rPr>
          <w:lang w:eastAsia="x-none"/>
        </w:rPr>
      </w:pPr>
      <w:r>
        <w:rPr>
          <w:rFonts w:ascii="Consolas" w:hAnsi="Consolas" w:cs="Consolas"/>
          <w:color w:val="0000FF"/>
          <w:sz w:val="19"/>
          <w:szCs w:val="19"/>
        </w:rPr>
        <w:t>&lt;/</w:t>
      </w:r>
      <w:r>
        <w:rPr>
          <w:rFonts w:ascii="Consolas" w:hAnsi="Consolas" w:cs="Consolas"/>
          <w:color w:val="A31515"/>
          <w:sz w:val="19"/>
          <w:szCs w:val="19"/>
        </w:rPr>
        <w:t>DSHDon</w:t>
      </w:r>
      <w:r>
        <w:rPr>
          <w:rFonts w:ascii="Consolas" w:hAnsi="Consolas" w:cs="Consolas"/>
          <w:color w:val="0000FF"/>
          <w:sz w:val="19"/>
          <w:szCs w:val="19"/>
        </w:rPr>
        <w:t>&gt;</w:t>
      </w:r>
    </w:p>
    <w:p w14:paraId="631E3F47" w14:textId="77777777" w:rsidR="009D1437" w:rsidRDefault="009D1437" w:rsidP="00480762">
      <w:pPr>
        <w:pStyle w:val="Heading3"/>
      </w:pPr>
      <w:bookmarkStart w:id="92" w:name="_Toc198045329"/>
      <w:r>
        <w:t>Phát hành hóa đơn theo số hóa đơn truyền vào</w:t>
      </w:r>
      <w:bookmarkEnd w:id="92"/>
    </w:p>
    <w:p w14:paraId="1A6E83B1" w14:textId="77777777" w:rsidR="009D1437" w:rsidRPr="00593BE8" w:rsidRDefault="009D1437" w:rsidP="009D1437">
      <w:pPr>
        <w:pStyle w:val="N"/>
      </w:pPr>
      <w:r w:rsidRPr="00593BE8">
        <w:t>URL</w:t>
      </w:r>
    </w:p>
    <w:p w14:paraId="1CBEDFFD" w14:textId="77777777" w:rsidR="009D1437" w:rsidRPr="00885F8A" w:rsidRDefault="009D1437" w:rsidP="009D1437">
      <w:pPr>
        <w:pStyle w:val="N"/>
      </w:pPr>
      <w:r>
        <w:tab/>
      </w:r>
      <w:r w:rsidRPr="00007702">
        <w:t xml:space="preserve"> </w:t>
      </w:r>
      <w:r w:rsidRPr="00885F8A">
        <w:t xml:space="preserve">String </w:t>
      </w:r>
      <w:r w:rsidRPr="00EC02CA">
        <w:rPr>
          <w:b/>
          <w:color w:val="000000"/>
        </w:rPr>
        <w:t>ImportAndPublishAssignedNo</w:t>
      </w:r>
      <w:r w:rsidRPr="00885F8A">
        <w:t>(string Account, string ACpass, string xmlInvData, string username, string password, int convert).</w:t>
      </w:r>
    </w:p>
    <w:p w14:paraId="61A3B9B6" w14:textId="77777777" w:rsidR="009D1437" w:rsidRPr="00593BE8" w:rsidRDefault="009D1437" w:rsidP="009D1437">
      <w:pPr>
        <w:pStyle w:val="N"/>
      </w:pPr>
      <w:r w:rsidRPr="00593BE8">
        <w:t>DESCRIPTION</w:t>
      </w:r>
    </w:p>
    <w:p w14:paraId="61185BEC" w14:textId="77777777" w:rsidR="009D1437" w:rsidRPr="007C1EEB" w:rsidRDefault="009D1437" w:rsidP="009D1437">
      <w:pPr>
        <w:pStyle w:val="N"/>
      </w:pPr>
      <w:r>
        <w:tab/>
        <w:t>Đây là web service cho phép phát hành hóa đơn với dữ liệu XML của khách hàng cho phép truyền số hóa đơn khi phát hành, tối đa cho 5000 hóa đơn.</w:t>
      </w:r>
    </w:p>
    <w:p w14:paraId="7E8B60A5" w14:textId="77777777" w:rsidR="009D1437" w:rsidRPr="00007702" w:rsidRDefault="009D1437" w:rsidP="009D1437">
      <w:pPr>
        <w:pStyle w:val="N"/>
      </w:pPr>
      <w:r w:rsidRPr="00663B3E">
        <w:t>HTTP METHOD</w:t>
      </w:r>
    </w:p>
    <w:p w14:paraId="44079A12" w14:textId="77777777" w:rsidR="009D1437" w:rsidRPr="00007702" w:rsidRDefault="009D1437" w:rsidP="009D1437">
      <w:pPr>
        <w:pStyle w:val="N"/>
        <w:rPr>
          <w:b/>
        </w:rPr>
      </w:pPr>
      <w:r w:rsidRPr="00610AFD">
        <w:tab/>
      </w:r>
      <w:r w:rsidRPr="00610AFD">
        <w:tab/>
        <w:t>POST</w:t>
      </w:r>
    </w:p>
    <w:p w14:paraId="72AE6F64" w14:textId="77777777" w:rsidR="009D1437" w:rsidRPr="00610AFD" w:rsidRDefault="009D1437" w:rsidP="009D1437">
      <w:pPr>
        <w:pStyle w:val="N"/>
      </w:pPr>
      <w:r w:rsidRPr="00610AFD">
        <w:t>REQUEST BODY</w:t>
      </w:r>
    </w:p>
    <w:p w14:paraId="28F43AC7" w14:textId="449D82F8" w:rsidR="009D1437" w:rsidRPr="009372AD" w:rsidRDefault="00653B6A" w:rsidP="009D1437">
      <w:pPr>
        <w:pStyle w:val="ListParagraph"/>
        <w:numPr>
          <w:ilvl w:val="0"/>
          <w:numId w:val="3"/>
        </w:numPr>
        <w:spacing w:after="0" w:line="360" w:lineRule="auto"/>
        <w:jc w:val="both"/>
        <w:rPr>
          <w:rFonts w:eastAsia="Calibri"/>
          <w:b/>
          <w:u w:val="single"/>
        </w:rPr>
      </w:pPr>
      <w:r>
        <w:rPr>
          <w:rFonts w:eastAsia="Calibri"/>
          <w:b/>
        </w:rPr>
        <w:t>Account/ACPass</w:t>
      </w:r>
      <w:r w:rsidR="009D1437" w:rsidRPr="009372AD">
        <w:rPr>
          <w:rFonts w:eastAsia="Calibri"/>
          <w:b/>
        </w:rPr>
        <w:t xml:space="preserve">:  </w:t>
      </w:r>
      <w:r w:rsidR="009D1437" w:rsidRPr="009372AD">
        <w:rPr>
          <w:rFonts w:eastAsia="Calibri"/>
        </w:rPr>
        <w:t>Tài khoản được cấp phát cho nhân viên gọi lệnh phát hành hóa đơn</w:t>
      </w:r>
    </w:p>
    <w:p w14:paraId="3C7FAA0D" w14:textId="22EA535F"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w:t>
      </w:r>
      <w:r w:rsidR="00653B6A">
        <w:rPr>
          <w:rFonts w:eastAsia="Calibri"/>
        </w:rPr>
        <w:t>n webservice (</w:t>
      </w:r>
      <w:r>
        <w:rPr>
          <w:rFonts w:eastAsia="Calibri"/>
        </w:rPr>
        <w:t>tài khoản có quyền ServiceRole trong hệ thống)</w:t>
      </w:r>
      <w:r w:rsidRPr="009372AD">
        <w:rPr>
          <w:rFonts w:eastAsia="Calibri"/>
        </w:rPr>
        <w:t>.</w:t>
      </w:r>
    </w:p>
    <w:p w14:paraId="08AB92B0" w14:textId="0E3C59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xml:space="preserve">: </w:t>
      </w:r>
      <w:r>
        <w:rPr>
          <w:rFonts w:eastAsia="Calibri"/>
        </w:rPr>
        <w:t>Chuỗi</w:t>
      </w:r>
      <w:r w:rsidRPr="009372AD">
        <w:rPr>
          <w:rFonts w:eastAsia="Calibri"/>
        </w:rPr>
        <w:t xml:space="preserve"> XML dữ liệu hóa đơn</w:t>
      </w:r>
      <w:r w:rsidR="00653B6A">
        <w:rPr>
          <w:rFonts w:eastAsia="Calibri"/>
        </w:rPr>
        <w:t xml:space="preserve"> (</w:t>
      </w:r>
      <w:r>
        <w:rPr>
          <w:rFonts w:eastAsia="Calibri"/>
        </w:rPr>
        <w:t>theo cấu trúc mô tả)</w:t>
      </w:r>
    </w:p>
    <w:p w14:paraId="392714DF"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lastRenderedPageBreak/>
        <w:t xml:space="preserve">convert: </w:t>
      </w:r>
      <w:r w:rsidRPr="009372AD">
        <w:rPr>
          <w:rFonts w:eastAsia="Calibri"/>
        </w:rPr>
        <w:t>Mặc đị</w:t>
      </w:r>
      <w:r>
        <w:rPr>
          <w:rFonts w:eastAsia="Calibri"/>
        </w:rPr>
        <w:t>nh là 0 (</w:t>
      </w:r>
      <w:r w:rsidRPr="009372AD">
        <w:rPr>
          <w:rFonts w:eastAsia="Calibri"/>
        </w:rPr>
        <w:t>0 – Không cần convert từ</w:t>
      </w:r>
      <w:r>
        <w:rPr>
          <w:rFonts w:eastAsia="Calibri"/>
        </w:rPr>
        <w:t xml:space="preserve"> TCVN3 sang Unicode / </w:t>
      </w:r>
      <w:r w:rsidRPr="009372AD">
        <w:rPr>
          <w:rFonts w:eastAsia="Calibri"/>
        </w:rPr>
        <w:t>1- Cần convert từ</w:t>
      </w:r>
      <w:r>
        <w:rPr>
          <w:rFonts w:eastAsia="Calibri"/>
        </w:rPr>
        <w:t xml:space="preserve"> TCVN3 sang Unicode)</w:t>
      </w:r>
    </w:p>
    <w:p w14:paraId="2B588BED" w14:textId="77777777" w:rsidR="009D1437" w:rsidRDefault="009D1437" w:rsidP="009D1437">
      <w:pPr>
        <w:pStyle w:val="N"/>
      </w:pPr>
      <w:r w:rsidRPr="00CA654D">
        <w:t>RETURNS</w:t>
      </w:r>
    </w:p>
    <w:p w14:paraId="7EFCBF90" w14:textId="77777777" w:rsidR="009D1437" w:rsidRPr="00CA654D" w:rsidRDefault="009D1437" w:rsidP="009D1437">
      <w:pPr>
        <w:pStyle w:val="N"/>
      </w:pPr>
      <w:r>
        <w:tab/>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3"/>
        <w:gridCol w:w="4771"/>
        <w:gridCol w:w="1371"/>
      </w:tblGrid>
      <w:tr w:rsidR="009D1437" w:rsidRPr="00660ABB" w14:paraId="55EC49C5"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F2F2F2"/>
          </w:tcPr>
          <w:p w14:paraId="414DE78E" w14:textId="77777777" w:rsidR="009D1437" w:rsidRPr="00660ABB" w:rsidRDefault="009D1437" w:rsidP="00616EC4">
            <w:pPr>
              <w:pStyle w:val="ListParagraph"/>
            </w:pPr>
            <w:r>
              <w:t>Kết quả</w:t>
            </w:r>
          </w:p>
        </w:tc>
        <w:tc>
          <w:tcPr>
            <w:tcW w:w="4771" w:type="dxa"/>
            <w:tcBorders>
              <w:top w:val="single" w:sz="4" w:space="0" w:color="2E74B5"/>
              <w:left w:val="single" w:sz="4" w:space="0" w:color="2E74B5"/>
              <w:bottom w:val="single" w:sz="4" w:space="0" w:color="2E74B5"/>
              <w:right w:val="single" w:sz="4" w:space="0" w:color="2E74B5"/>
            </w:tcBorders>
            <w:shd w:val="clear" w:color="auto" w:fill="F2F2F2"/>
          </w:tcPr>
          <w:p w14:paraId="64B91052" w14:textId="77777777" w:rsidR="009D1437" w:rsidRPr="00660ABB" w:rsidRDefault="009D1437" w:rsidP="00616EC4">
            <w:pPr>
              <w:pStyle w:val="ListParagraph"/>
            </w:pPr>
            <w:r w:rsidRPr="00660ABB">
              <w:t>Mô tả</w:t>
            </w:r>
          </w:p>
        </w:tc>
        <w:tc>
          <w:tcPr>
            <w:tcW w:w="1371" w:type="dxa"/>
            <w:tcBorders>
              <w:top w:val="single" w:sz="4" w:space="0" w:color="2E74B5"/>
              <w:left w:val="single" w:sz="4" w:space="0" w:color="2E74B5"/>
              <w:bottom w:val="single" w:sz="4" w:space="0" w:color="2E74B5"/>
              <w:right w:val="single" w:sz="4" w:space="0" w:color="2E74B5"/>
            </w:tcBorders>
            <w:shd w:val="clear" w:color="auto" w:fill="F2F2F2"/>
          </w:tcPr>
          <w:p w14:paraId="2AB3FC8C" w14:textId="77777777" w:rsidR="009D1437" w:rsidRPr="00660ABB" w:rsidRDefault="009D1437" w:rsidP="00616EC4">
            <w:pPr>
              <w:pStyle w:val="ListParagraph"/>
            </w:pPr>
            <w:r>
              <w:t>Ghi chú</w:t>
            </w:r>
          </w:p>
        </w:tc>
      </w:tr>
      <w:tr w:rsidR="009D1437" w:rsidRPr="00660ABB" w14:paraId="2CD5D6EC" w14:textId="77777777" w:rsidTr="00616EC4">
        <w:tc>
          <w:tcPr>
            <w:tcW w:w="3123" w:type="dxa"/>
            <w:tcBorders>
              <w:top w:val="single" w:sz="4" w:space="0" w:color="2E74B5"/>
              <w:left w:val="single" w:sz="4" w:space="0" w:color="2E74B5"/>
              <w:right w:val="single" w:sz="4" w:space="0" w:color="2E74B5"/>
            </w:tcBorders>
            <w:shd w:val="clear" w:color="auto" w:fill="auto"/>
          </w:tcPr>
          <w:p w14:paraId="64D6EC45" w14:textId="77777777" w:rsidR="009D1437" w:rsidRPr="009372AD" w:rsidRDefault="009D1437" w:rsidP="00616EC4">
            <w:pPr>
              <w:autoSpaceDE w:val="0"/>
              <w:autoSpaceDN w:val="0"/>
              <w:adjustRightInd w:val="0"/>
              <w:jc w:val="both"/>
              <w:rPr>
                <w:sz w:val="19"/>
                <w:szCs w:val="19"/>
              </w:rPr>
            </w:pPr>
            <w:r w:rsidRPr="009372AD">
              <w:t>ERR:1</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24330DE0" w14:textId="77777777" w:rsidR="009D1437" w:rsidRPr="009372AD" w:rsidRDefault="009D1437" w:rsidP="00616EC4">
            <w:pPr>
              <w:pStyle w:val="ListParagraph"/>
              <w:ind w:left="0"/>
              <w:jc w:val="both"/>
            </w:pPr>
            <w:r w:rsidRPr="009372AD">
              <w:t>Tài khoản đăng nhập sai hoặc không có quyền thêm khách hàng</w:t>
            </w:r>
          </w:p>
        </w:tc>
        <w:tc>
          <w:tcPr>
            <w:tcW w:w="1371" w:type="dxa"/>
            <w:tcBorders>
              <w:top w:val="single" w:sz="4" w:space="0" w:color="2E74B5"/>
              <w:left w:val="single" w:sz="4" w:space="0" w:color="2E74B5"/>
              <w:bottom w:val="single" w:sz="4" w:space="0" w:color="2E74B5"/>
              <w:right w:val="single" w:sz="4" w:space="0" w:color="2E74B5"/>
            </w:tcBorders>
          </w:tcPr>
          <w:p w14:paraId="55A8190C" w14:textId="77777777" w:rsidR="009D1437" w:rsidRPr="009372AD" w:rsidRDefault="009D1437" w:rsidP="00616EC4">
            <w:pPr>
              <w:pStyle w:val="ListParagraph"/>
              <w:ind w:left="0"/>
              <w:jc w:val="both"/>
            </w:pPr>
          </w:p>
        </w:tc>
      </w:tr>
      <w:tr w:rsidR="009D1437" w:rsidRPr="00660ABB" w14:paraId="157AEEDE"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22A2F55A" w14:textId="77777777" w:rsidR="009D1437" w:rsidRPr="009372AD" w:rsidRDefault="009D1437" w:rsidP="00616EC4">
            <w:pPr>
              <w:jc w:val="both"/>
            </w:pPr>
            <w:r w:rsidRPr="009372AD">
              <w:t>ERR:3</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60AB3A76" w14:textId="77777777" w:rsidR="009D1437" w:rsidRPr="009372AD" w:rsidRDefault="009D1437" w:rsidP="00616EC4">
            <w:pPr>
              <w:jc w:val="both"/>
            </w:pPr>
            <w:r w:rsidRPr="009372AD">
              <w:t>Dữ liệu xml đầu vào không đúng quy định</w:t>
            </w:r>
          </w:p>
        </w:tc>
        <w:tc>
          <w:tcPr>
            <w:tcW w:w="1371" w:type="dxa"/>
            <w:tcBorders>
              <w:top w:val="single" w:sz="4" w:space="0" w:color="2E74B5"/>
              <w:left w:val="single" w:sz="4" w:space="0" w:color="2E74B5"/>
              <w:bottom w:val="single" w:sz="4" w:space="0" w:color="2E74B5"/>
              <w:right w:val="single" w:sz="4" w:space="0" w:color="2E74B5"/>
            </w:tcBorders>
          </w:tcPr>
          <w:p w14:paraId="23EEA69F" w14:textId="77777777" w:rsidR="009D1437" w:rsidRPr="009372AD" w:rsidRDefault="009D1437" w:rsidP="00616EC4">
            <w:pPr>
              <w:jc w:val="both"/>
            </w:pPr>
            <w:r>
              <w:t>Hệ thống sẽ trả về lỗi nếu 1 hóa đơn trong chuỗi XML đầu vào không hợp lệ, cả lô hóa đơn sẽ không được phát hành.</w:t>
            </w:r>
          </w:p>
        </w:tc>
      </w:tr>
      <w:tr w:rsidR="009D1437" w:rsidRPr="00660ABB" w14:paraId="6E67A8D8"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282A6A9B" w14:textId="77777777" w:rsidR="009D1437" w:rsidRPr="009372AD" w:rsidRDefault="009D1437" w:rsidP="00616EC4">
            <w:pPr>
              <w:autoSpaceDE w:val="0"/>
              <w:autoSpaceDN w:val="0"/>
              <w:adjustRightInd w:val="0"/>
              <w:jc w:val="both"/>
            </w:pPr>
            <w:r w:rsidRPr="009372AD">
              <w:t>ERR:7</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7E48795F" w14:textId="77777777" w:rsidR="009D1437" w:rsidRPr="00997040" w:rsidRDefault="009D1437" w:rsidP="00616EC4">
            <w:pPr>
              <w:pStyle w:val="ListParagraph"/>
              <w:ind w:left="0"/>
              <w:jc w:val="both"/>
            </w:pPr>
            <w:r>
              <w:t xml:space="preserve">Thông tin về </w:t>
            </w:r>
            <w:r w:rsidRPr="009372AD">
              <w:rPr>
                <w:rFonts w:eastAsia="Calibri"/>
                <w:b/>
              </w:rPr>
              <w:t>Username/pass</w:t>
            </w:r>
            <w:r>
              <w:rPr>
                <w:rFonts w:eastAsia="Calibri"/>
                <w:b/>
              </w:rPr>
              <w:t xml:space="preserve"> </w:t>
            </w:r>
            <w:r>
              <w:rPr>
                <w:rFonts w:eastAsia="Calibri"/>
              </w:rPr>
              <w:t>không hợp lệ</w:t>
            </w:r>
          </w:p>
        </w:tc>
        <w:tc>
          <w:tcPr>
            <w:tcW w:w="1371" w:type="dxa"/>
            <w:tcBorders>
              <w:top w:val="single" w:sz="4" w:space="0" w:color="2E74B5"/>
              <w:left w:val="single" w:sz="4" w:space="0" w:color="2E74B5"/>
              <w:bottom w:val="single" w:sz="4" w:space="0" w:color="2E74B5"/>
              <w:right w:val="single" w:sz="4" w:space="0" w:color="2E74B5"/>
            </w:tcBorders>
          </w:tcPr>
          <w:p w14:paraId="3D653323" w14:textId="77777777" w:rsidR="009D1437" w:rsidRPr="00660ABB" w:rsidRDefault="009D1437" w:rsidP="00616EC4">
            <w:pPr>
              <w:pStyle w:val="ListParagraph"/>
            </w:pPr>
          </w:p>
        </w:tc>
      </w:tr>
      <w:tr w:rsidR="009D1437" w:rsidRPr="00660ABB" w14:paraId="451BFC45"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19C54C39" w14:textId="77777777" w:rsidR="009D1437" w:rsidRPr="009372AD" w:rsidRDefault="009D1437" w:rsidP="00616EC4">
            <w:pPr>
              <w:autoSpaceDE w:val="0"/>
              <w:autoSpaceDN w:val="0"/>
              <w:adjustRightInd w:val="0"/>
              <w:jc w:val="both"/>
            </w:pPr>
            <w:r w:rsidRPr="009372AD">
              <w:t>ERR:20</w:t>
            </w:r>
          </w:p>
          <w:p w14:paraId="4109F3F5" w14:textId="77777777" w:rsidR="009D1437" w:rsidRPr="009372AD" w:rsidRDefault="009D1437" w:rsidP="00616EC4">
            <w:pPr>
              <w:autoSpaceDE w:val="0"/>
              <w:autoSpaceDN w:val="0"/>
              <w:adjustRightInd w:val="0"/>
              <w:jc w:val="both"/>
            </w:pP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35E0E242" w14:textId="77777777" w:rsidR="009D1437" w:rsidRPr="009372AD" w:rsidRDefault="009D1437" w:rsidP="00616EC4">
            <w:pPr>
              <w:pStyle w:val="ListParagraph"/>
              <w:ind w:left="0"/>
              <w:jc w:val="both"/>
            </w:pPr>
            <w:r>
              <w:t>Pattern và S</w:t>
            </w:r>
            <w:r w:rsidRPr="009372AD">
              <w:t>erial không phù hợp, hoặc không tồn tại hóa đơn đã đăng kí có sử dụ</w:t>
            </w:r>
            <w:r>
              <w:t>ng Pattern và S</w:t>
            </w:r>
            <w:r w:rsidRPr="009372AD">
              <w:t>erial truyền vào</w:t>
            </w:r>
            <w:r>
              <w:t>.</w:t>
            </w:r>
          </w:p>
        </w:tc>
        <w:tc>
          <w:tcPr>
            <w:tcW w:w="1371" w:type="dxa"/>
            <w:tcBorders>
              <w:top w:val="single" w:sz="4" w:space="0" w:color="2E74B5"/>
              <w:left w:val="single" w:sz="4" w:space="0" w:color="2E74B5"/>
              <w:bottom w:val="single" w:sz="4" w:space="0" w:color="2E74B5"/>
              <w:right w:val="single" w:sz="4" w:space="0" w:color="2E74B5"/>
            </w:tcBorders>
          </w:tcPr>
          <w:p w14:paraId="0F54D92B" w14:textId="77777777" w:rsidR="009D1437" w:rsidRPr="00660ABB" w:rsidRDefault="009D1437" w:rsidP="00616EC4">
            <w:pPr>
              <w:pStyle w:val="ListParagraph"/>
            </w:pPr>
          </w:p>
        </w:tc>
      </w:tr>
      <w:tr w:rsidR="009D1437" w:rsidRPr="00660ABB" w14:paraId="6D806E6F"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5DA9BF00" w14:textId="77777777" w:rsidR="009D1437" w:rsidRPr="009372AD" w:rsidRDefault="009D1437" w:rsidP="00616EC4">
            <w:pPr>
              <w:autoSpaceDE w:val="0"/>
              <w:autoSpaceDN w:val="0"/>
              <w:adjustRightInd w:val="0"/>
              <w:jc w:val="both"/>
            </w:pPr>
            <w:r w:rsidRPr="009372AD">
              <w:t>ERR:5</w:t>
            </w:r>
          </w:p>
          <w:p w14:paraId="54115E55" w14:textId="77777777" w:rsidR="009D1437" w:rsidRPr="009372AD" w:rsidRDefault="009D1437" w:rsidP="00616EC4">
            <w:pPr>
              <w:autoSpaceDE w:val="0"/>
              <w:autoSpaceDN w:val="0"/>
              <w:adjustRightInd w:val="0"/>
              <w:jc w:val="both"/>
            </w:pP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395CBBF8" w14:textId="77777777" w:rsidR="009D1437" w:rsidRPr="009372AD" w:rsidRDefault="009D1437" w:rsidP="00616EC4">
            <w:pPr>
              <w:pStyle w:val="ListParagraph"/>
              <w:ind w:left="0"/>
              <w:jc w:val="both"/>
            </w:pPr>
            <w:r w:rsidRPr="009372AD">
              <w:t>Không phát hành được hóa đơn</w:t>
            </w:r>
          </w:p>
        </w:tc>
        <w:tc>
          <w:tcPr>
            <w:tcW w:w="1371" w:type="dxa"/>
            <w:tcBorders>
              <w:top w:val="single" w:sz="4" w:space="0" w:color="2E74B5"/>
              <w:left w:val="single" w:sz="4" w:space="0" w:color="2E74B5"/>
              <w:bottom w:val="single" w:sz="4" w:space="0" w:color="2E74B5"/>
              <w:right w:val="single" w:sz="4" w:space="0" w:color="2E74B5"/>
            </w:tcBorders>
          </w:tcPr>
          <w:p w14:paraId="35A3F1CF" w14:textId="77777777" w:rsidR="009D1437" w:rsidRPr="009372AD" w:rsidRDefault="009D1437" w:rsidP="00616EC4">
            <w:pPr>
              <w:pStyle w:val="ListParagraph"/>
              <w:ind w:left="0"/>
              <w:jc w:val="both"/>
            </w:pPr>
            <w:r>
              <w:t>Lỗi không xác định, kiểm tra exception trả về (</w:t>
            </w:r>
            <w:r w:rsidRPr="009372AD">
              <w:t>DB roll back</w:t>
            </w:r>
            <w:r>
              <w:t>)</w:t>
            </w:r>
          </w:p>
        </w:tc>
      </w:tr>
      <w:tr w:rsidR="009D1437" w:rsidRPr="00660ABB" w14:paraId="588F2852"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7319892A" w14:textId="77777777" w:rsidR="009D1437" w:rsidRPr="009372AD" w:rsidRDefault="009D1437" w:rsidP="00616EC4">
            <w:pPr>
              <w:autoSpaceDE w:val="0"/>
              <w:autoSpaceDN w:val="0"/>
              <w:adjustRightInd w:val="0"/>
              <w:jc w:val="both"/>
            </w:pPr>
            <w:r>
              <w:t>ERR:10</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35AFFF61" w14:textId="77777777" w:rsidR="009D1437" w:rsidRPr="009372AD" w:rsidRDefault="009D1437" w:rsidP="00616EC4">
            <w:pPr>
              <w:pStyle w:val="ListParagraph"/>
              <w:ind w:left="0"/>
              <w:jc w:val="both"/>
            </w:pPr>
            <w:r>
              <w:t>Lô có số hóa đơn vượt quá số lượng cho phép</w:t>
            </w:r>
          </w:p>
        </w:tc>
        <w:tc>
          <w:tcPr>
            <w:tcW w:w="1371" w:type="dxa"/>
            <w:tcBorders>
              <w:top w:val="single" w:sz="4" w:space="0" w:color="2E74B5"/>
              <w:left w:val="single" w:sz="4" w:space="0" w:color="2E74B5"/>
              <w:bottom w:val="single" w:sz="4" w:space="0" w:color="2E74B5"/>
              <w:right w:val="single" w:sz="4" w:space="0" w:color="2E74B5"/>
            </w:tcBorders>
          </w:tcPr>
          <w:p w14:paraId="3BE4EE1A" w14:textId="77777777" w:rsidR="009D1437" w:rsidRDefault="009D1437" w:rsidP="00616EC4">
            <w:pPr>
              <w:pStyle w:val="ListParagraph"/>
              <w:ind w:left="0"/>
              <w:jc w:val="both"/>
            </w:pPr>
          </w:p>
        </w:tc>
      </w:tr>
      <w:tr w:rsidR="009D1437" w:rsidRPr="00660ABB" w14:paraId="369DA376"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070AB992" w14:textId="77777777" w:rsidR="009D1437" w:rsidRDefault="009D1437" w:rsidP="00616EC4">
            <w:pPr>
              <w:autoSpaceDE w:val="0"/>
              <w:autoSpaceDN w:val="0"/>
              <w:adjustRightInd w:val="0"/>
              <w:jc w:val="both"/>
            </w:pPr>
            <w:r w:rsidRPr="005C2875">
              <w:t>ERR:6</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417DB91B" w14:textId="77777777" w:rsidR="009D1437" w:rsidRDefault="009D1437" w:rsidP="00616EC4">
            <w:pPr>
              <w:pStyle w:val="ListParagraph"/>
              <w:ind w:left="0"/>
              <w:jc w:val="both"/>
            </w:pPr>
            <w:r>
              <w:t>Dải hóa đơn không đủ số hóa đơn cho lô phát hành</w:t>
            </w:r>
          </w:p>
        </w:tc>
        <w:tc>
          <w:tcPr>
            <w:tcW w:w="1371" w:type="dxa"/>
            <w:tcBorders>
              <w:top w:val="single" w:sz="4" w:space="0" w:color="2E74B5"/>
              <w:left w:val="single" w:sz="4" w:space="0" w:color="2E74B5"/>
              <w:bottom w:val="single" w:sz="4" w:space="0" w:color="2E74B5"/>
              <w:right w:val="single" w:sz="4" w:space="0" w:color="2E74B5"/>
            </w:tcBorders>
          </w:tcPr>
          <w:p w14:paraId="0F331AF3" w14:textId="77777777" w:rsidR="009D1437" w:rsidRDefault="009D1437" w:rsidP="00616EC4">
            <w:pPr>
              <w:pStyle w:val="ListParagraph"/>
              <w:ind w:left="0"/>
              <w:jc w:val="both"/>
            </w:pPr>
          </w:p>
        </w:tc>
      </w:tr>
      <w:tr w:rsidR="009D1437" w:rsidRPr="00660ABB" w14:paraId="5BAA944F"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5894AEC5" w14:textId="77777777" w:rsidR="009D1437" w:rsidRPr="005C2875" w:rsidRDefault="009D1437" w:rsidP="00616EC4">
            <w:pPr>
              <w:autoSpaceDE w:val="0"/>
              <w:autoSpaceDN w:val="0"/>
              <w:adjustRightInd w:val="0"/>
              <w:jc w:val="both"/>
            </w:pPr>
            <w:r w:rsidRPr="0075262D">
              <w:t>ERR:13</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5B01B1A7" w14:textId="77777777" w:rsidR="009D1437" w:rsidRDefault="009D1437" w:rsidP="00616EC4">
            <w:pPr>
              <w:pStyle w:val="ListParagraph"/>
              <w:ind w:left="0"/>
              <w:jc w:val="both"/>
            </w:pPr>
            <w:r>
              <w:t>Lỗi trùng fkey</w:t>
            </w:r>
          </w:p>
        </w:tc>
        <w:tc>
          <w:tcPr>
            <w:tcW w:w="1371" w:type="dxa"/>
            <w:tcBorders>
              <w:top w:val="single" w:sz="4" w:space="0" w:color="2E74B5"/>
              <w:left w:val="single" w:sz="4" w:space="0" w:color="2E74B5"/>
              <w:bottom w:val="single" w:sz="4" w:space="0" w:color="2E74B5"/>
              <w:right w:val="single" w:sz="4" w:space="0" w:color="2E74B5"/>
            </w:tcBorders>
          </w:tcPr>
          <w:p w14:paraId="6B0937B2" w14:textId="77777777" w:rsidR="009D1437" w:rsidRDefault="009D1437" w:rsidP="00616EC4">
            <w:pPr>
              <w:pStyle w:val="ListParagraph"/>
              <w:ind w:left="0"/>
              <w:jc w:val="both"/>
            </w:pPr>
            <w:r>
              <w:t xml:space="preserve">1 hoặc nhiều hóa đơn trong lô hóa đơn có Fkey trùng với Fkey </w:t>
            </w:r>
            <w:r>
              <w:lastRenderedPageBreak/>
              <w:t>của hóa đơn đã phát hành</w:t>
            </w:r>
          </w:p>
        </w:tc>
      </w:tr>
      <w:tr w:rsidR="009D1437" w:rsidRPr="00660ABB" w14:paraId="1F8EBA1D"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3A08833A" w14:textId="77777777" w:rsidR="009D1437" w:rsidRPr="0075262D" w:rsidRDefault="009D1437" w:rsidP="00616EC4">
            <w:pPr>
              <w:autoSpaceDE w:val="0"/>
              <w:autoSpaceDN w:val="0"/>
              <w:adjustRightInd w:val="0"/>
              <w:jc w:val="both"/>
            </w:pPr>
            <w:r w:rsidRPr="00DD2715">
              <w:lastRenderedPageBreak/>
              <w:t>ERR:21</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739F0A74" w14:textId="77777777" w:rsidR="009D1437" w:rsidRDefault="009D1437" w:rsidP="00616EC4">
            <w:pPr>
              <w:pStyle w:val="ListParagraph"/>
              <w:ind w:left="0"/>
              <w:jc w:val="both"/>
            </w:pPr>
            <w:r>
              <w:t>Lỗi trùng số hóa đơn</w:t>
            </w:r>
          </w:p>
        </w:tc>
        <w:tc>
          <w:tcPr>
            <w:tcW w:w="1371" w:type="dxa"/>
            <w:tcBorders>
              <w:top w:val="single" w:sz="4" w:space="0" w:color="2E74B5"/>
              <w:left w:val="single" w:sz="4" w:space="0" w:color="2E74B5"/>
              <w:bottom w:val="single" w:sz="4" w:space="0" w:color="2E74B5"/>
              <w:right w:val="single" w:sz="4" w:space="0" w:color="2E74B5"/>
            </w:tcBorders>
          </w:tcPr>
          <w:p w14:paraId="376101CC" w14:textId="77777777" w:rsidR="009D1437" w:rsidRDefault="009D1437" w:rsidP="00616EC4">
            <w:pPr>
              <w:pStyle w:val="ListParagraph"/>
              <w:ind w:left="0"/>
              <w:jc w:val="both"/>
            </w:pPr>
          </w:p>
        </w:tc>
      </w:tr>
      <w:tr w:rsidR="009D1437" w:rsidRPr="00660ABB" w14:paraId="16398F07"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4186BD8E" w14:textId="77777777" w:rsidR="009D1437" w:rsidRPr="00DD2715" w:rsidRDefault="009D1437" w:rsidP="00616EC4">
            <w:pPr>
              <w:autoSpaceDE w:val="0"/>
              <w:autoSpaceDN w:val="0"/>
              <w:adjustRightInd w:val="0"/>
              <w:jc w:val="both"/>
            </w:pPr>
            <w:r>
              <w:t>ERR:29</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6922D450" w14:textId="77777777" w:rsidR="009D1437" w:rsidRDefault="009D1437" w:rsidP="00616EC4">
            <w:pPr>
              <w:pStyle w:val="ListParagraph"/>
              <w:ind w:left="0"/>
              <w:jc w:val="both"/>
            </w:pPr>
            <w:r>
              <w:t>Lỗi chứng thư hết hạn</w:t>
            </w:r>
          </w:p>
        </w:tc>
        <w:tc>
          <w:tcPr>
            <w:tcW w:w="1371" w:type="dxa"/>
            <w:tcBorders>
              <w:top w:val="single" w:sz="4" w:space="0" w:color="2E74B5"/>
              <w:left w:val="single" w:sz="4" w:space="0" w:color="2E74B5"/>
              <w:bottom w:val="single" w:sz="4" w:space="0" w:color="2E74B5"/>
              <w:right w:val="single" w:sz="4" w:space="0" w:color="2E74B5"/>
            </w:tcBorders>
          </w:tcPr>
          <w:p w14:paraId="7837F832" w14:textId="77777777" w:rsidR="009D1437" w:rsidRDefault="009D1437" w:rsidP="00616EC4">
            <w:pPr>
              <w:pStyle w:val="ListParagraph"/>
              <w:ind w:left="0"/>
              <w:jc w:val="both"/>
            </w:pPr>
          </w:p>
        </w:tc>
      </w:tr>
      <w:tr w:rsidR="009D1437" w:rsidRPr="00660ABB" w14:paraId="3551C17B"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3930B292" w14:textId="77777777" w:rsidR="009D1437" w:rsidRPr="00DD2715" w:rsidRDefault="009D1437" w:rsidP="00616EC4">
            <w:pPr>
              <w:autoSpaceDE w:val="0"/>
              <w:autoSpaceDN w:val="0"/>
              <w:adjustRightInd w:val="0"/>
              <w:jc w:val="both"/>
            </w:pPr>
            <w:r>
              <w:t>ERR:30</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1C3F5944" w14:textId="77777777" w:rsidR="009D1437" w:rsidRPr="00517DC0" w:rsidRDefault="009D1437" w:rsidP="00616EC4">
            <w:pPr>
              <w:pStyle w:val="ListParagraph"/>
              <w:ind w:left="0"/>
              <w:jc w:val="both"/>
            </w:pPr>
            <w:r w:rsidRPr="00517DC0">
              <w:t>Danh sách hóa đơn tồn tại ngày hóa đơn nhỏ hơn ngày hóa đơn đã phát hành</w:t>
            </w:r>
          </w:p>
        </w:tc>
        <w:tc>
          <w:tcPr>
            <w:tcW w:w="1371" w:type="dxa"/>
            <w:tcBorders>
              <w:top w:val="single" w:sz="4" w:space="0" w:color="2E74B5"/>
              <w:left w:val="single" w:sz="4" w:space="0" w:color="2E74B5"/>
              <w:bottom w:val="single" w:sz="4" w:space="0" w:color="2E74B5"/>
              <w:right w:val="single" w:sz="4" w:space="0" w:color="2E74B5"/>
            </w:tcBorders>
          </w:tcPr>
          <w:p w14:paraId="45505175" w14:textId="77777777" w:rsidR="009D1437" w:rsidRDefault="009D1437" w:rsidP="00616EC4">
            <w:pPr>
              <w:pStyle w:val="ListParagraph"/>
              <w:ind w:left="0"/>
              <w:jc w:val="both"/>
            </w:pPr>
          </w:p>
        </w:tc>
      </w:tr>
      <w:tr w:rsidR="009D1437" w:rsidRPr="00660ABB" w14:paraId="1F4F5A48"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1C786C92" w14:textId="77777777" w:rsidR="009D1437" w:rsidRPr="00DD2715" w:rsidRDefault="009D1437" w:rsidP="00616EC4">
            <w:pPr>
              <w:autoSpaceDE w:val="0"/>
              <w:autoSpaceDN w:val="0"/>
              <w:adjustRightInd w:val="0"/>
              <w:jc w:val="both"/>
            </w:pPr>
            <w:r>
              <w:t>ERR:31</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52E9CB32" w14:textId="77777777" w:rsidR="009D1437" w:rsidRPr="005765F2" w:rsidRDefault="009D1437" w:rsidP="00616EC4">
            <w:pPr>
              <w:jc w:val="both"/>
            </w:pPr>
            <w:r>
              <w:t>Số hóa đơn truyền vào không hợp lệ</w:t>
            </w:r>
          </w:p>
        </w:tc>
        <w:tc>
          <w:tcPr>
            <w:tcW w:w="1371" w:type="dxa"/>
            <w:tcBorders>
              <w:top w:val="single" w:sz="4" w:space="0" w:color="2E74B5"/>
              <w:left w:val="single" w:sz="4" w:space="0" w:color="2E74B5"/>
              <w:bottom w:val="single" w:sz="4" w:space="0" w:color="2E74B5"/>
              <w:right w:val="single" w:sz="4" w:space="0" w:color="2E74B5"/>
            </w:tcBorders>
          </w:tcPr>
          <w:p w14:paraId="6E2512CE" w14:textId="77777777" w:rsidR="009D1437" w:rsidRPr="005765F2" w:rsidRDefault="009D1437" w:rsidP="00616EC4">
            <w:pPr>
              <w:jc w:val="both"/>
            </w:pPr>
          </w:p>
        </w:tc>
      </w:tr>
      <w:tr w:rsidR="009D1437" w:rsidRPr="00660ABB" w14:paraId="1388633C" w14:textId="77777777" w:rsidTr="00616EC4">
        <w:tc>
          <w:tcPr>
            <w:tcW w:w="3123" w:type="dxa"/>
            <w:tcBorders>
              <w:top w:val="single" w:sz="4" w:space="0" w:color="2E74B5"/>
              <w:left w:val="single" w:sz="4" w:space="0" w:color="2E74B5"/>
              <w:bottom w:val="single" w:sz="4" w:space="0" w:color="2E74B5"/>
              <w:right w:val="single" w:sz="4" w:space="0" w:color="2E74B5"/>
            </w:tcBorders>
            <w:shd w:val="clear" w:color="auto" w:fill="auto"/>
          </w:tcPr>
          <w:p w14:paraId="42472FEF" w14:textId="77777777" w:rsidR="009D1437" w:rsidRDefault="009D1437" w:rsidP="00616EC4">
            <w:pPr>
              <w:autoSpaceDE w:val="0"/>
              <w:autoSpaceDN w:val="0"/>
              <w:adjustRightInd w:val="0"/>
              <w:jc w:val="both"/>
            </w:pPr>
            <w:r>
              <w:t>OK:</w:t>
            </w:r>
            <w:r w:rsidRPr="009372AD">
              <w:t>pattern;serial1-</w:t>
            </w:r>
            <w:r>
              <w:t>key1_</w:t>
            </w:r>
            <w:r w:rsidRPr="009372AD">
              <w:t>num1,</w:t>
            </w:r>
            <w:r>
              <w:t>key2_</w:t>
            </w:r>
            <w:r w:rsidRPr="009372AD">
              <w:t>num12,</w:t>
            </w:r>
            <w:r>
              <w:t xml:space="preserve"> …)</w:t>
            </w:r>
          </w:p>
          <w:p w14:paraId="4006AB02" w14:textId="77777777" w:rsidR="009D1437" w:rsidRPr="005765F2" w:rsidRDefault="009D1437" w:rsidP="00616EC4">
            <w:pPr>
              <w:autoSpaceDE w:val="0"/>
              <w:autoSpaceDN w:val="0"/>
              <w:adjustRightInd w:val="0"/>
              <w:jc w:val="both"/>
              <w:rPr>
                <w:b/>
              </w:rPr>
            </w:pPr>
            <w:r w:rsidRPr="005765F2">
              <w:rPr>
                <w:b/>
              </w:rPr>
              <w:t>(Ví dụ:</w:t>
            </w:r>
          </w:p>
          <w:p w14:paraId="5ADB34A1" w14:textId="77777777" w:rsidR="009D1437" w:rsidRDefault="009D1437" w:rsidP="00616EC4">
            <w:pPr>
              <w:autoSpaceDE w:val="0"/>
              <w:autoSpaceDN w:val="0"/>
              <w:adjustRightInd w:val="0"/>
              <w:jc w:val="both"/>
              <w:rPr>
                <w:b/>
              </w:rPr>
            </w:pPr>
            <w:r w:rsidRPr="005765F2">
              <w:rPr>
                <w:b/>
              </w:rPr>
              <w:t>OK:01GTKT3/001;AA/12E-key1_1,key2_2,</w:t>
            </w:r>
          </w:p>
          <w:p w14:paraId="267EFA94" w14:textId="77777777" w:rsidR="009D1437" w:rsidRDefault="009D1437" w:rsidP="00616EC4">
            <w:pPr>
              <w:autoSpaceDE w:val="0"/>
              <w:autoSpaceDN w:val="0"/>
              <w:adjustRightInd w:val="0"/>
              <w:jc w:val="both"/>
            </w:pPr>
            <w:r w:rsidRPr="005765F2">
              <w:rPr>
                <w:b/>
              </w:rPr>
              <w:t>key3_3,key4_4,key5_5)</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14:paraId="705FBD6E" w14:textId="77777777" w:rsidR="009D1437" w:rsidRPr="005765F2" w:rsidRDefault="009D1437" w:rsidP="00616EC4">
            <w:pPr>
              <w:jc w:val="both"/>
            </w:pPr>
            <w:r w:rsidRPr="005765F2">
              <w:t xml:space="preserve">OK </w:t>
            </w:r>
            <w:r w:rsidRPr="009372AD">
              <w:sym w:font="Wingdings" w:char="F0E0"/>
            </w:r>
            <w:r w:rsidRPr="005765F2">
              <w:t xml:space="preserve"> đã phát hành hóa đơn thành công</w:t>
            </w:r>
          </w:p>
          <w:p w14:paraId="23F3119C" w14:textId="77777777" w:rsidR="009D1437" w:rsidRPr="005765F2" w:rsidRDefault="009D1437" w:rsidP="00616EC4">
            <w:pPr>
              <w:jc w:val="both"/>
            </w:pPr>
            <w:r w:rsidRPr="005765F2">
              <w:t xml:space="preserve">Pattern </w:t>
            </w:r>
            <w:r w:rsidRPr="009372AD">
              <w:sym w:font="Wingdings" w:char="F0E0"/>
            </w:r>
            <w:r w:rsidRPr="005765F2">
              <w:t xml:space="preserve"> Mẫu số của các hóa đơn đã phát hành</w:t>
            </w:r>
          </w:p>
          <w:p w14:paraId="3EF74FD5" w14:textId="77777777" w:rsidR="009D1437" w:rsidRPr="005765F2" w:rsidRDefault="009D1437" w:rsidP="00616EC4">
            <w:pPr>
              <w:jc w:val="both"/>
            </w:pPr>
            <w:r w:rsidRPr="005765F2">
              <w:t xml:space="preserve">Serial1 </w:t>
            </w:r>
            <w:r w:rsidRPr="009372AD">
              <w:sym w:font="Wingdings" w:char="F0E0"/>
            </w:r>
            <w:r w:rsidRPr="005765F2">
              <w:t xml:space="preserve"> serial của dãy các hóa đơn phát hành </w:t>
            </w:r>
          </w:p>
          <w:p w14:paraId="30BE8721" w14:textId="77777777" w:rsidR="009D1437" w:rsidRPr="005765F2" w:rsidRDefault="009D1437" w:rsidP="00616EC4">
            <w:pPr>
              <w:jc w:val="both"/>
            </w:pPr>
            <w:r w:rsidRPr="005765F2">
              <w:t>num1, num2… là các số hóa đơn</w:t>
            </w:r>
          </w:p>
          <w:p w14:paraId="1852D448" w14:textId="77777777" w:rsidR="009D1437" w:rsidRPr="00517DC0" w:rsidRDefault="009D1437" w:rsidP="00616EC4">
            <w:pPr>
              <w:pStyle w:val="ListParagraph"/>
              <w:ind w:left="0"/>
              <w:jc w:val="both"/>
            </w:pPr>
            <w:r>
              <w:t>key1,key2… là khóa để nhận biết hóa đơn phát hành cho khách hàng nào(lấy từ đầu vào)</w:t>
            </w:r>
          </w:p>
        </w:tc>
        <w:tc>
          <w:tcPr>
            <w:tcW w:w="1371" w:type="dxa"/>
            <w:tcBorders>
              <w:top w:val="single" w:sz="4" w:space="0" w:color="2E74B5"/>
              <w:left w:val="single" w:sz="4" w:space="0" w:color="2E74B5"/>
              <w:bottom w:val="single" w:sz="4" w:space="0" w:color="2E74B5"/>
              <w:right w:val="single" w:sz="4" w:space="0" w:color="2E74B5"/>
            </w:tcBorders>
          </w:tcPr>
          <w:p w14:paraId="3CA69916" w14:textId="77777777" w:rsidR="009D1437" w:rsidRPr="005765F2" w:rsidRDefault="009D1437" w:rsidP="00616EC4">
            <w:pPr>
              <w:jc w:val="both"/>
            </w:pPr>
            <w:r w:rsidRPr="005765F2">
              <w:t>Các hóa đơn có serial khác nhau phân cách bởi dấu “;”</w:t>
            </w:r>
          </w:p>
          <w:p w14:paraId="5E4BAD0B" w14:textId="77777777" w:rsidR="009D1437" w:rsidRPr="005765F2" w:rsidRDefault="009D1437" w:rsidP="00616EC4">
            <w:pPr>
              <w:jc w:val="both"/>
            </w:pPr>
            <w:r w:rsidRPr="005765F2">
              <w:t>Các số hóa đơn phân cách bởi “,”</w:t>
            </w:r>
          </w:p>
          <w:p w14:paraId="183A66D9" w14:textId="77777777" w:rsidR="009D1437" w:rsidRDefault="009D1437" w:rsidP="00616EC4">
            <w:pPr>
              <w:pStyle w:val="ListParagraph"/>
              <w:ind w:left="0"/>
              <w:jc w:val="both"/>
            </w:pPr>
          </w:p>
        </w:tc>
      </w:tr>
    </w:tbl>
    <w:p w14:paraId="7253A473" w14:textId="77777777" w:rsidR="009D1437" w:rsidRDefault="009D1437" w:rsidP="009D1437">
      <w:pPr>
        <w:rPr>
          <w:lang w:eastAsia="x-none"/>
        </w:rPr>
      </w:pPr>
    </w:p>
    <w:p w14:paraId="0DD8BDB3" w14:textId="77777777" w:rsidR="009D1437" w:rsidRDefault="009D1437" w:rsidP="009D1437">
      <w:pPr>
        <w:rPr>
          <w:lang w:eastAsia="x-none"/>
        </w:rPr>
      </w:pPr>
      <w:r w:rsidRPr="00FE7CBB">
        <w:rPr>
          <w:b/>
          <w:u w:val="single"/>
          <w:lang w:eastAsia="x-none"/>
        </w:rPr>
        <w:t>Định dạng chuỗi xml đầu vào</w:t>
      </w:r>
      <w:r>
        <w:rPr>
          <w:b/>
          <w:u w:val="single"/>
          <w:lang w:eastAsia="x-none"/>
        </w:rPr>
        <w:t xml:space="preserve"> </w:t>
      </w:r>
      <w:r w:rsidRPr="00FE7CBB">
        <w:rPr>
          <w:b/>
          <w:u w:val="single"/>
        </w:rPr>
        <w:t xml:space="preserve">(các trường </w:t>
      </w:r>
      <w:r w:rsidRPr="00FE7CBB">
        <w:rPr>
          <w:b/>
          <w:color w:val="FF0000"/>
          <w:u w:val="single"/>
        </w:rPr>
        <w:t>*</w:t>
      </w:r>
      <w:r w:rsidRPr="00FE7CBB">
        <w:rPr>
          <w:b/>
          <w:u w:val="single"/>
        </w:rPr>
        <w:t xml:space="preserve"> là bắt buộc):</w:t>
      </w:r>
    </w:p>
    <w:p w14:paraId="4EF2417C"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DSHDon</w:t>
      </w:r>
      <w:r>
        <w:rPr>
          <w:rFonts w:ascii="Consolas" w:hAnsi="Consolas" w:cs="Consolas"/>
          <w:color w:val="0000FF"/>
          <w:sz w:val="19"/>
          <w:szCs w:val="19"/>
        </w:rPr>
        <w:t>&gt;</w:t>
      </w:r>
    </w:p>
    <w:p w14:paraId="3EC71A7F"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HDon</w:t>
      </w:r>
      <w:r>
        <w:rPr>
          <w:rFonts w:ascii="Consolas" w:hAnsi="Consolas" w:cs="Consolas"/>
          <w:color w:val="0000FF"/>
          <w:sz w:val="19"/>
          <w:szCs w:val="19"/>
        </w:rPr>
        <w:t>&gt;</w:t>
      </w:r>
    </w:p>
    <w:p w14:paraId="77505BEA"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 cua hoa don</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&gt;</w:t>
      </w:r>
    </w:p>
    <w:p w14:paraId="60E321C8" w14:textId="77777777" w:rsidR="009D1437" w:rsidRDefault="009D1437" w:rsidP="009D143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t>&lt;</w:t>
      </w:r>
      <w:r>
        <w:rPr>
          <w:rFonts w:ascii="Consolas" w:hAnsi="Consolas" w:cs="Consolas"/>
          <w:color w:val="A31515"/>
          <w:sz w:val="19"/>
          <w:szCs w:val="19"/>
        </w:rPr>
        <w:t>DLHDon</w:t>
      </w:r>
      <w:r>
        <w:rPr>
          <w:rFonts w:ascii="Consolas" w:hAnsi="Consolas" w:cs="Consolas"/>
          <w:color w:val="0000FF"/>
          <w:sz w:val="19"/>
          <w:szCs w:val="19"/>
        </w:rPr>
        <w:t>&gt;</w:t>
      </w:r>
    </w:p>
    <w:p w14:paraId="0493E694"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w:t>
      </w:r>
      <w:r w:rsidRPr="00A93D8E">
        <w:rPr>
          <w:rFonts w:ascii="Consolas" w:hAnsi="Consolas" w:cs="Consolas"/>
          <w:color w:val="0000FF"/>
          <w:sz w:val="19"/>
          <w:szCs w:val="19"/>
        </w:rPr>
        <w:t>&lt;</w:t>
      </w:r>
      <w:r w:rsidRPr="00A93D8E">
        <w:rPr>
          <w:rFonts w:ascii="Consolas" w:hAnsi="Consolas" w:cs="Consolas"/>
          <w:color w:val="C00000"/>
          <w:sz w:val="19"/>
          <w:szCs w:val="19"/>
        </w:rPr>
        <w:t>InvoiceNo</w:t>
      </w:r>
      <w:r>
        <w:rPr>
          <w:rFonts w:ascii="Consolas" w:hAnsi="Consolas" w:cs="Consolas"/>
          <w:color w:val="0000FF"/>
          <w:sz w:val="19"/>
          <w:szCs w:val="19"/>
        </w:rPr>
        <w:t>&gt;</w:t>
      </w:r>
      <w:r w:rsidRPr="00A93D8E">
        <w:rPr>
          <w:rFonts w:ascii="Consolas" w:hAnsi="Consolas" w:cs="Consolas"/>
          <w:color w:val="000000" w:themeColor="text1"/>
          <w:sz w:val="19"/>
          <w:szCs w:val="19"/>
        </w:rPr>
        <w:t>Số hóa đơn truyền vào *&lt;/</w:t>
      </w:r>
      <w:r w:rsidRPr="00A93D8E">
        <w:rPr>
          <w:rFonts w:ascii="Consolas" w:hAnsi="Consolas" w:cs="Consolas"/>
          <w:color w:val="C00000"/>
          <w:sz w:val="19"/>
          <w:szCs w:val="19"/>
        </w:rPr>
        <w:t>InvoiceNo</w:t>
      </w:r>
      <w:r w:rsidRPr="00A93D8E">
        <w:rPr>
          <w:rFonts w:ascii="Consolas" w:hAnsi="Consolas" w:cs="Consolas"/>
          <w:color w:val="0000FF"/>
          <w:sz w:val="19"/>
          <w:szCs w:val="19"/>
        </w:rPr>
        <w:t>&gt;</w:t>
      </w:r>
    </w:p>
    <w:p w14:paraId="390164FA"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14:paraId="058BA0EB"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SHDon</w:t>
      </w:r>
      <w:r>
        <w:rPr>
          <w:rFonts w:ascii="Consolas" w:hAnsi="Consolas" w:cs="Consolas"/>
          <w:color w:val="0000FF"/>
          <w:sz w:val="19"/>
          <w:szCs w:val="19"/>
        </w:rPr>
        <w:t>&gt;</w:t>
      </w:r>
      <w:r>
        <w:rPr>
          <w:rFonts w:ascii="Consolas" w:hAnsi="Consolas" w:cs="Consolas"/>
          <w:color w:val="000000"/>
          <w:sz w:val="19"/>
          <w:szCs w:val="19"/>
        </w:rPr>
        <w:t>Số hóa đơn</w:t>
      </w:r>
      <w:r>
        <w:rPr>
          <w:rFonts w:ascii="Consolas" w:hAnsi="Consolas" w:cs="Consolas"/>
          <w:color w:val="0000FF"/>
          <w:sz w:val="19"/>
          <w:szCs w:val="19"/>
        </w:rPr>
        <w:t>&lt;/</w:t>
      </w:r>
      <w:r>
        <w:rPr>
          <w:rFonts w:ascii="Consolas" w:hAnsi="Consolas" w:cs="Consolas"/>
          <w:color w:val="A31515"/>
          <w:sz w:val="19"/>
          <w:szCs w:val="19"/>
        </w:rPr>
        <w:t>SHDon</w:t>
      </w:r>
      <w:r>
        <w:rPr>
          <w:rFonts w:ascii="Consolas" w:hAnsi="Consolas" w:cs="Consolas"/>
          <w:color w:val="0000FF"/>
          <w:sz w:val="19"/>
          <w:szCs w:val="19"/>
        </w:rPr>
        <w:t>&gt;</w:t>
      </w:r>
    </w:p>
    <w:p w14:paraId="58A8FF88"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MHSo</w:t>
      </w:r>
      <w:r>
        <w:rPr>
          <w:rFonts w:ascii="Consolas" w:hAnsi="Consolas" w:cs="Consolas"/>
          <w:color w:val="0000FF"/>
          <w:sz w:val="19"/>
          <w:szCs w:val="19"/>
        </w:rPr>
        <w:t>&gt;</w:t>
      </w:r>
      <w:r>
        <w:rPr>
          <w:rFonts w:ascii="Consolas" w:hAnsi="Consolas" w:cs="Consolas"/>
          <w:color w:val="000000"/>
          <w:sz w:val="19"/>
          <w:szCs w:val="19"/>
        </w:rPr>
        <w:t>Mã hồ sơ</w:t>
      </w:r>
      <w:r>
        <w:rPr>
          <w:rFonts w:ascii="Consolas" w:hAnsi="Consolas" w:cs="Consolas"/>
          <w:color w:val="0000FF"/>
          <w:sz w:val="19"/>
          <w:szCs w:val="19"/>
        </w:rPr>
        <w:t>&lt;/</w:t>
      </w:r>
      <w:r>
        <w:rPr>
          <w:rFonts w:ascii="Consolas" w:hAnsi="Consolas" w:cs="Consolas"/>
          <w:color w:val="A31515"/>
          <w:sz w:val="19"/>
          <w:szCs w:val="19"/>
        </w:rPr>
        <w:t>MHSo</w:t>
      </w:r>
      <w:r>
        <w:rPr>
          <w:rFonts w:ascii="Consolas" w:hAnsi="Consolas" w:cs="Consolas"/>
          <w:color w:val="0000FF"/>
          <w:sz w:val="19"/>
          <w:szCs w:val="19"/>
        </w:rPr>
        <w:t>&gt;</w:t>
      </w:r>
    </w:p>
    <w:p w14:paraId="665FEC08"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SBKe</w:t>
      </w:r>
      <w:r>
        <w:rPr>
          <w:rFonts w:ascii="Consolas" w:hAnsi="Consolas" w:cs="Consolas"/>
          <w:color w:val="0000FF"/>
          <w:sz w:val="19"/>
          <w:szCs w:val="19"/>
        </w:rPr>
        <w:t>&gt;</w:t>
      </w:r>
      <w:r>
        <w:rPr>
          <w:rFonts w:ascii="Consolas" w:hAnsi="Consolas" w:cs="Consolas"/>
          <w:color w:val="000000"/>
          <w:sz w:val="19"/>
          <w:szCs w:val="19"/>
        </w:rPr>
        <w:t>Số bảng kê (Số của bảng kê các loại hàng hóa, dịch vụ đã bán kèm theo hóa đơn)</w:t>
      </w:r>
      <w:r>
        <w:rPr>
          <w:rFonts w:ascii="Consolas" w:hAnsi="Consolas" w:cs="Consolas"/>
          <w:color w:val="0000FF"/>
          <w:sz w:val="19"/>
          <w:szCs w:val="19"/>
        </w:rPr>
        <w:t>&lt;/</w:t>
      </w:r>
      <w:r>
        <w:rPr>
          <w:rFonts w:ascii="Consolas" w:hAnsi="Consolas" w:cs="Consolas"/>
          <w:color w:val="A31515"/>
          <w:sz w:val="19"/>
          <w:szCs w:val="19"/>
        </w:rPr>
        <w:t>SBKe</w:t>
      </w:r>
      <w:r>
        <w:rPr>
          <w:rFonts w:ascii="Consolas" w:hAnsi="Consolas" w:cs="Consolas"/>
          <w:color w:val="0000FF"/>
          <w:sz w:val="19"/>
          <w:szCs w:val="19"/>
        </w:rPr>
        <w:t>&gt;</w:t>
      </w:r>
    </w:p>
    <w:p w14:paraId="08EED0C4"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NBKe</w:t>
      </w:r>
      <w:r>
        <w:rPr>
          <w:rFonts w:ascii="Consolas" w:hAnsi="Consolas" w:cs="Consolas"/>
          <w:color w:val="0000FF"/>
          <w:sz w:val="19"/>
          <w:szCs w:val="19"/>
        </w:rPr>
        <w:t>&gt;</w:t>
      </w:r>
      <w:r>
        <w:rPr>
          <w:rFonts w:ascii="Consolas" w:hAnsi="Consolas" w:cs="Consolas"/>
          <w:color w:val="000000"/>
          <w:sz w:val="19"/>
          <w:szCs w:val="19"/>
        </w:rPr>
        <w:t>Ngày bảng kê (Ngày của bảng kê các loại hàng hóa, dịch vụ đã bán kèm theo hóa đơn)</w:t>
      </w:r>
      <w:r>
        <w:rPr>
          <w:rFonts w:ascii="Consolas" w:hAnsi="Consolas" w:cs="Consolas"/>
          <w:color w:val="0000FF"/>
          <w:sz w:val="19"/>
          <w:szCs w:val="19"/>
        </w:rPr>
        <w:t>&lt;/</w:t>
      </w:r>
      <w:r>
        <w:rPr>
          <w:rFonts w:ascii="Consolas" w:hAnsi="Consolas" w:cs="Consolas"/>
          <w:color w:val="A31515"/>
          <w:sz w:val="19"/>
          <w:szCs w:val="19"/>
        </w:rPr>
        <w:t>NBKe</w:t>
      </w:r>
      <w:r>
        <w:rPr>
          <w:rFonts w:ascii="Consolas" w:hAnsi="Consolas" w:cs="Consolas"/>
          <w:color w:val="0000FF"/>
          <w:sz w:val="19"/>
          <w:szCs w:val="19"/>
        </w:rPr>
        <w:t>&gt;</w:t>
      </w:r>
    </w:p>
    <w:p w14:paraId="4CCBAB38"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DVTTe</w:t>
      </w:r>
      <w:r>
        <w:rPr>
          <w:rFonts w:ascii="Consolas" w:hAnsi="Consolas" w:cs="Consolas"/>
          <w:color w:val="0000FF"/>
          <w:sz w:val="19"/>
          <w:szCs w:val="19"/>
        </w:rPr>
        <w:t>&gt;</w:t>
      </w:r>
      <w:r>
        <w:rPr>
          <w:rFonts w:ascii="Consolas" w:hAnsi="Consolas" w:cs="Consolas"/>
          <w:color w:val="000000"/>
          <w:sz w:val="19"/>
          <w:szCs w:val="19"/>
        </w:rPr>
        <w:t>Đơn vị tiền tệ *</w:t>
      </w:r>
      <w:r>
        <w:rPr>
          <w:rFonts w:ascii="Consolas" w:hAnsi="Consolas" w:cs="Consolas"/>
          <w:color w:val="0000FF"/>
          <w:sz w:val="19"/>
          <w:szCs w:val="19"/>
        </w:rPr>
        <w:t>&lt;/</w:t>
      </w:r>
      <w:r>
        <w:rPr>
          <w:rFonts w:ascii="Consolas" w:hAnsi="Consolas" w:cs="Consolas"/>
          <w:color w:val="A31515"/>
          <w:sz w:val="19"/>
          <w:szCs w:val="19"/>
        </w:rPr>
        <w:t>DVTTe</w:t>
      </w:r>
      <w:r>
        <w:rPr>
          <w:rFonts w:ascii="Consolas" w:hAnsi="Consolas" w:cs="Consolas"/>
          <w:color w:val="0000FF"/>
          <w:sz w:val="19"/>
          <w:szCs w:val="19"/>
        </w:rPr>
        <w:t>&gt;</w:t>
      </w:r>
    </w:p>
    <w:p w14:paraId="3C747024"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TGia</w:t>
      </w:r>
      <w:r>
        <w:rPr>
          <w:rFonts w:ascii="Consolas" w:hAnsi="Consolas" w:cs="Consolas"/>
          <w:color w:val="0000FF"/>
          <w:sz w:val="19"/>
          <w:szCs w:val="19"/>
        </w:rPr>
        <w:t>&gt;</w:t>
      </w:r>
      <w:r>
        <w:rPr>
          <w:rFonts w:ascii="Consolas" w:hAnsi="Consolas" w:cs="Consolas"/>
          <w:color w:val="000000"/>
          <w:sz w:val="19"/>
          <w:szCs w:val="19"/>
        </w:rPr>
        <w:t>Tỷ giá (Bắt buộc (Trừ trường hợp Đơn vị tiền tệ là VND))</w:t>
      </w:r>
      <w:r>
        <w:rPr>
          <w:rFonts w:ascii="Consolas" w:hAnsi="Consolas" w:cs="Consolas"/>
          <w:color w:val="0000FF"/>
          <w:sz w:val="19"/>
          <w:szCs w:val="19"/>
        </w:rPr>
        <w:t>&lt;/</w:t>
      </w:r>
      <w:r>
        <w:rPr>
          <w:rFonts w:ascii="Consolas" w:hAnsi="Consolas" w:cs="Consolas"/>
          <w:color w:val="A31515"/>
          <w:sz w:val="19"/>
          <w:szCs w:val="19"/>
        </w:rPr>
        <w:t>TGia</w:t>
      </w:r>
      <w:r>
        <w:rPr>
          <w:rFonts w:ascii="Consolas" w:hAnsi="Consolas" w:cs="Consolas"/>
          <w:color w:val="0000FF"/>
          <w:sz w:val="19"/>
          <w:szCs w:val="19"/>
        </w:rPr>
        <w:t>&gt;</w:t>
      </w:r>
    </w:p>
    <w:p w14:paraId="59FEE506" w14:textId="455B33E7" w:rsidR="009D1437" w:rsidRDefault="009D1437" w:rsidP="009D143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HTTToan</w:t>
      </w:r>
      <w:r>
        <w:rPr>
          <w:rFonts w:ascii="Consolas" w:hAnsi="Consolas" w:cs="Consolas"/>
          <w:color w:val="0000FF"/>
          <w:sz w:val="19"/>
          <w:szCs w:val="19"/>
        </w:rPr>
        <w:t>&gt;</w:t>
      </w:r>
      <w:r w:rsidR="00653B6A">
        <w:rPr>
          <w:rFonts w:ascii="Consolas" w:hAnsi="Consolas" w:cs="Consolas"/>
          <w:color w:val="000000"/>
          <w:sz w:val="19"/>
          <w:szCs w:val="19"/>
        </w:rPr>
        <w:t>Hình thức thanh toán</w:t>
      </w:r>
      <w:r w:rsidR="00653B6A" w:rsidRPr="00653B6A">
        <w:rPr>
          <w:rFonts w:ascii="Consolas" w:hAnsi="Consolas" w:cs="Consolas"/>
          <w:color w:val="000000"/>
          <w:sz w:val="19"/>
          <w:szCs w:val="19"/>
          <w:highlight w:val="cyan"/>
        </w:rPr>
        <w:t>*</w:t>
      </w:r>
      <w:r>
        <w:rPr>
          <w:rFonts w:ascii="Consolas" w:hAnsi="Consolas" w:cs="Consolas"/>
          <w:color w:val="0000FF"/>
          <w:sz w:val="19"/>
          <w:szCs w:val="19"/>
        </w:rPr>
        <w:t>&lt;/</w:t>
      </w:r>
      <w:r>
        <w:rPr>
          <w:rFonts w:ascii="Consolas" w:hAnsi="Consolas" w:cs="Consolas"/>
          <w:color w:val="A31515"/>
          <w:sz w:val="19"/>
          <w:szCs w:val="19"/>
        </w:rPr>
        <w:t>HTTToan</w:t>
      </w:r>
      <w:r>
        <w:rPr>
          <w:rFonts w:ascii="Consolas" w:hAnsi="Consolas" w:cs="Consolas"/>
          <w:color w:val="0000FF"/>
          <w:sz w:val="19"/>
          <w:szCs w:val="19"/>
        </w:rPr>
        <w:t>&gt;</w:t>
      </w:r>
    </w:p>
    <w:p w14:paraId="0895F1B1" w14:textId="13AC3677" w:rsidR="0011439C" w:rsidRDefault="0011439C" w:rsidP="00232509">
      <w:pPr>
        <w:autoSpaceDE w:val="0"/>
        <w:autoSpaceDN w:val="0"/>
        <w:adjustRightInd w:val="0"/>
        <w:ind w:left="1440"/>
        <w:rPr>
          <w:rFonts w:ascii="Consolas" w:hAnsi="Consolas" w:cs="Consolas"/>
          <w:color w:val="0000FF"/>
          <w:sz w:val="19"/>
          <w:szCs w:val="19"/>
        </w:rPr>
      </w:pPr>
      <w:r w:rsidRPr="00B60186">
        <w:rPr>
          <w:rFonts w:ascii="Consolas" w:hAnsi="Consolas" w:cs="Consolas"/>
          <w:color w:val="0000FF"/>
          <w:sz w:val="19"/>
          <w:szCs w:val="19"/>
          <w:highlight w:val="cyan"/>
        </w:rPr>
        <w:t>&lt;</w:t>
      </w:r>
      <w:r w:rsidRPr="00B60186">
        <w:rPr>
          <w:rFonts w:ascii="Consolas" w:hAnsi="Consolas" w:cs="Consolas"/>
          <w:color w:val="C00000"/>
          <w:sz w:val="19"/>
          <w:szCs w:val="19"/>
          <w:highlight w:val="cyan"/>
        </w:rPr>
        <w:t>HDDThu</w:t>
      </w:r>
      <w:r w:rsidRPr="00B60186">
        <w:rPr>
          <w:rFonts w:ascii="Consolas" w:hAnsi="Consolas" w:cs="Consolas"/>
          <w:color w:val="0000FF"/>
          <w:sz w:val="19"/>
          <w:szCs w:val="19"/>
          <w:highlight w:val="cyan"/>
        </w:rPr>
        <w:t>&gt;</w:t>
      </w:r>
      <w:r w:rsidRPr="00B60186">
        <w:rPr>
          <w:rFonts w:ascii="Consolas" w:hAnsi="Consolas" w:cs="Consolas"/>
          <w:sz w:val="19"/>
          <w:szCs w:val="19"/>
          <w:highlight w:val="cyan"/>
        </w:rPr>
        <w:t>Hóa đơn đặc thù (Nhận các giá trị: 1-Hàng hóa là xe ô tô, xe mô tô, 2- Dịch vụ vận chuyển, 3- Dịch vụ vận chuyển trên nền tảng số, TMĐT). Nếu không truyền mặc định là 0- hóa đơn thường</w:t>
      </w:r>
      <w:r w:rsidRPr="00B60186">
        <w:rPr>
          <w:rFonts w:ascii="Consolas" w:hAnsi="Consolas" w:cs="Consolas"/>
          <w:color w:val="0000FF"/>
          <w:sz w:val="19"/>
          <w:szCs w:val="19"/>
          <w:highlight w:val="cyan"/>
        </w:rPr>
        <w:t>&lt;/</w:t>
      </w:r>
      <w:r w:rsidRPr="00B60186">
        <w:rPr>
          <w:rFonts w:ascii="Consolas" w:hAnsi="Consolas" w:cs="Consolas"/>
          <w:color w:val="C00000"/>
          <w:sz w:val="19"/>
          <w:szCs w:val="19"/>
          <w:highlight w:val="cyan"/>
        </w:rPr>
        <w:t>HDDThu</w:t>
      </w:r>
      <w:r w:rsidRPr="00B60186">
        <w:rPr>
          <w:rFonts w:ascii="Consolas" w:hAnsi="Consolas" w:cs="Consolas"/>
          <w:color w:val="0000FF"/>
          <w:sz w:val="19"/>
          <w:szCs w:val="19"/>
          <w:highlight w:val="cyan"/>
        </w:rPr>
        <w:t>&gt;</w:t>
      </w:r>
    </w:p>
    <w:p w14:paraId="1FF62375" w14:textId="61B47A13" w:rsidR="00314A45" w:rsidRPr="00314A45" w:rsidRDefault="00314A45" w:rsidP="00232509">
      <w:pPr>
        <w:autoSpaceDE w:val="0"/>
        <w:autoSpaceDN w:val="0"/>
        <w:adjustRightInd w:val="0"/>
        <w:ind w:left="1440"/>
        <w:rPr>
          <w:rFonts w:ascii="Consolas" w:hAnsi="Consolas" w:cs="Consolas"/>
          <w:color w:val="000000"/>
          <w:sz w:val="19"/>
          <w:szCs w:val="19"/>
          <w:highlight w:val="cyan"/>
        </w:rPr>
      </w:pPr>
      <w:r w:rsidRPr="00314A45">
        <w:rPr>
          <w:rFonts w:ascii="Consolas" w:hAnsi="Consolas" w:cs="Consolas"/>
          <w:color w:val="000000"/>
          <w:sz w:val="19"/>
          <w:szCs w:val="19"/>
          <w:highlight w:val="cyan"/>
        </w:rPr>
        <w:t>&lt;</w:t>
      </w:r>
      <w:r w:rsidRPr="00800AE7">
        <w:rPr>
          <w:rFonts w:ascii="Consolas" w:hAnsi="Consolas" w:cs="Consolas"/>
          <w:color w:val="FF0000"/>
          <w:sz w:val="19"/>
          <w:szCs w:val="19"/>
          <w:highlight w:val="cyan"/>
        </w:rPr>
        <w:t>TCHDon</w:t>
      </w:r>
      <w:r w:rsidRPr="00314A45">
        <w:rPr>
          <w:rFonts w:ascii="Consolas" w:hAnsi="Consolas" w:cs="Consolas"/>
          <w:color w:val="000000"/>
          <w:sz w:val="19"/>
          <w:szCs w:val="19"/>
          <w:highlight w:val="cyan"/>
        </w:rPr>
        <w:t>&gt;Tính chất hóa đơn: Nhận giá trị = 5 đối với hóa đơn chiết khấu thương mại&lt;/</w:t>
      </w:r>
      <w:r w:rsidRPr="00800AE7">
        <w:rPr>
          <w:rFonts w:ascii="Consolas" w:hAnsi="Consolas" w:cs="Consolas"/>
          <w:color w:val="FF0000"/>
          <w:sz w:val="19"/>
          <w:szCs w:val="19"/>
          <w:highlight w:val="cyan"/>
        </w:rPr>
        <w:t>TCHDon</w:t>
      </w:r>
      <w:r w:rsidRPr="00314A45">
        <w:rPr>
          <w:rFonts w:ascii="Consolas" w:hAnsi="Consolas" w:cs="Consolas"/>
          <w:color w:val="000000"/>
          <w:sz w:val="19"/>
          <w:szCs w:val="19"/>
          <w:highlight w:val="cyan"/>
        </w:rPr>
        <w:t>&gt;</w:t>
      </w:r>
    </w:p>
    <w:p w14:paraId="3014C152" w14:textId="40BB04D0" w:rsidR="00314A45" w:rsidRDefault="00314A45" w:rsidP="00232509">
      <w:pPr>
        <w:autoSpaceDE w:val="0"/>
        <w:autoSpaceDN w:val="0"/>
        <w:adjustRightInd w:val="0"/>
        <w:ind w:left="1440"/>
        <w:rPr>
          <w:rFonts w:ascii="Consolas" w:hAnsi="Consolas" w:cs="Consolas"/>
          <w:color w:val="000000"/>
          <w:sz w:val="19"/>
          <w:szCs w:val="19"/>
        </w:rPr>
      </w:pPr>
      <w:r w:rsidRPr="00314A45">
        <w:rPr>
          <w:rFonts w:ascii="Consolas" w:hAnsi="Consolas" w:cs="Consolas"/>
          <w:color w:val="000000"/>
          <w:sz w:val="19"/>
          <w:szCs w:val="19"/>
          <w:highlight w:val="cyan"/>
        </w:rPr>
        <w:t>&lt;</w:t>
      </w:r>
      <w:r w:rsidRPr="00800AE7">
        <w:rPr>
          <w:rFonts w:ascii="Consolas" w:hAnsi="Consolas" w:cs="Consolas"/>
          <w:color w:val="FF0000"/>
          <w:sz w:val="19"/>
          <w:szCs w:val="19"/>
          <w:highlight w:val="cyan"/>
        </w:rPr>
        <w:t>GiamThueGTGT</w:t>
      </w:r>
      <w:r w:rsidRPr="00314A45">
        <w:rPr>
          <w:rFonts w:ascii="Consolas" w:hAnsi="Consolas" w:cs="Consolas"/>
          <w:color w:val="000000"/>
          <w:sz w:val="19"/>
          <w:szCs w:val="19"/>
          <w:highlight w:val="cyan"/>
        </w:rPr>
        <w:t>&gt; Giảm thuế GTGT(Chỉ sử dụng cho hóa đơn bán hàng giảm thuế theo NQ của Quốc hội. Nhận giá trị 1/0)&lt;/</w:t>
      </w:r>
      <w:r w:rsidRPr="00800AE7">
        <w:rPr>
          <w:rFonts w:ascii="Consolas" w:hAnsi="Consolas" w:cs="Consolas"/>
          <w:color w:val="FF0000"/>
          <w:sz w:val="19"/>
          <w:szCs w:val="19"/>
          <w:highlight w:val="cyan"/>
        </w:rPr>
        <w:t>GiamThueGTGT</w:t>
      </w:r>
      <w:r w:rsidRPr="00314A45">
        <w:rPr>
          <w:rFonts w:ascii="Consolas" w:hAnsi="Consolas" w:cs="Consolas"/>
          <w:color w:val="000000"/>
          <w:sz w:val="19"/>
          <w:szCs w:val="19"/>
          <w:highlight w:val="cyan"/>
        </w:rPr>
        <w:t>&gt;</w:t>
      </w:r>
    </w:p>
    <w:p w14:paraId="067AB7A2" w14:textId="2CD6CC2A" w:rsidR="00E07CB8" w:rsidRPr="00E07CB8" w:rsidRDefault="00E07CB8" w:rsidP="00E07CB8">
      <w:pPr>
        <w:shd w:val="clear" w:color="auto" w:fill="FFFFFF"/>
        <w:ind w:left="1440"/>
        <w:rPr>
          <w:rFonts w:ascii="Courier New" w:hAnsi="Courier New" w:cs="Courier New"/>
          <w:i/>
          <w:sz w:val="20"/>
          <w:szCs w:val="20"/>
        </w:rPr>
      </w:pPr>
      <w:r w:rsidRPr="003F2102">
        <w:rPr>
          <w:rFonts w:ascii="Courier New" w:hAnsi="Courier New" w:cs="Courier New"/>
          <w:i/>
          <w:color w:val="C00000"/>
          <w:sz w:val="20"/>
          <w:szCs w:val="20"/>
          <w:highlight w:val="cyan"/>
        </w:rPr>
        <w:t>&lt;HDCTTChinh&gt;</w:t>
      </w:r>
      <w:r w:rsidRPr="003F2102">
        <w:rPr>
          <w:rFonts w:ascii="Courier New" w:hAnsi="Courier New" w:cs="Courier New"/>
          <w:i/>
          <w:sz w:val="20"/>
          <w:szCs w:val="20"/>
          <w:highlight w:val="cyan"/>
        </w:rPr>
        <w:t>Hoá đơn cho thuê tài chính (Hóa đơn đối với hoạt động cho thuê tài chính)</w:t>
      </w:r>
      <w:r w:rsidRPr="003F2102">
        <w:rPr>
          <w:sz w:val="26"/>
          <w:szCs w:val="26"/>
          <w:highlight w:val="cyan"/>
          <w:shd w:val="clear" w:color="auto" w:fill="00FF00"/>
        </w:rPr>
        <w:t xml:space="preserve"> </w:t>
      </w:r>
      <w:r w:rsidRPr="003F2102">
        <w:rPr>
          <w:rFonts w:ascii="Courier New" w:hAnsi="Courier New" w:cs="Courier New"/>
          <w:i/>
          <w:sz w:val="20"/>
          <w:szCs w:val="20"/>
          <w:highlight w:val="cyan"/>
        </w:rPr>
        <w:t>Số (1: Hóa đơn dành cho hoạt động thuê tài chính, 0: Hóa đơn không dành cho hoạt động cho thuê tài chính)&lt;/</w:t>
      </w:r>
      <w:r w:rsidRPr="003F2102">
        <w:rPr>
          <w:rFonts w:ascii="Courier New" w:hAnsi="Courier New" w:cs="Courier New"/>
          <w:i/>
          <w:color w:val="C00000"/>
          <w:sz w:val="20"/>
          <w:szCs w:val="20"/>
          <w:highlight w:val="cyan"/>
        </w:rPr>
        <w:t>HDCTTChinh&gt;</w:t>
      </w:r>
    </w:p>
    <w:p w14:paraId="22A5101E"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14:paraId="316808D2"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lastRenderedPageBreak/>
        <w:tab/>
        <w:t xml:space="preserve">   &lt;</w:t>
      </w:r>
      <w:r>
        <w:rPr>
          <w:rFonts w:ascii="Consolas" w:hAnsi="Consolas" w:cs="Consolas"/>
          <w:color w:val="A31515"/>
          <w:sz w:val="19"/>
          <w:szCs w:val="19"/>
        </w:rPr>
        <w:t>NDHDon</w:t>
      </w:r>
      <w:r>
        <w:rPr>
          <w:rFonts w:ascii="Consolas" w:hAnsi="Consolas" w:cs="Consolas"/>
          <w:color w:val="0000FF"/>
          <w:sz w:val="19"/>
          <w:szCs w:val="19"/>
        </w:rPr>
        <w:t>&gt;</w:t>
      </w:r>
    </w:p>
    <w:p w14:paraId="053E18AE" w14:textId="013F5D41" w:rsidR="009D1437" w:rsidRDefault="009D1437" w:rsidP="005E571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NBan</w:t>
      </w:r>
      <w:r>
        <w:rPr>
          <w:rFonts w:ascii="Consolas" w:hAnsi="Consolas" w:cs="Consolas"/>
          <w:color w:val="0000FF"/>
          <w:sz w:val="19"/>
          <w:szCs w:val="19"/>
        </w:rPr>
        <w:t>&gt;</w:t>
      </w:r>
    </w:p>
    <w:p w14:paraId="3A458BBA" w14:textId="77777777" w:rsidR="009D1437" w:rsidRDefault="009D1437" w:rsidP="009D1437">
      <w:pPr>
        <w:tabs>
          <w:tab w:val="left" w:pos="1980"/>
        </w:tabs>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 điện 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14:paraId="190E211C"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 xml:space="preserve">Địa chỉ thư điện tử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14:paraId="4E18EE09"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 tài khoản ngân 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14:paraId="2D70B852"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TNHang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Tên ngân hàng</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TNHang</w:t>
      </w:r>
      <w:r w:rsidRPr="002864F3">
        <w:rPr>
          <w:rFonts w:ascii="Consolas" w:hAnsi="Consolas" w:cs="Consolas"/>
          <w:color w:val="0000FF"/>
          <w:sz w:val="19"/>
          <w:szCs w:val="19"/>
          <w:lang w:val="nl-NL"/>
        </w:rPr>
        <w:t>&gt;</w:t>
      </w:r>
    </w:p>
    <w:p w14:paraId="49955D04" w14:textId="0577D4D9" w:rsidR="005E571B" w:rsidRPr="002864F3" w:rsidRDefault="009D1437" w:rsidP="005E571B">
      <w:pPr>
        <w:autoSpaceDE w:val="0"/>
        <w:autoSpaceDN w:val="0"/>
        <w:adjustRightInd w:val="0"/>
        <w:rPr>
          <w:rFonts w:ascii="Courier New" w:hAnsi="Courier New" w:cs="Courier New"/>
          <w:color w:val="0000FF"/>
          <w:sz w:val="20"/>
          <w:szCs w:val="20"/>
          <w:highlight w:val="cyan"/>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highlight w:val="cyan"/>
          <w:lang w:val="nl-NL"/>
        </w:rPr>
        <w:t>&lt;</w:t>
      </w:r>
      <w:r w:rsidRPr="002864F3">
        <w:rPr>
          <w:rFonts w:ascii="Consolas" w:hAnsi="Consolas" w:cs="Consolas"/>
          <w:color w:val="A31515"/>
          <w:sz w:val="19"/>
          <w:szCs w:val="19"/>
          <w:highlight w:val="cyan"/>
          <w:lang w:val="nl-NL"/>
        </w:rPr>
        <w:t>Fax</w:t>
      </w:r>
      <w:r w:rsidRPr="002864F3">
        <w:rPr>
          <w:rFonts w:ascii="Consolas" w:hAnsi="Consolas" w:cs="Consolas"/>
          <w:color w:val="0000FF"/>
          <w:sz w:val="19"/>
          <w:szCs w:val="19"/>
          <w:highlight w:val="cyan"/>
          <w:lang w:val="nl-NL"/>
        </w:rPr>
        <w:t>&gt;</w:t>
      </w:r>
      <w:r w:rsidRPr="002864F3">
        <w:rPr>
          <w:rFonts w:ascii="Consolas" w:hAnsi="Consolas" w:cs="Consolas"/>
          <w:color w:val="000000"/>
          <w:sz w:val="19"/>
          <w:szCs w:val="19"/>
          <w:highlight w:val="cyan"/>
          <w:lang w:val="nl-NL"/>
        </w:rPr>
        <w:t>Fax</w:t>
      </w:r>
      <w:r w:rsidRPr="002864F3">
        <w:rPr>
          <w:rFonts w:ascii="Consolas" w:hAnsi="Consolas" w:cs="Consolas"/>
          <w:color w:val="0000FF"/>
          <w:sz w:val="19"/>
          <w:szCs w:val="19"/>
          <w:highlight w:val="cyan"/>
          <w:lang w:val="nl-NL"/>
        </w:rPr>
        <w:t>&lt;/</w:t>
      </w:r>
      <w:r w:rsidRPr="002864F3">
        <w:rPr>
          <w:rFonts w:ascii="Consolas" w:hAnsi="Consolas" w:cs="Consolas"/>
          <w:color w:val="A31515"/>
          <w:sz w:val="19"/>
          <w:szCs w:val="19"/>
          <w:highlight w:val="cyan"/>
          <w:lang w:val="nl-NL"/>
        </w:rPr>
        <w:t>Fax</w:t>
      </w:r>
      <w:r w:rsidRPr="002864F3">
        <w:rPr>
          <w:rFonts w:ascii="Consolas" w:hAnsi="Consolas" w:cs="Consolas"/>
          <w:color w:val="0000FF"/>
          <w:sz w:val="19"/>
          <w:szCs w:val="19"/>
          <w:highlight w:val="cyan"/>
          <w:lang w:val="nl-NL"/>
        </w:rPr>
        <w:t>&gt;</w:t>
      </w:r>
    </w:p>
    <w:p w14:paraId="021E4104" w14:textId="77777777" w:rsidR="005E571B" w:rsidRPr="002864F3" w:rsidRDefault="005E571B" w:rsidP="005E571B">
      <w:pPr>
        <w:autoSpaceDE w:val="0"/>
        <w:autoSpaceDN w:val="0"/>
        <w:adjustRightInd w:val="0"/>
        <w:rPr>
          <w:rFonts w:ascii="Courier New" w:hAnsi="Courier New" w:cs="Courier New"/>
          <w:color w:val="0000FF"/>
          <w:sz w:val="20"/>
          <w:szCs w:val="20"/>
          <w:highlight w:val="cyan"/>
          <w:lang w:val="nl-NL"/>
        </w:rPr>
      </w:pP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t>&lt;</w:t>
      </w:r>
      <w:r w:rsidRPr="002864F3">
        <w:rPr>
          <w:rFonts w:ascii="Courier New" w:hAnsi="Courier New" w:cs="Courier New"/>
          <w:color w:val="C00000"/>
          <w:sz w:val="20"/>
          <w:szCs w:val="20"/>
          <w:highlight w:val="cyan"/>
          <w:lang w:val="nl-NL"/>
        </w:rPr>
        <w:t>Website</w:t>
      </w:r>
      <w:r w:rsidRPr="002864F3">
        <w:rPr>
          <w:rFonts w:ascii="Courier New" w:hAnsi="Courier New" w:cs="Courier New"/>
          <w:color w:val="0000FF"/>
          <w:sz w:val="20"/>
          <w:szCs w:val="20"/>
          <w:highlight w:val="cyan"/>
          <w:lang w:val="nl-NL"/>
        </w:rPr>
        <w:t>&gt;</w:t>
      </w:r>
      <w:r w:rsidRPr="002864F3">
        <w:rPr>
          <w:rFonts w:ascii="Courier New" w:hAnsi="Courier New" w:cs="Courier New"/>
          <w:color w:val="000000"/>
          <w:sz w:val="20"/>
          <w:szCs w:val="20"/>
          <w:highlight w:val="cyan"/>
          <w:lang w:val="nl-NL"/>
        </w:rPr>
        <w:t>Website</w:t>
      </w: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Website</w:t>
      </w:r>
      <w:r w:rsidRPr="002864F3">
        <w:rPr>
          <w:rFonts w:ascii="Courier New" w:hAnsi="Courier New" w:cs="Courier New"/>
          <w:color w:val="0000FF"/>
          <w:sz w:val="20"/>
          <w:szCs w:val="20"/>
          <w:highlight w:val="cyan"/>
          <w:lang w:val="nl-NL"/>
        </w:rPr>
        <w:t>&gt;</w:t>
      </w:r>
    </w:p>
    <w:p w14:paraId="5DB0F2C5" w14:textId="77777777" w:rsidR="005E571B" w:rsidRPr="002864F3" w:rsidRDefault="005E571B" w:rsidP="005E571B">
      <w:pPr>
        <w:autoSpaceDE w:val="0"/>
        <w:autoSpaceDN w:val="0"/>
        <w:adjustRightInd w:val="0"/>
        <w:rPr>
          <w:rFonts w:ascii="Courier New" w:hAnsi="Courier New" w:cs="Courier New"/>
          <w:color w:val="0000FF"/>
          <w:sz w:val="20"/>
          <w:szCs w:val="20"/>
          <w:highlight w:val="cyan"/>
          <w:lang w:val="nl-NL"/>
        </w:rPr>
      </w:pP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t>&lt;</w:t>
      </w:r>
      <w:r w:rsidRPr="002864F3">
        <w:rPr>
          <w:rFonts w:ascii="Courier New" w:hAnsi="Courier New" w:cs="Courier New"/>
          <w:color w:val="A31515"/>
          <w:sz w:val="20"/>
          <w:szCs w:val="20"/>
          <w:highlight w:val="cyan"/>
          <w:lang w:val="nl-NL"/>
        </w:rPr>
        <w:t>MCHang</w:t>
      </w:r>
      <w:r w:rsidRPr="002864F3">
        <w:rPr>
          <w:rFonts w:ascii="Courier New" w:hAnsi="Courier New" w:cs="Courier New"/>
          <w:color w:val="0000FF"/>
          <w:sz w:val="20"/>
          <w:szCs w:val="20"/>
          <w:highlight w:val="cyan"/>
          <w:lang w:val="nl-NL"/>
        </w:rPr>
        <w:t>&gt;</w:t>
      </w:r>
      <w:r w:rsidRPr="002864F3">
        <w:rPr>
          <w:rFonts w:ascii="Courier New" w:hAnsi="Courier New" w:cs="Courier New"/>
          <w:color w:val="000000"/>
          <w:sz w:val="20"/>
          <w:szCs w:val="20"/>
          <w:highlight w:val="cyan"/>
          <w:lang w:val="nl-NL"/>
        </w:rPr>
        <w:t>Mã cửa hàng người bán</w:t>
      </w:r>
      <w:r w:rsidRPr="002864F3">
        <w:rPr>
          <w:rFonts w:ascii="Courier New" w:hAnsi="Courier New" w:cs="Courier New"/>
          <w:color w:val="0000FF"/>
          <w:sz w:val="20"/>
          <w:szCs w:val="20"/>
          <w:highlight w:val="cyan"/>
          <w:lang w:val="nl-NL"/>
        </w:rPr>
        <w:t>&lt;/</w:t>
      </w:r>
      <w:r w:rsidRPr="002864F3">
        <w:rPr>
          <w:rFonts w:ascii="Courier New" w:hAnsi="Courier New" w:cs="Courier New"/>
          <w:color w:val="A31515"/>
          <w:sz w:val="20"/>
          <w:szCs w:val="20"/>
          <w:highlight w:val="cyan"/>
          <w:lang w:val="nl-NL"/>
        </w:rPr>
        <w:t>MCHang</w:t>
      </w:r>
      <w:r w:rsidRPr="002864F3">
        <w:rPr>
          <w:rFonts w:ascii="Courier New" w:hAnsi="Courier New" w:cs="Courier New"/>
          <w:color w:val="0000FF"/>
          <w:sz w:val="20"/>
          <w:szCs w:val="20"/>
          <w:highlight w:val="cyan"/>
          <w:lang w:val="nl-NL"/>
        </w:rPr>
        <w:t>&gt;</w:t>
      </w:r>
    </w:p>
    <w:p w14:paraId="639E43A1" w14:textId="612D2D78" w:rsidR="005E571B" w:rsidRPr="002864F3" w:rsidRDefault="005E571B" w:rsidP="009D1437">
      <w:pPr>
        <w:autoSpaceDE w:val="0"/>
        <w:autoSpaceDN w:val="0"/>
        <w:adjustRightInd w:val="0"/>
        <w:rPr>
          <w:rFonts w:ascii="Courier New" w:hAnsi="Courier New" w:cs="Courier New"/>
          <w:color w:val="0000FF"/>
          <w:sz w:val="20"/>
          <w:szCs w:val="20"/>
          <w:lang w:val="nl-NL"/>
        </w:rPr>
      </w:pP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t>&lt;</w:t>
      </w:r>
      <w:r w:rsidRPr="002864F3">
        <w:rPr>
          <w:rFonts w:ascii="Courier New" w:hAnsi="Courier New" w:cs="Courier New"/>
          <w:color w:val="A31515"/>
          <w:sz w:val="20"/>
          <w:szCs w:val="20"/>
          <w:highlight w:val="cyan"/>
          <w:lang w:val="nl-NL"/>
        </w:rPr>
        <w:t>TCHang</w:t>
      </w:r>
      <w:r w:rsidRPr="002864F3">
        <w:rPr>
          <w:rFonts w:ascii="Courier New" w:hAnsi="Courier New" w:cs="Courier New"/>
          <w:color w:val="0000FF"/>
          <w:sz w:val="20"/>
          <w:szCs w:val="20"/>
          <w:highlight w:val="cyan"/>
          <w:lang w:val="nl-NL"/>
        </w:rPr>
        <w:t>&gt;</w:t>
      </w:r>
      <w:r w:rsidRPr="002864F3">
        <w:rPr>
          <w:rFonts w:ascii="Courier New" w:hAnsi="Courier New" w:cs="Courier New"/>
          <w:color w:val="000000"/>
          <w:sz w:val="20"/>
          <w:szCs w:val="20"/>
          <w:highlight w:val="cyan"/>
          <w:lang w:val="nl-NL"/>
        </w:rPr>
        <w:t>Tên cửa hàng người bán</w:t>
      </w:r>
      <w:r w:rsidRPr="002864F3">
        <w:rPr>
          <w:rFonts w:ascii="Courier New" w:hAnsi="Courier New" w:cs="Courier New"/>
          <w:color w:val="0000FF"/>
          <w:sz w:val="20"/>
          <w:szCs w:val="20"/>
          <w:highlight w:val="cyan"/>
          <w:lang w:val="nl-NL"/>
        </w:rPr>
        <w:t>&lt;/</w:t>
      </w:r>
      <w:r w:rsidRPr="002864F3">
        <w:rPr>
          <w:rFonts w:ascii="Courier New" w:hAnsi="Courier New" w:cs="Courier New"/>
          <w:color w:val="A31515"/>
          <w:sz w:val="20"/>
          <w:szCs w:val="20"/>
          <w:highlight w:val="cyan"/>
          <w:lang w:val="nl-NL"/>
        </w:rPr>
        <w:t>TCHang</w:t>
      </w:r>
      <w:r w:rsidRPr="002864F3">
        <w:rPr>
          <w:rFonts w:ascii="Courier New" w:hAnsi="Courier New" w:cs="Courier New"/>
          <w:color w:val="0000FF"/>
          <w:sz w:val="20"/>
          <w:szCs w:val="20"/>
          <w:highlight w:val="cyan"/>
          <w:lang w:val="nl-NL"/>
        </w:rPr>
        <w:t>&gt;</w:t>
      </w:r>
    </w:p>
    <w:p w14:paraId="59DCF7A9"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LDDNBo</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Lệnh điều động nội bộ (Bắt buộc đối với phiếu xuất kho vận chuyển nội bộ)</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LDDNBo</w:t>
      </w:r>
      <w:r w:rsidRPr="002864F3">
        <w:rPr>
          <w:rFonts w:ascii="Consolas" w:hAnsi="Consolas" w:cs="Consolas"/>
          <w:color w:val="0000FF"/>
          <w:sz w:val="19"/>
          <w:szCs w:val="19"/>
          <w:lang w:val="nl-NL"/>
        </w:rPr>
        <w:t>&gt;</w:t>
      </w:r>
    </w:p>
    <w:p w14:paraId="0D160250"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HDSo</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Hợp đồng số (Hợp đồng vận chuyển) (phiếu xuất kho vận chuyển nội bộ)</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HDSo</w:t>
      </w:r>
      <w:r w:rsidRPr="002864F3">
        <w:rPr>
          <w:rFonts w:ascii="Consolas" w:hAnsi="Consolas" w:cs="Consolas"/>
          <w:color w:val="0000FF"/>
          <w:sz w:val="19"/>
          <w:szCs w:val="19"/>
          <w:lang w:val="nl-NL"/>
        </w:rPr>
        <w:t>&gt;</w:t>
      </w:r>
    </w:p>
    <w:p w14:paraId="20636A77"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HVTNXHang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Họ và tên người xuất hàng (phiếu xuất kho vận chuyển nội bộ)</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HVTNXHang</w:t>
      </w:r>
      <w:r w:rsidRPr="002864F3">
        <w:rPr>
          <w:rFonts w:ascii="Consolas" w:hAnsi="Consolas" w:cs="Consolas"/>
          <w:color w:val="0000FF"/>
          <w:sz w:val="19"/>
          <w:szCs w:val="19"/>
          <w:lang w:val="nl-NL"/>
        </w:rPr>
        <w:t>&gt;</w:t>
      </w:r>
    </w:p>
    <w:p w14:paraId="20F821F0"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TNVChuyen</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Tên người vận chuyển (phiếu xuất kho)</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TNVChuyen</w:t>
      </w:r>
      <w:r w:rsidRPr="002864F3">
        <w:rPr>
          <w:rFonts w:ascii="Consolas" w:hAnsi="Consolas" w:cs="Consolas"/>
          <w:color w:val="0000FF"/>
          <w:sz w:val="19"/>
          <w:szCs w:val="19"/>
          <w:lang w:val="nl-NL"/>
        </w:rPr>
        <w:t>&gt;</w:t>
      </w:r>
    </w:p>
    <w:p w14:paraId="6A3AAB55"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PTVChuyen</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Phương tiện vận chuyển (Bắt buộc đối với phiếu xuất kho)</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PTVChuyen</w:t>
      </w:r>
      <w:r w:rsidRPr="002864F3">
        <w:rPr>
          <w:rFonts w:ascii="Consolas" w:hAnsi="Consolas" w:cs="Consolas"/>
          <w:color w:val="0000FF"/>
          <w:sz w:val="19"/>
          <w:szCs w:val="19"/>
          <w:lang w:val="nl-NL"/>
        </w:rPr>
        <w:t>&gt;</w:t>
      </w:r>
    </w:p>
    <w:p w14:paraId="67CBD017"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HDKTSo</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Hợp đồng kinh tế số (Bắt buộc đối với phiếu xuất kho gửi bán đại lý)</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HDKTSo</w:t>
      </w:r>
      <w:r w:rsidRPr="002864F3">
        <w:rPr>
          <w:rFonts w:ascii="Consolas" w:hAnsi="Consolas" w:cs="Consolas"/>
          <w:color w:val="0000FF"/>
          <w:sz w:val="19"/>
          <w:szCs w:val="19"/>
          <w:lang w:val="nl-NL"/>
        </w:rPr>
        <w:t>&gt;</w:t>
      </w:r>
    </w:p>
    <w:p w14:paraId="10FAF7FF"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HDKTNgay</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Hợp đồng kinh tế ngày (Bắt buộc đối với phiếu xuất kho gửi bán đại lý)</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HDKTNgay</w:t>
      </w:r>
      <w:r w:rsidRPr="002864F3">
        <w:rPr>
          <w:rFonts w:ascii="Consolas" w:hAnsi="Consolas" w:cs="Consolas"/>
          <w:color w:val="0000FF"/>
          <w:sz w:val="19"/>
          <w:szCs w:val="19"/>
          <w:lang w:val="nl-NL"/>
        </w:rPr>
        <w:t>&gt;</w:t>
      </w:r>
    </w:p>
    <w:p w14:paraId="0708ABDC"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NBan</w:t>
      </w:r>
      <w:r w:rsidRPr="002864F3">
        <w:rPr>
          <w:rFonts w:ascii="Consolas" w:hAnsi="Consolas" w:cs="Consolas"/>
          <w:color w:val="0000FF"/>
          <w:sz w:val="19"/>
          <w:szCs w:val="19"/>
          <w:lang w:val="nl-NL"/>
        </w:rPr>
        <w:t>&gt;</w:t>
      </w:r>
    </w:p>
    <w:p w14:paraId="72B5CF91"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NMua</w:t>
      </w:r>
      <w:r w:rsidRPr="002864F3">
        <w:rPr>
          <w:rFonts w:ascii="Consolas" w:hAnsi="Consolas" w:cs="Consolas"/>
          <w:color w:val="0000FF"/>
          <w:sz w:val="19"/>
          <w:szCs w:val="19"/>
          <w:lang w:val="nl-NL"/>
        </w:rPr>
        <w:t>&gt;</w:t>
      </w:r>
    </w:p>
    <w:p w14:paraId="43E8D3CE"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Ten</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Tên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Ten</w:t>
      </w:r>
      <w:r w:rsidRPr="002864F3">
        <w:rPr>
          <w:rFonts w:ascii="Consolas" w:hAnsi="Consolas" w:cs="Consolas"/>
          <w:color w:val="0000FF"/>
          <w:sz w:val="19"/>
          <w:szCs w:val="19"/>
          <w:lang w:val="nl-NL"/>
        </w:rPr>
        <w:t>&gt;</w:t>
      </w:r>
    </w:p>
    <w:p w14:paraId="56124F7D"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MST</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Mã số thuế (Bắt buộc nếu có)</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MST</w:t>
      </w:r>
      <w:r w:rsidRPr="002864F3">
        <w:rPr>
          <w:rFonts w:ascii="Consolas" w:hAnsi="Consolas" w:cs="Consolas"/>
          <w:color w:val="0000FF"/>
          <w:sz w:val="19"/>
          <w:szCs w:val="19"/>
          <w:lang w:val="nl-NL"/>
        </w:rPr>
        <w:t>&gt;</w:t>
      </w:r>
    </w:p>
    <w:p w14:paraId="17805D75"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DChi</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Địa chỉ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DChi</w:t>
      </w:r>
      <w:r w:rsidRPr="002864F3">
        <w:rPr>
          <w:rFonts w:ascii="Consolas" w:hAnsi="Consolas" w:cs="Consolas"/>
          <w:color w:val="0000FF"/>
          <w:sz w:val="19"/>
          <w:szCs w:val="19"/>
          <w:lang w:val="nl-NL"/>
        </w:rPr>
        <w:t>&gt;</w:t>
      </w:r>
    </w:p>
    <w:p w14:paraId="328E0C53"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MKHang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Mã khách hàng</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MKHang</w:t>
      </w:r>
      <w:r w:rsidRPr="002864F3">
        <w:rPr>
          <w:rFonts w:ascii="Consolas" w:hAnsi="Consolas" w:cs="Consolas"/>
          <w:color w:val="0000FF"/>
          <w:sz w:val="19"/>
          <w:szCs w:val="19"/>
          <w:lang w:val="nl-NL"/>
        </w:rPr>
        <w:t>&gt;</w:t>
      </w:r>
    </w:p>
    <w:p w14:paraId="0E7B962F"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SDThoai</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Số điện thoại</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SDThoai</w:t>
      </w:r>
      <w:r w:rsidRPr="002864F3">
        <w:rPr>
          <w:rFonts w:ascii="Consolas" w:hAnsi="Consolas" w:cs="Consolas"/>
          <w:color w:val="0000FF"/>
          <w:sz w:val="19"/>
          <w:szCs w:val="19"/>
          <w:lang w:val="nl-NL"/>
        </w:rPr>
        <w:t>&gt;</w:t>
      </w:r>
    </w:p>
    <w:p w14:paraId="363D4E3C"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DCTDTu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 xml:space="preserve">Địa chỉ thư điện tử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DCTDTu</w:t>
      </w:r>
      <w:r w:rsidRPr="002864F3">
        <w:rPr>
          <w:rFonts w:ascii="Consolas" w:hAnsi="Consolas" w:cs="Consolas"/>
          <w:color w:val="0000FF"/>
          <w:sz w:val="19"/>
          <w:szCs w:val="19"/>
          <w:lang w:val="nl-NL"/>
        </w:rPr>
        <w:t>&gt;</w:t>
      </w:r>
    </w:p>
    <w:p w14:paraId="68EF205F"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HVTNMHang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Họ và tên người mua hàng</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HVTNMHang</w:t>
      </w:r>
      <w:r w:rsidRPr="002864F3">
        <w:rPr>
          <w:rFonts w:ascii="Consolas" w:hAnsi="Consolas" w:cs="Consolas"/>
          <w:color w:val="0000FF"/>
          <w:sz w:val="19"/>
          <w:szCs w:val="19"/>
          <w:lang w:val="nl-NL"/>
        </w:rPr>
        <w:t>&gt;</w:t>
      </w:r>
    </w:p>
    <w:p w14:paraId="38B9CEC7"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STKNHang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Số tài khoản ngân hàng</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STKNHang</w:t>
      </w:r>
      <w:r w:rsidRPr="002864F3">
        <w:rPr>
          <w:rFonts w:ascii="Consolas" w:hAnsi="Consolas" w:cs="Consolas"/>
          <w:color w:val="0000FF"/>
          <w:sz w:val="19"/>
          <w:szCs w:val="19"/>
          <w:lang w:val="nl-NL"/>
        </w:rPr>
        <w:t>&gt;</w:t>
      </w:r>
    </w:p>
    <w:p w14:paraId="4B3E8235"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TNHang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Tên ngân hàng</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TNHang</w:t>
      </w:r>
      <w:r w:rsidRPr="002864F3">
        <w:rPr>
          <w:rFonts w:ascii="Consolas" w:hAnsi="Consolas" w:cs="Consolas"/>
          <w:color w:val="0000FF"/>
          <w:sz w:val="19"/>
          <w:szCs w:val="19"/>
          <w:lang w:val="nl-NL"/>
        </w:rPr>
        <w:t>&gt;</w:t>
      </w:r>
    </w:p>
    <w:p w14:paraId="381603E5" w14:textId="77777777"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HVTNNHang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Họ và tên người nhận hàng (phiếu xuất kho)</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HVTNNHang</w:t>
      </w:r>
      <w:r w:rsidRPr="002864F3">
        <w:rPr>
          <w:rFonts w:ascii="Consolas" w:hAnsi="Consolas" w:cs="Consolas"/>
          <w:color w:val="0000FF"/>
          <w:sz w:val="19"/>
          <w:szCs w:val="19"/>
          <w:lang w:val="nl-NL"/>
        </w:rPr>
        <w:t>&gt;</w:t>
      </w:r>
    </w:p>
    <w:p w14:paraId="54A42FAC" w14:textId="77777777" w:rsidR="00703C35" w:rsidRPr="002864F3" w:rsidRDefault="00703C35" w:rsidP="006308AF">
      <w:pPr>
        <w:autoSpaceDE w:val="0"/>
        <w:autoSpaceDN w:val="0"/>
        <w:adjustRightInd w:val="0"/>
        <w:ind w:left="1440" w:firstLine="720"/>
        <w:rPr>
          <w:rFonts w:ascii="Consolas" w:hAnsi="Consolas" w:cs="Consolas"/>
          <w:color w:val="000000"/>
          <w:sz w:val="19"/>
          <w:szCs w:val="19"/>
          <w:highlight w:val="cyan"/>
          <w:lang w:val="nl-NL"/>
        </w:rPr>
      </w:pPr>
      <w:r w:rsidRPr="002864F3">
        <w:rPr>
          <w:rFonts w:ascii="Consolas" w:hAnsi="Consolas" w:cs="Consolas"/>
          <w:color w:val="000000"/>
          <w:sz w:val="19"/>
          <w:szCs w:val="19"/>
          <w:highlight w:val="cyan"/>
          <w:lang w:val="nl-NL"/>
        </w:rPr>
        <w:t>&lt;</w:t>
      </w:r>
      <w:r w:rsidRPr="002864F3">
        <w:rPr>
          <w:rFonts w:ascii="Consolas" w:hAnsi="Consolas" w:cs="Consolas"/>
          <w:color w:val="C00000"/>
          <w:sz w:val="19"/>
          <w:szCs w:val="19"/>
          <w:highlight w:val="cyan"/>
          <w:lang w:val="nl-NL"/>
        </w:rPr>
        <w:t>MDVQHNSach</w:t>
      </w:r>
      <w:r w:rsidRPr="002864F3">
        <w:rPr>
          <w:rFonts w:ascii="Consolas" w:hAnsi="Consolas" w:cs="Consolas"/>
          <w:color w:val="000000"/>
          <w:sz w:val="19"/>
          <w:szCs w:val="19"/>
          <w:highlight w:val="cyan"/>
          <w:lang w:val="nl-NL"/>
        </w:rPr>
        <w:t>&gt;Mã đơn vị quan hệ ngân sách người mua&lt;/</w:t>
      </w:r>
      <w:r w:rsidRPr="002864F3">
        <w:rPr>
          <w:rFonts w:ascii="Consolas" w:hAnsi="Consolas" w:cs="Consolas"/>
          <w:color w:val="C00000"/>
          <w:sz w:val="19"/>
          <w:szCs w:val="19"/>
          <w:highlight w:val="cyan"/>
          <w:lang w:val="nl-NL"/>
        </w:rPr>
        <w:t>MDVQHNSach</w:t>
      </w:r>
      <w:r w:rsidRPr="002864F3">
        <w:rPr>
          <w:rFonts w:ascii="Consolas" w:hAnsi="Consolas" w:cs="Consolas"/>
          <w:color w:val="000000"/>
          <w:sz w:val="19"/>
          <w:szCs w:val="19"/>
          <w:highlight w:val="cyan"/>
          <w:lang w:val="nl-NL"/>
        </w:rPr>
        <w:t>&gt;</w:t>
      </w:r>
    </w:p>
    <w:p w14:paraId="39C5BCC4" w14:textId="77777777" w:rsidR="00703C35" w:rsidRPr="002864F3" w:rsidRDefault="00703C35" w:rsidP="006308AF">
      <w:pPr>
        <w:autoSpaceDE w:val="0"/>
        <w:autoSpaceDN w:val="0"/>
        <w:adjustRightInd w:val="0"/>
        <w:ind w:left="1440" w:firstLine="720"/>
        <w:rPr>
          <w:rFonts w:ascii="Consolas" w:hAnsi="Consolas" w:cs="Consolas"/>
          <w:color w:val="000000"/>
          <w:sz w:val="19"/>
          <w:szCs w:val="19"/>
          <w:highlight w:val="cyan"/>
          <w:lang w:val="nl-NL"/>
        </w:rPr>
      </w:pPr>
      <w:r w:rsidRPr="002864F3">
        <w:rPr>
          <w:rFonts w:ascii="Consolas" w:hAnsi="Consolas" w:cs="Consolas"/>
          <w:color w:val="000000"/>
          <w:sz w:val="19"/>
          <w:szCs w:val="19"/>
          <w:highlight w:val="cyan"/>
          <w:lang w:val="nl-NL"/>
        </w:rPr>
        <w:t>&lt;</w:t>
      </w:r>
      <w:r w:rsidRPr="002864F3">
        <w:rPr>
          <w:rFonts w:ascii="Consolas" w:hAnsi="Consolas" w:cs="Consolas"/>
          <w:color w:val="C00000"/>
          <w:sz w:val="19"/>
          <w:szCs w:val="19"/>
          <w:highlight w:val="cyan"/>
          <w:lang w:val="nl-NL"/>
        </w:rPr>
        <w:t>SHChieu</w:t>
      </w:r>
      <w:r w:rsidRPr="002864F3">
        <w:rPr>
          <w:rFonts w:ascii="Consolas" w:hAnsi="Consolas" w:cs="Consolas"/>
          <w:color w:val="000000"/>
          <w:sz w:val="19"/>
          <w:szCs w:val="19"/>
          <w:highlight w:val="cyan"/>
          <w:lang w:val="nl-NL"/>
        </w:rPr>
        <w:t>&gt;Số hộ chiếu người mua&lt;/</w:t>
      </w:r>
      <w:r w:rsidRPr="002864F3">
        <w:rPr>
          <w:rFonts w:ascii="Consolas" w:hAnsi="Consolas" w:cs="Consolas"/>
          <w:color w:val="C00000"/>
          <w:sz w:val="19"/>
          <w:szCs w:val="19"/>
          <w:highlight w:val="cyan"/>
          <w:lang w:val="nl-NL"/>
        </w:rPr>
        <w:t>SHChieu</w:t>
      </w:r>
      <w:r w:rsidRPr="002864F3">
        <w:rPr>
          <w:rFonts w:ascii="Consolas" w:hAnsi="Consolas" w:cs="Consolas"/>
          <w:color w:val="000000"/>
          <w:sz w:val="19"/>
          <w:szCs w:val="19"/>
          <w:highlight w:val="cyan"/>
          <w:lang w:val="nl-NL"/>
        </w:rPr>
        <w:t>&gt;</w:t>
      </w:r>
    </w:p>
    <w:p w14:paraId="09A3313A" w14:textId="5A820C55" w:rsidR="00703C35" w:rsidRPr="002864F3" w:rsidRDefault="00703C35" w:rsidP="006308AF">
      <w:pPr>
        <w:autoSpaceDE w:val="0"/>
        <w:autoSpaceDN w:val="0"/>
        <w:adjustRightInd w:val="0"/>
        <w:ind w:left="1440" w:firstLine="720"/>
        <w:rPr>
          <w:rFonts w:ascii="Consolas" w:hAnsi="Consolas" w:cs="Consolas"/>
          <w:color w:val="000000"/>
          <w:sz w:val="19"/>
          <w:szCs w:val="19"/>
          <w:highlight w:val="cyan"/>
          <w:lang w:val="nl-NL"/>
        </w:rPr>
      </w:pPr>
      <w:r w:rsidRPr="002864F3">
        <w:rPr>
          <w:rFonts w:ascii="Consolas" w:hAnsi="Consolas" w:cs="Consolas"/>
          <w:color w:val="000000"/>
          <w:sz w:val="19"/>
          <w:szCs w:val="19"/>
          <w:highlight w:val="cyan"/>
          <w:lang w:val="nl-NL"/>
        </w:rPr>
        <w:t>&lt;</w:t>
      </w:r>
      <w:r w:rsidRPr="002864F3">
        <w:rPr>
          <w:rFonts w:ascii="Consolas" w:hAnsi="Consolas" w:cs="Consolas"/>
          <w:color w:val="C00000"/>
          <w:sz w:val="19"/>
          <w:szCs w:val="19"/>
          <w:highlight w:val="cyan"/>
          <w:lang w:val="nl-NL"/>
        </w:rPr>
        <w:t>CCCDan</w:t>
      </w:r>
      <w:r w:rsidRPr="002864F3">
        <w:rPr>
          <w:rFonts w:ascii="Consolas" w:hAnsi="Consolas" w:cs="Consolas"/>
          <w:color w:val="000000"/>
          <w:sz w:val="19"/>
          <w:szCs w:val="19"/>
          <w:highlight w:val="cyan"/>
          <w:lang w:val="nl-NL"/>
        </w:rPr>
        <w:t>&gt;Căn cước công dân người mua&lt;/</w:t>
      </w:r>
      <w:r w:rsidRPr="002864F3">
        <w:rPr>
          <w:rFonts w:ascii="Consolas" w:hAnsi="Consolas" w:cs="Consolas"/>
          <w:color w:val="C00000"/>
          <w:sz w:val="19"/>
          <w:szCs w:val="19"/>
          <w:highlight w:val="cyan"/>
          <w:lang w:val="nl-NL"/>
        </w:rPr>
        <w:t>CCCDan</w:t>
      </w:r>
      <w:r w:rsidRPr="002864F3">
        <w:rPr>
          <w:rFonts w:ascii="Consolas" w:hAnsi="Consolas" w:cs="Consolas"/>
          <w:color w:val="000000"/>
          <w:sz w:val="19"/>
          <w:szCs w:val="19"/>
          <w:highlight w:val="cyan"/>
          <w:lang w:val="nl-NL"/>
        </w:rPr>
        <w:t>&gt;</w:t>
      </w:r>
    </w:p>
    <w:p w14:paraId="68F4E3FA" w14:textId="77777777" w:rsidR="007615BB" w:rsidRPr="002864F3" w:rsidRDefault="007615BB" w:rsidP="006308AF">
      <w:pPr>
        <w:shd w:val="clear" w:color="auto" w:fill="FFFFFF"/>
        <w:ind w:left="1440" w:firstLine="720"/>
        <w:rPr>
          <w:rFonts w:ascii="Courier New" w:hAnsi="Courier New" w:cs="Courier New"/>
          <w:color w:val="0000FF"/>
          <w:sz w:val="20"/>
          <w:szCs w:val="20"/>
          <w:highlight w:val="cyan"/>
          <w:lang w:val="nl-NL"/>
        </w:rPr>
      </w:pP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NCHChieu</w:t>
      </w:r>
      <w:r w:rsidRPr="002864F3">
        <w:rPr>
          <w:rFonts w:ascii="Courier New" w:hAnsi="Courier New" w:cs="Courier New"/>
          <w:color w:val="0000FF"/>
          <w:sz w:val="20"/>
          <w:szCs w:val="20"/>
          <w:highlight w:val="cyan"/>
          <w:lang w:val="nl-NL"/>
        </w:rPr>
        <w:t>&gt;</w:t>
      </w:r>
      <w:r w:rsidRPr="002864F3">
        <w:rPr>
          <w:rFonts w:ascii="Courier New" w:hAnsi="Courier New" w:cs="Courier New"/>
          <w:sz w:val="20"/>
          <w:szCs w:val="20"/>
          <w:highlight w:val="cyan"/>
          <w:lang w:val="nl-NL"/>
        </w:rPr>
        <w:t>Ngày cấp hộ chiếu người mua</w:t>
      </w: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NCHChieu</w:t>
      </w:r>
      <w:r w:rsidRPr="002864F3">
        <w:rPr>
          <w:rFonts w:ascii="Courier New" w:hAnsi="Courier New" w:cs="Courier New"/>
          <w:color w:val="0000FF"/>
          <w:sz w:val="20"/>
          <w:szCs w:val="20"/>
          <w:highlight w:val="cyan"/>
          <w:lang w:val="nl-NL"/>
        </w:rPr>
        <w:t>&gt;</w:t>
      </w:r>
    </w:p>
    <w:p w14:paraId="15DACC15" w14:textId="77777777" w:rsidR="007615BB" w:rsidRPr="002864F3" w:rsidRDefault="007615BB" w:rsidP="006308AF">
      <w:pPr>
        <w:shd w:val="clear" w:color="auto" w:fill="FFFFFF"/>
        <w:ind w:left="1440" w:firstLine="720"/>
        <w:rPr>
          <w:rFonts w:ascii="Courier New" w:hAnsi="Courier New" w:cs="Courier New"/>
          <w:color w:val="0000FF"/>
          <w:sz w:val="20"/>
          <w:szCs w:val="20"/>
          <w:highlight w:val="cyan"/>
          <w:lang w:val="nl-NL"/>
        </w:rPr>
      </w:pP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NHHHChieu</w:t>
      </w:r>
      <w:r w:rsidRPr="002864F3">
        <w:rPr>
          <w:rFonts w:ascii="Courier New" w:hAnsi="Courier New" w:cs="Courier New"/>
          <w:color w:val="0000FF"/>
          <w:sz w:val="20"/>
          <w:szCs w:val="20"/>
          <w:highlight w:val="cyan"/>
          <w:lang w:val="nl-NL"/>
        </w:rPr>
        <w:t>&gt;</w:t>
      </w:r>
      <w:r w:rsidRPr="002864F3">
        <w:rPr>
          <w:rFonts w:ascii="Courier New" w:hAnsi="Courier New" w:cs="Courier New"/>
          <w:sz w:val="20"/>
          <w:szCs w:val="20"/>
          <w:highlight w:val="cyan"/>
          <w:lang w:val="nl-NL"/>
        </w:rPr>
        <w:t>Ngày hết hạn hộ chiếu người mua</w:t>
      </w: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NHHHChieu</w:t>
      </w:r>
      <w:r w:rsidRPr="002864F3">
        <w:rPr>
          <w:rFonts w:ascii="Courier New" w:hAnsi="Courier New" w:cs="Courier New"/>
          <w:color w:val="0000FF"/>
          <w:sz w:val="20"/>
          <w:szCs w:val="20"/>
          <w:highlight w:val="cyan"/>
          <w:lang w:val="nl-NL"/>
        </w:rPr>
        <w:t>&gt;</w:t>
      </w:r>
    </w:p>
    <w:p w14:paraId="351B0754" w14:textId="32547D1E" w:rsidR="007615BB" w:rsidRPr="002864F3" w:rsidRDefault="007615BB" w:rsidP="006308AF">
      <w:pPr>
        <w:shd w:val="clear" w:color="auto" w:fill="FFFFFF"/>
        <w:ind w:left="1440" w:firstLine="720"/>
        <w:rPr>
          <w:rFonts w:ascii="Consolas" w:hAnsi="Consolas" w:cs="Consolas"/>
          <w:color w:val="000000"/>
          <w:sz w:val="19"/>
          <w:szCs w:val="19"/>
          <w:lang w:val="nl-NL"/>
        </w:rPr>
      </w:pP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QTich</w:t>
      </w:r>
      <w:r w:rsidRPr="002864F3">
        <w:rPr>
          <w:rFonts w:ascii="Courier New" w:hAnsi="Courier New" w:cs="Courier New"/>
          <w:color w:val="0000FF"/>
          <w:sz w:val="20"/>
          <w:szCs w:val="20"/>
          <w:highlight w:val="cyan"/>
          <w:lang w:val="nl-NL"/>
        </w:rPr>
        <w:t>&gt;</w:t>
      </w:r>
      <w:r w:rsidRPr="002864F3">
        <w:rPr>
          <w:rFonts w:ascii="Courier New" w:hAnsi="Courier New" w:cs="Courier New"/>
          <w:sz w:val="20"/>
          <w:szCs w:val="20"/>
          <w:highlight w:val="cyan"/>
          <w:lang w:val="nl-NL"/>
        </w:rPr>
        <w:t>Quốc tịch người mua</w:t>
      </w: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QTich</w:t>
      </w:r>
      <w:r w:rsidRPr="002864F3">
        <w:rPr>
          <w:rFonts w:ascii="Courier New" w:hAnsi="Courier New" w:cs="Courier New"/>
          <w:color w:val="0000FF"/>
          <w:sz w:val="20"/>
          <w:szCs w:val="20"/>
          <w:highlight w:val="cyan"/>
          <w:lang w:val="nl-NL"/>
        </w:rPr>
        <w:t>&gt;</w:t>
      </w:r>
    </w:p>
    <w:p w14:paraId="3FA03D76"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NMua</w:t>
      </w:r>
      <w:r w:rsidRPr="002864F3">
        <w:rPr>
          <w:rFonts w:ascii="Consolas" w:hAnsi="Consolas" w:cs="Consolas"/>
          <w:color w:val="0000FF"/>
          <w:sz w:val="19"/>
          <w:szCs w:val="19"/>
          <w:lang w:val="nl-NL"/>
        </w:rPr>
        <w:t>&gt;</w:t>
      </w:r>
    </w:p>
    <w:p w14:paraId="0162A679"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DSHHDVu</w:t>
      </w:r>
      <w:r w:rsidRPr="002864F3">
        <w:rPr>
          <w:rFonts w:ascii="Consolas" w:hAnsi="Consolas" w:cs="Consolas"/>
          <w:color w:val="0000FF"/>
          <w:sz w:val="19"/>
          <w:szCs w:val="19"/>
          <w:lang w:val="nl-NL"/>
        </w:rPr>
        <w:t>&gt;</w:t>
      </w:r>
    </w:p>
    <w:p w14:paraId="409911D3"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HHDVu</w:t>
      </w:r>
      <w:r w:rsidRPr="002864F3">
        <w:rPr>
          <w:rFonts w:ascii="Consolas" w:hAnsi="Consolas" w:cs="Consolas"/>
          <w:color w:val="0000FF"/>
          <w:sz w:val="19"/>
          <w:szCs w:val="19"/>
          <w:lang w:val="nl-NL"/>
        </w:rPr>
        <w:t>&gt;</w:t>
      </w:r>
    </w:p>
    <w:p w14:paraId="4B4DA963" w14:textId="5FCF6D91"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TChat</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Tính chất * (1-Hàng hóa, dịch vụ; 2-Khuyến mại; 3-Chiết khấu thương mại (trong trường hợp muốn thể hiện thông tin chiết khấu theo dòng); 4-Ghi chú/diễn giải</w:t>
      </w:r>
      <w:r w:rsidR="00653B6A" w:rsidRPr="002864F3">
        <w:rPr>
          <w:rFonts w:ascii="Courier New" w:hAnsi="Courier New" w:cs="Courier New"/>
          <w:sz w:val="20"/>
          <w:szCs w:val="20"/>
          <w:highlight w:val="cyan"/>
          <w:lang w:val="nl-NL"/>
        </w:rPr>
        <w:t>; 5-là loại hàng hóa đặc trưng</w:t>
      </w:r>
      <w:r w:rsidRPr="002864F3">
        <w:rPr>
          <w:rFonts w:ascii="Consolas" w:hAnsi="Consolas" w:cs="Consolas"/>
          <w:color w:val="000000"/>
          <w:sz w:val="19"/>
          <w:szCs w:val="19"/>
          <w:lang w:val="nl-NL"/>
        </w:rPr>
        <w: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TChat</w:t>
      </w:r>
      <w:r w:rsidRPr="002864F3">
        <w:rPr>
          <w:rFonts w:ascii="Consolas" w:hAnsi="Consolas" w:cs="Consolas"/>
          <w:color w:val="0000FF"/>
          <w:sz w:val="19"/>
          <w:szCs w:val="19"/>
          <w:lang w:val="nl-NL"/>
        </w:rPr>
        <w:t>&gt;</w:t>
      </w:r>
    </w:p>
    <w:p w14:paraId="7D68292E"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STT</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Số thứ tự</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STT</w:t>
      </w:r>
      <w:r w:rsidRPr="002864F3">
        <w:rPr>
          <w:rFonts w:ascii="Consolas" w:hAnsi="Consolas" w:cs="Consolas"/>
          <w:color w:val="0000FF"/>
          <w:sz w:val="19"/>
          <w:szCs w:val="19"/>
          <w:lang w:val="nl-NL"/>
        </w:rPr>
        <w:t>&gt;</w:t>
      </w:r>
    </w:p>
    <w:p w14:paraId="2000D155"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MHHDVu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Mã hàng hóa, dịch vụ (Bắt buộc nếu có)</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MHHDVu</w:t>
      </w:r>
      <w:r w:rsidRPr="002864F3">
        <w:rPr>
          <w:rFonts w:ascii="Consolas" w:hAnsi="Consolas" w:cs="Consolas"/>
          <w:color w:val="0000FF"/>
          <w:sz w:val="19"/>
          <w:szCs w:val="19"/>
          <w:lang w:val="nl-NL"/>
        </w:rPr>
        <w:t>&gt;</w:t>
      </w:r>
    </w:p>
    <w:p w14:paraId="5A6B7B06"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THHDVu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Tên hàng hóa, dịch vụ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THHDVu</w:t>
      </w:r>
      <w:r w:rsidRPr="002864F3">
        <w:rPr>
          <w:rFonts w:ascii="Consolas" w:hAnsi="Consolas" w:cs="Consolas"/>
          <w:color w:val="0000FF"/>
          <w:sz w:val="19"/>
          <w:szCs w:val="19"/>
          <w:lang w:val="nl-NL"/>
        </w:rPr>
        <w:t>&gt;</w:t>
      </w:r>
    </w:p>
    <w:p w14:paraId="685B8A84"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DVTinh</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Đơn vị tính (Bắt buộc nếu có)</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DVTinh</w:t>
      </w:r>
      <w:r w:rsidRPr="002864F3">
        <w:rPr>
          <w:rFonts w:ascii="Consolas" w:hAnsi="Consolas" w:cs="Consolas"/>
          <w:color w:val="0000FF"/>
          <w:sz w:val="19"/>
          <w:szCs w:val="19"/>
          <w:lang w:val="nl-NL"/>
        </w:rPr>
        <w:t>&gt;</w:t>
      </w:r>
    </w:p>
    <w:p w14:paraId="1ADDD507"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SLuong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Số lượng (Bắt buộc nếu có)</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SLuong</w:t>
      </w:r>
      <w:r w:rsidRPr="002864F3">
        <w:rPr>
          <w:rFonts w:ascii="Consolas" w:hAnsi="Consolas" w:cs="Consolas"/>
          <w:color w:val="0000FF"/>
          <w:sz w:val="19"/>
          <w:szCs w:val="19"/>
          <w:lang w:val="nl-NL"/>
        </w:rPr>
        <w:t>&gt;</w:t>
      </w:r>
    </w:p>
    <w:p w14:paraId="4B4236AC"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DGia</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Đơn giá (Bắt buộc nếu có)</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DGia</w:t>
      </w:r>
      <w:r w:rsidRPr="002864F3">
        <w:rPr>
          <w:rFonts w:ascii="Consolas" w:hAnsi="Consolas" w:cs="Consolas"/>
          <w:color w:val="0000FF"/>
          <w:sz w:val="19"/>
          <w:szCs w:val="19"/>
          <w:lang w:val="nl-NL"/>
        </w:rPr>
        <w:t>&gt;</w:t>
      </w:r>
    </w:p>
    <w:p w14:paraId="4638491D"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TLCKhau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Tỷ lệ % chiết khấu</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TLCKhau</w:t>
      </w:r>
      <w:r w:rsidRPr="002864F3">
        <w:rPr>
          <w:rFonts w:ascii="Consolas" w:hAnsi="Consolas" w:cs="Consolas"/>
          <w:color w:val="0000FF"/>
          <w:sz w:val="19"/>
          <w:szCs w:val="19"/>
          <w:lang w:val="nl-NL"/>
        </w:rPr>
        <w:t>&gt;</w:t>
      </w:r>
    </w:p>
    <w:p w14:paraId="7859B533" w14:textId="77777777"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STCKhau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 xml:space="preserve">Số tiền chiết khấu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STCKhau</w:t>
      </w:r>
      <w:r w:rsidRPr="002864F3">
        <w:rPr>
          <w:rFonts w:ascii="Consolas" w:hAnsi="Consolas" w:cs="Consolas"/>
          <w:color w:val="0000FF"/>
          <w:sz w:val="19"/>
          <w:szCs w:val="19"/>
          <w:lang w:val="nl-NL"/>
        </w:rPr>
        <w:t>&gt;</w:t>
      </w:r>
    </w:p>
    <w:p w14:paraId="3633951C" w14:textId="64FCED1C" w:rsidR="00946166" w:rsidRPr="002864F3" w:rsidRDefault="00946166"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GTKCThue</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Giảm trừ không chịu thuế</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GTKCThue</w:t>
      </w:r>
      <w:r w:rsidRPr="002864F3">
        <w:rPr>
          <w:rFonts w:ascii="Consolas" w:hAnsi="Consolas" w:cs="Consolas"/>
          <w:color w:val="0000FF"/>
          <w:sz w:val="19"/>
          <w:szCs w:val="19"/>
          <w:lang w:val="nl-NL"/>
        </w:rPr>
        <w:t>&gt;</w:t>
      </w:r>
    </w:p>
    <w:p w14:paraId="2489534D"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ThTien</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Thành tiền (Thành tiền chưa có thuế GTGT) - Bắt buộc trừ trường hợp TChat = 4</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ThTien</w:t>
      </w:r>
      <w:r w:rsidRPr="002864F3">
        <w:rPr>
          <w:rFonts w:ascii="Consolas" w:hAnsi="Consolas" w:cs="Consolas"/>
          <w:color w:val="0000FF"/>
          <w:sz w:val="19"/>
          <w:szCs w:val="19"/>
          <w:lang w:val="nl-NL"/>
        </w:rPr>
        <w:t>&gt;</w:t>
      </w:r>
    </w:p>
    <w:p w14:paraId="434D687F" w14:textId="77777777"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lastRenderedPageBreak/>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TSuat</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Thuế suất (Thuế suất thuế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TSuat</w:t>
      </w:r>
      <w:r w:rsidRPr="002864F3">
        <w:rPr>
          <w:rFonts w:ascii="Consolas" w:hAnsi="Consolas" w:cs="Consolas"/>
          <w:color w:val="0000FF"/>
          <w:sz w:val="19"/>
          <w:szCs w:val="19"/>
          <w:lang w:val="nl-NL"/>
        </w:rPr>
        <w:t>&gt;</w:t>
      </w:r>
    </w:p>
    <w:p w14:paraId="0BAE9A78" w14:textId="77777777"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C00000"/>
          <w:sz w:val="19"/>
          <w:szCs w:val="19"/>
          <w:lang w:val="nl-NL"/>
        </w:rPr>
        <w:t>TThue</w:t>
      </w:r>
      <w:r w:rsidRPr="002864F3">
        <w:rPr>
          <w:rFonts w:ascii="Consolas" w:hAnsi="Consolas" w:cs="Consolas"/>
          <w:color w:val="0000FF"/>
          <w:sz w:val="19"/>
          <w:szCs w:val="19"/>
          <w:lang w:val="nl-NL"/>
        </w:rPr>
        <w:t>&gt;</w:t>
      </w:r>
      <w:r w:rsidRPr="002864F3">
        <w:rPr>
          <w:rFonts w:ascii="Consolas" w:hAnsi="Consolas" w:cs="Consolas"/>
          <w:sz w:val="19"/>
          <w:szCs w:val="19"/>
          <w:lang w:val="nl-NL"/>
        </w:rPr>
        <w:t>Tiền thuế</w:t>
      </w:r>
      <w:r w:rsidRPr="002864F3">
        <w:rPr>
          <w:rFonts w:ascii="Consolas" w:hAnsi="Consolas" w:cs="Consolas"/>
          <w:color w:val="0000FF"/>
          <w:sz w:val="19"/>
          <w:szCs w:val="19"/>
          <w:lang w:val="nl-NL"/>
        </w:rPr>
        <w:t>&lt;/</w:t>
      </w:r>
      <w:r w:rsidRPr="002864F3">
        <w:rPr>
          <w:rFonts w:ascii="Consolas" w:hAnsi="Consolas" w:cs="Consolas"/>
          <w:color w:val="C00000"/>
          <w:sz w:val="19"/>
          <w:szCs w:val="19"/>
          <w:lang w:val="nl-NL"/>
        </w:rPr>
        <w:t>TThue</w:t>
      </w:r>
      <w:r w:rsidRPr="002864F3">
        <w:rPr>
          <w:rFonts w:ascii="Consolas" w:hAnsi="Consolas" w:cs="Consolas"/>
          <w:color w:val="0000FF"/>
          <w:sz w:val="19"/>
          <w:szCs w:val="19"/>
          <w:lang w:val="nl-NL"/>
        </w:rPr>
        <w:t>&gt;</w:t>
      </w:r>
    </w:p>
    <w:p w14:paraId="4468A843"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 xml:space="preserve">               </w:t>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C00000"/>
          <w:sz w:val="19"/>
          <w:szCs w:val="19"/>
          <w:lang w:val="nl-NL"/>
        </w:rPr>
        <w:t>TSThue</w:t>
      </w:r>
      <w:r w:rsidRPr="002864F3">
        <w:rPr>
          <w:rFonts w:ascii="Consolas" w:hAnsi="Consolas" w:cs="Consolas"/>
          <w:color w:val="0000FF"/>
          <w:sz w:val="19"/>
          <w:szCs w:val="19"/>
          <w:lang w:val="nl-NL"/>
        </w:rPr>
        <w:t>&gt;</w:t>
      </w:r>
      <w:r w:rsidRPr="002864F3">
        <w:rPr>
          <w:rFonts w:ascii="Consolas" w:hAnsi="Consolas" w:cs="Consolas"/>
          <w:sz w:val="19"/>
          <w:szCs w:val="19"/>
          <w:lang w:val="nl-NL"/>
        </w:rPr>
        <w:t>Tiền sau thuế</w:t>
      </w:r>
      <w:r w:rsidRPr="002864F3">
        <w:rPr>
          <w:rFonts w:ascii="Consolas" w:hAnsi="Consolas" w:cs="Consolas"/>
          <w:color w:val="0000FF"/>
          <w:sz w:val="19"/>
          <w:szCs w:val="19"/>
          <w:lang w:val="nl-NL"/>
        </w:rPr>
        <w:t>&lt;/</w:t>
      </w:r>
      <w:r w:rsidRPr="002864F3">
        <w:rPr>
          <w:rFonts w:ascii="Consolas" w:hAnsi="Consolas" w:cs="Consolas"/>
          <w:color w:val="C00000"/>
          <w:sz w:val="19"/>
          <w:szCs w:val="19"/>
          <w:lang w:val="nl-NL"/>
        </w:rPr>
        <w:t>TSThue</w:t>
      </w:r>
      <w:r w:rsidRPr="002864F3">
        <w:rPr>
          <w:rFonts w:ascii="Consolas" w:hAnsi="Consolas" w:cs="Consolas"/>
          <w:color w:val="0000FF"/>
          <w:sz w:val="19"/>
          <w:szCs w:val="19"/>
          <w:lang w:val="nl-NL"/>
        </w:rPr>
        <w:t>&gt;</w:t>
      </w:r>
    </w:p>
    <w:p w14:paraId="7E0BF4CB" w14:textId="77777777" w:rsidR="009D1437" w:rsidRDefault="009D1437" w:rsidP="009D1437">
      <w:pPr>
        <w:autoSpaceDE w:val="0"/>
        <w:autoSpaceDN w:val="0"/>
        <w:adjustRightInd w:val="0"/>
        <w:rPr>
          <w:rFonts w:ascii="Consolas" w:hAnsi="Consolas" w:cs="Consolas"/>
          <w:color w:val="000000"/>
          <w:sz w:val="19"/>
          <w:szCs w:val="19"/>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Pr>
          <w:rFonts w:ascii="Consolas" w:hAnsi="Consolas" w:cs="Consolas"/>
          <w:color w:val="0000FF"/>
          <w:sz w:val="19"/>
          <w:szCs w:val="19"/>
        </w:rPr>
        <w:t>&lt;</w:t>
      </w:r>
      <w:r>
        <w:rPr>
          <w:rFonts w:ascii="Consolas" w:hAnsi="Consolas" w:cs="Consolas"/>
          <w:color w:val="A31515"/>
          <w:sz w:val="19"/>
          <w:szCs w:val="19"/>
        </w:rPr>
        <w:t>TTKhac</w:t>
      </w:r>
      <w:r>
        <w:rPr>
          <w:rFonts w:ascii="Consolas" w:hAnsi="Consolas" w:cs="Consolas"/>
          <w:color w:val="0000FF"/>
          <w:sz w:val="19"/>
          <w:szCs w:val="19"/>
        </w:rPr>
        <w:t>&gt;</w:t>
      </w:r>
    </w:p>
    <w:p w14:paraId="2BBB0383"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14:paraId="4082847E"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TTruong</w:t>
      </w:r>
      <w:r>
        <w:rPr>
          <w:rFonts w:ascii="Consolas" w:hAnsi="Consolas" w:cs="Consolas"/>
          <w:color w:val="0000FF"/>
          <w:sz w:val="19"/>
          <w:szCs w:val="19"/>
        </w:rPr>
        <w:t>&gt;</w:t>
      </w:r>
      <w:r>
        <w:rPr>
          <w:rFonts w:ascii="Consolas" w:hAnsi="Consolas" w:cs="Consolas"/>
          <w:color w:val="000000"/>
          <w:sz w:val="19"/>
          <w:szCs w:val="19"/>
        </w:rPr>
        <w:t>Tên trường</w:t>
      </w:r>
      <w:r>
        <w:rPr>
          <w:rFonts w:ascii="Consolas" w:hAnsi="Consolas" w:cs="Consolas"/>
          <w:color w:val="0000FF"/>
          <w:sz w:val="19"/>
          <w:szCs w:val="19"/>
        </w:rPr>
        <w:t>&lt;/</w:t>
      </w:r>
      <w:r>
        <w:rPr>
          <w:rFonts w:ascii="Consolas" w:hAnsi="Consolas" w:cs="Consolas"/>
          <w:color w:val="A31515"/>
          <w:sz w:val="19"/>
          <w:szCs w:val="19"/>
        </w:rPr>
        <w:t>TTruong</w:t>
      </w:r>
      <w:r>
        <w:rPr>
          <w:rFonts w:ascii="Consolas" w:hAnsi="Consolas" w:cs="Consolas"/>
          <w:color w:val="0000FF"/>
          <w:sz w:val="19"/>
          <w:szCs w:val="19"/>
        </w:rPr>
        <w:t>&gt;</w:t>
      </w:r>
    </w:p>
    <w:p w14:paraId="6A21AFAF"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KDLieu</w:t>
      </w:r>
      <w:r>
        <w:rPr>
          <w:rFonts w:ascii="Consolas" w:hAnsi="Consolas" w:cs="Consolas"/>
          <w:color w:val="0000FF"/>
          <w:sz w:val="19"/>
          <w:szCs w:val="19"/>
        </w:rPr>
        <w:t>&gt;</w:t>
      </w:r>
      <w:r>
        <w:rPr>
          <w:rFonts w:ascii="Consolas" w:hAnsi="Consolas" w:cs="Consolas"/>
          <w:color w:val="000000"/>
          <w:sz w:val="19"/>
          <w:szCs w:val="19"/>
        </w:rPr>
        <w:t>Kiểu dữ liệu</w:t>
      </w:r>
      <w:r>
        <w:rPr>
          <w:rFonts w:ascii="Consolas" w:hAnsi="Consolas" w:cs="Consolas"/>
          <w:color w:val="0000FF"/>
          <w:sz w:val="19"/>
          <w:szCs w:val="19"/>
        </w:rPr>
        <w:t>&lt;/</w:t>
      </w:r>
      <w:r>
        <w:rPr>
          <w:rFonts w:ascii="Consolas" w:hAnsi="Consolas" w:cs="Consolas"/>
          <w:color w:val="A31515"/>
          <w:sz w:val="19"/>
          <w:szCs w:val="19"/>
        </w:rPr>
        <w:t>KDLieu</w:t>
      </w:r>
      <w:r>
        <w:rPr>
          <w:rFonts w:ascii="Consolas" w:hAnsi="Consolas" w:cs="Consolas"/>
          <w:color w:val="0000FF"/>
          <w:sz w:val="19"/>
          <w:szCs w:val="19"/>
        </w:rPr>
        <w:t>&gt;</w:t>
      </w:r>
    </w:p>
    <w:p w14:paraId="295DCB94"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DLieu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Dữ liệu</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DLieu</w:t>
      </w:r>
      <w:r w:rsidRPr="002864F3">
        <w:rPr>
          <w:rFonts w:ascii="Consolas" w:hAnsi="Consolas" w:cs="Consolas"/>
          <w:color w:val="0000FF"/>
          <w:sz w:val="19"/>
          <w:szCs w:val="19"/>
          <w:lang w:val="nl-NL"/>
        </w:rPr>
        <w:t>&gt;</w:t>
      </w:r>
    </w:p>
    <w:p w14:paraId="0E57C20A"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TTin</w:t>
      </w:r>
      <w:r w:rsidRPr="002864F3">
        <w:rPr>
          <w:rFonts w:ascii="Consolas" w:hAnsi="Consolas" w:cs="Consolas"/>
          <w:color w:val="0000FF"/>
          <w:sz w:val="19"/>
          <w:szCs w:val="19"/>
          <w:lang w:val="nl-NL"/>
        </w:rPr>
        <w:t>&gt;</w:t>
      </w:r>
    </w:p>
    <w:p w14:paraId="57BBA1DE" w14:textId="77777777"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TTKhac</w:t>
      </w:r>
      <w:r w:rsidRPr="002864F3">
        <w:rPr>
          <w:rFonts w:ascii="Consolas" w:hAnsi="Consolas" w:cs="Consolas"/>
          <w:color w:val="0000FF"/>
          <w:sz w:val="19"/>
          <w:szCs w:val="19"/>
          <w:lang w:val="nl-NL"/>
        </w:rPr>
        <w:t>&gt;</w:t>
      </w:r>
    </w:p>
    <w:p w14:paraId="6F3DA416" w14:textId="6DE40AEC" w:rsidR="00E76B0B" w:rsidRPr="002864F3" w:rsidRDefault="00E76B0B" w:rsidP="006308AF">
      <w:pPr>
        <w:autoSpaceDE w:val="0"/>
        <w:autoSpaceDN w:val="0"/>
        <w:adjustRightInd w:val="0"/>
        <w:ind w:left="2160" w:firstLine="720"/>
        <w:rPr>
          <w:rFonts w:ascii="Courier New" w:hAnsi="Courier New" w:cs="Courier New"/>
          <w:color w:val="000000"/>
          <w:sz w:val="20"/>
          <w:szCs w:val="20"/>
          <w:highlight w:val="cyan"/>
          <w:lang w:val="nl-NL"/>
        </w:rPr>
      </w:pP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TTHHDTrung</w:t>
      </w:r>
      <w:r w:rsidRPr="002864F3">
        <w:rPr>
          <w:rFonts w:ascii="Courier New" w:hAnsi="Courier New" w:cs="Courier New"/>
          <w:color w:val="0000FF"/>
          <w:sz w:val="20"/>
          <w:szCs w:val="20"/>
          <w:highlight w:val="cyan"/>
          <w:lang w:val="nl-NL"/>
        </w:rPr>
        <w:t>&gt;</w:t>
      </w:r>
      <w:r w:rsidR="00653B6A" w:rsidRPr="002864F3">
        <w:rPr>
          <w:rFonts w:ascii="Courier New" w:hAnsi="Courier New" w:cs="Courier New"/>
          <w:color w:val="0000FF"/>
          <w:sz w:val="20"/>
          <w:szCs w:val="20"/>
          <w:highlight w:val="cyan"/>
          <w:lang w:val="nl-NL"/>
        </w:rPr>
        <w:t xml:space="preserve"> </w:t>
      </w:r>
      <w:r w:rsidR="00653B6A" w:rsidRPr="002864F3">
        <w:rPr>
          <w:rFonts w:ascii="Consolas" w:hAnsi="Consolas" w:cs="Consolas"/>
          <w:color w:val="000000"/>
          <w:sz w:val="19"/>
          <w:szCs w:val="19"/>
          <w:lang w:val="nl-NL"/>
        </w:rPr>
        <w:t>- Bắt buộc trường hợp TChat = 5</w:t>
      </w:r>
    </w:p>
    <w:p w14:paraId="2ACCCDB0" w14:textId="77777777" w:rsidR="00E76B0B" w:rsidRPr="002864F3" w:rsidRDefault="00E76B0B" w:rsidP="00E76B0B">
      <w:pPr>
        <w:autoSpaceDE w:val="0"/>
        <w:autoSpaceDN w:val="0"/>
        <w:adjustRightInd w:val="0"/>
        <w:rPr>
          <w:rFonts w:ascii="Courier New" w:hAnsi="Courier New" w:cs="Courier New"/>
          <w:color w:val="0000FF"/>
          <w:sz w:val="20"/>
          <w:szCs w:val="20"/>
          <w:highlight w:val="cyan"/>
          <w:lang w:val="nl-NL"/>
        </w:rPr>
      </w:pP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t>&lt;</w:t>
      </w:r>
      <w:r w:rsidRPr="002864F3">
        <w:rPr>
          <w:rFonts w:ascii="Courier New" w:hAnsi="Courier New" w:cs="Courier New"/>
          <w:color w:val="A31515"/>
          <w:sz w:val="20"/>
          <w:szCs w:val="20"/>
          <w:highlight w:val="cyan"/>
          <w:lang w:val="nl-NL"/>
        </w:rPr>
        <w:t>TTin</w:t>
      </w:r>
      <w:r w:rsidRPr="002864F3">
        <w:rPr>
          <w:rFonts w:ascii="Courier New" w:hAnsi="Courier New" w:cs="Courier New"/>
          <w:color w:val="0000FF"/>
          <w:sz w:val="20"/>
          <w:szCs w:val="20"/>
          <w:highlight w:val="cyan"/>
          <w:lang w:val="nl-NL"/>
        </w:rPr>
        <w:t>&gt;</w:t>
      </w:r>
    </w:p>
    <w:p w14:paraId="0DFBAFC8" w14:textId="77777777" w:rsidR="00E76B0B" w:rsidRPr="002864F3" w:rsidRDefault="00E76B0B" w:rsidP="00E76B0B">
      <w:pPr>
        <w:autoSpaceDE w:val="0"/>
        <w:autoSpaceDN w:val="0"/>
        <w:adjustRightInd w:val="0"/>
        <w:rPr>
          <w:rFonts w:ascii="Courier New" w:hAnsi="Courier New" w:cs="Courier New"/>
          <w:color w:val="000000"/>
          <w:sz w:val="20"/>
          <w:szCs w:val="20"/>
          <w:highlight w:val="cyan"/>
          <w:lang w:val="nl-NL"/>
        </w:rPr>
      </w:pP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t>&lt;</w:t>
      </w:r>
      <w:r w:rsidRPr="002864F3">
        <w:rPr>
          <w:rFonts w:ascii="Courier New" w:hAnsi="Courier New" w:cs="Courier New"/>
          <w:color w:val="C00000"/>
          <w:sz w:val="20"/>
          <w:szCs w:val="20"/>
          <w:highlight w:val="cyan"/>
          <w:lang w:val="nl-NL"/>
        </w:rPr>
        <w:t>LHHDTrung</w:t>
      </w:r>
      <w:r w:rsidRPr="002864F3">
        <w:rPr>
          <w:rFonts w:ascii="Courier New" w:hAnsi="Courier New" w:cs="Courier New"/>
          <w:color w:val="0000FF"/>
          <w:sz w:val="20"/>
          <w:szCs w:val="20"/>
          <w:highlight w:val="cyan"/>
          <w:lang w:val="nl-NL"/>
        </w:rPr>
        <w:t>&gt;</w:t>
      </w:r>
      <w:r w:rsidRPr="002864F3">
        <w:rPr>
          <w:rFonts w:ascii="Courier New" w:hAnsi="Courier New" w:cs="Courier New"/>
          <w:color w:val="000000"/>
          <w:sz w:val="20"/>
          <w:szCs w:val="20"/>
          <w:highlight w:val="cyan"/>
          <w:lang w:val="nl-NL"/>
        </w:rPr>
        <w:t>Loại hàng hóa đặc trưng (nhận các giá trị: 1- Hàng hóa là xe ô tô, xe mô tô, 2- Dịch vụ vận chuyển, 3- Dịch vụ vận chuyển trên nền tảng số, TMĐT)</w:t>
      </w: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LHHDTrung</w:t>
      </w:r>
      <w:r w:rsidRPr="002864F3">
        <w:rPr>
          <w:rFonts w:ascii="Courier New" w:hAnsi="Courier New" w:cs="Courier New"/>
          <w:color w:val="0000FF"/>
          <w:sz w:val="20"/>
          <w:szCs w:val="20"/>
          <w:highlight w:val="cyan"/>
          <w:lang w:val="nl-NL"/>
        </w:rPr>
        <w:t>&gt;</w:t>
      </w:r>
    </w:p>
    <w:p w14:paraId="0B935324" w14:textId="77777777" w:rsidR="00E76B0B" w:rsidRPr="002864F3" w:rsidRDefault="00E76B0B" w:rsidP="00E76B0B">
      <w:pPr>
        <w:autoSpaceDE w:val="0"/>
        <w:autoSpaceDN w:val="0"/>
        <w:adjustRightInd w:val="0"/>
        <w:rPr>
          <w:rFonts w:ascii="Courier New" w:hAnsi="Courier New" w:cs="Courier New"/>
          <w:color w:val="000000"/>
          <w:sz w:val="20"/>
          <w:szCs w:val="20"/>
          <w:highlight w:val="cyan"/>
          <w:lang w:val="nl-NL"/>
        </w:rPr>
      </w:pP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t>&lt;</w:t>
      </w:r>
      <w:r w:rsidRPr="002864F3">
        <w:rPr>
          <w:rFonts w:ascii="Courier New" w:hAnsi="Courier New" w:cs="Courier New"/>
          <w:color w:val="A31515"/>
          <w:sz w:val="20"/>
          <w:szCs w:val="20"/>
          <w:highlight w:val="cyan"/>
          <w:lang w:val="nl-NL"/>
        </w:rPr>
        <w:t>TTruong</w:t>
      </w:r>
      <w:r w:rsidRPr="002864F3">
        <w:rPr>
          <w:rFonts w:ascii="Courier New" w:hAnsi="Courier New" w:cs="Courier New"/>
          <w:color w:val="0000FF"/>
          <w:sz w:val="20"/>
          <w:szCs w:val="20"/>
          <w:highlight w:val="cyan"/>
          <w:lang w:val="nl-NL"/>
        </w:rPr>
        <w:t>&gt;</w:t>
      </w:r>
      <w:r w:rsidRPr="002864F3">
        <w:rPr>
          <w:rFonts w:ascii="Courier New" w:hAnsi="Courier New" w:cs="Courier New"/>
          <w:color w:val="000000"/>
          <w:sz w:val="20"/>
          <w:szCs w:val="20"/>
          <w:highlight w:val="cyan"/>
          <w:lang w:val="nl-NL"/>
        </w:rPr>
        <w:t>Tên trường (Nhận các giá trị: Số khung (</w:t>
      </w:r>
      <w:r w:rsidRPr="002864F3">
        <w:rPr>
          <w:rFonts w:ascii="Courier New" w:hAnsi="Courier New" w:cs="Courier New"/>
          <w:color w:val="C00000"/>
          <w:sz w:val="20"/>
          <w:szCs w:val="20"/>
          <w:highlight w:val="cyan"/>
          <w:lang w:val="nl-NL"/>
        </w:rPr>
        <w:t>SKhung</w:t>
      </w:r>
      <w:r w:rsidRPr="002864F3">
        <w:rPr>
          <w:rFonts w:ascii="Courier New" w:hAnsi="Courier New" w:cs="Courier New"/>
          <w:color w:val="000000"/>
          <w:sz w:val="20"/>
          <w:szCs w:val="20"/>
          <w:highlight w:val="cyan"/>
          <w:lang w:val="nl-NL"/>
        </w:rPr>
        <w:t>),Số máy (</w:t>
      </w:r>
      <w:r w:rsidRPr="002864F3">
        <w:rPr>
          <w:rFonts w:ascii="Courier New" w:hAnsi="Courier New" w:cs="Courier New"/>
          <w:color w:val="C00000"/>
          <w:sz w:val="20"/>
          <w:szCs w:val="20"/>
          <w:highlight w:val="cyan"/>
          <w:lang w:val="nl-NL"/>
        </w:rPr>
        <w:t>SMay</w:t>
      </w:r>
      <w:r w:rsidRPr="002864F3">
        <w:rPr>
          <w:rFonts w:ascii="Courier New" w:hAnsi="Courier New" w:cs="Courier New"/>
          <w:color w:val="000000"/>
          <w:sz w:val="20"/>
          <w:szCs w:val="20"/>
          <w:highlight w:val="cyan"/>
          <w:lang w:val="nl-NL"/>
        </w:rPr>
        <w:t>),Biển kiểm soát phương tiện vận chuyển (</w:t>
      </w:r>
      <w:r w:rsidRPr="002864F3">
        <w:rPr>
          <w:rFonts w:ascii="Courier New" w:hAnsi="Courier New" w:cs="Courier New"/>
          <w:color w:val="C00000"/>
          <w:sz w:val="20"/>
          <w:szCs w:val="20"/>
          <w:highlight w:val="cyan"/>
          <w:lang w:val="nl-NL"/>
        </w:rPr>
        <w:t>BKSPTVChuyen</w:t>
      </w:r>
      <w:r w:rsidRPr="002864F3">
        <w:rPr>
          <w:rFonts w:ascii="Courier New" w:hAnsi="Courier New" w:cs="Courier New"/>
          <w:color w:val="000000"/>
          <w:sz w:val="20"/>
          <w:szCs w:val="20"/>
          <w:highlight w:val="cyan"/>
          <w:lang w:val="nl-NL"/>
        </w:rPr>
        <w:t>), Tên người gửi hàng (</w:t>
      </w:r>
      <w:r w:rsidRPr="002864F3">
        <w:rPr>
          <w:rFonts w:ascii="Courier New" w:hAnsi="Courier New" w:cs="Courier New"/>
          <w:color w:val="C00000"/>
          <w:sz w:val="20"/>
          <w:szCs w:val="20"/>
          <w:highlight w:val="cyan"/>
          <w:lang w:val="nl-NL"/>
        </w:rPr>
        <w:t>TNGHang</w:t>
      </w:r>
      <w:r w:rsidRPr="002864F3">
        <w:rPr>
          <w:rFonts w:ascii="Courier New" w:hAnsi="Courier New" w:cs="Courier New"/>
          <w:color w:val="000000"/>
          <w:sz w:val="20"/>
          <w:szCs w:val="20"/>
          <w:highlight w:val="cyan"/>
          <w:lang w:val="nl-NL"/>
        </w:rPr>
        <w:t>), Địa chỉ người gửi hàng (</w:t>
      </w:r>
      <w:r w:rsidRPr="002864F3">
        <w:rPr>
          <w:rFonts w:ascii="Courier New" w:hAnsi="Courier New" w:cs="Courier New"/>
          <w:color w:val="C00000"/>
          <w:sz w:val="20"/>
          <w:szCs w:val="20"/>
          <w:highlight w:val="cyan"/>
          <w:lang w:val="nl-NL"/>
        </w:rPr>
        <w:t>DCNGHang</w:t>
      </w:r>
      <w:r w:rsidRPr="002864F3">
        <w:rPr>
          <w:rFonts w:ascii="Courier New" w:hAnsi="Courier New" w:cs="Courier New"/>
          <w:color w:val="000000"/>
          <w:sz w:val="20"/>
          <w:szCs w:val="20"/>
          <w:highlight w:val="cyan"/>
          <w:lang w:val="nl-NL"/>
        </w:rPr>
        <w:t>),MST người gửi hàng (</w:t>
      </w:r>
      <w:r w:rsidRPr="002864F3">
        <w:rPr>
          <w:rFonts w:ascii="Courier New" w:hAnsi="Courier New" w:cs="Courier New"/>
          <w:color w:val="C00000"/>
          <w:sz w:val="20"/>
          <w:szCs w:val="20"/>
          <w:highlight w:val="cyan"/>
          <w:lang w:val="nl-NL"/>
        </w:rPr>
        <w:t>MSTNGHang</w:t>
      </w:r>
      <w:r w:rsidRPr="002864F3">
        <w:rPr>
          <w:rFonts w:ascii="Courier New" w:hAnsi="Courier New" w:cs="Courier New"/>
          <w:color w:val="000000"/>
          <w:sz w:val="20"/>
          <w:szCs w:val="20"/>
          <w:highlight w:val="cyan"/>
          <w:lang w:val="nl-NL"/>
        </w:rPr>
        <w:t>), Số định danh người gửi hàng (</w:t>
      </w:r>
      <w:r w:rsidRPr="002864F3">
        <w:rPr>
          <w:rFonts w:ascii="Courier New" w:hAnsi="Courier New" w:cs="Courier New"/>
          <w:color w:val="C00000"/>
          <w:sz w:val="20"/>
          <w:szCs w:val="20"/>
          <w:highlight w:val="cyan"/>
          <w:lang w:val="nl-NL"/>
        </w:rPr>
        <w:t>MDDNGHang</w:t>
      </w:r>
      <w:r w:rsidRPr="002864F3">
        <w:rPr>
          <w:rFonts w:ascii="Courier New" w:hAnsi="Courier New" w:cs="Courier New"/>
          <w:color w:val="000000"/>
          <w:sz w:val="20"/>
          <w:szCs w:val="20"/>
          <w:highlight w:val="cyan"/>
          <w:lang w:val="nl-NL"/>
        </w:rPr>
        <w:t>))</w:t>
      </w:r>
      <w:r w:rsidRPr="002864F3">
        <w:rPr>
          <w:rFonts w:ascii="Courier New" w:hAnsi="Courier New" w:cs="Courier New"/>
          <w:color w:val="0000FF"/>
          <w:sz w:val="20"/>
          <w:szCs w:val="20"/>
          <w:highlight w:val="cyan"/>
          <w:lang w:val="nl-NL"/>
        </w:rPr>
        <w:t>&lt;/</w:t>
      </w:r>
      <w:r w:rsidRPr="002864F3">
        <w:rPr>
          <w:rFonts w:ascii="Courier New" w:hAnsi="Courier New" w:cs="Courier New"/>
          <w:color w:val="A31515"/>
          <w:sz w:val="20"/>
          <w:szCs w:val="20"/>
          <w:highlight w:val="cyan"/>
          <w:lang w:val="nl-NL"/>
        </w:rPr>
        <w:t>TTruong</w:t>
      </w:r>
      <w:r w:rsidRPr="002864F3">
        <w:rPr>
          <w:rFonts w:ascii="Courier New" w:hAnsi="Courier New" w:cs="Courier New"/>
          <w:color w:val="0000FF"/>
          <w:sz w:val="20"/>
          <w:szCs w:val="20"/>
          <w:highlight w:val="cyan"/>
          <w:lang w:val="nl-NL"/>
        </w:rPr>
        <w:t>&gt;</w:t>
      </w:r>
    </w:p>
    <w:p w14:paraId="2DE94A7F" w14:textId="77777777" w:rsidR="00E76B0B" w:rsidRPr="002864F3" w:rsidRDefault="00E76B0B" w:rsidP="00E76B0B">
      <w:pPr>
        <w:autoSpaceDE w:val="0"/>
        <w:autoSpaceDN w:val="0"/>
        <w:adjustRightInd w:val="0"/>
        <w:rPr>
          <w:rFonts w:ascii="Courier New" w:hAnsi="Courier New" w:cs="Courier New"/>
          <w:color w:val="000000"/>
          <w:sz w:val="20"/>
          <w:szCs w:val="20"/>
          <w:highlight w:val="cyan"/>
          <w:lang w:val="nl-NL"/>
        </w:rPr>
      </w:pP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t>&lt;</w:t>
      </w:r>
      <w:r w:rsidRPr="002864F3">
        <w:rPr>
          <w:rFonts w:ascii="Courier New" w:hAnsi="Courier New" w:cs="Courier New"/>
          <w:color w:val="A31515"/>
          <w:sz w:val="20"/>
          <w:szCs w:val="20"/>
          <w:highlight w:val="cyan"/>
          <w:lang w:val="nl-NL"/>
        </w:rPr>
        <w:t>DLieu</w:t>
      </w:r>
      <w:r w:rsidRPr="002864F3">
        <w:rPr>
          <w:rFonts w:ascii="Courier New" w:hAnsi="Courier New" w:cs="Courier New"/>
          <w:color w:val="0000FF"/>
          <w:sz w:val="20"/>
          <w:szCs w:val="20"/>
          <w:highlight w:val="cyan"/>
          <w:lang w:val="nl-NL"/>
        </w:rPr>
        <w:t>&gt;</w:t>
      </w:r>
      <w:r w:rsidRPr="002864F3">
        <w:rPr>
          <w:rFonts w:ascii="Courier New" w:hAnsi="Courier New" w:cs="Courier New"/>
          <w:color w:val="000000"/>
          <w:sz w:val="20"/>
          <w:szCs w:val="20"/>
          <w:highlight w:val="cyan"/>
          <w:lang w:val="nl-NL"/>
        </w:rPr>
        <w:t>Dữ liệu</w:t>
      </w:r>
      <w:r w:rsidRPr="002864F3">
        <w:rPr>
          <w:rFonts w:ascii="Courier New" w:hAnsi="Courier New" w:cs="Courier New"/>
          <w:color w:val="0000FF"/>
          <w:sz w:val="20"/>
          <w:szCs w:val="20"/>
          <w:highlight w:val="cyan"/>
          <w:lang w:val="nl-NL"/>
        </w:rPr>
        <w:t>&lt;/</w:t>
      </w:r>
      <w:r w:rsidRPr="002864F3">
        <w:rPr>
          <w:rFonts w:ascii="Courier New" w:hAnsi="Courier New" w:cs="Courier New"/>
          <w:color w:val="A31515"/>
          <w:sz w:val="20"/>
          <w:szCs w:val="20"/>
          <w:highlight w:val="cyan"/>
          <w:lang w:val="nl-NL"/>
        </w:rPr>
        <w:t>DLieu</w:t>
      </w:r>
      <w:r w:rsidRPr="002864F3">
        <w:rPr>
          <w:rFonts w:ascii="Courier New" w:hAnsi="Courier New" w:cs="Courier New"/>
          <w:color w:val="0000FF"/>
          <w:sz w:val="20"/>
          <w:szCs w:val="20"/>
          <w:highlight w:val="cyan"/>
          <w:lang w:val="nl-NL"/>
        </w:rPr>
        <w:t>&gt;</w:t>
      </w:r>
    </w:p>
    <w:p w14:paraId="69DBA960" w14:textId="77777777" w:rsidR="00E76B0B" w:rsidRPr="002864F3" w:rsidRDefault="00E76B0B" w:rsidP="00E76B0B">
      <w:pPr>
        <w:autoSpaceDE w:val="0"/>
        <w:autoSpaceDN w:val="0"/>
        <w:adjustRightInd w:val="0"/>
        <w:rPr>
          <w:rFonts w:ascii="Courier New" w:hAnsi="Courier New" w:cs="Courier New"/>
          <w:color w:val="000000"/>
          <w:sz w:val="20"/>
          <w:szCs w:val="20"/>
          <w:highlight w:val="cyan"/>
          <w:lang w:val="nl-NL"/>
        </w:rPr>
      </w:pP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t>&lt;/</w:t>
      </w:r>
      <w:r w:rsidRPr="002864F3">
        <w:rPr>
          <w:rFonts w:ascii="Courier New" w:hAnsi="Courier New" w:cs="Courier New"/>
          <w:color w:val="A31515"/>
          <w:sz w:val="20"/>
          <w:szCs w:val="20"/>
          <w:highlight w:val="cyan"/>
          <w:lang w:val="nl-NL"/>
        </w:rPr>
        <w:t>TTin</w:t>
      </w:r>
      <w:r w:rsidRPr="002864F3">
        <w:rPr>
          <w:rFonts w:ascii="Courier New" w:hAnsi="Courier New" w:cs="Courier New"/>
          <w:color w:val="0000FF"/>
          <w:sz w:val="20"/>
          <w:szCs w:val="20"/>
          <w:highlight w:val="cyan"/>
          <w:lang w:val="nl-NL"/>
        </w:rPr>
        <w:t>&gt;</w:t>
      </w:r>
    </w:p>
    <w:p w14:paraId="3EEEEE6D" w14:textId="1A69247B" w:rsidR="00E76B0B" w:rsidRPr="002864F3" w:rsidRDefault="003B6C8C" w:rsidP="00E76B0B">
      <w:pPr>
        <w:autoSpaceDE w:val="0"/>
        <w:autoSpaceDN w:val="0"/>
        <w:adjustRightInd w:val="0"/>
        <w:rPr>
          <w:rFonts w:ascii="Consolas" w:hAnsi="Consolas" w:cs="Consolas"/>
          <w:color w:val="0000FF"/>
          <w:sz w:val="19"/>
          <w:szCs w:val="19"/>
          <w:lang w:val="nl-NL"/>
        </w:rPr>
      </w:pP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006308AF" w:rsidRPr="002864F3">
        <w:rPr>
          <w:rFonts w:ascii="Courier New" w:hAnsi="Courier New" w:cs="Courier New"/>
          <w:color w:val="0000FF"/>
          <w:sz w:val="20"/>
          <w:szCs w:val="20"/>
          <w:highlight w:val="cyan"/>
          <w:lang w:val="nl-NL"/>
        </w:rPr>
        <w:tab/>
      </w:r>
      <w:r w:rsidR="006308AF" w:rsidRPr="002864F3">
        <w:rPr>
          <w:rFonts w:ascii="Courier New" w:hAnsi="Courier New" w:cs="Courier New"/>
          <w:color w:val="0000FF"/>
          <w:sz w:val="20"/>
          <w:szCs w:val="20"/>
          <w:highlight w:val="cyan"/>
          <w:lang w:val="nl-NL"/>
        </w:rPr>
        <w:tab/>
      </w:r>
      <w:r w:rsidR="00E76B0B" w:rsidRPr="002864F3">
        <w:rPr>
          <w:rFonts w:ascii="Courier New" w:hAnsi="Courier New" w:cs="Courier New"/>
          <w:color w:val="0000FF"/>
          <w:sz w:val="20"/>
          <w:szCs w:val="20"/>
          <w:highlight w:val="cyan"/>
          <w:lang w:val="nl-NL"/>
        </w:rPr>
        <w:t>&lt;/</w:t>
      </w:r>
      <w:r w:rsidR="00E76B0B" w:rsidRPr="002864F3">
        <w:rPr>
          <w:rFonts w:ascii="Courier New" w:hAnsi="Courier New" w:cs="Courier New"/>
          <w:color w:val="C00000"/>
          <w:sz w:val="20"/>
          <w:szCs w:val="20"/>
          <w:highlight w:val="cyan"/>
          <w:lang w:val="nl-NL"/>
        </w:rPr>
        <w:t>TTHHDTrung</w:t>
      </w:r>
      <w:r w:rsidR="00E76B0B" w:rsidRPr="002864F3">
        <w:rPr>
          <w:rFonts w:ascii="Courier New" w:hAnsi="Courier New" w:cs="Courier New"/>
          <w:color w:val="0000FF"/>
          <w:sz w:val="20"/>
          <w:szCs w:val="20"/>
          <w:highlight w:val="cyan"/>
          <w:lang w:val="nl-NL"/>
        </w:rPr>
        <w:t>&gt;</w:t>
      </w:r>
    </w:p>
    <w:p w14:paraId="76BCF7D3" w14:textId="77777777" w:rsidR="00576A37" w:rsidRPr="00576A37" w:rsidRDefault="009D1437" w:rsidP="00576A37">
      <w:pPr>
        <w:autoSpaceDE w:val="0"/>
        <w:autoSpaceDN w:val="0"/>
        <w:adjustRightInd w:val="0"/>
        <w:rPr>
          <w:rFonts w:ascii="Consolas" w:hAnsi="Consolas" w:cs="Consolas"/>
          <w:color w:val="0000FF"/>
          <w:sz w:val="19"/>
          <w:szCs w:val="19"/>
          <w:highlight w:val="cyan"/>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00576A37" w:rsidRPr="00576A37">
        <w:rPr>
          <w:rFonts w:ascii="Consolas" w:hAnsi="Consolas" w:cs="Consolas"/>
          <w:color w:val="0000FF"/>
          <w:sz w:val="19"/>
          <w:szCs w:val="19"/>
          <w:highlight w:val="cyan"/>
          <w:lang w:val="nl-NL"/>
        </w:rPr>
        <w:t>&lt;TLTThue&gt; Tỷ lệ tính thuế(Chỉ sử dụng cho hóa đơn bán hàng giảm thuế theo NQ của Quốc hội)&lt;/TLTThue&gt;</w:t>
      </w:r>
    </w:p>
    <w:p w14:paraId="543DB03E" w14:textId="4A7C43FA" w:rsidR="009D1437" w:rsidRPr="002864F3" w:rsidRDefault="00576A37" w:rsidP="00576A37">
      <w:pPr>
        <w:autoSpaceDE w:val="0"/>
        <w:autoSpaceDN w:val="0"/>
        <w:adjustRightInd w:val="0"/>
        <w:rPr>
          <w:rFonts w:ascii="Consolas" w:hAnsi="Consolas" w:cs="Consolas"/>
          <w:color w:val="000000"/>
          <w:sz w:val="19"/>
          <w:szCs w:val="19"/>
          <w:lang w:val="nl-NL"/>
        </w:rPr>
      </w:pPr>
      <w:r w:rsidRPr="00576A37">
        <w:rPr>
          <w:rFonts w:ascii="Consolas" w:hAnsi="Consolas" w:cs="Consolas"/>
          <w:color w:val="0000FF"/>
          <w:sz w:val="19"/>
          <w:szCs w:val="19"/>
          <w:highlight w:val="cyan"/>
          <w:lang w:val="nl-NL"/>
        </w:rPr>
        <w:t>&lt;STGThue&gt; Số tiền giảm thuế(Chỉ sử dụng cho hóa đơn bán hàng giảm thuế theo NQ của Quốc hội)&lt;/STGThue&gt;</w:t>
      </w:r>
    </w:p>
    <w:p w14:paraId="5D9F1842"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HHDVu</w:t>
      </w:r>
      <w:r w:rsidRPr="002864F3">
        <w:rPr>
          <w:rFonts w:ascii="Consolas" w:hAnsi="Consolas" w:cs="Consolas"/>
          <w:color w:val="0000FF"/>
          <w:sz w:val="19"/>
          <w:szCs w:val="19"/>
          <w:lang w:val="nl-NL"/>
        </w:rPr>
        <w:t>&gt;</w:t>
      </w:r>
    </w:p>
    <w:p w14:paraId="3B727EBC"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DSHHDVu</w:t>
      </w:r>
      <w:r w:rsidRPr="002864F3">
        <w:rPr>
          <w:rFonts w:ascii="Consolas" w:hAnsi="Consolas" w:cs="Consolas"/>
          <w:color w:val="0000FF"/>
          <w:sz w:val="19"/>
          <w:szCs w:val="19"/>
          <w:lang w:val="nl-NL"/>
        </w:rPr>
        <w:t>&gt;</w:t>
      </w:r>
    </w:p>
    <w:p w14:paraId="3274B536"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TToan</w:t>
      </w:r>
      <w:r w:rsidRPr="002864F3">
        <w:rPr>
          <w:rFonts w:ascii="Consolas" w:hAnsi="Consolas" w:cs="Consolas"/>
          <w:color w:val="0000FF"/>
          <w:sz w:val="19"/>
          <w:szCs w:val="19"/>
          <w:lang w:val="nl-NL"/>
        </w:rPr>
        <w:t>&gt;</w:t>
      </w:r>
    </w:p>
    <w:p w14:paraId="425893F6"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THTTLTSuat</w:t>
      </w:r>
      <w:r w:rsidRPr="002864F3">
        <w:rPr>
          <w:rFonts w:ascii="Consolas" w:hAnsi="Consolas" w:cs="Consolas"/>
          <w:color w:val="0000FF"/>
          <w:sz w:val="19"/>
          <w:szCs w:val="19"/>
          <w:lang w:val="nl-NL"/>
        </w:rPr>
        <w:t>&gt;&lt;!--</w:t>
      </w:r>
      <w:r w:rsidRPr="002864F3">
        <w:rPr>
          <w:rFonts w:ascii="Consolas" w:hAnsi="Consolas" w:cs="Consolas"/>
          <w:color w:val="008000"/>
          <w:sz w:val="19"/>
          <w:szCs w:val="19"/>
          <w:lang w:val="nl-NL"/>
        </w:rPr>
        <w:t>sử dụng hóa đơn GTGT</w:t>
      </w:r>
      <w:r w:rsidRPr="002864F3">
        <w:rPr>
          <w:rFonts w:ascii="Consolas" w:hAnsi="Consolas" w:cs="Consolas"/>
          <w:color w:val="0000FF"/>
          <w:sz w:val="19"/>
          <w:szCs w:val="19"/>
          <w:lang w:val="nl-NL"/>
        </w:rPr>
        <w:t>--&gt;</w:t>
      </w:r>
    </w:p>
    <w:p w14:paraId="5B3118CF"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LTSuat</w:t>
      </w:r>
      <w:r w:rsidRPr="002864F3">
        <w:rPr>
          <w:rFonts w:ascii="Consolas" w:hAnsi="Consolas" w:cs="Consolas"/>
          <w:color w:val="0000FF"/>
          <w:sz w:val="19"/>
          <w:szCs w:val="19"/>
          <w:lang w:val="nl-NL"/>
        </w:rPr>
        <w:t>&gt;</w:t>
      </w:r>
    </w:p>
    <w:p w14:paraId="0591B23E"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TSuat</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Thuế suất (Thuế suất thuế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TSuat</w:t>
      </w:r>
      <w:r w:rsidRPr="002864F3">
        <w:rPr>
          <w:rFonts w:ascii="Consolas" w:hAnsi="Consolas" w:cs="Consolas"/>
          <w:color w:val="0000FF"/>
          <w:sz w:val="19"/>
          <w:szCs w:val="19"/>
          <w:lang w:val="nl-NL"/>
        </w:rPr>
        <w:t>&gt;</w:t>
      </w:r>
    </w:p>
    <w:p w14:paraId="416F9D5C"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ThTien</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Thành tiền (Thành tiền chưa có thuế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ThTien</w:t>
      </w:r>
      <w:r w:rsidRPr="002864F3">
        <w:rPr>
          <w:rFonts w:ascii="Consolas" w:hAnsi="Consolas" w:cs="Consolas"/>
          <w:color w:val="0000FF"/>
          <w:sz w:val="19"/>
          <w:szCs w:val="19"/>
          <w:lang w:val="nl-NL"/>
        </w:rPr>
        <w:t>&gt;</w:t>
      </w:r>
    </w:p>
    <w:p w14:paraId="71F4AC09"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TThue</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Tiền thuế (Tiền thuế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TThue</w:t>
      </w:r>
      <w:r w:rsidRPr="002864F3">
        <w:rPr>
          <w:rFonts w:ascii="Consolas" w:hAnsi="Consolas" w:cs="Consolas"/>
          <w:color w:val="0000FF"/>
          <w:sz w:val="19"/>
          <w:szCs w:val="19"/>
          <w:lang w:val="nl-NL"/>
        </w:rPr>
        <w:t>&gt;</w:t>
      </w:r>
    </w:p>
    <w:p w14:paraId="5278B866"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LTSuat</w:t>
      </w:r>
      <w:r w:rsidRPr="002864F3">
        <w:rPr>
          <w:rFonts w:ascii="Consolas" w:hAnsi="Consolas" w:cs="Consolas"/>
          <w:color w:val="0000FF"/>
          <w:sz w:val="19"/>
          <w:szCs w:val="19"/>
          <w:lang w:val="nl-NL"/>
        </w:rPr>
        <w:t>&gt;</w:t>
      </w:r>
    </w:p>
    <w:p w14:paraId="7C4706E1"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THTTLTSuat</w:t>
      </w:r>
      <w:r w:rsidRPr="002864F3">
        <w:rPr>
          <w:rFonts w:ascii="Consolas" w:hAnsi="Consolas" w:cs="Consolas"/>
          <w:color w:val="0000FF"/>
          <w:sz w:val="19"/>
          <w:szCs w:val="19"/>
          <w:lang w:val="nl-NL"/>
        </w:rPr>
        <w:t>&gt;</w:t>
      </w:r>
    </w:p>
    <w:p w14:paraId="4BDFE02C"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TgTCThue</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Tổng tiền chưa thuế (Tổng cộng thành tiền chưa có thuế GTGT) (Bắt buộc với hóa đơn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TgTCThue</w:t>
      </w:r>
      <w:r w:rsidRPr="002864F3">
        <w:rPr>
          <w:rFonts w:ascii="Consolas" w:hAnsi="Consolas" w:cs="Consolas"/>
          <w:color w:val="0000FF"/>
          <w:sz w:val="19"/>
          <w:szCs w:val="19"/>
          <w:lang w:val="nl-NL"/>
        </w:rPr>
        <w:t>&gt;</w:t>
      </w:r>
    </w:p>
    <w:p w14:paraId="66A7CA54"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TgTThue</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Tổng tiền thuế (Tổng cộng tiền thuế GTGT) (Bắt buộc với hóa đơn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TgTThue</w:t>
      </w:r>
      <w:r w:rsidRPr="002864F3">
        <w:rPr>
          <w:rFonts w:ascii="Consolas" w:hAnsi="Consolas" w:cs="Consolas"/>
          <w:color w:val="0000FF"/>
          <w:sz w:val="19"/>
          <w:szCs w:val="19"/>
          <w:lang w:val="nl-NL"/>
        </w:rPr>
        <w:t>&gt;</w:t>
      </w:r>
    </w:p>
    <w:p w14:paraId="4E09EA42" w14:textId="70E0294A"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TTCKTMai</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Tổng tiền chiết khấu thương mại</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TTCKTMai</w:t>
      </w:r>
      <w:r w:rsidRPr="002864F3">
        <w:rPr>
          <w:rFonts w:ascii="Consolas" w:hAnsi="Consolas" w:cs="Consolas"/>
          <w:color w:val="0000FF"/>
          <w:sz w:val="19"/>
          <w:szCs w:val="19"/>
          <w:lang w:val="nl-NL"/>
        </w:rPr>
        <w:t>&gt;</w:t>
      </w:r>
    </w:p>
    <w:p w14:paraId="3A26B942" w14:textId="77777777" w:rsidR="00B62732" w:rsidRDefault="00B62732" w:rsidP="00B62732">
      <w:pPr>
        <w:shd w:val="clear" w:color="auto" w:fill="FFFFFF"/>
        <w:ind w:left="1440" w:firstLine="720"/>
        <w:rPr>
          <w:rFonts w:ascii="Courier New" w:hAnsi="Courier New" w:cs="Courier New"/>
          <w:color w:val="0000FF"/>
          <w:sz w:val="20"/>
          <w:szCs w:val="20"/>
          <w:highlight w:val="cyan"/>
          <w:lang w:val="nl-NL"/>
        </w:rPr>
      </w:pPr>
      <w:r w:rsidRPr="002864F3">
        <w:rPr>
          <w:rFonts w:ascii="Consolas" w:hAnsi="Consolas" w:cs="Consolas"/>
          <w:color w:val="0000FF"/>
          <w:sz w:val="19"/>
          <w:szCs w:val="19"/>
          <w:highlight w:val="cyan"/>
          <w:lang w:val="nl-NL"/>
        </w:rPr>
        <w:t>&lt;</w:t>
      </w:r>
      <w:r w:rsidRPr="002864F3">
        <w:rPr>
          <w:rFonts w:ascii="Consolas" w:hAnsi="Consolas" w:cs="Consolas"/>
          <w:color w:val="A31515"/>
          <w:sz w:val="19"/>
          <w:szCs w:val="19"/>
          <w:highlight w:val="cyan"/>
          <w:lang w:val="nl-NL"/>
        </w:rPr>
        <w:t>TgTPhiSThue</w:t>
      </w:r>
      <w:r w:rsidRPr="002864F3">
        <w:rPr>
          <w:rFonts w:ascii="Consolas" w:hAnsi="Consolas" w:cs="Consolas"/>
          <w:color w:val="0000FF"/>
          <w:sz w:val="19"/>
          <w:szCs w:val="19"/>
          <w:highlight w:val="cyan"/>
          <w:lang w:val="nl-NL"/>
        </w:rPr>
        <w:t>&gt;</w:t>
      </w:r>
      <w:r w:rsidRPr="002864F3">
        <w:rPr>
          <w:rFonts w:ascii="Courier New" w:hAnsi="Courier New" w:cs="Courier New"/>
          <w:sz w:val="20"/>
          <w:szCs w:val="20"/>
          <w:highlight w:val="cyan"/>
          <w:lang w:val="nl-NL"/>
        </w:rPr>
        <w:t>Tổng tiền phí</w:t>
      </w:r>
      <w:r w:rsidRPr="002864F3">
        <w:rPr>
          <w:rFonts w:ascii="Consolas" w:hAnsi="Consolas" w:cs="Consolas"/>
          <w:color w:val="0000FF"/>
          <w:sz w:val="19"/>
          <w:szCs w:val="19"/>
          <w:highlight w:val="cyan"/>
          <w:lang w:val="nl-NL"/>
        </w:rPr>
        <w:t>&lt;</w:t>
      </w:r>
      <w:r w:rsidRPr="002864F3">
        <w:rPr>
          <w:rFonts w:ascii="Consolas" w:hAnsi="Consolas" w:cs="Consolas"/>
          <w:color w:val="A31515"/>
          <w:sz w:val="19"/>
          <w:szCs w:val="19"/>
          <w:highlight w:val="cyan"/>
          <w:lang w:val="nl-NL"/>
        </w:rPr>
        <w:t>/TgTPhiSThue</w:t>
      </w:r>
      <w:r w:rsidRPr="002864F3">
        <w:rPr>
          <w:rFonts w:ascii="Courier New" w:hAnsi="Courier New" w:cs="Courier New"/>
          <w:color w:val="0000FF"/>
          <w:sz w:val="20"/>
          <w:szCs w:val="20"/>
          <w:highlight w:val="cyan"/>
          <w:lang w:val="nl-NL"/>
        </w:rPr>
        <w:t>&gt;</w:t>
      </w:r>
    </w:p>
    <w:p w14:paraId="50FE0256" w14:textId="5304ACB4" w:rsidR="006E6B3F" w:rsidRPr="006E6B3F" w:rsidRDefault="006E6B3F" w:rsidP="00B62732">
      <w:pPr>
        <w:shd w:val="clear" w:color="auto" w:fill="FFFFFF"/>
        <w:ind w:left="1440" w:firstLine="720"/>
        <w:rPr>
          <w:rFonts w:ascii="Courier New" w:hAnsi="Courier New" w:cs="Courier New"/>
          <w:color w:val="0000FF"/>
          <w:sz w:val="20"/>
          <w:szCs w:val="20"/>
          <w:highlight w:val="cyan"/>
          <w:lang w:val="nl-NL"/>
        </w:rPr>
      </w:pPr>
      <w:r w:rsidRPr="006E6B3F">
        <w:rPr>
          <w:rFonts w:ascii="Courier New" w:hAnsi="Courier New" w:cs="Courier New"/>
          <w:color w:val="0000FF"/>
          <w:sz w:val="20"/>
          <w:szCs w:val="20"/>
          <w:highlight w:val="cyan"/>
          <w:lang w:val="nl-NL"/>
        </w:rPr>
        <w:t>&lt;STGThue&gt; Số tiền giảm thuế(Chỉ sử dụng cho hóa đơn bán hàng giảm thuế theo NQ của Quốc hội)&lt;/STGThue&gt;</w:t>
      </w:r>
    </w:p>
    <w:p w14:paraId="6D6CB579"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TgTTTBSo</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Tổng tiền thanh toán bằng số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TgTTTBSo</w:t>
      </w:r>
      <w:r w:rsidRPr="002864F3">
        <w:rPr>
          <w:rFonts w:ascii="Consolas" w:hAnsi="Consolas" w:cs="Consolas"/>
          <w:color w:val="0000FF"/>
          <w:sz w:val="19"/>
          <w:szCs w:val="19"/>
          <w:lang w:val="nl-NL"/>
        </w:rPr>
        <w:t>&gt;</w:t>
      </w:r>
    </w:p>
    <w:p w14:paraId="7E7AD871"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TgTTTBChu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Tổng tiền thanh toán bằng chữ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TgTTTBChu</w:t>
      </w:r>
      <w:r w:rsidRPr="002864F3">
        <w:rPr>
          <w:rFonts w:ascii="Consolas" w:hAnsi="Consolas" w:cs="Consolas"/>
          <w:color w:val="0000FF"/>
          <w:sz w:val="19"/>
          <w:szCs w:val="19"/>
          <w:lang w:val="nl-NL"/>
        </w:rPr>
        <w:t>&gt;</w:t>
      </w:r>
    </w:p>
    <w:p w14:paraId="49CE600F" w14:textId="77777777" w:rsidR="009D1437" w:rsidRDefault="009D1437" w:rsidP="009D1437">
      <w:pPr>
        <w:autoSpaceDE w:val="0"/>
        <w:autoSpaceDN w:val="0"/>
        <w:adjustRightInd w:val="0"/>
        <w:rPr>
          <w:rFonts w:ascii="Consolas" w:hAnsi="Consolas" w:cs="Consolas"/>
          <w:color w:val="000000"/>
          <w:sz w:val="19"/>
          <w:szCs w:val="19"/>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Pr>
          <w:rFonts w:ascii="Consolas" w:hAnsi="Consolas" w:cs="Consolas"/>
          <w:color w:val="0000FF"/>
          <w:sz w:val="19"/>
          <w:szCs w:val="19"/>
        </w:rPr>
        <w:t>&lt;/</w:t>
      </w:r>
      <w:r>
        <w:rPr>
          <w:rFonts w:ascii="Consolas" w:hAnsi="Consolas" w:cs="Consolas"/>
          <w:color w:val="A31515"/>
          <w:sz w:val="19"/>
          <w:szCs w:val="19"/>
        </w:rPr>
        <w:t>TToan</w:t>
      </w:r>
      <w:r>
        <w:rPr>
          <w:rFonts w:ascii="Consolas" w:hAnsi="Consolas" w:cs="Consolas"/>
          <w:color w:val="0000FF"/>
          <w:sz w:val="19"/>
          <w:szCs w:val="19"/>
        </w:rPr>
        <w:t>&gt;</w:t>
      </w:r>
    </w:p>
    <w:p w14:paraId="0D4806C7"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NDHDon</w:t>
      </w:r>
      <w:r>
        <w:rPr>
          <w:rFonts w:ascii="Consolas" w:hAnsi="Consolas" w:cs="Consolas"/>
          <w:color w:val="0000FF"/>
          <w:sz w:val="19"/>
          <w:szCs w:val="19"/>
        </w:rPr>
        <w:t>&gt;</w:t>
      </w:r>
    </w:p>
    <w:p w14:paraId="1F38C647"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DLHDon</w:t>
      </w:r>
      <w:r>
        <w:rPr>
          <w:rFonts w:ascii="Consolas" w:hAnsi="Consolas" w:cs="Consolas"/>
          <w:color w:val="0000FF"/>
          <w:sz w:val="19"/>
          <w:szCs w:val="19"/>
        </w:rPr>
        <w:t>&gt;</w:t>
      </w:r>
    </w:p>
    <w:p w14:paraId="601B5E4B"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HDon</w:t>
      </w:r>
      <w:r>
        <w:rPr>
          <w:rFonts w:ascii="Consolas" w:hAnsi="Consolas" w:cs="Consolas"/>
          <w:color w:val="0000FF"/>
          <w:sz w:val="19"/>
          <w:szCs w:val="19"/>
        </w:rPr>
        <w:t>&gt;</w:t>
      </w:r>
    </w:p>
    <w:p w14:paraId="14FD4E8C" w14:textId="77777777" w:rsidR="009D1437" w:rsidRPr="008F5E9A" w:rsidRDefault="009D1437" w:rsidP="009D1437">
      <w:pPr>
        <w:rPr>
          <w:lang w:eastAsia="x-none"/>
        </w:rPr>
      </w:pPr>
      <w:r>
        <w:rPr>
          <w:rFonts w:ascii="Consolas" w:hAnsi="Consolas" w:cs="Consolas"/>
          <w:color w:val="0000FF"/>
          <w:sz w:val="19"/>
          <w:szCs w:val="19"/>
        </w:rPr>
        <w:t>&lt;/</w:t>
      </w:r>
      <w:r>
        <w:rPr>
          <w:rFonts w:ascii="Consolas" w:hAnsi="Consolas" w:cs="Consolas"/>
          <w:color w:val="A31515"/>
          <w:sz w:val="19"/>
          <w:szCs w:val="19"/>
        </w:rPr>
        <w:t>DSHDon</w:t>
      </w:r>
      <w:r>
        <w:rPr>
          <w:rFonts w:ascii="Consolas" w:hAnsi="Consolas" w:cs="Consolas"/>
          <w:color w:val="0000FF"/>
          <w:sz w:val="19"/>
          <w:szCs w:val="19"/>
        </w:rPr>
        <w:t>&gt;</w:t>
      </w:r>
    </w:p>
    <w:p w14:paraId="54BB0888" w14:textId="77777777" w:rsidR="009D1437" w:rsidRDefault="009D1437" w:rsidP="00480762">
      <w:pPr>
        <w:pStyle w:val="Heading3"/>
      </w:pPr>
      <w:bookmarkStart w:id="93" w:name="_Toc198045330"/>
      <w:r>
        <w:t>Thêm mới hóa đơn</w:t>
      </w:r>
      <w:bookmarkEnd w:id="93"/>
      <w:r>
        <w:t xml:space="preserve"> </w:t>
      </w:r>
    </w:p>
    <w:p w14:paraId="264321AC" w14:textId="77777777" w:rsidR="009D1437" w:rsidRPr="00593BE8" w:rsidRDefault="009D1437" w:rsidP="009D1437">
      <w:pPr>
        <w:pStyle w:val="N"/>
      </w:pPr>
      <w:r w:rsidRPr="00593BE8">
        <w:t>URL</w:t>
      </w:r>
    </w:p>
    <w:p w14:paraId="786F9C45" w14:textId="77777777" w:rsidR="009D1437" w:rsidRDefault="009D1437" w:rsidP="009D1437">
      <w:pPr>
        <w:pStyle w:val="N"/>
        <w:rPr>
          <w:rFonts w:eastAsia="Calibri"/>
        </w:rPr>
      </w:pPr>
      <w:r>
        <w:lastRenderedPageBreak/>
        <w:tab/>
      </w:r>
      <w:r w:rsidRPr="00007702">
        <w:t xml:space="preserve"> </w:t>
      </w:r>
      <w:r w:rsidRPr="00450994">
        <w:t xml:space="preserve">string </w:t>
      </w:r>
      <w:r w:rsidRPr="00685899">
        <w:t xml:space="preserve">string </w:t>
      </w:r>
      <w:r w:rsidRPr="00685899">
        <w:rPr>
          <w:b/>
        </w:rPr>
        <w:t>ImportInv</w:t>
      </w:r>
      <w:r w:rsidRPr="00685899">
        <w:t>(string xmlInvData, string username, string password, int convert = 0)</w:t>
      </w:r>
    </w:p>
    <w:p w14:paraId="6CCB0CA2" w14:textId="77777777" w:rsidR="009D1437" w:rsidRDefault="009D1437" w:rsidP="009D1437">
      <w:pPr>
        <w:pStyle w:val="N"/>
        <w:rPr>
          <w:rFonts w:eastAsia="Calibri"/>
        </w:rPr>
      </w:pPr>
    </w:p>
    <w:p w14:paraId="44B08F93" w14:textId="77777777" w:rsidR="009D1437" w:rsidRPr="00593BE8" w:rsidRDefault="009D1437" w:rsidP="009D1437">
      <w:pPr>
        <w:pStyle w:val="N"/>
      </w:pPr>
      <w:r w:rsidRPr="00593BE8">
        <w:t>DESCRIPTION</w:t>
      </w:r>
    </w:p>
    <w:p w14:paraId="4480C375" w14:textId="77777777" w:rsidR="009D1437" w:rsidRDefault="009D1437" w:rsidP="009D1437">
      <w:pPr>
        <w:pStyle w:val="N"/>
      </w:pPr>
      <w:r>
        <w:tab/>
        <w:t>Đây là web service cho phép tạo mới hóa đơn từ chuỗi xml đầu vào theo chuẩn mô tả</w:t>
      </w:r>
    </w:p>
    <w:p w14:paraId="1AD73D2B" w14:textId="77777777" w:rsidR="009D1437" w:rsidRPr="00007702" w:rsidRDefault="009D1437" w:rsidP="009D1437">
      <w:pPr>
        <w:pStyle w:val="N"/>
      </w:pPr>
      <w:r w:rsidRPr="00663B3E">
        <w:t>HTTP METHOD</w:t>
      </w:r>
    </w:p>
    <w:p w14:paraId="4E52500B" w14:textId="77777777" w:rsidR="009D1437" w:rsidRPr="00007702" w:rsidRDefault="009D1437" w:rsidP="009D1437">
      <w:pPr>
        <w:pStyle w:val="N"/>
        <w:rPr>
          <w:b/>
        </w:rPr>
      </w:pPr>
      <w:r>
        <w:tab/>
      </w:r>
      <w:r w:rsidRPr="00610AFD">
        <w:t>POST</w:t>
      </w:r>
    </w:p>
    <w:p w14:paraId="46D5A364" w14:textId="77777777" w:rsidR="009D1437" w:rsidRPr="00160586" w:rsidRDefault="009D1437" w:rsidP="009D1437">
      <w:pPr>
        <w:pStyle w:val="N"/>
      </w:pPr>
      <w:r w:rsidRPr="00610AFD">
        <w:t>REQUEST BODY</w:t>
      </w:r>
    </w:p>
    <w:p w14:paraId="0CEA14AA" w14:textId="77777777" w:rsidR="009D1437" w:rsidRPr="00160586"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0B276F5D" w14:textId="77777777" w:rsidR="009D1437" w:rsidRPr="00160586" w:rsidRDefault="009D1437" w:rsidP="009D1437">
      <w:pPr>
        <w:pStyle w:val="ListParagraph"/>
        <w:numPr>
          <w:ilvl w:val="0"/>
          <w:numId w:val="2"/>
        </w:numPr>
        <w:spacing w:after="0" w:line="360" w:lineRule="auto"/>
        <w:ind w:left="1080"/>
        <w:jc w:val="both"/>
        <w:rPr>
          <w:rFonts w:eastAsia="Calibri"/>
          <w:b/>
          <w:u w:val="single"/>
        </w:rPr>
      </w:pPr>
      <w:r w:rsidRPr="00160586">
        <w:rPr>
          <w:b/>
        </w:rPr>
        <w:t xml:space="preserve">xmlInvData: </w:t>
      </w:r>
      <w:r>
        <w:t xml:space="preserve">Chuỗi </w:t>
      </w:r>
      <w:r w:rsidRPr="00160586">
        <w:t>xml</w:t>
      </w:r>
      <w:r>
        <w:t xml:space="preserve"> chứa thông tin hóa đơn</w:t>
      </w:r>
    </w:p>
    <w:p w14:paraId="02E7FFB5" w14:textId="77777777" w:rsidR="009D1437" w:rsidRPr="00F951E6" w:rsidRDefault="009D1437" w:rsidP="009D1437">
      <w:pPr>
        <w:spacing w:line="360" w:lineRule="auto"/>
        <w:jc w:val="both"/>
        <w:rPr>
          <w:rFonts w:eastAsia="Calibri"/>
          <w:b/>
          <w:u w:val="single"/>
        </w:rPr>
      </w:pPr>
    </w:p>
    <w:p w14:paraId="194969B8" w14:textId="77777777" w:rsidR="009D1437" w:rsidRDefault="009D1437" w:rsidP="009D1437">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2C440FAE"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30697CB5"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59E1F376"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4C45C930" w14:textId="77777777" w:rsidR="009D1437" w:rsidRPr="00660ABB" w:rsidRDefault="009D1437" w:rsidP="00616EC4">
            <w:pPr>
              <w:pStyle w:val="ListParagraph"/>
            </w:pPr>
            <w:r>
              <w:t>Ghi chú</w:t>
            </w:r>
          </w:p>
        </w:tc>
      </w:tr>
      <w:tr w:rsidR="009D1437" w:rsidRPr="00660ABB" w14:paraId="45CB6EB6" w14:textId="77777777" w:rsidTr="00616EC4">
        <w:tc>
          <w:tcPr>
            <w:tcW w:w="1710" w:type="dxa"/>
            <w:tcBorders>
              <w:top w:val="single" w:sz="4" w:space="0" w:color="2E74B5"/>
              <w:left w:val="single" w:sz="4" w:space="0" w:color="2E74B5"/>
              <w:right w:val="single" w:sz="4" w:space="0" w:color="2E74B5"/>
            </w:tcBorders>
            <w:shd w:val="clear" w:color="auto" w:fill="auto"/>
          </w:tcPr>
          <w:p w14:paraId="4A1A4680"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D0F707E" w14:textId="77777777" w:rsidR="009D1437" w:rsidRPr="009372AD" w:rsidRDefault="009D1437" w:rsidP="00616EC4">
            <w:pPr>
              <w:pStyle w:val="ListParagraph"/>
              <w:ind w:left="0"/>
              <w:jc w:val="both"/>
            </w:pPr>
            <w:r w:rsidRPr="009372AD">
              <w:t>Tài khoản đăng nhập sai</w:t>
            </w:r>
          </w:p>
        </w:tc>
        <w:tc>
          <w:tcPr>
            <w:tcW w:w="2515" w:type="dxa"/>
            <w:tcBorders>
              <w:top w:val="single" w:sz="4" w:space="0" w:color="2E74B5"/>
              <w:left w:val="single" w:sz="4" w:space="0" w:color="2E74B5"/>
              <w:bottom w:val="single" w:sz="4" w:space="0" w:color="2E74B5"/>
              <w:right w:val="single" w:sz="4" w:space="0" w:color="2E74B5"/>
            </w:tcBorders>
          </w:tcPr>
          <w:p w14:paraId="045B835E" w14:textId="77777777" w:rsidR="009D1437" w:rsidRPr="009372AD" w:rsidRDefault="009D1437" w:rsidP="00616EC4">
            <w:pPr>
              <w:pStyle w:val="ListParagraph"/>
              <w:ind w:left="0"/>
              <w:jc w:val="both"/>
            </w:pPr>
          </w:p>
        </w:tc>
      </w:tr>
      <w:tr w:rsidR="009D1437" w:rsidRPr="00660ABB" w14:paraId="315CBAB2"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863137C" w14:textId="77777777" w:rsidR="009D1437" w:rsidRPr="009372AD" w:rsidRDefault="009D1437" w:rsidP="00616EC4">
            <w:pPr>
              <w:autoSpaceDE w:val="0"/>
              <w:autoSpaceDN w:val="0"/>
              <w:adjustRightInd w:val="0"/>
              <w:jc w:val="both"/>
            </w:pPr>
            <w: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BEF4DF1" w14:textId="77777777" w:rsidR="009D1437" w:rsidRPr="009372AD" w:rsidRDefault="009D1437" w:rsidP="00616EC4">
            <w:pPr>
              <w:pStyle w:val="ListParagraph"/>
              <w:ind w:left="0"/>
              <w:jc w:val="both"/>
            </w:pPr>
            <w:r>
              <w:t>Định dạng xml của hóa đơn sai cấu trúc</w:t>
            </w:r>
          </w:p>
        </w:tc>
        <w:tc>
          <w:tcPr>
            <w:tcW w:w="2515" w:type="dxa"/>
            <w:tcBorders>
              <w:top w:val="single" w:sz="4" w:space="0" w:color="2E74B5"/>
              <w:left w:val="single" w:sz="4" w:space="0" w:color="2E74B5"/>
              <w:bottom w:val="single" w:sz="4" w:space="0" w:color="2E74B5"/>
              <w:right w:val="single" w:sz="4" w:space="0" w:color="2E74B5"/>
            </w:tcBorders>
          </w:tcPr>
          <w:p w14:paraId="268E04D9" w14:textId="77777777" w:rsidR="009D1437" w:rsidRPr="009372AD" w:rsidRDefault="009D1437" w:rsidP="00616EC4">
            <w:pPr>
              <w:pStyle w:val="ListParagraph"/>
              <w:ind w:left="0"/>
              <w:jc w:val="both"/>
            </w:pPr>
          </w:p>
        </w:tc>
      </w:tr>
      <w:tr w:rsidR="009D1437" w:rsidRPr="00660ABB" w14:paraId="48524B0A"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D730B8A" w14:textId="77777777" w:rsidR="009D1437" w:rsidRPr="009372AD" w:rsidRDefault="009D1437" w:rsidP="00616EC4">
            <w:pPr>
              <w:autoSpaceDE w:val="0"/>
              <w:autoSpaceDN w:val="0"/>
              <w:adjustRightInd w:val="0"/>
              <w:jc w:val="both"/>
            </w:pPr>
            <w: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18E94E8" w14:textId="77777777" w:rsidR="009D1437" w:rsidRPr="009372AD" w:rsidRDefault="009D1437" w:rsidP="00616EC4">
            <w:pPr>
              <w:pStyle w:val="ListParagraph"/>
              <w:ind w:left="0"/>
              <w:jc w:val="both"/>
            </w:pPr>
            <w:r>
              <w:t>Không tìm thấy công ty</w:t>
            </w:r>
          </w:p>
        </w:tc>
        <w:tc>
          <w:tcPr>
            <w:tcW w:w="2515" w:type="dxa"/>
            <w:tcBorders>
              <w:top w:val="single" w:sz="4" w:space="0" w:color="2E74B5"/>
              <w:left w:val="single" w:sz="4" w:space="0" w:color="2E74B5"/>
              <w:bottom w:val="single" w:sz="4" w:space="0" w:color="2E74B5"/>
              <w:right w:val="single" w:sz="4" w:space="0" w:color="2E74B5"/>
            </w:tcBorders>
          </w:tcPr>
          <w:p w14:paraId="65F37813" w14:textId="77777777" w:rsidR="009D1437" w:rsidRPr="009372AD" w:rsidRDefault="009D1437" w:rsidP="00616EC4">
            <w:pPr>
              <w:pStyle w:val="ListParagraph"/>
              <w:ind w:left="0"/>
              <w:jc w:val="both"/>
            </w:pPr>
            <w:r>
              <w:t>Mặc định 5000 hoặc theo cấu hình từng app</w:t>
            </w:r>
          </w:p>
        </w:tc>
      </w:tr>
      <w:tr w:rsidR="009D1437" w:rsidRPr="00660ABB" w14:paraId="68D9234A"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815AC2E" w14:textId="77777777" w:rsidR="009D1437" w:rsidRPr="009372AD" w:rsidRDefault="009D1437" w:rsidP="00616EC4">
            <w:pPr>
              <w:autoSpaceDE w:val="0"/>
              <w:autoSpaceDN w:val="0"/>
              <w:adjustRightInd w:val="0"/>
              <w:jc w:val="both"/>
            </w:pPr>
            <w:r>
              <w:t>ERR:20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27B299F" w14:textId="77777777" w:rsidR="009D1437" w:rsidRPr="009372AD" w:rsidRDefault="009D1437" w:rsidP="00616EC4">
            <w:pPr>
              <w:pStyle w:val="ListParagraph"/>
              <w:ind w:left="0"/>
              <w:jc w:val="both"/>
            </w:pPr>
            <w:r>
              <w:t>Pattern và serial không hợp lệ</w:t>
            </w:r>
          </w:p>
        </w:tc>
        <w:tc>
          <w:tcPr>
            <w:tcW w:w="2515" w:type="dxa"/>
            <w:tcBorders>
              <w:top w:val="single" w:sz="4" w:space="0" w:color="2E74B5"/>
              <w:left w:val="single" w:sz="4" w:space="0" w:color="2E74B5"/>
              <w:bottom w:val="single" w:sz="4" w:space="0" w:color="2E74B5"/>
              <w:right w:val="single" w:sz="4" w:space="0" w:color="2E74B5"/>
            </w:tcBorders>
          </w:tcPr>
          <w:p w14:paraId="19F86220" w14:textId="77777777" w:rsidR="009D1437" w:rsidRPr="009372AD" w:rsidRDefault="009D1437" w:rsidP="00616EC4">
            <w:pPr>
              <w:pStyle w:val="ListParagraph"/>
              <w:ind w:left="0"/>
              <w:jc w:val="both"/>
            </w:pPr>
          </w:p>
        </w:tc>
      </w:tr>
      <w:tr w:rsidR="009D1437" w:rsidRPr="00660ABB" w14:paraId="38608CFB"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D2BBA87" w14:textId="77777777" w:rsidR="009D1437" w:rsidRPr="009372AD" w:rsidRDefault="009D1437" w:rsidP="00616EC4">
            <w:pPr>
              <w:autoSpaceDE w:val="0"/>
              <w:autoSpaceDN w:val="0"/>
              <w:adjustRightInd w:val="0"/>
              <w:jc w:val="both"/>
            </w:pPr>
            <w: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19FB56B" w14:textId="77777777" w:rsidR="009D1437" w:rsidRPr="009372AD" w:rsidRDefault="009D1437" w:rsidP="00616EC4">
            <w:pPr>
              <w:pStyle w:val="ListParagraph"/>
              <w:ind w:left="0"/>
              <w:jc w:val="both"/>
            </w:pPr>
            <w:r>
              <w:t>Không còn dư số hóa đơn để phát hành</w:t>
            </w:r>
          </w:p>
        </w:tc>
        <w:tc>
          <w:tcPr>
            <w:tcW w:w="2515" w:type="dxa"/>
            <w:tcBorders>
              <w:top w:val="single" w:sz="4" w:space="0" w:color="2E74B5"/>
              <w:left w:val="single" w:sz="4" w:space="0" w:color="2E74B5"/>
              <w:bottom w:val="single" w:sz="4" w:space="0" w:color="2E74B5"/>
              <w:right w:val="single" w:sz="4" w:space="0" w:color="2E74B5"/>
            </w:tcBorders>
          </w:tcPr>
          <w:p w14:paraId="26FFA4C3" w14:textId="77777777" w:rsidR="009D1437" w:rsidRPr="009372AD" w:rsidRDefault="009D1437" w:rsidP="00616EC4">
            <w:pPr>
              <w:pStyle w:val="ListParagraph"/>
              <w:ind w:left="0"/>
              <w:jc w:val="both"/>
            </w:pPr>
          </w:p>
        </w:tc>
      </w:tr>
      <w:tr w:rsidR="009D1437" w:rsidRPr="00660ABB" w14:paraId="25919501"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B0D3F3D" w14:textId="77777777" w:rsidR="009D1437" w:rsidRDefault="009D1437" w:rsidP="00616EC4">
            <w:pPr>
              <w:autoSpaceDE w:val="0"/>
              <w:autoSpaceDN w:val="0"/>
              <w:adjustRightInd w:val="0"/>
              <w:jc w:val="both"/>
            </w:pPr>
            <w:r>
              <w:t>ERR:10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64000FE" w14:textId="77777777" w:rsidR="009D1437" w:rsidRDefault="009D1437" w:rsidP="00616EC4">
            <w:pPr>
              <w:pStyle w:val="ListParagraph"/>
              <w:ind w:left="0"/>
              <w:jc w:val="both"/>
            </w:pPr>
            <w:r>
              <w:t>Vượt quá số lượng hóa đơn tạo cho phép (không được vượt quá 5000HĐ)</w:t>
            </w:r>
          </w:p>
        </w:tc>
        <w:tc>
          <w:tcPr>
            <w:tcW w:w="2515" w:type="dxa"/>
            <w:tcBorders>
              <w:top w:val="single" w:sz="4" w:space="0" w:color="2E74B5"/>
              <w:left w:val="single" w:sz="4" w:space="0" w:color="2E74B5"/>
              <w:bottom w:val="single" w:sz="4" w:space="0" w:color="2E74B5"/>
              <w:right w:val="single" w:sz="4" w:space="0" w:color="2E74B5"/>
            </w:tcBorders>
          </w:tcPr>
          <w:p w14:paraId="1072F79A" w14:textId="77777777" w:rsidR="009D1437" w:rsidRPr="009372AD" w:rsidRDefault="009D1437" w:rsidP="00616EC4">
            <w:pPr>
              <w:jc w:val="both"/>
            </w:pPr>
          </w:p>
        </w:tc>
      </w:tr>
      <w:tr w:rsidR="009D1437" w:rsidRPr="00660ABB" w14:paraId="66E9E061"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D0E1AD5" w14:textId="77777777" w:rsidR="009D1437" w:rsidRDefault="009D1437" w:rsidP="00616EC4">
            <w:pPr>
              <w:autoSpaceDE w:val="0"/>
              <w:autoSpaceDN w:val="0"/>
              <w:adjustRightInd w:val="0"/>
              <w:jc w:val="both"/>
            </w:pPr>
            <w: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128448F" w14:textId="77777777" w:rsidR="009D1437" w:rsidRDefault="009D1437" w:rsidP="00616EC4">
            <w:pPr>
              <w:pStyle w:val="ListParagraph"/>
              <w:ind w:left="0"/>
              <w:jc w:val="both"/>
            </w:pPr>
            <w:r>
              <w:t>Lỗi hệ thống</w:t>
            </w:r>
          </w:p>
        </w:tc>
        <w:tc>
          <w:tcPr>
            <w:tcW w:w="2515" w:type="dxa"/>
            <w:tcBorders>
              <w:top w:val="single" w:sz="4" w:space="0" w:color="2E74B5"/>
              <w:left w:val="single" w:sz="4" w:space="0" w:color="2E74B5"/>
              <w:bottom w:val="single" w:sz="4" w:space="0" w:color="2E74B5"/>
              <w:right w:val="single" w:sz="4" w:space="0" w:color="2E74B5"/>
            </w:tcBorders>
          </w:tcPr>
          <w:p w14:paraId="00DADA00" w14:textId="77777777" w:rsidR="009D1437" w:rsidRDefault="009D1437" w:rsidP="00616EC4">
            <w:pPr>
              <w:jc w:val="both"/>
            </w:pPr>
          </w:p>
        </w:tc>
      </w:tr>
      <w:tr w:rsidR="009D1437" w:rsidRPr="00660ABB" w14:paraId="0D17D7D9"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551DF49" w14:textId="77777777" w:rsidR="009D1437" w:rsidRPr="009372AD" w:rsidRDefault="009D1437" w:rsidP="00616EC4">
            <w:pPr>
              <w:autoSpaceDE w:val="0"/>
              <w:autoSpaceDN w:val="0"/>
              <w:adjustRightInd w:val="0"/>
              <w:jc w:val="both"/>
            </w:pPr>
            <w:r w:rsidRPr="007B2292">
              <w:t xml:space="preserve">"OK:" + pattern + ";" + </w:t>
            </w:r>
            <w:r>
              <w:t>serial + "-" + invKeyList</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0EFD048" w14:textId="77777777" w:rsidR="009D1437" w:rsidRPr="009372AD" w:rsidRDefault="009D1437" w:rsidP="00616EC4">
            <w:pPr>
              <w:jc w:val="both"/>
            </w:pPr>
            <w:r>
              <w:t>Tạo hóa đơn thành công</w:t>
            </w:r>
          </w:p>
        </w:tc>
        <w:tc>
          <w:tcPr>
            <w:tcW w:w="2515" w:type="dxa"/>
            <w:tcBorders>
              <w:top w:val="single" w:sz="4" w:space="0" w:color="2E74B5"/>
              <w:left w:val="single" w:sz="4" w:space="0" w:color="2E74B5"/>
              <w:bottom w:val="single" w:sz="4" w:space="0" w:color="2E74B5"/>
              <w:right w:val="single" w:sz="4" w:space="0" w:color="2E74B5"/>
            </w:tcBorders>
          </w:tcPr>
          <w:p w14:paraId="2B162F0D" w14:textId="77777777" w:rsidR="009D1437" w:rsidRDefault="009D1437" w:rsidP="00616EC4">
            <w:pPr>
              <w:jc w:val="both"/>
            </w:pPr>
            <w:r>
              <w:t>Trả về message OK kèm theo Pattern, Serial và danh sách fkey hóa đơn tạo mới thành công</w:t>
            </w:r>
          </w:p>
        </w:tc>
      </w:tr>
    </w:tbl>
    <w:p w14:paraId="66C0564E" w14:textId="77777777" w:rsidR="009D1437" w:rsidRDefault="009D1437" w:rsidP="009D1437">
      <w:pPr>
        <w:rPr>
          <w:lang w:eastAsia="x-none"/>
        </w:rPr>
      </w:pPr>
    </w:p>
    <w:p w14:paraId="7BBBCA32" w14:textId="77777777" w:rsidR="009D1437" w:rsidRPr="00FE7CBB" w:rsidRDefault="009D1437" w:rsidP="009D1437">
      <w:pPr>
        <w:rPr>
          <w:b/>
          <w:u w:val="single"/>
          <w:lang w:eastAsia="x-none"/>
        </w:rPr>
      </w:pPr>
      <w:r w:rsidRPr="00FE7CBB">
        <w:rPr>
          <w:b/>
          <w:u w:val="single"/>
          <w:lang w:eastAsia="x-none"/>
        </w:rPr>
        <w:t>Định dạng chuỗi xml đầu vào</w:t>
      </w:r>
      <w:r>
        <w:rPr>
          <w:b/>
          <w:u w:val="single"/>
          <w:lang w:eastAsia="x-none"/>
        </w:rPr>
        <w:t xml:space="preserve"> </w:t>
      </w:r>
      <w:r w:rsidRPr="00FE7CBB">
        <w:rPr>
          <w:b/>
          <w:u w:val="single"/>
        </w:rPr>
        <w:t xml:space="preserve">(các trường </w:t>
      </w:r>
      <w:r w:rsidRPr="00FE7CBB">
        <w:rPr>
          <w:b/>
          <w:color w:val="FF0000"/>
          <w:u w:val="single"/>
        </w:rPr>
        <w:t>*</w:t>
      </w:r>
      <w:r w:rsidRPr="00FE7CBB">
        <w:rPr>
          <w:b/>
          <w:u w:val="single"/>
        </w:rPr>
        <w:t xml:space="preserve"> là bắt buộc):</w:t>
      </w:r>
    </w:p>
    <w:p w14:paraId="6E48D486"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DSHDon</w:t>
      </w:r>
      <w:r>
        <w:rPr>
          <w:rFonts w:ascii="Consolas" w:hAnsi="Consolas" w:cs="Consolas"/>
          <w:color w:val="0000FF"/>
          <w:sz w:val="19"/>
          <w:szCs w:val="19"/>
        </w:rPr>
        <w:t>&gt;</w:t>
      </w:r>
    </w:p>
    <w:p w14:paraId="7B0E1C53"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HDon</w:t>
      </w:r>
      <w:r>
        <w:rPr>
          <w:rFonts w:ascii="Consolas" w:hAnsi="Consolas" w:cs="Consolas"/>
          <w:color w:val="0000FF"/>
          <w:sz w:val="19"/>
          <w:szCs w:val="19"/>
        </w:rPr>
        <w:t>&gt;</w:t>
      </w:r>
    </w:p>
    <w:p w14:paraId="6761A1E6"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 cua hoa don</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&gt;</w:t>
      </w:r>
    </w:p>
    <w:p w14:paraId="278CD73D"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DLHDon</w:t>
      </w:r>
      <w:r>
        <w:rPr>
          <w:rFonts w:ascii="Consolas" w:hAnsi="Consolas" w:cs="Consolas"/>
          <w:color w:val="0000FF"/>
          <w:sz w:val="19"/>
          <w:szCs w:val="19"/>
        </w:rPr>
        <w:t>&gt;</w:t>
      </w:r>
    </w:p>
    <w:p w14:paraId="6129FB1A"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14:paraId="7B98237F"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lastRenderedPageBreak/>
        <w:tab/>
      </w:r>
      <w:r>
        <w:rPr>
          <w:rFonts w:ascii="Consolas" w:hAnsi="Consolas" w:cs="Consolas"/>
          <w:color w:val="0000FF"/>
          <w:sz w:val="19"/>
          <w:szCs w:val="19"/>
        </w:rPr>
        <w:tab/>
        <w:t>&lt;</w:t>
      </w:r>
      <w:r>
        <w:rPr>
          <w:rFonts w:ascii="Consolas" w:hAnsi="Consolas" w:cs="Consolas"/>
          <w:color w:val="A31515"/>
          <w:sz w:val="19"/>
          <w:szCs w:val="19"/>
        </w:rPr>
        <w:t>MHSo</w:t>
      </w:r>
      <w:r>
        <w:rPr>
          <w:rFonts w:ascii="Consolas" w:hAnsi="Consolas" w:cs="Consolas"/>
          <w:color w:val="0000FF"/>
          <w:sz w:val="19"/>
          <w:szCs w:val="19"/>
        </w:rPr>
        <w:t>&gt;</w:t>
      </w:r>
      <w:r>
        <w:rPr>
          <w:rFonts w:ascii="Consolas" w:hAnsi="Consolas" w:cs="Consolas"/>
          <w:color w:val="000000"/>
          <w:sz w:val="19"/>
          <w:szCs w:val="19"/>
        </w:rPr>
        <w:t>Mã hồ sơ</w:t>
      </w:r>
      <w:r>
        <w:rPr>
          <w:rFonts w:ascii="Consolas" w:hAnsi="Consolas" w:cs="Consolas"/>
          <w:color w:val="0000FF"/>
          <w:sz w:val="19"/>
          <w:szCs w:val="19"/>
        </w:rPr>
        <w:t>&lt;/</w:t>
      </w:r>
      <w:r>
        <w:rPr>
          <w:rFonts w:ascii="Consolas" w:hAnsi="Consolas" w:cs="Consolas"/>
          <w:color w:val="A31515"/>
          <w:sz w:val="19"/>
          <w:szCs w:val="19"/>
        </w:rPr>
        <w:t>MHSo</w:t>
      </w:r>
      <w:r>
        <w:rPr>
          <w:rFonts w:ascii="Consolas" w:hAnsi="Consolas" w:cs="Consolas"/>
          <w:color w:val="0000FF"/>
          <w:sz w:val="19"/>
          <w:szCs w:val="19"/>
        </w:rPr>
        <w:t>&gt;</w:t>
      </w:r>
    </w:p>
    <w:p w14:paraId="1696B7B3"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SBKe</w:t>
      </w:r>
      <w:r>
        <w:rPr>
          <w:rFonts w:ascii="Consolas" w:hAnsi="Consolas" w:cs="Consolas"/>
          <w:color w:val="0000FF"/>
          <w:sz w:val="19"/>
          <w:szCs w:val="19"/>
        </w:rPr>
        <w:t>&gt;</w:t>
      </w:r>
      <w:r>
        <w:rPr>
          <w:rFonts w:ascii="Consolas" w:hAnsi="Consolas" w:cs="Consolas"/>
          <w:color w:val="000000"/>
          <w:sz w:val="19"/>
          <w:szCs w:val="19"/>
        </w:rPr>
        <w:t>Số bảng kê (Số của bảng kê các loại hàng hóa, dịch vụ đã bán kèm theo hóa đơn)</w:t>
      </w:r>
      <w:r>
        <w:rPr>
          <w:rFonts w:ascii="Consolas" w:hAnsi="Consolas" w:cs="Consolas"/>
          <w:color w:val="0000FF"/>
          <w:sz w:val="19"/>
          <w:szCs w:val="19"/>
        </w:rPr>
        <w:t>&lt;/</w:t>
      </w:r>
      <w:r>
        <w:rPr>
          <w:rFonts w:ascii="Consolas" w:hAnsi="Consolas" w:cs="Consolas"/>
          <w:color w:val="A31515"/>
          <w:sz w:val="19"/>
          <w:szCs w:val="19"/>
        </w:rPr>
        <w:t>SBKe</w:t>
      </w:r>
      <w:r>
        <w:rPr>
          <w:rFonts w:ascii="Consolas" w:hAnsi="Consolas" w:cs="Consolas"/>
          <w:color w:val="0000FF"/>
          <w:sz w:val="19"/>
          <w:szCs w:val="19"/>
        </w:rPr>
        <w:t>&gt;</w:t>
      </w:r>
    </w:p>
    <w:p w14:paraId="2F120B8B"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NBKe</w:t>
      </w:r>
      <w:r>
        <w:rPr>
          <w:rFonts w:ascii="Consolas" w:hAnsi="Consolas" w:cs="Consolas"/>
          <w:color w:val="0000FF"/>
          <w:sz w:val="19"/>
          <w:szCs w:val="19"/>
        </w:rPr>
        <w:t>&gt;</w:t>
      </w:r>
      <w:r>
        <w:rPr>
          <w:rFonts w:ascii="Consolas" w:hAnsi="Consolas" w:cs="Consolas"/>
          <w:color w:val="000000"/>
          <w:sz w:val="19"/>
          <w:szCs w:val="19"/>
        </w:rPr>
        <w:t>Ngày bảng kê (Ngày của bảng kê các loại hàng hóa, dịch vụ đã bán kèm theo hóa đơn)</w:t>
      </w:r>
      <w:r>
        <w:rPr>
          <w:rFonts w:ascii="Consolas" w:hAnsi="Consolas" w:cs="Consolas"/>
          <w:color w:val="0000FF"/>
          <w:sz w:val="19"/>
          <w:szCs w:val="19"/>
        </w:rPr>
        <w:t>&lt;/</w:t>
      </w:r>
      <w:r>
        <w:rPr>
          <w:rFonts w:ascii="Consolas" w:hAnsi="Consolas" w:cs="Consolas"/>
          <w:color w:val="A31515"/>
          <w:sz w:val="19"/>
          <w:szCs w:val="19"/>
        </w:rPr>
        <w:t>NBKe</w:t>
      </w:r>
      <w:r>
        <w:rPr>
          <w:rFonts w:ascii="Consolas" w:hAnsi="Consolas" w:cs="Consolas"/>
          <w:color w:val="0000FF"/>
          <w:sz w:val="19"/>
          <w:szCs w:val="19"/>
        </w:rPr>
        <w:t>&gt;</w:t>
      </w:r>
    </w:p>
    <w:p w14:paraId="6251B234"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DVTTe</w:t>
      </w:r>
      <w:r>
        <w:rPr>
          <w:rFonts w:ascii="Consolas" w:hAnsi="Consolas" w:cs="Consolas"/>
          <w:color w:val="0000FF"/>
          <w:sz w:val="19"/>
          <w:szCs w:val="19"/>
        </w:rPr>
        <w:t>&gt;</w:t>
      </w:r>
      <w:r>
        <w:rPr>
          <w:rFonts w:ascii="Consolas" w:hAnsi="Consolas" w:cs="Consolas"/>
          <w:color w:val="000000"/>
          <w:sz w:val="19"/>
          <w:szCs w:val="19"/>
        </w:rPr>
        <w:t>Đơn vị tiền tệ *</w:t>
      </w:r>
      <w:r>
        <w:rPr>
          <w:rFonts w:ascii="Consolas" w:hAnsi="Consolas" w:cs="Consolas"/>
          <w:color w:val="0000FF"/>
          <w:sz w:val="19"/>
          <w:szCs w:val="19"/>
        </w:rPr>
        <w:t>&lt;/</w:t>
      </w:r>
      <w:r>
        <w:rPr>
          <w:rFonts w:ascii="Consolas" w:hAnsi="Consolas" w:cs="Consolas"/>
          <w:color w:val="A31515"/>
          <w:sz w:val="19"/>
          <w:szCs w:val="19"/>
        </w:rPr>
        <w:t>DVTTe</w:t>
      </w:r>
      <w:r>
        <w:rPr>
          <w:rFonts w:ascii="Consolas" w:hAnsi="Consolas" w:cs="Consolas"/>
          <w:color w:val="0000FF"/>
          <w:sz w:val="19"/>
          <w:szCs w:val="19"/>
        </w:rPr>
        <w:t>&gt;</w:t>
      </w:r>
    </w:p>
    <w:p w14:paraId="732E6581"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TGia</w:t>
      </w:r>
      <w:r>
        <w:rPr>
          <w:rFonts w:ascii="Consolas" w:hAnsi="Consolas" w:cs="Consolas"/>
          <w:color w:val="0000FF"/>
          <w:sz w:val="19"/>
          <w:szCs w:val="19"/>
        </w:rPr>
        <w:t>&gt;</w:t>
      </w:r>
      <w:r>
        <w:rPr>
          <w:rFonts w:ascii="Consolas" w:hAnsi="Consolas" w:cs="Consolas"/>
          <w:color w:val="000000"/>
          <w:sz w:val="19"/>
          <w:szCs w:val="19"/>
        </w:rPr>
        <w:t>Tỷ giá (Bắt buộc (Trừ trường hợp Đơn vị tiền tệ là VND))</w:t>
      </w:r>
      <w:r>
        <w:rPr>
          <w:rFonts w:ascii="Consolas" w:hAnsi="Consolas" w:cs="Consolas"/>
          <w:color w:val="0000FF"/>
          <w:sz w:val="19"/>
          <w:szCs w:val="19"/>
        </w:rPr>
        <w:t>&lt;/</w:t>
      </w:r>
      <w:r>
        <w:rPr>
          <w:rFonts w:ascii="Consolas" w:hAnsi="Consolas" w:cs="Consolas"/>
          <w:color w:val="A31515"/>
          <w:sz w:val="19"/>
          <w:szCs w:val="19"/>
        </w:rPr>
        <w:t>TGia</w:t>
      </w:r>
      <w:r>
        <w:rPr>
          <w:rFonts w:ascii="Consolas" w:hAnsi="Consolas" w:cs="Consolas"/>
          <w:color w:val="0000FF"/>
          <w:sz w:val="19"/>
          <w:szCs w:val="19"/>
        </w:rPr>
        <w:t>&gt;</w:t>
      </w:r>
    </w:p>
    <w:p w14:paraId="55F9064A" w14:textId="10F9B9E8" w:rsidR="009D1437" w:rsidRDefault="009D1437" w:rsidP="009D143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HTTToan</w:t>
      </w:r>
      <w:r>
        <w:rPr>
          <w:rFonts w:ascii="Consolas" w:hAnsi="Consolas" w:cs="Consolas"/>
          <w:color w:val="0000FF"/>
          <w:sz w:val="19"/>
          <w:szCs w:val="19"/>
        </w:rPr>
        <w:t>&gt;</w:t>
      </w:r>
      <w:r w:rsidR="003B6C8C">
        <w:rPr>
          <w:rFonts w:ascii="Consolas" w:hAnsi="Consolas" w:cs="Consolas"/>
          <w:color w:val="000000"/>
          <w:sz w:val="19"/>
          <w:szCs w:val="19"/>
        </w:rPr>
        <w:t>Hình thức thanh toán</w:t>
      </w:r>
      <w:r w:rsidR="003B6C8C" w:rsidRPr="003B6C8C">
        <w:rPr>
          <w:rFonts w:ascii="Consolas" w:hAnsi="Consolas" w:cs="Consolas"/>
          <w:color w:val="000000"/>
          <w:sz w:val="19"/>
          <w:szCs w:val="19"/>
          <w:highlight w:val="cyan"/>
        </w:rPr>
        <w:t>*</w:t>
      </w:r>
      <w:r>
        <w:rPr>
          <w:rFonts w:ascii="Consolas" w:hAnsi="Consolas" w:cs="Consolas"/>
          <w:color w:val="0000FF"/>
          <w:sz w:val="19"/>
          <w:szCs w:val="19"/>
        </w:rPr>
        <w:t>&lt;/</w:t>
      </w:r>
      <w:r>
        <w:rPr>
          <w:rFonts w:ascii="Consolas" w:hAnsi="Consolas" w:cs="Consolas"/>
          <w:color w:val="A31515"/>
          <w:sz w:val="19"/>
          <w:szCs w:val="19"/>
        </w:rPr>
        <w:t>HTTToan</w:t>
      </w:r>
      <w:r>
        <w:rPr>
          <w:rFonts w:ascii="Consolas" w:hAnsi="Consolas" w:cs="Consolas"/>
          <w:color w:val="0000FF"/>
          <w:sz w:val="19"/>
          <w:szCs w:val="19"/>
        </w:rPr>
        <w:t>&gt;</w:t>
      </w:r>
    </w:p>
    <w:p w14:paraId="10815027" w14:textId="4D446FD2" w:rsidR="00DC6348" w:rsidRDefault="00DC6348" w:rsidP="006308AF">
      <w:pPr>
        <w:autoSpaceDE w:val="0"/>
        <w:autoSpaceDN w:val="0"/>
        <w:adjustRightInd w:val="0"/>
        <w:ind w:left="720" w:firstLine="720"/>
        <w:rPr>
          <w:rFonts w:ascii="Consolas" w:hAnsi="Consolas" w:cs="Consolas"/>
          <w:color w:val="0000FF"/>
          <w:sz w:val="19"/>
          <w:szCs w:val="19"/>
        </w:rPr>
      </w:pPr>
      <w:r w:rsidRPr="003B6C8C">
        <w:rPr>
          <w:rFonts w:ascii="Consolas" w:hAnsi="Consolas" w:cs="Consolas"/>
          <w:color w:val="0000FF"/>
          <w:sz w:val="19"/>
          <w:szCs w:val="19"/>
          <w:highlight w:val="cyan"/>
        </w:rPr>
        <w:t>&lt;</w:t>
      </w:r>
      <w:r w:rsidRPr="003B6C8C">
        <w:rPr>
          <w:rFonts w:ascii="Consolas" w:hAnsi="Consolas" w:cs="Consolas"/>
          <w:color w:val="C00000"/>
          <w:sz w:val="19"/>
          <w:szCs w:val="19"/>
          <w:highlight w:val="cyan"/>
        </w:rPr>
        <w:t>HDDThu</w:t>
      </w:r>
      <w:r w:rsidRPr="003B6C8C">
        <w:rPr>
          <w:rFonts w:ascii="Consolas" w:hAnsi="Consolas" w:cs="Consolas"/>
          <w:color w:val="0000FF"/>
          <w:sz w:val="19"/>
          <w:szCs w:val="19"/>
          <w:highlight w:val="cyan"/>
        </w:rPr>
        <w:t>&gt;</w:t>
      </w:r>
      <w:r w:rsidRPr="003B6C8C">
        <w:rPr>
          <w:rFonts w:ascii="Consolas" w:hAnsi="Consolas" w:cs="Consolas"/>
          <w:sz w:val="19"/>
          <w:szCs w:val="19"/>
          <w:highlight w:val="cyan"/>
        </w:rPr>
        <w:t>Hóa đơn đặc thù (Nhận các giá trị: 1-Hàng hóa là xe ô tô, xe mô tô, 2- Dịch vụ vận chuyển, 3- Dịch vụ vận chuyển trên nền tảng số, TMĐT). Nếu không truyền mặc định là 0- hóa đơn thường</w:t>
      </w:r>
      <w:r w:rsidRPr="003B6C8C">
        <w:rPr>
          <w:rFonts w:ascii="Consolas" w:hAnsi="Consolas" w:cs="Consolas"/>
          <w:color w:val="0000FF"/>
          <w:sz w:val="19"/>
          <w:szCs w:val="19"/>
          <w:highlight w:val="cyan"/>
        </w:rPr>
        <w:t>&lt;/</w:t>
      </w:r>
      <w:r w:rsidRPr="003B6C8C">
        <w:rPr>
          <w:rFonts w:ascii="Consolas" w:hAnsi="Consolas" w:cs="Consolas"/>
          <w:color w:val="C00000"/>
          <w:sz w:val="19"/>
          <w:szCs w:val="19"/>
          <w:highlight w:val="cyan"/>
        </w:rPr>
        <w:t>HDDThu</w:t>
      </w:r>
      <w:r w:rsidRPr="003B6C8C">
        <w:rPr>
          <w:rFonts w:ascii="Consolas" w:hAnsi="Consolas" w:cs="Consolas"/>
          <w:color w:val="0000FF"/>
          <w:sz w:val="19"/>
          <w:szCs w:val="19"/>
          <w:highlight w:val="cyan"/>
        </w:rPr>
        <w:t>&gt;</w:t>
      </w:r>
    </w:p>
    <w:p w14:paraId="3EBC3283" w14:textId="77777777" w:rsidR="00173301" w:rsidRPr="00173301" w:rsidRDefault="00173301" w:rsidP="00173301">
      <w:pPr>
        <w:autoSpaceDE w:val="0"/>
        <w:autoSpaceDN w:val="0"/>
        <w:adjustRightInd w:val="0"/>
        <w:ind w:left="720" w:firstLine="720"/>
        <w:rPr>
          <w:rFonts w:ascii="Consolas" w:hAnsi="Consolas" w:cs="Consolas"/>
          <w:color w:val="000000"/>
          <w:sz w:val="19"/>
          <w:szCs w:val="19"/>
          <w:highlight w:val="cyan"/>
        </w:rPr>
      </w:pPr>
      <w:r w:rsidRPr="00173301">
        <w:rPr>
          <w:rFonts w:ascii="Consolas" w:hAnsi="Consolas" w:cs="Consolas"/>
          <w:color w:val="000000"/>
          <w:sz w:val="19"/>
          <w:szCs w:val="19"/>
          <w:highlight w:val="cyan"/>
        </w:rPr>
        <w:t>&lt;</w:t>
      </w:r>
      <w:r w:rsidRPr="00C32A41">
        <w:rPr>
          <w:rFonts w:ascii="Consolas" w:hAnsi="Consolas" w:cs="Consolas"/>
          <w:color w:val="FF0000"/>
          <w:sz w:val="19"/>
          <w:szCs w:val="19"/>
          <w:highlight w:val="cyan"/>
        </w:rPr>
        <w:t>TCHDon</w:t>
      </w:r>
      <w:r w:rsidRPr="00173301">
        <w:rPr>
          <w:rFonts w:ascii="Consolas" w:hAnsi="Consolas" w:cs="Consolas"/>
          <w:color w:val="000000"/>
          <w:sz w:val="19"/>
          <w:szCs w:val="19"/>
          <w:highlight w:val="cyan"/>
        </w:rPr>
        <w:t>&gt;Tính chất hóa đơn: Nhận giá trị = 5 đối với hóa đơn chiết khấu thương mại&lt;/</w:t>
      </w:r>
      <w:r w:rsidRPr="00C32A41">
        <w:rPr>
          <w:rFonts w:ascii="Consolas" w:hAnsi="Consolas" w:cs="Consolas"/>
          <w:color w:val="FF0000"/>
          <w:sz w:val="19"/>
          <w:szCs w:val="19"/>
          <w:highlight w:val="cyan"/>
        </w:rPr>
        <w:t>TCHDon</w:t>
      </w:r>
      <w:r w:rsidRPr="00173301">
        <w:rPr>
          <w:rFonts w:ascii="Consolas" w:hAnsi="Consolas" w:cs="Consolas"/>
          <w:color w:val="000000"/>
          <w:sz w:val="19"/>
          <w:szCs w:val="19"/>
          <w:highlight w:val="cyan"/>
        </w:rPr>
        <w:t>&gt;</w:t>
      </w:r>
    </w:p>
    <w:p w14:paraId="31411062" w14:textId="54EAA4D4" w:rsidR="00173301" w:rsidRDefault="00173301" w:rsidP="00173301">
      <w:pPr>
        <w:autoSpaceDE w:val="0"/>
        <w:autoSpaceDN w:val="0"/>
        <w:adjustRightInd w:val="0"/>
        <w:ind w:left="720" w:firstLine="720"/>
        <w:rPr>
          <w:rFonts w:ascii="Consolas" w:hAnsi="Consolas" w:cs="Consolas"/>
          <w:color w:val="000000"/>
          <w:sz w:val="19"/>
          <w:szCs w:val="19"/>
        </w:rPr>
      </w:pPr>
      <w:r w:rsidRPr="00173301">
        <w:rPr>
          <w:rFonts w:ascii="Consolas" w:hAnsi="Consolas" w:cs="Consolas"/>
          <w:color w:val="000000"/>
          <w:sz w:val="19"/>
          <w:szCs w:val="19"/>
          <w:highlight w:val="cyan"/>
        </w:rPr>
        <w:t>&lt;</w:t>
      </w:r>
      <w:r w:rsidRPr="00C32A41">
        <w:rPr>
          <w:rFonts w:ascii="Consolas" w:hAnsi="Consolas" w:cs="Consolas"/>
          <w:color w:val="FF0000"/>
          <w:sz w:val="19"/>
          <w:szCs w:val="19"/>
          <w:highlight w:val="cyan"/>
        </w:rPr>
        <w:t>GiamThueGTGT</w:t>
      </w:r>
      <w:r w:rsidRPr="00173301">
        <w:rPr>
          <w:rFonts w:ascii="Consolas" w:hAnsi="Consolas" w:cs="Consolas"/>
          <w:color w:val="000000"/>
          <w:sz w:val="19"/>
          <w:szCs w:val="19"/>
          <w:highlight w:val="cyan"/>
        </w:rPr>
        <w:t>&gt; Giảm thuế GTGT(Chỉ sử dụng cho hóa đơn bán hàng giảm thuế theo NQ của Quốc hội. Nhận giá trị 1/0)&lt;/</w:t>
      </w:r>
      <w:r w:rsidRPr="00C32A41">
        <w:rPr>
          <w:rFonts w:ascii="Consolas" w:hAnsi="Consolas" w:cs="Consolas"/>
          <w:color w:val="FF0000"/>
          <w:sz w:val="19"/>
          <w:szCs w:val="19"/>
          <w:highlight w:val="cyan"/>
        </w:rPr>
        <w:t>GiamThueGTGT</w:t>
      </w:r>
      <w:r w:rsidRPr="00173301">
        <w:rPr>
          <w:rFonts w:ascii="Consolas" w:hAnsi="Consolas" w:cs="Consolas"/>
          <w:color w:val="000000"/>
          <w:sz w:val="19"/>
          <w:szCs w:val="19"/>
          <w:highlight w:val="cyan"/>
        </w:rPr>
        <w:t>&gt;</w:t>
      </w:r>
    </w:p>
    <w:p w14:paraId="78D00FAC" w14:textId="608E8C94" w:rsidR="00116AE9" w:rsidRPr="00116AE9" w:rsidRDefault="00116AE9" w:rsidP="00116AE9">
      <w:pPr>
        <w:shd w:val="clear" w:color="auto" w:fill="FFFFFF"/>
        <w:ind w:left="1440"/>
        <w:rPr>
          <w:rFonts w:ascii="Courier New" w:hAnsi="Courier New" w:cs="Courier New"/>
          <w:i/>
          <w:sz w:val="20"/>
          <w:szCs w:val="20"/>
        </w:rPr>
      </w:pPr>
      <w:r w:rsidRPr="003F2102">
        <w:rPr>
          <w:rFonts w:ascii="Courier New" w:hAnsi="Courier New" w:cs="Courier New"/>
          <w:i/>
          <w:color w:val="C00000"/>
          <w:sz w:val="20"/>
          <w:szCs w:val="20"/>
          <w:highlight w:val="cyan"/>
        </w:rPr>
        <w:t>&lt;HDCTTChinh&gt;</w:t>
      </w:r>
      <w:r w:rsidRPr="003F2102">
        <w:rPr>
          <w:rFonts w:ascii="Courier New" w:hAnsi="Courier New" w:cs="Courier New"/>
          <w:i/>
          <w:sz w:val="20"/>
          <w:szCs w:val="20"/>
          <w:highlight w:val="cyan"/>
        </w:rPr>
        <w:t>Hoá đơn cho thuê tài chính (Hóa đơn đối với hoạt động cho thuê tài chính)</w:t>
      </w:r>
      <w:r w:rsidRPr="003F2102">
        <w:rPr>
          <w:sz w:val="26"/>
          <w:szCs w:val="26"/>
          <w:highlight w:val="cyan"/>
          <w:shd w:val="clear" w:color="auto" w:fill="00FF00"/>
        </w:rPr>
        <w:t xml:space="preserve"> </w:t>
      </w:r>
      <w:r w:rsidRPr="003F2102">
        <w:rPr>
          <w:rFonts w:ascii="Courier New" w:hAnsi="Courier New" w:cs="Courier New"/>
          <w:i/>
          <w:sz w:val="20"/>
          <w:szCs w:val="20"/>
          <w:highlight w:val="cyan"/>
        </w:rPr>
        <w:t>Số (1: Hóa đơn dành cho hoạt động thuê tài chính, 0: Hóa đơn không dành cho hoạt động cho thuê tài chính)&lt;/</w:t>
      </w:r>
      <w:r w:rsidRPr="003F2102">
        <w:rPr>
          <w:rFonts w:ascii="Courier New" w:hAnsi="Courier New" w:cs="Courier New"/>
          <w:i/>
          <w:color w:val="C00000"/>
          <w:sz w:val="20"/>
          <w:szCs w:val="20"/>
          <w:highlight w:val="cyan"/>
        </w:rPr>
        <w:t>HDCTTChinh&gt;</w:t>
      </w:r>
    </w:p>
    <w:p w14:paraId="4D732B9C"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14:paraId="565CDAA2"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14:paraId="1AF23642" w14:textId="776623D8" w:rsidR="009D1437" w:rsidRDefault="009D1437" w:rsidP="00001A45">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NBan</w:t>
      </w:r>
      <w:r>
        <w:rPr>
          <w:rFonts w:ascii="Consolas" w:hAnsi="Consolas" w:cs="Consolas"/>
          <w:color w:val="0000FF"/>
          <w:sz w:val="19"/>
          <w:szCs w:val="19"/>
        </w:rPr>
        <w:t>&gt;</w:t>
      </w:r>
    </w:p>
    <w:p w14:paraId="591852C0" w14:textId="77777777" w:rsidR="009D1437" w:rsidRDefault="009D1437" w:rsidP="009D1437">
      <w:pPr>
        <w:tabs>
          <w:tab w:val="left" w:pos="1980"/>
        </w:tabs>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 điện 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14:paraId="152B6240"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 xml:space="preserve">Địa chỉ thư điện tử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14:paraId="3C64E434"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 tài khoản ngân 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14:paraId="05936627"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TNHang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Tên ngân hàng</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TNHang</w:t>
      </w:r>
      <w:r w:rsidRPr="002864F3">
        <w:rPr>
          <w:rFonts w:ascii="Consolas" w:hAnsi="Consolas" w:cs="Consolas"/>
          <w:color w:val="0000FF"/>
          <w:sz w:val="19"/>
          <w:szCs w:val="19"/>
          <w:lang w:val="nl-NL"/>
        </w:rPr>
        <w:t>&gt;</w:t>
      </w:r>
    </w:p>
    <w:p w14:paraId="02C28FAF" w14:textId="77777777" w:rsidR="009D1437" w:rsidRPr="002864F3" w:rsidRDefault="009D1437" w:rsidP="009D1437">
      <w:pPr>
        <w:autoSpaceDE w:val="0"/>
        <w:autoSpaceDN w:val="0"/>
        <w:adjustRightInd w:val="0"/>
        <w:rPr>
          <w:rFonts w:ascii="Consolas" w:hAnsi="Consolas" w:cs="Consolas"/>
          <w:color w:val="0000FF"/>
          <w:sz w:val="19"/>
          <w:szCs w:val="19"/>
          <w:highlight w:val="cyan"/>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highlight w:val="cyan"/>
          <w:lang w:val="nl-NL"/>
        </w:rPr>
        <w:t>&lt;</w:t>
      </w:r>
      <w:r w:rsidRPr="002864F3">
        <w:rPr>
          <w:rFonts w:ascii="Consolas" w:hAnsi="Consolas" w:cs="Consolas"/>
          <w:color w:val="A31515"/>
          <w:sz w:val="19"/>
          <w:szCs w:val="19"/>
          <w:highlight w:val="cyan"/>
          <w:lang w:val="nl-NL"/>
        </w:rPr>
        <w:t>Fax</w:t>
      </w:r>
      <w:r w:rsidRPr="002864F3">
        <w:rPr>
          <w:rFonts w:ascii="Consolas" w:hAnsi="Consolas" w:cs="Consolas"/>
          <w:color w:val="0000FF"/>
          <w:sz w:val="19"/>
          <w:szCs w:val="19"/>
          <w:highlight w:val="cyan"/>
          <w:lang w:val="nl-NL"/>
        </w:rPr>
        <w:t>&gt;</w:t>
      </w:r>
      <w:r w:rsidRPr="002864F3">
        <w:rPr>
          <w:rFonts w:ascii="Consolas" w:hAnsi="Consolas" w:cs="Consolas"/>
          <w:color w:val="000000"/>
          <w:sz w:val="19"/>
          <w:szCs w:val="19"/>
          <w:highlight w:val="cyan"/>
          <w:lang w:val="nl-NL"/>
        </w:rPr>
        <w:t>Fax</w:t>
      </w:r>
      <w:r w:rsidRPr="002864F3">
        <w:rPr>
          <w:rFonts w:ascii="Consolas" w:hAnsi="Consolas" w:cs="Consolas"/>
          <w:color w:val="0000FF"/>
          <w:sz w:val="19"/>
          <w:szCs w:val="19"/>
          <w:highlight w:val="cyan"/>
          <w:lang w:val="nl-NL"/>
        </w:rPr>
        <w:t>&lt;/</w:t>
      </w:r>
      <w:r w:rsidRPr="002864F3">
        <w:rPr>
          <w:rFonts w:ascii="Consolas" w:hAnsi="Consolas" w:cs="Consolas"/>
          <w:color w:val="A31515"/>
          <w:sz w:val="19"/>
          <w:szCs w:val="19"/>
          <w:highlight w:val="cyan"/>
          <w:lang w:val="nl-NL"/>
        </w:rPr>
        <w:t>Fax</w:t>
      </w:r>
      <w:r w:rsidRPr="002864F3">
        <w:rPr>
          <w:rFonts w:ascii="Consolas" w:hAnsi="Consolas" w:cs="Consolas"/>
          <w:color w:val="0000FF"/>
          <w:sz w:val="19"/>
          <w:szCs w:val="19"/>
          <w:highlight w:val="cyan"/>
          <w:lang w:val="nl-NL"/>
        </w:rPr>
        <w:t>&gt;</w:t>
      </w:r>
    </w:p>
    <w:p w14:paraId="5EDC959F" w14:textId="77777777" w:rsidR="00D21B41" w:rsidRPr="002864F3" w:rsidRDefault="00D21B41" w:rsidP="00D21B41">
      <w:pPr>
        <w:autoSpaceDE w:val="0"/>
        <w:autoSpaceDN w:val="0"/>
        <w:adjustRightInd w:val="0"/>
        <w:ind w:left="1440" w:firstLine="720"/>
        <w:rPr>
          <w:rFonts w:ascii="Courier New" w:hAnsi="Courier New" w:cs="Courier New"/>
          <w:color w:val="0000FF"/>
          <w:sz w:val="20"/>
          <w:szCs w:val="20"/>
          <w:highlight w:val="cyan"/>
          <w:lang w:val="nl-NL"/>
        </w:rPr>
      </w:pP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Website</w:t>
      </w:r>
      <w:r w:rsidRPr="002864F3">
        <w:rPr>
          <w:rFonts w:ascii="Courier New" w:hAnsi="Courier New" w:cs="Courier New"/>
          <w:color w:val="0000FF"/>
          <w:sz w:val="20"/>
          <w:szCs w:val="20"/>
          <w:highlight w:val="cyan"/>
          <w:lang w:val="nl-NL"/>
        </w:rPr>
        <w:t>&gt;</w:t>
      </w:r>
      <w:r w:rsidRPr="002864F3">
        <w:rPr>
          <w:rFonts w:ascii="Courier New" w:hAnsi="Courier New" w:cs="Courier New"/>
          <w:color w:val="000000"/>
          <w:sz w:val="20"/>
          <w:szCs w:val="20"/>
          <w:highlight w:val="cyan"/>
          <w:lang w:val="nl-NL"/>
        </w:rPr>
        <w:t>Website</w:t>
      </w: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Website</w:t>
      </w:r>
      <w:r w:rsidRPr="002864F3">
        <w:rPr>
          <w:rFonts w:ascii="Courier New" w:hAnsi="Courier New" w:cs="Courier New"/>
          <w:color w:val="0000FF"/>
          <w:sz w:val="20"/>
          <w:szCs w:val="20"/>
          <w:highlight w:val="cyan"/>
          <w:lang w:val="nl-NL"/>
        </w:rPr>
        <w:t>&gt;</w:t>
      </w:r>
    </w:p>
    <w:p w14:paraId="4F64E621" w14:textId="77777777" w:rsidR="00D21B41" w:rsidRPr="002864F3" w:rsidRDefault="00D21B41" w:rsidP="00D21B41">
      <w:pPr>
        <w:autoSpaceDE w:val="0"/>
        <w:autoSpaceDN w:val="0"/>
        <w:adjustRightInd w:val="0"/>
        <w:rPr>
          <w:rFonts w:ascii="Courier New" w:hAnsi="Courier New" w:cs="Courier New"/>
          <w:color w:val="0000FF"/>
          <w:sz w:val="20"/>
          <w:szCs w:val="20"/>
          <w:highlight w:val="cyan"/>
          <w:lang w:val="nl-NL"/>
        </w:rPr>
      </w:pP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t>&lt;</w:t>
      </w:r>
      <w:r w:rsidRPr="002864F3">
        <w:rPr>
          <w:rFonts w:ascii="Courier New" w:hAnsi="Courier New" w:cs="Courier New"/>
          <w:color w:val="A31515"/>
          <w:sz w:val="20"/>
          <w:szCs w:val="20"/>
          <w:highlight w:val="cyan"/>
          <w:lang w:val="nl-NL"/>
        </w:rPr>
        <w:t>MCHang</w:t>
      </w:r>
      <w:r w:rsidRPr="002864F3">
        <w:rPr>
          <w:rFonts w:ascii="Courier New" w:hAnsi="Courier New" w:cs="Courier New"/>
          <w:color w:val="0000FF"/>
          <w:sz w:val="20"/>
          <w:szCs w:val="20"/>
          <w:highlight w:val="cyan"/>
          <w:lang w:val="nl-NL"/>
        </w:rPr>
        <w:t>&gt;</w:t>
      </w:r>
      <w:r w:rsidRPr="002864F3">
        <w:rPr>
          <w:rFonts w:ascii="Courier New" w:hAnsi="Courier New" w:cs="Courier New"/>
          <w:color w:val="000000"/>
          <w:sz w:val="20"/>
          <w:szCs w:val="20"/>
          <w:highlight w:val="cyan"/>
          <w:lang w:val="nl-NL"/>
        </w:rPr>
        <w:t>Mã cửa hàng người bán</w:t>
      </w:r>
      <w:r w:rsidRPr="002864F3">
        <w:rPr>
          <w:rFonts w:ascii="Courier New" w:hAnsi="Courier New" w:cs="Courier New"/>
          <w:color w:val="0000FF"/>
          <w:sz w:val="20"/>
          <w:szCs w:val="20"/>
          <w:highlight w:val="cyan"/>
          <w:lang w:val="nl-NL"/>
        </w:rPr>
        <w:t>&lt;/</w:t>
      </w:r>
      <w:r w:rsidRPr="002864F3">
        <w:rPr>
          <w:rFonts w:ascii="Courier New" w:hAnsi="Courier New" w:cs="Courier New"/>
          <w:color w:val="A31515"/>
          <w:sz w:val="20"/>
          <w:szCs w:val="20"/>
          <w:highlight w:val="cyan"/>
          <w:lang w:val="nl-NL"/>
        </w:rPr>
        <w:t>MCHang</w:t>
      </w:r>
      <w:r w:rsidRPr="002864F3">
        <w:rPr>
          <w:rFonts w:ascii="Courier New" w:hAnsi="Courier New" w:cs="Courier New"/>
          <w:color w:val="0000FF"/>
          <w:sz w:val="20"/>
          <w:szCs w:val="20"/>
          <w:highlight w:val="cyan"/>
          <w:lang w:val="nl-NL"/>
        </w:rPr>
        <w:t>&gt;</w:t>
      </w:r>
    </w:p>
    <w:p w14:paraId="37FF7948" w14:textId="4C2DD8F7" w:rsidR="00D21B41" w:rsidRPr="002864F3" w:rsidRDefault="00D21B41" w:rsidP="009D1437">
      <w:pPr>
        <w:autoSpaceDE w:val="0"/>
        <w:autoSpaceDN w:val="0"/>
        <w:adjustRightInd w:val="0"/>
        <w:rPr>
          <w:rFonts w:ascii="Courier New" w:hAnsi="Courier New" w:cs="Courier New"/>
          <w:color w:val="0000FF"/>
          <w:sz w:val="20"/>
          <w:szCs w:val="20"/>
          <w:lang w:val="nl-NL"/>
        </w:rPr>
      </w:pP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t>&lt;</w:t>
      </w:r>
      <w:r w:rsidRPr="002864F3">
        <w:rPr>
          <w:rFonts w:ascii="Courier New" w:hAnsi="Courier New" w:cs="Courier New"/>
          <w:color w:val="A31515"/>
          <w:sz w:val="20"/>
          <w:szCs w:val="20"/>
          <w:highlight w:val="cyan"/>
          <w:lang w:val="nl-NL"/>
        </w:rPr>
        <w:t>TCHang</w:t>
      </w:r>
      <w:r w:rsidRPr="002864F3">
        <w:rPr>
          <w:rFonts w:ascii="Courier New" w:hAnsi="Courier New" w:cs="Courier New"/>
          <w:color w:val="0000FF"/>
          <w:sz w:val="20"/>
          <w:szCs w:val="20"/>
          <w:highlight w:val="cyan"/>
          <w:lang w:val="nl-NL"/>
        </w:rPr>
        <w:t>&gt;</w:t>
      </w:r>
      <w:r w:rsidRPr="002864F3">
        <w:rPr>
          <w:rFonts w:ascii="Courier New" w:hAnsi="Courier New" w:cs="Courier New"/>
          <w:color w:val="000000"/>
          <w:sz w:val="20"/>
          <w:szCs w:val="20"/>
          <w:highlight w:val="cyan"/>
          <w:lang w:val="nl-NL"/>
        </w:rPr>
        <w:t>Tên cửa hàng người bán</w:t>
      </w:r>
      <w:r w:rsidRPr="002864F3">
        <w:rPr>
          <w:rFonts w:ascii="Courier New" w:hAnsi="Courier New" w:cs="Courier New"/>
          <w:color w:val="0000FF"/>
          <w:sz w:val="20"/>
          <w:szCs w:val="20"/>
          <w:highlight w:val="cyan"/>
          <w:lang w:val="nl-NL"/>
        </w:rPr>
        <w:t>&lt;/</w:t>
      </w:r>
      <w:r w:rsidRPr="002864F3">
        <w:rPr>
          <w:rFonts w:ascii="Courier New" w:hAnsi="Courier New" w:cs="Courier New"/>
          <w:color w:val="A31515"/>
          <w:sz w:val="20"/>
          <w:szCs w:val="20"/>
          <w:highlight w:val="cyan"/>
          <w:lang w:val="nl-NL"/>
        </w:rPr>
        <w:t>TCHang</w:t>
      </w:r>
      <w:r w:rsidRPr="002864F3">
        <w:rPr>
          <w:rFonts w:ascii="Courier New" w:hAnsi="Courier New" w:cs="Courier New"/>
          <w:color w:val="0000FF"/>
          <w:sz w:val="20"/>
          <w:szCs w:val="20"/>
          <w:highlight w:val="cyan"/>
          <w:lang w:val="nl-NL"/>
        </w:rPr>
        <w:t>&gt;</w:t>
      </w:r>
    </w:p>
    <w:p w14:paraId="7D0ED1CF"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LDDNBo</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Lệnh điều động nội bộ (Bắt buộc đối với phiếu xuất kho vận chuyển nội bộ)</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LDDNBo</w:t>
      </w:r>
      <w:r w:rsidRPr="002864F3">
        <w:rPr>
          <w:rFonts w:ascii="Consolas" w:hAnsi="Consolas" w:cs="Consolas"/>
          <w:color w:val="0000FF"/>
          <w:sz w:val="19"/>
          <w:szCs w:val="19"/>
          <w:lang w:val="nl-NL"/>
        </w:rPr>
        <w:t>&gt;</w:t>
      </w:r>
    </w:p>
    <w:p w14:paraId="3C93FCF8"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HDSo</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Hợp đồng số (Hợp đồng vận chuyển) (phiếu xuất kho vận chuyển nội bộ)</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HDSo</w:t>
      </w:r>
      <w:r w:rsidRPr="002864F3">
        <w:rPr>
          <w:rFonts w:ascii="Consolas" w:hAnsi="Consolas" w:cs="Consolas"/>
          <w:color w:val="0000FF"/>
          <w:sz w:val="19"/>
          <w:szCs w:val="19"/>
          <w:lang w:val="nl-NL"/>
        </w:rPr>
        <w:t>&gt;</w:t>
      </w:r>
    </w:p>
    <w:p w14:paraId="145C8FF0"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HVTNXHang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Họ và tên người xuất hàng (phiếu xuất kho vận chuyển nội bộ)</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HVTNXHang</w:t>
      </w:r>
      <w:r w:rsidRPr="002864F3">
        <w:rPr>
          <w:rFonts w:ascii="Consolas" w:hAnsi="Consolas" w:cs="Consolas"/>
          <w:color w:val="0000FF"/>
          <w:sz w:val="19"/>
          <w:szCs w:val="19"/>
          <w:lang w:val="nl-NL"/>
        </w:rPr>
        <w:t>&gt;</w:t>
      </w:r>
    </w:p>
    <w:p w14:paraId="3E0A957F"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TNVChuyen</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Tên người vận chuyển (phiếu xuất kho)</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TNVChuyen</w:t>
      </w:r>
      <w:r w:rsidRPr="002864F3">
        <w:rPr>
          <w:rFonts w:ascii="Consolas" w:hAnsi="Consolas" w:cs="Consolas"/>
          <w:color w:val="0000FF"/>
          <w:sz w:val="19"/>
          <w:szCs w:val="19"/>
          <w:lang w:val="nl-NL"/>
        </w:rPr>
        <w:t>&gt;</w:t>
      </w:r>
    </w:p>
    <w:p w14:paraId="37160287"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PTVChuyen</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Phương tiện vận chuyển (Bắt buộc đối với phiếu xuất kho)</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PTVChuyen</w:t>
      </w:r>
      <w:r w:rsidRPr="002864F3">
        <w:rPr>
          <w:rFonts w:ascii="Consolas" w:hAnsi="Consolas" w:cs="Consolas"/>
          <w:color w:val="0000FF"/>
          <w:sz w:val="19"/>
          <w:szCs w:val="19"/>
          <w:lang w:val="nl-NL"/>
        </w:rPr>
        <w:t>&gt;</w:t>
      </w:r>
    </w:p>
    <w:p w14:paraId="626BC344"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HDKTSo</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Hợp đồng kinh tế số (Bắt buộc đối với phiếu xuất kho gửi bán đại lý)</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HDKTSo</w:t>
      </w:r>
      <w:r w:rsidRPr="002864F3">
        <w:rPr>
          <w:rFonts w:ascii="Consolas" w:hAnsi="Consolas" w:cs="Consolas"/>
          <w:color w:val="0000FF"/>
          <w:sz w:val="19"/>
          <w:szCs w:val="19"/>
          <w:lang w:val="nl-NL"/>
        </w:rPr>
        <w:t>&gt;</w:t>
      </w:r>
    </w:p>
    <w:p w14:paraId="5B2EF9D1"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HDKTNgay</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Hợp đồng kinh tế ngày (Bắt buộc đối với phiếu xuất kho gửi bán đại lý)</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HDKTNgay</w:t>
      </w:r>
      <w:r w:rsidRPr="002864F3">
        <w:rPr>
          <w:rFonts w:ascii="Consolas" w:hAnsi="Consolas" w:cs="Consolas"/>
          <w:color w:val="0000FF"/>
          <w:sz w:val="19"/>
          <w:szCs w:val="19"/>
          <w:lang w:val="nl-NL"/>
        </w:rPr>
        <w:t>&gt;</w:t>
      </w:r>
    </w:p>
    <w:p w14:paraId="3432B944"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NBan</w:t>
      </w:r>
      <w:r w:rsidRPr="002864F3">
        <w:rPr>
          <w:rFonts w:ascii="Consolas" w:hAnsi="Consolas" w:cs="Consolas"/>
          <w:color w:val="0000FF"/>
          <w:sz w:val="19"/>
          <w:szCs w:val="19"/>
          <w:lang w:val="nl-NL"/>
        </w:rPr>
        <w:t>&gt;</w:t>
      </w:r>
    </w:p>
    <w:p w14:paraId="18FA4697"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NMua</w:t>
      </w:r>
      <w:r w:rsidRPr="002864F3">
        <w:rPr>
          <w:rFonts w:ascii="Consolas" w:hAnsi="Consolas" w:cs="Consolas"/>
          <w:color w:val="0000FF"/>
          <w:sz w:val="19"/>
          <w:szCs w:val="19"/>
          <w:lang w:val="nl-NL"/>
        </w:rPr>
        <w:t>&gt;</w:t>
      </w:r>
    </w:p>
    <w:p w14:paraId="5472BD03"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Ten</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Tên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Ten</w:t>
      </w:r>
      <w:r w:rsidRPr="002864F3">
        <w:rPr>
          <w:rFonts w:ascii="Consolas" w:hAnsi="Consolas" w:cs="Consolas"/>
          <w:color w:val="0000FF"/>
          <w:sz w:val="19"/>
          <w:szCs w:val="19"/>
          <w:lang w:val="nl-NL"/>
        </w:rPr>
        <w:t>&gt;</w:t>
      </w:r>
    </w:p>
    <w:p w14:paraId="50C9F1BB"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MST</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Mã số thuế (Bắt buộc nếu có)</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MST</w:t>
      </w:r>
      <w:r w:rsidRPr="002864F3">
        <w:rPr>
          <w:rFonts w:ascii="Consolas" w:hAnsi="Consolas" w:cs="Consolas"/>
          <w:color w:val="0000FF"/>
          <w:sz w:val="19"/>
          <w:szCs w:val="19"/>
          <w:lang w:val="nl-NL"/>
        </w:rPr>
        <w:t>&gt;</w:t>
      </w:r>
    </w:p>
    <w:p w14:paraId="6E4B845F"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DChi</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Địa chỉ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DChi</w:t>
      </w:r>
      <w:r w:rsidRPr="002864F3">
        <w:rPr>
          <w:rFonts w:ascii="Consolas" w:hAnsi="Consolas" w:cs="Consolas"/>
          <w:color w:val="0000FF"/>
          <w:sz w:val="19"/>
          <w:szCs w:val="19"/>
          <w:lang w:val="nl-NL"/>
        </w:rPr>
        <w:t>&gt;</w:t>
      </w:r>
    </w:p>
    <w:p w14:paraId="622230DD"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MKHang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Mã khách hàng</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MKHang</w:t>
      </w:r>
      <w:r w:rsidRPr="002864F3">
        <w:rPr>
          <w:rFonts w:ascii="Consolas" w:hAnsi="Consolas" w:cs="Consolas"/>
          <w:color w:val="0000FF"/>
          <w:sz w:val="19"/>
          <w:szCs w:val="19"/>
          <w:lang w:val="nl-NL"/>
        </w:rPr>
        <w:t>&gt;</w:t>
      </w:r>
    </w:p>
    <w:p w14:paraId="54B96DF8"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SDThoai</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Số điện thoại</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SDThoai</w:t>
      </w:r>
      <w:r w:rsidRPr="002864F3">
        <w:rPr>
          <w:rFonts w:ascii="Consolas" w:hAnsi="Consolas" w:cs="Consolas"/>
          <w:color w:val="0000FF"/>
          <w:sz w:val="19"/>
          <w:szCs w:val="19"/>
          <w:lang w:val="nl-NL"/>
        </w:rPr>
        <w:t>&gt;</w:t>
      </w:r>
    </w:p>
    <w:p w14:paraId="68BC9B35"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DCTDTu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 xml:space="preserve">Địa chỉ thư điện tử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DCTDTu</w:t>
      </w:r>
      <w:r w:rsidRPr="002864F3">
        <w:rPr>
          <w:rFonts w:ascii="Consolas" w:hAnsi="Consolas" w:cs="Consolas"/>
          <w:color w:val="0000FF"/>
          <w:sz w:val="19"/>
          <w:szCs w:val="19"/>
          <w:lang w:val="nl-NL"/>
        </w:rPr>
        <w:t>&gt;</w:t>
      </w:r>
    </w:p>
    <w:p w14:paraId="269B3179"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HVTNMHang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Họ và tên người mua hàng</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HVTNMHang</w:t>
      </w:r>
      <w:r w:rsidRPr="002864F3">
        <w:rPr>
          <w:rFonts w:ascii="Consolas" w:hAnsi="Consolas" w:cs="Consolas"/>
          <w:color w:val="0000FF"/>
          <w:sz w:val="19"/>
          <w:szCs w:val="19"/>
          <w:lang w:val="nl-NL"/>
        </w:rPr>
        <w:t>&gt;</w:t>
      </w:r>
    </w:p>
    <w:p w14:paraId="2AC5B40B"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STKNHang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Số tài khoản ngân hàng</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STKNHang</w:t>
      </w:r>
      <w:r w:rsidRPr="002864F3">
        <w:rPr>
          <w:rFonts w:ascii="Consolas" w:hAnsi="Consolas" w:cs="Consolas"/>
          <w:color w:val="0000FF"/>
          <w:sz w:val="19"/>
          <w:szCs w:val="19"/>
          <w:lang w:val="nl-NL"/>
        </w:rPr>
        <w:t>&gt;</w:t>
      </w:r>
    </w:p>
    <w:p w14:paraId="7D98CF9A"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TNHang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Tên ngân hàng</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TNHang</w:t>
      </w:r>
      <w:r w:rsidRPr="002864F3">
        <w:rPr>
          <w:rFonts w:ascii="Consolas" w:hAnsi="Consolas" w:cs="Consolas"/>
          <w:color w:val="0000FF"/>
          <w:sz w:val="19"/>
          <w:szCs w:val="19"/>
          <w:lang w:val="nl-NL"/>
        </w:rPr>
        <w:t>&gt;</w:t>
      </w:r>
    </w:p>
    <w:p w14:paraId="6A613D54" w14:textId="77777777"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HVTNNHang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Họ và tên người nhận hàng (phiếu xuất kho)</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HVTNNHang</w:t>
      </w:r>
      <w:r w:rsidRPr="002864F3">
        <w:rPr>
          <w:rFonts w:ascii="Consolas" w:hAnsi="Consolas" w:cs="Consolas"/>
          <w:color w:val="0000FF"/>
          <w:sz w:val="19"/>
          <w:szCs w:val="19"/>
          <w:lang w:val="nl-NL"/>
        </w:rPr>
        <w:t>&gt;</w:t>
      </w:r>
    </w:p>
    <w:p w14:paraId="76BBA5FA" w14:textId="77777777" w:rsidR="00001A45" w:rsidRPr="002864F3" w:rsidRDefault="00001A45" w:rsidP="006308AF">
      <w:pPr>
        <w:autoSpaceDE w:val="0"/>
        <w:autoSpaceDN w:val="0"/>
        <w:adjustRightInd w:val="0"/>
        <w:ind w:left="1440" w:firstLine="720"/>
        <w:rPr>
          <w:rFonts w:ascii="Consolas" w:hAnsi="Consolas" w:cs="Consolas"/>
          <w:color w:val="000000"/>
          <w:sz w:val="19"/>
          <w:szCs w:val="19"/>
          <w:highlight w:val="cyan"/>
          <w:lang w:val="nl-NL"/>
        </w:rPr>
      </w:pPr>
      <w:r w:rsidRPr="002864F3">
        <w:rPr>
          <w:rFonts w:ascii="Consolas" w:hAnsi="Consolas" w:cs="Consolas"/>
          <w:color w:val="000000"/>
          <w:sz w:val="19"/>
          <w:szCs w:val="19"/>
          <w:highlight w:val="cyan"/>
          <w:lang w:val="nl-NL"/>
        </w:rPr>
        <w:t>&lt;</w:t>
      </w:r>
      <w:r w:rsidRPr="002864F3">
        <w:rPr>
          <w:rFonts w:ascii="Consolas" w:hAnsi="Consolas" w:cs="Consolas"/>
          <w:color w:val="C00000"/>
          <w:sz w:val="19"/>
          <w:szCs w:val="19"/>
          <w:highlight w:val="cyan"/>
          <w:lang w:val="nl-NL"/>
        </w:rPr>
        <w:t>MDVQHNSach</w:t>
      </w:r>
      <w:r w:rsidRPr="002864F3">
        <w:rPr>
          <w:rFonts w:ascii="Consolas" w:hAnsi="Consolas" w:cs="Consolas"/>
          <w:color w:val="000000"/>
          <w:sz w:val="19"/>
          <w:szCs w:val="19"/>
          <w:highlight w:val="cyan"/>
          <w:lang w:val="nl-NL"/>
        </w:rPr>
        <w:t>&gt;Mã đơn vị quan hệ ngân sách người mua&lt;/</w:t>
      </w:r>
      <w:r w:rsidRPr="002864F3">
        <w:rPr>
          <w:rFonts w:ascii="Consolas" w:hAnsi="Consolas" w:cs="Consolas"/>
          <w:color w:val="C00000"/>
          <w:sz w:val="19"/>
          <w:szCs w:val="19"/>
          <w:highlight w:val="cyan"/>
          <w:lang w:val="nl-NL"/>
        </w:rPr>
        <w:t>MDVQHNSach</w:t>
      </w:r>
      <w:r w:rsidRPr="002864F3">
        <w:rPr>
          <w:rFonts w:ascii="Consolas" w:hAnsi="Consolas" w:cs="Consolas"/>
          <w:color w:val="000000"/>
          <w:sz w:val="19"/>
          <w:szCs w:val="19"/>
          <w:highlight w:val="cyan"/>
          <w:lang w:val="nl-NL"/>
        </w:rPr>
        <w:t>&gt;</w:t>
      </w:r>
    </w:p>
    <w:p w14:paraId="17DB4EA0" w14:textId="77777777" w:rsidR="00001A45" w:rsidRPr="002864F3" w:rsidRDefault="00001A45" w:rsidP="006308AF">
      <w:pPr>
        <w:autoSpaceDE w:val="0"/>
        <w:autoSpaceDN w:val="0"/>
        <w:adjustRightInd w:val="0"/>
        <w:ind w:left="1440" w:firstLine="720"/>
        <w:rPr>
          <w:rFonts w:ascii="Consolas" w:hAnsi="Consolas" w:cs="Consolas"/>
          <w:color w:val="000000"/>
          <w:sz w:val="19"/>
          <w:szCs w:val="19"/>
          <w:highlight w:val="cyan"/>
          <w:lang w:val="nl-NL"/>
        </w:rPr>
      </w:pPr>
      <w:r w:rsidRPr="002864F3">
        <w:rPr>
          <w:rFonts w:ascii="Consolas" w:hAnsi="Consolas" w:cs="Consolas"/>
          <w:color w:val="000000"/>
          <w:sz w:val="19"/>
          <w:szCs w:val="19"/>
          <w:highlight w:val="cyan"/>
          <w:lang w:val="nl-NL"/>
        </w:rPr>
        <w:t>&lt;</w:t>
      </w:r>
      <w:r w:rsidRPr="002864F3">
        <w:rPr>
          <w:rFonts w:ascii="Consolas" w:hAnsi="Consolas" w:cs="Consolas"/>
          <w:color w:val="C00000"/>
          <w:sz w:val="19"/>
          <w:szCs w:val="19"/>
          <w:highlight w:val="cyan"/>
          <w:lang w:val="nl-NL"/>
        </w:rPr>
        <w:t>SHChieu</w:t>
      </w:r>
      <w:r w:rsidRPr="002864F3">
        <w:rPr>
          <w:rFonts w:ascii="Consolas" w:hAnsi="Consolas" w:cs="Consolas"/>
          <w:color w:val="000000"/>
          <w:sz w:val="19"/>
          <w:szCs w:val="19"/>
          <w:highlight w:val="cyan"/>
          <w:lang w:val="nl-NL"/>
        </w:rPr>
        <w:t>&gt;Số hộ chiếu người mua&lt;/</w:t>
      </w:r>
      <w:r w:rsidRPr="002864F3">
        <w:rPr>
          <w:rFonts w:ascii="Consolas" w:hAnsi="Consolas" w:cs="Consolas"/>
          <w:color w:val="C00000"/>
          <w:sz w:val="19"/>
          <w:szCs w:val="19"/>
          <w:highlight w:val="cyan"/>
          <w:lang w:val="nl-NL"/>
        </w:rPr>
        <w:t>SHChieu</w:t>
      </w:r>
      <w:r w:rsidRPr="002864F3">
        <w:rPr>
          <w:rFonts w:ascii="Consolas" w:hAnsi="Consolas" w:cs="Consolas"/>
          <w:color w:val="000000"/>
          <w:sz w:val="19"/>
          <w:szCs w:val="19"/>
          <w:highlight w:val="cyan"/>
          <w:lang w:val="nl-NL"/>
        </w:rPr>
        <w:t>&gt;</w:t>
      </w:r>
    </w:p>
    <w:p w14:paraId="2479FBBF" w14:textId="4A20029A" w:rsidR="00001A45" w:rsidRPr="002864F3" w:rsidRDefault="00001A45" w:rsidP="006308AF">
      <w:pPr>
        <w:autoSpaceDE w:val="0"/>
        <w:autoSpaceDN w:val="0"/>
        <w:adjustRightInd w:val="0"/>
        <w:ind w:left="1440" w:firstLine="720"/>
        <w:rPr>
          <w:rFonts w:ascii="Consolas" w:hAnsi="Consolas" w:cs="Consolas"/>
          <w:color w:val="000000"/>
          <w:sz w:val="19"/>
          <w:szCs w:val="19"/>
          <w:highlight w:val="cyan"/>
          <w:lang w:val="nl-NL"/>
        </w:rPr>
      </w:pPr>
      <w:r w:rsidRPr="002864F3">
        <w:rPr>
          <w:rFonts w:ascii="Consolas" w:hAnsi="Consolas" w:cs="Consolas"/>
          <w:color w:val="000000"/>
          <w:sz w:val="19"/>
          <w:szCs w:val="19"/>
          <w:highlight w:val="cyan"/>
          <w:lang w:val="nl-NL"/>
        </w:rPr>
        <w:t>&lt;</w:t>
      </w:r>
      <w:r w:rsidRPr="002864F3">
        <w:rPr>
          <w:rFonts w:ascii="Consolas" w:hAnsi="Consolas" w:cs="Consolas"/>
          <w:color w:val="C00000"/>
          <w:sz w:val="19"/>
          <w:szCs w:val="19"/>
          <w:highlight w:val="cyan"/>
          <w:lang w:val="nl-NL"/>
        </w:rPr>
        <w:t>CCCDan</w:t>
      </w:r>
      <w:r w:rsidRPr="002864F3">
        <w:rPr>
          <w:rFonts w:ascii="Consolas" w:hAnsi="Consolas" w:cs="Consolas"/>
          <w:color w:val="000000"/>
          <w:sz w:val="19"/>
          <w:szCs w:val="19"/>
          <w:highlight w:val="cyan"/>
          <w:lang w:val="nl-NL"/>
        </w:rPr>
        <w:t>&gt;Căn cước công dân người mua&lt;/</w:t>
      </w:r>
      <w:r w:rsidRPr="002864F3">
        <w:rPr>
          <w:rFonts w:ascii="Consolas" w:hAnsi="Consolas" w:cs="Consolas"/>
          <w:color w:val="C00000"/>
          <w:sz w:val="19"/>
          <w:szCs w:val="19"/>
          <w:highlight w:val="cyan"/>
          <w:lang w:val="nl-NL"/>
        </w:rPr>
        <w:t>CCCDan</w:t>
      </w:r>
      <w:r w:rsidRPr="002864F3">
        <w:rPr>
          <w:rFonts w:ascii="Consolas" w:hAnsi="Consolas" w:cs="Consolas"/>
          <w:color w:val="000000"/>
          <w:sz w:val="19"/>
          <w:szCs w:val="19"/>
          <w:highlight w:val="cyan"/>
          <w:lang w:val="nl-NL"/>
        </w:rPr>
        <w:t>&gt;</w:t>
      </w:r>
    </w:p>
    <w:p w14:paraId="26F7F171" w14:textId="77777777" w:rsidR="007615BB" w:rsidRPr="002864F3" w:rsidRDefault="007615BB" w:rsidP="006308AF">
      <w:pPr>
        <w:shd w:val="clear" w:color="auto" w:fill="FFFFFF"/>
        <w:ind w:left="1440" w:firstLine="720"/>
        <w:rPr>
          <w:rFonts w:ascii="Courier New" w:hAnsi="Courier New" w:cs="Courier New"/>
          <w:color w:val="0000FF"/>
          <w:sz w:val="20"/>
          <w:szCs w:val="20"/>
          <w:highlight w:val="cyan"/>
          <w:lang w:val="nl-NL"/>
        </w:rPr>
      </w:pPr>
      <w:r w:rsidRPr="002864F3">
        <w:rPr>
          <w:rFonts w:ascii="Courier New" w:hAnsi="Courier New" w:cs="Courier New"/>
          <w:color w:val="0000FF"/>
          <w:sz w:val="20"/>
          <w:szCs w:val="20"/>
          <w:highlight w:val="cyan"/>
          <w:lang w:val="nl-NL"/>
        </w:rPr>
        <w:lastRenderedPageBreak/>
        <w:t>&lt;</w:t>
      </w:r>
      <w:r w:rsidRPr="002864F3">
        <w:rPr>
          <w:rFonts w:ascii="Courier New" w:hAnsi="Courier New" w:cs="Courier New"/>
          <w:color w:val="C00000"/>
          <w:sz w:val="20"/>
          <w:szCs w:val="20"/>
          <w:highlight w:val="cyan"/>
          <w:lang w:val="nl-NL"/>
        </w:rPr>
        <w:t>NCHChieu</w:t>
      </w:r>
      <w:r w:rsidRPr="002864F3">
        <w:rPr>
          <w:rFonts w:ascii="Courier New" w:hAnsi="Courier New" w:cs="Courier New"/>
          <w:color w:val="0000FF"/>
          <w:sz w:val="20"/>
          <w:szCs w:val="20"/>
          <w:highlight w:val="cyan"/>
          <w:lang w:val="nl-NL"/>
        </w:rPr>
        <w:t>&gt;</w:t>
      </w:r>
      <w:r w:rsidRPr="002864F3">
        <w:rPr>
          <w:rFonts w:ascii="Courier New" w:hAnsi="Courier New" w:cs="Courier New"/>
          <w:sz w:val="20"/>
          <w:szCs w:val="20"/>
          <w:highlight w:val="cyan"/>
          <w:lang w:val="nl-NL"/>
        </w:rPr>
        <w:t>Ngày cấp hộ chiếu người mua</w:t>
      </w: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NCHChieu</w:t>
      </w:r>
      <w:r w:rsidRPr="002864F3">
        <w:rPr>
          <w:rFonts w:ascii="Courier New" w:hAnsi="Courier New" w:cs="Courier New"/>
          <w:color w:val="0000FF"/>
          <w:sz w:val="20"/>
          <w:szCs w:val="20"/>
          <w:highlight w:val="cyan"/>
          <w:lang w:val="nl-NL"/>
        </w:rPr>
        <w:t>&gt;</w:t>
      </w:r>
    </w:p>
    <w:p w14:paraId="10F65418" w14:textId="77777777" w:rsidR="007615BB" w:rsidRPr="002864F3" w:rsidRDefault="007615BB" w:rsidP="006308AF">
      <w:pPr>
        <w:shd w:val="clear" w:color="auto" w:fill="FFFFFF"/>
        <w:ind w:left="1440" w:firstLine="720"/>
        <w:rPr>
          <w:rFonts w:ascii="Courier New" w:hAnsi="Courier New" w:cs="Courier New"/>
          <w:color w:val="0000FF"/>
          <w:sz w:val="20"/>
          <w:szCs w:val="20"/>
          <w:highlight w:val="cyan"/>
          <w:lang w:val="nl-NL"/>
        </w:rPr>
      </w:pP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NHHHChieu</w:t>
      </w:r>
      <w:r w:rsidRPr="002864F3">
        <w:rPr>
          <w:rFonts w:ascii="Courier New" w:hAnsi="Courier New" w:cs="Courier New"/>
          <w:color w:val="0000FF"/>
          <w:sz w:val="20"/>
          <w:szCs w:val="20"/>
          <w:highlight w:val="cyan"/>
          <w:lang w:val="nl-NL"/>
        </w:rPr>
        <w:t>&gt;</w:t>
      </w:r>
      <w:r w:rsidRPr="002864F3">
        <w:rPr>
          <w:rFonts w:ascii="Courier New" w:hAnsi="Courier New" w:cs="Courier New"/>
          <w:sz w:val="20"/>
          <w:szCs w:val="20"/>
          <w:highlight w:val="cyan"/>
          <w:lang w:val="nl-NL"/>
        </w:rPr>
        <w:t>Ngày hết hạn hộ chiếu người mua</w:t>
      </w: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NHHHChieu</w:t>
      </w:r>
      <w:r w:rsidRPr="002864F3">
        <w:rPr>
          <w:rFonts w:ascii="Courier New" w:hAnsi="Courier New" w:cs="Courier New"/>
          <w:color w:val="0000FF"/>
          <w:sz w:val="20"/>
          <w:szCs w:val="20"/>
          <w:highlight w:val="cyan"/>
          <w:lang w:val="nl-NL"/>
        </w:rPr>
        <w:t>&gt;</w:t>
      </w:r>
    </w:p>
    <w:p w14:paraId="6E50A5DD" w14:textId="37296384" w:rsidR="007615BB" w:rsidRPr="002864F3" w:rsidRDefault="007615BB" w:rsidP="006308AF">
      <w:pPr>
        <w:shd w:val="clear" w:color="auto" w:fill="FFFFFF"/>
        <w:ind w:left="1440" w:firstLine="720"/>
        <w:rPr>
          <w:rFonts w:ascii="Consolas" w:hAnsi="Consolas" w:cs="Consolas"/>
          <w:color w:val="000000"/>
          <w:sz w:val="19"/>
          <w:szCs w:val="19"/>
          <w:lang w:val="nl-NL"/>
        </w:rPr>
      </w:pP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QTich</w:t>
      </w:r>
      <w:r w:rsidRPr="002864F3">
        <w:rPr>
          <w:rFonts w:ascii="Courier New" w:hAnsi="Courier New" w:cs="Courier New"/>
          <w:color w:val="0000FF"/>
          <w:sz w:val="20"/>
          <w:szCs w:val="20"/>
          <w:highlight w:val="cyan"/>
          <w:lang w:val="nl-NL"/>
        </w:rPr>
        <w:t>&gt;</w:t>
      </w:r>
      <w:r w:rsidRPr="002864F3">
        <w:rPr>
          <w:rFonts w:ascii="Courier New" w:hAnsi="Courier New" w:cs="Courier New"/>
          <w:sz w:val="20"/>
          <w:szCs w:val="20"/>
          <w:highlight w:val="cyan"/>
          <w:lang w:val="nl-NL"/>
        </w:rPr>
        <w:t>Quốc tịch người mua</w:t>
      </w: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QTich</w:t>
      </w:r>
      <w:r w:rsidRPr="002864F3">
        <w:rPr>
          <w:rFonts w:ascii="Courier New" w:hAnsi="Courier New" w:cs="Courier New"/>
          <w:color w:val="0000FF"/>
          <w:sz w:val="20"/>
          <w:szCs w:val="20"/>
          <w:highlight w:val="cyan"/>
          <w:lang w:val="nl-NL"/>
        </w:rPr>
        <w:t>&gt;</w:t>
      </w:r>
    </w:p>
    <w:p w14:paraId="2F7ABF6B"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NMua</w:t>
      </w:r>
      <w:r w:rsidRPr="002864F3">
        <w:rPr>
          <w:rFonts w:ascii="Consolas" w:hAnsi="Consolas" w:cs="Consolas"/>
          <w:color w:val="0000FF"/>
          <w:sz w:val="19"/>
          <w:szCs w:val="19"/>
          <w:lang w:val="nl-NL"/>
        </w:rPr>
        <w:t>&gt;</w:t>
      </w:r>
    </w:p>
    <w:p w14:paraId="130E4809"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DSHHDVu</w:t>
      </w:r>
      <w:r w:rsidRPr="002864F3">
        <w:rPr>
          <w:rFonts w:ascii="Consolas" w:hAnsi="Consolas" w:cs="Consolas"/>
          <w:color w:val="0000FF"/>
          <w:sz w:val="19"/>
          <w:szCs w:val="19"/>
          <w:lang w:val="nl-NL"/>
        </w:rPr>
        <w:t>&gt;</w:t>
      </w:r>
    </w:p>
    <w:p w14:paraId="25EE44C8"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HHDVu</w:t>
      </w:r>
      <w:r w:rsidRPr="002864F3">
        <w:rPr>
          <w:rFonts w:ascii="Consolas" w:hAnsi="Consolas" w:cs="Consolas"/>
          <w:color w:val="0000FF"/>
          <w:sz w:val="19"/>
          <w:szCs w:val="19"/>
          <w:lang w:val="nl-NL"/>
        </w:rPr>
        <w:t>&gt;</w:t>
      </w:r>
    </w:p>
    <w:p w14:paraId="40D17962" w14:textId="3D876AA0"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TChat</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Tính chất * (1-Hàng hóa, dịch vụ; 2-Khuyến mại; 3-Chiết khấu thương mại (trong trường hợp muốn thể hiện thông tin chiết khấu theo dòng); 4-Ghi chú/diễn giải</w:t>
      </w:r>
      <w:r w:rsidR="006308AF" w:rsidRPr="002864F3">
        <w:rPr>
          <w:rFonts w:ascii="Courier New" w:hAnsi="Courier New" w:cs="Courier New"/>
          <w:sz w:val="20"/>
          <w:szCs w:val="20"/>
          <w:highlight w:val="cyan"/>
          <w:lang w:val="nl-NL"/>
        </w:rPr>
        <w:t>; 5-là loại hàng hóa đặc trưng</w:t>
      </w:r>
      <w:r w:rsidRPr="002864F3">
        <w:rPr>
          <w:rFonts w:ascii="Consolas" w:hAnsi="Consolas" w:cs="Consolas"/>
          <w:color w:val="000000"/>
          <w:sz w:val="19"/>
          <w:szCs w:val="19"/>
          <w:lang w:val="nl-NL"/>
        </w:rPr>
        <w: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TChat</w:t>
      </w:r>
      <w:r w:rsidRPr="002864F3">
        <w:rPr>
          <w:rFonts w:ascii="Consolas" w:hAnsi="Consolas" w:cs="Consolas"/>
          <w:color w:val="0000FF"/>
          <w:sz w:val="19"/>
          <w:szCs w:val="19"/>
          <w:lang w:val="nl-NL"/>
        </w:rPr>
        <w:t>&gt;</w:t>
      </w:r>
    </w:p>
    <w:p w14:paraId="3F2A7E71"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STT</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Số thứ tự</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STT</w:t>
      </w:r>
      <w:r w:rsidRPr="002864F3">
        <w:rPr>
          <w:rFonts w:ascii="Consolas" w:hAnsi="Consolas" w:cs="Consolas"/>
          <w:color w:val="0000FF"/>
          <w:sz w:val="19"/>
          <w:szCs w:val="19"/>
          <w:lang w:val="nl-NL"/>
        </w:rPr>
        <w:t>&gt;</w:t>
      </w:r>
    </w:p>
    <w:p w14:paraId="5C4186B9"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MHHDVu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Mã hàng hóa, dịch vụ (Bắt buộc nếu có)</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MHHDVu</w:t>
      </w:r>
      <w:r w:rsidRPr="002864F3">
        <w:rPr>
          <w:rFonts w:ascii="Consolas" w:hAnsi="Consolas" w:cs="Consolas"/>
          <w:color w:val="0000FF"/>
          <w:sz w:val="19"/>
          <w:szCs w:val="19"/>
          <w:lang w:val="nl-NL"/>
        </w:rPr>
        <w:t>&gt;</w:t>
      </w:r>
    </w:p>
    <w:p w14:paraId="58DA4098"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THHDVu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Tên hàng hóa, dịch vụ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THHDVu</w:t>
      </w:r>
      <w:r w:rsidRPr="002864F3">
        <w:rPr>
          <w:rFonts w:ascii="Consolas" w:hAnsi="Consolas" w:cs="Consolas"/>
          <w:color w:val="0000FF"/>
          <w:sz w:val="19"/>
          <w:szCs w:val="19"/>
          <w:lang w:val="nl-NL"/>
        </w:rPr>
        <w:t>&gt;</w:t>
      </w:r>
    </w:p>
    <w:p w14:paraId="47ECFBCF"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DVTinh</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Đơn vị tính (Bắt buộc nếu có)</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DVTinh</w:t>
      </w:r>
      <w:r w:rsidRPr="002864F3">
        <w:rPr>
          <w:rFonts w:ascii="Consolas" w:hAnsi="Consolas" w:cs="Consolas"/>
          <w:color w:val="0000FF"/>
          <w:sz w:val="19"/>
          <w:szCs w:val="19"/>
          <w:lang w:val="nl-NL"/>
        </w:rPr>
        <w:t>&gt;</w:t>
      </w:r>
    </w:p>
    <w:p w14:paraId="6984FFF3"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SLuong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Số lượng (Bắt buộc nếu có)</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SLuong</w:t>
      </w:r>
      <w:r w:rsidRPr="002864F3">
        <w:rPr>
          <w:rFonts w:ascii="Consolas" w:hAnsi="Consolas" w:cs="Consolas"/>
          <w:color w:val="0000FF"/>
          <w:sz w:val="19"/>
          <w:szCs w:val="19"/>
          <w:lang w:val="nl-NL"/>
        </w:rPr>
        <w:t>&gt;</w:t>
      </w:r>
    </w:p>
    <w:p w14:paraId="2E5BFF9F"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DGia</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Đơn giá (Bắt buộc nếu có)</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DGia</w:t>
      </w:r>
      <w:r w:rsidRPr="002864F3">
        <w:rPr>
          <w:rFonts w:ascii="Consolas" w:hAnsi="Consolas" w:cs="Consolas"/>
          <w:color w:val="0000FF"/>
          <w:sz w:val="19"/>
          <w:szCs w:val="19"/>
          <w:lang w:val="nl-NL"/>
        </w:rPr>
        <w:t>&gt;</w:t>
      </w:r>
    </w:p>
    <w:p w14:paraId="1A6A3149"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TLCKhau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Tỷ lệ % chiết khấu</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TLCKhau</w:t>
      </w:r>
      <w:r w:rsidRPr="002864F3">
        <w:rPr>
          <w:rFonts w:ascii="Consolas" w:hAnsi="Consolas" w:cs="Consolas"/>
          <w:color w:val="0000FF"/>
          <w:sz w:val="19"/>
          <w:szCs w:val="19"/>
          <w:lang w:val="nl-NL"/>
        </w:rPr>
        <w:t>&gt;</w:t>
      </w:r>
    </w:p>
    <w:p w14:paraId="76F16BAC" w14:textId="77777777"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STCKhau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 xml:space="preserve">Số tiền chiết khấu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STCKhau</w:t>
      </w:r>
      <w:r w:rsidRPr="002864F3">
        <w:rPr>
          <w:rFonts w:ascii="Consolas" w:hAnsi="Consolas" w:cs="Consolas"/>
          <w:color w:val="0000FF"/>
          <w:sz w:val="19"/>
          <w:szCs w:val="19"/>
          <w:lang w:val="nl-NL"/>
        </w:rPr>
        <w:t>&gt;</w:t>
      </w:r>
    </w:p>
    <w:p w14:paraId="511CCFAF" w14:textId="3A805CCC" w:rsidR="00946166" w:rsidRPr="002864F3" w:rsidRDefault="00946166"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GTKCThue</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Giảm trừ không chịu thuế</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GTKCThue</w:t>
      </w:r>
      <w:r w:rsidRPr="002864F3">
        <w:rPr>
          <w:rFonts w:ascii="Consolas" w:hAnsi="Consolas" w:cs="Consolas"/>
          <w:color w:val="0000FF"/>
          <w:sz w:val="19"/>
          <w:szCs w:val="19"/>
          <w:lang w:val="nl-NL"/>
        </w:rPr>
        <w:t>&gt;</w:t>
      </w:r>
    </w:p>
    <w:p w14:paraId="26BCA17E"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ThTien</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Thành tiền (Thành tiền chưa có thuế GTGT) - Bắt buộc trừ trường hợp TChat = 4</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ThTien</w:t>
      </w:r>
      <w:r w:rsidRPr="002864F3">
        <w:rPr>
          <w:rFonts w:ascii="Consolas" w:hAnsi="Consolas" w:cs="Consolas"/>
          <w:color w:val="0000FF"/>
          <w:sz w:val="19"/>
          <w:szCs w:val="19"/>
          <w:lang w:val="nl-NL"/>
        </w:rPr>
        <w:t>&gt;</w:t>
      </w:r>
    </w:p>
    <w:p w14:paraId="2D8C29EE" w14:textId="77777777"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TSuat</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Thuế suất (Thuế suất thuế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TSuat</w:t>
      </w:r>
      <w:r w:rsidRPr="002864F3">
        <w:rPr>
          <w:rFonts w:ascii="Consolas" w:hAnsi="Consolas" w:cs="Consolas"/>
          <w:color w:val="0000FF"/>
          <w:sz w:val="19"/>
          <w:szCs w:val="19"/>
          <w:lang w:val="nl-NL"/>
        </w:rPr>
        <w:t>&gt;</w:t>
      </w:r>
    </w:p>
    <w:p w14:paraId="75314A0D" w14:textId="77777777"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C00000"/>
          <w:sz w:val="19"/>
          <w:szCs w:val="19"/>
          <w:lang w:val="nl-NL"/>
        </w:rPr>
        <w:t>TThue</w:t>
      </w:r>
      <w:r w:rsidRPr="002864F3">
        <w:rPr>
          <w:rFonts w:ascii="Consolas" w:hAnsi="Consolas" w:cs="Consolas"/>
          <w:color w:val="0000FF"/>
          <w:sz w:val="19"/>
          <w:szCs w:val="19"/>
          <w:lang w:val="nl-NL"/>
        </w:rPr>
        <w:t>&gt;</w:t>
      </w:r>
      <w:r w:rsidRPr="002864F3">
        <w:rPr>
          <w:rFonts w:ascii="Consolas" w:hAnsi="Consolas" w:cs="Consolas"/>
          <w:sz w:val="19"/>
          <w:szCs w:val="19"/>
          <w:lang w:val="nl-NL"/>
        </w:rPr>
        <w:t>Tiền thuế</w:t>
      </w:r>
      <w:r w:rsidRPr="002864F3">
        <w:rPr>
          <w:rFonts w:ascii="Consolas" w:hAnsi="Consolas" w:cs="Consolas"/>
          <w:color w:val="0000FF"/>
          <w:sz w:val="19"/>
          <w:szCs w:val="19"/>
          <w:lang w:val="nl-NL"/>
        </w:rPr>
        <w:t>&lt;/</w:t>
      </w:r>
      <w:r w:rsidRPr="002864F3">
        <w:rPr>
          <w:rFonts w:ascii="Consolas" w:hAnsi="Consolas" w:cs="Consolas"/>
          <w:color w:val="C00000"/>
          <w:sz w:val="19"/>
          <w:szCs w:val="19"/>
          <w:lang w:val="nl-NL"/>
        </w:rPr>
        <w:t>TThue</w:t>
      </w:r>
      <w:r w:rsidRPr="002864F3">
        <w:rPr>
          <w:rFonts w:ascii="Consolas" w:hAnsi="Consolas" w:cs="Consolas"/>
          <w:color w:val="0000FF"/>
          <w:sz w:val="19"/>
          <w:szCs w:val="19"/>
          <w:lang w:val="nl-NL"/>
        </w:rPr>
        <w:t>&gt;</w:t>
      </w:r>
    </w:p>
    <w:p w14:paraId="7EF2D692"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 xml:space="preserve">               </w:t>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C00000"/>
          <w:sz w:val="19"/>
          <w:szCs w:val="19"/>
          <w:lang w:val="nl-NL"/>
        </w:rPr>
        <w:t>TSThue</w:t>
      </w:r>
      <w:r w:rsidRPr="002864F3">
        <w:rPr>
          <w:rFonts w:ascii="Consolas" w:hAnsi="Consolas" w:cs="Consolas"/>
          <w:color w:val="0000FF"/>
          <w:sz w:val="19"/>
          <w:szCs w:val="19"/>
          <w:lang w:val="nl-NL"/>
        </w:rPr>
        <w:t>&gt;</w:t>
      </w:r>
      <w:r w:rsidRPr="002864F3">
        <w:rPr>
          <w:rFonts w:ascii="Consolas" w:hAnsi="Consolas" w:cs="Consolas"/>
          <w:sz w:val="19"/>
          <w:szCs w:val="19"/>
          <w:lang w:val="nl-NL"/>
        </w:rPr>
        <w:t>Tiền sau thuế</w:t>
      </w:r>
      <w:r w:rsidRPr="002864F3">
        <w:rPr>
          <w:rFonts w:ascii="Consolas" w:hAnsi="Consolas" w:cs="Consolas"/>
          <w:color w:val="0000FF"/>
          <w:sz w:val="19"/>
          <w:szCs w:val="19"/>
          <w:lang w:val="nl-NL"/>
        </w:rPr>
        <w:t>&lt;/</w:t>
      </w:r>
      <w:r w:rsidRPr="002864F3">
        <w:rPr>
          <w:rFonts w:ascii="Consolas" w:hAnsi="Consolas" w:cs="Consolas"/>
          <w:color w:val="C00000"/>
          <w:sz w:val="19"/>
          <w:szCs w:val="19"/>
          <w:lang w:val="nl-NL"/>
        </w:rPr>
        <w:t>TSThue</w:t>
      </w:r>
      <w:r w:rsidRPr="002864F3">
        <w:rPr>
          <w:rFonts w:ascii="Consolas" w:hAnsi="Consolas" w:cs="Consolas"/>
          <w:color w:val="0000FF"/>
          <w:sz w:val="19"/>
          <w:szCs w:val="19"/>
          <w:lang w:val="nl-NL"/>
        </w:rPr>
        <w:t>&gt;</w:t>
      </w:r>
    </w:p>
    <w:p w14:paraId="451E9700" w14:textId="77777777" w:rsidR="009D1437" w:rsidRDefault="009D1437" w:rsidP="009D1437">
      <w:pPr>
        <w:autoSpaceDE w:val="0"/>
        <w:autoSpaceDN w:val="0"/>
        <w:adjustRightInd w:val="0"/>
        <w:rPr>
          <w:rFonts w:ascii="Consolas" w:hAnsi="Consolas" w:cs="Consolas"/>
          <w:color w:val="000000"/>
          <w:sz w:val="19"/>
          <w:szCs w:val="19"/>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Pr>
          <w:rFonts w:ascii="Consolas" w:hAnsi="Consolas" w:cs="Consolas"/>
          <w:color w:val="0000FF"/>
          <w:sz w:val="19"/>
          <w:szCs w:val="19"/>
        </w:rPr>
        <w:t>&lt;</w:t>
      </w:r>
      <w:r>
        <w:rPr>
          <w:rFonts w:ascii="Consolas" w:hAnsi="Consolas" w:cs="Consolas"/>
          <w:color w:val="A31515"/>
          <w:sz w:val="19"/>
          <w:szCs w:val="19"/>
        </w:rPr>
        <w:t>TTKhac</w:t>
      </w:r>
      <w:r>
        <w:rPr>
          <w:rFonts w:ascii="Consolas" w:hAnsi="Consolas" w:cs="Consolas"/>
          <w:color w:val="0000FF"/>
          <w:sz w:val="19"/>
          <w:szCs w:val="19"/>
        </w:rPr>
        <w:t>&gt;</w:t>
      </w:r>
    </w:p>
    <w:p w14:paraId="4193AD7F"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14:paraId="5973BA73"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TTruong</w:t>
      </w:r>
      <w:r>
        <w:rPr>
          <w:rFonts w:ascii="Consolas" w:hAnsi="Consolas" w:cs="Consolas"/>
          <w:color w:val="0000FF"/>
          <w:sz w:val="19"/>
          <w:szCs w:val="19"/>
        </w:rPr>
        <w:t>&gt;</w:t>
      </w:r>
      <w:r>
        <w:rPr>
          <w:rFonts w:ascii="Consolas" w:hAnsi="Consolas" w:cs="Consolas"/>
          <w:color w:val="000000"/>
          <w:sz w:val="19"/>
          <w:szCs w:val="19"/>
        </w:rPr>
        <w:t>Tên trường</w:t>
      </w:r>
      <w:r>
        <w:rPr>
          <w:rFonts w:ascii="Consolas" w:hAnsi="Consolas" w:cs="Consolas"/>
          <w:color w:val="0000FF"/>
          <w:sz w:val="19"/>
          <w:szCs w:val="19"/>
        </w:rPr>
        <w:t>&lt;/</w:t>
      </w:r>
      <w:r>
        <w:rPr>
          <w:rFonts w:ascii="Consolas" w:hAnsi="Consolas" w:cs="Consolas"/>
          <w:color w:val="A31515"/>
          <w:sz w:val="19"/>
          <w:szCs w:val="19"/>
        </w:rPr>
        <w:t>TTruong</w:t>
      </w:r>
      <w:r>
        <w:rPr>
          <w:rFonts w:ascii="Consolas" w:hAnsi="Consolas" w:cs="Consolas"/>
          <w:color w:val="0000FF"/>
          <w:sz w:val="19"/>
          <w:szCs w:val="19"/>
        </w:rPr>
        <w:t>&gt;</w:t>
      </w:r>
    </w:p>
    <w:p w14:paraId="47C4BB66"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KDLieu</w:t>
      </w:r>
      <w:r>
        <w:rPr>
          <w:rFonts w:ascii="Consolas" w:hAnsi="Consolas" w:cs="Consolas"/>
          <w:color w:val="0000FF"/>
          <w:sz w:val="19"/>
          <w:szCs w:val="19"/>
        </w:rPr>
        <w:t>&gt;</w:t>
      </w:r>
      <w:r>
        <w:rPr>
          <w:rFonts w:ascii="Consolas" w:hAnsi="Consolas" w:cs="Consolas"/>
          <w:color w:val="000000"/>
          <w:sz w:val="19"/>
          <w:szCs w:val="19"/>
        </w:rPr>
        <w:t>Kiểu dữ liệu</w:t>
      </w:r>
      <w:r>
        <w:rPr>
          <w:rFonts w:ascii="Consolas" w:hAnsi="Consolas" w:cs="Consolas"/>
          <w:color w:val="0000FF"/>
          <w:sz w:val="19"/>
          <w:szCs w:val="19"/>
        </w:rPr>
        <w:t>&lt;/</w:t>
      </w:r>
      <w:r>
        <w:rPr>
          <w:rFonts w:ascii="Consolas" w:hAnsi="Consolas" w:cs="Consolas"/>
          <w:color w:val="A31515"/>
          <w:sz w:val="19"/>
          <w:szCs w:val="19"/>
        </w:rPr>
        <w:t>KDLieu</w:t>
      </w:r>
      <w:r>
        <w:rPr>
          <w:rFonts w:ascii="Consolas" w:hAnsi="Consolas" w:cs="Consolas"/>
          <w:color w:val="0000FF"/>
          <w:sz w:val="19"/>
          <w:szCs w:val="19"/>
        </w:rPr>
        <w:t>&gt;</w:t>
      </w:r>
    </w:p>
    <w:p w14:paraId="615607ED"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DLieu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Dữ liệu</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DLieu</w:t>
      </w:r>
      <w:r w:rsidRPr="002864F3">
        <w:rPr>
          <w:rFonts w:ascii="Consolas" w:hAnsi="Consolas" w:cs="Consolas"/>
          <w:color w:val="0000FF"/>
          <w:sz w:val="19"/>
          <w:szCs w:val="19"/>
          <w:lang w:val="nl-NL"/>
        </w:rPr>
        <w:t>&gt;</w:t>
      </w:r>
    </w:p>
    <w:p w14:paraId="3C7B0110"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TTin</w:t>
      </w:r>
      <w:r w:rsidRPr="002864F3">
        <w:rPr>
          <w:rFonts w:ascii="Consolas" w:hAnsi="Consolas" w:cs="Consolas"/>
          <w:color w:val="0000FF"/>
          <w:sz w:val="19"/>
          <w:szCs w:val="19"/>
          <w:lang w:val="nl-NL"/>
        </w:rPr>
        <w:t>&gt;</w:t>
      </w:r>
    </w:p>
    <w:p w14:paraId="55E4A737" w14:textId="0F125225"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TTKhac</w:t>
      </w:r>
      <w:r w:rsidRPr="002864F3">
        <w:rPr>
          <w:rFonts w:ascii="Consolas" w:hAnsi="Consolas" w:cs="Consolas"/>
          <w:color w:val="0000FF"/>
          <w:sz w:val="19"/>
          <w:szCs w:val="19"/>
          <w:lang w:val="nl-NL"/>
        </w:rPr>
        <w:t>&gt;</w:t>
      </w:r>
    </w:p>
    <w:p w14:paraId="4CE61CFF" w14:textId="77777777" w:rsidR="006308AF" w:rsidRPr="002864F3" w:rsidRDefault="006308AF" w:rsidP="009D1437">
      <w:pPr>
        <w:autoSpaceDE w:val="0"/>
        <w:autoSpaceDN w:val="0"/>
        <w:adjustRightInd w:val="0"/>
        <w:rPr>
          <w:rFonts w:ascii="Consolas" w:hAnsi="Consolas" w:cs="Consolas"/>
          <w:color w:val="0000FF"/>
          <w:sz w:val="19"/>
          <w:szCs w:val="19"/>
          <w:lang w:val="nl-NL"/>
        </w:rPr>
      </w:pPr>
    </w:p>
    <w:p w14:paraId="46B18195" w14:textId="77777777" w:rsidR="006308AF" w:rsidRPr="002864F3" w:rsidRDefault="006308AF" w:rsidP="00941E0C">
      <w:pPr>
        <w:autoSpaceDE w:val="0"/>
        <w:autoSpaceDN w:val="0"/>
        <w:adjustRightInd w:val="0"/>
        <w:ind w:left="2160" w:firstLine="720"/>
        <w:rPr>
          <w:color w:val="000000"/>
          <w:sz w:val="19"/>
          <w:szCs w:val="19"/>
          <w:highlight w:val="cyan"/>
          <w:lang w:val="nl-NL"/>
        </w:rPr>
      </w:pPr>
      <w:r w:rsidRPr="002864F3">
        <w:rPr>
          <w:color w:val="0000FF"/>
          <w:sz w:val="19"/>
          <w:szCs w:val="19"/>
          <w:highlight w:val="cyan"/>
          <w:lang w:val="nl-NL"/>
        </w:rPr>
        <w:t>&lt;</w:t>
      </w:r>
      <w:r w:rsidRPr="002864F3">
        <w:rPr>
          <w:color w:val="C00000"/>
          <w:sz w:val="19"/>
          <w:szCs w:val="19"/>
          <w:highlight w:val="cyan"/>
          <w:lang w:val="nl-NL"/>
        </w:rPr>
        <w:t>TTHHDTrung</w:t>
      </w:r>
      <w:r w:rsidRPr="002864F3">
        <w:rPr>
          <w:color w:val="0000FF"/>
          <w:sz w:val="19"/>
          <w:szCs w:val="19"/>
          <w:highlight w:val="cyan"/>
          <w:lang w:val="nl-NL"/>
        </w:rPr>
        <w:t xml:space="preserve">&gt; </w:t>
      </w:r>
      <w:r w:rsidRPr="002864F3">
        <w:rPr>
          <w:color w:val="000000"/>
          <w:sz w:val="19"/>
          <w:szCs w:val="19"/>
          <w:lang w:val="nl-NL"/>
        </w:rPr>
        <w:t>- Bắt buộc trường hợp TChat = 5</w:t>
      </w:r>
    </w:p>
    <w:p w14:paraId="22C4FC36" w14:textId="77777777" w:rsidR="006308AF" w:rsidRPr="002864F3" w:rsidRDefault="006308AF" w:rsidP="006308AF">
      <w:pPr>
        <w:autoSpaceDE w:val="0"/>
        <w:autoSpaceDN w:val="0"/>
        <w:adjustRightInd w:val="0"/>
        <w:rPr>
          <w:color w:val="0000FF"/>
          <w:sz w:val="19"/>
          <w:szCs w:val="19"/>
          <w:highlight w:val="cyan"/>
          <w:lang w:val="nl-NL"/>
        </w:rPr>
      </w:pPr>
      <w:r w:rsidRPr="002864F3">
        <w:rPr>
          <w:color w:val="0000FF"/>
          <w:sz w:val="19"/>
          <w:szCs w:val="19"/>
          <w:highlight w:val="cyan"/>
          <w:lang w:val="nl-NL"/>
        </w:rPr>
        <w:tab/>
      </w:r>
      <w:r w:rsidRPr="002864F3">
        <w:rPr>
          <w:color w:val="0000FF"/>
          <w:sz w:val="19"/>
          <w:szCs w:val="19"/>
          <w:highlight w:val="cyan"/>
          <w:lang w:val="nl-NL"/>
        </w:rPr>
        <w:tab/>
      </w:r>
      <w:r w:rsidRPr="002864F3">
        <w:rPr>
          <w:color w:val="0000FF"/>
          <w:sz w:val="19"/>
          <w:szCs w:val="19"/>
          <w:highlight w:val="cyan"/>
          <w:lang w:val="nl-NL"/>
        </w:rPr>
        <w:tab/>
      </w:r>
      <w:r w:rsidRPr="002864F3">
        <w:rPr>
          <w:color w:val="0000FF"/>
          <w:sz w:val="19"/>
          <w:szCs w:val="19"/>
          <w:highlight w:val="cyan"/>
          <w:lang w:val="nl-NL"/>
        </w:rPr>
        <w:tab/>
      </w:r>
      <w:r w:rsidRPr="002864F3">
        <w:rPr>
          <w:color w:val="0000FF"/>
          <w:sz w:val="19"/>
          <w:szCs w:val="19"/>
          <w:highlight w:val="cyan"/>
          <w:lang w:val="nl-NL"/>
        </w:rPr>
        <w:tab/>
        <w:t>&lt;</w:t>
      </w:r>
      <w:r w:rsidRPr="002864F3">
        <w:rPr>
          <w:color w:val="A31515"/>
          <w:sz w:val="19"/>
          <w:szCs w:val="19"/>
          <w:highlight w:val="cyan"/>
          <w:lang w:val="nl-NL"/>
        </w:rPr>
        <w:t>TTin</w:t>
      </w:r>
      <w:r w:rsidRPr="002864F3">
        <w:rPr>
          <w:color w:val="0000FF"/>
          <w:sz w:val="19"/>
          <w:szCs w:val="19"/>
          <w:highlight w:val="cyan"/>
          <w:lang w:val="nl-NL"/>
        </w:rPr>
        <w:t>&gt;</w:t>
      </w:r>
    </w:p>
    <w:p w14:paraId="7A0C573D" w14:textId="77777777" w:rsidR="006308AF" w:rsidRPr="002864F3" w:rsidRDefault="006308AF" w:rsidP="00B62732">
      <w:pPr>
        <w:autoSpaceDE w:val="0"/>
        <w:autoSpaceDN w:val="0"/>
        <w:adjustRightInd w:val="0"/>
        <w:jc w:val="both"/>
        <w:rPr>
          <w:color w:val="000000"/>
          <w:sz w:val="19"/>
          <w:szCs w:val="19"/>
          <w:highlight w:val="cyan"/>
          <w:lang w:val="nl-NL"/>
        </w:rPr>
      </w:pPr>
      <w:r w:rsidRPr="002864F3">
        <w:rPr>
          <w:color w:val="0000FF"/>
          <w:sz w:val="19"/>
          <w:szCs w:val="19"/>
          <w:highlight w:val="cyan"/>
          <w:lang w:val="nl-NL"/>
        </w:rPr>
        <w:tab/>
      </w:r>
      <w:r w:rsidRPr="002864F3">
        <w:rPr>
          <w:color w:val="0000FF"/>
          <w:sz w:val="19"/>
          <w:szCs w:val="19"/>
          <w:highlight w:val="cyan"/>
          <w:lang w:val="nl-NL"/>
        </w:rPr>
        <w:tab/>
      </w:r>
      <w:r w:rsidRPr="002864F3">
        <w:rPr>
          <w:color w:val="0000FF"/>
          <w:sz w:val="19"/>
          <w:szCs w:val="19"/>
          <w:highlight w:val="cyan"/>
          <w:lang w:val="nl-NL"/>
        </w:rPr>
        <w:tab/>
      </w:r>
      <w:r w:rsidRPr="002864F3">
        <w:rPr>
          <w:color w:val="0000FF"/>
          <w:sz w:val="19"/>
          <w:szCs w:val="19"/>
          <w:highlight w:val="cyan"/>
          <w:lang w:val="nl-NL"/>
        </w:rPr>
        <w:tab/>
      </w:r>
      <w:r w:rsidRPr="002864F3">
        <w:rPr>
          <w:color w:val="0000FF"/>
          <w:sz w:val="19"/>
          <w:szCs w:val="19"/>
          <w:highlight w:val="cyan"/>
          <w:lang w:val="nl-NL"/>
        </w:rPr>
        <w:tab/>
      </w:r>
      <w:r w:rsidRPr="002864F3">
        <w:rPr>
          <w:color w:val="0000FF"/>
          <w:sz w:val="19"/>
          <w:szCs w:val="19"/>
          <w:highlight w:val="cyan"/>
          <w:lang w:val="nl-NL"/>
        </w:rPr>
        <w:tab/>
        <w:t>&lt;</w:t>
      </w:r>
      <w:r w:rsidRPr="002864F3">
        <w:rPr>
          <w:color w:val="C00000"/>
          <w:sz w:val="19"/>
          <w:szCs w:val="19"/>
          <w:highlight w:val="cyan"/>
          <w:lang w:val="nl-NL"/>
        </w:rPr>
        <w:t>LHHDTrung</w:t>
      </w:r>
      <w:r w:rsidRPr="002864F3">
        <w:rPr>
          <w:color w:val="0000FF"/>
          <w:sz w:val="19"/>
          <w:szCs w:val="19"/>
          <w:highlight w:val="cyan"/>
          <w:lang w:val="nl-NL"/>
        </w:rPr>
        <w:t>&gt;</w:t>
      </w:r>
      <w:r w:rsidRPr="002864F3">
        <w:rPr>
          <w:color w:val="000000"/>
          <w:sz w:val="19"/>
          <w:szCs w:val="19"/>
          <w:highlight w:val="cyan"/>
          <w:lang w:val="nl-NL"/>
        </w:rPr>
        <w:t>Loại hàng hóa đặc trưng (nhận các giá trị: 1- Hàng hóa là xe ô tô, xe mô tô, 2- Dịch vụ vận chuyển, 3- Dịch vụ vận chuyển trên nền tảng số, TMĐT)</w:t>
      </w:r>
      <w:r w:rsidRPr="002864F3">
        <w:rPr>
          <w:color w:val="0000FF"/>
          <w:sz w:val="19"/>
          <w:szCs w:val="19"/>
          <w:highlight w:val="cyan"/>
          <w:lang w:val="nl-NL"/>
        </w:rPr>
        <w:t>&lt;/</w:t>
      </w:r>
      <w:r w:rsidRPr="002864F3">
        <w:rPr>
          <w:color w:val="C00000"/>
          <w:sz w:val="19"/>
          <w:szCs w:val="19"/>
          <w:highlight w:val="cyan"/>
          <w:lang w:val="nl-NL"/>
        </w:rPr>
        <w:t>LHHDTrung</w:t>
      </w:r>
      <w:r w:rsidRPr="002864F3">
        <w:rPr>
          <w:color w:val="0000FF"/>
          <w:sz w:val="19"/>
          <w:szCs w:val="19"/>
          <w:highlight w:val="cyan"/>
          <w:lang w:val="nl-NL"/>
        </w:rPr>
        <w:t>&gt;</w:t>
      </w:r>
    </w:p>
    <w:p w14:paraId="467BC522" w14:textId="77777777" w:rsidR="006308AF" w:rsidRPr="002864F3" w:rsidRDefault="006308AF" w:rsidP="00B62732">
      <w:pPr>
        <w:autoSpaceDE w:val="0"/>
        <w:autoSpaceDN w:val="0"/>
        <w:adjustRightInd w:val="0"/>
        <w:jc w:val="both"/>
        <w:rPr>
          <w:color w:val="000000"/>
          <w:sz w:val="19"/>
          <w:szCs w:val="19"/>
          <w:highlight w:val="cyan"/>
          <w:lang w:val="nl-NL"/>
        </w:rPr>
      </w:pPr>
      <w:r w:rsidRPr="002864F3">
        <w:rPr>
          <w:color w:val="0000FF"/>
          <w:sz w:val="19"/>
          <w:szCs w:val="19"/>
          <w:highlight w:val="cyan"/>
          <w:lang w:val="nl-NL"/>
        </w:rPr>
        <w:tab/>
      </w:r>
      <w:r w:rsidRPr="002864F3">
        <w:rPr>
          <w:color w:val="0000FF"/>
          <w:sz w:val="19"/>
          <w:szCs w:val="19"/>
          <w:highlight w:val="cyan"/>
          <w:lang w:val="nl-NL"/>
        </w:rPr>
        <w:tab/>
      </w:r>
      <w:r w:rsidRPr="002864F3">
        <w:rPr>
          <w:color w:val="0000FF"/>
          <w:sz w:val="19"/>
          <w:szCs w:val="19"/>
          <w:highlight w:val="cyan"/>
          <w:lang w:val="nl-NL"/>
        </w:rPr>
        <w:tab/>
      </w:r>
      <w:r w:rsidRPr="002864F3">
        <w:rPr>
          <w:color w:val="0000FF"/>
          <w:sz w:val="19"/>
          <w:szCs w:val="19"/>
          <w:highlight w:val="cyan"/>
          <w:lang w:val="nl-NL"/>
        </w:rPr>
        <w:tab/>
      </w:r>
      <w:r w:rsidRPr="002864F3">
        <w:rPr>
          <w:color w:val="0000FF"/>
          <w:sz w:val="19"/>
          <w:szCs w:val="19"/>
          <w:highlight w:val="cyan"/>
          <w:lang w:val="nl-NL"/>
        </w:rPr>
        <w:tab/>
      </w:r>
      <w:r w:rsidRPr="002864F3">
        <w:rPr>
          <w:color w:val="0000FF"/>
          <w:sz w:val="19"/>
          <w:szCs w:val="19"/>
          <w:highlight w:val="cyan"/>
          <w:lang w:val="nl-NL"/>
        </w:rPr>
        <w:tab/>
        <w:t>&lt;</w:t>
      </w:r>
      <w:r w:rsidRPr="002864F3">
        <w:rPr>
          <w:color w:val="A31515"/>
          <w:sz w:val="19"/>
          <w:szCs w:val="19"/>
          <w:highlight w:val="cyan"/>
          <w:lang w:val="nl-NL"/>
        </w:rPr>
        <w:t>TTruong</w:t>
      </w:r>
      <w:r w:rsidRPr="002864F3">
        <w:rPr>
          <w:color w:val="0000FF"/>
          <w:sz w:val="19"/>
          <w:szCs w:val="19"/>
          <w:highlight w:val="cyan"/>
          <w:lang w:val="nl-NL"/>
        </w:rPr>
        <w:t>&gt;</w:t>
      </w:r>
      <w:r w:rsidRPr="002864F3">
        <w:rPr>
          <w:color w:val="000000"/>
          <w:sz w:val="19"/>
          <w:szCs w:val="19"/>
          <w:highlight w:val="cyan"/>
          <w:lang w:val="nl-NL"/>
        </w:rPr>
        <w:t>Tên trường (Nhận các giá trị: Số khung (</w:t>
      </w:r>
      <w:r w:rsidRPr="002864F3">
        <w:rPr>
          <w:color w:val="C00000"/>
          <w:sz w:val="19"/>
          <w:szCs w:val="19"/>
          <w:highlight w:val="cyan"/>
          <w:lang w:val="nl-NL"/>
        </w:rPr>
        <w:t>SKhung</w:t>
      </w:r>
      <w:r w:rsidRPr="002864F3">
        <w:rPr>
          <w:color w:val="000000"/>
          <w:sz w:val="19"/>
          <w:szCs w:val="19"/>
          <w:highlight w:val="cyan"/>
          <w:lang w:val="nl-NL"/>
        </w:rPr>
        <w:t>),Số máy (</w:t>
      </w:r>
      <w:r w:rsidRPr="002864F3">
        <w:rPr>
          <w:color w:val="C00000"/>
          <w:sz w:val="19"/>
          <w:szCs w:val="19"/>
          <w:highlight w:val="cyan"/>
          <w:lang w:val="nl-NL"/>
        </w:rPr>
        <w:t>SMay</w:t>
      </w:r>
      <w:r w:rsidRPr="002864F3">
        <w:rPr>
          <w:color w:val="000000"/>
          <w:sz w:val="19"/>
          <w:szCs w:val="19"/>
          <w:highlight w:val="cyan"/>
          <w:lang w:val="nl-NL"/>
        </w:rPr>
        <w:t>),Biển kiểm soát phương tiện vận chuyển (</w:t>
      </w:r>
      <w:r w:rsidRPr="002864F3">
        <w:rPr>
          <w:color w:val="C00000"/>
          <w:sz w:val="19"/>
          <w:szCs w:val="19"/>
          <w:highlight w:val="cyan"/>
          <w:lang w:val="nl-NL"/>
        </w:rPr>
        <w:t>BKSPTVChuyen</w:t>
      </w:r>
      <w:r w:rsidRPr="002864F3">
        <w:rPr>
          <w:color w:val="000000"/>
          <w:sz w:val="19"/>
          <w:szCs w:val="19"/>
          <w:highlight w:val="cyan"/>
          <w:lang w:val="nl-NL"/>
        </w:rPr>
        <w:t>), Tên người gửi hàng (</w:t>
      </w:r>
      <w:r w:rsidRPr="002864F3">
        <w:rPr>
          <w:color w:val="C00000"/>
          <w:sz w:val="19"/>
          <w:szCs w:val="19"/>
          <w:highlight w:val="cyan"/>
          <w:lang w:val="nl-NL"/>
        </w:rPr>
        <w:t>TNGHang</w:t>
      </w:r>
      <w:r w:rsidRPr="002864F3">
        <w:rPr>
          <w:color w:val="000000"/>
          <w:sz w:val="19"/>
          <w:szCs w:val="19"/>
          <w:highlight w:val="cyan"/>
          <w:lang w:val="nl-NL"/>
        </w:rPr>
        <w:t>), Địa chỉ người gửi hàng (</w:t>
      </w:r>
      <w:r w:rsidRPr="002864F3">
        <w:rPr>
          <w:color w:val="C00000"/>
          <w:sz w:val="19"/>
          <w:szCs w:val="19"/>
          <w:highlight w:val="cyan"/>
          <w:lang w:val="nl-NL"/>
        </w:rPr>
        <w:t>DCNGHang</w:t>
      </w:r>
      <w:r w:rsidRPr="002864F3">
        <w:rPr>
          <w:color w:val="000000"/>
          <w:sz w:val="19"/>
          <w:szCs w:val="19"/>
          <w:highlight w:val="cyan"/>
          <w:lang w:val="nl-NL"/>
        </w:rPr>
        <w:t>),MST người gửi hàng (</w:t>
      </w:r>
      <w:r w:rsidRPr="002864F3">
        <w:rPr>
          <w:color w:val="C00000"/>
          <w:sz w:val="19"/>
          <w:szCs w:val="19"/>
          <w:highlight w:val="cyan"/>
          <w:lang w:val="nl-NL"/>
        </w:rPr>
        <w:t>MSTNGHang</w:t>
      </w:r>
      <w:r w:rsidRPr="002864F3">
        <w:rPr>
          <w:color w:val="000000"/>
          <w:sz w:val="19"/>
          <w:szCs w:val="19"/>
          <w:highlight w:val="cyan"/>
          <w:lang w:val="nl-NL"/>
        </w:rPr>
        <w:t>), Số định danh người gửi hàng (</w:t>
      </w:r>
      <w:r w:rsidRPr="002864F3">
        <w:rPr>
          <w:color w:val="C00000"/>
          <w:sz w:val="19"/>
          <w:szCs w:val="19"/>
          <w:highlight w:val="cyan"/>
          <w:lang w:val="nl-NL"/>
        </w:rPr>
        <w:t>MDDNGHang</w:t>
      </w:r>
      <w:r w:rsidRPr="002864F3">
        <w:rPr>
          <w:color w:val="000000"/>
          <w:sz w:val="19"/>
          <w:szCs w:val="19"/>
          <w:highlight w:val="cyan"/>
          <w:lang w:val="nl-NL"/>
        </w:rPr>
        <w:t>))</w:t>
      </w:r>
      <w:r w:rsidRPr="002864F3">
        <w:rPr>
          <w:color w:val="0000FF"/>
          <w:sz w:val="19"/>
          <w:szCs w:val="19"/>
          <w:highlight w:val="cyan"/>
          <w:lang w:val="nl-NL"/>
        </w:rPr>
        <w:t>&lt;/</w:t>
      </w:r>
      <w:r w:rsidRPr="002864F3">
        <w:rPr>
          <w:color w:val="A31515"/>
          <w:sz w:val="19"/>
          <w:szCs w:val="19"/>
          <w:highlight w:val="cyan"/>
          <w:lang w:val="nl-NL"/>
        </w:rPr>
        <w:t>TTruong</w:t>
      </w:r>
      <w:r w:rsidRPr="002864F3">
        <w:rPr>
          <w:color w:val="0000FF"/>
          <w:sz w:val="19"/>
          <w:szCs w:val="19"/>
          <w:highlight w:val="cyan"/>
          <w:lang w:val="nl-NL"/>
        </w:rPr>
        <w:t>&gt;</w:t>
      </w:r>
    </w:p>
    <w:p w14:paraId="15467A80" w14:textId="77777777" w:rsidR="006308AF" w:rsidRPr="002864F3" w:rsidRDefault="006308AF" w:rsidP="006308AF">
      <w:pPr>
        <w:autoSpaceDE w:val="0"/>
        <w:autoSpaceDN w:val="0"/>
        <w:adjustRightInd w:val="0"/>
        <w:rPr>
          <w:color w:val="000000"/>
          <w:sz w:val="19"/>
          <w:szCs w:val="19"/>
          <w:highlight w:val="cyan"/>
          <w:lang w:val="nl-NL"/>
        </w:rPr>
      </w:pPr>
      <w:r w:rsidRPr="002864F3">
        <w:rPr>
          <w:color w:val="0000FF"/>
          <w:sz w:val="19"/>
          <w:szCs w:val="19"/>
          <w:highlight w:val="cyan"/>
          <w:lang w:val="nl-NL"/>
        </w:rPr>
        <w:tab/>
      </w:r>
      <w:r w:rsidRPr="002864F3">
        <w:rPr>
          <w:color w:val="0000FF"/>
          <w:sz w:val="19"/>
          <w:szCs w:val="19"/>
          <w:highlight w:val="cyan"/>
          <w:lang w:val="nl-NL"/>
        </w:rPr>
        <w:tab/>
      </w:r>
      <w:r w:rsidRPr="002864F3">
        <w:rPr>
          <w:color w:val="0000FF"/>
          <w:sz w:val="19"/>
          <w:szCs w:val="19"/>
          <w:highlight w:val="cyan"/>
          <w:lang w:val="nl-NL"/>
        </w:rPr>
        <w:tab/>
      </w:r>
      <w:r w:rsidRPr="002864F3">
        <w:rPr>
          <w:color w:val="0000FF"/>
          <w:sz w:val="19"/>
          <w:szCs w:val="19"/>
          <w:highlight w:val="cyan"/>
          <w:lang w:val="nl-NL"/>
        </w:rPr>
        <w:tab/>
      </w:r>
      <w:r w:rsidRPr="002864F3">
        <w:rPr>
          <w:color w:val="0000FF"/>
          <w:sz w:val="19"/>
          <w:szCs w:val="19"/>
          <w:highlight w:val="cyan"/>
          <w:lang w:val="nl-NL"/>
        </w:rPr>
        <w:tab/>
      </w:r>
      <w:r w:rsidRPr="002864F3">
        <w:rPr>
          <w:color w:val="0000FF"/>
          <w:sz w:val="19"/>
          <w:szCs w:val="19"/>
          <w:highlight w:val="cyan"/>
          <w:lang w:val="nl-NL"/>
        </w:rPr>
        <w:tab/>
        <w:t>&lt;</w:t>
      </w:r>
      <w:r w:rsidRPr="002864F3">
        <w:rPr>
          <w:color w:val="A31515"/>
          <w:sz w:val="19"/>
          <w:szCs w:val="19"/>
          <w:highlight w:val="cyan"/>
          <w:lang w:val="nl-NL"/>
        </w:rPr>
        <w:t>DLieu</w:t>
      </w:r>
      <w:r w:rsidRPr="002864F3">
        <w:rPr>
          <w:color w:val="0000FF"/>
          <w:sz w:val="19"/>
          <w:szCs w:val="19"/>
          <w:highlight w:val="cyan"/>
          <w:lang w:val="nl-NL"/>
        </w:rPr>
        <w:t>&gt;</w:t>
      </w:r>
      <w:r w:rsidRPr="002864F3">
        <w:rPr>
          <w:color w:val="000000"/>
          <w:sz w:val="19"/>
          <w:szCs w:val="19"/>
          <w:highlight w:val="cyan"/>
          <w:lang w:val="nl-NL"/>
        </w:rPr>
        <w:t>Dữ liệu</w:t>
      </w:r>
      <w:r w:rsidRPr="002864F3">
        <w:rPr>
          <w:color w:val="0000FF"/>
          <w:sz w:val="19"/>
          <w:szCs w:val="19"/>
          <w:highlight w:val="cyan"/>
          <w:lang w:val="nl-NL"/>
        </w:rPr>
        <w:t>&lt;/</w:t>
      </w:r>
      <w:r w:rsidRPr="002864F3">
        <w:rPr>
          <w:color w:val="A31515"/>
          <w:sz w:val="19"/>
          <w:szCs w:val="19"/>
          <w:highlight w:val="cyan"/>
          <w:lang w:val="nl-NL"/>
        </w:rPr>
        <w:t>DLieu</w:t>
      </w:r>
      <w:r w:rsidRPr="002864F3">
        <w:rPr>
          <w:color w:val="0000FF"/>
          <w:sz w:val="19"/>
          <w:szCs w:val="19"/>
          <w:highlight w:val="cyan"/>
          <w:lang w:val="nl-NL"/>
        </w:rPr>
        <w:t>&gt;</w:t>
      </w:r>
    </w:p>
    <w:p w14:paraId="4BD64F79" w14:textId="77777777" w:rsidR="006308AF" w:rsidRPr="002864F3" w:rsidRDefault="006308AF" w:rsidP="006308AF">
      <w:pPr>
        <w:autoSpaceDE w:val="0"/>
        <w:autoSpaceDN w:val="0"/>
        <w:adjustRightInd w:val="0"/>
        <w:rPr>
          <w:color w:val="000000"/>
          <w:sz w:val="19"/>
          <w:szCs w:val="19"/>
          <w:highlight w:val="cyan"/>
          <w:lang w:val="nl-NL"/>
        </w:rPr>
      </w:pPr>
      <w:r w:rsidRPr="002864F3">
        <w:rPr>
          <w:color w:val="0000FF"/>
          <w:sz w:val="19"/>
          <w:szCs w:val="19"/>
          <w:highlight w:val="cyan"/>
          <w:lang w:val="nl-NL"/>
        </w:rPr>
        <w:tab/>
      </w:r>
      <w:r w:rsidRPr="002864F3">
        <w:rPr>
          <w:color w:val="0000FF"/>
          <w:sz w:val="19"/>
          <w:szCs w:val="19"/>
          <w:highlight w:val="cyan"/>
          <w:lang w:val="nl-NL"/>
        </w:rPr>
        <w:tab/>
      </w:r>
      <w:r w:rsidRPr="002864F3">
        <w:rPr>
          <w:color w:val="0000FF"/>
          <w:sz w:val="19"/>
          <w:szCs w:val="19"/>
          <w:highlight w:val="cyan"/>
          <w:lang w:val="nl-NL"/>
        </w:rPr>
        <w:tab/>
      </w:r>
      <w:r w:rsidRPr="002864F3">
        <w:rPr>
          <w:color w:val="0000FF"/>
          <w:sz w:val="19"/>
          <w:szCs w:val="19"/>
          <w:highlight w:val="cyan"/>
          <w:lang w:val="nl-NL"/>
        </w:rPr>
        <w:tab/>
      </w:r>
      <w:r w:rsidRPr="002864F3">
        <w:rPr>
          <w:color w:val="0000FF"/>
          <w:sz w:val="19"/>
          <w:szCs w:val="19"/>
          <w:highlight w:val="cyan"/>
          <w:lang w:val="nl-NL"/>
        </w:rPr>
        <w:tab/>
        <w:t>&lt;/</w:t>
      </w:r>
      <w:r w:rsidRPr="002864F3">
        <w:rPr>
          <w:color w:val="A31515"/>
          <w:sz w:val="19"/>
          <w:szCs w:val="19"/>
          <w:highlight w:val="cyan"/>
          <w:lang w:val="nl-NL"/>
        </w:rPr>
        <w:t>TTin</w:t>
      </w:r>
      <w:r w:rsidRPr="002864F3">
        <w:rPr>
          <w:color w:val="0000FF"/>
          <w:sz w:val="19"/>
          <w:szCs w:val="19"/>
          <w:highlight w:val="cyan"/>
          <w:lang w:val="nl-NL"/>
        </w:rPr>
        <w:t>&gt;</w:t>
      </w:r>
    </w:p>
    <w:p w14:paraId="77B3C007" w14:textId="720D24A7" w:rsidR="006308AF" w:rsidRDefault="00941E0C" w:rsidP="006308AF">
      <w:pPr>
        <w:autoSpaceDE w:val="0"/>
        <w:autoSpaceDN w:val="0"/>
        <w:adjustRightInd w:val="0"/>
        <w:rPr>
          <w:color w:val="0000FF"/>
          <w:sz w:val="19"/>
          <w:szCs w:val="19"/>
          <w:lang w:val="nl-NL"/>
        </w:rPr>
      </w:pPr>
      <w:r w:rsidRPr="002864F3">
        <w:rPr>
          <w:color w:val="0000FF"/>
          <w:sz w:val="19"/>
          <w:szCs w:val="19"/>
          <w:highlight w:val="cyan"/>
          <w:lang w:val="nl-NL"/>
        </w:rPr>
        <w:tab/>
      </w:r>
      <w:r w:rsidRPr="002864F3">
        <w:rPr>
          <w:color w:val="0000FF"/>
          <w:sz w:val="19"/>
          <w:szCs w:val="19"/>
          <w:highlight w:val="cyan"/>
          <w:lang w:val="nl-NL"/>
        </w:rPr>
        <w:tab/>
      </w:r>
      <w:r w:rsidRPr="002864F3">
        <w:rPr>
          <w:color w:val="0000FF"/>
          <w:sz w:val="19"/>
          <w:szCs w:val="19"/>
          <w:highlight w:val="cyan"/>
          <w:lang w:val="nl-NL"/>
        </w:rPr>
        <w:tab/>
      </w:r>
      <w:r w:rsidRPr="002864F3">
        <w:rPr>
          <w:color w:val="0000FF"/>
          <w:sz w:val="19"/>
          <w:szCs w:val="19"/>
          <w:highlight w:val="cyan"/>
          <w:lang w:val="nl-NL"/>
        </w:rPr>
        <w:tab/>
      </w:r>
      <w:r w:rsidR="006308AF" w:rsidRPr="002864F3">
        <w:rPr>
          <w:color w:val="0000FF"/>
          <w:sz w:val="19"/>
          <w:szCs w:val="19"/>
          <w:highlight w:val="cyan"/>
          <w:lang w:val="nl-NL"/>
        </w:rPr>
        <w:t>&lt;/</w:t>
      </w:r>
      <w:r w:rsidR="006308AF" w:rsidRPr="002864F3">
        <w:rPr>
          <w:color w:val="C00000"/>
          <w:sz w:val="19"/>
          <w:szCs w:val="19"/>
          <w:highlight w:val="cyan"/>
          <w:lang w:val="nl-NL"/>
        </w:rPr>
        <w:t>TTHHDTrung</w:t>
      </w:r>
      <w:r w:rsidR="006308AF" w:rsidRPr="002864F3">
        <w:rPr>
          <w:color w:val="0000FF"/>
          <w:sz w:val="19"/>
          <w:szCs w:val="19"/>
          <w:highlight w:val="cyan"/>
          <w:lang w:val="nl-NL"/>
        </w:rPr>
        <w:t>&gt;</w:t>
      </w:r>
    </w:p>
    <w:p w14:paraId="5EA68EC0" w14:textId="77777777" w:rsidR="00173301" w:rsidRPr="00173301" w:rsidRDefault="00173301" w:rsidP="00173301">
      <w:pPr>
        <w:autoSpaceDE w:val="0"/>
        <w:autoSpaceDN w:val="0"/>
        <w:adjustRightInd w:val="0"/>
        <w:rPr>
          <w:color w:val="000000"/>
          <w:sz w:val="19"/>
          <w:szCs w:val="19"/>
          <w:highlight w:val="cyan"/>
          <w:lang w:val="nl-NL"/>
        </w:rPr>
      </w:pPr>
      <w:r w:rsidRPr="00173301">
        <w:rPr>
          <w:color w:val="000000"/>
          <w:sz w:val="19"/>
          <w:szCs w:val="19"/>
          <w:highlight w:val="cyan"/>
          <w:lang w:val="nl-NL"/>
        </w:rPr>
        <w:t>&lt;TLTThue&gt; Tỷ lệ tính thuế(Chỉ sử dụng cho hóa đơn bán hàng giảm thuế theo NQ của Quốc hội)&lt;/TLTThue&gt;</w:t>
      </w:r>
    </w:p>
    <w:p w14:paraId="5F11571D" w14:textId="36BF4A0C" w:rsidR="00173301" w:rsidRPr="002864F3" w:rsidRDefault="00173301" w:rsidP="00173301">
      <w:pPr>
        <w:autoSpaceDE w:val="0"/>
        <w:autoSpaceDN w:val="0"/>
        <w:adjustRightInd w:val="0"/>
        <w:rPr>
          <w:color w:val="000000"/>
          <w:sz w:val="19"/>
          <w:szCs w:val="19"/>
          <w:lang w:val="nl-NL"/>
        </w:rPr>
      </w:pPr>
      <w:r w:rsidRPr="00173301">
        <w:rPr>
          <w:color w:val="000000"/>
          <w:sz w:val="19"/>
          <w:szCs w:val="19"/>
          <w:highlight w:val="cyan"/>
          <w:lang w:val="nl-NL"/>
        </w:rPr>
        <w:t>&lt;STGThue&gt; Số tiền giảm thuế(Chỉ sử dụng cho hóa đơn bán hàng giảm thuế theo NQ của Quốc hội)&lt;/STGThue&gt;</w:t>
      </w:r>
    </w:p>
    <w:p w14:paraId="6E5C2993"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HHDVu</w:t>
      </w:r>
      <w:r w:rsidRPr="002864F3">
        <w:rPr>
          <w:rFonts w:ascii="Consolas" w:hAnsi="Consolas" w:cs="Consolas"/>
          <w:color w:val="0000FF"/>
          <w:sz w:val="19"/>
          <w:szCs w:val="19"/>
          <w:lang w:val="nl-NL"/>
        </w:rPr>
        <w:t>&gt;</w:t>
      </w:r>
    </w:p>
    <w:p w14:paraId="60B3EF73"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DSHHDVu</w:t>
      </w:r>
      <w:r w:rsidRPr="002864F3">
        <w:rPr>
          <w:rFonts w:ascii="Consolas" w:hAnsi="Consolas" w:cs="Consolas"/>
          <w:color w:val="0000FF"/>
          <w:sz w:val="19"/>
          <w:szCs w:val="19"/>
          <w:lang w:val="nl-NL"/>
        </w:rPr>
        <w:t>&gt;</w:t>
      </w:r>
    </w:p>
    <w:p w14:paraId="71F60323"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TToan</w:t>
      </w:r>
      <w:r w:rsidRPr="002864F3">
        <w:rPr>
          <w:rFonts w:ascii="Consolas" w:hAnsi="Consolas" w:cs="Consolas"/>
          <w:color w:val="0000FF"/>
          <w:sz w:val="19"/>
          <w:szCs w:val="19"/>
          <w:lang w:val="nl-NL"/>
        </w:rPr>
        <w:t>&gt;</w:t>
      </w:r>
    </w:p>
    <w:p w14:paraId="05E3594B"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THTTLTSuat</w:t>
      </w:r>
      <w:r w:rsidRPr="002864F3">
        <w:rPr>
          <w:rFonts w:ascii="Consolas" w:hAnsi="Consolas" w:cs="Consolas"/>
          <w:color w:val="0000FF"/>
          <w:sz w:val="19"/>
          <w:szCs w:val="19"/>
          <w:lang w:val="nl-NL"/>
        </w:rPr>
        <w:t>&gt;&lt;!--</w:t>
      </w:r>
      <w:r w:rsidRPr="002864F3">
        <w:rPr>
          <w:rFonts w:ascii="Consolas" w:hAnsi="Consolas" w:cs="Consolas"/>
          <w:color w:val="008000"/>
          <w:sz w:val="19"/>
          <w:szCs w:val="19"/>
          <w:lang w:val="nl-NL"/>
        </w:rPr>
        <w:t>sử dụng hóa đơn GTGT</w:t>
      </w:r>
      <w:r w:rsidRPr="002864F3">
        <w:rPr>
          <w:rFonts w:ascii="Consolas" w:hAnsi="Consolas" w:cs="Consolas"/>
          <w:color w:val="0000FF"/>
          <w:sz w:val="19"/>
          <w:szCs w:val="19"/>
          <w:lang w:val="nl-NL"/>
        </w:rPr>
        <w:t>--&gt;</w:t>
      </w:r>
    </w:p>
    <w:p w14:paraId="7DE54438"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LTSuat</w:t>
      </w:r>
      <w:r w:rsidRPr="002864F3">
        <w:rPr>
          <w:rFonts w:ascii="Consolas" w:hAnsi="Consolas" w:cs="Consolas"/>
          <w:color w:val="0000FF"/>
          <w:sz w:val="19"/>
          <w:szCs w:val="19"/>
          <w:lang w:val="nl-NL"/>
        </w:rPr>
        <w:t>&gt;</w:t>
      </w:r>
    </w:p>
    <w:p w14:paraId="5F771E77"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TSuat</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Thuế suất (Thuế suất thuế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TSuat</w:t>
      </w:r>
      <w:r w:rsidRPr="002864F3">
        <w:rPr>
          <w:rFonts w:ascii="Consolas" w:hAnsi="Consolas" w:cs="Consolas"/>
          <w:color w:val="0000FF"/>
          <w:sz w:val="19"/>
          <w:szCs w:val="19"/>
          <w:lang w:val="nl-NL"/>
        </w:rPr>
        <w:t>&gt;</w:t>
      </w:r>
    </w:p>
    <w:p w14:paraId="77D89A76"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ThTien</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Thành tiền (Thành tiền chưa có thuế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ThTien</w:t>
      </w:r>
      <w:r w:rsidRPr="002864F3">
        <w:rPr>
          <w:rFonts w:ascii="Consolas" w:hAnsi="Consolas" w:cs="Consolas"/>
          <w:color w:val="0000FF"/>
          <w:sz w:val="19"/>
          <w:szCs w:val="19"/>
          <w:lang w:val="nl-NL"/>
        </w:rPr>
        <w:t>&gt;</w:t>
      </w:r>
    </w:p>
    <w:p w14:paraId="4BAA9BE6"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TThue</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Tiền thuế (Tiền thuế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TThue</w:t>
      </w:r>
      <w:r w:rsidRPr="002864F3">
        <w:rPr>
          <w:rFonts w:ascii="Consolas" w:hAnsi="Consolas" w:cs="Consolas"/>
          <w:color w:val="0000FF"/>
          <w:sz w:val="19"/>
          <w:szCs w:val="19"/>
          <w:lang w:val="nl-NL"/>
        </w:rPr>
        <w:t>&gt;</w:t>
      </w:r>
    </w:p>
    <w:p w14:paraId="6B2BAA48"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LTSuat</w:t>
      </w:r>
      <w:r w:rsidRPr="002864F3">
        <w:rPr>
          <w:rFonts w:ascii="Consolas" w:hAnsi="Consolas" w:cs="Consolas"/>
          <w:color w:val="0000FF"/>
          <w:sz w:val="19"/>
          <w:szCs w:val="19"/>
          <w:lang w:val="nl-NL"/>
        </w:rPr>
        <w:t>&gt;</w:t>
      </w:r>
    </w:p>
    <w:p w14:paraId="0530834C"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THTTLTSuat</w:t>
      </w:r>
      <w:r w:rsidRPr="002864F3">
        <w:rPr>
          <w:rFonts w:ascii="Consolas" w:hAnsi="Consolas" w:cs="Consolas"/>
          <w:color w:val="0000FF"/>
          <w:sz w:val="19"/>
          <w:szCs w:val="19"/>
          <w:lang w:val="nl-NL"/>
        </w:rPr>
        <w:t>&gt;</w:t>
      </w:r>
    </w:p>
    <w:p w14:paraId="3129A6E5"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TgTCThue</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Tổng tiền chưa thuế (Tổng cộng thành tiền chưa có thuế GTGT) (Bắt buộc với hóa đơn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TgTCThue</w:t>
      </w:r>
      <w:r w:rsidRPr="002864F3">
        <w:rPr>
          <w:rFonts w:ascii="Consolas" w:hAnsi="Consolas" w:cs="Consolas"/>
          <w:color w:val="0000FF"/>
          <w:sz w:val="19"/>
          <w:szCs w:val="19"/>
          <w:lang w:val="nl-NL"/>
        </w:rPr>
        <w:t>&gt;</w:t>
      </w:r>
    </w:p>
    <w:p w14:paraId="25F46015"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TgTThue</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Tổng tiền thuế (Tổng cộng tiền thuế GTGT) (Bắt buộc với hóa đơn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TgTThue</w:t>
      </w:r>
      <w:r w:rsidRPr="002864F3">
        <w:rPr>
          <w:rFonts w:ascii="Consolas" w:hAnsi="Consolas" w:cs="Consolas"/>
          <w:color w:val="0000FF"/>
          <w:sz w:val="19"/>
          <w:szCs w:val="19"/>
          <w:lang w:val="nl-NL"/>
        </w:rPr>
        <w:t>&gt;</w:t>
      </w:r>
    </w:p>
    <w:p w14:paraId="2B16C4A5" w14:textId="7A9DF523"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lastRenderedPageBreak/>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TTCKTMai</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Tổng tiền chiết khấu thương mại</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TTCKTMai</w:t>
      </w:r>
      <w:r w:rsidRPr="002864F3">
        <w:rPr>
          <w:rFonts w:ascii="Consolas" w:hAnsi="Consolas" w:cs="Consolas"/>
          <w:color w:val="0000FF"/>
          <w:sz w:val="19"/>
          <w:szCs w:val="19"/>
          <w:lang w:val="nl-NL"/>
        </w:rPr>
        <w:t>&gt;</w:t>
      </w:r>
    </w:p>
    <w:p w14:paraId="519252A8" w14:textId="77777777" w:rsidR="00B62732" w:rsidRDefault="00B62732" w:rsidP="00B62732">
      <w:pPr>
        <w:shd w:val="clear" w:color="auto" w:fill="FFFFFF"/>
        <w:ind w:left="1440" w:firstLine="720"/>
        <w:rPr>
          <w:rFonts w:ascii="Courier New" w:hAnsi="Courier New" w:cs="Courier New"/>
          <w:color w:val="0000FF"/>
          <w:sz w:val="20"/>
          <w:szCs w:val="20"/>
          <w:highlight w:val="cyan"/>
          <w:lang w:val="nl-NL"/>
        </w:rPr>
      </w:pPr>
      <w:r w:rsidRPr="002864F3">
        <w:rPr>
          <w:rFonts w:ascii="Consolas" w:hAnsi="Consolas" w:cs="Consolas"/>
          <w:color w:val="0000FF"/>
          <w:sz w:val="19"/>
          <w:szCs w:val="19"/>
          <w:highlight w:val="cyan"/>
          <w:lang w:val="nl-NL"/>
        </w:rPr>
        <w:t>&lt;</w:t>
      </w:r>
      <w:r w:rsidRPr="002864F3">
        <w:rPr>
          <w:rFonts w:ascii="Consolas" w:hAnsi="Consolas" w:cs="Consolas"/>
          <w:color w:val="A31515"/>
          <w:sz w:val="19"/>
          <w:szCs w:val="19"/>
          <w:highlight w:val="cyan"/>
          <w:lang w:val="nl-NL"/>
        </w:rPr>
        <w:t>TgTPhiSThue</w:t>
      </w:r>
      <w:r w:rsidRPr="002864F3">
        <w:rPr>
          <w:rFonts w:ascii="Consolas" w:hAnsi="Consolas" w:cs="Consolas"/>
          <w:color w:val="0000FF"/>
          <w:sz w:val="19"/>
          <w:szCs w:val="19"/>
          <w:highlight w:val="cyan"/>
          <w:lang w:val="nl-NL"/>
        </w:rPr>
        <w:t>&gt;</w:t>
      </w:r>
      <w:r w:rsidRPr="002864F3">
        <w:rPr>
          <w:rFonts w:ascii="Courier New" w:hAnsi="Courier New" w:cs="Courier New"/>
          <w:sz w:val="20"/>
          <w:szCs w:val="20"/>
          <w:highlight w:val="cyan"/>
          <w:lang w:val="nl-NL"/>
        </w:rPr>
        <w:t>Tổng tiền phí</w:t>
      </w:r>
      <w:r w:rsidRPr="002864F3">
        <w:rPr>
          <w:rFonts w:ascii="Consolas" w:hAnsi="Consolas" w:cs="Consolas"/>
          <w:color w:val="0000FF"/>
          <w:sz w:val="19"/>
          <w:szCs w:val="19"/>
          <w:highlight w:val="cyan"/>
          <w:lang w:val="nl-NL"/>
        </w:rPr>
        <w:t>&lt;</w:t>
      </w:r>
      <w:r w:rsidRPr="002864F3">
        <w:rPr>
          <w:rFonts w:ascii="Consolas" w:hAnsi="Consolas" w:cs="Consolas"/>
          <w:color w:val="A31515"/>
          <w:sz w:val="19"/>
          <w:szCs w:val="19"/>
          <w:highlight w:val="cyan"/>
          <w:lang w:val="nl-NL"/>
        </w:rPr>
        <w:t>/TgTPhiSThue</w:t>
      </w:r>
      <w:r w:rsidRPr="002864F3">
        <w:rPr>
          <w:rFonts w:ascii="Courier New" w:hAnsi="Courier New" w:cs="Courier New"/>
          <w:color w:val="0000FF"/>
          <w:sz w:val="20"/>
          <w:szCs w:val="20"/>
          <w:highlight w:val="cyan"/>
          <w:lang w:val="nl-NL"/>
        </w:rPr>
        <w:t>&gt;</w:t>
      </w:r>
    </w:p>
    <w:p w14:paraId="04460796" w14:textId="706ACF41" w:rsidR="00173301" w:rsidRPr="00173301" w:rsidRDefault="00173301" w:rsidP="00B62732">
      <w:pPr>
        <w:shd w:val="clear" w:color="auto" w:fill="FFFFFF"/>
        <w:ind w:left="1440" w:firstLine="720"/>
        <w:rPr>
          <w:rFonts w:ascii="Courier New" w:hAnsi="Courier New" w:cs="Courier New"/>
          <w:color w:val="0000FF"/>
          <w:sz w:val="20"/>
          <w:szCs w:val="20"/>
          <w:highlight w:val="cyan"/>
          <w:lang w:val="nl-NL"/>
        </w:rPr>
      </w:pPr>
      <w:r w:rsidRPr="00173301">
        <w:rPr>
          <w:rFonts w:ascii="Courier New" w:hAnsi="Courier New" w:cs="Courier New"/>
          <w:color w:val="0000FF"/>
          <w:sz w:val="20"/>
          <w:szCs w:val="20"/>
          <w:highlight w:val="cyan"/>
          <w:lang w:val="nl-NL"/>
        </w:rPr>
        <w:t>&lt;STGThue&gt; Số tiền giảm thuế(Chỉ sử dụng cho hóa đơn bán hàng giảm thuế theo NQ của Quốc hội)&lt;/STGThue&gt;</w:t>
      </w:r>
    </w:p>
    <w:p w14:paraId="2382BE91"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TgTTTBSo</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Tổng tiền thanh toán bằng số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TgTTTBSo</w:t>
      </w:r>
      <w:r w:rsidRPr="002864F3">
        <w:rPr>
          <w:rFonts w:ascii="Consolas" w:hAnsi="Consolas" w:cs="Consolas"/>
          <w:color w:val="0000FF"/>
          <w:sz w:val="19"/>
          <w:szCs w:val="19"/>
          <w:lang w:val="nl-NL"/>
        </w:rPr>
        <w:t>&gt;</w:t>
      </w:r>
    </w:p>
    <w:p w14:paraId="69D5853C"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TgTTTBChu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Tổng tiền thanh toán bằng chữ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TgTTTBChu</w:t>
      </w:r>
      <w:r w:rsidRPr="002864F3">
        <w:rPr>
          <w:rFonts w:ascii="Consolas" w:hAnsi="Consolas" w:cs="Consolas"/>
          <w:color w:val="0000FF"/>
          <w:sz w:val="19"/>
          <w:szCs w:val="19"/>
          <w:lang w:val="nl-NL"/>
        </w:rPr>
        <w:t>&gt;</w:t>
      </w:r>
    </w:p>
    <w:p w14:paraId="3F65305B" w14:textId="77777777" w:rsidR="009D1437" w:rsidRDefault="009D1437" w:rsidP="009D1437">
      <w:pPr>
        <w:autoSpaceDE w:val="0"/>
        <w:autoSpaceDN w:val="0"/>
        <w:adjustRightInd w:val="0"/>
        <w:rPr>
          <w:rFonts w:ascii="Consolas" w:hAnsi="Consolas" w:cs="Consolas"/>
          <w:color w:val="000000"/>
          <w:sz w:val="19"/>
          <w:szCs w:val="19"/>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Pr>
          <w:rFonts w:ascii="Consolas" w:hAnsi="Consolas" w:cs="Consolas"/>
          <w:color w:val="0000FF"/>
          <w:sz w:val="19"/>
          <w:szCs w:val="19"/>
        </w:rPr>
        <w:t>&lt;/</w:t>
      </w:r>
      <w:r>
        <w:rPr>
          <w:rFonts w:ascii="Consolas" w:hAnsi="Consolas" w:cs="Consolas"/>
          <w:color w:val="A31515"/>
          <w:sz w:val="19"/>
          <w:szCs w:val="19"/>
        </w:rPr>
        <w:t>TToan</w:t>
      </w:r>
      <w:r>
        <w:rPr>
          <w:rFonts w:ascii="Consolas" w:hAnsi="Consolas" w:cs="Consolas"/>
          <w:color w:val="0000FF"/>
          <w:sz w:val="19"/>
          <w:szCs w:val="19"/>
        </w:rPr>
        <w:t>&gt;</w:t>
      </w:r>
    </w:p>
    <w:p w14:paraId="27FCD991"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NDHDon</w:t>
      </w:r>
      <w:r>
        <w:rPr>
          <w:rFonts w:ascii="Consolas" w:hAnsi="Consolas" w:cs="Consolas"/>
          <w:color w:val="0000FF"/>
          <w:sz w:val="19"/>
          <w:szCs w:val="19"/>
        </w:rPr>
        <w:t>&gt;</w:t>
      </w:r>
    </w:p>
    <w:p w14:paraId="2A336698"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DLHDon</w:t>
      </w:r>
      <w:r>
        <w:rPr>
          <w:rFonts w:ascii="Consolas" w:hAnsi="Consolas" w:cs="Consolas"/>
          <w:color w:val="0000FF"/>
          <w:sz w:val="19"/>
          <w:szCs w:val="19"/>
        </w:rPr>
        <w:t>&gt;</w:t>
      </w:r>
    </w:p>
    <w:p w14:paraId="10F3A3AC"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HDon</w:t>
      </w:r>
      <w:r>
        <w:rPr>
          <w:rFonts w:ascii="Consolas" w:hAnsi="Consolas" w:cs="Consolas"/>
          <w:color w:val="0000FF"/>
          <w:sz w:val="19"/>
          <w:szCs w:val="19"/>
        </w:rPr>
        <w:t>&gt;</w:t>
      </w:r>
    </w:p>
    <w:p w14:paraId="6DDAB7C7" w14:textId="77777777" w:rsidR="009D1437" w:rsidRDefault="009D1437" w:rsidP="009D1437">
      <w:pPr>
        <w:rPr>
          <w:rFonts w:ascii="Consolas" w:hAnsi="Consolas" w:cs="Consolas"/>
          <w:color w:val="0000FF"/>
          <w:sz w:val="19"/>
          <w:szCs w:val="19"/>
        </w:rPr>
      </w:pPr>
      <w:r>
        <w:rPr>
          <w:rFonts w:ascii="Consolas" w:hAnsi="Consolas" w:cs="Consolas"/>
          <w:color w:val="0000FF"/>
          <w:sz w:val="19"/>
          <w:szCs w:val="19"/>
        </w:rPr>
        <w:t>&lt;/</w:t>
      </w:r>
      <w:r>
        <w:rPr>
          <w:rFonts w:ascii="Consolas" w:hAnsi="Consolas" w:cs="Consolas"/>
          <w:color w:val="A31515"/>
          <w:sz w:val="19"/>
          <w:szCs w:val="19"/>
        </w:rPr>
        <w:t>DSHDon</w:t>
      </w:r>
      <w:r>
        <w:rPr>
          <w:rFonts w:ascii="Consolas" w:hAnsi="Consolas" w:cs="Consolas"/>
          <w:color w:val="0000FF"/>
          <w:sz w:val="19"/>
          <w:szCs w:val="19"/>
        </w:rPr>
        <w:t>&gt;</w:t>
      </w:r>
    </w:p>
    <w:p w14:paraId="7AC93344" w14:textId="77777777" w:rsidR="009D1437" w:rsidRDefault="009D1437" w:rsidP="00480762">
      <w:pPr>
        <w:pStyle w:val="Heading3"/>
      </w:pPr>
      <w:bookmarkStart w:id="94" w:name="_Toc198045331"/>
      <w:r w:rsidRPr="00172A15">
        <w:t>Thêm mới hóa đơn theo mẫu số, ký hiệu</w:t>
      </w:r>
      <w:bookmarkEnd w:id="94"/>
    </w:p>
    <w:p w14:paraId="13C0C027" w14:textId="77777777" w:rsidR="009D1437" w:rsidRPr="00A76090" w:rsidRDefault="009D1437" w:rsidP="009D1437">
      <w:pPr>
        <w:rPr>
          <w:lang w:val="x-none" w:eastAsia="x-none"/>
        </w:rPr>
      </w:pPr>
    </w:p>
    <w:p w14:paraId="649842CD" w14:textId="77777777" w:rsidR="009D1437" w:rsidRPr="00593BE8" w:rsidRDefault="009D1437" w:rsidP="009D1437">
      <w:pPr>
        <w:pStyle w:val="N"/>
      </w:pPr>
      <w:r w:rsidRPr="00593BE8">
        <w:t>URL</w:t>
      </w:r>
    </w:p>
    <w:p w14:paraId="404799E0" w14:textId="77777777" w:rsidR="009D1437" w:rsidRDefault="009D1437" w:rsidP="009D1437">
      <w:pPr>
        <w:pStyle w:val="N"/>
        <w:rPr>
          <w:rFonts w:eastAsia="Calibri"/>
        </w:rPr>
      </w:pPr>
      <w:r>
        <w:tab/>
      </w:r>
      <w:r w:rsidRPr="00007702">
        <w:t xml:space="preserve"> </w:t>
      </w:r>
      <w:r>
        <w:t>s</w:t>
      </w:r>
      <w:r w:rsidRPr="00EB3AC8">
        <w:t xml:space="preserve">tring </w:t>
      </w:r>
      <w:r w:rsidRPr="00DF61A5">
        <w:rPr>
          <w:b/>
        </w:rPr>
        <w:t>ImportInvByPattern</w:t>
      </w:r>
      <w:r w:rsidRPr="009372AD">
        <w:rPr>
          <w:rFonts w:eastAsia="Calibri"/>
        </w:rPr>
        <w:t>(</w:t>
      </w:r>
      <w:r w:rsidRPr="00DF61A5">
        <w:rPr>
          <w:color w:val="0000FF"/>
        </w:rPr>
        <w:t>string</w:t>
      </w:r>
      <w:r w:rsidRPr="00DF61A5">
        <w:t xml:space="preserve"> Account, </w:t>
      </w:r>
      <w:r w:rsidRPr="00DF61A5">
        <w:rPr>
          <w:color w:val="0000FF"/>
        </w:rPr>
        <w:t>string</w:t>
      </w:r>
      <w:r w:rsidRPr="00DF61A5">
        <w:t xml:space="preserve"> ACpass, </w:t>
      </w:r>
      <w:r w:rsidRPr="00DF61A5">
        <w:rPr>
          <w:color w:val="0000FF"/>
        </w:rPr>
        <w:t>string</w:t>
      </w:r>
      <w:r w:rsidRPr="00DF61A5">
        <w:t xml:space="preserve"> xmlInvData, </w:t>
      </w:r>
      <w:r w:rsidRPr="00DF61A5">
        <w:rPr>
          <w:color w:val="0000FF"/>
        </w:rPr>
        <w:t>string</w:t>
      </w:r>
      <w:r w:rsidRPr="00DF61A5">
        <w:t xml:space="preserve"> username, </w:t>
      </w:r>
      <w:r w:rsidRPr="00DF61A5">
        <w:rPr>
          <w:color w:val="0000FF"/>
        </w:rPr>
        <w:t>string</w:t>
      </w:r>
      <w:r w:rsidRPr="00DF61A5">
        <w:t xml:space="preserve"> password, </w:t>
      </w:r>
      <w:r w:rsidRPr="00DF61A5">
        <w:rPr>
          <w:color w:val="0000FF"/>
        </w:rPr>
        <w:t>string</w:t>
      </w:r>
      <w:r w:rsidRPr="00DF61A5">
        <w:t xml:space="preserve"> pattern = </w:t>
      </w:r>
      <w:r w:rsidRPr="00DF61A5">
        <w:rPr>
          <w:color w:val="A31515"/>
        </w:rPr>
        <w:t>""</w:t>
      </w:r>
      <w:r w:rsidRPr="00DF61A5">
        <w:t xml:space="preserve">, </w:t>
      </w:r>
      <w:r w:rsidRPr="00DF61A5">
        <w:rPr>
          <w:color w:val="0000FF"/>
        </w:rPr>
        <w:t>string</w:t>
      </w:r>
      <w:r w:rsidRPr="00DF61A5">
        <w:t xml:space="preserve"> serial = </w:t>
      </w:r>
      <w:r w:rsidRPr="00DF61A5">
        <w:rPr>
          <w:color w:val="A31515"/>
        </w:rPr>
        <w:t>""</w:t>
      </w:r>
      <w:r w:rsidRPr="00DF61A5">
        <w:t xml:space="preserve">, </w:t>
      </w:r>
      <w:r w:rsidRPr="00DF61A5">
        <w:rPr>
          <w:color w:val="0000FF"/>
        </w:rPr>
        <w:t>int</w:t>
      </w:r>
      <w:r w:rsidRPr="00DF61A5">
        <w:t xml:space="preserve"> convert = 0</w:t>
      </w:r>
      <w:r>
        <w:rPr>
          <w:rFonts w:eastAsia="Calibri"/>
        </w:rPr>
        <w:t>)</w:t>
      </w:r>
    </w:p>
    <w:p w14:paraId="15E6F354" w14:textId="77777777" w:rsidR="009D1437" w:rsidRDefault="009D1437" w:rsidP="009D1437">
      <w:pPr>
        <w:pStyle w:val="N"/>
        <w:rPr>
          <w:rFonts w:eastAsia="Calibri"/>
        </w:rPr>
      </w:pPr>
    </w:p>
    <w:p w14:paraId="5811A5E5" w14:textId="77777777" w:rsidR="009D1437" w:rsidRPr="00593BE8" w:rsidRDefault="009D1437" w:rsidP="009D1437">
      <w:pPr>
        <w:pStyle w:val="N"/>
      </w:pPr>
      <w:r w:rsidRPr="00593BE8">
        <w:t>DESCRIPTION</w:t>
      </w:r>
    </w:p>
    <w:p w14:paraId="38162DDD" w14:textId="77777777" w:rsidR="009D1437" w:rsidRDefault="009D1437" w:rsidP="009D1437">
      <w:pPr>
        <w:pStyle w:val="N"/>
      </w:pPr>
      <w:r>
        <w:tab/>
        <w:t>Đây là web service cho phép thêm mới hóa đơn từ dữ liệu XML gửi lên</w:t>
      </w:r>
    </w:p>
    <w:p w14:paraId="45EA51CC" w14:textId="77777777" w:rsidR="009D1437" w:rsidRPr="00007702" w:rsidRDefault="009D1437" w:rsidP="009D1437">
      <w:pPr>
        <w:pStyle w:val="N"/>
      </w:pPr>
      <w:r w:rsidRPr="00663B3E">
        <w:t>HTTP METHOD</w:t>
      </w:r>
    </w:p>
    <w:p w14:paraId="4950E922" w14:textId="77777777" w:rsidR="009D1437" w:rsidRPr="00007702" w:rsidRDefault="009D1437" w:rsidP="009D1437">
      <w:pPr>
        <w:pStyle w:val="N"/>
        <w:rPr>
          <w:b/>
        </w:rPr>
      </w:pPr>
      <w:r>
        <w:tab/>
      </w:r>
      <w:r w:rsidRPr="00610AFD">
        <w:t>POST</w:t>
      </w:r>
    </w:p>
    <w:p w14:paraId="400C9804" w14:textId="77777777" w:rsidR="009D1437" w:rsidRPr="00610AFD" w:rsidRDefault="009D1437" w:rsidP="009D1437">
      <w:pPr>
        <w:pStyle w:val="N"/>
      </w:pPr>
      <w:r w:rsidRPr="00610AFD">
        <w:t>REQUEST BODY</w:t>
      </w:r>
    </w:p>
    <w:p w14:paraId="3E30A30D"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Tài khoản được cấp phát cho nhân viên gọi lệnh phát hành hóa đơn</w:t>
      </w:r>
    </w:p>
    <w:p w14:paraId="6AEBFC24" w14:textId="77777777" w:rsidR="009D1437" w:rsidRPr="000D3AC0"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7A34E9C9" w14:textId="77777777" w:rsidR="009D1437" w:rsidRPr="00DA6FA0" w:rsidRDefault="009D1437" w:rsidP="009D1437">
      <w:pPr>
        <w:pStyle w:val="ListParagraph"/>
        <w:numPr>
          <w:ilvl w:val="0"/>
          <w:numId w:val="2"/>
        </w:numPr>
        <w:spacing w:after="0" w:line="360" w:lineRule="auto"/>
        <w:ind w:left="1080"/>
        <w:jc w:val="both"/>
        <w:rPr>
          <w:rFonts w:eastAsia="Calibri"/>
          <w:b/>
          <w:u w:val="single"/>
        </w:rPr>
      </w:pPr>
      <w:r w:rsidRPr="000D3AC0">
        <w:rPr>
          <w:b/>
          <w:color w:val="000000"/>
          <w:highlight w:val="white"/>
        </w:rPr>
        <w:t>xmlInvData</w:t>
      </w:r>
      <w:r w:rsidRPr="000D3AC0">
        <w:rPr>
          <w:color w:val="000000"/>
        </w:rPr>
        <w:t>: chuỗ</w:t>
      </w:r>
      <w:r>
        <w:rPr>
          <w:color w:val="000000"/>
        </w:rPr>
        <w:t>i xml hóa đơn ( theo mô tả)</w:t>
      </w:r>
    </w:p>
    <w:p w14:paraId="5AF9B5D6"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mẫu số</w:t>
      </w:r>
      <w:r>
        <w:rPr>
          <w:color w:val="000000"/>
        </w:rPr>
        <w:t xml:space="preserve"> hóa đơn</w:t>
      </w:r>
    </w:p>
    <w:p w14:paraId="38C1A949" w14:textId="77777777" w:rsidR="009D1437" w:rsidRPr="00817C0F"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serial</w:t>
      </w:r>
      <w:r w:rsidRPr="005A1839">
        <w:rPr>
          <w:color w:val="000000"/>
        </w:rPr>
        <w:t>: ký hiệu</w:t>
      </w:r>
      <w:r>
        <w:rPr>
          <w:color w:val="000000"/>
        </w:rPr>
        <w:t xml:space="preserve"> hóa đơn</w:t>
      </w:r>
    </w:p>
    <w:p w14:paraId="7888277D"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 xml:space="preserve">convert: </w:t>
      </w:r>
      <w:r w:rsidRPr="009372AD">
        <w:rPr>
          <w:rFonts w:eastAsia="Calibri"/>
        </w:rPr>
        <w:t xml:space="preserve">Mặc định là 0, 0 – Không cần convert từ TCVN3 sang Unicode. 1- Cần convert từ TCVN3 sang Unicode </w:t>
      </w:r>
    </w:p>
    <w:p w14:paraId="1A5FDBAD" w14:textId="77777777" w:rsidR="009D1437" w:rsidRPr="005A1839" w:rsidRDefault="009D1437" w:rsidP="009D1437">
      <w:pPr>
        <w:pStyle w:val="ListParagraph"/>
        <w:spacing w:after="0" w:line="360" w:lineRule="auto"/>
        <w:ind w:left="1080"/>
        <w:jc w:val="both"/>
        <w:rPr>
          <w:rFonts w:eastAsia="Calibri"/>
          <w:b/>
          <w:u w:val="single"/>
        </w:rPr>
      </w:pPr>
    </w:p>
    <w:p w14:paraId="6A7B39A9"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4950"/>
        <w:gridCol w:w="1885"/>
      </w:tblGrid>
      <w:tr w:rsidR="009D1437" w:rsidRPr="00660ABB" w14:paraId="0D846F62"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F2F2F2"/>
          </w:tcPr>
          <w:p w14:paraId="146002FB" w14:textId="77777777" w:rsidR="009D1437" w:rsidRPr="00660ABB" w:rsidRDefault="009D1437" w:rsidP="00616EC4">
            <w:pPr>
              <w:pStyle w:val="ListParagraph"/>
            </w:pPr>
            <w:r>
              <w:t>Kết 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14:paraId="425F10F4" w14:textId="77777777" w:rsidR="009D1437" w:rsidRPr="00660ABB" w:rsidRDefault="009D1437" w:rsidP="00616EC4">
            <w:pPr>
              <w:pStyle w:val="ListParagraph"/>
            </w:pPr>
            <w:r w:rsidRPr="00660ABB">
              <w:t>Mô 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14:paraId="541A3C34" w14:textId="77777777" w:rsidR="009D1437" w:rsidRPr="00660ABB" w:rsidRDefault="009D1437" w:rsidP="00616EC4">
            <w:pPr>
              <w:pStyle w:val="ListParagraph"/>
            </w:pPr>
            <w:r>
              <w:t>Ghi chú</w:t>
            </w:r>
          </w:p>
        </w:tc>
      </w:tr>
      <w:tr w:rsidR="009D1437" w:rsidRPr="00660ABB" w14:paraId="78606FB9" w14:textId="77777777" w:rsidTr="00616EC4">
        <w:tc>
          <w:tcPr>
            <w:tcW w:w="2430" w:type="dxa"/>
            <w:tcBorders>
              <w:top w:val="single" w:sz="4" w:space="0" w:color="2E74B5"/>
              <w:left w:val="single" w:sz="4" w:space="0" w:color="2E74B5"/>
              <w:right w:val="single" w:sz="4" w:space="0" w:color="2E74B5"/>
            </w:tcBorders>
            <w:shd w:val="clear" w:color="auto" w:fill="auto"/>
          </w:tcPr>
          <w:p w14:paraId="2CB1C9EF" w14:textId="77777777" w:rsidR="009D1437" w:rsidRPr="009372AD" w:rsidRDefault="009D1437" w:rsidP="00616EC4">
            <w:pPr>
              <w:autoSpaceDE w:val="0"/>
              <w:autoSpaceDN w:val="0"/>
              <w:adjustRightInd w:val="0"/>
              <w:jc w:val="both"/>
              <w:rPr>
                <w:sz w:val="19"/>
                <w:szCs w:val="19"/>
              </w:rPr>
            </w:pPr>
            <w:r w:rsidRPr="009372AD">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B9CACAB" w14:textId="77777777" w:rsidR="009D1437" w:rsidRPr="009372AD" w:rsidRDefault="009D1437" w:rsidP="00616EC4">
            <w:pPr>
              <w:pStyle w:val="ListParagraph"/>
              <w:ind w:left="0"/>
              <w:jc w:val="both"/>
            </w:pPr>
            <w:r w:rsidRPr="009372AD">
              <w:t>Tài khoản đăng nhập sai hoặc không có quyề</w:t>
            </w:r>
            <w:r>
              <w:t>n thêm mới hóa đơn</w:t>
            </w:r>
          </w:p>
        </w:tc>
        <w:tc>
          <w:tcPr>
            <w:tcW w:w="1885" w:type="dxa"/>
            <w:tcBorders>
              <w:top w:val="single" w:sz="4" w:space="0" w:color="2E74B5"/>
              <w:left w:val="single" w:sz="4" w:space="0" w:color="2E74B5"/>
              <w:bottom w:val="single" w:sz="4" w:space="0" w:color="2E74B5"/>
              <w:right w:val="single" w:sz="4" w:space="0" w:color="2E74B5"/>
            </w:tcBorders>
          </w:tcPr>
          <w:p w14:paraId="0498E39B" w14:textId="77777777" w:rsidR="009D1437" w:rsidRPr="009372AD" w:rsidRDefault="009D1437" w:rsidP="00616EC4">
            <w:pPr>
              <w:pStyle w:val="ListParagraph"/>
              <w:ind w:left="0"/>
              <w:jc w:val="both"/>
            </w:pPr>
          </w:p>
        </w:tc>
      </w:tr>
      <w:tr w:rsidR="009D1437" w:rsidRPr="00660ABB" w14:paraId="4CEE49AB"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26AAF1D0" w14:textId="77777777" w:rsidR="009D1437" w:rsidRPr="009372AD" w:rsidRDefault="009D1437" w:rsidP="00616EC4">
            <w:pPr>
              <w:jc w:val="both"/>
            </w:pPr>
            <w:r w:rsidRPr="009372AD">
              <w:t>ERR:3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070B77BB" w14:textId="77777777" w:rsidR="009D1437" w:rsidRPr="009372AD" w:rsidRDefault="009D1437" w:rsidP="00616EC4">
            <w:pPr>
              <w:jc w:val="both"/>
            </w:pPr>
            <w:r w:rsidRPr="009372AD">
              <w:t>Dữ liệu xml đầu vào không đúng quy định</w:t>
            </w:r>
          </w:p>
        </w:tc>
        <w:tc>
          <w:tcPr>
            <w:tcW w:w="1885" w:type="dxa"/>
            <w:tcBorders>
              <w:top w:val="single" w:sz="4" w:space="0" w:color="2E74B5"/>
              <w:left w:val="single" w:sz="4" w:space="0" w:color="2E74B5"/>
              <w:bottom w:val="single" w:sz="4" w:space="0" w:color="2E74B5"/>
              <w:right w:val="single" w:sz="4" w:space="0" w:color="2E74B5"/>
            </w:tcBorders>
          </w:tcPr>
          <w:p w14:paraId="5DFCF921" w14:textId="77777777" w:rsidR="009D1437" w:rsidRPr="009372AD" w:rsidRDefault="009D1437" w:rsidP="00616EC4">
            <w:pPr>
              <w:jc w:val="both"/>
            </w:pPr>
          </w:p>
        </w:tc>
      </w:tr>
      <w:tr w:rsidR="009D1437" w:rsidRPr="00660ABB" w14:paraId="3D92AD43"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C8D076D" w14:textId="77777777" w:rsidR="009D1437" w:rsidRPr="009372AD" w:rsidRDefault="009D1437" w:rsidP="00616EC4">
            <w:pPr>
              <w:jc w:val="both"/>
            </w:pPr>
            <w:r>
              <w:lastRenderedPageBreak/>
              <w:t>ERR:6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962C66C" w14:textId="77777777" w:rsidR="009D1437" w:rsidRPr="009372AD" w:rsidRDefault="009D1437" w:rsidP="00616EC4">
            <w:pPr>
              <w:jc w:val="both"/>
            </w:pPr>
            <w:r>
              <w:t>Không đủ số lượng hóa đơn cho lô thêm mới</w:t>
            </w:r>
          </w:p>
        </w:tc>
        <w:tc>
          <w:tcPr>
            <w:tcW w:w="1885" w:type="dxa"/>
            <w:tcBorders>
              <w:top w:val="single" w:sz="4" w:space="0" w:color="2E74B5"/>
              <w:left w:val="single" w:sz="4" w:space="0" w:color="2E74B5"/>
              <w:bottom w:val="single" w:sz="4" w:space="0" w:color="2E74B5"/>
              <w:right w:val="single" w:sz="4" w:space="0" w:color="2E74B5"/>
            </w:tcBorders>
          </w:tcPr>
          <w:p w14:paraId="5D6317BE" w14:textId="77777777" w:rsidR="009D1437" w:rsidRPr="009372AD" w:rsidRDefault="009D1437" w:rsidP="00616EC4">
            <w:pPr>
              <w:pStyle w:val="ListParagraph"/>
              <w:ind w:left="0"/>
              <w:jc w:val="both"/>
            </w:pPr>
          </w:p>
        </w:tc>
      </w:tr>
      <w:tr w:rsidR="009D1437" w:rsidRPr="00660ABB" w14:paraId="1621702D"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3F0DC9FE" w14:textId="77777777" w:rsidR="009D1437" w:rsidRPr="009372AD" w:rsidRDefault="009D1437" w:rsidP="00616EC4">
            <w:pPr>
              <w:autoSpaceDE w:val="0"/>
              <w:autoSpaceDN w:val="0"/>
              <w:adjustRightInd w:val="0"/>
              <w:jc w:val="both"/>
            </w:pPr>
            <w:r>
              <w:t>ERR:7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0F0AE945" w14:textId="77777777" w:rsidR="009D1437" w:rsidRPr="009372AD" w:rsidRDefault="009D1437" w:rsidP="00616EC4">
            <w:pPr>
              <w:pStyle w:val="ListParagraph"/>
              <w:ind w:left="0"/>
              <w:jc w:val="both"/>
            </w:pPr>
            <w:r w:rsidRPr="009372AD">
              <w:t>User name không phù hợp, không tìm thấy company tương ứng cho user.</w:t>
            </w:r>
          </w:p>
        </w:tc>
        <w:tc>
          <w:tcPr>
            <w:tcW w:w="1885" w:type="dxa"/>
            <w:tcBorders>
              <w:top w:val="single" w:sz="4" w:space="0" w:color="2E74B5"/>
              <w:left w:val="single" w:sz="4" w:space="0" w:color="2E74B5"/>
              <w:bottom w:val="single" w:sz="4" w:space="0" w:color="2E74B5"/>
              <w:right w:val="single" w:sz="4" w:space="0" w:color="2E74B5"/>
            </w:tcBorders>
          </w:tcPr>
          <w:p w14:paraId="30A3C74C" w14:textId="77777777" w:rsidR="009D1437" w:rsidRPr="009372AD" w:rsidRDefault="009D1437" w:rsidP="00616EC4">
            <w:pPr>
              <w:pStyle w:val="ListParagraph"/>
              <w:ind w:left="0"/>
              <w:jc w:val="both"/>
            </w:pPr>
          </w:p>
        </w:tc>
      </w:tr>
      <w:tr w:rsidR="009D1437" w:rsidRPr="00660ABB" w14:paraId="5BEA6607"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1BD91F5A" w14:textId="77777777" w:rsidR="009D1437" w:rsidRPr="009372AD" w:rsidRDefault="009D1437" w:rsidP="00616EC4">
            <w:pPr>
              <w:jc w:val="both"/>
            </w:pPr>
            <w:r>
              <w:t>ERR:13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3949197" w14:textId="77777777" w:rsidR="009D1437" w:rsidRPr="009372AD" w:rsidRDefault="009D1437" w:rsidP="00616EC4">
            <w:pPr>
              <w:pStyle w:val="ListParagraph"/>
              <w:ind w:left="0"/>
              <w:jc w:val="both"/>
            </w:pPr>
            <w:r>
              <w:t>Danh sách hóa đơn tồn tại hóa đơn trùng Fkey</w:t>
            </w:r>
          </w:p>
        </w:tc>
        <w:tc>
          <w:tcPr>
            <w:tcW w:w="1885" w:type="dxa"/>
            <w:tcBorders>
              <w:top w:val="single" w:sz="4" w:space="0" w:color="2E74B5"/>
              <w:left w:val="single" w:sz="4" w:space="0" w:color="2E74B5"/>
              <w:bottom w:val="single" w:sz="4" w:space="0" w:color="2E74B5"/>
              <w:right w:val="single" w:sz="4" w:space="0" w:color="2E74B5"/>
            </w:tcBorders>
          </w:tcPr>
          <w:p w14:paraId="25A23C27" w14:textId="77777777" w:rsidR="009D1437" w:rsidRPr="009372AD" w:rsidRDefault="009D1437" w:rsidP="00616EC4">
            <w:pPr>
              <w:pStyle w:val="ListParagraph"/>
              <w:ind w:left="0"/>
              <w:jc w:val="both"/>
            </w:pPr>
          </w:p>
        </w:tc>
      </w:tr>
      <w:tr w:rsidR="009D1437" w:rsidRPr="00660ABB" w14:paraId="2BAAC641"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4A590DC8" w14:textId="77777777" w:rsidR="009D1437" w:rsidRDefault="009D1437" w:rsidP="00616EC4">
            <w:pPr>
              <w:jc w:val="both"/>
            </w:pPr>
            <w:r>
              <w:t>ERR:22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5572996E" w14:textId="77777777" w:rsidR="009D1437" w:rsidRDefault="009D1437" w:rsidP="00616EC4">
            <w:pPr>
              <w:pStyle w:val="ListParagraph"/>
              <w:ind w:left="0"/>
              <w:jc w:val="both"/>
            </w:pPr>
            <w:r>
              <w:t>Trùng số hóa đơn</w:t>
            </w:r>
          </w:p>
        </w:tc>
        <w:tc>
          <w:tcPr>
            <w:tcW w:w="1885" w:type="dxa"/>
            <w:tcBorders>
              <w:top w:val="single" w:sz="4" w:space="0" w:color="2E74B5"/>
              <w:left w:val="single" w:sz="4" w:space="0" w:color="2E74B5"/>
              <w:bottom w:val="single" w:sz="4" w:space="0" w:color="2E74B5"/>
              <w:right w:val="single" w:sz="4" w:space="0" w:color="2E74B5"/>
            </w:tcBorders>
          </w:tcPr>
          <w:p w14:paraId="287500C1" w14:textId="77777777" w:rsidR="009D1437" w:rsidRPr="009372AD" w:rsidRDefault="009D1437" w:rsidP="00616EC4">
            <w:pPr>
              <w:pStyle w:val="ListParagraph"/>
              <w:ind w:left="0"/>
              <w:jc w:val="both"/>
            </w:pPr>
          </w:p>
        </w:tc>
      </w:tr>
      <w:tr w:rsidR="009D1437" w:rsidRPr="00660ABB" w14:paraId="2F687461"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518472CB" w14:textId="77777777" w:rsidR="009D1437" w:rsidRPr="009372AD" w:rsidRDefault="009D1437" w:rsidP="00616EC4">
            <w:pPr>
              <w:autoSpaceDE w:val="0"/>
              <w:autoSpaceDN w:val="0"/>
              <w:adjustRightInd w:val="0"/>
              <w:jc w:val="both"/>
            </w:pPr>
            <w:r>
              <w:t>ERR:7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134C503" w14:textId="77777777" w:rsidR="009D1437" w:rsidRPr="009372AD" w:rsidRDefault="009D1437" w:rsidP="00616EC4">
            <w:pPr>
              <w:pStyle w:val="ListParagraph"/>
              <w:ind w:left="0"/>
              <w:jc w:val="both"/>
            </w:pPr>
            <w:r w:rsidRPr="009372AD">
              <w:t>Pattern và serial không phù hợp, hoặc không tồn tạ</w:t>
            </w:r>
            <w:r>
              <w:t>i hóa đơn đã đăng ký</w:t>
            </w:r>
            <w:r w:rsidRPr="009372AD">
              <w:t xml:space="preserve"> có sử dụ</w:t>
            </w:r>
            <w:r>
              <w:t>ng Pattern và S</w:t>
            </w:r>
            <w:r w:rsidRPr="009372AD">
              <w:t>erial truyền vào</w:t>
            </w:r>
          </w:p>
        </w:tc>
        <w:tc>
          <w:tcPr>
            <w:tcW w:w="1885" w:type="dxa"/>
            <w:tcBorders>
              <w:top w:val="single" w:sz="4" w:space="0" w:color="2E74B5"/>
              <w:left w:val="single" w:sz="4" w:space="0" w:color="2E74B5"/>
              <w:bottom w:val="single" w:sz="4" w:space="0" w:color="2E74B5"/>
              <w:right w:val="single" w:sz="4" w:space="0" w:color="2E74B5"/>
            </w:tcBorders>
          </w:tcPr>
          <w:p w14:paraId="4076FA2D" w14:textId="77777777" w:rsidR="009D1437" w:rsidRPr="009372AD" w:rsidRDefault="009D1437" w:rsidP="00616EC4">
            <w:pPr>
              <w:pStyle w:val="ListParagraph"/>
              <w:ind w:left="0"/>
              <w:jc w:val="both"/>
            </w:pPr>
            <w:r w:rsidRPr="009372AD">
              <w:t>Chỉ chấp nhận đồng thời nhập cả Pattern và serial hoặc đồng thời để trống cả pattern và serial</w:t>
            </w:r>
          </w:p>
        </w:tc>
      </w:tr>
      <w:tr w:rsidR="009D1437" w:rsidRPr="00660ABB" w14:paraId="41F50EB8"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55457385" w14:textId="77777777" w:rsidR="009D1437" w:rsidRPr="009372AD" w:rsidRDefault="009D1437" w:rsidP="00616EC4">
            <w:pPr>
              <w:autoSpaceDE w:val="0"/>
              <w:autoSpaceDN w:val="0"/>
              <w:adjustRightInd w:val="0"/>
              <w:jc w:val="both"/>
            </w:pPr>
            <w:r w:rsidRPr="009372AD">
              <w:t>ERR:5</w:t>
            </w:r>
          </w:p>
          <w:p w14:paraId="646D9DB1" w14:textId="77777777" w:rsidR="009D1437" w:rsidRPr="009372AD" w:rsidRDefault="009D1437" w:rsidP="00616EC4">
            <w:pPr>
              <w:autoSpaceDE w:val="0"/>
              <w:autoSpaceDN w:val="0"/>
              <w:adjustRightInd w:val="0"/>
              <w:jc w:val="both"/>
            </w:pP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5C476A1D" w14:textId="77777777" w:rsidR="009D1437" w:rsidRPr="009372AD" w:rsidRDefault="009D1437" w:rsidP="00616EC4">
            <w:pPr>
              <w:pStyle w:val="ListParagraph"/>
              <w:ind w:left="0"/>
              <w:jc w:val="both"/>
            </w:pPr>
            <w:r w:rsidRPr="009372AD">
              <w:t>Không phát hành được hóa đơn</w:t>
            </w:r>
          </w:p>
        </w:tc>
        <w:tc>
          <w:tcPr>
            <w:tcW w:w="1885" w:type="dxa"/>
            <w:tcBorders>
              <w:top w:val="single" w:sz="4" w:space="0" w:color="2E74B5"/>
              <w:left w:val="single" w:sz="4" w:space="0" w:color="2E74B5"/>
              <w:bottom w:val="single" w:sz="4" w:space="0" w:color="2E74B5"/>
              <w:right w:val="single" w:sz="4" w:space="0" w:color="2E74B5"/>
            </w:tcBorders>
          </w:tcPr>
          <w:p w14:paraId="3ABEBA12" w14:textId="77777777" w:rsidR="009D1437" w:rsidRPr="009372AD" w:rsidRDefault="009D1437" w:rsidP="00616EC4">
            <w:pPr>
              <w:pStyle w:val="ListParagraph"/>
              <w:ind w:left="0"/>
              <w:jc w:val="both"/>
            </w:pPr>
            <w:r>
              <w:t xml:space="preserve">Lỗi không xác định. </w:t>
            </w:r>
            <w:r w:rsidRPr="009372AD">
              <w:t>DB roll back</w:t>
            </w:r>
          </w:p>
        </w:tc>
      </w:tr>
      <w:tr w:rsidR="009D1437" w:rsidRPr="00660ABB" w14:paraId="43FB4EC5"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71427BF0" w14:textId="77777777" w:rsidR="009D1437" w:rsidRPr="009372AD" w:rsidRDefault="009D1437" w:rsidP="00616EC4">
            <w:pPr>
              <w:autoSpaceDE w:val="0"/>
              <w:autoSpaceDN w:val="0"/>
              <w:adjustRightInd w:val="0"/>
              <w:jc w:val="both"/>
            </w:pPr>
            <w: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1E9990E3" w14:textId="77777777" w:rsidR="009D1437" w:rsidRPr="009372AD" w:rsidRDefault="009D1437" w:rsidP="00616EC4">
            <w:pPr>
              <w:pStyle w:val="ListParagraph"/>
              <w:ind w:left="0"/>
              <w:jc w:val="both"/>
            </w:pPr>
            <w:r>
              <w:t>Lô có số hóa đơn vượt quá max cho phép</w:t>
            </w:r>
          </w:p>
        </w:tc>
        <w:tc>
          <w:tcPr>
            <w:tcW w:w="1885" w:type="dxa"/>
            <w:tcBorders>
              <w:top w:val="single" w:sz="4" w:space="0" w:color="2E74B5"/>
              <w:left w:val="single" w:sz="4" w:space="0" w:color="2E74B5"/>
              <w:bottom w:val="single" w:sz="4" w:space="0" w:color="2E74B5"/>
              <w:right w:val="single" w:sz="4" w:space="0" w:color="2E74B5"/>
            </w:tcBorders>
          </w:tcPr>
          <w:p w14:paraId="0458211F" w14:textId="77777777" w:rsidR="009D1437" w:rsidRPr="00731CD1" w:rsidRDefault="009D1437" w:rsidP="00616EC4">
            <w:pPr>
              <w:jc w:val="both"/>
            </w:pPr>
            <w:r>
              <w:t xml:space="preserve">Mặc định là </w:t>
            </w:r>
            <w:r>
              <w:rPr>
                <w:rFonts w:ascii="Consolas" w:hAnsi="Consolas" w:cs="Consolas"/>
                <w:color w:val="000000"/>
                <w:sz w:val="19"/>
                <w:szCs w:val="19"/>
              </w:rPr>
              <w:t xml:space="preserve">5000, </w:t>
            </w:r>
            <w:r w:rsidRPr="001A2242">
              <w:t>hoặc được cấu hình theo từng app</w:t>
            </w:r>
          </w:p>
        </w:tc>
      </w:tr>
      <w:tr w:rsidR="009D1437" w:rsidRPr="00660ABB" w14:paraId="4EFE5A86" w14:textId="77777777" w:rsidTr="00616EC4">
        <w:trPr>
          <w:trHeight w:val="368"/>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1B09B15D" w14:textId="77777777" w:rsidR="009D1437" w:rsidRPr="009372AD" w:rsidRDefault="009D1437" w:rsidP="00616EC4">
            <w:pPr>
              <w:autoSpaceDE w:val="0"/>
              <w:autoSpaceDN w:val="0"/>
              <w:adjustRightInd w:val="0"/>
              <w:jc w:val="both"/>
            </w:pPr>
            <w:r w:rsidRPr="009372AD">
              <w:t>OK: pattern;serial1-</w:t>
            </w:r>
            <w:r>
              <w:t>key1_</w:t>
            </w:r>
            <w:r w:rsidRPr="009372AD">
              <w:t>num1,</w:t>
            </w:r>
            <w:r>
              <w:t>key2_</w:t>
            </w:r>
            <w:r w:rsidRPr="009372AD">
              <w:t>num12,</w:t>
            </w:r>
            <w:r>
              <w:t>key3_num3…</w:t>
            </w:r>
          </w:p>
          <w:p w14:paraId="5DE5EF6F" w14:textId="77777777" w:rsidR="009D1437" w:rsidRPr="009372AD" w:rsidRDefault="009D1437" w:rsidP="00616EC4">
            <w:pPr>
              <w:autoSpaceDE w:val="0"/>
              <w:autoSpaceDN w:val="0"/>
              <w:adjustRightInd w:val="0"/>
              <w:jc w:val="both"/>
            </w:pPr>
          </w:p>
          <w:p w14:paraId="591F6D6F" w14:textId="77777777" w:rsidR="009D1437" w:rsidRPr="009372AD" w:rsidRDefault="009D1437" w:rsidP="00616EC4">
            <w:pPr>
              <w:autoSpaceDE w:val="0"/>
              <w:autoSpaceDN w:val="0"/>
              <w:adjustRightInd w:val="0"/>
              <w:jc w:val="both"/>
            </w:pPr>
            <w:r w:rsidRPr="009372AD">
              <w:t>(Ví dụ:</w:t>
            </w:r>
          </w:p>
          <w:p w14:paraId="25B61BAF" w14:textId="77777777" w:rsidR="009D1437" w:rsidRPr="009372AD" w:rsidRDefault="009D1437" w:rsidP="00616EC4">
            <w:pPr>
              <w:autoSpaceDE w:val="0"/>
              <w:autoSpaceDN w:val="0"/>
              <w:adjustRightInd w:val="0"/>
              <w:jc w:val="both"/>
            </w:pPr>
            <w:r w:rsidRPr="009372AD">
              <w:t>OK:01GTKT3/001;A</w:t>
            </w:r>
            <w:r>
              <w:t>A/12E-key1_1,key2_2,key3_3,key4_4,key5_5</w:t>
            </w:r>
            <w:r w:rsidRPr="009372AD">
              <w:t>)</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5650D2AD" w14:textId="77777777" w:rsidR="009D1437" w:rsidRPr="009372AD" w:rsidRDefault="009D1437" w:rsidP="00616EC4">
            <w:pPr>
              <w:pStyle w:val="ListParagraph"/>
              <w:numPr>
                <w:ilvl w:val="0"/>
                <w:numId w:val="4"/>
              </w:numPr>
              <w:spacing w:after="0" w:line="240" w:lineRule="auto"/>
              <w:jc w:val="both"/>
            </w:pPr>
            <w:r w:rsidRPr="009372AD">
              <w:t xml:space="preserve">OK </w:t>
            </w:r>
            <w:r w:rsidRPr="009372AD">
              <w:sym w:font="Wingdings" w:char="F0E0"/>
            </w:r>
            <w:r w:rsidRPr="009372AD">
              <w:t xml:space="preserve"> đã phát hành hóa đơn thành công</w:t>
            </w:r>
          </w:p>
          <w:p w14:paraId="75AF2956" w14:textId="77777777" w:rsidR="009D1437" w:rsidRPr="009372AD" w:rsidRDefault="009D1437" w:rsidP="00616EC4">
            <w:pPr>
              <w:pStyle w:val="ListParagraph"/>
              <w:numPr>
                <w:ilvl w:val="0"/>
                <w:numId w:val="4"/>
              </w:numPr>
              <w:spacing w:after="0" w:line="240" w:lineRule="auto"/>
              <w:jc w:val="both"/>
            </w:pPr>
            <w:r w:rsidRPr="009372AD">
              <w:t xml:space="preserve">Pattern </w:t>
            </w:r>
            <w:r w:rsidRPr="009372AD">
              <w:sym w:font="Wingdings" w:char="F0E0"/>
            </w:r>
            <w:r w:rsidRPr="009372AD">
              <w:t xml:space="preserve"> Mẫu số của các hóa đơn đã phát hành</w:t>
            </w:r>
          </w:p>
          <w:p w14:paraId="5BD1B70F" w14:textId="77777777" w:rsidR="009D1437" w:rsidRPr="009372AD" w:rsidRDefault="009D1437" w:rsidP="00616EC4">
            <w:pPr>
              <w:pStyle w:val="ListParagraph"/>
              <w:numPr>
                <w:ilvl w:val="0"/>
                <w:numId w:val="4"/>
              </w:numPr>
              <w:spacing w:after="0" w:line="240" w:lineRule="auto"/>
              <w:jc w:val="both"/>
            </w:pPr>
            <w:r w:rsidRPr="009372AD">
              <w:t xml:space="preserve">Serial1 </w:t>
            </w:r>
            <w:r w:rsidRPr="009372AD">
              <w:sym w:font="Wingdings" w:char="F0E0"/>
            </w:r>
            <w:r w:rsidRPr="009372AD">
              <w:t xml:space="preserve"> serial của dãy các hóa đơn phát hành </w:t>
            </w:r>
          </w:p>
          <w:p w14:paraId="1768AD2B" w14:textId="77777777" w:rsidR="009D1437" w:rsidRDefault="009D1437" w:rsidP="00616EC4">
            <w:pPr>
              <w:pStyle w:val="ListParagraph"/>
              <w:numPr>
                <w:ilvl w:val="0"/>
                <w:numId w:val="4"/>
              </w:numPr>
              <w:spacing w:after="0" w:line="240" w:lineRule="auto"/>
              <w:jc w:val="both"/>
            </w:pPr>
            <w:r w:rsidRPr="009372AD">
              <w:t>num1, num2… là các số hóa đơn</w:t>
            </w:r>
          </w:p>
          <w:p w14:paraId="25C8019F" w14:textId="77777777" w:rsidR="009D1437" w:rsidRPr="009372AD" w:rsidRDefault="009D1437" w:rsidP="00616EC4">
            <w:pPr>
              <w:pStyle w:val="ListParagraph"/>
              <w:numPr>
                <w:ilvl w:val="0"/>
                <w:numId w:val="4"/>
              </w:numPr>
              <w:spacing w:after="0" w:line="240" w:lineRule="auto"/>
              <w:jc w:val="both"/>
            </w:pPr>
            <w:r>
              <w:t>key1,key2… là khóa để nhận biết hóa đơn phát hành cho khách hàng nào(lấy từ đầu vào)</w:t>
            </w:r>
          </w:p>
        </w:tc>
        <w:tc>
          <w:tcPr>
            <w:tcW w:w="1885" w:type="dxa"/>
            <w:tcBorders>
              <w:top w:val="single" w:sz="4" w:space="0" w:color="2E74B5"/>
              <w:left w:val="single" w:sz="4" w:space="0" w:color="2E74B5"/>
              <w:bottom w:val="single" w:sz="4" w:space="0" w:color="2E74B5"/>
              <w:right w:val="single" w:sz="4" w:space="0" w:color="2E74B5"/>
            </w:tcBorders>
          </w:tcPr>
          <w:p w14:paraId="04F2F0AE" w14:textId="77777777" w:rsidR="009D1437" w:rsidRPr="00C4102D" w:rsidRDefault="009D1437" w:rsidP="00616EC4">
            <w:pPr>
              <w:jc w:val="both"/>
            </w:pPr>
            <w:r w:rsidRPr="00C4102D">
              <w:t>Cách hóa đơn có serial khác nhau phân cách bởi dấu “;”</w:t>
            </w:r>
          </w:p>
          <w:p w14:paraId="7707F45C" w14:textId="77777777" w:rsidR="009D1437" w:rsidRPr="00C4102D" w:rsidRDefault="009D1437" w:rsidP="00616EC4">
            <w:pPr>
              <w:jc w:val="both"/>
            </w:pPr>
            <w:r w:rsidRPr="00C4102D">
              <w:t>Các số hóa đơn phân cách bởi “,”</w:t>
            </w:r>
          </w:p>
          <w:p w14:paraId="0736739F" w14:textId="77777777" w:rsidR="009D1437" w:rsidRPr="00731CD1" w:rsidRDefault="009D1437" w:rsidP="00616EC4">
            <w:pPr>
              <w:ind w:left="360"/>
              <w:jc w:val="both"/>
            </w:pPr>
          </w:p>
        </w:tc>
      </w:tr>
    </w:tbl>
    <w:p w14:paraId="0EE3B6A0" w14:textId="77777777" w:rsidR="009D1437" w:rsidRDefault="009D1437" w:rsidP="009D1437">
      <w:pPr>
        <w:rPr>
          <w:rFonts w:ascii="Consolas" w:hAnsi="Consolas" w:cs="Consolas"/>
          <w:color w:val="0000FF"/>
          <w:sz w:val="19"/>
          <w:szCs w:val="19"/>
        </w:rPr>
      </w:pPr>
    </w:p>
    <w:p w14:paraId="50E1D9D6" w14:textId="77777777" w:rsidR="009D1437" w:rsidRPr="00FE7CBB" w:rsidRDefault="009D1437" w:rsidP="009D1437">
      <w:pPr>
        <w:rPr>
          <w:b/>
          <w:u w:val="single"/>
          <w:lang w:eastAsia="x-none"/>
        </w:rPr>
      </w:pPr>
      <w:r w:rsidRPr="00FE7CBB">
        <w:rPr>
          <w:b/>
          <w:u w:val="single"/>
          <w:lang w:eastAsia="x-none"/>
        </w:rPr>
        <w:t>Định dạng chuỗi xml đầu vào</w:t>
      </w:r>
      <w:r>
        <w:rPr>
          <w:b/>
          <w:u w:val="single"/>
          <w:lang w:eastAsia="x-none"/>
        </w:rPr>
        <w:t xml:space="preserve"> </w:t>
      </w:r>
      <w:r w:rsidRPr="00FE7CBB">
        <w:rPr>
          <w:b/>
          <w:u w:val="single"/>
        </w:rPr>
        <w:t xml:space="preserve">(các trường </w:t>
      </w:r>
      <w:r w:rsidRPr="00FE7CBB">
        <w:rPr>
          <w:b/>
          <w:color w:val="FF0000"/>
          <w:u w:val="single"/>
        </w:rPr>
        <w:t>*</w:t>
      </w:r>
      <w:r w:rsidRPr="00FE7CBB">
        <w:rPr>
          <w:b/>
          <w:u w:val="single"/>
        </w:rPr>
        <w:t xml:space="preserve"> là bắt buộc):</w:t>
      </w:r>
    </w:p>
    <w:p w14:paraId="036ECC0D"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DSHDon</w:t>
      </w:r>
      <w:r>
        <w:rPr>
          <w:rFonts w:ascii="Consolas" w:hAnsi="Consolas" w:cs="Consolas"/>
          <w:color w:val="0000FF"/>
          <w:sz w:val="19"/>
          <w:szCs w:val="19"/>
        </w:rPr>
        <w:t>&gt;</w:t>
      </w:r>
    </w:p>
    <w:p w14:paraId="4C96B203"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HDon</w:t>
      </w:r>
      <w:r>
        <w:rPr>
          <w:rFonts w:ascii="Consolas" w:hAnsi="Consolas" w:cs="Consolas"/>
          <w:color w:val="0000FF"/>
          <w:sz w:val="19"/>
          <w:szCs w:val="19"/>
        </w:rPr>
        <w:t>&gt;</w:t>
      </w:r>
    </w:p>
    <w:p w14:paraId="4C380C22"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 cua hoa don</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&gt;</w:t>
      </w:r>
    </w:p>
    <w:p w14:paraId="1D365589"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DLHDon</w:t>
      </w:r>
      <w:r>
        <w:rPr>
          <w:rFonts w:ascii="Consolas" w:hAnsi="Consolas" w:cs="Consolas"/>
          <w:color w:val="0000FF"/>
          <w:sz w:val="19"/>
          <w:szCs w:val="19"/>
        </w:rPr>
        <w:t>&gt;</w:t>
      </w:r>
    </w:p>
    <w:p w14:paraId="487C32CC"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14:paraId="5FB5A7A1"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SHDon</w:t>
      </w:r>
      <w:r>
        <w:rPr>
          <w:rFonts w:ascii="Consolas" w:hAnsi="Consolas" w:cs="Consolas"/>
          <w:color w:val="0000FF"/>
          <w:sz w:val="19"/>
          <w:szCs w:val="19"/>
        </w:rPr>
        <w:t>&gt;</w:t>
      </w:r>
      <w:r>
        <w:rPr>
          <w:rFonts w:ascii="Consolas" w:hAnsi="Consolas" w:cs="Consolas"/>
          <w:color w:val="000000"/>
          <w:sz w:val="19"/>
          <w:szCs w:val="19"/>
        </w:rPr>
        <w:t>Số hóa đơn</w:t>
      </w:r>
      <w:r>
        <w:rPr>
          <w:rFonts w:ascii="Consolas" w:hAnsi="Consolas" w:cs="Consolas"/>
          <w:color w:val="0000FF"/>
          <w:sz w:val="19"/>
          <w:szCs w:val="19"/>
        </w:rPr>
        <w:t>&lt;/</w:t>
      </w:r>
      <w:r>
        <w:rPr>
          <w:rFonts w:ascii="Consolas" w:hAnsi="Consolas" w:cs="Consolas"/>
          <w:color w:val="A31515"/>
          <w:sz w:val="19"/>
          <w:szCs w:val="19"/>
        </w:rPr>
        <w:t>SHDon</w:t>
      </w:r>
      <w:r>
        <w:rPr>
          <w:rFonts w:ascii="Consolas" w:hAnsi="Consolas" w:cs="Consolas"/>
          <w:color w:val="0000FF"/>
          <w:sz w:val="19"/>
          <w:szCs w:val="19"/>
        </w:rPr>
        <w:t>&gt;</w:t>
      </w:r>
    </w:p>
    <w:p w14:paraId="56ECBE6D"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MHSo</w:t>
      </w:r>
      <w:r>
        <w:rPr>
          <w:rFonts w:ascii="Consolas" w:hAnsi="Consolas" w:cs="Consolas"/>
          <w:color w:val="0000FF"/>
          <w:sz w:val="19"/>
          <w:szCs w:val="19"/>
        </w:rPr>
        <w:t>&gt;</w:t>
      </w:r>
      <w:r>
        <w:rPr>
          <w:rFonts w:ascii="Consolas" w:hAnsi="Consolas" w:cs="Consolas"/>
          <w:color w:val="000000"/>
          <w:sz w:val="19"/>
          <w:szCs w:val="19"/>
        </w:rPr>
        <w:t>Mã hồ sơ</w:t>
      </w:r>
      <w:r>
        <w:rPr>
          <w:rFonts w:ascii="Consolas" w:hAnsi="Consolas" w:cs="Consolas"/>
          <w:color w:val="0000FF"/>
          <w:sz w:val="19"/>
          <w:szCs w:val="19"/>
        </w:rPr>
        <w:t>&lt;/</w:t>
      </w:r>
      <w:r>
        <w:rPr>
          <w:rFonts w:ascii="Consolas" w:hAnsi="Consolas" w:cs="Consolas"/>
          <w:color w:val="A31515"/>
          <w:sz w:val="19"/>
          <w:szCs w:val="19"/>
        </w:rPr>
        <w:t>MHSo</w:t>
      </w:r>
      <w:r>
        <w:rPr>
          <w:rFonts w:ascii="Consolas" w:hAnsi="Consolas" w:cs="Consolas"/>
          <w:color w:val="0000FF"/>
          <w:sz w:val="19"/>
          <w:szCs w:val="19"/>
        </w:rPr>
        <w:t>&gt;</w:t>
      </w:r>
    </w:p>
    <w:p w14:paraId="53524DDD"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SBKe</w:t>
      </w:r>
      <w:r>
        <w:rPr>
          <w:rFonts w:ascii="Consolas" w:hAnsi="Consolas" w:cs="Consolas"/>
          <w:color w:val="0000FF"/>
          <w:sz w:val="19"/>
          <w:szCs w:val="19"/>
        </w:rPr>
        <w:t>&gt;</w:t>
      </w:r>
      <w:r>
        <w:rPr>
          <w:rFonts w:ascii="Consolas" w:hAnsi="Consolas" w:cs="Consolas"/>
          <w:color w:val="000000"/>
          <w:sz w:val="19"/>
          <w:szCs w:val="19"/>
        </w:rPr>
        <w:t>Số bảng kê (Số của bảng kê các loại hàng hóa, dịch vụ đã bán kèm theo hóa đơn)</w:t>
      </w:r>
      <w:r>
        <w:rPr>
          <w:rFonts w:ascii="Consolas" w:hAnsi="Consolas" w:cs="Consolas"/>
          <w:color w:val="0000FF"/>
          <w:sz w:val="19"/>
          <w:szCs w:val="19"/>
        </w:rPr>
        <w:t>&lt;/</w:t>
      </w:r>
      <w:r>
        <w:rPr>
          <w:rFonts w:ascii="Consolas" w:hAnsi="Consolas" w:cs="Consolas"/>
          <w:color w:val="A31515"/>
          <w:sz w:val="19"/>
          <w:szCs w:val="19"/>
        </w:rPr>
        <w:t>SBKe</w:t>
      </w:r>
      <w:r>
        <w:rPr>
          <w:rFonts w:ascii="Consolas" w:hAnsi="Consolas" w:cs="Consolas"/>
          <w:color w:val="0000FF"/>
          <w:sz w:val="19"/>
          <w:szCs w:val="19"/>
        </w:rPr>
        <w:t>&gt;</w:t>
      </w:r>
    </w:p>
    <w:p w14:paraId="1781F134"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NBKe</w:t>
      </w:r>
      <w:r>
        <w:rPr>
          <w:rFonts w:ascii="Consolas" w:hAnsi="Consolas" w:cs="Consolas"/>
          <w:color w:val="0000FF"/>
          <w:sz w:val="19"/>
          <w:szCs w:val="19"/>
        </w:rPr>
        <w:t>&gt;</w:t>
      </w:r>
      <w:r>
        <w:rPr>
          <w:rFonts w:ascii="Consolas" w:hAnsi="Consolas" w:cs="Consolas"/>
          <w:color w:val="000000"/>
          <w:sz w:val="19"/>
          <w:szCs w:val="19"/>
        </w:rPr>
        <w:t>Ngày bảng kê (Ngày của bảng kê các loại hàng hóa, dịch vụ đã bán kèm theo hóa đơn)</w:t>
      </w:r>
      <w:r>
        <w:rPr>
          <w:rFonts w:ascii="Consolas" w:hAnsi="Consolas" w:cs="Consolas"/>
          <w:color w:val="0000FF"/>
          <w:sz w:val="19"/>
          <w:szCs w:val="19"/>
        </w:rPr>
        <w:t>&lt;/</w:t>
      </w:r>
      <w:r>
        <w:rPr>
          <w:rFonts w:ascii="Consolas" w:hAnsi="Consolas" w:cs="Consolas"/>
          <w:color w:val="A31515"/>
          <w:sz w:val="19"/>
          <w:szCs w:val="19"/>
        </w:rPr>
        <w:t>NBKe</w:t>
      </w:r>
      <w:r>
        <w:rPr>
          <w:rFonts w:ascii="Consolas" w:hAnsi="Consolas" w:cs="Consolas"/>
          <w:color w:val="0000FF"/>
          <w:sz w:val="19"/>
          <w:szCs w:val="19"/>
        </w:rPr>
        <w:t>&gt;</w:t>
      </w:r>
    </w:p>
    <w:p w14:paraId="6F0F0A2A"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DVTTe</w:t>
      </w:r>
      <w:r>
        <w:rPr>
          <w:rFonts w:ascii="Consolas" w:hAnsi="Consolas" w:cs="Consolas"/>
          <w:color w:val="0000FF"/>
          <w:sz w:val="19"/>
          <w:szCs w:val="19"/>
        </w:rPr>
        <w:t>&gt;</w:t>
      </w:r>
      <w:r>
        <w:rPr>
          <w:rFonts w:ascii="Consolas" w:hAnsi="Consolas" w:cs="Consolas"/>
          <w:color w:val="000000"/>
          <w:sz w:val="19"/>
          <w:szCs w:val="19"/>
        </w:rPr>
        <w:t>Đơn vị tiền tệ *</w:t>
      </w:r>
      <w:r>
        <w:rPr>
          <w:rFonts w:ascii="Consolas" w:hAnsi="Consolas" w:cs="Consolas"/>
          <w:color w:val="0000FF"/>
          <w:sz w:val="19"/>
          <w:szCs w:val="19"/>
        </w:rPr>
        <w:t>&lt;/</w:t>
      </w:r>
      <w:r>
        <w:rPr>
          <w:rFonts w:ascii="Consolas" w:hAnsi="Consolas" w:cs="Consolas"/>
          <w:color w:val="A31515"/>
          <w:sz w:val="19"/>
          <w:szCs w:val="19"/>
        </w:rPr>
        <w:t>DVTTe</w:t>
      </w:r>
      <w:r>
        <w:rPr>
          <w:rFonts w:ascii="Consolas" w:hAnsi="Consolas" w:cs="Consolas"/>
          <w:color w:val="0000FF"/>
          <w:sz w:val="19"/>
          <w:szCs w:val="19"/>
        </w:rPr>
        <w:t>&gt;</w:t>
      </w:r>
    </w:p>
    <w:p w14:paraId="2F05E8E4"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TGia</w:t>
      </w:r>
      <w:r>
        <w:rPr>
          <w:rFonts w:ascii="Consolas" w:hAnsi="Consolas" w:cs="Consolas"/>
          <w:color w:val="0000FF"/>
          <w:sz w:val="19"/>
          <w:szCs w:val="19"/>
        </w:rPr>
        <w:t>&gt;</w:t>
      </w:r>
      <w:r>
        <w:rPr>
          <w:rFonts w:ascii="Consolas" w:hAnsi="Consolas" w:cs="Consolas"/>
          <w:color w:val="000000"/>
          <w:sz w:val="19"/>
          <w:szCs w:val="19"/>
        </w:rPr>
        <w:t>Tỷ giá (Bắt buộc (Trừ trường hợp Đơn vị tiền tệ là VND))</w:t>
      </w:r>
      <w:r>
        <w:rPr>
          <w:rFonts w:ascii="Consolas" w:hAnsi="Consolas" w:cs="Consolas"/>
          <w:color w:val="0000FF"/>
          <w:sz w:val="19"/>
          <w:szCs w:val="19"/>
        </w:rPr>
        <w:t>&lt;/</w:t>
      </w:r>
      <w:r>
        <w:rPr>
          <w:rFonts w:ascii="Consolas" w:hAnsi="Consolas" w:cs="Consolas"/>
          <w:color w:val="A31515"/>
          <w:sz w:val="19"/>
          <w:szCs w:val="19"/>
        </w:rPr>
        <w:t>TGia</w:t>
      </w:r>
      <w:r>
        <w:rPr>
          <w:rFonts w:ascii="Consolas" w:hAnsi="Consolas" w:cs="Consolas"/>
          <w:color w:val="0000FF"/>
          <w:sz w:val="19"/>
          <w:szCs w:val="19"/>
        </w:rPr>
        <w:t>&gt;</w:t>
      </w:r>
    </w:p>
    <w:p w14:paraId="510A8E26" w14:textId="6A25830F" w:rsidR="001A36CE" w:rsidRDefault="009D1437" w:rsidP="001A36CE">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HTTToan</w:t>
      </w:r>
      <w:r>
        <w:rPr>
          <w:rFonts w:ascii="Consolas" w:hAnsi="Consolas" w:cs="Consolas"/>
          <w:color w:val="0000FF"/>
          <w:sz w:val="19"/>
          <w:szCs w:val="19"/>
        </w:rPr>
        <w:t>&gt;</w:t>
      </w:r>
      <w:r>
        <w:rPr>
          <w:rFonts w:ascii="Consolas" w:hAnsi="Consolas" w:cs="Consolas"/>
          <w:color w:val="000000"/>
          <w:sz w:val="19"/>
          <w:szCs w:val="19"/>
        </w:rPr>
        <w:t>Hình thức t</w:t>
      </w:r>
      <w:r w:rsidR="00941E0C">
        <w:rPr>
          <w:rFonts w:ascii="Consolas" w:hAnsi="Consolas" w:cs="Consolas"/>
          <w:color w:val="000000"/>
          <w:sz w:val="19"/>
          <w:szCs w:val="19"/>
        </w:rPr>
        <w:t>hanh toán</w:t>
      </w:r>
      <w:r w:rsidR="00941E0C" w:rsidRPr="00941E0C">
        <w:rPr>
          <w:rFonts w:ascii="Consolas" w:hAnsi="Consolas" w:cs="Consolas"/>
          <w:color w:val="000000"/>
          <w:sz w:val="19"/>
          <w:szCs w:val="19"/>
          <w:highlight w:val="cyan"/>
        </w:rPr>
        <w:t>*</w:t>
      </w:r>
      <w:r>
        <w:rPr>
          <w:rFonts w:ascii="Consolas" w:hAnsi="Consolas" w:cs="Consolas"/>
          <w:color w:val="0000FF"/>
          <w:sz w:val="19"/>
          <w:szCs w:val="19"/>
        </w:rPr>
        <w:t>&lt;/</w:t>
      </w:r>
      <w:r>
        <w:rPr>
          <w:rFonts w:ascii="Consolas" w:hAnsi="Consolas" w:cs="Consolas"/>
          <w:color w:val="A31515"/>
          <w:sz w:val="19"/>
          <w:szCs w:val="19"/>
        </w:rPr>
        <w:t>HTTToan</w:t>
      </w:r>
      <w:r>
        <w:rPr>
          <w:rFonts w:ascii="Consolas" w:hAnsi="Consolas" w:cs="Consolas"/>
          <w:color w:val="0000FF"/>
          <w:sz w:val="19"/>
          <w:szCs w:val="19"/>
        </w:rPr>
        <w:t>&gt;</w:t>
      </w:r>
    </w:p>
    <w:p w14:paraId="10C44195" w14:textId="6363AAB9" w:rsidR="009D1437" w:rsidRDefault="001A36CE" w:rsidP="00941E0C">
      <w:pPr>
        <w:autoSpaceDE w:val="0"/>
        <w:autoSpaceDN w:val="0"/>
        <w:adjustRightInd w:val="0"/>
        <w:ind w:left="720" w:firstLine="720"/>
        <w:rPr>
          <w:rFonts w:ascii="Consolas" w:hAnsi="Consolas" w:cs="Consolas"/>
          <w:color w:val="0000FF"/>
          <w:sz w:val="19"/>
          <w:szCs w:val="19"/>
        </w:rPr>
      </w:pPr>
      <w:r w:rsidRPr="00941E0C">
        <w:rPr>
          <w:rFonts w:ascii="Consolas" w:hAnsi="Consolas" w:cs="Consolas"/>
          <w:color w:val="0000FF"/>
          <w:sz w:val="19"/>
          <w:szCs w:val="19"/>
          <w:highlight w:val="cyan"/>
        </w:rPr>
        <w:lastRenderedPageBreak/>
        <w:t>&lt;</w:t>
      </w:r>
      <w:r w:rsidRPr="00941E0C">
        <w:rPr>
          <w:rFonts w:ascii="Consolas" w:hAnsi="Consolas" w:cs="Consolas"/>
          <w:color w:val="C00000"/>
          <w:sz w:val="19"/>
          <w:szCs w:val="19"/>
          <w:highlight w:val="cyan"/>
        </w:rPr>
        <w:t>HDDThu</w:t>
      </w:r>
      <w:r w:rsidRPr="00941E0C">
        <w:rPr>
          <w:rFonts w:ascii="Consolas" w:hAnsi="Consolas" w:cs="Consolas"/>
          <w:color w:val="0000FF"/>
          <w:sz w:val="19"/>
          <w:szCs w:val="19"/>
          <w:highlight w:val="cyan"/>
        </w:rPr>
        <w:t>&gt;</w:t>
      </w:r>
      <w:r w:rsidRPr="00941E0C">
        <w:rPr>
          <w:rFonts w:ascii="Consolas" w:hAnsi="Consolas" w:cs="Consolas"/>
          <w:sz w:val="19"/>
          <w:szCs w:val="19"/>
          <w:highlight w:val="cyan"/>
        </w:rPr>
        <w:t>Hóa đơn đặc thù (Nhận các giá trị: 1-Hàng hóa là xe ô tô, xe mô tô, 2- Dịch vụ vận chuyển, 3- Dịch vụ vận chuyển trên nền tảng số, TMĐT). Nếu không truyền mặc định là 0- hóa đơn thường</w:t>
      </w:r>
      <w:r w:rsidRPr="00941E0C">
        <w:rPr>
          <w:rFonts w:ascii="Consolas" w:hAnsi="Consolas" w:cs="Consolas"/>
          <w:color w:val="0000FF"/>
          <w:sz w:val="19"/>
          <w:szCs w:val="19"/>
          <w:highlight w:val="cyan"/>
        </w:rPr>
        <w:t>&lt;/</w:t>
      </w:r>
      <w:r w:rsidRPr="00941E0C">
        <w:rPr>
          <w:rFonts w:ascii="Consolas" w:hAnsi="Consolas" w:cs="Consolas"/>
          <w:color w:val="C00000"/>
          <w:sz w:val="19"/>
          <w:szCs w:val="19"/>
          <w:highlight w:val="cyan"/>
        </w:rPr>
        <w:t>HDDThu</w:t>
      </w:r>
      <w:r w:rsidRPr="00941E0C">
        <w:rPr>
          <w:rFonts w:ascii="Consolas" w:hAnsi="Consolas" w:cs="Consolas"/>
          <w:color w:val="0000FF"/>
          <w:sz w:val="19"/>
          <w:szCs w:val="19"/>
          <w:highlight w:val="cyan"/>
        </w:rPr>
        <w:t>&gt;</w:t>
      </w:r>
    </w:p>
    <w:p w14:paraId="68218BB7" w14:textId="77777777" w:rsidR="0035475F" w:rsidRPr="0035475F" w:rsidRDefault="0035475F" w:rsidP="0035475F">
      <w:pPr>
        <w:autoSpaceDE w:val="0"/>
        <w:autoSpaceDN w:val="0"/>
        <w:adjustRightInd w:val="0"/>
        <w:ind w:left="720" w:firstLine="720"/>
        <w:rPr>
          <w:rFonts w:ascii="Consolas" w:hAnsi="Consolas" w:cs="Consolas"/>
          <w:color w:val="000000"/>
          <w:sz w:val="19"/>
          <w:szCs w:val="19"/>
          <w:highlight w:val="cyan"/>
        </w:rPr>
      </w:pPr>
      <w:r w:rsidRPr="0035475F">
        <w:rPr>
          <w:rFonts w:ascii="Consolas" w:hAnsi="Consolas" w:cs="Consolas"/>
          <w:color w:val="000000"/>
          <w:sz w:val="19"/>
          <w:szCs w:val="19"/>
          <w:highlight w:val="cyan"/>
        </w:rPr>
        <w:t>&lt;</w:t>
      </w:r>
      <w:r w:rsidRPr="00F770C3">
        <w:rPr>
          <w:rFonts w:ascii="Consolas" w:hAnsi="Consolas" w:cs="Consolas"/>
          <w:color w:val="FF0000"/>
          <w:sz w:val="19"/>
          <w:szCs w:val="19"/>
          <w:highlight w:val="cyan"/>
        </w:rPr>
        <w:t>TCHDon</w:t>
      </w:r>
      <w:r w:rsidRPr="0035475F">
        <w:rPr>
          <w:rFonts w:ascii="Consolas" w:hAnsi="Consolas" w:cs="Consolas"/>
          <w:color w:val="000000"/>
          <w:sz w:val="19"/>
          <w:szCs w:val="19"/>
          <w:highlight w:val="cyan"/>
        </w:rPr>
        <w:t>&gt;Tính chất hóa đơn: Nhận giá trị = 5 đối với hóa đơn chiết khấu thương mại&lt;/</w:t>
      </w:r>
      <w:r w:rsidRPr="00F770C3">
        <w:rPr>
          <w:rFonts w:ascii="Consolas" w:hAnsi="Consolas" w:cs="Consolas"/>
          <w:color w:val="FF0000"/>
          <w:sz w:val="19"/>
          <w:szCs w:val="19"/>
          <w:highlight w:val="cyan"/>
        </w:rPr>
        <w:t>TCHDon</w:t>
      </w:r>
      <w:r w:rsidRPr="0035475F">
        <w:rPr>
          <w:rFonts w:ascii="Consolas" w:hAnsi="Consolas" w:cs="Consolas"/>
          <w:color w:val="000000"/>
          <w:sz w:val="19"/>
          <w:szCs w:val="19"/>
          <w:highlight w:val="cyan"/>
        </w:rPr>
        <w:t>&gt;</w:t>
      </w:r>
    </w:p>
    <w:p w14:paraId="6D10F267" w14:textId="69F9CDEF" w:rsidR="0035475F" w:rsidRDefault="0035475F" w:rsidP="0035475F">
      <w:pPr>
        <w:autoSpaceDE w:val="0"/>
        <w:autoSpaceDN w:val="0"/>
        <w:adjustRightInd w:val="0"/>
        <w:ind w:left="720" w:firstLine="720"/>
        <w:rPr>
          <w:rFonts w:ascii="Consolas" w:hAnsi="Consolas" w:cs="Consolas"/>
          <w:color w:val="000000"/>
          <w:sz w:val="19"/>
          <w:szCs w:val="19"/>
        </w:rPr>
      </w:pPr>
      <w:r w:rsidRPr="0035475F">
        <w:rPr>
          <w:rFonts w:ascii="Consolas" w:hAnsi="Consolas" w:cs="Consolas"/>
          <w:color w:val="000000"/>
          <w:sz w:val="19"/>
          <w:szCs w:val="19"/>
          <w:highlight w:val="cyan"/>
        </w:rPr>
        <w:t>&lt;</w:t>
      </w:r>
      <w:r w:rsidRPr="00F770C3">
        <w:rPr>
          <w:rFonts w:ascii="Consolas" w:hAnsi="Consolas" w:cs="Consolas"/>
          <w:color w:val="FF0000"/>
          <w:sz w:val="19"/>
          <w:szCs w:val="19"/>
          <w:highlight w:val="cyan"/>
        </w:rPr>
        <w:t>GiamThueGTGT</w:t>
      </w:r>
      <w:r w:rsidRPr="0035475F">
        <w:rPr>
          <w:rFonts w:ascii="Consolas" w:hAnsi="Consolas" w:cs="Consolas"/>
          <w:color w:val="000000"/>
          <w:sz w:val="19"/>
          <w:szCs w:val="19"/>
          <w:highlight w:val="cyan"/>
        </w:rPr>
        <w:t>&gt; Giảm thuế GTGT(Chỉ sử dụng cho hóa đơn bán hàng giảm thuế theo NQ của Quốc hội. Nhận giá trị 1/0)&lt;/</w:t>
      </w:r>
      <w:r w:rsidRPr="00F770C3">
        <w:rPr>
          <w:rFonts w:ascii="Consolas" w:hAnsi="Consolas" w:cs="Consolas"/>
          <w:color w:val="FF0000"/>
          <w:sz w:val="19"/>
          <w:szCs w:val="19"/>
          <w:highlight w:val="cyan"/>
        </w:rPr>
        <w:t>GiamThueGTGT</w:t>
      </w:r>
      <w:r w:rsidRPr="0035475F">
        <w:rPr>
          <w:rFonts w:ascii="Consolas" w:hAnsi="Consolas" w:cs="Consolas"/>
          <w:color w:val="000000"/>
          <w:sz w:val="19"/>
          <w:szCs w:val="19"/>
          <w:highlight w:val="cyan"/>
        </w:rPr>
        <w:t>&gt;</w:t>
      </w:r>
    </w:p>
    <w:p w14:paraId="304254B2" w14:textId="5A7E3651" w:rsidR="009F060A" w:rsidRPr="009F060A" w:rsidRDefault="009F060A" w:rsidP="009F060A">
      <w:pPr>
        <w:shd w:val="clear" w:color="auto" w:fill="FFFFFF"/>
        <w:ind w:left="1440"/>
        <w:rPr>
          <w:rFonts w:ascii="Courier New" w:hAnsi="Courier New" w:cs="Courier New"/>
          <w:i/>
          <w:sz w:val="20"/>
          <w:szCs w:val="20"/>
        </w:rPr>
      </w:pPr>
      <w:r w:rsidRPr="003F2102">
        <w:rPr>
          <w:rFonts w:ascii="Courier New" w:hAnsi="Courier New" w:cs="Courier New"/>
          <w:i/>
          <w:color w:val="C00000"/>
          <w:sz w:val="20"/>
          <w:szCs w:val="20"/>
          <w:highlight w:val="cyan"/>
        </w:rPr>
        <w:t>&lt;HDCTTChinh&gt;</w:t>
      </w:r>
      <w:r w:rsidRPr="003F2102">
        <w:rPr>
          <w:rFonts w:ascii="Courier New" w:hAnsi="Courier New" w:cs="Courier New"/>
          <w:i/>
          <w:sz w:val="20"/>
          <w:szCs w:val="20"/>
          <w:highlight w:val="cyan"/>
        </w:rPr>
        <w:t>Hoá đơn cho thuê tài chính (Hóa đơn đối với hoạt động cho thuê tài chính)</w:t>
      </w:r>
      <w:r w:rsidRPr="003F2102">
        <w:rPr>
          <w:sz w:val="26"/>
          <w:szCs w:val="26"/>
          <w:highlight w:val="cyan"/>
          <w:shd w:val="clear" w:color="auto" w:fill="00FF00"/>
        </w:rPr>
        <w:t xml:space="preserve"> </w:t>
      </w:r>
      <w:r w:rsidRPr="003F2102">
        <w:rPr>
          <w:rFonts w:ascii="Courier New" w:hAnsi="Courier New" w:cs="Courier New"/>
          <w:i/>
          <w:sz w:val="20"/>
          <w:szCs w:val="20"/>
          <w:highlight w:val="cyan"/>
        </w:rPr>
        <w:t>Số (1: Hóa đơn dành cho hoạt động thuê tài chính, 0: Hóa đơn không dành cho hoạt động cho thuê tài chính)&lt;/</w:t>
      </w:r>
      <w:r w:rsidRPr="003F2102">
        <w:rPr>
          <w:rFonts w:ascii="Courier New" w:hAnsi="Courier New" w:cs="Courier New"/>
          <w:i/>
          <w:color w:val="C00000"/>
          <w:sz w:val="20"/>
          <w:szCs w:val="20"/>
          <w:highlight w:val="cyan"/>
        </w:rPr>
        <w:t>HDCTTChinh&gt;</w:t>
      </w:r>
    </w:p>
    <w:p w14:paraId="5414A0EF"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14:paraId="366EC651"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14:paraId="3E215E16" w14:textId="18F9C19D" w:rsidR="009D1437" w:rsidRDefault="009D1437" w:rsidP="00BA7E6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NBan</w:t>
      </w:r>
      <w:r>
        <w:rPr>
          <w:rFonts w:ascii="Consolas" w:hAnsi="Consolas" w:cs="Consolas"/>
          <w:color w:val="0000FF"/>
          <w:sz w:val="19"/>
          <w:szCs w:val="19"/>
        </w:rPr>
        <w:t>&gt;</w:t>
      </w:r>
    </w:p>
    <w:p w14:paraId="212343D1" w14:textId="77777777" w:rsidR="009D1437" w:rsidRDefault="009D1437" w:rsidP="009D1437">
      <w:pPr>
        <w:tabs>
          <w:tab w:val="left" w:pos="1980"/>
        </w:tabs>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 điện 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14:paraId="60ED69E3"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 xml:space="preserve">Địa chỉ thư điện tử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14:paraId="0F0415D1"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 tài khoản ngân 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14:paraId="2AC59911"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TNHang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Tên ngân hàng</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TNHang</w:t>
      </w:r>
      <w:r w:rsidRPr="002864F3">
        <w:rPr>
          <w:rFonts w:ascii="Consolas" w:hAnsi="Consolas" w:cs="Consolas"/>
          <w:color w:val="0000FF"/>
          <w:sz w:val="19"/>
          <w:szCs w:val="19"/>
          <w:lang w:val="nl-NL"/>
        </w:rPr>
        <w:t>&gt;</w:t>
      </w:r>
    </w:p>
    <w:p w14:paraId="798DE61B" w14:textId="77777777" w:rsidR="009D1437" w:rsidRPr="002864F3" w:rsidRDefault="009D1437" w:rsidP="009D1437">
      <w:pPr>
        <w:autoSpaceDE w:val="0"/>
        <w:autoSpaceDN w:val="0"/>
        <w:adjustRightInd w:val="0"/>
        <w:rPr>
          <w:rFonts w:ascii="Consolas" w:hAnsi="Consolas" w:cs="Consolas"/>
          <w:color w:val="0000FF"/>
          <w:sz w:val="19"/>
          <w:szCs w:val="19"/>
          <w:highlight w:val="cyan"/>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highlight w:val="cyan"/>
          <w:lang w:val="nl-NL"/>
        </w:rPr>
        <w:t>&lt;</w:t>
      </w:r>
      <w:r w:rsidRPr="002864F3">
        <w:rPr>
          <w:rFonts w:ascii="Consolas" w:hAnsi="Consolas" w:cs="Consolas"/>
          <w:color w:val="A31515"/>
          <w:sz w:val="19"/>
          <w:szCs w:val="19"/>
          <w:highlight w:val="cyan"/>
          <w:lang w:val="nl-NL"/>
        </w:rPr>
        <w:t>Fax</w:t>
      </w:r>
      <w:r w:rsidRPr="002864F3">
        <w:rPr>
          <w:rFonts w:ascii="Consolas" w:hAnsi="Consolas" w:cs="Consolas"/>
          <w:color w:val="0000FF"/>
          <w:sz w:val="19"/>
          <w:szCs w:val="19"/>
          <w:highlight w:val="cyan"/>
          <w:lang w:val="nl-NL"/>
        </w:rPr>
        <w:t>&gt;</w:t>
      </w:r>
      <w:r w:rsidRPr="002864F3">
        <w:rPr>
          <w:rFonts w:ascii="Consolas" w:hAnsi="Consolas" w:cs="Consolas"/>
          <w:color w:val="000000"/>
          <w:sz w:val="19"/>
          <w:szCs w:val="19"/>
          <w:highlight w:val="cyan"/>
          <w:lang w:val="nl-NL"/>
        </w:rPr>
        <w:t>Fax</w:t>
      </w:r>
      <w:r w:rsidRPr="002864F3">
        <w:rPr>
          <w:rFonts w:ascii="Consolas" w:hAnsi="Consolas" w:cs="Consolas"/>
          <w:color w:val="0000FF"/>
          <w:sz w:val="19"/>
          <w:szCs w:val="19"/>
          <w:highlight w:val="cyan"/>
          <w:lang w:val="nl-NL"/>
        </w:rPr>
        <w:t>&lt;/</w:t>
      </w:r>
      <w:r w:rsidRPr="002864F3">
        <w:rPr>
          <w:rFonts w:ascii="Consolas" w:hAnsi="Consolas" w:cs="Consolas"/>
          <w:color w:val="A31515"/>
          <w:sz w:val="19"/>
          <w:szCs w:val="19"/>
          <w:highlight w:val="cyan"/>
          <w:lang w:val="nl-NL"/>
        </w:rPr>
        <w:t>Fax</w:t>
      </w:r>
      <w:r w:rsidRPr="002864F3">
        <w:rPr>
          <w:rFonts w:ascii="Consolas" w:hAnsi="Consolas" w:cs="Consolas"/>
          <w:color w:val="0000FF"/>
          <w:sz w:val="19"/>
          <w:szCs w:val="19"/>
          <w:highlight w:val="cyan"/>
          <w:lang w:val="nl-NL"/>
        </w:rPr>
        <w:t>&gt;</w:t>
      </w:r>
    </w:p>
    <w:p w14:paraId="25887758" w14:textId="6DEC63EF" w:rsidR="00CD3AC2" w:rsidRPr="002864F3" w:rsidRDefault="00CD3AC2" w:rsidP="00CD3AC2">
      <w:pPr>
        <w:autoSpaceDE w:val="0"/>
        <w:autoSpaceDN w:val="0"/>
        <w:adjustRightInd w:val="0"/>
        <w:rPr>
          <w:rFonts w:ascii="Courier New" w:hAnsi="Courier New" w:cs="Courier New"/>
          <w:color w:val="0000FF"/>
          <w:sz w:val="20"/>
          <w:szCs w:val="20"/>
          <w:highlight w:val="cyan"/>
          <w:lang w:val="nl-NL"/>
        </w:rPr>
      </w:pPr>
      <w:r w:rsidRPr="002864F3">
        <w:rPr>
          <w:rFonts w:ascii="Consolas" w:hAnsi="Consolas" w:cs="Consolas"/>
          <w:color w:val="0000FF"/>
          <w:sz w:val="19"/>
          <w:szCs w:val="19"/>
          <w:highlight w:val="cyan"/>
          <w:lang w:val="nl-NL"/>
        </w:rPr>
        <w:tab/>
      </w:r>
      <w:r w:rsidRPr="002864F3">
        <w:rPr>
          <w:rFonts w:ascii="Consolas" w:hAnsi="Consolas" w:cs="Consolas"/>
          <w:color w:val="0000FF"/>
          <w:sz w:val="19"/>
          <w:szCs w:val="19"/>
          <w:highlight w:val="cyan"/>
          <w:lang w:val="nl-NL"/>
        </w:rPr>
        <w:tab/>
      </w:r>
      <w:r w:rsidRPr="002864F3">
        <w:rPr>
          <w:rFonts w:ascii="Consolas" w:hAnsi="Consolas" w:cs="Consolas"/>
          <w:color w:val="0000FF"/>
          <w:sz w:val="19"/>
          <w:szCs w:val="19"/>
          <w:highlight w:val="cyan"/>
          <w:lang w:val="nl-NL"/>
        </w:rPr>
        <w:tab/>
      </w: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Website</w:t>
      </w:r>
      <w:r w:rsidRPr="002864F3">
        <w:rPr>
          <w:rFonts w:ascii="Courier New" w:hAnsi="Courier New" w:cs="Courier New"/>
          <w:color w:val="0000FF"/>
          <w:sz w:val="20"/>
          <w:szCs w:val="20"/>
          <w:highlight w:val="cyan"/>
          <w:lang w:val="nl-NL"/>
        </w:rPr>
        <w:t>&gt;</w:t>
      </w:r>
      <w:r w:rsidRPr="002864F3">
        <w:rPr>
          <w:rFonts w:ascii="Courier New" w:hAnsi="Courier New" w:cs="Courier New"/>
          <w:color w:val="000000"/>
          <w:sz w:val="20"/>
          <w:szCs w:val="20"/>
          <w:highlight w:val="cyan"/>
          <w:lang w:val="nl-NL"/>
        </w:rPr>
        <w:t>Website</w:t>
      </w: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Website</w:t>
      </w:r>
      <w:r w:rsidRPr="002864F3">
        <w:rPr>
          <w:rFonts w:ascii="Courier New" w:hAnsi="Courier New" w:cs="Courier New"/>
          <w:color w:val="0000FF"/>
          <w:sz w:val="20"/>
          <w:szCs w:val="20"/>
          <w:highlight w:val="cyan"/>
          <w:lang w:val="nl-NL"/>
        </w:rPr>
        <w:t>&gt;</w:t>
      </w:r>
    </w:p>
    <w:p w14:paraId="7F5741F5" w14:textId="77777777" w:rsidR="00CD3AC2" w:rsidRPr="002864F3" w:rsidRDefault="00CD3AC2" w:rsidP="00CD3AC2">
      <w:pPr>
        <w:autoSpaceDE w:val="0"/>
        <w:autoSpaceDN w:val="0"/>
        <w:adjustRightInd w:val="0"/>
        <w:rPr>
          <w:rFonts w:ascii="Courier New" w:hAnsi="Courier New" w:cs="Courier New"/>
          <w:color w:val="0000FF"/>
          <w:sz w:val="20"/>
          <w:szCs w:val="20"/>
          <w:highlight w:val="cyan"/>
          <w:lang w:val="nl-NL"/>
        </w:rPr>
      </w:pP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t>&lt;</w:t>
      </w:r>
      <w:r w:rsidRPr="002864F3">
        <w:rPr>
          <w:rFonts w:ascii="Courier New" w:hAnsi="Courier New" w:cs="Courier New"/>
          <w:color w:val="A31515"/>
          <w:sz w:val="20"/>
          <w:szCs w:val="20"/>
          <w:highlight w:val="cyan"/>
          <w:lang w:val="nl-NL"/>
        </w:rPr>
        <w:t>MCHang</w:t>
      </w:r>
      <w:r w:rsidRPr="002864F3">
        <w:rPr>
          <w:rFonts w:ascii="Courier New" w:hAnsi="Courier New" w:cs="Courier New"/>
          <w:color w:val="0000FF"/>
          <w:sz w:val="20"/>
          <w:szCs w:val="20"/>
          <w:highlight w:val="cyan"/>
          <w:lang w:val="nl-NL"/>
        </w:rPr>
        <w:t>&gt;</w:t>
      </w:r>
      <w:r w:rsidRPr="002864F3">
        <w:rPr>
          <w:rFonts w:ascii="Courier New" w:hAnsi="Courier New" w:cs="Courier New"/>
          <w:color w:val="000000"/>
          <w:sz w:val="20"/>
          <w:szCs w:val="20"/>
          <w:highlight w:val="cyan"/>
          <w:lang w:val="nl-NL"/>
        </w:rPr>
        <w:t>Mã cửa hàng người bán</w:t>
      </w:r>
      <w:r w:rsidRPr="002864F3">
        <w:rPr>
          <w:rFonts w:ascii="Courier New" w:hAnsi="Courier New" w:cs="Courier New"/>
          <w:color w:val="0000FF"/>
          <w:sz w:val="20"/>
          <w:szCs w:val="20"/>
          <w:highlight w:val="cyan"/>
          <w:lang w:val="nl-NL"/>
        </w:rPr>
        <w:t>&lt;/</w:t>
      </w:r>
      <w:r w:rsidRPr="002864F3">
        <w:rPr>
          <w:rFonts w:ascii="Courier New" w:hAnsi="Courier New" w:cs="Courier New"/>
          <w:color w:val="A31515"/>
          <w:sz w:val="20"/>
          <w:szCs w:val="20"/>
          <w:highlight w:val="cyan"/>
          <w:lang w:val="nl-NL"/>
        </w:rPr>
        <w:t>MCHang</w:t>
      </w:r>
      <w:r w:rsidRPr="002864F3">
        <w:rPr>
          <w:rFonts w:ascii="Courier New" w:hAnsi="Courier New" w:cs="Courier New"/>
          <w:color w:val="0000FF"/>
          <w:sz w:val="20"/>
          <w:szCs w:val="20"/>
          <w:highlight w:val="cyan"/>
          <w:lang w:val="nl-NL"/>
        </w:rPr>
        <w:t>&gt;</w:t>
      </w:r>
    </w:p>
    <w:p w14:paraId="0199732C" w14:textId="3552D754" w:rsidR="00CD3AC2" w:rsidRPr="002864F3" w:rsidRDefault="00CD3AC2" w:rsidP="009D1437">
      <w:pPr>
        <w:autoSpaceDE w:val="0"/>
        <w:autoSpaceDN w:val="0"/>
        <w:adjustRightInd w:val="0"/>
        <w:rPr>
          <w:rFonts w:ascii="Consolas" w:hAnsi="Consolas" w:cs="Consolas"/>
          <w:color w:val="000000"/>
          <w:sz w:val="19"/>
          <w:szCs w:val="19"/>
          <w:lang w:val="nl-NL"/>
        </w:rPr>
      </w:pP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r>
      <w:r w:rsidRPr="002864F3">
        <w:rPr>
          <w:rFonts w:ascii="Courier New" w:hAnsi="Courier New" w:cs="Courier New"/>
          <w:color w:val="0000FF"/>
          <w:sz w:val="20"/>
          <w:szCs w:val="20"/>
          <w:highlight w:val="cyan"/>
          <w:lang w:val="nl-NL"/>
        </w:rPr>
        <w:tab/>
        <w:t>&lt;</w:t>
      </w:r>
      <w:r w:rsidRPr="002864F3">
        <w:rPr>
          <w:rFonts w:ascii="Courier New" w:hAnsi="Courier New" w:cs="Courier New"/>
          <w:color w:val="A31515"/>
          <w:sz w:val="20"/>
          <w:szCs w:val="20"/>
          <w:highlight w:val="cyan"/>
          <w:lang w:val="nl-NL"/>
        </w:rPr>
        <w:t>TCHang</w:t>
      </w:r>
      <w:r w:rsidRPr="002864F3">
        <w:rPr>
          <w:rFonts w:ascii="Courier New" w:hAnsi="Courier New" w:cs="Courier New"/>
          <w:color w:val="0000FF"/>
          <w:sz w:val="20"/>
          <w:szCs w:val="20"/>
          <w:highlight w:val="cyan"/>
          <w:lang w:val="nl-NL"/>
        </w:rPr>
        <w:t>&gt;</w:t>
      </w:r>
      <w:r w:rsidRPr="002864F3">
        <w:rPr>
          <w:rFonts w:ascii="Courier New" w:hAnsi="Courier New" w:cs="Courier New"/>
          <w:color w:val="000000"/>
          <w:sz w:val="20"/>
          <w:szCs w:val="20"/>
          <w:highlight w:val="cyan"/>
          <w:lang w:val="nl-NL"/>
        </w:rPr>
        <w:t>Tên cửa hàng người bán</w:t>
      </w:r>
      <w:r w:rsidRPr="002864F3">
        <w:rPr>
          <w:rFonts w:ascii="Courier New" w:hAnsi="Courier New" w:cs="Courier New"/>
          <w:color w:val="0000FF"/>
          <w:sz w:val="20"/>
          <w:szCs w:val="20"/>
          <w:highlight w:val="cyan"/>
          <w:lang w:val="nl-NL"/>
        </w:rPr>
        <w:t>&lt;/</w:t>
      </w:r>
      <w:r w:rsidRPr="002864F3">
        <w:rPr>
          <w:rFonts w:ascii="Courier New" w:hAnsi="Courier New" w:cs="Courier New"/>
          <w:color w:val="A31515"/>
          <w:sz w:val="20"/>
          <w:szCs w:val="20"/>
          <w:highlight w:val="cyan"/>
          <w:lang w:val="nl-NL"/>
        </w:rPr>
        <w:t>TCHang</w:t>
      </w:r>
      <w:r w:rsidRPr="002864F3">
        <w:rPr>
          <w:rFonts w:ascii="Courier New" w:hAnsi="Courier New" w:cs="Courier New"/>
          <w:color w:val="0000FF"/>
          <w:sz w:val="20"/>
          <w:szCs w:val="20"/>
          <w:highlight w:val="cyan"/>
          <w:lang w:val="nl-NL"/>
        </w:rPr>
        <w:t>&gt;</w:t>
      </w:r>
    </w:p>
    <w:p w14:paraId="53C19E35"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LDDNBo</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Lệnh điều động nội bộ (Bắt buộc đối với phiếu xuất kho vận chuyển nội bộ)</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LDDNBo</w:t>
      </w:r>
      <w:r w:rsidRPr="002864F3">
        <w:rPr>
          <w:rFonts w:ascii="Consolas" w:hAnsi="Consolas" w:cs="Consolas"/>
          <w:color w:val="0000FF"/>
          <w:sz w:val="19"/>
          <w:szCs w:val="19"/>
          <w:lang w:val="nl-NL"/>
        </w:rPr>
        <w:t>&gt;</w:t>
      </w:r>
    </w:p>
    <w:p w14:paraId="45DF2F98"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HDSo</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Hợp đồng số (Hợp đồng vận chuyển) (phiếu xuất kho vận chuyển nội bộ)</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HDSo</w:t>
      </w:r>
      <w:r w:rsidRPr="002864F3">
        <w:rPr>
          <w:rFonts w:ascii="Consolas" w:hAnsi="Consolas" w:cs="Consolas"/>
          <w:color w:val="0000FF"/>
          <w:sz w:val="19"/>
          <w:szCs w:val="19"/>
          <w:lang w:val="nl-NL"/>
        </w:rPr>
        <w:t>&gt;</w:t>
      </w:r>
    </w:p>
    <w:p w14:paraId="1E31B9FB"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HVTNXHang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Họ và tên người xuất hàng (phiếu xuất kho vận chuyển nội bộ)</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HVTNXHang</w:t>
      </w:r>
      <w:r w:rsidRPr="002864F3">
        <w:rPr>
          <w:rFonts w:ascii="Consolas" w:hAnsi="Consolas" w:cs="Consolas"/>
          <w:color w:val="0000FF"/>
          <w:sz w:val="19"/>
          <w:szCs w:val="19"/>
          <w:lang w:val="nl-NL"/>
        </w:rPr>
        <w:t>&gt;</w:t>
      </w:r>
    </w:p>
    <w:p w14:paraId="74B88AE7"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TNVChuyen</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Tên người vận chuyển (phiếu xuất kho)</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TNVChuyen</w:t>
      </w:r>
      <w:r w:rsidRPr="002864F3">
        <w:rPr>
          <w:rFonts w:ascii="Consolas" w:hAnsi="Consolas" w:cs="Consolas"/>
          <w:color w:val="0000FF"/>
          <w:sz w:val="19"/>
          <w:szCs w:val="19"/>
          <w:lang w:val="nl-NL"/>
        </w:rPr>
        <w:t>&gt;</w:t>
      </w:r>
    </w:p>
    <w:p w14:paraId="66B5AD03"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PTVChuyen</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Phương tiện vận chuyển (Bắt buộc đối với phiếu xuất kho)</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PTVChuyen</w:t>
      </w:r>
      <w:r w:rsidRPr="002864F3">
        <w:rPr>
          <w:rFonts w:ascii="Consolas" w:hAnsi="Consolas" w:cs="Consolas"/>
          <w:color w:val="0000FF"/>
          <w:sz w:val="19"/>
          <w:szCs w:val="19"/>
          <w:lang w:val="nl-NL"/>
        </w:rPr>
        <w:t>&gt;</w:t>
      </w:r>
    </w:p>
    <w:p w14:paraId="62BB37E9"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HDKTSo</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Hợp đồng kinh tế số (Bắt buộc đối với phiếu xuất kho gửi bán đại lý)</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HDKTSo</w:t>
      </w:r>
      <w:r w:rsidRPr="002864F3">
        <w:rPr>
          <w:rFonts w:ascii="Consolas" w:hAnsi="Consolas" w:cs="Consolas"/>
          <w:color w:val="0000FF"/>
          <w:sz w:val="19"/>
          <w:szCs w:val="19"/>
          <w:lang w:val="nl-NL"/>
        </w:rPr>
        <w:t>&gt;</w:t>
      </w:r>
    </w:p>
    <w:p w14:paraId="435CCE18"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HDKTNgay</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Hợp đồng kinh tế ngày (Bắt buộc đối với phiếu xuất kho gửi bán đại lý)</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HDKTNgay</w:t>
      </w:r>
      <w:r w:rsidRPr="002864F3">
        <w:rPr>
          <w:rFonts w:ascii="Consolas" w:hAnsi="Consolas" w:cs="Consolas"/>
          <w:color w:val="0000FF"/>
          <w:sz w:val="19"/>
          <w:szCs w:val="19"/>
          <w:lang w:val="nl-NL"/>
        </w:rPr>
        <w:t>&gt;</w:t>
      </w:r>
    </w:p>
    <w:p w14:paraId="5A5B5080"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NBan</w:t>
      </w:r>
      <w:r w:rsidRPr="002864F3">
        <w:rPr>
          <w:rFonts w:ascii="Consolas" w:hAnsi="Consolas" w:cs="Consolas"/>
          <w:color w:val="0000FF"/>
          <w:sz w:val="19"/>
          <w:szCs w:val="19"/>
          <w:lang w:val="nl-NL"/>
        </w:rPr>
        <w:t>&gt;</w:t>
      </w:r>
    </w:p>
    <w:p w14:paraId="7C2C19E9"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NMua</w:t>
      </w:r>
      <w:r w:rsidRPr="002864F3">
        <w:rPr>
          <w:rFonts w:ascii="Consolas" w:hAnsi="Consolas" w:cs="Consolas"/>
          <w:color w:val="0000FF"/>
          <w:sz w:val="19"/>
          <w:szCs w:val="19"/>
          <w:lang w:val="nl-NL"/>
        </w:rPr>
        <w:t>&gt;</w:t>
      </w:r>
    </w:p>
    <w:p w14:paraId="42EAF090"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Ten</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Tên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Ten</w:t>
      </w:r>
      <w:r w:rsidRPr="002864F3">
        <w:rPr>
          <w:rFonts w:ascii="Consolas" w:hAnsi="Consolas" w:cs="Consolas"/>
          <w:color w:val="0000FF"/>
          <w:sz w:val="19"/>
          <w:szCs w:val="19"/>
          <w:lang w:val="nl-NL"/>
        </w:rPr>
        <w:t>&gt;</w:t>
      </w:r>
    </w:p>
    <w:p w14:paraId="4A1B93F6"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MST</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Mã số thuế (Bắt buộc nếu có)</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MST</w:t>
      </w:r>
      <w:r w:rsidRPr="002864F3">
        <w:rPr>
          <w:rFonts w:ascii="Consolas" w:hAnsi="Consolas" w:cs="Consolas"/>
          <w:color w:val="0000FF"/>
          <w:sz w:val="19"/>
          <w:szCs w:val="19"/>
          <w:lang w:val="nl-NL"/>
        </w:rPr>
        <w:t>&gt;</w:t>
      </w:r>
    </w:p>
    <w:p w14:paraId="1F08216E"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DChi</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Địa chỉ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DChi</w:t>
      </w:r>
      <w:r w:rsidRPr="002864F3">
        <w:rPr>
          <w:rFonts w:ascii="Consolas" w:hAnsi="Consolas" w:cs="Consolas"/>
          <w:color w:val="0000FF"/>
          <w:sz w:val="19"/>
          <w:szCs w:val="19"/>
          <w:lang w:val="nl-NL"/>
        </w:rPr>
        <w:t>&gt;</w:t>
      </w:r>
    </w:p>
    <w:p w14:paraId="15F7435E"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MKHang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Mã khách hàng</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MKHang</w:t>
      </w:r>
      <w:r w:rsidRPr="002864F3">
        <w:rPr>
          <w:rFonts w:ascii="Consolas" w:hAnsi="Consolas" w:cs="Consolas"/>
          <w:color w:val="0000FF"/>
          <w:sz w:val="19"/>
          <w:szCs w:val="19"/>
          <w:lang w:val="nl-NL"/>
        </w:rPr>
        <w:t>&gt;</w:t>
      </w:r>
    </w:p>
    <w:p w14:paraId="49E02EC9"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SDThoai</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Số điện thoại</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SDThoai</w:t>
      </w:r>
      <w:r w:rsidRPr="002864F3">
        <w:rPr>
          <w:rFonts w:ascii="Consolas" w:hAnsi="Consolas" w:cs="Consolas"/>
          <w:color w:val="0000FF"/>
          <w:sz w:val="19"/>
          <w:szCs w:val="19"/>
          <w:lang w:val="nl-NL"/>
        </w:rPr>
        <w:t>&gt;</w:t>
      </w:r>
    </w:p>
    <w:p w14:paraId="386FB35B"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DCTDTu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 xml:space="preserve">Địa chỉ thư điện tử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DCTDTu</w:t>
      </w:r>
      <w:r w:rsidRPr="002864F3">
        <w:rPr>
          <w:rFonts w:ascii="Consolas" w:hAnsi="Consolas" w:cs="Consolas"/>
          <w:color w:val="0000FF"/>
          <w:sz w:val="19"/>
          <w:szCs w:val="19"/>
          <w:lang w:val="nl-NL"/>
        </w:rPr>
        <w:t>&gt;</w:t>
      </w:r>
    </w:p>
    <w:p w14:paraId="304077D6"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HVTNMHang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Họ và tên người mua hàng</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HVTNMHang</w:t>
      </w:r>
      <w:r w:rsidRPr="002864F3">
        <w:rPr>
          <w:rFonts w:ascii="Consolas" w:hAnsi="Consolas" w:cs="Consolas"/>
          <w:color w:val="0000FF"/>
          <w:sz w:val="19"/>
          <w:szCs w:val="19"/>
          <w:lang w:val="nl-NL"/>
        </w:rPr>
        <w:t>&gt;</w:t>
      </w:r>
    </w:p>
    <w:p w14:paraId="3442150D"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STKNHang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Số tài khoản ngân hàng</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STKNHang</w:t>
      </w:r>
      <w:r w:rsidRPr="002864F3">
        <w:rPr>
          <w:rFonts w:ascii="Consolas" w:hAnsi="Consolas" w:cs="Consolas"/>
          <w:color w:val="0000FF"/>
          <w:sz w:val="19"/>
          <w:szCs w:val="19"/>
          <w:lang w:val="nl-NL"/>
        </w:rPr>
        <w:t>&gt;</w:t>
      </w:r>
    </w:p>
    <w:p w14:paraId="662E5210"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TNHang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Tên ngân hàng</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TNHang</w:t>
      </w:r>
      <w:r w:rsidRPr="002864F3">
        <w:rPr>
          <w:rFonts w:ascii="Consolas" w:hAnsi="Consolas" w:cs="Consolas"/>
          <w:color w:val="0000FF"/>
          <w:sz w:val="19"/>
          <w:szCs w:val="19"/>
          <w:lang w:val="nl-NL"/>
        </w:rPr>
        <w:t>&gt;</w:t>
      </w:r>
    </w:p>
    <w:p w14:paraId="1A0F0E73" w14:textId="77777777"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HVTNNHang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Họ và tên người nhận hàng (phiếu xuất kho)</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HVTNNHang</w:t>
      </w:r>
      <w:r w:rsidRPr="002864F3">
        <w:rPr>
          <w:rFonts w:ascii="Consolas" w:hAnsi="Consolas" w:cs="Consolas"/>
          <w:color w:val="0000FF"/>
          <w:sz w:val="19"/>
          <w:szCs w:val="19"/>
          <w:lang w:val="nl-NL"/>
        </w:rPr>
        <w:t>&gt;</w:t>
      </w:r>
    </w:p>
    <w:p w14:paraId="5A29E3D7" w14:textId="77777777" w:rsidR="00BA7E61" w:rsidRPr="002864F3" w:rsidRDefault="00BA7E61" w:rsidP="00941E0C">
      <w:pPr>
        <w:autoSpaceDE w:val="0"/>
        <w:autoSpaceDN w:val="0"/>
        <w:adjustRightInd w:val="0"/>
        <w:ind w:left="1440" w:firstLine="720"/>
        <w:rPr>
          <w:rFonts w:ascii="Consolas" w:hAnsi="Consolas" w:cs="Consolas"/>
          <w:color w:val="000000"/>
          <w:sz w:val="19"/>
          <w:szCs w:val="19"/>
          <w:highlight w:val="cyan"/>
          <w:lang w:val="nl-NL"/>
        </w:rPr>
      </w:pPr>
      <w:r w:rsidRPr="002864F3">
        <w:rPr>
          <w:rFonts w:ascii="Consolas" w:hAnsi="Consolas" w:cs="Consolas"/>
          <w:color w:val="000000"/>
          <w:sz w:val="19"/>
          <w:szCs w:val="19"/>
          <w:highlight w:val="cyan"/>
          <w:lang w:val="nl-NL"/>
        </w:rPr>
        <w:t>&lt;</w:t>
      </w:r>
      <w:r w:rsidRPr="002864F3">
        <w:rPr>
          <w:rFonts w:ascii="Consolas" w:hAnsi="Consolas" w:cs="Consolas"/>
          <w:color w:val="C00000"/>
          <w:sz w:val="19"/>
          <w:szCs w:val="19"/>
          <w:highlight w:val="cyan"/>
          <w:lang w:val="nl-NL"/>
        </w:rPr>
        <w:t>MDVQHNSach</w:t>
      </w:r>
      <w:r w:rsidRPr="002864F3">
        <w:rPr>
          <w:rFonts w:ascii="Consolas" w:hAnsi="Consolas" w:cs="Consolas"/>
          <w:color w:val="000000"/>
          <w:sz w:val="19"/>
          <w:szCs w:val="19"/>
          <w:highlight w:val="cyan"/>
          <w:lang w:val="nl-NL"/>
        </w:rPr>
        <w:t>&gt;Mã đơn vị quan hệ ngân sách người mua&lt;/</w:t>
      </w:r>
      <w:r w:rsidRPr="002864F3">
        <w:rPr>
          <w:rFonts w:ascii="Consolas" w:hAnsi="Consolas" w:cs="Consolas"/>
          <w:color w:val="C00000"/>
          <w:sz w:val="19"/>
          <w:szCs w:val="19"/>
          <w:highlight w:val="cyan"/>
          <w:lang w:val="nl-NL"/>
        </w:rPr>
        <w:t>MDVQHNSach</w:t>
      </w:r>
      <w:r w:rsidRPr="002864F3">
        <w:rPr>
          <w:rFonts w:ascii="Consolas" w:hAnsi="Consolas" w:cs="Consolas"/>
          <w:color w:val="000000"/>
          <w:sz w:val="19"/>
          <w:szCs w:val="19"/>
          <w:highlight w:val="cyan"/>
          <w:lang w:val="nl-NL"/>
        </w:rPr>
        <w:t>&gt;</w:t>
      </w:r>
    </w:p>
    <w:p w14:paraId="1416A5DF" w14:textId="77777777" w:rsidR="00BA7E61" w:rsidRPr="002864F3" w:rsidRDefault="00BA7E61" w:rsidP="00941E0C">
      <w:pPr>
        <w:autoSpaceDE w:val="0"/>
        <w:autoSpaceDN w:val="0"/>
        <w:adjustRightInd w:val="0"/>
        <w:ind w:left="1440" w:firstLine="720"/>
        <w:rPr>
          <w:rFonts w:ascii="Consolas" w:hAnsi="Consolas" w:cs="Consolas"/>
          <w:color w:val="000000"/>
          <w:sz w:val="19"/>
          <w:szCs w:val="19"/>
          <w:highlight w:val="cyan"/>
          <w:lang w:val="nl-NL"/>
        </w:rPr>
      </w:pPr>
      <w:r w:rsidRPr="002864F3">
        <w:rPr>
          <w:rFonts w:ascii="Consolas" w:hAnsi="Consolas" w:cs="Consolas"/>
          <w:color w:val="000000"/>
          <w:sz w:val="19"/>
          <w:szCs w:val="19"/>
          <w:highlight w:val="cyan"/>
          <w:lang w:val="nl-NL"/>
        </w:rPr>
        <w:t>&lt;</w:t>
      </w:r>
      <w:r w:rsidRPr="002864F3">
        <w:rPr>
          <w:rFonts w:ascii="Consolas" w:hAnsi="Consolas" w:cs="Consolas"/>
          <w:color w:val="C00000"/>
          <w:sz w:val="19"/>
          <w:szCs w:val="19"/>
          <w:highlight w:val="cyan"/>
          <w:lang w:val="nl-NL"/>
        </w:rPr>
        <w:t>SHChieu</w:t>
      </w:r>
      <w:r w:rsidRPr="002864F3">
        <w:rPr>
          <w:rFonts w:ascii="Consolas" w:hAnsi="Consolas" w:cs="Consolas"/>
          <w:color w:val="000000"/>
          <w:sz w:val="19"/>
          <w:szCs w:val="19"/>
          <w:highlight w:val="cyan"/>
          <w:lang w:val="nl-NL"/>
        </w:rPr>
        <w:t>&gt;Số hộ chiếu người mua&lt;/</w:t>
      </w:r>
      <w:r w:rsidRPr="002864F3">
        <w:rPr>
          <w:rFonts w:ascii="Consolas" w:hAnsi="Consolas" w:cs="Consolas"/>
          <w:color w:val="C00000"/>
          <w:sz w:val="19"/>
          <w:szCs w:val="19"/>
          <w:highlight w:val="cyan"/>
          <w:lang w:val="nl-NL"/>
        </w:rPr>
        <w:t>SHChieu</w:t>
      </w:r>
      <w:r w:rsidRPr="002864F3">
        <w:rPr>
          <w:rFonts w:ascii="Consolas" w:hAnsi="Consolas" w:cs="Consolas"/>
          <w:color w:val="000000"/>
          <w:sz w:val="19"/>
          <w:szCs w:val="19"/>
          <w:highlight w:val="cyan"/>
          <w:lang w:val="nl-NL"/>
        </w:rPr>
        <w:t>&gt;</w:t>
      </w:r>
    </w:p>
    <w:p w14:paraId="43E60BAB" w14:textId="77777777" w:rsidR="00BA7E61" w:rsidRPr="002864F3" w:rsidRDefault="00BA7E61" w:rsidP="00941E0C">
      <w:pPr>
        <w:autoSpaceDE w:val="0"/>
        <w:autoSpaceDN w:val="0"/>
        <w:adjustRightInd w:val="0"/>
        <w:ind w:left="1440" w:firstLine="720"/>
        <w:rPr>
          <w:rFonts w:ascii="Consolas" w:hAnsi="Consolas" w:cs="Consolas"/>
          <w:color w:val="000000"/>
          <w:sz w:val="19"/>
          <w:szCs w:val="19"/>
          <w:highlight w:val="cyan"/>
          <w:lang w:val="nl-NL"/>
        </w:rPr>
      </w:pPr>
      <w:r w:rsidRPr="002864F3">
        <w:rPr>
          <w:rFonts w:ascii="Consolas" w:hAnsi="Consolas" w:cs="Consolas"/>
          <w:color w:val="000000"/>
          <w:sz w:val="19"/>
          <w:szCs w:val="19"/>
          <w:highlight w:val="cyan"/>
          <w:lang w:val="nl-NL"/>
        </w:rPr>
        <w:t>&lt;</w:t>
      </w:r>
      <w:r w:rsidRPr="002864F3">
        <w:rPr>
          <w:rFonts w:ascii="Consolas" w:hAnsi="Consolas" w:cs="Consolas"/>
          <w:color w:val="C00000"/>
          <w:sz w:val="19"/>
          <w:szCs w:val="19"/>
          <w:highlight w:val="cyan"/>
          <w:lang w:val="nl-NL"/>
        </w:rPr>
        <w:t>CCCDan</w:t>
      </w:r>
      <w:r w:rsidRPr="002864F3">
        <w:rPr>
          <w:rFonts w:ascii="Consolas" w:hAnsi="Consolas" w:cs="Consolas"/>
          <w:color w:val="000000"/>
          <w:sz w:val="19"/>
          <w:szCs w:val="19"/>
          <w:highlight w:val="cyan"/>
          <w:lang w:val="nl-NL"/>
        </w:rPr>
        <w:t>&gt;Căn cước công dân người mua&lt;/</w:t>
      </w:r>
      <w:r w:rsidRPr="002864F3">
        <w:rPr>
          <w:rFonts w:ascii="Consolas" w:hAnsi="Consolas" w:cs="Consolas"/>
          <w:color w:val="C00000"/>
          <w:sz w:val="19"/>
          <w:szCs w:val="19"/>
          <w:highlight w:val="cyan"/>
          <w:lang w:val="nl-NL"/>
        </w:rPr>
        <w:t>CCCDan</w:t>
      </w:r>
      <w:r w:rsidRPr="002864F3">
        <w:rPr>
          <w:rFonts w:ascii="Consolas" w:hAnsi="Consolas" w:cs="Consolas"/>
          <w:color w:val="000000"/>
          <w:sz w:val="19"/>
          <w:szCs w:val="19"/>
          <w:highlight w:val="cyan"/>
          <w:lang w:val="nl-NL"/>
        </w:rPr>
        <w:t>&gt;</w:t>
      </w:r>
    </w:p>
    <w:p w14:paraId="657907EA" w14:textId="77777777" w:rsidR="00126611" w:rsidRPr="002864F3" w:rsidRDefault="00126611" w:rsidP="00941E0C">
      <w:pPr>
        <w:shd w:val="clear" w:color="auto" w:fill="FFFFFF"/>
        <w:ind w:left="1440" w:firstLine="720"/>
        <w:rPr>
          <w:rFonts w:ascii="Courier New" w:hAnsi="Courier New" w:cs="Courier New"/>
          <w:color w:val="0000FF"/>
          <w:sz w:val="20"/>
          <w:szCs w:val="20"/>
          <w:highlight w:val="cyan"/>
          <w:lang w:val="nl-NL"/>
        </w:rPr>
      </w:pP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NCHChieu</w:t>
      </w:r>
      <w:r w:rsidRPr="002864F3">
        <w:rPr>
          <w:rFonts w:ascii="Courier New" w:hAnsi="Courier New" w:cs="Courier New"/>
          <w:color w:val="0000FF"/>
          <w:sz w:val="20"/>
          <w:szCs w:val="20"/>
          <w:highlight w:val="cyan"/>
          <w:lang w:val="nl-NL"/>
        </w:rPr>
        <w:t>&gt;</w:t>
      </w:r>
      <w:r w:rsidRPr="002864F3">
        <w:rPr>
          <w:rFonts w:ascii="Courier New" w:hAnsi="Courier New" w:cs="Courier New"/>
          <w:sz w:val="20"/>
          <w:szCs w:val="20"/>
          <w:highlight w:val="cyan"/>
          <w:lang w:val="nl-NL"/>
        </w:rPr>
        <w:t>Ngày cấp hộ chiếu người mua</w:t>
      </w: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NCHChieu</w:t>
      </w:r>
      <w:r w:rsidRPr="002864F3">
        <w:rPr>
          <w:rFonts w:ascii="Courier New" w:hAnsi="Courier New" w:cs="Courier New"/>
          <w:color w:val="0000FF"/>
          <w:sz w:val="20"/>
          <w:szCs w:val="20"/>
          <w:highlight w:val="cyan"/>
          <w:lang w:val="nl-NL"/>
        </w:rPr>
        <w:t>&gt;</w:t>
      </w:r>
    </w:p>
    <w:p w14:paraId="6F3181E8" w14:textId="77777777" w:rsidR="00126611" w:rsidRPr="002864F3" w:rsidRDefault="00126611" w:rsidP="00941E0C">
      <w:pPr>
        <w:shd w:val="clear" w:color="auto" w:fill="FFFFFF"/>
        <w:ind w:left="1440" w:firstLine="720"/>
        <w:rPr>
          <w:rFonts w:ascii="Courier New" w:hAnsi="Courier New" w:cs="Courier New"/>
          <w:color w:val="0000FF"/>
          <w:sz w:val="20"/>
          <w:szCs w:val="20"/>
          <w:highlight w:val="cyan"/>
          <w:lang w:val="nl-NL"/>
        </w:rPr>
      </w:pP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NHHHChieu</w:t>
      </w:r>
      <w:r w:rsidRPr="002864F3">
        <w:rPr>
          <w:rFonts w:ascii="Courier New" w:hAnsi="Courier New" w:cs="Courier New"/>
          <w:color w:val="0000FF"/>
          <w:sz w:val="20"/>
          <w:szCs w:val="20"/>
          <w:highlight w:val="cyan"/>
          <w:lang w:val="nl-NL"/>
        </w:rPr>
        <w:t>&gt;</w:t>
      </w:r>
      <w:r w:rsidRPr="002864F3">
        <w:rPr>
          <w:rFonts w:ascii="Courier New" w:hAnsi="Courier New" w:cs="Courier New"/>
          <w:sz w:val="20"/>
          <w:szCs w:val="20"/>
          <w:highlight w:val="cyan"/>
          <w:lang w:val="nl-NL"/>
        </w:rPr>
        <w:t>Ngày hết hạn hộ chiếu người mua</w:t>
      </w: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NHHHChieu</w:t>
      </w:r>
      <w:r w:rsidRPr="002864F3">
        <w:rPr>
          <w:rFonts w:ascii="Courier New" w:hAnsi="Courier New" w:cs="Courier New"/>
          <w:color w:val="0000FF"/>
          <w:sz w:val="20"/>
          <w:szCs w:val="20"/>
          <w:highlight w:val="cyan"/>
          <w:lang w:val="nl-NL"/>
        </w:rPr>
        <w:t>&gt;</w:t>
      </w:r>
    </w:p>
    <w:p w14:paraId="5B3D9B3B" w14:textId="2BDAE1BA" w:rsidR="00126611" w:rsidRPr="002864F3" w:rsidRDefault="00126611" w:rsidP="00941E0C">
      <w:pPr>
        <w:shd w:val="clear" w:color="auto" w:fill="FFFFFF"/>
        <w:ind w:left="1440" w:firstLine="720"/>
        <w:rPr>
          <w:rFonts w:ascii="Consolas" w:hAnsi="Consolas" w:cs="Consolas"/>
          <w:color w:val="000000"/>
          <w:sz w:val="19"/>
          <w:szCs w:val="19"/>
          <w:lang w:val="nl-NL"/>
        </w:rPr>
      </w:pP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QTich</w:t>
      </w:r>
      <w:r w:rsidRPr="002864F3">
        <w:rPr>
          <w:rFonts w:ascii="Courier New" w:hAnsi="Courier New" w:cs="Courier New"/>
          <w:color w:val="0000FF"/>
          <w:sz w:val="20"/>
          <w:szCs w:val="20"/>
          <w:highlight w:val="cyan"/>
          <w:lang w:val="nl-NL"/>
        </w:rPr>
        <w:t>&gt;</w:t>
      </w:r>
      <w:r w:rsidRPr="002864F3">
        <w:rPr>
          <w:rFonts w:ascii="Courier New" w:hAnsi="Courier New" w:cs="Courier New"/>
          <w:sz w:val="20"/>
          <w:szCs w:val="20"/>
          <w:highlight w:val="cyan"/>
          <w:lang w:val="nl-NL"/>
        </w:rPr>
        <w:t>Quốc tịch người mua</w:t>
      </w:r>
      <w:r w:rsidRPr="002864F3">
        <w:rPr>
          <w:rFonts w:ascii="Courier New" w:hAnsi="Courier New" w:cs="Courier New"/>
          <w:color w:val="0000FF"/>
          <w:sz w:val="20"/>
          <w:szCs w:val="20"/>
          <w:highlight w:val="cyan"/>
          <w:lang w:val="nl-NL"/>
        </w:rPr>
        <w:t>&lt;/</w:t>
      </w:r>
      <w:r w:rsidRPr="002864F3">
        <w:rPr>
          <w:rFonts w:ascii="Courier New" w:hAnsi="Courier New" w:cs="Courier New"/>
          <w:color w:val="C00000"/>
          <w:sz w:val="20"/>
          <w:szCs w:val="20"/>
          <w:highlight w:val="cyan"/>
          <w:lang w:val="nl-NL"/>
        </w:rPr>
        <w:t>QTich</w:t>
      </w:r>
      <w:r w:rsidRPr="002864F3">
        <w:rPr>
          <w:rFonts w:ascii="Courier New" w:hAnsi="Courier New" w:cs="Courier New"/>
          <w:color w:val="0000FF"/>
          <w:sz w:val="20"/>
          <w:szCs w:val="20"/>
          <w:highlight w:val="cyan"/>
          <w:lang w:val="nl-NL"/>
        </w:rPr>
        <w:t>&gt;</w:t>
      </w:r>
    </w:p>
    <w:p w14:paraId="4EAA1510"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NMua</w:t>
      </w:r>
      <w:r w:rsidRPr="002864F3">
        <w:rPr>
          <w:rFonts w:ascii="Consolas" w:hAnsi="Consolas" w:cs="Consolas"/>
          <w:color w:val="0000FF"/>
          <w:sz w:val="19"/>
          <w:szCs w:val="19"/>
          <w:lang w:val="nl-NL"/>
        </w:rPr>
        <w:t>&gt;</w:t>
      </w:r>
    </w:p>
    <w:p w14:paraId="6DF6E4FF"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DSHHDVu</w:t>
      </w:r>
      <w:r w:rsidRPr="002864F3">
        <w:rPr>
          <w:rFonts w:ascii="Consolas" w:hAnsi="Consolas" w:cs="Consolas"/>
          <w:color w:val="0000FF"/>
          <w:sz w:val="19"/>
          <w:szCs w:val="19"/>
          <w:lang w:val="nl-NL"/>
        </w:rPr>
        <w:t>&gt;</w:t>
      </w:r>
    </w:p>
    <w:p w14:paraId="33BBF0D7"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HHDVu</w:t>
      </w:r>
      <w:r w:rsidRPr="002864F3">
        <w:rPr>
          <w:rFonts w:ascii="Consolas" w:hAnsi="Consolas" w:cs="Consolas"/>
          <w:color w:val="0000FF"/>
          <w:sz w:val="19"/>
          <w:szCs w:val="19"/>
          <w:lang w:val="nl-NL"/>
        </w:rPr>
        <w:t>&gt;</w:t>
      </w:r>
    </w:p>
    <w:p w14:paraId="4C1338A7" w14:textId="2F397B9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lastRenderedPageBreak/>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TChat</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Tính chất * (1-Hàng hóa, dịch vụ; 2-Khuyến mại; 3-Chiết khấu thương mại (trong trường hợp muốn thể hiện thông tin chiết khấu theo dòng); 4-Ghi chú/diễn giải</w:t>
      </w:r>
      <w:r w:rsidR="00941E0C" w:rsidRPr="002864F3">
        <w:rPr>
          <w:rFonts w:ascii="Consolas" w:hAnsi="Consolas" w:cs="Consolas"/>
          <w:color w:val="000000"/>
          <w:sz w:val="19"/>
          <w:szCs w:val="19"/>
          <w:lang w:val="nl-NL"/>
        </w:rPr>
        <w:t xml:space="preserve">; </w:t>
      </w:r>
      <w:r w:rsidR="00941E0C" w:rsidRPr="002864F3">
        <w:rPr>
          <w:rFonts w:ascii="Consolas" w:hAnsi="Consolas" w:cs="Consolas"/>
          <w:color w:val="000000"/>
          <w:sz w:val="19"/>
          <w:szCs w:val="19"/>
          <w:highlight w:val="cyan"/>
          <w:lang w:val="nl-NL"/>
        </w:rPr>
        <w:t>5- Hàng hoá đặc trưng</w:t>
      </w:r>
      <w:r w:rsidRPr="002864F3">
        <w:rPr>
          <w:rFonts w:ascii="Consolas" w:hAnsi="Consolas" w:cs="Consolas"/>
          <w:color w:val="000000"/>
          <w:sz w:val="19"/>
          <w:szCs w:val="19"/>
          <w:lang w:val="nl-NL"/>
        </w:rPr>
        <w: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TChat</w:t>
      </w:r>
      <w:r w:rsidRPr="002864F3">
        <w:rPr>
          <w:rFonts w:ascii="Consolas" w:hAnsi="Consolas" w:cs="Consolas"/>
          <w:color w:val="0000FF"/>
          <w:sz w:val="19"/>
          <w:szCs w:val="19"/>
          <w:lang w:val="nl-NL"/>
        </w:rPr>
        <w:t>&gt;</w:t>
      </w:r>
    </w:p>
    <w:p w14:paraId="187142A0"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STT</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Số thứ tự</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STT</w:t>
      </w:r>
      <w:r w:rsidRPr="002864F3">
        <w:rPr>
          <w:rFonts w:ascii="Consolas" w:hAnsi="Consolas" w:cs="Consolas"/>
          <w:color w:val="0000FF"/>
          <w:sz w:val="19"/>
          <w:szCs w:val="19"/>
          <w:lang w:val="nl-NL"/>
        </w:rPr>
        <w:t>&gt;</w:t>
      </w:r>
    </w:p>
    <w:p w14:paraId="4C15B370"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MHHDVu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Mã hàng hóa, dịch vụ (Bắt buộc nếu có)</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MHHDVu</w:t>
      </w:r>
      <w:r w:rsidRPr="002864F3">
        <w:rPr>
          <w:rFonts w:ascii="Consolas" w:hAnsi="Consolas" w:cs="Consolas"/>
          <w:color w:val="0000FF"/>
          <w:sz w:val="19"/>
          <w:szCs w:val="19"/>
          <w:lang w:val="nl-NL"/>
        </w:rPr>
        <w:t>&gt;</w:t>
      </w:r>
    </w:p>
    <w:p w14:paraId="7791BC2E"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THHDVu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Tên hàng hóa, dịch vụ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THHDVu</w:t>
      </w:r>
      <w:r w:rsidRPr="002864F3">
        <w:rPr>
          <w:rFonts w:ascii="Consolas" w:hAnsi="Consolas" w:cs="Consolas"/>
          <w:color w:val="0000FF"/>
          <w:sz w:val="19"/>
          <w:szCs w:val="19"/>
          <w:lang w:val="nl-NL"/>
        </w:rPr>
        <w:t>&gt;</w:t>
      </w:r>
    </w:p>
    <w:p w14:paraId="2CED3184"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DVTinh</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Đơn vị tính (Bắt buộc nếu có)</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DVTinh</w:t>
      </w:r>
      <w:r w:rsidRPr="002864F3">
        <w:rPr>
          <w:rFonts w:ascii="Consolas" w:hAnsi="Consolas" w:cs="Consolas"/>
          <w:color w:val="0000FF"/>
          <w:sz w:val="19"/>
          <w:szCs w:val="19"/>
          <w:lang w:val="nl-NL"/>
        </w:rPr>
        <w:t>&gt;</w:t>
      </w:r>
    </w:p>
    <w:p w14:paraId="229151B9"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SLuong</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Số lượng (Bắt buộc nếu có)</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SLuong</w:t>
      </w:r>
      <w:r w:rsidRPr="002864F3">
        <w:rPr>
          <w:rFonts w:ascii="Consolas" w:hAnsi="Consolas" w:cs="Consolas"/>
          <w:color w:val="0000FF"/>
          <w:sz w:val="19"/>
          <w:szCs w:val="19"/>
          <w:lang w:val="nl-NL"/>
        </w:rPr>
        <w:t>&gt;</w:t>
      </w:r>
    </w:p>
    <w:p w14:paraId="3BF8E599"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DGia</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Đơn giá (Bắt buộc nếu có)</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DGia</w:t>
      </w:r>
      <w:r w:rsidRPr="002864F3">
        <w:rPr>
          <w:rFonts w:ascii="Consolas" w:hAnsi="Consolas" w:cs="Consolas"/>
          <w:color w:val="0000FF"/>
          <w:sz w:val="19"/>
          <w:szCs w:val="19"/>
          <w:lang w:val="nl-NL"/>
        </w:rPr>
        <w:t>&gt;</w:t>
      </w:r>
    </w:p>
    <w:p w14:paraId="568CEBAF"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TLCKhau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Tỷ lệ % chiết khấu</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TLCKhau</w:t>
      </w:r>
      <w:r w:rsidRPr="002864F3">
        <w:rPr>
          <w:rFonts w:ascii="Consolas" w:hAnsi="Consolas" w:cs="Consolas"/>
          <w:color w:val="0000FF"/>
          <w:sz w:val="19"/>
          <w:szCs w:val="19"/>
          <w:lang w:val="nl-NL"/>
        </w:rPr>
        <w:t>&gt;</w:t>
      </w:r>
    </w:p>
    <w:p w14:paraId="773A6EE3" w14:textId="77777777"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STCKhau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 xml:space="preserve">Số tiền chiết khấu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STCKhau</w:t>
      </w:r>
      <w:r w:rsidRPr="002864F3">
        <w:rPr>
          <w:rFonts w:ascii="Consolas" w:hAnsi="Consolas" w:cs="Consolas"/>
          <w:color w:val="0000FF"/>
          <w:sz w:val="19"/>
          <w:szCs w:val="19"/>
          <w:lang w:val="nl-NL"/>
        </w:rPr>
        <w:t>&gt;</w:t>
      </w:r>
    </w:p>
    <w:p w14:paraId="461EBEBB" w14:textId="1DC6D562" w:rsidR="002718A7" w:rsidRPr="002864F3" w:rsidRDefault="002718A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GTKCThue</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Giảm trừ không chịu thuế</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GTKCThue</w:t>
      </w:r>
      <w:r w:rsidRPr="002864F3">
        <w:rPr>
          <w:rFonts w:ascii="Consolas" w:hAnsi="Consolas" w:cs="Consolas"/>
          <w:color w:val="0000FF"/>
          <w:sz w:val="19"/>
          <w:szCs w:val="19"/>
          <w:lang w:val="nl-NL"/>
        </w:rPr>
        <w:t>&gt;</w:t>
      </w:r>
    </w:p>
    <w:p w14:paraId="17BD0443"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ThTien</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Thành tiền (Thành tiền chưa có thuế GTGT) - Bắt buộc trừ trường hợp TChat = 4</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ThTien</w:t>
      </w:r>
      <w:r w:rsidRPr="002864F3">
        <w:rPr>
          <w:rFonts w:ascii="Consolas" w:hAnsi="Consolas" w:cs="Consolas"/>
          <w:color w:val="0000FF"/>
          <w:sz w:val="19"/>
          <w:szCs w:val="19"/>
          <w:lang w:val="nl-NL"/>
        </w:rPr>
        <w:t>&gt;</w:t>
      </w:r>
    </w:p>
    <w:p w14:paraId="49593350" w14:textId="77777777"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TSuat</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Thuế suất (Thuế suất thuế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TSuat</w:t>
      </w:r>
      <w:r w:rsidRPr="002864F3">
        <w:rPr>
          <w:rFonts w:ascii="Consolas" w:hAnsi="Consolas" w:cs="Consolas"/>
          <w:color w:val="0000FF"/>
          <w:sz w:val="19"/>
          <w:szCs w:val="19"/>
          <w:lang w:val="nl-NL"/>
        </w:rPr>
        <w:t>&gt;</w:t>
      </w:r>
    </w:p>
    <w:p w14:paraId="7E126E02" w14:textId="77777777"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C00000"/>
          <w:sz w:val="19"/>
          <w:szCs w:val="19"/>
          <w:lang w:val="nl-NL"/>
        </w:rPr>
        <w:t>TThue</w:t>
      </w:r>
      <w:r w:rsidRPr="002864F3">
        <w:rPr>
          <w:rFonts w:ascii="Consolas" w:hAnsi="Consolas" w:cs="Consolas"/>
          <w:color w:val="0000FF"/>
          <w:sz w:val="19"/>
          <w:szCs w:val="19"/>
          <w:lang w:val="nl-NL"/>
        </w:rPr>
        <w:t>&gt;</w:t>
      </w:r>
      <w:r w:rsidRPr="002864F3">
        <w:rPr>
          <w:rFonts w:ascii="Consolas" w:hAnsi="Consolas" w:cs="Consolas"/>
          <w:sz w:val="19"/>
          <w:szCs w:val="19"/>
          <w:lang w:val="nl-NL"/>
        </w:rPr>
        <w:t>Tiền thuế</w:t>
      </w:r>
      <w:r w:rsidRPr="002864F3">
        <w:rPr>
          <w:rFonts w:ascii="Consolas" w:hAnsi="Consolas" w:cs="Consolas"/>
          <w:color w:val="0000FF"/>
          <w:sz w:val="19"/>
          <w:szCs w:val="19"/>
          <w:lang w:val="nl-NL"/>
        </w:rPr>
        <w:t>&lt;/</w:t>
      </w:r>
      <w:r w:rsidRPr="002864F3">
        <w:rPr>
          <w:rFonts w:ascii="Consolas" w:hAnsi="Consolas" w:cs="Consolas"/>
          <w:color w:val="C00000"/>
          <w:sz w:val="19"/>
          <w:szCs w:val="19"/>
          <w:lang w:val="nl-NL"/>
        </w:rPr>
        <w:t>TThue</w:t>
      </w:r>
      <w:r w:rsidRPr="002864F3">
        <w:rPr>
          <w:rFonts w:ascii="Consolas" w:hAnsi="Consolas" w:cs="Consolas"/>
          <w:color w:val="0000FF"/>
          <w:sz w:val="19"/>
          <w:szCs w:val="19"/>
          <w:lang w:val="nl-NL"/>
        </w:rPr>
        <w:t>&gt;</w:t>
      </w:r>
    </w:p>
    <w:p w14:paraId="24133CC9"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 xml:space="preserve">               </w:t>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C00000"/>
          <w:sz w:val="19"/>
          <w:szCs w:val="19"/>
          <w:lang w:val="nl-NL"/>
        </w:rPr>
        <w:t>TSThue</w:t>
      </w:r>
      <w:r w:rsidRPr="002864F3">
        <w:rPr>
          <w:rFonts w:ascii="Consolas" w:hAnsi="Consolas" w:cs="Consolas"/>
          <w:color w:val="0000FF"/>
          <w:sz w:val="19"/>
          <w:szCs w:val="19"/>
          <w:lang w:val="nl-NL"/>
        </w:rPr>
        <w:t>&gt;</w:t>
      </w:r>
      <w:r w:rsidRPr="002864F3">
        <w:rPr>
          <w:rFonts w:ascii="Consolas" w:hAnsi="Consolas" w:cs="Consolas"/>
          <w:sz w:val="19"/>
          <w:szCs w:val="19"/>
          <w:lang w:val="nl-NL"/>
        </w:rPr>
        <w:t>Tiền sau thuế</w:t>
      </w:r>
      <w:r w:rsidRPr="002864F3">
        <w:rPr>
          <w:rFonts w:ascii="Consolas" w:hAnsi="Consolas" w:cs="Consolas"/>
          <w:color w:val="0000FF"/>
          <w:sz w:val="19"/>
          <w:szCs w:val="19"/>
          <w:lang w:val="nl-NL"/>
        </w:rPr>
        <w:t>&lt;/</w:t>
      </w:r>
      <w:r w:rsidRPr="002864F3">
        <w:rPr>
          <w:rFonts w:ascii="Consolas" w:hAnsi="Consolas" w:cs="Consolas"/>
          <w:color w:val="C00000"/>
          <w:sz w:val="19"/>
          <w:szCs w:val="19"/>
          <w:lang w:val="nl-NL"/>
        </w:rPr>
        <w:t>TSThue</w:t>
      </w:r>
      <w:r w:rsidRPr="002864F3">
        <w:rPr>
          <w:rFonts w:ascii="Consolas" w:hAnsi="Consolas" w:cs="Consolas"/>
          <w:color w:val="0000FF"/>
          <w:sz w:val="19"/>
          <w:szCs w:val="19"/>
          <w:lang w:val="nl-NL"/>
        </w:rPr>
        <w:t>&gt;</w:t>
      </w:r>
    </w:p>
    <w:p w14:paraId="110FC0D1" w14:textId="77777777" w:rsidR="009D1437" w:rsidRDefault="009D1437" w:rsidP="009D1437">
      <w:pPr>
        <w:autoSpaceDE w:val="0"/>
        <w:autoSpaceDN w:val="0"/>
        <w:adjustRightInd w:val="0"/>
        <w:rPr>
          <w:rFonts w:ascii="Consolas" w:hAnsi="Consolas" w:cs="Consolas"/>
          <w:color w:val="000000"/>
          <w:sz w:val="19"/>
          <w:szCs w:val="19"/>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Pr>
          <w:rFonts w:ascii="Consolas" w:hAnsi="Consolas" w:cs="Consolas"/>
          <w:color w:val="0000FF"/>
          <w:sz w:val="19"/>
          <w:szCs w:val="19"/>
        </w:rPr>
        <w:t>&lt;</w:t>
      </w:r>
      <w:r>
        <w:rPr>
          <w:rFonts w:ascii="Consolas" w:hAnsi="Consolas" w:cs="Consolas"/>
          <w:color w:val="A31515"/>
          <w:sz w:val="19"/>
          <w:szCs w:val="19"/>
        </w:rPr>
        <w:t>TTKhac</w:t>
      </w:r>
      <w:r>
        <w:rPr>
          <w:rFonts w:ascii="Consolas" w:hAnsi="Consolas" w:cs="Consolas"/>
          <w:color w:val="0000FF"/>
          <w:sz w:val="19"/>
          <w:szCs w:val="19"/>
        </w:rPr>
        <w:t>&gt;</w:t>
      </w:r>
    </w:p>
    <w:p w14:paraId="2464C494"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14:paraId="48D63383"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TTruong</w:t>
      </w:r>
      <w:r>
        <w:rPr>
          <w:rFonts w:ascii="Consolas" w:hAnsi="Consolas" w:cs="Consolas"/>
          <w:color w:val="0000FF"/>
          <w:sz w:val="19"/>
          <w:szCs w:val="19"/>
        </w:rPr>
        <w:t>&gt;</w:t>
      </w:r>
      <w:r>
        <w:rPr>
          <w:rFonts w:ascii="Consolas" w:hAnsi="Consolas" w:cs="Consolas"/>
          <w:color w:val="000000"/>
          <w:sz w:val="19"/>
          <w:szCs w:val="19"/>
        </w:rPr>
        <w:t>Tên trường</w:t>
      </w:r>
      <w:r>
        <w:rPr>
          <w:rFonts w:ascii="Consolas" w:hAnsi="Consolas" w:cs="Consolas"/>
          <w:color w:val="0000FF"/>
          <w:sz w:val="19"/>
          <w:szCs w:val="19"/>
        </w:rPr>
        <w:t>&lt;/</w:t>
      </w:r>
      <w:r>
        <w:rPr>
          <w:rFonts w:ascii="Consolas" w:hAnsi="Consolas" w:cs="Consolas"/>
          <w:color w:val="A31515"/>
          <w:sz w:val="19"/>
          <w:szCs w:val="19"/>
        </w:rPr>
        <w:t>TTruong</w:t>
      </w:r>
      <w:r>
        <w:rPr>
          <w:rFonts w:ascii="Consolas" w:hAnsi="Consolas" w:cs="Consolas"/>
          <w:color w:val="0000FF"/>
          <w:sz w:val="19"/>
          <w:szCs w:val="19"/>
        </w:rPr>
        <w:t>&gt;</w:t>
      </w:r>
    </w:p>
    <w:p w14:paraId="5C8308F2"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KDLieu</w:t>
      </w:r>
      <w:r>
        <w:rPr>
          <w:rFonts w:ascii="Consolas" w:hAnsi="Consolas" w:cs="Consolas"/>
          <w:color w:val="0000FF"/>
          <w:sz w:val="19"/>
          <w:szCs w:val="19"/>
        </w:rPr>
        <w:t>&gt;</w:t>
      </w:r>
      <w:r>
        <w:rPr>
          <w:rFonts w:ascii="Consolas" w:hAnsi="Consolas" w:cs="Consolas"/>
          <w:color w:val="000000"/>
          <w:sz w:val="19"/>
          <w:szCs w:val="19"/>
        </w:rPr>
        <w:t>Kiểu dữ liệu</w:t>
      </w:r>
      <w:r>
        <w:rPr>
          <w:rFonts w:ascii="Consolas" w:hAnsi="Consolas" w:cs="Consolas"/>
          <w:color w:val="0000FF"/>
          <w:sz w:val="19"/>
          <w:szCs w:val="19"/>
        </w:rPr>
        <w:t>&lt;/</w:t>
      </w:r>
      <w:r>
        <w:rPr>
          <w:rFonts w:ascii="Consolas" w:hAnsi="Consolas" w:cs="Consolas"/>
          <w:color w:val="A31515"/>
          <w:sz w:val="19"/>
          <w:szCs w:val="19"/>
        </w:rPr>
        <w:t>KDLieu</w:t>
      </w:r>
      <w:r>
        <w:rPr>
          <w:rFonts w:ascii="Consolas" w:hAnsi="Consolas" w:cs="Consolas"/>
          <w:color w:val="0000FF"/>
          <w:sz w:val="19"/>
          <w:szCs w:val="19"/>
        </w:rPr>
        <w:t>&gt;</w:t>
      </w:r>
    </w:p>
    <w:p w14:paraId="29FB1C62"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DLieu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Dữ liệu</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DLieu</w:t>
      </w:r>
      <w:r w:rsidRPr="002864F3">
        <w:rPr>
          <w:rFonts w:ascii="Consolas" w:hAnsi="Consolas" w:cs="Consolas"/>
          <w:color w:val="0000FF"/>
          <w:sz w:val="19"/>
          <w:szCs w:val="19"/>
          <w:lang w:val="nl-NL"/>
        </w:rPr>
        <w:t>&gt;</w:t>
      </w:r>
    </w:p>
    <w:p w14:paraId="217CA7BB"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TTin</w:t>
      </w:r>
      <w:r w:rsidRPr="002864F3">
        <w:rPr>
          <w:rFonts w:ascii="Consolas" w:hAnsi="Consolas" w:cs="Consolas"/>
          <w:color w:val="0000FF"/>
          <w:sz w:val="19"/>
          <w:szCs w:val="19"/>
          <w:lang w:val="nl-NL"/>
        </w:rPr>
        <w:t>&gt;</w:t>
      </w:r>
    </w:p>
    <w:p w14:paraId="463B7964" w14:textId="77777777"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TTKhac</w:t>
      </w:r>
      <w:r w:rsidRPr="002864F3">
        <w:rPr>
          <w:rFonts w:ascii="Consolas" w:hAnsi="Consolas" w:cs="Consolas"/>
          <w:color w:val="0000FF"/>
          <w:sz w:val="19"/>
          <w:szCs w:val="19"/>
          <w:lang w:val="nl-NL"/>
        </w:rPr>
        <w:t>&gt;</w:t>
      </w:r>
    </w:p>
    <w:p w14:paraId="776CEBA6" w14:textId="6E916B73" w:rsidR="00941E0C" w:rsidRPr="002864F3" w:rsidRDefault="00941E0C" w:rsidP="00B62732">
      <w:pPr>
        <w:autoSpaceDE w:val="0"/>
        <w:autoSpaceDN w:val="0"/>
        <w:adjustRightInd w:val="0"/>
        <w:ind w:left="2160" w:firstLine="720"/>
        <w:jc w:val="both"/>
        <w:rPr>
          <w:rFonts w:ascii="Consolas" w:hAnsi="Consolas" w:cs="Courier New"/>
          <w:color w:val="000000"/>
          <w:sz w:val="20"/>
          <w:szCs w:val="20"/>
          <w:highlight w:val="cyan"/>
          <w:lang w:val="nl-NL"/>
        </w:rPr>
      </w:pPr>
      <w:r w:rsidRPr="002864F3">
        <w:rPr>
          <w:rFonts w:ascii="Consolas" w:hAnsi="Consolas" w:cs="Courier New"/>
          <w:color w:val="0000FF"/>
          <w:sz w:val="20"/>
          <w:szCs w:val="20"/>
          <w:highlight w:val="cyan"/>
          <w:lang w:val="nl-NL"/>
        </w:rPr>
        <w:t>&lt;</w:t>
      </w:r>
      <w:r w:rsidRPr="002864F3">
        <w:rPr>
          <w:rFonts w:ascii="Consolas" w:hAnsi="Consolas" w:cs="Courier New"/>
          <w:color w:val="C00000"/>
          <w:sz w:val="20"/>
          <w:szCs w:val="20"/>
          <w:highlight w:val="cyan"/>
          <w:lang w:val="nl-NL"/>
        </w:rPr>
        <w:t>TTHHDTrung</w:t>
      </w:r>
      <w:r w:rsidRPr="002864F3">
        <w:rPr>
          <w:rFonts w:ascii="Consolas" w:hAnsi="Consolas" w:cs="Courier New"/>
          <w:color w:val="0000FF"/>
          <w:sz w:val="20"/>
          <w:szCs w:val="20"/>
          <w:highlight w:val="cyan"/>
          <w:lang w:val="nl-NL"/>
        </w:rPr>
        <w:t xml:space="preserve">&gt; </w:t>
      </w:r>
      <w:r w:rsidRPr="002864F3">
        <w:rPr>
          <w:rFonts w:ascii="Consolas" w:hAnsi="Consolas" w:cs="Consolas"/>
          <w:color w:val="000000"/>
          <w:sz w:val="19"/>
          <w:szCs w:val="19"/>
          <w:lang w:val="nl-NL"/>
        </w:rPr>
        <w:t>- B</w:t>
      </w:r>
      <w:r w:rsidRPr="002864F3">
        <w:rPr>
          <w:rFonts w:ascii="Consolas" w:hAnsi="Consolas" w:cs="Cambria"/>
          <w:color w:val="000000"/>
          <w:sz w:val="19"/>
          <w:szCs w:val="19"/>
          <w:lang w:val="nl-NL"/>
        </w:rPr>
        <w:t>ắ</w:t>
      </w:r>
      <w:r w:rsidRPr="002864F3">
        <w:rPr>
          <w:rFonts w:ascii="Consolas" w:hAnsi="Consolas" w:cs="Consolas"/>
          <w:color w:val="000000"/>
          <w:sz w:val="19"/>
          <w:szCs w:val="19"/>
          <w:lang w:val="nl-NL"/>
        </w:rPr>
        <w:t>t bu</w:t>
      </w:r>
      <w:r w:rsidRPr="002864F3">
        <w:rPr>
          <w:rFonts w:ascii="Consolas" w:hAnsi="Consolas" w:cs="Cambria"/>
          <w:color w:val="000000"/>
          <w:sz w:val="19"/>
          <w:szCs w:val="19"/>
          <w:lang w:val="nl-NL"/>
        </w:rPr>
        <w:t>ộ</w:t>
      </w:r>
      <w:r w:rsidRPr="002864F3">
        <w:rPr>
          <w:rFonts w:ascii="Consolas" w:hAnsi="Consolas" w:cs="Consolas"/>
          <w:color w:val="000000"/>
          <w:sz w:val="19"/>
          <w:szCs w:val="19"/>
          <w:lang w:val="nl-NL"/>
        </w:rPr>
        <w:t>c tr</w:t>
      </w:r>
      <w:r w:rsidRPr="002864F3">
        <w:rPr>
          <w:rFonts w:ascii="Consolas" w:hAnsi="Consolas" w:cs="Cambria"/>
          <w:color w:val="000000"/>
          <w:sz w:val="19"/>
          <w:szCs w:val="19"/>
          <w:lang w:val="nl-NL"/>
        </w:rPr>
        <w:t>ườ</w:t>
      </w:r>
      <w:r w:rsidRPr="002864F3">
        <w:rPr>
          <w:rFonts w:ascii="Consolas" w:hAnsi="Consolas" w:cs="Consolas"/>
          <w:color w:val="000000"/>
          <w:sz w:val="19"/>
          <w:szCs w:val="19"/>
          <w:lang w:val="nl-NL"/>
        </w:rPr>
        <w:t>ng h</w:t>
      </w:r>
      <w:r w:rsidRPr="002864F3">
        <w:rPr>
          <w:rFonts w:ascii="Consolas" w:hAnsi="Consolas" w:cs="Cambria"/>
          <w:color w:val="000000"/>
          <w:sz w:val="19"/>
          <w:szCs w:val="19"/>
          <w:lang w:val="nl-NL"/>
        </w:rPr>
        <w:t>ợ</w:t>
      </w:r>
      <w:r w:rsidRPr="002864F3">
        <w:rPr>
          <w:rFonts w:ascii="Consolas" w:hAnsi="Consolas" w:cs="Consolas"/>
          <w:color w:val="000000"/>
          <w:sz w:val="19"/>
          <w:szCs w:val="19"/>
          <w:lang w:val="nl-NL"/>
        </w:rPr>
        <w:t>p TChat = 5</w:t>
      </w:r>
    </w:p>
    <w:p w14:paraId="28992941" w14:textId="77777777" w:rsidR="00941E0C" w:rsidRPr="002864F3" w:rsidRDefault="00941E0C" w:rsidP="00B62732">
      <w:pPr>
        <w:autoSpaceDE w:val="0"/>
        <w:autoSpaceDN w:val="0"/>
        <w:adjustRightInd w:val="0"/>
        <w:jc w:val="both"/>
        <w:rPr>
          <w:rFonts w:ascii="Consolas" w:hAnsi="Consolas" w:cs="Courier New"/>
          <w:color w:val="0000FF"/>
          <w:sz w:val="20"/>
          <w:szCs w:val="20"/>
          <w:highlight w:val="cyan"/>
          <w:lang w:val="nl-NL"/>
        </w:rPr>
      </w:pP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t>&lt;</w:t>
      </w:r>
      <w:r w:rsidRPr="002864F3">
        <w:rPr>
          <w:rFonts w:ascii="Consolas" w:hAnsi="Consolas" w:cs="Courier New"/>
          <w:color w:val="A31515"/>
          <w:sz w:val="20"/>
          <w:szCs w:val="20"/>
          <w:highlight w:val="cyan"/>
          <w:lang w:val="nl-NL"/>
        </w:rPr>
        <w:t>TTin</w:t>
      </w:r>
      <w:r w:rsidRPr="002864F3">
        <w:rPr>
          <w:rFonts w:ascii="Consolas" w:hAnsi="Consolas" w:cs="Courier New"/>
          <w:color w:val="0000FF"/>
          <w:sz w:val="20"/>
          <w:szCs w:val="20"/>
          <w:highlight w:val="cyan"/>
          <w:lang w:val="nl-NL"/>
        </w:rPr>
        <w:t>&gt;</w:t>
      </w:r>
    </w:p>
    <w:p w14:paraId="16D07676" w14:textId="77777777" w:rsidR="00941E0C" w:rsidRPr="002864F3" w:rsidRDefault="00941E0C" w:rsidP="00B62732">
      <w:pPr>
        <w:autoSpaceDE w:val="0"/>
        <w:autoSpaceDN w:val="0"/>
        <w:adjustRightInd w:val="0"/>
        <w:jc w:val="both"/>
        <w:rPr>
          <w:rFonts w:ascii="Consolas" w:hAnsi="Consolas" w:cs="Courier New"/>
          <w:color w:val="000000"/>
          <w:sz w:val="20"/>
          <w:szCs w:val="20"/>
          <w:highlight w:val="cyan"/>
          <w:lang w:val="nl-NL"/>
        </w:rPr>
      </w:pP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t>&lt;</w:t>
      </w:r>
      <w:r w:rsidRPr="002864F3">
        <w:rPr>
          <w:rFonts w:ascii="Consolas" w:hAnsi="Consolas" w:cs="Courier New"/>
          <w:color w:val="C00000"/>
          <w:sz w:val="20"/>
          <w:szCs w:val="20"/>
          <w:highlight w:val="cyan"/>
          <w:lang w:val="nl-NL"/>
        </w:rPr>
        <w:t>LHHDTrung</w:t>
      </w:r>
      <w:r w:rsidRPr="002864F3">
        <w:rPr>
          <w:rFonts w:ascii="Consolas" w:hAnsi="Consolas" w:cs="Courier New"/>
          <w:color w:val="0000FF"/>
          <w:sz w:val="20"/>
          <w:szCs w:val="20"/>
          <w:highlight w:val="cyan"/>
          <w:lang w:val="nl-NL"/>
        </w:rPr>
        <w:t>&gt;</w:t>
      </w:r>
      <w:r w:rsidRPr="002864F3">
        <w:rPr>
          <w:rFonts w:ascii="Consolas" w:hAnsi="Consolas" w:cs="Courier New"/>
          <w:color w:val="000000"/>
          <w:sz w:val="20"/>
          <w:szCs w:val="20"/>
          <w:highlight w:val="cyan"/>
          <w:lang w:val="nl-NL"/>
        </w:rPr>
        <w:t>Lo</w:t>
      </w:r>
      <w:r w:rsidRPr="002864F3">
        <w:rPr>
          <w:rFonts w:ascii="Consolas" w:hAnsi="Consolas" w:cs="Cambria"/>
          <w:color w:val="000000"/>
          <w:sz w:val="20"/>
          <w:szCs w:val="20"/>
          <w:highlight w:val="cyan"/>
          <w:lang w:val="nl-NL"/>
        </w:rPr>
        <w:t>ạ</w:t>
      </w:r>
      <w:r w:rsidRPr="002864F3">
        <w:rPr>
          <w:rFonts w:ascii="Consolas" w:hAnsi="Consolas" w:cs="Courier New"/>
          <w:color w:val="000000"/>
          <w:sz w:val="20"/>
          <w:szCs w:val="20"/>
          <w:highlight w:val="cyan"/>
          <w:lang w:val="nl-NL"/>
        </w:rPr>
        <w:t>i h</w:t>
      </w:r>
      <w:r w:rsidRPr="002864F3">
        <w:rPr>
          <w:rFonts w:ascii="Consolas" w:hAnsi="Consolas" w:cs="Comic Sans MS"/>
          <w:color w:val="000000"/>
          <w:sz w:val="20"/>
          <w:szCs w:val="20"/>
          <w:highlight w:val="cyan"/>
          <w:lang w:val="nl-NL"/>
        </w:rPr>
        <w:t>à</w:t>
      </w:r>
      <w:r w:rsidRPr="002864F3">
        <w:rPr>
          <w:rFonts w:ascii="Consolas" w:hAnsi="Consolas" w:cs="Courier New"/>
          <w:color w:val="000000"/>
          <w:sz w:val="20"/>
          <w:szCs w:val="20"/>
          <w:highlight w:val="cyan"/>
          <w:lang w:val="nl-NL"/>
        </w:rPr>
        <w:t>ng h</w:t>
      </w:r>
      <w:r w:rsidRPr="002864F3">
        <w:rPr>
          <w:rFonts w:ascii="Consolas" w:hAnsi="Consolas" w:cs="Comic Sans MS"/>
          <w:color w:val="000000"/>
          <w:sz w:val="20"/>
          <w:szCs w:val="20"/>
          <w:highlight w:val="cyan"/>
          <w:lang w:val="nl-NL"/>
        </w:rPr>
        <w:t>ó</w:t>
      </w:r>
      <w:r w:rsidRPr="002864F3">
        <w:rPr>
          <w:rFonts w:ascii="Consolas" w:hAnsi="Consolas" w:cs="Courier New"/>
          <w:color w:val="000000"/>
          <w:sz w:val="20"/>
          <w:szCs w:val="20"/>
          <w:highlight w:val="cyan"/>
          <w:lang w:val="nl-NL"/>
        </w:rPr>
        <w:t xml:space="preserve">a </w:t>
      </w:r>
      <w:r w:rsidRPr="002864F3">
        <w:rPr>
          <w:rFonts w:ascii="Consolas" w:hAnsi="Consolas" w:cs="Comic Sans MS"/>
          <w:color w:val="000000"/>
          <w:sz w:val="20"/>
          <w:szCs w:val="20"/>
          <w:highlight w:val="cyan"/>
          <w:lang w:val="nl-NL"/>
        </w:rPr>
        <w:t>đ</w:t>
      </w:r>
      <w:r w:rsidRPr="002864F3">
        <w:rPr>
          <w:rFonts w:ascii="Consolas" w:hAnsi="Consolas" w:cs="Cambria"/>
          <w:color w:val="000000"/>
          <w:sz w:val="20"/>
          <w:szCs w:val="20"/>
          <w:highlight w:val="cyan"/>
          <w:lang w:val="nl-NL"/>
        </w:rPr>
        <w:t>ặ</w:t>
      </w:r>
      <w:r w:rsidRPr="002864F3">
        <w:rPr>
          <w:rFonts w:ascii="Consolas" w:hAnsi="Consolas" w:cs="Courier New"/>
          <w:color w:val="000000"/>
          <w:sz w:val="20"/>
          <w:szCs w:val="20"/>
          <w:highlight w:val="cyan"/>
          <w:lang w:val="nl-NL"/>
        </w:rPr>
        <w:t>c tr</w:t>
      </w:r>
      <w:r w:rsidRPr="002864F3">
        <w:rPr>
          <w:rFonts w:ascii="Consolas" w:hAnsi="Consolas" w:cs="Cambria"/>
          <w:color w:val="000000"/>
          <w:sz w:val="20"/>
          <w:szCs w:val="20"/>
          <w:highlight w:val="cyan"/>
          <w:lang w:val="nl-NL"/>
        </w:rPr>
        <w:t>ư</w:t>
      </w:r>
      <w:r w:rsidRPr="002864F3">
        <w:rPr>
          <w:rFonts w:ascii="Consolas" w:hAnsi="Consolas" w:cs="Courier New"/>
          <w:color w:val="000000"/>
          <w:sz w:val="20"/>
          <w:szCs w:val="20"/>
          <w:highlight w:val="cyan"/>
          <w:lang w:val="nl-NL"/>
        </w:rPr>
        <w:t>ng (nh</w:t>
      </w:r>
      <w:r w:rsidRPr="002864F3">
        <w:rPr>
          <w:rFonts w:ascii="Consolas" w:hAnsi="Consolas" w:cs="Cambria"/>
          <w:color w:val="000000"/>
          <w:sz w:val="20"/>
          <w:szCs w:val="20"/>
          <w:highlight w:val="cyan"/>
          <w:lang w:val="nl-NL"/>
        </w:rPr>
        <w:t>ậ</w:t>
      </w:r>
      <w:r w:rsidRPr="002864F3">
        <w:rPr>
          <w:rFonts w:ascii="Consolas" w:hAnsi="Consolas" w:cs="Courier New"/>
          <w:color w:val="000000"/>
          <w:sz w:val="20"/>
          <w:szCs w:val="20"/>
          <w:highlight w:val="cyan"/>
          <w:lang w:val="nl-NL"/>
        </w:rPr>
        <w:t>n c</w:t>
      </w:r>
      <w:r w:rsidRPr="002864F3">
        <w:rPr>
          <w:rFonts w:ascii="Consolas" w:hAnsi="Consolas" w:cs="Comic Sans MS"/>
          <w:color w:val="000000"/>
          <w:sz w:val="20"/>
          <w:szCs w:val="20"/>
          <w:highlight w:val="cyan"/>
          <w:lang w:val="nl-NL"/>
        </w:rPr>
        <w:t>á</w:t>
      </w:r>
      <w:r w:rsidRPr="002864F3">
        <w:rPr>
          <w:rFonts w:ascii="Consolas" w:hAnsi="Consolas" w:cs="Courier New"/>
          <w:color w:val="000000"/>
          <w:sz w:val="20"/>
          <w:szCs w:val="20"/>
          <w:highlight w:val="cyan"/>
          <w:lang w:val="nl-NL"/>
        </w:rPr>
        <w:t>c gi</w:t>
      </w:r>
      <w:r w:rsidRPr="002864F3">
        <w:rPr>
          <w:rFonts w:ascii="Consolas" w:hAnsi="Consolas" w:cs="Comic Sans MS"/>
          <w:color w:val="000000"/>
          <w:sz w:val="20"/>
          <w:szCs w:val="20"/>
          <w:highlight w:val="cyan"/>
          <w:lang w:val="nl-NL"/>
        </w:rPr>
        <w:t>á</w:t>
      </w:r>
      <w:r w:rsidRPr="002864F3">
        <w:rPr>
          <w:rFonts w:ascii="Consolas" w:hAnsi="Consolas" w:cs="Courier New"/>
          <w:color w:val="000000"/>
          <w:sz w:val="20"/>
          <w:szCs w:val="20"/>
          <w:highlight w:val="cyan"/>
          <w:lang w:val="nl-NL"/>
        </w:rPr>
        <w:t xml:space="preserve"> tr</w:t>
      </w:r>
      <w:r w:rsidRPr="002864F3">
        <w:rPr>
          <w:rFonts w:ascii="Consolas" w:hAnsi="Consolas" w:cs="Cambria"/>
          <w:color w:val="000000"/>
          <w:sz w:val="20"/>
          <w:szCs w:val="20"/>
          <w:highlight w:val="cyan"/>
          <w:lang w:val="nl-NL"/>
        </w:rPr>
        <w:t>ị</w:t>
      </w:r>
      <w:r w:rsidRPr="002864F3">
        <w:rPr>
          <w:rFonts w:ascii="Consolas" w:hAnsi="Consolas" w:cs="Courier New"/>
          <w:color w:val="000000"/>
          <w:sz w:val="20"/>
          <w:szCs w:val="20"/>
          <w:highlight w:val="cyan"/>
          <w:lang w:val="nl-NL"/>
        </w:rPr>
        <w:t>: 1- H</w:t>
      </w:r>
      <w:r w:rsidRPr="002864F3">
        <w:rPr>
          <w:rFonts w:ascii="Consolas" w:hAnsi="Consolas" w:cs="Comic Sans MS"/>
          <w:color w:val="000000"/>
          <w:sz w:val="20"/>
          <w:szCs w:val="20"/>
          <w:highlight w:val="cyan"/>
          <w:lang w:val="nl-NL"/>
        </w:rPr>
        <w:t>à</w:t>
      </w:r>
      <w:r w:rsidRPr="002864F3">
        <w:rPr>
          <w:rFonts w:ascii="Consolas" w:hAnsi="Consolas" w:cs="Courier New"/>
          <w:color w:val="000000"/>
          <w:sz w:val="20"/>
          <w:szCs w:val="20"/>
          <w:highlight w:val="cyan"/>
          <w:lang w:val="nl-NL"/>
        </w:rPr>
        <w:t>ng h</w:t>
      </w:r>
      <w:r w:rsidRPr="002864F3">
        <w:rPr>
          <w:rFonts w:ascii="Consolas" w:hAnsi="Consolas" w:cs="Comic Sans MS"/>
          <w:color w:val="000000"/>
          <w:sz w:val="20"/>
          <w:szCs w:val="20"/>
          <w:highlight w:val="cyan"/>
          <w:lang w:val="nl-NL"/>
        </w:rPr>
        <w:t>ó</w:t>
      </w:r>
      <w:r w:rsidRPr="002864F3">
        <w:rPr>
          <w:rFonts w:ascii="Consolas" w:hAnsi="Consolas" w:cs="Courier New"/>
          <w:color w:val="000000"/>
          <w:sz w:val="20"/>
          <w:szCs w:val="20"/>
          <w:highlight w:val="cyan"/>
          <w:lang w:val="nl-NL"/>
        </w:rPr>
        <w:t>a l</w:t>
      </w:r>
      <w:r w:rsidRPr="002864F3">
        <w:rPr>
          <w:rFonts w:ascii="Consolas" w:hAnsi="Consolas" w:cs="Comic Sans MS"/>
          <w:color w:val="000000"/>
          <w:sz w:val="20"/>
          <w:szCs w:val="20"/>
          <w:highlight w:val="cyan"/>
          <w:lang w:val="nl-NL"/>
        </w:rPr>
        <w:t>à</w:t>
      </w:r>
      <w:r w:rsidRPr="002864F3">
        <w:rPr>
          <w:rFonts w:ascii="Consolas" w:hAnsi="Consolas" w:cs="Courier New"/>
          <w:color w:val="000000"/>
          <w:sz w:val="20"/>
          <w:szCs w:val="20"/>
          <w:highlight w:val="cyan"/>
          <w:lang w:val="nl-NL"/>
        </w:rPr>
        <w:t xml:space="preserve"> xe </w:t>
      </w:r>
      <w:r w:rsidRPr="002864F3">
        <w:rPr>
          <w:rFonts w:ascii="Consolas" w:hAnsi="Consolas" w:cs="Comic Sans MS"/>
          <w:color w:val="000000"/>
          <w:sz w:val="20"/>
          <w:szCs w:val="20"/>
          <w:highlight w:val="cyan"/>
          <w:lang w:val="nl-NL"/>
        </w:rPr>
        <w:t>ô</w:t>
      </w:r>
      <w:r w:rsidRPr="002864F3">
        <w:rPr>
          <w:rFonts w:ascii="Consolas" w:hAnsi="Consolas" w:cs="Courier New"/>
          <w:color w:val="000000"/>
          <w:sz w:val="20"/>
          <w:szCs w:val="20"/>
          <w:highlight w:val="cyan"/>
          <w:lang w:val="nl-NL"/>
        </w:rPr>
        <w:t xml:space="preserve"> t</w:t>
      </w:r>
      <w:r w:rsidRPr="002864F3">
        <w:rPr>
          <w:rFonts w:ascii="Consolas" w:hAnsi="Consolas" w:cs="Comic Sans MS"/>
          <w:color w:val="000000"/>
          <w:sz w:val="20"/>
          <w:szCs w:val="20"/>
          <w:highlight w:val="cyan"/>
          <w:lang w:val="nl-NL"/>
        </w:rPr>
        <w:t>ô</w:t>
      </w:r>
      <w:r w:rsidRPr="002864F3">
        <w:rPr>
          <w:rFonts w:ascii="Consolas" w:hAnsi="Consolas" w:cs="Courier New"/>
          <w:color w:val="000000"/>
          <w:sz w:val="20"/>
          <w:szCs w:val="20"/>
          <w:highlight w:val="cyan"/>
          <w:lang w:val="nl-NL"/>
        </w:rPr>
        <w:t>, xe m</w:t>
      </w:r>
      <w:r w:rsidRPr="002864F3">
        <w:rPr>
          <w:rFonts w:ascii="Consolas" w:hAnsi="Consolas" w:cs="Comic Sans MS"/>
          <w:color w:val="000000"/>
          <w:sz w:val="20"/>
          <w:szCs w:val="20"/>
          <w:highlight w:val="cyan"/>
          <w:lang w:val="nl-NL"/>
        </w:rPr>
        <w:t>ô</w:t>
      </w:r>
      <w:r w:rsidRPr="002864F3">
        <w:rPr>
          <w:rFonts w:ascii="Consolas" w:hAnsi="Consolas" w:cs="Courier New"/>
          <w:color w:val="000000"/>
          <w:sz w:val="20"/>
          <w:szCs w:val="20"/>
          <w:highlight w:val="cyan"/>
          <w:lang w:val="nl-NL"/>
        </w:rPr>
        <w:t xml:space="preserve"> t</w:t>
      </w:r>
      <w:r w:rsidRPr="002864F3">
        <w:rPr>
          <w:rFonts w:ascii="Consolas" w:hAnsi="Consolas" w:cs="Comic Sans MS"/>
          <w:color w:val="000000"/>
          <w:sz w:val="20"/>
          <w:szCs w:val="20"/>
          <w:highlight w:val="cyan"/>
          <w:lang w:val="nl-NL"/>
        </w:rPr>
        <w:t>ô</w:t>
      </w:r>
      <w:r w:rsidRPr="002864F3">
        <w:rPr>
          <w:rFonts w:ascii="Consolas" w:hAnsi="Consolas" w:cs="Courier New"/>
          <w:color w:val="000000"/>
          <w:sz w:val="20"/>
          <w:szCs w:val="20"/>
          <w:highlight w:val="cyan"/>
          <w:lang w:val="nl-NL"/>
        </w:rPr>
        <w:t>, 2- D</w:t>
      </w:r>
      <w:r w:rsidRPr="002864F3">
        <w:rPr>
          <w:rFonts w:ascii="Consolas" w:hAnsi="Consolas" w:cs="Cambria"/>
          <w:color w:val="000000"/>
          <w:sz w:val="20"/>
          <w:szCs w:val="20"/>
          <w:highlight w:val="cyan"/>
          <w:lang w:val="nl-NL"/>
        </w:rPr>
        <w:t>ị</w:t>
      </w:r>
      <w:r w:rsidRPr="002864F3">
        <w:rPr>
          <w:rFonts w:ascii="Consolas" w:hAnsi="Consolas" w:cs="Courier New"/>
          <w:color w:val="000000"/>
          <w:sz w:val="20"/>
          <w:szCs w:val="20"/>
          <w:highlight w:val="cyan"/>
          <w:lang w:val="nl-NL"/>
        </w:rPr>
        <w:t>ch v</w:t>
      </w:r>
      <w:r w:rsidRPr="002864F3">
        <w:rPr>
          <w:rFonts w:ascii="Consolas" w:hAnsi="Consolas" w:cs="Cambria"/>
          <w:color w:val="000000"/>
          <w:sz w:val="20"/>
          <w:szCs w:val="20"/>
          <w:highlight w:val="cyan"/>
          <w:lang w:val="nl-NL"/>
        </w:rPr>
        <w:t>ụ</w:t>
      </w:r>
      <w:r w:rsidRPr="002864F3">
        <w:rPr>
          <w:rFonts w:ascii="Consolas" w:hAnsi="Consolas" w:cs="Courier New"/>
          <w:color w:val="000000"/>
          <w:sz w:val="20"/>
          <w:szCs w:val="20"/>
          <w:highlight w:val="cyan"/>
          <w:lang w:val="nl-NL"/>
        </w:rPr>
        <w:t xml:space="preserve"> v</w:t>
      </w:r>
      <w:r w:rsidRPr="002864F3">
        <w:rPr>
          <w:rFonts w:ascii="Consolas" w:hAnsi="Consolas" w:cs="Cambria"/>
          <w:color w:val="000000"/>
          <w:sz w:val="20"/>
          <w:szCs w:val="20"/>
          <w:highlight w:val="cyan"/>
          <w:lang w:val="nl-NL"/>
        </w:rPr>
        <w:t>ậ</w:t>
      </w:r>
      <w:r w:rsidRPr="002864F3">
        <w:rPr>
          <w:rFonts w:ascii="Consolas" w:hAnsi="Consolas" w:cs="Courier New"/>
          <w:color w:val="000000"/>
          <w:sz w:val="20"/>
          <w:szCs w:val="20"/>
          <w:highlight w:val="cyan"/>
          <w:lang w:val="nl-NL"/>
        </w:rPr>
        <w:t>n chuy</w:t>
      </w:r>
      <w:r w:rsidRPr="002864F3">
        <w:rPr>
          <w:rFonts w:ascii="Consolas" w:hAnsi="Consolas" w:cs="Cambria"/>
          <w:color w:val="000000"/>
          <w:sz w:val="20"/>
          <w:szCs w:val="20"/>
          <w:highlight w:val="cyan"/>
          <w:lang w:val="nl-NL"/>
        </w:rPr>
        <w:t>ể</w:t>
      </w:r>
      <w:r w:rsidRPr="002864F3">
        <w:rPr>
          <w:rFonts w:ascii="Consolas" w:hAnsi="Consolas" w:cs="Courier New"/>
          <w:color w:val="000000"/>
          <w:sz w:val="20"/>
          <w:szCs w:val="20"/>
          <w:highlight w:val="cyan"/>
          <w:lang w:val="nl-NL"/>
        </w:rPr>
        <w:t>n, 3- D</w:t>
      </w:r>
      <w:r w:rsidRPr="002864F3">
        <w:rPr>
          <w:rFonts w:ascii="Consolas" w:hAnsi="Consolas" w:cs="Cambria"/>
          <w:color w:val="000000"/>
          <w:sz w:val="20"/>
          <w:szCs w:val="20"/>
          <w:highlight w:val="cyan"/>
          <w:lang w:val="nl-NL"/>
        </w:rPr>
        <w:t>ị</w:t>
      </w:r>
      <w:r w:rsidRPr="002864F3">
        <w:rPr>
          <w:rFonts w:ascii="Consolas" w:hAnsi="Consolas" w:cs="Courier New"/>
          <w:color w:val="000000"/>
          <w:sz w:val="20"/>
          <w:szCs w:val="20"/>
          <w:highlight w:val="cyan"/>
          <w:lang w:val="nl-NL"/>
        </w:rPr>
        <w:t>ch v</w:t>
      </w:r>
      <w:r w:rsidRPr="002864F3">
        <w:rPr>
          <w:rFonts w:ascii="Consolas" w:hAnsi="Consolas" w:cs="Cambria"/>
          <w:color w:val="000000"/>
          <w:sz w:val="20"/>
          <w:szCs w:val="20"/>
          <w:highlight w:val="cyan"/>
          <w:lang w:val="nl-NL"/>
        </w:rPr>
        <w:t>ụ</w:t>
      </w:r>
      <w:r w:rsidRPr="002864F3">
        <w:rPr>
          <w:rFonts w:ascii="Consolas" w:hAnsi="Consolas" w:cs="Courier New"/>
          <w:color w:val="000000"/>
          <w:sz w:val="20"/>
          <w:szCs w:val="20"/>
          <w:highlight w:val="cyan"/>
          <w:lang w:val="nl-NL"/>
        </w:rPr>
        <w:t xml:space="preserve"> v</w:t>
      </w:r>
      <w:r w:rsidRPr="002864F3">
        <w:rPr>
          <w:rFonts w:ascii="Consolas" w:hAnsi="Consolas" w:cs="Cambria"/>
          <w:color w:val="000000"/>
          <w:sz w:val="20"/>
          <w:szCs w:val="20"/>
          <w:highlight w:val="cyan"/>
          <w:lang w:val="nl-NL"/>
        </w:rPr>
        <w:t>ậ</w:t>
      </w:r>
      <w:r w:rsidRPr="002864F3">
        <w:rPr>
          <w:rFonts w:ascii="Consolas" w:hAnsi="Consolas" w:cs="Courier New"/>
          <w:color w:val="000000"/>
          <w:sz w:val="20"/>
          <w:szCs w:val="20"/>
          <w:highlight w:val="cyan"/>
          <w:lang w:val="nl-NL"/>
        </w:rPr>
        <w:t>n chuy</w:t>
      </w:r>
      <w:r w:rsidRPr="002864F3">
        <w:rPr>
          <w:rFonts w:ascii="Consolas" w:hAnsi="Consolas" w:cs="Cambria"/>
          <w:color w:val="000000"/>
          <w:sz w:val="20"/>
          <w:szCs w:val="20"/>
          <w:highlight w:val="cyan"/>
          <w:lang w:val="nl-NL"/>
        </w:rPr>
        <w:t>ể</w:t>
      </w:r>
      <w:r w:rsidRPr="002864F3">
        <w:rPr>
          <w:rFonts w:ascii="Consolas" w:hAnsi="Consolas" w:cs="Courier New"/>
          <w:color w:val="000000"/>
          <w:sz w:val="20"/>
          <w:szCs w:val="20"/>
          <w:highlight w:val="cyan"/>
          <w:lang w:val="nl-NL"/>
        </w:rPr>
        <w:t>n tr</w:t>
      </w:r>
      <w:r w:rsidRPr="002864F3">
        <w:rPr>
          <w:rFonts w:ascii="Consolas" w:hAnsi="Consolas" w:cs="Comic Sans MS"/>
          <w:color w:val="000000"/>
          <w:sz w:val="20"/>
          <w:szCs w:val="20"/>
          <w:highlight w:val="cyan"/>
          <w:lang w:val="nl-NL"/>
        </w:rPr>
        <w:t>ê</w:t>
      </w:r>
      <w:r w:rsidRPr="002864F3">
        <w:rPr>
          <w:rFonts w:ascii="Consolas" w:hAnsi="Consolas" w:cs="Courier New"/>
          <w:color w:val="000000"/>
          <w:sz w:val="20"/>
          <w:szCs w:val="20"/>
          <w:highlight w:val="cyan"/>
          <w:lang w:val="nl-NL"/>
        </w:rPr>
        <w:t>n n</w:t>
      </w:r>
      <w:r w:rsidRPr="002864F3">
        <w:rPr>
          <w:rFonts w:ascii="Consolas" w:hAnsi="Consolas" w:cs="Cambria"/>
          <w:color w:val="000000"/>
          <w:sz w:val="20"/>
          <w:szCs w:val="20"/>
          <w:highlight w:val="cyan"/>
          <w:lang w:val="nl-NL"/>
        </w:rPr>
        <w:t>ề</w:t>
      </w:r>
      <w:r w:rsidRPr="002864F3">
        <w:rPr>
          <w:rFonts w:ascii="Consolas" w:hAnsi="Consolas" w:cs="Courier New"/>
          <w:color w:val="000000"/>
          <w:sz w:val="20"/>
          <w:szCs w:val="20"/>
          <w:highlight w:val="cyan"/>
          <w:lang w:val="nl-NL"/>
        </w:rPr>
        <w:t>n t</w:t>
      </w:r>
      <w:r w:rsidRPr="002864F3">
        <w:rPr>
          <w:rFonts w:ascii="Consolas" w:hAnsi="Consolas" w:cs="Cambria"/>
          <w:color w:val="000000"/>
          <w:sz w:val="20"/>
          <w:szCs w:val="20"/>
          <w:highlight w:val="cyan"/>
          <w:lang w:val="nl-NL"/>
        </w:rPr>
        <w:t>ả</w:t>
      </w:r>
      <w:r w:rsidRPr="002864F3">
        <w:rPr>
          <w:rFonts w:ascii="Consolas" w:hAnsi="Consolas" w:cs="Courier New"/>
          <w:color w:val="000000"/>
          <w:sz w:val="20"/>
          <w:szCs w:val="20"/>
          <w:highlight w:val="cyan"/>
          <w:lang w:val="nl-NL"/>
        </w:rPr>
        <w:t>ng s</w:t>
      </w:r>
      <w:r w:rsidRPr="002864F3">
        <w:rPr>
          <w:rFonts w:ascii="Consolas" w:hAnsi="Consolas" w:cs="Cambria"/>
          <w:color w:val="000000"/>
          <w:sz w:val="20"/>
          <w:szCs w:val="20"/>
          <w:highlight w:val="cyan"/>
          <w:lang w:val="nl-NL"/>
        </w:rPr>
        <w:t>ố</w:t>
      </w:r>
      <w:r w:rsidRPr="002864F3">
        <w:rPr>
          <w:rFonts w:ascii="Consolas" w:hAnsi="Consolas" w:cs="Courier New"/>
          <w:color w:val="000000"/>
          <w:sz w:val="20"/>
          <w:szCs w:val="20"/>
          <w:highlight w:val="cyan"/>
          <w:lang w:val="nl-NL"/>
        </w:rPr>
        <w:t>, TM</w:t>
      </w:r>
      <w:r w:rsidRPr="002864F3">
        <w:rPr>
          <w:rFonts w:ascii="Consolas" w:hAnsi="Consolas" w:cs="Comic Sans MS"/>
          <w:color w:val="000000"/>
          <w:sz w:val="20"/>
          <w:szCs w:val="20"/>
          <w:highlight w:val="cyan"/>
          <w:lang w:val="nl-NL"/>
        </w:rPr>
        <w:t>Đ</w:t>
      </w:r>
      <w:r w:rsidRPr="002864F3">
        <w:rPr>
          <w:rFonts w:ascii="Consolas" w:hAnsi="Consolas" w:cs="Courier New"/>
          <w:color w:val="000000"/>
          <w:sz w:val="20"/>
          <w:szCs w:val="20"/>
          <w:highlight w:val="cyan"/>
          <w:lang w:val="nl-NL"/>
        </w:rPr>
        <w:t>T)</w:t>
      </w:r>
      <w:r w:rsidRPr="002864F3">
        <w:rPr>
          <w:rFonts w:ascii="Consolas" w:hAnsi="Consolas" w:cs="Courier New"/>
          <w:color w:val="0000FF"/>
          <w:sz w:val="20"/>
          <w:szCs w:val="20"/>
          <w:highlight w:val="cyan"/>
          <w:lang w:val="nl-NL"/>
        </w:rPr>
        <w:t>&lt;/</w:t>
      </w:r>
      <w:r w:rsidRPr="002864F3">
        <w:rPr>
          <w:rFonts w:ascii="Consolas" w:hAnsi="Consolas" w:cs="Courier New"/>
          <w:color w:val="C00000"/>
          <w:sz w:val="20"/>
          <w:szCs w:val="20"/>
          <w:highlight w:val="cyan"/>
          <w:lang w:val="nl-NL"/>
        </w:rPr>
        <w:t>LHHDTrung</w:t>
      </w:r>
      <w:r w:rsidRPr="002864F3">
        <w:rPr>
          <w:rFonts w:ascii="Consolas" w:hAnsi="Consolas" w:cs="Courier New"/>
          <w:color w:val="0000FF"/>
          <w:sz w:val="20"/>
          <w:szCs w:val="20"/>
          <w:highlight w:val="cyan"/>
          <w:lang w:val="nl-NL"/>
        </w:rPr>
        <w:t>&gt;</w:t>
      </w:r>
    </w:p>
    <w:p w14:paraId="565D4A28" w14:textId="77777777" w:rsidR="00941E0C" w:rsidRPr="002864F3" w:rsidRDefault="00941E0C" w:rsidP="00B62732">
      <w:pPr>
        <w:autoSpaceDE w:val="0"/>
        <w:autoSpaceDN w:val="0"/>
        <w:adjustRightInd w:val="0"/>
        <w:jc w:val="both"/>
        <w:rPr>
          <w:rFonts w:ascii="Consolas" w:hAnsi="Consolas" w:cs="Courier New"/>
          <w:color w:val="000000"/>
          <w:sz w:val="20"/>
          <w:szCs w:val="20"/>
          <w:highlight w:val="cyan"/>
          <w:lang w:val="nl-NL"/>
        </w:rPr>
      </w:pP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t>&lt;</w:t>
      </w:r>
      <w:r w:rsidRPr="002864F3">
        <w:rPr>
          <w:rFonts w:ascii="Consolas" w:hAnsi="Consolas" w:cs="Courier New"/>
          <w:color w:val="A31515"/>
          <w:sz w:val="20"/>
          <w:szCs w:val="20"/>
          <w:highlight w:val="cyan"/>
          <w:lang w:val="nl-NL"/>
        </w:rPr>
        <w:t>TTruong</w:t>
      </w:r>
      <w:r w:rsidRPr="002864F3">
        <w:rPr>
          <w:rFonts w:ascii="Consolas" w:hAnsi="Consolas" w:cs="Courier New"/>
          <w:color w:val="0000FF"/>
          <w:sz w:val="20"/>
          <w:szCs w:val="20"/>
          <w:highlight w:val="cyan"/>
          <w:lang w:val="nl-NL"/>
        </w:rPr>
        <w:t>&gt;</w:t>
      </w:r>
      <w:r w:rsidRPr="002864F3">
        <w:rPr>
          <w:rFonts w:ascii="Consolas" w:hAnsi="Consolas" w:cs="Courier New"/>
          <w:color w:val="000000"/>
          <w:sz w:val="20"/>
          <w:szCs w:val="20"/>
          <w:highlight w:val="cyan"/>
          <w:lang w:val="nl-NL"/>
        </w:rPr>
        <w:t>Tên tr</w:t>
      </w:r>
      <w:r w:rsidRPr="002864F3">
        <w:rPr>
          <w:rFonts w:ascii="Consolas" w:hAnsi="Consolas" w:cs="Cambria"/>
          <w:color w:val="000000"/>
          <w:sz w:val="20"/>
          <w:szCs w:val="20"/>
          <w:highlight w:val="cyan"/>
          <w:lang w:val="nl-NL"/>
        </w:rPr>
        <w:t>ườ</w:t>
      </w:r>
      <w:r w:rsidRPr="002864F3">
        <w:rPr>
          <w:rFonts w:ascii="Consolas" w:hAnsi="Consolas" w:cs="Courier New"/>
          <w:color w:val="000000"/>
          <w:sz w:val="20"/>
          <w:szCs w:val="20"/>
          <w:highlight w:val="cyan"/>
          <w:lang w:val="nl-NL"/>
        </w:rPr>
        <w:t>ng (Nh</w:t>
      </w:r>
      <w:r w:rsidRPr="002864F3">
        <w:rPr>
          <w:rFonts w:ascii="Consolas" w:hAnsi="Consolas" w:cs="Cambria"/>
          <w:color w:val="000000"/>
          <w:sz w:val="20"/>
          <w:szCs w:val="20"/>
          <w:highlight w:val="cyan"/>
          <w:lang w:val="nl-NL"/>
        </w:rPr>
        <w:t>ậ</w:t>
      </w:r>
      <w:r w:rsidRPr="002864F3">
        <w:rPr>
          <w:rFonts w:ascii="Consolas" w:hAnsi="Consolas" w:cs="Courier New"/>
          <w:color w:val="000000"/>
          <w:sz w:val="20"/>
          <w:szCs w:val="20"/>
          <w:highlight w:val="cyan"/>
          <w:lang w:val="nl-NL"/>
        </w:rPr>
        <w:t>n c</w:t>
      </w:r>
      <w:r w:rsidRPr="002864F3">
        <w:rPr>
          <w:rFonts w:ascii="Consolas" w:hAnsi="Consolas" w:cs="Comic Sans MS"/>
          <w:color w:val="000000"/>
          <w:sz w:val="20"/>
          <w:szCs w:val="20"/>
          <w:highlight w:val="cyan"/>
          <w:lang w:val="nl-NL"/>
        </w:rPr>
        <w:t>á</w:t>
      </w:r>
      <w:r w:rsidRPr="002864F3">
        <w:rPr>
          <w:rFonts w:ascii="Consolas" w:hAnsi="Consolas" w:cs="Courier New"/>
          <w:color w:val="000000"/>
          <w:sz w:val="20"/>
          <w:szCs w:val="20"/>
          <w:highlight w:val="cyan"/>
          <w:lang w:val="nl-NL"/>
        </w:rPr>
        <w:t>c gi</w:t>
      </w:r>
      <w:r w:rsidRPr="002864F3">
        <w:rPr>
          <w:rFonts w:ascii="Consolas" w:hAnsi="Consolas" w:cs="Comic Sans MS"/>
          <w:color w:val="000000"/>
          <w:sz w:val="20"/>
          <w:szCs w:val="20"/>
          <w:highlight w:val="cyan"/>
          <w:lang w:val="nl-NL"/>
        </w:rPr>
        <w:t>á</w:t>
      </w:r>
      <w:r w:rsidRPr="002864F3">
        <w:rPr>
          <w:rFonts w:ascii="Consolas" w:hAnsi="Consolas" w:cs="Courier New"/>
          <w:color w:val="000000"/>
          <w:sz w:val="20"/>
          <w:szCs w:val="20"/>
          <w:highlight w:val="cyan"/>
          <w:lang w:val="nl-NL"/>
        </w:rPr>
        <w:t xml:space="preserve"> tr</w:t>
      </w:r>
      <w:r w:rsidRPr="002864F3">
        <w:rPr>
          <w:rFonts w:ascii="Consolas" w:hAnsi="Consolas" w:cs="Cambria"/>
          <w:color w:val="000000"/>
          <w:sz w:val="20"/>
          <w:szCs w:val="20"/>
          <w:highlight w:val="cyan"/>
          <w:lang w:val="nl-NL"/>
        </w:rPr>
        <w:t>ị</w:t>
      </w:r>
      <w:r w:rsidRPr="002864F3">
        <w:rPr>
          <w:rFonts w:ascii="Consolas" w:hAnsi="Consolas" w:cs="Courier New"/>
          <w:color w:val="000000"/>
          <w:sz w:val="20"/>
          <w:szCs w:val="20"/>
          <w:highlight w:val="cyan"/>
          <w:lang w:val="nl-NL"/>
        </w:rPr>
        <w:t>: S</w:t>
      </w:r>
      <w:r w:rsidRPr="002864F3">
        <w:rPr>
          <w:rFonts w:ascii="Consolas" w:hAnsi="Consolas" w:cs="Cambria"/>
          <w:color w:val="000000"/>
          <w:sz w:val="20"/>
          <w:szCs w:val="20"/>
          <w:highlight w:val="cyan"/>
          <w:lang w:val="nl-NL"/>
        </w:rPr>
        <w:t>ố</w:t>
      </w:r>
      <w:r w:rsidRPr="002864F3">
        <w:rPr>
          <w:rFonts w:ascii="Consolas" w:hAnsi="Consolas" w:cs="Courier New"/>
          <w:color w:val="000000"/>
          <w:sz w:val="20"/>
          <w:szCs w:val="20"/>
          <w:highlight w:val="cyan"/>
          <w:lang w:val="nl-NL"/>
        </w:rPr>
        <w:t xml:space="preserve"> khung (</w:t>
      </w:r>
      <w:r w:rsidRPr="002864F3">
        <w:rPr>
          <w:rFonts w:ascii="Consolas" w:hAnsi="Consolas" w:cs="Courier New"/>
          <w:color w:val="C00000"/>
          <w:sz w:val="20"/>
          <w:szCs w:val="20"/>
          <w:highlight w:val="cyan"/>
          <w:lang w:val="nl-NL"/>
        </w:rPr>
        <w:t>SKhung</w:t>
      </w:r>
      <w:r w:rsidRPr="002864F3">
        <w:rPr>
          <w:rFonts w:ascii="Consolas" w:hAnsi="Consolas" w:cs="Courier New"/>
          <w:color w:val="000000"/>
          <w:sz w:val="20"/>
          <w:szCs w:val="20"/>
          <w:highlight w:val="cyan"/>
          <w:lang w:val="nl-NL"/>
        </w:rPr>
        <w:t>),S</w:t>
      </w:r>
      <w:r w:rsidRPr="002864F3">
        <w:rPr>
          <w:rFonts w:ascii="Consolas" w:hAnsi="Consolas" w:cs="Cambria"/>
          <w:color w:val="000000"/>
          <w:sz w:val="20"/>
          <w:szCs w:val="20"/>
          <w:highlight w:val="cyan"/>
          <w:lang w:val="nl-NL"/>
        </w:rPr>
        <w:t>ố</w:t>
      </w:r>
      <w:r w:rsidRPr="002864F3">
        <w:rPr>
          <w:rFonts w:ascii="Consolas" w:hAnsi="Consolas" w:cs="Courier New"/>
          <w:color w:val="000000"/>
          <w:sz w:val="20"/>
          <w:szCs w:val="20"/>
          <w:highlight w:val="cyan"/>
          <w:lang w:val="nl-NL"/>
        </w:rPr>
        <w:t xml:space="preserve"> m</w:t>
      </w:r>
      <w:r w:rsidRPr="002864F3">
        <w:rPr>
          <w:rFonts w:ascii="Consolas" w:hAnsi="Consolas" w:cs="Comic Sans MS"/>
          <w:color w:val="000000"/>
          <w:sz w:val="20"/>
          <w:szCs w:val="20"/>
          <w:highlight w:val="cyan"/>
          <w:lang w:val="nl-NL"/>
        </w:rPr>
        <w:t>á</w:t>
      </w:r>
      <w:r w:rsidRPr="002864F3">
        <w:rPr>
          <w:rFonts w:ascii="Consolas" w:hAnsi="Consolas" w:cs="Courier New"/>
          <w:color w:val="000000"/>
          <w:sz w:val="20"/>
          <w:szCs w:val="20"/>
          <w:highlight w:val="cyan"/>
          <w:lang w:val="nl-NL"/>
        </w:rPr>
        <w:t>y (</w:t>
      </w:r>
      <w:r w:rsidRPr="002864F3">
        <w:rPr>
          <w:rFonts w:ascii="Consolas" w:hAnsi="Consolas" w:cs="Courier New"/>
          <w:color w:val="C00000"/>
          <w:sz w:val="20"/>
          <w:szCs w:val="20"/>
          <w:highlight w:val="cyan"/>
          <w:lang w:val="nl-NL"/>
        </w:rPr>
        <w:t>SMay</w:t>
      </w:r>
      <w:r w:rsidRPr="002864F3">
        <w:rPr>
          <w:rFonts w:ascii="Consolas" w:hAnsi="Consolas" w:cs="Courier New"/>
          <w:color w:val="000000"/>
          <w:sz w:val="20"/>
          <w:szCs w:val="20"/>
          <w:highlight w:val="cyan"/>
          <w:lang w:val="nl-NL"/>
        </w:rPr>
        <w:t>),Bi</w:t>
      </w:r>
      <w:r w:rsidRPr="002864F3">
        <w:rPr>
          <w:rFonts w:ascii="Consolas" w:hAnsi="Consolas" w:cs="Cambria"/>
          <w:color w:val="000000"/>
          <w:sz w:val="20"/>
          <w:szCs w:val="20"/>
          <w:highlight w:val="cyan"/>
          <w:lang w:val="nl-NL"/>
        </w:rPr>
        <w:t>ể</w:t>
      </w:r>
      <w:r w:rsidRPr="002864F3">
        <w:rPr>
          <w:rFonts w:ascii="Consolas" w:hAnsi="Consolas" w:cs="Courier New"/>
          <w:color w:val="000000"/>
          <w:sz w:val="20"/>
          <w:szCs w:val="20"/>
          <w:highlight w:val="cyan"/>
          <w:lang w:val="nl-NL"/>
        </w:rPr>
        <w:t>n ki</w:t>
      </w:r>
      <w:r w:rsidRPr="002864F3">
        <w:rPr>
          <w:rFonts w:ascii="Consolas" w:hAnsi="Consolas" w:cs="Cambria"/>
          <w:color w:val="000000"/>
          <w:sz w:val="20"/>
          <w:szCs w:val="20"/>
          <w:highlight w:val="cyan"/>
          <w:lang w:val="nl-NL"/>
        </w:rPr>
        <w:t>ể</w:t>
      </w:r>
      <w:r w:rsidRPr="002864F3">
        <w:rPr>
          <w:rFonts w:ascii="Consolas" w:hAnsi="Consolas" w:cs="Courier New"/>
          <w:color w:val="000000"/>
          <w:sz w:val="20"/>
          <w:szCs w:val="20"/>
          <w:highlight w:val="cyan"/>
          <w:lang w:val="nl-NL"/>
        </w:rPr>
        <w:t>m so</w:t>
      </w:r>
      <w:r w:rsidRPr="002864F3">
        <w:rPr>
          <w:rFonts w:ascii="Consolas" w:hAnsi="Consolas" w:cs="Comic Sans MS"/>
          <w:color w:val="000000"/>
          <w:sz w:val="20"/>
          <w:szCs w:val="20"/>
          <w:highlight w:val="cyan"/>
          <w:lang w:val="nl-NL"/>
        </w:rPr>
        <w:t>á</w:t>
      </w:r>
      <w:r w:rsidRPr="002864F3">
        <w:rPr>
          <w:rFonts w:ascii="Consolas" w:hAnsi="Consolas" w:cs="Courier New"/>
          <w:color w:val="000000"/>
          <w:sz w:val="20"/>
          <w:szCs w:val="20"/>
          <w:highlight w:val="cyan"/>
          <w:lang w:val="nl-NL"/>
        </w:rPr>
        <w:t>t ph</w:t>
      </w:r>
      <w:r w:rsidRPr="002864F3">
        <w:rPr>
          <w:rFonts w:ascii="Consolas" w:hAnsi="Consolas" w:cs="Cambria"/>
          <w:color w:val="000000"/>
          <w:sz w:val="20"/>
          <w:szCs w:val="20"/>
          <w:highlight w:val="cyan"/>
          <w:lang w:val="nl-NL"/>
        </w:rPr>
        <w:t>ươ</w:t>
      </w:r>
      <w:r w:rsidRPr="002864F3">
        <w:rPr>
          <w:rFonts w:ascii="Consolas" w:hAnsi="Consolas" w:cs="Courier New"/>
          <w:color w:val="000000"/>
          <w:sz w:val="20"/>
          <w:szCs w:val="20"/>
          <w:highlight w:val="cyan"/>
          <w:lang w:val="nl-NL"/>
        </w:rPr>
        <w:t>ng ti</w:t>
      </w:r>
      <w:r w:rsidRPr="002864F3">
        <w:rPr>
          <w:rFonts w:ascii="Consolas" w:hAnsi="Consolas" w:cs="Cambria"/>
          <w:color w:val="000000"/>
          <w:sz w:val="20"/>
          <w:szCs w:val="20"/>
          <w:highlight w:val="cyan"/>
          <w:lang w:val="nl-NL"/>
        </w:rPr>
        <w:t>ệ</w:t>
      </w:r>
      <w:r w:rsidRPr="002864F3">
        <w:rPr>
          <w:rFonts w:ascii="Consolas" w:hAnsi="Consolas" w:cs="Courier New"/>
          <w:color w:val="000000"/>
          <w:sz w:val="20"/>
          <w:szCs w:val="20"/>
          <w:highlight w:val="cyan"/>
          <w:lang w:val="nl-NL"/>
        </w:rPr>
        <w:t>n v</w:t>
      </w:r>
      <w:r w:rsidRPr="002864F3">
        <w:rPr>
          <w:rFonts w:ascii="Consolas" w:hAnsi="Consolas" w:cs="Cambria"/>
          <w:color w:val="000000"/>
          <w:sz w:val="20"/>
          <w:szCs w:val="20"/>
          <w:highlight w:val="cyan"/>
          <w:lang w:val="nl-NL"/>
        </w:rPr>
        <w:t>ậ</w:t>
      </w:r>
      <w:r w:rsidRPr="002864F3">
        <w:rPr>
          <w:rFonts w:ascii="Consolas" w:hAnsi="Consolas" w:cs="Courier New"/>
          <w:color w:val="000000"/>
          <w:sz w:val="20"/>
          <w:szCs w:val="20"/>
          <w:highlight w:val="cyan"/>
          <w:lang w:val="nl-NL"/>
        </w:rPr>
        <w:t>n chuy</w:t>
      </w:r>
      <w:r w:rsidRPr="002864F3">
        <w:rPr>
          <w:rFonts w:ascii="Consolas" w:hAnsi="Consolas" w:cs="Cambria"/>
          <w:color w:val="000000"/>
          <w:sz w:val="20"/>
          <w:szCs w:val="20"/>
          <w:highlight w:val="cyan"/>
          <w:lang w:val="nl-NL"/>
        </w:rPr>
        <w:t>ể</w:t>
      </w:r>
      <w:r w:rsidRPr="002864F3">
        <w:rPr>
          <w:rFonts w:ascii="Consolas" w:hAnsi="Consolas" w:cs="Courier New"/>
          <w:color w:val="000000"/>
          <w:sz w:val="20"/>
          <w:szCs w:val="20"/>
          <w:highlight w:val="cyan"/>
          <w:lang w:val="nl-NL"/>
        </w:rPr>
        <w:t>n (</w:t>
      </w:r>
      <w:r w:rsidRPr="002864F3">
        <w:rPr>
          <w:rFonts w:ascii="Consolas" w:hAnsi="Consolas" w:cs="Courier New"/>
          <w:color w:val="C00000"/>
          <w:sz w:val="20"/>
          <w:szCs w:val="20"/>
          <w:highlight w:val="cyan"/>
          <w:lang w:val="nl-NL"/>
        </w:rPr>
        <w:t>BKSPTVChuyen</w:t>
      </w:r>
      <w:r w:rsidRPr="002864F3">
        <w:rPr>
          <w:rFonts w:ascii="Consolas" w:hAnsi="Consolas" w:cs="Courier New"/>
          <w:color w:val="000000"/>
          <w:sz w:val="20"/>
          <w:szCs w:val="20"/>
          <w:highlight w:val="cyan"/>
          <w:lang w:val="nl-NL"/>
        </w:rPr>
        <w:t>), Tên ng</w:t>
      </w:r>
      <w:r w:rsidRPr="002864F3">
        <w:rPr>
          <w:rFonts w:ascii="Consolas" w:hAnsi="Consolas" w:cs="Cambria"/>
          <w:color w:val="000000"/>
          <w:sz w:val="20"/>
          <w:szCs w:val="20"/>
          <w:highlight w:val="cyan"/>
          <w:lang w:val="nl-NL"/>
        </w:rPr>
        <w:t>ườ</w:t>
      </w:r>
      <w:r w:rsidRPr="002864F3">
        <w:rPr>
          <w:rFonts w:ascii="Consolas" w:hAnsi="Consolas" w:cs="Courier New"/>
          <w:color w:val="000000"/>
          <w:sz w:val="20"/>
          <w:szCs w:val="20"/>
          <w:highlight w:val="cyan"/>
          <w:lang w:val="nl-NL"/>
        </w:rPr>
        <w:t>i g</w:t>
      </w:r>
      <w:r w:rsidRPr="002864F3">
        <w:rPr>
          <w:rFonts w:ascii="Consolas" w:hAnsi="Consolas" w:cs="Cambria"/>
          <w:color w:val="000000"/>
          <w:sz w:val="20"/>
          <w:szCs w:val="20"/>
          <w:highlight w:val="cyan"/>
          <w:lang w:val="nl-NL"/>
        </w:rPr>
        <w:t>ử</w:t>
      </w:r>
      <w:r w:rsidRPr="002864F3">
        <w:rPr>
          <w:rFonts w:ascii="Consolas" w:hAnsi="Consolas" w:cs="Courier New"/>
          <w:color w:val="000000"/>
          <w:sz w:val="20"/>
          <w:szCs w:val="20"/>
          <w:highlight w:val="cyan"/>
          <w:lang w:val="nl-NL"/>
        </w:rPr>
        <w:t>i h</w:t>
      </w:r>
      <w:r w:rsidRPr="002864F3">
        <w:rPr>
          <w:rFonts w:ascii="Consolas" w:hAnsi="Consolas" w:cs="Comic Sans MS"/>
          <w:color w:val="000000"/>
          <w:sz w:val="20"/>
          <w:szCs w:val="20"/>
          <w:highlight w:val="cyan"/>
          <w:lang w:val="nl-NL"/>
        </w:rPr>
        <w:t>à</w:t>
      </w:r>
      <w:r w:rsidRPr="002864F3">
        <w:rPr>
          <w:rFonts w:ascii="Consolas" w:hAnsi="Consolas" w:cs="Courier New"/>
          <w:color w:val="000000"/>
          <w:sz w:val="20"/>
          <w:szCs w:val="20"/>
          <w:highlight w:val="cyan"/>
          <w:lang w:val="nl-NL"/>
        </w:rPr>
        <w:t>ng (</w:t>
      </w:r>
      <w:r w:rsidRPr="002864F3">
        <w:rPr>
          <w:rFonts w:ascii="Consolas" w:hAnsi="Consolas" w:cs="Courier New"/>
          <w:color w:val="C00000"/>
          <w:sz w:val="20"/>
          <w:szCs w:val="20"/>
          <w:highlight w:val="cyan"/>
          <w:lang w:val="nl-NL"/>
        </w:rPr>
        <w:t>TNGHang</w:t>
      </w:r>
      <w:r w:rsidRPr="002864F3">
        <w:rPr>
          <w:rFonts w:ascii="Consolas" w:hAnsi="Consolas" w:cs="Courier New"/>
          <w:color w:val="000000"/>
          <w:sz w:val="20"/>
          <w:szCs w:val="20"/>
          <w:highlight w:val="cyan"/>
          <w:lang w:val="nl-NL"/>
        </w:rPr>
        <w:t>), Đ</w:t>
      </w:r>
      <w:r w:rsidRPr="002864F3">
        <w:rPr>
          <w:rFonts w:ascii="Consolas" w:hAnsi="Consolas" w:cs="Cambria"/>
          <w:color w:val="000000"/>
          <w:sz w:val="20"/>
          <w:szCs w:val="20"/>
          <w:highlight w:val="cyan"/>
          <w:lang w:val="nl-NL"/>
        </w:rPr>
        <w:t>ị</w:t>
      </w:r>
      <w:r w:rsidRPr="002864F3">
        <w:rPr>
          <w:rFonts w:ascii="Consolas" w:hAnsi="Consolas" w:cs="Courier New"/>
          <w:color w:val="000000"/>
          <w:sz w:val="20"/>
          <w:szCs w:val="20"/>
          <w:highlight w:val="cyan"/>
          <w:lang w:val="nl-NL"/>
        </w:rPr>
        <w:t>a ch</w:t>
      </w:r>
      <w:r w:rsidRPr="002864F3">
        <w:rPr>
          <w:rFonts w:ascii="Consolas" w:hAnsi="Consolas" w:cs="Cambria"/>
          <w:color w:val="000000"/>
          <w:sz w:val="20"/>
          <w:szCs w:val="20"/>
          <w:highlight w:val="cyan"/>
          <w:lang w:val="nl-NL"/>
        </w:rPr>
        <w:t>ỉ</w:t>
      </w:r>
      <w:r w:rsidRPr="002864F3">
        <w:rPr>
          <w:rFonts w:ascii="Consolas" w:hAnsi="Consolas" w:cs="Courier New"/>
          <w:color w:val="000000"/>
          <w:sz w:val="20"/>
          <w:szCs w:val="20"/>
          <w:highlight w:val="cyan"/>
          <w:lang w:val="nl-NL"/>
        </w:rPr>
        <w:t xml:space="preserve"> ng</w:t>
      </w:r>
      <w:r w:rsidRPr="002864F3">
        <w:rPr>
          <w:rFonts w:ascii="Consolas" w:hAnsi="Consolas" w:cs="Cambria"/>
          <w:color w:val="000000"/>
          <w:sz w:val="20"/>
          <w:szCs w:val="20"/>
          <w:highlight w:val="cyan"/>
          <w:lang w:val="nl-NL"/>
        </w:rPr>
        <w:t>ườ</w:t>
      </w:r>
      <w:r w:rsidRPr="002864F3">
        <w:rPr>
          <w:rFonts w:ascii="Consolas" w:hAnsi="Consolas" w:cs="Courier New"/>
          <w:color w:val="000000"/>
          <w:sz w:val="20"/>
          <w:szCs w:val="20"/>
          <w:highlight w:val="cyan"/>
          <w:lang w:val="nl-NL"/>
        </w:rPr>
        <w:t>i g</w:t>
      </w:r>
      <w:r w:rsidRPr="002864F3">
        <w:rPr>
          <w:rFonts w:ascii="Consolas" w:hAnsi="Consolas" w:cs="Cambria"/>
          <w:color w:val="000000"/>
          <w:sz w:val="20"/>
          <w:szCs w:val="20"/>
          <w:highlight w:val="cyan"/>
          <w:lang w:val="nl-NL"/>
        </w:rPr>
        <w:t>ử</w:t>
      </w:r>
      <w:r w:rsidRPr="002864F3">
        <w:rPr>
          <w:rFonts w:ascii="Consolas" w:hAnsi="Consolas" w:cs="Courier New"/>
          <w:color w:val="000000"/>
          <w:sz w:val="20"/>
          <w:szCs w:val="20"/>
          <w:highlight w:val="cyan"/>
          <w:lang w:val="nl-NL"/>
        </w:rPr>
        <w:t>i h</w:t>
      </w:r>
      <w:r w:rsidRPr="002864F3">
        <w:rPr>
          <w:rFonts w:ascii="Consolas" w:hAnsi="Consolas" w:cs="Comic Sans MS"/>
          <w:color w:val="000000"/>
          <w:sz w:val="20"/>
          <w:szCs w:val="20"/>
          <w:highlight w:val="cyan"/>
          <w:lang w:val="nl-NL"/>
        </w:rPr>
        <w:t>à</w:t>
      </w:r>
      <w:r w:rsidRPr="002864F3">
        <w:rPr>
          <w:rFonts w:ascii="Consolas" w:hAnsi="Consolas" w:cs="Courier New"/>
          <w:color w:val="000000"/>
          <w:sz w:val="20"/>
          <w:szCs w:val="20"/>
          <w:highlight w:val="cyan"/>
          <w:lang w:val="nl-NL"/>
        </w:rPr>
        <w:t>ng (</w:t>
      </w:r>
      <w:r w:rsidRPr="002864F3">
        <w:rPr>
          <w:rFonts w:ascii="Consolas" w:hAnsi="Consolas" w:cs="Courier New"/>
          <w:color w:val="C00000"/>
          <w:sz w:val="20"/>
          <w:szCs w:val="20"/>
          <w:highlight w:val="cyan"/>
          <w:lang w:val="nl-NL"/>
        </w:rPr>
        <w:t>DCNGHang</w:t>
      </w:r>
      <w:r w:rsidRPr="002864F3">
        <w:rPr>
          <w:rFonts w:ascii="Consolas" w:hAnsi="Consolas" w:cs="Courier New"/>
          <w:color w:val="000000"/>
          <w:sz w:val="20"/>
          <w:szCs w:val="20"/>
          <w:highlight w:val="cyan"/>
          <w:lang w:val="nl-NL"/>
        </w:rPr>
        <w:t>),MST ng</w:t>
      </w:r>
      <w:r w:rsidRPr="002864F3">
        <w:rPr>
          <w:rFonts w:ascii="Consolas" w:hAnsi="Consolas" w:cs="Cambria"/>
          <w:color w:val="000000"/>
          <w:sz w:val="20"/>
          <w:szCs w:val="20"/>
          <w:highlight w:val="cyan"/>
          <w:lang w:val="nl-NL"/>
        </w:rPr>
        <w:t>ườ</w:t>
      </w:r>
      <w:r w:rsidRPr="002864F3">
        <w:rPr>
          <w:rFonts w:ascii="Consolas" w:hAnsi="Consolas" w:cs="Courier New"/>
          <w:color w:val="000000"/>
          <w:sz w:val="20"/>
          <w:szCs w:val="20"/>
          <w:highlight w:val="cyan"/>
          <w:lang w:val="nl-NL"/>
        </w:rPr>
        <w:t>i g</w:t>
      </w:r>
      <w:r w:rsidRPr="002864F3">
        <w:rPr>
          <w:rFonts w:ascii="Consolas" w:hAnsi="Consolas" w:cs="Cambria"/>
          <w:color w:val="000000"/>
          <w:sz w:val="20"/>
          <w:szCs w:val="20"/>
          <w:highlight w:val="cyan"/>
          <w:lang w:val="nl-NL"/>
        </w:rPr>
        <w:t>ử</w:t>
      </w:r>
      <w:r w:rsidRPr="002864F3">
        <w:rPr>
          <w:rFonts w:ascii="Consolas" w:hAnsi="Consolas" w:cs="Courier New"/>
          <w:color w:val="000000"/>
          <w:sz w:val="20"/>
          <w:szCs w:val="20"/>
          <w:highlight w:val="cyan"/>
          <w:lang w:val="nl-NL"/>
        </w:rPr>
        <w:t>i h</w:t>
      </w:r>
      <w:r w:rsidRPr="002864F3">
        <w:rPr>
          <w:rFonts w:ascii="Consolas" w:hAnsi="Consolas" w:cs="Comic Sans MS"/>
          <w:color w:val="000000"/>
          <w:sz w:val="20"/>
          <w:szCs w:val="20"/>
          <w:highlight w:val="cyan"/>
          <w:lang w:val="nl-NL"/>
        </w:rPr>
        <w:t>à</w:t>
      </w:r>
      <w:r w:rsidRPr="002864F3">
        <w:rPr>
          <w:rFonts w:ascii="Consolas" w:hAnsi="Consolas" w:cs="Courier New"/>
          <w:color w:val="000000"/>
          <w:sz w:val="20"/>
          <w:szCs w:val="20"/>
          <w:highlight w:val="cyan"/>
          <w:lang w:val="nl-NL"/>
        </w:rPr>
        <w:t>ng (</w:t>
      </w:r>
      <w:r w:rsidRPr="002864F3">
        <w:rPr>
          <w:rFonts w:ascii="Consolas" w:hAnsi="Consolas" w:cs="Courier New"/>
          <w:color w:val="C00000"/>
          <w:sz w:val="20"/>
          <w:szCs w:val="20"/>
          <w:highlight w:val="cyan"/>
          <w:lang w:val="nl-NL"/>
        </w:rPr>
        <w:t>MSTNGHang</w:t>
      </w:r>
      <w:r w:rsidRPr="002864F3">
        <w:rPr>
          <w:rFonts w:ascii="Consolas" w:hAnsi="Consolas" w:cs="Courier New"/>
          <w:color w:val="000000"/>
          <w:sz w:val="20"/>
          <w:szCs w:val="20"/>
          <w:highlight w:val="cyan"/>
          <w:lang w:val="nl-NL"/>
        </w:rPr>
        <w:t>), S</w:t>
      </w:r>
      <w:r w:rsidRPr="002864F3">
        <w:rPr>
          <w:rFonts w:ascii="Consolas" w:hAnsi="Consolas" w:cs="Cambria"/>
          <w:color w:val="000000"/>
          <w:sz w:val="20"/>
          <w:szCs w:val="20"/>
          <w:highlight w:val="cyan"/>
          <w:lang w:val="nl-NL"/>
        </w:rPr>
        <w:t>ố</w:t>
      </w:r>
      <w:r w:rsidRPr="002864F3">
        <w:rPr>
          <w:rFonts w:ascii="Consolas" w:hAnsi="Consolas" w:cs="Courier New"/>
          <w:color w:val="000000"/>
          <w:sz w:val="20"/>
          <w:szCs w:val="20"/>
          <w:highlight w:val="cyan"/>
          <w:lang w:val="nl-NL"/>
        </w:rPr>
        <w:t xml:space="preserve"> </w:t>
      </w:r>
      <w:r w:rsidRPr="002864F3">
        <w:rPr>
          <w:rFonts w:ascii="Consolas" w:hAnsi="Consolas" w:cs="Comic Sans MS"/>
          <w:color w:val="000000"/>
          <w:sz w:val="20"/>
          <w:szCs w:val="20"/>
          <w:highlight w:val="cyan"/>
          <w:lang w:val="nl-NL"/>
        </w:rPr>
        <w:t>đ</w:t>
      </w:r>
      <w:r w:rsidRPr="002864F3">
        <w:rPr>
          <w:rFonts w:ascii="Consolas" w:hAnsi="Consolas" w:cs="Cambria"/>
          <w:color w:val="000000"/>
          <w:sz w:val="20"/>
          <w:szCs w:val="20"/>
          <w:highlight w:val="cyan"/>
          <w:lang w:val="nl-NL"/>
        </w:rPr>
        <w:t>ị</w:t>
      </w:r>
      <w:r w:rsidRPr="002864F3">
        <w:rPr>
          <w:rFonts w:ascii="Consolas" w:hAnsi="Consolas" w:cs="Courier New"/>
          <w:color w:val="000000"/>
          <w:sz w:val="20"/>
          <w:szCs w:val="20"/>
          <w:highlight w:val="cyan"/>
          <w:lang w:val="nl-NL"/>
        </w:rPr>
        <w:t>nh danh ng</w:t>
      </w:r>
      <w:r w:rsidRPr="002864F3">
        <w:rPr>
          <w:rFonts w:ascii="Consolas" w:hAnsi="Consolas" w:cs="Cambria"/>
          <w:color w:val="000000"/>
          <w:sz w:val="20"/>
          <w:szCs w:val="20"/>
          <w:highlight w:val="cyan"/>
          <w:lang w:val="nl-NL"/>
        </w:rPr>
        <w:t>ườ</w:t>
      </w:r>
      <w:r w:rsidRPr="002864F3">
        <w:rPr>
          <w:rFonts w:ascii="Consolas" w:hAnsi="Consolas" w:cs="Courier New"/>
          <w:color w:val="000000"/>
          <w:sz w:val="20"/>
          <w:szCs w:val="20"/>
          <w:highlight w:val="cyan"/>
          <w:lang w:val="nl-NL"/>
        </w:rPr>
        <w:t>i g</w:t>
      </w:r>
      <w:r w:rsidRPr="002864F3">
        <w:rPr>
          <w:rFonts w:ascii="Consolas" w:hAnsi="Consolas" w:cs="Cambria"/>
          <w:color w:val="000000"/>
          <w:sz w:val="20"/>
          <w:szCs w:val="20"/>
          <w:highlight w:val="cyan"/>
          <w:lang w:val="nl-NL"/>
        </w:rPr>
        <w:t>ử</w:t>
      </w:r>
      <w:r w:rsidRPr="002864F3">
        <w:rPr>
          <w:rFonts w:ascii="Consolas" w:hAnsi="Consolas" w:cs="Courier New"/>
          <w:color w:val="000000"/>
          <w:sz w:val="20"/>
          <w:szCs w:val="20"/>
          <w:highlight w:val="cyan"/>
          <w:lang w:val="nl-NL"/>
        </w:rPr>
        <w:t>i h</w:t>
      </w:r>
      <w:r w:rsidRPr="002864F3">
        <w:rPr>
          <w:rFonts w:ascii="Consolas" w:hAnsi="Consolas" w:cs="Comic Sans MS"/>
          <w:color w:val="000000"/>
          <w:sz w:val="20"/>
          <w:szCs w:val="20"/>
          <w:highlight w:val="cyan"/>
          <w:lang w:val="nl-NL"/>
        </w:rPr>
        <w:t>à</w:t>
      </w:r>
      <w:r w:rsidRPr="002864F3">
        <w:rPr>
          <w:rFonts w:ascii="Consolas" w:hAnsi="Consolas" w:cs="Courier New"/>
          <w:color w:val="000000"/>
          <w:sz w:val="20"/>
          <w:szCs w:val="20"/>
          <w:highlight w:val="cyan"/>
          <w:lang w:val="nl-NL"/>
        </w:rPr>
        <w:t>ng (</w:t>
      </w:r>
      <w:r w:rsidRPr="002864F3">
        <w:rPr>
          <w:rFonts w:ascii="Consolas" w:hAnsi="Consolas" w:cs="Courier New"/>
          <w:color w:val="C00000"/>
          <w:sz w:val="20"/>
          <w:szCs w:val="20"/>
          <w:highlight w:val="cyan"/>
          <w:lang w:val="nl-NL"/>
        </w:rPr>
        <w:t>MDDNGHang</w:t>
      </w:r>
      <w:r w:rsidRPr="002864F3">
        <w:rPr>
          <w:rFonts w:ascii="Consolas" w:hAnsi="Consolas" w:cs="Courier New"/>
          <w:color w:val="000000"/>
          <w:sz w:val="20"/>
          <w:szCs w:val="20"/>
          <w:highlight w:val="cyan"/>
          <w:lang w:val="nl-NL"/>
        </w:rPr>
        <w:t>))</w:t>
      </w:r>
      <w:r w:rsidRPr="002864F3">
        <w:rPr>
          <w:rFonts w:ascii="Consolas" w:hAnsi="Consolas" w:cs="Courier New"/>
          <w:color w:val="0000FF"/>
          <w:sz w:val="20"/>
          <w:szCs w:val="20"/>
          <w:highlight w:val="cyan"/>
          <w:lang w:val="nl-NL"/>
        </w:rPr>
        <w:t>&lt;/</w:t>
      </w:r>
      <w:r w:rsidRPr="002864F3">
        <w:rPr>
          <w:rFonts w:ascii="Consolas" w:hAnsi="Consolas" w:cs="Courier New"/>
          <w:color w:val="A31515"/>
          <w:sz w:val="20"/>
          <w:szCs w:val="20"/>
          <w:highlight w:val="cyan"/>
          <w:lang w:val="nl-NL"/>
        </w:rPr>
        <w:t>TTruong</w:t>
      </w:r>
      <w:r w:rsidRPr="002864F3">
        <w:rPr>
          <w:rFonts w:ascii="Consolas" w:hAnsi="Consolas" w:cs="Courier New"/>
          <w:color w:val="0000FF"/>
          <w:sz w:val="20"/>
          <w:szCs w:val="20"/>
          <w:highlight w:val="cyan"/>
          <w:lang w:val="nl-NL"/>
        </w:rPr>
        <w:t>&gt;</w:t>
      </w:r>
    </w:p>
    <w:p w14:paraId="53F2D0B3" w14:textId="77777777" w:rsidR="00941E0C" w:rsidRPr="002864F3" w:rsidRDefault="00941E0C" w:rsidP="00B62732">
      <w:pPr>
        <w:autoSpaceDE w:val="0"/>
        <w:autoSpaceDN w:val="0"/>
        <w:adjustRightInd w:val="0"/>
        <w:jc w:val="both"/>
        <w:rPr>
          <w:rFonts w:ascii="Consolas" w:hAnsi="Consolas" w:cs="Courier New"/>
          <w:color w:val="000000"/>
          <w:sz w:val="20"/>
          <w:szCs w:val="20"/>
          <w:highlight w:val="cyan"/>
          <w:lang w:val="nl-NL"/>
        </w:rPr>
      </w:pP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t>&lt;</w:t>
      </w:r>
      <w:r w:rsidRPr="002864F3">
        <w:rPr>
          <w:rFonts w:ascii="Consolas" w:hAnsi="Consolas" w:cs="Courier New"/>
          <w:color w:val="A31515"/>
          <w:sz w:val="20"/>
          <w:szCs w:val="20"/>
          <w:highlight w:val="cyan"/>
          <w:lang w:val="nl-NL"/>
        </w:rPr>
        <w:t>DLieu</w:t>
      </w:r>
      <w:r w:rsidRPr="002864F3">
        <w:rPr>
          <w:rFonts w:ascii="Consolas" w:hAnsi="Consolas" w:cs="Courier New"/>
          <w:color w:val="0000FF"/>
          <w:sz w:val="20"/>
          <w:szCs w:val="20"/>
          <w:highlight w:val="cyan"/>
          <w:lang w:val="nl-NL"/>
        </w:rPr>
        <w:t>&gt;</w:t>
      </w:r>
      <w:r w:rsidRPr="002864F3">
        <w:rPr>
          <w:rFonts w:ascii="Consolas" w:hAnsi="Consolas" w:cs="Courier New"/>
          <w:color w:val="000000"/>
          <w:sz w:val="20"/>
          <w:szCs w:val="20"/>
          <w:highlight w:val="cyan"/>
          <w:lang w:val="nl-NL"/>
        </w:rPr>
        <w:t>D</w:t>
      </w:r>
      <w:r w:rsidRPr="002864F3">
        <w:rPr>
          <w:rFonts w:ascii="Consolas" w:hAnsi="Consolas" w:cs="Cambria"/>
          <w:color w:val="000000"/>
          <w:sz w:val="20"/>
          <w:szCs w:val="20"/>
          <w:highlight w:val="cyan"/>
          <w:lang w:val="nl-NL"/>
        </w:rPr>
        <w:t>ữ</w:t>
      </w:r>
      <w:r w:rsidRPr="002864F3">
        <w:rPr>
          <w:rFonts w:ascii="Consolas" w:hAnsi="Consolas" w:cs="Courier New"/>
          <w:color w:val="000000"/>
          <w:sz w:val="20"/>
          <w:szCs w:val="20"/>
          <w:highlight w:val="cyan"/>
          <w:lang w:val="nl-NL"/>
        </w:rPr>
        <w:t xml:space="preserve"> li</w:t>
      </w:r>
      <w:r w:rsidRPr="002864F3">
        <w:rPr>
          <w:rFonts w:ascii="Consolas" w:hAnsi="Consolas" w:cs="Cambria"/>
          <w:color w:val="000000"/>
          <w:sz w:val="20"/>
          <w:szCs w:val="20"/>
          <w:highlight w:val="cyan"/>
          <w:lang w:val="nl-NL"/>
        </w:rPr>
        <w:t>ệ</w:t>
      </w:r>
      <w:r w:rsidRPr="002864F3">
        <w:rPr>
          <w:rFonts w:ascii="Consolas" w:hAnsi="Consolas" w:cs="Courier New"/>
          <w:color w:val="000000"/>
          <w:sz w:val="20"/>
          <w:szCs w:val="20"/>
          <w:highlight w:val="cyan"/>
          <w:lang w:val="nl-NL"/>
        </w:rPr>
        <w:t>u</w:t>
      </w:r>
      <w:r w:rsidRPr="002864F3">
        <w:rPr>
          <w:rFonts w:ascii="Consolas" w:hAnsi="Consolas" w:cs="Courier New"/>
          <w:color w:val="0000FF"/>
          <w:sz w:val="20"/>
          <w:szCs w:val="20"/>
          <w:highlight w:val="cyan"/>
          <w:lang w:val="nl-NL"/>
        </w:rPr>
        <w:t>&lt;/</w:t>
      </w:r>
      <w:r w:rsidRPr="002864F3">
        <w:rPr>
          <w:rFonts w:ascii="Consolas" w:hAnsi="Consolas" w:cs="Courier New"/>
          <w:color w:val="A31515"/>
          <w:sz w:val="20"/>
          <w:szCs w:val="20"/>
          <w:highlight w:val="cyan"/>
          <w:lang w:val="nl-NL"/>
        </w:rPr>
        <w:t>DLieu</w:t>
      </w:r>
      <w:r w:rsidRPr="002864F3">
        <w:rPr>
          <w:rFonts w:ascii="Consolas" w:hAnsi="Consolas" w:cs="Courier New"/>
          <w:color w:val="0000FF"/>
          <w:sz w:val="20"/>
          <w:szCs w:val="20"/>
          <w:highlight w:val="cyan"/>
          <w:lang w:val="nl-NL"/>
        </w:rPr>
        <w:t>&gt;</w:t>
      </w:r>
    </w:p>
    <w:p w14:paraId="253D39A5" w14:textId="77777777" w:rsidR="00941E0C" w:rsidRPr="002864F3" w:rsidRDefault="00941E0C" w:rsidP="00B62732">
      <w:pPr>
        <w:autoSpaceDE w:val="0"/>
        <w:autoSpaceDN w:val="0"/>
        <w:adjustRightInd w:val="0"/>
        <w:jc w:val="both"/>
        <w:rPr>
          <w:rFonts w:ascii="Consolas" w:hAnsi="Consolas" w:cs="Courier New"/>
          <w:color w:val="000000"/>
          <w:sz w:val="20"/>
          <w:szCs w:val="20"/>
          <w:highlight w:val="cyan"/>
          <w:lang w:val="nl-NL"/>
        </w:rPr>
      </w:pP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t>&lt;/</w:t>
      </w:r>
      <w:r w:rsidRPr="002864F3">
        <w:rPr>
          <w:rFonts w:ascii="Consolas" w:hAnsi="Consolas" w:cs="Courier New"/>
          <w:color w:val="A31515"/>
          <w:sz w:val="20"/>
          <w:szCs w:val="20"/>
          <w:highlight w:val="cyan"/>
          <w:lang w:val="nl-NL"/>
        </w:rPr>
        <w:t>TTin</w:t>
      </w:r>
      <w:r w:rsidRPr="002864F3">
        <w:rPr>
          <w:rFonts w:ascii="Consolas" w:hAnsi="Consolas" w:cs="Courier New"/>
          <w:color w:val="0000FF"/>
          <w:sz w:val="20"/>
          <w:szCs w:val="20"/>
          <w:highlight w:val="cyan"/>
          <w:lang w:val="nl-NL"/>
        </w:rPr>
        <w:t>&gt;</w:t>
      </w:r>
    </w:p>
    <w:p w14:paraId="38D947E2" w14:textId="77777777" w:rsidR="00941E0C" w:rsidRDefault="00941E0C" w:rsidP="00B62732">
      <w:pPr>
        <w:autoSpaceDE w:val="0"/>
        <w:autoSpaceDN w:val="0"/>
        <w:adjustRightInd w:val="0"/>
        <w:jc w:val="both"/>
        <w:rPr>
          <w:rFonts w:ascii="Consolas" w:hAnsi="Consolas" w:cs="Courier New"/>
          <w:color w:val="0000FF"/>
          <w:sz w:val="20"/>
          <w:szCs w:val="20"/>
          <w:lang w:val="nl-NL"/>
        </w:rPr>
      </w:pP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r>
      <w:r w:rsidRPr="002864F3">
        <w:rPr>
          <w:rFonts w:ascii="Consolas" w:hAnsi="Consolas" w:cs="Courier New"/>
          <w:color w:val="0000FF"/>
          <w:sz w:val="20"/>
          <w:szCs w:val="20"/>
          <w:highlight w:val="cyan"/>
          <w:lang w:val="nl-NL"/>
        </w:rPr>
        <w:tab/>
        <w:t>&lt;/</w:t>
      </w:r>
      <w:r w:rsidRPr="002864F3">
        <w:rPr>
          <w:rFonts w:ascii="Consolas" w:hAnsi="Consolas" w:cs="Courier New"/>
          <w:color w:val="C00000"/>
          <w:sz w:val="20"/>
          <w:szCs w:val="20"/>
          <w:highlight w:val="cyan"/>
          <w:lang w:val="nl-NL"/>
        </w:rPr>
        <w:t>TTHHDTrung</w:t>
      </w:r>
      <w:r w:rsidRPr="002864F3">
        <w:rPr>
          <w:rFonts w:ascii="Consolas" w:hAnsi="Consolas" w:cs="Courier New"/>
          <w:color w:val="0000FF"/>
          <w:sz w:val="20"/>
          <w:szCs w:val="20"/>
          <w:highlight w:val="cyan"/>
          <w:lang w:val="nl-NL"/>
        </w:rPr>
        <w:t>&gt;</w:t>
      </w:r>
    </w:p>
    <w:p w14:paraId="16A9A7AB" w14:textId="77777777" w:rsidR="0035475F" w:rsidRPr="0035475F" w:rsidRDefault="0035475F" w:rsidP="0035475F">
      <w:pPr>
        <w:autoSpaceDE w:val="0"/>
        <w:autoSpaceDN w:val="0"/>
        <w:adjustRightInd w:val="0"/>
        <w:jc w:val="both"/>
        <w:rPr>
          <w:rFonts w:ascii="Consolas" w:hAnsi="Consolas" w:cs="Courier New"/>
          <w:color w:val="000000"/>
          <w:sz w:val="20"/>
          <w:szCs w:val="20"/>
          <w:highlight w:val="cyan"/>
          <w:lang w:val="nl-NL"/>
        </w:rPr>
      </w:pPr>
      <w:r w:rsidRPr="0035475F">
        <w:rPr>
          <w:rFonts w:ascii="Consolas" w:hAnsi="Consolas" w:cs="Courier New"/>
          <w:color w:val="000000"/>
          <w:sz w:val="20"/>
          <w:szCs w:val="20"/>
          <w:highlight w:val="cyan"/>
          <w:lang w:val="nl-NL"/>
        </w:rPr>
        <w:t>&lt;TLTThue&gt; Tỷ lệ tính thuế(Chỉ sử dụng cho hóa đơn bán hàng giảm thuế theo NQ của Quốc hội)&lt;/TLTThue&gt;</w:t>
      </w:r>
    </w:p>
    <w:p w14:paraId="6C274F82" w14:textId="05921441" w:rsidR="0035475F" w:rsidRPr="002864F3" w:rsidRDefault="0035475F" w:rsidP="0035475F">
      <w:pPr>
        <w:autoSpaceDE w:val="0"/>
        <w:autoSpaceDN w:val="0"/>
        <w:adjustRightInd w:val="0"/>
        <w:jc w:val="both"/>
        <w:rPr>
          <w:rFonts w:ascii="Consolas" w:hAnsi="Consolas" w:cs="Courier New"/>
          <w:color w:val="000000"/>
          <w:sz w:val="20"/>
          <w:szCs w:val="20"/>
          <w:lang w:val="nl-NL"/>
        </w:rPr>
      </w:pPr>
      <w:r w:rsidRPr="0035475F">
        <w:rPr>
          <w:rFonts w:ascii="Consolas" w:hAnsi="Consolas" w:cs="Courier New"/>
          <w:color w:val="000000"/>
          <w:sz w:val="20"/>
          <w:szCs w:val="20"/>
          <w:highlight w:val="cyan"/>
          <w:lang w:val="nl-NL"/>
        </w:rPr>
        <w:t>&lt;STGThue&gt; Số tiền giảm thuế(Chỉ sử dụng cho hóa đơn bán hàng giảm thuế theo NQ của Quốc hội)&lt;/STGThue&gt;</w:t>
      </w:r>
    </w:p>
    <w:p w14:paraId="67F2B9B3" w14:textId="1C54AC91" w:rsidR="009D1437" w:rsidRPr="002864F3" w:rsidRDefault="009D1437" w:rsidP="00941E0C">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HHDVu</w:t>
      </w:r>
      <w:r w:rsidRPr="002864F3">
        <w:rPr>
          <w:rFonts w:ascii="Consolas" w:hAnsi="Consolas" w:cs="Consolas"/>
          <w:color w:val="0000FF"/>
          <w:sz w:val="19"/>
          <w:szCs w:val="19"/>
          <w:lang w:val="nl-NL"/>
        </w:rPr>
        <w:t>&gt;</w:t>
      </w:r>
    </w:p>
    <w:p w14:paraId="65CAF280"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DSHHDVu</w:t>
      </w:r>
      <w:r w:rsidRPr="002864F3">
        <w:rPr>
          <w:rFonts w:ascii="Consolas" w:hAnsi="Consolas" w:cs="Consolas"/>
          <w:color w:val="0000FF"/>
          <w:sz w:val="19"/>
          <w:szCs w:val="19"/>
          <w:lang w:val="nl-NL"/>
        </w:rPr>
        <w:t>&gt;</w:t>
      </w:r>
    </w:p>
    <w:p w14:paraId="35C5F69C"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TToan</w:t>
      </w:r>
      <w:r w:rsidRPr="002864F3">
        <w:rPr>
          <w:rFonts w:ascii="Consolas" w:hAnsi="Consolas" w:cs="Consolas"/>
          <w:color w:val="0000FF"/>
          <w:sz w:val="19"/>
          <w:szCs w:val="19"/>
          <w:lang w:val="nl-NL"/>
        </w:rPr>
        <w:t>&gt;</w:t>
      </w:r>
    </w:p>
    <w:p w14:paraId="06929DE9"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THTTLTSuat</w:t>
      </w:r>
      <w:r w:rsidRPr="002864F3">
        <w:rPr>
          <w:rFonts w:ascii="Consolas" w:hAnsi="Consolas" w:cs="Consolas"/>
          <w:color w:val="0000FF"/>
          <w:sz w:val="19"/>
          <w:szCs w:val="19"/>
          <w:lang w:val="nl-NL"/>
        </w:rPr>
        <w:t>&gt;&lt;!--</w:t>
      </w:r>
      <w:r w:rsidRPr="002864F3">
        <w:rPr>
          <w:rFonts w:ascii="Consolas" w:hAnsi="Consolas" w:cs="Consolas"/>
          <w:color w:val="008000"/>
          <w:sz w:val="19"/>
          <w:szCs w:val="19"/>
          <w:lang w:val="nl-NL"/>
        </w:rPr>
        <w:t>sử dụng hóa đơn GTGT</w:t>
      </w:r>
      <w:r w:rsidRPr="002864F3">
        <w:rPr>
          <w:rFonts w:ascii="Consolas" w:hAnsi="Consolas" w:cs="Consolas"/>
          <w:color w:val="0000FF"/>
          <w:sz w:val="19"/>
          <w:szCs w:val="19"/>
          <w:lang w:val="nl-NL"/>
        </w:rPr>
        <w:t>--&gt;</w:t>
      </w:r>
    </w:p>
    <w:p w14:paraId="41C0A1F3"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LTSuat</w:t>
      </w:r>
      <w:r w:rsidRPr="002864F3">
        <w:rPr>
          <w:rFonts w:ascii="Consolas" w:hAnsi="Consolas" w:cs="Consolas"/>
          <w:color w:val="0000FF"/>
          <w:sz w:val="19"/>
          <w:szCs w:val="19"/>
          <w:lang w:val="nl-NL"/>
        </w:rPr>
        <w:t>&gt;</w:t>
      </w:r>
    </w:p>
    <w:p w14:paraId="1611CADC"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TSuat</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Thuế suất (Thuế suất thuế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TSuat</w:t>
      </w:r>
      <w:r w:rsidRPr="002864F3">
        <w:rPr>
          <w:rFonts w:ascii="Consolas" w:hAnsi="Consolas" w:cs="Consolas"/>
          <w:color w:val="0000FF"/>
          <w:sz w:val="19"/>
          <w:szCs w:val="19"/>
          <w:lang w:val="nl-NL"/>
        </w:rPr>
        <w:t>&gt;</w:t>
      </w:r>
    </w:p>
    <w:p w14:paraId="43A01CC2"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ThTien</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Thành tiền (Thành tiền chưa có thuế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ThTien</w:t>
      </w:r>
      <w:r w:rsidRPr="002864F3">
        <w:rPr>
          <w:rFonts w:ascii="Consolas" w:hAnsi="Consolas" w:cs="Consolas"/>
          <w:color w:val="0000FF"/>
          <w:sz w:val="19"/>
          <w:szCs w:val="19"/>
          <w:lang w:val="nl-NL"/>
        </w:rPr>
        <w:t>&gt;</w:t>
      </w:r>
    </w:p>
    <w:p w14:paraId="707C1936"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TThue</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Tiền thuế (Tiền thuế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TThue</w:t>
      </w:r>
      <w:r w:rsidRPr="002864F3">
        <w:rPr>
          <w:rFonts w:ascii="Consolas" w:hAnsi="Consolas" w:cs="Consolas"/>
          <w:color w:val="0000FF"/>
          <w:sz w:val="19"/>
          <w:szCs w:val="19"/>
          <w:lang w:val="nl-NL"/>
        </w:rPr>
        <w:t>&gt;</w:t>
      </w:r>
    </w:p>
    <w:p w14:paraId="63E02B8B"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LTSuat</w:t>
      </w:r>
      <w:r w:rsidRPr="002864F3">
        <w:rPr>
          <w:rFonts w:ascii="Consolas" w:hAnsi="Consolas" w:cs="Consolas"/>
          <w:color w:val="0000FF"/>
          <w:sz w:val="19"/>
          <w:szCs w:val="19"/>
          <w:lang w:val="nl-NL"/>
        </w:rPr>
        <w:t>&gt;</w:t>
      </w:r>
    </w:p>
    <w:p w14:paraId="29F36850"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THTTLTSuat</w:t>
      </w:r>
      <w:r w:rsidRPr="002864F3">
        <w:rPr>
          <w:rFonts w:ascii="Consolas" w:hAnsi="Consolas" w:cs="Consolas"/>
          <w:color w:val="0000FF"/>
          <w:sz w:val="19"/>
          <w:szCs w:val="19"/>
          <w:lang w:val="nl-NL"/>
        </w:rPr>
        <w:t>&gt;</w:t>
      </w:r>
    </w:p>
    <w:p w14:paraId="79F57F5A"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TgTCThue</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Tổng tiền chưa thuế (Tổng cộng thành tiền chưa có thuế GTGT) (Bắt buộc với hóa đơn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TgTCThue</w:t>
      </w:r>
      <w:r w:rsidRPr="002864F3">
        <w:rPr>
          <w:rFonts w:ascii="Consolas" w:hAnsi="Consolas" w:cs="Consolas"/>
          <w:color w:val="0000FF"/>
          <w:sz w:val="19"/>
          <w:szCs w:val="19"/>
          <w:lang w:val="nl-NL"/>
        </w:rPr>
        <w:t>&gt;</w:t>
      </w:r>
    </w:p>
    <w:p w14:paraId="5A23AC09"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TgTThue</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Tổng tiền thuế (Tổng cộng tiền thuế GTGT) (Bắt buộc với hóa đơn GTGT)</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TgTThue</w:t>
      </w:r>
      <w:r w:rsidRPr="002864F3">
        <w:rPr>
          <w:rFonts w:ascii="Consolas" w:hAnsi="Consolas" w:cs="Consolas"/>
          <w:color w:val="0000FF"/>
          <w:sz w:val="19"/>
          <w:szCs w:val="19"/>
          <w:lang w:val="nl-NL"/>
        </w:rPr>
        <w:t>&gt;</w:t>
      </w:r>
    </w:p>
    <w:p w14:paraId="258BB75A" w14:textId="55E634F6" w:rsidR="009D1437" w:rsidRPr="002864F3" w:rsidRDefault="009D1437" w:rsidP="009D1437">
      <w:pPr>
        <w:autoSpaceDE w:val="0"/>
        <w:autoSpaceDN w:val="0"/>
        <w:adjustRightInd w:val="0"/>
        <w:rPr>
          <w:rFonts w:ascii="Consolas" w:hAnsi="Consolas" w:cs="Consolas"/>
          <w:color w:val="0000FF"/>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TTCKTMai</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Tổng tiền chiết khấu thương mại</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TTCKTMai</w:t>
      </w:r>
      <w:r w:rsidRPr="002864F3">
        <w:rPr>
          <w:rFonts w:ascii="Consolas" w:hAnsi="Consolas" w:cs="Consolas"/>
          <w:color w:val="0000FF"/>
          <w:sz w:val="19"/>
          <w:szCs w:val="19"/>
          <w:lang w:val="nl-NL"/>
        </w:rPr>
        <w:t>&gt;</w:t>
      </w:r>
    </w:p>
    <w:p w14:paraId="7B8AB5F4" w14:textId="0B4163E6" w:rsidR="00B62732" w:rsidRDefault="00B62732" w:rsidP="00B62732">
      <w:pPr>
        <w:shd w:val="clear" w:color="auto" w:fill="FFFFFF"/>
        <w:ind w:left="1440" w:firstLine="720"/>
        <w:rPr>
          <w:rFonts w:ascii="Courier New" w:hAnsi="Courier New" w:cs="Courier New"/>
          <w:color w:val="0000FF"/>
          <w:sz w:val="20"/>
          <w:szCs w:val="20"/>
          <w:highlight w:val="cyan"/>
          <w:lang w:val="nl-NL"/>
        </w:rPr>
      </w:pPr>
      <w:r w:rsidRPr="002864F3">
        <w:rPr>
          <w:rFonts w:ascii="Consolas" w:hAnsi="Consolas" w:cs="Consolas"/>
          <w:color w:val="0000FF"/>
          <w:sz w:val="19"/>
          <w:szCs w:val="19"/>
          <w:highlight w:val="cyan"/>
          <w:lang w:val="nl-NL"/>
        </w:rPr>
        <w:t>&lt;</w:t>
      </w:r>
      <w:r w:rsidRPr="002864F3">
        <w:rPr>
          <w:rFonts w:ascii="Consolas" w:hAnsi="Consolas" w:cs="Consolas"/>
          <w:color w:val="A31515"/>
          <w:sz w:val="19"/>
          <w:szCs w:val="19"/>
          <w:highlight w:val="cyan"/>
          <w:lang w:val="nl-NL"/>
        </w:rPr>
        <w:t>TgTPhiSThue</w:t>
      </w:r>
      <w:r w:rsidRPr="002864F3">
        <w:rPr>
          <w:rFonts w:ascii="Consolas" w:hAnsi="Consolas" w:cs="Consolas"/>
          <w:color w:val="0000FF"/>
          <w:sz w:val="19"/>
          <w:szCs w:val="19"/>
          <w:highlight w:val="cyan"/>
          <w:lang w:val="nl-NL"/>
        </w:rPr>
        <w:t>&gt;</w:t>
      </w:r>
      <w:r w:rsidRPr="002864F3">
        <w:rPr>
          <w:rFonts w:ascii="Consolas" w:hAnsi="Consolas" w:cs="Consolas"/>
          <w:color w:val="000000"/>
          <w:sz w:val="19"/>
          <w:szCs w:val="19"/>
          <w:highlight w:val="cyan"/>
          <w:lang w:val="nl-NL"/>
        </w:rPr>
        <w:t>Tổng tiền phí</w:t>
      </w:r>
      <w:r w:rsidRPr="002864F3">
        <w:rPr>
          <w:rFonts w:ascii="Consolas" w:hAnsi="Consolas" w:cs="Consolas"/>
          <w:color w:val="0000FF"/>
          <w:sz w:val="19"/>
          <w:szCs w:val="19"/>
          <w:highlight w:val="cyan"/>
          <w:lang w:val="nl-NL"/>
        </w:rPr>
        <w:t>&lt;</w:t>
      </w:r>
      <w:r w:rsidRPr="002864F3">
        <w:rPr>
          <w:rFonts w:ascii="Consolas" w:hAnsi="Consolas" w:cs="Consolas"/>
          <w:color w:val="A31515"/>
          <w:sz w:val="19"/>
          <w:szCs w:val="19"/>
          <w:highlight w:val="cyan"/>
          <w:lang w:val="nl-NL"/>
        </w:rPr>
        <w:t>/TgTPhiSThue</w:t>
      </w:r>
      <w:r w:rsidRPr="002864F3">
        <w:rPr>
          <w:rFonts w:ascii="Courier New" w:hAnsi="Courier New" w:cs="Courier New"/>
          <w:color w:val="0000FF"/>
          <w:sz w:val="20"/>
          <w:szCs w:val="20"/>
          <w:highlight w:val="cyan"/>
          <w:lang w:val="nl-NL"/>
        </w:rPr>
        <w:t>&gt;</w:t>
      </w:r>
    </w:p>
    <w:p w14:paraId="497FF662" w14:textId="317E9DCE" w:rsidR="0035475F" w:rsidRPr="0035475F" w:rsidRDefault="0035475F" w:rsidP="00B62732">
      <w:pPr>
        <w:shd w:val="clear" w:color="auto" w:fill="FFFFFF"/>
        <w:ind w:left="1440" w:firstLine="720"/>
        <w:rPr>
          <w:rFonts w:ascii="Courier New" w:hAnsi="Courier New" w:cs="Courier New"/>
          <w:color w:val="0000FF"/>
          <w:sz w:val="20"/>
          <w:szCs w:val="20"/>
          <w:highlight w:val="cyan"/>
          <w:lang w:val="nl-NL"/>
        </w:rPr>
      </w:pPr>
      <w:r w:rsidRPr="0035475F">
        <w:rPr>
          <w:rFonts w:ascii="Courier New" w:hAnsi="Courier New" w:cs="Courier New"/>
          <w:color w:val="0000FF"/>
          <w:sz w:val="20"/>
          <w:szCs w:val="20"/>
          <w:highlight w:val="cyan"/>
          <w:lang w:val="nl-NL"/>
        </w:rPr>
        <w:lastRenderedPageBreak/>
        <w:t>&lt;STGThue&gt; Số tiền giảm thuế(Chỉ sử dụng cho hóa đơn bán hàng giảm thuế theo NQ của Quốc hội)&lt;/STGThue&gt;</w:t>
      </w:r>
    </w:p>
    <w:p w14:paraId="7C05C89D"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TgTTTBSo</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Tổng tiền thanh toán bằng số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TgTTTBSo</w:t>
      </w:r>
      <w:r w:rsidRPr="002864F3">
        <w:rPr>
          <w:rFonts w:ascii="Consolas" w:hAnsi="Consolas" w:cs="Consolas"/>
          <w:color w:val="0000FF"/>
          <w:sz w:val="19"/>
          <w:szCs w:val="19"/>
          <w:lang w:val="nl-NL"/>
        </w:rPr>
        <w:t>&gt;</w:t>
      </w:r>
    </w:p>
    <w:p w14:paraId="04EE35D6" w14:textId="77777777" w:rsidR="009D1437" w:rsidRPr="002864F3" w:rsidRDefault="009D1437" w:rsidP="009D1437">
      <w:pPr>
        <w:autoSpaceDE w:val="0"/>
        <w:autoSpaceDN w:val="0"/>
        <w:adjustRightInd w:val="0"/>
        <w:rPr>
          <w:rFonts w:ascii="Consolas" w:hAnsi="Consolas" w:cs="Consolas"/>
          <w:color w:val="000000"/>
          <w:sz w:val="19"/>
          <w:szCs w:val="19"/>
          <w:lang w:val="nl-NL"/>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t>&lt;</w:t>
      </w:r>
      <w:r w:rsidRPr="002864F3">
        <w:rPr>
          <w:rFonts w:ascii="Consolas" w:hAnsi="Consolas" w:cs="Consolas"/>
          <w:color w:val="A31515"/>
          <w:sz w:val="19"/>
          <w:szCs w:val="19"/>
          <w:lang w:val="nl-NL"/>
        </w:rPr>
        <w:t>TgTTTBChu</w:t>
      </w:r>
      <w:r w:rsidRPr="002864F3">
        <w:rPr>
          <w:rFonts w:ascii="Consolas" w:hAnsi="Consolas" w:cs="Consolas"/>
          <w:color w:val="0000FF"/>
          <w:sz w:val="19"/>
          <w:szCs w:val="19"/>
          <w:lang w:val="nl-NL"/>
        </w:rPr>
        <w:t>&gt;</w:t>
      </w:r>
      <w:r w:rsidRPr="002864F3">
        <w:rPr>
          <w:rFonts w:ascii="Consolas" w:hAnsi="Consolas" w:cs="Consolas"/>
          <w:color w:val="000000"/>
          <w:sz w:val="19"/>
          <w:szCs w:val="19"/>
          <w:lang w:val="nl-NL"/>
        </w:rPr>
        <w:t>Tổng tiền thanh toán bằng chữ *</w:t>
      </w:r>
      <w:r w:rsidRPr="002864F3">
        <w:rPr>
          <w:rFonts w:ascii="Consolas" w:hAnsi="Consolas" w:cs="Consolas"/>
          <w:color w:val="0000FF"/>
          <w:sz w:val="19"/>
          <w:szCs w:val="19"/>
          <w:lang w:val="nl-NL"/>
        </w:rPr>
        <w:t>&lt;/</w:t>
      </w:r>
      <w:r w:rsidRPr="002864F3">
        <w:rPr>
          <w:rFonts w:ascii="Consolas" w:hAnsi="Consolas" w:cs="Consolas"/>
          <w:color w:val="A31515"/>
          <w:sz w:val="19"/>
          <w:szCs w:val="19"/>
          <w:lang w:val="nl-NL"/>
        </w:rPr>
        <w:t>TgTTTBChu</w:t>
      </w:r>
      <w:r w:rsidRPr="002864F3">
        <w:rPr>
          <w:rFonts w:ascii="Consolas" w:hAnsi="Consolas" w:cs="Consolas"/>
          <w:color w:val="0000FF"/>
          <w:sz w:val="19"/>
          <w:szCs w:val="19"/>
          <w:lang w:val="nl-NL"/>
        </w:rPr>
        <w:t>&gt;</w:t>
      </w:r>
    </w:p>
    <w:p w14:paraId="4193FD87" w14:textId="77777777" w:rsidR="009D1437" w:rsidRDefault="009D1437" w:rsidP="009D1437">
      <w:pPr>
        <w:autoSpaceDE w:val="0"/>
        <w:autoSpaceDN w:val="0"/>
        <w:adjustRightInd w:val="0"/>
        <w:rPr>
          <w:rFonts w:ascii="Consolas" w:hAnsi="Consolas" w:cs="Consolas"/>
          <w:color w:val="000000"/>
          <w:sz w:val="19"/>
          <w:szCs w:val="19"/>
        </w:rPr>
      </w:pPr>
      <w:r w:rsidRPr="002864F3">
        <w:rPr>
          <w:rFonts w:ascii="Consolas" w:hAnsi="Consolas" w:cs="Consolas"/>
          <w:color w:val="0000FF"/>
          <w:sz w:val="19"/>
          <w:szCs w:val="19"/>
          <w:lang w:val="nl-NL"/>
        </w:rPr>
        <w:tab/>
      </w:r>
      <w:r w:rsidRPr="002864F3">
        <w:rPr>
          <w:rFonts w:ascii="Consolas" w:hAnsi="Consolas" w:cs="Consolas"/>
          <w:color w:val="0000FF"/>
          <w:sz w:val="19"/>
          <w:szCs w:val="19"/>
          <w:lang w:val="nl-NL"/>
        </w:rPr>
        <w:tab/>
      </w:r>
      <w:r>
        <w:rPr>
          <w:rFonts w:ascii="Consolas" w:hAnsi="Consolas" w:cs="Consolas"/>
          <w:color w:val="0000FF"/>
          <w:sz w:val="19"/>
          <w:szCs w:val="19"/>
        </w:rPr>
        <w:t>&lt;/</w:t>
      </w:r>
      <w:r>
        <w:rPr>
          <w:rFonts w:ascii="Consolas" w:hAnsi="Consolas" w:cs="Consolas"/>
          <w:color w:val="A31515"/>
          <w:sz w:val="19"/>
          <w:szCs w:val="19"/>
        </w:rPr>
        <w:t>TToan</w:t>
      </w:r>
      <w:r>
        <w:rPr>
          <w:rFonts w:ascii="Consolas" w:hAnsi="Consolas" w:cs="Consolas"/>
          <w:color w:val="0000FF"/>
          <w:sz w:val="19"/>
          <w:szCs w:val="19"/>
        </w:rPr>
        <w:t>&gt;</w:t>
      </w:r>
    </w:p>
    <w:p w14:paraId="6571F304"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NDHDon</w:t>
      </w:r>
      <w:r>
        <w:rPr>
          <w:rFonts w:ascii="Consolas" w:hAnsi="Consolas" w:cs="Consolas"/>
          <w:color w:val="0000FF"/>
          <w:sz w:val="19"/>
          <w:szCs w:val="19"/>
        </w:rPr>
        <w:t>&gt;</w:t>
      </w:r>
    </w:p>
    <w:p w14:paraId="5F84CB86"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DLHDon</w:t>
      </w:r>
      <w:r>
        <w:rPr>
          <w:rFonts w:ascii="Consolas" w:hAnsi="Consolas" w:cs="Consolas"/>
          <w:color w:val="0000FF"/>
          <w:sz w:val="19"/>
          <w:szCs w:val="19"/>
        </w:rPr>
        <w:t>&gt;</w:t>
      </w:r>
    </w:p>
    <w:p w14:paraId="0480C32D"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HDon</w:t>
      </w:r>
      <w:r>
        <w:rPr>
          <w:rFonts w:ascii="Consolas" w:hAnsi="Consolas" w:cs="Consolas"/>
          <w:color w:val="0000FF"/>
          <w:sz w:val="19"/>
          <w:szCs w:val="19"/>
        </w:rPr>
        <w:t>&gt;</w:t>
      </w:r>
    </w:p>
    <w:p w14:paraId="5ACC539D" w14:textId="77777777" w:rsidR="009D1437" w:rsidRDefault="009D1437" w:rsidP="009D1437">
      <w:pPr>
        <w:rPr>
          <w:rFonts w:ascii="Consolas" w:hAnsi="Consolas" w:cs="Consolas"/>
          <w:color w:val="0000FF"/>
          <w:sz w:val="19"/>
          <w:szCs w:val="19"/>
        </w:rPr>
      </w:pPr>
      <w:r>
        <w:rPr>
          <w:rFonts w:ascii="Consolas" w:hAnsi="Consolas" w:cs="Consolas"/>
          <w:color w:val="0000FF"/>
          <w:sz w:val="19"/>
          <w:szCs w:val="19"/>
        </w:rPr>
        <w:t>&lt;/</w:t>
      </w:r>
      <w:r>
        <w:rPr>
          <w:rFonts w:ascii="Consolas" w:hAnsi="Consolas" w:cs="Consolas"/>
          <w:color w:val="A31515"/>
          <w:sz w:val="19"/>
          <w:szCs w:val="19"/>
        </w:rPr>
        <w:t>DSHDon</w:t>
      </w:r>
      <w:r>
        <w:rPr>
          <w:rFonts w:ascii="Consolas" w:hAnsi="Consolas" w:cs="Consolas"/>
          <w:color w:val="0000FF"/>
          <w:sz w:val="19"/>
          <w:szCs w:val="19"/>
        </w:rPr>
        <w:t>&gt;</w:t>
      </w:r>
    </w:p>
    <w:p w14:paraId="6BB085B3" w14:textId="77777777" w:rsidR="009D1437" w:rsidRPr="00A76090" w:rsidRDefault="009D1437" w:rsidP="009D1437">
      <w:pPr>
        <w:rPr>
          <w:rFonts w:ascii="Consolas" w:hAnsi="Consolas" w:cs="Consolas"/>
          <w:color w:val="0000FF"/>
          <w:sz w:val="19"/>
          <w:szCs w:val="19"/>
        </w:rPr>
      </w:pPr>
    </w:p>
    <w:p w14:paraId="6E0611CB" w14:textId="77777777" w:rsidR="009D1437" w:rsidRPr="00172A15" w:rsidRDefault="009D1437" w:rsidP="00480762">
      <w:pPr>
        <w:pStyle w:val="Heading3"/>
      </w:pPr>
      <w:r>
        <w:t xml:space="preserve"> </w:t>
      </w:r>
      <w:bookmarkStart w:id="95" w:name="_Toc198045332"/>
      <w:r>
        <w:t>Lấy nội dung XMLData Hóa đơn có mã CQT trả về</w:t>
      </w:r>
      <w:bookmarkEnd w:id="95"/>
    </w:p>
    <w:p w14:paraId="79E59CFE" w14:textId="77777777" w:rsidR="009D1437" w:rsidRPr="00A76090" w:rsidRDefault="009D1437" w:rsidP="009D1437">
      <w:pPr>
        <w:rPr>
          <w:lang w:val="x-none" w:eastAsia="x-none"/>
        </w:rPr>
      </w:pPr>
    </w:p>
    <w:p w14:paraId="78C4AD0A" w14:textId="77777777" w:rsidR="009D1437" w:rsidRPr="00593BE8" w:rsidRDefault="009D1437" w:rsidP="009D1437">
      <w:pPr>
        <w:pStyle w:val="N"/>
      </w:pPr>
      <w:r w:rsidRPr="00593BE8">
        <w:t>URL</w:t>
      </w:r>
    </w:p>
    <w:p w14:paraId="2C2F40B6" w14:textId="77777777" w:rsidR="009D1437" w:rsidRDefault="009D1437" w:rsidP="009D1437">
      <w:pPr>
        <w:pStyle w:val="N"/>
        <w:rPr>
          <w:rFonts w:eastAsia="Calibri"/>
        </w:rPr>
      </w:pPr>
      <w:r>
        <w:tab/>
      </w:r>
      <w:r w:rsidRPr="00007702">
        <w:t xml:space="preserve"> </w:t>
      </w:r>
      <w:r>
        <w:t>s</w:t>
      </w:r>
      <w:r w:rsidRPr="00EB3AC8">
        <w:t xml:space="preserve">tring </w:t>
      </w:r>
      <w:r w:rsidRPr="00AD3C49">
        <w:rPr>
          <w:b/>
          <w:color w:val="000000"/>
        </w:rPr>
        <w:t>GetInvDataByFkey</w:t>
      </w:r>
      <w:r w:rsidRPr="009372AD">
        <w:rPr>
          <w:rFonts w:eastAsia="Calibri"/>
        </w:rPr>
        <w:t>(</w:t>
      </w:r>
      <w:r w:rsidRPr="008F210C">
        <w:rPr>
          <w:rFonts w:eastAsia="Calibri"/>
        </w:rPr>
        <w:t>string fkey, string userName, string userPass, string account, stri</w:t>
      </w:r>
      <w:r>
        <w:rPr>
          <w:rFonts w:eastAsia="Calibri"/>
        </w:rPr>
        <w:t>ng accPass, string pattern = "")</w:t>
      </w:r>
    </w:p>
    <w:p w14:paraId="2BD24522" w14:textId="77777777" w:rsidR="009D1437" w:rsidRDefault="009D1437" w:rsidP="009D1437">
      <w:pPr>
        <w:pStyle w:val="N"/>
        <w:rPr>
          <w:rFonts w:eastAsia="Calibri"/>
        </w:rPr>
      </w:pPr>
    </w:p>
    <w:p w14:paraId="3CB2F9FA" w14:textId="77777777" w:rsidR="009D1437" w:rsidRPr="00593BE8" w:rsidRDefault="009D1437" w:rsidP="009D1437">
      <w:pPr>
        <w:pStyle w:val="N"/>
      </w:pPr>
      <w:r w:rsidRPr="00593BE8">
        <w:t>DESCRIPTION</w:t>
      </w:r>
    </w:p>
    <w:p w14:paraId="392CB061" w14:textId="77777777" w:rsidR="009D1437" w:rsidRDefault="009D1437" w:rsidP="009D1437">
      <w:pPr>
        <w:pStyle w:val="N"/>
      </w:pPr>
      <w:r>
        <w:tab/>
        <w:t>Đây là web service cho phép lấy nội dung xml hóa đơn có mã CQT trả về</w:t>
      </w:r>
    </w:p>
    <w:p w14:paraId="02775ACD" w14:textId="77777777" w:rsidR="009D1437" w:rsidRPr="00007702" w:rsidRDefault="009D1437" w:rsidP="009D1437">
      <w:pPr>
        <w:pStyle w:val="N"/>
      </w:pPr>
      <w:r w:rsidRPr="00663B3E">
        <w:t>HTTP METHOD</w:t>
      </w:r>
    </w:p>
    <w:p w14:paraId="37E30A9E" w14:textId="77777777" w:rsidR="009D1437" w:rsidRPr="00007702" w:rsidRDefault="009D1437" w:rsidP="009D1437">
      <w:pPr>
        <w:pStyle w:val="N"/>
        <w:rPr>
          <w:b/>
        </w:rPr>
      </w:pPr>
      <w:r>
        <w:tab/>
        <w:t>Get</w:t>
      </w:r>
    </w:p>
    <w:p w14:paraId="1C1B2652" w14:textId="77777777" w:rsidR="009D1437" w:rsidRPr="00610AFD" w:rsidRDefault="009D1437" w:rsidP="009D1437">
      <w:pPr>
        <w:pStyle w:val="N"/>
      </w:pPr>
      <w:r w:rsidRPr="00610AFD">
        <w:t>REQUEST BODY</w:t>
      </w:r>
    </w:p>
    <w:p w14:paraId="5899D6E1"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Tài khoản được cấp phát cho nhân viên gọi lệnh phát hành hóa đơn</w:t>
      </w:r>
    </w:p>
    <w:p w14:paraId="20D54D55" w14:textId="77777777" w:rsidR="009D1437" w:rsidRPr="000D3AC0"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32047652" w14:textId="77777777" w:rsidR="009D1437" w:rsidRPr="00DA6FA0" w:rsidRDefault="009D1437" w:rsidP="009D1437">
      <w:pPr>
        <w:pStyle w:val="ListParagraph"/>
        <w:numPr>
          <w:ilvl w:val="0"/>
          <w:numId w:val="2"/>
        </w:numPr>
        <w:spacing w:after="0" w:line="360" w:lineRule="auto"/>
        <w:ind w:left="1080"/>
        <w:jc w:val="both"/>
        <w:rPr>
          <w:rFonts w:eastAsia="Calibri"/>
          <w:b/>
          <w:u w:val="single"/>
        </w:rPr>
      </w:pPr>
      <w:r>
        <w:rPr>
          <w:b/>
          <w:color w:val="000000"/>
        </w:rPr>
        <w:t>fkey</w:t>
      </w:r>
      <w:r w:rsidRPr="000D3AC0">
        <w:rPr>
          <w:color w:val="000000"/>
        </w:rPr>
        <w:t xml:space="preserve">: </w:t>
      </w:r>
      <w:r>
        <w:rPr>
          <w:color w:val="000000"/>
        </w:rPr>
        <w:t>fkey của hóa đơn</w:t>
      </w:r>
    </w:p>
    <w:p w14:paraId="703BE35B"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mẫu số</w:t>
      </w:r>
      <w:r>
        <w:rPr>
          <w:color w:val="000000"/>
        </w:rPr>
        <w:t xml:space="preserve"> hóa đơn</w:t>
      </w:r>
    </w:p>
    <w:p w14:paraId="448E0368" w14:textId="77777777" w:rsidR="009D1437" w:rsidRDefault="009D1437" w:rsidP="009D1437">
      <w:pPr>
        <w:pStyle w:val="N"/>
      </w:pPr>
    </w:p>
    <w:p w14:paraId="1725959C"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4950"/>
        <w:gridCol w:w="1885"/>
      </w:tblGrid>
      <w:tr w:rsidR="009D1437" w:rsidRPr="00660ABB" w14:paraId="5829714E"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F2F2F2"/>
          </w:tcPr>
          <w:p w14:paraId="17E93992" w14:textId="77777777" w:rsidR="009D1437" w:rsidRPr="00660ABB" w:rsidRDefault="009D1437" w:rsidP="00616EC4">
            <w:pPr>
              <w:pStyle w:val="ListParagraph"/>
            </w:pPr>
            <w:r>
              <w:t>Kết 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14:paraId="69525CD8" w14:textId="77777777" w:rsidR="009D1437" w:rsidRPr="00660ABB" w:rsidRDefault="009D1437" w:rsidP="00616EC4">
            <w:pPr>
              <w:pStyle w:val="ListParagraph"/>
            </w:pPr>
            <w:r w:rsidRPr="00660ABB">
              <w:t>Mô 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14:paraId="17C0BD43" w14:textId="77777777" w:rsidR="009D1437" w:rsidRPr="00660ABB" w:rsidRDefault="009D1437" w:rsidP="00616EC4">
            <w:pPr>
              <w:pStyle w:val="ListParagraph"/>
            </w:pPr>
            <w:r>
              <w:t>Ghi chú</w:t>
            </w:r>
          </w:p>
        </w:tc>
      </w:tr>
      <w:tr w:rsidR="009D1437" w:rsidRPr="00660ABB" w14:paraId="3D151DFD" w14:textId="77777777" w:rsidTr="00616EC4">
        <w:tc>
          <w:tcPr>
            <w:tcW w:w="2430" w:type="dxa"/>
            <w:tcBorders>
              <w:top w:val="single" w:sz="4" w:space="0" w:color="2E74B5"/>
              <w:left w:val="single" w:sz="4" w:space="0" w:color="2E74B5"/>
              <w:right w:val="single" w:sz="4" w:space="0" w:color="2E74B5"/>
            </w:tcBorders>
            <w:shd w:val="clear" w:color="auto" w:fill="auto"/>
          </w:tcPr>
          <w:p w14:paraId="48EC9F7E" w14:textId="77777777" w:rsidR="009D1437" w:rsidRPr="009372AD" w:rsidRDefault="009D1437" w:rsidP="00616EC4">
            <w:pPr>
              <w:autoSpaceDE w:val="0"/>
              <w:autoSpaceDN w:val="0"/>
              <w:adjustRightInd w:val="0"/>
              <w:jc w:val="both"/>
              <w:rPr>
                <w:sz w:val="19"/>
                <w:szCs w:val="19"/>
              </w:rPr>
            </w:pPr>
            <w:r w:rsidRPr="009372AD">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8AF7CAA" w14:textId="77777777" w:rsidR="009D1437" w:rsidRPr="009372AD" w:rsidRDefault="009D1437" w:rsidP="00616EC4">
            <w:pPr>
              <w:pStyle w:val="ListParagraph"/>
              <w:ind w:left="0"/>
              <w:jc w:val="both"/>
            </w:pPr>
            <w:r w:rsidRPr="009372AD">
              <w:t>Tài khoản đăng nhập sai hoặc không có quyề</w:t>
            </w:r>
            <w:r>
              <w:t>n thêm mới hóa đơn</w:t>
            </w:r>
          </w:p>
        </w:tc>
        <w:tc>
          <w:tcPr>
            <w:tcW w:w="1885" w:type="dxa"/>
            <w:tcBorders>
              <w:top w:val="single" w:sz="4" w:space="0" w:color="2E74B5"/>
              <w:left w:val="single" w:sz="4" w:space="0" w:color="2E74B5"/>
              <w:bottom w:val="single" w:sz="4" w:space="0" w:color="2E74B5"/>
              <w:right w:val="single" w:sz="4" w:space="0" w:color="2E74B5"/>
            </w:tcBorders>
          </w:tcPr>
          <w:p w14:paraId="3F4E6212" w14:textId="77777777" w:rsidR="009D1437" w:rsidRPr="009372AD" w:rsidRDefault="009D1437" w:rsidP="00616EC4">
            <w:pPr>
              <w:pStyle w:val="ListParagraph"/>
              <w:ind w:left="0"/>
              <w:jc w:val="both"/>
            </w:pPr>
          </w:p>
        </w:tc>
      </w:tr>
      <w:tr w:rsidR="009D1437" w:rsidRPr="00660ABB" w14:paraId="2F4E516F"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E2C3764" w14:textId="77777777" w:rsidR="009D1437" w:rsidRPr="009372AD" w:rsidRDefault="009D1437" w:rsidP="00616EC4">
            <w:pPr>
              <w:jc w:val="both"/>
            </w:pPr>
            <w:r>
              <w:t>ERR:7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155F848" w14:textId="77777777" w:rsidR="009D1437" w:rsidRPr="009372AD" w:rsidRDefault="009D1437" w:rsidP="00616EC4">
            <w:pPr>
              <w:jc w:val="both"/>
            </w:pPr>
            <w:r w:rsidRPr="009372AD">
              <w:t>User name không phù hợp, không tìm thấy company tương ứng cho user.</w:t>
            </w:r>
          </w:p>
        </w:tc>
        <w:tc>
          <w:tcPr>
            <w:tcW w:w="1885" w:type="dxa"/>
            <w:tcBorders>
              <w:top w:val="single" w:sz="4" w:space="0" w:color="2E74B5"/>
              <w:left w:val="single" w:sz="4" w:space="0" w:color="2E74B5"/>
              <w:bottom w:val="single" w:sz="4" w:space="0" w:color="2E74B5"/>
              <w:right w:val="single" w:sz="4" w:space="0" w:color="2E74B5"/>
            </w:tcBorders>
          </w:tcPr>
          <w:p w14:paraId="4A22ACDC" w14:textId="77777777" w:rsidR="009D1437" w:rsidRPr="009372AD" w:rsidRDefault="009D1437" w:rsidP="00616EC4">
            <w:pPr>
              <w:jc w:val="both"/>
            </w:pPr>
          </w:p>
        </w:tc>
      </w:tr>
      <w:tr w:rsidR="009D1437" w:rsidRPr="00660ABB" w14:paraId="673478FA"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A96DD2C" w14:textId="77777777" w:rsidR="009D1437" w:rsidRPr="009372AD" w:rsidRDefault="009D1437" w:rsidP="00616EC4">
            <w:pPr>
              <w:jc w:val="both"/>
            </w:pPr>
            <w:r>
              <w:t>ERR:78</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8AFD69F" w14:textId="77777777" w:rsidR="009D1437" w:rsidRPr="009372AD" w:rsidRDefault="009D1437" w:rsidP="00616EC4">
            <w:pPr>
              <w:jc w:val="both"/>
            </w:pPr>
            <w:r>
              <w:t>Khách hàng không sử dụng hóa đơn cấp mã từ cơ quan thuế hoặc không cấu hình sử dụng theo TT78</w:t>
            </w:r>
          </w:p>
        </w:tc>
        <w:tc>
          <w:tcPr>
            <w:tcW w:w="1885" w:type="dxa"/>
            <w:tcBorders>
              <w:top w:val="single" w:sz="4" w:space="0" w:color="2E74B5"/>
              <w:left w:val="single" w:sz="4" w:space="0" w:color="2E74B5"/>
              <w:bottom w:val="single" w:sz="4" w:space="0" w:color="2E74B5"/>
              <w:right w:val="single" w:sz="4" w:space="0" w:color="2E74B5"/>
            </w:tcBorders>
          </w:tcPr>
          <w:p w14:paraId="4CC97258" w14:textId="77777777" w:rsidR="009D1437" w:rsidRPr="009372AD" w:rsidRDefault="009D1437" w:rsidP="00616EC4">
            <w:pPr>
              <w:pStyle w:val="ListParagraph"/>
              <w:ind w:left="0"/>
              <w:jc w:val="both"/>
            </w:pPr>
          </w:p>
        </w:tc>
      </w:tr>
      <w:tr w:rsidR="009D1437" w:rsidRPr="00660ABB" w14:paraId="0F793028"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311F4F2" w14:textId="77777777" w:rsidR="009D1437" w:rsidRPr="009372AD" w:rsidRDefault="009D1437" w:rsidP="00616EC4">
            <w:pPr>
              <w:autoSpaceDE w:val="0"/>
              <w:autoSpaceDN w:val="0"/>
              <w:adjustRightInd w:val="0"/>
              <w:jc w:val="both"/>
            </w:pPr>
            <w:r>
              <w:t>ERR:21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42EED7DB" w14:textId="77777777" w:rsidR="009D1437" w:rsidRPr="009372AD" w:rsidRDefault="009D1437" w:rsidP="00616EC4">
            <w:pPr>
              <w:pStyle w:val="ListParagraph"/>
              <w:ind w:left="0"/>
              <w:jc w:val="both"/>
            </w:pPr>
            <w:r>
              <w:t>Không lấy được mẫu mặc định của công ty</w:t>
            </w:r>
          </w:p>
        </w:tc>
        <w:tc>
          <w:tcPr>
            <w:tcW w:w="1885" w:type="dxa"/>
            <w:tcBorders>
              <w:top w:val="single" w:sz="4" w:space="0" w:color="2E74B5"/>
              <w:left w:val="single" w:sz="4" w:space="0" w:color="2E74B5"/>
              <w:bottom w:val="single" w:sz="4" w:space="0" w:color="2E74B5"/>
              <w:right w:val="single" w:sz="4" w:space="0" w:color="2E74B5"/>
            </w:tcBorders>
          </w:tcPr>
          <w:p w14:paraId="5FDBD4A2" w14:textId="77777777" w:rsidR="009D1437" w:rsidRPr="009372AD" w:rsidRDefault="009D1437" w:rsidP="00616EC4">
            <w:pPr>
              <w:pStyle w:val="ListParagraph"/>
              <w:ind w:left="0"/>
              <w:jc w:val="both"/>
            </w:pPr>
          </w:p>
        </w:tc>
      </w:tr>
      <w:tr w:rsidR="009D1437" w:rsidRPr="00660ABB" w14:paraId="7CBF31A8"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37393830" w14:textId="77777777" w:rsidR="009D1437" w:rsidRPr="009372AD" w:rsidRDefault="009D1437" w:rsidP="00616EC4">
            <w:pPr>
              <w:jc w:val="both"/>
            </w:pPr>
            <w:r>
              <w:lastRenderedPageBreak/>
              <w:t>ERR:22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292D521F" w14:textId="77777777" w:rsidR="009D1437" w:rsidRPr="009372AD" w:rsidRDefault="009D1437" w:rsidP="00616EC4">
            <w:pPr>
              <w:pStyle w:val="ListParagraph"/>
              <w:ind w:left="0"/>
              <w:jc w:val="both"/>
            </w:pPr>
            <w:r>
              <w:t>Không lấy được invoice service theo mẫu số truyền vào</w:t>
            </w:r>
          </w:p>
        </w:tc>
        <w:tc>
          <w:tcPr>
            <w:tcW w:w="1885" w:type="dxa"/>
            <w:tcBorders>
              <w:top w:val="single" w:sz="4" w:space="0" w:color="2E74B5"/>
              <w:left w:val="single" w:sz="4" w:space="0" w:color="2E74B5"/>
              <w:bottom w:val="single" w:sz="4" w:space="0" w:color="2E74B5"/>
              <w:right w:val="single" w:sz="4" w:space="0" w:color="2E74B5"/>
            </w:tcBorders>
          </w:tcPr>
          <w:p w14:paraId="4AB42A15" w14:textId="77777777" w:rsidR="009D1437" w:rsidRPr="009372AD" w:rsidRDefault="009D1437" w:rsidP="00616EC4">
            <w:pPr>
              <w:pStyle w:val="ListParagraph"/>
              <w:ind w:left="0"/>
              <w:jc w:val="both"/>
            </w:pPr>
          </w:p>
        </w:tc>
      </w:tr>
      <w:tr w:rsidR="009D1437" w:rsidRPr="00660ABB" w14:paraId="0E84F0B4"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4DE0E58E" w14:textId="77777777" w:rsidR="009D1437" w:rsidRDefault="009D1437" w:rsidP="00616EC4">
            <w:pPr>
              <w:jc w:val="both"/>
            </w:pPr>
            <w:r>
              <w:t>ERR:23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47D3453D" w14:textId="77777777" w:rsidR="009D1437" w:rsidRDefault="009D1437" w:rsidP="00616EC4">
            <w:pPr>
              <w:pStyle w:val="ListParagraph"/>
              <w:ind w:left="0"/>
              <w:jc w:val="both"/>
            </w:pPr>
            <w:r>
              <w:t>Fkey truyền vào không đúng</w:t>
            </w:r>
          </w:p>
        </w:tc>
        <w:tc>
          <w:tcPr>
            <w:tcW w:w="1885" w:type="dxa"/>
            <w:tcBorders>
              <w:top w:val="single" w:sz="4" w:space="0" w:color="2E74B5"/>
              <w:left w:val="single" w:sz="4" w:space="0" w:color="2E74B5"/>
              <w:bottom w:val="single" w:sz="4" w:space="0" w:color="2E74B5"/>
              <w:right w:val="single" w:sz="4" w:space="0" w:color="2E74B5"/>
            </w:tcBorders>
          </w:tcPr>
          <w:p w14:paraId="0F140809" w14:textId="77777777" w:rsidR="009D1437" w:rsidRPr="009372AD" w:rsidRDefault="009D1437" w:rsidP="00616EC4">
            <w:pPr>
              <w:pStyle w:val="ListParagraph"/>
              <w:ind w:left="0"/>
              <w:jc w:val="both"/>
            </w:pPr>
          </w:p>
        </w:tc>
      </w:tr>
      <w:tr w:rsidR="009D1437" w:rsidRPr="00660ABB" w14:paraId="72CB89DA"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1D12DC0B" w14:textId="77777777" w:rsidR="009D1437" w:rsidRPr="009372AD" w:rsidRDefault="009D1437" w:rsidP="00616EC4">
            <w:pPr>
              <w:autoSpaceDE w:val="0"/>
              <w:autoSpaceDN w:val="0"/>
              <w:adjustRightInd w:val="0"/>
              <w:jc w:val="both"/>
            </w:pPr>
            <w:r>
              <w:t>ERR:24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79063BD" w14:textId="77777777" w:rsidR="009D1437" w:rsidRPr="009372AD" w:rsidRDefault="009D1437" w:rsidP="00616EC4">
            <w:pPr>
              <w:pStyle w:val="ListParagraph"/>
              <w:ind w:left="0"/>
              <w:jc w:val="both"/>
            </w:pPr>
            <w:r>
              <w:t>Không lấy được InvoiceData theo hóa đơn, hóa đơn có thể chưa được cấp mã.</w:t>
            </w:r>
          </w:p>
        </w:tc>
        <w:tc>
          <w:tcPr>
            <w:tcW w:w="1885" w:type="dxa"/>
            <w:tcBorders>
              <w:top w:val="single" w:sz="4" w:space="0" w:color="2E74B5"/>
              <w:left w:val="single" w:sz="4" w:space="0" w:color="2E74B5"/>
              <w:bottom w:val="single" w:sz="4" w:space="0" w:color="2E74B5"/>
              <w:right w:val="single" w:sz="4" w:space="0" w:color="2E74B5"/>
            </w:tcBorders>
          </w:tcPr>
          <w:p w14:paraId="794F5061" w14:textId="77777777" w:rsidR="009D1437" w:rsidRPr="009372AD" w:rsidRDefault="009D1437" w:rsidP="00616EC4">
            <w:pPr>
              <w:pStyle w:val="ListParagraph"/>
              <w:ind w:left="0"/>
              <w:jc w:val="both"/>
            </w:pPr>
          </w:p>
        </w:tc>
      </w:tr>
      <w:tr w:rsidR="009D1437" w:rsidRPr="00660ABB" w14:paraId="5B2CC9A6"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57470B4" w14:textId="77777777" w:rsidR="009D1437" w:rsidRPr="009372AD" w:rsidRDefault="009D1437" w:rsidP="00616EC4">
            <w:pPr>
              <w:autoSpaceDE w:val="0"/>
              <w:autoSpaceDN w:val="0"/>
              <w:adjustRightInd w:val="0"/>
              <w:jc w:val="both"/>
            </w:pPr>
            <w:r w:rsidRPr="009372AD">
              <w:t>ERR:</w:t>
            </w:r>
            <w:r>
              <w:t>25</w:t>
            </w:r>
          </w:p>
          <w:p w14:paraId="5F144A48" w14:textId="77777777" w:rsidR="009D1437" w:rsidRPr="009372AD" w:rsidRDefault="009D1437" w:rsidP="00616EC4">
            <w:pPr>
              <w:autoSpaceDE w:val="0"/>
              <w:autoSpaceDN w:val="0"/>
              <w:adjustRightInd w:val="0"/>
              <w:jc w:val="both"/>
            </w:pP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2872A265" w14:textId="77777777" w:rsidR="009D1437" w:rsidRPr="009372AD" w:rsidRDefault="009D1437" w:rsidP="00616EC4">
            <w:pPr>
              <w:pStyle w:val="ListParagraph"/>
              <w:ind w:left="0"/>
              <w:jc w:val="both"/>
            </w:pPr>
            <w:r>
              <w:t>Trường InvoiceData chưa được lưu ở hóa đơn</w:t>
            </w:r>
          </w:p>
        </w:tc>
        <w:tc>
          <w:tcPr>
            <w:tcW w:w="1885" w:type="dxa"/>
            <w:tcBorders>
              <w:top w:val="single" w:sz="4" w:space="0" w:color="2E74B5"/>
              <w:left w:val="single" w:sz="4" w:space="0" w:color="2E74B5"/>
              <w:bottom w:val="single" w:sz="4" w:space="0" w:color="2E74B5"/>
              <w:right w:val="single" w:sz="4" w:space="0" w:color="2E74B5"/>
            </w:tcBorders>
          </w:tcPr>
          <w:p w14:paraId="50CCC84B" w14:textId="77777777" w:rsidR="009D1437" w:rsidRPr="009372AD" w:rsidRDefault="009D1437" w:rsidP="00616EC4">
            <w:pPr>
              <w:pStyle w:val="ListParagraph"/>
              <w:ind w:left="0"/>
              <w:jc w:val="both"/>
            </w:pPr>
          </w:p>
        </w:tc>
      </w:tr>
      <w:tr w:rsidR="009D1437" w:rsidRPr="00660ABB" w14:paraId="3514C8B0"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040CE6D" w14:textId="77777777" w:rsidR="009D1437" w:rsidRPr="009372AD" w:rsidRDefault="009D1437" w:rsidP="00616EC4">
            <w:pPr>
              <w:autoSpaceDE w:val="0"/>
              <w:autoSpaceDN w:val="0"/>
              <w:adjustRightInd w:val="0"/>
              <w:jc w:val="both"/>
            </w:pPr>
            <w: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13C25BB" w14:textId="77777777" w:rsidR="009D1437" w:rsidRPr="009372AD" w:rsidRDefault="009D1437" w:rsidP="00616EC4">
            <w:pPr>
              <w:pStyle w:val="ListParagraph"/>
              <w:ind w:left="0"/>
              <w:jc w:val="both"/>
            </w:pPr>
            <w:r>
              <w:t>Lỗi không xác định, không lấy được dữ liệu hóa đơn cấp mã theo dữ liệu truyền vào</w:t>
            </w:r>
          </w:p>
        </w:tc>
        <w:tc>
          <w:tcPr>
            <w:tcW w:w="1885" w:type="dxa"/>
            <w:tcBorders>
              <w:top w:val="single" w:sz="4" w:space="0" w:color="2E74B5"/>
              <w:left w:val="single" w:sz="4" w:space="0" w:color="2E74B5"/>
              <w:bottom w:val="single" w:sz="4" w:space="0" w:color="2E74B5"/>
              <w:right w:val="single" w:sz="4" w:space="0" w:color="2E74B5"/>
            </w:tcBorders>
          </w:tcPr>
          <w:p w14:paraId="6B80539E" w14:textId="77777777" w:rsidR="009D1437" w:rsidRPr="00731CD1" w:rsidRDefault="009D1437" w:rsidP="00616EC4">
            <w:pPr>
              <w:jc w:val="both"/>
            </w:pPr>
          </w:p>
        </w:tc>
      </w:tr>
      <w:tr w:rsidR="009D1437" w:rsidRPr="00660ABB" w14:paraId="0A3FD280" w14:textId="77777777" w:rsidTr="00616EC4">
        <w:trPr>
          <w:trHeight w:val="368"/>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7963DE2D" w14:textId="77777777" w:rsidR="009D1437" w:rsidRPr="009372AD" w:rsidRDefault="009D1437" w:rsidP="00616EC4">
            <w:pPr>
              <w:autoSpaceDE w:val="0"/>
              <w:autoSpaceDN w:val="0"/>
              <w:adjustRightInd w:val="0"/>
              <w:jc w:val="both"/>
            </w:pPr>
            <w:r>
              <w:t>DataBase64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074F672D" w14:textId="77777777" w:rsidR="009D1437" w:rsidRPr="005444BD" w:rsidRDefault="009D1437" w:rsidP="00616EC4">
            <w:pPr>
              <w:jc w:val="both"/>
            </w:pPr>
            <w:r w:rsidRPr="005444BD">
              <w:t>Dữ liệ</w:t>
            </w:r>
            <w:r>
              <w:t>u xml hóa đơn có mã CQT dạng Base64</w:t>
            </w:r>
          </w:p>
        </w:tc>
        <w:tc>
          <w:tcPr>
            <w:tcW w:w="1885" w:type="dxa"/>
            <w:tcBorders>
              <w:top w:val="single" w:sz="4" w:space="0" w:color="2E74B5"/>
              <w:left w:val="single" w:sz="4" w:space="0" w:color="2E74B5"/>
              <w:bottom w:val="single" w:sz="4" w:space="0" w:color="2E74B5"/>
              <w:right w:val="single" w:sz="4" w:space="0" w:color="2E74B5"/>
            </w:tcBorders>
          </w:tcPr>
          <w:p w14:paraId="0C35E285" w14:textId="77777777" w:rsidR="009D1437" w:rsidRPr="00731CD1" w:rsidRDefault="009D1437" w:rsidP="00616EC4">
            <w:pPr>
              <w:jc w:val="both"/>
            </w:pPr>
          </w:p>
        </w:tc>
      </w:tr>
    </w:tbl>
    <w:p w14:paraId="4D7B253B" w14:textId="77777777" w:rsidR="009D1437" w:rsidRDefault="009D1437" w:rsidP="00480762">
      <w:pPr>
        <w:pStyle w:val="Heading3"/>
      </w:pPr>
      <w:bookmarkStart w:id="96" w:name="_Toc198045333"/>
      <w:r>
        <w:t>Lấy trạng thái và XMLData hóa đơn có mã, trạng thái của hóa đơn không mã gửi CQT trả về theo danh sách invToken</w:t>
      </w:r>
      <w:bookmarkEnd w:id="96"/>
    </w:p>
    <w:p w14:paraId="08503323" w14:textId="77777777" w:rsidR="009D1437" w:rsidRPr="00593BE8" w:rsidRDefault="009D1437" w:rsidP="009D1437">
      <w:pPr>
        <w:pStyle w:val="N"/>
      </w:pPr>
      <w:r w:rsidRPr="00593BE8">
        <w:t>URL</w:t>
      </w:r>
    </w:p>
    <w:p w14:paraId="07C66C02" w14:textId="77777777" w:rsidR="009D1437" w:rsidRDefault="009D1437" w:rsidP="009D1437">
      <w:pPr>
        <w:pStyle w:val="N"/>
        <w:rPr>
          <w:rFonts w:eastAsia="Calibri"/>
        </w:rPr>
      </w:pPr>
      <w:r>
        <w:tab/>
      </w:r>
      <w:r w:rsidRPr="00007702">
        <w:t xml:space="preserve"> </w:t>
      </w:r>
      <w:r>
        <w:t>s</w:t>
      </w:r>
      <w:r w:rsidRPr="00EB3AC8">
        <w:t xml:space="preserve">tring </w:t>
      </w:r>
      <w:r w:rsidRPr="006C45EB">
        <w:rPr>
          <w:b/>
          <w:sz w:val="22"/>
        </w:rPr>
        <w:t>GetMCCQThueByInvTokens</w:t>
      </w:r>
      <w:r>
        <w:t>(</w:t>
      </w:r>
      <w:r>
        <w:rPr>
          <w:color w:val="0000FF"/>
        </w:rPr>
        <w:t>string</w:t>
      </w:r>
      <w:r>
        <w:t xml:space="preserve"> Account, </w:t>
      </w:r>
      <w:r>
        <w:rPr>
          <w:color w:val="0000FF"/>
        </w:rPr>
        <w:t>string</w:t>
      </w:r>
      <w:r>
        <w:t xml:space="preserve"> ACpass, </w:t>
      </w:r>
      <w:r>
        <w:rPr>
          <w:color w:val="0000FF"/>
        </w:rPr>
        <w:t>string</w:t>
      </w:r>
      <w:r>
        <w:t xml:space="preserve"> username, </w:t>
      </w:r>
      <w:r>
        <w:rPr>
          <w:color w:val="0000FF"/>
        </w:rPr>
        <w:t>string</w:t>
      </w:r>
      <w:r>
        <w:t xml:space="preserve"> password, </w:t>
      </w:r>
      <w:r>
        <w:rPr>
          <w:color w:val="0000FF"/>
        </w:rPr>
        <w:t>string</w:t>
      </w:r>
      <w:r>
        <w:t xml:space="preserve"> invTokens)</w:t>
      </w:r>
    </w:p>
    <w:p w14:paraId="622A353B" w14:textId="77777777" w:rsidR="009D1437" w:rsidRDefault="009D1437" w:rsidP="009D1437">
      <w:pPr>
        <w:pStyle w:val="N"/>
        <w:rPr>
          <w:rFonts w:eastAsia="Calibri"/>
        </w:rPr>
      </w:pPr>
    </w:p>
    <w:p w14:paraId="08491498" w14:textId="77777777" w:rsidR="009D1437" w:rsidRPr="00593BE8" w:rsidRDefault="009D1437" w:rsidP="009D1437">
      <w:pPr>
        <w:pStyle w:val="N"/>
      </w:pPr>
      <w:r w:rsidRPr="00593BE8">
        <w:t>DESCRIPTION</w:t>
      </w:r>
    </w:p>
    <w:p w14:paraId="76A7BDDE" w14:textId="77777777" w:rsidR="009D1437" w:rsidRDefault="009D1437" w:rsidP="009D1437">
      <w:pPr>
        <w:pStyle w:val="N"/>
      </w:pPr>
      <w:r>
        <w:tab/>
        <w:t>Đây là web service cho phép lấy trạng thái và nội dung xml hóa đơn có mã CQT trả về theo invToken</w:t>
      </w:r>
    </w:p>
    <w:p w14:paraId="1C2BE5C3" w14:textId="77777777" w:rsidR="009D1437" w:rsidRPr="00007702" w:rsidRDefault="009D1437" w:rsidP="009D1437">
      <w:pPr>
        <w:pStyle w:val="N"/>
      </w:pPr>
      <w:r w:rsidRPr="00663B3E">
        <w:t>HTTP METHOD</w:t>
      </w:r>
    </w:p>
    <w:p w14:paraId="5B1A23E8" w14:textId="77777777" w:rsidR="009D1437" w:rsidRPr="00007702" w:rsidRDefault="009D1437" w:rsidP="009D1437">
      <w:pPr>
        <w:pStyle w:val="N"/>
        <w:rPr>
          <w:b/>
        </w:rPr>
      </w:pPr>
      <w:r>
        <w:tab/>
        <w:t>Get</w:t>
      </w:r>
    </w:p>
    <w:p w14:paraId="14E072B8" w14:textId="77777777" w:rsidR="009D1437" w:rsidRPr="00610AFD" w:rsidRDefault="009D1437" w:rsidP="009D1437">
      <w:pPr>
        <w:pStyle w:val="N"/>
      </w:pPr>
      <w:r w:rsidRPr="00610AFD">
        <w:t>REQUEST BODY</w:t>
      </w:r>
    </w:p>
    <w:p w14:paraId="019DC4DB"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Tài khoản được cấp phát cho nhân viên gọi lệnh phát hành hóa đơn</w:t>
      </w:r>
    </w:p>
    <w:p w14:paraId="1C95A807" w14:textId="77777777" w:rsidR="009D1437" w:rsidRPr="000D3AC0"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345BDD4D" w14:textId="77777777" w:rsidR="009D1437" w:rsidRDefault="009D1437" w:rsidP="009D1437">
      <w:pPr>
        <w:pStyle w:val="ListParagraph"/>
        <w:numPr>
          <w:ilvl w:val="0"/>
          <w:numId w:val="2"/>
        </w:numPr>
        <w:spacing w:after="0" w:line="360" w:lineRule="auto"/>
        <w:ind w:left="1080"/>
        <w:jc w:val="both"/>
      </w:pPr>
      <w:r w:rsidRPr="004F524D">
        <w:rPr>
          <w:rFonts w:eastAsia="Calibri"/>
          <w:b/>
        </w:rPr>
        <w:t>invTokens</w:t>
      </w:r>
      <w:r w:rsidRPr="000D3AC0">
        <w:rPr>
          <w:color w:val="000000"/>
        </w:rPr>
        <w:t xml:space="preserve">: </w:t>
      </w:r>
      <w:r>
        <w:rPr>
          <w:color w:val="000000"/>
        </w:rPr>
        <w:t xml:space="preserve">danh sách </w:t>
      </w:r>
      <w:r>
        <w:t>c</w:t>
      </w:r>
      <w:r w:rsidRPr="005C559E">
        <w:t>huỗi token xác định hóa đơn cần lấy</w:t>
      </w:r>
    </w:p>
    <w:p w14:paraId="4345A043"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4950"/>
        <w:gridCol w:w="1885"/>
      </w:tblGrid>
      <w:tr w:rsidR="009D1437" w:rsidRPr="00660ABB" w14:paraId="77A45F39"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F2F2F2"/>
          </w:tcPr>
          <w:p w14:paraId="6121FEE5" w14:textId="77777777" w:rsidR="009D1437" w:rsidRPr="00660ABB" w:rsidRDefault="009D1437" w:rsidP="00616EC4">
            <w:pPr>
              <w:pStyle w:val="ListParagraph"/>
            </w:pPr>
            <w:r>
              <w:t>Kết 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14:paraId="703C8389" w14:textId="77777777" w:rsidR="009D1437" w:rsidRPr="00660ABB" w:rsidRDefault="009D1437" w:rsidP="00616EC4">
            <w:pPr>
              <w:pStyle w:val="ListParagraph"/>
            </w:pPr>
            <w:r w:rsidRPr="00660ABB">
              <w:t>Mô 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14:paraId="5C8F11A2" w14:textId="77777777" w:rsidR="009D1437" w:rsidRPr="00660ABB" w:rsidRDefault="009D1437" w:rsidP="00616EC4">
            <w:pPr>
              <w:pStyle w:val="ListParagraph"/>
            </w:pPr>
            <w:r>
              <w:t>Ghi chú</w:t>
            </w:r>
          </w:p>
        </w:tc>
      </w:tr>
      <w:tr w:rsidR="009D1437" w:rsidRPr="00660ABB" w14:paraId="1E61AF6B" w14:textId="77777777" w:rsidTr="00616EC4">
        <w:tc>
          <w:tcPr>
            <w:tcW w:w="2430" w:type="dxa"/>
            <w:tcBorders>
              <w:top w:val="single" w:sz="4" w:space="0" w:color="2E74B5"/>
              <w:left w:val="single" w:sz="4" w:space="0" w:color="2E74B5"/>
              <w:right w:val="single" w:sz="4" w:space="0" w:color="2E74B5"/>
            </w:tcBorders>
            <w:shd w:val="clear" w:color="auto" w:fill="auto"/>
          </w:tcPr>
          <w:p w14:paraId="77E5F2B5" w14:textId="77777777" w:rsidR="009D1437" w:rsidRPr="009372AD" w:rsidRDefault="009D1437" w:rsidP="00616EC4">
            <w:pPr>
              <w:autoSpaceDE w:val="0"/>
              <w:autoSpaceDN w:val="0"/>
              <w:adjustRightInd w:val="0"/>
              <w:jc w:val="both"/>
              <w:rPr>
                <w:sz w:val="19"/>
                <w:szCs w:val="19"/>
              </w:rPr>
            </w:pPr>
            <w:r w:rsidRPr="009372AD">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4B9D0443" w14:textId="77777777" w:rsidR="009D1437" w:rsidRPr="009372AD" w:rsidRDefault="009D1437" w:rsidP="00616EC4">
            <w:pPr>
              <w:pStyle w:val="ListParagraph"/>
              <w:ind w:left="0"/>
              <w:jc w:val="both"/>
            </w:pPr>
            <w:r w:rsidRPr="009372AD">
              <w:t>Tài khoản đăng nhập sai hoặc không có quyề</w:t>
            </w:r>
            <w:r>
              <w:t>n thêm mới hóa đơn</w:t>
            </w:r>
          </w:p>
        </w:tc>
        <w:tc>
          <w:tcPr>
            <w:tcW w:w="1885" w:type="dxa"/>
            <w:tcBorders>
              <w:top w:val="single" w:sz="4" w:space="0" w:color="2E74B5"/>
              <w:left w:val="single" w:sz="4" w:space="0" w:color="2E74B5"/>
              <w:bottom w:val="single" w:sz="4" w:space="0" w:color="2E74B5"/>
              <w:right w:val="single" w:sz="4" w:space="0" w:color="2E74B5"/>
            </w:tcBorders>
          </w:tcPr>
          <w:p w14:paraId="61B95794" w14:textId="77777777" w:rsidR="009D1437" w:rsidRPr="009372AD" w:rsidRDefault="009D1437" w:rsidP="00616EC4">
            <w:pPr>
              <w:pStyle w:val="ListParagraph"/>
              <w:ind w:left="0"/>
              <w:jc w:val="both"/>
            </w:pPr>
          </w:p>
        </w:tc>
      </w:tr>
      <w:tr w:rsidR="009D1437" w:rsidRPr="00660ABB" w14:paraId="4CC64857"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24936FDE" w14:textId="77777777" w:rsidR="009D1437" w:rsidRPr="009372AD" w:rsidRDefault="009D1437" w:rsidP="00616EC4">
            <w:pPr>
              <w:jc w:val="both"/>
            </w:pPr>
            <w:r>
              <w:t>ERR:2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473762E0" w14:textId="77777777" w:rsidR="009D1437" w:rsidRPr="009372AD" w:rsidRDefault="009D1437" w:rsidP="00616EC4">
            <w:pPr>
              <w:jc w:val="both"/>
            </w:pPr>
            <w:r>
              <w:t>Không tìm thấy hóa đơn tương ứng</w:t>
            </w:r>
            <w:r w:rsidRPr="009372AD">
              <w:t>.</w:t>
            </w:r>
          </w:p>
        </w:tc>
        <w:tc>
          <w:tcPr>
            <w:tcW w:w="1885" w:type="dxa"/>
            <w:tcBorders>
              <w:top w:val="single" w:sz="4" w:space="0" w:color="2E74B5"/>
              <w:left w:val="single" w:sz="4" w:space="0" w:color="2E74B5"/>
              <w:bottom w:val="single" w:sz="4" w:space="0" w:color="2E74B5"/>
              <w:right w:val="single" w:sz="4" w:space="0" w:color="2E74B5"/>
            </w:tcBorders>
          </w:tcPr>
          <w:p w14:paraId="32D9134D" w14:textId="77777777" w:rsidR="009D1437" w:rsidRPr="009372AD" w:rsidRDefault="009D1437" w:rsidP="00616EC4">
            <w:pPr>
              <w:jc w:val="both"/>
            </w:pPr>
          </w:p>
        </w:tc>
      </w:tr>
      <w:tr w:rsidR="009D1437" w:rsidRPr="00660ABB" w14:paraId="7D954F54"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DD20380" w14:textId="77777777" w:rsidR="009D1437" w:rsidRPr="009372AD" w:rsidRDefault="009D1437" w:rsidP="00616EC4">
            <w:pPr>
              <w:jc w:val="both"/>
            </w:pPr>
            <w: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2CDD33CC" w14:textId="77777777" w:rsidR="009D1437" w:rsidRPr="009372AD" w:rsidRDefault="009D1437" w:rsidP="00616EC4">
            <w:pPr>
              <w:jc w:val="both"/>
            </w:pPr>
            <w:r>
              <w:t>Vượt quá số lượng 100 hóa đơn cần lấy</w:t>
            </w:r>
          </w:p>
        </w:tc>
        <w:tc>
          <w:tcPr>
            <w:tcW w:w="1885" w:type="dxa"/>
            <w:tcBorders>
              <w:top w:val="single" w:sz="4" w:space="0" w:color="2E74B5"/>
              <w:left w:val="single" w:sz="4" w:space="0" w:color="2E74B5"/>
              <w:bottom w:val="single" w:sz="4" w:space="0" w:color="2E74B5"/>
              <w:right w:val="single" w:sz="4" w:space="0" w:color="2E74B5"/>
            </w:tcBorders>
          </w:tcPr>
          <w:p w14:paraId="3D18DAF9" w14:textId="77777777" w:rsidR="009D1437" w:rsidRPr="009372AD" w:rsidRDefault="009D1437" w:rsidP="00616EC4">
            <w:pPr>
              <w:pStyle w:val="ListParagraph"/>
              <w:ind w:left="0"/>
              <w:jc w:val="both"/>
            </w:pPr>
          </w:p>
        </w:tc>
      </w:tr>
      <w:tr w:rsidR="009D1437" w:rsidRPr="00660ABB" w14:paraId="027C1BCE"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41157A7" w14:textId="77777777" w:rsidR="009D1437" w:rsidRPr="009372AD" w:rsidRDefault="009D1437" w:rsidP="00616EC4">
            <w:pPr>
              <w:autoSpaceDE w:val="0"/>
              <w:autoSpaceDN w:val="0"/>
              <w:adjustRightInd w:val="0"/>
              <w:jc w:val="both"/>
            </w:pPr>
            <w:r>
              <w:lastRenderedPageBreak/>
              <w:t>ERR:20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085C918A" w14:textId="77777777" w:rsidR="009D1437" w:rsidRPr="009372AD" w:rsidRDefault="009D1437" w:rsidP="00616EC4">
            <w:pPr>
              <w:pStyle w:val="ListParagraph"/>
              <w:ind w:left="0"/>
              <w:jc w:val="both"/>
            </w:pPr>
            <w:r>
              <w:t>Không lấy được thông tin người dùng</w:t>
            </w:r>
          </w:p>
        </w:tc>
        <w:tc>
          <w:tcPr>
            <w:tcW w:w="1885" w:type="dxa"/>
            <w:tcBorders>
              <w:top w:val="single" w:sz="4" w:space="0" w:color="2E74B5"/>
              <w:left w:val="single" w:sz="4" w:space="0" w:color="2E74B5"/>
              <w:bottom w:val="single" w:sz="4" w:space="0" w:color="2E74B5"/>
              <w:right w:val="single" w:sz="4" w:space="0" w:color="2E74B5"/>
            </w:tcBorders>
          </w:tcPr>
          <w:p w14:paraId="624815E0" w14:textId="77777777" w:rsidR="009D1437" w:rsidRPr="009372AD" w:rsidRDefault="009D1437" w:rsidP="00616EC4">
            <w:pPr>
              <w:pStyle w:val="ListParagraph"/>
              <w:ind w:left="0"/>
              <w:jc w:val="both"/>
            </w:pPr>
          </w:p>
        </w:tc>
      </w:tr>
      <w:tr w:rsidR="009D1437" w:rsidRPr="00660ABB" w14:paraId="4105DDA6"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E4350C0" w14:textId="77777777" w:rsidR="009D1437" w:rsidRPr="009372AD" w:rsidRDefault="009D1437" w:rsidP="00616EC4">
            <w:pPr>
              <w:autoSpaceDE w:val="0"/>
              <w:autoSpaceDN w:val="0"/>
              <w:adjustRightInd w:val="0"/>
              <w:jc w:val="both"/>
            </w:pPr>
            <w: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277DC852" w14:textId="77777777" w:rsidR="009D1437" w:rsidRPr="009372AD" w:rsidRDefault="009D1437" w:rsidP="00616EC4">
            <w:pPr>
              <w:pStyle w:val="ListParagraph"/>
              <w:ind w:left="0"/>
              <w:jc w:val="both"/>
            </w:pPr>
            <w:r>
              <w:t>Lỗi không xác định, không lấy được dữ liệu hóa đơn cấp mã theo dữ liệu truyền vào</w:t>
            </w:r>
          </w:p>
        </w:tc>
        <w:tc>
          <w:tcPr>
            <w:tcW w:w="1885" w:type="dxa"/>
            <w:tcBorders>
              <w:top w:val="single" w:sz="4" w:space="0" w:color="2E74B5"/>
              <w:left w:val="single" w:sz="4" w:space="0" w:color="2E74B5"/>
              <w:bottom w:val="single" w:sz="4" w:space="0" w:color="2E74B5"/>
              <w:right w:val="single" w:sz="4" w:space="0" w:color="2E74B5"/>
            </w:tcBorders>
          </w:tcPr>
          <w:p w14:paraId="1F7AB1DB" w14:textId="77777777" w:rsidR="009D1437" w:rsidRPr="00731CD1" w:rsidRDefault="009D1437" w:rsidP="00616EC4">
            <w:pPr>
              <w:jc w:val="both"/>
            </w:pPr>
          </w:p>
        </w:tc>
      </w:tr>
      <w:tr w:rsidR="009D1437" w:rsidRPr="00660ABB" w14:paraId="4465F6C6" w14:textId="77777777" w:rsidTr="00616EC4">
        <w:trPr>
          <w:trHeight w:val="368"/>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191500E6" w14:textId="77777777" w:rsidR="009D1437" w:rsidRPr="009372AD" w:rsidRDefault="009D1437" w:rsidP="00616EC4">
            <w:pPr>
              <w:autoSpaceDE w:val="0"/>
              <w:autoSpaceDN w:val="0"/>
              <w:adjustRightInd w:val="0"/>
              <w:jc w:val="both"/>
            </w:pPr>
            <w:r>
              <w:t>DataBase64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55D037FE" w14:textId="77777777" w:rsidR="009D1437" w:rsidRDefault="009D1437" w:rsidP="00616EC4">
            <w:pPr>
              <w:jc w:val="both"/>
            </w:pPr>
            <w:r w:rsidRPr="005444BD">
              <w:t>Dữ liệ</w:t>
            </w:r>
            <w:r>
              <w:t xml:space="preserve">u thông tin hóa đơn ở dạng XML đã base64 bao gồm: mẫu số, ký hiệu, số, trạng thái cấp mã, xml hóa đơn </w:t>
            </w:r>
          </w:p>
          <w:p w14:paraId="3000ED35" w14:textId="77777777" w:rsidR="009D1437" w:rsidRDefault="009D1437" w:rsidP="00616EC4">
            <w:pPr>
              <w:jc w:val="both"/>
            </w:pPr>
          </w:p>
          <w:p w14:paraId="2E98CD3E" w14:textId="77777777" w:rsidR="009D1437" w:rsidRPr="001B79C4" w:rsidRDefault="009D1437" w:rsidP="00616EC4">
            <w:pPr>
              <w:jc w:val="both"/>
            </w:pPr>
            <w:r w:rsidRPr="001B79C4">
              <w:t>&lt;DSHDon&gt;</w:t>
            </w:r>
          </w:p>
          <w:p w14:paraId="370685D6" w14:textId="77777777" w:rsidR="009D1437" w:rsidRPr="001B79C4" w:rsidRDefault="009D1437" w:rsidP="00616EC4">
            <w:pPr>
              <w:jc w:val="both"/>
            </w:pPr>
            <w:r w:rsidRPr="001B79C4">
              <w:tab/>
              <w:t>&lt;HDon&gt;</w:t>
            </w:r>
          </w:p>
          <w:p w14:paraId="10493312" w14:textId="77777777" w:rsidR="009D1437" w:rsidRPr="001B79C4" w:rsidRDefault="009D1437" w:rsidP="00616EC4">
            <w:pPr>
              <w:jc w:val="both"/>
            </w:pPr>
            <w:r w:rsidRPr="001B79C4">
              <w:tab/>
            </w:r>
            <w:r w:rsidRPr="001B79C4">
              <w:tab/>
              <w:t>&lt;KHMSHDon&gt;</w:t>
            </w:r>
            <w:r>
              <w:t>Mẫu số hóa                    đơn</w:t>
            </w:r>
            <w:r w:rsidRPr="001B79C4">
              <w:t>&lt;/KHMSHDon&gt;</w:t>
            </w:r>
          </w:p>
          <w:p w14:paraId="6338E239" w14:textId="77777777" w:rsidR="009D1437" w:rsidRPr="001B79C4" w:rsidRDefault="009D1437" w:rsidP="00616EC4">
            <w:pPr>
              <w:jc w:val="both"/>
            </w:pPr>
            <w:r w:rsidRPr="001B79C4">
              <w:tab/>
            </w:r>
            <w:r w:rsidRPr="001B79C4">
              <w:tab/>
              <w:t>&lt;KHHDon&gt;</w:t>
            </w:r>
            <w:r>
              <w:t>Ký hiệu hóa đơn</w:t>
            </w:r>
            <w:r w:rsidRPr="001B79C4">
              <w:t>&lt;/KHHDon&gt;</w:t>
            </w:r>
          </w:p>
          <w:p w14:paraId="184B96C0" w14:textId="77777777" w:rsidR="009D1437" w:rsidRPr="001B79C4" w:rsidRDefault="009D1437" w:rsidP="00616EC4">
            <w:pPr>
              <w:jc w:val="both"/>
            </w:pPr>
            <w:r w:rsidRPr="001B79C4">
              <w:tab/>
            </w:r>
            <w:r w:rsidRPr="001B79C4">
              <w:tab/>
              <w:t>&lt;SHDon&gt;</w:t>
            </w:r>
            <w:r>
              <w:t>Số hóa đơn</w:t>
            </w:r>
            <w:r w:rsidRPr="001B79C4">
              <w:t>&lt;/SHDon&gt;</w:t>
            </w:r>
          </w:p>
          <w:p w14:paraId="26E308C3" w14:textId="77777777" w:rsidR="009D1437" w:rsidRPr="001B79C4" w:rsidRDefault="009D1437" w:rsidP="00616EC4">
            <w:pPr>
              <w:jc w:val="both"/>
            </w:pPr>
            <w:r w:rsidRPr="001B79C4">
              <w:tab/>
            </w:r>
            <w:r w:rsidRPr="001B79C4">
              <w:tab/>
              <w:t>&lt;MCCQThue&gt;</w:t>
            </w:r>
            <w:r>
              <w:t>Mã cơ quan thuế cấp (Trường hợp hóa đơn có mã)</w:t>
            </w:r>
            <w:r w:rsidRPr="001B79C4">
              <w:t>&lt;/MCCQThue&gt;</w:t>
            </w:r>
          </w:p>
          <w:p w14:paraId="6ED3DF7A" w14:textId="77777777" w:rsidR="009D1437" w:rsidRDefault="009D1437" w:rsidP="00616EC4">
            <w:pPr>
              <w:jc w:val="both"/>
            </w:pPr>
            <w:r w:rsidRPr="001B79C4">
              <w:tab/>
            </w:r>
            <w:r w:rsidRPr="001B79C4">
              <w:tab/>
              <w:t>&lt;TThai&gt;</w:t>
            </w:r>
            <w:r>
              <w:t>0: Chưa gửi cơ quan thuế</w:t>
            </w:r>
          </w:p>
          <w:p w14:paraId="513145D4" w14:textId="77777777" w:rsidR="009D1437" w:rsidRDefault="009D1437" w:rsidP="00616EC4">
            <w:pPr>
              <w:jc w:val="both"/>
            </w:pPr>
            <w:r>
              <w:t xml:space="preserve">                                       1: Đã gửi cơ quan thuế</w:t>
            </w:r>
          </w:p>
          <w:p w14:paraId="6A50AF41" w14:textId="77777777" w:rsidR="009D1437" w:rsidRDefault="009D1437" w:rsidP="00616EC4">
            <w:pPr>
              <w:jc w:val="both"/>
            </w:pPr>
            <w:r>
              <w:t xml:space="preserve">                                       2: Đã được CQT chấp nhận</w:t>
            </w:r>
          </w:p>
          <w:p w14:paraId="34603744" w14:textId="77777777" w:rsidR="009D1437" w:rsidRDefault="009D1437" w:rsidP="00616EC4">
            <w:pPr>
              <w:jc w:val="both"/>
            </w:pPr>
            <w:r>
              <w:t xml:space="preserve">                                       3: Đã bị CQT từ chối</w:t>
            </w:r>
          </w:p>
          <w:p w14:paraId="6A34FFB2" w14:textId="77777777" w:rsidR="009D1437" w:rsidRPr="001B79C4" w:rsidRDefault="009D1437" w:rsidP="00616EC4">
            <w:pPr>
              <w:jc w:val="both"/>
            </w:pPr>
            <w:r>
              <w:t xml:space="preserve">                         </w:t>
            </w:r>
            <w:r w:rsidRPr="001B79C4">
              <w:t>&lt;/TThai&gt;</w:t>
            </w:r>
          </w:p>
          <w:p w14:paraId="0E424142" w14:textId="77777777" w:rsidR="009D1437" w:rsidRPr="001B79C4" w:rsidRDefault="009D1437" w:rsidP="00616EC4">
            <w:pPr>
              <w:jc w:val="both"/>
            </w:pPr>
            <w:r w:rsidRPr="001B79C4">
              <w:tab/>
            </w:r>
            <w:r w:rsidRPr="001B79C4">
              <w:tab/>
              <w:t>&lt;MTLoi&gt;</w:t>
            </w:r>
            <w:r>
              <w:t>thông báo lỗi CQT trả về</w:t>
            </w:r>
            <w:r w:rsidRPr="001B79C4">
              <w:t>&lt;/MTLoi&gt;</w:t>
            </w:r>
          </w:p>
          <w:p w14:paraId="1ECE428B" w14:textId="77777777" w:rsidR="009D1437" w:rsidRPr="001B79C4" w:rsidRDefault="009D1437" w:rsidP="00616EC4">
            <w:pPr>
              <w:jc w:val="both"/>
            </w:pPr>
            <w:r w:rsidRPr="001B79C4">
              <w:tab/>
            </w:r>
            <w:r w:rsidRPr="001B79C4">
              <w:tab/>
              <w:t>&lt;Fkey&gt;</w:t>
            </w:r>
            <w:r>
              <w:t>Fkey hóa đơn</w:t>
            </w:r>
            <w:r w:rsidRPr="001B79C4">
              <w:t>&lt;/Fkey&gt;</w:t>
            </w:r>
          </w:p>
          <w:p w14:paraId="69DB7F7F" w14:textId="77777777" w:rsidR="009D1437" w:rsidRPr="001B79C4" w:rsidRDefault="009D1437" w:rsidP="00616EC4">
            <w:pPr>
              <w:jc w:val="both"/>
            </w:pPr>
            <w:r w:rsidRPr="001B79C4">
              <w:tab/>
              <w:t>&lt;/HDon&gt;</w:t>
            </w:r>
          </w:p>
          <w:p w14:paraId="24B72366" w14:textId="77777777" w:rsidR="009D1437" w:rsidRPr="005444BD" w:rsidRDefault="009D1437" w:rsidP="00616EC4">
            <w:pPr>
              <w:jc w:val="both"/>
            </w:pPr>
            <w:r w:rsidRPr="001B79C4">
              <w:t>&lt;/DSHDon&gt;</w:t>
            </w:r>
          </w:p>
        </w:tc>
        <w:tc>
          <w:tcPr>
            <w:tcW w:w="1885" w:type="dxa"/>
            <w:tcBorders>
              <w:top w:val="single" w:sz="4" w:space="0" w:color="2E74B5"/>
              <w:left w:val="single" w:sz="4" w:space="0" w:color="2E74B5"/>
              <w:bottom w:val="single" w:sz="4" w:space="0" w:color="2E74B5"/>
              <w:right w:val="single" w:sz="4" w:space="0" w:color="2E74B5"/>
            </w:tcBorders>
          </w:tcPr>
          <w:p w14:paraId="20D5C7FD" w14:textId="77777777" w:rsidR="009D1437" w:rsidRPr="00731CD1" w:rsidRDefault="009D1437" w:rsidP="00616EC4">
            <w:pPr>
              <w:jc w:val="both"/>
            </w:pPr>
          </w:p>
        </w:tc>
      </w:tr>
    </w:tbl>
    <w:p w14:paraId="16B8D6CF" w14:textId="77777777" w:rsidR="009D1437" w:rsidRDefault="009D1437" w:rsidP="00480762">
      <w:pPr>
        <w:pStyle w:val="Heading3"/>
      </w:pPr>
      <w:bookmarkStart w:id="97" w:name="_Toc198045334"/>
      <w:r>
        <w:t>Lấy trạng thái và XMLData hóa đơn có mã, trạng thái của hóa đơn không mã gửi CQT trả về theo danh sách Fkey</w:t>
      </w:r>
      <w:bookmarkEnd w:id="97"/>
    </w:p>
    <w:p w14:paraId="4C15849C" w14:textId="77777777" w:rsidR="009D1437" w:rsidRPr="00593BE8" w:rsidRDefault="009D1437" w:rsidP="009D1437">
      <w:pPr>
        <w:pStyle w:val="N"/>
      </w:pPr>
      <w:r w:rsidRPr="00593BE8">
        <w:t>URL</w:t>
      </w:r>
      <w:r>
        <w:t xml:space="preserve">  </w:t>
      </w:r>
    </w:p>
    <w:p w14:paraId="708D4476" w14:textId="77777777" w:rsidR="009D1437" w:rsidRDefault="009D1437" w:rsidP="009D1437">
      <w:pPr>
        <w:pStyle w:val="N"/>
        <w:rPr>
          <w:rFonts w:eastAsia="Calibri"/>
        </w:rPr>
      </w:pPr>
      <w:r>
        <w:tab/>
      </w:r>
      <w:r w:rsidRPr="00007702">
        <w:t xml:space="preserve"> </w:t>
      </w:r>
      <w:r>
        <w:t>s</w:t>
      </w:r>
      <w:r w:rsidRPr="00EB3AC8">
        <w:t xml:space="preserve">tring </w:t>
      </w:r>
      <w:r w:rsidRPr="009577FE">
        <w:rPr>
          <w:b/>
          <w:sz w:val="22"/>
        </w:rPr>
        <w:t>GetMCCQThueByFkeys</w:t>
      </w:r>
      <w:r w:rsidRPr="009577FE">
        <w:t xml:space="preserve"> </w:t>
      </w:r>
      <w:r>
        <w:t>(</w:t>
      </w:r>
      <w:r>
        <w:rPr>
          <w:color w:val="0000FF"/>
        </w:rPr>
        <w:t>string</w:t>
      </w:r>
      <w:r>
        <w:t xml:space="preserve"> Account, </w:t>
      </w:r>
      <w:r>
        <w:rPr>
          <w:color w:val="0000FF"/>
        </w:rPr>
        <w:t>string</w:t>
      </w:r>
      <w:r>
        <w:t xml:space="preserve"> ACpass, </w:t>
      </w:r>
      <w:r>
        <w:rPr>
          <w:color w:val="0000FF"/>
        </w:rPr>
        <w:t>string</w:t>
      </w:r>
      <w:r>
        <w:t xml:space="preserve"> username, </w:t>
      </w:r>
      <w:r>
        <w:rPr>
          <w:color w:val="0000FF"/>
        </w:rPr>
        <w:t>string</w:t>
      </w:r>
      <w:r>
        <w:t xml:space="preserve"> password, </w:t>
      </w:r>
      <w:r>
        <w:rPr>
          <w:color w:val="0000FF"/>
        </w:rPr>
        <w:t>string</w:t>
      </w:r>
      <w:r>
        <w:t xml:space="preserve"> pattern, </w:t>
      </w:r>
      <w:r>
        <w:rPr>
          <w:color w:val="0000FF"/>
        </w:rPr>
        <w:t>string</w:t>
      </w:r>
      <w:r>
        <w:t xml:space="preserve"> fkeys)</w:t>
      </w:r>
    </w:p>
    <w:p w14:paraId="7688635E" w14:textId="77777777" w:rsidR="009D1437" w:rsidRDefault="009D1437" w:rsidP="009D1437">
      <w:pPr>
        <w:pStyle w:val="N"/>
        <w:rPr>
          <w:rFonts w:eastAsia="Calibri"/>
        </w:rPr>
      </w:pPr>
    </w:p>
    <w:p w14:paraId="6958FAC4" w14:textId="77777777" w:rsidR="009D1437" w:rsidRPr="00593BE8" w:rsidRDefault="009D1437" w:rsidP="009D1437">
      <w:pPr>
        <w:pStyle w:val="N"/>
      </w:pPr>
      <w:r w:rsidRPr="00593BE8">
        <w:t>DESCRIPTION</w:t>
      </w:r>
    </w:p>
    <w:p w14:paraId="15992785" w14:textId="77777777" w:rsidR="009D1437" w:rsidRDefault="009D1437" w:rsidP="009D1437">
      <w:pPr>
        <w:pStyle w:val="N"/>
      </w:pPr>
      <w:r>
        <w:tab/>
        <w:t>Đây là web service cho phép lấy trạng thái và nội dung xml hóa đơn có mã CQT trả về theo invToken</w:t>
      </w:r>
    </w:p>
    <w:p w14:paraId="2F8DC587" w14:textId="77777777" w:rsidR="009D1437" w:rsidRPr="00007702" w:rsidRDefault="009D1437" w:rsidP="009D1437">
      <w:pPr>
        <w:pStyle w:val="N"/>
      </w:pPr>
      <w:r w:rsidRPr="00663B3E">
        <w:t>HTTP METHOD</w:t>
      </w:r>
    </w:p>
    <w:p w14:paraId="6CDF85F6" w14:textId="77777777" w:rsidR="009D1437" w:rsidRPr="00007702" w:rsidRDefault="009D1437" w:rsidP="009D1437">
      <w:pPr>
        <w:pStyle w:val="N"/>
        <w:rPr>
          <w:b/>
        </w:rPr>
      </w:pPr>
      <w:r>
        <w:tab/>
        <w:t>Get</w:t>
      </w:r>
    </w:p>
    <w:p w14:paraId="562317DD" w14:textId="77777777" w:rsidR="009D1437" w:rsidRPr="00610AFD" w:rsidRDefault="009D1437" w:rsidP="009D1437">
      <w:pPr>
        <w:pStyle w:val="N"/>
      </w:pPr>
      <w:r w:rsidRPr="00610AFD">
        <w:t>REQUEST BODY</w:t>
      </w:r>
    </w:p>
    <w:p w14:paraId="1B576FE6"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lastRenderedPageBreak/>
        <w:t>Account/ACPass</w:t>
      </w:r>
      <w:r w:rsidRPr="009372AD">
        <w:rPr>
          <w:rFonts w:eastAsia="Calibri"/>
          <w:b/>
        </w:rPr>
        <w:t xml:space="preserve">:  </w:t>
      </w:r>
      <w:r w:rsidRPr="009372AD">
        <w:rPr>
          <w:rFonts w:eastAsia="Calibri"/>
        </w:rPr>
        <w:t>Tài khoản được cấp phát cho nhân viên gọi lệnh phát hành hóa đơn</w:t>
      </w:r>
    </w:p>
    <w:p w14:paraId="046C92A4" w14:textId="77777777" w:rsidR="009D1437" w:rsidRPr="009B13AC"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54424703" w14:textId="77777777" w:rsidR="009D1437" w:rsidRPr="000D3AC0" w:rsidRDefault="009D1437" w:rsidP="009D1437">
      <w:pPr>
        <w:pStyle w:val="ListParagraph"/>
        <w:numPr>
          <w:ilvl w:val="0"/>
          <w:numId w:val="2"/>
        </w:numPr>
        <w:spacing w:after="0" w:line="360" w:lineRule="auto"/>
        <w:ind w:left="1080"/>
        <w:jc w:val="both"/>
        <w:rPr>
          <w:rFonts w:eastAsia="Calibri"/>
          <w:b/>
          <w:u w:val="single"/>
        </w:rPr>
      </w:pPr>
      <w:r w:rsidRPr="009B13AC">
        <w:rPr>
          <w:rFonts w:eastAsia="Calibri"/>
          <w:b/>
        </w:rPr>
        <w:t>Pattern</w:t>
      </w:r>
      <w:r>
        <w:rPr>
          <w:rFonts w:ascii="Consolas" w:hAnsi="Consolas" w:cs="Consolas"/>
          <w:color w:val="000000"/>
          <w:sz w:val="19"/>
          <w:szCs w:val="19"/>
        </w:rPr>
        <w:t xml:space="preserve">: </w:t>
      </w:r>
      <w:r w:rsidRPr="009B13AC">
        <w:t>mẫu số hóa đơn</w:t>
      </w:r>
    </w:p>
    <w:p w14:paraId="0DAB2917" w14:textId="77777777" w:rsidR="009D1437" w:rsidRDefault="009D1437" w:rsidP="009D1437">
      <w:pPr>
        <w:pStyle w:val="ListParagraph"/>
        <w:numPr>
          <w:ilvl w:val="0"/>
          <w:numId w:val="2"/>
        </w:numPr>
        <w:spacing w:after="0" w:line="360" w:lineRule="auto"/>
        <w:ind w:left="1080"/>
        <w:jc w:val="both"/>
      </w:pPr>
      <w:r w:rsidRPr="00D0619B">
        <w:rPr>
          <w:rFonts w:eastAsia="Calibri"/>
          <w:b/>
        </w:rPr>
        <w:t>fkeys</w:t>
      </w:r>
      <w:r w:rsidRPr="000D3AC0">
        <w:rPr>
          <w:color w:val="000000"/>
        </w:rPr>
        <w:t xml:space="preserve">: </w:t>
      </w:r>
      <w:r>
        <w:rPr>
          <w:color w:val="000000"/>
        </w:rPr>
        <w:t xml:space="preserve">danh sách </w:t>
      </w:r>
      <w:r>
        <w:t>c</w:t>
      </w:r>
      <w:r w:rsidRPr="005C559E">
        <w:t xml:space="preserve">huỗi </w:t>
      </w:r>
      <w:r>
        <w:t>fkey</w:t>
      </w:r>
      <w:r w:rsidRPr="005C559E">
        <w:t xml:space="preserve"> xác định hóa đơn cần lấy</w:t>
      </w:r>
    </w:p>
    <w:p w14:paraId="7A541984"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4950"/>
        <w:gridCol w:w="1885"/>
      </w:tblGrid>
      <w:tr w:rsidR="009D1437" w:rsidRPr="00660ABB" w14:paraId="7C1E91B2"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F2F2F2"/>
          </w:tcPr>
          <w:p w14:paraId="0763C5B5" w14:textId="77777777" w:rsidR="009D1437" w:rsidRPr="00660ABB" w:rsidRDefault="009D1437" w:rsidP="00616EC4">
            <w:pPr>
              <w:pStyle w:val="ListParagraph"/>
            </w:pPr>
            <w:r>
              <w:t>Kết 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14:paraId="19A461D6" w14:textId="77777777" w:rsidR="009D1437" w:rsidRPr="00660ABB" w:rsidRDefault="009D1437" w:rsidP="00616EC4">
            <w:pPr>
              <w:pStyle w:val="ListParagraph"/>
            </w:pPr>
            <w:r w:rsidRPr="00660ABB">
              <w:t>Mô 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14:paraId="524A013E" w14:textId="77777777" w:rsidR="009D1437" w:rsidRPr="00660ABB" w:rsidRDefault="009D1437" w:rsidP="00616EC4">
            <w:pPr>
              <w:pStyle w:val="ListParagraph"/>
            </w:pPr>
            <w:r>
              <w:t>Ghi chú</w:t>
            </w:r>
          </w:p>
        </w:tc>
      </w:tr>
      <w:tr w:rsidR="009D1437" w:rsidRPr="00660ABB" w14:paraId="725FBD10" w14:textId="77777777" w:rsidTr="00616EC4">
        <w:tc>
          <w:tcPr>
            <w:tcW w:w="2430" w:type="dxa"/>
            <w:tcBorders>
              <w:top w:val="single" w:sz="4" w:space="0" w:color="2E74B5"/>
              <w:left w:val="single" w:sz="4" w:space="0" w:color="2E74B5"/>
              <w:right w:val="single" w:sz="4" w:space="0" w:color="2E74B5"/>
            </w:tcBorders>
            <w:shd w:val="clear" w:color="auto" w:fill="auto"/>
          </w:tcPr>
          <w:p w14:paraId="3BC84244" w14:textId="77777777" w:rsidR="009D1437" w:rsidRPr="009372AD" w:rsidRDefault="009D1437" w:rsidP="00616EC4">
            <w:pPr>
              <w:autoSpaceDE w:val="0"/>
              <w:autoSpaceDN w:val="0"/>
              <w:adjustRightInd w:val="0"/>
              <w:jc w:val="both"/>
              <w:rPr>
                <w:sz w:val="19"/>
                <w:szCs w:val="19"/>
              </w:rPr>
            </w:pPr>
            <w:r w:rsidRPr="009372AD">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0CA2F410" w14:textId="77777777" w:rsidR="009D1437" w:rsidRPr="009372AD" w:rsidRDefault="009D1437" w:rsidP="00616EC4">
            <w:pPr>
              <w:pStyle w:val="ListParagraph"/>
              <w:ind w:left="0"/>
              <w:jc w:val="both"/>
            </w:pPr>
            <w:r w:rsidRPr="009372AD">
              <w:t>Tài khoản đăng nhập sai hoặc không có quyề</w:t>
            </w:r>
            <w:r>
              <w:t>n thêm mới hóa đơn</w:t>
            </w:r>
          </w:p>
        </w:tc>
        <w:tc>
          <w:tcPr>
            <w:tcW w:w="1885" w:type="dxa"/>
            <w:tcBorders>
              <w:top w:val="single" w:sz="4" w:space="0" w:color="2E74B5"/>
              <w:left w:val="single" w:sz="4" w:space="0" w:color="2E74B5"/>
              <w:bottom w:val="single" w:sz="4" w:space="0" w:color="2E74B5"/>
              <w:right w:val="single" w:sz="4" w:space="0" w:color="2E74B5"/>
            </w:tcBorders>
          </w:tcPr>
          <w:p w14:paraId="6279B69E" w14:textId="77777777" w:rsidR="009D1437" w:rsidRPr="009372AD" w:rsidRDefault="009D1437" w:rsidP="00616EC4">
            <w:pPr>
              <w:pStyle w:val="ListParagraph"/>
              <w:ind w:left="0"/>
              <w:jc w:val="both"/>
            </w:pPr>
          </w:p>
        </w:tc>
      </w:tr>
      <w:tr w:rsidR="009D1437" w:rsidRPr="00660ABB" w14:paraId="35D147D7"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5DE4FDB4" w14:textId="77777777" w:rsidR="009D1437" w:rsidRPr="009372AD" w:rsidRDefault="009D1437" w:rsidP="00616EC4">
            <w:pPr>
              <w:jc w:val="both"/>
            </w:pPr>
            <w:r>
              <w:t>ERR:2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4E5DC00" w14:textId="77777777" w:rsidR="009D1437" w:rsidRPr="009372AD" w:rsidRDefault="009D1437" w:rsidP="00616EC4">
            <w:pPr>
              <w:jc w:val="both"/>
            </w:pPr>
            <w:r>
              <w:t>Không tìm thấy hóa đơn tương ứng</w:t>
            </w:r>
            <w:r w:rsidRPr="009372AD">
              <w:t>.</w:t>
            </w:r>
          </w:p>
        </w:tc>
        <w:tc>
          <w:tcPr>
            <w:tcW w:w="1885" w:type="dxa"/>
            <w:tcBorders>
              <w:top w:val="single" w:sz="4" w:space="0" w:color="2E74B5"/>
              <w:left w:val="single" w:sz="4" w:space="0" w:color="2E74B5"/>
              <w:bottom w:val="single" w:sz="4" w:space="0" w:color="2E74B5"/>
              <w:right w:val="single" w:sz="4" w:space="0" w:color="2E74B5"/>
            </w:tcBorders>
          </w:tcPr>
          <w:p w14:paraId="7135BE45" w14:textId="77777777" w:rsidR="009D1437" w:rsidRPr="009372AD" w:rsidRDefault="009D1437" w:rsidP="00616EC4">
            <w:pPr>
              <w:jc w:val="both"/>
            </w:pPr>
          </w:p>
        </w:tc>
      </w:tr>
      <w:tr w:rsidR="009D1437" w:rsidRPr="00660ABB" w14:paraId="2B83EBB4"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38BDD6CD" w14:textId="77777777" w:rsidR="009D1437" w:rsidRPr="009372AD" w:rsidRDefault="009D1437" w:rsidP="00616EC4">
            <w:pPr>
              <w:jc w:val="both"/>
            </w:pPr>
            <w: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5E64C30" w14:textId="77777777" w:rsidR="009D1437" w:rsidRPr="009372AD" w:rsidRDefault="009D1437" w:rsidP="00616EC4">
            <w:pPr>
              <w:jc w:val="both"/>
            </w:pPr>
            <w:r>
              <w:t>Vượt quá số lượng 100 hóa đơn cần lấy</w:t>
            </w:r>
          </w:p>
        </w:tc>
        <w:tc>
          <w:tcPr>
            <w:tcW w:w="1885" w:type="dxa"/>
            <w:tcBorders>
              <w:top w:val="single" w:sz="4" w:space="0" w:color="2E74B5"/>
              <w:left w:val="single" w:sz="4" w:space="0" w:color="2E74B5"/>
              <w:bottom w:val="single" w:sz="4" w:space="0" w:color="2E74B5"/>
              <w:right w:val="single" w:sz="4" w:space="0" w:color="2E74B5"/>
            </w:tcBorders>
          </w:tcPr>
          <w:p w14:paraId="4F05C5D9" w14:textId="77777777" w:rsidR="009D1437" w:rsidRPr="009372AD" w:rsidRDefault="009D1437" w:rsidP="00616EC4">
            <w:pPr>
              <w:pStyle w:val="ListParagraph"/>
              <w:ind w:left="0"/>
              <w:jc w:val="both"/>
            </w:pPr>
          </w:p>
        </w:tc>
      </w:tr>
      <w:tr w:rsidR="009D1437" w:rsidRPr="00660ABB" w14:paraId="48AC9790"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7EF61202" w14:textId="77777777" w:rsidR="009D1437" w:rsidRPr="009372AD" w:rsidRDefault="009D1437" w:rsidP="00616EC4">
            <w:pPr>
              <w:autoSpaceDE w:val="0"/>
              <w:autoSpaceDN w:val="0"/>
              <w:adjustRightInd w:val="0"/>
              <w:jc w:val="both"/>
            </w:pPr>
            <w:r>
              <w:t>ERR:20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411DCAB7" w14:textId="77777777" w:rsidR="009D1437" w:rsidRPr="009372AD" w:rsidRDefault="009D1437" w:rsidP="00616EC4">
            <w:pPr>
              <w:pStyle w:val="ListParagraph"/>
              <w:ind w:left="0"/>
              <w:jc w:val="both"/>
            </w:pPr>
            <w:r>
              <w:t>Không lấy được thông tin người dùng</w:t>
            </w:r>
          </w:p>
        </w:tc>
        <w:tc>
          <w:tcPr>
            <w:tcW w:w="1885" w:type="dxa"/>
            <w:tcBorders>
              <w:top w:val="single" w:sz="4" w:space="0" w:color="2E74B5"/>
              <w:left w:val="single" w:sz="4" w:space="0" w:color="2E74B5"/>
              <w:bottom w:val="single" w:sz="4" w:space="0" w:color="2E74B5"/>
              <w:right w:val="single" w:sz="4" w:space="0" w:color="2E74B5"/>
            </w:tcBorders>
          </w:tcPr>
          <w:p w14:paraId="2EF6AF37" w14:textId="77777777" w:rsidR="009D1437" w:rsidRPr="009372AD" w:rsidRDefault="009D1437" w:rsidP="00616EC4">
            <w:pPr>
              <w:pStyle w:val="ListParagraph"/>
              <w:ind w:left="0"/>
              <w:jc w:val="both"/>
            </w:pPr>
          </w:p>
        </w:tc>
      </w:tr>
      <w:tr w:rsidR="009D1437" w:rsidRPr="00660ABB" w14:paraId="39CE0C50"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203F4D33" w14:textId="77777777" w:rsidR="009D1437" w:rsidRPr="009372AD" w:rsidRDefault="009D1437" w:rsidP="00616EC4">
            <w:pPr>
              <w:autoSpaceDE w:val="0"/>
              <w:autoSpaceDN w:val="0"/>
              <w:adjustRightInd w:val="0"/>
              <w:jc w:val="both"/>
            </w:pPr>
            <w: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78167DB" w14:textId="77777777" w:rsidR="009D1437" w:rsidRPr="009372AD" w:rsidRDefault="009D1437" w:rsidP="00616EC4">
            <w:pPr>
              <w:pStyle w:val="ListParagraph"/>
              <w:ind w:left="0"/>
              <w:jc w:val="both"/>
            </w:pPr>
            <w:r>
              <w:t>Lỗi không xác định, không lấy được dữ liệu hóa đơn cấp mã theo dữ liệu truyền vào</w:t>
            </w:r>
          </w:p>
        </w:tc>
        <w:tc>
          <w:tcPr>
            <w:tcW w:w="1885" w:type="dxa"/>
            <w:tcBorders>
              <w:top w:val="single" w:sz="4" w:space="0" w:color="2E74B5"/>
              <w:left w:val="single" w:sz="4" w:space="0" w:color="2E74B5"/>
              <w:bottom w:val="single" w:sz="4" w:space="0" w:color="2E74B5"/>
              <w:right w:val="single" w:sz="4" w:space="0" w:color="2E74B5"/>
            </w:tcBorders>
          </w:tcPr>
          <w:p w14:paraId="7A7A1D96" w14:textId="77777777" w:rsidR="009D1437" w:rsidRPr="00731CD1" w:rsidRDefault="009D1437" w:rsidP="00616EC4">
            <w:pPr>
              <w:jc w:val="both"/>
            </w:pPr>
          </w:p>
        </w:tc>
      </w:tr>
      <w:tr w:rsidR="009D1437" w:rsidRPr="00660ABB" w14:paraId="21130EB7" w14:textId="77777777" w:rsidTr="00616EC4">
        <w:trPr>
          <w:trHeight w:val="368"/>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30BB269D" w14:textId="77777777" w:rsidR="009D1437" w:rsidRPr="009372AD" w:rsidRDefault="009D1437" w:rsidP="00616EC4">
            <w:pPr>
              <w:autoSpaceDE w:val="0"/>
              <w:autoSpaceDN w:val="0"/>
              <w:adjustRightInd w:val="0"/>
              <w:jc w:val="both"/>
            </w:pPr>
            <w:r>
              <w:t>DataBase64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16C52ECD" w14:textId="77777777" w:rsidR="009D1437" w:rsidRDefault="009D1437" w:rsidP="00616EC4">
            <w:pPr>
              <w:jc w:val="both"/>
            </w:pPr>
            <w:r w:rsidRPr="005444BD">
              <w:t>Dữ liệ</w:t>
            </w:r>
            <w:r>
              <w:t xml:space="preserve">u thông tin hóa đơn ở dạng XML đã base64 bao gồm: mẫu số, ký hiệu, số, trạng thái cấp mã, xml hóa đơn </w:t>
            </w:r>
          </w:p>
          <w:p w14:paraId="25A1392E" w14:textId="77777777" w:rsidR="009D1437" w:rsidRDefault="009D1437" w:rsidP="00616EC4">
            <w:pPr>
              <w:jc w:val="both"/>
            </w:pPr>
          </w:p>
          <w:p w14:paraId="351B50DC" w14:textId="77777777" w:rsidR="009D1437" w:rsidRPr="001B79C4" w:rsidRDefault="009D1437" w:rsidP="00616EC4">
            <w:pPr>
              <w:jc w:val="both"/>
            </w:pPr>
            <w:r w:rsidRPr="001B79C4">
              <w:t>&lt;DSHDon&gt;</w:t>
            </w:r>
          </w:p>
          <w:p w14:paraId="73F9D5C5" w14:textId="77777777" w:rsidR="009D1437" w:rsidRPr="001B79C4" w:rsidRDefault="009D1437" w:rsidP="00616EC4">
            <w:pPr>
              <w:jc w:val="both"/>
            </w:pPr>
            <w:r w:rsidRPr="001B79C4">
              <w:tab/>
              <w:t>&lt;HDon&gt;</w:t>
            </w:r>
          </w:p>
          <w:p w14:paraId="528ADC34" w14:textId="77777777" w:rsidR="009D1437" w:rsidRPr="001B79C4" w:rsidRDefault="009D1437" w:rsidP="00616EC4">
            <w:pPr>
              <w:jc w:val="both"/>
            </w:pPr>
            <w:r w:rsidRPr="001B79C4">
              <w:tab/>
            </w:r>
            <w:r w:rsidRPr="001B79C4">
              <w:tab/>
              <w:t>&lt;KHMSHDon&gt;</w:t>
            </w:r>
            <w:r>
              <w:t>Mẫu số hóa                    đơn</w:t>
            </w:r>
            <w:r w:rsidRPr="001B79C4">
              <w:t>&lt;/KHMSHDon&gt;</w:t>
            </w:r>
          </w:p>
          <w:p w14:paraId="342E97A0" w14:textId="77777777" w:rsidR="009D1437" w:rsidRPr="001B79C4" w:rsidRDefault="009D1437" w:rsidP="00616EC4">
            <w:pPr>
              <w:jc w:val="both"/>
            </w:pPr>
            <w:r w:rsidRPr="001B79C4">
              <w:tab/>
            </w:r>
            <w:r w:rsidRPr="001B79C4">
              <w:tab/>
              <w:t>&lt;KHHDon&gt;</w:t>
            </w:r>
            <w:r>
              <w:t>Ký hiệu hóa đơn</w:t>
            </w:r>
            <w:r w:rsidRPr="001B79C4">
              <w:t>&lt;/KHHDon&gt;</w:t>
            </w:r>
          </w:p>
          <w:p w14:paraId="7A7B9BB4" w14:textId="77777777" w:rsidR="009D1437" w:rsidRPr="001B79C4" w:rsidRDefault="009D1437" w:rsidP="00616EC4">
            <w:pPr>
              <w:jc w:val="both"/>
            </w:pPr>
            <w:r w:rsidRPr="001B79C4">
              <w:tab/>
            </w:r>
            <w:r w:rsidRPr="001B79C4">
              <w:tab/>
              <w:t>&lt;SHDon&gt;</w:t>
            </w:r>
            <w:r>
              <w:t>Số hóa đơn</w:t>
            </w:r>
            <w:r w:rsidRPr="001B79C4">
              <w:t>&lt;/SHDon&gt;</w:t>
            </w:r>
          </w:p>
          <w:p w14:paraId="73114CA3" w14:textId="77777777" w:rsidR="009D1437" w:rsidRPr="001B79C4" w:rsidRDefault="009D1437" w:rsidP="00616EC4">
            <w:pPr>
              <w:jc w:val="both"/>
            </w:pPr>
            <w:r w:rsidRPr="001B79C4">
              <w:tab/>
            </w:r>
            <w:r w:rsidRPr="001B79C4">
              <w:tab/>
              <w:t>&lt;MCCQThue&gt;</w:t>
            </w:r>
            <w:r>
              <w:t>Mã cơ quan thuế cấp (Trường hợp hóa đơn có mã)</w:t>
            </w:r>
            <w:r w:rsidRPr="001B79C4">
              <w:t>&lt;/MCCQThue&gt;</w:t>
            </w:r>
          </w:p>
          <w:p w14:paraId="79B5F9FB" w14:textId="77777777" w:rsidR="009D1437" w:rsidRDefault="009D1437" w:rsidP="00616EC4">
            <w:pPr>
              <w:jc w:val="both"/>
            </w:pPr>
            <w:r w:rsidRPr="001B79C4">
              <w:tab/>
            </w:r>
            <w:r w:rsidRPr="001B79C4">
              <w:tab/>
              <w:t>&lt;TThai&gt;</w:t>
            </w:r>
            <w:r>
              <w:t>0: Chưa gửi cơ quan thuế</w:t>
            </w:r>
          </w:p>
          <w:p w14:paraId="5543FA42" w14:textId="77777777" w:rsidR="009D1437" w:rsidRDefault="009D1437" w:rsidP="00616EC4">
            <w:pPr>
              <w:jc w:val="both"/>
            </w:pPr>
            <w:r>
              <w:t xml:space="preserve">                                       1: Đã gửi cơ quan thuế</w:t>
            </w:r>
          </w:p>
          <w:p w14:paraId="2BE49B5B" w14:textId="77777777" w:rsidR="009D1437" w:rsidRDefault="009D1437" w:rsidP="00616EC4">
            <w:pPr>
              <w:jc w:val="both"/>
            </w:pPr>
            <w:r>
              <w:t xml:space="preserve">                                       2: Đã được CQT chấp nhận</w:t>
            </w:r>
          </w:p>
          <w:p w14:paraId="7C28C2AE" w14:textId="77777777" w:rsidR="009D1437" w:rsidRDefault="009D1437" w:rsidP="00616EC4">
            <w:pPr>
              <w:jc w:val="both"/>
            </w:pPr>
            <w:r>
              <w:t xml:space="preserve">                                       3: Đã bị CQT từ chối</w:t>
            </w:r>
          </w:p>
          <w:p w14:paraId="42C17822" w14:textId="77777777" w:rsidR="009D1437" w:rsidRPr="001B79C4" w:rsidRDefault="009D1437" w:rsidP="00616EC4">
            <w:pPr>
              <w:jc w:val="both"/>
            </w:pPr>
            <w:r>
              <w:t xml:space="preserve">                         </w:t>
            </w:r>
            <w:r w:rsidRPr="001B79C4">
              <w:t>&lt;/TThai&gt;</w:t>
            </w:r>
          </w:p>
          <w:p w14:paraId="132A91FC" w14:textId="77777777" w:rsidR="009D1437" w:rsidRPr="001B79C4" w:rsidRDefault="009D1437" w:rsidP="00616EC4">
            <w:pPr>
              <w:jc w:val="both"/>
            </w:pPr>
            <w:r w:rsidRPr="001B79C4">
              <w:tab/>
            </w:r>
            <w:r w:rsidRPr="001B79C4">
              <w:tab/>
              <w:t>&lt;MTLoi&gt;</w:t>
            </w:r>
            <w:r>
              <w:t>thông báo lỗi CQT trả về</w:t>
            </w:r>
            <w:r w:rsidRPr="001B79C4">
              <w:t>&lt;/MTLoi&gt;</w:t>
            </w:r>
          </w:p>
          <w:p w14:paraId="632F3E05" w14:textId="77777777" w:rsidR="009D1437" w:rsidRPr="001B79C4" w:rsidRDefault="009D1437" w:rsidP="00616EC4">
            <w:pPr>
              <w:jc w:val="both"/>
            </w:pPr>
            <w:r w:rsidRPr="001B79C4">
              <w:tab/>
            </w:r>
            <w:r w:rsidRPr="001B79C4">
              <w:tab/>
              <w:t>&lt;Fkey&gt;</w:t>
            </w:r>
            <w:r>
              <w:t>Fkey hóa đơn</w:t>
            </w:r>
            <w:r w:rsidRPr="001B79C4">
              <w:t>&lt;/Fkey&gt;</w:t>
            </w:r>
          </w:p>
          <w:p w14:paraId="266B3EFA" w14:textId="77777777" w:rsidR="009D1437" w:rsidRPr="001B79C4" w:rsidRDefault="009D1437" w:rsidP="00616EC4">
            <w:pPr>
              <w:jc w:val="both"/>
            </w:pPr>
            <w:r w:rsidRPr="001B79C4">
              <w:tab/>
              <w:t>&lt;/HDon&gt;</w:t>
            </w:r>
          </w:p>
          <w:p w14:paraId="7B5BCBA4" w14:textId="77777777" w:rsidR="009D1437" w:rsidRPr="005444BD" w:rsidRDefault="009D1437" w:rsidP="00616EC4">
            <w:pPr>
              <w:jc w:val="both"/>
            </w:pPr>
            <w:r w:rsidRPr="001B79C4">
              <w:t>&lt;/DSHDon&gt;</w:t>
            </w:r>
          </w:p>
        </w:tc>
        <w:tc>
          <w:tcPr>
            <w:tcW w:w="1885" w:type="dxa"/>
            <w:tcBorders>
              <w:top w:val="single" w:sz="4" w:space="0" w:color="2E74B5"/>
              <w:left w:val="single" w:sz="4" w:space="0" w:color="2E74B5"/>
              <w:bottom w:val="single" w:sz="4" w:space="0" w:color="2E74B5"/>
              <w:right w:val="single" w:sz="4" w:space="0" w:color="2E74B5"/>
            </w:tcBorders>
          </w:tcPr>
          <w:p w14:paraId="0BA05615" w14:textId="77777777" w:rsidR="009D1437" w:rsidRPr="00731CD1" w:rsidRDefault="009D1437" w:rsidP="00616EC4">
            <w:pPr>
              <w:jc w:val="both"/>
            </w:pPr>
          </w:p>
        </w:tc>
      </w:tr>
    </w:tbl>
    <w:p w14:paraId="732846F6" w14:textId="77777777" w:rsidR="009D1437" w:rsidRDefault="009D1437" w:rsidP="00480762">
      <w:pPr>
        <w:pStyle w:val="Heading3"/>
      </w:pPr>
      <w:bookmarkStart w:id="98" w:name="_Toc198045335"/>
      <w:r>
        <w:lastRenderedPageBreak/>
        <w:t>Lấy trạng thái hóa đơn có mã, hóa đơn không mã gửi CQT trả về theo danh sách invToken</w:t>
      </w:r>
      <w:bookmarkEnd w:id="98"/>
    </w:p>
    <w:p w14:paraId="6B374C51" w14:textId="77777777" w:rsidR="009D1437" w:rsidRPr="00593BE8" w:rsidRDefault="009D1437" w:rsidP="009D1437">
      <w:pPr>
        <w:pStyle w:val="N"/>
      </w:pPr>
      <w:r w:rsidRPr="00593BE8">
        <w:t>URL</w:t>
      </w:r>
    </w:p>
    <w:p w14:paraId="4377B07E" w14:textId="77777777" w:rsidR="009D1437" w:rsidRDefault="009D1437" w:rsidP="009D1437">
      <w:pPr>
        <w:pStyle w:val="N"/>
        <w:rPr>
          <w:rFonts w:eastAsia="Calibri"/>
        </w:rPr>
      </w:pPr>
      <w:r>
        <w:tab/>
      </w:r>
      <w:r w:rsidRPr="00007702">
        <w:t xml:space="preserve"> </w:t>
      </w:r>
      <w:r>
        <w:t>s</w:t>
      </w:r>
      <w:r w:rsidRPr="00EB3AC8">
        <w:t xml:space="preserve">tring </w:t>
      </w:r>
      <w:r>
        <w:t>GetMCCQThueByInvTokensNoXMLSign(</w:t>
      </w:r>
      <w:r>
        <w:rPr>
          <w:color w:val="0000FF"/>
        </w:rPr>
        <w:t>string</w:t>
      </w:r>
      <w:r>
        <w:t xml:space="preserve"> Account, </w:t>
      </w:r>
      <w:r>
        <w:rPr>
          <w:color w:val="0000FF"/>
        </w:rPr>
        <w:t>string</w:t>
      </w:r>
      <w:r>
        <w:t xml:space="preserve"> ACpass, </w:t>
      </w:r>
      <w:r>
        <w:rPr>
          <w:color w:val="0000FF"/>
        </w:rPr>
        <w:t>string</w:t>
      </w:r>
      <w:r>
        <w:t xml:space="preserve"> username, </w:t>
      </w:r>
      <w:r>
        <w:rPr>
          <w:color w:val="0000FF"/>
        </w:rPr>
        <w:t>string</w:t>
      </w:r>
      <w:r>
        <w:t xml:space="preserve"> password, </w:t>
      </w:r>
      <w:r>
        <w:rPr>
          <w:color w:val="0000FF"/>
        </w:rPr>
        <w:t>string</w:t>
      </w:r>
      <w:r>
        <w:t xml:space="preserve"> invTokens)</w:t>
      </w:r>
    </w:p>
    <w:p w14:paraId="61BAAF5B" w14:textId="77777777" w:rsidR="009D1437" w:rsidRDefault="009D1437" w:rsidP="009D1437">
      <w:pPr>
        <w:pStyle w:val="N"/>
        <w:rPr>
          <w:rFonts w:eastAsia="Calibri"/>
        </w:rPr>
      </w:pPr>
    </w:p>
    <w:p w14:paraId="51E6313D" w14:textId="77777777" w:rsidR="009D1437" w:rsidRPr="00593BE8" w:rsidRDefault="009D1437" w:rsidP="009D1437">
      <w:pPr>
        <w:pStyle w:val="N"/>
      </w:pPr>
      <w:r w:rsidRPr="00593BE8">
        <w:t>DESCRIPTION</w:t>
      </w:r>
    </w:p>
    <w:p w14:paraId="06FBE2AE" w14:textId="77777777" w:rsidR="009D1437" w:rsidRDefault="009D1437" w:rsidP="009D1437">
      <w:pPr>
        <w:pStyle w:val="N"/>
      </w:pPr>
      <w:r>
        <w:tab/>
        <w:t>Đây là web service cho phép lấy trạng thái và nội dung xml hóa đơn có mã CQT trả về theo invToken</w:t>
      </w:r>
    </w:p>
    <w:p w14:paraId="0833E7CF" w14:textId="77777777" w:rsidR="009D1437" w:rsidRPr="00007702" w:rsidRDefault="009D1437" w:rsidP="009D1437">
      <w:pPr>
        <w:pStyle w:val="N"/>
      </w:pPr>
      <w:r w:rsidRPr="00663B3E">
        <w:t>HTTP METHOD</w:t>
      </w:r>
    </w:p>
    <w:p w14:paraId="4A50A553" w14:textId="77777777" w:rsidR="009D1437" w:rsidRPr="00007702" w:rsidRDefault="009D1437" w:rsidP="009D1437">
      <w:pPr>
        <w:pStyle w:val="N"/>
        <w:rPr>
          <w:b/>
        </w:rPr>
      </w:pPr>
      <w:r>
        <w:tab/>
        <w:t>Get</w:t>
      </w:r>
    </w:p>
    <w:p w14:paraId="12E332AD" w14:textId="77777777" w:rsidR="009D1437" w:rsidRPr="00610AFD" w:rsidRDefault="009D1437" w:rsidP="009D1437">
      <w:pPr>
        <w:pStyle w:val="N"/>
      </w:pPr>
      <w:r w:rsidRPr="00610AFD">
        <w:t>REQUEST BODY</w:t>
      </w:r>
    </w:p>
    <w:p w14:paraId="311BE24D"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Tài khoản được cấp phát cho nhân viên gọi lệnh phát hành hóa đơn</w:t>
      </w:r>
    </w:p>
    <w:p w14:paraId="15C57A71" w14:textId="77777777" w:rsidR="009D1437" w:rsidRPr="000D3AC0"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53F70C0E" w14:textId="77777777" w:rsidR="009D1437" w:rsidRDefault="009D1437" w:rsidP="009D1437">
      <w:pPr>
        <w:pStyle w:val="ListParagraph"/>
        <w:numPr>
          <w:ilvl w:val="0"/>
          <w:numId w:val="2"/>
        </w:numPr>
        <w:spacing w:after="0" w:line="360" w:lineRule="auto"/>
        <w:ind w:left="1080"/>
        <w:jc w:val="both"/>
      </w:pPr>
      <w:r w:rsidRPr="004F524D">
        <w:rPr>
          <w:rFonts w:eastAsia="Calibri"/>
          <w:b/>
        </w:rPr>
        <w:t>invTokens</w:t>
      </w:r>
      <w:r w:rsidRPr="000D3AC0">
        <w:rPr>
          <w:color w:val="000000"/>
        </w:rPr>
        <w:t xml:space="preserve">: </w:t>
      </w:r>
      <w:r>
        <w:rPr>
          <w:color w:val="000000"/>
        </w:rPr>
        <w:t xml:space="preserve">danh sách </w:t>
      </w:r>
      <w:r>
        <w:t>c</w:t>
      </w:r>
      <w:r w:rsidRPr="005C559E">
        <w:t>huỗi token xác định hóa đơn cần lấy</w:t>
      </w:r>
    </w:p>
    <w:p w14:paraId="4796481B"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4950"/>
        <w:gridCol w:w="1885"/>
      </w:tblGrid>
      <w:tr w:rsidR="009D1437" w:rsidRPr="00660ABB" w14:paraId="3CC54A59"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F2F2F2"/>
          </w:tcPr>
          <w:p w14:paraId="6B591789" w14:textId="77777777" w:rsidR="009D1437" w:rsidRPr="00660ABB" w:rsidRDefault="009D1437" w:rsidP="00616EC4">
            <w:pPr>
              <w:pStyle w:val="ListParagraph"/>
            </w:pPr>
            <w:r>
              <w:t>Kết 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14:paraId="53E8D9E8" w14:textId="77777777" w:rsidR="009D1437" w:rsidRPr="00660ABB" w:rsidRDefault="009D1437" w:rsidP="00616EC4">
            <w:pPr>
              <w:pStyle w:val="ListParagraph"/>
            </w:pPr>
            <w:r w:rsidRPr="00660ABB">
              <w:t>Mô 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14:paraId="26FC6BEE" w14:textId="77777777" w:rsidR="009D1437" w:rsidRPr="00660ABB" w:rsidRDefault="009D1437" w:rsidP="00616EC4">
            <w:pPr>
              <w:pStyle w:val="ListParagraph"/>
            </w:pPr>
            <w:r>
              <w:t>Ghi chú</w:t>
            </w:r>
          </w:p>
        </w:tc>
      </w:tr>
      <w:tr w:rsidR="009D1437" w:rsidRPr="00660ABB" w14:paraId="515635C2" w14:textId="77777777" w:rsidTr="00616EC4">
        <w:tc>
          <w:tcPr>
            <w:tcW w:w="2430" w:type="dxa"/>
            <w:tcBorders>
              <w:top w:val="single" w:sz="4" w:space="0" w:color="2E74B5"/>
              <w:left w:val="single" w:sz="4" w:space="0" w:color="2E74B5"/>
              <w:right w:val="single" w:sz="4" w:space="0" w:color="2E74B5"/>
            </w:tcBorders>
            <w:shd w:val="clear" w:color="auto" w:fill="auto"/>
          </w:tcPr>
          <w:p w14:paraId="77C21DB5" w14:textId="77777777" w:rsidR="009D1437" w:rsidRPr="009372AD" w:rsidRDefault="009D1437" w:rsidP="00616EC4">
            <w:pPr>
              <w:autoSpaceDE w:val="0"/>
              <w:autoSpaceDN w:val="0"/>
              <w:adjustRightInd w:val="0"/>
              <w:jc w:val="both"/>
              <w:rPr>
                <w:sz w:val="19"/>
                <w:szCs w:val="19"/>
              </w:rPr>
            </w:pPr>
            <w:r w:rsidRPr="009372AD">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CFA9FBD" w14:textId="77777777" w:rsidR="009D1437" w:rsidRPr="009372AD" w:rsidRDefault="009D1437" w:rsidP="00616EC4">
            <w:pPr>
              <w:pStyle w:val="ListParagraph"/>
              <w:ind w:left="0"/>
              <w:jc w:val="both"/>
            </w:pPr>
            <w:r w:rsidRPr="009372AD">
              <w:t>Tài khoản đăng nhập sai hoặc không có quyề</w:t>
            </w:r>
            <w:r>
              <w:t>n thêm mới hóa đơn</w:t>
            </w:r>
          </w:p>
        </w:tc>
        <w:tc>
          <w:tcPr>
            <w:tcW w:w="1885" w:type="dxa"/>
            <w:tcBorders>
              <w:top w:val="single" w:sz="4" w:space="0" w:color="2E74B5"/>
              <w:left w:val="single" w:sz="4" w:space="0" w:color="2E74B5"/>
              <w:bottom w:val="single" w:sz="4" w:space="0" w:color="2E74B5"/>
              <w:right w:val="single" w:sz="4" w:space="0" w:color="2E74B5"/>
            </w:tcBorders>
          </w:tcPr>
          <w:p w14:paraId="65CF0095" w14:textId="77777777" w:rsidR="009D1437" w:rsidRPr="009372AD" w:rsidRDefault="009D1437" w:rsidP="00616EC4">
            <w:pPr>
              <w:pStyle w:val="ListParagraph"/>
              <w:ind w:left="0"/>
              <w:jc w:val="both"/>
            </w:pPr>
          </w:p>
        </w:tc>
      </w:tr>
      <w:tr w:rsidR="009D1437" w:rsidRPr="00660ABB" w14:paraId="6088FC69"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73594750" w14:textId="77777777" w:rsidR="009D1437" w:rsidRPr="009372AD" w:rsidRDefault="009D1437" w:rsidP="00616EC4">
            <w:pPr>
              <w:jc w:val="both"/>
            </w:pPr>
            <w:r>
              <w:t>ERR:2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4311C139" w14:textId="77777777" w:rsidR="009D1437" w:rsidRPr="009372AD" w:rsidRDefault="009D1437" w:rsidP="00616EC4">
            <w:pPr>
              <w:jc w:val="both"/>
            </w:pPr>
            <w:r>
              <w:t>Không tìm thấy hóa đơn tương ứng</w:t>
            </w:r>
            <w:r w:rsidRPr="009372AD">
              <w:t>.</w:t>
            </w:r>
          </w:p>
        </w:tc>
        <w:tc>
          <w:tcPr>
            <w:tcW w:w="1885" w:type="dxa"/>
            <w:tcBorders>
              <w:top w:val="single" w:sz="4" w:space="0" w:color="2E74B5"/>
              <w:left w:val="single" w:sz="4" w:space="0" w:color="2E74B5"/>
              <w:bottom w:val="single" w:sz="4" w:space="0" w:color="2E74B5"/>
              <w:right w:val="single" w:sz="4" w:space="0" w:color="2E74B5"/>
            </w:tcBorders>
          </w:tcPr>
          <w:p w14:paraId="1B2E769C" w14:textId="77777777" w:rsidR="009D1437" w:rsidRPr="009372AD" w:rsidRDefault="009D1437" w:rsidP="00616EC4">
            <w:pPr>
              <w:jc w:val="both"/>
            </w:pPr>
          </w:p>
        </w:tc>
      </w:tr>
      <w:tr w:rsidR="009D1437" w:rsidRPr="00660ABB" w14:paraId="7D62A246"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2483BC3" w14:textId="77777777" w:rsidR="009D1437" w:rsidRPr="009372AD" w:rsidRDefault="009D1437" w:rsidP="00616EC4">
            <w:pPr>
              <w:jc w:val="both"/>
            </w:pPr>
            <w: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282965BB" w14:textId="77777777" w:rsidR="009D1437" w:rsidRPr="009372AD" w:rsidRDefault="009D1437" w:rsidP="00616EC4">
            <w:pPr>
              <w:jc w:val="both"/>
            </w:pPr>
            <w:r>
              <w:t>Vượt quá số lượng 100 hóa đơn cần lấy</w:t>
            </w:r>
          </w:p>
        </w:tc>
        <w:tc>
          <w:tcPr>
            <w:tcW w:w="1885" w:type="dxa"/>
            <w:tcBorders>
              <w:top w:val="single" w:sz="4" w:space="0" w:color="2E74B5"/>
              <w:left w:val="single" w:sz="4" w:space="0" w:color="2E74B5"/>
              <w:bottom w:val="single" w:sz="4" w:space="0" w:color="2E74B5"/>
              <w:right w:val="single" w:sz="4" w:space="0" w:color="2E74B5"/>
            </w:tcBorders>
          </w:tcPr>
          <w:p w14:paraId="5730921F" w14:textId="77777777" w:rsidR="009D1437" w:rsidRPr="009372AD" w:rsidRDefault="009D1437" w:rsidP="00616EC4">
            <w:pPr>
              <w:pStyle w:val="ListParagraph"/>
              <w:ind w:left="0"/>
              <w:jc w:val="both"/>
            </w:pPr>
          </w:p>
        </w:tc>
      </w:tr>
      <w:tr w:rsidR="009D1437" w:rsidRPr="00660ABB" w14:paraId="52D732B0"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4BF850AA" w14:textId="77777777" w:rsidR="009D1437" w:rsidRPr="009372AD" w:rsidRDefault="009D1437" w:rsidP="00616EC4">
            <w:pPr>
              <w:autoSpaceDE w:val="0"/>
              <w:autoSpaceDN w:val="0"/>
              <w:adjustRightInd w:val="0"/>
              <w:jc w:val="both"/>
            </w:pPr>
            <w:r>
              <w:t>ERR:20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103B5FB4" w14:textId="77777777" w:rsidR="009D1437" w:rsidRPr="009372AD" w:rsidRDefault="009D1437" w:rsidP="00616EC4">
            <w:pPr>
              <w:pStyle w:val="ListParagraph"/>
              <w:ind w:left="0"/>
              <w:jc w:val="both"/>
            </w:pPr>
            <w:r>
              <w:t>Không lấy được thông tin người dùng</w:t>
            </w:r>
          </w:p>
        </w:tc>
        <w:tc>
          <w:tcPr>
            <w:tcW w:w="1885" w:type="dxa"/>
            <w:tcBorders>
              <w:top w:val="single" w:sz="4" w:space="0" w:color="2E74B5"/>
              <w:left w:val="single" w:sz="4" w:space="0" w:color="2E74B5"/>
              <w:bottom w:val="single" w:sz="4" w:space="0" w:color="2E74B5"/>
              <w:right w:val="single" w:sz="4" w:space="0" w:color="2E74B5"/>
            </w:tcBorders>
          </w:tcPr>
          <w:p w14:paraId="50D33CFA" w14:textId="77777777" w:rsidR="009D1437" w:rsidRPr="009372AD" w:rsidRDefault="009D1437" w:rsidP="00616EC4">
            <w:pPr>
              <w:pStyle w:val="ListParagraph"/>
              <w:ind w:left="0"/>
              <w:jc w:val="both"/>
            </w:pPr>
          </w:p>
        </w:tc>
      </w:tr>
      <w:tr w:rsidR="009D1437" w:rsidRPr="00660ABB" w14:paraId="2CD20A28"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24C06B0C" w14:textId="77777777" w:rsidR="009D1437" w:rsidRPr="009372AD" w:rsidRDefault="009D1437" w:rsidP="00616EC4">
            <w:pPr>
              <w:autoSpaceDE w:val="0"/>
              <w:autoSpaceDN w:val="0"/>
              <w:adjustRightInd w:val="0"/>
              <w:jc w:val="both"/>
            </w:pPr>
            <w: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04D76E6D" w14:textId="77777777" w:rsidR="009D1437" w:rsidRPr="009372AD" w:rsidRDefault="009D1437" w:rsidP="00616EC4">
            <w:pPr>
              <w:pStyle w:val="ListParagraph"/>
              <w:ind w:left="0"/>
              <w:jc w:val="both"/>
            </w:pPr>
            <w:r>
              <w:t>Lỗi không xác định, không lấy được dữ liệu hóa đơn cấp mã theo dữ liệu truyền vào</w:t>
            </w:r>
          </w:p>
        </w:tc>
        <w:tc>
          <w:tcPr>
            <w:tcW w:w="1885" w:type="dxa"/>
            <w:tcBorders>
              <w:top w:val="single" w:sz="4" w:space="0" w:color="2E74B5"/>
              <w:left w:val="single" w:sz="4" w:space="0" w:color="2E74B5"/>
              <w:bottom w:val="single" w:sz="4" w:space="0" w:color="2E74B5"/>
              <w:right w:val="single" w:sz="4" w:space="0" w:color="2E74B5"/>
            </w:tcBorders>
          </w:tcPr>
          <w:p w14:paraId="57B3EE83" w14:textId="77777777" w:rsidR="009D1437" w:rsidRPr="00731CD1" w:rsidRDefault="009D1437" w:rsidP="00616EC4">
            <w:pPr>
              <w:jc w:val="both"/>
            </w:pPr>
          </w:p>
        </w:tc>
      </w:tr>
      <w:tr w:rsidR="009D1437" w:rsidRPr="00660ABB" w14:paraId="7DF7BF71" w14:textId="77777777" w:rsidTr="00616EC4">
        <w:trPr>
          <w:trHeight w:val="368"/>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10DC6FF5" w14:textId="77777777" w:rsidR="009D1437" w:rsidRPr="009372AD" w:rsidRDefault="009D1437" w:rsidP="00616EC4">
            <w:pPr>
              <w:autoSpaceDE w:val="0"/>
              <w:autoSpaceDN w:val="0"/>
              <w:adjustRightInd w:val="0"/>
              <w:jc w:val="both"/>
            </w:pPr>
            <w:r>
              <w:t>DataBase64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3BFD228" w14:textId="77777777" w:rsidR="009D1437" w:rsidRDefault="009D1437" w:rsidP="00616EC4">
            <w:pPr>
              <w:jc w:val="both"/>
            </w:pPr>
            <w:r w:rsidRPr="005444BD">
              <w:t>Dữ liệ</w:t>
            </w:r>
            <w:r>
              <w:t xml:space="preserve">u thông tin hóa đơn ở dạng XML đã base64 bao gồm: mẫu số, ký hiệu, số, trạng thái cấp mã, xml hóa đơn </w:t>
            </w:r>
          </w:p>
          <w:p w14:paraId="20EE45AA" w14:textId="77777777" w:rsidR="009D1437" w:rsidRDefault="009D1437" w:rsidP="00616EC4">
            <w:pPr>
              <w:jc w:val="both"/>
            </w:pPr>
          </w:p>
          <w:p w14:paraId="6FF34B6B" w14:textId="77777777" w:rsidR="009D1437" w:rsidRPr="001B79C4" w:rsidRDefault="009D1437" w:rsidP="00616EC4">
            <w:pPr>
              <w:jc w:val="both"/>
            </w:pPr>
            <w:r w:rsidRPr="001B79C4">
              <w:t>&lt;DSHDon&gt;</w:t>
            </w:r>
          </w:p>
          <w:p w14:paraId="63A13EB5" w14:textId="77777777" w:rsidR="009D1437" w:rsidRPr="001B79C4" w:rsidRDefault="009D1437" w:rsidP="00616EC4">
            <w:pPr>
              <w:jc w:val="both"/>
            </w:pPr>
            <w:r w:rsidRPr="001B79C4">
              <w:tab/>
              <w:t>&lt;HDon&gt;</w:t>
            </w:r>
          </w:p>
          <w:p w14:paraId="3BEF82E4" w14:textId="77777777" w:rsidR="009D1437" w:rsidRPr="001B79C4" w:rsidRDefault="009D1437" w:rsidP="00616EC4">
            <w:pPr>
              <w:jc w:val="both"/>
            </w:pPr>
            <w:r w:rsidRPr="001B79C4">
              <w:tab/>
            </w:r>
            <w:r w:rsidRPr="001B79C4">
              <w:tab/>
              <w:t>&lt;KHMSHDon&gt;</w:t>
            </w:r>
            <w:r>
              <w:t>Mẫu số hóa                    đơn</w:t>
            </w:r>
            <w:r w:rsidRPr="001B79C4">
              <w:t>&lt;/KHMSHDon&gt;</w:t>
            </w:r>
          </w:p>
          <w:p w14:paraId="6E7D3633" w14:textId="77777777" w:rsidR="009D1437" w:rsidRPr="001B79C4" w:rsidRDefault="009D1437" w:rsidP="00616EC4">
            <w:pPr>
              <w:jc w:val="both"/>
            </w:pPr>
            <w:r w:rsidRPr="001B79C4">
              <w:lastRenderedPageBreak/>
              <w:tab/>
            </w:r>
            <w:r w:rsidRPr="001B79C4">
              <w:tab/>
              <w:t>&lt;KHHDon&gt;</w:t>
            </w:r>
            <w:r>
              <w:t>Ký hiệu hóa đơn</w:t>
            </w:r>
            <w:r w:rsidRPr="001B79C4">
              <w:t>&lt;/KHHDon&gt;</w:t>
            </w:r>
          </w:p>
          <w:p w14:paraId="54952668" w14:textId="77777777" w:rsidR="009D1437" w:rsidRPr="001B79C4" w:rsidRDefault="009D1437" w:rsidP="00616EC4">
            <w:pPr>
              <w:jc w:val="both"/>
            </w:pPr>
            <w:r w:rsidRPr="001B79C4">
              <w:tab/>
            </w:r>
            <w:r w:rsidRPr="001B79C4">
              <w:tab/>
              <w:t>&lt;SHDon&gt;</w:t>
            </w:r>
            <w:r>
              <w:t>Số hóa đơn</w:t>
            </w:r>
            <w:r w:rsidRPr="001B79C4">
              <w:t>&lt;/SHDon&gt;</w:t>
            </w:r>
          </w:p>
          <w:p w14:paraId="78EF4290" w14:textId="77777777" w:rsidR="009D1437" w:rsidRPr="001B79C4" w:rsidRDefault="009D1437" w:rsidP="00616EC4">
            <w:pPr>
              <w:jc w:val="both"/>
            </w:pPr>
            <w:r w:rsidRPr="001B79C4">
              <w:tab/>
            </w:r>
            <w:r w:rsidRPr="001B79C4">
              <w:tab/>
              <w:t>&lt;MCCQThue&gt;</w:t>
            </w:r>
            <w:r>
              <w:t>Mã cơ quan thuế cấp (Trường hợp hóa đơn có mã)</w:t>
            </w:r>
            <w:r w:rsidRPr="001B79C4">
              <w:t>&lt;/MCCQThue&gt;</w:t>
            </w:r>
          </w:p>
          <w:p w14:paraId="0DD985E7" w14:textId="77777777" w:rsidR="009D1437" w:rsidRDefault="009D1437" w:rsidP="00616EC4">
            <w:pPr>
              <w:jc w:val="both"/>
            </w:pPr>
            <w:r w:rsidRPr="001B79C4">
              <w:tab/>
            </w:r>
            <w:r w:rsidRPr="001B79C4">
              <w:tab/>
              <w:t>&lt;TThai&gt;</w:t>
            </w:r>
            <w:r>
              <w:t>0: Chưa gửi cơ quan thuế</w:t>
            </w:r>
          </w:p>
          <w:p w14:paraId="6CF29E7F" w14:textId="77777777" w:rsidR="009D1437" w:rsidRDefault="009D1437" w:rsidP="00616EC4">
            <w:pPr>
              <w:jc w:val="both"/>
            </w:pPr>
            <w:r>
              <w:t xml:space="preserve">                                       1: Đã gửi cơ quan thuế</w:t>
            </w:r>
          </w:p>
          <w:p w14:paraId="32B75517" w14:textId="77777777" w:rsidR="009D1437" w:rsidRDefault="009D1437" w:rsidP="00616EC4">
            <w:pPr>
              <w:jc w:val="both"/>
            </w:pPr>
            <w:r>
              <w:t xml:space="preserve">                                       2: Đã được CQT chấp nhận</w:t>
            </w:r>
          </w:p>
          <w:p w14:paraId="3E481D03" w14:textId="77777777" w:rsidR="009D1437" w:rsidRDefault="009D1437" w:rsidP="00616EC4">
            <w:pPr>
              <w:jc w:val="both"/>
            </w:pPr>
            <w:r>
              <w:t xml:space="preserve">                                       3: Đã bị CQT từ chối</w:t>
            </w:r>
          </w:p>
          <w:p w14:paraId="6F8DC4C5" w14:textId="77777777" w:rsidR="009D1437" w:rsidRPr="001B79C4" w:rsidRDefault="009D1437" w:rsidP="00616EC4">
            <w:pPr>
              <w:jc w:val="both"/>
            </w:pPr>
            <w:r>
              <w:t xml:space="preserve">                         </w:t>
            </w:r>
            <w:r w:rsidRPr="001B79C4">
              <w:t>&lt;/TThai&gt;</w:t>
            </w:r>
          </w:p>
          <w:p w14:paraId="2CC29AC0" w14:textId="77777777" w:rsidR="009D1437" w:rsidRPr="001B79C4" w:rsidRDefault="009D1437" w:rsidP="00616EC4">
            <w:pPr>
              <w:jc w:val="both"/>
            </w:pPr>
            <w:r w:rsidRPr="001B79C4">
              <w:tab/>
            </w:r>
            <w:r w:rsidRPr="001B79C4">
              <w:tab/>
              <w:t>&lt;MTLoi&gt;</w:t>
            </w:r>
            <w:r>
              <w:t>thông báo lỗi CQT trả về</w:t>
            </w:r>
            <w:r w:rsidRPr="001B79C4">
              <w:t>&lt;/MTLoi&gt;</w:t>
            </w:r>
          </w:p>
          <w:p w14:paraId="40B781DB" w14:textId="77777777" w:rsidR="009D1437" w:rsidRPr="001B79C4" w:rsidRDefault="009D1437" w:rsidP="00616EC4">
            <w:pPr>
              <w:jc w:val="both"/>
            </w:pPr>
            <w:r w:rsidRPr="001B79C4">
              <w:tab/>
            </w:r>
            <w:r w:rsidRPr="001B79C4">
              <w:tab/>
              <w:t>&lt;Fkey&gt;</w:t>
            </w:r>
            <w:r>
              <w:t>Fkey hóa đơn</w:t>
            </w:r>
            <w:r w:rsidRPr="001B79C4">
              <w:t>&lt;/Fkey&gt;</w:t>
            </w:r>
          </w:p>
          <w:p w14:paraId="5AFD7AAF" w14:textId="77777777" w:rsidR="009D1437" w:rsidRPr="001B79C4" w:rsidRDefault="009D1437" w:rsidP="00616EC4">
            <w:pPr>
              <w:jc w:val="both"/>
            </w:pPr>
            <w:r w:rsidRPr="001B79C4">
              <w:tab/>
              <w:t>&lt;/HDon&gt;</w:t>
            </w:r>
          </w:p>
          <w:p w14:paraId="49587A65" w14:textId="77777777" w:rsidR="009D1437" w:rsidRDefault="009D1437" w:rsidP="00616EC4">
            <w:pPr>
              <w:jc w:val="both"/>
            </w:pPr>
            <w:r w:rsidRPr="001B79C4">
              <w:t>&lt;/DSHDon&gt;</w:t>
            </w:r>
          </w:p>
          <w:p w14:paraId="625C40F7" w14:textId="77777777" w:rsidR="009D1437" w:rsidRPr="005444BD" w:rsidRDefault="009D1437" w:rsidP="00616EC4">
            <w:pPr>
              <w:jc w:val="both"/>
            </w:pPr>
          </w:p>
        </w:tc>
        <w:tc>
          <w:tcPr>
            <w:tcW w:w="1885" w:type="dxa"/>
            <w:tcBorders>
              <w:top w:val="single" w:sz="4" w:space="0" w:color="2E74B5"/>
              <w:left w:val="single" w:sz="4" w:space="0" w:color="2E74B5"/>
              <w:bottom w:val="single" w:sz="4" w:space="0" w:color="2E74B5"/>
              <w:right w:val="single" w:sz="4" w:space="0" w:color="2E74B5"/>
            </w:tcBorders>
          </w:tcPr>
          <w:p w14:paraId="0835407D" w14:textId="77777777" w:rsidR="009D1437" w:rsidRPr="00731CD1" w:rsidRDefault="009D1437" w:rsidP="00616EC4">
            <w:pPr>
              <w:jc w:val="both"/>
            </w:pPr>
          </w:p>
        </w:tc>
      </w:tr>
    </w:tbl>
    <w:p w14:paraId="24784F8F" w14:textId="77777777" w:rsidR="009D1437" w:rsidRDefault="009D1437" w:rsidP="00480762">
      <w:pPr>
        <w:pStyle w:val="Heading3"/>
      </w:pPr>
      <w:bookmarkStart w:id="99" w:name="_Toc198045336"/>
      <w:r>
        <w:t>Lấy trạng thái hóa đơn có mã, hóa đơn không mã gửi CQT trả về theo danh sách Fkey</w:t>
      </w:r>
      <w:bookmarkEnd w:id="99"/>
    </w:p>
    <w:p w14:paraId="3690DE04" w14:textId="77777777" w:rsidR="009D1437" w:rsidRPr="00593BE8" w:rsidRDefault="009D1437" w:rsidP="009D1437">
      <w:pPr>
        <w:pStyle w:val="N"/>
      </w:pPr>
      <w:r w:rsidRPr="00593BE8">
        <w:t>URL</w:t>
      </w:r>
    </w:p>
    <w:p w14:paraId="6EA21AB7" w14:textId="77777777" w:rsidR="009D1437" w:rsidRDefault="009D1437" w:rsidP="009D1437">
      <w:pPr>
        <w:pStyle w:val="N"/>
        <w:rPr>
          <w:rFonts w:eastAsia="Calibri"/>
        </w:rPr>
      </w:pPr>
      <w:r>
        <w:tab/>
      </w:r>
      <w:r w:rsidRPr="00007702">
        <w:t xml:space="preserve"> </w:t>
      </w:r>
      <w:r>
        <w:t>s</w:t>
      </w:r>
      <w:r w:rsidRPr="00EB3AC8">
        <w:t xml:space="preserve">tring </w:t>
      </w:r>
      <w:r>
        <w:t>GetMCCQThueByFkeysNoXMLSign(</w:t>
      </w:r>
      <w:r>
        <w:rPr>
          <w:color w:val="0000FF"/>
        </w:rPr>
        <w:t>string</w:t>
      </w:r>
      <w:r>
        <w:t xml:space="preserve"> Account, </w:t>
      </w:r>
      <w:r>
        <w:rPr>
          <w:color w:val="0000FF"/>
        </w:rPr>
        <w:t>string</w:t>
      </w:r>
      <w:r>
        <w:t xml:space="preserve"> ACpass, </w:t>
      </w:r>
      <w:r>
        <w:rPr>
          <w:color w:val="0000FF"/>
        </w:rPr>
        <w:t>string</w:t>
      </w:r>
      <w:r>
        <w:t xml:space="preserve"> username, </w:t>
      </w:r>
      <w:r>
        <w:rPr>
          <w:color w:val="0000FF"/>
        </w:rPr>
        <w:t>string</w:t>
      </w:r>
      <w:r>
        <w:t xml:space="preserve"> password, </w:t>
      </w:r>
      <w:r>
        <w:rPr>
          <w:color w:val="0000FF"/>
        </w:rPr>
        <w:t>string</w:t>
      </w:r>
      <w:r>
        <w:t xml:space="preserve"> pattern, </w:t>
      </w:r>
      <w:r>
        <w:rPr>
          <w:color w:val="0000FF"/>
        </w:rPr>
        <w:t>string</w:t>
      </w:r>
      <w:r>
        <w:t xml:space="preserve"> fkeys)</w:t>
      </w:r>
    </w:p>
    <w:p w14:paraId="5BE7C176" w14:textId="77777777" w:rsidR="009D1437" w:rsidRDefault="009D1437" w:rsidP="009D1437">
      <w:pPr>
        <w:pStyle w:val="N"/>
        <w:rPr>
          <w:rFonts w:eastAsia="Calibri"/>
        </w:rPr>
      </w:pPr>
    </w:p>
    <w:p w14:paraId="64F5A3C2" w14:textId="77777777" w:rsidR="009D1437" w:rsidRPr="00593BE8" w:rsidRDefault="009D1437" w:rsidP="009D1437">
      <w:pPr>
        <w:pStyle w:val="N"/>
      </w:pPr>
      <w:r w:rsidRPr="00593BE8">
        <w:t>DESCRIPTION</w:t>
      </w:r>
    </w:p>
    <w:p w14:paraId="3E9825CA" w14:textId="77777777" w:rsidR="009D1437" w:rsidRDefault="009D1437" w:rsidP="009D1437">
      <w:pPr>
        <w:pStyle w:val="N"/>
      </w:pPr>
      <w:r>
        <w:tab/>
        <w:t>Đây là web service cho phép lấy trạng thái và nội dung xml hóa đơn có mã CQT trả về theo invToken</w:t>
      </w:r>
    </w:p>
    <w:p w14:paraId="6DEE87D4" w14:textId="77777777" w:rsidR="009D1437" w:rsidRPr="00007702" w:rsidRDefault="009D1437" w:rsidP="009D1437">
      <w:pPr>
        <w:pStyle w:val="N"/>
      </w:pPr>
      <w:r w:rsidRPr="00663B3E">
        <w:t>HTTP METHOD</w:t>
      </w:r>
    </w:p>
    <w:p w14:paraId="72DDBADC" w14:textId="77777777" w:rsidR="009D1437" w:rsidRPr="00007702" w:rsidRDefault="009D1437" w:rsidP="009D1437">
      <w:pPr>
        <w:pStyle w:val="N"/>
        <w:rPr>
          <w:b/>
        </w:rPr>
      </w:pPr>
      <w:r>
        <w:tab/>
        <w:t>Get</w:t>
      </w:r>
    </w:p>
    <w:p w14:paraId="3F568B06" w14:textId="77777777" w:rsidR="009D1437" w:rsidRPr="00610AFD" w:rsidRDefault="009D1437" w:rsidP="009D1437">
      <w:pPr>
        <w:pStyle w:val="N"/>
      </w:pPr>
      <w:r w:rsidRPr="00610AFD">
        <w:t>REQUEST BODY</w:t>
      </w:r>
    </w:p>
    <w:p w14:paraId="76203DD1"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Tài khoản được cấp phát cho nhân viên gọi lệnh phát hành hóa đơn</w:t>
      </w:r>
    </w:p>
    <w:p w14:paraId="4DF0768F" w14:textId="77777777" w:rsidR="009D1437" w:rsidRPr="009B13AC"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1D011AB4" w14:textId="77777777" w:rsidR="009D1437" w:rsidRPr="000D3AC0" w:rsidRDefault="009D1437" w:rsidP="009D1437">
      <w:pPr>
        <w:pStyle w:val="ListParagraph"/>
        <w:numPr>
          <w:ilvl w:val="0"/>
          <w:numId w:val="2"/>
        </w:numPr>
        <w:spacing w:after="0" w:line="360" w:lineRule="auto"/>
        <w:ind w:left="1080"/>
        <w:jc w:val="both"/>
        <w:rPr>
          <w:rFonts w:eastAsia="Calibri"/>
          <w:b/>
          <w:u w:val="single"/>
        </w:rPr>
      </w:pPr>
      <w:r w:rsidRPr="009B13AC">
        <w:rPr>
          <w:rFonts w:eastAsia="Calibri"/>
          <w:b/>
        </w:rPr>
        <w:t>Pattern</w:t>
      </w:r>
      <w:r>
        <w:rPr>
          <w:rFonts w:ascii="Consolas" w:hAnsi="Consolas" w:cs="Consolas"/>
          <w:color w:val="000000"/>
          <w:sz w:val="19"/>
          <w:szCs w:val="19"/>
        </w:rPr>
        <w:t xml:space="preserve">: </w:t>
      </w:r>
      <w:r w:rsidRPr="009B13AC">
        <w:t>mẫu số hóa đơn</w:t>
      </w:r>
    </w:p>
    <w:p w14:paraId="4E6A1B32" w14:textId="77777777" w:rsidR="009D1437" w:rsidRDefault="009D1437" w:rsidP="009D1437">
      <w:pPr>
        <w:pStyle w:val="ListParagraph"/>
        <w:numPr>
          <w:ilvl w:val="0"/>
          <w:numId w:val="2"/>
        </w:numPr>
        <w:spacing w:after="0" w:line="360" w:lineRule="auto"/>
        <w:ind w:left="1080"/>
        <w:jc w:val="both"/>
      </w:pPr>
      <w:r w:rsidRPr="00D0619B">
        <w:rPr>
          <w:rFonts w:eastAsia="Calibri"/>
          <w:b/>
        </w:rPr>
        <w:t>fkeys</w:t>
      </w:r>
      <w:r w:rsidRPr="000D3AC0">
        <w:rPr>
          <w:color w:val="000000"/>
        </w:rPr>
        <w:t xml:space="preserve">: </w:t>
      </w:r>
      <w:r>
        <w:rPr>
          <w:color w:val="000000"/>
        </w:rPr>
        <w:t xml:space="preserve">danh sách </w:t>
      </w:r>
      <w:r>
        <w:t>c</w:t>
      </w:r>
      <w:r w:rsidRPr="005C559E">
        <w:t xml:space="preserve">huỗi </w:t>
      </w:r>
      <w:r>
        <w:t>fkey</w:t>
      </w:r>
      <w:r w:rsidRPr="005C559E">
        <w:t xml:space="preserve"> xác định hóa đơn cần lấy</w:t>
      </w:r>
    </w:p>
    <w:p w14:paraId="57A222A8"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4950"/>
        <w:gridCol w:w="1885"/>
      </w:tblGrid>
      <w:tr w:rsidR="009D1437" w:rsidRPr="00660ABB" w14:paraId="6196D930"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F2F2F2"/>
          </w:tcPr>
          <w:p w14:paraId="02186A8A" w14:textId="77777777" w:rsidR="009D1437" w:rsidRPr="00660ABB" w:rsidRDefault="009D1437" w:rsidP="00616EC4">
            <w:pPr>
              <w:pStyle w:val="ListParagraph"/>
            </w:pPr>
            <w:r>
              <w:t>Kết 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14:paraId="7DBBEBFF" w14:textId="77777777" w:rsidR="009D1437" w:rsidRPr="00660ABB" w:rsidRDefault="009D1437" w:rsidP="00616EC4">
            <w:pPr>
              <w:pStyle w:val="ListParagraph"/>
            </w:pPr>
            <w:r w:rsidRPr="00660ABB">
              <w:t>Mô 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14:paraId="2D599ADD" w14:textId="77777777" w:rsidR="009D1437" w:rsidRPr="00660ABB" w:rsidRDefault="009D1437" w:rsidP="00616EC4">
            <w:pPr>
              <w:pStyle w:val="ListParagraph"/>
            </w:pPr>
            <w:r>
              <w:t>Ghi chú</w:t>
            </w:r>
          </w:p>
        </w:tc>
      </w:tr>
      <w:tr w:rsidR="009D1437" w:rsidRPr="00660ABB" w14:paraId="7EC1114C" w14:textId="77777777" w:rsidTr="00616EC4">
        <w:tc>
          <w:tcPr>
            <w:tcW w:w="2430" w:type="dxa"/>
            <w:tcBorders>
              <w:top w:val="single" w:sz="4" w:space="0" w:color="2E74B5"/>
              <w:left w:val="single" w:sz="4" w:space="0" w:color="2E74B5"/>
              <w:right w:val="single" w:sz="4" w:space="0" w:color="2E74B5"/>
            </w:tcBorders>
            <w:shd w:val="clear" w:color="auto" w:fill="auto"/>
          </w:tcPr>
          <w:p w14:paraId="7316FC86" w14:textId="77777777" w:rsidR="009D1437" w:rsidRPr="009372AD" w:rsidRDefault="009D1437" w:rsidP="00616EC4">
            <w:pPr>
              <w:autoSpaceDE w:val="0"/>
              <w:autoSpaceDN w:val="0"/>
              <w:adjustRightInd w:val="0"/>
              <w:jc w:val="both"/>
              <w:rPr>
                <w:sz w:val="19"/>
                <w:szCs w:val="19"/>
              </w:rPr>
            </w:pPr>
            <w:r w:rsidRPr="009372AD">
              <w:lastRenderedPageBreak/>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53E284B5" w14:textId="77777777" w:rsidR="009D1437" w:rsidRPr="009372AD" w:rsidRDefault="009D1437" w:rsidP="00616EC4">
            <w:pPr>
              <w:pStyle w:val="ListParagraph"/>
              <w:ind w:left="0"/>
              <w:jc w:val="both"/>
            </w:pPr>
            <w:r w:rsidRPr="009372AD">
              <w:t>Tài khoản đăng nhập sai hoặc không có quyề</w:t>
            </w:r>
            <w:r>
              <w:t>n thêm mới hóa đơn</w:t>
            </w:r>
          </w:p>
        </w:tc>
        <w:tc>
          <w:tcPr>
            <w:tcW w:w="1885" w:type="dxa"/>
            <w:tcBorders>
              <w:top w:val="single" w:sz="4" w:space="0" w:color="2E74B5"/>
              <w:left w:val="single" w:sz="4" w:space="0" w:color="2E74B5"/>
              <w:bottom w:val="single" w:sz="4" w:space="0" w:color="2E74B5"/>
              <w:right w:val="single" w:sz="4" w:space="0" w:color="2E74B5"/>
            </w:tcBorders>
          </w:tcPr>
          <w:p w14:paraId="340A007A" w14:textId="77777777" w:rsidR="009D1437" w:rsidRPr="009372AD" w:rsidRDefault="009D1437" w:rsidP="00616EC4">
            <w:pPr>
              <w:pStyle w:val="ListParagraph"/>
              <w:ind w:left="0"/>
              <w:jc w:val="both"/>
            </w:pPr>
          </w:p>
        </w:tc>
      </w:tr>
      <w:tr w:rsidR="009D1437" w:rsidRPr="00660ABB" w14:paraId="1D48D10A"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4FC18DAA" w14:textId="77777777" w:rsidR="009D1437" w:rsidRPr="009372AD" w:rsidRDefault="009D1437" w:rsidP="00616EC4">
            <w:pPr>
              <w:jc w:val="both"/>
            </w:pPr>
            <w:r>
              <w:t>ERR:2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4F6492BE" w14:textId="77777777" w:rsidR="009D1437" w:rsidRPr="009372AD" w:rsidRDefault="009D1437" w:rsidP="00616EC4">
            <w:pPr>
              <w:jc w:val="both"/>
            </w:pPr>
            <w:r>
              <w:t>Không tìm thấy hóa đơn tương ứng</w:t>
            </w:r>
            <w:r w:rsidRPr="009372AD">
              <w:t>.</w:t>
            </w:r>
          </w:p>
        </w:tc>
        <w:tc>
          <w:tcPr>
            <w:tcW w:w="1885" w:type="dxa"/>
            <w:tcBorders>
              <w:top w:val="single" w:sz="4" w:space="0" w:color="2E74B5"/>
              <w:left w:val="single" w:sz="4" w:space="0" w:color="2E74B5"/>
              <w:bottom w:val="single" w:sz="4" w:space="0" w:color="2E74B5"/>
              <w:right w:val="single" w:sz="4" w:space="0" w:color="2E74B5"/>
            </w:tcBorders>
          </w:tcPr>
          <w:p w14:paraId="605E50A6" w14:textId="77777777" w:rsidR="009D1437" w:rsidRPr="009372AD" w:rsidRDefault="009D1437" w:rsidP="00616EC4">
            <w:pPr>
              <w:jc w:val="both"/>
            </w:pPr>
          </w:p>
        </w:tc>
      </w:tr>
      <w:tr w:rsidR="009D1437" w:rsidRPr="00660ABB" w14:paraId="03039FDB"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D883338" w14:textId="77777777" w:rsidR="009D1437" w:rsidRPr="009372AD" w:rsidRDefault="009D1437" w:rsidP="00616EC4">
            <w:pPr>
              <w:jc w:val="both"/>
            </w:pPr>
            <w: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D21A2DE" w14:textId="77777777" w:rsidR="009D1437" w:rsidRPr="009372AD" w:rsidRDefault="009D1437" w:rsidP="00616EC4">
            <w:pPr>
              <w:jc w:val="both"/>
            </w:pPr>
            <w:r>
              <w:t>Vượt quá số lượng 100 hóa đơn cần lấy</w:t>
            </w:r>
          </w:p>
        </w:tc>
        <w:tc>
          <w:tcPr>
            <w:tcW w:w="1885" w:type="dxa"/>
            <w:tcBorders>
              <w:top w:val="single" w:sz="4" w:space="0" w:color="2E74B5"/>
              <w:left w:val="single" w:sz="4" w:space="0" w:color="2E74B5"/>
              <w:bottom w:val="single" w:sz="4" w:space="0" w:color="2E74B5"/>
              <w:right w:val="single" w:sz="4" w:space="0" w:color="2E74B5"/>
            </w:tcBorders>
          </w:tcPr>
          <w:p w14:paraId="4E71E8FA" w14:textId="77777777" w:rsidR="009D1437" w:rsidRPr="009372AD" w:rsidRDefault="009D1437" w:rsidP="00616EC4">
            <w:pPr>
              <w:pStyle w:val="ListParagraph"/>
              <w:ind w:left="0"/>
              <w:jc w:val="both"/>
            </w:pPr>
          </w:p>
        </w:tc>
      </w:tr>
      <w:tr w:rsidR="009D1437" w:rsidRPr="00660ABB" w14:paraId="4A132B64"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3D1850A7" w14:textId="77777777" w:rsidR="009D1437" w:rsidRPr="009372AD" w:rsidRDefault="009D1437" w:rsidP="00616EC4">
            <w:pPr>
              <w:autoSpaceDE w:val="0"/>
              <w:autoSpaceDN w:val="0"/>
              <w:adjustRightInd w:val="0"/>
              <w:jc w:val="both"/>
            </w:pPr>
            <w:r>
              <w:t>ERR:20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8DAE412" w14:textId="77777777" w:rsidR="009D1437" w:rsidRPr="009372AD" w:rsidRDefault="009D1437" w:rsidP="00616EC4">
            <w:pPr>
              <w:pStyle w:val="ListParagraph"/>
              <w:ind w:left="0"/>
              <w:jc w:val="both"/>
            </w:pPr>
            <w:r>
              <w:t>Không lấy được thông tin người dùng</w:t>
            </w:r>
          </w:p>
        </w:tc>
        <w:tc>
          <w:tcPr>
            <w:tcW w:w="1885" w:type="dxa"/>
            <w:tcBorders>
              <w:top w:val="single" w:sz="4" w:space="0" w:color="2E74B5"/>
              <w:left w:val="single" w:sz="4" w:space="0" w:color="2E74B5"/>
              <w:bottom w:val="single" w:sz="4" w:space="0" w:color="2E74B5"/>
              <w:right w:val="single" w:sz="4" w:space="0" w:color="2E74B5"/>
            </w:tcBorders>
          </w:tcPr>
          <w:p w14:paraId="306C695F" w14:textId="77777777" w:rsidR="009D1437" w:rsidRPr="009372AD" w:rsidRDefault="009D1437" w:rsidP="00616EC4">
            <w:pPr>
              <w:pStyle w:val="ListParagraph"/>
              <w:ind w:left="0"/>
              <w:jc w:val="both"/>
            </w:pPr>
          </w:p>
        </w:tc>
      </w:tr>
      <w:tr w:rsidR="009D1437" w:rsidRPr="00660ABB" w14:paraId="5B55C7A7"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5C7478EA" w14:textId="77777777" w:rsidR="009D1437" w:rsidRPr="009372AD" w:rsidRDefault="009D1437" w:rsidP="00616EC4">
            <w:pPr>
              <w:autoSpaceDE w:val="0"/>
              <w:autoSpaceDN w:val="0"/>
              <w:adjustRightInd w:val="0"/>
              <w:jc w:val="both"/>
            </w:pPr>
            <w: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B4F7DD3" w14:textId="77777777" w:rsidR="009D1437" w:rsidRPr="009372AD" w:rsidRDefault="009D1437" w:rsidP="00616EC4">
            <w:pPr>
              <w:pStyle w:val="ListParagraph"/>
              <w:ind w:left="0"/>
              <w:jc w:val="both"/>
            </w:pPr>
            <w:r>
              <w:t>Lỗi không xác định, không lấy được dữ liệu hóa đơn cấp mã theo dữ liệu truyền vào</w:t>
            </w:r>
          </w:p>
        </w:tc>
        <w:tc>
          <w:tcPr>
            <w:tcW w:w="1885" w:type="dxa"/>
            <w:tcBorders>
              <w:top w:val="single" w:sz="4" w:space="0" w:color="2E74B5"/>
              <w:left w:val="single" w:sz="4" w:space="0" w:color="2E74B5"/>
              <w:bottom w:val="single" w:sz="4" w:space="0" w:color="2E74B5"/>
              <w:right w:val="single" w:sz="4" w:space="0" w:color="2E74B5"/>
            </w:tcBorders>
          </w:tcPr>
          <w:p w14:paraId="339AF92B" w14:textId="77777777" w:rsidR="009D1437" w:rsidRPr="00731CD1" w:rsidRDefault="009D1437" w:rsidP="00616EC4">
            <w:pPr>
              <w:jc w:val="both"/>
            </w:pPr>
          </w:p>
        </w:tc>
      </w:tr>
      <w:tr w:rsidR="009D1437" w:rsidRPr="00660ABB" w14:paraId="3F08EE52" w14:textId="77777777" w:rsidTr="00616EC4">
        <w:trPr>
          <w:trHeight w:val="368"/>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4D93421" w14:textId="77777777" w:rsidR="009D1437" w:rsidRPr="009372AD" w:rsidRDefault="009D1437" w:rsidP="00616EC4">
            <w:pPr>
              <w:autoSpaceDE w:val="0"/>
              <w:autoSpaceDN w:val="0"/>
              <w:adjustRightInd w:val="0"/>
              <w:jc w:val="both"/>
            </w:pPr>
            <w:r>
              <w:t>DataBase64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1BB17D07" w14:textId="77777777" w:rsidR="009D1437" w:rsidRDefault="009D1437" w:rsidP="00616EC4">
            <w:pPr>
              <w:jc w:val="both"/>
            </w:pPr>
            <w:r w:rsidRPr="005444BD">
              <w:t>Dữ liệ</w:t>
            </w:r>
            <w:r>
              <w:t>u thông tin hóa đơn ở dạng XML đã base64 bao gồm: mẫu số, ký hiệu, số, trạng thái cấp mã, xml hóa đơn.</w:t>
            </w:r>
          </w:p>
          <w:p w14:paraId="03164160" w14:textId="77777777" w:rsidR="009D1437" w:rsidRDefault="009D1437" w:rsidP="00616EC4">
            <w:pPr>
              <w:jc w:val="both"/>
            </w:pPr>
          </w:p>
          <w:p w14:paraId="07D6AC76" w14:textId="77777777" w:rsidR="009D1437" w:rsidRPr="001B79C4" w:rsidRDefault="009D1437" w:rsidP="00616EC4">
            <w:pPr>
              <w:jc w:val="both"/>
            </w:pPr>
            <w:r w:rsidRPr="001B79C4">
              <w:t>&lt;DSHDon&gt;</w:t>
            </w:r>
          </w:p>
          <w:p w14:paraId="51A2E144" w14:textId="77777777" w:rsidR="009D1437" w:rsidRPr="001B79C4" w:rsidRDefault="009D1437" w:rsidP="00616EC4">
            <w:pPr>
              <w:jc w:val="both"/>
            </w:pPr>
            <w:r w:rsidRPr="001B79C4">
              <w:tab/>
              <w:t>&lt;HDon&gt;</w:t>
            </w:r>
          </w:p>
          <w:p w14:paraId="70A8D996" w14:textId="77777777" w:rsidR="009D1437" w:rsidRPr="001B79C4" w:rsidRDefault="009D1437" w:rsidP="00616EC4">
            <w:pPr>
              <w:jc w:val="both"/>
            </w:pPr>
            <w:r w:rsidRPr="001B79C4">
              <w:tab/>
            </w:r>
            <w:r w:rsidRPr="001B79C4">
              <w:tab/>
              <w:t>&lt;KHMSHDon&gt;</w:t>
            </w:r>
            <w:r>
              <w:t>Mẫu số hóa                    đơn</w:t>
            </w:r>
            <w:r w:rsidRPr="001B79C4">
              <w:t>&lt;/KHMSHDon&gt;</w:t>
            </w:r>
          </w:p>
          <w:p w14:paraId="18B055FE" w14:textId="77777777" w:rsidR="009D1437" w:rsidRPr="001B79C4" w:rsidRDefault="009D1437" w:rsidP="00616EC4">
            <w:pPr>
              <w:jc w:val="both"/>
            </w:pPr>
            <w:r w:rsidRPr="001B79C4">
              <w:tab/>
            </w:r>
            <w:r w:rsidRPr="001B79C4">
              <w:tab/>
              <w:t>&lt;KHHDon&gt;</w:t>
            </w:r>
            <w:r>
              <w:t>Ký hiệu hóa đơn</w:t>
            </w:r>
            <w:r w:rsidRPr="001B79C4">
              <w:t>&lt;/KHHDon&gt;</w:t>
            </w:r>
          </w:p>
          <w:p w14:paraId="3FDFA68C" w14:textId="77777777" w:rsidR="009D1437" w:rsidRPr="001B79C4" w:rsidRDefault="009D1437" w:rsidP="00616EC4">
            <w:pPr>
              <w:jc w:val="both"/>
            </w:pPr>
            <w:r w:rsidRPr="001B79C4">
              <w:tab/>
            </w:r>
            <w:r w:rsidRPr="001B79C4">
              <w:tab/>
              <w:t>&lt;SHDon&gt;</w:t>
            </w:r>
            <w:r>
              <w:t>Số hóa đơn</w:t>
            </w:r>
            <w:r w:rsidRPr="001B79C4">
              <w:t>&lt;/SHDon&gt;</w:t>
            </w:r>
          </w:p>
          <w:p w14:paraId="02052852" w14:textId="77777777" w:rsidR="009D1437" w:rsidRPr="001B79C4" w:rsidRDefault="009D1437" w:rsidP="00616EC4">
            <w:pPr>
              <w:jc w:val="both"/>
            </w:pPr>
            <w:r w:rsidRPr="001B79C4">
              <w:tab/>
            </w:r>
            <w:r w:rsidRPr="001B79C4">
              <w:tab/>
              <w:t>&lt;MCCQThue&gt;</w:t>
            </w:r>
            <w:r>
              <w:t>Mã cơ quan thuế cấp (Trường hợp hóa đơn có mã)</w:t>
            </w:r>
            <w:r w:rsidRPr="001B79C4">
              <w:t>&lt;/MCCQThue&gt;</w:t>
            </w:r>
          </w:p>
          <w:p w14:paraId="1AE89501" w14:textId="77777777" w:rsidR="009D1437" w:rsidRDefault="009D1437" w:rsidP="00616EC4">
            <w:pPr>
              <w:jc w:val="both"/>
            </w:pPr>
            <w:r w:rsidRPr="001B79C4">
              <w:tab/>
            </w:r>
            <w:r w:rsidRPr="001B79C4">
              <w:tab/>
              <w:t>&lt;TThai&gt;</w:t>
            </w:r>
            <w:r>
              <w:t>0: Chưa gửi cơ quan thuế</w:t>
            </w:r>
          </w:p>
          <w:p w14:paraId="67A8F837" w14:textId="77777777" w:rsidR="009D1437" w:rsidRDefault="009D1437" w:rsidP="00616EC4">
            <w:pPr>
              <w:jc w:val="both"/>
            </w:pPr>
            <w:r>
              <w:t xml:space="preserve">                                       1: Đã gửi cơ quan thuế</w:t>
            </w:r>
          </w:p>
          <w:p w14:paraId="5847574E" w14:textId="77777777" w:rsidR="009D1437" w:rsidRDefault="009D1437" w:rsidP="00616EC4">
            <w:pPr>
              <w:jc w:val="both"/>
            </w:pPr>
            <w:r>
              <w:t xml:space="preserve">                                       2: Đã được CQT chấp nhận</w:t>
            </w:r>
          </w:p>
          <w:p w14:paraId="43ED38CE" w14:textId="77777777" w:rsidR="009D1437" w:rsidRDefault="009D1437" w:rsidP="00616EC4">
            <w:pPr>
              <w:jc w:val="both"/>
            </w:pPr>
            <w:r>
              <w:t xml:space="preserve">                                       3: Đã bị CQT từ chối</w:t>
            </w:r>
          </w:p>
          <w:p w14:paraId="7EA91F22" w14:textId="77777777" w:rsidR="009D1437" w:rsidRPr="001B79C4" w:rsidRDefault="009D1437" w:rsidP="00616EC4">
            <w:pPr>
              <w:jc w:val="both"/>
            </w:pPr>
            <w:r>
              <w:t xml:space="preserve">                         </w:t>
            </w:r>
            <w:r w:rsidRPr="001B79C4">
              <w:t>&lt;/TThai&gt;</w:t>
            </w:r>
          </w:p>
          <w:p w14:paraId="391C558F" w14:textId="77777777" w:rsidR="009D1437" w:rsidRPr="001B79C4" w:rsidRDefault="009D1437" w:rsidP="00616EC4">
            <w:pPr>
              <w:jc w:val="both"/>
            </w:pPr>
            <w:r w:rsidRPr="001B79C4">
              <w:tab/>
            </w:r>
            <w:r w:rsidRPr="001B79C4">
              <w:tab/>
              <w:t>&lt;MTLoi&gt;</w:t>
            </w:r>
            <w:r>
              <w:t>thông báo lỗi CQT trả về</w:t>
            </w:r>
            <w:r w:rsidRPr="001B79C4">
              <w:t>&lt;/MTLoi&gt;</w:t>
            </w:r>
          </w:p>
          <w:p w14:paraId="0F0B32AF" w14:textId="77777777" w:rsidR="009D1437" w:rsidRPr="001B79C4" w:rsidRDefault="009D1437" w:rsidP="00616EC4">
            <w:pPr>
              <w:jc w:val="both"/>
            </w:pPr>
            <w:r w:rsidRPr="001B79C4">
              <w:tab/>
            </w:r>
            <w:r w:rsidRPr="001B79C4">
              <w:tab/>
              <w:t>&lt;Fkey&gt;</w:t>
            </w:r>
            <w:r>
              <w:t>Fkey hóa đơn</w:t>
            </w:r>
            <w:r w:rsidRPr="001B79C4">
              <w:t>&lt;/Fkey&gt;</w:t>
            </w:r>
          </w:p>
          <w:p w14:paraId="3BA40DFC" w14:textId="77777777" w:rsidR="009D1437" w:rsidRPr="001B79C4" w:rsidRDefault="009D1437" w:rsidP="00616EC4">
            <w:pPr>
              <w:jc w:val="both"/>
            </w:pPr>
            <w:r w:rsidRPr="001B79C4">
              <w:tab/>
              <w:t>&lt;/HDon&gt;</w:t>
            </w:r>
          </w:p>
          <w:p w14:paraId="1FB94F0C" w14:textId="77777777" w:rsidR="009D1437" w:rsidRPr="005444BD" w:rsidRDefault="009D1437" w:rsidP="00616EC4">
            <w:pPr>
              <w:jc w:val="both"/>
            </w:pPr>
            <w:r w:rsidRPr="001B79C4">
              <w:t>&lt;/DSHDon&gt;</w:t>
            </w:r>
            <w:r>
              <w:t xml:space="preserve"> </w:t>
            </w:r>
          </w:p>
        </w:tc>
        <w:tc>
          <w:tcPr>
            <w:tcW w:w="1885" w:type="dxa"/>
            <w:tcBorders>
              <w:top w:val="single" w:sz="4" w:space="0" w:color="2E74B5"/>
              <w:left w:val="single" w:sz="4" w:space="0" w:color="2E74B5"/>
              <w:bottom w:val="single" w:sz="4" w:space="0" w:color="2E74B5"/>
              <w:right w:val="single" w:sz="4" w:space="0" w:color="2E74B5"/>
            </w:tcBorders>
          </w:tcPr>
          <w:p w14:paraId="231A3250" w14:textId="77777777" w:rsidR="009D1437" w:rsidRPr="00731CD1" w:rsidRDefault="009D1437" w:rsidP="00616EC4">
            <w:pPr>
              <w:jc w:val="both"/>
            </w:pPr>
          </w:p>
        </w:tc>
      </w:tr>
    </w:tbl>
    <w:p w14:paraId="54AB8FA9" w14:textId="77777777" w:rsidR="009D1437" w:rsidRDefault="009D1437" w:rsidP="00480762">
      <w:pPr>
        <w:pStyle w:val="Heading3"/>
      </w:pPr>
      <w:bookmarkStart w:id="100" w:name="_Toc198045337"/>
      <w:r>
        <w:t>Gửi thông điệp hóa đơn điện tử có sai sót.</w:t>
      </w:r>
      <w:bookmarkEnd w:id="100"/>
    </w:p>
    <w:p w14:paraId="54B3385C" w14:textId="77777777" w:rsidR="009D1437" w:rsidRPr="00593BE8" w:rsidRDefault="009D1437" w:rsidP="009D1437">
      <w:pPr>
        <w:pStyle w:val="N"/>
      </w:pPr>
      <w:r w:rsidRPr="00593BE8">
        <w:t>URL</w:t>
      </w:r>
    </w:p>
    <w:p w14:paraId="7A8605D3" w14:textId="77777777" w:rsidR="009D1437" w:rsidRDefault="009D1437" w:rsidP="009D1437">
      <w:pPr>
        <w:pStyle w:val="N"/>
      </w:pPr>
      <w:r>
        <w:tab/>
      </w:r>
      <w:r w:rsidRPr="00007702">
        <w:t xml:space="preserve"> </w:t>
      </w:r>
      <w:r>
        <w:t>s</w:t>
      </w:r>
      <w:r w:rsidRPr="00EB3AC8">
        <w:t xml:space="preserve">tring </w:t>
      </w:r>
      <w:r w:rsidRPr="00C31715">
        <w:rPr>
          <w:b/>
        </w:rPr>
        <w:t>SendInvNoticeErrors</w:t>
      </w:r>
      <w:r w:rsidRPr="00A0628B">
        <w:t>(</w:t>
      </w:r>
      <w:r w:rsidRPr="00951FEF">
        <w:t>string Account, string ACpass, string xml, string username, string password, string pattern = "", int convert = 0</w:t>
      </w:r>
      <w:r w:rsidRPr="00A0628B">
        <w:t>)</w:t>
      </w:r>
    </w:p>
    <w:p w14:paraId="029A58C8" w14:textId="77777777" w:rsidR="009D1437" w:rsidRPr="00593BE8" w:rsidRDefault="009D1437" w:rsidP="009D1437">
      <w:pPr>
        <w:pStyle w:val="N"/>
      </w:pPr>
      <w:r w:rsidRPr="00593BE8">
        <w:t>DESCRIPTION</w:t>
      </w:r>
    </w:p>
    <w:p w14:paraId="764C9E22" w14:textId="77777777" w:rsidR="009D1437" w:rsidRPr="007C1EEB" w:rsidRDefault="009D1437" w:rsidP="009D1437">
      <w:pPr>
        <w:pStyle w:val="N"/>
      </w:pPr>
      <w:r>
        <w:tab/>
        <w:t>Đây là web service cho phép gửi thông điệp hóa đơn điện tử có sai sót bằng hsm hoặc p12.</w:t>
      </w:r>
    </w:p>
    <w:p w14:paraId="745B885E" w14:textId="77777777" w:rsidR="009D1437" w:rsidRPr="00007702" w:rsidRDefault="009D1437" w:rsidP="009D1437">
      <w:pPr>
        <w:pStyle w:val="N"/>
      </w:pPr>
      <w:r w:rsidRPr="00663B3E">
        <w:t>HTTP METHOD</w:t>
      </w:r>
    </w:p>
    <w:p w14:paraId="768B8564" w14:textId="77777777" w:rsidR="009D1437" w:rsidRPr="00007702" w:rsidRDefault="009D1437" w:rsidP="009D1437">
      <w:pPr>
        <w:pStyle w:val="N"/>
        <w:rPr>
          <w:b/>
        </w:rPr>
      </w:pPr>
      <w:r w:rsidRPr="00610AFD">
        <w:tab/>
      </w:r>
      <w:r w:rsidRPr="00610AFD">
        <w:tab/>
        <w:t>POST</w:t>
      </w:r>
    </w:p>
    <w:p w14:paraId="61894849" w14:textId="77777777" w:rsidR="009D1437" w:rsidRPr="00610AFD" w:rsidRDefault="009D1437" w:rsidP="009D1437">
      <w:pPr>
        <w:pStyle w:val="N"/>
      </w:pPr>
      <w:r w:rsidRPr="00610AFD">
        <w:lastRenderedPageBreak/>
        <w:t>REQUEST BODY</w:t>
      </w:r>
    </w:p>
    <w:p w14:paraId="6AA6F534"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 xml:space="preserve">Tài khoản được cấp phát cho nhân viên gọi lệnh </w:t>
      </w:r>
      <w:r>
        <w:rPr>
          <w:rFonts w:eastAsia="Calibri"/>
        </w:rPr>
        <w:t>gửi thông điệp.</w:t>
      </w:r>
    </w:p>
    <w:p w14:paraId="2219C02E" w14:textId="77777777" w:rsidR="009D1437" w:rsidRPr="00076E1C"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50EE7AF4"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B21083">
        <w:rPr>
          <w:b/>
          <w:color w:val="000000"/>
        </w:rPr>
        <w:t>xml</w:t>
      </w:r>
      <w:r w:rsidRPr="00076E1C">
        <w:rPr>
          <w:color w:val="000000"/>
        </w:rPr>
        <w:t xml:space="preserve">: chuỗi xml </w:t>
      </w:r>
      <w:r>
        <w:rPr>
          <w:color w:val="000000"/>
        </w:rPr>
        <w:t>thông điệp hóa đơn điện tử có sai sót</w:t>
      </w:r>
      <w:r w:rsidRPr="00076E1C">
        <w:rPr>
          <w:color w:val="000000"/>
        </w:rPr>
        <w:t xml:space="preserve"> (theo mẫ</w:t>
      </w:r>
      <w:r>
        <w:rPr>
          <w:color w:val="000000"/>
        </w:rPr>
        <w:t>u mô tả kèm theo</w:t>
      </w:r>
      <w:r w:rsidRPr="00076E1C">
        <w:rPr>
          <w:color w:val="000000"/>
        </w:rPr>
        <w:t>)</w:t>
      </w:r>
      <w:r>
        <w:rPr>
          <w:rFonts w:eastAsia="Calibri"/>
          <w:b/>
          <w:u w:val="single"/>
        </w:rPr>
        <w:t xml:space="preserve">    </w:t>
      </w:r>
    </w:p>
    <w:p w14:paraId="67EFBF1A"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mẫu số</w:t>
      </w:r>
      <w:r>
        <w:rPr>
          <w:color w:val="000000"/>
        </w:rPr>
        <w:t xml:space="preserve"> hóa đơn</w:t>
      </w:r>
    </w:p>
    <w:p w14:paraId="738327D4" w14:textId="77777777" w:rsidR="009D1437" w:rsidRPr="00E009AD" w:rsidRDefault="009D1437" w:rsidP="009D1437">
      <w:pPr>
        <w:pStyle w:val="ListParagraph"/>
        <w:numPr>
          <w:ilvl w:val="0"/>
          <w:numId w:val="2"/>
        </w:numPr>
        <w:spacing w:after="0" w:line="360" w:lineRule="auto"/>
        <w:ind w:left="1080"/>
        <w:jc w:val="both"/>
        <w:rPr>
          <w:rFonts w:eastAsia="Calibri"/>
          <w:b/>
        </w:rPr>
      </w:pPr>
      <w:r w:rsidRPr="00494FBD">
        <w:rPr>
          <w:b/>
          <w:color w:val="000000"/>
        </w:rPr>
        <w:t>convert</w:t>
      </w:r>
      <w:r w:rsidRPr="00494FBD">
        <w:rPr>
          <w:color w:val="000000"/>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099BD2A0"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9D1437" w:rsidRPr="00660ABB" w14:paraId="5F1DA5A9"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39EBF91A" w14:textId="77777777" w:rsidR="009D1437" w:rsidRPr="00660ABB" w:rsidRDefault="009D1437" w:rsidP="00616EC4">
            <w:pPr>
              <w:pStyle w:val="ListParagraph"/>
            </w:pPr>
            <w:r>
              <w:t>Kết 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2CC01E08" w14:textId="77777777" w:rsidR="009D1437" w:rsidRPr="00660ABB" w:rsidRDefault="009D1437" w:rsidP="00616EC4">
            <w:pPr>
              <w:pStyle w:val="ListParagraph"/>
            </w:pPr>
            <w:r w:rsidRPr="00660ABB">
              <w:t>Mô 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614CEC99" w14:textId="77777777" w:rsidR="009D1437" w:rsidRPr="00660ABB" w:rsidRDefault="009D1437" w:rsidP="00616EC4">
            <w:pPr>
              <w:pStyle w:val="ListParagraph"/>
            </w:pPr>
            <w:r>
              <w:t>Ghi chú</w:t>
            </w:r>
          </w:p>
        </w:tc>
      </w:tr>
      <w:tr w:rsidR="009D1437" w:rsidRPr="00660ABB" w14:paraId="3FED8580" w14:textId="77777777" w:rsidTr="00616EC4">
        <w:tc>
          <w:tcPr>
            <w:tcW w:w="2250" w:type="dxa"/>
            <w:tcBorders>
              <w:top w:val="single" w:sz="4" w:space="0" w:color="2E74B5"/>
              <w:left w:val="single" w:sz="4" w:space="0" w:color="2E74B5"/>
              <w:right w:val="single" w:sz="4" w:space="0" w:color="2E74B5"/>
            </w:tcBorders>
            <w:shd w:val="clear" w:color="auto" w:fill="auto"/>
          </w:tcPr>
          <w:p w14:paraId="0F693CCF" w14:textId="77777777" w:rsidR="009D1437" w:rsidRPr="009372AD" w:rsidRDefault="009D1437" w:rsidP="00616EC4">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34E80B4" w14:textId="77777777" w:rsidR="009D1437" w:rsidRPr="009372AD" w:rsidRDefault="009D1437" w:rsidP="00616EC4">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14:paraId="05AC5961" w14:textId="77777777" w:rsidR="009D1437" w:rsidRPr="009372AD" w:rsidRDefault="009D1437" w:rsidP="00616EC4">
            <w:pPr>
              <w:pStyle w:val="ListParagraph"/>
              <w:ind w:left="0"/>
              <w:jc w:val="both"/>
            </w:pPr>
          </w:p>
        </w:tc>
      </w:tr>
      <w:tr w:rsidR="009D1437" w:rsidRPr="00660ABB" w14:paraId="68DFC507"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627603C" w14:textId="77777777" w:rsidR="009D1437" w:rsidRPr="009372AD" w:rsidRDefault="009D1437" w:rsidP="00616EC4">
            <w:pPr>
              <w:autoSpaceDE w:val="0"/>
              <w:autoSpaceDN w:val="0"/>
              <w:adjustRightInd w:val="0"/>
              <w:rPr>
                <w:rFonts w:eastAsia="Calibri"/>
              </w:rPr>
            </w:pPr>
            <w:r w:rsidRPr="00E22984">
              <w:rPr>
                <w:rFonts w:eastAsia="Calibri"/>
              </w:rPr>
              <w:t>ERR:21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FA3A460" w14:textId="77777777" w:rsidR="009D1437" w:rsidRPr="009372AD" w:rsidRDefault="009D1437" w:rsidP="00616EC4">
            <w:pPr>
              <w:rPr>
                <w:rFonts w:eastAsia="Calibri"/>
              </w:rPr>
            </w:pPr>
            <w:r>
              <w:rPr>
                <w:rFonts w:eastAsia="Calibri"/>
              </w:rPr>
              <w:t>Không tìm thấy công ty hoặc tài khoản không tồn tại</w:t>
            </w:r>
          </w:p>
        </w:tc>
        <w:tc>
          <w:tcPr>
            <w:tcW w:w="2116" w:type="dxa"/>
            <w:tcBorders>
              <w:top w:val="single" w:sz="4" w:space="0" w:color="2E74B5"/>
              <w:left w:val="single" w:sz="4" w:space="0" w:color="2E74B5"/>
              <w:bottom w:val="single" w:sz="4" w:space="0" w:color="2E74B5"/>
              <w:right w:val="single" w:sz="4" w:space="0" w:color="2E74B5"/>
            </w:tcBorders>
          </w:tcPr>
          <w:p w14:paraId="43E5FB20" w14:textId="77777777" w:rsidR="009D1437" w:rsidRPr="009372AD" w:rsidRDefault="009D1437" w:rsidP="00616EC4">
            <w:pPr>
              <w:jc w:val="both"/>
            </w:pPr>
          </w:p>
        </w:tc>
      </w:tr>
      <w:tr w:rsidR="009D1437" w:rsidRPr="00660ABB" w14:paraId="6A8236B5"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B96858B" w14:textId="77777777" w:rsidR="009D1437" w:rsidRPr="009372AD" w:rsidRDefault="009D1437" w:rsidP="00616EC4">
            <w:pPr>
              <w:autoSpaceDE w:val="0"/>
              <w:autoSpaceDN w:val="0"/>
              <w:adjustRightInd w:val="0"/>
              <w:rPr>
                <w:rFonts w:eastAsia="Calibri"/>
              </w:rPr>
            </w:pPr>
            <w:r w:rsidRPr="00E22984">
              <w:rPr>
                <w:rFonts w:eastAsia="Calibri"/>
              </w:rPr>
              <w:t>ERR:22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88E03D6" w14:textId="77777777" w:rsidR="009D1437" w:rsidRPr="009372AD" w:rsidRDefault="009D1437" w:rsidP="00616EC4">
            <w:pPr>
              <w:rPr>
                <w:rFonts w:eastAsia="Calibri"/>
              </w:rPr>
            </w:pPr>
            <w:r>
              <w:rPr>
                <w:rFonts w:eastAsia="Calibri"/>
              </w:rPr>
              <w:t>Công ty chưa đăng ký chứng thư số</w:t>
            </w:r>
          </w:p>
        </w:tc>
        <w:tc>
          <w:tcPr>
            <w:tcW w:w="2116" w:type="dxa"/>
            <w:tcBorders>
              <w:top w:val="single" w:sz="4" w:space="0" w:color="2E74B5"/>
              <w:left w:val="single" w:sz="4" w:space="0" w:color="2E74B5"/>
              <w:bottom w:val="single" w:sz="4" w:space="0" w:color="2E74B5"/>
              <w:right w:val="single" w:sz="4" w:space="0" w:color="2E74B5"/>
            </w:tcBorders>
          </w:tcPr>
          <w:p w14:paraId="4B35D03B" w14:textId="77777777" w:rsidR="009D1437" w:rsidRPr="009372AD" w:rsidRDefault="009D1437" w:rsidP="00616EC4">
            <w:pPr>
              <w:pStyle w:val="ListParagraph"/>
              <w:ind w:left="0"/>
              <w:jc w:val="both"/>
            </w:pPr>
          </w:p>
        </w:tc>
      </w:tr>
      <w:tr w:rsidR="009D1437" w:rsidRPr="00660ABB" w14:paraId="321823E5"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20799E57" w14:textId="77777777" w:rsidR="009D1437" w:rsidRPr="009372AD" w:rsidRDefault="009D1437" w:rsidP="00616EC4">
            <w:pPr>
              <w:autoSpaceDE w:val="0"/>
              <w:autoSpaceDN w:val="0"/>
              <w:adjustRightInd w:val="0"/>
              <w:rPr>
                <w:rFonts w:eastAsia="Calibri"/>
              </w:rPr>
            </w:pPr>
            <w:r w:rsidRPr="00E22984">
              <w:rPr>
                <w:rFonts w:eastAsia="Calibri"/>
              </w:rPr>
              <w:t>ERR:28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4BC2840" w14:textId="77777777" w:rsidR="009D1437" w:rsidRPr="009372AD" w:rsidRDefault="009D1437" w:rsidP="00616EC4">
            <w:pPr>
              <w:rPr>
                <w:rFonts w:eastAsia="Calibri"/>
              </w:rPr>
            </w:pPr>
            <w:r>
              <w:rPr>
                <w:rFonts w:eastAsia="Calibri"/>
              </w:rPr>
              <w:t>Chưa có thông tin chứng thư trong hệ thống</w:t>
            </w:r>
          </w:p>
        </w:tc>
        <w:tc>
          <w:tcPr>
            <w:tcW w:w="2116" w:type="dxa"/>
            <w:tcBorders>
              <w:top w:val="single" w:sz="4" w:space="0" w:color="2E74B5"/>
              <w:left w:val="single" w:sz="4" w:space="0" w:color="2E74B5"/>
              <w:bottom w:val="single" w:sz="4" w:space="0" w:color="2E74B5"/>
              <w:right w:val="single" w:sz="4" w:space="0" w:color="2E74B5"/>
            </w:tcBorders>
          </w:tcPr>
          <w:p w14:paraId="71610560" w14:textId="77777777" w:rsidR="009D1437" w:rsidRPr="009372AD" w:rsidRDefault="009D1437" w:rsidP="00616EC4">
            <w:pPr>
              <w:pStyle w:val="ListParagraph"/>
              <w:ind w:left="0"/>
              <w:jc w:val="both"/>
            </w:pPr>
          </w:p>
        </w:tc>
      </w:tr>
      <w:tr w:rsidR="009D1437" w:rsidRPr="00660ABB" w14:paraId="1B217787"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325D0F2" w14:textId="77777777" w:rsidR="009D1437" w:rsidRPr="009372AD" w:rsidRDefault="009D1437" w:rsidP="00616EC4">
            <w:pPr>
              <w:autoSpaceDE w:val="0"/>
              <w:autoSpaceDN w:val="0"/>
              <w:adjustRightInd w:val="0"/>
              <w:rPr>
                <w:rFonts w:eastAsia="Calibri"/>
              </w:rPr>
            </w:pPr>
            <w:r w:rsidRPr="00E22984">
              <w:rPr>
                <w:rFonts w:eastAsia="Calibri"/>
              </w:rPr>
              <w:t>ERR:24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CCDBC11" w14:textId="77777777" w:rsidR="009D1437" w:rsidRPr="009372AD" w:rsidRDefault="009D1437" w:rsidP="00616EC4">
            <w:pPr>
              <w:rPr>
                <w:rFonts w:eastAsia="Calibri"/>
              </w:rPr>
            </w:pPr>
            <w:r>
              <w:rPr>
                <w:rFonts w:eastAsia="Calibri"/>
              </w:rPr>
              <w:t>Chứng thư truyền lên không đúng với chứng thư đăng ký trong hệ thống</w:t>
            </w:r>
          </w:p>
        </w:tc>
        <w:tc>
          <w:tcPr>
            <w:tcW w:w="2116" w:type="dxa"/>
            <w:tcBorders>
              <w:top w:val="single" w:sz="4" w:space="0" w:color="2E74B5"/>
              <w:left w:val="single" w:sz="4" w:space="0" w:color="2E74B5"/>
              <w:bottom w:val="single" w:sz="4" w:space="0" w:color="2E74B5"/>
              <w:right w:val="single" w:sz="4" w:space="0" w:color="2E74B5"/>
            </w:tcBorders>
          </w:tcPr>
          <w:p w14:paraId="3BB49E16" w14:textId="77777777" w:rsidR="009D1437" w:rsidRPr="009372AD" w:rsidRDefault="009D1437" w:rsidP="00616EC4">
            <w:pPr>
              <w:pStyle w:val="ListParagraph"/>
              <w:ind w:left="0"/>
              <w:jc w:val="both"/>
            </w:pPr>
          </w:p>
        </w:tc>
      </w:tr>
      <w:tr w:rsidR="009D1437" w:rsidRPr="00660ABB" w14:paraId="1EDBED57"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DF33F18" w14:textId="77777777" w:rsidR="009D1437" w:rsidRPr="009372AD" w:rsidRDefault="009D1437" w:rsidP="00616EC4">
            <w:pPr>
              <w:autoSpaceDE w:val="0"/>
              <w:autoSpaceDN w:val="0"/>
              <w:adjustRightInd w:val="0"/>
              <w:rPr>
                <w:rFonts w:eastAsia="Calibri"/>
              </w:rPr>
            </w:pPr>
            <w:r w:rsidRPr="00E22984">
              <w:rPr>
                <w:rFonts w:eastAsia="Calibri"/>
              </w:rPr>
              <w:t>ERR:27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7C87FBF" w14:textId="77777777" w:rsidR="009D1437" w:rsidRPr="009372AD" w:rsidRDefault="009D1437" w:rsidP="00616EC4">
            <w:pPr>
              <w:pStyle w:val="ListParagraph"/>
              <w:spacing w:after="0" w:line="240" w:lineRule="auto"/>
              <w:ind w:left="0"/>
              <w:rPr>
                <w:rFonts w:eastAsia="Calibri"/>
              </w:rPr>
            </w:pPr>
            <w:r>
              <w:rPr>
                <w:rFonts w:eastAsia="Calibri"/>
              </w:rPr>
              <w:t>Chứng thư chưa đến thời điểm sử dụng</w:t>
            </w:r>
          </w:p>
        </w:tc>
        <w:tc>
          <w:tcPr>
            <w:tcW w:w="2116" w:type="dxa"/>
            <w:tcBorders>
              <w:top w:val="single" w:sz="4" w:space="0" w:color="2E74B5"/>
              <w:left w:val="single" w:sz="4" w:space="0" w:color="2E74B5"/>
              <w:bottom w:val="single" w:sz="4" w:space="0" w:color="2E74B5"/>
              <w:right w:val="single" w:sz="4" w:space="0" w:color="2E74B5"/>
            </w:tcBorders>
          </w:tcPr>
          <w:p w14:paraId="51D977F6" w14:textId="77777777" w:rsidR="009D1437" w:rsidRPr="009372AD" w:rsidRDefault="009D1437" w:rsidP="00616EC4">
            <w:pPr>
              <w:pStyle w:val="ListParagraph"/>
              <w:ind w:left="0"/>
              <w:jc w:val="both"/>
            </w:pPr>
          </w:p>
        </w:tc>
      </w:tr>
      <w:tr w:rsidR="009D1437" w:rsidRPr="00660ABB" w14:paraId="7AA1AFFB"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62CD554" w14:textId="77777777" w:rsidR="009D1437" w:rsidRPr="009372AD" w:rsidRDefault="009D1437" w:rsidP="00616EC4">
            <w:pPr>
              <w:autoSpaceDE w:val="0"/>
              <w:autoSpaceDN w:val="0"/>
              <w:adjustRightInd w:val="0"/>
              <w:rPr>
                <w:rFonts w:eastAsia="Calibri"/>
              </w:rPr>
            </w:pPr>
            <w:r w:rsidRPr="00E22984">
              <w:rPr>
                <w:rFonts w:eastAsia="Calibri"/>
              </w:rPr>
              <w:t>ERR:26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100F698" w14:textId="77777777" w:rsidR="009D1437" w:rsidRPr="009372AD" w:rsidRDefault="009D1437" w:rsidP="00616EC4">
            <w:pPr>
              <w:pStyle w:val="ListParagraph"/>
              <w:spacing w:after="0" w:line="240" w:lineRule="auto"/>
              <w:ind w:left="0"/>
              <w:rPr>
                <w:rFonts w:eastAsia="Calibri"/>
              </w:rPr>
            </w:pPr>
            <w:r>
              <w:rPr>
                <w:rFonts w:eastAsia="Calibri"/>
              </w:rPr>
              <w:t>Chứng thư số hết hạn</w:t>
            </w:r>
          </w:p>
        </w:tc>
        <w:tc>
          <w:tcPr>
            <w:tcW w:w="2116" w:type="dxa"/>
            <w:tcBorders>
              <w:top w:val="single" w:sz="4" w:space="0" w:color="2E74B5"/>
              <w:left w:val="single" w:sz="4" w:space="0" w:color="2E74B5"/>
              <w:bottom w:val="single" w:sz="4" w:space="0" w:color="2E74B5"/>
              <w:right w:val="single" w:sz="4" w:space="0" w:color="2E74B5"/>
            </w:tcBorders>
          </w:tcPr>
          <w:p w14:paraId="0D010175" w14:textId="77777777" w:rsidR="009D1437" w:rsidRPr="009372AD" w:rsidRDefault="009D1437" w:rsidP="00616EC4">
            <w:pPr>
              <w:pStyle w:val="ListParagraph"/>
              <w:ind w:left="0"/>
              <w:jc w:val="both"/>
            </w:pPr>
          </w:p>
        </w:tc>
      </w:tr>
      <w:tr w:rsidR="009D1437" w:rsidRPr="00660ABB" w14:paraId="48D7E0CA"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27E91F27" w14:textId="77777777" w:rsidR="009D1437" w:rsidRPr="009372AD" w:rsidRDefault="009D1437" w:rsidP="00616EC4">
            <w:pPr>
              <w:autoSpaceDE w:val="0"/>
              <w:autoSpaceDN w:val="0"/>
              <w:adjustRightInd w:val="0"/>
              <w:rPr>
                <w:rFonts w:eastAsia="Calibri"/>
              </w:rPr>
            </w:pPr>
            <w:r w:rsidRPr="00E22984">
              <w:rPr>
                <w:rFonts w:eastAsia="Calibri"/>
              </w:rPr>
              <w:t>ERR:3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55CF575" w14:textId="77777777" w:rsidR="009D1437" w:rsidRPr="009372AD" w:rsidRDefault="009D1437" w:rsidP="00616EC4">
            <w:pPr>
              <w:pStyle w:val="ListParagraph"/>
              <w:spacing w:after="0" w:line="240" w:lineRule="auto"/>
              <w:ind w:left="0"/>
              <w:rPr>
                <w:rFonts w:eastAsia="Calibri"/>
              </w:rPr>
            </w:pPr>
            <w:r w:rsidRPr="009372AD">
              <w:rPr>
                <w:rFonts w:eastAsia="Calibri"/>
              </w:rPr>
              <w:t>Dữ liệu xml đầu vào không đúng quy định</w:t>
            </w:r>
          </w:p>
        </w:tc>
        <w:tc>
          <w:tcPr>
            <w:tcW w:w="2116" w:type="dxa"/>
            <w:tcBorders>
              <w:top w:val="single" w:sz="4" w:space="0" w:color="2E74B5"/>
              <w:left w:val="single" w:sz="4" w:space="0" w:color="2E74B5"/>
              <w:bottom w:val="single" w:sz="4" w:space="0" w:color="2E74B5"/>
              <w:right w:val="single" w:sz="4" w:space="0" w:color="2E74B5"/>
            </w:tcBorders>
          </w:tcPr>
          <w:p w14:paraId="4A415E9F" w14:textId="77777777" w:rsidR="009D1437" w:rsidRPr="009372AD" w:rsidRDefault="009D1437" w:rsidP="00616EC4">
            <w:pPr>
              <w:pStyle w:val="ListParagraph"/>
              <w:ind w:left="0"/>
              <w:jc w:val="both"/>
            </w:pPr>
          </w:p>
        </w:tc>
      </w:tr>
      <w:tr w:rsidR="009D1437" w:rsidRPr="00660ABB" w14:paraId="2D7F165E"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CD775DC" w14:textId="77777777" w:rsidR="009D1437" w:rsidRPr="009372AD" w:rsidRDefault="009D1437" w:rsidP="00616EC4">
            <w:pPr>
              <w:autoSpaceDE w:val="0"/>
              <w:autoSpaceDN w:val="0"/>
              <w:adjustRightInd w:val="0"/>
              <w:rPr>
                <w:rFonts w:eastAsia="Calibri"/>
              </w:rPr>
            </w:pPr>
            <w:r w:rsidRPr="00E22984">
              <w:rPr>
                <w:rFonts w:eastAsia="Calibri"/>
              </w:rPr>
              <w:t>ERR:10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0D12F8C" w14:textId="77777777" w:rsidR="009D1437" w:rsidRDefault="009D1437" w:rsidP="00616EC4">
            <w:pPr>
              <w:pStyle w:val="ListParagraph"/>
              <w:spacing w:after="0" w:line="240" w:lineRule="auto"/>
              <w:ind w:left="0"/>
              <w:rPr>
                <w:rFonts w:eastAsia="Calibri"/>
              </w:rPr>
            </w:pPr>
            <w:r>
              <w:t>Lô có số hóa đơn vượt quá số lượng tối đa cho phép</w:t>
            </w:r>
          </w:p>
        </w:tc>
        <w:tc>
          <w:tcPr>
            <w:tcW w:w="2116" w:type="dxa"/>
            <w:tcBorders>
              <w:top w:val="single" w:sz="4" w:space="0" w:color="2E74B5"/>
              <w:left w:val="single" w:sz="4" w:space="0" w:color="2E74B5"/>
              <w:bottom w:val="single" w:sz="4" w:space="0" w:color="2E74B5"/>
              <w:right w:val="single" w:sz="4" w:space="0" w:color="2E74B5"/>
            </w:tcBorders>
          </w:tcPr>
          <w:p w14:paraId="4419D14B" w14:textId="77777777" w:rsidR="009D1437" w:rsidRPr="00731CD1" w:rsidRDefault="009D1437" w:rsidP="00616EC4">
            <w:pPr>
              <w:ind w:left="360"/>
              <w:jc w:val="both"/>
            </w:pPr>
          </w:p>
        </w:tc>
      </w:tr>
      <w:tr w:rsidR="009D1437" w:rsidRPr="00660ABB" w14:paraId="4EBBA490" w14:textId="77777777" w:rsidTr="00616EC4">
        <w:trPr>
          <w:trHeight w:val="413"/>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F89F21B" w14:textId="77777777" w:rsidR="009D1437" w:rsidRPr="009372AD" w:rsidRDefault="009D1437" w:rsidP="00616EC4">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A19ED78" w14:textId="77777777" w:rsidR="009D1437" w:rsidRDefault="009D1437" w:rsidP="00616EC4">
            <w:pPr>
              <w:pStyle w:val="ListParagraph"/>
              <w:spacing w:after="0" w:line="240" w:lineRule="auto"/>
              <w:ind w:left="0"/>
              <w:rPr>
                <w:rFonts w:eastAsia="Calibri"/>
              </w:rPr>
            </w:pPr>
            <w:r>
              <w:rPr>
                <w:rFonts w:eastAsia="Calibri"/>
              </w:rPr>
              <w:t>Có lỗi xảy ra</w:t>
            </w:r>
          </w:p>
        </w:tc>
        <w:tc>
          <w:tcPr>
            <w:tcW w:w="2116" w:type="dxa"/>
            <w:tcBorders>
              <w:top w:val="single" w:sz="4" w:space="0" w:color="2E74B5"/>
              <w:left w:val="single" w:sz="4" w:space="0" w:color="2E74B5"/>
              <w:bottom w:val="single" w:sz="4" w:space="0" w:color="2E74B5"/>
              <w:right w:val="single" w:sz="4" w:space="0" w:color="2E74B5"/>
            </w:tcBorders>
          </w:tcPr>
          <w:p w14:paraId="7FB7F194" w14:textId="77777777" w:rsidR="009D1437" w:rsidRPr="00731CD1" w:rsidRDefault="009D1437" w:rsidP="00616EC4">
            <w:pPr>
              <w:jc w:val="both"/>
            </w:pPr>
            <w:r>
              <w:t>Lỗi không xác định</w:t>
            </w:r>
          </w:p>
        </w:tc>
      </w:tr>
      <w:tr w:rsidR="009D1437" w:rsidRPr="00660ABB" w14:paraId="4CF62FD6"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FA51470" w14:textId="77777777" w:rsidR="009D1437" w:rsidRPr="009372AD" w:rsidRDefault="009D1437" w:rsidP="00616EC4">
            <w:pPr>
              <w:autoSpaceDE w:val="0"/>
              <w:autoSpaceDN w:val="0"/>
              <w:adjustRightInd w:val="0"/>
              <w:rPr>
                <w:rFonts w:eastAsia="Calibri"/>
              </w:rPr>
            </w:pPr>
            <w:r>
              <w:rPr>
                <w:szCs w:val="28"/>
              </w:rPr>
              <w:t>OK:mtd</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B0DC449" w14:textId="77777777" w:rsidR="009D1437" w:rsidRPr="00F75A5F" w:rsidRDefault="009D1437" w:rsidP="00616EC4">
            <w:pPr>
              <w:rPr>
                <w:rFonts w:eastAsia="Calibri"/>
              </w:rPr>
            </w:pPr>
            <w:r>
              <w:rPr>
                <w:rFonts w:eastAsia="Calibri"/>
              </w:rPr>
              <w:t>Gửi thông điệp thành công, trả về mã thông điệp</w:t>
            </w:r>
          </w:p>
        </w:tc>
        <w:tc>
          <w:tcPr>
            <w:tcW w:w="2116" w:type="dxa"/>
            <w:tcBorders>
              <w:top w:val="single" w:sz="4" w:space="0" w:color="2E74B5"/>
              <w:left w:val="single" w:sz="4" w:space="0" w:color="2E74B5"/>
              <w:bottom w:val="single" w:sz="4" w:space="0" w:color="2E74B5"/>
              <w:right w:val="single" w:sz="4" w:space="0" w:color="2E74B5"/>
            </w:tcBorders>
          </w:tcPr>
          <w:p w14:paraId="6A2FF5D1" w14:textId="77777777" w:rsidR="009D1437" w:rsidRPr="00731CD1" w:rsidRDefault="009D1437" w:rsidP="00616EC4">
            <w:pPr>
              <w:ind w:left="360"/>
              <w:jc w:val="both"/>
            </w:pPr>
          </w:p>
        </w:tc>
      </w:tr>
    </w:tbl>
    <w:p w14:paraId="1B960793" w14:textId="77777777" w:rsidR="009D1437" w:rsidRDefault="009D1437" w:rsidP="009D1437">
      <w:pPr>
        <w:rPr>
          <w:lang w:eastAsia="x-none"/>
        </w:rPr>
      </w:pPr>
    </w:p>
    <w:p w14:paraId="65AD5C48" w14:textId="77777777" w:rsidR="009D1437" w:rsidRDefault="009D1437" w:rsidP="009D1437">
      <w:pPr>
        <w:rPr>
          <w:lang w:eastAsia="x-none"/>
        </w:rPr>
      </w:pPr>
      <w:r>
        <w:rPr>
          <w:lang w:eastAsia="x-none"/>
        </w:rPr>
        <w:t>Cấu trúc chuỗi XML đầu vào của thông điệp: (dấu * là bắt buộc)</w:t>
      </w:r>
    </w:p>
    <w:p w14:paraId="46BA13BE"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&lt;</w:t>
      </w:r>
      <w:r w:rsidRPr="009162BE">
        <w:rPr>
          <w:rFonts w:ascii="Consolas" w:hAnsi="Consolas"/>
          <w:color w:val="9CDCFE"/>
          <w:sz w:val="21"/>
          <w:szCs w:val="21"/>
        </w:rPr>
        <w:t>DLTBao</w:t>
      </w:r>
      <w:r w:rsidRPr="009162BE">
        <w:rPr>
          <w:rFonts w:ascii="Consolas" w:hAnsi="Consolas"/>
          <w:color w:val="D4D4D4"/>
          <w:sz w:val="21"/>
          <w:szCs w:val="21"/>
        </w:rPr>
        <w:t>&gt;</w:t>
      </w:r>
    </w:p>
    <w:p w14:paraId="6B9434D7" w14:textId="1B723F62"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TNNT</w:t>
      </w:r>
      <w:r w:rsidRPr="009162BE">
        <w:rPr>
          <w:rFonts w:ascii="Consolas" w:hAnsi="Consolas"/>
          <w:color w:val="D4D4D4"/>
          <w:sz w:val="21"/>
          <w:szCs w:val="21"/>
        </w:rPr>
        <w:t>&gt;&lt;/</w:t>
      </w:r>
      <w:r w:rsidRPr="009162BE">
        <w:rPr>
          <w:rFonts w:ascii="Consolas" w:hAnsi="Consolas"/>
          <w:color w:val="9CDCFE"/>
          <w:sz w:val="21"/>
          <w:szCs w:val="21"/>
        </w:rPr>
        <w:t>TNNT</w:t>
      </w:r>
      <w:r w:rsidR="000459D4">
        <w:rPr>
          <w:rFonts w:ascii="Consolas" w:hAnsi="Consolas"/>
          <w:color w:val="D4D4D4"/>
          <w:sz w:val="21"/>
          <w:szCs w:val="21"/>
        </w:rPr>
        <w:t>&gt;</w:t>
      </w:r>
      <w:r w:rsidRPr="009162BE">
        <w:rPr>
          <w:rFonts w:ascii="Consolas" w:hAnsi="Consolas"/>
          <w:color w:val="D4D4D4"/>
          <w:sz w:val="21"/>
          <w:szCs w:val="21"/>
        </w:rPr>
        <w:t xml:space="preserve"> </w:t>
      </w:r>
      <w:r w:rsidRPr="009162BE">
        <w:rPr>
          <w:rFonts w:ascii="Consolas" w:hAnsi="Consolas"/>
          <w:color w:val="6A9955"/>
          <w:sz w:val="21"/>
          <w:szCs w:val="21"/>
        </w:rPr>
        <w:t xml:space="preserve">//Tên </w:t>
      </w:r>
      <w:r>
        <w:rPr>
          <w:rFonts w:ascii="Consolas" w:hAnsi="Consolas"/>
          <w:color w:val="6A9955"/>
          <w:sz w:val="21"/>
          <w:szCs w:val="21"/>
        </w:rPr>
        <w:t>người nộp thuế</w:t>
      </w:r>
    </w:p>
    <w:p w14:paraId="2FBC0DA0" w14:textId="6A3EC6B2"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TCQT</w:t>
      </w:r>
      <w:r w:rsidRPr="009162BE">
        <w:rPr>
          <w:rFonts w:ascii="Consolas" w:hAnsi="Consolas"/>
          <w:color w:val="D4D4D4"/>
          <w:sz w:val="21"/>
          <w:szCs w:val="21"/>
        </w:rPr>
        <w:t>&gt;&lt;/</w:t>
      </w:r>
      <w:r w:rsidRPr="009162BE">
        <w:rPr>
          <w:rFonts w:ascii="Consolas" w:hAnsi="Consolas"/>
          <w:color w:val="9CDCFE"/>
          <w:sz w:val="21"/>
          <w:szCs w:val="21"/>
        </w:rPr>
        <w:t>TCQT</w:t>
      </w:r>
      <w:r w:rsidR="000459D4">
        <w:rPr>
          <w:rFonts w:ascii="Consolas" w:hAnsi="Consolas"/>
          <w:color w:val="D4D4D4"/>
          <w:sz w:val="21"/>
          <w:szCs w:val="21"/>
        </w:rPr>
        <w:t>&gt;</w:t>
      </w:r>
      <w:r w:rsidRPr="009162BE">
        <w:rPr>
          <w:rFonts w:ascii="Consolas" w:hAnsi="Consolas"/>
          <w:color w:val="6A9955"/>
          <w:sz w:val="21"/>
          <w:szCs w:val="21"/>
        </w:rPr>
        <w:t>//Tên cơ quan thuế (Tên cơ quan thuế ra thông báo)</w:t>
      </w:r>
    </w:p>
    <w:p w14:paraId="5C636DCB" w14:textId="245716EF"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NTBao</w:t>
      </w:r>
      <w:r w:rsidRPr="009162BE">
        <w:rPr>
          <w:rFonts w:ascii="Consolas" w:hAnsi="Consolas"/>
          <w:color w:val="D4D4D4"/>
          <w:sz w:val="21"/>
          <w:szCs w:val="21"/>
        </w:rPr>
        <w:t>&gt;&lt;/</w:t>
      </w:r>
      <w:r w:rsidRPr="009162BE">
        <w:rPr>
          <w:rFonts w:ascii="Consolas" w:hAnsi="Consolas"/>
          <w:color w:val="9CDCFE"/>
          <w:sz w:val="21"/>
          <w:szCs w:val="21"/>
        </w:rPr>
        <w:t>NTBao</w:t>
      </w:r>
      <w:r w:rsidR="000459D4">
        <w:rPr>
          <w:rFonts w:ascii="Consolas" w:hAnsi="Consolas"/>
          <w:color w:val="D4D4D4"/>
          <w:sz w:val="21"/>
          <w:szCs w:val="21"/>
        </w:rPr>
        <w:t>&gt;</w:t>
      </w:r>
      <w:r w:rsidRPr="009162BE">
        <w:rPr>
          <w:rFonts w:ascii="Consolas" w:hAnsi="Consolas"/>
          <w:color w:val="6A9955"/>
          <w:sz w:val="21"/>
          <w:szCs w:val="21"/>
        </w:rPr>
        <w:t>//Ngày thông báo</w:t>
      </w:r>
    </w:p>
    <w:p w14:paraId="6D77E733" w14:textId="56556DD3"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DDanh</w:t>
      </w:r>
      <w:r w:rsidRPr="009162BE">
        <w:rPr>
          <w:rFonts w:ascii="Consolas" w:hAnsi="Consolas"/>
          <w:color w:val="D4D4D4"/>
          <w:sz w:val="21"/>
          <w:szCs w:val="21"/>
        </w:rPr>
        <w:t>&gt;&lt;/</w:t>
      </w:r>
      <w:r w:rsidRPr="009162BE">
        <w:rPr>
          <w:rFonts w:ascii="Consolas" w:hAnsi="Consolas"/>
          <w:color w:val="9CDCFE"/>
          <w:sz w:val="21"/>
          <w:szCs w:val="21"/>
        </w:rPr>
        <w:t>DDanh</w:t>
      </w:r>
      <w:r w:rsidR="000459D4">
        <w:rPr>
          <w:rFonts w:ascii="Consolas" w:hAnsi="Consolas"/>
          <w:color w:val="D4D4D4"/>
          <w:sz w:val="21"/>
          <w:szCs w:val="21"/>
        </w:rPr>
        <w:t>&gt;</w:t>
      </w:r>
      <w:r w:rsidRPr="009162BE">
        <w:rPr>
          <w:rFonts w:ascii="Consolas" w:hAnsi="Consolas"/>
          <w:color w:val="6A9955"/>
          <w:sz w:val="21"/>
          <w:szCs w:val="21"/>
        </w:rPr>
        <w:t>//Địa danh</w:t>
      </w:r>
    </w:p>
    <w:p w14:paraId="2BED834B" w14:textId="5DCDC56B"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Loai</w:t>
      </w:r>
      <w:r w:rsidRPr="009162BE">
        <w:rPr>
          <w:rFonts w:ascii="Consolas" w:hAnsi="Consolas"/>
          <w:color w:val="D4D4D4"/>
          <w:sz w:val="21"/>
          <w:szCs w:val="21"/>
        </w:rPr>
        <w:t>&gt; &lt;/</w:t>
      </w:r>
      <w:r w:rsidRPr="009162BE">
        <w:rPr>
          <w:rFonts w:ascii="Consolas" w:hAnsi="Consolas"/>
          <w:color w:val="9CDCFE"/>
          <w:sz w:val="21"/>
          <w:szCs w:val="21"/>
        </w:rPr>
        <w:t>Loai</w:t>
      </w:r>
      <w:r w:rsidRPr="009162BE">
        <w:rPr>
          <w:rFonts w:ascii="Consolas" w:hAnsi="Consolas"/>
          <w:color w:val="D4D4D4"/>
          <w:sz w:val="21"/>
          <w:szCs w:val="21"/>
        </w:rPr>
        <w:t>&gt;*</w:t>
      </w:r>
      <w:r w:rsidRPr="009162BE">
        <w:rPr>
          <w:rFonts w:ascii="Consolas" w:hAnsi="Consolas"/>
          <w:color w:val="6A9955"/>
          <w:sz w:val="21"/>
          <w:szCs w:val="21"/>
        </w:rPr>
        <w:t xml:space="preserve">//Loại (Loại thông báo) (1: Thông báo của NNT, 2: </w:t>
      </w:r>
      <w:r w:rsidR="000459D4">
        <w:rPr>
          <w:rFonts w:ascii="Consolas" w:hAnsi="Consolas"/>
          <w:color w:val="6A9955"/>
          <w:sz w:val="21"/>
          <w:szCs w:val="21"/>
        </w:rPr>
        <w:t>G</w:t>
      </w:r>
      <w:r w:rsidRPr="009162BE">
        <w:rPr>
          <w:rFonts w:ascii="Consolas" w:hAnsi="Consolas"/>
          <w:color w:val="6A9955"/>
          <w:sz w:val="21"/>
          <w:szCs w:val="21"/>
        </w:rPr>
        <w:t xml:space="preserve">iải trình của NNT theo thông báo của CQT) </w:t>
      </w:r>
    </w:p>
    <w:p w14:paraId="51D2A026" w14:textId="4AB5B3A8"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lastRenderedPageBreak/>
        <w:t>    &lt;</w:t>
      </w:r>
      <w:r w:rsidRPr="009162BE">
        <w:rPr>
          <w:rFonts w:ascii="Consolas" w:hAnsi="Consolas"/>
          <w:color w:val="9CDCFE"/>
          <w:sz w:val="21"/>
          <w:szCs w:val="21"/>
        </w:rPr>
        <w:t>So</w:t>
      </w:r>
      <w:r w:rsidRPr="009162BE">
        <w:rPr>
          <w:rFonts w:ascii="Consolas" w:hAnsi="Consolas"/>
          <w:color w:val="D4D4D4"/>
          <w:sz w:val="21"/>
          <w:szCs w:val="21"/>
        </w:rPr>
        <w:t>&gt;&lt;/</w:t>
      </w:r>
      <w:r w:rsidRPr="009162BE">
        <w:rPr>
          <w:rFonts w:ascii="Consolas" w:hAnsi="Consolas"/>
          <w:color w:val="9CDCFE"/>
          <w:sz w:val="21"/>
          <w:szCs w:val="21"/>
        </w:rPr>
        <w:t>So</w:t>
      </w:r>
      <w:r w:rsidRPr="009162BE">
        <w:rPr>
          <w:rFonts w:ascii="Consolas" w:hAnsi="Consolas"/>
          <w:color w:val="D4D4D4"/>
          <w:sz w:val="21"/>
          <w:szCs w:val="21"/>
        </w:rPr>
        <w:t xml:space="preserve">&gt; </w:t>
      </w:r>
      <w:r w:rsidRPr="009162BE">
        <w:rPr>
          <w:rFonts w:ascii="Consolas" w:hAnsi="Consolas"/>
          <w:color w:val="6A9955"/>
          <w:sz w:val="21"/>
          <w:szCs w:val="21"/>
        </w:rPr>
        <w:t xml:space="preserve">//Số thông báo của CQT. Bắt buộc (Đối với Loại=2: </w:t>
      </w:r>
      <w:r w:rsidR="00AB460C">
        <w:rPr>
          <w:rFonts w:ascii="Consolas" w:hAnsi="Consolas"/>
          <w:color w:val="6A9955"/>
          <w:sz w:val="21"/>
          <w:szCs w:val="21"/>
        </w:rPr>
        <w:t>G</w:t>
      </w:r>
      <w:r w:rsidR="00AB460C" w:rsidRPr="009162BE">
        <w:rPr>
          <w:rFonts w:ascii="Consolas" w:hAnsi="Consolas"/>
          <w:color w:val="6A9955"/>
          <w:sz w:val="21"/>
          <w:szCs w:val="21"/>
        </w:rPr>
        <w:t>iải trình</w:t>
      </w:r>
      <w:r w:rsidRPr="009162BE">
        <w:rPr>
          <w:rFonts w:ascii="Consolas" w:hAnsi="Consolas"/>
          <w:color w:val="6A9955"/>
          <w:sz w:val="21"/>
          <w:szCs w:val="21"/>
        </w:rPr>
        <w:t xml:space="preserve"> của NNT theo thông báo của CQT)</w:t>
      </w:r>
    </w:p>
    <w:p w14:paraId="1856ABB9" w14:textId="160B440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NTBCCQT</w:t>
      </w:r>
      <w:r w:rsidRPr="009162BE">
        <w:rPr>
          <w:rFonts w:ascii="Consolas" w:hAnsi="Consolas"/>
          <w:color w:val="D4D4D4"/>
          <w:sz w:val="21"/>
          <w:szCs w:val="21"/>
        </w:rPr>
        <w:t>&gt;&lt;/</w:t>
      </w:r>
      <w:r w:rsidRPr="009162BE">
        <w:rPr>
          <w:rFonts w:ascii="Consolas" w:hAnsi="Consolas"/>
          <w:color w:val="9CDCFE"/>
          <w:sz w:val="21"/>
          <w:szCs w:val="21"/>
        </w:rPr>
        <w:t>NTBCCQT</w:t>
      </w:r>
      <w:r w:rsidRPr="009162BE">
        <w:rPr>
          <w:rFonts w:ascii="Consolas" w:hAnsi="Consolas"/>
          <w:color w:val="D4D4D4"/>
          <w:sz w:val="21"/>
          <w:szCs w:val="21"/>
        </w:rPr>
        <w:t>&gt;</w:t>
      </w:r>
      <w:r w:rsidRPr="009162BE">
        <w:rPr>
          <w:rFonts w:ascii="Consolas" w:hAnsi="Consolas"/>
          <w:color w:val="6A9955"/>
          <w:sz w:val="21"/>
          <w:szCs w:val="21"/>
        </w:rPr>
        <w:t>//Ngày thông báo của CQT. Bắt buộc (Đối với Loại=2</w:t>
      </w:r>
      <w:r w:rsidR="00AB460C">
        <w:rPr>
          <w:rFonts w:ascii="Consolas" w:hAnsi="Consolas"/>
          <w:color w:val="6A9955"/>
          <w:sz w:val="21"/>
          <w:szCs w:val="21"/>
        </w:rPr>
        <w:t>: G</w:t>
      </w:r>
      <w:r w:rsidR="00AB460C" w:rsidRPr="009162BE">
        <w:rPr>
          <w:rFonts w:ascii="Consolas" w:hAnsi="Consolas"/>
          <w:color w:val="6A9955"/>
          <w:sz w:val="21"/>
          <w:szCs w:val="21"/>
        </w:rPr>
        <w:t>iải trình</w:t>
      </w:r>
      <w:r w:rsidRPr="009162BE">
        <w:rPr>
          <w:rFonts w:ascii="Consolas" w:hAnsi="Consolas"/>
          <w:color w:val="6A9955"/>
          <w:sz w:val="21"/>
          <w:szCs w:val="21"/>
        </w:rPr>
        <w:t xml:space="preserve"> của NNT theo thông báo của CQT) </w:t>
      </w:r>
    </w:p>
    <w:p w14:paraId="50068A7C"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DSHDon</w:t>
      </w:r>
      <w:r w:rsidRPr="009162BE">
        <w:rPr>
          <w:rFonts w:ascii="Consolas" w:hAnsi="Consolas"/>
          <w:color w:val="D4D4D4"/>
          <w:sz w:val="21"/>
          <w:szCs w:val="21"/>
        </w:rPr>
        <w:t>&gt;</w:t>
      </w:r>
    </w:p>
    <w:p w14:paraId="25FB8C51"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HDon</w:t>
      </w:r>
      <w:r w:rsidRPr="009162BE">
        <w:rPr>
          <w:rFonts w:ascii="Consolas" w:hAnsi="Consolas"/>
          <w:color w:val="D4D4D4"/>
          <w:sz w:val="21"/>
          <w:szCs w:val="21"/>
        </w:rPr>
        <w:t>&gt;</w:t>
      </w:r>
    </w:p>
    <w:p w14:paraId="3E42CE07"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STT</w:t>
      </w:r>
      <w:r w:rsidRPr="009162BE">
        <w:rPr>
          <w:rFonts w:ascii="Consolas" w:hAnsi="Consolas"/>
          <w:color w:val="D4D4D4"/>
          <w:sz w:val="21"/>
          <w:szCs w:val="21"/>
        </w:rPr>
        <w:t>&gt;&lt;/</w:t>
      </w:r>
      <w:r w:rsidRPr="009162BE">
        <w:rPr>
          <w:rFonts w:ascii="Consolas" w:hAnsi="Consolas"/>
          <w:color w:val="9CDCFE"/>
          <w:sz w:val="21"/>
          <w:szCs w:val="21"/>
        </w:rPr>
        <w:t>STT</w:t>
      </w:r>
      <w:r w:rsidRPr="009162BE">
        <w:rPr>
          <w:rFonts w:ascii="Consolas" w:hAnsi="Consolas"/>
          <w:color w:val="D4D4D4"/>
          <w:sz w:val="21"/>
          <w:szCs w:val="21"/>
        </w:rPr>
        <w:t xml:space="preserve">&gt; </w:t>
      </w:r>
      <w:r w:rsidRPr="009162BE">
        <w:rPr>
          <w:rFonts w:ascii="Consolas" w:hAnsi="Consolas"/>
          <w:color w:val="6A9955"/>
          <w:sz w:val="21"/>
          <w:szCs w:val="21"/>
        </w:rPr>
        <w:t>//Số thứ tự</w:t>
      </w:r>
    </w:p>
    <w:p w14:paraId="23E6AAC7"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MCQTCap</w:t>
      </w:r>
      <w:r w:rsidRPr="009162BE">
        <w:rPr>
          <w:rFonts w:ascii="Consolas" w:hAnsi="Consolas"/>
          <w:color w:val="D4D4D4"/>
          <w:sz w:val="21"/>
          <w:szCs w:val="21"/>
        </w:rPr>
        <w:t>&gt; &lt;/</w:t>
      </w:r>
      <w:r w:rsidRPr="009162BE">
        <w:rPr>
          <w:rFonts w:ascii="Consolas" w:hAnsi="Consolas"/>
          <w:color w:val="9CDCFE"/>
          <w:sz w:val="21"/>
          <w:szCs w:val="21"/>
        </w:rPr>
        <w:t>MCQTCap</w:t>
      </w:r>
      <w:r w:rsidRPr="009162BE">
        <w:rPr>
          <w:rFonts w:ascii="Consolas" w:hAnsi="Consolas"/>
          <w:color w:val="D4D4D4"/>
          <w:sz w:val="21"/>
          <w:szCs w:val="21"/>
        </w:rPr>
        <w:t xml:space="preserve">&gt; </w:t>
      </w:r>
      <w:r w:rsidRPr="009162BE">
        <w:rPr>
          <w:rFonts w:ascii="Consolas" w:hAnsi="Consolas"/>
          <w:color w:val="6A9955"/>
          <w:sz w:val="21"/>
          <w:szCs w:val="21"/>
        </w:rPr>
        <w:t>//Mã CQT cấp. Bắt buộc (Trừ trường hợp là hóa đơn không có mã của CQT)</w:t>
      </w:r>
    </w:p>
    <w:p w14:paraId="63324BAA"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KHMSHDon</w:t>
      </w:r>
      <w:r w:rsidRPr="009162BE">
        <w:rPr>
          <w:rFonts w:ascii="Consolas" w:hAnsi="Consolas"/>
          <w:color w:val="D4D4D4"/>
          <w:sz w:val="21"/>
          <w:szCs w:val="21"/>
        </w:rPr>
        <w:t>&gt;&lt;/</w:t>
      </w:r>
      <w:r w:rsidRPr="009162BE">
        <w:rPr>
          <w:rFonts w:ascii="Consolas" w:hAnsi="Consolas"/>
          <w:color w:val="9CDCFE"/>
          <w:sz w:val="21"/>
          <w:szCs w:val="21"/>
        </w:rPr>
        <w:t>KHMSHDon</w:t>
      </w:r>
      <w:r w:rsidRPr="009162BE">
        <w:rPr>
          <w:rFonts w:ascii="Consolas" w:hAnsi="Consolas"/>
          <w:color w:val="D4D4D4"/>
          <w:sz w:val="21"/>
          <w:szCs w:val="21"/>
        </w:rPr>
        <w:t xml:space="preserve">&gt;* </w:t>
      </w:r>
      <w:r w:rsidRPr="009162BE">
        <w:rPr>
          <w:rFonts w:ascii="Consolas" w:hAnsi="Consolas"/>
          <w:color w:val="6A9955"/>
          <w:sz w:val="21"/>
          <w:szCs w:val="21"/>
        </w:rPr>
        <w:t>//Ký hiệu mẫu số hóa đơn</w:t>
      </w:r>
    </w:p>
    <w:p w14:paraId="1B8D9B84"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KHHDon</w:t>
      </w:r>
      <w:r w:rsidRPr="009162BE">
        <w:rPr>
          <w:rFonts w:ascii="Consolas" w:hAnsi="Consolas"/>
          <w:color w:val="D4D4D4"/>
          <w:sz w:val="21"/>
          <w:szCs w:val="21"/>
        </w:rPr>
        <w:t>&gt;&lt;/</w:t>
      </w:r>
      <w:r w:rsidRPr="009162BE">
        <w:rPr>
          <w:rFonts w:ascii="Consolas" w:hAnsi="Consolas"/>
          <w:color w:val="9CDCFE"/>
          <w:sz w:val="21"/>
          <w:szCs w:val="21"/>
        </w:rPr>
        <w:t>KHHDon</w:t>
      </w:r>
      <w:r w:rsidRPr="009162BE">
        <w:rPr>
          <w:rFonts w:ascii="Consolas" w:hAnsi="Consolas"/>
          <w:color w:val="D4D4D4"/>
          <w:sz w:val="21"/>
          <w:szCs w:val="21"/>
        </w:rPr>
        <w:t>&gt;*</w:t>
      </w:r>
      <w:r w:rsidRPr="009162BE">
        <w:rPr>
          <w:rFonts w:ascii="Consolas" w:hAnsi="Consolas"/>
          <w:color w:val="6A9955"/>
          <w:sz w:val="21"/>
          <w:szCs w:val="21"/>
        </w:rPr>
        <w:t>//Ký hiệu hóa đơn</w:t>
      </w:r>
    </w:p>
    <w:p w14:paraId="2293D9DE"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SHDon</w:t>
      </w:r>
      <w:r w:rsidRPr="009162BE">
        <w:rPr>
          <w:rFonts w:ascii="Consolas" w:hAnsi="Consolas"/>
          <w:color w:val="D4D4D4"/>
          <w:sz w:val="21"/>
          <w:szCs w:val="21"/>
        </w:rPr>
        <w:t>&gt;&lt;/</w:t>
      </w:r>
      <w:r w:rsidRPr="009162BE">
        <w:rPr>
          <w:rFonts w:ascii="Consolas" w:hAnsi="Consolas"/>
          <w:color w:val="9CDCFE"/>
          <w:sz w:val="21"/>
          <w:szCs w:val="21"/>
        </w:rPr>
        <w:t>SHDon</w:t>
      </w:r>
      <w:r w:rsidRPr="009162BE">
        <w:rPr>
          <w:rFonts w:ascii="Consolas" w:hAnsi="Consolas"/>
          <w:color w:val="D4D4D4"/>
          <w:sz w:val="21"/>
          <w:szCs w:val="21"/>
        </w:rPr>
        <w:t>&gt;*</w:t>
      </w:r>
      <w:r w:rsidRPr="009162BE">
        <w:rPr>
          <w:rFonts w:ascii="Consolas" w:hAnsi="Consolas"/>
          <w:color w:val="6A9955"/>
          <w:sz w:val="21"/>
          <w:szCs w:val="21"/>
        </w:rPr>
        <w:t>//Số hóa đơn (Số hóa đơn điện tử)</w:t>
      </w:r>
    </w:p>
    <w:p w14:paraId="1D19D4FE"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Ngay</w:t>
      </w:r>
      <w:r w:rsidRPr="009162BE">
        <w:rPr>
          <w:rFonts w:ascii="Consolas" w:hAnsi="Consolas"/>
          <w:color w:val="D4D4D4"/>
          <w:sz w:val="21"/>
          <w:szCs w:val="21"/>
        </w:rPr>
        <w:t>&gt;&lt;/</w:t>
      </w:r>
      <w:r w:rsidRPr="009162BE">
        <w:rPr>
          <w:rFonts w:ascii="Consolas" w:hAnsi="Consolas"/>
          <w:color w:val="9CDCFE"/>
          <w:sz w:val="21"/>
          <w:szCs w:val="21"/>
        </w:rPr>
        <w:t>Ngay</w:t>
      </w:r>
      <w:r w:rsidRPr="009162BE">
        <w:rPr>
          <w:rFonts w:ascii="Consolas" w:hAnsi="Consolas"/>
          <w:color w:val="D4D4D4"/>
          <w:sz w:val="21"/>
          <w:szCs w:val="21"/>
        </w:rPr>
        <w:t>&gt;*</w:t>
      </w:r>
      <w:r w:rsidRPr="009162BE">
        <w:rPr>
          <w:rFonts w:ascii="Consolas" w:hAnsi="Consolas"/>
          <w:color w:val="6A9955"/>
          <w:sz w:val="21"/>
          <w:szCs w:val="21"/>
        </w:rPr>
        <w:t>//Ngày (Ngày lập hóa đơn) - định dạng: YYYY-MM-YY</w:t>
      </w:r>
    </w:p>
    <w:p w14:paraId="030CE8B9"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LADHDDT</w:t>
      </w:r>
      <w:r w:rsidRPr="009162BE">
        <w:rPr>
          <w:rFonts w:ascii="Consolas" w:hAnsi="Consolas"/>
          <w:color w:val="D4D4D4"/>
          <w:sz w:val="21"/>
          <w:szCs w:val="21"/>
        </w:rPr>
        <w:t>&gt;&lt;/</w:t>
      </w:r>
      <w:r w:rsidRPr="009162BE">
        <w:rPr>
          <w:rFonts w:ascii="Consolas" w:hAnsi="Consolas"/>
          <w:color w:val="9CDCFE"/>
          <w:sz w:val="21"/>
          <w:szCs w:val="21"/>
        </w:rPr>
        <w:t>LADHDDT</w:t>
      </w:r>
      <w:r w:rsidRPr="009162BE">
        <w:rPr>
          <w:rFonts w:ascii="Consolas" w:hAnsi="Consolas"/>
          <w:color w:val="D4D4D4"/>
          <w:sz w:val="21"/>
          <w:szCs w:val="21"/>
        </w:rPr>
        <w:t>&gt;*</w:t>
      </w:r>
      <w:r w:rsidRPr="009162BE">
        <w:rPr>
          <w:rFonts w:ascii="Consolas" w:hAnsi="Consolas"/>
          <w:color w:val="6A9955"/>
          <w:sz w:val="21"/>
          <w:szCs w:val="21"/>
        </w:rPr>
        <w:t xml:space="preserve">//Loại áp dụng hóa đơn điện tử </w:t>
      </w:r>
    </w:p>
    <w:p w14:paraId="2148A985" w14:textId="16B8EA5D"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w:t>
      </w:r>
      <w:r w:rsidRPr="009162BE">
        <w:rPr>
          <w:rFonts w:ascii="Consolas" w:hAnsi="Consolas"/>
          <w:color w:val="B5CEA8"/>
          <w:sz w:val="21"/>
          <w:szCs w:val="21"/>
        </w:rPr>
        <w:t>1</w:t>
      </w:r>
      <w:r w:rsidRPr="009162BE">
        <w:rPr>
          <w:rFonts w:ascii="Consolas" w:hAnsi="Consolas"/>
          <w:color w:val="D4D4D4"/>
          <w:sz w:val="21"/>
          <w:szCs w:val="21"/>
        </w:rPr>
        <w:t>:</w:t>
      </w:r>
      <w:r w:rsidRPr="009162BE">
        <w:rPr>
          <w:rFonts w:ascii="Consolas" w:hAnsi="Consolas"/>
          <w:color w:val="9CDCFE"/>
          <w:sz w:val="21"/>
          <w:szCs w:val="21"/>
        </w:rPr>
        <w:t>Hóa</w:t>
      </w:r>
      <w:r w:rsidRPr="009162BE">
        <w:rPr>
          <w:rFonts w:ascii="Consolas" w:hAnsi="Consolas"/>
          <w:color w:val="D4D4D4"/>
          <w:sz w:val="21"/>
          <w:szCs w:val="21"/>
        </w:rPr>
        <w:t xml:space="preserve"> </w:t>
      </w:r>
      <w:r w:rsidRPr="009162BE">
        <w:rPr>
          <w:rFonts w:ascii="Consolas" w:hAnsi="Consolas"/>
          <w:color w:val="9CDCFE"/>
          <w:sz w:val="21"/>
          <w:szCs w:val="21"/>
        </w:rPr>
        <w:t>đơn</w:t>
      </w:r>
      <w:r w:rsidRPr="009162BE">
        <w:rPr>
          <w:rFonts w:ascii="Consolas" w:hAnsi="Consolas"/>
          <w:color w:val="D4D4D4"/>
          <w:sz w:val="21"/>
          <w:szCs w:val="21"/>
        </w:rPr>
        <w:t xml:space="preserve"> </w:t>
      </w:r>
      <w:r w:rsidRPr="009162BE">
        <w:rPr>
          <w:rFonts w:ascii="Consolas" w:hAnsi="Consolas"/>
          <w:color w:val="9CDCFE"/>
          <w:sz w:val="21"/>
          <w:szCs w:val="21"/>
        </w:rPr>
        <w:t>điện</w:t>
      </w:r>
      <w:r w:rsidRPr="009162BE">
        <w:rPr>
          <w:rFonts w:ascii="Consolas" w:hAnsi="Consolas"/>
          <w:color w:val="D4D4D4"/>
          <w:sz w:val="21"/>
          <w:szCs w:val="21"/>
        </w:rPr>
        <w:t xml:space="preserve"> </w:t>
      </w:r>
      <w:r w:rsidRPr="009162BE">
        <w:rPr>
          <w:rFonts w:ascii="Consolas" w:hAnsi="Consolas"/>
          <w:color w:val="9CDCFE"/>
          <w:sz w:val="21"/>
          <w:szCs w:val="21"/>
        </w:rPr>
        <w:t>tử</w:t>
      </w:r>
      <w:r w:rsidRPr="009162BE">
        <w:rPr>
          <w:rFonts w:ascii="Consolas" w:hAnsi="Consolas"/>
          <w:color w:val="D4D4D4"/>
          <w:sz w:val="21"/>
          <w:szCs w:val="21"/>
        </w:rPr>
        <w:t xml:space="preserve"> </w:t>
      </w:r>
      <w:r w:rsidRPr="009162BE">
        <w:rPr>
          <w:rFonts w:ascii="Consolas" w:hAnsi="Consolas"/>
          <w:color w:val="9CDCFE"/>
          <w:sz w:val="21"/>
          <w:szCs w:val="21"/>
        </w:rPr>
        <w:t>theo</w:t>
      </w:r>
      <w:r w:rsidRPr="009162BE">
        <w:rPr>
          <w:rFonts w:ascii="Consolas" w:hAnsi="Consolas"/>
          <w:color w:val="D4D4D4"/>
          <w:sz w:val="21"/>
          <w:szCs w:val="21"/>
        </w:rPr>
        <w:t xml:space="preserve"> </w:t>
      </w:r>
      <w:r w:rsidRPr="009162BE">
        <w:rPr>
          <w:rFonts w:ascii="Consolas" w:hAnsi="Consolas"/>
          <w:color w:val="9CDCFE"/>
          <w:sz w:val="21"/>
          <w:szCs w:val="21"/>
        </w:rPr>
        <w:t>Nghị</w:t>
      </w:r>
      <w:r w:rsidRPr="009162BE">
        <w:rPr>
          <w:rFonts w:ascii="Consolas" w:hAnsi="Consolas"/>
          <w:color w:val="D4D4D4"/>
          <w:sz w:val="21"/>
          <w:szCs w:val="21"/>
        </w:rPr>
        <w:t xml:space="preserve"> </w:t>
      </w:r>
      <w:r w:rsidRPr="009162BE">
        <w:rPr>
          <w:rFonts w:ascii="Consolas" w:hAnsi="Consolas"/>
          <w:color w:val="9CDCFE"/>
          <w:sz w:val="21"/>
          <w:szCs w:val="21"/>
        </w:rPr>
        <w:t>định</w:t>
      </w:r>
      <w:r w:rsidRPr="009162BE">
        <w:rPr>
          <w:rFonts w:ascii="Consolas" w:hAnsi="Consolas"/>
          <w:color w:val="D4D4D4"/>
          <w:sz w:val="21"/>
          <w:szCs w:val="21"/>
        </w:rPr>
        <w:t xml:space="preserve"> </w:t>
      </w:r>
      <w:r w:rsidRPr="009162BE">
        <w:rPr>
          <w:rFonts w:ascii="Consolas" w:hAnsi="Consolas"/>
          <w:color w:val="B5CEA8"/>
          <w:sz w:val="21"/>
          <w:szCs w:val="21"/>
        </w:rPr>
        <w:t>123</w:t>
      </w:r>
      <w:r w:rsidRPr="009162BE">
        <w:rPr>
          <w:rFonts w:ascii="Consolas" w:hAnsi="Consolas"/>
          <w:color w:val="D4D4D4"/>
          <w:sz w:val="21"/>
          <w:szCs w:val="21"/>
        </w:rPr>
        <w:t>/</w:t>
      </w:r>
      <w:r w:rsidRPr="009162BE">
        <w:rPr>
          <w:rFonts w:ascii="Consolas" w:hAnsi="Consolas"/>
          <w:color w:val="B5CEA8"/>
          <w:sz w:val="21"/>
          <w:szCs w:val="21"/>
        </w:rPr>
        <w:t>2020</w:t>
      </w:r>
      <w:r w:rsidRPr="009162BE">
        <w:rPr>
          <w:rFonts w:ascii="Consolas" w:hAnsi="Consolas"/>
          <w:color w:val="D4D4D4"/>
          <w:sz w:val="21"/>
          <w:szCs w:val="21"/>
        </w:rPr>
        <w:t>/</w:t>
      </w:r>
      <w:r w:rsidRPr="009162BE">
        <w:rPr>
          <w:rFonts w:ascii="Consolas" w:hAnsi="Consolas"/>
          <w:color w:val="9CDCFE"/>
          <w:sz w:val="21"/>
          <w:szCs w:val="21"/>
        </w:rPr>
        <w:t>NĐ</w:t>
      </w:r>
      <w:r w:rsidRPr="009162BE">
        <w:rPr>
          <w:rFonts w:ascii="Consolas" w:hAnsi="Consolas"/>
          <w:color w:val="D4D4D4"/>
          <w:sz w:val="21"/>
          <w:szCs w:val="21"/>
        </w:rPr>
        <w:t>-</w:t>
      </w:r>
      <w:r w:rsidRPr="009162BE">
        <w:rPr>
          <w:rFonts w:ascii="Consolas" w:hAnsi="Consolas"/>
          <w:color w:val="9CDCFE"/>
          <w:sz w:val="21"/>
          <w:szCs w:val="21"/>
        </w:rPr>
        <w:t>CP</w:t>
      </w:r>
      <w:r w:rsidR="00B33746">
        <w:rPr>
          <w:rFonts w:ascii="Consolas" w:hAnsi="Consolas"/>
          <w:color w:val="9CDCFE"/>
          <w:sz w:val="21"/>
          <w:szCs w:val="21"/>
        </w:rPr>
        <w:t>, Nghị định 70/2025/NĐ-CP</w:t>
      </w:r>
      <w:r w:rsidRPr="009162BE">
        <w:rPr>
          <w:rFonts w:ascii="Consolas" w:hAnsi="Consolas"/>
          <w:color w:val="D4D4D4"/>
          <w:sz w:val="21"/>
          <w:szCs w:val="21"/>
        </w:rPr>
        <w:t xml:space="preserve">; </w:t>
      </w:r>
    </w:p>
    <w:p w14:paraId="7B9C2284"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xml:space="preserve">            </w:t>
      </w:r>
      <w:r w:rsidRPr="009162BE">
        <w:rPr>
          <w:rFonts w:ascii="Consolas" w:hAnsi="Consolas"/>
          <w:color w:val="B5CEA8"/>
          <w:sz w:val="21"/>
          <w:szCs w:val="21"/>
        </w:rPr>
        <w:t>2</w:t>
      </w:r>
      <w:r w:rsidRPr="009162BE">
        <w:rPr>
          <w:rFonts w:ascii="Consolas" w:hAnsi="Consolas"/>
          <w:color w:val="D4D4D4"/>
          <w:sz w:val="21"/>
          <w:szCs w:val="21"/>
        </w:rPr>
        <w:t xml:space="preserve">: </w:t>
      </w:r>
      <w:r w:rsidRPr="009162BE">
        <w:rPr>
          <w:rFonts w:ascii="Consolas" w:hAnsi="Consolas"/>
          <w:color w:val="9CDCFE"/>
          <w:sz w:val="21"/>
          <w:szCs w:val="21"/>
        </w:rPr>
        <w:t>Hóa</w:t>
      </w:r>
      <w:r w:rsidRPr="009162BE">
        <w:rPr>
          <w:rFonts w:ascii="Consolas" w:hAnsi="Consolas"/>
          <w:color w:val="D4D4D4"/>
          <w:sz w:val="21"/>
          <w:szCs w:val="21"/>
        </w:rPr>
        <w:t xml:space="preserve"> </w:t>
      </w:r>
      <w:r w:rsidRPr="009162BE">
        <w:rPr>
          <w:rFonts w:ascii="Consolas" w:hAnsi="Consolas"/>
          <w:color w:val="9CDCFE"/>
          <w:sz w:val="21"/>
          <w:szCs w:val="21"/>
        </w:rPr>
        <w:t>đơn</w:t>
      </w:r>
      <w:r w:rsidRPr="009162BE">
        <w:rPr>
          <w:rFonts w:ascii="Consolas" w:hAnsi="Consolas"/>
          <w:color w:val="D4D4D4"/>
          <w:sz w:val="21"/>
          <w:szCs w:val="21"/>
        </w:rPr>
        <w:t xml:space="preserve"> </w:t>
      </w:r>
      <w:r w:rsidRPr="009162BE">
        <w:rPr>
          <w:rFonts w:ascii="Consolas" w:hAnsi="Consolas"/>
          <w:color w:val="9CDCFE"/>
          <w:sz w:val="21"/>
          <w:szCs w:val="21"/>
        </w:rPr>
        <w:t>điện</w:t>
      </w:r>
      <w:r w:rsidRPr="009162BE">
        <w:rPr>
          <w:rFonts w:ascii="Consolas" w:hAnsi="Consolas"/>
          <w:color w:val="D4D4D4"/>
          <w:sz w:val="21"/>
          <w:szCs w:val="21"/>
        </w:rPr>
        <w:t xml:space="preserve"> </w:t>
      </w:r>
      <w:r w:rsidRPr="009162BE">
        <w:rPr>
          <w:rFonts w:ascii="Consolas" w:hAnsi="Consolas"/>
          <w:color w:val="9CDCFE"/>
          <w:sz w:val="21"/>
          <w:szCs w:val="21"/>
        </w:rPr>
        <w:t>tử</w:t>
      </w:r>
      <w:r w:rsidRPr="009162BE">
        <w:rPr>
          <w:rFonts w:ascii="Consolas" w:hAnsi="Consolas"/>
          <w:color w:val="D4D4D4"/>
          <w:sz w:val="21"/>
          <w:szCs w:val="21"/>
        </w:rPr>
        <w:t xml:space="preserve"> </w:t>
      </w:r>
      <w:r w:rsidRPr="009162BE">
        <w:rPr>
          <w:rFonts w:ascii="Consolas" w:hAnsi="Consolas"/>
          <w:color w:val="9CDCFE"/>
          <w:sz w:val="21"/>
          <w:szCs w:val="21"/>
        </w:rPr>
        <w:t>có</w:t>
      </w:r>
      <w:r w:rsidRPr="009162BE">
        <w:rPr>
          <w:rFonts w:ascii="Consolas" w:hAnsi="Consolas"/>
          <w:color w:val="D4D4D4"/>
          <w:sz w:val="21"/>
          <w:szCs w:val="21"/>
        </w:rPr>
        <w:t xml:space="preserve"> </w:t>
      </w:r>
      <w:r w:rsidRPr="009162BE">
        <w:rPr>
          <w:rFonts w:ascii="Consolas" w:hAnsi="Consolas"/>
          <w:color w:val="9CDCFE"/>
          <w:sz w:val="21"/>
          <w:szCs w:val="21"/>
        </w:rPr>
        <w:t>mã</w:t>
      </w:r>
      <w:r w:rsidRPr="009162BE">
        <w:rPr>
          <w:rFonts w:ascii="Consolas" w:hAnsi="Consolas"/>
          <w:color w:val="D4D4D4"/>
          <w:sz w:val="21"/>
          <w:szCs w:val="21"/>
        </w:rPr>
        <w:t xml:space="preserve"> </w:t>
      </w:r>
      <w:r w:rsidRPr="009162BE">
        <w:rPr>
          <w:rFonts w:ascii="Consolas" w:hAnsi="Consolas"/>
          <w:color w:val="9CDCFE"/>
          <w:sz w:val="21"/>
          <w:szCs w:val="21"/>
        </w:rPr>
        <w:t>xác</w:t>
      </w:r>
      <w:r w:rsidRPr="009162BE">
        <w:rPr>
          <w:rFonts w:ascii="Consolas" w:hAnsi="Consolas"/>
          <w:color w:val="D4D4D4"/>
          <w:sz w:val="21"/>
          <w:szCs w:val="21"/>
        </w:rPr>
        <w:t xml:space="preserve"> </w:t>
      </w:r>
      <w:r w:rsidRPr="009162BE">
        <w:rPr>
          <w:rFonts w:ascii="Consolas" w:hAnsi="Consolas"/>
          <w:color w:val="9CDCFE"/>
          <w:sz w:val="21"/>
          <w:szCs w:val="21"/>
        </w:rPr>
        <w:t>thực</w:t>
      </w:r>
      <w:r w:rsidRPr="009162BE">
        <w:rPr>
          <w:rFonts w:ascii="Consolas" w:hAnsi="Consolas"/>
          <w:color w:val="D4D4D4"/>
          <w:sz w:val="21"/>
          <w:szCs w:val="21"/>
        </w:rPr>
        <w:t xml:space="preserve"> </w:t>
      </w:r>
      <w:r w:rsidRPr="009162BE">
        <w:rPr>
          <w:rFonts w:ascii="Consolas" w:hAnsi="Consolas"/>
          <w:color w:val="9CDCFE"/>
          <w:sz w:val="21"/>
          <w:szCs w:val="21"/>
        </w:rPr>
        <w:t>của</w:t>
      </w:r>
      <w:r w:rsidRPr="009162BE">
        <w:rPr>
          <w:rFonts w:ascii="Consolas" w:hAnsi="Consolas"/>
          <w:color w:val="D4D4D4"/>
          <w:sz w:val="21"/>
          <w:szCs w:val="21"/>
        </w:rPr>
        <w:t xml:space="preserve"> </w:t>
      </w:r>
      <w:r w:rsidRPr="009162BE">
        <w:rPr>
          <w:rFonts w:ascii="Consolas" w:hAnsi="Consolas"/>
          <w:color w:val="9CDCFE"/>
          <w:sz w:val="21"/>
          <w:szCs w:val="21"/>
        </w:rPr>
        <w:t>cơ</w:t>
      </w:r>
      <w:r w:rsidRPr="009162BE">
        <w:rPr>
          <w:rFonts w:ascii="Consolas" w:hAnsi="Consolas"/>
          <w:color w:val="D4D4D4"/>
          <w:sz w:val="21"/>
          <w:szCs w:val="21"/>
        </w:rPr>
        <w:t xml:space="preserve"> </w:t>
      </w:r>
      <w:r w:rsidRPr="009162BE">
        <w:rPr>
          <w:rFonts w:ascii="Consolas" w:hAnsi="Consolas"/>
          <w:color w:val="9CDCFE"/>
          <w:sz w:val="21"/>
          <w:szCs w:val="21"/>
        </w:rPr>
        <w:t>quan</w:t>
      </w:r>
      <w:r w:rsidRPr="009162BE">
        <w:rPr>
          <w:rFonts w:ascii="Consolas" w:hAnsi="Consolas"/>
          <w:color w:val="D4D4D4"/>
          <w:sz w:val="21"/>
          <w:szCs w:val="21"/>
        </w:rPr>
        <w:t xml:space="preserve"> </w:t>
      </w:r>
      <w:r w:rsidRPr="009162BE">
        <w:rPr>
          <w:rFonts w:ascii="Consolas" w:hAnsi="Consolas"/>
          <w:color w:val="9CDCFE"/>
          <w:sz w:val="21"/>
          <w:szCs w:val="21"/>
        </w:rPr>
        <w:t>thuế</w:t>
      </w:r>
      <w:r w:rsidRPr="009162BE">
        <w:rPr>
          <w:rFonts w:ascii="Consolas" w:hAnsi="Consolas"/>
          <w:color w:val="D4D4D4"/>
          <w:sz w:val="21"/>
          <w:szCs w:val="21"/>
        </w:rPr>
        <w:t xml:space="preserve"> </w:t>
      </w:r>
      <w:r w:rsidRPr="009162BE">
        <w:rPr>
          <w:rFonts w:ascii="Consolas" w:hAnsi="Consolas"/>
          <w:color w:val="9CDCFE"/>
          <w:sz w:val="21"/>
          <w:szCs w:val="21"/>
        </w:rPr>
        <w:t>theo</w:t>
      </w:r>
      <w:r w:rsidRPr="009162BE">
        <w:rPr>
          <w:rFonts w:ascii="Consolas" w:hAnsi="Consolas"/>
          <w:color w:val="D4D4D4"/>
          <w:sz w:val="21"/>
          <w:szCs w:val="21"/>
        </w:rPr>
        <w:t xml:space="preserve"> </w:t>
      </w:r>
      <w:r w:rsidRPr="009162BE">
        <w:rPr>
          <w:rFonts w:ascii="Consolas" w:hAnsi="Consolas"/>
          <w:color w:val="9CDCFE"/>
          <w:sz w:val="21"/>
          <w:szCs w:val="21"/>
        </w:rPr>
        <w:t>Quyết</w:t>
      </w:r>
      <w:r w:rsidRPr="009162BE">
        <w:rPr>
          <w:rFonts w:ascii="Consolas" w:hAnsi="Consolas"/>
          <w:color w:val="D4D4D4"/>
          <w:sz w:val="21"/>
          <w:szCs w:val="21"/>
        </w:rPr>
        <w:t xml:space="preserve"> </w:t>
      </w:r>
      <w:r w:rsidRPr="009162BE">
        <w:rPr>
          <w:rFonts w:ascii="Consolas" w:hAnsi="Consolas"/>
          <w:color w:val="9CDCFE"/>
          <w:sz w:val="21"/>
          <w:szCs w:val="21"/>
        </w:rPr>
        <w:t>định</w:t>
      </w:r>
      <w:r w:rsidRPr="009162BE">
        <w:rPr>
          <w:rFonts w:ascii="Consolas" w:hAnsi="Consolas"/>
          <w:color w:val="D4D4D4"/>
          <w:sz w:val="21"/>
          <w:szCs w:val="21"/>
        </w:rPr>
        <w:t xml:space="preserve"> </w:t>
      </w:r>
      <w:r w:rsidRPr="009162BE">
        <w:rPr>
          <w:rFonts w:ascii="Consolas" w:hAnsi="Consolas"/>
          <w:color w:val="9CDCFE"/>
          <w:sz w:val="21"/>
          <w:szCs w:val="21"/>
        </w:rPr>
        <w:t>số</w:t>
      </w:r>
      <w:r w:rsidRPr="009162BE">
        <w:rPr>
          <w:rFonts w:ascii="Consolas" w:hAnsi="Consolas"/>
          <w:color w:val="D4D4D4"/>
          <w:sz w:val="21"/>
          <w:szCs w:val="21"/>
        </w:rPr>
        <w:t xml:space="preserve"> </w:t>
      </w:r>
      <w:r w:rsidRPr="009162BE">
        <w:rPr>
          <w:rFonts w:ascii="Consolas" w:hAnsi="Consolas"/>
          <w:color w:val="B5CEA8"/>
          <w:sz w:val="21"/>
          <w:szCs w:val="21"/>
        </w:rPr>
        <w:t>1209</w:t>
      </w:r>
      <w:r w:rsidRPr="009162BE">
        <w:rPr>
          <w:rFonts w:ascii="Consolas" w:hAnsi="Consolas"/>
          <w:color w:val="D4D4D4"/>
          <w:sz w:val="21"/>
          <w:szCs w:val="21"/>
        </w:rPr>
        <w:t>/</w:t>
      </w:r>
      <w:r w:rsidRPr="009162BE">
        <w:rPr>
          <w:rFonts w:ascii="Consolas" w:hAnsi="Consolas"/>
          <w:color w:val="9CDCFE"/>
          <w:sz w:val="21"/>
          <w:szCs w:val="21"/>
        </w:rPr>
        <w:t>QĐ</w:t>
      </w:r>
      <w:r w:rsidRPr="009162BE">
        <w:rPr>
          <w:rFonts w:ascii="Consolas" w:hAnsi="Consolas"/>
          <w:color w:val="D4D4D4"/>
          <w:sz w:val="21"/>
          <w:szCs w:val="21"/>
        </w:rPr>
        <w:t>-</w:t>
      </w:r>
      <w:r w:rsidRPr="009162BE">
        <w:rPr>
          <w:rFonts w:ascii="Consolas" w:hAnsi="Consolas"/>
          <w:color w:val="9CDCFE"/>
          <w:sz w:val="21"/>
          <w:szCs w:val="21"/>
        </w:rPr>
        <w:t>BTC</w:t>
      </w:r>
      <w:r w:rsidRPr="009162BE">
        <w:rPr>
          <w:rFonts w:ascii="Consolas" w:hAnsi="Consolas"/>
          <w:color w:val="D4D4D4"/>
          <w:sz w:val="21"/>
          <w:szCs w:val="21"/>
        </w:rPr>
        <w:t>;</w:t>
      </w:r>
    </w:p>
    <w:p w14:paraId="2FE51292"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xml:space="preserve">            </w:t>
      </w:r>
      <w:r w:rsidRPr="009162BE">
        <w:rPr>
          <w:rFonts w:ascii="Consolas" w:hAnsi="Consolas"/>
          <w:color w:val="B5CEA8"/>
          <w:sz w:val="21"/>
          <w:szCs w:val="21"/>
        </w:rPr>
        <w:t>3</w:t>
      </w:r>
      <w:r w:rsidRPr="009162BE">
        <w:rPr>
          <w:rFonts w:ascii="Consolas" w:hAnsi="Consolas"/>
          <w:color w:val="D4D4D4"/>
          <w:sz w:val="21"/>
          <w:szCs w:val="21"/>
        </w:rPr>
        <w:t xml:space="preserve">: </w:t>
      </w:r>
      <w:r w:rsidRPr="009162BE">
        <w:rPr>
          <w:rFonts w:ascii="Consolas" w:hAnsi="Consolas"/>
          <w:color w:val="9CDCFE"/>
          <w:sz w:val="21"/>
          <w:szCs w:val="21"/>
        </w:rPr>
        <w:t>Hóa</w:t>
      </w:r>
      <w:r w:rsidRPr="009162BE">
        <w:rPr>
          <w:rFonts w:ascii="Consolas" w:hAnsi="Consolas"/>
          <w:color w:val="D4D4D4"/>
          <w:sz w:val="21"/>
          <w:szCs w:val="21"/>
        </w:rPr>
        <w:t xml:space="preserve"> </w:t>
      </w:r>
      <w:r w:rsidRPr="009162BE">
        <w:rPr>
          <w:rFonts w:ascii="Consolas" w:hAnsi="Consolas"/>
          <w:color w:val="9CDCFE"/>
          <w:sz w:val="21"/>
          <w:szCs w:val="21"/>
        </w:rPr>
        <w:t>đơn</w:t>
      </w:r>
      <w:r w:rsidRPr="009162BE">
        <w:rPr>
          <w:rFonts w:ascii="Consolas" w:hAnsi="Consolas"/>
          <w:color w:val="D4D4D4"/>
          <w:sz w:val="21"/>
          <w:szCs w:val="21"/>
        </w:rPr>
        <w:t xml:space="preserve"> </w:t>
      </w:r>
      <w:r w:rsidRPr="009162BE">
        <w:rPr>
          <w:rFonts w:ascii="Consolas" w:hAnsi="Consolas"/>
          <w:color w:val="9CDCFE"/>
          <w:sz w:val="21"/>
          <w:szCs w:val="21"/>
        </w:rPr>
        <w:t>theo</w:t>
      </w:r>
      <w:r w:rsidRPr="009162BE">
        <w:rPr>
          <w:rFonts w:ascii="Consolas" w:hAnsi="Consolas"/>
          <w:color w:val="D4D4D4"/>
          <w:sz w:val="21"/>
          <w:szCs w:val="21"/>
        </w:rPr>
        <w:t xml:space="preserve"> </w:t>
      </w:r>
      <w:r w:rsidRPr="009162BE">
        <w:rPr>
          <w:rFonts w:ascii="Consolas" w:hAnsi="Consolas"/>
          <w:color w:val="9CDCFE"/>
          <w:sz w:val="21"/>
          <w:szCs w:val="21"/>
        </w:rPr>
        <w:t>Nghị</w:t>
      </w:r>
      <w:r w:rsidRPr="009162BE">
        <w:rPr>
          <w:rFonts w:ascii="Consolas" w:hAnsi="Consolas"/>
          <w:color w:val="D4D4D4"/>
          <w:sz w:val="21"/>
          <w:szCs w:val="21"/>
        </w:rPr>
        <w:t xml:space="preserve"> </w:t>
      </w:r>
      <w:r w:rsidRPr="009162BE">
        <w:rPr>
          <w:rFonts w:ascii="Consolas" w:hAnsi="Consolas"/>
          <w:color w:val="9CDCFE"/>
          <w:sz w:val="21"/>
          <w:szCs w:val="21"/>
        </w:rPr>
        <w:t>định</w:t>
      </w:r>
      <w:r w:rsidRPr="009162BE">
        <w:rPr>
          <w:rFonts w:ascii="Consolas" w:hAnsi="Consolas"/>
          <w:color w:val="D4D4D4"/>
          <w:sz w:val="21"/>
          <w:szCs w:val="21"/>
        </w:rPr>
        <w:t xml:space="preserve"> </w:t>
      </w:r>
      <w:r w:rsidRPr="009162BE">
        <w:rPr>
          <w:rFonts w:ascii="Consolas" w:hAnsi="Consolas"/>
          <w:color w:val="9CDCFE"/>
          <w:sz w:val="21"/>
          <w:szCs w:val="21"/>
        </w:rPr>
        <w:t>số</w:t>
      </w:r>
      <w:r w:rsidRPr="009162BE">
        <w:rPr>
          <w:rFonts w:ascii="Consolas" w:hAnsi="Consolas"/>
          <w:color w:val="D4D4D4"/>
          <w:sz w:val="21"/>
          <w:szCs w:val="21"/>
        </w:rPr>
        <w:t xml:space="preserve"> </w:t>
      </w:r>
      <w:r w:rsidRPr="009162BE">
        <w:rPr>
          <w:rFonts w:ascii="Consolas" w:hAnsi="Consolas"/>
          <w:color w:val="B5CEA8"/>
          <w:sz w:val="21"/>
          <w:szCs w:val="21"/>
        </w:rPr>
        <w:t>51</w:t>
      </w:r>
      <w:r w:rsidRPr="009162BE">
        <w:rPr>
          <w:rFonts w:ascii="Consolas" w:hAnsi="Consolas"/>
          <w:color w:val="D4D4D4"/>
          <w:sz w:val="21"/>
          <w:szCs w:val="21"/>
        </w:rPr>
        <w:t>/</w:t>
      </w:r>
      <w:r w:rsidRPr="009162BE">
        <w:rPr>
          <w:rFonts w:ascii="Consolas" w:hAnsi="Consolas"/>
          <w:color w:val="B5CEA8"/>
          <w:sz w:val="21"/>
          <w:szCs w:val="21"/>
        </w:rPr>
        <w:t>2010</w:t>
      </w:r>
      <w:r w:rsidRPr="009162BE">
        <w:rPr>
          <w:rFonts w:ascii="Consolas" w:hAnsi="Consolas"/>
          <w:color w:val="D4D4D4"/>
          <w:sz w:val="21"/>
          <w:szCs w:val="21"/>
        </w:rPr>
        <w:t>/</w:t>
      </w:r>
      <w:r w:rsidRPr="009162BE">
        <w:rPr>
          <w:rFonts w:ascii="Consolas" w:hAnsi="Consolas"/>
          <w:color w:val="9CDCFE"/>
          <w:sz w:val="21"/>
          <w:szCs w:val="21"/>
        </w:rPr>
        <w:t>NĐ</w:t>
      </w:r>
      <w:r w:rsidRPr="009162BE">
        <w:rPr>
          <w:rFonts w:ascii="Consolas" w:hAnsi="Consolas"/>
          <w:color w:val="D4D4D4"/>
          <w:sz w:val="21"/>
          <w:szCs w:val="21"/>
        </w:rPr>
        <w:t>-</w:t>
      </w:r>
      <w:r w:rsidRPr="009162BE">
        <w:rPr>
          <w:rFonts w:ascii="Consolas" w:hAnsi="Consolas"/>
          <w:color w:val="9CDCFE"/>
          <w:sz w:val="21"/>
          <w:szCs w:val="21"/>
        </w:rPr>
        <w:t>CP</w:t>
      </w:r>
      <w:r w:rsidRPr="009162BE">
        <w:rPr>
          <w:rFonts w:ascii="Consolas" w:hAnsi="Consolas"/>
          <w:color w:val="D4D4D4"/>
          <w:sz w:val="21"/>
          <w:szCs w:val="21"/>
        </w:rPr>
        <w:t xml:space="preserve"> </w:t>
      </w:r>
      <w:r w:rsidRPr="009162BE">
        <w:rPr>
          <w:rFonts w:ascii="Consolas" w:hAnsi="Consolas"/>
          <w:color w:val="9CDCFE"/>
          <w:sz w:val="21"/>
          <w:szCs w:val="21"/>
        </w:rPr>
        <w:t>và</w:t>
      </w:r>
      <w:r w:rsidRPr="009162BE">
        <w:rPr>
          <w:rFonts w:ascii="Consolas" w:hAnsi="Consolas"/>
          <w:color w:val="D4D4D4"/>
          <w:sz w:val="21"/>
          <w:szCs w:val="21"/>
        </w:rPr>
        <w:t xml:space="preserve"> </w:t>
      </w:r>
      <w:r w:rsidRPr="009162BE">
        <w:rPr>
          <w:rFonts w:ascii="Consolas" w:hAnsi="Consolas"/>
          <w:color w:val="9CDCFE"/>
          <w:sz w:val="21"/>
          <w:szCs w:val="21"/>
        </w:rPr>
        <w:t>Nghị</w:t>
      </w:r>
      <w:r w:rsidRPr="009162BE">
        <w:rPr>
          <w:rFonts w:ascii="Consolas" w:hAnsi="Consolas"/>
          <w:color w:val="D4D4D4"/>
          <w:sz w:val="21"/>
          <w:szCs w:val="21"/>
        </w:rPr>
        <w:t xml:space="preserve"> </w:t>
      </w:r>
      <w:r w:rsidRPr="009162BE">
        <w:rPr>
          <w:rFonts w:ascii="Consolas" w:hAnsi="Consolas"/>
          <w:color w:val="9CDCFE"/>
          <w:sz w:val="21"/>
          <w:szCs w:val="21"/>
        </w:rPr>
        <w:t>định</w:t>
      </w:r>
      <w:r w:rsidRPr="009162BE">
        <w:rPr>
          <w:rFonts w:ascii="Consolas" w:hAnsi="Consolas"/>
          <w:color w:val="D4D4D4"/>
          <w:sz w:val="21"/>
          <w:szCs w:val="21"/>
        </w:rPr>
        <w:t xml:space="preserve"> </w:t>
      </w:r>
      <w:r w:rsidRPr="009162BE">
        <w:rPr>
          <w:rFonts w:ascii="Consolas" w:hAnsi="Consolas"/>
          <w:color w:val="9CDCFE"/>
          <w:sz w:val="21"/>
          <w:szCs w:val="21"/>
        </w:rPr>
        <w:t>số</w:t>
      </w:r>
      <w:r w:rsidRPr="009162BE">
        <w:rPr>
          <w:rFonts w:ascii="Consolas" w:hAnsi="Consolas"/>
          <w:color w:val="D4D4D4"/>
          <w:sz w:val="21"/>
          <w:szCs w:val="21"/>
        </w:rPr>
        <w:t xml:space="preserve"> </w:t>
      </w:r>
      <w:r w:rsidRPr="009162BE">
        <w:rPr>
          <w:rFonts w:ascii="Consolas" w:hAnsi="Consolas"/>
          <w:color w:val="B5CEA8"/>
          <w:sz w:val="21"/>
          <w:szCs w:val="21"/>
        </w:rPr>
        <w:t>04</w:t>
      </w:r>
      <w:r w:rsidRPr="009162BE">
        <w:rPr>
          <w:rFonts w:ascii="Consolas" w:hAnsi="Consolas"/>
          <w:color w:val="D4D4D4"/>
          <w:sz w:val="21"/>
          <w:szCs w:val="21"/>
        </w:rPr>
        <w:t>/</w:t>
      </w:r>
      <w:r w:rsidRPr="009162BE">
        <w:rPr>
          <w:rFonts w:ascii="Consolas" w:hAnsi="Consolas"/>
          <w:color w:val="B5CEA8"/>
          <w:sz w:val="21"/>
          <w:szCs w:val="21"/>
        </w:rPr>
        <w:t>2014</w:t>
      </w:r>
      <w:r w:rsidRPr="009162BE">
        <w:rPr>
          <w:rFonts w:ascii="Consolas" w:hAnsi="Consolas"/>
          <w:color w:val="D4D4D4"/>
          <w:sz w:val="21"/>
          <w:szCs w:val="21"/>
        </w:rPr>
        <w:t>/</w:t>
      </w:r>
      <w:r w:rsidRPr="009162BE">
        <w:rPr>
          <w:rFonts w:ascii="Consolas" w:hAnsi="Consolas"/>
          <w:color w:val="9CDCFE"/>
          <w:sz w:val="21"/>
          <w:szCs w:val="21"/>
        </w:rPr>
        <w:t>NĐ</w:t>
      </w:r>
      <w:r w:rsidRPr="009162BE">
        <w:rPr>
          <w:rFonts w:ascii="Consolas" w:hAnsi="Consolas"/>
          <w:color w:val="D4D4D4"/>
          <w:sz w:val="21"/>
          <w:szCs w:val="21"/>
        </w:rPr>
        <w:t>-</w:t>
      </w:r>
      <w:r w:rsidRPr="009162BE">
        <w:rPr>
          <w:rFonts w:ascii="Consolas" w:hAnsi="Consolas"/>
          <w:color w:val="9CDCFE"/>
          <w:sz w:val="21"/>
          <w:szCs w:val="21"/>
        </w:rPr>
        <w:t>CP</w:t>
      </w:r>
      <w:r w:rsidRPr="009162BE">
        <w:rPr>
          <w:rFonts w:ascii="Consolas" w:hAnsi="Consolas"/>
          <w:color w:val="D4D4D4"/>
          <w:sz w:val="21"/>
          <w:szCs w:val="21"/>
        </w:rPr>
        <w:t>;</w:t>
      </w:r>
    </w:p>
    <w:p w14:paraId="0206452F"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xml:space="preserve">            </w:t>
      </w:r>
      <w:r w:rsidRPr="009162BE">
        <w:rPr>
          <w:rFonts w:ascii="Consolas" w:hAnsi="Consolas"/>
          <w:color w:val="B5CEA8"/>
          <w:sz w:val="21"/>
          <w:szCs w:val="21"/>
        </w:rPr>
        <w:t>4</w:t>
      </w:r>
      <w:r w:rsidRPr="009162BE">
        <w:rPr>
          <w:rFonts w:ascii="Consolas" w:hAnsi="Consolas"/>
          <w:color w:val="D4D4D4"/>
          <w:sz w:val="21"/>
          <w:szCs w:val="21"/>
        </w:rPr>
        <w:t xml:space="preserve">: </w:t>
      </w:r>
      <w:r w:rsidRPr="009162BE">
        <w:rPr>
          <w:rFonts w:ascii="Consolas" w:hAnsi="Consolas"/>
          <w:color w:val="9CDCFE"/>
          <w:sz w:val="21"/>
          <w:szCs w:val="21"/>
        </w:rPr>
        <w:t>Hóa</w:t>
      </w:r>
      <w:r w:rsidRPr="009162BE">
        <w:rPr>
          <w:rFonts w:ascii="Consolas" w:hAnsi="Consolas"/>
          <w:color w:val="D4D4D4"/>
          <w:sz w:val="21"/>
          <w:szCs w:val="21"/>
        </w:rPr>
        <w:t xml:space="preserve"> </w:t>
      </w:r>
      <w:r w:rsidRPr="009162BE">
        <w:rPr>
          <w:rFonts w:ascii="Consolas" w:hAnsi="Consolas"/>
          <w:color w:val="9CDCFE"/>
          <w:sz w:val="21"/>
          <w:szCs w:val="21"/>
        </w:rPr>
        <w:t>đơn</w:t>
      </w:r>
      <w:r w:rsidRPr="009162BE">
        <w:rPr>
          <w:rFonts w:ascii="Consolas" w:hAnsi="Consolas"/>
          <w:color w:val="D4D4D4"/>
          <w:sz w:val="21"/>
          <w:szCs w:val="21"/>
        </w:rPr>
        <w:t xml:space="preserve"> </w:t>
      </w:r>
      <w:r w:rsidRPr="009162BE">
        <w:rPr>
          <w:rFonts w:ascii="Consolas" w:hAnsi="Consolas"/>
          <w:color w:val="9CDCFE"/>
          <w:sz w:val="21"/>
          <w:szCs w:val="21"/>
        </w:rPr>
        <w:t>đặt</w:t>
      </w:r>
      <w:r w:rsidRPr="009162BE">
        <w:rPr>
          <w:rFonts w:ascii="Consolas" w:hAnsi="Consolas"/>
          <w:color w:val="D4D4D4"/>
          <w:sz w:val="21"/>
          <w:szCs w:val="21"/>
        </w:rPr>
        <w:t xml:space="preserve"> </w:t>
      </w:r>
      <w:r w:rsidRPr="009162BE">
        <w:rPr>
          <w:rFonts w:ascii="Consolas" w:hAnsi="Consolas"/>
          <w:color w:val="9CDCFE"/>
          <w:sz w:val="21"/>
          <w:szCs w:val="21"/>
        </w:rPr>
        <w:t>in</w:t>
      </w:r>
      <w:r w:rsidRPr="009162BE">
        <w:rPr>
          <w:rFonts w:ascii="Consolas" w:hAnsi="Consolas"/>
          <w:color w:val="D4D4D4"/>
          <w:sz w:val="21"/>
          <w:szCs w:val="21"/>
        </w:rPr>
        <w:t xml:space="preserve"> </w:t>
      </w:r>
      <w:r w:rsidRPr="009162BE">
        <w:rPr>
          <w:rFonts w:ascii="Consolas" w:hAnsi="Consolas"/>
          <w:color w:val="9CDCFE"/>
          <w:sz w:val="21"/>
          <w:szCs w:val="21"/>
        </w:rPr>
        <w:t>theo</w:t>
      </w:r>
      <w:r w:rsidRPr="009162BE">
        <w:rPr>
          <w:rFonts w:ascii="Consolas" w:hAnsi="Consolas"/>
          <w:color w:val="D4D4D4"/>
          <w:sz w:val="21"/>
          <w:szCs w:val="21"/>
        </w:rPr>
        <w:t xml:space="preserve"> </w:t>
      </w:r>
      <w:r w:rsidRPr="009162BE">
        <w:rPr>
          <w:rFonts w:ascii="Consolas" w:hAnsi="Consolas"/>
          <w:color w:val="9CDCFE"/>
          <w:sz w:val="21"/>
          <w:szCs w:val="21"/>
        </w:rPr>
        <w:t>Nghị</w:t>
      </w:r>
      <w:r w:rsidRPr="009162BE">
        <w:rPr>
          <w:rFonts w:ascii="Consolas" w:hAnsi="Consolas"/>
          <w:color w:val="D4D4D4"/>
          <w:sz w:val="21"/>
          <w:szCs w:val="21"/>
        </w:rPr>
        <w:t xml:space="preserve"> </w:t>
      </w:r>
      <w:r w:rsidRPr="009162BE">
        <w:rPr>
          <w:rFonts w:ascii="Consolas" w:hAnsi="Consolas"/>
          <w:color w:val="9CDCFE"/>
          <w:sz w:val="21"/>
          <w:szCs w:val="21"/>
        </w:rPr>
        <w:t>định</w:t>
      </w:r>
      <w:r w:rsidRPr="009162BE">
        <w:rPr>
          <w:rFonts w:ascii="Consolas" w:hAnsi="Consolas"/>
          <w:color w:val="D4D4D4"/>
          <w:sz w:val="21"/>
          <w:szCs w:val="21"/>
        </w:rPr>
        <w:t xml:space="preserve"> </w:t>
      </w:r>
      <w:r w:rsidRPr="009162BE">
        <w:rPr>
          <w:rFonts w:ascii="Consolas" w:hAnsi="Consolas"/>
          <w:color w:val="B5CEA8"/>
          <w:sz w:val="21"/>
          <w:szCs w:val="21"/>
        </w:rPr>
        <w:t>123</w:t>
      </w:r>
      <w:r w:rsidRPr="009162BE">
        <w:rPr>
          <w:rFonts w:ascii="Consolas" w:hAnsi="Consolas"/>
          <w:color w:val="D4D4D4"/>
          <w:sz w:val="21"/>
          <w:szCs w:val="21"/>
        </w:rPr>
        <w:t>/</w:t>
      </w:r>
      <w:r w:rsidRPr="009162BE">
        <w:rPr>
          <w:rFonts w:ascii="Consolas" w:hAnsi="Consolas"/>
          <w:color w:val="B5CEA8"/>
          <w:sz w:val="21"/>
          <w:szCs w:val="21"/>
        </w:rPr>
        <w:t>2020</w:t>
      </w:r>
      <w:r w:rsidRPr="009162BE">
        <w:rPr>
          <w:rFonts w:ascii="Consolas" w:hAnsi="Consolas"/>
          <w:color w:val="D4D4D4"/>
          <w:sz w:val="21"/>
          <w:szCs w:val="21"/>
        </w:rPr>
        <w:t>/</w:t>
      </w:r>
      <w:r w:rsidRPr="009162BE">
        <w:rPr>
          <w:rFonts w:ascii="Consolas" w:hAnsi="Consolas"/>
          <w:color w:val="9CDCFE"/>
          <w:sz w:val="21"/>
          <w:szCs w:val="21"/>
        </w:rPr>
        <w:t>NĐ</w:t>
      </w:r>
      <w:r w:rsidRPr="009162BE">
        <w:rPr>
          <w:rFonts w:ascii="Consolas" w:hAnsi="Consolas"/>
          <w:color w:val="D4D4D4"/>
          <w:sz w:val="21"/>
          <w:szCs w:val="21"/>
        </w:rPr>
        <w:t>-</w:t>
      </w:r>
      <w:r w:rsidRPr="009162BE">
        <w:rPr>
          <w:rFonts w:ascii="Consolas" w:hAnsi="Consolas"/>
          <w:color w:val="9CDCFE"/>
          <w:sz w:val="21"/>
          <w:szCs w:val="21"/>
        </w:rPr>
        <w:t>CP</w:t>
      </w:r>
      <w:r w:rsidRPr="009162BE">
        <w:rPr>
          <w:rFonts w:ascii="Consolas" w:hAnsi="Consolas"/>
          <w:color w:val="D4D4D4"/>
          <w:sz w:val="21"/>
          <w:szCs w:val="21"/>
        </w:rPr>
        <w:t>)</w:t>
      </w:r>
    </w:p>
    <w:p w14:paraId="4598BCE5" w14:textId="37E9F15E" w:rsidR="009D1437" w:rsidRPr="00AB460C" w:rsidRDefault="009D1437" w:rsidP="009D1437">
      <w:pPr>
        <w:shd w:val="clear" w:color="auto" w:fill="1E1E1E"/>
        <w:spacing w:line="285" w:lineRule="atLeast"/>
        <w:rPr>
          <w:rFonts w:ascii="Consolas" w:hAnsi="Consolas"/>
          <w:color w:val="FFFFFF" w:themeColor="background1"/>
          <w:sz w:val="21"/>
          <w:szCs w:val="21"/>
        </w:rPr>
      </w:pPr>
      <w:r w:rsidRPr="00AB460C">
        <w:rPr>
          <w:rFonts w:ascii="Consolas" w:hAnsi="Consolas"/>
          <w:color w:val="FFFFFF" w:themeColor="background1"/>
          <w:sz w:val="21"/>
          <w:szCs w:val="21"/>
        </w:rPr>
        <w:t xml:space="preserve">      </w:t>
      </w:r>
      <w:r w:rsidRPr="00AB460C">
        <w:rPr>
          <w:rFonts w:ascii="Consolas" w:hAnsi="Consolas"/>
          <w:color w:val="FF0000"/>
          <w:sz w:val="21"/>
          <w:szCs w:val="21"/>
        </w:rPr>
        <w:t xml:space="preserve">      </w:t>
      </w:r>
      <w:r w:rsidRPr="00AB460C">
        <w:rPr>
          <w:rFonts w:ascii="Consolas" w:hAnsi="Consolas"/>
          <w:color w:val="FF0000"/>
          <w:sz w:val="21"/>
          <w:szCs w:val="21"/>
          <w:highlight w:val="cyan"/>
        </w:rPr>
        <w:t>&lt;TCTBao&gt;&lt;/TCTBao&gt; *//Tính chất thông báo (4: Giải trình</w:t>
      </w:r>
      <w:r w:rsidR="00B33746" w:rsidRPr="00AB460C">
        <w:rPr>
          <w:rFonts w:ascii="Consolas" w:hAnsi="Consolas"/>
          <w:color w:val="FF0000"/>
          <w:sz w:val="21"/>
          <w:szCs w:val="21"/>
          <w:highlight w:val="cyan"/>
        </w:rPr>
        <w:t>, 6: Thông báo</w:t>
      </w:r>
      <w:r w:rsidRPr="00AB460C">
        <w:rPr>
          <w:rFonts w:ascii="Consolas" w:hAnsi="Consolas"/>
          <w:color w:val="FF0000"/>
          <w:sz w:val="21"/>
          <w:szCs w:val="21"/>
          <w:highlight w:val="cyan"/>
        </w:rPr>
        <w:t>)</w:t>
      </w:r>
    </w:p>
    <w:p w14:paraId="0F93661A"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LDo</w:t>
      </w:r>
      <w:r w:rsidRPr="009162BE">
        <w:rPr>
          <w:rFonts w:ascii="Consolas" w:hAnsi="Consolas"/>
          <w:color w:val="D4D4D4"/>
          <w:sz w:val="21"/>
          <w:szCs w:val="21"/>
        </w:rPr>
        <w:t>&gt;&lt;/</w:t>
      </w:r>
      <w:r w:rsidRPr="009162BE">
        <w:rPr>
          <w:rFonts w:ascii="Consolas" w:hAnsi="Consolas"/>
          <w:color w:val="9CDCFE"/>
          <w:sz w:val="21"/>
          <w:szCs w:val="21"/>
        </w:rPr>
        <w:t>LDo</w:t>
      </w:r>
      <w:r w:rsidRPr="009162BE">
        <w:rPr>
          <w:rFonts w:ascii="Consolas" w:hAnsi="Consolas"/>
          <w:color w:val="D4D4D4"/>
          <w:sz w:val="21"/>
          <w:szCs w:val="21"/>
        </w:rPr>
        <w:t xml:space="preserve">&gt; </w:t>
      </w:r>
      <w:r w:rsidRPr="009162BE">
        <w:rPr>
          <w:rFonts w:ascii="Consolas" w:hAnsi="Consolas"/>
          <w:color w:val="6A9955"/>
          <w:sz w:val="21"/>
          <w:szCs w:val="21"/>
        </w:rPr>
        <w:t>//Lý do</w:t>
      </w:r>
    </w:p>
    <w:p w14:paraId="24C0B3D0"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Fkey</w:t>
      </w:r>
      <w:r w:rsidRPr="009162BE">
        <w:rPr>
          <w:rFonts w:ascii="Consolas" w:hAnsi="Consolas"/>
          <w:color w:val="D4D4D4"/>
          <w:sz w:val="21"/>
          <w:szCs w:val="21"/>
        </w:rPr>
        <w:t>&gt;&lt;/</w:t>
      </w:r>
      <w:r w:rsidRPr="009162BE">
        <w:rPr>
          <w:rFonts w:ascii="Consolas" w:hAnsi="Consolas"/>
          <w:color w:val="9CDCFE"/>
          <w:sz w:val="21"/>
          <w:szCs w:val="21"/>
        </w:rPr>
        <w:t>Fkey</w:t>
      </w:r>
      <w:r w:rsidRPr="009162BE">
        <w:rPr>
          <w:rFonts w:ascii="Consolas" w:hAnsi="Consolas"/>
          <w:color w:val="D4D4D4"/>
          <w:sz w:val="21"/>
          <w:szCs w:val="21"/>
        </w:rPr>
        <w:t>&gt;</w:t>
      </w:r>
    </w:p>
    <w:p w14:paraId="0FBEE72A"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HDon</w:t>
      </w:r>
      <w:r w:rsidRPr="009162BE">
        <w:rPr>
          <w:rFonts w:ascii="Consolas" w:hAnsi="Consolas"/>
          <w:color w:val="D4D4D4"/>
          <w:sz w:val="21"/>
          <w:szCs w:val="21"/>
        </w:rPr>
        <w:t>&gt;</w:t>
      </w:r>
    </w:p>
    <w:p w14:paraId="29B6FD5E"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DSHDon</w:t>
      </w:r>
      <w:r w:rsidRPr="009162BE">
        <w:rPr>
          <w:rFonts w:ascii="Consolas" w:hAnsi="Consolas"/>
          <w:color w:val="D4D4D4"/>
          <w:sz w:val="21"/>
          <w:szCs w:val="21"/>
        </w:rPr>
        <w:t>&gt;</w:t>
      </w:r>
    </w:p>
    <w:p w14:paraId="6C22C115"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&lt;/</w:t>
      </w:r>
      <w:r w:rsidRPr="009162BE">
        <w:rPr>
          <w:rFonts w:ascii="Consolas" w:hAnsi="Consolas"/>
          <w:color w:val="9CDCFE"/>
          <w:sz w:val="21"/>
          <w:szCs w:val="21"/>
        </w:rPr>
        <w:t>DLTBao</w:t>
      </w:r>
      <w:r w:rsidRPr="009162BE">
        <w:rPr>
          <w:rFonts w:ascii="Consolas" w:hAnsi="Consolas"/>
          <w:color w:val="D4D4D4"/>
          <w:sz w:val="21"/>
          <w:szCs w:val="21"/>
        </w:rPr>
        <w:t>&gt;</w:t>
      </w:r>
    </w:p>
    <w:p w14:paraId="0C563CD7" w14:textId="77777777" w:rsidR="009D1437" w:rsidRPr="00193CC8" w:rsidRDefault="009D1437" w:rsidP="009D1437">
      <w:pPr>
        <w:shd w:val="clear" w:color="auto" w:fill="FFFFFF"/>
        <w:rPr>
          <w:rFonts w:ascii="Courier New" w:hAnsi="Courier New" w:cs="Courier New"/>
          <w:b/>
          <w:bCs/>
          <w:color w:val="000000"/>
          <w:sz w:val="20"/>
          <w:szCs w:val="20"/>
        </w:rPr>
      </w:pPr>
    </w:p>
    <w:p w14:paraId="6368C178" w14:textId="77777777" w:rsidR="009D1437" w:rsidRDefault="009D1437" w:rsidP="00480762">
      <w:pPr>
        <w:pStyle w:val="Heading3"/>
      </w:pPr>
      <w:bookmarkStart w:id="101" w:name="_Toc198045338"/>
      <w:r>
        <w:t>Lấy giá trị Hash cho gửi thông điệp hóa đơn có sai sót bằng token ( bước 1)</w:t>
      </w:r>
      <w:bookmarkEnd w:id="101"/>
    </w:p>
    <w:p w14:paraId="44D30FBB" w14:textId="77777777" w:rsidR="009D1437" w:rsidRPr="00593BE8" w:rsidRDefault="009D1437" w:rsidP="009D1437">
      <w:pPr>
        <w:pStyle w:val="N"/>
      </w:pPr>
      <w:r w:rsidRPr="00593BE8">
        <w:t>URL</w:t>
      </w:r>
    </w:p>
    <w:p w14:paraId="700F4B6D" w14:textId="77777777" w:rsidR="009D1437" w:rsidRDefault="009D1437" w:rsidP="009D1437">
      <w:pPr>
        <w:pStyle w:val="N"/>
      </w:pPr>
      <w:r>
        <w:tab/>
      </w:r>
      <w:r w:rsidRPr="00007702">
        <w:t xml:space="preserve"> </w:t>
      </w:r>
      <w:r>
        <w:t>s</w:t>
      </w:r>
      <w:r w:rsidRPr="00EB3AC8">
        <w:t xml:space="preserve">tring </w:t>
      </w:r>
      <w:r w:rsidRPr="002D0A4F">
        <w:rPr>
          <w:b/>
        </w:rPr>
        <w:t>GetHashInvNoticeErrors</w:t>
      </w:r>
      <w:r w:rsidRPr="00A0628B">
        <w:t>(</w:t>
      </w:r>
      <w:r w:rsidRPr="00951FEF">
        <w:t>string Account, string ACpass, string xml, string username, string password, string pattern = "", int convert = 0</w:t>
      </w:r>
      <w:r w:rsidRPr="00A0628B">
        <w:t>)</w:t>
      </w:r>
    </w:p>
    <w:p w14:paraId="15CD9447" w14:textId="77777777" w:rsidR="009D1437" w:rsidRPr="00593BE8" w:rsidRDefault="009D1437" w:rsidP="009D1437">
      <w:pPr>
        <w:pStyle w:val="N"/>
      </w:pPr>
      <w:r w:rsidRPr="00593BE8">
        <w:t>DESCRIPTION</w:t>
      </w:r>
    </w:p>
    <w:p w14:paraId="0ABE2F0E" w14:textId="77777777" w:rsidR="009D1437" w:rsidRPr="007C1EEB" w:rsidRDefault="009D1437" w:rsidP="009D1437">
      <w:pPr>
        <w:pStyle w:val="N"/>
      </w:pPr>
      <w:r>
        <w:tab/>
      </w:r>
      <w:r>
        <w:tab/>
        <w:t>Đây là web service cho phép gửi thông điệp hóa đơn điện tử có sai sót với các hệ thống sử dụng token, thực hiện truyền dữ liệu hóa đơn và lấy giá trị hash value để ký số bằng token ở client.</w:t>
      </w:r>
    </w:p>
    <w:p w14:paraId="3D1FD599" w14:textId="77777777" w:rsidR="009D1437" w:rsidRPr="00007702" w:rsidRDefault="009D1437" w:rsidP="009D1437">
      <w:pPr>
        <w:pStyle w:val="N"/>
      </w:pPr>
      <w:r w:rsidRPr="00663B3E">
        <w:t>HTTP METHOD</w:t>
      </w:r>
    </w:p>
    <w:p w14:paraId="09521A30" w14:textId="77777777" w:rsidR="009D1437" w:rsidRPr="00007702" w:rsidRDefault="009D1437" w:rsidP="009D1437">
      <w:pPr>
        <w:pStyle w:val="N"/>
        <w:rPr>
          <w:b/>
        </w:rPr>
      </w:pPr>
      <w:r w:rsidRPr="00610AFD">
        <w:tab/>
      </w:r>
      <w:r w:rsidRPr="00610AFD">
        <w:tab/>
        <w:t>POST</w:t>
      </w:r>
    </w:p>
    <w:p w14:paraId="2DC3617B" w14:textId="77777777" w:rsidR="009D1437" w:rsidRPr="00610AFD" w:rsidRDefault="009D1437" w:rsidP="009D1437">
      <w:pPr>
        <w:pStyle w:val="N"/>
      </w:pPr>
      <w:r w:rsidRPr="00610AFD">
        <w:lastRenderedPageBreak/>
        <w:t>REQUEST BODY</w:t>
      </w:r>
    </w:p>
    <w:p w14:paraId="3B7F6E72"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 xml:space="preserve">Tài khoản được cấp phát cho nhân viên gọi lệnh </w:t>
      </w:r>
      <w:r>
        <w:rPr>
          <w:rFonts w:eastAsia="Calibri"/>
        </w:rPr>
        <w:t>gửi thông điệp.</w:t>
      </w:r>
    </w:p>
    <w:p w14:paraId="22BCDF30" w14:textId="77777777" w:rsidR="009D1437" w:rsidRPr="00076E1C"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42CAEAC3"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B21083">
        <w:rPr>
          <w:b/>
          <w:color w:val="000000"/>
        </w:rPr>
        <w:t>xml</w:t>
      </w:r>
      <w:r w:rsidRPr="00076E1C">
        <w:rPr>
          <w:color w:val="000000"/>
        </w:rPr>
        <w:t xml:space="preserve">: chuỗi xml </w:t>
      </w:r>
      <w:r>
        <w:rPr>
          <w:color w:val="000000"/>
        </w:rPr>
        <w:t>thông điệp hóa đơn điện tử có sai sót</w:t>
      </w:r>
      <w:r w:rsidRPr="00076E1C">
        <w:rPr>
          <w:color w:val="000000"/>
        </w:rPr>
        <w:t xml:space="preserve"> (theo mẫ</w:t>
      </w:r>
      <w:r>
        <w:rPr>
          <w:color w:val="000000"/>
        </w:rPr>
        <w:t>u mô tả kèm theo</w:t>
      </w:r>
      <w:r w:rsidRPr="00076E1C">
        <w:rPr>
          <w:color w:val="000000"/>
        </w:rPr>
        <w:t>)</w:t>
      </w:r>
      <w:r>
        <w:rPr>
          <w:rFonts w:eastAsia="Calibri"/>
          <w:b/>
          <w:u w:val="single"/>
        </w:rPr>
        <w:t xml:space="preserve">    </w:t>
      </w:r>
    </w:p>
    <w:p w14:paraId="7D9D08C3"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mẫu số</w:t>
      </w:r>
      <w:r>
        <w:rPr>
          <w:color w:val="000000"/>
        </w:rPr>
        <w:t xml:space="preserve"> hóa đơn</w:t>
      </w:r>
    </w:p>
    <w:p w14:paraId="0C661D73" w14:textId="77777777" w:rsidR="009D1437" w:rsidRPr="00E009AD" w:rsidRDefault="009D1437" w:rsidP="009D1437">
      <w:pPr>
        <w:pStyle w:val="ListParagraph"/>
        <w:numPr>
          <w:ilvl w:val="0"/>
          <w:numId w:val="2"/>
        </w:numPr>
        <w:spacing w:after="0" w:line="360" w:lineRule="auto"/>
        <w:ind w:left="1080"/>
        <w:jc w:val="both"/>
        <w:rPr>
          <w:rFonts w:eastAsia="Calibri"/>
          <w:b/>
        </w:rPr>
      </w:pPr>
      <w:r w:rsidRPr="00494FBD">
        <w:rPr>
          <w:b/>
          <w:color w:val="000000"/>
        </w:rPr>
        <w:t>convert</w:t>
      </w:r>
      <w:r w:rsidRPr="00494FBD">
        <w:rPr>
          <w:color w:val="000000"/>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44847AF3"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9D1437" w:rsidRPr="00660ABB" w14:paraId="0C1AEC0D"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296DA2A2" w14:textId="77777777" w:rsidR="009D1437" w:rsidRPr="00660ABB" w:rsidRDefault="009D1437" w:rsidP="00616EC4">
            <w:pPr>
              <w:pStyle w:val="ListParagraph"/>
            </w:pPr>
            <w:r>
              <w:t>Kết 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6E04D8F8" w14:textId="77777777" w:rsidR="009D1437" w:rsidRPr="00660ABB" w:rsidRDefault="009D1437" w:rsidP="00616EC4">
            <w:pPr>
              <w:pStyle w:val="ListParagraph"/>
            </w:pPr>
            <w:r w:rsidRPr="00660ABB">
              <w:t>Mô 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4B04A42B" w14:textId="77777777" w:rsidR="009D1437" w:rsidRPr="00660ABB" w:rsidRDefault="009D1437" w:rsidP="00616EC4">
            <w:pPr>
              <w:pStyle w:val="ListParagraph"/>
            </w:pPr>
            <w:r>
              <w:t>Ghi chú</w:t>
            </w:r>
          </w:p>
        </w:tc>
      </w:tr>
      <w:tr w:rsidR="009D1437" w:rsidRPr="00660ABB" w14:paraId="657D6DE5" w14:textId="77777777" w:rsidTr="00616EC4">
        <w:tc>
          <w:tcPr>
            <w:tcW w:w="2250" w:type="dxa"/>
            <w:tcBorders>
              <w:top w:val="single" w:sz="4" w:space="0" w:color="2E74B5"/>
              <w:left w:val="single" w:sz="4" w:space="0" w:color="2E74B5"/>
              <w:right w:val="single" w:sz="4" w:space="0" w:color="2E74B5"/>
            </w:tcBorders>
            <w:shd w:val="clear" w:color="auto" w:fill="auto"/>
          </w:tcPr>
          <w:p w14:paraId="7FDE6DCF" w14:textId="77777777" w:rsidR="009D1437" w:rsidRPr="009372AD" w:rsidRDefault="009D1437" w:rsidP="00616EC4">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3279C28" w14:textId="77777777" w:rsidR="009D1437" w:rsidRPr="009372AD" w:rsidRDefault="009D1437" w:rsidP="00616EC4">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14:paraId="719E6B0B" w14:textId="77777777" w:rsidR="009D1437" w:rsidRPr="009372AD" w:rsidRDefault="009D1437" w:rsidP="00616EC4">
            <w:pPr>
              <w:pStyle w:val="ListParagraph"/>
              <w:ind w:left="0"/>
              <w:jc w:val="both"/>
            </w:pPr>
          </w:p>
        </w:tc>
      </w:tr>
      <w:tr w:rsidR="009D1437" w:rsidRPr="00660ABB" w14:paraId="76DFEE93"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7EDCF6C" w14:textId="77777777" w:rsidR="009D1437" w:rsidRPr="009372AD" w:rsidRDefault="009D1437" w:rsidP="00616EC4">
            <w:pPr>
              <w:autoSpaceDE w:val="0"/>
              <w:autoSpaceDN w:val="0"/>
              <w:adjustRightInd w:val="0"/>
              <w:rPr>
                <w:rFonts w:eastAsia="Calibri"/>
              </w:rPr>
            </w:pPr>
            <w:r w:rsidRPr="00E22984">
              <w:rPr>
                <w:rFonts w:eastAsia="Calibri"/>
              </w:rPr>
              <w:t>ERR:21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93B24EC" w14:textId="77777777" w:rsidR="009D1437" w:rsidRPr="009372AD" w:rsidRDefault="009D1437" w:rsidP="00616EC4">
            <w:pPr>
              <w:rPr>
                <w:rFonts w:eastAsia="Calibri"/>
              </w:rPr>
            </w:pPr>
            <w:r>
              <w:rPr>
                <w:rFonts w:eastAsia="Calibri"/>
              </w:rPr>
              <w:t>Không tìm thấy công ty hoặc tài khoản không tồn tại</w:t>
            </w:r>
          </w:p>
        </w:tc>
        <w:tc>
          <w:tcPr>
            <w:tcW w:w="2116" w:type="dxa"/>
            <w:tcBorders>
              <w:top w:val="single" w:sz="4" w:space="0" w:color="2E74B5"/>
              <w:left w:val="single" w:sz="4" w:space="0" w:color="2E74B5"/>
              <w:bottom w:val="single" w:sz="4" w:space="0" w:color="2E74B5"/>
              <w:right w:val="single" w:sz="4" w:space="0" w:color="2E74B5"/>
            </w:tcBorders>
          </w:tcPr>
          <w:p w14:paraId="0D043E8A" w14:textId="77777777" w:rsidR="009D1437" w:rsidRPr="009372AD" w:rsidRDefault="009D1437" w:rsidP="00616EC4">
            <w:pPr>
              <w:jc w:val="both"/>
            </w:pPr>
          </w:p>
        </w:tc>
      </w:tr>
      <w:tr w:rsidR="009D1437" w:rsidRPr="00660ABB" w14:paraId="7B84D043"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7D07152" w14:textId="77777777" w:rsidR="009D1437" w:rsidRPr="009372AD" w:rsidRDefault="009D1437" w:rsidP="00616EC4">
            <w:pPr>
              <w:autoSpaceDE w:val="0"/>
              <w:autoSpaceDN w:val="0"/>
              <w:adjustRightInd w:val="0"/>
              <w:rPr>
                <w:rFonts w:eastAsia="Calibri"/>
              </w:rPr>
            </w:pPr>
            <w:r w:rsidRPr="00E22984">
              <w:rPr>
                <w:rFonts w:eastAsia="Calibri"/>
              </w:rPr>
              <w:t>ERR:22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2980A43" w14:textId="77777777" w:rsidR="009D1437" w:rsidRPr="009372AD" w:rsidRDefault="009D1437" w:rsidP="00616EC4">
            <w:pPr>
              <w:rPr>
                <w:rFonts w:eastAsia="Calibri"/>
              </w:rPr>
            </w:pPr>
            <w:r>
              <w:rPr>
                <w:rFonts w:eastAsia="Calibri"/>
              </w:rPr>
              <w:t>Công ty chưa đăng ký chứng thư số</w:t>
            </w:r>
          </w:p>
        </w:tc>
        <w:tc>
          <w:tcPr>
            <w:tcW w:w="2116" w:type="dxa"/>
            <w:tcBorders>
              <w:top w:val="single" w:sz="4" w:space="0" w:color="2E74B5"/>
              <w:left w:val="single" w:sz="4" w:space="0" w:color="2E74B5"/>
              <w:bottom w:val="single" w:sz="4" w:space="0" w:color="2E74B5"/>
              <w:right w:val="single" w:sz="4" w:space="0" w:color="2E74B5"/>
            </w:tcBorders>
          </w:tcPr>
          <w:p w14:paraId="7DCEA45F" w14:textId="77777777" w:rsidR="009D1437" w:rsidRPr="009372AD" w:rsidRDefault="009D1437" w:rsidP="00616EC4">
            <w:pPr>
              <w:pStyle w:val="ListParagraph"/>
              <w:ind w:left="0"/>
              <w:jc w:val="both"/>
            </w:pPr>
          </w:p>
        </w:tc>
      </w:tr>
      <w:tr w:rsidR="009D1437" w:rsidRPr="00660ABB" w14:paraId="4BEA02FB"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1368F01" w14:textId="77777777" w:rsidR="009D1437" w:rsidRPr="009372AD" w:rsidRDefault="009D1437" w:rsidP="00616EC4">
            <w:pPr>
              <w:autoSpaceDE w:val="0"/>
              <w:autoSpaceDN w:val="0"/>
              <w:adjustRightInd w:val="0"/>
              <w:rPr>
                <w:rFonts w:eastAsia="Calibri"/>
              </w:rPr>
            </w:pPr>
            <w:r w:rsidRPr="00E22984">
              <w:rPr>
                <w:rFonts w:eastAsia="Calibri"/>
              </w:rPr>
              <w:t>ERR:28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518EC29" w14:textId="77777777" w:rsidR="009D1437" w:rsidRPr="009372AD" w:rsidRDefault="009D1437" w:rsidP="00616EC4">
            <w:pPr>
              <w:rPr>
                <w:rFonts w:eastAsia="Calibri"/>
              </w:rPr>
            </w:pPr>
            <w:r>
              <w:rPr>
                <w:rFonts w:eastAsia="Calibri"/>
              </w:rPr>
              <w:t>Chưa có thông tin chứng thư trong hệ thống</w:t>
            </w:r>
          </w:p>
        </w:tc>
        <w:tc>
          <w:tcPr>
            <w:tcW w:w="2116" w:type="dxa"/>
            <w:tcBorders>
              <w:top w:val="single" w:sz="4" w:space="0" w:color="2E74B5"/>
              <w:left w:val="single" w:sz="4" w:space="0" w:color="2E74B5"/>
              <w:bottom w:val="single" w:sz="4" w:space="0" w:color="2E74B5"/>
              <w:right w:val="single" w:sz="4" w:space="0" w:color="2E74B5"/>
            </w:tcBorders>
          </w:tcPr>
          <w:p w14:paraId="7828AFB7" w14:textId="77777777" w:rsidR="009D1437" w:rsidRPr="009372AD" w:rsidRDefault="009D1437" w:rsidP="00616EC4">
            <w:pPr>
              <w:pStyle w:val="ListParagraph"/>
              <w:ind w:left="0"/>
              <w:jc w:val="both"/>
            </w:pPr>
          </w:p>
        </w:tc>
      </w:tr>
      <w:tr w:rsidR="009D1437" w:rsidRPr="00660ABB" w14:paraId="1C9489C0"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B8128A1" w14:textId="77777777" w:rsidR="009D1437" w:rsidRPr="009372AD" w:rsidRDefault="009D1437" w:rsidP="00616EC4">
            <w:pPr>
              <w:autoSpaceDE w:val="0"/>
              <w:autoSpaceDN w:val="0"/>
              <w:adjustRightInd w:val="0"/>
              <w:rPr>
                <w:rFonts w:eastAsia="Calibri"/>
              </w:rPr>
            </w:pPr>
            <w:r w:rsidRPr="00E22984">
              <w:rPr>
                <w:rFonts w:eastAsia="Calibri"/>
              </w:rPr>
              <w:t>ERR:24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5009356" w14:textId="77777777" w:rsidR="009D1437" w:rsidRPr="009372AD" w:rsidRDefault="009D1437" w:rsidP="00616EC4">
            <w:pPr>
              <w:rPr>
                <w:rFonts w:eastAsia="Calibri"/>
              </w:rPr>
            </w:pPr>
            <w:r>
              <w:rPr>
                <w:rFonts w:eastAsia="Calibri"/>
              </w:rPr>
              <w:t>Chứng thư truyền lên không đúng với chứng thư đăng ký trong hệ thống</w:t>
            </w:r>
          </w:p>
        </w:tc>
        <w:tc>
          <w:tcPr>
            <w:tcW w:w="2116" w:type="dxa"/>
            <w:tcBorders>
              <w:top w:val="single" w:sz="4" w:space="0" w:color="2E74B5"/>
              <w:left w:val="single" w:sz="4" w:space="0" w:color="2E74B5"/>
              <w:bottom w:val="single" w:sz="4" w:space="0" w:color="2E74B5"/>
              <w:right w:val="single" w:sz="4" w:space="0" w:color="2E74B5"/>
            </w:tcBorders>
          </w:tcPr>
          <w:p w14:paraId="122124FC" w14:textId="77777777" w:rsidR="009D1437" w:rsidRPr="009372AD" w:rsidRDefault="009D1437" w:rsidP="00616EC4">
            <w:pPr>
              <w:pStyle w:val="ListParagraph"/>
              <w:ind w:left="0"/>
              <w:jc w:val="both"/>
            </w:pPr>
          </w:p>
        </w:tc>
      </w:tr>
      <w:tr w:rsidR="009D1437" w:rsidRPr="00660ABB" w14:paraId="3C9AEB66"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975590E" w14:textId="77777777" w:rsidR="009D1437" w:rsidRPr="009372AD" w:rsidRDefault="009D1437" w:rsidP="00616EC4">
            <w:pPr>
              <w:autoSpaceDE w:val="0"/>
              <w:autoSpaceDN w:val="0"/>
              <w:adjustRightInd w:val="0"/>
              <w:rPr>
                <w:rFonts w:eastAsia="Calibri"/>
              </w:rPr>
            </w:pPr>
            <w:r w:rsidRPr="00E22984">
              <w:rPr>
                <w:rFonts w:eastAsia="Calibri"/>
              </w:rPr>
              <w:t>ERR:27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5E61A71" w14:textId="77777777" w:rsidR="009D1437" w:rsidRPr="009372AD" w:rsidRDefault="009D1437" w:rsidP="00616EC4">
            <w:pPr>
              <w:pStyle w:val="ListParagraph"/>
              <w:spacing w:after="0" w:line="240" w:lineRule="auto"/>
              <w:ind w:left="0"/>
              <w:rPr>
                <w:rFonts w:eastAsia="Calibri"/>
              </w:rPr>
            </w:pPr>
            <w:r>
              <w:rPr>
                <w:rFonts w:eastAsia="Calibri"/>
              </w:rPr>
              <w:t>Chứng thư chưa đến thời điểm sử dụng</w:t>
            </w:r>
          </w:p>
        </w:tc>
        <w:tc>
          <w:tcPr>
            <w:tcW w:w="2116" w:type="dxa"/>
            <w:tcBorders>
              <w:top w:val="single" w:sz="4" w:space="0" w:color="2E74B5"/>
              <w:left w:val="single" w:sz="4" w:space="0" w:color="2E74B5"/>
              <w:bottom w:val="single" w:sz="4" w:space="0" w:color="2E74B5"/>
              <w:right w:val="single" w:sz="4" w:space="0" w:color="2E74B5"/>
            </w:tcBorders>
          </w:tcPr>
          <w:p w14:paraId="17914F46" w14:textId="77777777" w:rsidR="009D1437" w:rsidRPr="009372AD" w:rsidRDefault="009D1437" w:rsidP="00616EC4">
            <w:pPr>
              <w:pStyle w:val="ListParagraph"/>
              <w:ind w:left="0"/>
              <w:jc w:val="both"/>
            </w:pPr>
          </w:p>
        </w:tc>
      </w:tr>
      <w:tr w:rsidR="009D1437" w:rsidRPr="00660ABB" w14:paraId="344ED801"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E458006" w14:textId="77777777" w:rsidR="009D1437" w:rsidRPr="009372AD" w:rsidRDefault="009D1437" w:rsidP="00616EC4">
            <w:pPr>
              <w:autoSpaceDE w:val="0"/>
              <w:autoSpaceDN w:val="0"/>
              <w:adjustRightInd w:val="0"/>
              <w:rPr>
                <w:rFonts w:eastAsia="Calibri"/>
              </w:rPr>
            </w:pPr>
            <w:r w:rsidRPr="00E22984">
              <w:rPr>
                <w:rFonts w:eastAsia="Calibri"/>
              </w:rPr>
              <w:t>ERR:26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B4D2318" w14:textId="77777777" w:rsidR="009D1437" w:rsidRPr="009372AD" w:rsidRDefault="009D1437" w:rsidP="00616EC4">
            <w:pPr>
              <w:pStyle w:val="ListParagraph"/>
              <w:spacing w:after="0" w:line="240" w:lineRule="auto"/>
              <w:ind w:left="0"/>
              <w:rPr>
                <w:rFonts w:eastAsia="Calibri"/>
              </w:rPr>
            </w:pPr>
            <w:r>
              <w:rPr>
                <w:rFonts w:eastAsia="Calibri"/>
              </w:rPr>
              <w:t>Chứng thư số hết hạn</w:t>
            </w:r>
          </w:p>
        </w:tc>
        <w:tc>
          <w:tcPr>
            <w:tcW w:w="2116" w:type="dxa"/>
            <w:tcBorders>
              <w:top w:val="single" w:sz="4" w:space="0" w:color="2E74B5"/>
              <w:left w:val="single" w:sz="4" w:space="0" w:color="2E74B5"/>
              <w:bottom w:val="single" w:sz="4" w:space="0" w:color="2E74B5"/>
              <w:right w:val="single" w:sz="4" w:space="0" w:color="2E74B5"/>
            </w:tcBorders>
          </w:tcPr>
          <w:p w14:paraId="09484369" w14:textId="77777777" w:rsidR="009D1437" w:rsidRPr="009372AD" w:rsidRDefault="009D1437" w:rsidP="00616EC4">
            <w:pPr>
              <w:pStyle w:val="ListParagraph"/>
              <w:ind w:left="0"/>
              <w:jc w:val="both"/>
            </w:pPr>
          </w:p>
        </w:tc>
      </w:tr>
      <w:tr w:rsidR="009D1437" w:rsidRPr="00660ABB" w14:paraId="13B19D1E"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FC1756E" w14:textId="77777777" w:rsidR="009D1437" w:rsidRPr="009372AD" w:rsidRDefault="009D1437" w:rsidP="00616EC4">
            <w:pPr>
              <w:autoSpaceDE w:val="0"/>
              <w:autoSpaceDN w:val="0"/>
              <w:adjustRightInd w:val="0"/>
              <w:rPr>
                <w:rFonts w:eastAsia="Calibri"/>
              </w:rPr>
            </w:pPr>
            <w:r w:rsidRPr="00E22984">
              <w:rPr>
                <w:rFonts w:eastAsia="Calibri"/>
              </w:rPr>
              <w:t>ERR:3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BC2D959" w14:textId="77777777" w:rsidR="009D1437" w:rsidRPr="009372AD" w:rsidRDefault="009D1437" w:rsidP="00616EC4">
            <w:pPr>
              <w:pStyle w:val="ListParagraph"/>
              <w:spacing w:after="0" w:line="240" w:lineRule="auto"/>
              <w:ind w:left="0"/>
              <w:rPr>
                <w:rFonts w:eastAsia="Calibri"/>
              </w:rPr>
            </w:pPr>
            <w:r w:rsidRPr="009372AD">
              <w:rPr>
                <w:rFonts w:eastAsia="Calibri"/>
              </w:rPr>
              <w:t>Dữ liệu xml đầu vào không đúng quy định</w:t>
            </w:r>
          </w:p>
        </w:tc>
        <w:tc>
          <w:tcPr>
            <w:tcW w:w="2116" w:type="dxa"/>
            <w:tcBorders>
              <w:top w:val="single" w:sz="4" w:space="0" w:color="2E74B5"/>
              <w:left w:val="single" w:sz="4" w:space="0" w:color="2E74B5"/>
              <w:bottom w:val="single" w:sz="4" w:space="0" w:color="2E74B5"/>
              <w:right w:val="single" w:sz="4" w:space="0" w:color="2E74B5"/>
            </w:tcBorders>
          </w:tcPr>
          <w:p w14:paraId="0D1903C0" w14:textId="77777777" w:rsidR="009D1437" w:rsidRPr="009372AD" w:rsidRDefault="009D1437" w:rsidP="00616EC4">
            <w:pPr>
              <w:pStyle w:val="ListParagraph"/>
              <w:ind w:left="0"/>
              <w:jc w:val="both"/>
            </w:pPr>
          </w:p>
        </w:tc>
      </w:tr>
      <w:tr w:rsidR="009D1437" w:rsidRPr="00660ABB" w14:paraId="2DA31785"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FE53C80" w14:textId="77777777" w:rsidR="009D1437" w:rsidRPr="009372AD" w:rsidRDefault="009D1437" w:rsidP="00616EC4">
            <w:pPr>
              <w:autoSpaceDE w:val="0"/>
              <w:autoSpaceDN w:val="0"/>
              <w:adjustRightInd w:val="0"/>
              <w:rPr>
                <w:rFonts w:eastAsia="Calibri"/>
              </w:rPr>
            </w:pPr>
            <w:r w:rsidRPr="00E22984">
              <w:rPr>
                <w:rFonts w:eastAsia="Calibri"/>
              </w:rPr>
              <w:t>ERR:10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84EC19C" w14:textId="77777777" w:rsidR="009D1437" w:rsidRDefault="009D1437" w:rsidP="00616EC4">
            <w:pPr>
              <w:pStyle w:val="ListParagraph"/>
              <w:spacing w:after="0" w:line="240" w:lineRule="auto"/>
              <w:ind w:left="0"/>
              <w:rPr>
                <w:rFonts w:eastAsia="Calibri"/>
              </w:rPr>
            </w:pPr>
            <w:r>
              <w:t>Lô có số hóa đơn vượt quá số lượng tối đa cho phép</w:t>
            </w:r>
          </w:p>
        </w:tc>
        <w:tc>
          <w:tcPr>
            <w:tcW w:w="2116" w:type="dxa"/>
            <w:tcBorders>
              <w:top w:val="single" w:sz="4" w:space="0" w:color="2E74B5"/>
              <w:left w:val="single" w:sz="4" w:space="0" w:color="2E74B5"/>
              <w:bottom w:val="single" w:sz="4" w:space="0" w:color="2E74B5"/>
              <w:right w:val="single" w:sz="4" w:space="0" w:color="2E74B5"/>
            </w:tcBorders>
          </w:tcPr>
          <w:p w14:paraId="40663F9C" w14:textId="77777777" w:rsidR="009D1437" w:rsidRPr="00731CD1" w:rsidRDefault="009D1437" w:rsidP="00616EC4">
            <w:pPr>
              <w:ind w:left="360"/>
              <w:jc w:val="both"/>
            </w:pPr>
          </w:p>
        </w:tc>
      </w:tr>
      <w:tr w:rsidR="009D1437" w:rsidRPr="00660ABB" w14:paraId="2AFBCE21" w14:textId="77777777" w:rsidTr="00616EC4">
        <w:trPr>
          <w:trHeight w:val="413"/>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4CA069B" w14:textId="77777777" w:rsidR="009D1437" w:rsidRPr="009372AD" w:rsidRDefault="009D1437" w:rsidP="00616EC4">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56C587A" w14:textId="77777777" w:rsidR="009D1437" w:rsidRDefault="009D1437" w:rsidP="00616EC4">
            <w:pPr>
              <w:pStyle w:val="ListParagraph"/>
              <w:spacing w:after="0" w:line="240" w:lineRule="auto"/>
              <w:ind w:left="0"/>
              <w:rPr>
                <w:rFonts w:eastAsia="Calibri"/>
              </w:rPr>
            </w:pPr>
            <w:r>
              <w:rPr>
                <w:rFonts w:eastAsia="Calibri"/>
              </w:rPr>
              <w:t>Có lỗi xảy ra</w:t>
            </w:r>
          </w:p>
        </w:tc>
        <w:tc>
          <w:tcPr>
            <w:tcW w:w="2116" w:type="dxa"/>
            <w:tcBorders>
              <w:top w:val="single" w:sz="4" w:space="0" w:color="2E74B5"/>
              <w:left w:val="single" w:sz="4" w:space="0" w:color="2E74B5"/>
              <w:bottom w:val="single" w:sz="4" w:space="0" w:color="2E74B5"/>
              <w:right w:val="single" w:sz="4" w:space="0" w:color="2E74B5"/>
            </w:tcBorders>
          </w:tcPr>
          <w:p w14:paraId="188B16F1" w14:textId="77777777" w:rsidR="009D1437" w:rsidRPr="00731CD1" w:rsidRDefault="009D1437" w:rsidP="00616EC4">
            <w:pPr>
              <w:jc w:val="both"/>
            </w:pPr>
            <w:r>
              <w:t>Lỗi không xác định</w:t>
            </w:r>
          </w:p>
        </w:tc>
      </w:tr>
      <w:tr w:rsidR="009D1437" w:rsidRPr="00660ABB" w14:paraId="450A0BFC"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91F92C5" w14:textId="77777777" w:rsidR="009D1437" w:rsidRPr="00E22984" w:rsidRDefault="009D1437" w:rsidP="00616EC4">
            <w:pPr>
              <w:autoSpaceDE w:val="0"/>
              <w:autoSpaceDN w:val="0"/>
              <w:adjustRightInd w:val="0"/>
              <w:rPr>
                <w:rFonts w:eastAsia="Calibri"/>
              </w:rPr>
            </w:pPr>
            <w:r w:rsidRPr="00E22984">
              <w:rPr>
                <w:rFonts w:eastAsia="Calibri"/>
              </w:rPr>
              <w:t>ERR:30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B4E4DAE" w14:textId="77777777" w:rsidR="009D1437" w:rsidRDefault="009D1437" w:rsidP="00616EC4">
            <w:pPr>
              <w:pStyle w:val="ListParagraph"/>
              <w:ind w:left="0"/>
              <w:jc w:val="both"/>
            </w:pPr>
            <w:r>
              <w:t>Tạo mới hóa đơn có lỗi</w:t>
            </w:r>
          </w:p>
        </w:tc>
        <w:tc>
          <w:tcPr>
            <w:tcW w:w="2116" w:type="dxa"/>
            <w:tcBorders>
              <w:top w:val="single" w:sz="4" w:space="0" w:color="2E74B5"/>
              <w:left w:val="single" w:sz="4" w:space="0" w:color="2E74B5"/>
              <w:bottom w:val="single" w:sz="4" w:space="0" w:color="2E74B5"/>
              <w:right w:val="single" w:sz="4" w:space="0" w:color="2E74B5"/>
            </w:tcBorders>
          </w:tcPr>
          <w:p w14:paraId="3606FC4E" w14:textId="77777777" w:rsidR="009D1437" w:rsidRPr="00731CD1" w:rsidRDefault="009D1437" w:rsidP="00616EC4">
            <w:pPr>
              <w:ind w:left="360"/>
              <w:jc w:val="both"/>
            </w:pPr>
          </w:p>
        </w:tc>
      </w:tr>
      <w:tr w:rsidR="009D1437" w:rsidRPr="00660ABB" w14:paraId="1B2A1A41"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2D7A9F9C" w14:textId="77777777" w:rsidR="009D1437" w:rsidRPr="009372AD" w:rsidRDefault="009D1437" w:rsidP="00616EC4">
            <w:pPr>
              <w:autoSpaceDE w:val="0"/>
              <w:autoSpaceDN w:val="0"/>
              <w:adjustRightInd w:val="0"/>
              <w:rPr>
                <w:rFonts w:eastAsia="Calibri"/>
              </w:rPr>
            </w:pPr>
            <w:r>
              <w:rPr>
                <w:szCs w:val="28"/>
              </w:rPr>
              <w:t xml:space="preserve">Chuỗi </w:t>
            </w:r>
            <w:r>
              <w:rPr>
                <w:rFonts w:ascii="Consolas" w:hAnsi="Consolas" w:cs="Consolas"/>
                <w:color w:val="000000"/>
                <w:sz w:val="19"/>
                <w:szCs w:val="19"/>
              </w:rPr>
              <w:t>base64Hash</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449EE13" w14:textId="77777777" w:rsidR="009D1437" w:rsidRPr="00F75A5F" w:rsidRDefault="009D1437" w:rsidP="00616EC4">
            <w:pPr>
              <w:rPr>
                <w:rFonts w:eastAsia="Calibri"/>
              </w:rPr>
            </w:pPr>
            <w:r>
              <w:rPr>
                <w:rFonts w:eastAsia="Calibri"/>
              </w:rPr>
              <w:t>Chuỗi trả về sử dụng để ký số token</w:t>
            </w:r>
          </w:p>
        </w:tc>
        <w:tc>
          <w:tcPr>
            <w:tcW w:w="2116" w:type="dxa"/>
            <w:tcBorders>
              <w:top w:val="single" w:sz="4" w:space="0" w:color="2E74B5"/>
              <w:left w:val="single" w:sz="4" w:space="0" w:color="2E74B5"/>
              <w:bottom w:val="single" w:sz="4" w:space="0" w:color="2E74B5"/>
              <w:right w:val="single" w:sz="4" w:space="0" w:color="2E74B5"/>
            </w:tcBorders>
          </w:tcPr>
          <w:p w14:paraId="333F36E7" w14:textId="77777777" w:rsidR="009D1437" w:rsidRPr="00731CD1" w:rsidRDefault="009D1437" w:rsidP="00616EC4">
            <w:pPr>
              <w:ind w:left="360"/>
              <w:jc w:val="both"/>
            </w:pPr>
          </w:p>
        </w:tc>
      </w:tr>
    </w:tbl>
    <w:p w14:paraId="393DFD64" w14:textId="77777777" w:rsidR="009D1437" w:rsidRDefault="009D1437" w:rsidP="009D1437">
      <w:pPr>
        <w:rPr>
          <w:lang w:eastAsia="x-none"/>
        </w:rPr>
      </w:pPr>
    </w:p>
    <w:p w14:paraId="1A2EADA3" w14:textId="77777777" w:rsidR="009D1437" w:rsidRDefault="009D1437" w:rsidP="009D1437">
      <w:pPr>
        <w:rPr>
          <w:lang w:eastAsia="x-none"/>
        </w:rPr>
      </w:pPr>
      <w:r>
        <w:rPr>
          <w:lang w:eastAsia="x-none"/>
        </w:rPr>
        <w:t>Cấu trúc chuỗi XML đầu vào của thông điệp: (dấu * là bắt buộc)</w:t>
      </w:r>
    </w:p>
    <w:p w14:paraId="0BC8048F"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&lt;</w:t>
      </w:r>
      <w:r w:rsidRPr="009162BE">
        <w:rPr>
          <w:rFonts w:ascii="Consolas" w:hAnsi="Consolas"/>
          <w:color w:val="9CDCFE"/>
          <w:sz w:val="21"/>
          <w:szCs w:val="21"/>
        </w:rPr>
        <w:t>DLTBao</w:t>
      </w:r>
      <w:r w:rsidRPr="009162BE">
        <w:rPr>
          <w:rFonts w:ascii="Consolas" w:hAnsi="Consolas"/>
          <w:color w:val="D4D4D4"/>
          <w:sz w:val="21"/>
          <w:szCs w:val="21"/>
        </w:rPr>
        <w:t>&gt;</w:t>
      </w:r>
    </w:p>
    <w:p w14:paraId="13639A39" w14:textId="0BBA9626"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TNNT</w:t>
      </w:r>
      <w:r w:rsidRPr="009162BE">
        <w:rPr>
          <w:rFonts w:ascii="Consolas" w:hAnsi="Consolas"/>
          <w:color w:val="D4D4D4"/>
          <w:sz w:val="21"/>
          <w:szCs w:val="21"/>
        </w:rPr>
        <w:t>&gt;&lt;/</w:t>
      </w:r>
      <w:r w:rsidRPr="009162BE">
        <w:rPr>
          <w:rFonts w:ascii="Consolas" w:hAnsi="Consolas"/>
          <w:color w:val="9CDCFE"/>
          <w:sz w:val="21"/>
          <w:szCs w:val="21"/>
        </w:rPr>
        <w:t>TNNT</w:t>
      </w:r>
      <w:r w:rsidR="00AB460C">
        <w:rPr>
          <w:rFonts w:ascii="Consolas" w:hAnsi="Consolas"/>
          <w:color w:val="D4D4D4"/>
          <w:sz w:val="21"/>
          <w:szCs w:val="21"/>
        </w:rPr>
        <w:t>&gt;</w:t>
      </w:r>
      <w:r w:rsidRPr="009162BE">
        <w:rPr>
          <w:rFonts w:ascii="Consolas" w:hAnsi="Consolas"/>
          <w:color w:val="D4D4D4"/>
          <w:sz w:val="21"/>
          <w:szCs w:val="21"/>
        </w:rPr>
        <w:t xml:space="preserve"> </w:t>
      </w:r>
      <w:r w:rsidRPr="009162BE">
        <w:rPr>
          <w:rFonts w:ascii="Consolas" w:hAnsi="Consolas"/>
          <w:color w:val="6A9955"/>
          <w:sz w:val="21"/>
          <w:szCs w:val="21"/>
        </w:rPr>
        <w:t xml:space="preserve">//Tên </w:t>
      </w:r>
      <w:r>
        <w:rPr>
          <w:rFonts w:ascii="Consolas" w:hAnsi="Consolas"/>
          <w:color w:val="6A9955"/>
          <w:sz w:val="21"/>
          <w:szCs w:val="21"/>
        </w:rPr>
        <w:t>người nộp thuế</w:t>
      </w:r>
    </w:p>
    <w:p w14:paraId="6F203FFD" w14:textId="0D5DE32F"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TCQT</w:t>
      </w:r>
      <w:r w:rsidRPr="009162BE">
        <w:rPr>
          <w:rFonts w:ascii="Consolas" w:hAnsi="Consolas"/>
          <w:color w:val="D4D4D4"/>
          <w:sz w:val="21"/>
          <w:szCs w:val="21"/>
        </w:rPr>
        <w:t>&gt;&lt;/</w:t>
      </w:r>
      <w:r w:rsidRPr="009162BE">
        <w:rPr>
          <w:rFonts w:ascii="Consolas" w:hAnsi="Consolas"/>
          <w:color w:val="9CDCFE"/>
          <w:sz w:val="21"/>
          <w:szCs w:val="21"/>
        </w:rPr>
        <w:t>TCQT</w:t>
      </w:r>
      <w:r w:rsidR="00AB460C">
        <w:rPr>
          <w:rFonts w:ascii="Consolas" w:hAnsi="Consolas"/>
          <w:color w:val="D4D4D4"/>
          <w:sz w:val="21"/>
          <w:szCs w:val="21"/>
        </w:rPr>
        <w:t>&gt;</w:t>
      </w:r>
      <w:r w:rsidRPr="009162BE">
        <w:rPr>
          <w:rFonts w:ascii="Consolas" w:hAnsi="Consolas"/>
          <w:color w:val="6A9955"/>
          <w:sz w:val="21"/>
          <w:szCs w:val="21"/>
        </w:rPr>
        <w:t>//Tên cơ quan thuế (Tên cơ quan thuế ra thông báo)</w:t>
      </w:r>
    </w:p>
    <w:p w14:paraId="4343D175" w14:textId="0BC1D48B"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NTBao</w:t>
      </w:r>
      <w:r w:rsidRPr="009162BE">
        <w:rPr>
          <w:rFonts w:ascii="Consolas" w:hAnsi="Consolas"/>
          <w:color w:val="D4D4D4"/>
          <w:sz w:val="21"/>
          <w:szCs w:val="21"/>
        </w:rPr>
        <w:t>&gt;&lt;/</w:t>
      </w:r>
      <w:r w:rsidRPr="009162BE">
        <w:rPr>
          <w:rFonts w:ascii="Consolas" w:hAnsi="Consolas"/>
          <w:color w:val="9CDCFE"/>
          <w:sz w:val="21"/>
          <w:szCs w:val="21"/>
        </w:rPr>
        <w:t>NTBao</w:t>
      </w:r>
      <w:r w:rsidR="00AB460C">
        <w:rPr>
          <w:rFonts w:ascii="Consolas" w:hAnsi="Consolas"/>
          <w:color w:val="D4D4D4"/>
          <w:sz w:val="21"/>
          <w:szCs w:val="21"/>
        </w:rPr>
        <w:t>&gt;</w:t>
      </w:r>
      <w:r w:rsidRPr="009162BE">
        <w:rPr>
          <w:rFonts w:ascii="Consolas" w:hAnsi="Consolas"/>
          <w:color w:val="6A9955"/>
          <w:sz w:val="21"/>
          <w:szCs w:val="21"/>
        </w:rPr>
        <w:t>//Ngày thông báo</w:t>
      </w:r>
    </w:p>
    <w:p w14:paraId="1BC75BC9" w14:textId="7422DE56"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DDanh</w:t>
      </w:r>
      <w:r w:rsidRPr="009162BE">
        <w:rPr>
          <w:rFonts w:ascii="Consolas" w:hAnsi="Consolas"/>
          <w:color w:val="D4D4D4"/>
          <w:sz w:val="21"/>
          <w:szCs w:val="21"/>
        </w:rPr>
        <w:t>&gt;&lt;/</w:t>
      </w:r>
      <w:r w:rsidRPr="009162BE">
        <w:rPr>
          <w:rFonts w:ascii="Consolas" w:hAnsi="Consolas"/>
          <w:color w:val="9CDCFE"/>
          <w:sz w:val="21"/>
          <w:szCs w:val="21"/>
        </w:rPr>
        <w:t>DDanh</w:t>
      </w:r>
      <w:r w:rsidR="00AB460C">
        <w:rPr>
          <w:rFonts w:ascii="Consolas" w:hAnsi="Consolas"/>
          <w:color w:val="D4D4D4"/>
          <w:sz w:val="21"/>
          <w:szCs w:val="21"/>
        </w:rPr>
        <w:t>&gt;</w:t>
      </w:r>
      <w:r w:rsidRPr="009162BE">
        <w:rPr>
          <w:rFonts w:ascii="Consolas" w:hAnsi="Consolas"/>
          <w:color w:val="6A9955"/>
          <w:sz w:val="21"/>
          <w:szCs w:val="21"/>
        </w:rPr>
        <w:t>//Địa danh</w:t>
      </w:r>
    </w:p>
    <w:p w14:paraId="4A18DF2C" w14:textId="3D23C9D9"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lastRenderedPageBreak/>
        <w:t>    &lt;</w:t>
      </w:r>
      <w:r w:rsidRPr="009162BE">
        <w:rPr>
          <w:rFonts w:ascii="Consolas" w:hAnsi="Consolas"/>
          <w:color w:val="9CDCFE"/>
          <w:sz w:val="21"/>
          <w:szCs w:val="21"/>
        </w:rPr>
        <w:t>Loai</w:t>
      </w:r>
      <w:r w:rsidRPr="009162BE">
        <w:rPr>
          <w:rFonts w:ascii="Consolas" w:hAnsi="Consolas"/>
          <w:color w:val="D4D4D4"/>
          <w:sz w:val="21"/>
          <w:szCs w:val="21"/>
        </w:rPr>
        <w:t>&gt; &lt;/</w:t>
      </w:r>
      <w:r w:rsidRPr="009162BE">
        <w:rPr>
          <w:rFonts w:ascii="Consolas" w:hAnsi="Consolas"/>
          <w:color w:val="9CDCFE"/>
          <w:sz w:val="21"/>
          <w:szCs w:val="21"/>
        </w:rPr>
        <w:t>Loai</w:t>
      </w:r>
      <w:r w:rsidRPr="009162BE">
        <w:rPr>
          <w:rFonts w:ascii="Consolas" w:hAnsi="Consolas"/>
          <w:color w:val="D4D4D4"/>
          <w:sz w:val="21"/>
          <w:szCs w:val="21"/>
        </w:rPr>
        <w:t>&gt;*</w:t>
      </w:r>
      <w:r w:rsidRPr="009162BE">
        <w:rPr>
          <w:rFonts w:ascii="Consolas" w:hAnsi="Consolas"/>
          <w:color w:val="6A9955"/>
          <w:sz w:val="21"/>
          <w:szCs w:val="21"/>
        </w:rPr>
        <w:t>//Loại</w:t>
      </w:r>
      <w:r w:rsidR="000459D4">
        <w:rPr>
          <w:rFonts w:ascii="Consolas" w:hAnsi="Consolas"/>
          <w:color w:val="6A9955"/>
          <w:sz w:val="21"/>
          <w:szCs w:val="21"/>
        </w:rPr>
        <w:t xml:space="preserve"> (Loại thông báo) (1: Thông báo của NNT, 2: G</w:t>
      </w:r>
      <w:r w:rsidRPr="009162BE">
        <w:rPr>
          <w:rFonts w:ascii="Consolas" w:hAnsi="Consolas"/>
          <w:color w:val="6A9955"/>
          <w:sz w:val="21"/>
          <w:szCs w:val="21"/>
        </w:rPr>
        <w:t xml:space="preserve">iải trình của NNT theo thông báo của CQT) </w:t>
      </w:r>
    </w:p>
    <w:p w14:paraId="37367AD2" w14:textId="4AF966DE"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So</w:t>
      </w:r>
      <w:r w:rsidRPr="009162BE">
        <w:rPr>
          <w:rFonts w:ascii="Consolas" w:hAnsi="Consolas"/>
          <w:color w:val="D4D4D4"/>
          <w:sz w:val="21"/>
          <w:szCs w:val="21"/>
        </w:rPr>
        <w:t>&gt;&lt;/</w:t>
      </w:r>
      <w:r w:rsidRPr="009162BE">
        <w:rPr>
          <w:rFonts w:ascii="Consolas" w:hAnsi="Consolas"/>
          <w:color w:val="9CDCFE"/>
          <w:sz w:val="21"/>
          <w:szCs w:val="21"/>
        </w:rPr>
        <w:t>So</w:t>
      </w:r>
      <w:r w:rsidRPr="009162BE">
        <w:rPr>
          <w:rFonts w:ascii="Consolas" w:hAnsi="Consolas"/>
          <w:color w:val="D4D4D4"/>
          <w:sz w:val="21"/>
          <w:szCs w:val="21"/>
        </w:rPr>
        <w:t xml:space="preserve">&gt; </w:t>
      </w:r>
      <w:r w:rsidRPr="009162BE">
        <w:rPr>
          <w:rFonts w:ascii="Consolas" w:hAnsi="Consolas"/>
          <w:color w:val="6A9955"/>
          <w:sz w:val="21"/>
          <w:szCs w:val="21"/>
        </w:rPr>
        <w:t xml:space="preserve">//Số thông báo của CQT. Bắt buộc </w:t>
      </w:r>
      <w:r w:rsidR="00AB460C">
        <w:rPr>
          <w:rFonts w:ascii="Consolas" w:hAnsi="Consolas"/>
          <w:color w:val="6A9955"/>
          <w:sz w:val="21"/>
          <w:szCs w:val="21"/>
        </w:rPr>
        <w:t>(Đối với Loại=2: G</w:t>
      </w:r>
      <w:r w:rsidRPr="009162BE">
        <w:rPr>
          <w:rFonts w:ascii="Consolas" w:hAnsi="Consolas"/>
          <w:color w:val="6A9955"/>
          <w:sz w:val="21"/>
          <w:szCs w:val="21"/>
        </w:rPr>
        <w:t>iải trình của NNT theo thông báo của CQT)</w:t>
      </w:r>
    </w:p>
    <w:p w14:paraId="401289FA" w14:textId="3C34BBD3"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NTBCCQT</w:t>
      </w:r>
      <w:r w:rsidRPr="009162BE">
        <w:rPr>
          <w:rFonts w:ascii="Consolas" w:hAnsi="Consolas"/>
          <w:color w:val="D4D4D4"/>
          <w:sz w:val="21"/>
          <w:szCs w:val="21"/>
        </w:rPr>
        <w:t>&gt;&lt;/</w:t>
      </w:r>
      <w:r w:rsidRPr="009162BE">
        <w:rPr>
          <w:rFonts w:ascii="Consolas" w:hAnsi="Consolas"/>
          <w:color w:val="9CDCFE"/>
          <w:sz w:val="21"/>
          <w:szCs w:val="21"/>
        </w:rPr>
        <w:t>NTBCCQT</w:t>
      </w:r>
      <w:r w:rsidRPr="009162BE">
        <w:rPr>
          <w:rFonts w:ascii="Consolas" w:hAnsi="Consolas"/>
          <w:color w:val="D4D4D4"/>
          <w:sz w:val="21"/>
          <w:szCs w:val="21"/>
        </w:rPr>
        <w:t>&gt;</w:t>
      </w:r>
      <w:r w:rsidRPr="009162BE">
        <w:rPr>
          <w:rFonts w:ascii="Consolas" w:hAnsi="Consolas"/>
          <w:color w:val="6A9955"/>
          <w:sz w:val="21"/>
          <w:szCs w:val="21"/>
        </w:rPr>
        <w:t xml:space="preserve">//Ngày thông báo của CQT. Bắt buộc (Đối với Loại=2: </w:t>
      </w:r>
      <w:r w:rsidR="00AB460C">
        <w:rPr>
          <w:rFonts w:ascii="Consolas" w:hAnsi="Consolas"/>
          <w:color w:val="6A9955"/>
          <w:sz w:val="21"/>
          <w:szCs w:val="21"/>
        </w:rPr>
        <w:t>G</w:t>
      </w:r>
      <w:r w:rsidR="00AB460C" w:rsidRPr="009162BE">
        <w:rPr>
          <w:rFonts w:ascii="Consolas" w:hAnsi="Consolas"/>
          <w:color w:val="6A9955"/>
          <w:sz w:val="21"/>
          <w:szCs w:val="21"/>
        </w:rPr>
        <w:t>iải trình</w:t>
      </w:r>
      <w:r w:rsidRPr="009162BE">
        <w:rPr>
          <w:rFonts w:ascii="Consolas" w:hAnsi="Consolas"/>
          <w:color w:val="6A9955"/>
          <w:sz w:val="21"/>
          <w:szCs w:val="21"/>
        </w:rPr>
        <w:t xml:space="preserve"> của NNT theo thông báo của CQT) </w:t>
      </w:r>
    </w:p>
    <w:p w14:paraId="224424CC"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DSHDon</w:t>
      </w:r>
      <w:r w:rsidRPr="009162BE">
        <w:rPr>
          <w:rFonts w:ascii="Consolas" w:hAnsi="Consolas"/>
          <w:color w:val="D4D4D4"/>
          <w:sz w:val="21"/>
          <w:szCs w:val="21"/>
        </w:rPr>
        <w:t>&gt;</w:t>
      </w:r>
    </w:p>
    <w:p w14:paraId="2B446BF2"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HDon</w:t>
      </w:r>
      <w:r w:rsidRPr="009162BE">
        <w:rPr>
          <w:rFonts w:ascii="Consolas" w:hAnsi="Consolas"/>
          <w:color w:val="D4D4D4"/>
          <w:sz w:val="21"/>
          <w:szCs w:val="21"/>
        </w:rPr>
        <w:t>&gt;</w:t>
      </w:r>
    </w:p>
    <w:p w14:paraId="7AEDE17A"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STT</w:t>
      </w:r>
      <w:r w:rsidRPr="009162BE">
        <w:rPr>
          <w:rFonts w:ascii="Consolas" w:hAnsi="Consolas"/>
          <w:color w:val="D4D4D4"/>
          <w:sz w:val="21"/>
          <w:szCs w:val="21"/>
        </w:rPr>
        <w:t>&gt;&lt;/</w:t>
      </w:r>
      <w:r w:rsidRPr="009162BE">
        <w:rPr>
          <w:rFonts w:ascii="Consolas" w:hAnsi="Consolas"/>
          <w:color w:val="9CDCFE"/>
          <w:sz w:val="21"/>
          <w:szCs w:val="21"/>
        </w:rPr>
        <w:t>STT</w:t>
      </w:r>
      <w:r w:rsidRPr="009162BE">
        <w:rPr>
          <w:rFonts w:ascii="Consolas" w:hAnsi="Consolas"/>
          <w:color w:val="D4D4D4"/>
          <w:sz w:val="21"/>
          <w:szCs w:val="21"/>
        </w:rPr>
        <w:t xml:space="preserve">&gt; </w:t>
      </w:r>
      <w:r w:rsidRPr="009162BE">
        <w:rPr>
          <w:rFonts w:ascii="Consolas" w:hAnsi="Consolas"/>
          <w:color w:val="6A9955"/>
          <w:sz w:val="21"/>
          <w:szCs w:val="21"/>
        </w:rPr>
        <w:t>//Số thứ tự</w:t>
      </w:r>
    </w:p>
    <w:p w14:paraId="12EFF8DD"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MCQTCap</w:t>
      </w:r>
      <w:r w:rsidRPr="009162BE">
        <w:rPr>
          <w:rFonts w:ascii="Consolas" w:hAnsi="Consolas"/>
          <w:color w:val="D4D4D4"/>
          <w:sz w:val="21"/>
          <w:szCs w:val="21"/>
        </w:rPr>
        <w:t>&gt; &lt;/</w:t>
      </w:r>
      <w:r w:rsidRPr="009162BE">
        <w:rPr>
          <w:rFonts w:ascii="Consolas" w:hAnsi="Consolas"/>
          <w:color w:val="9CDCFE"/>
          <w:sz w:val="21"/>
          <w:szCs w:val="21"/>
        </w:rPr>
        <w:t>MCQTCap</w:t>
      </w:r>
      <w:r w:rsidRPr="009162BE">
        <w:rPr>
          <w:rFonts w:ascii="Consolas" w:hAnsi="Consolas"/>
          <w:color w:val="D4D4D4"/>
          <w:sz w:val="21"/>
          <w:szCs w:val="21"/>
        </w:rPr>
        <w:t xml:space="preserve">&gt; </w:t>
      </w:r>
      <w:r w:rsidRPr="009162BE">
        <w:rPr>
          <w:rFonts w:ascii="Consolas" w:hAnsi="Consolas"/>
          <w:color w:val="6A9955"/>
          <w:sz w:val="21"/>
          <w:szCs w:val="21"/>
        </w:rPr>
        <w:t>//Mã CQT cấp. Bắt buộc (Trừ trường hợp là hóa đơn không có mã của CQT)</w:t>
      </w:r>
    </w:p>
    <w:p w14:paraId="1B2AED5C"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KHMSHDon</w:t>
      </w:r>
      <w:r w:rsidRPr="009162BE">
        <w:rPr>
          <w:rFonts w:ascii="Consolas" w:hAnsi="Consolas"/>
          <w:color w:val="D4D4D4"/>
          <w:sz w:val="21"/>
          <w:szCs w:val="21"/>
        </w:rPr>
        <w:t>&gt;&lt;/</w:t>
      </w:r>
      <w:r w:rsidRPr="009162BE">
        <w:rPr>
          <w:rFonts w:ascii="Consolas" w:hAnsi="Consolas"/>
          <w:color w:val="9CDCFE"/>
          <w:sz w:val="21"/>
          <w:szCs w:val="21"/>
        </w:rPr>
        <w:t>KHMSHDon</w:t>
      </w:r>
      <w:r w:rsidRPr="009162BE">
        <w:rPr>
          <w:rFonts w:ascii="Consolas" w:hAnsi="Consolas"/>
          <w:color w:val="D4D4D4"/>
          <w:sz w:val="21"/>
          <w:szCs w:val="21"/>
        </w:rPr>
        <w:t xml:space="preserve">&gt;* </w:t>
      </w:r>
      <w:r w:rsidRPr="009162BE">
        <w:rPr>
          <w:rFonts w:ascii="Consolas" w:hAnsi="Consolas"/>
          <w:color w:val="6A9955"/>
          <w:sz w:val="21"/>
          <w:szCs w:val="21"/>
        </w:rPr>
        <w:t>//Ký hiệu mẫu số hóa đơn</w:t>
      </w:r>
    </w:p>
    <w:p w14:paraId="58E0A94E"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KHHDon</w:t>
      </w:r>
      <w:r w:rsidRPr="009162BE">
        <w:rPr>
          <w:rFonts w:ascii="Consolas" w:hAnsi="Consolas"/>
          <w:color w:val="D4D4D4"/>
          <w:sz w:val="21"/>
          <w:szCs w:val="21"/>
        </w:rPr>
        <w:t>&gt;&lt;/</w:t>
      </w:r>
      <w:r w:rsidRPr="009162BE">
        <w:rPr>
          <w:rFonts w:ascii="Consolas" w:hAnsi="Consolas"/>
          <w:color w:val="9CDCFE"/>
          <w:sz w:val="21"/>
          <w:szCs w:val="21"/>
        </w:rPr>
        <w:t>KHHDon</w:t>
      </w:r>
      <w:r w:rsidRPr="009162BE">
        <w:rPr>
          <w:rFonts w:ascii="Consolas" w:hAnsi="Consolas"/>
          <w:color w:val="D4D4D4"/>
          <w:sz w:val="21"/>
          <w:szCs w:val="21"/>
        </w:rPr>
        <w:t>&gt;*</w:t>
      </w:r>
      <w:r w:rsidRPr="009162BE">
        <w:rPr>
          <w:rFonts w:ascii="Consolas" w:hAnsi="Consolas"/>
          <w:color w:val="6A9955"/>
          <w:sz w:val="21"/>
          <w:szCs w:val="21"/>
        </w:rPr>
        <w:t>//Ký hiệu hóa đơn</w:t>
      </w:r>
    </w:p>
    <w:p w14:paraId="3DCBE8BB"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SHDon</w:t>
      </w:r>
      <w:r w:rsidRPr="009162BE">
        <w:rPr>
          <w:rFonts w:ascii="Consolas" w:hAnsi="Consolas"/>
          <w:color w:val="D4D4D4"/>
          <w:sz w:val="21"/>
          <w:szCs w:val="21"/>
        </w:rPr>
        <w:t>&gt;&lt;/</w:t>
      </w:r>
      <w:r w:rsidRPr="009162BE">
        <w:rPr>
          <w:rFonts w:ascii="Consolas" w:hAnsi="Consolas"/>
          <w:color w:val="9CDCFE"/>
          <w:sz w:val="21"/>
          <w:szCs w:val="21"/>
        </w:rPr>
        <w:t>SHDon</w:t>
      </w:r>
      <w:r w:rsidRPr="009162BE">
        <w:rPr>
          <w:rFonts w:ascii="Consolas" w:hAnsi="Consolas"/>
          <w:color w:val="D4D4D4"/>
          <w:sz w:val="21"/>
          <w:szCs w:val="21"/>
        </w:rPr>
        <w:t>&gt;*</w:t>
      </w:r>
      <w:r w:rsidRPr="009162BE">
        <w:rPr>
          <w:rFonts w:ascii="Consolas" w:hAnsi="Consolas"/>
          <w:color w:val="6A9955"/>
          <w:sz w:val="21"/>
          <w:szCs w:val="21"/>
        </w:rPr>
        <w:t>//Số hóa đơn (Số hóa đơn điện tử)</w:t>
      </w:r>
    </w:p>
    <w:p w14:paraId="52AC2E24"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Ngay</w:t>
      </w:r>
      <w:r w:rsidRPr="009162BE">
        <w:rPr>
          <w:rFonts w:ascii="Consolas" w:hAnsi="Consolas"/>
          <w:color w:val="D4D4D4"/>
          <w:sz w:val="21"/>
          <w:szCs w:val="21"/>
        </w:rPr>
        <w:t>&gt;&lt;/</w:t>
      </w:r>
      <w:r w:rsidRPr="009162BE">
        <w:rPr>
          <w:rFonts w:ascii="Consolas" w:hAnsi="Consolas"/>
          <w:color w:val="9CDCFE"/>
          <w:sz w:val="21"/>
          <w:szCs w:val="21"/>
        </w:rPr>
        <w:t>Ngay</w:t>
      </w:r>
      <w:r w:rsidRPr="009162BE">
        <w:rPr>
          <w:rFonts w:ascii="Consolas" w:hAnsi="Consolas"/>
          <w:color w:val="D4D4D4"/>
          <w:sz w:val="21"/>
          <w:szCs w:val="21"/>
        </w:rPr>
        <w:t>&gt;*</w:t>
      </w:r>
      <w:r w:rsidRPr="009162BE">
        <w:rPr>
          <w:rFonts w:ascii="Consolas" w:hAnsi="Consolas"/>
          <w:color w:val="6A9955"/>
          <w:sz w:val="21"/>
          <w:szCs w:val="21"/>
        </w:rPr>
        <w:t>//Ngày (Ngày lập hóa đơn) - định dạng: YYYY-MM-YY</w:t>
      </w:r>
    </w:p>
    <w:p w14:paraId="3272FD9C"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LADHDDT</w:t>
      </w:r>
      <w:r w:rsidRPr="009162BE">
        <w:rPr>
          <w:rFonts w:ascii="Consolas" w:hAnsi="Consolas"/>
          <w:color w:val="D4D4D4"/>
          <w:sz w:val="21"/>
          <w:szCs w:val="21"/>
        </w:rPr>
        <w:t>&gt;&lt;/</w:t>
      </w:r>
      <w:r w:rsidRPr="009162BE">
        <w:rPr>
          <w:rFonts w:ascii="Consolas" w:hAnsi="Consolas"/>
          <w:color w:val="9CDCFE"/>
          <w:sz w:val="21"/>
          <w:szCs w:val="21"/>
        </w:rPr>
        <w:t>LADHDDT</w:t>
      </w:r>
      <w:r w:rsidRPr="009162BE">
        <w:rPr>
          <w:rFonts w:ascii="Consolas" w:hAnsi="Consolas"/>
          <w:color w:val="D4D4D4"/>
          <w:sz w:val="21"/>
          <w:szCs w:val="21"/>
        </w:rPr>
        <w:t>&gt;*</w:t>
      </w:r>
      <w:r w:rsidRPr="009162BE">
        <w:rPr>
          <w:rFonts w:ascii="Consolas" w:hAnsi="Consolas"/>
          <w:color w:val="6A9955"/>
          <w:sz w:val="21"/>
          <w:szCs w:val="21"/>
        </w:rPr>
        <w:t xml:space="preserve">//Loại áp dụng hóa đơn điện tử </w:t>
      </w:r>
    </w:p>
    <w:p w14:paraId="00781E0C" w14:textId="47869F13"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w:t>
      </w:r>
      <w:r w:rsidRPr="009162BE">
        <w:rPr>
          <w:rFonts w:ascii="Consolas" w:hAnsi="Consolas"/>
          <w:color w:val="B5CEA8"/>
          <w:sz w:val="21"/>
          <w:szCs w:val="21"/>
        </w:rPr>
        <w:t>1</w:t>
      </w:r>
      <w:r w:rsidRPr="009162BE">
        <w:rPr>
          <w:rFonts w:ascii="Consolas" w:hAnsi="Consolas"/>
          <w:color w:val="D4D4D4"/>
          <w:sz w:val="21"/>
          <w:szCs w:val="21"/>
        </w:rPr>
        <w:t>:</w:t>
      </w:r>
      <w:r w:rsidR="00AB460C" w:rsidRPr="00AB460C">
        <w:rPr>
          <w:rFonts w:ascii="Consolas" w:hAnsi="Consolas"/>
          <w:color w:val="9CDCFE"/>
          <w:sz w:val="21"/>
          <w:szCs w:val="21"/>
        </w:rPr>
        <w:t xml:space="preserve"> </w:t>
      </w:r>
      <w:r w:rsidRPr="009162BE">
        <w:rPr>
          <w:rFonts w:ascii="Consolas" w:hAnsi="Consolas"/>
          <w:color w:val="9CDCFE"/>
          <w:sz w:val="21"/>
          <w:szCs w:val="21"/>
        </w:rPr>
        <w:t>Hóa</w:t>
      </w:r>
      <w:r w:rsidRPr="00AB460C">
        <w:rPr>
          <w:rFonts w:ascii="Consolas" w:hAnsi="Consolas"/>
          <w:color w:val="9CDCFE"/>
          <w:sz w:val="21"/>
          <w:szCs w:val="21"/>
        </w:rPr>
        <w:t xml:space="preserve"> </w:t>
      </w:r>
      <w:r w:rsidRPr="009162BE">
        <w:rPr>
          <w:rFonts w:ascii="Consolas" w:hAnsi="Consolas"/>
          <w:color w:val="9CDCFE"/>
          <w:sz w:val="21"/>
          <w:szCs w:val="21"/>
        </w:rPr>
        <w:t>đơn</w:t>
      </w:r>
      <w:r w:rsidRPr="00AB460C">
        <w:rPr>
          <w:rFonts w:ascii="Consolas" w:hAnsi="Consolas"/>
          <w:color w:val="9CDCFE"/>
          <w:sz w:val="21"/>
          <w:szCs w:val="21"/>
        </w:rPr>
        <w:t xml:space="preserve"> </w:t>
      </w:r>
      <w:r w:rsidRPr="009162BE">
        <w:rPr>
          <w:rFonts w:ascii="Consolas" w:hAnsi="Consolas"/>
          <w:color w:val="9CDCFE"/>
          <w:sz w:val="21"/>
          <w:szCs w:val="21"/>
        </w:rPr>
        <w:t>điện</w:t>
      </w:r>
      <w:r w:rsidRPr="00AB460C">
        <w:rPr>
          <w:rFonts w:ascii="Consolas" w:hAnsi="Consolas"/>
          <w:color w:val="9CDCFE"/>
          <w:sz w:val="21"/>
          <w:szCs w:val="21"/>
        </w:rPr>
        <w:t xml:space="preserve"> </w:t>
      </w:r>
      <w:r w:rsidRPr="009162BE">
        <w:rPr>
          <w:rFonts w:ascii="Consolas" w:hAnsi="Consolas"/>
          <w:color w:val="9CDCFE"/>
          <w:sz w:val="21"/>
          <w:szCs w:val="21"/>
        </w:rPr>
        <w:t>tử</w:t>
      </w:r>
      <w:r w:rsidRPr="00AB460C">
        <w:rPr>
          <w:rFonts w:ascii="Consolas" w:hAnsi="Consolas"/>
          <w:color w:val="9CDCFE"/>
          <w:sz w:val="21"/>
          <w:szCs w:val="21"/>
        </w:rPr>
        <w:t xml:space="preserve"> </w:t>
      </w:r>
      <w:r w:rsidRPr="009162BE">
        <w:rPr>
          <w:rFonts w:ascii="Consolas" w:hAnsi="Consolas"/>
          <w:color w:val="9CDCFE"/>
          <w:sz w:val="21"/>
          <w:szCs w:val="21"/>
        </w:rPr>
        <w:t>theo</w:t>
      </w:r>
      <w:r w:rsidRPr="00AB460C">
        <w:rPr>
          <w:rFonts w:ascii="Consolas" w:hAnsi="Consolas"/>
          <w:color w:val="9CDCFE"/>
          <w:sz w:val="21"/>
          <w:szCs w:val="21"/>
        </w:rPr>
        <w:t xml:space="preserve"> </w:t>
      </w:r>
      <w:r w:rsidRPr="009162BE">
        <w:rPr>
          <w:rFonts w:ascii="Consolas" w:hAnsi="Consolas"/>
          <w:color w:val="9CDCFE"/>
          <w:sz w:val="21"/>
          <w:szCs w:val="21"/>
        </w:rPr>
        <w:t>Nghị</w:t>
      </w:r>
      <w:r w:rsidRPr="00AB460C">
        <w:rPr>
          <w:rFonts w:ascii="Consolas" w:hAnsi="Consolas"/>
          <w:color w:val="9CDCFE"/>
          <w:sz w:val="21"/>
          <w:szCs w:val="21"/>
        </w:rPr>
        <w:t xml:space="preserve"> </w:t>
      </w:r>
      <w:r w:rsidRPr="009162BE">
        <w:rPr>
          <w:rFonts w:ascii="Consolas" w:hAnsi="Consolas"/>
          <w:color w:val="9CDCFE"/>
          <w:sz w:val="21"/>
          <w:szCs w:val="21"/>
        </w:rPr>
        <w:t>định</w:t>
      </w:r>
      <w:r w:rsidRPr="00AB460C">
        <w:rPr>
          <w:rFonts w:ascii="Consolas" w:hAnsi="Consolas"/>
          <w:color w:val="9CDCFE"/>
          <w:sz w:val="21"/>
          <w:szCs w:val="21"/>
        </w:rPr>
        <w:t xml:space="preserve"> 123/2020/</w:t>
      </w:r>
      <w:r w:rsidRPr="009162BE">
        <w:rPr>
          <w:rFonts w:ascii="Consolas" w:hAnsi="Consolas"/>
          <w:color w:val="9CDCFE"/>
          <w:sz w:val="21"/>
          <w:szCs w:val="21"/>
        </w:rPr>
        <w:t>NĐ</w:t>
      </w:r>
      <w:r w:rsidRPr="00AB460C">
        <w:rPr>
          <w:rFonts w:ascii="Consolas" w:hAnsi="Consolas"/>
          <w:color w:val="9CDCFE"/>
          <w:sz w:val="21"/>
          <w:szCs w:val="21"/>
        </w:rPr>
        <w:t>-</w:t>
      </w:r>
      <w:r w:rsidRPr="009162BE">
        <w:rPr>
          <w:rFonts w:ascii="Consolas" w:hAnsi="Consolas"/>
          <w:color w:val="9CDCFE"/>
          <w:sz w:val="21"/>
          <w:szCs w:val="21"/>
        </w:rPr>
        <w:t>CP</w:t>
      </w:r>
      <w:r w:rsidR="00AB460C">
        <w:rPr>
          <w:rFonts w:ascii="Consolas" w:hAnsi="Consolas"/>
          <w:color w:val="9CDCFE"/>
          <w:sz w:val="21"/>
          <w:szCs w:val="21"/>
        </w:rPr>
        <w:t>,</w:t>
      </w:r>
      <w:r w:rsidR="00AB460C" w:rsidRPr="00AB460C">
        <w:rPr>
          <w:rFonts w:ascii="Consolas" w:hAnsi="Consolas"/>
          <w:color w:val="9CDCFE"/>
          <w:sz w:val="21"/>
          <w:szCs w:val="21"/>
        </w:rPr>
        <w:t xml:space="preserve"> Nghị định 70/2025/NĐ-CP</w:t>
      </w:r>
      <w:r w:rsidR="00AB460C">
        <w:rPr>
          <w:rFonts w:ascii="Consolas" w:hAnsi="Consolas"/>
          <w:color w:val="9CDCFE"/>
          <w:sz w:val="21"/>
          <w:szCs w:val="21"/>
        </w:rPr>
        <w:t>;</w:t>
      </w:r>
      <w:r w:rsidRPr="00AB460C">
        <w:rPr>
          <w:rFonts w:ascii="Consolas" w:hAnsi="Consolas"/>
          <w:color w:val="9CDCFE"/>
          <w:sz w:val="21"/>
          <w:szCs w:val="21"/>
        </w:rPr>
        <w:t xml:space="preserve"> </w:t>
      </w:r>
    </w:p>
    <w:p w14:paraId="1B2553B4"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xml:space="preserve">            </w:t>
      </w:r>
      <w:r w:rsidRPr="009162BE">
        <w:rPr>
          <w:rFonts w:ascii="Consolas" w:hAnsi="Consolas"/>
          <w:color w:val="B5CEA8"/>
          <w:sz w:val="21"/>
          <w:szCs w:val="21"/>
        </w:rPr>
        <w:t>2</w:t>
      </w:r>
      <w:r w:rsidRPr="009162BE">
        <w:rPr>
          <w:rFonts w:ascii="Consolas" w:hAnsi="Consolas"/>
          <w:color w:val="D4D4D4"/>
          <w:sz w:val="21"/>
          <w:szCs w:val="21"/>
        </w:rPr>
        <w:t xml:space="preserve">: </w:t>
      </w:r>
      <w:r w:rsidRPr="009162BE">
        <w:rPr>
          <w:rFonts w:ascii="Consolas" w:hAnsi="Consolas"/>
          <w:color w:val="9CDCFE"/>
          <w:sz w:val="21"/>
          <w:szCs w:val="21"/>
        </w:rPr>
        <w:t>Hóa</w:t>
      </w:r>
      <w:r w:rsidRPr="009162BE">
        <w:rPr>
          <w:rFonts w:ascii="Consolas" w:hAnsi="Consolas"/>
          <w:color w:val="D4D4D4"/>
          <w:sz w:val="21"/>
          <w:szCs w:val="21"/>
        </w:rPr>
        <w:t xml:space="preserve"> </w:t>
      </w:r>
      <w:r w:rsidRPr="009162BE">
        <w:rPr>
          <w:rFonts w:ascii="Consolas" w:hAnsi="Consolas"/>
          <w:color w:val="9CDCFE"/>
          <w:sz w:val="21"/>
          <w:szCs w:val="21"/>
        </w:rPr>
        <w:t>đơn</w:t>
      </w:r>
      <w:r w:rsidRPr="009162BE">
        <w:rPr>
          <w:rFonts w:ascii="Consolas" w:hAnsi="Consolas"/>
          <w:color w:val="D4D4D4"/>
          <w:sz w:val="21"/>
          <w:szCs w:val="21"/>
        </w:rPr>
        <w:t xml:space="preserve"> </w:t>
      </w:r>
      <w:r w:rsidRPr="009162BE">
        <w:rPr>
          <w:rFonts w:ascii="Consolas" w:hAnsi="Consolas"/>
          <w:color w:val="9CDCFE"/>
          <w:sz w:val="21"/>
          <w:szCs w:val="21"/>
        </w:rPr>
        <w:t>điện</w:t>
      </w:r>
      <w:r w:rsidRPr="009162BE">
        <w:rPr>
          <w:rFonts w:ascii="Consolas" w:hAnsi="Consolas"/>
          <w:color w:val="D4D4D4"/>
          <w:sz w:val="21"/>
          <w:szCs w:val="21"/>
        </w:rPr>
        <w:t xml:space="preserve"> </w:t>
      </w:r>
      <w:r w:rsidRPr="009162BE">
        <w:rPr>
          <w:rFonts w:ascii="Consolas" w:hAnsi="Consolas"/>
          <w:color w:val="9CDCFE"/>
          <w:sz w:val="21"/>
          <w:szCs w:val="21"/>
        </w:rPr>
        <w:t>tử</w:t>
      </w:r>
      <w:r w:rsidRPr="009162BE">
        <w:rPr>
          <w:rFonts w:ascii="Consolas" w:hAnsi="Consolas"/>
          <w:color w:val="D4D4D4"/>
          <w:sz w:val="21"/>
          <w:szCs w:val="21"/>
        </w:rPr>
        <w:t xml:space="preserve"> </w:t>
      </w:r>
      <w:r w:rsidRPr="009162BE">
        <w:rPr>
          <w:rFonts w:ascii="Consolas" w:hAnsi="Consolas"/>
          <w:color w:val="9CDCFE"/>
          <w:sz w:val="21"/>
          <w:szCs w:val="21"/>
        </w:rPr>
        <w:t>có</w:t>
      </w:r>
      <w:r w:rsidRPr="009162BE">
        <w:rPr>
          <w:rFonts w:ascii="Consolas" w:hAnsi="Consolas"/>
          <w:color w:val="D4D4D4"/>
          <w:sz w:val="21"/>
          <w:szCs w:val="21"/>
        </w:rPr>
        <w:t xml:space="preserve"> </w:t>
      </w:r>
      <w:r w:rsidRPr="009162BE">
        <w:rPr>
          <w:rFonts w:ascii="Consolas" w:hAnsi="Consolas"/>
          <w:color w:val="9CDCFE"/>
          <w:sz w:val="21"/>
          <w:szCs w:val="21"/>
        </w:rPr>
        <w:t>mã</w:t>
      </w:r>
      <w:r w:rsidRPr="009162BE">
        <w:rPr>
          <w:rFonts w:ascii="Consolas" w:hAnsi="Consolas"/>
          <w:color w:val="D4D4D4"/>
          <w:sz w:val="21"/>
          <w:szCs w:val="21"/>
        </w:rPr>
        <w:t xml:space="preserve"> </w:t>
      </w:r>
      <w:r w:rsidRPr="009162BE">
        <w:rPr>
          <w:rFonts w:ascii="Consolas" w:hAnsi="Consolas"/>
          <w:color w:val="9CDCFE"/>
          <w:sz w:val="21"/>
          <w:szCs w:val="21"/>
        </w:rPr>
        <w:t>xác</w:t>
      </w:r>
      <w:r w:rsidRPr="009162BE">
        <w:rPr>
          <w:rFonts w:ascii="Consolas" w:hAnsi="Consolas"/>
          <w:color w:val="D4D4D4"/>
          <w:sz w:val="21"/>
          <w:szCs w:val="21"/>
        </w:rPr>
        <w:t xml:space="preserve"> </w:t>
      </w:r>
      <w:r w:rsidRPr="009162BE">
        <w:rPr>
          <w:rFonts w:ascii="Consolas" w:hAnsi="Consolas"/>
          <w:color w:val="9CDCFE"/>
          <w:sz w:val="21"/>
          <w:szCs w:val="21"/>
        </w:rPr>
        <w:t>thực</w:t>
      </w:r>
      <w:r w:rsidRPr="009162BE">
        <w:rPr>
          <w:rFonts w:ascii="Consolas" w:hAnsi="Consolas"/>
          <w:color w:val="D4D4D4"/>
          <w:sz w:val="21"/>
          <w:szCs w:val="21"/>
        </w:rPr>
        <w:t xml:space="preserve"> </w:t>
      </w:r>
      <w:r w:rsidRPr="009162BE">
        <w:rPr>
          <w:rFonts w:ascii="Consolas" w:hAnsi="Consolas"/>
          <w:color w:val="9CDCFE"/>
          <w:sz w:val="21"/>
          <w:szCs w:val="21"/>
        </w:rPr>
        <w:t>của</w:t>
      </w:r>
      <w:r w:rsidRPr="009162BE">
        <w:rPr>
          <w:rFonts w:ascii="Consolas" w:hAnsi="Consolas"/>
          <w:color w:val="D4D4D4"/>
          <w:sz w:val="21"/>
          <w:szCs w:val="21"/>
        </w:rPr>
        <w:t xml:space="preserve"> </w:t>
      </w:r>
      <w:r w:rsidRPr="009162BE">
        <w:rPr>
          <w:rFonts w:ascii="Consolas" w:hAnsi="Consolas"/>
          <w:color w:val="9CDCFE"/>
          <w:sz w:val="21"/>
          <w:szCs w:val="21"/>
        </w:rPr>
        <w:t>cơ</w:t>
      </w:r>
      <w:r w:rsidRPr="009162BE">
        <w:rPr>
          <w:rFonts w:ascii="Consolas" w:hAnsi="Consolas"/>
          <w:color w:val="D4D4D4"/>
          <w:sz w:val="21"/>
          <w:szCs w:val="21"/>
        </w:rPr>
        <w:t xml:space="preserve"> </w:t>
      </w:r>
      <w:r w:rsidRPr="009162BE">
        <w:rPr>
          <w:rFonts w:ascii="Consolas" w:hAnsi="Consolas"/>
          <w:color w:val="9CDCFE"/>
          <w:sz w:val="21"/>
          <w:szCs w:val="21"/>
        </w:rPr>
        <w:t>quan</w:t>
      </w:r>
      <w:r w:rsidRPr="009162BE">
        <w:rPr>
          <w:rFonts w:ascii="Consolas" w:hAnsi="Consolas"/>
          <w:color w:val="D4D4D4"/>
          <w:sz w:val="21"/>
          <w:szCs w:val="21"/>
        </w:rPr>
        <w:t xml:space="preserve"> </w:t>
      </w:r>
      <w:r w:rsidRPr="009162BE">
        <w:rPr>
          <w:rFonts w:ascii="Consolas" w:hAnsi="Consolas"/>
          <w:color w:val="9CDCFE"/>
          <w:sz w:val="21"/>
          <w:szCs w:val="21"/>
        </w:rPr>
        <w:t>thuế</w:t>
      </w:r>
      <w:r w:rsidRPr="009162BE">
        <w:rPr>
          <w:rFonts w:ascii="Consolas" w:hAnsi="Consolas"/>
          <w:color w:val="D4D4D4"/>
          <w:sz w:val="21"/>
          <w:szCs w:val="21"/>
        </w:rPr>
        <w:t xml:space="preserve"> </w:t>
      </w:r>
      <w:r w:rsidRPr="009162BE">
        <w:rPr>
          <w:rFonts w:ascii="Consolas" w:hAnsi="Consolas"/>
          <w:color w:val="9CDCFE"/>
          <w:sz w:val="21"/>
          <w:szCs w:val="21"/>
        </w:rPr>
        <w:t>theo</w:t>
      </w:r>
      <w:r w:rsidRPr="009162BE">
        <w:rPr>
          <w:rFonts w:ascii="Consolas" w:hAnsi="Consolas"/>
          <w:color w:val="D4D4D4"/>
          <w:sz w:val="21"/>
          <w:szCs w:val="21"/>
        </w:rPr>
        <w:t xml:space="preserve"> </w:t>
      </w:r>
      <w:r w:rsidRPr="009162BE">
        <w:rPr>
          <w:rFonts w:ascii="Consolas" w:hAnsi="Consolas"/>
          <w:color w:val="9CDCFE"/>
          <w:sz w:val="21"/>
          <w:szCs w:val="21"/>
        </w:rPr>
        <w:t>Quyết</w:t>
      </w:r>
      <w:r w:rsidRPr="009162BE">
        <w:rPr>
          <w:rFonts w:ascii="Consolas" w:hAnsi="Consolas"/>
          <w:color w:val="D4D4D4"/>
          <w:sz w:val="21"/>
          <w:szCs w:val="21"/>
        </w:rPr>
        <w:t xml:space="preserve"> </w:t>
      </w:r>
      <w:r w:rsidRPr="009162BE">
        <w:rPr>
          <w:rFonts w:ascii="Consolas" w:hAnsi="Consolas"/>
          <w:color w:val="9CDCFE"/>
          <w:sz w:val="21"/>
          <w:szCs w:val="21"/>
        </w:rPr>
        <w:t>định</w:t>
      </w:r>
      <w:r w:rsidRPr="009162BE">
        <w:rPr>
          <w:rFonts w:ascii="Consolas" w:hAnsi="Consolas"/>
          <w:color w:val="D4D4D4"/>
          <w:sz w:val="21"/>
          <w:szCs w:val="21"/>
        </w:rPr>
        <w:t xml:space="preserve"> </w:t>
      </w:r>
      <w:r w:rsidRPr="009162BE">
        <w:rPr>
          <w:rFonts w:ascii="Consolas" w:hAnsi="Consolas"/>
          <w:color w:val="9CDCFE"/>
          <w:sz w:val="21"/>
          <w:szCs w:val="21"/>
        </w:rPr>
        <w:t>số</w:t>
      </w:r>
      <w:r w:rsidRPr="009162BE">
        <w:rPr>
          <w:rFonts w:ascii="Consolas" w:hAnsi="Consolas"/>
          <w:color w:val="D4D4D4"/>
          <w:sz w:val="21"/>
          <w:szCs w:val="21"/>
        </w:rPr>
        <w:t xml:space="preserve"> </w:t>
      </w:r>
      <w:r w:rsidRPr="009162BE">
        <w:rPr>
          <w:rFonts w:ascii="Consolas" w:hAnsi="Consolas"/>
          <w:color w:val="B5CEA8"/>
          <w:sz w:val="21"/>
          <w:szCs w:val="21"/>
        </w:rPr>
        <w:t>1209</w:t>
      </w:r>
      <w:r w:rsidRPr="009162BE">
        <w:rPr>
          <w:rFonts w:ascii="Consolas" w:hAnsi="Consolas"/>
          <w:color w:val="D4D4D4"/>
          <w:sz w:val="21"/>
          <w:szCs w:val="21"/>
        </w:rPr>
        <w:t>/</w:t>
      </w:r>
      <w:r w:rsidRPr="009162BE">
        <w:rPr>
          <w:rFonts w:ascii="Consolas" w:hAnsi="Consolas"/>
          <w:color w:val="9CDCFE"/>
          <w:sz w:val="21"/>
          <w:szCs w:val="21"/>
        </w:rPr>
        <w:t>QĐ</w:t>
      </w:r>
      <w:r w:rsidRPr="009162BE">
        <w:rPr>
          <w:rFonts w:ascii="Consolas" w:hAnsi="Consolas"/>
          <w:color w:val="D4D4D4"/>
          <w:sz w:val="21"/>
          <w:szCs w:val="21"/>
        </w:rPr>
        <w:t>-</w:t>
      </w:r>
      <w:r w:rsidRPr="009162BE">
        <w:rPr>
          <w:rFonts w:ascii="Consolas" w:hAnsi="Consolas"/>
          <w:color w:val="9CDCFE"/>
          <w:sz w:val="21"/>
          <w:szCs w:val="21"/>
        </w:rPr>
        <w:t>BTC</w:t>
      </w:r>
      <w:r w:rsidRPr="009162BE">
        <w:rPr>
          <w:rFonts w:ascii="Consolas" w:hAnsi="Consolas"/>
          <w:color w:val="D4D4D4"/>
          <w:sz w:val="21"/>
          <w:szCs w:val="21"/>
        </w:rPr>
        <w:t>;</w:t>
      </w:r>
    </w:p>
    <w:p w14:paraId="0208F3B7"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xml:space="preserve">            </w:t>
      </w:r>
      <w:r w:rsidRPr="009162BE">
        <w:rPr>
          <w:rFonts w:ascii="Consolas" w:hAnsi="Consolas"/>
          <w:color w:val="B5CEA8"/>
          <w:sz w:val="21"/>
          <w:szCs w:val="21"/>
        </w:rPr>
        <w:t>3</w:t>
      </w:r>
      <w:r w:rsidRPr="009162BE">
        <w:rPr>
          <w:rFonts w:ascii="Consolas" w:hAnsi="Consolas"/>
          <w:color w:val="D4D4D4"/>
          <w:sz w:val="21"/>
          <w:szCs w:val="21"/>
        </w:rPr>
        <w:t xml:space="preserve">: </w:t>
      </w:r>
      <w:r w:rsidRPr="009162BE">
        <w:rPr>
          <w:rFonts w:ascii="Consolas" w:hAnsi="Consolas"/>
          <w:color w:val="9CDCFE"/>
          <w:sz w:val="21"/>
          <w:szCs w:val="21"/>
        </w:rPr>
        <w:t>Hóa</w:t>
      </w:r>
      <w:r w:rsidRPr="009162BE">
        <w:rPr>
          <w:rFonts w:ascii="Consolas" w:hAnsi="Consolas"/>
          <w:color w:val="D4D4D4"/>
          <w:sz w:val="21"/>
          <w:szCs w:val="21"/>
        </w:rPr>
        <w:t xml:space="preserve"> </w:t>
      </w:r>
      <w:r w:rsidRPr="009162BE">
        <w:rPr>
          <w:rFonts w:ascii="Consolas" w:hAnsi="Consolas"/>
          <w:color w:val="9CDCFE"/>
          <w:sz w:val="21"/>
          <w:szCs w:val="21"/>
        </w:rPr>
        <w:t>đơn</w:t>
      </w:r>
      <w:r w:rsidRPr="009162BE">
        <w:rPr>
          <w:rFonts w:ascii="Consolas" w:hAnsi="Consolas"/>
          <w:color w:val="D4D4D4"/>
          <w:sz w:val="21"/>
          <w:szCs w:val="21"/>
        </w:rPr>
        <w:t xml:space="preserve"> </w:t>
      </w:r>
      <w:r w:rsidRPr="009162BE">
        <w:rPr>
          <w:rFonts w:ascii="Consolas" w:hAnsi="Consolas"/>
          <w:color w:val="9CDCFE"/>
          <w:sz w:val="21"/>
          <w:szCs w:val="21"/>
        </w:rPr>
        <w:t>theo</w:t>
      </w:r>
      <w:r w:rsidRPr="009162BE">
        <w:rPr>
          <w:rFonts w:ascii="Consolas" w:hAnsi="Consolas"/>
          <w:color w:val="D4D4D4"/>
          <w:sz w:val="21"/>
          <w:szCs w:val="21"/>
        </w:rPr>
        <w:t xml:space="preserve"> </w:t>
      </w:r>
      <w:r w:rsidRPr="009162BE">
        <w:rPr>
          <w:rFonts w:ascii="Consolas" w:hAnsi="Consolas"/>
          <w:color w:val="9CDCFE"/>
          <w:sz w:val="21"/>
          <w:szCs w:val="21"/>
        </w:rPr>
        <w:t>Nghị</w:t>
      </w:r>
      <w:r w:rsidRPr="009162BE">
        <w:rPr>
          <w:rFonts w:ascii="Consolas" w:hAnsi="Consolas"/>
          <w:color w:val="D4D4D4"/>
          <w:sz w:val="21"/>
          <w:szCs w:val="21"/>
        </w:rPr>
        <w:t xml:space="preserve"> </w:t>
      </w:r>
      <w:r w:rsidRPr="009162BE">
        <w:rPr>
          <w:rFonts w:ascii="Consolas" w:hAnsi="Consolas"/>
          <w:color w:val="9CDCFE"/>
          <w:sz w:val="21"/>
          <w:szCs w:val="21"/>
        </w:rPr>
        <w:t>định</w:t>
      </w:r>
      <w:r w:rsidRPr="009162BE">
        <w:rPr>
          <w:rFonts w:ascii="Consolas" w:hAnsi="Consolas"/>
          <w:color w:val="D4D4D4"/>
          <w:sz w:val="21"/>
          <w:szCs w:val="21"/>
        </w:rPr>
        <w:t xml:space="preserve"> </w:t>
      </w:r>
      <w:r w:rsidRPr="009162BE">
        <w:rPr>
          <w:rFonts w:ascii="Consolas" w:hAnsi="Consolas"/>
          <w:color w:val="9CDCFE"/>
          <w:sz w:val="21"/>
          <w:szCs w:val="21"/>
        </w:rPr>
        <w:t>số</w:t>
      </w:r>
      <w:r w:rsidRPr="009162BE">
        <w:rPr>
          <w:rFonts w:ascii="Consolas" w:hAnsi="Consolas"/>
          <w:color w:val="D4D4D4"/>
          <w:sz w:val="21"/>
          <w:szCs w:val="21"/>
        </w:rPr>
        <w:t xml:space="preserve"> </w:t>
      </w:r>
      <w:r w:rsidRPr="009162BE">
        <w:rPr>
          <w:rFonts w:ascii="Consolas" w:hAnsi="Consolas"/>
          <w:color w:val="B5CEA8"/>
          <w:sz w:val="21"/>
          <w:szCs w:val="21"/>
        </w:rPr>
        <w:t>51</w:t>
      </w:r>
      <w:r w:rsidRPr="009162BE">
        <w:rPr>
          <w:rFonts w:ascii="Consolas" w:hAnsi="Consolas"/>
          <w:color w:val="D4D4D4"/>
          <w:sz w:val="21"/>
          <w:szCs w:val="21"/>
        </w:rPr>
        <w:t>/</w:t>
      </w:r>
      <w:r w:rsidRPr="009162BE">
        <w:rPr>
          <w:rFonts w:ascii="Consolas" w:hAnsi="Consolas"/>
          <w:color w:val="B5CEA8"/>
          <w:sz w:val="21"/>
          <w:szCs w:val="21"/>
        </w:rPr>
        <w:t>2010</w:t>
      </w:r>
      <w:r w:rsidRPr="009162BE">
        <w:rPr>
          <w:rFonts w:ascii="Consolas" w:hAnsi="Consolas"/>
          <w:color w:val="D4D4D4"/>
          <w:sz w:val="21"/>
          <w:szCs w:val="21"/>
        </w:rPr>
        <w:t>/</w:t>
      </w:r>
      <w:r w:rsidRPr="009162BE">
        <w:rPr>
          <w:rFonts w:ascii="Consolas" w:hAnsi="Consolas"/>
          <w:color w:val="9CDCFE"/>
          <w:sz w:val="21"/>
          <w:szCs w:val="21"/>
        </w:rPr>
        <w:t>NĐ</w:t>
      </w:r>
      <w:r w:rsidRPr="009162BE">
        <w:rPr>
          <w:rFonts w:ascii="Consolas" w:hAnsi="Consolas"/>
          <w:color w:val="D4D4D4"/>
          <w:sz w:val="21"/>
          <w:szCs w:val="21"/>
        </w:rPr>
        <w:t>-</w:t>
      </w:r>
      <w:r w:rsidRPr="009162BE">
        <w:rPr>
          <w:rFonts w:ascii="Consolas" w:hAnsi="Consolas"/>
          <w:color w:val="9CDCFE"/>
          <w:sz w:val="21"/>
          <w:szCs w:val="21"/>
        </w:rPr>
        <w:t>CP</w:t>
      </w:r>
      <w:r w:rsidRPr="009162BE">
        <w:rPr>
          <w:rFonts w:ascii="Consolas" w:hAnsi="Consolas"/>
          <w:color w:val="D4D4D4"/>
          <w:sz w:val="21"/>
          <w:szCs w:val="21"/>
        </w:rPr>
        <w:t xml:space="preserve"> </w:t>
      </w:r>
      <w:r w:rsidRPr="009162BE">
        <w:rPr>
          <w:rFonts w:ascii="Consolas" w:hAnsi="Consolas"/>
          <w:color w:val="9CDCFE"/>
          <w:sz w:val="21"/>
          <w:szCs w:val="21"/>
        </w:rPr>
        <w:t>và</w:t>
      </w:r>
      <w:r w:rsidRPr="009162BE">
        <w:rPr>
          <w:rFonts w:ascii="Consolas" w:hAnsi="Consolas"/>
          <w:color w:val="D4D4D4"/>
          <w:sz w:val="21"/>
          <w:szCs w:val="21"/>
        </w:rPr>
        <w:t xml:space="preserve"> </w:t>
      </w:r>
      <w:r w:rsidRPr="009162BE">
        <w:rPr>
          <w:rFonts w:ascii="Consolas" w:hAnsi="Consolas"/>
          <w:color w:val="9CDCFE"/>
          <w:sz w:val="21"/>
          <w:szCs w:val="21"/>
        </w:rPr>
        <w:t>Nghị</w:t>
      </w:r>
      <w:r w:rsidRPr="009162BE">
        <w:rPr>
          <w:rFonts w:ascii="Consolas" w:hAnsi="Consolas"/>
          <w:color w:val="D4D4D4"/>
          <w:sz w:val="21"/>
          <w:szCs w:val="21"/>
        </w:rPr>
        <w:t xml:space="preserve"> </w:t>
      </w:r>
      <w:r w:rsidRPr="009162BE">
        <w:rPr>
          <w:rFonts w:ascii="Consolas" w:hAnsi="Consolas"/>
          <w:color w:val="9CDCFE"/>
          <w:sz w:val="21"/>
          <w:szCs w:val="21"/>
        </w:rPr>
        <w:t>định</w:t>
      </w:r>
      <w:r w:rsidRPr="009162BE">
        <w:rPr>
          <w:rFonts w:ascii="Consolas" w:hAnsi="Consolas"/>
          <w:color w:val="D4D4D4"/>
          <w:sz w:val="21"/>
          <w:szCs w:val="21"/>
        </w:rPr>
        <w:t xml:space="preserve"> </w:t>
      </w:r>
      <w:r w:rsidRPr="009162BE">
        <w:rPr>
          <w:rFonts w:ascii="Consolas" w:hAnsi="Consolas"/>
          <w:color w:val="9CDCFE"/>
          <w:sz w:val="21"/>
          <w:szCs w:val="21"/>
        </w:rPr>
        <w:t>số</w:t>
      </w:r>
      <w:r w:rsidRPr="009162BE">
        <w:rPr>
          <w:rFonts w:ascii="Consolas" w:hAnsi="Consolas"/>
          <w:color w:val="D4D4D4"/>
          <w:sz w:val="21"/>
          <w:szCs w:val="21"/>
        </w:rPr>
        <w:t xml:space="preserve"> </w:t>
      </w:r>
      <w:r w:rsidRPr="009162BE">
        <w:rPr>
          <w:rFonts w:ascii="Consolas" w:hAnsi="Consolas"/>
          <w:color w:val="B5CEA8"/>
          <w:sz w:val="21"/>
          <w:szCs w:val="21"/>
        </w:rPr>
        <w:t>04</w:t>
      </w:r>
      <w:r w:rsidRPr="009162BE">
        <w:rPr>
          <w:rFonts w:ascii="Consolas" w:hAnsi="Consolas"/>
          <w:color w:val="D4D4D4"/>
          <w:sz w:val="21"/>
          <w:szCs w:val="21"/>
        </w:rPr>
        <w:t>/</w:t>
      </w:r>
      <w:r w:rsidRPr="009162BE">
        <w:rPr>
          <w:rFonts w:ascii="Consolas" w:hAnsi="Consolas"/>
          <w:color w:val="B5CEA8"/>
          <w:sz w:val="21"/>
          <w:szCs w:val="21"/>
        </w:rPr>
        <w:t>2014</w:t>
      </w:r>
      <w:r w:rsidRPr="009162BE">
        <w:rPr>
          <w:rFonts w:ascii="Consolas" w:hAnsi="Consolas"/>
          <w:color w:val="D4D4D4"/>
          <w:sz w:val="21"/>
          <w:szCs w:val="21"/>
        </w:rPr>
        <w:t>/</w:t>
      </w:r>
      <w:r w:rsidRPr="009162BE">
        <w:rPr>
          <w:rFonts w:ascii="Consolas" w:hAnsi="Consolas"/>
          <w:color w:val="9CDCFE"/>
          <w:sz w:val="21"/>
          <w:szCs w:val="21"/>
        </w:rPr>
        <w:t>NĐ</w:t>
      </w:r>
      <w:r w:rsidRPr="009162BE">
        <w:rPr>
          <w:rFonts w:ascii="Consolas" w:hAnsi="Consolas"/>
          <w:color w:val="D4D4D4"/>
          <w:sz w:val="21"/>
          <w:szCs w:val="21"/>
        </w:rPr>
        <w:t>-</w:t>
      </w:r>
      <w:r w:rsidRPr="009162BE">
        <w:rPr>
          <w:rFonts w:ascii="Consolas" w:hAnsi="Consolas"/>
          <w:color w:val="9CDCFE"/>
          <w:sz w:val="21"/>
          <w:szCs w:val="21"/>
        </w:rPr>
        <w:t>CP</w:t>
      </w:r>
      <w:r w:rsidRPr="009162BE">
        <w:rPr>
          <w:rFonts w:ascii="Consolas" w:hAnsi="Consolas"/>
          <w:color w:val="D4D4D4"/>
          <w:sz w:val="21"/>
          <w:szCs w:val="21"/>
        </w:rPr>
        <w:t>;</w:t>
      </w:r>
    </w:p>
    <w:p w14:paraId="2C7A71DC"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xml:space="preserve">            </w:t>
      </w:r>
      <w:r w:rsidRPr="009162BE">
        <w:rPr>
          <w:rFonts w:ascii="Consolas" w:hAnsi="Consolas"/>
          <w:color w:val="B5CEA8"/>
          <w:sz w:val="21"/>
          <w:szCs w:val="21"/>
        </w:rPr>
        <w:t>4</w:t>
      </w:r>
      <w:r w:rsidRPr="009162BE">
        <w:rPr>
          <w:rFonts w:ascii="Consolas" w:hAnsi="Consolas"/>
          <w:color w:val="D4D4D4"/>
          <w:sz w:val="21"/>
          <w:szCs w:val="21"/>
        </w:rPr>
        <w:t xml:space="preserve">: </w:t>
      </w:r>
      <w:r w:rsidRPr="009162BE">
        <w:rPr>
          <w:rFonts w:ascii="Consolas" w:hAnsi="Consolas"/>
          <w:color w:val="9CDCFE"/>
          <w:sz w:val="21"/>
          <w:szCs w:val="21"/>
        </w:rPr>
        <w:t>Hóa</w:t>
      </w:r>
      <w:r w:rsidRPr="009162BE">
        <w:rPr>
          <w:rFonts w:ascii="Consolas" w:hAnsi="Consolas"/>
          <w:color w:val="D4D4D4"/>
          <w:sz w:val="21"/>
          <w:szCs w:val="21"/>
        </w:rPr>
        <w:t xml:space="preserve"> </w:t>
      </w:r>
      <w:r w:rsidRPr="009162BE">
        <w:rPr>
          <w:rFonts w:ascii="Consolas" w:hAnsi="Consolas"/>
          <w:color w:val="9CDCFE"/>
          <w:sz w:val="21"/>
          <w:szCs w:val="21"/>
        </w:rPr>
        <w:t>đơn</w:t>
      </w:r>
      <w:r w:rsidRPr="009162BE">
        <w:rPr>
          <w:rFonts w:ascii="Consolas" w:hAnsi="Consolas"/>
          <w:color w:val="D4D4D4"/>
          <w:sz w:val="21"/>
          <w:szCs w:val="21"/>
        </w:rPr>
        <w:t xml:space="preserve"> </w:t>
      </w:r>
      <w:r w:rsidRPr="009162BE">
        <w:rPr>
          <w:rFonts w:ascii="Consolas" w:hAnsi="Consolas"/>
          <w:color w:val="9CDCFE"/>
          <w:sz w:val="21"/>
          <w:szCs w:val="21"/>
        </w:rPr>
        <w:t>đặt</w:t>
      </w:r>
      <w:r w:rsidRPr="009162BE">
        <w:rPr>
          <w:rFonts w:ascii="Consolas" w:hAnsi="Consolas"/>
          <w:color w:val="D4D4D4"/>
          <w:sz w:val="21"/>
          <w:szCs w:val="21"/>
        </w:rPr>
        <w:t xml:space="preserve"> </w:t>
      </w:r>
      <w:r w:rsidRPr="009162BE">
        <w:rPr>
          <w:rFonts w:ascii="Consolas" w:hAnsi="Consolas"/>
          <w:color w:val="9CDCFE"/>
          <w:sz w:val="21"/>
          <w:szCs w:val="21"/>
        </w:rPr>
        <w:t>in</w:t>
      </w:r>
      <w:r w:rsidRPr="009162BE">
        <w:rPr>
          <w:rFonts w:ascii="Consolas" w:hAnsi="Consolas"/>
          <w:color w:val="D4D4D4"/>
          <w:sz w:val="21"/>
          <w:szCs w:val="21"/>
        </w:rPr>
        <w:t xml:space="preserve"> </w:t>
      </w:r>
      <w:r w:rsidRPr="009162BE">
        <w:rPr>
          <w:rFonts w:ascii="Consolas" w:hAnsi="Consolas"/>
          <w:color w:val="9CDCFE"/>
          <w:sz w:val="21"/>
          <w:szCs w:val="21"/>
        </w:rPr>
        <w:t>theo</w:t>
      </w:r>
      <w:r w:rsidRPr="009162BE">
        <w:rPr>
          <w:rFonts w:ascii="Consolas" w:hAnsi="Consolas"/>
          <w:color w:val="D4D4D4"/>
          <w:sz w:val="21"/>
          <w:szCs w:val="21"/>
        </w:rPr>
        <w:t xml:space="preserve"> </w:t>
      </w:r>
      <w:r w:rsidRPr="009162BE">
        <w:rPr>
          <w:rFonts w:ascii="Consolas" w:hAnsi="Consolas"/>
          <w:color w:val="9CDCFE"/>
          <w:sz w:val="21"/>
          <w:szCs w:val="21"/>
        </w:rPr>
        <w:t>Nghị</w:t>
      </w:r>
      <w:r w:rsidRPr="009162BE">
        <w:rPr>
          <w:rFonts w:ascii="Consolas" w:hAnsi="Consolas"/>
          <w:color w:val="D4D4D4"/>
          <w:sz w:val="21"/>
          <w:szCs w:val="21"/>
        </w:rPr>
        <w:t xml:space="preserve"> </w:t>
      </w:r>
      <w:r w:rsidRPr="009162BE">
        <w:rPr>
          <w:rFonts w:ascii="Consolas" w:hAnsi="Consolas"/>
          <w:color w:val="9CDCFE"/>
          <w:sz w:val="21"/>
          <w:szCs w:val="21"/>
        </w:rPr>
        <w:t>định</w:t>
      </w:r>
      <w:r w:rsidRPr="009162BE">
        <w:rPr>
          <w:rFonts w:ascii="Consolas" w:hAnsi="Consolas"/>
          <w:color w:val="D4D4D4"/>
          <w:sz w:val="21"/>
          <w:szCs w:val="21"/>
        </w:rPr>
        <w:t xml:space="preserve"> </w:t>
      </w:r>
      <w:r w:rsidRPr="009162BE">
        <w:rPr>
          <w:rFonts w:ascii="Consolas" w:hAnsi="Consolas"/>
          <w:color w:val="B5CEA8"/>
          <w:sz w:val="21"/>
          <w:szCs w:val="21"/>
        </w:rPr>
        <w:t>123</w:t>
      </w:r>
      <w:r w:rsidRPr="009162BE">
        <w:rPr>
          <w:rFonts w:ascii="Consolas" w:hAnsi="Consolas"/>
          <w:color w:val="D4D4D4"/>
          <w:sz w:val="21"/>
          <w:szCs w:val="21"/>
        </w:rPr>
        <w:t>/</w:t>
      </w:r>
      <w:r w:rsidRPr="009162BE">
        <w:rPr>
          <w:rFonts w:ascii="Consolas" w:hAnsi="Consolas"/>
          <w:color w:val="B5CEA8"/>
          <w:sz w:val="21"/>
          <w:szCs w:val="21"/>
        </w:rPr>
        <w:t>2020</w:t>
      </w:r>
      <w:r w:rsidRPr="009162BE">
        <w:rPr>
          <w:rFonts w:ascii="Consolas" w:hAnsi="Consolas"/>
          <w:color w:val="D4D4D4"/>
          <w:sz w:val="21"/>
          <w:szCs w:val="21"/>
        </w:rPr>
        <w:t>/</w:t>
      </w:r>
      <w:r w:rsidRPr="009162BE">
        <w:rPr>
          <w:rFonts w:ascii="Consolas" w:hAnsi="Consolas"/>
          <w:color w:val="9CDCFE"/>
          <w:sz w:val="21"/>
          <w:szCs w:val="21"/>
        </w:rPr>
        <w:t>NĐ</w:t>
      </w:r>
      <w:r w:rsidRPr="009162BE">
        <w:rPr>
          <w:rFonts w:ascii="Consolas" w:hAnsi="Consolas"/>
          <w:color w:val="D4D4D4"/>
          <w:sz w:val="21"/>
          <w:szCs w:val="21"/>
        </w:rPr>
        <w:t>-</w:t>
      </w:r>
      <w:r w:rsidRPr="009162BE">
        <w:rPr>
          <w:rFonts w:ascii="Consolas" w:hAnsi="Consolas"/>
          <w:color w:val="9CDCFE"/>
          <w:sz w:val="21"/>
          <w:szCs w:val="21"/>
        </w:rPr>
        <w:t>CP</w:t>
      </w:r>
      <w:r w:rsidRPr="009162BE">
        <w:rPr>
          <w:rFonts w:ascii="Consolas" w:hAnsi="Consolas"/>
          <w:color w:val="D4D4D4"/>
          <w:sz w:val="21"/>
          <w:szCs w:val="21"/>
        </w:rPr>
        <w:t>)</w:t>
      </w:r>
    </w:p>
    <w:p w14:paraId="706ED3DC"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TCTBao</w:t>
      </w:r>
      <w:r w:rsidRPr="009162BE">
        <w:rPr>
          <w:rFonts w:ascii="Consolas" w:hAnsi="Consolas"/>
          <w:color w:val="D4D4D4"/>
          <w:sz w:val="21"/>
          <w:szCs w:val="21"/>
        </w:rPr>
        <w:t>&gt;&lt;/</w:t>
      </w:r>
      <w:r w:rsidRPr="009162BE">
        <w:rPr>
          <w:rFonts w:ascii="Consolas" w:hAnsi="Consolas"/>
          <w:color w:val="9CDCFE"/>
          <w:sz w:val="21"/>
          <w:szCs w:val="21"/>
        </w:rPr>
        <w:t>TCTBao</w:t>
      </w:r>
      <w:r w:rsidRPr="009162BE">
        <w:rPr>
          <w:rFonts w:ascii="Consolas" w:hAnsi="Consolas"/>
          <w:color w:val="D4D4D4"/>
          <w:sz w:val="21"/>
          <w:szCs w:val="21"/>
        </w:rPr>
        <w:t>&gt; *</w:t>
      </w:r>
      <w:r w:rsidRPr="009162BE">
        <w:rPr>
          <w:rFonts w:ascii="Consolas" w:hAnsi="Consolas"/>
          <w:color w:val="6A9955"/>
          <w:sz w:val="21"/>
          <w:szCs w:val="21"/>
        </w:rPr>
        <w:t>//Tính chất thông báo (1: Hủy; 2: Điều chỉnh; 3: Thay thế; 4: Giải trình)</w:t>
      </w:r>
    </w:p>
    <w:p w14:paraId="66C28A54"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LDo</w:t>
      </w:r>
      <w:r w:rsidRPr="009162BE">
        <w:rPr>
          <w:rFonts w:ascii="Consolas" w:hAnsi="Consolas"/>
          <w:color w:val="D4D4D4"/>
          <w:sz w:val="21"/>
          <w:szCs w:val="21"/>
        </w:rPr>
        <w:t>&gt;&lt;/</w:t>
      </w:r>
      <w:r w:rsidRPr="009162BE">
        <w:rPr>
          <w:rFonts w:ascii="Consolas" w:hAnsi="Consolas"/>
          <w:color w:val="9CDCFE"/>
          <w:sz w:val="21"/>
          <w:szCs w:val="21"/>
        </w:rPr>
        <w:t>LDo</w:t>
      </w:r>
      <w:r w:rsidRPr="009162BE">
        <w:rPr>
          <w:rFonts w:ascii="Consolas" w:hAnsi="Consolas"/>
          <w:color w:val="D4D4D4"/>
          <w:sz w:val="21"/>
          <w:szCs w:val="21"/>
        </w:rPr>
        <w:t xml:space="preserve">&gt; </w:t>
      </w:r>
      <w:r w:rsidRPr="009162BE">
        <w:rPr>
          <w:rFonts w:ascii="Consolas" w:hAnsi="Consolas"/>
          <w:color w:val="6A9955"/>
          <w:sz w:val="21"/>
          <w:szCs w:val="21"/>
        </w:rPr>
        <w:t>//Lý do</w:t>
      </w:r>
    </w:p>
    <w:p w14:paraId="5041B439"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Fkey</w:t>
      </w:r>
      <w:r w:rsidRPr="009162BE">
        <w:rPr>
          <w:rFonts w:ascii="Consolas" w:hAnsi="Consolas"/>
          <w:color w:val="D4D4D4"/>
          <w:sz w:val="21"/>
          <w:szCs w:val="21"/>
        </w:rPr>
        <w:t>&gt;&lt;/</w:t>
      </w:r>
      <w:r w:rsidRPr="009162BE">
        <w:rPr>
          <w:rFonts w:ascii="Consolas" w:hAnsi="Consolas"/>
          <w:color w:val="9CDCFE"/>
          <w:sz w:val="21"/>
          <w:szCs w:val="21"/>
        </w:rPr>
        <w:t>Fkey</w:t>
      </w:r>
      <w:r w:rsidRPr="009162BE">
        <w:rPr>
          <w:rFonts w:ascii="Consolas" w:hAnsi="Consolas"/>
          <w:color w:val="D4D4D4"/>
          <w:sz w:val="21"/>
          <w:szCs w:val="21"/>
        </w:rPr>
        <w:t>&gt;</w:t>
      </w:r>
    </w:p>
    <w:p w14:paraId="03ABC447"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HDon</w:t>
      </w:r>
      <w:r w:rsidRPr="009162BE">
        <w:rPr>
          <w:rFonts w:ascii="Consolas" w:hAnsi="Consolas"/>
          <w:color w:val="D4D4D4"/>
          <w:sz w:val="21"/>
          <w:szCs w:val="21"/>
        </w:rPr>
        <w:t>&gt;</w:t>
      </w:r>
    </w:p>
    <w:p w14:paraId="6F959BE6"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DSHDon</w:t>
      </w:r>
      <w:r w:rsidRPr="009162BE">
        <w:rPr>
          <w:rFonts w:ascii="Consolas" w:hAnsi="Consolas"/>
          <w:color w:val="D4D4D4"/>
          <w:sz w:val="21"/>
          <w:szCs w:val="21"/>
        </w:rPr>
        <w:t>&gt;</w:t>
      </w:r>
    </w:p>
    <w:p w14:paraId="598ACB07" w14:textId="77777777" w:rsidR="009D1437" w:rsidRPr="009162BE" w:rsidRDefault="009D1437" w:rsidP="009D143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&lt;/</w:t>
      </w:r>
      <w:r w:rsidRPr="009162BE">
        <w:rPr>
          <w:rFonts w:ascii="Consolas" w:hAnsi="Consolas"/>
          <w:color w:val="9CDCFE"/>
          <w:sz w:val="21"/>
          <w:szCs w:val="21"/>
        </w:rPr>
        <w:t>DLTBao</w:t>
      </w:r>
      <w:r w:rsidRPr="009162BE">
        <w:rPr>
          <w:rFonts w:ascii="Consolas" w:hAnsi="Consolas"/>
          <w:color w:val="D4D4D4"/>
          <w:sz w:val="21"/>
          <w:szCs w:val="21"/>
        </w:rPr>
        <w:t>&gt;</w:t>
      </w:r>
    </w:p>
    <w:p w14:paraId="3C9BAAC7" w14:textId="77777777" w:rsidR="009D1437" w:rsidRDefault="009D1437" w:rsidP="009D1437">
      <w:pPr>
        <w:rPr>
          <w:lang w:eastAsia="x-none"/>
        </w:rPr>
      </w:pPr>
    </w:p>
    <w:p w14:paraId="3AF368F6" w14:textId="77777777" w:rsidR="009D1437" w:rsidRDefault="009D1437" w:rsidP="009D1437">
      <w:pPr>
        <w:rPr>
          <w:lang w:eastAsia="x-none"/>
        </w:rPr>
      </w:pPr>
      <w:r>
        <w:rPr>
          <w:lang w:eastAsia="x-none"/>
        </w:rPr>
        <w:t>Cấu trúc chuỗi base64Hash trả về:</w:t>
      </w:r>
    </w:p>
    <w:p w14:paraId="270E88F3" w14:textId="77777777" w:rsidR="009D1437" w:rsidRPr="00AD40CA" w:rsidRDefault="009D1437" w:rsidP="009D1437">
      <w:pPr>
        <w:shd w:val="clear" w:color="auto" w:fill="1E1E1E"/>
        <w:spacing w:line="285" w:lineRule="atLeast"/>
        <w:rPr>
          <w:rFonts w:ascii="Consolas" w:hAnsi="Consolas"/>
          <w:color w:val="D4D4D4"/>
          <w:sz w:val="21"/>
          <w:szCs w:val="21"/>
        </w:rPr>
      </w:pPr>
      <w:r w:rsidRPr="00AD40CA">
        <w:rPr>
          <w:rFonts w:ascii="Consolas" w:hAnsi="Consolas"/>
          <w:color w:val="9CDCFE"/>
          <w:sz w:val="21"/>
          <w:szCs w:val="21"/>
        </w:rPr>
        <w:t>Qp0OIf1ZAMA5tHpzdJtqIV0rlZc</w:t>
      </w:r>
      <w:r w:rsidRPr="00AD40CA">
        <w:rPr>
          <w:rFonts w:ascii="Consolas" w:hAnsi="Consolas"/>
          <w:color w:val="D4D4D4"/>
          <w:sz w:val="21"/>
          <w:szCs w:val="21"/>
        </w:rPr>
        <w:t>=</w:t>
      </w:r>
    </w:p>
    <w:p w14:paraId="73A8951C" w14:textId="77777777" w:rsidR="009D1437" w:rsidRPr="00193CC8" w:rsidRDefault="009D1437" w:rsidP="009D1437">
      <w:pPr>
        <w:shd w:val="clear" w:color="auto" w:fill="FFFFFF"/>
        <w:rPr>
          <w:rFonts w:ascii="Courier New" w:hAnsi="Courier New" w:cs="Courier New"/>
          <w:b/>
          <w:bCs/>
          <w:color w:val="000000"/>
          <w:sz w:val="20"/>
          <w:szCs w:val="20"/>
        </w:rPr>
      </w:pPr>
    </w:p>
    <w:p w14:paraId="256D5446" w14:textId="77777777" w:rsidR="009D1437" w:rsidRDefault="009D1437" w:rsidP="00480762">
      <w:pPr>
        <w:pStyle w:val="Heading3"/>
      </w:pPr>
      <w:bookmarkStart w:id="102" w:name="_Toc198045339"/>
      <w:r>
        <w:t>Gửi thông điệp hóa đơn điện tử có sai sót sử dụng token (bước 2)</w:t>
      </w:r>
      <w:bookmarkEnd w:id="102"/>
    </w:p>
    <w:p w14:paraId="6E46DA11" w14:textId="77777777" w:rsidR="009D1437" w:rsidRPr="00593BE8" w:rsidRDefault="009D1437" w:rsidP="009D1437">
      <w:pPr>
        <w:pStyle w:val="N"/>
      </w:pPr>
      <w:r w:rsidRPr="00593BE8">
        <w:t>URL</w:t>
      </w:r>
    </w:p>
    <w:p w14:paraId="2F28B9CF" w14:textId="77777777" w:rsidR="009D1437" w:rsidRDefault="009D1437" w:rsidP="009D1437">
      <w:pPr>
        <w:pStyle w:val="N"/>
        <w:rPr>
          <w:b/>
        </w:rPr>
      </w:pPr>
      <w:r>
        <w:tab/>
      </w:r>
      <w:r w:rsidRPr="00007702">
        <w:t xml:space="preserve"> </w:t>
      </w:r>
      <w:r>
        <w:t>s</w:t>
      </w:r>
      <w:r w:rsidRPr="00EB3AC8">
        <w:t xml:space="preserve">tring </w:t>
      </w:r>
      <w:r w:rsidRPr="00746C68">
        <w:rPr>
          <w:b/>
        </w:rPr>
        <w:t>SendInvNoticeErrorsWidthToken(</w:t>
      </w:r>
      <w:r w:rsidRPr="00746C68">
        <w:t>string Account, string ACpass, string username, string password, string xml</w:t>
      </w:r>
      <w:r w:rsidRPr="00746C68">
        <w:rPr>
          <w:b/>
        </w:rPr>
        <w:t xml:space="preserve">) </w:t>
      </w:r>
    </w:p>
    <w:p w14:paraId="486D08F3" w14:textId="77777777" w:rsidR="009D1437" w:rsidRPr="00593BE8" w:rsidRDefault="009D1437" w:rsidP="009D1437">
      <w:pPr>
        <w:pStyle w:val="N"/>
      </w:pPr>
      <w:r w:rsidRPr="00593BE8">
        <w:t>DESCRIPTION</w:t>
      </w:r>
    </w:p>
    <w:p w14:paraId="19FD2873" w14:textId="77777777" w:rsidR="009D1437" w:rsidRPr="007C1EEB" w:rsidRDefault="009D1437" w:rsidP="009D1437">
      <w:pPr>
        <w:pStyle w:val="N"/>
      </w:pPr>
      <w:r>
        <w:tab/>
        <w:t>Đây là web service cho phép gửi thông điệp hóa đơn điện tử có sai sót với các hệ thống sử dụng token, sau khi thực hiện gọi hàm Lấy giá trị Hash ở bước 1 (</w:t>
      </w:r>
      <w:r>
        <w:rPr>
          <w:b/>
        </w:rPr>
        <w:t>3.1.9</w:t>
      </w:r>
      <w:r>
        <w:t>)</w:t>
      </w:r>
    </w:p>
    <w:p w14:paraId="200572E9" w14:textId="77777777" w:rsidR="009D1437" w:rsidRPr="00007702" w:rsidRDefault="009D1437" w:rsidP="009D1437">
      <w:pPr>
        <w:pStyle w:val="N"/>
      </w:pPr>
      <w:r w:rsidRPr="00663B3E">
        <w:t>HTTP METHOD</w:t>
      </w:r>
    </w:p>
    <w:p w14:paraId="0C1611CA" w14:textId="77777777" w:rsidR="009D1437" w:rsidRPr="00007702" w:rsidRDefault="009D1437" w:rsidP="009D1437">
      <w:pPr>
        <w:pStyle w:val="N"/>
        <w:rPr>
          <w:b/>
        </w:rPr>
      </w:pPr>
      <w:r w:rsidRPr="00610AFD">
        <w:lastRenderedPageBreak/>
        <w:tab/>
      </w:r>
      <w:r w:rsidRPr="00610AFD">
        <w:tab/>
        <w:t>POST</w:t>
      </w:r>
    </w:p>
    <w:p w14:paraId="45B52E40" w14:textId="77777777" w:rsidR="009D1437" w:rsidRPr="00610AFD" w:rsidRDefault="009D1437" w:rsidP="009D1437">
      <w:pPr>
        <w:pStyle w:val="N"/>
      </w:pPr>
      <w:r w:rsidRPr="00610AFD">
        <w:t>REQUEST BODY</w:t>
      </w:r>
    </w:p>
    <w:p w14:paraId="52BC2C1C" w14:textId="77777777" w:rsidR="009D1437" w:rsidRPr="009F6762" w:rsidRDefault="009D1437" w:rsidP="009D1437">
      <w:pPr>
        <w:pStyle w:val="ListParagraph"/>
        <w:numPr>
          <w:ilvl w:val="0"/>
          <w:numId w:val="2"/>
        </w:numPr>
        <w:spacing w:after="0" w:line="360" w:lineRule="auto"/>
        <w:ind w:left="1080"/>
        <w:jc w:val="both"/>
        <w:rPr>
          <w:rFonts w:eastAsia="Calibri"/>
          <w:b/>
          <w:u w:val="single"/>
        </w:rPr>
      </w:pPr>
      <w:r w:rsidRPr="009F6762">
        <w:rPr>
          <w:rFonts w:eastAsia="Calibri"/>
          <w:b/>
        </w:rPr>
        <w:t xml:space="preserve">Account/ACPass:  </w:t>
      </w:r>
      <w:r w:rsidRPr="009F6762">
        <w:rPr>
          <w:rFonts w:eastAsia="Calibri"/>
        </w:rPr>
        <w:t xml:space="preserve">Tài khoản được cấp phát cho nhân viên gọi lệnh </w:t>
      </w:r>
      <w:r>
        <w:rPr>
          <w:rFonts w:eastAsia="Calibri"/>
        </w:rPr>
        <w:t>gửi thông điệp.</w:t>
      </w:r>
    </w:p>
    <w:p w14:paraId="17F5065E" w14:textId="77777777" w:rsidR="009D1437" w:rsidRPr="009F6762" w:rsidRDefault="009D1437" w:rsidP="009D1437">
      <w:pPr>
        <w:pStyle w:val="ListParagraph"/>
        <w:numPr>
          <w:ilvl w:val="0"/>
          <w:numId w:val="2"/>
        </w:numPr>
        <w:spacing w:after="0" w:line="360" w:lineRule="auto"/>
        <w:ind w:left="1080"/>
        <w:jc w:val="both"/>
        <w:rPr>
          <w:rFonts w:eastAsia="Calibri"/>
          <w:b/>
          <w:u w:val="single"/>
        </w:rPr>
      </w:pPr>
      <w:r w:rsidRPr="009F6762">
        <w:rPr>
          <w:rFonts w:eastAsia="Calibri"/>
          <w:b/>
        </w:rPr>
        <w:t>Username/pass</w:t>
      </w:r>
      <w:r w:rsidRPr="009F6762">
        <w:rPr>
          <w:rFonts w:eastAsia="Calibri"/>
        </w:rPr>
        <w:t>: Tài khoản được cấp phát cho khách hàng để gọi đến webservice (tài khoản có quyền ServiceRole trong hệ thống).</w:t>
      </w:r>
    </w:p>
    <w:p w14:paraId="2E01EF9C" w14:textId="77777777" w:rsidR="009D1437" w:rsidRPr="00761E77" w:rsidRDefault="009D1437" w:rsidP="009D1437">
      <w:pPr>
        <w:pStyle w:val="ListParagraph"/>
        <w:numPr>
          <w:ilvl w:val="0"/>
          <w:numId w:val="2"/>
        </w:numPr>
        <w:spacing w:after="0" w:line="360" w:lineRule="auto"/>
        <w:ind w:left="1080"/>
        <w:jc w:val="both"/>
        <w:rPr>
          <w:rFonts w:eastAsia="Calibri"/>
          <w:b/>
          <w:u w:val="single"/>
        </w:rPr>
      </w:pPr>
      <w:r w:rsidRPr="00B52467">
        <w:rPr>
          <w:b/>
          <w:color w:val="000000"/>
        </w:rPr>
        <w:t>xml</w:t>
      </w:r>
      <w:r w:rsidRPr="000D3AC0">
        <w:rPr>
          <w:color w:val="000000"/>
        </w:rPr>
        <w:t>: chuỗi xml dữ liệu ký hash</w:t>
      </w:r>
      <w:r>
        <w:rPr>
          <w:color w:val="000000"/>
        </w:rPr>
        <w:t>.</w:t>
      </w:r>
      <w:r>
        <w:rPr>
          <w:rFonts w:eastAsia="Calibri"/>
          <w:b/>
          <w:u w:val="single"/>
        </w:rPr>
        <w:t xml:space="preserve"> </w:t>
      </w:r>
    </w:p>
    <w:p w14:paraId="1B51F4A3" w14:textId="77777777" w:rsidR="009D1437" w:rsidRPr="00761E77"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 xml:space="preserve">convert: </w:t>
      </w:r>
      <w:r w:rsidRPr="009372AD">
        <w:rPr>
          <w:rFonts w:eastAsia="Calibri"/>
        </w:rPr>
        <w:t>Mặc đị</w:t>
      </w:r>
      <w:r>
        <w:rPr>
          <w:rFonts w:eastAsia="Calibri"/>
        </w:rPr>
        <w:t>nh là 0 (</w:t>
      </w:r>
      <w:r w:rsidRPr="009372AD">
        <w:rPr>
          <w:rFonts w:eastAsia="Calibri"/>
        </w:rPr>
        <w:t>0 – Không cần convert từ</w:t>
      </w:r>
      <w:r>
        <w:rPr>
          <w:rFonts w:eastAsia="Calibri"/>
        </w:rPr>
        <w:t xml:space="preserve"> TCVN3 sang Unicode / </w:t>
      </w:r>
      <w:r w:rsidRPr="009372AD">
        <w:rPr>
          <w:rFonts w:eastAsia="Calibri"/>
        </w:rPr>
        <w:t>1- Cần convert từ</w:t>
      </w:r>
      <w:r>
        <w:rPr>
          <w:rFonts w:eastAsia="Calibri"/>
        </w:rPr>
        <w:t xml:space="preserve"> TCVN3 sang Unicode)</w:t>
      </w:r>
    </w:p>
    <w:p w14:paraId="3222D733" w14:textId="77777777" w:rsidR="009D1437" w:rsidRPr="005A1839" w:rsidRDefault="009D1437" w:rsidP="009D1437">
      <w:pPr>
        <w:pStyle w:val="ListParagraph"/>
        <w:spacing w:after="0" w:line="360" w:lineRule="auto"/>
        <w:ind w:left="1080"/>
        <w:jc w:val="both"/>
        <w:rPr>
          <w:rFonts w:eastAsia="Calibri"/>
          <w:b/>
          <w:u w:val="single"/>
        </w:rPr>
      </w:pPr>
    </w:p>
    <w:p w14:paraId="7DA68C07" w14:textId="77777777" w:rsidR="009D1437" w:rsidRDefault="009D1437" w:rsidP="009D1437">
      <w:pPr>
        <w:rPr>
          <w:noProof/>
          <w:lang w:eastAsia="ar-SA"/>
        </w:rPr>
      </w:pPr>
      <w:r>
        <w:br w:type="page"/>
      </w:r>
    </w:p>
    <w:p w14:paraId="7956D3D6" w14:textId="77777777" w:rsidR="009D1437" w:rsidRDefault="009D1437" w:rsidP="009D1437">
      <w:pPr>
        <w:pStyle w:val="N"/>
      </w:pPr>
      <w:r w:rsidRPr="00CA654D">
        <w:lastRenderedPageBreak/>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4950"/>
        <w:gridCol w:w="1885"/>
      </w:tblGrid>
      <w:tr w:rsidR="009D1437" w:rsidRPr="00660ABB" w14:paraId="3C48DDB9"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F2F2F2"/>
          </w:tcPr>
          <w:p w14:paraId="1309BD25" w14:textId="77777777" w:rsidR="009D1437" w:rsidRPr="00660ABB" w:rsidRDefault="009D1437" w:rsidP="00616EC4">
            <w:pPr>
              <w:pStyle w:val="ListParagraph"/>
            </w:pPr>
            <w:r>
              <w:t>Kết 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14:paraId="77A9E66A" w14:textId="77777777" w:rsidR="009D1437" w:rsidRPr="00660ABB" w:rsidRDefault="009D1437" w:rsidP="00616EC4">
            <w:pPr>
              <w:pStyle w:val="ListParagraph"/>
            </w:pPr>
            <w:r w:rsidRPr="00660ABB">
              <w:t>Mô 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14:paraId="4BF976A1" w14:textId="77777777" w:rsidR="009D1437" w:rsidRPr="00660ABB" w:rsidRDefault="009D1437" w:rsidP="00616EC4">
            <w:pPr>
              <w:pStyle w:val="ListParagraph"/>
            </w:pPr>
            <w:r>
              <w:t>Ghi chú</w:t>
            </w:r>
          </w:p>
        </w:tc>
      </w:tr>
      <w:tr w:rsidR="009D1437" w:rsidRPr="00660ABB" w14:paraId="189349D9" w14:textId="77777777" w:rsidTr="00616EC4">
        <w:tc>
          <w:tcPr>
            <w:tcW w:w="2430" w:type="dxa"/>
            <w:tcBorders>
              <w:top w:val="single" w:sz="4" w:space="0" w:color="2E74B5"/>
              <w:left w:val="single" w:sz="4" w:space="0" w:color="2E74B5"/>
              <w:right w:val="single" w:sz="4" w:space="0" w:color="2E74B5"/>
            </w:tcBorders>
            <w:shd w:val="clear" w:color="auto" w:fill="auto"/>
          </w:tcPr>
          <w:p w14:paraId="526ED6E0" w14:textId="77777777" w:rsidR="009D1437" w:rsidRPr="009372AD" w:rsidRDefault="009D1437" w:rsidP="00616EC4">
            <w:pPr>
              <w:autoSpaceDE w:val="0"/>
              <w:autoSpaceDN w:val="0"/>
              <w:adjustRightInd w:val="0"/>
              <w:rPr>
                <w:rFonts w:eastAsia="Calibri"/>
                <w:sz w:val="19"/>
                <w:szCs w:val="19"/>
              </w:rPr>
            </w:pPr>
            <w:r w:rsidRPr="009372AD">
              <w:rPr>
                <w:rFonts w:eastAsia="Calibri"/>
              </w:rPr>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013632F5" w14:textId="77777777" w:rsidR="009D1437" w:rsidRPr="009372AD" w:rsidRDefault="009D1437" w:rsidP="00616EC4">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 phát hành hóa đơn</w:t>
            </w:r>
          </w:p>
        </w:tc>
        <w:tc>
          <w:tcPr>
            <w:tcW w:w="1885" w:type="dxa"/>
            <w:tcBorders>
              <w:top w:val="single" w:sz="4" w:space="0" w:color="2E74B5"/>
              <w:left w:val="single" w:sz="4" w:space="0" w:color="2E74B5"/>
              <w:bottom w:val="single" w:sz="4" w:space="0" w:color="2E74B5"/>
              <w:right w:val="single" w:sz="4" w:space="0" w:color="2E74B5"/>
            </w:tcBorders>
          </w:tcPr>
          <w:p w14:paraId="174DA3D8" w14:textId="77777777" w:rsidR="009D1437" w:rsidRPr="009372AD" w:rsidRDefault="009D1437" w:rsidP="00616EC4">
            <w:pPr>
              <w:pStyle w:val="ListParagraph"/>
              <w:ind w:left="0"/>
              <w:jc w:val="both"/>
            </w:pPr>
          </w:p>
        </w:tc>
      </w:tr>
      <w:tr w:rsidR="009D1437" w:rsidRPr="00660ABB" w14:paraId="43F9D9C2"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584C789" w14:textId="77777777" w:rsidR="009D1437" w:rsidRPr="009372AD" w:rsidRDefault="009D1437" w:rsidP="00616EC4">
            <w:pPr>
              <w:autoSpaceDE w:val="0"/>
              <w:autoSpaceDN w:val="0"/>
              <w:adjustRightInd w:val="0"/>
              <w:rPr>
                <w:rFonts w:eastAsia="Calibri"/>
              </w:rPr>
            </w:pPr>
            <w:r w:rsidRPr="00E22984">
              <w:rPr>
                <w:rFonts w:eastAsia="Calibri"/>
              </w:rPr>
              <w:t>ERR:21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1E7AFB8" w14:textId="77777777" w:rsidR="009D1437" w:rsidRPr="009372AD" w:rsidRDefault="009D1437" w:rsidP="00616EC4">
            <w:pPr>
              <w:rPr>
                <w:rFonts w:eastAsia="Calibri"/>
              </w:rPr>
            </w:pPr>
            <w:r>
              <w:rPr>
                <w:rFonts w:eastAsia="Calibri"/>
              </w:rPr>
              <w:t>Không tìm thấy công ty hoặc tài khoản không tồn tại</w:t>
            </w:r>
          </w:p>
        </w:tc>
        <w:tc>
          <w:tcPr>
            <w:tcW w:w="1885" w:type="dxa"/>
            <w:tcBorders>
              <w:top w:val="single" w:sz="4" w:space="0" w:color="2E74B5"/>
              <w:left w:val="single" w:sz="4" w:space="0" w:color="2E74B5"/>
              <w:bottom w:val="single" w:sz="4" w:space="0" w:color="2E74B5"/>
              <w:right w:val="single" w:sz="4" w:space="0" w:color="2E74B5"/>
            </w:tcBorders>
          </w:tcPr>
          <w:p w14:paraId="204CF904" w14:textId="77777777" w:rsidR="009D1437" w:rsidRPr="009372AD" w:rsidRDefault="009D1437" w:rsidP="00616EC4">
            <w:pPr>
              <w:jc w:val="both"/>
            </w:pPr>
          </w:p>
        </w:tc>
      </w:tr>
      <w:tr w:rsidR="009D1437" w:rsidRPr="00660ABB" w14:paraId="5CCDEB7E"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323B001" w14:textId="77777777" w:rsidR="009D1437" w:rsidRPr="009372AD" w:rsidRDefault="009D1437" w:rsidP="00616EC4">
            <w:pPr>
              <w:autoSpaceDE w:val="0"/>
              <w:autoSpaceDN w:val="0"/>
              <w:adjustRightInd w:val="0"/>
              <w:rPr>
                <w:rFonts w:eastAsia="Calibri"/>
              </w:rPr>
            </w:pPr>
            <w:r w:rsidRPr="00E22984">
              <w:rPr>
                <w:rFonts w:eastAsia="Calibri"/>
              </w:rPr>
              <w:t>ERR:22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B240FF8" w14:textId="77777777" w:rsidR="009D1437" w:rsidRPr="009372AD" w:rsidRDefault="009D1437" w:rsidP="00616EC4">
            <w:pPr>
              <w:rPr>
                <w:rFonts w:eastAsia="Calibri"/>
              </w:rPr>
            </w:pPr>
            <w:r>
              <w:rPr>
                <w:rFonts w:eastAsia="Calibri"/>
              </w:rPr>
              <w:t>Công ty chưa đăng ký chứng thư số</w:t>
            </w:r>
          </w:p>
        </w:tc>
        <w:tc>
          <w:tcPr>
            <w:tcW w:w="1885" w:type="dxa"/>
            <w:tcBorders>
              <w:top w:val="single" w:sz="4" w:space="0" w:color="2E74B5"/>
              <w:left w:val="single" w:sz="4" w:space="0" w:color="2E74B5"/>
              <w:bottom w:val="single" w:sz="4" w:space="0" w:color="2E74B5"/>
              <w:right w:val="single" w:sz="4" w:space="0" w:color="2E74B5"/>
            </w:tcBorders>
          </w:tcPr>
          <w:p w14:paraId="618595BA" w14:textId="77777777" w:rsidR="009D1437" w:rsidRPr="009372AD" w:rsidRDefault="009D1437" w:rsidP="00616EC4">
            <w:pPr>
              <w:pStyle w:val="ListParagraph"/>
              <w:ind w:left="0"/>
              <w:jc w:val="both"/>
            </w:pPr>
          </w:p>
        </w:tc>
      </w:tr>
      <w:tr w:rsidR="009D1437" w:rsidRPr="00660ABB" w14:paraId="7823AD8C"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2D02254" w14:textId="77777777" w:rsidR="009D1437" w:rsidRPr="009372AD" w:rsidRDefault="009D1437" w:rsidP="00616EC4">
            <w:pPr>
              <w:autoSpaceDE w:val="0"/>
              <w:autoSpaceDN w:val="0"/>
              <w:adjustRightInd w:val="0"/>
              <w:rPr>
                <w:rFonts w:eastAsia="Calibri"/>
              </w:rPr>
            </w:pPr>
            <w:r w:rsidRPr="00E22984">
              <w:rPr>
                <w:rFonts w:eastAsia="Calibri"/>
              </w:rPr>
              <w:t>ERR:28</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5C1DD62" w14:textId="77777777" w:rsidR="009D1437" w:rsidRPr="009372AD" w:rsidRDefault="009D1437" w:rsidP="00616EC4">
            <w:pPr>
              <w:rPr>
                <w:rFonts w:eastAsia="Calibri"/>
              </w:rPr>
            </w:pPr>
            <w:r>
              <w:rPr>
                <w:rFonts w:eastAsia="Calibri"/>
              </w:rPr>
              <w:t>Chưa có thông tin chứng thư trong hệ thống</w:t>
            </w:r>
          </w:p>
        </w:tc>
        <w:tc>
          <w:tcPr>
            <w:tcW w:w="1885" w:type="dxa"/>
            <w:tcBorders>
              <w:top w:val="single" w:sz="4" w:space="0" w:color="2E74B5"/>
              <w:left w:val="single" w:sz="4" w:space="0" w:color="2E74B5"/>
              <w:bottom w:val="single" w:sz="4" w:space="0" w:color="2E74B5"/>
              <w:right w:val="single" w:sz="4" w:space="0" w:color="2E74B5"/>
            </w:tcBorders>
          </w:tcPr>
          <w:p w14:paraId="5956F5E1" w14:textId="77777777" w:rsidR="009D1437" w:rsidRPr="009372AD" w:rsidRDefault="009D1437" w:rsidP="00616EC4">
            <w:pPr>
              <w:pStyle w:val="ListParagraph"/>
              <w:ind w:left="0"/>
              <w:jc w:val="both"/>
            </w:pPr>
          </w:p>
        </w:tc>
      </w:tr>
      <w:tr w:rsidR="009D1437" w:rsidRPr="00660ABB" w14:paraId="30943626"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BC5DAE2" w14:textId="77777777" w:rsidR="009D1437" w:rsidRPr="009372AD" w:rsidRDefault="009D1437" w:rsidP="00616EC4">
            <w:pPr>
              <w:autoSpaceDE w:val="0"/>
              <w:autoSpaceDN w:val="0"/>
              <w:adjustRightInd w:val="0"/>
              <w:rPr>
                <w:rFonts w:eastAsia="Calibri"/>
              </w:rPr>
            </w:pPr>
            <w:r w:rsidRPr="00E22984">
              <w:rPr>
                <w:rFonts w:eastAsia="Calibri"/>
              </w:rPr>
              <w:t>ERR:24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406ACFDE" w14:textId="77777777" w:rsidR="009D1437" w:rsidRPr="009372AD" w:rsidRDefault="009D1437" w:rsidP="00616EC4">
            <w:pPr>
              <w:rPr>
                <w:rFonts w:eastAsia="Calibri"/>
              </w:rPr>
            </w:pPr>
            <w:r>
              <w:rPr>
                <w:rFonts w:eastAsia="Calibri"/>
              </w:rPr>
              <w:t>Chứng thư truyền lên không đúng với chứng thư đăng ký trong hệ thống</w:t>
            </w:r>
          </w:p>
        </w:tc>
        <w:tc>
          <w:tcPr>
            <w:tcW w:w="1885" w:type="dxa"/>
            <w:tcBorders>
              <w:top w:val="single" w:sz="4" w:space="0" w:color="2E74B5"/>
              <w:left w:val="single" w:sz="4" w:space="0" w:color="2E74B5"/>
              <w:bottom w:val="single" w:sz="4" w:space="0" w:color="2E74B5"/>
              <w:right w:val="single" w:sz="4" w:space="0" w:color="2E74B5"/>
            </w:tcBorders>
          </w:tcPr>
          <w:p w14:paraId="5CB5413A" w14:textId="77777777" w:rsidR="009D1437" w:rsidRPr="009372AD" w:rsidRDefault="009D1437" w:rsidP="00616EC4">
            <w:pPr>
              <w:pStyle w:val="ListParagraph"/>
              <w:ind w:left="0"/>
              <w:jc w:val="both"/>
            </w:pPr>
          </w:p>
        </w:tc>
      </w:tr>
      <w:tr w:rsidR="009D1437" w:rsidRPr="00660ABB" w14:paraId="1A577B08"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40EE0EBF" w14:textId="77777777" w:rsidR="009D1437" w:rsidRPr="009372AD" w:rsidRDefault="009D1437" w:rsidP="00616EC4">
            <w:pPr>
              <w:autoSpaceDE w:val="0"/>
              <w:autoSpaceDN w:val="0"/>
              <w:adjustRightInd w:val="0"/>
              <w:rPr>
                <w:rFonts w:eastAsia="Calibri"/>
              </w:rPr>
            </w:pPr>
            <w:r w:rsidRPr="00E22984">
              <w:rPr>
                <w:rFonts w:eastAsia="Calibri"/>
              </w:rPr>
              <w:t>ERR:27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07B87F0C" w14:textId="77777777" w:rsidR="009D1437" w:rsidRPr="009372AD" w:rsidRDefault="009D1437" w:rsidP="00616EC4">
            <w:pPr>
              <w:pStyle w:val="ListParagraph"/>
              <w:spacing w:after="0" w:line="240" w:lineRule="auto"/>
              <w:ind w:left="0"/>
              <w:rPr>
                <w:rFonts w:eastAsia="Calibri"/>
              </w:rPr>
            </w:pPr>
            <w:r>
              <w:rPr>
                <w:rFonts w:eastAsia="Calibri"/>
              </w:rPr>
              <w:t>Chứng thư chưa đến thời điểm sử dụng</w:t>
            </w:r>
          </w:p>
        </w:tc>
        <w:tc>
          <w:tcPr>
            <w:tcW w:w="1885" w:type="dxa"/>
            <w:tcBorders>
              <w:top w:val="single" w:sz="4" w:space="0" w:color="2E74B5"/>
              <w:left w:val="single" w:sz="4" w:space="0" w:color="2E74B5"/>
              <w:bottom w:val="single" w:sz="4" w:space="0" w:color="2E74B5"/>
              <w:right w:val="single" w:sz="4" w:space="0" w:color="2E74B5"/>
            </w:tcBorders>
          </w:tcPr>
          <w:p w14:paraId="4BEE91AD" w14:textId="77777777" w:rsidR="009D1437" w:rsidRPr="009372AD" w:rsidRDefault="009D1437" w:rsidP="00616EC4">
            <w:pPr>
              <w:pStyle w:val="ListParagraph"/>
              <w:ind w:left="0"/>
              <w:jc w:val="both"/>
            </w:pPr>
          </w:p>
        </w:tc>
      </w:tr>
      <w:tr w:rsidR="009D1437" w:rsidRPr="00660ABB" w14:paraId="28D8038C"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2917ABF0" w14:textId="77777777" w:rsidR="009D1437" w:rsidRPr="009372AD" w:rsidRDefault="009D1437" w:rsidP="00616EC4">
            <w:pPr>
              <w:autoSpaceDE w:val="0"/>
              <w:autoSpaceDN w:val="0"/>
              <w:adjustRightInd w:val="0"/>
              <w:rPr>
                <w:rFonts w:eastAsia="Calibri"/>
              </w:rPr>
            </w:pPr>
            <w:r w:rsidRPr="00E22984">
              <w:rPr>
                <w:rFonts w:eastAsia="Calibri"/>
              </w:rPr>
              <w:t>ERR:26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0C2BDB5A" w14:textId="77777777" w:rsidR="009D1437" w:rsidRPr="009372AD" w:rsidRDefault="009D1437" w:rsidP="00616EC4">
            <w:pPr>
              <w:pStyle w:val="ListParagraph"/>
              <w:spacing w:after="0" w:line="240" w:lineRule="auto"/>
              <w:ind w:left="0"/>
              <w:rPr>
                <w:rFonts w:eastAsia="Calibri"/>
              </w:rPr>
            </w:pPr>
            <w:r>
              <w:rPr>
                <w:rFonts w:eastAsia="Calibri"/>
              </w:rPr>
              <w:t>Chứng thư số hết hạn</w:t>
            </w:r>
          </w:p>
        </w:tc>
        <w:tc>
          <w:tcPr>
            <w:tcW w:w="1885" w:type="dxa"/>
            <w:tcBorders>
              <w:top w:val="single" w:sz="4" w:space="0" w:color="2E74B5"/>
              <w:left w:val="single" w:sz="4" w:space="0" w:color="2E74B5"/>
              <w:bottom w:val="single" w:sz="4" w:space="0" w:color="2E74B5"/>
              <w:right w:val="single" w:sz="4" w:space="0" w:color="2E74B5"/>
            </w:tcBorders>
          </w:tcPr>
          <w:p w14:paraId="098AB1EA" w14:textId="77777777" w:rsidR="009D1437" w:rsidRPr="009372AD" w:rsidRDefault="009D1437" w:rsidP="00616EC4">
            <w:pPr>
              <w:pStyle w:val="ListParagraph"/>
              <w:ind w:left="0"/>
              <w:jc w:val="both"/>
            </w:pPr>
          </w:p>
        </w:tc>
      </w:tr>
      <w:tr w:rsidR="009D1437" w:rsidRPr="00660ABB" w14:paraId="2467154E"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20CEBC7" w14:textId="77777777" w:rsidR="009D1437" w:rsidRPr="009372AD" w:rsidRDefault="009D1437" w:rsidP="00616EC4">
            <w:pPr>
              <w:autoSpaceDE w:val="0"/>
              <w:autoSpaceDN w:val="0"/>
              <w:adjustRightInd w:val="0"/>
              <w:rPr>
                <w:rFonts w:eastAsia="Calibri"/>
              </w:rPr>
            </w:pPr>
            <w:r w:rsidRPr="00E22984">
              <w:rPr>
                <w:rFonts w:eastAsia="Calibri"/>
              </w:rPr>
              <w:t>ERR:3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44BDE392" w14:textId="77777777" w:rsidR="009D1437" w:rsidRPr="009372AD" w:rsidRDefault="009D1437" w:rsidP="00616EC4">
            <w:pPr>
              <w:pStyle w:val="ListParagraph"/>
              <w:spacing w:after="0" w:line="240" w:lineRule="auto"/>
              <w:ind w:left="0"/>
              <w:rPr>
                <w:rFonts w:eastAsia="Calibri"/>
              </w:rPr>
            </w:pPr>
            <w:r w:rsidRPr="009372AD">
              <w:rPr>
                <w:rFonts w:eastAsia="Calibri"/>
              </w:rPr>
              <w:t>Dữ liệu xml đầu vào không đúng quy định</w:t>
            </w:r>
          </w:p>
        </w:tc>
        <w:tc>
          <w:tcPr>
            <w:tcW w:w="1885" w:type="dxa"/>
            <w:tcBorders>
              <w:top w:val="single" w:sz="4" w:space="0" w:color="2E74B5"/>
              <w:left w:val="single" w:sz="4" w:space="0" w:color="2E74B5"/>
              <w:bottom w:val="single" w:sz="4" w:space="0" w:color="2E74B5"/>
              <w:right w:val="single" w:sz="4" w:space="0" w:color="2E74B5"/>
            </w:tcBorders>
          </w:tcPr>
          <w:p w14:paraId="43D02D4F" w14:textId="77777777" w:rsidR="009D1437" w:rsidRPr="009372AD" w:rsidRDefault="009D1437" w:rsidP="00616EC4">
            <w:pPr>
              <w:pStyle w:val="ListParagraph"/>
              <w:ind w:left="0"/>
              <w:jc w:val="both"/>
            </w:pPr>
          </w:p>
        </w:tc>
      </w:tr>
      <w:tr w:rsidR="009D1437" w:rsidRPr="00660ABB" w14:paraId="442DB35F"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21A91081" w14:textId="77777777" w:rsidR="009D1437" w:rsidRPr="009372AD" w:rsidRDefault="009D1437" w:rsidP="00616EC4">
            <w:pPr>
              <w:autoSpaceDE w:val="0"/>
              <w:autoSpaceDN w:val="0"/>
              <w:adjustRightInd w:val="0"/>
              <w:rPr>
                <w:rFonts w:eastAsia="Calibri"/>
              </w:rPr>
            </w:pPr>
            <w:r w:rsidRPr="00E22984">
              <w:rPr>
                <w:rFonts w:eastAsia="Calibri"/>
              </w:rP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DEADD0F" w14:textId="77777777" w:rsidR="009D1437" w:rsidRDefault="009D1437" w:rsidP="00616EC4">
            <w:pPr>
              <w:pStyle w:val="ListParagraph"/>
              <w:spacing w:after="0" w:line="240" w:lineRule="auto"/>
              <w:ind w:left="0"/>
              <w:rPr>
                <w:rFonts w:eastAsia="Calibri"/>
              </w:rPr>
            </w:pPr>
            <w:r>
              <w:t>Lô có số hóa đơn vượt quá max cho phép</w:t>
            </w:r>
          </w:p>
        </w:tc>
        <w:tc>
          <w:tcPr>
            <w:tcW w:w="1885" w:type="dxa"/>
            <w:tcBorders>
              <w:top w:val="single" w:sz="4" w:space="0" w:color="2E74B5"/>
              <w:left w:val="single" w:sz="4" w:space="0" w:color="2E74B5"/>
              <w:bottom w:val="single" w:sz="4" w:space="0" w:color="2E74B5"/>
              <w:right w:val="single" w:sz="4" w:space="0" w:color="2E74B5"/>
            </w:tcBorders>
          </w:tcPr>
          <w:p w14:paraId="662F6B21" w14:textId="77777777" w:rsidR="009D1437" w:rsidRPr="00731CD1" w:rsidRDefault="009D1437" w:rsidP="00616EC4">
            <w:pPr>
              <w:ind w:left="360"/>
              <w:jc w:val="both"/>
            </w:pPr>
          </w:p>
        </w:tc>
      </w:tr>
      <w:tr w:rsidR="009D1437" w:rsidRPr="00660ABB" w14:paraId="4177F9D7" w14:textId="77777777" w:rsidTr="00616EC4">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284709F2" w14:textId="77777777" w:rsidR="009D1437" w:rsidRPr="009372AD" w:rsidRDefault="009D1437" w:rsidP="00616EC4">
            <w:pPr>
              <w:autoSpaceDE w:val="0"/>
              <w:autoSpaceDN w:val="0"/>
              <w:adjustRightInd w:val="0"/>
              <w:rPr>
                <w:rFonts w:eastAsia="Calibri"/>
              </w:rPr>
            </w:pPr>
            <w:r w:rsidRPr="00E22984">
              <w:rPr>
                <w:rFonts w:eastAsia="Calibri"/>
              </w:rP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485558DD" w14:textId="77777777" w:rsidR="009D1437" w:rsidRDefault="009D1437" w:rsidP="00616EC4">
            <w:pPr>
              <w:pStyle w:val="ListParagraph"/>
              <w:spacing w:after="0" w:line="240" w:lineRule="auto"/>
              <w:ind w:left="0"/>
              <w:rPr>
                <w:rFonts w:eastAsia="Calibri"/>
              </w:rPr>
            </w:pPr>
            <w:r>
              <w:rPr>
                <w:rFonts w:eastAsia="Calibri"/>
              </w:rPr>
              <w:t>Có lỗi xảy ra</w:t>
            </w:r>
          </w:p>
        </w:tc>
        <w:tc>
          <w:tcPr>
            <w:tcW w:w="1885" w:type="dxa"/>
            <w:tcBorders>
              <w:top w:val="single" w:sz="4" w:space="0" w:color="2E74B5"/>
              <w:left w:val="single" w:sz="4" w:space="0" w:color="2E74B5"/>
              <w:bottom w:val="single" w:sz="4" w:space="0" w:color="2E74B5"/>
              <w:right w:val="single" w:sz="4" w:space="0" w:color="2E74B5"/>
            </w:tcBorders>
          </w:tcPr>
          <w:p w14:paraId="0D3EE8DC" w14:textId="77777777" w:rsidR="009D1437" w:rsidRPr="00731CD1" w:rsidRDefault="009D1437" w:rsidP="00616EC4">
            <w:pPr>
              <w:jc w:val="both"/>
            </w:pPr>
            <w:r>
              <w:t>Lỗi không xác định</w:t>
            </w:r>
          </w:p>
        </w:tc>
      </w:tr>
      <w:tr w:rsidR="009D1437" w:rsidRPr="00660ABB" w14:paraId="77D00E45"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32B8969B" w14:textId="77777777" w:rsidR="009D1437" w:rsidRPr="009372AD" w:rsidRDefault="009D1437" w:rsidP="00616EC4">
            <w:pPr>
              <w:autoSpaceDE w:val="0"/>
              <w:autoSpaceDN w:val="0"/>
              <w:adjustRightInd w:val="0"/>
              <w:rPr>
                <w:rFonts w:eastAsia="Calibri"/>
              </w:rPr>
            </w:pPr>
            <w:r w:rsidRPr="009372AD">
              <w:rPr>
                <w:rFonts w:eastAsia="Calibri"/>
              </w:rPr>
              <w:t>OK</w:t>
            </w:r>
            <w:r>
              <w:rPr>
                <w:rFonts w:eastAsia="Calibri"/>
              </w:rPr>
              <w:t>:mtd</w:t>
            </w:r>
          </w:p>
          <w:p w14:paraId="6E76888E" w14:textId="77777777" w:rsidR="009D1437" w:rsidRPr="009372AD" w:rsidRDefault="009D1437" w:rsidP="00616EC4">
            <w:pPr>
              <w:autoSpaceDE w:val="0"/>
              <w:autoSpaceDN w:val="0"/>
              <w:adjustRightInd w:val="0"/>
              <w:rPr>
                <w:rFonts w:eastAsia="Calibri"/>
              </w:rPr>
            </w:pP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54619E08" w14:textId="77777777" w:rsidR="009D1437" w:rsidRPr="00C62B31" w:rsidRDefault="009D1437" w:rsidP="00616EC4">
            <w:pPr>
              <w:rPr>
                <w:rFonts w:eastAsia="Calibri"/>
              </w:rPr>
            </w:pPr>
            <w:r>
              <w:rPr>
                <w:rFonts w:eastAsia="Calibri"/>
              </w:rPr>
              <w:t xml:space="preserve">Gửi thông điệp </w:t>
            </w:r>
            <w:r w:rsidRPr="00C62B31">
              <w:rPr>
                <w:rFonts w:eastAsia="Calibri"/>
              </w:rPr>
              <w:t>thành công</w:t>
            </w:r>
            <w:r>
              <w:rPr>
                <w:rFonts w:eastAsia="Calibri"/>
              </w:rPr>
              <w:t>, trả về mã thông điệp</w:t>
            </w:r>
          </w:p>
          <w:p w14:paraId="3FF868DB" w14:textId="77777777" w:rsidR="009D1437" w:rsidRPr="009372AD" w:rsidRDefault="009D1437" w:rsidP="00616EC4">
            <w:pPr>
              <w:pStyle w:val="ListParagraph"/>
              <w:spacing w:after="0" w:line="240" w:lineRule="auto"/>
              <w:rPr>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14:paraId="37DB6C21" w14:textId="77777777" w:rsidR="009D1437" w:rsidRPr="00731CD1" w:rsidRDefault="009D1437" w:rsidP="00616EC4">
            <w:pPr>
              <w:ind w:left="360"/>
              <w:jc w:val="both"/>
            </w:pPr>
          </w:p>
        </w:tc>
      </w:tr>
    </w:tbl>
    <w:p w14:paraId="03C05692" w14:textId="77777777" w:rsidR="009D1437" w:rsidRDefault="009D1437" w:rsidP="009D1437">
      <w:pPr>
        <w:rPr>
          <w:lang w:eastAsia="x-none"/>
        </w:rPr>
      </w:pPr>
    </w:p>
    <w:p w14:paraId="04C5C8EE" w14:textId="77777777" w:rsidR="009D1437" w:rsidRPr="007B211F" w:rsidRDefault="009D1437" w:rsidP="009D1437">
      <w:pPr>
        <w:rPr>
          <w:b/>
          <w:lang w:eastAsia="x-none"/>
        </w:rPr>
      </w:pPr>
      <w:r w:rsidRPr="007B211F">
        <w:rPr>
          <w:b/>
          <w:lang w:eastAsia="x-none"/>
        </w:rPr>
        <w:t xml:space="preserve">Cấu trúc chuỗi </w:t>
      </w:r>
      <w:r>
        <w:rPr>
          <w:b/>
          <w:lang w:eastAsia="x-none"/>
        </w:rPr>
        <w:t>xml</w:t>
      </w:r>
      <w:r w:rsidRPr="007B211F">
        <w:rPr>
          <w:b/>
          <w:lang w:eastAsia="x-none"/>
        </w:rPr>
        <w:t xml:space="preserve"> truyền lên:</w:t>
      </w:r>
    </w:p>
    <w:p w14:paraId="32B9F42E" w14:textId="77777777" w:rsidR="009D1437" w:rsidRPr="00EB31EA" w:rsidRDefault="009D1437" w:rsidP="009D1437">
      <w:pPr>
        <w:shd w:val="clear" w:color="auto" w:fill="1E1E1E"/>
        <w:spacing w:line="285" w:lineRule="atLeast"/>
        <w:rPr>
          <w:rFonts w:ascii="Consolas" w:hAnsi="Consolas"/>
          <w:color w:val="D4D4D4"/>
          <w:sz w:val="21"/>
          <w:szCs w:val="21"/>
        </w:rPr>
      </w:pPr>
    </w:p>
    <w:p w14:paraId="22D95883" w14:textId="77777777" w:rsidR="009D1437" w:rsidRPr="00EB31EA" w:rsidRDefault="009D1437" w:rsidP="009D1437">
      <w:pPr>
        <w:shd w:val="clear" w:color="auto" w:fill="1E1E1E"/>
        <w:spacing w:line="285" w:lineRule="atLeast"/>
        <w:rPr>
          <w:rFonts w:ascii="Consolas" w:hAnsi="Consolas"/>
          <w:color w:val="D4D4D4"/>
          <w:sz w:val="21"/>
          <w:szCs w:val="21"/>
        </w:rPr>
      </w:pPr>
      <w:r w:rsidRPr="00EB31EA">
        <w:rPr>
          <w:rFonts w:ascii="Consolas" w:hAnsi="Consolas"/>
          <w:color w:val="D4D4D4"/>
          <w:sz w:val="21"/>
          <w:szCs w:val="21"/>
        </w:rPr>
        <w:t>&lt;</w:t>
      </w:r>
      <w:r w:rsidRPr="00EB31EA">
        <w:rPr>
          <w:rFonts w:ascii="Consolas" w:hAnsi="Consolas"/>
          <w:color w:val="9CDCFE"/>
          <w:sz w:val="21"/>
          <w:szCs w:val="21"/>
        </w:rPr>
        <w:t>CKS</w:t>
      </w:r>
      <w:r w:rsidRPr="00EB31EA">
        <w:rPr>
          <w:rFonts w:ascii="Consolas" w:hAnsi="Consolas"/>
          <w:color w:val="D4D4D4"/>
          <w:sz w:val="21"/>
          <w:szCs w:val="21"/>
        </w:rPr>
        <w:t>&gt;</w:t>
      </w:r>
    </w:p>
    <w:p w14:paraId="07255E3A" w14:textId="77777777" w:rsidR="009D1437" w:rsidRPr="00EB31EA" w:rsidRDefault="009D1437" w:rsidP="009D1437">
      <w:pPr>
        <w:shd w:val="clear" w:color="auto" w:fill="1E1E1E"/>
        <w:spacing w:line="285" w:lineRule="atLeast"/>
        <w:rPr>
          <w:rFonts w:ascii="Consolas" w:hAnsi="Consolas"/>
          <w:color w:val="D4D4D4"/>
          <w:sz w:val="21"/>
          <w:szCs w:val="21"/>
        </w:rPr>
      </w:pPr>
      <w:r w:rsidRPr="00EB31EA">
        <w:rPr>
          <w:rFonts w:ascii="Consolas" w:hAnsi="Consolas"/>
          <w:color w:val="D4D4D4"/>
          <w:sz w:val="21"/>
          <w:szCs w:val="21"/>
        </w:rPr>
        <w:t>    &lt;</w:t>
      </w:r>
      <w:r w:rsidRPr="00EB31EA">
        <w:rPr>
          <w:rFonts w:ascii="Consolas" w:hAnsi="Consolas"/>
          <w:color w:val="9CDCFE"/>
          <w:sz w:val="21"/>
          <w:szCs w:val="21"/>
        </w:rPr>
        <w:t>SerialCert</w:t>
      </w:r>
      <w:r w:rsidRPr="00EB31EA">
        <w:rPr>
          <w:rFonts w:ascii="Consolas" w:hAnsi="Consolas"/>
          <w:color w:val="D4D4D4"/>
          <w:sz w:val="21"/>
          <w:szCs w:val="21"/>
        </w:rPr>
        <w:t>&gt;&lt;/</w:t>
      </w:r>
      <w:r w:rsidRPr="00EB31EA">
        <w:rPr>
          <w:rFonts w:ascii="Consolas" w:hAnsi="Consolas"/>
          <w:color w:val="9CDCFE"/>
          <w:sz w:val="21"/>
          <w:szCs w:val="21"/>
        </w:rPr>
        <w:t>SerialCert</w:t>
      </w:r>
      <w:r w:rsidRPr="00EB31EA">
        <w:rPr>
          <w:rFonts w:ascii="Consolas" w:hAnsi="Consolas"/>
          <w:color w:val="D4D4D4"/>
          <w:sz w:val="21"/>
          <w:szCs w:val="21"/>
        </w:rPr>
        <w:t>&gt; *</w:t>
      </w:r>
      <w:r w:rsidRPr="00EB31EA">
        <w:rPr>
          <w:rFonts w:ascii="Consolas" w:hAnsi="Consolas"/>
          <w:color w:val="6A9955"/>
          <w:sz w:val="21"/>
          <w:szCs w:val="21"/>
        </w:rPr>
        <w:t>//serial chứng thư của công ty</w:t>
      </w:r>
    </w:p>
    <w:p w14:paraId="3F9C993B" w14:textId="77777777" w:rsidR="009D1437" w:rsidRPr="00EB31EA" w:rsidRDefault="009D1437" w:rsidP="009D1437">
      <w:pPr>
        <w:shd w:val="clear" w:color="auto" w:fill="1E1E1E"/>
        <w:spacing w:line="285" w:lineRule="atLeast"/>
        <w:rPr>
          <w:rFonts w:ascii="Consolas" w:hAnsi="Consolas"/>
          <w:color w:val="D4D4D4"/>
          <w:sz w:val="21"/>
          <w:szCs w:val="21"/>
        </w:rPr>
      </w:pPr>
      <w:r w:rsidRPr="00EB31EA">
        <w:rPr>
          <w:rFonts w:ascii="Consolas" w:hAnsi="Consolas"/>
          <w:color w:val="D4D4D4"/>
          <w:sz w:val="21"/>
          <w:szCs w:val="21"/>
        </w:rPr>
        <w:t>    &lt;</w:t>
      </w:r>
      <w:r w:rsidRPr="00EB31EA">
        <w:rPr>
          <w:rFonts w:ascii="Consolas" w:hAnsi="Consolas"/>
          <w:color w:val="9CDCFE"/>
          <w:sz w:val="21"/>
          <w:szCs w:val="21"/>
        </w:rPr>
        <w:t>Base64Hash</w:t>
      </w:r>
      <w:r w:rsidRPr="00EB31EA">
        <w:rPr>
          <w:rFonts w:ascii="Consolas" w:hAnsi="Consolas"/>
          <w:color w:val="D4D4D4"/>
          <w:sz w:val="21"/>
          <w:szCs w:val="21"/>
        </w:rPr>
        <w:t>&gt;&lt;/</w:t>
      </w:r>
      <w:r w:rsidRPr="00EB31EA">
        <w:rPr>
          <w:rFonts w:ascii="Consolas" w:hAnsi="Consolas"/>
          <w:color w:val="9CDCFE"/>
          <w:sz w:val="21"/>
          <w:szCs w:val="21"/>
        </w:rPr>
        <w:t>Base64Hash</w:t>
      </w:r>
      <w:r w:rsidRPr="00EB31EA">
        <w:rPr>
          <w:rFonts w:ascii="Consolas" w:hAnsi="Consolas"/>
          <w:color w:val="D4D4D4"/>
          <w:sz w:val="21"/>
          <w:szCs w:val="21"/>
        </w:rPr>
        <w:t>&gt; *</w:t>
      </w:r>
      <w:r w:rsidRPr="00EB31EA">
        <w:rPr>
          <w:rFonts w:ascii="Consolas" w:hAnsi="Consolas"/>
          <w:color w:val="6A9955"/>
          <w:sz w:val="21"/>
          <w:szCs w:val="21"/>
        </w:rPr>
        <w:t>//chuỗi Hash lấy từ bước 3.1.9</w:t>
      </w:r>
    </w:p>
    <w:p w14:paraId="75AF552E" w14:textId="77777777" w:rsidR="009D1437" w:rsidRPr="00EB31EA" w:rsidRDefault="009D1437" w:rsidP="009D1437">
      <w:pPr>
        <w:shd w:val="clear" w:color="auto" w:fill="1E1E1E"/>
        <w:spacing w:line="285" w:lineRule="atLeast"/>
        <w:rPr>
          <w:rFonts w:ascii="Consolas" w:hAnsi="Consolas"/>
          <w:color w:val="D4D4D4"/>
          <w:sz w:val="21"/>
          <w:szCs w:val="21"/>
        </w:rPr>
      </w:pPr>
      <w:r w:rsidRPr="00EB31EA">
        <w:rPr>
          <w:rFonts w:ascii="Consolas" w:hAnsi="Consolas"/>
          <w:color w:val="D4D4D4"/>
          <w:sz w:val="21"/>
          <w:szCs w:val="21"/>
        </w:rPr>
        <w:t>    &lt;</w:t>
      </w:r>
      <w:r w:rsidRPr="00EB31EA">
        <w:rPr>
          <w:rFonts w:ascii="Consolas" w:hAnsi="Consolas"/>
          <w:color w:val="9CDCFE"/>
          <w:sz w:val="21"/>
          <w:szCs w:val="21"/>
        </w:rPr>
        <w:t>SignValue</w:t>
      </w:r>
      <w:r w:rsidRPr="00EB31EA">
        <w:rPr>
          <w:rFonts w:ascii="Consolas" w:hAnsi="Consolas"/>
          <w:color w:val="D4D4D4"/>
          <w:sz w:val="21"/>
          <w:szCs w:val="21"/>
        </w:rPr>
        <w:t>&gt;&lt;/</w:t>
      </w:r>
      <w:r w:rsidRPr="00EB31EA">
        <w:rPr>
          <w:rFonts w:ascii="Consolas" w:hAnsi="Consolas"/>
          <w:color w:val="9CDCFE"/>
          <w:sz w:val="21"/>
          <w:szCs w:val="21"/>
        </w:rPr>
        <w:t>SignValue</w:t>
      </w:r>
      <w:r w:rsidRPr="00EB31EA">
        <w:rPr>
          <w:rFonts w:ascii="Consolas" w:hAnsi="Consolas"/>
          <w:color w:val="D4D4D4"/>
          <w:sz w:val="21"/>
          <w:szCs w:val="21"/>
        </w:rPr>
        <w:t>&gt; *</w:t>
      </w:r>
      <w:r w:rsidRPr="00EB31EA">
        <w:rPr>
          <w:rFonts w:ascii="Consolas" w:hAnsi="Consolas"/>
          <w:color w:val="6A9955"/>
          <w:sz w:val="21"/>
          <w:szCs w:val="21"/>
        </w:rPr>
        <w:t>//chuỗi ký</w:t>
      </w:r>
    </w:p>
    <w:p w14:paraId="6263C35D" w14:textId="77777777" w:rsidR="009D1437" w:rsidRPr="00EB31EA" w:rsidRDefault="009D1437" w:rsidP="009D1437">
      <w:pPr>
        <w:shd w:val="clear" w:color="auto" w:fill="1E1E1E"/>
        <w:spacing w:line="285" w:lineRule="atLeast"/>
        <w:rPr>
          <w:rFonts w:ascii="Consolas" w:hAnsi="Consolas"/>
          <w:color w:val="D4D4D4"/>
          <w:sz w:val="21"/>
          <w:szCs w:val="21"/>
        </w:rPr>
      </w:pPr>
      <w:r w:rsidRPr="00EB31EA">
        <w:rPr>
          <w:rFonts w:ascii="Consolas" w:hAnsi="Consolas"/>
          <w:color w:val="D4D4D4"/>
          <w:sz w:val="21"/>
          <w:szCs w:val="21"/>
        </w:rPr>
        <w:t>&lt;/</w:t>
      </w:r>
      <w:r w:rsidRPr="00EB31EA">
        <w:rPr>
          <w:rFonts w:ascii="Consolas" w:hAnsi="Consolas"/>
          <w:color w:val="9CDCFE"/>
          <w:sz w:val="21"/>
          <w:szCs w:val="21"/>
        </w:rPr>
        <w:t>CKS</w:t>
      </w:r>
      <w:r w:rsidRPr="00EB31EA">
        <w:rPr>
          <w:rFonts w:ascii="Consolas" w:hAnsi="Consolas"/>
          <w:color w:val="D4D4D4"/>
          <w:sz w:val="21"/>
          <w:szCs w:val="21"/>
        </w:rPr>
        <w:t>&gt;</w:t>
      </w:r>
    </w:p>
    <w:p w14:paraId="284AB827" w14:textId="77777777" w:rsidR="009D1437" w:rsidRPr="00EB31EA" w:rsidRDefault="009D1437" w:rsidP="009D1437">
      <w:pPr>
        <w:shd w:val="clear" w:color="auto" w:fill="1E1E1E"/>
        <w:spacing w:line="285" w:lineRule="atLeast"/>
        <w:rPr>
          <w:rFonts w:ascii="Consolas" w:hAnsi="Consolas"/>
          <w:color w:val="D4D4D4"/>
          <w:sz w:val="21"/>
          <w:szCs w:val="21"/>
        </w:rPr>
      </w:pPr>
    </w:p>
    <w:p w14:paraId="55878330" w14:textId="77777777" w:rsidR="009D1437" w:rsidRDefault="009D1437" w:rsidP="00480762">
      <w:pPr>
        <w:pStyle w:val="Heading3"/>
      </w:pPr>
      <w:bookmarkStart w:id="103" w:name="_Toc101427536"/>
      <w:bookmarkStart w:id="104" w:name="_Toc198045340"/>
      <w:r>
        <w:t xml:space="preserve">Lấy giá trị Hash cho gửi thông điệp hóa đơn có sai sót bằng </w:t>
      </w:r>
      <w:r>
        <w:rPr>
          <w:lang w:val="en-US"/>
        </w:rPr>
        <w:t>SmartCA</w:t>
      </w:r>
      <w:r>
        <w:t xml:space="preserve"> ( bước 1)</w:t>
      </w:r>
      <w:bookmarkEnd w:id="103"/>
      <w:bookmarkEnd w:id="104"/>
    </w:p>
    <w:p w14:paraId="4AC0AC2B" w14:textId="77777777" w:rsidR="009D1437" w:rsidRPr="00E60C7E" w:rsidRDefault="009D1437" w:rsidP="009D1437">
      <w:pPr>
        <w:ind w:right="14"/>
      </w:pPr>
      <w:r w:rsidRPr="00E60C7E">
        <w:rPr>
          <w:color w:val="000000"/>
        </w:rPr>
        <w:t>URL</w:t>
      </w:r>
    </w:p>
    <w:p w14:paraId="5C99BE64" w14:textId="77777777" w:rsidR="009D1437" w:rsidRPr="00E60C7E" w:rsidRDefault="009D1437" w:rsidP="009D1437">
      <w:pPr>
        <w:ind w:right="14"/>
      </w:pPr>
      <w:r w:rsidRPr="00E60C7E">
        <w:rPr>
          <w:color w:val="000000"/>
        </w:rPr>
        <w:tab/>
        <w:t xml:space="preserve"> string </w:t>
      </w:r>
      <w:r w:rsidRPr="00E60C7E">
        <w:rPr>
          <w:b/>
          <w:bCs/>
          <w:color w:val="000000"/>
        </w:rPr>
        <w:t>GetHashInvNoticeErrorsWithSmartCA</w:t>
      </w:r>
      <w:r w:rsidRPr="00E60C7E">
        <w:rPr>
          <w:color w:val="000000"/>
        </w:rPr>
        <w:t>(string Account, string ACpass, string xml, string username, string password, string serial, string pattern = "", int convert = 0)</w:t>
      </w:r>
    </w:p>
    <w:p w14:paraId="1129FB31" w14:textId="77777777" w:rsidR="009D1437" w:rsidRPr="00E60C7E" w:rsidRDefault="009D1437" w:rsidP="009D1437">
      <w:pPr>
        <w:ind w:right="14"/>
      </w:pPr>
      <w:r w:rsidRPr="00E60C7E">
        <w:rPr>
          <w:color w:val="000000"/>
        </w:rPr>
        <w:t>DESCRIPTION</w:t>
      </w:r>
    </w:p>
    <w:p w14:paraId="129639C1" w14:textId="77777777" w:rsidR="009D1437" w:rsidRPr="00E60C7E" w:rsidRDefault="009D1437" w:rsidP="009D1437">
      <w:pPr>
        <w:ind w:right="14"/>
      </w:pPr>
      <w:r w:rsidRPr="00E60C7E">
        <w:rPr>
          <w:color w:val="000000"/>
        </w:rPr>
        <w:tab/>
      </w:r>
      <w:r w:rsidRPr="00E60C7E">
        <w:rPr>
          <w:color w:val="000000"/>
        </w:rPr>
        <w:tab/>
        <w:t>Đây là web service cho phép gửi thông điệp hóa đơn điện tử có sai sót với các hệ thống sử dụng smartCA, thực hiện truyền dữ liệu hóa đơn sai sót và lấy giá trị hash value để ký số bằng smartCA ở client.</w:t>
      </w:r>
    </w:p>
    <w:p w14:paraId="2832685F" w14:textId="77777777" w:rsidR="009D1437" w:rsidRPr="00E60C7E" w:rsidRDefault="009D1437" w:rsidP="009D1437">
      <w:pPr>
        <w:ind w:right="14"/>
      </w:pPr>
      <w:r w:rsidRPr="00E60C7E">
        <w:rPr>
          <w:color w:val="000000"/>
        </w:rPr>
        <w:t>HTTP METHOD</w:t>
      </w:r>
    </w:p>
    <w:p w14:paraId="30DAD463" w14:textId="77777777" w:rsidR="009D1437" w:rsidRPr="00E60C7E" w:rsidRDefault="009D1437" w:rsidP="009D1437">
      <w:pPr>
        <w:ind w:right="14"/>
      </w:pPr>
      <w:r w:rsidRPr="00E60C7E">
        <w:rPr>
          <w:color w:val="000000"/>
        </w:rPr>
        <w:tab/>
      </w:r>
      <w:r w:rsidRPr="00E60C7E">
        <w:rPr>
          <w:color w:val="000000"/>
        </w:rPr>
        <w:tab/>
        <w:t>POST</w:t>
      </w:r>
    </w:p>
    <w:p w14:paraId="5612A591" w14:textId="77777777" w:rsidR="009D1437" w:rsidRPr="00E60C7E" w:rsidRDefault="009D1437" w:rsidP="009D1437">
      <w:pPr>
        <w:ind w:right="14"/>
      </w:pPr>
      <w:r w:rsidRPr="00E60C7E">
        <w:rPr>
          <w:color w:val="000000"/>
        </w:rPr>
        <w:t>REQUEST BODY</w:t>
      </w:r>
    </w:p>
    <w:p w14:paraId="24669015" w14:textId="77777777" w:rsidR="009D1437" w:rsidRPr="00E60C7E" w:rsidRDefault="009D1437" w:rsidP="009D1437">
      <w:pPr>
        <w:numPr>
          <w:ilvl w:val="0"/>
          <w:numId w:val="39"/>
        </w:numPr>
        <w:ind w:left="1080"/>
        <w:jc w:val="both"/>
        <w:textAlignment w:val="baseline"/>
        <w:rPr>
          <w:b/>
          <w:bCs/>
          <w:color w:val="000000"/>
          <w:u w:val="single"/>
        </w:rPr>
      </w:pPr>
      <w:r w:rsidRPr="00E60C7E">
        <w:rPr>
          <w:b/>
          <w:bCs/>
          <w:color w:val="000000"/>
        </w:rPr>
        <w:lastRenderedPageBreak/>
        <w:t xml:space="preserve">Account/ACPass:  </w:t>
      </w:r>
      <w:r w:rsidRPr="00E60C7E">
        <w:rPr>
          <w:color w:val="000000"/>
        </w:rPr>
        <w:t>Tài khoản được cấp phát cho nhân viên gọi lệnh gửi thông điệp.</w:t>
      </w:r>
    </w:p>
    <w:p w14:paraId="0DB23865" w14:textId="77777777" w:rsidR="009D1437" w:rsidRPr="00E60C7E" w:rsidRDefault="009D1437" w:rsidP="009D1437">
      <w:pPr>
        <w:numPr>
          <w:ilvl w:val="0"/>
          <w:numId w:val="40"/>
        </w:numPr>
        <w:ind w:left="1080"/>
        <w:jc w:val="both"/>
        <w:textAlignment w:val="baseline"/>
        <w:rPr>
          <w:b/>
          <w:bCs/>
          <w:color w:val="000000"/>
          <w:u w:val="single"/>
        </w:rPr>
      </w:pPr>
      <w:r w:rsidRPr="00E60C7E">
        <w:rPr>
          <w:b/>
          <w:bCs/>
          <w:color w:val="000000"/>
        </w:rPr>
        <w:t>Username/pass</w:t>
      </w:r>
      <w:r w:rsidRPr="00E60C7E">
        <w:rPr>
          <w:color w:val="000000"/>
        </w:rPr>
        <w:t>: Tài khoản được cấp phát cho khách hàng để gọi đến webservice (tài khoản có quyền ServiceRole trong hệ thống).</w:t>
      </w:r>
    </w:p>
    <w:p w14:paraId="092A281A" w14:textId="77777777" w:rsidR="009D1437" w:rsidRPr="00E60C7E" w:rsidRDefault="009D1437" w:rsidP="009D1437">
      <w:pPr>
        <w:numPr>
          <w:ilvl w:val="0"/>
          <w:numId w:val="40"/>
        </w:numPr>
        <w:ind w:left="1080"/>
        <w:jc w:val="both"/>
        <w:textAlignment w:val="baseline"/>
        <w:rPr>
          <w:b/>
          <w:bCs/>
          <w:color w:val="000000"/>
          <w:u w:val="single"/>
        </w:rPr>
      </w:pPr>
      <w:r w:rsidRPr="00E60C7E">
        <w:rPr>
          <w:b/>
          <w:bCs/>
          <w:color w:val="000000"/>
        </w:rPr>
        <w:t>xml</w:t>
      </w:r>
      <w:r w:rsidRPr="00E60C7E">
        <w:rPr>
          <w:color w:val="000000"/>
        </w:rPr>
        <w:t>: chuỗi xml thông điệp hóa đơn điện tử có sai sót (theo mẫu mô tả kèm theo)</w:t>
      </w:r>
      <w:r w:rsidRPr="00E60C7E">
        <w:rPr>
          <w:b/>
          <w:bCs/>
          <w:color w:val="000000"/>
          <w:u w:val="single"/>
        </w:rPr>
        <w:t>    </w:t>
      </w:r>
    </w:p>
    <w:p w14:paraId="315123C5" w14:textId="77777777" w:rsidR="009D1437" w:rsidRPr="00E60C7E" w:rsidRDefault="009D1437" w:rsidP="009D1437">
      <w:pPr>
        <w:numPr>
          <w:ilvl w:val="0"/>
          <w:numId w:val="40"/>
        </w:numPr>
        <w:ind w:left="1080"/>
        <w:jc w:val="both"/>
        <w:textAlignment w:val="baseline"/>
        <w:rPr>
          <w:b/>
          <w:bCs/>
          <w:color w:val="000000"/>
          <w:u w:val="single"/>
        </w:rPr>
      </w:pPr>
      <w:r w:rsidRPr="00E60C7E">
        <w:rPr>
          <w:b/>
          <w:bCs/>
          <w:color w:val="000000"/>
        </w:rPr>
        <w:t>serial</w:t>
      </w:r>
      <w:r w:rsidRPr="00E60C7E">
        <w:rPr>
          <w:color w:val="000000"/>
        </w:rPr>
        <w:t>: serial của chứng thư SmartCA công ty đã đăng ký trong hệ thống</w:t>
      </w:r>
    </w:p>
    <w:p w14:paraId="10D60A7F" w14:textId="77777777" w:rsidR="009D1437" w:rsidRPr="00E60C7E" w:rsidRDefault="009D1437" w:rsidP="009D1437">
      <w:pPr>
        <w:numPr>
          <w:ilvl w:val="0"/>
          <w:numId w:val="40"/>
        </w:numPr>
        <w:ind w:left="1080"/>
        <w:jc w:val="both"/>
        <w:textAlignment w:val="baseline"/>
        <w:rPr>
          <w:b/>
          <w:bCs/>
          <w:color w:val="000000"/>
          <w:u w:val="single"/>
        </w:rPr>
      </w:pPr>
      <w:r w:rsidRPr="00E60C7E">
        <w:rPr>
          <w:b/>
          <w:bCs/>
          <w:color w:val="000000"/>
          <w:shd w:val="clear" w:color="auto" w:fill="FFFFFF"/>
        </w:rPr>
        <w:t>pattern</w:t>
      </w:r>
      <w:r w:rsidRPr="00E60C7E">
        <w:rPr>
          <w:color w:val="000000"/>
        </w:rPr>
        <w:t>: mẫu số hóa đơn</w:t>
      </w:r>
    </w:p>
    <w:p w14:paraId="7E5D5A03" w14:textId="77777777" w:rsidR="009D1437" w:rsidRPr="00E60C7E" w:rsidRDefault="009D1437" w:rsidP="009D1437">
      <w:pPr>
        <w:numPr>
          <w:ilvl w:val="0"/>
          <w:numId w:val="40"/>
        </w:numPr>
        <w:ind w:left="1080"/>
        <w:jc w:val="both"/>
        <w:textAlignment w:val="baseline"/>
        <w:rPr>
          <w:b/>
          <w:bCs/>
          <w:color w:val="000000"/>
        </w:rPr>
      </w:pPr>
      <w:r w:rsidRPr="00E60C7E">
        <w:rPr>
          <w:b/>
          <w:bCs/>
          <w:color w:val="000000"/>
        </w:rPr>
        <w:t>convert</w:t>
      </w:r>
      <w:r w:rsidRPr="00E60C7E">
        <w:rPr>
          <w:color w:val="000000"/>
        </w:rPr>
        <w:t>: Mặc định là 0, (0 – Không cần convert từ TCVN3 sang Unicode. 1- Cần convert từ TCVN3 sang Unicode)</w:t>
      </w:r>
    </w:p>
    <w:p w14:paraId="5E5327EA" w14:textId="77777777" w:rsidR="009D1437" w:rsidRPr="00E60C7E" w:rsidRDefault="009D1437" w:rsidP="009D1437">
      <w:pPr>
        <w:ind w:right="14"/>
      </w:pPr>
      <w:r w:rsidRPr="00E60C7E">
        <w:rPr>
          <w:color w:val="000000"/>
        </w:rPr>
        <w:t>RETURNS</w:t>
      </w:r>
    </w:p>
    <w:tbl>
      <w:tblPr>
        <w:tblW w:w="0" w:type="auto"/>
        <w:tblCellMar>
          <w:top w:w="15" w:type="dxa"/>
          <w:left w:w="15" w:type="dxa"/>
          <w:bottom w:w="15" w:type="dxa"/>
          <w:right w:w="15" w:type="dxa"/>
        </w:tblCellMar>
        <w:tblLook w:val="04A0" w:firstRow="1" w:lastRow="0" w:firstColumn="1" w:lastColumn="0" w:noHBand="0" w:noVBand="1"/>
      </w:tblPr>
      <w:tblGrid>
        <w:gridCol w:w="1610"/>
        <w:gridCol w:w="5819"/>
        <w:gridCol w:w="1921"/>
      </w:tblGrid>
      <w:tr w:rsidR="009D1437" w:rsidRPr="00E60C7E" w14:paraId="5BAD003F" w14:textId="77777777" w:rsidTr="00616EC4">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372F1B8B" w14:textId="77777777" w:rsidR="009D1437" w:rsidRPr="00E60C7E" w:rsidRDefault="009D1437" w:rsidP="00616EC4">
            <w:pPr>
              <w:spacing w:after="200"/>
              <w:ind w:left="720"/>
            </w:pPr>
            <w:r w:rsidRPr="00E60C7E">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25406DAD" w14:textId="77777777" w:rsidR="009D1437" w:rsidRPr="00E60C7E" w:rsidRDefault="009D1437" w:rsidP="00616EC4">
            <w:pPr>
              <w:spacing w:after="200"/>
              <w:ind w:left="720"/>
            </w:pPr>
            <w:r w:rsidRPr="00E60C7E">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33BC58F2" w14:textId="77777777" w:rsidR="009D1437" w:rsidRPr="00E60C7E" w:rsidRDefault="009D1437" w:rsidP="00616EC4">
            <w:pPr>
              <w:spacing w:after="200"/>
              <w:ind w:left="720"/>
            </w:pPr>
            <w:r w:rsidRPr="00E60C7E">
              <w:rPr>
                <w:color w:val="000000"/>
              </w:rPr>
              <w:t>Ghi chú</w:t>
            </w:r>
          </w:p>
        </w:tc>
      </w:tr>
      <w:tr w:rsidR="009D1437" w:rsidRPr="00E60C7E" w14:paraId="5EB24570"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6EF63E8" w14:textId="77777777" w:rsidR="009D1437" w:rsidRPr="00E60C7E" w:rsidRDefault="009D1437" w:rsidP="00616EC4">
            <w:r w:rsidRPr="00E60C7E">
              <w:rPr>
                <w:color w:val="000000"/>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8D867C9" w14:textId="77777777" w:rsidR="009D1437" w:rsidRPr="00E60C7E" w:rsidRDefault="009D1437" w:rsidP="00616EC4">
            <w:r w:rsidRPr="00E60C7E">
              <w:rPr>
                <w:color w:val="000000"/>
              </w:rPr>
              <w:t>Tài khoản đăng nhập sai hoặc không có 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112862E" w14:textId="77777777" w:rsidR="009D1437" w:rsidRPr="00E60C7E" w:rsidRDefault="009D1437" w:rsidP="00616EC4"/>
        </w:tc>
      </w:tr>
      <w:tr w:rsidR="009D1437" w:rsidRPr="00E60C7E" w14:paraId="45D76211"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81EB266" w14:textId="77777777" w:rsidR="009D1437" w:rsidRPr="00E60C7E" w:rsidRDefault="009D1437" w:rsidP="00616EC4">
            <w:r w:rsidRPr="00E60C7E">
              <w:rPr>
                <w:color w:val="000000"/>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CAEF5A7" w14:textId="77777777" w:rsidR="009D1437" w:rsidRPr="00E60C7E" w:rsidRDefault="009D1437" w:rsidP="00616EC4">
            <w:r w:rsidRPr="00E60C7E">
              <w:rPr>
                <w:color w:val="000000"/>
              </w:rPr>
              <w:t>Không tìm thấy công ty hoặc tài khoản không tồn 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F12F895" w14:textId="77777777" w:rsidR="009D1437" w:rsidRPr="00E60C7E" w:rsidRDefault="009D1437" w:rsidP="00616EC4"/>
        </w:tc>
      </w:tr>
      <w:tr w:rsidR="009D1437" w:rsidRPr="00E60C7E" w14:paraId="797511AF"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2D9FC6A" w14:textId="77777777" w:rsidR="009D1437" w:rsidRPr="00E60C7E" w:rsidRDefault="009D1437" w:rsidP="00616EC4">
            <w:r w:rsidRPr="00E60C7E">
              <w:rPr>
                <w:color w:val="000000"/>
              </w:rPr>
              <w:t>ERR:22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FB57155" w14:textId="77777777" w:rsidR="009D1437" w:rsidRPr="00E60C7E" w:rsidRDefault="009D1437" w:rsidP="00616EC4">
            <w:r w:rsidRPr="00E60C7E">
              <w:rPr>
                <w:color w:val="000000"/>
              </w:rPr>
              <w:t>Công ty chưa đăng ký chứng thư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EC9A969" w14:textId="77777777" w:rsidR="009D1437" w:rsidRPr="00E60C7E" w:rsidRDefault="009D1437" w:rsidP="00616EC4"/>
        </w:tc>
      </w:tr>
      <w:tr w:rsidR="009D1437" w:rsidRPr="00E60C7E" w14:paraId="1DF5ED22"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B346009" w14:textId="77777777" w:rsidR="009D1437" w:rsidRPr="00E60C7E" w:rsidRDefault="009D1437" w:rsidP="00616EC4">
            <w:r w:rsidRPr="00E60C7E">
              <w:rPr>
                <w:color w:val="000000"/>
              </w:rPr>
              <w:t>ERR:28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354FDAE" w14:textId="77777777" w:rsidR="009D1437" w:rsidRPr="00E60C7E" w:rsidRDefault="009D1437" w:rsidP="00616EC4">
            <w:r w:rsidRPr="00E60C7E">
              <w:rPr>
                <w:color w:val="000000"/>
              </w:rPr>
              <w:t>Chưa có thông tin chứng thư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E94CFD5" w14:textId="77777777" w:rsidR="009D1437" w:rsidRPr="00E60C7E" w:rsidRDefault="009D1437" w:rsidP="00616EC4"/>
        </w:tc>
      </w:tr>
      <w:tr w:rsidR="009D1437" w:rsidRPr="00E60C7E" w14:paraId="1B08D9C1"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E96E127" w14:textId="77777777" w:rsidR="009D1437" w:rsidRPr="00E60C7E" w:rsidRDefault="009D1437" w:rsidP="00616EC4">
            <w:r w:rsidRPr="00E60C7E">
              <w:rPr>
                <w:color w:val="000000"/>
              </w:rPr>
              <w:t>ERR:24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D489105" w14:textId="77777777" w:rsidR="009D1437" w:rsidRPr="00E60C7E" w:rsidRDefault="009D1437" w:rsidP="00616EC4">
            <w:r w:rsidRPr="00E60C7E">
              <w:rPr>
                <w:color w:val="000000"/>
              </w:rPr>
              <w:t>Chứng thư truyền lên không đúng với chứng thư đăng ký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3F076C2" w14:textId="77777777" w:rsidR="009D1437" w:rsidRPr="00E60C7E" w:rsidRDefault="009D1437" w:rsidP="00616EC4"/>
        </w:tc>
      </w:tr>
      <w:tr w:rsidR="009D1437" w:rsidRPr="00E60C7E" w14:paraId="1BF55FD8"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D967C75" w14:textId="77777777" w:rsidR="009D1437" w:rsidRPr="00E60C7E" w:rsidRDefault="009D1437" w:rsidP="00616EC4">
            <w:r w:rsidRPr="00E60C7E">
              <w:rPr>
                <w:color w:val="000000"/>
              </w:rPr>
              <w:t>ERR:27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13168F3" w14:textId="77777777" w:rsidR="009D1437" w:rsidRPr="00E60C7E" w:rsidRDefault="009D1437" w:rsidP="00616EC4">
            <w:r w:rsidRPr="00E60C7E">
              <w:rPr>
                <w:color w:val="000000"/>
              </w:rPr>
              <w:t>Chứng thư chưa đến thời điểm sử dụng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F9400F3" w14:textId="77777777" w:rsidR="009D1437" w:rsidRPr="00E60C7E" w:rsidRDefault="009D1437" w:rsidP="00616EC4"/>
        </w:tc>
      </w:tr>
      <w:tr w:rsidR="009D1437" w:rsidRPr="00E60C7E" w14:paraId="1C7C93EC"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F6A94CC" w14:textId="77777777" w:rsidR="009D1437" w:rsidRPr="00E60C7E" w:rsidRDefault="009D1437" w:rsidP="00616EC4">
            <w:r w:rsidRPr="00E60C7E">
              <w:rPr>
                <w:color w:val="000000"/>
              </w:rPr>
              <w:t>ERR:26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6DB19D9" w14:textId="77777777" w:rsidR="009D1437" w:rsidRPr="00E60C7E" w:rsidRDefault="009D1437" w:rsidP="00616EC4">
            <w:r w:rsidRPr="00E60C7E">
              <w:rPr>
                <w:color w:val="000000"/>
              </w:rPr>
              <w:t>Chứng thư số hết hạn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E7B551A" w14:textId="77777777" w:rsidR="009D1437" w:rsidRPr="00E60C7E" w:rsidRDefault="009D1437" w:rsidP="00616EC4"/>
        </w:tc>
      </w:tr>
      <w:tr w:rsidR="009D1437" w:rsidRPr="00E60C7E" w14:paraId="4685B969"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2439787" w14:textId="77777777" w:rsidR="009D1437" w:rsidRPr="00E60C7E" w:rsidRDefault="009D1437" w:rsidP="00616EC4">
            <w:r w:rsidRPr="00E60C7E">
              <w:rPr>
                <w:color w:val="000000"/>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6190B3C" w14:textId="77777777" w:rsidR="009D1437" w:rsidRPr="00E60C7E" w:rsidRDefault="009D1437" w:rsidP="00616EC4">
            <w:r w:rsidRPr="00E60C7E">
              <w:rPr>
                <w:color w:val="000000"/>
              </w:rPr>
              <w:t>Dữ liệu xml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9D0B392" w14:textId="77777777" w:rsidR="009D1437" w:rsidRPr="00E60C7E" w:rsidRDefault="009D1437" w:rsidP="00616EC4"/>
        </w:tc>
      </w:tr>
      <w:tr w:rsidR="009D1437" w:rsidRPr="00E60C7E" w14:paraId="5C2A0DB1"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326D507" w14:textId="77777777" w:rsidR="009D1437" w:rsidRPr="00E60C7E" w:rsidRDefault="009D1437" w:rsidP="00616EC4">
            <w:r w:rsidRPr="00E60C7E">
              <w:rPr>
                <w:color w:val="000000"/>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3C725E3" w14:textId="77777777" w:rsidR="009D1437" w:rsidRPr="00E60C7E" w:rsidRDefault="009D1437" w:rsidP="00616EC4">
            <w:r w:rsidRPr="00E60C7E">
              <w:rPr>
                <w:color w:val="000000"/>
              </w:rPr>
              <w:t>Lô có số hóa đơn vượt quá số lượng tối đa cho phép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A056616" w14:textId="77777777" w:rsidR="009D1437" w:rsidRPr="00E60C7E" w:rsidRDefault="009D1437" w:rsidP="00616EC4"/>
        </w:tc>
      </w:tr>
      <w:tr w:rsidR="009D1437" w:rsidRPr="00E60C7E" w14:paraId="08F71BDA" w14:textId="77777777" w:rsidTr="00616EC4">
        <w:trPr>
          <w:trHeight w:val="413"/>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45C25E0" w14:textId="77777777" w:rsidR="009D1437" w:rsidRPr="00E60C7E" w:rsidRDefault="009D1437" w:rsidP="00616EC4">
            <w:r w:rsidRPr="00E60C7E">
              <w:rPr>
                <w:color w:val="000000"/>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E25F5C3" w14:textId="77777777" w:rsidR="009D1437" w:rsidRPr="00E60C7E" w:rsidRDefault="009D1437" w:rsidP="00616EC4">
            <w:r w:rsidRPr="00E60C7E">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1522F8D" w14:textId="77777777" w:rsidR="009D1437" w:rsidRPr="00E60C7E" w:rsidRDefault="009D1437" w:rsidP="00616EC4">
            <w:pPr>
              <w:jc w:val="both"/>
            </w:pPr>
            <w:r w:rsidRPr="00E60C7E">
              <w:rPr>
                <w:color w:val="000000"/>
              </w:rPr>
              <w:t>Lỗi không xác định</w:t>
            </w:r>
          </w:p>
        </w:tc>
      </w:tr>
      <w:tr w:rsidR="009D1437" w:rsidRPr="00E60C7E" w14:paraId="664A05A7"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AF435B1" w14:textId="77777777" w:rsidR="009D1437" w:rsidRPr="00E60C7E" w:rsidRDefault="009D1437" w:rsidP="00616EC4">
            <w:r w:rsidRPr="00E60C7E">
              <w:rPr>
                <w:color w:val="000000"/>
              </w:rPr>
              <w:t>ERR:30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5BC8351" w14:textId="77777777" w:rsidR="009D1437" w:rsidRPr="00E60C7E" w:rsidRDefault="009D1437" w:rsidP="00616EC4">
            <w:pPr>
              <w:spacing w:after="200"/>
              <w:jc w:val="both"/>
            </w:pPr>
            <w:r w:rsidRPr="00E60C7E">
              <w:rPr>
                <w:color w:val="000000"/>
              </w:rPr>
              <w:t>Tạo mới hóa đơn có lỗi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C06A739" w14:textId="77777777" w:rsidR="009D1437" w:rsidRPr="00E60C7E" w:rsidRDefault="009D1437" w:rsidP="00616EC4"/>
        </w:tc>
      </w:tr>
      <w:tr w:rsidR="009D1437" w:rsidRPr="00E60C7E" w14:paraId="5B9D4749"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0C7D09A" w14:textId="77777777" w:rsidR="009D1437" w:rsidRPr="00E60C7E" w:rsidRDefault="009D1437" w:rsidP="00616EC4">
            <w:r w:rsidRPr="00E60C7E">
              <w:rPr>
                <w:color w:val="000000"/>
              </w:rPr>
              <w:t xml:space="preserve">Chuỗi </w:t>
            </w:r>
            <w:r w:rsidRPr="00E60C7E">
              <w:rPr>
                <w:rFonts w:ascii="Consolas" w:hAnsi="Consolas"/>
                <w:color w:val="000000"/>
                <w:sz w:val="19"/>
                <w:szCs w:val="19"/>
              </w:rPr>
              <w:t>hash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C9A843A" w14:textId="77777777" w:rsidR="009D1437" w:rsidRPr="00E60C7E" w:rsidRDefault="009D1437" w:rsidP="00616EC4">
            <w:r w:rsidRPr="00E60C7E">
              <w:rPr>
                <w:color w:val="000000"/>
              </w:rPr>
              <w:t>Chuỗi trả về sử dụng để ký số smartCA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ECF8E91" w14:textId="77777777" w:rsidR="009D1437" w:rsidRPr="00E60C7E" w:rsidRDefault="009D1437" w:rsidP="00616EC4"/>
        </w:tc>
      </w:tr>
    </w:tbl>
    <w:p w14:paraId="3BC4A9F7" w14:textId="77777777" w:rsidR="009D1437" w:rsidRPr="00E60C7E" w:rsidRDefault="009D1437" w:rsidP="009D1437">
      <w:pPr>
        <w:spacing w:after="240"/>
      </w:pPr>
    </w:p>
    <w:p w14:paraId="02B93888" w14:textId="77777777" w:rsidR="009D1437" w:rsidRPr="00E60C7E" w:rsidRDefault="009D1437" w:rsidP="009D1437">
      <w:r w:rsidRPr="00E60C7E">
        <w:rPr>
          <w:color w:val="000000"/>
        </w:rPr>
        <w:t>Cấu trúc chuỗi XML đầu vào của thông điệp: (dấu * là bắt buộc)</w:t>
      </w:r>
    </w:p>
    <w:p w14:paraId="16BA7E0B" w14:textId="77777777" w:rsidR="009D1437" w:rsidRPr="00E60C7E" w:rsidRDefault="009D1437" w:rsidP="009D1437">
      <w:pPr>
        <w:shd w:val="clear" w:color="auto" w:fill="1E1E1E"/>
      </w:pPr>
      <w:r w:rsidRPr="00E60C7E">
        <w:rPr>
          <w:rFonts w:ascii="Consolas" w:hAnsi="Consolas"/>
          <w:color w:val="D4D4D4"/>
          <w:sz w:val="21"/>
          <w:szCs w:val="21"/>
        </w:rPr>
        <w:t>&lt;</w:t>
      </w:r>
      <w:r w:rsidRPr="00E60C7E">
        <w:rPr>
          <w:rFonts w:ascii="Consolas" w:hAnsi="Consolas"/>
          <w:color w:val="9CDCFE"/>
          <w:sz w:val="21"/>
          <w:szCs w:val="21"/>
        </w:rPr>
        <w:t>DLTBao</w:t>
      </w:r>
      <w:r w:rsidRPr="00E60C7E">
        <w:rPr>
          <w:rFonts w:ascii="Consolas" w:hAnsi="Consolas"/>
          <w:color w:val="D4D4D4"/>
          <w:sz w:val="21"/>
          <w:szCs w:val="21"/>
        </w:rPr>
        <w:t>&gt;</w:t>
      </w:r>
    </w:p>
    <w:p w14:paraId="0B822E2A" w14:textId="55110DA9" w:rsidR="009D1437" w:rsidRPr="00E60C7E" w:rsidRDefault="009D1437" w:rsidP="009D143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TNNT</w:t>
      </w:r>
      <w:r w:rsidRPr="00E60C7E">
        <w:rPr>
          <w:rFonts w:ascii="Consolas" w:hAnsi="Consolas"/>
          <w:color w:val="D4D4D4"/>
          <w:sz w:val="21"/>
          <w:szCs w:val="21"/>
        </w:rPr>
        <w:t>&gt;&lt;/</w:t>
      </w:r>
      <w:r w:rsidRPr="00E60C7E">
        <w:rPr>
          <w:rFonts w:ascii="Consolas" w:hAnsi="Consolas"/>
          <w:color w:val="9CDCFE"/>
          <w:sz w:val="21"/>
          <w:szCs w:val="21"/>
        </w:rPr>
        <w:t>TNNT</w:t>
      </w:r>
      <w:r w:rsidR="00591BE5">
        <w:rPr>
          <w:rFonts w:ascii="Consolas" w:hAnsi="Consolas"/>
          <w:color w:val="D4D4D4"/>
          <w:sz w:val="21"/>
          <w:szCs w:val="21"/>
        </w:rPr>
        <w:t>&gt;</w:t>
      </w:r>
      <w:r w:rsidRPr="00E60C7E">
        <w:rPr>
          <w:rFonts w:ascii="Consolas" w:hAnsi="Consolas"/>
          <w:color w:val="D4D4D4"/>
          <w:sz w:val="21"/>
          <w:szCs w:val="21"/>
        </w:rPr>
        <w:t xml:space="preserve"> </w:t>
      </w:r>
      <w:r w:rsidRPr="00E60C7E">
        <w:rPr>
          <w:rFonts w:ascii="Consolas" w:hAnsi="Consolas"/>
          <w:color w:val="6A9955"/>
          <w:sz w:val="21"/>
          <w:szCs w:val="21"/>
        </w:rPr>
        <w:t>//Tên người nộp thuế</w:t>
      </w:r>
    </w:p>
    <w:p w14:paraId="1C31B449" w14:textId="38C084E6" w:rsidR="009D1437" w:rsidRPr="00E60C7E" w:rsidRDefault="009D1437" w:rsidP="009D143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TCQT</w:t>
      </w:r>
      <w:r w:rsidRPr="00E60C7E">
        <w:rPr>
          <w:rFonts w:ascii="Consolas" w:hAnsi="Consolas"/>
          <w:color w:val="D4D4D4"/>
          <w:sz w:val="21"/>
          <w:szCs w:val="21"/>
        </w:rPr>
        <w:t>&gt;&lt;/</w:t>
      </w:r>
      <w:r w:rsidRPr="00E60C7E">
        <w:rPr>
          <w:rFonts w:ascii="Consolas" w:hAnsi="Consolas"/>
          <w:color w:val="9CDCFE"/>
          <w:sz w:val="21"/>
          <w:szCs w:val="21"/>
        </w:rPr>
        <w:t>TCQT</w:t>
      </w:r>
      <w:r w:rsidR="00591BE5">
        <w:rPr>
          <w:rFonts w:ascii="Consolas" w:hAnsi="Consolas"/>
          <w:color w:val="D4D4D4"/>
          <w:sz w:val="21"/>
          <w:szCs w:val="21"/>
        </w:rPr>
        <w:t>&gt;</w:t>
      </w:r>
      <w:r w:rsidRPr="00E60C7E">
        <w:rPr>
          <w:rFonts w:ascii="Consolas" w:hAnsi="Consolas"/>
          <w:color w:val="6A9955"/>
          <w:sz w:val="21"/>
          <w:szCs w:val="21"/>
        </w:rPr>
        <w:t>//Tên cơ quan thuế (Tên cơ quan thuế ra thông báo)</w:t>
      </w:r>
    </w:p>
    <w:p w14:paraId="39DE22BF" w14:textId="2B81214D" w:rsidR="009D1437" w:rsidRPr="00E60C7E" w:rsidRDefault="009D1437" w:rsidP="009D143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NTBao</w:t>
      </w:r>
      <w:r w:rsidRPr="00E60C7E">
        <w:rPr>
          <w:rFonts w:ascii="Consolas" w:hAnsi="Consolas"/>
          <w:color w:val="D4D4D4"/>
          <w:sz w:val="21"/>
          <w:szCs w:val="21"/>
        </w:rPr>
        <w:t>&gt;&lt;/</w:t>
      </w:r>
      <w:r w:rsidRPr="00E60C7E">
        <w:rPr>
          <w:rFonts w:ascii="Consolas" w:hAnsi="Consolas"/>
          <w:color w:val="9CDCFE"/>
          <w:sz w:val="21"/>
          <w:szCs w:val="21"/>
        </w:rPr>
        <w:t>NTBao</w:t>
      </w:r>
      <w:r w:rsidR="00591BE5">
        <w:rPr>
          <w:rFonts w:ascii="Consolas" w:hAnsi="Consolas"/>
          <w:color w:val="D4D4D4"/>
          <w:sz w:val="21"/>
          <w:szCs w:val="21"/>
        </w:rPr>
        <w:t>&gt;</w:t>
      </w:r>
      <w:r w:rsidRPr="00E60C7E">
        <w:rPr>
          <w:rFonts w:ascii="Consolas" w:hAnsi="Consolas"/>
          <w:color w:val="6A9955"/>
          <w:sz w:val="21"/>
          <w:szCs w:val="21"/>
        </w:rPr>
        <w:t>//Ngày thông báo</w:t>
      </w:r>
    </w:p>
    <w:p w14:paraId="19E7C524" w14:textId="29D3D2C7" w:rsidR="009D1437" w:rsidRPr="00E60C7E" w:rsidRDefault="009D1437" w:rsidP="009D143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DDanh</w:t>
      </w:r>
      <w:r w:rsidRPr="00E60C7E">
        <w:rPr>
          <w:rFonts w:ascii="Consolas" w:hAnsi="Consolas"/>
          <w:color w:val="D4D4D4"/>
          <w:sz w:val="21"/>
          <w:szCs w:val="21"/>
        </w:rPr>
        <w:t>&gt;&lt;/</w:t>
      </w:r>
      <w:r w:rsidRPr="00E60C7E">
        <w:rPr>
          <w:rFonts w:ascii="Consolas" w:hAnsi="Consolas"/>
          <w:color w:val="9CDCFE"/>
          <w:sz w:val="21"/>
          <w:szCs w:val="21"/>
        </w:rPr>
        <w:t>DDanh</w:t>
      </w:r>
      <w:r w:rsidR="00591BE5">
        <w:rPr>
          <w:rFonts w:ascii="Consolas" w:hAnsi="Consolas"/>
          <w:color w:val="D4D4D4"/>
          <w:sz w:val="21"/>
          <w:szCs w:val="21"/>
        </w:rPr>
        <w:t>&gt;</w:t>
      </w:r>
      <w:r w:rsidRPr="00E60C7E">
        <w:rPr>
          <w:rFonts w:ascii="Consolas" w:hAnsi="Consolas"/>
          <w:color w:val="6A9955"/>
          <w:sz w:val="21"/>
          <w:szCs w:val="21"/>
        </w:rPr>
        <w:t>//Địa danh</w:t>
      </w:r>
    </w:p>
    <w:p w14:paraId="6B82C20E" w14:textId="41D4AD0C" w:rsidR="009D1437" w:rsidRPr="00E60C7E" w:rsidRDefault="009D1437" w:rsidP="009D143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Loai</w:t>
      </w:r>
      <w:r w:rsidRPr="00E60C7E">
        <w:rPr>
          <w:rFonts w:ascii="Consolas" w:hAnsi="Consolas"/>
          <w:color w:val="D4D4D4"/>
          <w:sz w:val="21"/>
          <w:szCs w:val="21"/>
        </w:rPr>
        <w:t>&gt; &lt;/</w:t>
      </w:r>
      <w:r w:rsidRPr="00E60C7E">
        <w:rPr>
          <w:rFonts w:ascii="Consolas" w:hAnsi="Consolas"/>
          <w:color w:val="9CDCFE"/>
          <w:sz w:val="21"/>
          <w:szCs w:val="21"/>
        </w:rPr>
        <w:t>Loai</w:t>
      </w:r>
      <w:r w:rsidRPr="00E60C7E">
        <w:rPr>
          <w:rFonts w:ascii="Consolas" w:hAnsi="Consolas"/>
          <w:color w:val="D4D4D4"/>
          <w:sz w:val="21"/>
          <w:szCs w:val="21"/>
        </w:rPr>
        <w:t>&gt;*</w:t>
      </w:r>
      <w:r w:rsidRPr="00E60C7E">
        <w:rPr>
          <w:rFonts w:ascii="Consolas" w:hAnsi="Consolas"/>
          <w:color w:val="6A9955"/>
          <w:sz w:val="21"/>
          <w:szCs w:val="21"/>
        </w:rPr>
        <w:t xml:space="preserve">//Loại (Loại thông báo) (1: Thông báo của NNT, 2: </w:t>
      </w:r>
      <w:r w:rsidR="00312459">
        <w:rPr>
          <w:rFonts w:ascii="Consolas" w:hAnsi="Consolas"/>
          <w:color w:val="6A9955"/>
          <w:sz w:val="21"/>
          <w:szCs w:val="21"/>
        </w:rPr>
        <w:t>G</w:t>
      </w:r>
      <w:r w:rsidRPr="00E60C7E">
        <w:rPr>
          <w:rFonts w:ascii="Consolas" w:hAnsi="Consolas"/>
          <w:color w:val="6A9955"/>
          <w:sz w:val="21"/>
          <w:szCs w:val="21"/>
        </w:rPr>
        <w:t>iải trình của NNT theo thông báo của CQT) </w:t>
      </w:r>
    </w:p>
    <w:p w14:paraId="125B73F9" w14:textId="6412C9F0" w:rsidR="009D1437" w:rsidRPr="00E60C7E" w:rsidRDefault="009D1437" w:rsidP="009D143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So</w:t>
      </w:r>
      <w:r w:rsidRPr="00E60C7E">
        <w:rPr>
          <w:rFonts w:ascii="Consolas" w:hAnsi="Consolas"/>
          <w:color w:val="D4D4D4"/>
          <w:sz w:val="21"/>
          <w:szCs w:val="21"/>
        </w:rPr>
        <w:t>&gt;&lt;/</w:t>
      </w:r>
      <w:r w:rsidRPr="00E60C7E">
        <w:rPr>
          <w:rFonts w:ascii="Consolas" w:hAnsi="Consolas"/>
          <w:color w:val="9CDCFE"/>
          <w:sz w:val="21"/>
          <w:szCs w:val="21"/>
        </w:rPr>
        <w:t>So</w:t>
      </w:r>
      <w:r w:rsidRPr="00E60C7E">
        <w:rPr>
          <w:rFonts w:ascii="Consolas" w:hAnsi="Consolas"/>
          <w:color w:val="D4D4D4"/>
          <w:sz w:val="21"/>
          <w:szCs w:val="21"/>
        </w:rPr>
        <w:t xml:space="preserve">&gt; </w:t>
      </w:r>
      <w:r w:rsidRPr="00E60C7E">
        <w:rPr>
          <w:rFonts w:ascii="Consolas" w:hAnsi="Consolas"/>
          <w:color w:val="6A9955"/>
          <w:sz w:val="21"/>
          <w:szCs w:val="21"/>
        </w:rPr>
        <w:t xml:space="preserve">//Số thông báo của CQT. Bắt buộc (Đối với Loại=2: </w:t>
      </w:r>
      <w:r w:rsidR="00312459">
        <w:rPr>
          <w:rFonts w:ascii="Consolas" w:hAnsi="Consolas"/>
          <w:color w:val="6A9955"/>
          <w:sz w:val="21"/>
          <w:szCs w:val="21"/>
        </w:rPr>
        <w:t>G</w:t>
      </w:r>
      <w:r w:rsidRPr="00E60C7E">
        <w:rPr>
          <w:rFonts w:ascii="Consolas" w:hAnsi="Consolas"/>
          <w:color w:val="6A9955"/>
          <w:sz w:val="21"/>
          <w:szCs w:val="21"/>
        </w:rPr>
        <w:t>iải trình của NNT theo thông báo của CQT)</w:t>
      </w:r>
    </w:p>
    <w:p w14:paraId="597CC5B0" w14:textId="24C08786" w:rsidR="009D1437" w:rsidRPr="00E60C7E" w:rsidRDefault="009D1437" w:rsidP="009D143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NTBCCQT</w:t>
      </w:r>
      <w:r w:rsidRPr="00E60C7E">
        <w:rPr>
          <w:rFonts w:ascii="Consolas" w:hAnsi="Consolas"/>
          <w:color w:val="D4D4D4"/>
          <w:sz w:val="21"/>
          <w:szCs w:val="21"/>
        </w:rPr>
        <w:t>&gt;&lt;/</w:t>
      </w:r>
      <w:r w:rsidRPr="00E60C7E">
        <w:rPr>
          <w:rFonts w:ascii="Consolas" w:hAnsi="Consolas"/>
          <w:color w:val="9CDCFE"/>
          <w:sz w:val="21"/>
          <w:szCs w:val="21"/>
        </w:rPr>
        <w:t>NTBCCQT</w:t>
      </w:r>
      <w:r w:rsidRPr="00E60C7E">
        <w:rPr>
          <w:rFonts w:ascii="Consolas" w:hAnsi="Consolas"/>
          <w:color w:val="D4D4D4"/>
          <w:sz w:val="21"/>
          <w:szCs w:val="21"/>
        </w:rPr>
        <w:t>&gt;</w:t>
      </w:r>
      <w:r w:rsidRPr="00E60C7E">
        <w:rPr>
          <w:rFonts w:ascii="Consolas" w:hAnsi="Consolas"/>
          <w:color w:val="6A9955"/>
          <w:sz w:val="21"/>
          <w:szCs w:val="21"/>
        </w:rPr>
        <w:t xml:space="preserve">//Ngày thông báo của CQT. Bắt buộc (Đối với Loại=2: </w:t>
      </w:r>
      <w:r w:rsidR="00312459">
        <w:rPr>
          <w:rFonts w:ascii="Consolas" w:hAnsi="Consolas"/>
          <w:color w:val="6A9955"/>
          <w:sz w:val="21"/>
          <w:szCs w:val="21"/>
        </w:rPr>
        <w:t>G</w:t>
      </w:r>
      <w:r w:rsidRPr="00E60C7E">
        <w:rPr>
          <w:rFonts w:ascii="Consolas" w:hAnsi="Consolas"/>
          <w:color w:val="6A9955"/>
          <w:sz w:val="21"/>
          <w:szCs w:val="21"/>
        </w:rPr>
        <w:t>iải trình của NNT theo thông báo của CQT) </w:t>
      </w:r>
    </w:p>
    <w:p w14:paraId="22B8CD8D" w14:textId="77777777" w:rsidR="009D1437" w:rsidRPr="00E60C7E" w:rsidRDefault="009D1437" w:rsidP="009D143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DSHDon</w:t>
      </w:r>
      <w:r w:rsidRPr="00E60C7E">
        <w:rPr>
          <w:rFonts w:ascii="Consolas" w:hAnsi="Consolas"/>
          <w:color w:val="D4D4D4"/>
          <w:sz w:val="21"/>
          <w:szCs w:val="21"/>
        </w:rPr>
        <w:t>&gt;</w:t>
      </w:r>
    </w:p>
    <w:p w14:paraId="26B2612E" w14:textId="77777777" w:rsidR="009D1437" w:rsidRPr="00E60C7E" w:rsidRDefault="009D1437" w:rsidP="009D143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HDon</w:t>
      </w:r>
      <w:r w:rsidRPr="00E60C7E">
        <w:rPr>
          <w:rFonts w:ascii="Consolas" w:hAnsi="Consolas"/>
          <w:color w:val="D4D4D4"/>
          <w:sz w:val="21"/>
          <w:szCs w:val="21"/>
        </w:rPr>
        <w:t>&gt;</w:t>
      </w:r>
    </w:p>
    <w:p w14:paraId="2446FC14" w14:textId="77777777" w:rsidR="009D1437" w:rsidRPr="00E60C7E" w:rsidRDefault="009D1437" w:rsidP="009D143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STT</w:t>
      </w:r>
      <w:r w:rsidRPr="00E60C7E">
        <w:rPr>
          <w:rFonts w:ascii="Consolas" w:hAnsi="Consolas"/>
          <w:color w:val="D4D4D4"/>
          <w:sz w:val="21"/>
          <w:szCs w:val="21"/>
        </w:rPr>
        <w:t>&gt;&lt;/</w:t>
      </w:r>
      <w:r w:rsidRPr="00E60C7E">
        <w:rPr>
          <w:rFonts w:ascii="Consolas" w:hAnsi="Consolas"/>
          <w:color w:val="9CDCFE"/>
          <w:sz w:val="21"/>
          <w:szCs w:val="21"/>
        </w:rPr>
        <w:t>STT</w:t>
      </w:r>
      <w:r w:rsidRPr="00E60C7E">
        <w:rPr>
          <w:rFonts w:ascii="Consolas" w:hAnsi="Consolas"/>
          <w:color w:val="D4D4D4"/>
          <w:sz w:val="21"/>
          <w:szCs w:val="21"/>
        </w:rPr>
        <w:t xml:space="preserve">&gt; </w:t>
      </w:r>
      <w:r w:rsidRPr="00E60C7E">
        <w:rPr>
          <w:rFonts w:ascii="Consolas" w:hAnsi="Consolas"/>
          <w:color w:val="6A9955"/>
          <w:sz w:val="21"/>
          <w:szCs w:val="21"/>
        </w:rPr>
        <w:t>//Số thứ tự</w:t>
      </w:r>
    </w:p>
    <w:p w14:paraId="524140FD" w14:textId="77777777" w:rsidR="009D1437" w:rsidRPr="00E60C7E" w:rsidRDefault="009D1437" w:rsidP="009D143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MCQTCap</w:t>
      </w:r>
      <w:r w:rsidRPr="00E60C7E">
        <w:rPr>
          <w:rFonts w:ascii="Consolas" w:hAnsi="Consolas"/>
          <w:color w:val="D4D4D4"/>
          <w:sz w:val="21"/>
          <w:szCs w:val="21"/>
        </w:rPr>
        <w:t>&gt; &lt;/</w:t>
      </w:r>
      <w:r w:rsidRPr="00E60C7E">
        <w:rPr>
          <w:rFonts w:ascii="Consolas" w:hAnsi="Consolas"/>
          <w:color w:val="9CDCFE"/>
          <w:sz w:val="21"/>
          <w:szCs w:val="21"/>
        </w:rPr>
        <w:t>MCQTCap</w:t>
      </w:r>
      <w:r w:rsidRPr="00E60C7E">
        <w:rPr>
          <w:rFonts w:ascii="Consolas" w:hAnsi="Consolas"/>
          <w:color w:val="D4D4D4"/>
          <w:sz w:val="21"/>
          <w:szCs w:val="21"/>
        </w:rPr>
        <w:t xml:space="preserve">&gt; </w:t>
      </w:r>
      <w:r w:rsidRPr="00E60C7E">
        <w:rPr>
          <w:rFonts w:ascii="Consolas" w:hAnsi="Consolas"/>
          <w:color w:val="6A9955"/>
          <w:sz w:val="21"/>
          <w:szCs w:val="21"/>
        </w:rPr>
        <w:t>//Mã CQT cấp. Bắt buộc (Trừ trường hợp là hóa đơn không có mã của CQT)</w:t>
      </w:r>
    </w:p>
    <w:p w14:paraId="2C670CD1" w14:textId="77777777" w:rsidR="009D1437" w:rsidRPr="00E60C7E" w:rsidRDefault="009D1437" w:rsidP="009D143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KHMSHDon</w:t>
      </w:r>
      <w:r w:rsidRPr="00E60C7E">
        <w:rPr>
          <w:rFonts w:ascii="Consolas" w:hAnsi="Consolas"/>
          <w:color w:val="D4D4D4"/>
          <w:sz w:val="21"/>
          <w:szCs w:val="21"/>
        </w:rPr>
        <w:t>&gt;&lt;/</w:t>
      </w:r>
      <w:r w:rsidRPr="00E60C7E">
        <w:rPr>
          <w:rFonts w:ascii="Consolas" w:hAnsi="Consolas"/>
          <w:color w:val="9CDCFE"/>
          <w:sz w:val="21"/>
          <w:szCs w:val="21"/>
        </w:rPr>
        <w:t>KHMSHDon</w:t>
      </w:r>
      <w:r w:rsidRPr="00E60C7E">
        <w:rPr>
          <w:rFonts w:ascii="Consolas" w:hAnsi="Consolas"/>
          <w:color w:val="D4D4D4"/>
          <w:sz w:val="21"/>
          <w:szCs w:val="21"/>
        </w:rPr>
        <w:t xml:space="preserve">&gt;* </w:t>
      </w:r>
      <w:r w:rsidRPr="00E60C7E">
        <w:rPr>
          <w:rFonts w:ascii="Consolas" w:hAnsi="Consolas"/>
          <w:color w:val="6A9955"/>
          <w:sz w:val="21"/>
          <w:szCs w:val="21"/>
        </w:rPr>
        <w:t>//Ký hiệu mẫu số hóa đơn</w:t>
      </w:r>
    </w:p>
    <w:p w14:paraId="08637EC7" w14:textId="77777777" w:rsidR="009D1437" w:rsidRPr="00E60C7E" w:rsidRDefault="009D1437" w:rsidP="009D143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KHHDon</w:t>
      </w:r>
      <w:r w:rsidRPr="00E60C7E">
        <w:rPr>
          <w:rFonts w:ascii="Consolas" w:hAnsi="Consolas"/>
          <w:color w:val="D4D4D4"/>
          <w:sz w:val="21"/>
          <w:szCs w:val="21"/>
        </w:rPr>
        <w:t>&gt;&lt;/</w:t>
      </w:r>
      <w:r w:rsidRPr="00E60C7E">
        <w:rPr>
          <w:rFonts w:ascii="Consolas" w:hAnsi="Consolas"/>
          <w:color w:val="9CDCFE"/>
          <w:sz w:val="21"/>
          <w:szCs w:val="21"/>
        </w:rPr>
        <w:t>KHHDon</w:t>
      </w:r>
      <w:r w:rsidRPr="00E60C7E">
        <w:rPr>
          <w:rFonts w:ascii="Consolas" w:hAnsi="Consolas"/>
          <w:color w:val="D4D4D4"/>
          <w:sz w:val="21"/>
          <w:szCs w:val="21"/>
        </w:rPr>
        <w:t>&gt;*</w:t>
      </w:r>
      <w:r w:rsidRPr="00E60C7E">
        <w:rPr>
          <w:rFonts w:ascii="Consolas" w:hAnsi="Consolas"/>
          <w:color w:val="6A9955"/>
          <w:sz w:val="21"/>
          <w:szCs w:val="21"/>
        </w:rPr>
        <w:t>//Ký hiệu hóa đơn</w:t>
      </w:r>
    </w:p>
    <w:p w14:paraId="6C034B64" w14:textId="77777777" w:rsidR="009D1437" w:rsidRPr="00E60C7E" w:rsidRDefault="009D1437" w:rsidP="009D143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SHDon</w:t>
      </w:r>
      <w:r w:rsidRPr="00E60C7E">
        <w:rPr>
          <w:rFonts w:ascii="Consolas" w:hAnsi="Consolas"/>
          <w:color w:val="D4D4D4"/>
          <w:sz w:val="21"/>
          <w:szCs w:val="21"/>
        </w:rPr>
        <w:t>&gt;&lt;/</w:t>
      </w:r>
      <w:r w:rsidRPr="00E60C7E">
        <w:rPr>
          <w:rFonts w:ascii="Consolas" w:hAnsi="Consolas"/>
          <w:color w:val="9CDCFE"/>
          <w:sz w:val="21"/>
          <w:szCs w:val="21"/>
        </w:rPr>
        <w:t>SHDon</w:t>
      </w:r>
      <w:r w:rsidRPr="00E60C7E">
        <w:rPr>
          <w:rFonts w:ascii="Consolas" w:hAnsi="Consolas"/>
          <w:color w:val="D4D4D4"/>
          <w:sz w:val="21"/>
          <w:szCs w:val="21"/>
        </w:rPr>
        <w:t>&gt;*</w:t>
      </w:r>
      <w:r w:rsidRPr="00E60C7E">
        <w:rPr>
          <w:rFonts w:ascii="Consolas" w:hAnsi="Consolas"/>
          <w:color w:val="6A9955"/>
          <w:sz w:val="21"/>
          <w:szCs w:val="21"/>
        </w:rPr>
        <w:t>//Số hóa đơn (Số hóa đơn điện tử)</w:t>
      </w:r>
    </w:p>
    <w:p w14:paraId="557036E2" w14:textId="77777777" w:rsidR="009D1437" w:rsidRPr="00E60C7E" w:rsidRDefault="009D1437" w:rsidP="009D1437">
      <w:pPr>
        <w:shd w:val="clear" w:color="auto" w:fill="1E1E1E"/>
      </w:pPr>
      <w:r w:rsidRPr="00E60C7E">
        <w:rPr>
          <w:rFonts w:ascii="Consolas" w:hAnsi="Consolas"/>
          <w:color w:val="D4D4D4"/>
          <w:sz w:val="21"/>
          <w:szCs w:val="21"/>
        </w:rPr>
        <w:lastRenderedPageBreak/>
        <w:t>            &lt;</w:t>
      </w:r>
      <w:r w:rsidRPr="00E60C7E">
        <w:rPr>
          <w:rFonts w:ascii="Consolas" w:hAnsi="Consolas"/>
          <w:color w:val="9CDCFE"/>
          <w:sz w:val="21"/>
          <w:szCs w:val="21"/>
        </w:rPr>
        <w:t>Ngay</w:t>
      </w:r>
      <w:r w:rsidRPr="00E60C7E">
        <w:rPr>
          <w:rFonts w:ascii="Consolas" w:hAnsi="Consolas"/>
          <w:color w:val="D4D4D4"/>
          <w:sz w:val="21"/>
          <w:szCs w:val="21"/>
        </w:rPr>
        <w:t>&gt;&lt;/</w:t>
      </w:r>
      <w:r w:rsidRPr="00E60C7E">
        <w:rPr>
          <w:rFonts w:ascii="Consolas" w:hAnsi="Consolas"/>
          <w:color w:val="9CDCFE"/>
          <w:sz w:val="21"/>
          <w:szCs w:val="21"/>
        </w:rPr>
        <w:t>Ngay</w:t>
      </w:r>
      <w:r w:rsidRPr="00E60C7E">
        <w:rPr>
          <w:rFonts w:ascii="Consolas" w:hAnsi="Consolas"/>
          <w:color w:val="D4D4D4"/>
          <w:sz w:val="21"/>
          <w:szCs w:val="21"/>
        </w:rPr>
        <w:t>&gt;*</w:t>
      </w:r>
      <w:r w:rsidRPr="00E60C7E">
        <w:rPr>
          <w:rFonts w:ascii="Consolas" w:hAnsi="Consolas"/>
          <w:color w:val="6A9955"/>
          <w:sz w:val="21"/>
          <w:szCs w:val="21"/>
        </w:rPr>
        <w:t>//Ngày (Ngày lập hóa đơn) - định dạng: YYYY-MM-YY</w:t>
      </w:r>
    </w:p>
    <w:p w14:paraId="4CF66A2C" w14:textId="77777777" w:rsidR="009D1437" w:rsidRPr="00E60C7E" w:rsidRDefault="009D1437" w:rsidP="009D143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LADHDDT</w:t>
      </w:r>
      <w:r w:rsidRPr="00E60C7E">
        <w:rPr>
          <w:rFonts w:ascii="Consolas" w:hAnsi="Consolas"/>
          <w:color w:val="D4D4D4"/>
          <w:sz w:val="21"/>
          <w:szCs w:val="21"/>
        </w:rPr>
        <w:t>&gt;&lt;/</w:t>
      </w:r>
      <w:r w:rsidRPr="00E60C7E">
        <w:rPr>
          <w:rFonts w:ascii="Consolas" w:hAnsi="Consolas"/>
          <w:color w:val="9CDCFE"/>
          <w:sz w:val="21"/>
          <w:szCs w:val="21"/>
        </w:rPr>
        <w:t>LADHDDT</w:t>
      </w:r>
      <w:r w:rsidRPr="00E60C7E">
        <w:rPr>
          <w:rFonts w:ascii="Consolas" w:hAnsi="Consolas"/>
          <w:color w:val="D4D4D4"/>
          <w:sz w:val="21"/>
          <w:szCs w:val="21"/>
        </w:rPr>
        <w:t>&gt;*</w:t>
      </w:r>
      <w:r w:rsidRPr="00E60C7E">
        <w:rPr>
          <w:rFonts w:ascii="Consolas" w:hAnsi="Consolas"/>
          <w:color w:val="6A9955"/>
          <w:sz w:val="21"/>
          <w:szCs w:val="21"/>
        </w:rPr>
        <w:t>//Loại áp dụng hóa đơn điện tử </w:t>
      </w:r>
    </w:p>
    <w:p w14:paraId="2453ED4F" w14:textId="78F258A1" w:rsidR="009D1437" w:rsidRPr="00E60C7E" w:rsidRDefault="009D1437" w:rsidP="009D1437">
      <w:pPr>
        <w:shd w:val="clear" w:color="auto" w:fill="1E1E1E"/>
      </w:pPr>
      <w:r w:rsidRPr="00E60C7E">
        <w:rPr>
          <w:rFonts w:ascii="Consolas" w:hAnsi="Consolas"/>
          <w:color w:val="D4D4D4"/>
          <w:sz w:val="21"/>
          <w:szCs w:val="21"/>
        </w:rPr>
        <w:t>            (</w:t>
      </w:r>
      <w:r w:rsidRPr="00E60C7E">
        <w:rPr>
          <w:rFonts w:ascii="Consolas" w:hAnsi="Consolas"/>
          <w:color w:val="B5CEA8"/>
          <w:sz w:val="21"/>
          <w:szCs w:val="21"/>
        </w:rPr>
        <w:t>1</w:t>
      </w:r>
      <w:r w:rsidRPr="00E60C7E">
        <w:rPr>
          <w:rFonts w:ascii="Consolas" w:hAnsi="Consolas"/>
          <w:color w:val="D4D4D4"/>
          <w:sz w:val="21"/>
          <w:szCs w:val="21"/>
        </w:rPr>
        <w:t>:</w:t>
      </w:r>
      <w:r w:rsidR="00312459">
        <w:rPr>
          <w:rFonts w:ascii="Consolas" w:hAnsi="Consolas"/>
          <w:color w:val="D4D4D4"/>
          <w:sz w:val="21"/>
          <w:szCs w:val="21"/>
        </w:rPr>
        <w:t xml:space="preserve"> </w:t>
      </w:r>
      <w:r w:rsidRPr="00E60C7E">
        <w:rPr>
          <w:rFonts w:ascii="Consolas" w:hAnsi="Consolas"/>
          <w:color w:val="9CDCFE"/>
          <w:sz w:val="21"/>
          <w:szCs w:val="21"/>
        </w:rPr>
        <w:t>Hóa</w:t>
      </w:r>
      <w:r w:rsidRPr="00E60C7E">
        <w:rPr>
          <w:rFonts w:ascii="Consolas" w:hAnsi="Consolas"/>
          <w:color w:val="D4D4D4"/>
          <w:sz w:val="21"/>
          <w:szCs w:val="21"/>
        </w:rPr>
        <w:t xml:space="preserve"> </w:t>
      </w:r>
      <w:r w:rsidRPr="00E60C7E">
        <w:rPr>
          <w:rFonts w:ascii="Consolas" w:hAnsi="Consolas"/>
          <w:color w:val="9CDCFE"/>
          <w:sz w:val="21"/>
          <w:szCs w:val="21"/>
        </w:rPr>
        <w:t>đơn</w:t>
      </w:r>
      <w:r w:rsidRPr="00E60C7E">
        <w:rPr>
          <w:rFonts w:ascii="Consolas" w:hAnsi="Consolas"/>
          <w:color w:val="D4D4D4"/>
          <w:sz w:val="21"/>
          <w:szCs w:val="21"/>
        </w:rPr>
        <w:t xml:space="preserve"> </w:t>
      </w:r>
      <w:r w:rsidRPr="00E60C7E">
        <w:rPr>
          <w:rFonts w:ascii="Consolas" w:hAnsi="Consolas"/>
          <w:color w:val="9CDCFE"/>
          <w:sz w:val="21"/>
          <w:szCs w:val="21"/>
        </w:rPr>
        <w:t>điện</w:t>
      </w:r>
      <w:r w:rsidRPr="00E60C7E">
        <w:rPr>
          <w:rFonts w:ascii="Consolas" w:hAnsi="Consolas"/>
          <w:color w:val="D4D4D4"/>
          <w:sz w:val="21"/>
          <w:szCs w:val="21"/>
        </w:rPr>
        <w:t xml:space="preserve"> </w:t>
      </w:r>
      <w:r w:rsidRPr="00E60C7E">
        <w:rPr>
          <w:rFonts w:ascii="Consolas" w:hAnsi="Consolas"/>
          <w:color w:val="9CDCFE"/>
          <w:sz w:val="21"/>
          <w:szCs w:val="21"/>
        </w:rPr>
        <w:t>tử</w:t>
      </w:r>
      <w:r w:rsidRPr="00E60C7E">
        <w:rPr>
          <w:rFonts w:ascii="Consolas" w:hAnsi="Consolas"/>
          <w:color w:val="D4D4D4"/>
          <w:sz w:val="21"/>
          <w:szCs w:val="21"/>
        </w:rPr>
        <w:t xml:space="preserve"> </w:t>
      </w:r>
      <w:r w:rsidRPr="00E60C7E">
        <w:rPr>
          <w:rFonts w:ascii="Consolas" w:hAnsi="Consolas"/>
          <w:color w:val="9CDCFE"/>
          <w:sz w:val="21"/>
          <w:szCs w:val="21"/>
        </w:rPr>
        <w:t>theo</w:t>
      </w:r>
      <w:r w:rsidRPr="00E60C7E">
        <w:rPr>
          <w:rFonts w:ascii="Consolas" w:hAnsi="Consolas"/>
          <w:color w:val="D4D4D4"/>
          <w:sz w:val="21"/>
          <w:szCs w:val="21"/>
        </w:rPr>
        <w:t xml:space="preserve"> </w:t>
      </w:r>
      <w:r w:rsidRPr="00E60C7E">
        <w:rPr>
          <w:rFonts w:ascii="Consolas" w:hAnsi="Consolas"/>
          <w:color w:val="9CDCFE"/>
          <w:sz w:val="21"/>
          <w:szCs w:val="21"/>
        </w:rPr>
        <w:t>Nghị</w:t>
      </w:r>
      <w:r w:rsidRPr="00E60C7E">
        <w:rPr>
          <w:rFonts w:ascii="Consolas" w:hAnsi="Consolas"/>
          <w:color w:val="D4D4D4"/>
          <w:sz w:val="21"/>
          <w:szCs w:val="21"/>
        </w:rPr>
        <w:t xml:space="preserve"> </w:t>
      </w:r>
      <w:r w:rsidRPr="00E60C7E">
        <w:rPr>
          <w:rFonts w:ascii="Consolas" w:hAnsi="Consolas"/>
          <w:color w:val="9CDCFE"/>
          <w:sz w:val="21"/>
          <w:szCs w:val="21"/>
        </w:rPr>
        <w:t>định</w:t>
      </w:r>
      <w:r w:rsidRPr="00E60C7E">
        <w:rPr>
          <w:rFonts w:ascii="Consolas" w:hAnsi="Consolas"/>
          <w:color w:val="D4D4D4"/>
          <w:sz w:val="21"/>
          <w:szCs w:val="21"/>
        </w:rPr>
        <w:t xml:space="preserve"> </w:t>
      </w:r>
      <w:r w:rsidRPr="00E60C7E">
        <w:rPr>
          <w:rFonts w:ascii="Consolas" w:hAnsi="Consolas"/>
          <w:color w:val="B5CEA8"/>
          <w:sz w:val="21"/>
          <w:szCs w:val="21"/>
        </w:rPr>
        <w:t>123</w:t>
      </w:r>
      <w:r w:rsidRPr="00E60C7E">
        <w:rPr>
          <w:rFonts w:ascii="Consolas" w:hAnsi="Consolas"/>
          <w:color w:val="D4D4D4"/>
          <w:sz w:val="21"/>
          <w:szCs w:val="21"/>
        </w:rPr>
        <w:t>/</w:t>
      </w:r>
      <w:r w:rsidRPr="00E60C7E">
        <w:rPr>
          <w:rFonts w:ascii="Consolas" w:hAnsi="Consolas"/>
          <w:color w:val="B5CEA8"/>
          <w:sz w:val="21"/>
          <w:szCs w:val="21"/>
        </w:rPr>
        <w:t>2020</w:t>
      </w:r>
      <w:r w:rsidRPr="00E60C7E">
        <w:rPr>
          <w:rFonts w:ascii="Consolas" w:hAnsi="Consolas"/>
          <w:color w:val="D4D4D4"/>
          <w:sz w:val="21"/>
          <w:szCs w:val="21"/>
        </w:rPr>
        <w:t>/</w:t>
      </w:r>
      <w:r w:rsidRPr="00E60C7E">
        <w:rPr>
          <w:rFonts w:ascii="Consolas" w:hAnsi="Consolas"/>
          <w:color w:val="9CDCFE"/>
          <w:sz w:val="21"/>
          <w:szCs w:val="21"/>
        </w:rPr>
        <w:t>NĐ</w:t>
      </w:r>
      <w:r w:rsidRPr="00E60C7E">
        <w:rPr>
          <w:rFonts w:ascii="Consolas" w:hAnsi="Consolas"/>
          <w:color w:val="D4D4D4"/>
          <w:sz w:val="21"/>
          <w:szCs w:val="21"/>
        </w:rPr>
        <w:t>-</w:t>
      </w:r>
      <w:r w:rsidRPr="00E60C7E">
        <w:rPr>
          <w:rFonts w:ascii="Consolas" w:hAnsi="Consolas"/>
          <w:color w:val="9CDCFE"/>
          <w:sz w:val="21"/>
          <w:szCs w:val="21"/>
        </w:rPr>
        <w:t>CP</w:t>
      </w:r>
      <w:r w:rsidRPr="00E60C7E">
        <w:rPr>
          <w:rFonts w:ascii="Consolas" w:hAnsi="Consolas"/>
          <w:color w:val="D4D4D4"/>
          <w:sz w:val="21"/>
          <w:szCs w:val="21"/>
        </w:rPr>
        <w:t>; </w:t>
      </w:r>
      <w:r w:rsidR="00312459" w:rsidRPr="00E60C7E">
        <w:rPr>
          <w:rFonts w:ascii="Consolas" w:hAnsi="Consolas"/>
          <w:color w:val="9CDCFE"/>
          <w:sz w:val="21"/>
          <w:szCs w:val="21"/>
        </w:rPr>
        <w:t>Nghị</w:t>
      </w:r>
      <w:r w:rsidR="00312459" w:rsidRPr="00E60C7E">
        <w:rPr>
          <w:rFonts w:ascii="Consolas" w:hAnsi="Consolas"/>
          <w:color w:val="D4D4D4"/>
          <w:sz w:val="21"/>
          <w:szCs w:val="21"/>
        </w:rPr>
        <w:t xml:space="preserve"> </w:t>
      </w:r>
      <w:r w:rsidR="00312459" w:rsidRPr="00E60C7E">
        <w:rPr>
          <w:rFonts w:ascii="Consolas" w:hAnsi="Consolas"/>
          <w:color w:val="9CDCFE"/>
          <w:sz w:val="21"/>
          <w:szCs w:val="21"/>
        </w:rPr>
        <w:t>định</w:t>
      </w:r>
      <w:r w:rsidR="00312459" w:rsidRPr="00E60C7E">
        <w:rPr>
          <w:rFonts w:ascii="Consolas" w:hAnsi="Consolas"/>
          <w:color w:val="D4D4D4"/>
          <w:sz w:val="21"/>
          <w:szCs w:val="21"/>
        </w:rPr>
        <w:t xml:space="preserve"> </w:t>
      </w:r>
      <w:r w:rsidR="00312459">
        <w:rPr>
          <w:rFonts w:ascii="Consolas" w:hAnsi="Consolas"/>
          <w:color w:val="B5CEA8"/>
          <w:sz w:val="21"/>
          <w:szCs w:val="21"/>
        </w:rPr>
        <w:t>70</w:t>
      </w:r>
      <w:r w:rsidR="00312459" w:rsidRPr="00E60C7E">
        <w:rPr>
          <w:rFonts w:ascii="Consolas" w:hAnsi="Consolas"/>
          <w:color w:val="D4D4D4"/>
          <w:sz w:val="21"/>
          <w:szCs w:val="21"/>
        </w:rPr>
        <w:t>/</w:t>
      </w:r>
      <w:r w:rsidR="00312459" w:rsidRPr="00E60C7E">
        <w:rPr>
          <w:rFonts w:ascii="Consolas" w:hAnsi="Consolas"/>
          <w:color w:val="B5CEA8"/>
          <w:sz w:val="21"/>
          <w:szCs w:val="21"/>
        </w:rPr>
        <w:t>202</w:t>
      </w:r>
      <w:r w:rsidR="00312459">
        <w:rPr>
          <w:rFonts w:ascii="Consolas" w:hAnsi="Consolas"/>
          <w:color w:val="B5CEA8"/>
          <w:sz w:val="21"/>
          <w:szCs w:val="21"/>
        </w:rPr>
        <w:t>5</w:t>
      </w:r>
      <w:r w:rsidR="00312459" w:rsidRPr="00E60C7E">
        <w:rPr>
          <w:rFonts w:ascii="Consolas" w:hAnsi="Consolas"/>
          <w:color w:val="D4D4D4"/>
          <w:sz w:val="21"/>
          <w:szCs w:val="21"/>
        </w:rPr>
        <w:t>/</w:t>
      </w:r>
      <w:r w:rsidR="00312459" w:rsidRPr="00E60C7E">
        <w:rPr>
          <w:rFonts w:ascii="Consolas" w:hAnsi="Consolas"/>
          <w:color w:val="9CDCFE"/>
          <w:sz w:val="21"/>
          <w:szCs w:val="21"/>
        </w:rPr>
        <w:t>NĐ</w:t>
      </w:r>
      <w:r w:rsidR="00312459" w:rsidRPr="00E60C7E">
        <w:rPr>
          <w:rFonts w:ascii="Consolas" w:hAnsi="Consolas"/>
          <w:color w:val="D4D4D4"/>
          <w:sz w:val="21"/>
          <w:szCs w:val="21"/>
        </w:rPr>
        <w:t>-</w:t>
      </w:r>
      <w:r w:rsidR="00312459" w:rsidRPr="00E60C7E">
        <w:rPr>
          <w:rFonts w:ascii="Consolas" w:hAnsi="Consolas"/>
          <w:color w:val="9CDCFE"/>
          <w:sz w:val="21"/>
          <w:szCs w:val="21"/>
        </w:rPr>
        <w:t>CP</w:t>
      </w:r>
      <w:r w:rsidR="00312459" w:rsidRPr="00E60C7E">
        <w:rPr>
          <w:rFonts w:ascii="Consolas" w:hAnsi="Consolas"/>
          <w:color w:val="D4D4D4"/>
          <w:sz w:val="21"/>
          <w:szCs w:val="21"/>
        </w:rPr>
        <w:t>; </w:t>
      </w:r>
    </w:p>
    <w:p w14:paraId="42C3A293" w14:textId="77777777" w:rsidR="009D1437" w:rsidRPr="00E60C7E" w:rsidRDefault="009D1437" w:rsidP="009D1437">
      <w:pPr>
        <w:shd w:val="clear" w:color="auto" w:fill="1E1E1E"/>
      </w:pPr>
      <w:r w:rsidRPr="00E60C7E">
        <w:rPr>
          <w:rFonts w:ascii="Consolas" w:hAnsi="Consolas"/>
          <w:color w:val="D4D4D4"/>
          <w:sz w:val="21"/>
          <w:szCs w:val="21"/>
        </w:rPr>
        <w:t xml:space="preserve">            </w:t>
      </w:r>
      <w:r w:rsidRPr="00E60C7E">
        <w:rPr>
          <w:rFonts w:ascii="Consolas" w:hAnsi="Consolas"/>
          <w:color w:val="B5CEA8"/>
          <w:sz w:val="21"/>
          <w:szCs w:val="21"/>
        </w:rPr>
        <w:t>2</w:t>
      </w:r>
      <w:r w:rsidRPr="00E60C7E">
        <w:rPr>
          <w:rFonts w:ascii="Consolas" w:hAnsi="Consolas"/>
          <w:color w:val="D4D4D4"/>
          <w:sz w:val="21"/>
          <w:szCs w:val="21"/>
        </w:rPr>
        <w:t xml:space="preserve">: </w:t>
      </w:r>
      <w:r w:rsidRPr="00E60C7E">
        <w:rPr>
          <w:rFonts w:ascii="Consolas" w:hAnsi="Consolas"/>
          <w:color w:val="9CDCFE"/>
          <w:sz w:val="21"/>
          <w:szCs w:val="21"/>
        </w:rPr>
        <w:t>Hóa</w:t>
      </w:r>
      <w:r w:rsidRPr="00E60C7E">
        <w:rPr>
          <w:rFonts w:ascii="Consolas" w:hAnsi="Consolas"/>
          <w:color w:val="D4D4D4"/>
          <w:sz w:val="21"/>
          <w:szCs w:val="21"/>
        </w:rPr>
        <w:t xml:space="preserve"> </w:t>
      </w:r>
      <w:r w:rsidRPr="00E60C7E">
        <w:rPr>
          <w:rFonts w:ascii="Consolas" w:hAnsi="Consolas"/>
          <w:color w:val="9CDCFE"/>
          <w:sz w:val="21"/>
          <w:szCs w:val="21"/>
        </w:rPr>
        <w:t>đơn</w:t>
      </w:r>
      <w:r w:rsidRPr="00E60C7E">
        <w:rPr>
          <w:rFonts w:ascii="Consolas" w:hAnsi="Consolas"/>
          <w:color w:val="D4D4D4"/>
          <w:sz w:val="21"/>
          <w:szCs w:val="21"/>
        </w:rPr>
        <w:t xml:space="preserve"> </w:t>
      </w:r>
      <w:r w:rsidRPr="00E60C7E">
        <w:rPr>
          <w:rFonts w:ascii="Consolas" w:hAnsi="Consolas"/>
          <w:color w:val="9CDCFE"/>
          <w:sz w:val="21"/>
          <w:szCs w:val="21"/>
        </w:rPr>
        <w:t>điện</w:t>
      </w:r>
      <w:r w:rsidRPr="00E60C7E">
        <w:rPr>
          <w:rFonts w:ascii="Consolas" w:hAnsi="Consolas"/>
          <w:color w:val="D4D4D4"/>
          <w:sz w:val="21"/>
          <w:szCs w:val="21"/>
        </w:rPr>
        <w:t xml:space="preserve"> </w:t>
      </w:r>
      <w:r w:rsidRPr="00E60C7E">
        <w:rPr>
          <w:rFonts w:ascii="Consolas" w:hAnsi="Consolas"/>
          <w:color w:val="9CDCFE"/>
          <w:sz w:val="21"/>
          <w:szCs w:val="21"/>
        </w:rPr>
        <w:t>tử</w:t>
      </w:r>
      <w:r w:rsidRPr="00E60C7E">
        <w:rPr>
          <w:rFonts w:ascii="Consolas" w:hAnsi="Consolas"/>
          <w:color w:val="D4D4D4"/>
          <w:sz w:val="21"/>
          <w:szCs w:val="21"/>
        </w:rPr>
        <w:t xml:space="preserve"> </w:t>
      </w:r>
      <w:r w:rsidRPr="00E60C7E">
        <w:rPr>
          <w:rFonts w:ascii="Consolas" w:hAnsi="Consolas"/>
          <w:color w:val="9CDCFE"/>
          <w:sz w:val="21"/>
          <w:szCs w:val="21"/>
        </w:rPr>
        <w:t>có</w:t>
      </w:r>
      <w:r w:rsidRPr="00E60C7E">
        <w:rPr>
          <w:rFonts w:ascii="Consolas" w:hAnsi="Consolas"/>
          <w:color w:val="D4D4D4"/>
          <w:sz w:val="21"/>
          <w:szCs w:val="21"/>
        </w:rPr>
        <w:t xml:space="preserve"> </w:t>
      </w:r>
      <w:r w:rsidRPr="00E60C7E">
        <w:rPr>
          <w:rFonts w:ascii="Consolas" w:hAnsi="Consolas"/>
          <w:color w:val="9CDCFE"/>
          <w:sz w:val="21"/>
          <w:szCs w:val="21"/>
        </w:rPr>
        <w:t>mã</w:t>
      </w:r>
      <w:r w:rsidRPr="00E60C7E">
        <w:rPr>
          <w:rFonts w:ascii="Consolas" w:hAnsi="Consolas"/>
          <w:color w:val="D4D4D4"/>
          <w:sz w:val="21"/>
          <w:szCs w:val="21"/>
        </w:rPr>
        <w:t xml:space="preserve"> </w:t>
      </w:r>
      <w:r w:rsidRPr="00E60C7E">
        <w:rPr>
          <w:rFonts w:ascii="Consolas" w:hAnsi="Consolas"/>
          <w:color w:val="9CDCFE"/>
          <w:sz w:val="21"/>
          <w:szCs w:val="21"/>
        </w:rPr>
        <w:t>xác</w:t>
      </w:r>
      <w:r w:rsidRPr="00E60C7E">
        <w:rPr>
          <w:rFonts w:ascii="Consolas" w:hAnsi="Consolas"/>
          <w:color w:val="D4D4D4"/>
          <w:sz w:val="21"/>
          <w:szCs w:val="21"/>
        </w:rPr>
        <w:t xml:space="preserve"> </w:t>
      </w:r>
      <w:r w:rsidRPr="00E60C7E">
        <w:rPr>
          <w:rFonts w:ascii="Consolas" w:hAnsi="Consolas"/>
          <w:color w:val="9CDCFE"/>
          <w:sz w:val="21"/>
          <w:szCs w:val="21"/>
        </w:rPr>
        <w:t>thực</w:t>
      </w:r>
      <w:r w:rsidRPr="00E60C7E">
        <w:rPr>
          <w:rFonts w:ascii="Consolas" w:hAnsi="Consolas"/>
          <w:color w:val="D4D4D4"/>
          <w:sz w:val="21"/>
          <w:szCs w:val="21"/>
        </w:rPr>
        <w:t xml:space="preserve"> </w:t>
      </w:r>
      <w:r w:rsidRPr="00E60C7E">
        <w:rPr>
          <w:rFonts w:ascii="Consolas" w:hAnsi="Consolas"/>
          <w:color w:val="9CDCFE"/>
          <w:sz w:val="21"/>
          <w:szCs w:val="21"/>
        </w:rPr>
        <w:t>của</w:t>
      </w:r>
      <w:r w:rsidRPr="00E60C7E">
        <w:rPr>
          <w:rFonts w:ascii="Consolas" w:hAnsi="Consolas"/>
          <w:color w:val="D4D4D4"/>
          <w:sz w:val="21"/>
          <w:szCs w:val="21"/>
        </w:rPr>
        <w:t xml:space="preserve"> </w:t>
      </w:r>
      <w:r w:rsidRPr="00E60C7E">
        <w:rPr>
          <w:rFonts w:ascii="Consolas" w:hAnsi="Consolas"/>
          <w:color w:val="9CDCFE"/>
          <w:sz w:val="21"/>
          <w:szCs w:val="21"/>
        </w:rPr>
        <w:t>cơ</w:t>
      </w:r>
      <w:r w:rsidRPr="00E60C7E">
        <w:rPr>
          <w:rFonts w:ascii="Consolas" w:hAnsi="Consolas"/>
          <w:color w:val="D4D4D4"/>
          <w:sz w:val="21"/>
          <w:szCs w:val="21"/>
        </w:rPr>
        <w:t xml:space="preserve"> </w:t>
      </w:r>
      <w:r w:rsidRPr="00E60C7E">
        <w:rPr>
          <w:rFonts w:ascii="Consolas" w:hAnsi="Consolas"/>
          <w:color w:val="9CDCFE"/>
          <w:sz w:val="21"/>
          <w:szCs w:val="21"/>
        </w:rPr>
        <w:t>quan</w:t>
      </w:r>
      <w:r w:rsidRPr="00E60C7E">
        <w:rPr>
          <w:rFonts w:ascii="Consolas" w:hAnsi="Consolas"/>
          <w:color w:val="D4D4D4"/>
          <w:sz w:val="21"/>
          <w:szCs w:val="21"/>
        </w:rPr>
        <w:t xml:space="preserve"> </w:t>
      </w:r>
      <w:r w:rsidRPr="00E60C7E">
        <w:rPr>
          <w:rFonts w:ascii="Consolas" w:hAnsi="Consolas"/>
          <w:color w:val="9CDCFE"/>
          <w:sz w:val="21"/>
          <w:szCs w:val="21"/>
        </w:rPr>
        <w:t>thuế</w:t>
      </w:r>
      <w:r w:rsidRPr="00E60C7E">
        <w:rPr>
          <w:rFonts w:ascii="Consolas" w:hAnsi="Consolas"/>
          <w:color w:val="D4D4D4"/>
          <w:sz w:val="21"/>
          <w:szCs w:val="21"/>
        </w:rPr>
        <w:t xml:space="preserve"> </w:t>
      </w:r>
      <w:r w:rsidRPr="00E60C7E">
        <w:rPr>
          <w:rFonts w:ascii="Consolas" w:hAnsi="Consolas"/>
          <w:color w:val="9CDCFE"/>
          <w:sz w:val="21"/>
          <w:szCs w:val="21"/>
        </w:rPr>
        <w:t>theo</w:t>
      </w:r>
      <w:r w:rsidRPr="00E60C7E">
        <w:rPr>
          <w:rFonts w:ascii="Consolas" w:hAnsi="Consolas"/>
          <w:color w:val="D4D4D4"/>
          <w:sz w:val="21"/>
          <w:szCs w:val="21"/>
        </w:rPr>
        <w:t xml:space="preserve"> </w:t>
      </w:r>
      <w:r w:rsidRPr="00E60C7E">
        <w:rPr>
          <w:rFonts w:ascii="Consolas" w:hAnsi="Consolas"/>
          <w:color w:val="9CDCFE"/>
          <w:sz w:val="21"/>
          <w:szCs w:val="21"/>
        </w:rPr>
        <w:t>Quyết</w:t>
      </w:r>
      <w:r w:rsidRPr="00E60C7E">
        <w:rPr>
          <w:rFonts w:ascii="Consolas" w:hAnsi="Consolas"/>
          <w:color w:val="D4D4D4"/>
          <w:sz w:val="21"/>
          <w:szCs w:val="21"/>
        </w:rPr>
        <w:t xml:space="preserve"> </w:t>
      </w:r>
      <w:r w:rsidRPr="00E60C7E">
        <w:rPr>
          <w:rFonts w:ascii="Consolas" w:hAnsi="Consolas"/>
          <w:color w:val="9CDCFE"/>
          <w:sz w:val="21"/>
          <w:szCs w:val="21"/>
        </w:rPr>
        <w:t>định</w:t>
      </w:r>
      <w:r w:rsidRPr="00E60C7E">
        <w:rPr>
          <w:rFonts w:ascii="Consolas" w:hAnsi="Consolas"/>
          <w:color w:val="D4D4D4"/>
          <w:sz w:val="21"/>
          <w:szCs w:val="21"/>
        </w:rPr>
        <w:t xml:space="preserve"> </w:t>
      </w:r>
      <w:r w:rsidRPr="00E60C7E">
        <w:rPr>
          <w:rFonts w:ascii="Consolas" w:hAnsi="Consolas"/>
          <w:color w:val="9CDCFE"/>
          <w:sz w:val="21"/>
          <w:szCs w:val="21"/>
        </w:rPr>
        <w:t>số</w:t>
      </w:r>
      <w:r w:rsidRPr="00E60C7E">
        <w:rPr>
          <w:rFonts w:ascii="Consolas" w:hAnsi="Consolas"/>
          <w:color w:val="D4D4D4"/>
          <w:sz w:val="21"/>
          <w:szCs w:val="21"/>
        </w:rPr>
        <w:t xml:space="preserve"> </w:t>
      </w:r>
      <w:r w:rsidRPr="00E60C7E">
        <w:rPr>
          <w:rFonts w:ascii="Consolas" w:hAnsi="Consolas"/>
          <w:color w:val="B5CEA8"/>
          <w:sz w:val="21"/>
          <w:szCs w:val="21"/>
        </w:rPr>
        <w:t>1209</w:t>
      </w:r>
      <w:r w:rsidRPr="00E60C7E">
        <w:rPr>
          <w:rFonts w:ascii="Consolas" w:hAnsi="Consolas"/>
          <w:color w:val="D4D4D4"/>
          <w:sz w:val="21"/>
          <w:szCs w:val="21"/>
        </w:rPr>
        <w:t>/</w:t>
      </w:r>
      <w:r w:rsidRPr="00E60C7E">
        <w:rPr>
          <w:rFonts w:ascii="Consolas" w:hAnsi="Consolas"/>
          <w:color w:val="9CDCFE"/>
          <w:sz w:val="21"/>
          <w:szCs w:val="21"/>
        </w:rPr>
        <w:t>QĐ</w:t>
      </w:r>
      <w:r w:rsidRPr="00E60C7E">
        <w:rPr>
          <w:rFonts w:ascii="Consolas" w:hAnsi="Consolas"/>
          <w:color w:val="D4D4D4"/>
          <w:sz w:val="21"/>
          <w:szCs w:val="21"/>
        </w:rPr>
        <w:t>-</w:t>
      </w:r>
      <w:r w:rsidRPr="00E60C7E">
        <w:rPr>
          <w:rFonts w:ascii="Consolas" w:hAnsi="Consolas"/>
          <w:color w:val="9CDCFE"/>
          <w:sz w:val="21"/>
          <w:szCs w:val="21"/>
        </w:rPr>
        <w:t>BTC</w:t>
      </w:r>
      <w:r w:rsidRPr="00E60C7E">
        <w:rPr>
          <w:rFonts w:ascii="Consolas" w:hAnsi="Consolas"/>
          <w:color w:val="D4D4D4"/>
          <w:sz w:val="21"/>
          <w:szCs w:val="21"/>
        </w:rPr>
        <w:t>;</w:t>
      </w:r>
    </w:p>
    <w:p w14:paraId="6640C80D" w14:textId="77777777" w:rsidR="009D1437" w:rsidRPr="00E60C7E" w:rsidRDefault="009D1437" w:rsidP="009D1437">
      <w:pPr>
        <w:shd w:val="clear" w:color="auto" w:fill="1E1E1E"/>
      </w:pPr>
      <w:r w:rsidRPr="00E60C7E">
        <w:rPr>
          <w:rFonts w:ascii="Consolas" w:hAnsi="Consolas"/>
          <w:color w:val="D4D4D4"/>
          <w:sz w:val="21"/>
          <w:szCs w:val="21"/>
        </w:rPr>
        <w:t xml:space="preserve">            </w:t>
      </w:r>
      <w:r w:rsidRPr="00E60C7E">
        <w:rPr>
          <w:rFonts w:ascii="Consolas" w:hAnsi="Consolas"/>
          <w:color w:val="B5CEA8"/>
          <w:sz w:val="21"/>
          <w:szCs w:val="21"/>
        </w:rPr>
        <w:t>3</w:t>
      </w:r>
      <w:r w:rsidRPr="00E60C7E">
        <w:rPr>
          <w:rFonts w:ascii="Consolas" w:hAnsi="Consolas"/>
          <w:color w:val="D4D4D4"/>
          <w:sz w:val="21"/>
          <w:szCs w:val="21"/>
        </w:rPr>
        <w:t xml:space="preserve">: </w:t>
      </w:r>
      <w:r w:rsidRPr="00E60C7E">
        <w:rPr>
          <w:rFonts w:ascii="Consolas" w:hAnsi="Consolas"/>
          <w:color w:val="9CDCFE"/>
          <w:sz w:val="21"/>
          <w:szCs w:val="21"/>
        </w:rPr>
        <w:t>Hóa</w:t>
      </w:r>
      <w:r w:rsidRPr="00E60C7E">
        <w:rPr>
          <w:rFonts w:ascii="Consolas" w:hAnsi="Consolas"/>
          <w:color w:val="D4D4D4"/>
          <w:sz w:val="21"/>
          <w:szCs w:val="21"/>
        </w:rPr>
        <w:t xml:space="preserve"> </w:t>
      </w:r>
      <w:r w:rsidRPr="00E60C7E">
        <w:rPr>
          <w:rFonts w:ascii="Consolas" w:hAnsi="Consolas"/>
          <w:color w:val="9CDCFE"/>
          <w:sz w:val="21"/>
          <w:szCs w:val="21"/>
        </w:rPr>
        <w:t>đơn</w:t>
      </w:r>
      <w:r w:rsidRPr="00E60C7E">
        <w:rPr>
          <w:rFonts w:ascii="Consolas" w:hAnsi="Consolas"/>
          <w:color w:val="D4D4D4"/>
          <w:sz w:val="21"/>
          <w:szCs w:val="21"/>
        </w:rPr>
        <w:t xml:space="preserve"> </w:t>
      </w:r>
      <w:r w:rsidRPr="00E60C7E">
        <w:rPr>
          <w:rFonts w:ascii="Consolas" w:hAnsi="Consolas"/>
          <w:color w:val="9CDCFE"/>
          <w:sz w:val="21"/>
          <w:szCs w:val="21"/>
        </w:rPr>
        <w:t>theo</w:t>
      </w:r>
      <w:r w:rsidRPr="00E60C7E">
        <w:rPr>
          <w:rFonts w:ascii="Consolas" w:hAnsi="Consolas"/>
          <w:color w:val="D4D4D4"/>
          <w:sz w:val="21"/>
          <w:szCs w:val="21"/>
        </w:rPr>
        <w:t xml:space="preserve"> </w:t>
      </w:r>
      <w:r w:rsidRPr="00E60C7E">
        <w:rPr>
          <w:rFonts w:ascii="Consolas" w:hAnsi="Consolas"/>
          <w:color w:val="9CDCFE"/>
          <w:sz w:val="21"/>
          <w:szCs w:val="21"/>
        </w:rPr>
        <w:t>Nghị</w:t>
      </w:r>
      <w:r w:rsidRPr="00E60C7E">
        <w:rPr>
          <w:rFonts w:ascii="Consolas" w:hAnsi="Consolas"/>
          <w:color w:val="D4D4D4"/>
          <w:sz w:val="21"/>
          <w:szCs w:val="21"/>
        </w:rPr>
        <w:t xml:space="preserve"> </w:t>
      </w:r>
      <w:r w:rsidRPr="00E60C7E">
        <w:rPr>
          <w:rFonts w:ascii="Consolas" w:hAnsi="Consolas"/>
          <w:color w:val="9CDCFE"/>
          <w:sz w:val="21"/>
          <w:szCs w:val="21"/>
        </w:rPr>
        <w:t>định</w:t>
      </w:r>
      <w:r w:rsidRPr="00E60C7E">
        <w:rPr>
          <w:rFonts w:ascii="Consolas" w:hAnsi="Consolas"/>
          <w:color w:val="D4D4D4"/>
          <w:sz w:val="21"/>
          <w:szCs w:val="21"/>
        </w:rPr>
        <w:t xml:space="preserve"> </w:t>
      </w:r>
      <w:r w:rsidRPr="00E60C7E">
        <w:rPr>
          <w:rFonts w:ascii="Consolas" w:hAnsi="Consolas"/>
          <w:color w:val="9CDCFE"/>
          <w:sz w:val="21"/>
          <w:szCs w:val="21"/>
        </w:rPr>
        <w:t>số</w:t>
      </w:r>
      <w:r w:rsidRPr="00E60C7E">
        <w:rPr>
          <w:rFonts w:ascii="Consolas" w:hAnsi="Consolas"/>
          <w:color w:val="D4D4D4"/>
          <w:sz w:val="21"/>
          <w:szCs w:val="21"/>
        </w:rPr>
        <w:t xml:space="preserve"> </w:t>
      </w:r>
      <w:r w:rsidRPr="00E60C7E">
        <w:rPr>
          <w:rFonts w:ascii="Consolas" w:hAnsi="Consolas"/>
          <w:color w:val="B5CEA8"/>
          <w:sz w:val="21"/>
          <w:szCs w:val="21"/>
        </w:rPr>
        <w:t>51</w:t>
      </w:r>
      <w:r w:rsidRPr="00E60C7E">
        <w:rPr>
          <w:rFonts w:ascii="Consolas" w:hAnsi="Consolas"/>
          <w:color w:val="D4D4D4"/>
          <w:sz w:val="21"/>
          <w:szCs w:val="21"/>
        </w:rPr>
        <w:t>/</w:t>
      </w:r>
      <w:r w:rsidRPr="00E60C7E">
        <w:rPr>
          <w:rFonts w:ascii="Consolas" w:hAnsi="Consolas"/>
          <w:color w:val="B5CEA8"/>
          <w:sz w:val="21"/>
          <w:szCs w:val="21"/>
        </w:rPr>
        <w:t>2010</w:t>
      </w:r>
      <w:r w:rsidRPr="00E60C7E">
        <w:rPr>
          <w:rFonts w:ascii="Consolas" w:hAnsi="Consolas"/>
          <w:color w:val="D4D4D4"/>
          <w:sz w:val="21"/>
          <w:szCs w:val="21"/>
        </w:rPr>
        <w:t>/</w:t>
      </w:r>
      <w:r w:rsidRPr="00E60C7E">
        <w:rPr>
          <w:rFonts w:ascii="Consolas" w:hAnsi="Consolas"/>
          <w:color w:val="9CDCFE"/>
          <w:sz w:val="21"/>
          <w:szCs w:val="21"/>
        </w:rPr>
        <w:t>NĐ</w:t>
      </w:r>
      <w:r w:rsidRPr="00E60C7E">
        <w:rPr>
          <w:rFonts w:ascii="Consolas" w:hAnsi="Consolas"/>
          <w:color w:val="D4D4D4"/>
          <w:sz w:val="21"/>
          <w:szCs w:val="21"/>
        </w:rPr>
        <w:t>-</w:t>
      </w:r>
      <w:r w:rsidRPr="00E60C7E">
        <w:rPr>
          <w:rFonts w:ascii="Consolas" w:hAnsi="Consolas"/>
          <w:color w:val="9CDCFE"/>
          <w:sz w:val="21"/>
          <w:szCs w:val="21"/>
        </w:rPr>
        <w:t>CP</w:t>
      </w:r>
      <w:r w:rsidRPr="00E60C7E">
        <w:rPr>
          <w:rFonts w:ascii="Consolas" w:hAnsi="Consolas"/>
          <w:color w:val="D4D4D4"/>
          <w:sz w:val="21"/>
          <w:szCs w:val="21"/>
        </w:rPr>
        <w:t xml:space="preserve"> </w:t>
      </w:r>
      <w:r w:rsidRPr="00E60C7E">
        <w:rPr>
          <w:rFonts w:ascii="Consolas" w:hAnsi="Consolas"/>
          <w:color w:val="9CDCFE"/>
          <w:sz w:val="21"/>
          <w:szCs w:val="21"/>
        </w:rPr>
        <w:t>và</w:t>
      </w:r>
      <w:r w:rsidRPr="00E60C7E">
        <w:rPr>
          <w:rFonts w:ascii="Consolas" w:hAnsi="Consolas"/>
          <w:color w:val="D4D4D4"/>
          <w:sz w:val="21"/>
          <w:szCs w:val="21"/>
        </w:rPr>
        <w:t xml:space="preserve"> </w:t>
      </w:r>
      <w:r w:rsidRPr="00E60C7E">
        <w:rPr>
          <w:rFonts w:ascii="Consolas" w:hAnsi="Consolas"/>
          <w:color w:val="9CDCFE"/>
          <w:sz w:val="21"/>
          <w:szCs w:val="21"/>
        </w:rPr>
        <w:t>Nghị</w:t>
      </w:r>
      <w:r w:rsidRPr="00E60C7E">
        <w:rPr>
          <w:rFonts w:ascii="Consolas" w:hAnsi="Consolas"/>
          <w:color w:val="D4D4D4"/>
          <w:sz w:val="21"/>
          <w:szCs w:val="21"/>
        </w:rPr>
        <w:t xml:space="preserve"> </w:t>
      </w:r>
      <w:r w:rsidRPr="00E60C7E">
        <w:rPr>
          <w:rFonts w:ascii="Consolas" w:hAnsi="Consolas"/>
          <w:color w:val="9CDCFE"/>
          <w:sz w:val="21"/>
          <w:szCs w:val="21"/>
        </w:rPr>
        <w:t>định</w:t>
      </w:r>
      <w:r w:rsidRPr="00E60C7E">
        <w:rPr>
          <w:rFonts w:ascii="Consolas" w:hAnsi="Consolas"/>
          <w:color w:val="D4D4D4"/>
          <w:sz w:val="21"/>
          <w:szCs w:val="21"/>
        </w:rPr>
        <w:t xml:space="preserve"> </w:t>
      </w:r>
      <w:r w:rsidRPr="00E60C7E">
        <w:rPr>
          <w:rFonts w:ascii="Consolas" w:hAnsi="Consolas"/>
          <w:color w:val="9CDCFE"/>
          <w:sz w:val="21"/>
          <w:szCs w:val="21"/>
        </w:rPr>
        <w:t>số</w:t>
      </w:r>
      <w:r w:rsidRPr="00E60C7E">
        <w:rPr>
          <w:rFonts w:ascii="Consolas" w:hAnsi="Consolas"/>
          <w:color w:val="D4D4D4"/>
          <w:sz w:val="21"/>
          <w:szCs w:val="21"/>
        </w:rPr>
        <w:t xml:space="preserve"> </w:t>
      </w:r>
      <w:r w:rsidRPr="00E60C7E">
        <w:rPr>
          <w:rFonts w:ascii="Consolas" w:hAnsi="Consolas"/>
          <w:color w:val="B5CEA8"/>
          <w:sz w:val="21"/>
          <w:szCs w:val="21"/>
        </w:rPr>
        <w:t>04</w:t>
      </w:r>
      <w:r w:rsidRPr="00E60C7E">
        <w:rPr>
          <w:rFonts w:ascii="Consolas" w:hAnsi="Consolas"/>
          <w:color w:val="D4D4D4"/>
          <w:sz w:val="21"/>
          <w:szCs w:val="21"/>
        </w:rPr>
        <w:t>/</w:t>
      </w:r>
      <w:r w:rsidRPr="00E60C7E">
        <w:rPr>
          <w:rFonts w:ascii="Consolas" w:hAnsi="Consolas"/>
          <w:color w:val="B5CEA8"/>
          <w:sz w:val="21"/>
          <w:szCs w:val="21"/>
        </w:rPr>
        <w:t>2014</w:t>
      </w:r>
      <w:r w:rsidRPr="00E60C7E">
        <w:rPr>
          <w:rFonts w:ascii="Consolas" w:hAnsi="Consolas"/>
          <w:color w:val="D4D4D4"/>
          <w:sz w:val="21"/>
          <w:szCs w:val="21"/>
        </w:rPr>
        <w:t>/</w:t>
      </w:r>
      <w:r w:rsidRPr="00E60C7E">
        <w:rPr>
          <w:rFonts w:ascii="Consolas" w:hAnsi="Consolas"/>
          <w:color w:val="9CDCFE"/>
          <w:sz w:val="21"/>
          <w:szCs w:val="21"/>
        </w:rPr>
        <w:t>NĐ</w:t>
      </w:r>
      <w:r w:rsidRPr="00E60C7E">
        <w:rPr>
          <w:rFonts w:ascii="Consolas" w:hAnsi="Consolas"/>
          <w:color w:val="D4D4D4"/>
          <w:sz w:val="21"/>
          <w:szCs w:val="21"/>
        </w:rPr>
        <w:t>-</w:t>
      </w:r>
      <w:r w:rsidRPr="00E60C7E">
        <w:rPr>
          <w:rFonts w:ascii="Consolas" w:hAnsi="Consolas"/>
          <w:color w:val="9CDCFE"/>
          <w:sz w:val="21"/>
          <w:szCs w:val="21"/>
        </w:rPr>
        <w:t>CP</w:t>
      </w:r>
      <w:r w:rsidRPr="00E60C7E">
        <w:rPr>
          <w:rFonts w:ascii="Consolas" w:hAnsi="Consolas"/>
          <w:color w:val="D4D4D4"/>
          <w:sz w:val="21"/>
          <w:szCs w:val="21"/>
        </w:rPr>
        <w:t>;</w:t>
      </w:r>
    </w:p>
    <w:p w14:paraId="5E479514" w14:textId="77777777" w:rsidR="009D1437" w:rsidRPr="00E60C7E" w:rsidRDefault="009D1437" w:rsidP="009D1437">
      <w:pPr>
        <w:shd w:val="clear" w:color="auto" w:fill="1E1E1E"/>
      </w:pPr>
      <w:r w:rsidRPr="00E60C7E">
        <w:rPr>
          <w:rFonts w:ascii="Consolas" w:hAnsi="Consolas"/>
          <w:color w:val="D4D4D4"/>
          <w:sz w:val="21"/>
          <w:szCs w:val="21"/>
        </w:rPr>
        <w:t xml:space="preserve">            </w:t>
      </w:r>
      <w:r w:rsidRPr="00E60C7E">
        <w:rPr>
          <w:rFonts w:ascii="Consolas" w:hAnsi="Consolas"/>
          <w:color w:val="B5CEA8"/>
          <w:sz w:val="21"/>
          <w:szCs w:val="21"/>
        </w:rPr>
        <w:t>4</w:t>
      </w:r>
      <w:r w:rsidRPr="00E60C7E">
        <w:rPr>
          <w:rFonts w:ascii="Consolas" w:hAnsi="Consolas"/>
          <w:color w:val="D4D4D4"/>
          <w:sz w:val="21"/>
          <w:szCs w:val="21"/>
        </w:rPr>
        <w:t xml:space="preserve">: </w:t>
      </w:r>
      <w:r w:rsidRPr="00E60C7E">
        <w:rPr>
          <w:rFonts w:ascii="Consolas" w:hAnsi="Consolas"/>
          <w:color w:val="9CDCFE"/>
          <w:sz w:val="21"/>
          <w:szCs w:val="21"/>
        </w:rPr>
        <w:t>Hóa</w:t>
      </w:r>
      <w:r w:rsidRPr="00E60C7E">
        <w:rPr>
          <w:rFonts w:ascii="Consolas" w:hAnsi="Consolas"/>
          <w:color w:val="D4D4D4"/>
          <w:sz w:val="21"/>
          <w:szCs w:val="21"/>
        </w:rPr>
        <w:t xml:space="preserve"> </w:t>
      </w:r>
      <w:r w:rsidRPr="00E60C7E">
        <w:rPr>
          <w:rFonts w:ascii="Consolas" w:hAnsi="Consolas"/>
          <w:color w:val="9CDCFE"/>
          <w:sz w:val="21"/>
          <w:szCs w:val="21"/>
        </w:rPr>
        <w:t>đơn</w:t>
      </w:r>
      <w:r w:rsidRPr="00E60C7E">
        <w:rPr>
          <w:rFonts w:ascii="Consolas" w:hAnsi="Consolas"/>
          <w:color w:val="D4D4D4"/>
          <w:sz w:val="21"/>
          <w:szCs w:val="21"/>
        </w:rPr>
        <w:t xml:space="preserve"> </w:t>
      </w:r>
      <w:r w:rsidRPr="00E60C7E">
        <w:rPr>
          <w:rFonts w:ascii="Consolas" w:hAnsi="Consolas"/>
          <w:color w:val="9CDCFE"/>
          <w:sz w:val="21"/>
          <w:szCs w:val="21"/>
        </w:rPr>
        <w:t>đặt</w:t>
      </w:r>
      <w:r w:rsidRPr="00E60C7E">
        <w:rPr>
          <w:rFonts w:ascii="Consolas" w:hAnsi="Consolas"/>
          <w:color w:val="D4D4D4"/>
          <w:sz w:val="21"/>
          <w:szCs w:val="21"/>
        </w:rPr>
        <w:t xml:space="preserve"> </w:t>
      </w:r>
      <w:r w:rsidRPr="00E60C7E">
        <w:rPr>
          <w:rFonts w:ascii="Consolas" w:hAnsi="Consolas"/>
          <w:color w:val="9CDCFE"/>
          <w:sz w:val="21"/>
          <w:szCs w:val="21"/>
        </w:rPr>
        <w:t>in</w:t>
      </w:r>
      <w:r w:rsidRPr="00E60C7E">
        <w:rPr>
          <w:rFonts w:ascii="Consolas" w:hAnsi="Consolas"/>
          <w:color w:val="D4D4D4"/>
          <w:sz w:val="21"/>
          <w:szCs w:val="21"/>
        </w:rPr>
        <w:t xml:space="preserve"> </w:t>
      </w:r>
      <w:r w:rsidRPr="00E60C7E">
        <w:rPr>
          <w:rFonts w:ascii="Consolas" w:hAnsi="Consolas"/>
          <w:color w:val="9CDCFE"/>
          <w:sz w:val="21"/>
          <w:szCs w:val="21"/>
        </w:rPr>
        <w:t>theo</w:t>
      </w:r>
      <w:r w:rsidRPr="00E60C7E">
        <w:rPr>
          <w:rFonts w:ascii="Consolas" w:hAnsi="Consolas"/>
          <w:color w:val="D4D4D4"/>
          <w:sz w:val="21"/>
          <w:szCs w:val="21"/>
        </w:rPr>
        <w:t xml:space="preserve"> </w:t>
      </w:r>
      <w:r w:rsidRPr="00E60C7E">
        <w:rPr>
          <w:rFonts w:ascii="Consolas" w:hAnsi="Consolas"/>
          <w:color w:val="9CDCFE"/>
          <w:sz w:val="21"/>
          <w:szCs w:val="21"/>
        </w:rPr>
        <w:t>Nghị</w:t>
      </w:r>
      <w:r w:rsidRPr="00E60C7E">
        <w:rPr>
          <w:rFonts w:ascii="Consolas" w:hAnsi="Consolas"/>
          <w:color w:val="D4D4D4"/>
          <w:sz w:val="21"/>
          <w:szCs w:val="21"/>
        </w:rPr>
        <w:t xml:space="preserve"> </w:t>
      </w:r>
      <w:r w:rsidRPr="00E60C7E">
        <w:rPr>
          <w:rFonts w:ascii="Consolas" w:hAnsi="Consolas"/>
          <w:color w:val="9CDCFE"/>
          <w:sz w:val="21"/>
          <w:szCs w:val="21"/>
        </w:rPr>
        <w:t>định</w:t>
      </w:r>
      <w:r w:rsidRPr="00E60C7E">
        <w:rPr>
          <w:rFonts w:ascii="Consolas" w:hAnsi="Consolas"/>
          <w:color w:val="D4D4D4"/>
          <w:sz w:val="21"/>
          <w:szCs w:val="21"/>
        </w:rPr>
        <w:t xml:space="preserve"> </w:t>
      </w:r>
      <w:r w:rsidRPr="00E60C7E">
        <w:rPr>
          <w:rFonts w:ascii="Consolas" w:hAnsi="Consolas"/>
          <w:color w:val="B5CEA8"/>
          <w:sz w:val="21"/>
          <w:szCs w:val="21"/>
        </w:rPr>
        <w:t>123</w:t>
      </w:r>
      <w:r w:rsidRPr="00E60C7E">
        <w:rPr>
          <w:rFonts w:ascii="Consolas" w:hAnsi="Consolas"/>
          <w:color w:val="D4D4D4"/>
          <w:sz w:val="21"/>
          <w:szCs w:val="21"/>
        </w:rPr>
        <w:t>/</w:t>
      </w:r>
      <w:r w:rsidRPr="00E60C7E">
        <w:rPr>
          <w:rFonts w:ascii="Consolas" w:hAnsi="Consolas"/>
          <w:color w:val="B5CEA8"/>
          <w:sz w:val="21"/>
          <w:szCs w:val="21"/>
        </w:rPr>
        <w:t>2020</w:t>
      </w:r>
      <w:r w:rsidRPr="00E60C7E">
        <w:rPr>
          <w:rFonts w:ascii="Consolas" w:hAnsi="Consolas"/>
          <w:color w:val="D4D4D4"/>
          <w:sz w:val="21"/>
          <w:szCs w:val="21"/>
        </w:rPr>
        <w:t>/</w:t>
      </w:r>
      <w:r w:rsidRPr="00E60C7E">
        <w:rPr>
          <w:rFonts w:ascii="Consolas" w:hAnsi="Consolas"/>
          <w:color w:val="9CDCFE"/>
          <w:sz w:val="21"/>
          <w:szCs w:val="21"/>
        </w:rPr>
        <w:t>NĐ</w:t>
      </w:r>
      <w:r w:rsidRPr="00E60C7E">
        <w:rPr>
          <w:rFonts w:ascii="Consolas" w:hAnsi="Consolas"/>
          <w:color w:val="D4D4D4"/>
          <w:sz w:val="21"/>
          <w:szCs w:val="21"/>
        </w:rPr>
        <w:t>-</w:t>
      </w:r>
      <w:r w:rsidRPr="00E60C7E">
        <w:rPr>
          <w:rFonts w:ascii="Consolas" w:hAnsi="Consolas"/>
          <w:color w:val="9CDCFE"/>
          <w:sz w:val="21"/>
          <w:szCs w:val="21"/>
        </w:rPr>
        <w:t>CP</w:t>
      </w:r>
      <w:r w:rsidRPr="00E60C7E">
        <w:rPr>
          <w:rFonts w:ascii="Consolas" w:hAnsi="Consolas"/>
          <w:color w:val="D4D4D4"/>
          <w:sz w:val="21"/>
          <w:szCs w:val="21"/>
        </w:rPr>
        <w:t>)</w:t>
      </w:r>
    </w:p>
    <w:p w14:paraId="7B2F11DB" w14:textId="77777777" w:rsidR="009D1437" w:rsidRPr="00E60C7E" w:rsidRDefault="009D1437" w:rsidP="009D143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TCTBao</w:t>
      </w:r>
      <w:r w:rsidRPr="00E60C7E">
        <w:rPr>
          <w:rFonts w:ascii="Consolas" w:hAnsi="Consolas"/>
          <w:color w:val="D4D4D4"/>
          <w:sz w:val="21"/>
          <w:szCs w:val="21"/>
        </w:rPr>
        <w:t>&gt;&lt;/</w:t>
      </w:r>
      <w:r w:rsidRPr="00E60C7E">
        <w:rPr>
          <w:rFonts w:ascii="Consolas" w:hAnsi="Consolas"/>
          <w:color w:val="9CDCFE"/>
          <w:sz w:val="21"/>
          <w:szCs w:val="21"/>
        </w:rPr>
        <w:t>TCTBao</w:t>
      </w:r>
      <w:r w:rsidRPr="00E60C7E">
        <w:rPr>
          <w:rFonts w:ascii="Consolas" w:hAnsi="Consolas"/>
          <w:color w:val="D4D4D4"/>
          <w:sz w:val="21"/>
          <w:szCs w:val="21"/>
        </w:rPr>
        <w:t>&gt; *</w:t>
      </w:r>
      <w:r w:rsidRPr="00E60C7E">
        <w:rPr>
          <w:rFonts w:ascii="Consolas" w:hAnsi="Consolas"/>
          <w:color w:val="6A9955"/>
          <w:sz w:val="21"/>
          <w:szCs w:val="21"/>
        </w:rPr>
        <w:t>//Tính chất thông báo (1: Hủy; 2: Điều chỉnh; 3: Thay thế; 4: Giải trình)</w:t>
      </w:r>
    </w:p>
    <w:p w14:paraId="57CCE67C" w14:textId="77777777" w:rsidR="009D1437" w:rsidRPr="00E60C7E" w:rsidRDefault="009D1437" w:rsidP="009D143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LDo</w:t>
      </w:r>
      <w:r w:rsidRPr="00E60C7E">
        <w:rPr>
          <w:rFonts w:ascii="Consolas" w:hAnsi="Consolas"/>
          <w:color w:val="D4D4D4"/>
          <w:sz w:val="21"/>
          <w:szCs w:val="21"/>
        </w:rPr>
        <w:t>&gt;&lt;/</w:t>
      </w:r>
      <w:r w:rsidRPr="00E60C7E">
        <w:rPr>
          <w:rFonts w:ascii="Consolas" w:hAnsi="Consolas"/>
          <w:color w:val="9CDCFE"/>
          <w:sz w:val="21"/>
          <w:szCs w:val="21"/>
        </w:rPr>
        <w:t>LDo</w:t>
      </w:r>
      <w:r w:rsidRPr="00E60C7E">
        <w:rPr>
          <w:rFonts w:ascii="Consolas" w:hAnsi="Consolas"/>
          <w:color w:val="D4D4D4"/>
          <w:sz w:val="21"/>
          <w:szCs w:val="21"/>
        </w:rPr>
        <w:t xml:space="preserve">&gt; </w:t>
      </w:r>
      <w:r w:rsidRPr="00E60C7E">
        <w:rPr>
          <w:rFonts w:ascii="Consolas" w:hAnsi="Consolas"/>
          <w:color w:val="6A9955"/>
          <w:sz w:val="21"/>
          <w:szCs w:val="21"/>
        </w:rPr>
        <w:t>//Lý do</w:t>
      </w:r>
    </w:p>
    <w:p w14:paraId="6AB2FA7C" w14:textId="77777777" w:rsidR="009D1437" w:rsidRPr="00E60C7E" w:rsidRDefault="009D1437" w:rsidP="009D143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Fkey</w:t>
      </w:r>
      <w:r w:rsidRPr="00E60C7E">
        <w:rPr>
          <w:rFonts w:ascii="Consolas" w:hAnsi="Consolas"/>
          <w:color w:val="D4D4D4"/>
          <w:sz w:val="21"/>
          <w:szCs w:val="21"/>
        </w:rPr>
        <w:t>&gt;&lt;/</w:t>
      </w:r>
      <w:r w:rsidRPr="00E60C7E">
        <w:rPr>
          <w:rFonts w:ascii="Consolas" w:hAnsi="Consolas"/>
          <w:color w:val="9CDCFE"/>
          <w:sz w:val="21"/>
          <w:szCs w:val="21"/>
        </w:rPr>
        <w:t>Fkey</w:t>
      </w:r>
      <w:r w:rsidRPr="00E60C7E">
        <w:rPr>
          <w:rFonts w:ascii="Consolas" w:hAnsi="Consolas"/>
          <w:color w:val="D4D4D4"/>
          <w:sz w:val="21"/>
          <w:szCs w:val="21"/>
        </w:rPr>
        <w:t>&gt;</w:t>
      </w:r>
    </w:p>
    <w:p w14:paraId="6F406646" w14:textId="77777777" w:rsidR="009D1437" w:rsidRPr="00E60C7E" w:rsidRDefault="009D1437" w:rsidP="009D143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HDon</w:t>
      </w:r>
      <w:r w:rsidRPr="00E60C7E">
        <w:rPr>
          <w:rFonts w:ascii="Consolas" w:hAnsi="Consolas"/>
          <w:color w:val="D4D4D4"/>
          <w:sz w:val="21"/>
          <w:szCs w:val="21"/>
        </w:rPr>
        <w:t>&gt;</w:t>
      </w:r>
    </w:p>
    <w:p w14:paraId="14A0759B" w14:textId="77777777" w:rsidR="009D1437" w:rsidRPr="00E60C7E" w:rsidRDefault="009D1437" w:rsidP="009D143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DSHDon</w:t>
      </w:r>
      <w:r w:rsidRPr="00E60C7E">
        <w:rPr>
          <w:rFonts w:ascii="Consolas" w:hAnsi="Consolas"/>
          <w:color w:val="D4D4D4"/>
          <w:sz w:val="21"/>
          <w:szCs w:val="21"/>
        </w:rPr>
        <w:t>&gt;</w:t>
      </w:r>
    </w:p>
    <w:p w14:paraId="6ACC7D9E" w14:textId="77777777" w:rsidR="009D1437" w:rsidRPr="00E60C7E" w:rsidRDefault="009D1437" w:rsidP="009D1437">
      <w:pPr>
        <w:shd w:val="clear" w:color="auto" w:fill="1E1E1E"/>
      </w:pPr>
      <w:r w:rsidRPr="00E60C7E">
        <w:rPr>
          <w:rFonts w:ascii="Consolas" w:hAnsi="Consolas"/>
          <w:color w:val="D4D4D4"/>
          <w:sz w:val="21"/>
          <w:szCs w:val="21"/>
        </w:rPr>
        <w:t>&lt;/</w:t>
      </w:r>
      <w:r w:rsidRPr="00E60C7E">
        <w:rPr>
          <w:rFonts w:ascii="Consolas" w:hAnsi="Consolas"/>
          <w:color w:val="9CDCFE"/>
          <w:sz w:val="21"/>
          <w:szCs w:val="21"/>
        </w:rPr>
        <w:t>DLTBao</w:t>
      </w:r>
      <w:r w:rsidRPr="00E60C7E">
        <w:rPr>
          <w:rFonts w:ascii="Consolas" w:hAnsi="Consolas"/>
          <w:color w:val="D4D4D4"/>
          <w:sz w:val="21"/>
          <w:szCs w:val="21"/>
        </w:rPr>
        <w:t>&gt;</w:t>
      </w:r>
    </w:p>
    <w:p w14:paraId="41FC0D16" w14:textId="77777777" w:rsidR="009D1437" w:rsidRPr="00E60C7E" w:rsidRDefault="009D1437" w:rsidP="009D1437"/>
    <w:p w14:paraId="7D8ED40A" w14:textId="77777777" w:rsidR="009D1437" w:rsidRPr="00E60C7E" w:rsidRDefault="009D1437" w:rsidP="009D1437">
      <w:r w:rsidRPr="00E60C7E">
        <w:rPr>
          <w:color w:val="000000"/>
        </w:rPr>
        <w:t>Cấu trúc chuỗi Hash trả về:</w:t>
      </w:r>
    </w:p>
    <w:p w14:paraId="6B6975AC" w14:textId="77777777" w:rsidR="009D1437" w:rsidRPr="00E60C7E" w:rsidRDefault="009D1437" w:rsidP="009D1437">
      <w:pPr>
        <w:shd w:val="clear" w:color="auto" w:fill="1E1E1E"/>
      </w:pPr>
      <w:r w:rsidRPr="00E60C7E">
        <w:rPr>
          <w:rFonts w:ascii="Consolas" w:hAnsi="Consolas"/>
          <w:color w:val="9CDCFE"/>
          <w:sz w:val="21"/>
          <w:szCs w:val="21"/>
        </w:rPr>
        <w:t>tFcVc/SWLPX+kbJ/uNzlVYBNNeoWlAIAQ0RmkGaYgqs=</w:t>
      </w:r>
    </w:p>
    <w:p w14:paraId="47D43302" w14:textId="77777777" w:rsidR="009D1437" w:rsidRPr="00193CC8" w:rsidRDefault="009D1437" w:rsidP="009D1437">
      <w:pPr>
        <w:shd w:val="clear" w:color="auto" w:fill="FFFFFF"/>
        <w:rPr>
          <w:rFonts w:ascii="Courier New" w:hAnsi="Courier New" w:cs="Courier New"/>
          <w:b/>
          <w:bCs/>
          <w:color w:val="000000"/>
          <w:sz w:val="20"/>
          <w:szCs w:val="20"/>
        </w:rPr>
      </w:pPr>
    </w:p>
    <w:p w14:paraId="32B5A061" w14:textId="77777777" w:rsidR="009D1437" w:rsidRDefault="009D1437" w:rsidP="00480762">
      <w:pPr>
        <w:pStyle w:val="Heading3"/>
      </w:pPr>
      <w:bookmarkStart w:id="105" w:name="_Toc101427537"/>
      <w:bookmarkStart w:id="106" w:name="_Toc198045341"/>
      <w:r>
        <w:t xml:space="preserve">Gửi thông điệp hóa đơn điện tử có sai sót sử dụng </w:t>
      </w:r>
      <w:r>
        <w:rPr>
          <w:lang w:val="en-US"/>
        </w:rPr>
        <w:t>SmartCA</w:t>
      </w:r>
      <w:r>
        <w:t xml:space="preserve"> (bước 2)</w:t>
      </w:r>
      <w:bookmarkEnd w:id="105"/>
      <w:bookmarkEnd w:id="106"/>
    </w:p>
    <w:p w14:paraId="7CD67C1B" w14:textId="77777777" w:rsidR="009D1437" w:rsidRPr="009E4666" w:rsidRDefault="009D1437" w:rsidP="009D1437">
      <w:pPr>
        <w:ind w:right="14"/>
      </w:pPr>
      <w:r w:rsidRPr="009E4666">
        <w:rPr>
          <w:color w:val="000000"/>
        </w:rPr>
        <w:t>URL</w:t>
      </w:r>
    </w:p>
    <w:p w14:paraId="4B6413F7" w14:textId="77777777" w:rsidR="009D1437" w:rsidRPr="009E4666" w:rsidRDefault="009D1437" w:rsidP="009D1437">
      <w:pPr>
        <w:ind w:right="14"/>
      </w:pPr>
      <w:r w:rsidRPr="009E4666">
        <w:rPr>
          <w:color w:val="000000"/>
        </w:rPr>
        <w:tab/>
        <w:t xml:space="preserve"> string </w:t>
      </w:r>
      <w:r w:rsidRPr="009E4666">
        <w:rPr>
          <w:b/>
          <w:bCs/>
          <w:color w:val="000000"/>
        </w:rPr>
        <w:t>SendInvNoticeErrorsWithSmartCA(</w:t>
      </w:r>
      <w:r w:rsidRPr="009E4666">
        <w:rPr>
          <w:color w:val="000000"/>
        </w:rPr>
        <w:t>string Account, string ACpass, string username, string password, string xml</w:t>
      </w:r>
      <w:r w:rsidRPr="009E4666">
        <w:rPr>
          <w:b/>
          <w:bCs/>
          <w:color w:val="000000"/>
        </w:rPr>
        <w:t>) </w:t>
      </w:r>
    </w:p>
    <w:p w14:paraId="595EC3D2" w14:textId="77777777" w:rsidR="009D1437" w:rsidRPr="009E4666" w:rsidRDefault="009D1437" w:rsidP="009D1437">
      <w:pPr>
        <w:ind w:right="14"/>
      </w:pPr>
      <w:r w:rsidRPr="009E4666">
        <w:rPr>
          <w:color w:val="000000"/>
        </w:rPr>
        <w:t>DESCRIPTION</w:t>
      </w:r>
    </w:p>
    <w:p w14:paraId="238B2802" w14:textId="77777777" w:rsidR="009D1437" w:rsidRPr="009E4666" w:rsidRDefault="009D1437" w:rsidP="009D1437">
      <w:pPr>
        <w:ind w:right="14"/>
      </w:pPr>
      <w:r w:rsidRPr="009E4666">
        <w:rPr>
          <w:color w:val="000000"/>
        </w:rPr>
        <w:tab/>
        <w:t xml:space="preserve">Đây là web service cho phép gửi thông điệp hóa đơn điện tử có sai sót với các hệ thống sử dụng SmartCA, sau khi thực hiện gọi hàm Lấy giá trị Hash ở bước </w:t>
      </w:r>
      <w:r w:rsidRPr="009E4666">
        <w:rPr>
          <w:b/>
          <w:bCs/>
          <w:color w:val="000000"/>
        </w:rPr>
        <w:t>GetHashInvNoticeErrorsWidthSmartCA</w:t>
      </w:r>
    </w:p>
    <w:p w14:paraId="2C8A8A9A" w14:textId="77777777" w:rsidR="009D1437" w:rsidRPr="009E4666" w:rsidRDefault="009D1437" w:rsidP="009D1437">
      <w:pPr>
        <w:ind w:right="14"/>
      </w:pPr>
      <w:r w:rsidRPr="009E4666">
        <w:rPr>
          <w:color w:val="000000"/>
        </w:rPr>
        <w:t>HTTP METHOD</w:t>
      </w:r>
    </w:p>
    <w:p w14:paraId="59F4006C" w14:textId="77777777" w:rsidR="009D1437" w:rsidRPr="009E4666" w:rsidRDefault="009D1437" w:rsidP="009D1437">
      <w:pPr>
        <w:ind w:right="14"/>
      </w:pPr>
      <w:r w:rsidRPr="009E4666">
        <w:rPr>
          <w:color w:val="000000"/>
        </w:rPr>
        <w:tab/>
      </w:r>
      <w:r w:rsidRPr="009E4666">
        <w:rPr>
          <w:color w:val="000000"/>
        </w:rPr>
        <w:tab/>
        <w:t>POST</w:t>
      </w:r>
    </w:p>
    <w:p w14:paraId="00C11E35" w14:textId="77777777" w:rsidR="009D1437" w:rsidRPr="009E4666" w:rsidRDefault="009D1437" w:rsidP="009D1437">
      <w:pPr>
        <w:ind w:right="14"/>
      </w:pPr>
      <w:r w:rsidRPr="009E4666">
        <w:rPr>
          <w:color w:val="000000"/>
        </w:rPr>
        <w:t>REQUEST BODY</w:t>
      </w:r>
    </w:p>
    <w:p w14:paraId="0BB08B1C" w14:textId="77777777" w:rsidR="009D1437" w:rsidRPr="009E4666" w:rsidRDefault="009D1437" w:rsidP="009D1437">
      <w:pPr>
        <w:numPr>
          <w:ilvl w:val="0"/>
          <w:numId w:val="41"/>
        </w:numPr>
        <w:ind w:left="1080"/>
        <w:jc w:val="both"/>
        <w:textAlignment w:val="baseline"/>
        <w:rPr>
          <w:b/>
          <w:bCs/>
          <w:color w:val="000000"/>
          <w:u w:val="single"/>
        </w:rPr>
      </w:pPr>
      <w:r w:rsidRPr="009E4666">
        <w:rPr>
          <w:b/>
          <w:bCs/>
          <w:color w:val="000000"/>
        </w:rPr>
        <w:t xml:space="preserve">Account/ACPass:  </w:t>
      </w:r>
      <w:r w:rsidRPr="009E4666">
        <w:rPr>
          <w:color w:val="000000"/>
        </w:rPr>
        <w:t>Tài khoản được cấp phát cho nhân viên gọi lệnh gửi thông điệp.</w:t>
      </w:r>
    </w:p>
    <w:p w14:paraId="0ED558F7" w14:textId="77777777" w:rsidR="009D1437" w:rsidRPr="009E4666" w:rsidRDefault="009D1437" w:rsidP="009D1437">
      <w:pPr>
        <w:numPr>
          <w:ilvl w:val="0"/>
          <w:numId w:val="41"/>
        </w:numPr>
        <w:ind w:left="1080"/>
        <w:jc w:val="both"/>
        <w:textAlignment w:val="baseline"/>
        <w:rPr>
          <w:b/>
          <w:bCs/>
          <w:color w:val="000000"/>
          <w:u w:val="single"/>
        </w:rPr>
      </w:pPr>
      <w:r w:rsidRPr="009E4666">
        <w:rPr>
          <w:b/>
          <w:bCs/>
          <w:color w:val="000000"/>
        </w:rPr>
        <w:t>Username/pass</w:t>
      </w:r>
      <w:r w:rsidRPr="009E4666">
        <w:rPr>
          <w:color w:val="000000"/>
        </w:rPr>
        <w:t>: Tài khoản được cấp phát cho khách hàng để gọi đến webservice (tài khoản có quyền ServiceRole trong hệ thống).</w:t>
      </w:r>
    </w:p>
    <w:p w14:paraId="29C2A5A8" w14:textId="77777777" w:rsidR="009D1437" w:rsidRPr="009E4666" w:rsidRDefault="009D1437" w:rsidP="009D1437">
      <w:pPr>
        <w:numPr>
          <w:ilvl w:val="0"/>
          <w:numId w:val="41"/>
        </w:numPr>
        <w:ind w:left="1080"/>
        <w:jc w:val="both"/>
        <w:textAlignment w:val="baseline"/>
        <w:rPr>
          <w:b/>
          <w:bCs/>
          <w:color w:val="000000"/>
          <w:u w:val="single"/>
        </w:rPr>
      </w:pPr>
      <w:r w:rsidRPr="009E4666">
        <w:rPr>
          <w:b/>
          <w:bCs/>
          <w:color w:val="000000"/>
        </w:rPr>
        <w:t>xml</w:t>
      </w:r>
      <w:r w:rsidRPr="009E4666">
        <w:rPr>
          <w:color w:val="000000"/>
        </w:rPr>
        <w:t>: chuỗi xml dữ liệu ký hash.</w:t>
      </w:r>
      <w:r w:rsidRPr="009E4666">
        <w:rPr>
          <w:b/>
          <w:bCs/>
          <w:color w:val="000000"/>
          <w:u w:val="single"/>
        </w:rPr>
        <w:t> </w:t>
      </w:r>
    </w:p>
    <w:p w14:paraId="2B59D66B" w14:textId="77777777" w:rsidR="009D1437" w:rsidRPr="009E4666" w:rsidRDefault="009D1437" w:rsidP="009D1437">
      <w:pPr>
        <w:numPr>
          <w:ilvl w:val="0"/>
          <w:numId w:val="41"/>
        </w:numPr>
        <w:ind w:left="1080"/>
        <w:jc w:val="both"/>
        <w:textAlignment w:val="baseline"/>
        <w:rPr>
          <w:b/>
          <w:bCs/>
          <w:color w:val="000000"/>
          <w:u w:val="single"/>
        </w:rPr>
      </w:pPr>
      <w:r w:rsidRPr="009E4666">
        <w:rPr>
          <w:b/>
          <w:bCs/>
          <w:color w:val="000000"/>
        </w:rPr>
        <w:t xml:space="preserve">convert: </w:t>
      </w:r>
      <w:r w:rsidRPr="009E4666">
        <w:rPr>
          <w:color w:val="000000"/>
        </w:rPr>
        <w:t>Mặc định là 0 (0 – Không cần convert từ TCVN3 sang Unicode / 1- Cần convert từ TCVN3 sang Unicode)</w:t>
      </w:r>
    </w:p>
    <w:p w14:paraId="3083816E" w14:textId="77777777" w:rsidR="009D1437" w:rsidRPr="009E4666" w:rsidRDefault="009D1437" w:rsidP="009D1437">
      <w:pPr>
        <w:ind w:right="14"/>
      </w:pPr>
      <w:r w:rsidRPr="009E4666">
        <w:rPr>
          <w:color w:val="000000"/>
        </w:rPr>
        <w:t>RETURNS</w:t>
      </w:r>
    </w:p>
    <w:tbl>
      <w:tblPr>
        <w:tblW w:w="0" w:type="auto"/>
        <w:tblCellMar>
          <w:top w:w="15" w:type="dxa"/>
          <w:left w:w="15" w:type="dxa"/>
          <w:bottom w:w="15" w:type="dxa"/>
          <w:right w:w="15" w:type="dxa"/>
        </w:tblCellMar>
        <w:tblLook w:val="04A0" w:firstRow="1" w:lastRow="0" w:firstColumn="1" w:lastColumn="0" w:noHBand="0" w:noVBand="1"/>
      </w:tblPr>
      <w:tblGrid>
        <w:gridCol w:w="1610"/>
        <w:gridCol w:w="5819"/>
        <w:gridCol w:w="1921"/>
      </w:tblGrid>
      <w:tr w:rsidR="009D1437" w:rsidRPr="009E4666" w14:paraId="63E310CA" w14:textId="77777777" w:rsidTr="00616EC4">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40091DC8" w14:textId="77777777" w:rsidR="009D1437" w:rsidRPr="009E4666" w:rsidRDefault="009D1437" w:rsidP="00616EC4">
            <w:pPr>
              <w:spacing w:after="200"/>
              <w:ind w:left="720"/>
            </w:pPr>
            <w:r w:rsidRPr="009E4666">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38C8686C" w14:textId="77777777" w:rsidR="009D1437" w:rsidRPr="009E4666" w:rsidRDefault="009D1437" w:rsidP="00616EC4">
            <w:pPr>
              <w:spacing w:after="200"/>
              <w:ind w:left="720"/>
            </w:pPr>
            <w:r w:rsidRPr="009E4666">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7B5AC276" w14:textId="77777777" w:rsidR="009D1437" w:rsidRPr="009E4666" w:rsidRDefault="009D1437" w:rsidP="00616EC4">
            <w:pPr>
              <w:spacing w:after="200"/>
              <w:ind w:left="720"/>
            </w:pPr>
            <w:r w:rsidRPr="009E4666">
              <w:rPr>
                <w:color w:val="000000"/>
              </w:rPr>
              <w:t>Ghi chú</w:t>
            </w:r>
          </w:p>
        </w:tc>
      </w:tr>
      <w:tr w:rsidR="009D1437" w:rsidRPr="009E4666" w14:paraId="0D4AD10B"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9081331" w14:textId="77777777" w:rsidR="009D1437" w:rsidRPr="009E4666" w:rsidRDefault="009D1437" w:rsidP="00616EC4">
            <w:r w:rsidRPr="009E4666">
              <w:rPr>
                <w:color w:val="000000"/>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5D4F14D" w14:textId="77777777" w:rsidR="009D1437" w:rsidRPr="009E4666" w:rsidRDefault="009D1437" w:rsidP="00616EC4">
            <w:r w:rsidRPr="009E4666">
              <w:rPr>
                <w:color w:val="000000"/>
              </w:rPr>
              <w:t>Tài khoản đăng nhập sai hoặc không có quyền phát hành hóa đơn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53A0126" w14:textId="77777777" w:rsidR="009D1437" w:rsidRPr="009E4666" w:rsidRDefault="009D1437" w:rsidP="00616EC4"/>
        </w:tc>
      </w:tr>
      <w:tr w:rsidR="009D1437" w:rsidRPr="009E4666" w14:paraId="554D9F2C"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A425C5B" w14:textId="77777777" w:rsidR="009D1437" w:rsidRPr="009E4666" w:rsidRDefault="009D1437" w:rsidP="00616EC4">
            <w:r w:rsidRPr="009E4666">
              <w:rPr>
                <w:color w:val="000000"/>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EDDBBDE" w14:textId="77777777" w:rsidR="009D1437" w:rsidRPr="009E4666" w:rsidRDefault="009D1437" w:rsidP="00616EC4">
            <w:r w:rsidRPr="009E4666">
              <w:rPr>
                <w:color w:val="000000"/>
              </w:rPr>
              <w:t>Không tìm thấy công ty hoặc tài khoản không tồn 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B7CFEF4" w14:textId="77777777" w:rsidR="009D1437" w:rsidRPr="009E4666" w:rsidRDefault="009D1437" w:rsidP="00616EC4"/>
        </w:tc>
      </w:tr>
      <w:tr w:rsidR="009D1437" w:rsidRPr="009E4666" w14:paraId="608089E0"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DE02E3B" w14:textId="77777777" w:rsidR="009D1437" w:rsidRPr="009E4666" w:rsidRDefault="009D1437" w:rsidP="00616EC4">
            <w:r w:rsidRPr="009E4666">
              <w:rPr>
                <w:color w:val="000000"/>
              </w:rPr>
              <w:t>ERR:22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C5A5FB5" w14:textId="77777777" w:rsidR="009D1437" w:rsidRPr="009E4666" w:rsidRDefault="009D1437" w:rsidP="00616EC4">
            <w:r w:rsidRPr="009E4666">
              <w:rPr>
                <w:color w:val="000000"/>
              </w:rPr>
              <w:t>Công ty chưa đăng ký chứng thư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2166729" w14:textId="77777777" w:rsidR="009D1437" w:rsidRPr="009E4666" w:rsidRDefault="009D1437" w:rsidP="00616EC4"/>
        </w:tc>
      </w:tr>
      <w:tr w:rsidR="009D1437" w:rsidRPr="009E4666" w14:paraId="64BE2E7B"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E364B7D" w14:textId="77777777" w:rsidR="009D1437" w:rsidRPr="009E4666" w:rsidRDefault="009D1437" w:rsidP="00616EC4">
            <w:r w:rsidRPr="009E4666">
              <w:rPr>
                <w:color w:val="000000"/>
              </w:rPr>
              <w:t>ERR:28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3FAD094" w14:textId="77777777" w:rsidR="009D1437" w:rsidRPr="009E4666" w:rsidRDefault="009D1437" w:rsidP="00616EC4">
            <w:r w:rsidRPr="009E4666">
              <w:rPr>
                <w:color w:val="000000"/>
              </w:rPr>
              <w:t>Chưa có thông tin chứng thư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8209343" w14:textId="77777777" w:rsidR="009D1437" w:rsidRPr="009E4666" w:rsidRDefault="009D1437" w:rsidP="00616EC4"/>
        </w:tc>
      </w:tr>
      <w:tr w:rsidR="009D1437" w:rsidRPr="009E4666" w14:paraId="5212BABE"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F0A06E9" w14:textId="77777777" w:rsidR="009D1437" w:rsidRPr="009E4666" w:rsidRDefault="009D1437" w:rsidP="00616EC4">
            <w:r w:rsidRPr="009E4666">
              <w:rPr>
                <w:color w:val="000000"/>
              </w:rPr>
              <w:t>ERR:24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EB81DDD" w14:textId="77777777" w:rsidR="009D1437" w:rsidRPr="009E4666" w:rsidRDefault="009D1437" w:rsidP="00616EC4">
            <w:r w:rsidRPr="009E4666">
              <w:rPr>
                <w:color w:val="000000"/>
              </w:rPr>
              <w:t>Chứng thư truyền lên không đúng với chứng thư đăng ký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85EA5FE" w14:textId="77777777" w:rsidR="009D1437" w:rsidRPr="009E4666" w:rsidRDefault="009D1437" w:rsidP="00616EC4"/>
        </w:tc>
      </w:tr>
      <w:tr w:rsidR="009D1437" w:rsidRPr="009E4666" w14:paraId="32966CF8"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392F114" w14:textId="77777777" w:rsidR="009D1437" w:rsidRPr="009E4666" w:rsidRDefault="009D1437" w:rsidP="00616EC4">
            <w:r w:rsidRPr="009E4666">
              <w:rPr>
                <w:color w:val="000000"/>
              </w:rPr>
              <w:lastRenderedPageBreak/>
              <w:t>ERR:27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7374EE1" w14:textId="77777777" w:rsidR="009D1437" w:rsidRPr="009E4666" w:rsidRDefault="009D1437" w:rsidP="00616EC4">
            <w:r w:rsidRPr="009E4666">
              <w:rPr>
                <w:color w:val="000000"/>
              </w:rPr>
              <w:t>Chứng thư chưa đến thời điểm sử dụng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FD9D393" w14:textId="77777777" w:rsidR="009D1437" w:rsidRPr="009E4666" w:rsidRDefault="009D1437" w:rsidP="00616EC4"/>
        </w:tc>
      </w:tr>
      <w:tr w:rsidR="009D1437" w:rsidRPr="009E4666" w14:paraId="08184101"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FDF3345" w14:textId="77777777" w:rsidR="009D1437" w:rsidRPr="009E4666" w:rsidRDefault="009D1437" w:rsidP="00616EC4">
            <w:r w:rsidRPr="009E4666">
              <w:rPr>
                <w:color w:val="000000"/>
              </w:rPr>
              <w:t>ERR:26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0BEBB5A" w14:textId="77777777" w:rsidR="009D1437" w:rsidRPr="009E4666" w:rsidRDefault="009D1437" w:rsidP="00616EC4">
            <w:r w:rsidRPr="009E4666">
              <w:rPr>
                <w:color w:val="000000"/>
              </w:rPr>
              <w:t>Chứng thư số hết hạn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0264B00" w14:textId="77777777" w:rsidR="009D1437" w:rsidRPr="009E4666" w:rsidRDefault="009D1437" w:rsidP="00616EC4"/>
        </w:tc>
      </w:tr>
      <w:tr w:rsidR="009D1437" w:rsidRPr="009E4666" w14:paraId="006E5537"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5827C89" w14:textId="77777777" w:rsidR="009D1437" w:rsidRPr="009E4666" w:rsidRDefault="009D1437" w:rsidP="00616EC4">
            <w:r w:rsidRPr="009E4666">
              <w:rPr>
                <w:color w:val="000000"/>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9F05DF4" w14:textId="77777777" w:rsidR="009D1437" w:rsidRPr="009E4666" w:rsidRDefault="009D1437" w:rsidP="00616EC4">
            <w:r w:rsidRPr="009E4666">
              <w:rPr>
                <w:color w:val="000000"/>
              </w:rPr>
              <w:t>Dữ liệu xml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5510660" w14:textId="77777777" w:rsidR="009D1437" w:rsidRPr="009E4666" w:rsidRDefault="009D1437" w:rsidP="00616EC4"/>
        </w:tc>
      </w:tr>
      <w:tr w:rsidR="009D1437" w:rsidRPr="009E4666" w14:paraId="5530D862"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3C7C545" w14:textId="77777777" w:rsidR="009D1437" w:rsidRPr="009E4666" w:rsidRDefault="009D1437" w:rsidP="00616EC4">
            <w:r w:rsidRPr="009E4666">
              <w:rPr>
                <w:color w:val="000000"/>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1E7BAF0" w14:textId="77777777" w:rsidR="009D1437" w:rsidRPr="009E4666" w:rsidRDefault="009D1437" w:rsidP="00616EC4">
            <w:r w:rsidRPr="009E4666">
              <w:rPr>
                <w:color w:val="000000"/>
              </w:rPr>
              <w:t>Lô có số hóa đơn vượt quá max cho phép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1FB6A7B" w14:textId="77777777" w:rsidR="009D1437" w:rsidRPr="009E4666" w:rsidRDefault="009D1437" w:rsidP="00616EC4"/>
        </w:tc>
      </w:tr>
      <w:tr w:rsidR="009D1437" w:rsidRPr="009E4666" w14:paraId="3CA1335C" w14:textId="77777777" w:rsidTr="00616EC4">
        <w:trPr>
          <w:trHeight w:val="413"/>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DEA106D" w14:textId="77777777" w:rsidR="009D1437" w:rsidRPr="009E4666" w:rsidRDefault="009D1437" w:rsidP="00616EC4">
            <w:r w:rsidRPr="009E4666">
              <w:rPr>
                <w:color w:val="000000"/>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78503DC" w14:textId="77777777" w:rsidR="009D1437" w:rsidRPr="009E4666" w:rsidRDefault="009D1437" w:rsidP="00616EC4">
            <w:r w:rsidRPr="009E4666">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4F1D5BB" w14:textId="77777777" w:rsidR="009D1437" w:rsidRPr="009E4666" w:rsidRDefault="009D1437" w:rsidP="00616EC4">
            <w:pPr>
              <w:jc w:val="both"/>
            </w:pPr>
            <w:r w:rsidRPr="009E4666">
              <w:rPr>
                <w:color w:val="000000"/>
              </w:rPr>
              <w:t>Lỗi không xác định</w:t>
            </w:r>
          </w:p>
        </w:tc>
      </w:tr>
      <w:tr w:rsidR="009D1437" w:rsidRPr="009E4666" w14:paraId="7B8EDFEE"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F3C34C1" w14:textId="77777777" w:rsidR="009D1437" w:rsidRPr="009E4666" w:rsidRDefault="009D1437" w:rsidP="00616EC4">
            <w:r w:rsidRPr="009E4666">
              <w:rPr>
                <w:color w:val="000000"/>
              </w:rPr>
              <w:t>OK:mtd</w:t>
            </w:r>
          </w:p>
          <w:p w14:paraId="13C08BE9" w14:textId="77777777" w:rsidR="009D1437" w:rsidRPr="009E4666" w:rsidRDefault="009D1437" w:rsidP="00616EC4"/>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CC41B2C" w14:textId="77777777" w:rsidR="009D1437" w:rsidRPr="009E4666" w:rsidRDefault="009D1437" w:rsidP="00616EC4">
            <w:r w:rsidRPr="009E4666">
              <w:rPr>
                <w:color w:val="000000"/>
              </w:rPr>
              <w:t>Gửi thông điệp thành công, trả về mã thông điệp</w:t>
            </w:r>
          </w:p>
          <w:p w14:paraId="6A53434B" w14:textId="77777777" w:rsidR="009D1437" w:rsidRPr="009E4666" w:rsidRDefault="009D1437" w:rsidP="00616EC4"/>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7498C0F" w14:textId="77777777" w:rsidR="009D1437" w:rsidRPr="009E4666" w:rsidRDefault="009D1437" w:rsidP="00616EC4"/>
        </w:tc>
      </w:tr>
    </w:tbl>
    <w:p w14:paraId="3331AE6A" w14:textId="77777777" w:rsidR="009D1437" w:rsidRPr="009E4666" w:rsidRDefault="009D1437" w:rsidP="009D1437"/>
    <w:p w14:paraId="13FCE337" w14:textId="77777777" w:rsidR="009D1437" w:rsidRPr="009E4666" w:rsidRDefault="009D1437" w:rsidP="009D1437">
      <w:r w:rsidRPr="009E4666">
        <w:rPr>
          <w:b/>
          <w:bCs/>
          <w:color w:val="000000"/>
        </w:rPr>
        <w:t>Cấu trúc chuỗi xml truyền lên:</w:t>
      </w:r>
    </w:p>
    <w:p w14:paraId="67A56C20" w14:textId="77777777" w:rsidR="009D1437" w:rsidRPr="009E4666" w:rsidRDefault="009D1437" w:rsidP="009D1437">
      <w:pPr>
        <w:shd w:val="clear" w:color="auto" w:fill="1E1E1E"/>
      </w:pPr>
      <w:r w:rsidRPr="009E4666">
        <w:t> </w:t>
      </w:r>
    </w:p>
    <w:p w14:paraId="5031FBD7" w14:textId="77777777" w:rsidR="009D1437" w:rsidRPr="009E4666" w:rsidRDefault="009D1437" w:rsidP="009D1437">
      <w:pPr>
        <w:shd w:val="clear" w:color="auto" w:fill="1E1E1E"/>
      </w:pPr>
      <w:r w:rsidRPr="009E4666">
        <w:rPr>
          <w:rFonts w:ascii="Consolas" w:hAnsi="Consolas"/>
          <w:color w:val="D4D4D4"/>
          <w:sz w:val="21"/>
          <w:szCs w:val="21"/>
        </w:rPr>
        <w:t>&lt;</w:t>
      </w:r>
      <w:r w:rsidRPr="009E4666">
        <w:rPr>
          <w:rFonts w:ascii="Consolas" w:hAnsi="Consolas"/>
          <w:color w:val="9CDCFE"/>
          <w:sz w:val="21"/>
          <w:szCs w:val="21"/>
        </w:rPr>
        <w:t>CKS</w:t>
      </w:r>
      <w:r w:rsidRPr="009E4666">
        <w:rPr>
          <w:rFonts w:ascii="Consolas" w:hAnsi="Consolas"/>
          <w:color w:val="D4D4D4"/>
          <w:sz w:val="21"/>
          <w:szCs w:val="21"/>
        </w:rPr>
        <w:t>&gt;</w:t>
      </w:r>
    </w:p>
    <w:p w14:paraId="28973662" w14:textId="77777777" w:rsidR="009D1437" w:rsidRPr="009E4666" w:rsidRDefault="009D1437" w:rsidP="009D1437">
      <w:pPr>
        <w:shd w:val="clear" w:color="auto" w:fill="1E1E1E"/>
      </w:pPr>
      <w:r w:rsidRPr="009E4666">
        <w:rPr>
          <w:rFonts w:ascii="Consolas" w:hAnsi="Consolas"/>
          <w:color w:val="D4D4D4"/>
          <w:sz w:val="21"/>
          <w:szCs w:val="21"/>
        </w:rPr>
        <w:t>    &lt;</w:t>
      </w:r>
      <w:r w:rsidRPr="009E4666">
        <w:rPr>
          <w:rFonts w:ascii="Consolas" w:hAnsi="Consolas"/>
          <w:color w:val="9CDCFE"/>
          <w:sz w:val="21"/>
          <w:szCs w:val="21"/>
        </w:rPr>
        <w:t>SerialCert</w:t>
      </w:r>
      <w:r w:rsidRPr="009E4666">
        <w:rPr>
          <w:rFonts w:ascii="Consolas" w:hAnsi="Consolas"/>
          <w:color w:val="D4D4D4"/>
          <w:sz w:val="21"/>
          <w:szCs w:val="21"/>
        </w:rPr>
        <w:t>&gt;&lt;/</w:t>
      </w:r>
      <w:r w:rsidRPr="009E4666">
        <w:rPr>
          <w:rFonts w:ascii="Consolas" w:hAnsi="Consolas"/>
          <w:color w:val="9CDCFE"/>
          <w:sz w:val="21"/>
          <w:szCs w:val="21"/>
        </w:rPr>
        <w:t>SerialCert</w:t>
      </w:r>
      <w:r w:rsidRPr="009E4666">
        <w:rPr>
          <w:rFonts w:ascii="Consolas" w:hAnsi="Consolas"/>
          <w:color w:val="D4D4D4"/>
          <w:sz w:val="21"/>
          <w:szCs w:val="21"/>
        </w:rPr>
        <w:t>&gt; *</w:t>
      </w:r>
      <w:r w:rsidRPr="009E4666">
        <w:rPr>
          <w:rFonts w:ascii="Consolas" w:hAnsi="Consolas"/>
          <w:color w:val="6A9955"/>
          <w:sz w:val="21"/>
          <w:szCs w:val="21"/>
        </w:rPr>
        <w:t>//serial chứng thư của công ty</w:t>
      </w:r>
    </w:p>
    <w:p w14:paraId="4C0E07D2" w14:textId="77777777" w:rsidR="009D1437" w:rsidRPr="009E4666" w:rsidRDefault="009D1437" w:rsidP="009D1437">
      <w:pPr>
        <w:shd w:val="clear" w:color="auto" w:fill="1E1E1E"/>
      </w:pPr>
      <w:r w:rsidRPr="009E4666">
        <w:rPr>
          <w:rFonts w:ascii="Consolas" w:hAnsi="Consolas"/>
          <w:color w:val="D4D4D4"/>
          <w:sz w:val="21"/>
          <w:szCs w:val="21"/>
        </w:rPr>
        <w:t>    &lt;</w:t>
      </w:r>
      <w:r w:rsidRPr="009E4666">
        <w:rPr>
          <w:rFonts w:ascii="Consolas" w:hAnsi="Consolas"/>
          <w:color w:val="9CDCFE"/>
          <w:sz w:val="21"/>
          <w:szCs w:val="21"/>
        </w:rPr>
        <w:t>HashValue</w:t>
      </w:r>
      <w:r w:rsidRPr="009E4666">
        <w:rPr>
          <w:rFonts w:ascii="Consolas" w:hAnsi="Consolas"/>
          <w:color w:val="D4D4D4"/>
          <w:sz w:val="21"/>
          <w:szCs w:val="21"/>
        </w:rPr>
        <w:t>&gt;&lt;/</w:t>
      </w:r>
      <w:r w:rsidRPr="009E4666">
        <w:rPr>
          <w:rFonts w:ascii="Consolas" w:hAnsi="Consolas"/>
          <w:color w:val="9CDCFE"/>
          <w:sz w:val="21"/>
          <w:szCs w:val="21"/>
        </w:rPr>
        <w:t>HashValue</w:t>
      </w:r>
      <w:r w:rsidRPr="009E4666">
        <w:rPr>
          <w:rFonts w:ascii="Consolas" w:hAnsi="Consolas"/>
          <w:color w:val="D4D4D4"/>
          <w:sz w:val="21"/>
          <w:szCs w:val="21"/>
        </w:rPr>
        <w:t xml:space="preserve"> &gt; *</w:t>
      </w:r>
      <w:r w:rsidRPr="009E4666">
        <w:rPr>
          <w:rFonts w:ascii="Consolas" w:hAnsi="Consolas"/>
          <w:color w:val="6A9955"/>
          <w:sz w:val="21"/>
          <w:szCs w:val="21"/>
        </w:rPr>
        <w:t>//chuỗi Hash lấy từ bước 1</w:t>
      </w:r>
    </w:p>
    <w:p w14:paraId="514EE24C" w14:textId="77777777" w:rsidR="009D1437" w:rsidRPr="009E4666" w:rsidRDefault="009D1437" w:rsidP="009D1437">
      <w:pPr>
        <w:shd w:val="clear" w:color="auto" w:fill="1E1E1E"/>
      </w:pPr>
      <w:r w:rsidRPr="009E4666">
        <w:rPr>
          <w:rFonts w:ascii="Consolas" w:hAnsi="Consolas"/>
          <w:color w:val="D4D4D4"/>
          <w:sz w:val="21"/>
          <w:szCs w:val="21"/>
        </w:rPr>
        <w:t>    &lt;</w:t>
      </w:r>
      <w:r w:rsidRPr="009E4666">
        <w:rPr>
          <w:rFonts w:ascii="Consolas" w:hAnsi="Consolas"/>
          <w:color w:val="9CDCFE"/>
          <w:sz w:val="21"/>
          <w:szCs w:val="21"/>
        </w:rPr>
        <w:t>SignValue</w:t>
      </w:r>
      <w:r w:rsidRPr="009E4666">
        <w:rPr>
          <w:rFonts w:ascii="Consolas" w:hAnsi="Consolas"/>
          <w:color w:val="D4D4D4"/>
          <w:sz w:val="21"/>
          <w:szCs w:val="21"/>
        </w:rPr>
        <w:t>&gt;&lt;/</w:t>
      </w:r>
      <w:r w:rsidRPr="009E4666">
        <w:rPr>
          <w:rFonts w:ascii="Consolas" w:hAnsi="Consolas"/>
          <w:color w:val="9CDCFE"/>
          <w:sz w:val="21"/>
          <w:szCs w:val="21"/>
        </w:rPr>
        <w:t>SignValue</w:t>
      </w:r>
      <w:r w:rsidRPr="009E4666">
        <w:rPr>
          <w:rFonts w:ascii="Consolas" w:hAnsi="Consolas"/>
          <w:color w:val="D4D4D4"/>
          <w:sz w:val="21"/>
          <w:szCs w:val="21"/>
        </w:rPr>
        <w:t>&gt; *</w:t>
      </w:r>
      <w:r w:rsidRPr="009E4666">
        <w:rPr>
          <w:rFonts w:ascii="Consolas" w:hAnsi="Consolas"/>
          <w:color w:val="6A9955"/>
          <w:sz w:val="21"/>
          <w:szCs w:val="21"/>
        </w:rPr>
        <w:t>//chuỗi ký</w:t>
      </w:r>
    </w:p>
    <w:p w14:paraId="5A4C63BC" w14:textId="77777777" w:rsidR="009D1437" w:rsidRPr="009E4666" w:rsidRDefault="009D1437" w:rsidP="009D1437">
      <w:pPr>
        <w:shd w:val="clear" w:color="auto" w:fill="1E1E1E"/>
      </w:pPr>
      <w:r w:rsidRPr="009E4666">
        <w:rPr>
          <w:rFonts w:ascii="Consolas" w:hAnsi="Consolas"/>
          <w:color w:val="D4D4D4"/>
          <w:sz w:val="21"/>
          <w:szCs w:val="21"/>
        </w:rPr>
        <w:t>&lt;/</w:t>
      </w:r>
      <w:r w:rsidRPr="009E4666">
        <w:rPr>
          <w:rFonts w:ascii="Consolas" w:hAnsi="Consolas"/>
          <w:color w:val="9CDCFE"/>
          <w:sz w:val="21"/>
          <w:szCs w:val="21"/>
        </w:rPr>
        <w:t>CKS</w:t>
      </w:r>
      <w:r w:rsidRPr="009E4666">
        <w:rPr>
          <w:rFonts w:ascii="Consolas" w:hAnsi="Consolas"/>
          <w:color w:val="D4D4D4"/>
          <w:sz w:val="21"/>
          <w:szCs w:val="21"/>
        </w:rPr>
        <w:t>&gt;</w:t>
      </w:r>
    </w:p>
    <w:p w14:paraId="3F9B133D" w14:textId="77777777" w:rsidR="009D1437" w:rsidRDefault="009D1437" w:rsidP="009D1437"/>
    <w:p w14:paraId="3B3DF33C" w14:textId="77777777" w:rsidR="009D1437" w:rsidRDefault="009D1437" w:rsidP="00480762">
      <w:pPr>
        <w:pStyle w:val="Heading3"/>
      </w:pPr>
      <w:bookmarkStart w:id="107" w:name="_Toc198045342"/>
      <w:r>
        <w:t>Nhận kết quả thông điệp hóa đơn sai sót</w:t>
      </w:r>
      <w:bookmarkEnd w:id="107"/>
    </w:p>
    <w:p w14:paraId="52A92A19" w14:textId="77777777" w:rsidR="009D1437" w:rsidRPr="00593BE8" w:rsidRDefault="009D1437" w:rsidP="009D1437">
      <w:pPr>
        <w:pStyle w:val="N"/>
      </w:pPr>
      <w:r w:rsidRPr="00593BE8">
        <w:t>URL</w:t>
      </w:r>
    </w:p>
    <w:p w14:paraId="3EC0F11A" w14:textId="77777777" w:rsidR="009D1437" w:rsidRDefault="009D1437" w:rsidP="009D1437">
      <w:pPr>
        <w:pStyle w:val="N"/>
      </w:pPr>
      <w:r>
        <w:tab/>
      </w:r>
      <w:r w:rsidRPr="00007702">
        <w:t xml:space="preserve"> </w:t>
      </w:r>
      <w:r>
        <w:t>s</w:t>
      </w:r>
      <w:r w:rsidRPr="00EB3AC8">
        <w:t xml:space="preserve">tring </w:t>
      </w:r>
      <w:r w:rsidRPr="00FB5980">
        <w:rPr>
          <w:b/>
          <w:bCs/>
          <w:color w:val="000000"/>
        </w:rPr>
        <w:t>ReceivedInvoiceErrors</w:t>
      </w:r>
      <w:r w:rsidRPr="00A0628B">
        <w:t xml:space="preserve"> (</w:t>
      </w:r>
      <w:r w:rsidRPr="00951FEF">
        <w:t xml:space="preserve">string Account, string ACpass, string username, string password, string </w:t>
      </w:r>
      <w:r>
        <w:t>mtd</w:t>
      </w:r>
      <w:r w:rsidRPr="00A0628B">
        <w:t>)</w:t>
      </w:r>
    </w:p>
    <w:p w14:paraId="0AEE3B21" w14:textId="77777777" w:rsidR="009D1437" w:rsidRPr="00593BE8" w:rsidRDefault="009D1437" w:rsidP="009D1437">
      <w:pPr>
        <w:pStyle w:val="N"/>
      </w:pPr>
      <w:r w:rsidRPr="00593BE8">
        <w:t>DESCRIPTION</w:t>
      </w:r>
    </w:p>
    <w:p w14:paraId="705F1BCE" w14:textId="77777777" w:rsidR="009D1437" w:rsidRPr="007C1EEB" w:rsidRDefault="009D1437" w:rsidP="009D1437">
      <w:pPr>
        <w:pStyle w:val="N"/>
      </w:pPr>
      <w:r>
        <w:tab/>
      </w:r>
      <w:r>
        <w:tab/>
        <w:t>Đây là web service nhận kết quả phản hồi của thuế theo mã thông điệp</w:t>
      </w:r>
    </w:p>
    <w:p w14:paraId="0BBA9E3B" w14:textId="77777777" w:rsidR="009D1437" w:rsidRPr="00007702" w:rsidRDefault="009D1437" w:rsidP="009D1437">
      <w:pPr>
        <w:pStyle w:val="N"/>
      </w:pPr>
      <w:r w:rsidRPr="00663B3E">
        <w:t>HTTP METHOD</w:t>
      </w:r>
    </w:p>
    <w:p w14:paraId="11550298" w14:textId="77777777" w:rsidR="009D1437" w:rsidRPr="00007702" w:rsidRDefault="009D1437" w:rsidP="009D1437">
      <w:pPr>
        <w:pStyle w:val="N"/>
        <w:rPr>
          <w:b/>
        </w:rPr>
      </w:pPr>
      <w:r w:rsidRPr="00610AFD">
        <w:tab/>
      </w:r>
      <w:r w:rsidRPr="00610AFD">
        <w:tab/>
      </w:r>
      <w:r>
        <w:t>GET</w:t>
      </w:r>
    </w:p>
    <w:p w14:paraId="05514DCD" w14:textId="77777777" w:rsidR="009D1437" w:rsidRPr="00610AFD" w:rsidRDefault="009D1437" w:rsidP="009D1437">
      <w:pPr>
        <w:pStyle w:val="N"/>
      </w:pPr>
      <w:r w:rsidRPr="00610AFD">
        <w:t>REQUEST BODY</w:t>
      </w:r>
    </w:p>
    <w:p w14:paraId="1B225704"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 xml:space="preserve">Tài khoản được cấp phát cho nhân viên gọi lệnh </w:t>
      </w:r>
      <w:r>
        <w:rPr>
          <w:rFonts w:eastAsia="Calibri"/>
        </w:rPr>
        <w:t>gửi thông điệp.</w:t>
      </w:r>
    </w:p>
    <w:p w14:paraId="0F70E802" w14:textId="77777777" w:rsidR="009D1437" w:rsidRPr="00076E1C"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79814700" w14:textId="77777777" w:rsidR="009D1437" w:rsidRPr="00E009AD" w:rsidRDefault="009D1437" w:rsidP="009D1437">
      <w:pPr>
        <w:pStyle w:val="ListParagraph"/>
        <w:numPr>
          <w:ilvl w:val="0"/>
          <w:numId w:val="2"/>
        </w:numPr>
        <w:spacing w:after="0" w:line="360" w:lineRule="auto"/>
        <w:ind w:left="1080"/>
        <w:jc w:val="both"/>
        <w:rPr>
          <w:rFonts w:eastAsia="Calibri"/>
          <w:b/>
        </w:rPr>
      </w:pPr>
      <w:r>
        <w:rPr>
          <w:b/>
          <w:color w:val="000000"/>
        </w:rPr>
        <w:t xml:space="preserve">Mtd: </w:t>
      </w:r>
      <w:r w:rsidRPr="008431C5">
        <w:rPr>
          <w:bCs/>
          <w:color w:val="000000"/>
        </w:rPr>
        <w:t>Mã thông điệp thuế trả về sau khi gọi hàm gửi thông điệp</w:t>
      </w:r>
    </w:p>
    <w:p w14:paraId="6F8DC6A1"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9D1437" w:rsidRPr="00660ABB" w14:paraId="00E4D918"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2D0A039A" w14:textId="77777777" w:rsidR="009D1437" w:rsidRPr="00660ABB" w:rsidRDefault="009D1437" w:rsidP="00616EC4">
            <w:pPr>
              <w:pStyle w:val="ListParagraph"/>
            </w:pPr>
            <w:r>
              <w:t>Kết 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7439012F" w14:textId="77777777" w:rsidR="009D1437" w:rsidRPr="00660ABB" w:rsidRDefault="009D1437" w:rsidP="00616EC4">
            <w:pPr>
              <w:pStyle w:val="ListParagraph"/>
            </w:pPr>
            <w:r w:rsidRPr="00660ABB">
              <w:t>Mô 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49EF6AE6" w14:textId="77777777" w:rsidR="009D1437" w:rsidRPr="00660ABB" w:rsidRDefault="009D1437" w:rsidP="00616EC4">
            <w:pPr>
              <w:pStyle w:val="ListParagraph"/>
            </w:pPr>
            <w:r>
              <w:t>Ghi chú</w:t>
            </w:r>
          </w:p>
        </w:tc>
      </w:tr>
      <w:tr w:rsidR="009D1437" w:rsidRPr="00660ABB" w14:paraId="7CCA4369" w14:textId="77777777" w:rsidTr="00616EC4">
        <w:tc>
          <w:tcPr>
            <w:tcW w:w="2250" w:type="dxa"/>
            <w:tcBorders>
              <w:top w:val="single" w:sz="4" w:space="0" w:color="2E74B5"/>
              <w:left w:val="single" w:sz="4" w:space="0" w:color="2E74B5"/>
              <w:right w:val="single" w:sz="4" w:space="0" w:color="2E74B5"/>
            </w:tcBorders>
            <w:shd w:val="clear" w:color="auto" w:fill="auto"/>
          </w:tcPr>
          <w:p w14:paraId="66691188" w14:textId="77777777" w:rsidR="009D1437" w:rsidRPr="009372AD" w:rsidRDefault="009D1437" w:rsidP="00616EC4">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7D287DD" w14:textId="77777777" w:rsidR="009D1437" w:rsidRPr="009372AD" w:rsidRDefault="009D1437" w:rsidP="00616EC4">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14:paraId="12B31F73" w14:textId="77777777" w:rsidR="009D1437" w:rsidRPr="009372AD" w:rsidRDefault="009D1437" w:rsidP="00616EC4">
            <w:pPr>
              <w:pStyle w:val="ListParagraph"/>
              <w:ind w:left="0"/>
              <w:jc w:val="both"/>
            </w:pPr>
          </w:p>
        </w:tc>
      </w:tr>
      <w:tr w:rsidR="009D1437" w:rsidRPr="00660ABB" w14:paraId="38696E07"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688FBAB" w14:textId="77777777" w:rsidR="009D1437" w:rsidRPr="009372AD" w:rsidRDefault="009D1437" w:rsidP="00616EC4">
            <w:pPr>
              <w:autoSpaceDE w:val="0"/>
              <w:autoSpaceDN w:val="0"/>
              <w:adjustRightInd w:val="0"/>
              <w:rPr>
                <w:rFonts w:eastAsia="Calibri"/>
              </w:rPr>
            </w:pPr>
            <w:r w:rsidRPr="00E22984">
              <w:rPr>
                <w:rFonts w:eastAsia="Calibri"/>
              </w:rPr>
              <w:t>ERR:2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02BB7F3" w14:textId="77777777" w:rsidR="009D1437" w:rsidRPr="009372AD" w:rsidRDefault="009D1437" w:rsidP="00616EC4">
            <w:pPr>
              <w:rPr>
                <w:rFonts w:eastAsia="Calibri"/>
              </w:rPr>
            </w:pPr>
            <w:r>
              <w:rPr>
                <w:rFonts w:eastAsia="Calibri"/>
              </w:rPr>
              <w:t>Mã thông điệp không họp lệ, không tìm thấy bản ghi transaction</w:t>
            </w:r>
          </w:p>
        </w:tc>
        <w:tc>
          <w:tcPr>
            <w:tcW w:w="2116" w:type="dxa"/>
            <w:tcBorders>
              <w:top w:val="single" w:sz="4" w:space="0" w:color="2E74B5"/>
              <w:left w:val="single" w:sz="4" w:space="0" w:color="2E74B5"/>
              <w:bottom w:val="single" w:sz="4" w:space="0" w:color="2E74B5"/>
              <w:right w:val="single" w:sz="4" w:space="0" w:color="2E74B5"/>
            </w:tcBorders>
          </w:tcPr>
          <w:p w14:paraId="283C9D40" w14:textId="77777777" w:rsidR="009D1437" w:rsidRPr="009372AD" w:rsidRDefault="009D1437" w:rsidP="00616EC4">
            <w:pPr>
              <w:jc w:val="both"/>
            </w:pPr>
          </w:p>
        </w:tc>
      </w:tr>
      <w:tr w:rsidR="009D1437" w:rsidRPr="00660ABB" w14:paraId="6304F0FF"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FAED93C" w14:textId="77777777" w:rsidR="009D1437" w:rsidRPr="009372AD" w:rsidRDefault="009D1437" w:rsidP="00616EC4">
            <w:pPr>
              <w:autoSpaceDE w:val="0"/>
              <w:autoSpaceDN w:val="0"/>
              <w:adjustRightInd w:val="0"/>
              <w:rPr>
                <w:rFonts w:eastAsia="Calibri"/>
              </w:rPr>
            </w:pPr>
            <w:r w:rsidRPr="00E22984">
              <w:rPr>
                <w:rFonts w:eastAsia="Calibri"/>
              </w:rPr>
              <w:t>ERR:</w:t>
            </w:r>
            <w:r>
              <w:rPr>
                <w:rFonts w:eastAsia="Calibri"/>
              </w:rPr>
              <w:t>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1D0B2B5" w14:textId="77777777" w:rsidR="009D1437" w:rsidRPr="009372AD" w:rsidRDefault="009D1437" w:rsidP="00616EC4">
            <w:pPr>
              <w:rPr>
                <w:rFonts w:eastAsia="Calibri"/>
              </w:rPr>
            </w:pPr>
            <w:r>
              <w:rPr>
                <w:rFonts w:eastAsia="Calibri"/>
              </w:rPr>
              <w:t>Lỗi nhận kết quả từ cơ quan thuế</w:t>
            </w:r>
          </w:p>
        </w:tc>
        <w:tc>
          <w:tcPr>
            <w:tcW w:w="2116" w:type="dxa"/>
            <w:tcBorders>
              <w:top w:val="single" w:sz="4" w:space="0" w:color="2E74B5"/>
              <w:left w:val="single" w:sz="4" w:space="0" w:color="2E74B5"/>
              <w:bottom w:val="single" w:sz="4" w:space="0" w:color="2E74B5"/>
              <w:right w:val="single" w:sz="4" w:space="0" w:color="2E74B5"/>
            </w:tcBorders>
          </w:tcPr>
          <w:p w14:paraId="2E64906A" w14:textId="77777777" w:rsidR="009D1437" w:rsidRPr="009372AD" w:rsidRDefault="009D1437" w:rsidP="00616EC4">
            <w:pPr>
              <w:pStyle w:val="ListParagraph"/>
              <w:ind w:left="0"/>
              <w:jc w:val="both"/>
            </w:pPr>
          </w:p>
        </w:tc>
      </w:tr>
      <w:tr w:rsidR="009D1437" w:rsidRPr="00660ABB" w14:paraId="1BB820AD"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F9E5335" w14:textId="77777777" w:rsidR="009D1437" w:rsidRPr="009372AD" w:rsidRDefault="009D1437" w:rsidP="00616EC4">
            <w:pPr>
              <w:autoSpaceDE w:val="0"/>
              <w:autoSpaceDN w:val="0"/>
              <w:adjustRightInd w:val="0"/>
              <w:rPr>
                <w:rFonts w:eastAsia="Calibri"/>
              </w:rPr>
            </w:pPr>
            <w:r w:rsidRPr="00E22984">
              <w:rPr>
                <w:rFonts w:eastAsia="Calibri"/>
              </w:rPr>
              <w:lastRenderedPageBreak/>
              <w:t>ERR:</w:t>
            </w:r>
            <w:r>
              <w:rPr>
                <w:rFonts w:eastAsia="Calibri"/>
              </w:rPr>
              <w:t>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7EAF9AA" w14:textId="77777777" w:rsidR="009D1437" w:rsidRPr="009372AD" w:rsidRDefault="009D1437" w:rsidP="00616EC4">
            <w:pPr>
              <w:rPr>
                <w:rFonts w:eastAsia="Calibri"/>
              </w:rPr>
            </w:pPr>
            <w:r>
              <w:rPr>
                <w:rFonts w:eastAsia="Calibri"/>
              </w:rPr>
              <w:t>Không tìm thấy chi tiết hóa đơn sai sót</w:t>
            </w:r>
          </w:p>
        </w:tc>
        <w:tc>
          <w:tcPr>
            <w:tcW w:w="2116" w:type="dxa"/>
            <w:tcBorders>
              <w:top w:val="single" w:sz="4" w:space="0" w:color="2E74B5"/>
              <w:left w:val="single" w:sz="4" w:space="0" w:color="2E74B5"/>
              <w:bottom w:val="single" w:sz="4" w:space="0" w:color="2E74B5"/>
              <w:right w:val="single" w:sz="4" w:space="0" w:color="2E74B5"/>
            </w:tcBorders>
          </w:tcPr>
          <w:p w14:paraId="5C78A754" w14:textId="77777777" w:rsidR="009D1437" w:rsidRPr="009372AD" w:rsidRDefault="009D1437" w:rsidP="00616EC4">
            <w:pPr>
              <w:pStyle w:val="ListParagraph"/>
              <w:ind w:left="0"/>
              <w:jc w:val="both"/>
            </w:pPr>
          </w:p>
        </w:tc>
      </w:tr>
      <w:tr w:rsidR="009D1437" w:rsidRPr="00660ABB" w14:paraId="4C201331"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1CA5A8D" w14:textId="77777777" w:rsidR="009D1437" w:rsidRPr="009372AD" w:rsidRDefault="009D1437" w:rsidP="00616EC4">
            <w:pPr>
              <w:autoSpaceDE w:val="0"/>
              <w:autoSpaceDN w:val="0"/>
              <w:adjustRightInd w:val="0"/>
              <w:rPr>
                <w:rFonts w:eastAsia="Calibri"/>
              </w:rPr>
            </w:pPr>
            <w:r w:rsidRPr="00E22984">
              <w:rPr>
                <w:rFonts w:eastAsia="Calibri"/>
              </w:rPr>
              <w:t>ERR:</w:t>
            </w:r>
            <w:r>
              <w:rPr>
                <w:rFonts w:eastAsia="Calibri"/>
              </w:rPr>
              <w:t>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B00948F" w14:textId="77777777" w:rsidR="009D1437" w:rsidRPr="009372AD" w:rsidRDefault="009D1437" w:rsidP="00616EC4">
            <w:pPr>
              <w:rPr>
                <w:rFonts w:eastAsia="Calibri"/>
              </w:rPr>
            </w:pPr>
            <w:r>
              <w:rPr>
                <w:rFonts w:eastAsia="Calibri"/>
              </w:rPr>
              <w:t>Chưa có kêt quả thuế trả về, trạng thái chi tiết chưa được cập nhật</w:t>
            </w:r>
          </w:p>
        </w:tc>
        <w:tc>
          <w:tcPr>
            <w:tcW w:w="2116" w:type="dxa"/>
            <w:tcBorders>
              <w:top w:val="single" w:sz="4" w:space="0" w:color="2E74B5"/>
              <w:left w:val="single" w:sz="4" w:space="0" w:color="2E74B5"/>
              <w:bottom w:val="single" w:sz="4" w:space="0" w:color="2E74B5"/>
              <w:right w:val="single" w:sz="4" w:space="0" w:color="2E74B5"/>
            </w:tcBorders>
          </w:tcPr>
          <w:p w14:paraId="70501AC6" w14:textId="77777777" w:rsidR="009D1437" w:rsidRPr="009372AD" w:rsidRDefault="009D1437" w:rsidP="00616EC4">
            <w:pPr>
              <w:pStyle w:val="ListParagraph"/>
              <w:ind w:left="0"/>
              <w:jc w:val="both"/>
            </w:pPr>
          </w:p>
        </w:tc>
      </w:tr>
      <w:tr w:rsidR="009D1437" w:rsidRPr="00660ABB" w14:paraId="737E12C8"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58D22FC" w14:textId="77777777" w:rsidR="009D1437" w:rsidRPr="009372AD" w:rsidRDefault="009D1437" w:rsidP="00616EC4">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283CB68" w14:textId="77777777" w:rsidR="009D1437" w:rsidRPr="009372AD" w:rsidRDefault="009D1437" w:rsidP="00616EC4">
            <w:pPr>
              <w:pStyle w:val="ListParagraph"/>
              <w:spacing w:after="0" w:line="240" w:lineRule="auto"/>
              <w:ind w:left="0"/>
              <w:rPr>
                <w:rFonts w:eastAsia="Calibri"/>
              </w:rPr>
            </w:pPr>
            <w:r>
              <w:rPr>
                <w:rFonts w:eastAsia="Calibri"/>
              </w:rPr>
              <w:t>Có lỗi xảy ra</w:t>
            </w:r>
          </w:p>
        </w:tc>
        <w:tc>
          <w:tcPr>
            <w:tcW w:w="2116" w:type="dxa"/>
            <w:tcBorders>
              <w:top w:val="single" w:sz="4" w:space="0" w:color="2E74B5"/>
              <w:left w:val="single" w:sz="4" w:space="0" w:color="2E74B5"/>
              <w:bottom w:val="single" w:sz="4" w:space="0" w:color="2E74B5"/>
              <w:right w:val="single" w:sz="4" w:space="0" w:color="2E74B5"/>
            </w:tcBorders>
          </w:tcPr>
          <w:p w14:paraId="651F0E8D" w14:textId="77777777" w:rsidR="009D1437" w:rsidRPr="009372AD" w:rsidRDefault="009D1437" w:rsidP="00616EC4">
            <w:pPr>
              <w:pStyle w:val="ListParagraph"/>
              <w:ind w:left="0"/>
              <w:jc w:val="both"/>
            </w:pPr>
            <w:r>
              <w:t>Lỗi không xác định</w:t>
            </w:r>
          </w:p>
        </w:tc>
      </w:tr>
      <w:tr w:rsidR="009D1437" w:rsidRPr="00660ABB" w14:paraId="53D77023"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6A38183" w14:textId="77777777" w:rsidR="009D1437" w:rsidRPr="009372AD" w:rsidRDefault="009D1437" w:rsidP="00616EC4">
            <w:pPr>
              <w:autoSpaceDE w:val="0"/>
              <w:autoSpaceDN w:val="0"/>
              <w:adjustRightInd w:val="0"/>
              <w:rPr>
                <w:rFonts w:eastAsia="Calibri"/>
              </w:rPr>
            </w:pPr>
            <w:r>
              <w:rPr>
                <w:rFonts w:eastAsia="Calibri"/>
              </w:rPr>
              <w:t>OK:mtd:dshoadon</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9AC4600" w14:textId="77777777" w:rsidR="009D1437" w:rsidRPr="009372AD" w:rsidRDefault="009D1437" w:rsidP="00616EC4">
            <w:pPr>
              <w:pStyle w:val="ListParagraph"/>
              <w:spacing w:after="0" w:line="240" w:lineRule="auto"/>
              <w:ind w:left="0"/>
              <w:rPr>
                <w:rFonts w:eastAsia="Calibri"/>
              </w:rPr>
            </w:pPr>
            <w:r>
              <w:rPr>
                <w:rFonts w:eastAsia="Calibri"/>
              </w:rPr>
              <w:t>Nhận kết quả thành công, trả về mã thông điêp và danh sách hóa đơn bị lỗi</w:t>
            </w:r>
          </w:p>
        </w:tc>
        <w:tc>
          <w:tcPr>
            <w:tcW w:w="2116" w:type="dxa"/>
            <w:tcBorders>
              <w:top w:val="single" w:sz="4" w:space="0" w:color="2E74B5"/>
              <w:left w:val="single" w:sz="4" w:space="0" w:color="2E74B5"/>
              <w:bottom w:val="single" w:sz="4" w:space="0" w:color="2E74B5"/>
              <w:right w:val="single" w:sz="4" w:space="0" w:color="2E74B5"/>
            </w:tcBorders>
          </w:tcPr>
          <w:p w14:paraId="31062573" w14:textId="77777777" w:rsidR="009D1437" w:rsidRPr="009372AD" w:rsidRDefault="009D1437" w:rsidP="00616EC4">
            <w:pPr>
              <w:pStyle w:val="ListParagraph"/>
              <w:ind w:left="0"/>
              <w:jc w:val="both"/>
            </w:pPr>
          </w:p>
        </w:tc>
      </w:tr>
    </w:tbl>
    <w:p w14:paraId="0AF5D3DF" w14:textId="77777777" w:rsidR="009D1437" w:rsidRDefault="009D1437" w:rsidP="00480762">
      <w:pPr>
        <w:pStyle w:val="Heading3"/>
      </w:pPr>
      <w:bookmarkStart w:id="108" w:name="_Toc198045343"/>
      <w:r>
        <w:t>Xử lý kêt quả thông điệp hóa đơn sai sót</w:t>
      </w:r>
      <w:bookmarkEnd w:id="108"/>
    </w:p>
    <w:p w14:paraId="13CDCDBC" w14:textId="77777777" w:rsidR="009D1437" w:rsidRPr="00593BE8" w:rsidRDefault="009D1437" w:rsidP="009D1437">
      <w:pPr>
        <w:pStyle w:val="N"/>
      </w:pPr>
      <w:r w:rsidRPr="00593BE8">
        <w:t>URL</w:t>
      </w:r>
    </w:p>
    <w:p w14:paraId="595A4FDB" w14:textId="77777777" w:rsidR="009D1437" w:rsidRDefault="009D1437" w:rsidP="009D1437">
      <w:pPr>
        <w:pStyle w:val="N"/>
      </w:pPr>
      <w:r>
        <w:tab/>
      </w:r>
      <w:r w:rsidRPr="00007702">
        <w:t xml:space="preserve"> </w:t>
      </w:r>
      <w:r>
        <w:t>s</w:t>
      </w:r>
      <w:r w:rsidRPr="00EB3AC8">
        <w:t xml:space="preserve">tring </w:t>
      </w:r>
      <w:r w:rsidRPr="006035B8">
        <w:rPr>
          <w:b/>
          <w:bCs/>
          <w:color w:val="000000"/>
        </w:rPr>
        <w:t>HandleInvoiceErrors</w:t>
      </w:r>
      <w:r w:rsidRPr="00A0628B">
        <w:t xml:space="preserve"> (</w:t>
      </w:r>
      <w:r w:rsidRPr="00951FEF">
        <w:t xml:space="preserve">string Account, string ACpass, string username, string password, string </w:t>
      </w:r>
      <w:r>
        <w:t>mtd</w:t>
      </w:r>
      <w:r w:rsidRPr="00A0628B">
        <w:t>)</w:t>
      </w:r>
    </w:p>
    <w:p w14:paraId="78B664FD" w14:textId="77777777" w:rsidR="009D1437" w:rsidRPr="00593BE8" w:rsidRDefault="009D1437" w:rsidP="009D1437">
      <w:pPr>
        <w:pStyle w:val="N"/>
      </w:pPr>
      <w:r w:rsidRPr="00593BE8">
        <w:t>DESCRIPTION</w:t>
      </w:r>
    </w:p>
    <w:p w14:paraId="084D3559" w14:textId="77777777" w:rsidR="009D1437" w:rsidRPr="007C1EEB" w:rsidRDefault="009D1437" w:rsidP="009D1437">
      <w:pPr>
        <w:pStyle w:val="N"/>
      </w:pPr>
      <w:r>
        <w:tab/>
      </w:r>
      <w:r>
        <w:tab/>
        <w:t>Đây là web service xử lý cập nhật trạng thái hủy hóa đơn mới và khôi phục trạng thái óa đơn gốc trường hợp những hóa đơn gửi sai sót bị thuế từ chối</w:t>
      </w:r>
    </w:p>
    <w:p w14:paraId="15045F7E" w14:textId="77777777" w:rsidR="009D1437" w:rsidRPr="00007702" w:rsidRDefault="009D1437" w:rsidP="009D1437">
      <w:pPr>
        <w:pStyle w:val="N"/>
      </w:pPr>
      <w:r w:rsidRPr="00663B3E">
        <w:t>HTTP METHOD</w:t>
      </w:r>
    </w:p>
    <w:p w14:paraId="63D0152D" w14:textId="77777777" w:rsidR="009D1437" w:rsidRPr="00007702" w:rsidRDefault="009D1437" w:rsidP="009D1437">
      <w:pPr>
        <w:pStyle w:val="N"/>
        <w:rPr>
          <w:b/>
        </w:rPr>
      </w:pPr>
      <w:r w:rsidRPr="00610AFD">
        <w:tab/>
      </w:r>
      <w:r w:rsidRPr="00610AFD">
        <w:tab/>
      </w:r>
      <w:r>
        <w:t>GET</w:t>
      </w:r>
    </w:p>
    <w:p w14:paraId="40C94639" w14:textId="77777777" w:rsidR="009D1437" w:rsidRPr="00610AFD" w:rsidRDefault="009D1437" w:rsidP="009D1437">
      <w:pPr>
        <w:pStyle w:val="N"/>
      </w:pPr>
      <w:r w:rsidRPr="00610AFD">
        <w:t>REQUEST BODY</w:t>
      </w:r>
    </w:p>
    <w:p w14:paraId="0497E19C"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 xml:space="preserve">Tài khoản được cấp phát cho nhân viên gọi lệnh </w:t>
      </w:r>
      <w:r>
        <w:rPr>
          <w:rFonts w:eastAsia="Calibri"/>
        </w:rPr>
        <w:t>gửi thông điệp.</w:t>
      </w:r>
    </w:p>
    <w:p w14:paraId="51B6DC89" w14:textId="77777777" w:rsidR="009D1437" w:rsidRPr="00076E1C"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6F375CD1" w14:textId="77777777" w:rsidR="009D1437" w:rsidRPr="00E009AD" w:rsidRDefault="009D1437" w:rsidP="009D1437">
      <w:pPr>
        <w:pStyle w:val="ListParagraph"/>
        <w:numPr>
          <w:ilvl w:val="0"/>
          <w:numId w:val="2"/>
        </w:numPr>
        <w:spacing w:after="0" w:line="360" w:lineRule="auto"/>
        <w:ind w:left="1080"/>
        <w:jc w:val="both"/>
        <w:rPr>
          <w:rFonts w:eastAsia="Calibri"/>
          <w:b/>
        </w:rPr>
      </w:pPr>
      <w:r>
        <w:rPr>
          <w:b/>
          <w:color w:val="000000"/>
        </w:rPr>
        <w:t xml:space="preserve">Mtd: </w:t>
      </w:r>
      <w:r w:rsidRPr="008431C5">
        <w:rPr>
          <w:bCs/>
          <w:color w:val="000000"/>
        </w:rPr>
        <w:t>Mã thông điệp thuế trả về sau khi gọi hàm gửi thông điệp</w:t>
      </w:r>
    </w:p>
    <w:p w14:paraId="39F0B117"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9D1437" w:rsidRPr="00660ABB" w14:paraId="38F8BCA3"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61C6A03C" w14:textId="77777777" w:rsidR="009D1437" w:rsidRPr="00660ABB" w:rsidRDefault="009D1437" w:rsidP="00616EC4">
            <w:pPr>
              <w:pStyle w:val="ListParagraph"/>
            </w:pPr>
            <w:r>
              <w:t>Kết 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1BFE18AF" w14:textId="77777777" w:rsidR="009D1437" w:rsidRPr="00660ABB" w:rsidRDefault="009D1437" w:rsidP="00616EC4">
            <w:pPr>
              <w:pStyle w:val="ListParagraph"/>
            </w:pPr>
            <w:r w:rsidRPr="00660ABB">
              <w:t>Mô 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7E05A0DA" w14:textId="77777777" w:rsidR="009D1437" w:rsidRPr="00660ABB" w:rsidRDefault="009D1437" w:rsidP="00616EC4">
            <w:pPr>
              <w:pStyle w:val="ListParagraph"/>
            </w:pPr>
            <w:r>
              <w:t>Ghi chú</w:t>
            </w:r>
          </w:p>
        </w:tc>
      </w:tr>
      <w:tr w:rsidR="009D1437" w:rsidRPr="00660ABB" w14:paraId="59DB4BAF" w14:textId="77777777" w:rsidTr="00616EC4">
        <w:tc>
          <w:tcPr>
            <w:tcW w:w="2250" w:type="dxa"/>
            <w:tcBorders>
              <w:top w:val="single" w:sz="4" w:space="0" w:color="2E74B5"/>
              <w:left w:val="single" w:sz="4" w:space="0" w:color="2E74B5"/>
              <w:right w:val="single" w:sz="4" w:space="0" w:color="2E74B5"/>
            </w:tcBorders>
            <w:shd w:val="clear" w:color="auto" w:fill="auto"/>
          </w:tcPr>
          <w:p w14:paraId="3969935B" w14:textId="77777777" w:rsidR="009D1437" w:rsidRPr="009372AD" w:rsidRDefault="009D1437" w:rsidP="00616EC4">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246D13E" w14:textId="77777777" w:rsidR="009D1437" w:rsidRPr="009372AD" w:rsidRDefault="009D1437" w:rsidP="00616EC4">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14:paraId="11D6006F" w14:textId="77777777" w:rsidR="009D1437" w:rsidRPr="009372AD" w:rsidRDefault="009D1437" w:rsidP="00616EC4">
            <w:pPr>
              <w:pStyle w:val="ListParagraph"/>
              <w:ind w:left="0"/>
              <w:jc w:val="both"/>
            </w:pPr>
          </w:p>
        </w:tc>
      </w:tr>
      <w:tr w:rsidR="009D1437" w:rsidRPr="00660ABB" w14:paraId="15394340"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CF35C9A" w14:textId="77777777" w:rsidR="009D1437" w:rsidRPr="009372AD" w:rsidRDefault="009D1437" w:rsidP="00616EC4">
            <w:pPr>
              <w:autoSpaceDE w:val="0"/>
              <w:autoSpaceDN w:val="0"/>
              <w:adjustRightInd w:val="0"/>
              <w:rPr>
                <w:rFonts w:eastAsia="Calibri"/>
              </w:rPr>
            </w:pPr>
            <w:r w:rsidRPr="00E22984">
              <w:rPr>
                <w:rFonts w:eastAsia="Calibri"/>
              </w:rPr>
              <w:t>ERR:2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F346C98" w14:textId="77777777" w:rsidR="009D1437" w:rsidRPr="009372AD" w:rsidRDefault="009D1437" w:rsidP="00616EC4">
            <w:pPr>
              <w:rPr>
                <w:rFonts w:eastAsia="Calibri"/>
              </w:rPr>
            </w:pPr>
            <w:r>
              <w:rPr>
                <w:rFonts w:eastAsia="Calibri"/>
              </w:rPr>
              <w:t>Mã thông điệp không họp lệ, không tìm thấy bản ghi transaction</w:t>
            </w:r>
          </w:p>
        </w:tc>
        <w:tc>
          <w:tcPr>
            <w:tcW w:w="2116" w:type="dxa"/>
            <w:tcBorders>
              <w:top w:val="single" w:sz="4" w:space="0" w:color="2E74B5"/>
              <w:left w:val="single" w:sz="4" w:space="0" w:color="2E74B5"/>
              <w:bottom w:val="single" w:sz="4" w:space="0" w:color="2E74B5"/>
              <w:right w:val="single" w:sz="4" w:space="0" w:color="2E74B5"/>
            </w:tcBorders>
          </w:tcPr>
          <w:p w14:paraId="0936C53C" w14:textId="77777777" w:rsidR="009D1437" w:rsidRPr="009372AD" w:rsidRDefault="009D1437" w:rsidP="00616EC4">
            <w:pPr>
              <w:jc w:val="both"/>
            </w:pPr>
          </w:p>
        </w:tc>
      </w:tr>
      <w:tr w:rsidR="009D1437" w:rsidRPr="00660ABB" w14:paraId="4FA883A4"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0D5A76B" w14:textId="77777777" w:rsidR="009D1437" w:rsidRPr="009372AD" w:rsidRDefault="009D1437" w:rsidP="00616EC4">
            <w:pPr>
              <w:autoSpaceDE w:val="0"/>
              <w:autoSpaceDN w:val="0"/>
              <w:adjustRightInd w:val="0"/>
              <w:rPr>
                <w:rFonts w:eastAsia="Calibri"/>
              </w:rPr>
            </w:pPr>
            <w:r w:rsidRPr="00E22984">
              <w:rPr>
                <w:rFonts w:eastAsia="Calibri"/>
              </w:rPr>
              <w:t>ERR:</w:t>
            </w:r>
            <w:r>
              <w:rPr>
                <w:rFonts w:eastAsia="Calibri"/>
              </w:rPr>
              <w:t>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F84A46A" w14:textId="77777777" w:rsidR="009D1437" w:rsidRPr="009372AD" w:rsidRDefault="009D1437" w:rsidP="00616EC4">
            <w:pPr>
              <w:rPr>
                <w:rFonts w:eastAsia="Calibri"/>
              </w:rPr>
            </w:pPr>
            <w:r>
              <w:rPr>
                <w:rFonts w:eastAsia="Calibri"/>
              </w:rPr>
              <w:t>Không tìm thấy danh sách hóa đơn hủy để gửi mẫu 04, không có hóa đơn thuế từ chối</w:t>
            </w:r>
          </w:p>
        </w:tc>
        <w:tc>
          <w:tcPr>
            <w:tcW w:w="2116" w:type="dxa"/>
            <w:tcBorders>
              <w:top w:val="single" w:sz="4" w:space="0" w:color="2E74B5"/>
              <w:left w:val="single" w:sz="4" w:space="0" w:color="2E74B5"/>
              <w:bottom w:val="single" w:sz="4" w:space="0" w:color="2E74B5"/>
              <w:right w:val="single" w:sz="4" w:space="0" w:color="2E74B5"/>
            </w:tcBorders>
          </w:tcPr>
          <w:p w14:paraId="0EA4499B" w14:textId="77777777" w:rsidR="009D1437" w:rsidRPr="009372AD" w:rsidRDefault="009D1437" w:rsidP="00616EC4">
            <w:pPr>
              <w:pStyle w:val="ListParagraph"/>
              <w:ind w:left="0"/>
              <w:jc w:val="both"/>
            </w:pPr>
          </w:p>
        </w:tc>
      </w:tr>
      <w:tr w:rsidR="009D1437" w:rsidRPr="00660ABB" w14:paraId="58062DD1"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ECF1D99" w14:textId="77777777" w:rsidR="009D1437" w:rsidRPr="009372AD" w:rsidRDefault="009D1437" w:rsidP="00616EC4">
            <w:pPr>
              <w:autoSpaceDE w:val="0"/>
              <w:autoSpaceDN w:val="0"/>
              <w:adjustRightInd w:val="0"/>
              <w:rPr>
                <w:rFonts w:eastAsia="Calibri"/>
              </w:rPr>
            </w:pPr>
            <w:r w:rsidRPr="00E22984">
              <w:rPr>
                <w:rFonts w:eastAsia="Calibri"/>
              </w:rPr>
              <w:t>ERR:</w:t>
            </w:r>
            <w:r>
              <w:rPr>
                <w:rFonts w:eastAsia="Calibri"/>
              </w:rPr>
              <w:t>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AAF2317" w14:textId="77777777" w:rsidR="009D1437" w:rsidRPr="009372AD" w:rsidRDefault="009D1437" w:rsidP="00616EC4">
            <w:pPr>
              <w:rPr>
                <w:rFonts w:eastAsia="Calibri"/>
              </w:rPr>
            </w:pPr>
            <w:r>
              <w:rPr>
                <w:rFonts w:eastAsia="Calibri"/>
              </w:rPr>
              <w:t>Không tìm thấy chi tiết hóa đơn sai sót</w:t>
            </w:r>
          </w:p>
        </w:tc>
        <w:tc>
          <w:tcPr>
            <w:tcW w:w="2116" w:type="dxa"/>
            <w:tcBorders>
              <w:top w:val="single" w:sz="4" w:space="0" w:color="2E74B5"/>
              <w:left w:val="single" w:sz="4" w:space="0" w:color="2E74B5"/>
              <w:bottom w:val="single" w:sz="4" w:space="0" w:color="2E74B5"/>
              <w:right w:val="single" w:sz="4" w:space="0" w:color="2E74B5"/>
            </w:tcBorders>
          </w:tcPr>
          <w:p w14:paraId="6BE1FF25" w14:textId="77777777" w:rsidR="009D1437" w:rsidRPr="009372AD" w:rsidRDefault="009D1437" w:rsidP="00616EC4">
            <w:pPr>
              <w:pStyle w:val="ListParagraph"/>
              <w:ind w:left="0"/>
              <w:jc w:val="both"/>
            </w:pPr>
          </w:p>
        </w:tc>
      </w:tr>
      <w:tr w:rsidR="009D1437" w:rsidRPr="00660ABB" w14:paraId="505B92FB"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018A30A" w14:textId="77777777" w:rsidR="009D1437" w:rsidRPr="009372AD" w:rsidRDefault="009D1437" w:rsidP="00616EC4">
            <w:pPr>
              <w:autoSpaceDE w:val="0"/>
              <w:autoSpaceDN w:val="0"/>
              <w:adjustRightInd w:val="0"/>
              <w:rPr>
                <w:rFonts w:eastAsia="Calibri"/>
              </w:rPr>
            </w:pPr>
            <w:r w:rsidRPr="00E22984">
              <w:rPr>
                <w:rFonts w:eastAsia="Calibri"/>
              </w:rPr>
              <w:t>ERR:</w:t>
            </w:r>
            <w:r>
              <w:rPr>
                <w:rFonts w:eastAsia="Calibri"/>
              </w:rPr>
              <w:t>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C3370A0" w14:textId="77777777" w:rsidR="009D1437" w:rsidRPr="009372AD" w:rsidRDefault="009D1437" w:rsidP="00616EC4">
            <w:pPr>
              <w:rPr>
                <w:rFonts w:eastAsia="Calibri"/>
              </w:rPr>
            </w:pPr>
            <w:r>
              <w:rPr>
                <w:rFonts w:eastAsia="Calibri"/>
              </w:rPr>
              <w:t>Chưa có kêt quả thuế trả về, trạng thái chi tiết chưa được cập nhật</w:t>
            </w:r>
          </w:p>
        </w:tc>
        <w:tc>
          <w:tcPr>
            <w:tcW w:w="2116" w:type="dxa"/>
            <w:tcBorders>
              <w:top w:val="single" w:sz="4" w:space="0" w:color="2E74B5"/>
              <w:left w:val="single" w:sz="4" w:space="0" w:color="2E74B5"/>
              <w:bottom w:val="single" w:sz="4" w:space="0" w:color="2E74B5"/>
              <w:right w:val="single" w:sz="4" w:space="0" w:color="2E74B5"/>
            </w:tcBorders>
          </w:tcPr>
          <w:p w14:paraId="6C749A97" w14:textId="77777777" w:rsidR="009D1437" w:rsidRPr="009372AD" w:rsidRDefault="009D1437" w:rsidP="00616EC4">
            <w:pPr>
              <w:pStyle w:val="ListParagraph"/>
              <w:ind w:left="0"/>
              <w:jc w:val="both"/>
            </w:pPr>
          </w:p>
        </w:tc>
      </w:tr>
      <w:tr w:rsidR="009D1437" w:rsidRPr="00660ABB" w14:paraId="649A2FFB"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4229866" w14:textId="77777777" w:rsidR="009D1437" w:rsidRPr="00E22984" w:rsidRDefault="009D1437" w:rsidP="00616EC4">
            <w:pPr>
              <w:autoSpaceDE w:val="0"/>
              <w:autoSpaceDN w:val="0"/>
              <w:adjustRightInd w:val="0"/>
              <w:rPr>
                <w:rFonts w:eastAsia="Calibri"/>
              </w:rPr>
            </w:pPr>
            <w:r w:rsidRPr="00E22984">
              <w:rPr>
                <w:rFonts w:eastAsia="Calibri"/>
              </w:rPr>
              <w:t>ERR:</w:t>
            </w:r>
            <w:r>
              <w:rPr>
                <w:rFonts w:eastAsia="Calibri"/>
              </w:rPr>
              <w:t>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E3D6C81" w14:textId="77777777" w:rsidR="009D1437" w:rsidRDefault="009D1437" w:rsidP="00616EC4">
            <w:pPr>
              <w:rPr>
                <w:rFonts w:eastAsia="Calibri"/>
              </w:rPr>
            </w:pPr>
            <w:r>
              <w:rPr>
                <w:rFonts w:eastAsia="Calibri"/>
              </w:rPr>
              <w:t>Có lỗi xảy ra trong quá trình update trạng thái hóa đơn sai sót</w:t>
            </w:r>
          </w:p>
        </w:tc>
        <w:tc>
          <w:tcPr>
            <w:tcW w:w="2116" w:type="dxa"/>
            <w:tcBorders>
              <w:top w:val="single" w:sz="4" w:space="0" w:color="2E74B5"/>
              <w:left w:val="single" w:sz="4" w:space="0" w:color="2E74B5"/>
              <w:bottom w:val="single" w:sz="4" w:space="0" w:color="2E74B5"/>
              <w:right w:val="single" w:sz="4" w:space="0" w:color="2E74B5"/>
            </w:tcBorders>
          </w:tcPr>
          <w:p w14:paraId="35785679" w14:textId="77777777" w:rsidR="009D1437" w:rsidRPr="009372AD" w:rsidRDefault="009D1437" w:rsidP="00616EC4">
            <w:pPr>
              <w:pStyle w:val="ListParagraph"/>
              <w:ind w:left="0"/>
              <w:jc w:val="both"/>
            </w:pPr>
          </w:p>
        </w:tc>
      </w:tr>
      <w:tr w:rsidR="009D1437" w:rsidRPr="00660ABB" w14:paraId="2AB05CE8"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A2F89BA" w14:textId="77777777" w:rsidR="009D1437" w:rsidRPr="009372AD" w:rsidRDefault="009D1437" w:rsidP="00616EC4">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CC35A5E" w14:textId="77777777" w:rsidR="009D1437" w:rsidRPr="009372AD" w:rsidRDefault="009D1437" w:rsidP="00616EC4">
            <w:pPr>
              <w:pStyle w:val="ListParagraph"/>
              <w:spacing w:after="0" w:line="240" w:lineRule="auto"/>
              <w:ind w:left="0"/>
              <w:rPr>
                <w:rFonts w:eastAsia="Calibri"/>
              </w:rPr>
            </w:pPr>
            <w:r>
              <w:rPr>
                <w:rFonts w:eastAsia="Calibri"/>
              </w:rPr>
              <w:t>Có lỗi xảy ra</w:t>
            </w:r>
          </w:p>
        </w:tc>
        <w:tc>
          <w:tcPr>
            <w:tcW w:w="2116" w:type="dxa"/>
            <w:tcBorders>
              <w:top w:val="single" w:sz="4" w:space="0" w:color="2E74B5"/>
              <w:left w:val="single" w:sz="4" w:space="0" w:color="2E74B5"/>
              <w:bottom w:val="single" w:sz="4" w:space="0" w:color="2E74B5"/>
              <w:right w:val="single" w:sz="4" w:space="0" w:color="2E74B5"/>
            </w:tcBorders>
          </w:tcPr>
          <w:p w14:paraId="4D6EB206" w14:textId="77777777" w:rsidR="009D1437" w:rsidRPr="009372AD" w:rsidRDefault="009D1437" w:rsidP="00616EC4">
            <w:pPr>
              <w:pStyle w:val="ListParagraph"/>
              <w:ind w:left="0"/>
              <w:jc w:val="both"/>
            </w:pPr>
            <w:r>
              <w:t>Lỗi không xác định</w:t>
            </w:r>
          </w:p>
        </w:tc>
      </w:tr>
      <w:tr w:rsidR="009D1437" w:rsidRPr="00660ABB" w14:paraId="282FA635"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AE90A1F" w14:textId="77777777" w:rsidR="009D1437" w:rsidRPr="009372AD" w:rsidRDefault="009D1437" w:rsidP="00616EC4">
            <w:pPr>
              <w:autoSpaceDE w:val="0"/>
              <w:autoSpaceDN w:val="0"/>
              <w:adjustRightInd w:val="0"/>
              <w:rPr>
                <w:rFonts w:eastAsia="Calibri"/>
              </w:rPr>
            </w:pPr>
            <w:r w:rsidRPr="00E22984">
              <w:rPr>
                <w:rFonts w:eastAsia="Calibri"/>
              </w:rPr>
              <w:lastRenderedPageBreak/>
              <w:t>ERR:21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93618EE" w14:textId="77777777" w:rsidR="009D1437" w:rsidRPr="009372AD" w:rsidRDefault="009D1437" w:rsidP="00616EC4">
            <w:pPr>
              <w:pStyle w:val="ListParagraph"/>
              <w:spacing w:after="0" w:line="240" w:lineRule="auto"/>
              <w:ind w:left="0"/>
              <w:rPr>
                <w:rFonts w:eastAsia="Calibri"/>
              </w:rPr>
            </w:pPr>
            <w:r>
              <w:rPr>
                <w:rFonts w:eastAsia="Calibri"/>
              </w:rPr>
              <w:t>Không tìm thấy công ty hoặc tài khoản không tồn tại</w:t>
            </w:r>
          </w:p>
        </w:tc>
        <w:tc>
          <w:tcPr>
            <w:tcW w:w="2116" w:type="dxa"/>
            <w:tcBorders>
              <w:top w:val="single" w:sz="4" w:space="0" w:color="2E74B5"/>
              <w:left w:val="single" w:sz="4" w:space="0" w:color="2E74B5"/>
              <w:bottom w:val="single" w:sz="4" w:space="0" w:color="2E74B5"/>
              <w:right w:val="single" w:sz="4" w:space="0" w:color="2E74B5"/>
            </w:tcBorders>
          </w:tcPr>
          <w:p w14:paraId="5B676236" w14:textId="77777777" w:rsidR="009D1437" w:rsidRPr="009372AD" w:rsidRDefault="009D1437" w:rsidP="00616EC4">
            <w:pPr>
              <w:pStyle w:val="ListParagraph"/>
              <w:ind w:left="0"/>
              <w:jc w:val="both"/>
            </w:pPr>
          </w:p>
        </w:tc>
      </w:tr>
      <w:tr w:rsidR="009D1437" w:rsidRPr="00660ABB" w14:paraId="6FAD92F2"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7080B02" w14:textId="77777777" w:rsidR="009D1437" w:rsidRPr="00E22984" w:rsidRDefault="009D1437" w:rsidP="00616EC4">
            <w:pPr>
              <w:autoSpaceDE w:val="0"/>
              <w:autoSpaceDN w:val="0"/>
              <w:adjustRightInd w:val="0"/>
              <w:rPr>
                <w:rFonts w:eastAsia="Calibri"/>
              </w:rPr>
            </w:pPr>
            <w:r w:rsidRPr="00E22984">
              <w:rPr>
                <w:rFonts w:eastAsia="Calibri"/>
              </w:rPr>
              <w:t>ERR:</w:t>
            </w:r>
            <w:r>
              <w:rPr>
                <w:rFonts w:eastAsia="Calibri"/>
              </w:rPr>
              <w:t>51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A9B17B5" w14:textId="77777777" w:rsidR="009D1437" w:rsidRDefault="009D1437" w:rsidP="00616EC4">
            <w:pPr>
              <w:pStyle w:val="ListParagraph"/>
              <w:spacing w:after="0" w:line="240" w:lineRule="auto"/>
              <w:ind w:left="0"/>
              <w:rPr>
                <w:rFonts w:eastAsia="Calibri"/>
              </w:rPr>
            </w:pPr>
            <w:r>
              <w:rPr>
                <w:rFonts w:eastAsia="Calibri"/>
              </w:rPr>
              <w:t>Verify chứng thư lỗi</w:t>
            </w:r>
          </w:p>
        </w:tc>
        <w:tc>
          <w:tcPr>
            <w:tcW w:w="2116" w:type="dxa"/>
            <w:tcBorders>
              <w:top w:val="single" w:sz="4" w:space="0" w:color="2E74B5"/>
              <w:left w:val="single" w:sz="4" w:space="0" w:color="2E74B5"/>
              <w:bottom w:val="single" w:sz="4" w:space="0" w:color="2E74B5"/>
              <w:right w:val="single" w:sz="4" w:space="0" w:color="2E74B5"/>
            </w:tcBorders>
          </w:tcPr>
          <w:p w14:paraId="4AE93546" w14:textId="77777777" w:rsidR="009D1437" w:rsidRPr="009372AD" w:rsidRDefault="009D1437" w:rsidP="00616EC4">
            <w:pPr>
              <w:pStyle w:val="ListParagraph"/>
              <w:ind w:left="0"/>
              <w:jc w:val="both"/>
            </w:pPr>
          </w:p>
        </w:tc>
      </w:tr>
      <w:tr w:rsidR="009D1437" w:rsidRPr="00660ABB" w14:paraId="601EF097"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0EB49EB" w14:textId="77777777" w:rsidR="009D1437" w:rsidRPr="00E22984" w:rsidRDefault="009D1437" w:rsidP="00616EC4">
            <w:pPr>
              <w:autoSpaceDE w:val="0"/>
              <w:autoSpaceDN w:val="0"/>
              <w:adjustRightInd w:val="0"/>
              <w:rPr>
                <w:rFonts w:eastAsia="Calibri"/>
              </w:rPr>
            </w:pPr>
            <w:r w:rsidRPr="00E22984">
              <w:rPr>
                <w:rFonts w:eastAsia="Calibri"/>
              </w:rPr>
              <w:t>ERR:22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D7FADE4" w14:textId="77777777" w:rsidR="009D1437" w:rsidRDefault="009D1437" w:rsidP="00616EC4">
            <w:pPr>
              <w:pStyle w:val="ListParagraph"/>
              <w:spacing w:after="0" w:line="240" w:lineRule="auto"/>
              <w:ind w:left="0"/>
              <w:rPr>
                <w:rFonts w:eastAsia="Calibri"/>
              </w:rPr>
            </w:pPr>
            <w:r>
              <w:rPr>
                <w:rFonts w:eastAsia="Calibri"/>
              </w:rPr>
              <w:t>Công ty chưa đăng ký chứng thư số</w:t>
            </w:r>
          </w:p>
        </w:tc>
        <w:tc>
          <w:tcPr>
            <w:tcW w:w="2116" w:type="dxa"/>
            <w:tcBorders>
              <w:top w:val="single" w:sz="4" w:space="0" w:color="2E74B5"/>
              <w:left w:val="single" w:sz="4" w:space="0" w:color="2E74B5"/>
              <w:bottom w:val="single" w:sz="4" w:space="0" w:color="2E74B5"/>
              <w:right w:val="single" w:sz="4" w:space="0" w:color="2E74B5"/>
            </w:tcBorders>
          </w:tcPr>
          <w:p w14:paraId="763EBE7E" w14:textId="77777777" w:rsidR="009D1437" w:rsidRPr="009372AD" w:rsidRDefault="009D1437" w:rsidP="00616EC4">
            <w:pPr>
              <w:pStyle w:val="ListParagraph"/>
              <w:ind w:left="0"/>
              <w:jc w:val="both"/>
            </w:pPr>
          </w:p>
        </w:tc>
      </w:tr>
      <w:tr w:rsidR="009D1437" w:rsidRPr="00660ABB" w14:paraId="75FEA7A3"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E00C4C6" w14:textId="77777777" w:rsidR="009D1437" w:rsidRPr="00E22984" w:rsidRDefault="009D1437" w:rsidP="00616EC4">
            <w:pPr>
              <w:autoSpaceDE w:val="0"/>
              <w:autoSpaceDN w:val="0"/>
              <w:adjustRightInd w:val="0"/>
              <w:rPr>
                <w:rFonts w:eastAsia="Calibri"/>
              </w:rPr>
            </w:pPr>
            <w:r w:rsidRPr="00E22984">
              <w:rPr>
                <w:rFonts w:eastAsia="Calibri"/>
              </w:rPr>
              <w:t>ERR:28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E899355" w14:textId="77777777" w:rsidR="009D1437" w:rsidRDefault="009D1437" w:rsidP="00616EC4">
            <w:pPr>
              <w:pStyle w:val="ListParagraph"/>
              <w:spacing w:after="0" w:line="240" w:lineRule="auto"/>
              <w:ind w:left="0"/>
              <w:rPr>
                <w:rFonts w:eastAsia="Calibri"/>
              </w:rPr>
            </w:pPr>
            <w:r>
              <w:rPr>
                <w:rFonts w:eastAsia="Calibri"/>
              </w:rPr>
              <w:t>Chưa có thông tin chứng thư trong hệ thống</w:t>
            </w:r>
          </w:p>
        </w:tc>
        <w:tc>
          <w:tcPr>
            <w:tcW w:w="2116" w:type="dxa"/>
            <w:tcBorders>
              <w:top w:val="single" w:sz="4" w:space="0" w:color="2E74B5"/>
              <w:left w:val="single" w:sz="4" w:space="0" w:color="2E74B5"/>
              <w:bottom w:val="single" w:sz="4" w:space="0" w:color="2E74B5"/>
              <w:right w:val="single" w:sz="4" w:space="0" w:color="2E74B5"/>
            </w:tcBorders>
          </w:tcPr>
          <w:p w14:paraId="1EE5EE96" w14:textId="77777777" w:rsidR="009D1437" w:rsidRPr="009372AD" w:rsidRDefault="009D1437" w:rsidP="00616EC4">
            <w:pPr>
              <w:pStyle w:val="ListParagraph"/>
              <w:ind w:left="0"/>
              <w:jc w:val="both"/>
            </w:pPr>
          </w:p>
        </w:tc>
      </w:tr>
      <w:tr w:rsidR="009D1437" w:rsidRPr="00660ABB" w14:paraId="57409723"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5720C6E" w14:textId="77777777" w:rsidR="009D1437" w:rsidRPr="00E22984" w:rsidRDefault="009D1437" w:rsidP="00616EC4">
            <w:pPr>
              <w:autoSpaceDE w:val="0"/>
              <w:autoSpaceDN w:val="0"/>
              <w:adjustRightInd w:val="0"/>
              <w:rPr>
                <w:rFonts w:eastAsia="Calibri"/>
              </w:rPr>
            </w:pPr>
            <w:r w:rsidRPr="00E22984">
              <w:rPr>
                <w:rFonts w:eastAsia="Calibri"/>
              </w:rPr>
              <w:t>ERR:24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353A74F" w14:textId="77777777" w:rsidR="009D1437" w:rsidRDefault="009D1437" w:rsidP="00616EC4">
            <w:pPr>
              <w:pStyle w:val="ListParagraph"/>
              <w:spacing w:after="0" w:line="240" w:lineRule="auto"/>
              <w:ind w:left="0"/>
              <w:rPr>
                <w:rFonts w:eastAsia="Calibri"/>
              </w:rPr>
            </w:pPr>
            <w:r>
              <w:rPr>
                <w:rFonts w:eastAsia="Calibri"/>
              </w:rPr>
              <w:t>Chứng thư truyền lên không đúng với chứng thư đăng ký trong hệ thống</w:t>
            </w:r>
          </w:p>
        </w:tc>
        <w:tc>
          <w:tcPr>
            <w:tcW w:w="2116" w:type="dxa"/>
            <w:tcBorders>
              <w:top w:val="single" w:sz="4" w:space="0" w:color="2E74B5"/>
              <w:left w:val="single" w:sz="4" w:space="0" w:color="2E74B5"/>
              <w:bottom w:val="single" w:sz="4" w:space="0" w:color="2E74B5"/>
              <w:right w:val="single" w:sz="4" w:space="0" w:color="2E74B5"/>
            </w:tcBorders>
          </w:tcPr>
          <w:p w14:paraId="7B46693F" w14:textId="77777777" w:rsidR="009D1437" w:rsidRPr="009372AD" w:rsidRDefault="009D1437" w:rsidP="00616EC4">
            <w:pPr>
              <w:pStyle w:val="ListParagraph"/>
              <w:ind w:left="0"/>
              <w:jc w:val="both"/>
            </w:pPr>
          </w:p>
        </w:tc>
      </w:tr>
      <w:tr w:rsidR="009D1437" w:rsidRPr="00660ABB" w14:paraId="2EEA2FEC"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3F3004A" w14:textId="77777777" w:rsidR="009D1437" w:rsidRPr="00E22984" w:rsidRDefault="009D1437" w:rsidP="00616EC4">
            <w:pPr>
              <w:autoSpaceDE w:val="0"/>
              <w:autoSpaceDN w:val="0"/>
              <w:adjustRightInd w:val="0"/>
              <w:rPr>
                <w:rFonts w:eastAsia="Calibri"/>
              </w:rPr>
            </w:pPr>
            <w:r w:rsidRPr="00E22984">
              <w:rPr>
                <w:rFonts w:eastAsia="Calibri"/>
              </w:rPr>
              <w:t>ERR:27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C5F0A45" w14:textId="77777777" w:rsidR="009D1437" w:rsidRDefault="009D1437" w:rsidP="00616EC4">
            <w:pPr>
              <w:pStyle w:val="ListParagraph"/>
              <w:spacing w:after="0" w:line="240" w:lineRule="auto"/>
              <w:ind w:left="0"/>
              <w:rPr>
                <w:rFonts w:eastAsia="Calibri"/>
              </w:rPr>
            </w:pPr>
            <w:r>
              <w:rPr>
                <w:rFonts w:eastAsia="Calibri"/>
              </w:rPr>
              <w:t>Chứng thư chưa đến thời điểm sử dụng</w:t>
            </w:r>
          </w:p>
        </w:tc>
        <w:tc>
          <w:tcPr>
            <w:tcW w:w="2116" w:type="dxa"/>
            <w:tcBorders>
              <w:top w:val="single" w:sz="4" w:space="0" w:color="2E74B5"/>
              <w:left w:val="single" w:sz="4" w:space="0" w:color="2E74B5"/>
              <w:bottom w:val="single" w:sz="4" w:space="0" w:color="2E74B5"/>
              <w:right w:val="single" w:sz="4" w:space="0" w:color="2E74B5"/>
            </w:tcBorders>
          </w:tcPr>
          <w:p w14:paraId="6519EEC7" w14:textId="77777777" w:rsidR="009D1437" w:rsidRPr="009372AD" w:rsidRDefault="009D1437" w:rsidP="00616EC4">
            <w:pPr>
              <w:pStyle w:val="ListParagraph"/>
              <w:ind w:left="0"/>
              <w:jc w:val="both"/>
            </w:pPr>
          </w:p>
        </w:tc>
      </w:tr>
      <w:tr w:rsidR="009D1437" w:rsidRPr="00660ABB" w14:paraId="6A10A659"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93D2C3A" w14:textId="77777777" w:rsidR="009D1437" w:rsidRPr="00E22984" w:rsidRDefault="009D1437" w:rsidP="00616EC4">
            <w:pPr>
              <w:autoSpaceDE w:val="0"/>
              <w:autoSpaceDN w:val="0"/>
              <w:adjustRightInd w:val="0"/>
              <w:rPr>
                <w:rFonts w:eastAsia="Calibri"/>
              </w:rPr>
            </w:pPr>
            <w:r w:rsidRPr="00E22984">
              <w:rPr>
                <w:rFonts w:eastAsia="Calibri"/>
              </w:rPr>
              <w:t>ERR:26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AD68F73" w14:textId="77777777" w:rsidR="009D1437" w:rsidRDefault="009D1437" w:rsidP="00616EC4">
            <w:pPr>
              <w:pStyle w:val="ListParagraph"/>
              <w:spacing w:after="0" w:line="240" w:lineRule="auto"/>
              <w:ind w:left="0"/>
              <w:rPr>
                <w:rFonts w:eastAsia="Calibri"/>
              </w:rPr>
            </w:pPr>
            <w:r>
              <w:rPr>
                <w:rFonts w:eastAsia="Calibri"/>
              </w:rPr>
              <w:t>Chứng thư số hết hạn</w:t>
            </w:r>
          </w:p>
        </w:tc>
        <w:tc>
          <w:tcPr>
            <w:tcW w:w="2116" w:type="dxa"/>
            <w:tcBorders>
              <w:top w:val="single" w:sz="4" w:space="0" w:color="2E74B5"/>
              <w:left w:val="single" w:sz="4" w:space="0" w:color="2E74B5"/>
              <w:bottom w:val="single" w:sz="4" w:space="0" w:color="2E74B5"/>
              <w:right w:val="single" w:sz="4" w:space="0" w:color="2E74B5"/>
            </w:tcBorders>
          </w:tcPr>
          <w:p w14:paraId="444A1B93" w14:textId="77777777" w:rsidR="009D1437" w:rsidRPr="009372AD" w:rsidRDefault="009D1437" w:rsidP="00616EC4">
            <w:pPr>
              <w:pStyle w:val="ListParagraph"/>
              <w:ind w:left="0"/>
              <w:jc w:val="both"/>
            </w:pPr>
          </w:p>
        </w:tc>
      </w:tr>
      <w:tr w:rsidR="009D1437" w:rsidRPr="00660ABB" w14:paraId="7AAE169B"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BCA9D45" w14:textId="77777777" w:rsidR="009D1437" w:rsidRPr="00E22984" w:rsidRDefault="009D1437" w:rsidP="00616EC4">
            <w:pPr>
              <w:autoSpaceDE w:val="0"/>
              <w:autoSpaceDN w:val="0"/>
              <w:adjustRightInd w:val="0"/>
              <w:rPr>
                <w:rFonts w:eastAsia="Calibri"/>
              </w:rPr>
            </w:pPr>
            <w:r w:rsidRPr="00E22984">
              <w:rPr>
                <w:rFonts w:eastAsia="Calibri"/>
              </w:rPr>
              <w:t>ERR:3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70019FC" w14:textId="77777777" w:rsidR="009D1437" w:rsidRDefault="009D1437" w:rsidP="00616EC4">
            <w:pPr>
              <w:pStyle w:val="ListParagraph"/>
              <w:spacing w:after="0" w:line="240" w:lineRule="auto"/>
              <w:ind w:left="0"/>
              <w:rPr>
                <w:rFonts w:eastAsia="Calibri"/>
              </w:rPr>
            </w:pPr>
            <w:r w:rsidRPr="009372AD">
              <w:rPr>
                <w:rFonts w:eastAsia="Calibri"/>
              </w:rPr>
              <w:t>Dữ liệu xml đầu vào không đúng quy định</w:t>
            </w:r>
          </w:p>
        </w:tc>
        <w:tc>
          <w:tcPr>
            <w:tcW w:w="2116" w:type="dxa"/>
            <w:tcBorders>
              <w:top w:val="single" w:sz="4" w:space="0" w:color="2E74B5"/>
              <w:left w:val="single" w:sz="4" w:space="0" w:color="2E74B5"/>
              <w:bottom w:val="single" w:sz="4" w:space="0" w:color="2E74B5"/>
              <w:right w:val="single" w:sz="4" w:space="0" w:color="2E74B5"/>
            </w:tcBorders>
          </w:tcPr>
          <w:p w14:paraId="69F1C20B" w14:textId="77777777" w:rsidR="009D1437" w:rsidRPr="009372AD" w:rsidRDefault="009D1437" w:rsidP="00616EC4">
            <w:pPr>
              <w:pStyle w:val="ListParagraph"/>
              <w:ind w:left="0"/>
              <w:jc w:val="both"/>
            </w:pPr>
          </w:p>
        </w:tc>
      </w:tr>
      <w:tr w:rsidR="009D1437" w:rsidRPr="00660ABB" w14:paraId="4B7241E2"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3A626C2" w14:textId="77777777" w:rsidR="009D1437" w:rsidRPr="00E22984" w:rsidRDefault="009D1437" w:rsidP="00616EC4">
            <w:pPr>
              <w:autoSpaceDE w:val="0"/>
              <w:autoSpaceDN w:val="0"/>
              <w:adjustRightInd w:val="0"/>
              <w:rPr>
                <w:rFonts w:eastAsia="Calibri"/>
              </w:rPr>
            </w:pPr>
            <w:r>
              <w:rPr>
                <w:rFonts w:eastAsia="Calibri"/>
              </w:rPr>
              <w:t>OK:mtd</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8298A11" w14:textId="77777777" w:rsidR="009D1437" w:rsidRPr="009372AD" w:rsidRDefault="009D1437" w:rsidP="00616EC4">
            <w:pPr>
              <w:pStyle w:val="ListParagraph"/>
              <w:spacing w:after="0" w:line="240" w:lineRule="auto"/>
              <w:ind w:left="0"/>
              <w:rPr>
                <w:rFonts w:eastAsia="Calibri"/>
              </w:rPr>
            </w:pPr>
            <w:r>
              <w:t>Trường hợp ký số HSM: cập nhật trạng thái thành công, tự động gửi mẫu 04, kêt quả trả về mã thông điệp</w:t>
            </w:r>
          </w:p>
        </w:tc>
        <w:tc>
          <w:tcPr>
            <w:tcW w:w="2116" w:type="dxa"/>
            <w:tcBorders>
              <w:top w:val="single" w:sz="4" w:space="0" w:color="2E74B5"/>
              <w:left w:val="single" w:sz="4" w:space="0" w:color="2E74B5"/>
              <w:bottom w:val="single" w:sz="4" w:space="0" w:color="2E74B5"/>
              <w:right w:val="single" w:sz="4" w:space="0" w:color="2E74B5"/>
            </w:tcBorders>
          </w:tcPr>
          <w:p w14:paraId="0CA25A63" w14:textId="77777777" w:rsidR="009D1437" w:rsidRPr="009372AD" w:rsidRDefault="009D1437" w:rsidP="00616EC4">
            <w:pPr>
              <w:pStyle w:val="ListParagraph"/>
              <w:ind w:left="0"/>
              <w:jc w:val="both"/>
            </w:pPr>
          </w:p>
        </w:tc>
      </w:tr>
      <w:tr w:rsidR="009D1437" w:rsidRPr="00660ABB" w14:paraId="272C868F"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9566499" w14:textId="77777777" w:rsidR="009D1437" w:rsidRPr="00E22984" w:rsidRDefault="009D1437" w:rsidP="00616EC4">
            <w:pPr>
              <w:autoSpaceDE w:val="0"/>
              <w:autoSpaceDN w:val="0"/>
              <w:adjustRightInd w:val="0"/>
              <w:rPr>
                <w:rFonts w:eastAsia="Calibri"/>
              </w:rPr>
            </w:pPr>
            <w:r>
              <w:rPr>
                <w:rFonts w:eastAsia="Calibri"/>
              </w:rPr>
              <w:t>OK:xml</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25E3833" w14:textId="77777777" w:rsidR="009D1437" w:rsidRDefault="009D1437" w:rsidP="00616EC4">
            <w:pPr>
              <w:pStyle w:val="ListParagraph"/>
              <w:spacing w:after="0" w:line="240" w:lineRule="auto"/>
              <w:ind w:left="0"/>
            </w:pPr>
            <w:r>
              <w:t>Trường hợp ký số token: cập nhật trạng thái thành công, kết quả trả về Xml để thực hiện thao tác gọi webservice gửi thông điệp sai sót bằng token</w:t>
            </w:r>
          </w:p>
        </w:tc>
        <w:tc>
          <w:tcPr>
            <w:tcW w:w="2116" w:type="dxa"/>
            <w:tcBorders>
              <w:top w:val="single" w:sz="4" w:space="0" w:color="2E74B5"/>
              <w:left w:val="single" w:sz="4" w:space="0" w:color="2E74B5"/>
              <w:bottom w:val="single" w:sz="4" w:space="0" w:color="2E74B5"/>
              <w:right w:val="single" w:sz="4" w:space="0" w:color="2E74B5"/>
            </w:tcBorders>
          </w:tcPr>
          <w:p w14:paraId="739E9E51" w14:textId="77777777" w:rsidR="009D1437" w:rsidRPr="009372AD" w:rsidRDefault="009D1437" w:rsidP="00616EC4">
            <w:pPr>
              <w:pStyle w:val="ListParagraph"/>
              <w:ind w:left="0"/>
              <w:jc w:val="both"/>
            </w:pPr>
          </w:p>
        </w:tc>
      </w:tr>
    </w:tbl>
    <w:p w14:paraId="7232F38A" w14:textId="77777777" w:rsidR="009D1437" w:rsidRPr="00B73A2A" w:rsidRDefault="009D1437" w:rsidP="009D1437">
      <w:pPr>
        <w:rPr>
          <w:lang w:eastAsia="x-none"/>
        </w:rPr>
      </w:pPr>
    </w:p>
    <w:p w14:paraId="27B5DBF0" w14:textId="77777777" w:rsidR="009D1437" w:rsidRDefault="009D1437" w:rsidP="00480762">
      <w:pPr>
        <w:pStyle w:val="Heading3"/>
      </w:pPr>
      <w:bookmarkStart w:id="109" w:name="_Toc198045344"/>
      <w:r>
        <w:t>Lấy danh sách lịch sử truyền nhận CQT theo tham số truyền vào và phân trang</w:t>
      </w:r>
      <w:bookmarkEnd w:id="109"/>
    </w:p>
    <w:p w14:paraId="06C341C2" w14:textId="77777777" w:rsidR="009D1437" w:rsidRPr="00593BE8" w:rsidRDefault="009D1437" w:rsidP="009D1437">
      <w:pPr>
        <w:pStyle w:val="N"/>
      </w:pPr>
      <w:r w:rsidRPr="00593BE8">
        <w:t>URL</w:t>
      </w:r>
    </w:p>
    <w:p w14:paraId="0BBE7277" w14:textId="77777777" w:rsidR="009D1437" w:rsidRDefault="009D1437" w:rsidP="009D1437">
      <w:pPr>
        <w:pStyle w:val="N"/>
      </w:pPr>
      <w:r>
        <w:tab/>
      </w:r>
      <w:r w:rsidRPr="00007702">
        <w:t xml:space="preserve"> </w:t>
      </w:r>
      <w:r>
        <w:t>s</w:t>
      </w:r>
      <w:r w:rsidRPr="00EB3AC8">
        <w:t xml:space="preserve">tring </w:t>
      </w:r>
      <w:r w:rsidRPr="008B2DC9">
        <w:rPr>
          <w:b/>
          <w:bCs/>
          <w:color w:val="000000"/>
        </w:rPr>
        <w:t xml:space="preserve">GetTransactionItems </w:t>
      </w:r>
      <w:r w:rsidRPr="00A0628B">
        <w:t>(</w:t>
      </w:r>
      <w:r w:rsidRPr="008B2DC9">
        <w:t xml:space="preserve">string </w:t>
      </w:r>
      <w:r w:rsidRPr="008B2DC9">
        <w:rPr>
          <w:b/>
        </w:rPr>
        <w:t>username</w:t>
      </w:r>
      <w:r w:rsidRPr="008B2DC9">
        <w:t xml:space="preserve">, string </w:t>
      </w:r>
      <w:r w:rsidRPr="008B2DC9">
        <w:rPr>
          <w:b/>
        </w:rPr>
        <w:t>password</w:t>
      </w:r>
      <w:r w:rsidRPr="008B2DC9">
        <w:t xml:space="preserve">, int </w:t>
      </w:r>
      <w:r w:rsidRPr="008B2DC9">
        <w:rPr>
          <w:b/>
        </w:rPr>
        <w:t>status</w:t>
      </w:r>
      <w:r w:rsidRPr="008B2DC9">
        <w:t xml:space="preserve">, string </w:t>
      </w:r>
      <w:r w:rsidRPr="008B2DC9">
        <w:rPr>
          <w:b/>
        </w:rPr>
        <w:t>mtdiep</w:t>
      </w:r>
      <w:r w:rsidRPr="008B2DC9">
        <w:t xml:space="preserve">, string </w:t>
      </w:r>
      <w:r w:rsidRPr="008B2DC9">
        <w:rPr>
          <w:b/>
        </w:rPr>
        <w:t>message</w:t>
      </w:r>
      <w:r w:rsidRPr="008B2DC9">
        <w:t xml:space="preserve">, string </w:t>
      </w:r>
      <w:r w:rsidRPr="008B2DC9">
        <w:rPr>
          <w:b/>
        </w:rPr>
        <w:t>fromDate</w:t>
      </w:r>
      <w:r w:rsidRPr="008B2DC9">
        <w:t xml:space="preserve">, string </w:t>
      </w:r>
      <w:r w:rsidRPr="008B2DC9">
        <w:rPr>
          <w:b/>
        </w:rPr>
        <w:t>toDate</w:t>
      </w:r>
      <w:r w:rsidRPr="008B2DC9">
        <w:t xml:space="preserve">, string </w:t>
      </w:r>
      <w:r w:rsidRPr="008B2DC9">
        <w:rPr>
          <w:b/>
        </w:rPr>
        <w:t>mltdiep</w:t>
      </w:r>
      <w:r w:rsidRPr="008B2DC9">
        <w:t xml:space="preserve">, string </w:t>
      </w:r>
      <w:r w:rsidRPr="008B2DC9">
        <w:rPr>
          <w:b/>
        </w:rPr>
        <w:t>pattern</w:t>
      </w:r>
      <w:r w:rsidRPr="008B2DC9">
        <w:t xml:space="preserve">, string </w:t>
      </w:r>
      <w:r w:rsidRPr="008B2DC9">
        <w:rPr>
          <w:b/>
        </w:rPr>
        <w:t>serial</w:t>
      </w:r>
      <w:r w:rsidRPr="008B2DC9">
        <w:t xml:space="preserve">, decimal </w:t>
      </w:r>
      <w:r w:rsidRPr="008B2DC9">
        <w:rPr>
          <w:b/>
        </w:rPr>
        <w:t>invNo</w:t>
      </w:r>
      <w:r w:rsidRPr="008B2DC9">
        <w:t xml:space="preserve">, int </w:t>
      </w:r>
      <w:r w:rsidRPr="008B2DC9">
        <w:rPr>
          <w:b/>
        </w:rPr>
        <w:t>step</w:t>
      </w:r>
      <w:r w:rsidRPr="008B2DC9">
        <w:t xml:space="preserve">, int </w:t>
      </w:r>
      <w:r w:rsidRPr="008B2DC9">
        <w:rPr>
          <w:b/>
        </w:rPr>
        <w:t>pageIndex</w:t>
      </w:r>
      <w:r w:rsidRPr="008B2DC9">
        <w:t xml:space="preserve">, int </w:t>
      </w:r>
      <w:r w:rsidRPr="008B2DC9">
        <w:rPr>
          <w:b/>
        </w:rPr>
        <w:t>pageSize</w:t>
      </w:r>
      <w:r w:rsidRPr="00A0628B">
        <w:t>)</w:t>
      </w:r>
    </w:p>
    <w:p w14:paraId="243A018B" w14:textId="77777777" w:rsidR="009D1437" w:rsidRPr="00593BE8" w:rsidRDefault="009D1437" w:rsidP="009D1437">
      <w:pPr>
        <w:pStyle w:val="N"/>
      </w:pPr>
      <w:r w:rsidRPr="00593BE8">
        <w:t>DESCRIPTION</w:t>
      </w:r>
    </w:p>
    <w:p w14:paraId="605A01D1" w14:textId="77777777" w:rsidR="009D1437" w:rsidRPr="007C1EEB" w:rsidRDefault="009D1437" w:rsidP="009D1437">
      <w:pPr>
        <w:pStyle w:val="N"/>
      </w:pPr>
      <w:r>
        <w:tab/>
      </w:r>
      <w:r>
        <w:tab/>
        <w:t>Đây là web service lấy danh sách lịch sử truyền nhận lên CQT theo tham số tìm kiếm và phân trang</w:t>
      </w:r>
    </w:p>
    <w:p w14:paraId="7804A456" w14:textId="77777777" w:rsidR="009D1437" w:rsidRPr="00007702" w:rsidRDefault="009D1437" w:rsidP="009D1437">
      <w:pPr>
        <w:pStyle w:val="N"/>
      </w:pPr>
      <w:r w:rsidRPr="00663B3E">
        <w:t>HTTP METHOD</w:t>
      </w:r>
    </w:p>
    <w:p w14:paraId="65216948" w14:textId="77777777" w:rsidR="009D1437" w:rsidRPr="00007702" w:rsidRDefault="009D1437" w:rsidP="009D1437">
      <w:pPr>
        <w:pStyle w:val="N"/>
        <w:rPr>
          <w:b/>
        </w:rPr>
      </w:pPr>
      <w:r w:rsidRPr="00610AFD">
        <w:tab/>
      </w:r>
      <w:r w:rsidRPr="00610AFD">
        <w:tab/>
      </w:r>
      <w:r>
        <w:t>GET</w:t>
      </w:r>
    </w:p>
    <w:p w14:paraId="4DD0DAAE" w14:textId="77777777" w:rsidR="009D1437" w:rsidRPr="00610AFD" w:rsidRDefault="009D1437" w:rsidP="009D1437">
      <w:pPr>
        <w:pStyle w:val="N"/>
      </w:pPr>
      <w:r w:rsidRPr="00610AFD">
        <w:t>REQUEST BODY</w:t>
      </w:r>
    </w:p>
    <w:p w14:paraId="606211C9" w14:textId="77777777" w:rsidR="009D1437" w:rsidRPr="00076E1C"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2D513E49" w14:textId="77777777" w:rsidR="009D1437" w:rsidRPr="009C3646" w:rsidRDefault="009D1437" w:rsidP="009D1437">
      <w:pPr>
        <w:pStyle w:val="ListParagraph"/>
        <w:numPr>
          <w:ilvl w:val="0"/>
          <w:numId w:val="2"/>
        </w:numPr>
        <w:spacing w:after="0" w:line="360" w:lineRule="auto"/>
        <w:ind w:left="1080"/>
        <w:jc w:val="both"/>
        <w:rPr>
          <w:rFonts w:eastAsia="Calibri"/>
          <w:b/>
        </w:rPr>
      </w:pPr>
      <w:r>
        <w:rPr>
          <w:b/>
        </w:rPr>
        <w:t>S</w:t>
      </w:r>
      <w:r w:rsidRPr="008B2DC9">
        <w:rPr>
          <w:b/>
        </w:rPr>
        <w:t>tatus</w:t>
      </w:r>
      <w:r>
        <w:rPr>
          <w:b/>
          <w:color w:val="000000"/>
        </w:rPr>
        <w:t xml:space="preserve">: </w:t>
      </w:r>
      <w:r>
        <w:rPr>
          <w:bCs/>
          <w:color w:val="000000"/>
        </w:rPr>
        <w:t xml:space="preserve">Trạng thái </w:t>
      </w:r>
      <w:r>
        <w:t>(giá trị -1 sẽ là lấy tất cả)</w:t>
      </w:r>
    </w:p>
    <w:p w14:paraId="20CF5070" w14:textId="77777777" w:rsidR="009D1437" w:rsidRPr="005254B5" w:rsidRDefault="009D1437" w:rsidP="009D1437">
      <w:pPr>
        <w:pStyle w:val="ListParagraph"/>
        <w:numPr>
          <w:ilvl w:val="0"/>
          <w:numId w:val="2"/>
        </w:numPr>
        <w:spacing w:after="0" w:line="360" w:lineRule="auto"/>
        <w:ind w:left="1080"/>
        <w:jc w:val="both"/>
        <w:rPr>
          <w:rFonts w:eastAsia="Calibri"/>
          <w:b/>
        </w:rPr>
      </w:pPr>
      <w:r>
        <w:rPr>
          <w:b/>
        </w:rPr>
        <w:lastRenderedPageBreak/>
        <w:t>M</w:t>
      </w:r>
      <w:r w:rsidRPr="008B2DC9">
        <w:rPr>
          <w:b/>
        </w:rPr>
        <w:t>tdiep</w:t>
      </w:r>
      <w:r>
        <w:rPr>
          <w:b/>
        </w:rPr>
        <w:t xml:space="preserve">: </w:t>
      </w:r>
      <w:r>
        <w:t>Mã thông điệp</w:t>
      </w:r>
    </w:p>
    <w:p w14:paraId="4C4D8AF7" w14:textId="77777777" w:rsidR="009D1437" w:rsidRPr="005254B5" w:rsidRDefault="009D1437" w:rsidP="009D1437">
      <w:pPr>
        <w:pStyle w:val="ListParagraph"/>
        <w:numPr>
          <w:ilvl w:val="0"/>
          <w:numId w:val="2"/>
        </w:numPr>
        <w:spacing w:after="0" w:line="360" w:lineRule="auto"/>
        <w:ind w:left="1080"/>
        <w:jc w:val="both"/>
        <w:rPr>
          <w:rFonts w:eastAsia="Calibri"/>
          <w:b/>
        </w:rPr>
      </w:pPr>
      <w:r w:rsidRPr="008B2DC9">
        <w:rPr>
          <w:b/>
        </w:rPr>
        <w:t>Message</w:t>
      </w:r>
      <w:r>
        <w:rPr>
          <w:b/>
        </w:rPr>
        <w:t xml:space="preserve">: </w:t>
      </w:r>
      <w:r>
        <w:t>Nội dung thông điệp truyền về</w:t>
      </w:r>
    </w:p>
    <w:p w14:paraId="55D8FAFF" w14:textId="77777777" w:rsidR="009D1437" w:rsidRPr="005254B5" w:rsidRDefault="009D1437" w:rsidP="009D1437">
      <w:pPr>
        <w:pStyle w:val="ListParagraph"/>
        <w:numPr>
          <w:ilvl w:val="0"/>
          <w:numId w:val="2"/>
        </w:numPr>
        <w:spacing w:after="0" w:line="360" w:lineRule="auto"/>
        <w:ind w:left="1080"/>
        <w:jc w:val="both"/>
        <w:rPr>
          <w:rFonts w:eastAsia="Calibri"/>
          <w:b/>
        </w:rPr>
      </w:pPr>
      <w:r>
        <w:rPr>
          <w:b/>
        </w:rPr>
        <w:t>F</w:t>
      </w:r>
      <w:r w:rsidRPr="008B2DC9">
        <w:rPr>
          <w:b/>
        </w:rPr>
        <w:t>romDate</w:t>
      </w:r>
      <w:r>
        <w:rPr>
          <w:b/>
        </w:rPr>
        <w:t xml:space="preserve">: </w:t>
      </w:r>
      <w:r>
        <w:t>Ngày bắt đầu (dd/MM/yyyy)</w:t>
      </w:r>
    </w:p>
    <w:p w14:paraId="0021FD9B" w14:textId="77777777" w:rsidR="009D1437" w:rsidRPr="00C302E3" w:rsidRDefault="009D1437" w:rsidP="009D1437">
      <w:pPr>
        <w:pStyle w:val="ListParagraph"/>
        <w:numPr>
          <w:ilvl w:val="0"/>
          <w:numId w:val="2"/>
        </w:numPr>
        <w:spacing w:after="0" w:line="360" w:lineRule="auto"/>
        <w:ind w:left="1080"/>
        <w:jc w:val="both"/>
        <w:rPr>
          <w:rFonts w:eastAsia="Calibri"/>
          <w:b/>
        </w:rPr>
      </w:pPr>
      <w:r>
        <w:rPr>
          <w:b/>
        </w:rPr>
        <w:t>T</w:t>
      </w:r>
      <w:r w:rsidRPr="008B2DC9">
        <w:rPr>
          <w:b/>
        </w:rPr>
        <w:t>oDate</w:t>
      </w:r>
      <w:r>
        <w:rPr>
          <w:b/>
        </w:rPr>
        <w:t xml:space="preserve">: </w:t>
      </w:r>
      <w:r>
        <w:t>Ngày kết thúc (dd/MM/yyyy)</w:t>
      </w:r>
    </w:p>
    <w:p w14:paraId="330AC52D" w14:textId="77777777" w:rsidR="009D1437" w:rsidRPr="00C302E3" w:rsidRDefault="009D1437" w:rsidP="009D1437">
      <w:pPr>
        <w:pStyle w:val="ListParagraph"/>
        <w:numPr>
          <w:ilvl w:val="0"/>
          <w:numId w:val="2"/>
        </w:numPr>
        <w:spacing w:after="0" w:line="360" w:lineRule="auto"/>
        <w:ind w:left="1080"/>
        <w:jc w:val="both"/>
        <w:rPr>
          <w:rFonts w:eastAsia="Calibri"/>
          <w:b/>
        </w:rPr>
      </w:pPr>
      <w:r>
        <w:rPr>
          <w:b/>
        </w:rPr>
        <w:t>M</w:t>
      </w:r>
      <w:r w:rsidRPr="008B2DC9">
        <w:rPr>
          <w:b/>
        </w:rPr>
        <w:t>ltdiep</w:t>
      </w:r>
      <w:r>
        <w:rPr>
          <w:b/>
        </w:rPr>
        <w:t xml:space="preserve">: </w:t>
      </w:r>
      <w:r>
        <w:t>Mã loại thông điệp (để trống sẽ lấy tất cả)</w:t>
      </w:r>
    </w:p>
    <w:p w14:paraId="3F3B2D16" w14:textId="77777777" w:rsidR="009D1437" w:rsidRPr="009C3646" w:rsidRDefault="009D1437" w:rsidP="009D1437">
      <w:pPr>
        <w:pStyle w:val="ListParagraph"/>
        <w:numPr>
          <w:ilvl w:val="0"/>
          <w:numId w:val="2"/>
        </w:numPr>
        <w:spacing w:after="0" w:line="360" w:lineRule="auto"/>
        <w:ind w:left="1080"/>
        <w:jc w:val="both"/>
        <w:rPr>
          <w:rFonts w:eastAsia="Calibri"/>
          <w:b/>
        </w:rPr>
      </w:pPr>
      <w:r w:rsidRPr="008B2DC9">
        <w:rPr>
          <w:b/>
        </w:rPr>
        <w:t>Pattern</w:t>
      </w:r>
      <w:r>
        <w:rPr>
          <w:b/>
        </w:rPr>
        <w:t xml:space="preserve">: </w:t>
      </w:r>
      <w:r>
        <w:t>Mẫu số hóa đơn</w:t>
      </w:r>
    </w:p>
    <w:p w14:paraId="5C3D6FC5" w14:textId="77777777" w:rsidR="009D1437" w:rsidRPr="009C3646" w:rsidRDefault="009D1437" w:rsidP="009D1437">
      <w:pPr>
        <w:pStyle w:val="ListParagraph"/>
        <w:numPr>
          <w:ilvl w:val="0"/>
          <w:numId w:val="2"/>
        </w:numPr>
        <w:spacing w:after="0" w:line="360" w:lineRule="auto"/>
        <w:ind w:left="1080"/>
        <w:jc w:val="both"/>
        <w:rPr>
          <w:rFonts w:eastAsia="Calibri"/>
          <w:b/>
        </w:rPr>
      </w:pPr>
      <w:r w:rsidRPr="008B2DC9">
        <w:rPr>
          <w:b/>
        </w:rPr>
        <w:t>Serial</w:t>
      </w:r>
      <w:r>
        <w:rPr>
          <w:b/>
        </w:rPr>
        <w:t xml:space="preserve">: </w:t>
      </w:r>
      <w:r>
        <w:t>Ký hiệu hóa đơn</w:t>
      </w:r>
    </w:p>
    <w:p w14:paraId="3BF5BD0C" w14:textId="77777777" w:rsidR="009D1437" w:rsidRPr="009C3646" w:rsidRDefault="009D1437" w:rsidP="009D1437">
      <w:pPr>
        <w:pStyle w:val="ListParagraph"/>
        <w:numPr>
          <w:ilvl w:val="0"/>
          <w:numId w:val="2"/>
        </w:numPr>
        <w:spacing w:after="0" w:line="360" w:lineRule="auto"/>
        <w:ind w:left="1080"/>
        <w:jc w:val="both"/>
        <w:rPr>
          <w:rFonts w:eastAsia="Calibri"/>
          <w:b/>
        </w:rPr>
      </w:pPr>
      <w:r>
        <w:rPr>
          <w:b/>
        </w:rPr>
        <w:t>I</w:t>
      </w:r>
      <w:r w:rsidRPr="008B2DC9">
        <w:rPr>
          <w:b/>
        </w:rPr>
        <w:t>nvNo</w:t>
      </w:r>
      <w:r>
        <w:rPr>
          <w:b/>
        </w:rPr>
        <w:t xml:space="preserve">: </w:t>
      </w:r>
      <w:r>
        <w:t>Số hóa đơn (giá trị 0 sẽ là lấy tất cả)</w:t>
      </w:r>
    </w:p>
    <w:p w14:paraId="5D623F16" w14:textId="77777777" w:rsidR="009D1437" w:rsidRPr="009C3646" w:rsidRDefault="009D1437" w:rsidP="009D1437">
      <w:pPr>
        <w:pStyle w:val="ListParagraph"/>
        <w:numPr>
          <w:ilvl w:val="0"/>
          <w:numId w:val="2"/>
        </w:numPr>
        <w:spacing w:after="0" w:line="360" w:lineRule="auto"/>
        <w:ind w:left="1080"/>
        <w:jc w:val="both"/>
        <w:rPr>
          <w:rFonts w:eastAsia="Calibri"/>
          <w:b/>
        </w:rPr>
      </w:pPr>
      <w:r>
        <w:rPr>
          <w:b/>
        </w:rPr>
        <w:t>S</w:t>
      </w:r>
      <w:r w:rsidRPr="008B2DC9">
        <w:rPr>
          <w:b/>
        </w:rPr>
        <w:t>tep</w:t>
      </w:r>
      <w:r>
        <w:rPr>
          <w:b/>
        </w:rPr>
        <w:t xml:space="preserve">: </w:t>
      </w:r>
      <w:r>
        <w:t>Step của lịch sử truyền nhận (giá trị -2 sẽ là lấy tất cả)</w:t>
      </w:r>
    </w:p>
    <w:p w14:paraId="1D1B2502" w14:textId="77777777" w:rsidR="009D1437" w:rsidRPr="009C3646" w:rsidRDefault="009D1437" w:rsidP="009D1437">
      <w:pPr>
        <w:pStyle w:val="ListParagraph"/>
        <w:numPr>
          <w:ilvl w:val="0"/>
          <w:numId w:val="2"/>
        </w:numPr>
        <w:spacing w:after="0" w:line="360" w:lineRule="auto"/>
        <w:ind w:left="1080"/>
        <w:jc w:val="both"/>
        <w:rPr>
          <w:rFonts w:eastAsia="Calibri"/>
          <w:b/>
        </w:rPr>
      </w:pPr>
      <w:r>
        <w:rPr>
          <w:b/>
        </w:rPr>
        <w:t>P</w:t>
      </w:r>
      <w:r w:rsidRPr="008B2DC9">
        <w:rPr>
          <w:b/>
        </w:rPr>
        <w:t>ageIndex</w:t>
      </w:r>
      <w:r>
        <w:rPr>
          <w:b/>
        </w:rPr>
        <w:t xml:space="preserve">: </w:t>
      </w:r>
      <w:r>
        <w:t>Lấy trang hiện tại</w:t>
      </w:r>
    </w:p>
    <w:p w14:paraId="3567746D" w14:textId="77777777" w:rsidR="009D1437" w:rsidRPr="00E009AD" w:rsidRDefault="009D1437" w:rsidP="009D1437">
      <w:pPr>
        <w:pStyle w:val="ListParagraph"/>
        <w:numPr>
          <w:ilvl w:val="0"/>
          <w:numId w:val="2"/>
        </w:numPr>
        <w:spacing w:after="0" w:line="360" w:lineRule="auto"/>
        <w:ind w:left="1080"/>
        <w:jc w:val="both"/>
        <w:rPr>
          <w:rFonts w:eastAsia="Calibri"/>
          <w:b/>
        </w:rPr>
      </w:pPr>
      <w:r>
        <w:rPr>
          <w:b/>
        </w:rPr>
        <w:t>P</w:t>
      </w:r>
      <w:r w:rsidRPr="008B2DC9">
        <w:rPr>
          <w:b/>
        </w:rPr>
        <w:t>ageSize</w:t>
      </w:r>
      <w:r>
        <w:rPr>
          <w:b/>
        </w:rPr>
        <w:t xml:space="preserve">: </w:t>
      </w:r>
      <w:r>
        <w:t>Số bản ghi trong 1 trang</w:t>
      </w:r>
    </w:p>
    <w:p w14:paraId="5CEA4400"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9D1437" w:rsidRPr="00660ABB" w14:paraId="13C72F46"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223F9C01" w14:textId="77777777" w:rsidR="009D1437" w:rsidRPr="00660ABB" w:rsidRDefault="009D1437" w:rsidP="00616EC4">
            <w:pPr>
              <w:pStyle w:val="ListParagraph"/>
            </w:pPr>
            <w:r>
              <w:t>Kết 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7D508A55" w14:textId="77777777" w:rsidR="009D1437" w:rsidRPr="00660ABB" w:rsidRDefault="009D1437" w:rsidP="00616EC4">
            <w:pPr>
              <w:pStyle w:val="ListParagraph"/>
            </w:pPr>
            <w:r w:rsidRPr="00660ABB">
              <w:t>Mô 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15D7D305" w14:textId="77777777" w:rsidR="009D1437" w:rsidRPr="00660ABB" w:rsidRDefault="009D1437" w:rsidP="00616EC4">
            <w:pPr>
              <w:pStyle w:val="ListParagraph"/>
            </w:pPr>
            <w:r>
              <w:t>Ghi chú</w:t>
            </w:r>
          </w:p>
        </w:tc>
      </w:tr>
      <w:tr w:rsidR="009D1437" w:rsidRPr="00660ABB" w14:paraId="18408240" w14:textId="77777777" w:rsidTr="00616EC4">
        <w:tc>
          <w:tcPr>
            <w:tcW w:w="2250" w:type="dxa"/>
            <w:tcBorders>
              <w:top w:val="single" w:sz="4" w:space="0" w:color="2E74B5"/>
              <w:left w:val="single" w:sz="4" w:space="0" w:color="2E74B5"/>
              <w:right w:val="single" w:sz="4" w:space="0" w:color="2E74B5"/>
            </w:tcBorders>
            <w:shd w:val="clear" w:color="auto" w:fill="auto"/>
          </w:tcPr>
          <w:p w14:paraId="5B6D5CB5" w14:textId="77777777" w:rsidR="009D1437" w:rsidRPr="009372AD" w:rsidRDefault="009D1437" w:rsidP="00616EC4">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D8A6226" w14:textId="77777777" w:rsidR="009D1437" w:rsidRPr="009372AD" w:rsidRDefault="009D1437" w:rsidP="00616EC4">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14:paraId="10E40FD8" w14:textId="77777777" w:rsidR="009D1437" w:rsidRPr="009372AD" w:rsidRDefault="009D1437" w:rsidP="00616EC4">
            <w:pPr>
              <w:pStyle w:val="ListParagraph"/>
              <w:ind w:left="0"/>
              <w:jc w:val="both"/>
            </w:pPr>
          </w:p>
        </w:tc>
      </w:tr>
      <w:tr w:rsidR="009D1437" w:rsidRPr="00660ABB" w14:paraId="3B22CCEE"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DD18E3D" w14:textId="77777777" w:rsidR="009D1437" w:rsidRPr="009372AD" w:rsidRDefault="009D1437" w:rsidP="00616EC4">
            <w:pPr>
              <w:autoSpaceDE w:val="0"/>
              <w:autoSpaceDN w:val="0"/>
              <w:adjustRightInd w:val="0"/>
              <w:rPr>
                <w:rFonts w:eastAsia="Calibri"/>
              </w:rPr>
            </w:pPr>
            <w:r w:rsidRPr="00E22984">
              <w:rPr>
                <w:rFonts w:eastAsia="Calibri"/>
              </w:rPr>
              <w:t>ERR:</w:t>
            </w:r>
            <w:r>
              <w:rPr>
                <w:rFonts w:eastAsia="Calibri"/>
              </w:rPr>
              <w:t>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B4AB4D1" w14:textId="77777777" w:rsidR="009D1437" w:rsidRPr="009372AD" w:rsidRDefault="009D1437" w:rsidP="00616EC4">
            <w:pPr>
              <w:rPr>
                <w:rFonts w:eastAsia="Calibri"/>
              </w:rPr>
            </w:pPr>
            <w:r>
              <w:rPr>
                <w:rFonts w:eastAsia="Calibri"/>
              </w:rPr>
              <w:t>Không tìm thấy công ty đăng nhập</w:t>
            </w:r>
          </w:p>
        </w:tc>
        <w:tc>
          <w:tcPr>
            <w:tcW w:w="2116" w:type="dxa"/>
            <w:tcBorders>
              <w:top w:val="single" w:sz="4" w:space="0" w:color="2E74B5"/>
              <w:left w:val="single" w:sz="4" w:space="0" w:color="2E74B5"/>
              <w:bottom w:val="single" w:sz="4" w:space="0" w:color="2E74B5"/>
              <w:right w:val="single" w:sz="4" w:space="0" w:color="2E74B5"/>
            </w:tcBorders>
          </w:tcPr>
          <w:p w14:paraId="2C079D1B" w14:textId="77777777" w:rsidR="009D1437" w:rsidRPr="009372AD" w:rsidRDefault="009D1437" w:rsidP="00616EC4">
            <w:pPr>
              <w:jc w:val="both"/>
            </w:pPr>
          </w:p>
        </w:tc>
      </w:tr>
      <w:tr w:rsidR="009D1437" w:rsidRPr="00660ABB" w14:paraId="06E35A2E"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11CA22C" w14:textId="77777777" w:rsidR="009D1437" w:rsidRPr="009372AD" w:rsidRDefault="009D1437" w:rsidP="00616EC4">
            <w:pPr>
              <w:autoSpaceDE w:val="0"/>
              <w:autoSpaceDN w:val="0"/>
              <w:adjustRightInd w:val="0"/>
              <w:rPr>
                <w:rFonts w:eastAsia="Calibri"/>
              </w:rPr>
            </w:pPr>
            <w:r w:rsidRPr="00E22984">
              <w:rPr>
                <w:rFonts w:eastAsia="Calibri"/>
              </w:rPr>
              <w:t>ERR:</w:t>
            </w:r>
            <w:r>
              <w:rPr>
                <w:rFonts w:eastAsia="Calibri"/>
              </w:rPr>
              <w:t>12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286586A" w14:textId="77777777" w:rsidR="009D1437" w:rsidRPr="009372AD" w:rsidRDefault="009D1437" w:rsidP="00616EC4">
            <w:pPr>
              <w:rPr>
                <w:rFonts w:eastAsia="Calibri"/>
              </w:rPr>
            </w:pPr>
            <w:r>
              <w:rPr>
                <w:rFonts w:eastAsia="Calibri"/>
              </w:rPr>
              <w:t>Định dạng ngày tháng không đúng</w:t>
            </w:r>
          </w:p>
        </w:tc>
        <w:tc>
          <w:tcPr>
            <w:tcW w:w="2116" w:type="dxa"/>
            <w:tcBorders>
              <w:top w:val="single" w:sz="4" w:space="0" w:color="2E74B5"/>
              <w:left w:val="single" w:sz="4" w:space="0" w:color="2E74B5"/>
              <w:bottom w:val="single" w:sz="4" w:space="0" w:color="2E74B5"/>
              <w:right w:val="single" w:sz="4" w:space="0" w:color="2E74B5"/>
            </w:tcBorders>
          </w:tcPr>
          <w:p w14:paraId="76FA9998" w14:textId="77777777" w:rsidR="009D1437" w:rsidRPr="009372AD" w:rsidRDefault="009D1437" w:rsidP="00616EC4">
            <w:pPr>
              <w:pStyle w:val="ListParagraph"/>
              <w:ind w:left="0"/>
              <w:jc w:val="both"/>
            </w:pPr>
            <w:r>
              <w:t>dd/MM/yyyy</w:t>
            </w:r>
          </w:p>
        </w:tc>
      </w:tr>
      <w:tr w:rsidR="009D1437" w:rsidRPr="00660ABB" w14:paraId="4B4D280C"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B0747CA" w14:textId="77777777" w:rsidR="009D1437" w:rsidRPr="009372AD" w:rsidRDefault="009D1437" w:rsidP="00616EC4">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159E93F" w14:textId="77777777" w:rsidR="009D1437" w:rsidRPr="009372AD" w:rsidRDefault="009D1437" w:rsidP="00616EC4">
            <w:pPr>
              <w:pStyle w:val="ListParagraph"/>
              <w:spacing w:after="0" w:line="240" w:lineRule="auto"/>
              <w:ind w:left="0"/>
              <w:rPr>
                <w:rFonts w:eastAsia="Calibri"/>
              </w:rPr>
            </w:pPr>
            <w:r>
              <w:rPr>
                <w:rFonts w:eastAsia="Calibri"/>
              </w:rPr>
              <w:t>Có lỗi xảy ra</w:t>
            </w:r>
          </w:p>
        </w:tc>
        <w:tc>
          <w:tcPr>
            <w:tcW w:w="2116" w:type="dxa"/>
            <w:tcBorders>
              <w:top w:val="single" w:sz="4" w:space="0" w:color="2E74B5"/>
              <w:left w:val="single" w:sz="4" w:space="0" w:color="2E74B5"/>
              <w:bottom w:val="single" w:sz="4" w:space="0" w:color="2E74B5"/>
              <w:right w:val="single" w:sz="4" w:space="0" w:color="2E74B5"/>
            </w:tcBorders>
          </w:tcPr>
          <w:p w14:paraId="31560010" w14:textId="77777777" w:rsidR="009D1437" w:rsidRPr="009372AD" w:rsidRDefault="009D1437" w:rsidP="00616EC4">
            <w:pPr>
              <w:pStyle w:val="ListParagraph"/>
              <w:ind w:left="0"/>
              <w:jc w:val="both"/>
            </w:pPr>
            <w:r>
              <w:t>Lỗi không xác định</w:t>
            </w:r>
          </w:p>
        </w:tc>
      </w:tr>
      <w:tr w:rsidR="009D1437" w:rsidRPr="00660ABB" w14:paraId="777875CD"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A064413" w14:textId="77777777" w:rsidR="009D1437" w:rsidRPr="00E22984" w:rsidRDefault="009D1437" w:rsidP="00616EC4">
            <w:pPr>
              <w:autoSpaceDE w:val="0"/>
              <w:autoSpaceDN w:val="0"/>
              <w:adjustRightInd w:val="0"/>
              <w:rPr>
                <w:rFonts w:eastAsia="Calibri"/>
              </w:rPr>
            </w:pPr>
            <w:r>
              <w:rPr>
                <w:rFonts w:eastAsia="Calibri"/>
              </w:rPr>
              <w:t>OK:base64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D6E8670" w14:textId="77777777" w:rsidR="009D1437" w:rsidRDefault="009D1437" w:rsidP="00616EC4">
            <w:pPr>
              <w:pStyle w:val="ListParagraph"/>
              <w:spacing w:after="0" w:line="240" w:lineRule="auto"/>
              <w:ind w:left="0"/>
            </w:pPr>
            <w:r>
              <w:t>Danh sách lịch sử truyền nhận theo base64</w:t>
            </w:r>
          </w:p>
        </w:tc>
        <w:tc>
          <w:tcPr>
            <w:tcW w:w="2116" w:type="dxa"/>
            <w:tcBorders>
              <w:top w:val="single" w:sz="4" w:space="0" w:color="2E74B5"/>
              <w:left w:val="single" w:sz="4" w:space="0" w:color="2E74B5"/>
              <w:bottom w:val="single" w:sz="4" w:space="0" w:color="2E74B5"/>
              <w:right w:val="single" w:sz="4" w:space="0" w:color="2E74B5"/>
            </w:tcBorders>
          </w:tcPr>
          <w:p w14:paraId="642841FD" w14:textId="77777777" w:rsidR="009D1437" w:rsidRPr="009372AD" w:rsidRDefault="009D1437" w:rsidP="00616EC4">
            <w:pPr>
              <w:pStyle w:val="ListParagraph"/>
              <w:ind w:left="0"/>
              <w:jc w:val="both"/>
            </w:pPr>
          </w:p>
        </w:tc>
      </w:tr>
    </w:tbl>
    <w:p w14:paraId="634C3314" w14:textId="77777777" w:rsidR="009D1437" w:rsidRDefault="009D1437" w:rsidP="009D1437">
      <w:pPr>
        <w:rPr>
          <w:lang w:eastAsia="x-none"/>
        </w:rPr>
      </w:pPr>
    </w:p>
    <w:p w14:paraId="7D507EF9" w14:textId="77777777" w:rsidR="009D1437" w:rsidRDefault="009D1437" w:rsidP="009D1437">
      <w:pPr>
        <w:rPr>
          <w:lang w:eastAsia="x-none"/>
        </w:rPr>
      </w:pPr>
      <w:r w:rsidRPr="00227DAE">
        <w:rPr>
          <w:b/>
          <w:lang w:eastAsia="x-none"/>
        </w:rPr>
        <w:t>Ghi chú</w:t>
      </w:r>
      <w:r>
        <w:rPr>
          <w:lang w:eastAsia="x-none"/>
        </w:rPr>
        <w:t>: các giá trị bắt buộc với tham số truyền vào đang được cấu hình cố định</w:t>
      </w:r>
    </w:p>
    <w:p w14:paraId="14240834" w14:textId="77777777" w:rsidR="009D1437" w:rsidRDefault="009D1437" w:rsidP="009D1437">
      <w:pPr>
        <w:pStyle w:val="ListParagraph"/>
        <w:numPr>
          <w:ilvl w:val="0"/>
          <w:numId w:val="22"/>
        </w:numPr>
        <w:rPr>
          <w:lang w:eastAsia="x-none"/>
        </w:rPr>
      </w:pPr>
      <w:r w:rsidRPr="00227DAE">
        <w:rPr>
          <w:b/>
          <w:lang w:eastAsia="x-none"/>
        </w:rPr>
        <w:t>Status</w:t>
      </w:r>
      <w:r>
        <w:rPr>
          <w:lang w:eastAsia="x-none"/>
        </w:rPr>
        <w:t xml:space="preserve"> (định dạng số (int))</w:t>
      </w:r>
    </w:p>
    <w:p w14:paraId="455B5C2D" w14:textId="77777777" w:rsidR="009D1437" w:rsidRDefault="009D1437" w:rsidP="009D1437">
      <w:pPr>
        <w:pStyle w:val="ListParagraph"/>
        <w:numPr>
          <w:ilvl w:val="1"/>
          <w:numId w:val="22"/>
        </w:numPr>
        <w:rPr>
          <w:lang w:eastAsia="x-none"/>
        </w:rPr>
      </w:pPr>
      <w:r>
        <w:rPr>
          <w:lang w:eastAsia="x-none"/>
        </w:rPr>
        <w:t>-1:</w:t>
      </w:r>
      <w:r w:rsidRPr="00227DAE">
        <w:rPr>
          <w:lang w:eastAsia="x-none"/>
        </w:rPr>
        <w:t xml:space="preserve"> </w:t>
      </w:r>
      <w:r>
        <w:rPr>
          <w:lang w:eastAsia="x-none"/>
        </w:rPr>
        <w:t xml:space="preserve">Giá trị </w:t>
      </w:r>
      <w:r w:rsidRPr="00227DAE">
        <w:rPr>
          <w:lang w:eastAsia="x-none"/>
        </w:rPr>
        <w:t>mặc định</w:t>
      </w:r>
      <w:r>
        <w:rPr>
          <w:lang w:eastAsia="x-none"/>
        </w:rPr>
        <w:t>, lấy tất cả</w:t>
      </w:r>
    </w:p>
    <w:p w14:paraId="5CEC0768" w14:textId="77777777" w:rsidR="009D1437" w:rsidRDefault="009D1437" w:rsidP="009D1437">
      <w:pPr>
        <w:pStyle w:val="ListParagraph"/>
        <w:numPr>
          <w:ilvl w:val="1"/>
          <w:numId w:val="22"/>
        </w:numPr>
        <w:rPr>
          <w:lang w:eastAsia="x-none"/>
        </w:rPr>
      </w:pPr>
      <w:r>
        <w:rPr>
          <w:lang w:eastAsia="x-none"/>
        </w:rPr>
        <w:t>5:</w:t>
      </w:r>
      <w:r w:rsidRPr="00227DAE">
        <w:rPr>
          <w:lang w:eastAsia="x-none"/>
        </w:rPr>
        <w:t xml:space="preserve"> Đã gửi TDiep tới TCTN</w:t>
      </w:r>
    </w:p>
    <w:p w14:paraId="65E5118C" w14:textId="77777777" w:rsidR="009D1437" w:rsidRDefault="009D1437" w:rsidP="009D1437">
      <w:pPr>
        <w:pStyle w:val="ListParagraph"/>
        <w:numPr>
          <w:ilvl w:val="1"/>
          <w:numId w:val="22"/>
        </w:numPr>
        <w:rPr>
          <w:lang w:eastAsia="x-none"/>
        </w:rPr>
      </w:pPr>
      <w:r>
        <w:rPr>
          <w:lang w:eastAsia="x-none"/>
        </w:rPr>
        <w:t>6:</w:t>
      </w:r>
      <w:r w:rsidRPr="00227DAE">
        <w:rPr>
          <w:lang w:eastAsia="x-none"/>
        </w:rPr>
        <w:t xml:space="preserve"> Lỗi kết nối tới TCTN</w:t>
      </w:r>
    </w:p>
    <w:p w14:paraId="1FDF0FDD" w14:textId="77777777" w:rsidR="009D1437" w:rsidRDefault="009D1437" w:rsidP="009D1437">
      <w:pPr>
        <w:pStyle w:val="ListParagraph"/>
        <w:numPr>
          <w:ilvl w:val="1"/>
          <w:numId w:val="22"/>
        </w:numPr>
        <w:rPr>
          <w:lang w:eastAsia="x-none"/>
        </w:rPr>
      </w:pPr>
      <w:r>
        <w:rPr>
          <w:lang w:eastAsia="x-none"/>
        </w:rPr>
        <w:t>7:</w:t>
      </w:r>
      <w:r w:rsidRPr="00227DAE">
        <w:rPr>
          <w:lang w:eastAsia="x-none"/>
        </w:rPr>
        <w:t xml:space="preserve"> Gửi TCTN thất bại</w:t>
      </w:r>
    </w:p>
    <w:p w14:paraId="4B704942" w14:textId="77777777" w:rsidR="009D1437" w:rsidRDefault="009D1437" w:rsidP="009D1437">
      <w:pPr>
        <w:pStyle w:val="ListParagraph"/>
        <w:numPr>
          <w:ilvl w:val="1"/>
          <w:numId w:val="22"/>
        </w:numPr>
        <w:rPr>
          <w:lang w:eastAsia="x-none"/>
        </w:rPr>
      </w:pPr>
      <w:r>
        <w:rPr>
          <w:lang w:eastAsia="x-none"/>
        </w:rPr>
        <w:t>8:</w:t>
      </w:r>
      <w:r w:rsidRPr="00227DAE">
        <w:rPr>
          <w:lang w:eastAsia="x-none"/>
        </w:rPr>
        <w:t xml:space="preserve"> TCTN đã nhận được TDiep</w:t>
      </w:r>
    </w:p>
    <w:p w14:paraId="2DB736C1" w14:textId="77777777" w:rsidR="009D1437" w:rsidRDefault="009D1437" w:rsidP="009D1437">
      <w:pPr>
        <w:pStyle w:val="ListParagraph"/>
        <w:numPr>
          <w:ilvl w:val="1"/>
          <w:numId w:val="22"/>
        </w:numPr>
        <w:rPr>
          <w:lang w:eastAsia="x-none"/>
        </w:rPr>
      </w:pPr>
      <w:r>
        <w:rPr>
          <w:lang w:eastAsia="x-none"/>
        </w:rPr>
        <w:t>9:</w:t>
      </w:r>
      <w:r w:rsidRPr="00227DAE">
        <w:rPr>
          <w:lang w:eastAsia="x-none"/>
        </w:rPr>
        <w:t xml:space="preserve"> TCTN đã tiếp nhận và chưa xử lý</w:t>
      </w:r>
    </w:p>
    <w:p w14:paraId="68BC526B" w14:textId="77777777" w:rsidR="009D1437" w:rsidRDefault="009D1437" w:rsidP="009D1437">
      <w:pPr>
        <w:pStyle w:val="ListParagraph"/>
        <w:numPr>
          <w:ilvl w:val="1"/>
          <w:numId w:val="22"/>
        </w:numPr>
        <w:rPr>
          <w:lang w:eastAsia="x-none"/>
        </w:rPr>
      </w:pPr>
      <w:r>
        <w:rPr>
          <w:lang w:eastAsia="x-none"/>
        </w:rPr>
        <w:t>10:</w:t>
      </w:r>
      <w:r w:rsidRPr="00227DAE">
        <w:rPr>
          <w:lang w:eastAsia="x-none"/>
        </w:rPr>
        <w:t xml:space="preserve"> TCTN đã phản hồi TDiep kỹ thuật</w:t>
      </w:r>
    </w:p>
    <w:p w14:paraId="1BB2B794" w14:textId="77777777" w:rsidR="009D1437" w:rsidRDefault="009D1437" w:rsidP="009D1437">
      <w:pPr>
        <w:pStyle w:val="ListParagraph"/>
        <w:numPr>
          <w:ilvl w:val="1"/>
          <w:numId w:val="22"/>
        </w:numPr>
        <w:rPr>
          <w:lang w:eastAsia="x-none"/>
        </w:rPr>
      </w:pPr>
      <w:r>
        <w:rPr>
          <w:lang w:eastAsia="x-none"/>
        </w:rPr>
        <w:t>11:</w:t>
      </w:r>
      <w:r w:rsidRPr="00227DAE">
        <w:rPr>
          <w:lang w:eastAsia="x-none"/>
        </w:rPr>
        <w:t xml:space="preserve"> TCTN đã gửi TDiep lên CQT</w:t>
      </w:r>
    </w:p>
    <w:p w14:paraId="3239610A" w14:textId="77777777" w:rsidR="009D1437" w:rsidRDefault="009D1437" w:rsidP="009D1437">
      <w:pPr>
        <w:pStyle w:val="ListParagraph"/>
        <w:numPr>
          <w:ilvl w:val="1"/>
          <w:numId w:val="22"/>
        </w:numPr>
        <w:rPr>
          <w:lang w:eastAsia="x-none"/>
        </w:rPr>
      </w:pPr>
      <w:r>
        <w:rPr>
          <w:lang w:eastAsia="x-none"/>
        </w:rPr>
        <w:t>12:</w:t>
      </w:r>
      <w:r w:rsidRPr="00227DAE">
        <w:rPr>
          <w:lang w:eastAsia="x-none"/>
        </w:rPr>
        <w:t xml:space="preserve"> TCT đã phản hồi TDiep kỹ thuật</w:t>
      </w:r>
    </w:p>
    <w:p w14:paraId="5E4C7FEB" w14:textId="77777777" w:rsidR="009D1437" w:rsidRDefault="009D1437" w:rsidP="009D1437">
      <w:pPr>
        <w:pStyle w:val="ListParagraph"/>
        <w:numPr>
          <w:ilvl w:val="1"/>
          <w:numId w:val="22"/>
        </w:numPr>
        <w:rPr>
          <w:lang w:eastAsia="x-none"/>
        </w:rPr>
      </w:pPr>
      <w:r>
        <w:rPr>
          <w:lang w:eastAsia="x-none"/>
        </w:rPr>
        <w:t>13:</w:t>
      </w:r>
      <w:r w:rsidRPr="00227DAE">
        <w:rPr>
          <w:lang w:eastAsia="x-none"/>
        </w:rPr>
        <w:t xml:space="preserve"> TCT đã phản hồi kết quả TDiep</w:t>
      </w:r>
    </w:p>
    <w:p w14:paraId="37D4388F" w14:textId="77777777" w:rsidR="009D1437" w:rsidRDefault="009D1437" w:rsidP="009D1437">
      <w:pPr>
        <w:pStyle w:val="ListParagraph"/>
        <w:numPr>
          <w:ilvl w:val="1"/>
          <w:numId w:val="22"/>
        </w:numPr>
        <w:rPr>
          <w:lang w:eastAsia="x-none"/>
        </w:rPr>
      </w:pPr>
      <w:r w:rsidRPr="00227DAE">
        <w:rPr>
          <w:lang w:eastAsia="x-none"/>
        </w:rPr>
        <w:t>16</w:t>
      </w:r>
      <w:r>
        <w:rPr>
          <w:lang w:eastAsia="x-none"/>
        </w:rPr>
        <w:t>:</w:t>
      </w:r>
      <w:r w:rsidRPr="00227DAE">
        <w:rPr>
          <w:lang w:eastAsia="x-none"/>
        </w:rPr>
        <w:t xml:space="preserve"> Lỗi kết nối cơ quan thuế</w:t>
      </w:r>
    </w:p>
    <w:p w14:paraId="638A85C9" w14:textId="77777777" w:rsidR="009D1437" w:rsidRDefault="009D1437" w:rsidP="009D1437">
      <w:pPr>
        <w:pStyle w:val="ListParagraph"/>
        <w:ind w:left="1440"/>
        <w:rPr>
          <w:lang w:eastAsia="x-none"/>
        </w:rPr>
      </w:pPr>
    </w:p>
    <w:p w14:paraId="543B66EE" w14:textId="77777777" w:rsidR="009D1437" w:rsidRDefault="009D1437" w:rsidP="009D1437">
      <w:pPr>
        <w:pStyle w:val="ListParagraph"/>
        <w:numPr>
          <w:ilvl w:val="0"/>
          <w:numId w:val="22"/>
        </w:numPr>
        <w:rPr>
          <w:lang w:eastAsia="x-none"/>
        </w:rPr>
      </w:pPr>
      <w:r w:rsidRPr="00227DAE">
        <w:rPr>
          <w:b/>
          <w:lang w:eastAsia="x-none"/>
        </w:rPr>
        <w:lastRenderedPageBreak/>
        <w:t>Step</w:t>
      </w:r>
      <w:r>
        <w:rPr>
          <w:lang w:eastAsia="x-none"/>
        </w:rPr>
        <w:t xml:space="preserve"> (định dạng số (int))</w:t>
      </w:r>
    </w:p>
    <w:p w14:paraId="05E89C6B" w14:textId="77777777" w:rsidR="009D1437" w:rsidRDefault="009D1437" w:rsidP="009D1437">
      <w:pPr>
        <w:pStyle w:val="ListParagraph"/>
        <w:numPr>
          <w:ilvl w:val="1"/>
          <w:numId w:val="22"/>
        </w:numPr>
        <w:rPr>
          <w:lang w:eastAsia="x-none"/>
        </w:rPr>
      </w:pPr>
      <w:r>
        <w:rPr>
          <w:lang w:eastAsia="x-none"/>
        </w:rPr>
        <w:t>-2:</w:t>
      </w:r>
      <w:r w:rsidRPr="00227DAE">
        <w:rPr>
          <w:lang w:eastAsia="x-none"/>
        </w:rPr>
        <w:t xml:space="preserve"> </w:t>
      </w:r>
      <w:r>
        <w:rPr>
          <w:lang w:eastAsia="x-none"/>
        </w:rPr>
        <w:t>Giá trị m</w:t>
      </w:r>
      <w:r w:rsidRPr="00227DAE">
        <w:rPr>
          <w:lang w:eastAsia="x-none"/>
        </w:rPr>
        <w:t>ặc định</w:t>
      </w:r>
      <w:r>
        <w:rPr>
          <w:lang w:eastAsia="x-none"/>
        </w:rPr>
        <w:t>, lấy tất cả</w:t>
      </w:r>
    </w:p>
    <w:p w14:paraId="47C5742F" w14:textId="77777777" w:rsidR="009D1437" w:rsidRDefault="009D1437" w:rsidP="009D1437">
      <w:pPr>
        <w:pStyle w:val="ListParagraph"/>
        <w:numPr>
          <w:ilvl w:val="1"/>
          <w:numId w:val="22"/>
        </w:numPr>
        <w:rPr>
          <w:lang w:eastAsia="x-none"/>
        </w:rPr>
      </w:pPr>
      <w:r>
        <w:rPr>
          <w:lang w:eastAsia="x-none"/>
        </w:rPr>
        <w:t>17:</w:t>
      </w:r>
      <w:r w:rsidRPr="00227DAE">
        <w:rPr>
          <w:lang w:eastAsia="x-none"/>
        </w:rPr>
        <w:t xml:space="preserve"> Tiếp nhận Tờ khai đăng ký sử dụng hóa đơn điện tử</w:t>
      </w:r>
    </w:p>
    <w:p w14:paraId="7D071B91" w14:textId="77777777" w:rsidR="009D1437" w:rsidRDefault="009D1437" w:rsidP="009D1437">
      <w:pPr>
        <w:pStyle w:val="ListParagraph"/>
        <w:numPr>
          <w:ilvl w:val="1"/>
          <w:numId w:val="22"/>
        </w:numPr>
        <w:rPr>
          <w:lang w:eastAsia="x-none"/>
        </w:rPr>
      </w:pPr>
      <w:r>
        <w:rPr>
          <w:lang w:eastAsia="x-none"/>
        </w:rPr>
        <w:t>18:</w:t>
      </w:r>
      <w:r w:rsidRPr="00227DAE">
        <w:rPr>
          <w:lang w:eastAsia="x-none"/>
        </w:rPr>
        <w:t xml:space="preserve"> Không tiếp nhận Tờ khai đăng ký sử dụng hóa đơn điện tử</w:t>
      </w:r>
    </w:p>
    <w:p w14:paraId="14B98A7B" w14:textId="77777777" w:rsidR="009D1437" w:rsidRDefault="009D1437" w:rsidP="009D1437">
      <w:pPr>
        <w:pStyle w:val="ListParagraph"/>
        <w:numPr>
          <w:ilvl w:val="1"/>
          <w:numId w:val="22"/>
        </w:numPr>
        <w:rPr>
          <w:lang w:eastAsia="x-none"/>
        </w:rPr>
      </w:pPr>
      <w:r>
        <w:rPr>
          <w:lang w:eastAsia="x-none"/>
        </w:rPr>
        <w:t>19:</w:t>
      </w:r>
      <w:r w:rsidRPr="00227DAE">
        <w:rPr>
          <w:lang w:eastAsia="x-none"/>
        </w:rPr>
        <w:t xml:space="preserve"> Tiếp nhận Tờ khai đăng ký thay đổi thông tin sử dụng hóa đơn điện tử</w:t>
      </w:r>
    </w:p>
    <w:p w14:paraId="2D024D74" w14:textId="77777777" w:rsidR="009D1437" w:rsidRDefault="009D1437" w:rsidP="009D1437">
      <w:pPr>
        <w:pStyle w:val="ListParagraph"/>
        <w:numPr>
          <w:ilvl w:val="1"/>
          <w:numId w:val="22"/>
        </w:numPr>
        <w:rPr>
          <w:lang w:eastAsia="x-none"/>
        </w:rPr>
      </w:pPr>
      <w:r>
        <w:rPr>
          <w:lang w:eastAsia="x-none"/>
        </w:rPr>
        <w:t>20:</w:t>
      </w:r>
      <w:r w:rsidRPr="00227DAE">
        <w:rPr>
          <w:lang w:eastAsia="x-none"/>
        </w:rPr>
        <w:t xml:space="preserve"> Không tiếp nhận Tờ khai đăng ký thay đổi thông tin sử dụng hóa đơn điện tử</w:t>
      </w:r>
    </w:p>
    <w:p w14:paraId="4C621A88" w14:textId="77777777" w:rsidR="009D1437" w:rsidRDefault="009D1437" w:rsidP="009D1437">
      <w:pPr>
        <w:pStyle w:val="ListParagraph"/>
        <w:numPr>
          <w:ilvl w:val="1"/>
          <w:numId w:val="22"/>
        </w:numPr>
        <w:rPr>
          <w:lang w:eastAsia="x-none"/>
        </w:rPr>
      </w:pPr>
      <w:r>
        <w:rPr>
          <w:lang w:eastAsia="x-none"/>
        </w:rPr>
        <w:t>21:</w:t>
      </w:r>
      <w:r w:rsidRPr="00227DAE">
        <w:rPr>
          <w:lang w:eastAsia="x-none"/>
        </w:rPr>
        <w:t xml:space="preserve"> Chấp nhận đăng ký/thay đổi thông tin sử dụng hóa đơn điện tử.</w:t>
      </w:r>
    </w:p>
    <w:p w14:paraId="6AA0A081" w14:textId="77777777" w:rsidR="009D1437" w:rsidRDefault="009D1437" w:rsidP="009D1437">
      <w:pPr>
        <w:pStyle w:val="ListParagraph"/>
        <w:numPr>
          <w:ilvl w:val="1"/>
          <w:numId w:val="22"/>
        </w:numPr>
        <w:rPr>
          <w:lang w:eastAsia="x-none"/>
        </w:rPr>
      </w:pPr>
      <w:r>
        <w:rPr>
          <w:lang w:eastAsia="x-none"/>
        </w:rPr>
        <w:t>22:</w:t>
      </w:r>
      <w:r w:rsidRPr="00227DAE">
        <w:rPr>
          <w:lang w:eastAsia="x-none"/>
        </w:rPr>
        <w:t xml:space="preserve"> Không chấp nhận đăng ký/thay đổi thông tin sử dụng hóa đơn điện tử!</w:t>
      </w:r>
    </w:p>
    <w:p w14:paraId="2F3A718C" w14:textId="77777777" w:rsidR="009D1437" w:rsidRDefault="009D1437" w:rsidP="009D1437">
      <w:pPr>
        <w:pStyle w:val="ListParagraph"/>
        <w:numPr>
          <w:ilvl w:val="1"/>
          <w:numId w:val="22"/>
        </w:numPr>
        <w:rPr>
          <w:lang w:eastAsia="x-none"/>
        </w:rPr>
      </w:pPr>
      <w:r>
        <w:rPr>
          <w:lang w:eastAsia="x-none"/>
        </w:rPr>
        <w:t>23:</w:t>
      </w:r>
      <w:r w:rsidRPr="00227DAE">
        <w:rPr>
          <w:lang w:eastAsia="x-none"/>
        </w:rPr>
        <w:t xml:space="preserve"> TCTN tiếp nhận lỗi</w:t>
      </w:r>
    </w:p>
    <w:p w14:paraId="7022C4EC" w14:textId="77777777" w:rsidR="009D1437" w:rsidRDefault="009D1437" w:rsidP="009D1437">
      <w:pPr>
        <w:pStyle w:val="ListParagraph"/>
        <w:numPr>
          <w:ilvl w:val="1"/>
          <w:numId w:val="22"/>
        </w:numPr>
        <w:rPr>
          <w:lang w:eastAsia="x-none"/>
        </w:rPr>
      </w:pPr>
      <w:r>
        <w:rPr>
          <w:lang w:eastAsia="x-none"/>
        </w:rPr>
        <w:t>24:</w:t>
      </w:r>
      <w:r w:rsidRPr="00227DAE">
        <w:rPr>
          <w:lang w:eastAsia="x-none"/>
        </w:rPr>
        <w:t xml:space="preserve"> TCTN tiếp nh</w:t>
      </w:r>
      <w:r>
        <w:rPr>
          <w:lang w:eastAsia="x-none"/>
        </w:rPr>
        <w:t>ậ</w:t>
      </w:r>
      <w:r w:rsidRPr="00227DAE">
        <w:rPr>
          <w:lang w:eastAsia="x-none"/>
        </w:rPr>
        <w:t>n thành công</w:t>
      </w:r>
    </w:p>
    <w:p w14:paraId="00E9935D" w14:textId="77777777" w:rsidR="009D1437" w:rsidRDefault="009D1437" w:rsidP="009D1437">
      <w:pPr>
        <w:pStyle w:val="ListParagraph"/>
        <w:numPr>
          <w:ilvl w:val="1"/>
          <w:numId w:val="22"/>
        </w:numPr>
        <w:rPr>
          <w:lang w:eastAsia="x-none"/>
        </w:rPr>
      </w:pPr>
      <w:r>
        <w:rPr>
          <w:lang w:eastAsia="x-none"/>
        </w:rPr>
        <w:t>25:</w:t>
      </w:r>
      <w:r w:rsidRPr="00227DAE">
        <w:rPr>
          <w:lang w:eastAsia="x-none"/>
        </w:rPr>
        <w:t xml:space="preserve"> Thông báo hóa đơn không đủ điều kiện cấp mã</w:t>
      </w:r>
    </w:p>
    <w:p w14:paraId="1BC7138E" w14:textId="77777777" w:rsidR="009D1437" w:rsidRDefault="009D1437" w:rsidP="009D1437">
      <w:pPr>
        <w:pStyle w:val="ListParagraph"/>
        <w:numPr>
          <w:ilvl w:val="1"/>
          <w:numId w:val="22"/>
        </w:numPr>
        <w:rPr>
          <w:lang w:eastAsia="x-none"/>
        </w:rPr>
      </w:pPr>
      <w:r>
        <w:rPr>
          <w:lang w:eastAsia="x-none"/>
        </w:rPr>
        <w:t>26:</w:t>
      </w:r>
      <w:r w:rsidRPr="00227DAE">
        <w:rPr>
          <w:lang w:eastAsia="x-none"/>
        </w:rPr>
        <w:t xml:space="preserve"> Thông báo kết quả đối chiếu thông tin gói dữ liệu hợp lệ</w:t>
      </w:r>
    </w:p>
    <w:p w14:paraId="3F45EDFA" w14:textId="77777777" w:rsidR="009D1437" w:rsidRDefault="009D1437" w:rsidP="009D1437">
      <w:pPr>
        <w:pStyle w:val="ListParagraph"/>
        <w:numPr>
          <w:ilvl w:val="1"/>
          <w:numId w:val="22"/>
        </w:numPr>
        <w:rPr>
          <w:lang w:eastAsia="x-none"/>
        </w:rPr>
      </w:pPr>
      <w:r>
        <w:rPr>
          <w:lang w:eastAsia="x-none"/>
        </w:rPr>
        <w:t>27:</w:t>
      </w:r>
      <w:r w:rsidRPr="00227DAE">
        <w:rPr>
          <w:lang w:eastAsia="x-none"/>
        </w:rPr>
        <w:t xml:space="preserve"> Thông báo kết quả đối chiếu thông tin sơ bộ từng hóa đơn không mã không hợp lệ</w:t>
      </w:r>
    </w:p>
    <w:p w14:paraId="78C7686B" w14:textId="77777777" w:rsidR="009D1437" w:rsidRDefault="009D1437" w:rsidP="009D1437">
      <w:pPr>
        <w:pStyle w:val="ListParagraph"/>
        <w:numPr>
          <w:ilvl w:val="1"/>
          <w:numId w:val="22"/>
        </w:numPr>
        <w:rPr>
          <w:lang w:eastAsia="x-none"/>
        </w:rPr>
      </w:pPr>
      <w:r>
        <w:rPr>
          <w:lang w:eastAsia="x-none"/>
        </w:rPr>
        <w:t>28:</w:t>
      </w:r>
      <w:r w:rsidRPr="00227DAE">
        <w:rPr>
          <w:lang w:eastAsia="x-none"/>
        </w:rPr>
        <w:t xml:space="preserve"> Thông báo kết quả đối chiếu sơ bộ thông tin của Bảng tổng hợp khác xăng dầu, Tờ khai dữ liệu hóa đơn, chứng từ hàng hóa, dịch vụ bán ra không hợp lệ</w:t>
      </w:r>
    </w:p>
    <w:p w14:paraId="14FDDC3E" w14:textId="77777777" w:rsidR="009D1437" w:rsidRDefault="009D1437" w:rsidP="009D1437">
      <w:pPr>
        <w:pStyle w:val="ListParagraph"/>
        <w:numPr>
          <w:ilvl w:val="1"/>
          <w:numId w:val="22"/>
        </w:numPr>
        <w:rPr>
          <w:lang w:eastAsia="x-none"/>
        </w:rPr>
      </w:pPr>
      <w:r>
        <w:rPr>
          <w:lang w:eastAsia="x-none"/>
        </w:rPr>
        <w:t>29:</w:t>
      </w:r>
      <w:r w:rsidRPr="00227DAE">
        <w:rPr>
          <w:lang w:eastAsia="x-none"/>
        </w:rPr>
        <w:t xml:space="preserve"> Thông báo kết quả đối chiếu sơ bộ thông tin của Bảng tổng hợp xăng dầu không hợp lệ</w:t>
      </w:r>
    </w:p>
    <w:p w14:paraId="69F6E44D" w14:textId="77777777" w:rsidR="009D1437" w:rsidRDefault="009D1437" w:rsidP="009D1437">
      <w:pPr>
        <w:pStyle w:val="ListParagraph"/>
        <w:numPr>
          <w:ilvl w:val="1"/>
          <w:numId w:val="22"/>
        </w:numPr>
        <w:rPr>
          <w:lang w:eastAsia="x-none"/>
        </w:rPr>
      </w:pPr>
      <w:r>
        <w:rPr>
          <w:lang w:eastAsia="x-none"/>
        </w:rPr>
        <w:t>30:</w:t>
      </w:r>
      <w:r w:rsidRPr="00227DAE">
        <w:rPr>
          <w:lang w:eastAsia="x-none"/>
        </w:rPr>
        <w:t xml:space="preserve"> Thông báo kết quả đối chiếu sơ bộ thông tin Đơn đề nghị cấp hóa đơn điện tử có mã của CQT theo từng lần phát sinh với trường hợp NNT gửi đơn qua cổng thông tin điện tử của TCT</w:t>
      </w:r>
    </w:p>
    <w:p w14:paraId="3FA15D80" w14:textId="77777777" w:rsidR="009D1437" w:rsidRDefault="009D1437" w:rsidP="009D1437">
      <w:pPr>
        <w:pStyle w:val="ListParagraph"/>
        <w:numPr>
          <w:ilvl w:val="1"/>
          <w:numId w:val="22"/>
        </w:numPr>
        <w:rPr>
          <w:lang w:eastAsia="x-none"/>
        </w:rPr>
      </w:pPr>
      <w:r>
        <w:rPr>
          <w:lang w:eastAsia="x-none"/>
        </w:rPr>
        <w:t>31:</w:t>
      </w:r>
      <w:r w:rsidRPr="00227DAE">
        <w:rPr>
          <w:lang w:eastAsia="x-none"/>
        </w:rPr>
        <w:t xml:space="preserve"> Thông báo kết quả đối chiếu thông tin gói dữ liệu không hợp lệ các trường hợp khác</w:t>
      </w:r>
    </w:p>
    <w:p w14:paraId="2C8CD72F" w14:textId="77777777" w:rsidR="009D1437" w:rsidRDefault="009D1437" w:rsidP="009D1437">
      <w:pPr>
        <w:pStyle w:val="ListParagraph"/>
        <w:numPr>
          <w:ilvl w:val="1"/>
          <w:numId w:val="22"/>
        </w:numPr>
        <w:rPr>
          <w:lang w:eastAsia="x-none"/>
        </w:rPr>
      </w:pPr>
      <w:r>
        <w:rPr>
          <w:lang w:eastAsia="x-none"/>
        </w:rPr>
        <w:t>32:</w:t>
      </w:r>
      <w:r w:rsidRPr="00227DAE">
        <w:rPr>
          <w:lang w:eastAsia="x-none"/>
        </w:rPr>
        <w:t xml:space="preserve"> TCT tiếp nhận lỗi</w:t>
      </w:r>
    </w:p>
    <w:p w14:paraId="3227FE31" w14:textId="77777777" w:rsidR="009D1437" w:rsidRDefault="009D1437" w:rsidP="009D1437">
      <w:pPr>
        <w:pStyle w:val="ListParagraph"/>
        <w:numPr>
          <w:ilvl w:val="1"/>
          <w:numId w:val="22"/>
        </w:numPr>
        <w:rPr>
          <w:lang w:eastAsia="x-none"/>
        </w:rPr>
      </w:pPr>
      <w:r>
        <w:rPr>
          <w:lang w:eastAsia="x-none"/>
        </w:rPr>
        <w:t>33:</w:t>
      </w:r>
      <w:r w:rsidRPr="00227DAE">
        <w:rPr>
          <w:lang w:eastAsia="x-none"/>
        </w:rPr>
        <w:t xml:space="preserve"> TCT tiếp nhận thành công</w:t>
      </w:r>
    </w:p>
    <w:p w14:paraId="434F68A7" w14:textId="77777777" w:rsidR="009D1437" w:rsidRDefault="009D1437" w:rsidP="009D1437">
      <w:pPr>
        <w:pStyle w:val="ListParagraph"/>
        <w:numPr>
          <w:ilvl w:val="1"/>
          <w:numId w:val="22"/>
        </w:numPr>
        <w:rPr>
          <w:lang w:eastAsia="x-none"/>
        </w:rPr>
      </w:pPr>
      <w:r>
        <w:rPr>
          <w:lang w:eastAsia="x-none"/>
        </w:rPr>
        <w:t>34:</w:t>
      </w:r>
      <w:r w:rsidRPr="00227DAE">
        <w:rPr>
          <w:lang w:eastAsia="x-none"/>
        </w:rPr>
        <w:t xml:space="preserve"> TCT cấp mã hóa đơn thành công!</w:t>
      </w:r>
    </w:p>
    <w:p w14:paraId="586EBA1D" w14:textId="77777777" w:rsidR="009D1437" w:rsidRDefault="009D1437" w:rsidP="009D1437">
      <w:pPr>
        <w:pStyle w:val="ListParagraph"/>
        <w:numPr>
          <w:ilvl w:val="1"/>
          <w:numId w:val="22"/>
        </w:numPr>
        <w:rPr>
          <w:lang w:eastAsia="x-none"/>
        </w:rPr>
      </w:pPr>
      <w:r>
        <w:rPr>
          <w:lang w:eastAsia="x-none"/>
        </w:rPr>
        <w:t>35:</w:t>
      </w:r>
      <w:r w:rsidRPr="00227DAE">
        <w:rPr>
          <w:lang w:eastAsia="x-none"/>
        </w:rPr>
        <w:t xml:space="preserve"> TCT thông báo kết quả đối chiếu thông tin gói dữ liệu hóa đơn sai sót hợp lệ</w:t>
      </w:r>
    </w:p>
    <w:p w14:paraId="2AE6D682" w14:textId="77777777" w:rsidR="009D1437" w:rsidRDefault="009D1437" w:rsidP="009D1437">
      <w:pPr>
        <w:pStyle w:val="ListParagraph"/>
        <w:ind w:left="1440"/>
        <w:rPr>
          <w:lang w:eastAsia="x-none"/>
        </w:rPr>
      </w:pPr>
    </w:p>
    <w:p w14:paraId="74C0093F" w14:textId="77777777" w:rsidR="009D1437" w:rsidRDefault="009D1437" w:rsidP="009D1437">
      <w:pPr>
        <w:pStyle w:val="ListParagraph"/>
        <w:numPr>
          <w:ilvl w:val="0"/>
          <w:numId w:val="22"/>
        </w:numPr>
        <w:rPr>
          <w:lang w:eastAsia="x-none"/>
        </w:rPr>
      </w:pPr>
      <w:r w:rsidRPr="00227DAE">
        <w:rPr>
          <w:b/>
          <w:lang w:eastAsia="x-none"/>
        </w:rPr>
        <w:t>Mltdiep</w:t>
      </w:r>
      <w:r>
        <w:rPr>
          <w:lang w:eastAsia="x-none"/>
        </w:rPr>
        <w:t xml:space="preserve"> (định dạng chữ (string))</w:t>
      </w:r>
    </w:p>
    <w:p w14:paraId="062FB5CB" w14:textId="77777777" w:rsidR="009D1437" w:rsidRDefault="009D1437" w:rsidP="009D1437">
      <w:pPr>
        <w:pStyle w:val="ListParagraph"/>
        <w:numPr>
          <w:ilvl w:val="1"/>
          <w:numId w:val="22"/>
        </w:numPr>
        <w:rPr>
          <w:lang w:eastAsia="x-none"/>
        </w:rPr>
      </w:pPr>
      <w:r w:rsidRPr="00451D7E">
        <w:rPr>
          <w:lang w:eastAsia="x-none"/>
        </w:rPr>
        <w:t>100</w:t>
      </w:r>
      <w:r>
        <w:rPr>
          <w:lang w:eastAsia="x-none"/>
        </w:rPr>
        <w:t xml:space="preserve">: </w:t>
      </w:r>
      <w:r w:rsidRPr="00451D7E">
        <w:rPr>
          <w:lang w:eastAsia="x-none"/>
        </w:rPr>
        <w:t>Thông điệp gửi tờ khai đăng ký/thay đổi thông tin sử dụng hóa đơn điện tử</w:t>
      </w:r>
    </w:p>
    <w:p w14:paraId="6F5DE29E" w14:textId="01082E0E" w:rsidR="009D1437" w:rsidRDefault="009D1437" w:rsidP="009D1437">
      <w:pPr>
        <w:pStyle w:val="ListParagraph"/>
        <w:numPr>
          <w:ilvl w:val="1"/>
          <w:numId w:val="22"/>
        </w:numPr>
        <w:rPr>
          <w:lang w:eastAsia="x-none"/>
        </w:rPr>
      </w:pPr>
      <w:r w:rsidRPr="00451D7E">
        <w:rPr>
          <w:lang w:eastAsia="x-none"/>
        </w:rPr>
        <w:t>101</w:t>
      </w:r>
      <w:r>
        <w:rPr>
          <w:lang w:eastAsia="x-none"/>
        </w:rPr>
        <w:t xml:space="preserve">: </w:t>
      </w:r>
      <w:r w:rsidRPr="00451D7E">
        <w:rPr>
          <w:lang w:eastAsia="x-none"/>
        </w:rPr>
        <w:t>Thông điệp gửi tờ khai đăng ký thay đổi thông tin đăng ký sử dụ</w:t>
      </w:r>
      <w:r w:rsidR="00312459">
        <w:rPr>
          <w:lang w:eastAsia="x-none"/>
        </w:rPr>
        <w:t xml:space="preserve">ng HĐĐT khi </w:t>
      </w:r>
      <w:r w:rsidRPr="00451D7E">
        <w:rPr>
          <w:lang w:eastAsia="x-none"/>
        </w:rPr>
        <w:t>ủy nhiệm/nhận ủy nhiệm lập hóa đơn</w:t>
      </w:r>
    </w:p>
    <w:p w14:paraId="7FCBB83D" w14:textId="77777777" w:rsidR="009D1437" w:rsidRDefault="009D1437" w:rsidP="009D1437">
      <w:pPr>
        <w:pStyle w:val="ListParagraph"/>
        <w:numPr>
          <w:ilvl w:val="1"/>
          <w:numId w:val="22"/>
        </w:numPr>
        <w:rPr>
          <w:lang w:eastAsia="x-none"/>
        </w:rPr>
      </w:pPr>
      <w:r w:rsidRPr="00451D7E">
        <w:rPr>
          <w:lang w:eastAsia="x-none"/>
        </w:rPr>
        <w:t>106</w:t>
      </w:r>
      <w:r>
        <w:rPr>
          <w:lang w:eastAsia="x-none"/>
        </w:rPr>
        <w:t xml:space="preserve">: </w:t>
      </w:r>
      <w:r w:rsidRPr="00451D7E">
        <w:rPr>
          <w:lang w:eastAsia="x-none"/>
        </w:rPr>
        <w:t>Thông điệp gửi Đơn đề nghị cấp hóa đơn điện tử có mã của CQT theo từng lần phát sinh</w:t>
      </w:r>
    </w:p>
    <w:p w14:paraId="4567EB47" w14:textId="77777777" w:rsidR="009D1437" w:rsidRDefault="009D1437" w:rsidP="009D1437">
      <w:pPr>
        <w:pStyle w:val="ListParagraph"/>
        <w:numPr>
          <w:ilvl w:val="1"/>
          <w:numId w:val="22"/>
        </w:numPr>
        <w:rPr>
          <w:lang w:eastAsia="x-none"/>
        </w:rPr>
      </w:pPr>
      <w:r w:rsidRPr="00451D7E">
        <w:rPr>
          <w:lang w:eastAsia="x-none"/>
        </w:rPr>
        <w:t>200</w:t>
      </w:r>
      <w:r>
        <w:rPr>
          <w:lang w:eastAsia="x-none"/>
        </w:rPr>
        <w:t xml:space="preserve">: </w:t>
      </w:r>
      <w:r w:rsidRPr="00451D7E">
        <w:rPr>
          <w:lang w:eastAsia="x-none"/>
        </w:rPr>
        <w:t>Thông điệp gửi hóa đơn điện tử tới cơ quan thuế để cấp mã</w:t>
      </w:r>
    </w:p>
    <w:p w14:paraId="3EB9EB05" w14:textId="77777777" w:rsidR="009D1437" w:rsidRDefault="009D1437" w:rsidP="009D1437">
      <w:pPr>
        <w:pStyle w:val="ListParagraph"/>
        <w:numPr>
          <w:ilvl w:val="1"/>
          <w:numId w:val="22"/>
        </w:numPr>
        <w:rPr>
          <w:lang w:eastAsia="x-none"/>
        </w:rPr>
      </w:pPr>
      <w:r w:rsidRPr="00451D7E">
        <w:rPr>
          <w:lang w:eastAsia="x-none"/>
        </w:rPr>
        <w:t>201</w:t>
      </w:r>
      <w:r>
        <w:rPr>
          <w:lang w:eastAsia="x-none"/>
        </w:rPr>
        <w:t xml:space="preserve">: </w:t>
      </w:r>
      <w:r w:rsidRPr="00451D7E">
        <w:rPr>
          <w:lang w:eastAsia="x-none"/>
        </w:rPr>
        <w:t>Thông điệp gửi hóa đơn điện tử tới cơ quan thuế để cấp mã theo từng lần phát sinh</w:t>
      </w:r>
    </w:p>
    <w:p w14:paraId="7D79EBB0" w14:textId="77777777" w:rsidR="009D1437" w:rsidRDefault="009D1437" w:rsidP="009D1437">
      <w:pPr>
        <w:pStyle w:val="ListParagraph"/>
        <w:numPr>
          <w:ilvl w:val="1"/>
          <w:numId w:val="22"/>
        </w:numPr>
        <w:rPr>
          <w:lang w:eastAsia="x-none"/>
        </w:rPr>
      </w:pPr>
      <w:r w:rsidRPr="00451D7E">
        <w:rPr>
          <w:lang w:eastAsia="x-none"/>
        </w:rPr>
        <w:t>203</w:t>
      </w:r>
      <w:r>
        <w:rPr>
          <w:lang w:eastAsia="x-none"/>
        </w:rPr>
        <w:t xml:space="preserve">: </w:t>
      </w:r>
      <w:r w:rsidRPr="00451D7E">
        <w:rPr>
          <w:lang w:eastAsia="x-none"/>
        </w:rPr>
        <w:t>Thông điệp chuyển dữ liệu hóa đơn điện tử không mã đến cơ quan thuế</w:t>
      </w:r>
    </w:p>
    <w:p w14:paraId="4953CD14" w14:textId="77777777" w:rsidR="009D1437" w:rsidRDefault="009D1437" w:rsidP="009D1437">
      <w:pPr>
        <w:pStyle w:val="ListParagraph"/>
        <w:numPr>
          <w:ilvl w:val="1"/>
          <w:numId w:val="22"/>
        </w:numPr>
        <w:rPr>
          <w:lang w:eastAsia="x-none"/>
        </w:rPr>
      </w:pPr>
      <w:r w:rsidRPr="00451D7E">
        <w:rPr>
          <w:lang w:eastAsia="x-none"/>
        </w:rPr>
        <w:t>300</w:t>
      </w:r>
      <w:r>
        <w:rPr>
          <w:lang w:eastAsia="x-none"/>
        </w:rPr>
        <w:t xml:space="preserve">: </w:t>
      </w:r>
      <w:r w:rsidRPr="00451D7E">
        <w:rPr>
          <w:lang w:eastAsia="x-none"/>
        </w:rPr>
        <w:t>Thông điệp thông báo về hóa đơn điện tử đã lập có sai sót</w:t>
      </w:r>
    </w:p>
    <w:p w14:paraId="2EEF41C6" w14:textId="77777777" w:rsidR="009D1437" w:rsidRDefault="009D1437" w:rsidP="009D1437">
      <w:pPr>
        <w:pStyle w:val="ListParagraph"/>
        <w:numPr>
          <w:ilvl w:val="1"/>
          <w:numId w:val="22"/>
        </w:numPr>
        <w:rPr>
          <w:lang w:eastAsia="x-none"/>
        </w:rPr>
      </w:pPr>
      <w:r w:rsidRPr="00451D7E">
        <w:rPr>
          <w:lang w:eastAsia="x-none"/>
        </w:rPr>
        <w:t>400</w:t>
      </w:r>
      <w:r>
        <w:rPr>
          <w:lang w:eastAsia="x-none"/>
        </w:rPr>
        <w:t xml:space="preserve">: </w:t>
      </w:r>
      <w:r w:rsidRPr="00451D7E">
        <w:rPr>
          <w:lang w:eastAsia="x-none"/>
        </w:rPr>
        <w:t>Thông điệp chuyển bảng tổng hợp dữ liệu hóa đơn điện tử đến cơ quan thuế</w:t>
      </w:r>
    </w:p>
    <w:p w14:paraId="2BBB03AD" w14:textId="77777777" w:rsidR="009D1437" w:rsidRDefault="009D1437" w:rsidP="009D1437">
      <w:pPr>
        <w:pStyle w:val="ListParagraph"/>
        <w:numPr>
          <w:ilvl w:val="1"/>
          <w:numId w:val="22"/>
        </w:numPr>
        <w:rPr>
          <w:lang w:eastAsia="x-none"/>
        </w:rPr>
      </w:pPr>
      <w:r w:rsidRPr="00451D7E">
        <w:rPr>
          <w:lang w:eastAsia="x-none"/>
        </w:rPr>
        <w:lastRenderedPageBreak/>
        <w:t>500</w:t>
      </w:r>
      <w:r>
        <w:rPr>
          <w:lang w:eastAsia="x-none"/>
        </w:rPr>
        <w:t xml:space="preserve">: </w:t>
      </w:r>
      <w:r w:rsidRPr="00451D7E">
        <w:rPr>
          <w:lang w:eastAsia="x-none"/>
        </w:rPr>
        <w:t>Thông điệp chuyển dữ liệu hóa đơn điện tử do TCTN uỷ quyền cấp mã đến cơ quan thuế</w:t>
      </w:r>
    </w:p>
    <w:p w14:paraId="4088C6E9" w14:textId="77777777" w:rsidR="009D1437" w:rsidRDefault="009D1437" w:rsidP="009D1437">
      <w:pPr>
        <w:rPr>
          <w:lang w:eastAsia="x-none"/>
        </w:rPr>
      </w:pPr>
    </w:p>
    <w:p w14:paraId="5A43A1EC" w14:textId="77777777" w:rsidR="009D1437" w:rsidRDefault="009D1437" w:rsidP="009D1437">
      <w:pPr>
        <w:pStyle w:val="ListParagraph"/>
        <w:numPr>
          <w:ilvl w:val="0"/>
          <w:numId w:val="22"/>
        </w:numPr>
        <w:rPr>
          <w:lang w:eastAsia="x-none"/>
        </w:rPr>
      </w:pPr>
      <w:r>
        <w:rPr>
          <w:b/>
          <w:lang w:eastAsia="x-none"/>
        </w:rPr>
        <w:t xml:space="preserve">InvNo </w:t>
      </w:r>
      <w:r w:rsidRPr="00451D7E">
        <w:rPr>
          <w:lang w:eastAsia="x-none"/>
        </w:rPr>
        <w:t>(</w:t>
      </w:r>
      <w:r>
        <w:rPr>
          <w:lang w:eastAsia="x-none"/>
        </w:rPr>
        <w:t>định dạng số (decima)</w:t>
      </w:r>
      <w:r w:rsidRPr="00451D7E">
        <w:rPr>
          <w:lang w:eastAsia="x-none"/>
        </w:rPr>
        <w:t>)</w:t>
      </w:r>
    </w:p>
    <w:p w14:paraId="6FA7CD4C" w14:textId="77777777" w:rsidR="009D1437" w:rsidRPr="00451D7E" w:rsidRDefault="009D1437" w:rsidP="009D1437">
      <w:pPr>
        <w:pStyle w:val="ListParagraph"/>
        <w:numPr>
          <w:ilvl w:val="1"/>
          <w:numId w:val="22"/>
        </w:numPr>
        <w:rPr>
          <w:lang w:eastAsia="x-none"/>
        </w:rPr>
      </w:pPr>
      <w:r>
        <w:rPr>
          <w:lang w:eastAsia="x-none"/>
        </w:rPr>
        <w:t>0: Giá trị mặc định sẽ lất tất cả</w:t>
      </w:r>
    </w:p>
    <w:p w14:paraId="137BD266" w14:textId="77777777" w:rsidR="009D1437" w:rsidRPr="00B73A2A" w:rsidRDefault="009D1437" w:rsidP="009D1437">
      <w:pPr>
        <w:rPr>
          <w:lang w:eastAsia="x-none"/>
        </w:rPr>
      </w:pPr>
    </w:p>
    <w:p w14:paraId="10435B37" w14:textId="77777777" w:rsidR="009D1437" w:rsidRDefault="009D1437" w:rsidP="00480762">
      <w:pPr>
        <w:pStyle w:val="Heading3"/>
      </w:pPr>
      <w:bookmarkStart w:id="110" w:name="_Toc198045345"/>
      <w:r>
        <w:t>Xem chi tiết bản ghi trong lịch sử truyền nhận</w:t>
      </w:r>
      <w:bookmarkEnd w:id="110"/>
    </w:p>
    <w:p w14:paraId="030EFD63" w14:textId="77777777" w:rsidR="009D1437" w:rsidRPr="00B73A2A" w:rsidRDefault="009D1437" w:rsidP="009D1437">
      <w:pPr>
        <w:pStyle w:val="N"/>
        <w:rPr>
          <w:del w:id="111" w:author="Comparison" w:date="2022-04-14T16:28:00Z"/>
        </w:rPr>
      </w:pPr>
    </w:p>
    <w:p w14:paraId="711B7F7A" w14:textId="77777777" w:rsidR="009D1437" w:rsidRPr="00593BE8" w:rsidRDefault="009D1437" w:rsidP="009D1437">
      <w:pPr>
        <w:pStyle w:val="N"/>
      </w:pPr>
      <w:r w:rsidRPr="00593BE8">
        <w:t>URL</w:t>
      </w:r>
    </w:p>
    <w:p w14:paraId="46F65439" w14:textId="77777777" w:rsidR="009D1437" w:rsidRDefault="009D1437" w:rsidP="009D1437">
      <w:pPr>
        <w:pStyle w:val="N"/>
      </w:pPr>
      <w:r>
        <w:tab/>
      </w:r>
      <w:r w:rsidRPr="00007702">
        <w:t xml:space="preserve"> </w:t>
      </w:r>
      <w:r>
        <w:t>s</w:t>
      </w:r>
      <w:r w:rsidRPr="00EB3AC8">
        <w:t xml:space="preserve">tring </w:t>
      </w:r>
      <w:r w:rsidRPr="00E40C67">
        <w:rPr>
          <w:bCs/>
          <w:color w:val="000000"/>
        </w:rPr>
        <w:t xml:space="preserve">GetTransactionDetail </w:t>
      </w:r>
      <w:r w:rsidRPr="00A0628B">
        <w:t>(</w:t>
      </w:r>
      <w:r w:rsidRPr="00C9394A">
        <w:t>string username, string password, string mtd</w:t>
      </w:r>
      <w:r w:rsidRPr="00A0628B">
        <w:t>)</w:t>
      </w:r>
    </w:p>
    <w:p w14:paraId="7309E4A6" w14:textId="77777777" w:rsidR="009D1437" w:rsidRPr="00593BE8" w:rsidRDefault="009D1437" w:rsidP="009D1437">
      <w:pPr>
        <w:pStyle w:val="N"/>
      </w:pPr>
      <w:r w:rsidRPr="00593BE8">
        <w:t>DESCRIPTION</w:t>
      </w:r>
    </w:p>
    <w:p w14:paraId="5D959B41" w14:textId="77777777" w:rsidR="009D1437" w:rsidRPr="007C1EEB" w:rsidRDefault="009D1437" w:rsidP="009D1437">
      <w:pPr>
        <w:pStyle w:val="N"/>
      </w:pPr>
      <w:r>
        <w:tab/>
      </w:r>
      <w:r>
        <w:tab/>
        <w:t>Đây là web service xem chi tiết bản ghi lịch sử truyền nhận</w:t>
      </w:r>
    </w:p>
    <w:p w14:paraId="4F71FCA1" w14:textId="77777777" w:rsidR="009D1437" w:rsidRPr="00007702" w:rsidRDefault="009D1437" w:rsidP="009D1437">
      <w:pPr>
        <w:pStyle w:val="N"/>
      </w:pPr>
      <w:r w:rsidRPr="00663B3E">
        <w:t>HTTP METHOD</w:t>
      </w:r>
    </w:p>
    <w:p w14:paraId="62F59B88" w14:textId="77777777" w:rsidR="009D1437" w:rsidRPr="00007702" w:rsidRDefault="009D1437" w:rsidP="009D1437">
      <w:pPr>
        <w:pStyle w:val="N"/>
        <w:rPr>
          <w:b/>
        </w:rPr>
      </w:pPr>
      <w:r w:rsidRPr="00610AFD">
        <w:tab/>
      </w:r>
      <w:r w:rsidRPr="00610AFD">
        <w:tab/>
      </w:r>
      <w:r>
        <w:t>GET</w:t>
      </w:r>
    </w:p>
    <w:p w14:paraId="035C9198" w14:textId="77777777" w:rsidR="009D1437" w:rsidRPr="00610AFD" w:rsidRDefault="009D1437" w:rsidP="009D1437">
      <w:pPr>
        <w:pStyle w:val="N"/>
      </w:pPr>
      <w:r w:rsidRPr="00610AFD">
        <w:t>REQUEST BODY</w:t>
      </w:r>
    </w:p>
    <w:p w14:paraId="114A17E3" w14:textId="77777777" w:rsidR="009D1437" w:rsidRPr="00076E1C"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6283249F" w14:textId="77777777" w:rsidR="009D1437" w:rsidRPr="00E009AD" w:rsidRDefault="009D1437" w:rsidP="009D1437">
      <w:pPr>
        <w:pStyle w:val="ListParagraph"/>
        <w:numPr>
          <w:ilvl w:val="0"/>
          <w:numId w:val="2"/>
        </w:numPr>
        <w:spacing w:after="0" w:line="360" w:lineRule="auto"/>
        <w:ind w:left="1080"/>
        <w:jc w:val="both"/>
        <w:rPr>
          <w:rFonts w:eastAsia="Calibri"/>
          <w:b/>
        </w:rPr>
      </w:pPr>
      <w:r>
        <w:rPr>
          <w:b/>
          <w:color w:val="000000"/>
        </w:rPr>
        <w:t xml:space="preserve">Mtd: </w:t>
      </w:r>
      <w:r w:rsidRPr="008431C5">
        <w:rPr>
          <w:bCs/>
          <w:color w:val="000000"/>
        </w:rPr>
        <w:t>Mã thông điệp thuế trả về sau khi gọi hàm gửi thông điệp</w:t>
      </w:r>
    </w:p>
    <w:p w14:paraId="5C20DAB3"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9D1437" w:rsidRPr="00660ABB" w14:paraId="21B1280A"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7372F74A" w14:textId="77777777" w:rsidR="009D1437" w:rsidRPr="00660ABB" w:rsidRDefault="009D1437" w:rsidP="00616EC4">
            <w:pPr>
              <w:pStyle w:val="ListParagraph"/>
            </w:pPr>
            <w:r>
              <w:t>Kết 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1C85D22A" w14:textId="77777777" w:rsidR="009D1437" w:rsidRPr="00660ABB" w:rsidRDefault="009D1437" w:rsidP="00616EC4">
            <w:pPr>
              <w:pStyle w:val="ListParagraph"/>
            </w:pPr>
            <w:r w:rsidRPr="00660ABB">
              <w:t>Mô 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54DC4789" w14:textId="77777777" w:rsidR="009D1437" w:rsidRPr="00660ABB" w:rsidRDefault="009D1437" w:rsidP="00616EC4">
            <w:pPr>
              <w:pStyle w:val="ListParagraph"/>
            </w:pPr>
            <w:r>
              <w:t>Ghi chú</w:t>
            </w:r>
          </w:p>
        </w:tc>
      </w:tr>
      <w:tr w:rsidR="009D1437" w:rsidRPr="00660ABB" w14:paraId="58192C8C" w14:textId="77777777" w:rsidTr="00616EC4">
        <w:tc>
          <w:tcPr>
            <w:tcW w:w="2250" w:type="dxa"/>
            <w:tcBorders>
              <w:top w:val="single" w:sz="4" w:space="0" w:color="2E74B5"/>
              <w:left w:val="single" w:sz="4" w:space="0" w:color="2E74B5"/>
              <w:right w:val="single" w:sz="4" w:space="0" w:color="2E74B5"/>
            </w:tcBorders>
            <w:shd w:val="clear" w:color="auto" w:fill="auto"/>
          </w:tcPr>
          <w:p w14:paraId="2459D63C" w14:textId="77777777" w:rsidR="009D1437" w:rsidRPr="009372AD" w:rsidRDefault="009D1437" w:rsidP="00616EC4">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57C8408" w14:textId="77777777" w:rsidR="009D1437" w:rsidRPr="009372AD" w:rsidRDefault="009D1437" w:rsidP="00616EC4">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14:paraId="34E1DE47" w14:textId="77777777" w:rsidR="009D1437" w:rsidRPr="009372AD" w:rsidRDefault="009D1437" w:rsidP="00616EC4">
            <w:pPr>
              <w:pStyle w:val="ListParagraph"/>
              <w:ind w:left="0"/>
              <w:jc w:val="both"/>
            </w:pPr>
          </w:p>
        </w:tc>
      </w:tr>
      <w:tr w:rsidR="009D1437" w:rsidRPr="00660ABB" w14:paraId="3434B0DE"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8CEE022" w14:textId="77777777" w:rsidR="009D1437" w:rsidRPr="009372AD" w:rsidRDefault="009D1437" w:rsidP="00616EC4">
            <w:pPr>
              <w:autoSpaceDE w:val="0"/>
              <w:autoSpaceDN w:val="0"/>
              <w:adjustRightInd w:val="0"/>
              <w:rPr>
                <w:rFonts w:eastAsia="Calibri"/>
              </w:rPr>
            </w:pPr>
            <w:r w:rsidRPr="00E22984">
              <w:rPr>
                <w:rFonts w:eastAsia="Calibri"/>
              </w:rPr>
              <w:t>ERR:2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3795A10" w14:textId="77777777" w:rsidR="009D1437" w:rsidRPr="009372AD" w:rsidRDefault="009D1437" w:rsidP="00616EC4">
            <w:pPr>
              <w:rPr>
                <w:rFonts w:eastAsia="Calibri"/>
              </w:rPr>
            </w:pPr>
            <w:r>
              <w:rPr>
                <w:rFonts w:eastAsia="Calibri"/>
              </w:rPr>
              <w:t>Không tìm thấy công ty đăng nhập</w:t>
            </w:r>
          </w:p>
        </w:tc>
        <w:tc>
          <w:tcPr>
            <w:tcW w:w="2116" w:type="dxa"/>
            <w:tcBorders>
              <w:top w:val="single" w:sz="4" w:space="0" w:color="2E74B5"/>
              <w:left w:val="single" w:sz="4" w:space="0" w:color="2E74B5"/>
              <w:bottom w:val="single" w:sz="4" w:space="0" w:color="2E74B5"/>
              <w:right w:val="single" w:sz="4" w:space="0" w:color="2E74B5"/>
            </w:tcBorders>
          </w:tcPr>
          <w:p w14:paraId="3180C5E5" w14:textId="77777777" w:rsidR="009D1437" w:rsidRPr="009372AD" w:rsidRDefault="009D1437" w:rsidP="00616EC4">
            <w:pPr>
              <w:jc w:val="both"/>
            </w:pPr>
          </w:p>
        </w:tc>
      </w:tr>
      <w:tr w:rsidR="009D1437" w:rsidRPr="00660ABB" w14:paraId="606BAF3F"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47203D9" w14:textId="77777777" w:rsidR="009D1437" w:rsidRPr="009372AD" w:rsidRDefault="009D1437" w:rsidP="00616EC4">
            <w:pPr>
              <w:autoSpaceDE w:val="0"/>
              <w:autoSpaceDN w:val="0"/>
              <w:adjustRightInd w:val="0"/>
              <w:rPr>
                <w:rFonts w:eastAsia="Calibri"/>
              </w:rPr>
            </w:pPr>
            <w:r w:rsidRPr="00E22984">
              <w:rPr>
                <w:rFonts w:eastAsia="Calibri"/>
              </w:rPr>
              <w:t>ERR:</w:t>
            </w:r>
            <w:r>
              <w:rPr>
                <w:rFonts w:eastAsia="Calibri"/>
              </w:rPr>
              <w:t>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50A7573" w14:textId="77777777" w:rsidR="009D1437" w:rsidRPr="009372AD" w:rsidRDefault="009D1437" w:rsidP="00616EC4">
            <w:pPr>
              <w:rPr>
                <w:rFonts w:eastAsia="Calibri"/>
              </w:rPr>
            </w:pPr>
            <w:r>
              <w:rPr>
                <w:rFonts w:eastAsia="Calibri"/>
              </w:rPr>
              <w:t>Mã thông điệp không thuộc công ty tra cứu</w:t>
            </w:r>
          </w:p>
        </w:tc>
        <w:tc>
          <w:tcPr>
            <w:tcW w:w="2116" w:type="dxa"/>
            <w:tcBorders>
              <w:top w:val="single" w:sz="4" w:space="0" w:color="2E74B5"/>
              <w:left w:val="single" w:sz="4" w:space="0" w:color="2E74B5"/>
              <w:bottom w:val="single" w:sz="4" w:space="0" w:color="2E74B5"/>
              <w:right w:val="single" w:sz="4" w:space="0" w:color="2E74B5"/>
            </w:tcBorders>
          </w:tcPr>
          <w:p w14:paraId="7D48798A" w14:textId="77777777" w:rsidR="009D1437" w:rsidRPr="009372AD" w:rsidRDefault="009D1437" w:rsidP="00616EC4">
            <w:pPr>
              <w:pStyle w:val="ListParagraph"/>
              <w:ind w:left="0"/>
              <w:jc w:val="both"/>
            </w:pPr>
          </w:p>
        </w:tc>
      </w:tr>
      <w:tr w:rsidR="009D1437" w:rsidRPr="00660ABB" w14:paraId="712AA5FB" w14:textId="77777777" w:rsidTr="00616EC4">
        <w:trPr>
          <w:ins w:id="112"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E2EF781" w14:textId="77777777" w:rsidR="009D1437" w:rsidRPr="009372AD" w:rsidRDefault="009D1437" w:rsidP="00616EC4">
            <w:pPr>
              <w:autoSpaceDE w:val="0"/>
              <w:autoSpaceDN w:val="0"/>
              <w:adjustRightInd w:val="0"/>
              <w:rPr>
                <w:ins w:id="113" w:author="Comparison" w:date="2022-04-14T16:28:00Z"/>
                <w:rFonts w:eastAsia="Calibri"/>
              </w:rPr>
            </w:pPr>
            <w:ins w:id="114" w:author="Comparison" w:date="2022-04-14T16:28:00Z">
              <w:r w:rsidRPr="00E22984">
                <w:rPr>
                  <w:rFonts w:eastAsia="Calibri"/>
                </w:rPr>
                <w:t>ERR:5</w:t>
              </w:r>
            </w:ins>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AD9CDC2" w14:textId="77777777" w:rsidR="009D1437" w:rsidRPr="009372AD" w:rsidRDefault="009D1437" w:rsidP="00616EC4">
            <w:pPr>
              <w:pStyle w:val="ListParagraph"/>
              <w:spacing w:after="0" w:line="240" w:lineRule="auto"/>
              <w:ind w:left="0"/>
              <w:rPr>
                <w:ins w:id="115" w:author="Comparison" w:date="2022-04-14T16:28:00Z"/>
                <w:rFonts w:eastAsia="Calibri"/>
              </w:rPr>
            </w:pPr>
            <w:ins w:id="116" w:author="Comparison" w:date="2022-04-14T16:28:00Z">
              <w:r>
                <w:rPr>
                  <w:rFonts w:eastAsia="Calibri"/>
                </w:rPr>
                <w:t>Có lỗi xảy ra</w:t>
              </w:r>
            </w:ins>
          </w:p>
        </w:tc>
        <w:tc>
          <w:tcPr>
            <w:tcW w:w="2116" w:type="dxa"/>
            <w:tcBorders>
              <w:top w:val="single" w:sz="4" w:space="0" w:color="2E74B5"/>
              <w:left w:val="single" w:sz="4" w:space="0" w:color="2E74B5"/>
              <w:bottom w:val="single" w:sz="4" w:space="0" w:color="2E74B5"/>
              <w:right w:val="single" w:sz="4" w:space="0" w:color="2E74B5"/>
            </w:tcBorders>
          </w:tcPr>
          <w:p w14:paraId="60B7404D" w14:textId="77777777" w:rsidR="009D1437" w:rsidRPr="009372AD" w:rsidRDefault="009D1437" w:rsidP="00616EC4">
            <w:pPr>
              <w:pStyle w:val="ListParagraph"/>
              <w:ind w:left="0"/>
              <w:jc w:val="both"/>
              <w:rPr>
                <w:ins w:id="117" w:author="Comparison" w:date="2022-04-14T16:28:00Z"/>
              </w:rPr>
            </w:pPr>
            <w:ins w:id="118" w:author="Comparison" w:date="2022-04-14T16:28:00Z">
              <w:r>
                <w:t>Lỗi không xác định</w:t>
              </w:r>
            </w:ins>
          </w:p>
        </w:tc>
      </w:tr>
      <w:tr w:rsidR="009D1437" w:rsidRPr="00660ABB" w14:paraId="3C8B8B41" w14:textId="77777777" w:rsidTr="00616EC4">
        <w:trPr>
          <w:ins w:id="119"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C2E907D" w14:textId="77777777" w:rsidR="009D1437" w:rsidRPr="00E22984" w:rsidRDefault="009D1437" w:rsidP="00616EC4">
            <w:pPr>
              <w:autoSpaceDE w:val="0"/>
              <w:autoSpaceDN w:val="0"/>
              <w:adjustRightInd w:val="0"/>
              <w:rPr>
                <w:ins w:id="120" w:author="Comparison" w:date="2022-04-14T16:28:00Z"/>
                <w:rFonts w:eastAsia="Calibri"/>
              </w:rPr>
            </w:pPr>
            <w:ins w:id="121" w:author="Comparison" w:date="2022-04-14T16:28:00Z">
              <w:r>
                <w:rPr>
                  <w:rFonts w:eastAsia="Calibri"/>
                </w:rPr>
                <w:t>OK:base64</w:t>
              </w:r>
            </w:ins>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169BA16" w14:textId="77777777" w:rsidR="009D1437" w:rsidRDefault="009D1437" w:rsidP="00616EC4">
            <w:pPr>
              <w:pStyle w:val="ListParagraph"/>
              <w:spacing w:after="0" w:line="240" w:lineRule="auto"/>
              <w:ind w:left="0"/>
              <w:rPr>
                <w:ins w:id="122" w:author="Comparison" w:date="2022-04-14T16:28:00Z"/>
              </w:rPr>
            </w:pPr>
            <w:ins w:id="123" w:author="Comparison" w:date="2022-04-14T16:28:00Z">
              <w:r>
                <w:t>Chi tiết bản ghi trả về dưới dạng Base64</w:t>
              </w:r>
            </w:ins>
          </w:p>
        </w:tc>
        <w:tc>
          <w:tcPr>
            <w:tcW w:w="2116" w:type="dxa"/>
            <w:tcBorders>
              <w:top w:val="single" w:sz="4" w:space="0" w:color="2E74B5"/>
              <w:left w:val="single" w:sz="4" w:space="0" w:color="2E74B5"/>
              <w:bottom w:val="single" w:sz="4" w:space="0" w:color="2E74B5"/>
              <w:right w:val="single" w:sz="4" w:space="0" w:color="2E74B5"/>
            </w:tcBorders>
          </w:tcPr>
          <w:p w14:paraId="0014E46B" w14:textId="77777777" w:rsidR="009D1437" w:rsidRPr="009372AD" w:rsidRDefault="009D1437" w:rsidP="00616EC4">
            <w:pPr>
              <w:pStyle w:val="ListParagraph"/>
              <w:ind w:left="0"/>
              <w:jc w:val="both"/>
              <w:rPr>
                <w:ins w:id="124" w:author="Comparison" w:date="2022-04-14T16:28:00Z"/>
              </w:rPr>
            </w:pPr>
          </w:p>
        </w:tc>
      </w:tr>
    </w:tbl>
    <w:p w14:paraId="506A00CC" w14:textId="77777777" w:rsidR="009D1437" w:rsidRPr="00AC05BD" w:rsidRDefault="009D1437" w:rsidP="009D1437">
      <w:pPr>
        <w:rPr>
          <w:ins w:id="125" w:author="Comparison" w:date="2022-04-14T16:28:00Z"/>
          <w:lang w:eastAsia="x-none"/>
        </w:rPr>
      </w:pPr>
    </w:p>
    <w:p w14:paraId="0DAD84D4" w14:textId="77777777" w:rsidR="009D1437" w:rsidRPr="00AC05BD" w:rsidRDefault="009D1437" w:rsidP="00480762">
      <w:pPr>
        <w:pStyle w:val="Heading3"/>
        <w:rPr>
          <w:ins w:id="126" w:author="Comparison" w:date="2022-04-14T16:28:00Z"/>
        </w:rPr>
      </w:pPr>
      <w:bookmarkStart w:id="127" w:name="_Toc198045346"/>
      <w:ins w:id="128" w:author="Comparison" w:date="2022-04-14T16:28:00Z">
        <w:r>
          <w:t>Xem chi tiết step CQT trả về</w:t>
        </w:r>
        <w:bookmarkEnd w:id="127"/>
      </w:ins>
    </w:p>
    <w:p w14:paraId="54CD7003" w14:textId="77777777" w:rsidR="009D1437" w:rsidRPr="00593BE8" w:rsidRDefault="009D1437" w:rsidP="009D1437">
      <w:pPr>
        <w:pStyle w:val="N"/>
        <w:rPr>
          <w:ins w:id="129" w:author="Comparison" w:date="2022-04-14T16:28:00Z"/>
        </w:rPr>
      </w:pPr>
      <w:ins w:id="130" w:author="Comparison" w:date="2022-04-14T16:28:00Z">
        <w:r w:rsidRPr="00593BE8">
          <w:t>URL</w:t>
        </w:r>
      </w:ins>
    </w:p>
    <w:p w14:paraId="684F095D" w14:textId="77777777" w:rsidR="009D1437" w:rsidRDefault="009D1437" w:rsidP="009D1437">
      <w:pPr>
        <w:pStyle w:val="N"/>
        <w:rPr>
          <w:ins w:id="131" w:author="Comparison" w:date="2022-04-14T16:28:00Z"/>
        </w:rPr>
      </w:pPr>
      <w:ins w:id="132" w:author="Comparison" w:date="2022-04-14T16:28:00Z">
        <w:r>
          <w:tab/>
        </w:r>
        <w:r w:rsidRPr="00007702">
          <w:t xml:space="preserve"> </w:t>
        </w:r>
        <w:r>
          <w:t>s</w:t>
        </w:r>
        <w:r w:rsidRPr="00EB3AC8">
          <w:t xml:space="preserve">tring </w:t>
        </w:r>
        <w:r w:rsidRPr="00E40C67">
          <w:rPr>
            <w:b/>
            <w:bCs/>
            <w:color w:val="000000"/>
          </w:rPr>
          <w:t>Get</w:t>
        </w:r>
        <w:r>
          <w:rPr>
            <w:b/>
            <w:bCs/>
            <w:color w:val="000000"/>
          </w:rPr>
          <w:t>Step</w:t>
        </w:r>
        <w:r w:rsidRPr="00E40C67">
          <w:rPr>
            <w:b/>
            <w:bCs/>
            <w:color w:val="000000"/>
          </w:rPr>
          <w:t xml:space="preserve">Detail </w:t>
        </w:r>
        <w:r w:rsidRPr="00A0628B">
          <w:t>(</w:t>
        </w:r>
        <w:r w:rsidRPr="00C9394A">
          <w:t xml:space="preserve">string </w:t>
        </w:r>
        <w:r w:rsidRPr="00C9394A">
          <w:rPr>
            <w:b/>
          </w:rPr>
          <w:t>username</w:t>
        </w:r>
        <w:r w:rsidRPr="00C9394A">
          <w:t xml:space="preserve">, string </w:t>
        </w:r>
        <w:r w:rsidRPr="00C9394A">
          <w:rPr>
            <w:b/>
          </w:rPr>
          <w:t>password</w:t>
        </w:r>
        <w:r w:rsidRPr="00C9394A">
          <w:t xml:space="preserve">, string </w:t>
        </w:r>
        <w:r>
          <w:rPr>
            <w:b/>
          </w:rPr>
          <w:t xml:space="preserve">stepId, </w:t>
        </w:r>
        <w:r w:rsidRPr="00AC05BD">
          <w:t>string</w:t>
        </w:r>
        <w:r>
          <w:rPr>
            <w:b/>
          </w:rPr>
          <w:t xml:space="preserve"> mtd</w:t>
        </w:r>
        <w:r w:rsidRPr="00A0628B">
          <w:t>)</w:t>
        </w:r>
      </w:ins>
    </w:p>
    <w:p w14:paraId="3B2732AA" w14:textId="77777777" w:rsidR="009D1437" w:rsidRPr="00593BE8" w:rsidRDefault="009D1437" w:rsidP="009D1437">
      <w:pPr>
        <w:pStyle w:val="N"/>
        <w:rPr>
          <w:ins w:id="133" w:author="Comparison" w:date="2022-04-14T16:28:00Z"/>
        </w:rPr>
      </w:pPr>
      <w:ins w:id="134" w:author="Comparison" w:date="2022-04-14T16:28:00Z">
        <w:r w:rsidRPr="00593BE8">
          <w:t>DESCRIPTION</w:t>
        </w:r>
      </w:ins>
    </w:p>
    <w:p w14:paraId="69CF8397" w14:textId="77777777" w:rsidR="009D1437" w:rsidRPr="007C1EEB" w:rsidRDefault="009D1437" w:rsidP="009D1437">
      <w:pPr>
        <w:pStyle w:val="N"/>
        <w:rPr>
          <w:ins w:id="135" w:author="Comparison" w:date="2022-04-14T16:28:00Z"/>
        </w:rPr>
      </w:pPr>
      <w:ins w:id="136" w:author="Comparison" w:date="2022-04-14T16:28:00Z">
        <w:r>
          <w:tab/>
        </w:r>
        <w:r>
          <w:tab/>
          <w:t>Đây là web service xem chi tiết step CQT trả kết quả về</w:t>
        </w:r>
      </w:ins>
    </w:p>
    <w:p w14:paraId="58F81DE8" w14:textId="77777777" w:rsidR="009D1437" w:rsidRPr="00007702" w:rsidRDefault="009D1437" w:rsidP="009D1437">
      <w:pPr>
        <w:pStyle w:val="N"/>
        <w:rPr>
          <w:ins w:id="137" w:author="Comparison" w:date="2022-04-14T16:28:00Z"/>
        </w:rPr>
      </w:pPr>
      <w:ins w:id="138" w:author="Comparison" w:date="2022-04-14T16:28:00Z">
        <w:r w:rsidRPr="00663B3E">
          <w:lastRenderedPageBreak/>
          <w:t>HTTP METHOD</w:t>
        </w:r>
      </w:ins>
    </w:p>
    <w:p w14:paraId="41A03642" w14:textId="77777777" w:rsidR="009D1437" w:rsidRPr="00007702" w:rsidRDefault="009D1437" w:rsidP="009D1437">
      <w:pPr>
        <w:pStyle w:val="N"/>
        <w:rPr>
          <w:ins w:id="139" w:author="Comparison" w:date="2022-04-14T16:28:00Z"/>
          <w:b/>
        </w:rPr>
      </w:pPr>
      <w:ins w:id="140" w:author="Comparison" w:date="2022-04-14T16:28:00Z">
        <w:r w:rsidRPr="00610AFD">
          <w:tab/>
        </w:r>
        <w:r w:rsidRPr="00610AFD">
          <w:tab/>
        </w:r>
        <w:r>
          <w:t>GET</w:t>
        </w:r>
      </w:ins>
    </w:p>
    <w:p w14:paraId="3A4E47CF" w14:textId="77777777" w:rsidR="009D1437" w:rsidRPr="00610AFD" w:rsidRDefault="009D1437" w:rsidP="009D1437">
      <w:pPr>
        <w:pStyle w:val="N"/>
        <w:rPr>
          <w:ins w:id="141" w:author="Comparison" w:date="2022-04-14T16:28:00Z"/>
        </w:rPr>
      </w:pPr>
      <w:ins w:id="142" w:author="Comparison" w:date="2022-04-14T16:28:00Z">
        <w:r w:rsidRPr="00610AFD">
          <w:t>REQUEST BODY</w:t>
        </w:r>
      </w:ins>
    </w:p>
    <w:p w14:paraId="6825B520" w14:textId="77777777" w:rsidR="009D1437" w:rsidRPr="00076E1C" w:rsidRDefault="009D1437" w:rsidP="009D1437">
      <w:pPr>
        <w:pStyle w:val="ListParagraph"/>
        <w:numPr>
          <w:ilvl w:val="0"/>
          <w:numId w:val="2"/>
        </w:numPr>
        <w:spacing w:after="0" w:line="360" w:lineRule="auto"/>
        <w:ind w:left="1080"/>
        <w:jc w:val="both"/>
        <w:rPr>
          <w:ins w:id="143" w:author="Comparison" w:date="2022-04-14T16:28:00Z"/>
          <w:rFonts w:eastAsia="Calibri"/>
          <w:b/>
          <w:u w:val="single"/>
        </w:rPr>
      </w:pPr>
      <w:ins w:id="144" w:author="Comparison" w:date="2022-04-14T16:28:00Z">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ins>
    </w:p>
    <w:p w14:paraId="09A2802B" w14:textId="77777777" w:rsidR="009D1437" w:rsidRPr="00AC05BD" w:rsidRDefault="009D1437" w:rsidP="009D1437">
      <w:pPr>
        <w:pStyle w:val="ListParagraph"/>
        <w:numPr>
          <w:ilvl w:val="0"/>
          <w:numId w:val="2"/>
        </w:numPr>
        <w:spacing w:after="0" w:line="360" w:lineRule="auto"/>
        <w:ind w:left="1080"/>
        <w:jc w:val="both"/>
        <w:rPr>
          <w:ins w:id="145" w:author="Comparison" w:date="2022-04-14T16:28:00Z"/>
          <w:rFonts w:eastAsia="Calibri"/>
          <w:b/>
        </w:rPr>
      </w:pPr>
      <w:ins w:id="146" w:author="Comparison" w:date="2022-04-14T16:28:00Z">
        <w:r>
          <w:rPr>
            <w:b/>
            <w:color w:val="000000"/>
          </w:rPr>
          <w:t xml:space="preserve">stepId: </w:t>
        </w:r>
        <w:r>
          <w:rPr>
            <w:bCs/>
            <w:color w:val="000000"/>
          </w:rPr>
          <w:t xml:space="preserve">Id step được trả kết quả trên hàm </w:t>
        </w:r>
        <w:r w:rsidRPr="00AC05BD">
          <w:rPr>
            <w:b/>
            <w:bCs/>
            <w:color w:val="000000"/>
          </w:rPr>
          <w:t>GetTransactionDetail</w:t>
        </w:r>
      </w:ins>
    </w:p>
    <w:p w14:paraId="3A1BA88B" w14:textId="77777777" w:rsidR="009D1437" w:rsidRPr="00AC05BD" w:rsidRDefault="009D1437" w:rsidP="009D1437">
      <w:pPr>
        <w:pStyle w:val="ListParagraph"/>
        <w:numPr>
          <w:ilvl w:val="0"/>
          <w:numId w:val="2"/>
        </w:numPr>
        <w:spacing w:after="0" w:line="360" w:lineRule="auto"/>
        <w:ind w:left="1080"/>
        <w:jc w:val="both"/>
        <w:rPr>
          <w:ins w:id="147" w:author="Comparison" w:date="2022-04-14T16:28:00Z"/>
          <w:rFonts w:eastAsia="Calibri"/>
          <w:b/>
        </w:rPr>
      </w:pPr>
      <w:ins w:id="148" w:author="Comparison" w:date="2022-04-14T16:28:00Z">
        <w:r>
          <w:rPr>
            <w:b/>
            <w:color w:val="000000"/>
          </w:rPr>
          <w:t xml:space="preserve">Mtd: </w:t>
        </w:r>
        <w:r w:rsidRPr="008431C5">
          <w:rPr>
            <w:bCs/>
            <w:color w:val="000000"/>
          </w:rPr>
          <w:t>Mã thông điệp thuế trả về sau khi gọi hàm gửi thông điệp</w:t>
        </w:r>
      </w:ins>
    </w:p>
    <w:p w14:paraId="521DBBCE" w14:textId="77777777" w:rsidR="009D1437" w:rsidRDefault="009D1437" w:rsidP="009D1437">
      <w:pPr>
        <w:pStyle w:val="N"/>
        <w:rPr>
          <w:ins w:id="149" w:author="Comparison" w:date="2022-04-14T16:28:00Z"/>
        </w:rPr>
      </w:pPr>
      <w:ins w:id="150" w:author="Comparison" w:date="2022-04-14T16:28:00Z">
        <w:r w:rsidRPr="00CA654D">
          <w:t>RETURNS</w:t>
        </w:r>
      </w:ins>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9D1437" w:rsidRPr="00660ABB" w14:paraId="08902ED9" w14:textId="77777777" w:rsidTr="00616EC4">
        <w:trPr>
          <w:ins w:id="151"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59BAA979" w14:textId="77777777" w:rsidR="009D1437" w:rsidRPr="00660ABB" w:rsidRDefault="009D1437" w:rsidP="00616EC4">
            <w:pPr>
              <w:pStyle w:val="ListParagraph"/>
              <w:rPr>
                <w:ins w:id="152" w:author="Comparison" w:date="2022-04-14T16:28:00Z"/>
              </w:rPr>
            </w:pPr>
            <w:ins w:id="153" w:author="Comparison" w:date="2022-04-14T16:28:00Z">
              <w:r>
                <w:t>Kết quả</w:t>
              </w:r>
            </w:ins>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6904666A" w14:textId="77777777" w:rsidR="009D1437" w:rsidRPr="00660ABB" w:rsidRDefault="009D1437" w:rsidP="00616EC4">
            <w:pPr>
              <w:pStyle w:val="ListParagraph"/>
              <w:rPr>
                <w:ins w:id="154" w:author="Comparison" w:date="2022-04-14T16:28:00Z"/>
              </w:rPr>
            </w:pPr>
            <w:ins w:id="155" w:author="Comparison" w:date="2022-04-14T16:28:00Z">
              <w:r w:rsidRPr="00660ABB">
                <w:t>Mô tả</w:t>
              </w:r>
            </w:ins>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68D9DA14" w14:textId="77777777" w:rsidR="009D1437" w:rsidRPr="00660ABB" w:rsidRDefault="009D1437" w:rsidP="00616EC4">
            <w:pPr>
              <w:pStyle w:val="ListParagraph"/>
              <w:rPr>
                <w:ins w:id="156" w:author="Comparison" w:date="2022-04-14T16:28:00Z"/>
              </w:rPr>
            </w:pPr>
            <w:ins w:id="157" w:author="Comparison" w:date="2022-04-14T16:28:00Z">
              <w:r>
                <w:t>Ghi chú</w:t>
              </w:r>
            </w:ins>
          </w:p>
        </w:tc>
      </w:tr>
      <w:tr w:rsidR="009D1437" w:rsidRPr="00660ABB" w14:paraId="64F687C0" w14:textId="77777777" w:rsidTr="00616EC4">
        <w:trPr>
          <w:ins w:id="158" w:author="Comparison" w:date="2022-04-14T16:28:00Z"/>
        </w:trPr>
        <w:tc>
          <w:tcPr>
            <w:tcW w:w="2250" w:type="dxa"/>
            <w:tcBorders>
              <w:top w:val="single" w:sz="4" w:space="0" w:color="2E74B5"/>
              <w:left w:val="single" w:sz="4" w:space="0" w:color="2E74B5"/>
              <w:right w:val="single" w:sz="4" w:space="0" w:color="2E74B5"/>
            </w:tcBorders>
            <w:shd w:val="clear" w:color="auto" w:fill="auto"/>
          </w:tcPr>
          <w:p w14:paraId="1E61FECB" w14:textId="77777777" w:rsidR="009D1437" w:rsidRPr="009372AD" w:rsidRDefault="009D1437" w:rsidP="00616EC4">
            <w:pPr>
              <w:autoSpaceDE w:val="0"/>
              <w:autoSpaceDN w:val="0"/>
              <w:adjustRightInd w:val="0"/>
              <w:rPr>
                <w:ins w:id="159" w:author="Comparison" w:date="2022-04-14T16:28:00Z"/>
                <w:rFonts w:eastAsia="Calibri"/>
                <w:sz w:val="19"/>
                <w:szCs w:val="19"/>
              </w:rPr>
            </w:pPr>
            <w:ins w:id="160" w:author="Comparison" w:date="2022-04-14T16:28:00Z">
              <w:r w:rsidRPr="009372AD">
                <w:rPr>
                  <w:rFonts w:eastAsia="Calibri"/>
                </w:rPr>
                <w:t>ERR:1</w:t>
              </w:r>
            </w:ins>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07881EC" w14:textId="77777777" w:rsidR="009D1437" w:rsidRPr="009372AD" w:rsidRDefault="009D1437" w:rsidP="00616EC4">
            <w:pPr>
              <w:pStyle w:val="ListParagraph"/>
              <w:spacing w:after="0" w:line="240" w:lineRule="auto"/>
              <w:ind w:left="0"/>
              <w:rPr>
                <w:ins w:id="161" w:author="Comparison" w:date="2022-04-14T16:28:00Z"/>
                <w:rFonts w:eastAsia="Calibri"/>
              </w:rPr>
            </w:pPr>
            <w:ins w:id="162" w:author="Comparison" w:date="2022-04-14T16:28:00Z">
              <w:r w:rsidRPr="009372AD">
                <w:rPr>
                  <w:rFonts w:eastAsia="Calibri"/>
                </w:rPr>
                <w:t>Tài khoản đăng nhập sai hoặc không có quyề</w:t>
              </w:r>
              <w:r>
                <w:rPr>
                  <w:rFonts w:eastAsia="Calibri"/>
                </w:rPr>
                <w:t>n</w:t>
              </w:r>
            </w:ins>
          </w:p>
        </w:tc>
        <w:tc>
          <w:tcPr>
            <w:tcW w:w="2116" w:type="dxa"/>
            <w:tcBorders>
              <w:top w:val="single" w:sz="4" w:space="0" w:color="2E74B5"/>
              <w:left w:val="single" w:sz="4" w:space="0" w:color="2E74B5"/>
              <w:bottom w:val="single" w:sz="4" w:space="0" w:color="2E74B5"/>
              <w:right w:val="single" w:sz="4" w:space="0" w:color="2E74B5"/>
            </w:tcBorders>
          </w:tcPr>
          <w:p w14:paraId="1A1CFBDA" w14:textId="77777777" w:rsidR="009D1437" w:rsidRPr="009372AD" w:rsidRDefault="009D1437" w:rsidP="00616EC4">
            <w:pPr>
              <w:pStyle w:val="ListParagraph"/>
              <w:ind w:left="0"/>
              <w:jc w:val="both"/>
              <w:rPr>
                <w:ins w:id="163" w:author="Comparison" w:date="2022-04-14T16:28:00Z"/>
              </w:rPr>
            </w:pPr>
          </w:p>
        </w:tc>
      </w:tr>
      <w:tr w:rsidR="009D1437" w:rsidRPr="00660ABB" w14:paraId="607BB5F8" w14:textId="77777777" w:rsidTr="00616EC4">
        <w:trPr>
          <w:ins w:id="164"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0C2BB5F" w14:textId="77777777" w:rsidR="009D1437" w:rsidRPr="009372AD" w:rsidRDefault="009D1437" w:rsidP="00616EC4">
            <w:pPr>
              <w:autoSpaceDE w:val="0"/>
              <w:autoSpaceDN w:val="0"/>
              <w:adjustRightInd w:val="0"/>
              <w:rPr>
                <w:ins w:id="165" w:author="Comparison" w:date="2022-04-14T16:28:00Z"/>
                <w:rFonts w:eastAsia="Calibri"/>
              </w:rPr>
            </w:pPr>
            <w:ins w:id="166" w:author="Comparison" w:date="2022-04-14T16:28:00Z">
              <w:r w:rsidRPr="00E22984">
                <w:rPr>
                  <w:rFonts w:eastAsia="Calibri"/>
                </w:rPr>
                <w:t>ERR:2</w:t>
              </w:r>
            </w:ins>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99B178F" w14:textId="77777777" w:rsidR="009D1437" w:rsidRPr="009372AD" w:rsidRDefault="009D1437" w:rsidP="00616EC4">
            <w:pPr>
              <w:rPr>
                <w:ins w:id="167" w:author="Comparison" w:date="2022-04-14T16:28:00Z"/>
                <w:rFonts w:eastAsia="Calibri"/>
              </w:rPr>
            </w:pPr>
            <w:ins w:id="168" w:author="Comparison" w:date="2022-04-14T16:28:00Z">
              <w:r>
                <w:rPr>
                  <w:rFonts w:eastAsia="Calibri"/>
                </w:rPr>
                <w:t>Không tìm thấy công ty đăng nhập</w:t>
              </w:r>
            </w:ins>
          </w:p>
        </w:tc>
        <w:tc>
          <w:tcPr>
            <w:tcW w:w="2116" w:type="dxa"/>
            <w:tcBorders>
              <w:top w:val="single" w:sz="4" w:space="0" w:color="2E74B5"/>
              <w:left w:val="single" w:sz="4" w:space="0" w:color="2E74B5"/>
              <w:bottom w:val="single" w:sz="4" w:space="0" w:color="2E74B5"/>
              <w:right w:val="single" w:sz="4" w:space="0" w:color="2E74B5"/>
            </w:tcBorders>
          </w:tcPr>
          <w:p w14:paraId="3DE39FF1" w14:textId="77777777" w:rsidR="009D1437" w:rsidRPr="009372AD" w:rsidRDefault="009D1437" w:rsidP="00616EC4">
            <w:pPr>
              <w:jc w:val="both"/>
              <w:rPr>
                <w:ins w:id="169" w:author="Comparison" w:date="2022-04-14T16:28:00Z"/>
              </w:rPr>
            </w:pPr>
          </w:p>
        </w:tc>
      </w:tr>
      <w:tr w:rsidR="009D1437" w:rsidRPr="00660ABB" w14:paraId="04C41392" w14:textId="77777777" w:rsidTr="00616EC4">
        <w:trPr>
          <w:ins w:id="170"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500C7A2" w14:textId="77777777" w:rsidR="009D1437" w:rsidRPr="009372AD" w:rsidRDefault="009D1437" w:rsidP="00616EC4">
            <w:pPr>
              <w:autoSpaceDE w:val="0"/>
              <w:autoSpaceDN w:val="0"/>
              <w:adjustRightInd w:val="0"/>
              <w:rPr>
                <w:ins w:id="171" w:author="Comparison" w:date="2022-04-14T16:28:00Z"/>
                <w:rFonts w:eastAsia="Calibri"/>
              </w:rPr>
            </w:pPr>
            <w:ins w:id="172" w:author="Comparison" w:date="2022-04-14T16:28:00Z">
              <w:r w:rsidRPr="00E22984">
                <w:rPr>
                  <w:rFonts w:eastAsia="Calibri"/>
                </w:rPr>
                <w:t>ERR:</w:t>
              </w:r>
              <w:r>
                <w:rPr>
                  <w:rFonts w:eastAsia="Calibri"/>
                </w:rPr>
                <w:t>3</w:t>
              </w:r>
            </w:ins>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9F751D8" w14:textId="77777777" w:rsidR="009D1437" w:rsidRPr="009372AD" w:rsidRDefault="009D1437" w:rsidP="00616EC4">
            <w:pPr>
              <w:rPr>
                <w:ins w:id="173" w:author="Comparison" w:date="2022-04-14T16:28:00Z"/>
                <w:rFonts w:eastAsia="Calibri"/>
              </w:rPr>
            </w:pPr>
            <w:ins w:id="174" w:author="Comparison" w:date="2022-04-14T16:28:00Z">
              <w:r>
                <w:rPr>
                  <w:rFonts w:eastAsia="Calibri"/>
                </w:rPr>
                <w:t>Mã thông điệp không thuộc công ty tra cứu</w:t>
              </w:r>
            </w:ins>
          </w:p>
        </w:tc>
        <w:tc>
          <w:tcPr>
            <w:tcW w:w="2116" w:type="dxa"/>
            <w:tcBorders>
              <w:top w:val="single" w:sz="4" w:space="0" w:color="2E74B5"/>
              <w:left w:val="single" w:sz="4" w:space="0" w:color="2E74B5"/>
              <w:bottom w:val="single" w:sz="4" w:space="0" w:color="2E74B5"/>
              <w:right w:val="single" w:sz="4" w:space="0" w:color="2E74B5"/>
            </w:tcBorders>
          </w:tcPr>
          <w:p w14:paraId="700B8396" w14:textId="77777777" w:rsidR="009D1437" w:rsidRPr="009372AD" w:rsidRDefault="009D1437" w:rsidP="00616EC4">
            <w:pPr>
              <w:pStyle w:val="ListParagraph"/>
              <w:ind w:left="0"/>
              <w:jc w:val="both"/>
              <w:rPr>
                <w:ins w:id="175" w:author="Comparison" w:date="2022-04-14T16:28:00Z"/>
              </w:rPr>
            </w:pPr>
          </w:p>
        </w:tc>
      </w:tr>
      <w:tr w:rsidR="009D1437" w:rsidRPr="00660ABB" w14:paraId="4C8026FC" w14:textId="77777777" w:rsidTr="00616EC4">
        <w:trPr>
          <w:ins w:id="176"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12F881A" w14:textId="77777777" w:rsidR="009D1437" w:rsidRPr="00E22984" w:rsidRDefault="009D1437" w:rsidP="00616EC4">
            <w:pPr>
              <w:autoSpaceDE w:val="0"/>
              <w:autoSpaceDN w:val="0"/>
              <w:adjustRightInd w:val="0"/>
              <w:rPr>
                <w:ins w:id="177" w:author="Comparison" w:date="2022-04-14T16:28:00Z"/>
                <w:rFonts w:eastAsia="Calibri"/>
              </w:rPr>
            </w:pPr>
            <w:ins w:id="178" w:author="Comparison" w:date="2022-04-14T16:28:00Z">
              <w:r w:rsidRPr="00E22984">
                <w:rPr>
                  <w:rFonts w:eastAsia="Calibri"/>
                </w:rPr>
                <w:t>ERR:</w:t>
              </w:r>
              <w:r>
                <w:rPr>
                  <w:rFonts w:eastAsia="Calibri"/>
                </w:rPr>
                <w:t>4</w:t>
              </w:r>
            </w:ins>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78532E6" w14:textId="77777777" w:rsidR="009D1437" w:rsidRDefault="009D1437" w:rsidP="00616EC4">
            <w:pPr>
              <w:rPr>
                <w:ins w:id="179" w:author="Comparison" w:date="2022-04-14T16:28:00Z"/>
                <w:rFonts w:eastAsia="Calibri"/>
              </w:rPr>
            </w:pPr>
            <w:ins w:id="180" w:author="Comparison" w:date="2022-04-14T16:28:00Z">
              <w:r>
                <w:rPr>
                  <w:rFonts w:eastAsia="Calibri"/>
                </w:rPr>
                <w:t>Tham số truyền vào rỗng</w:t>
              </w:r>
            </w:ins>
          </w:p>
        </w:tc>
        <w:tc>
          <w:tcPr>
            <w:tcW w:w="2116" w:type="dxa"/>
            <w:tcBorders>
              <w:top w:val="single" w:sz="4" w:space="0" w:color="2E74B5"/>
              <w:left w:val="single" w:sz="4" w:space="0" w:color="2E74B5"/>
              <w:bottom w:val="single" w:sz="4" w:space="0" w:color="2E74B5"/>
              <w:right w:val="single" w:sz="4" w:space="0" w:color="2E74B5"/>
            </w:tcBorders>
          </w:tcPr>
          <w:p w14:paraId="5BFE794B" w14:textId="77777777" w:rsidR="009D1437" w:rsidRPr="009372AD" w:rsidRDefault="009D1437" w:rsidP="00616EC4">
            <w:pPr>
              <w:pStyle w:val="ListParagraph"/>
              <w:ind w:left="0"/>
              <w:jc w:val="both"/>
              <w:rPr>
                <w:ins w:id="181" w:author="Comparison" w:date="2022-04-14T16:28:00Z"/>
              </w:rPr>
            </w:pPr>
          </w:p>
        </w:tc>
      </w:tr>
      <w:tr w:rsidR="009D1437" w:rsidRPr="00660ABB" w14:paraId="03090C22"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B646B3C" w14:textId="77777777" w:rsidR="009D1437" w:rsidRPr="009372AD" w:rsidRDefault="009D1437" w:rsidP="00616EC4">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672C6E6" w14:textId="77777777" w:rsidR="009D1437" w:rsidRPr="009372AD" w:rsidRDefault="009D1437" w:rsidP="00616EC4">
            <w:pPr>
              <w:pStyle w:val="ListParagraph"/>
              <w:spacing w:after="0" w:line="240" w:lineRule="auto"/>
              <w:ind w:left="0"/>
              <w:rPr>
                <w:rFonts w:eastAsia="Calibri"/>
              </w:rPr>
            </w:pPr>
            <w:r>
              <w:rPr>
                <w:rFonts w:eastAsia="Calibri"/>
              </w:rPr>
              <w:t>Có lỗi xảy ra</w:t>
            </w:r>
          </w:p>
        </w:tc>
        <w:tc>
          <w:tcPr>
            <w:tcW w:w="2116" w:type="dxa"/>
            <w:tcBorders>
              <w:top w:val="single" w:sz="4" w:space="0" w:color="2E74B5"/>
              <w:left w:val="single" w:sz="4" w:space="0" w:color="2E74B5"/>
              <w:bottom w:val="single" w:sz="4" w:space="0" w:color="2E74B5"/>
              <w:right w:val="single" w:sz="4" w:space="0" w:color="2E74B5"/>
            </w:tcBorders>
          </w:tcPr>
          <w:p w14:paraId="7C4520D2" w14:textId="77777777" w:rsidR="009D1437" w:rsidRPr="009372AD" w:rsidRDefault="009D1437" w:rsidP="00616EC4">
            <w:pPr>
              <w:pStyle w:val="ListParagraph"/>
              <w:ind w:left="0"/>
              <w:jc w:val="both"/>
            </w:pPr>
            <w:r>
              <w:t>Lỗi không xác định</w:t>
            </w:r>
          </w:p>
        </w:tc>
      </w:tr>
      <w:tr w:rsidR="009D1437" w:rsidRPr="00660ABB" w14:paraId="26BBEC69"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D2320F0" w14:textId="77777777" w:rsidR="009D1437" w:rsidRPr="00E22984" w:rsidRDefault="009D1437" w:rsidP="00616EC4">
            <w:pPr>
              <w:autoSpaceDE w:val="0"/>
              <w:autoSpaceDN w:val="0"/>
              <w:adjustRightInd w:val="0"/>
              <w:rPr>
                <w:rFonts w:eastAsia="Calibri"/>
              </w:rPr>
            </w:pPr>
            <w:r>
              <w:rPr>
                <w:rFonts w:eastAsia="Calibri"/>
              </w:rPr>
              <w:t>OK:base64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7B34D97" w14:textId="77777777" w:rsidR="009D1437" w:rsidRDefault="009D1437" w:rsidP="00616EC4">
            <w:pPr>
              <w:pStyle w:val="ListParagraph"/>
              <w:spacing w:after="0" w:line="240" w:lineRule="auto"/>
              <w:ind w:left="0"/>
            </w:pPr>
            <w:r>
              <w:t>Chi tiết bản ghi trả về dưới dạng Base64</w:t>
            </w:r>
          </w:p>
        </w:tc>
        <w:tc>
          <w:tcPr>
            <w:tcW w:w="2116" w:type="dxa"/>
            <w:tcBorders>
              <w:top w:val="single" w:sz="4" w:space="0" w:color="2E74B5"/>
              <w:left w:val="single" w:sz="4" w:space="0" w:color="2E74B5"/>
              <w:bottom w:val="single" w:sz="4" w:space="0" w:color="2E74B5"/>
              <w:right w:val="single" w:sz="4" w:space="0" w:color="2E74B5"/>
            </w:tcBorders>
          </w:tcPr>
          <w:p w14:paraId="54B45F61" w14:textId="77777777" w:rsidR="009D1437" w:rsidRPr="009372AD" w:rsidRDefault="009D1437" w:rsidP="00616EC4">
            <w:pPr>
              <w:pStyle w:val="ListParagraph"/>
              <w:ind w:left="0"/>
              <w:jc w:val="both"/>
            </w:pPr>
          </w:p>
        </w:tc>
      </w:tr>
    </w:tbl>
    <w:p w14:paraId="126943FA" w14:textId="77777777" w:rsidR="009D1437" w:rsidRDefault="009D1437" w:rsidP="00480762">
      <w:pPr>
        <w:pStyle w:val="Heading3"/>
      </w:pPr>
      <w:bookmarkStart w:id="182" w:name="_Toc198045347"/>
      <w:bookmarkStart w:id="183" w:name="_Toc101427543"/>
      <w:r>
        <w:t>Nhận kết quả lịch sự truyền nhận</w:t>
      </w:r>
      <w:bookmarkEnd w:id="182"/>
    </w:p>
    <w:p w14:paraId="6B617A66" w14:textId="77777777" w:rsidR="009D1437" w:rsidRDefault="009D1437" w:rsidP="009D1437">
      <w:pPr>
        <w:rPr>
          <w:lang w:eastAsia="x-none"/>
        </w:rPr>
      </w:pPr>
      <w:r>
        <w:rPr>
          <w:lang w:eastAsia="x-none"/>
        </w:rPr>
        <w:t>URL</w:t>
      </w:r>
    </w:p>
    <w:p w14:paraId="15A19E2F" w14:textId="77777777" w:rsidR="009D1437" w:rsidRDefault="009D1437" w:rsidP="009D1437">
      <w:pPr>
        <w:rPr>
          <w:b/>
          <w:color w:val="000000"/>
          <w:sz w:val="19"/>
          <w:szCs w:val="19"/>
        </w:rPr>
      </w:pPr>
      <w:r>
        <w:rPr>
          <w:lang w:eastAsia="x-none"/>
        </w:rPr>
        <w:tab/>
        <w:t xml:space="preserve">String </w:t>
      </w:r>
      <w:r>
        <w:rPr>
          <w:rFonts w:ascii="Consolas" w:hAnsi="Consolas" w:cs="Consolas"/>
          <w:color w:val="000000"/>
          <w:sz w:val="19"/>
          <w:szCs w:val="19"/>
        </w:rPr>
        <w:t>GetResultsTransaction (</w:t>
      </w:r>
      <w:r w:rsidRPr="003F040A">
        <w:rPr>
          <w:rFonts w:ascii="Consolas" w:hAnsi="Consolas" w:cs="Consolas"/>
          <w:color w:val="0000FF"/>
          <w:sz w:val="19"/>
          <w:szCs w:val="19"/>
        </w:rPr>
        <w:t>string</w:t>
      </w:r>
      <w:r>
        <w:rPr>
          <w:rFonts w:ascii="Consolas" w:hAnsi="Consolas" w:cs="Consolas"/>
          <w:color w:val="000000"/>
          <w:sz w:val="19"/>
          <w:szCs w:val="19"/>
        </w:rPr>
        <w:t xml:space="preserve"> </w:t>
      </w:r>
      <w:r w:rsidRPr="003F040A">
        <w:rPr>
          <w:b/>
          <w:color w:val="000000"/>
        </w:rPr>
        <w:t>username</w:t>
      </w:r>
      <w:r>
        <w:rPr>
          <w:rFonts w:ascii="Consolas" w:hAnsi="Consolas" w:cs="Consolas"/>
          <w:color w:val="000000"/>
          <w:sz w:val="19"/>
          <w:szCs w:val="19"/>
        </w:rPr>
        <w:t xml:space="preserve">, </w:t>
      </w:r>
      <w:r w:rsidRPr="003F040A">
        <w:rPr>
          <w:rFonts w:ascii="Consolas" w:hAnsi="Consolas" w:cs="Consolas"/>
          <w:color w:val="0000FF"/>
          <w:sz w:val="19"/>
          <w:szCs w:val="19"/>
        </w:rPr>
        <w:t xml:space="preserve">string </w:t>
      </w:r>
      <w:ins w:id="184" w:author="Comparison" w:date="2022-04-14T16:28:00Z">
        <w:r w:rsidRPr="00C9394A">
          <w:rPr>
            <w:b/>
          </w:rPr>
          <w:t>password</w:t>
        </w:r>
      </w:ins>
      <w:r>
        <w:rPr>
          <w:b/>
        </w:rPr>
        <w:t xml:space="preserve">, </w:t>
      </w:r>
      <w:r w:rsidRPr="003F040A">
        <w:rPr>
          <w:color w:val="0000FF"/>
        </w:rPr>
        <w:t xml:space="preserve">int </w:t>
      </w:r>
      <w:r>
        <w:t xml:space="preserve">Id,bool </w:t>
      </w:r>
      <w:r w:rsidRPr="003F040A">
        <w:rPr>
          <w:b/>
          <w:color w:val="000000"/>
          <w:sz w:val="19"/>
          <w:szCs w:val="19"/>
        </w:rPr>
        <w:t>tranErr</w:t>
      </w:r>
      <w:r>
        <w:rPr>
          <w:b/>
          <w:color w:val="000000"/>
          <w:sz w:val="19"/>
          <w:szCs w:val="19"/>
        </w:rPr>
        <w:t xml:space="preserve"> = true)</w:t>
      </w:r>
    </w:p>
    <w:p w14:paraId="743E1FC0" w14:textId="77777777" w:rsidR="009D1437" w:rsidRDefault="009D1437" w:rsidP="009D1437">
      <w:pPr>
        <w:rPr>
          <w:color w:val="000000"/>
        </w:rPr>
      </w:pPr>
      <w:r>
        <w:rPr>
          <w:color w:val="000000"/>
        </w:rPr>
        <w:t>DESCRIPTION</w:t>
      </w:r>
    </w:p>
    <w:p w14:paraId="0E550F2D" w14:textId="77777777" w:rsidR="009D1437" w:rsidRDefault="009D1437" w:rsidP="009D1437">
      <w:pPr>
        <w:rPr>
          <w:color w:val="000000"/>
        </w:rPr>
      </w:pPr>
      <w:r>
        <w:rPr>
          <w:color w:val="000000"/>
        </w:rPr>
        <w:t>Đây là webservice nhận kết quả lịch sự truyền nhận</w:t>
      </w:r>
    </w:p>
    <w:p w14:paraId="7033DFBA" w14:textId="77777777" w:rsidR="009D1437" w:rsidRDefault="009D1437" w:rsidP="009D1437">
      <w:pPr>
        <w:rPr>
          <w:color w:val="000000"/>
        </w:rPr>
      </w:pPr>
      <w:r>
        <w:rPr>
          <w:color w:val="000000"/>
        </w:rPr>
        <w:t>HTTP METHOD</w:t>
      </w:r>
    </w:p>
    <w:p w14:paraId="111ACD1F" w14:textId="77777777" w:rsidR="009D1437" w:rsidRDefault="009D1437" w:rsidP="009D1437">
      <w:pPr>
        <w:ind w:firstLine="540"/>
        <w:rPr>
          <w:color w:val="000000"/>
        </w:rPr>
      </w:pPr>
      <w:r>
        <w:rPr>
          <w:color w:val="000000"/>
        </w:rPr>
        <w:t>POST</w:t>
      </w:r>
    </w:p>
    <w:p w14:paraId="4C3BDD20" w14:textId="77777777" w:rsidR="009D1437" w:rsidRPr="00610AFD" w:rsidRDefault="009D1437" w:rsidP="009D1437">
      <w:pPr>
        <w:pStyle w:val="N"/>
        <w:rPr>
          <w:ins w:id="185" w:author="Comparison" w:date="2022-04-14T16:28:00Z"/>
        </w:rPr>
      </w:pPr>
      <w:ins w:id="186" w:author="Comparison" w:date="2022-04-14T16:28:00Z">
        <w:r w:rsidRPr="00610AFD">
          <w:t>REQUEST BODY</w:t>
        </w:r>
      </w:ins>
    </w:p>
    <w:p w14:paraId="2F9EFDAD" w14:textId="77777777" w:rsidR="009D1437" w:rsidRPr="003F040A" w:rsidRDefault="009D1437" w:rsidP="009D1437">
      <w:pPr>
        <w:pStyle w:val="ListParagraph"/>
        <w:numPr>
          <w:ilvl w:val="0"/>
          <w:numId w:val="2"/>
        </w:numPr>
        <w:spacing w:after="0" w:line="360" w:lineRule="auto"/>
        <w:ind w:left="1080"/>
        <w:jc w:val="both"/>
        <w:rPr>
          <w:rFonts w:eastAsia="Calibri"/>
          <w:b/>
          <w:u w:val="single"/>
        </w:rPr>
      </w:pPr>
      <w:ins w:id="187" w:author="Comparison" w:date="2022-04-14T16:28:00Z">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ins>
    </w:p>
    <w:p w14:paraId="0176A2A7" w14:textId="77777777" w:rsidR="009D1437" w:rsidRPr="003F040A" w:rsidRDefault="009D1437" w:rsidP="009D1437">
      <w:pPr>
        <w:pStyle w:val="ListParagraph"/>
        <w:numPr>
          <w:ilvl w:val="0"/>
          <w:numId w:val="2"/>
        </w:numPr>
        <w:spacing w:after="0" w:line="360" w:lineRule="auto"/>
        <w:ind w:left="1080"/>
        <w:jc w:val="both"/>
        <w:rPr>
          <w:rFonts w:eastAsia="Calibri"/>
          <w:b/>
          <w:u w:val="single"/>
        </w:rPr>
      </w:pPr>
      <w:r w:rsidRPr="003F040A">
        <w:rPr>
          <w:rFonts w:eastAsia="Calibri"/>
          <w:b/>
        </w:rPr>
        <w:t xml:space="preserve">Id: </w:t>
      </w:r>
      <w:r>
        <w:rPr>
          <w:rFonts w:eastAsia="Calibri"/>
        </w:rPr>
        <w:t xml:space="preserve">Id của Packagetranscation trong </w:t>
      </w:r>
      <w:ins w:id="188" w:author="Comparison" w:date="2022-04-14T16:28:00Z">
        <w:r w:rsidRPr="003F040A">
          <w:rPr>
            <w:b/>
          </w:rPr>
          <w:t>chi tiết step CQT trả về</w:t>
        </w:r>
      </w:ins>
      <w:r>
        <w:rPr>
          <w:b/>
        </w:rPr>
        <w:t xml:space="preserve"> </w:t>
      </w:r>
    </w:p>
    <w:p w14:paraId="3F4A9B1D" w14:textId="4DB3B9E8" w:rsidR="009D1437" w:rsidRPr="00521E21" w:rsidRDefault="009D1437" w:rsidP="009D1437">
      <w:pPr>
        <w:pStyle w:val="ListParagraph"/>
        <w:numPr>
          <w:ilvl w:val="0"/>
          <w:numId w:val="2"/>
        </w:numPr>
        <w:spacing w:after="0" w:line="360" w:lineRule="auto"/>
        <w:ind w:left="1080"/>
        <w:jc w:val="both"/>
        <w:rPr>
          <w:rFonts w:eastAsia="Calibri"/>
          <w:b/>
          <w:u w:val="single"/>
        </w:rPr>
      </w:pPr>
      <w:r w:rsidRPr="003F040A">
        <w:rPr>
          <w:rFonts w:eastAsia="Calibri"/>
          <w:b/>
        </w:rPr>
        <w:t xml:space="preserve">TranErr: </w:t>
      </w:r>
      <w:r w:rsidR="00312459">
        <w:rPr>
          <w:rFonts w:eastAsia="Calibri"/>
        </w:rPr>
        <w:t>true</w:t>
      </w:r>
      <w:r>
        <w:rPr>
          <w:rFonts w:eastAsia="Calibri"/>
        </w:rPr>
        <w:t>:</w:t>
      </w:r>
      <w:r w:rsidRPr="00A75803">
        <w:rPr>
          <w:rFonts w:ascii="Consolas" w:hAnsi="Consolas" w:cs="Consolas"/>
          <w:color w:val="008000"/>
          <w:sz w:val="19"/>
          <w:szCs w:val="19"/>
        </w:rPr>
        <w:t xml:space="preserve"> </w:t>
      </w:r>
      <w:r w:rsidRPr="00521E21">
        <w:rPr>
          <w:rFonts w:ascii="Consolas" w:hAnsi="Consolas" w:cs="Consolas"/>
          <w:sz w:val="19"/>
          <w:szCs w:val="19"/>
        </w:rPr>
        <w:t>trường hợp lỗi màn hinh xem chi tiết cho nhận lại, false</w:t>
      </w:r>
      <w:r>
        <w:rPr>
          <w:rFonts w:ascii="Consolas" w:hAnsi="Consolas" w:cs="Consolas"/>
          <w:sz w:val="19"/>
          <w:szCs w:val="19"/>
        </w:rPr>
        <w:t>:</w:t>
      </w:r>
      <w:r w:rsidRPr="00521E21">
        <w:rPr>
          <w:rFonts w:ascii="Consolas" w:hAnsi="Consolas" w:cs="Consolas"/>
          <w:color w:val="008000"/>
          <w:sz w:val="19"/>
          <w:szCs w:val="19"/>
        </w:rPr>
        <w:t xml:space="preserve"> </w:t>
      </w:r>
      <w:r w:rsidRPr="00521E21">
        <w:rPr>
          <w:rFonts w:ascii="Consolas" w:hAnsi="Consolas" w:cs="Consolas"/>
          <w:sz w:val="19"/>
          <w:szCs w:val="19"/>
        </w:rPr>
        <w:t>trường hợp nhận từ màn hinh danh sách</w:t>
      </w:r>
      <w:r w:rsidRPr="00521E21">
        <w:rPr>
          <w:rFonts w:eastAsia="Calibri"/>
        </w:rPr>
        <w:t xml:space="preserve"> </w:t>
      </w:r>
    </w:p>
    <w:p w14:paraId="2C2D7517" w14:textId="77777777" w:rsidR="009D1437" w:rsidRDefault="009D1437" w:rsidP="009D1437">
      <w:pPr>
        <w:pStyle w:val="N"/>
        <w:rPr>
          <w:ins w:id="189" w:author="Comparison" w:date="2022-04-14T16:28:00Z"/>
        </w:rPr>
      </w:pPr>
      <w:ins w:id="190" w:author="Comparison" w:date="2022-04-14T16:28:00Z">
        <w:r w:rsidRPr="00CA654D">
          <w:t>RETURNS</w:t>
        </w:r>
      </w:ins>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9D1437" w:rsidRPr="00660ABB" w14:paraId="161A8495" w14:textId="77777777" w:rsidTr="00616EC4">
        <w:trPr>
          <w:ins w:id="191"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66F1B238" w14:textId="77777777" w:rsidR="009D1437" w:rsidRPr="00660ABB" w:rsidRDefault="009D1437" w:rsidP="00616EC4">
            <w:pPr>
              <w:pStyle w:val="ListParagraph"/>
              <w:rPr>
                <w:ins w:id="192" w:author="Comparison" w:date="2022-04-14T16:28:00Z"/>
              </w:rPr>
            </w:pPr>
            <w:ins w:id="193" w:author="Comparison" w:date="2022-04-14T16:28:00Z">
              <w:r>
                <w:t>Kết quả</w:t>
              </w:r>
            </w:ins>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614EF764" w14:textId="77777777" w:rsidR="009D1437" w:rsidRPr="00660ABB" w:rsidRDefault="009D1437" w:rsidP="00616EC4">
            <w:pPr>
              <w:pStyle w:val="ListParagraph"/>
              <w:rPr>
                <w:ins w:id="194" w:author="Comparison" w:date="2022-04-14T16:28:00Z"/>
              </w:rPr>
            </w:pPr>
            <w:ins w:id="195" w:author="Comparison" w:date="2022-04-14T16:28:00Z">
              <w:r w:rsidRPr="00660ABB">
                <w:t>Mô tả</w:t>
              </w:r>
            </w:ins>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2D75AA7F" w14:textId="77777777" w:rsidR="009D1437" w:rsidRPr="00660ABB" w:rsidRDefault="009D1437" w:rsidP="00616EC4">
            <w:pPr>
              <w:pStyle w:val="ListParagraph"/>
              <w:rPr>
                <w:ins w:id="196" w:author="Comparison" w:date="2022-04-14T16:28:00Z"/>
              </w:rPr>
            </w:pPr>
            <w:ins w:id="197" w:author="Comparison" w:date="2022-04-14T16:28:00Z">
              <w:r>
                <w:t>Ghi chú</w:t>
              </w:r>
            </w:ins>
          </w:p>
        </w:tc>
      </w:tr>
      <w:tr w:rsidR="009D1437" w:rsidRPr="00660ABB" w14:paraId="770D4430" w14:textId="77777777" w:rsidTr="00616EC4">
        <w:trPr>
          <w:ins w:id="198" w:author="Comparison" w:date="2022-04-14T16:28:00Z"/>
        </w:trPr>
        <w:tc>
          <w:tcPr>
            <w:tcW w:w="2250" w:type="dxa"/>
            <w:tcBorders>
              <w:top w:val="single" w:sz="4" w:space="0" w:color="2E74B5"/>
              <w:left w:val="single" w:sz="4" w:space="0" w:color="2E74B5"/>
              <w:right w:val="single" w:sz="4" w:space="0" w:color="2E74B5"/>
            </w:tcBorders>
            <w:shd w:val="clear" w:color="auto" w:fill="auto"/>
          </w:tcPr>
          <w:p w14:paraId="125D15AF" w14:textId="77777777" w:rsidR="009D1437" w:rsidRPr="009372AD" w:rsidRDefault="009D1437" w:rsidP="00616EC4">
            <w:pPr>
              <w:autoSpaceDE w:val="0"/>
              <w:autoSpaceDN w:val="0"/>
              <w:adjustRightInd w:val="0"/>
              <w:rPr>
                <w:ins w:id="199" w:author="Comparison" w:date="2022-04-14T16:28:00Z"/>
                <w:rFonts w:eastAsia="Calibri"/>
                <w:sz w:val="19"/>
                <w:szCs w:val="19"/>
              </w:rPr>
            </w:pPr>
            <w:ins w:id="200" w:author="Comparison" w:date="2022-04-14T16:28:00Z">
              <w:r w:rsidRPr="009372AD">
                <w:rPr>
                  <w:rFonts w:eastAsia="Calibri"/>
                </w:rPr>
                <w:lastRenderedPageBreak/>
                <w:t>ERR:1</w:t>
              </w:r>
            </w:ins>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8158DFA" w14:textId="77777777" w:rsidR="009D1437" w:rsidRPr="009372AD" w:rsidRDefault="009D1437" w:rsidP="00616EC4">
            <w:pPr>
              <w:pStyle w:val="ListParagraph"/>
              <w:spacing w:after="0" w:line="240" w:lineRule="auto"/>
              <w:ind w:left="0"/>
              <w:rPr>
                <w:ins w:id="201" w:author="Comparison" w:date="2022-04-14T16:28:00Z"/>
                <w:rFonts w:eastAsia="Calibri"/>
              </w:rPr>
            </w:pPr>
            <w:ins w:id="202" w:author="Comparison" w:date="2022-04-14T16:28:00Z">
              <w:r w:rsidRPr="009372AD">
                <w:rPr>
                  <w:rFonts w:eastAsia="Calibri"/>
                </w:rPr>
                <w:t>Tài khoản đăng nhập sai hoặc không có quyề</w:t>
              </w:r>
              <w:r>
                <w:rPr>
                  <w:rFonts w:eastAsia="Calibri"/>
                </w:rPr>
                <w:t>n</w:t>
              </w:r>
            </w:ins>
          </w:p>
        </w:tc>
        <w:tc>
          <w:tcPr>
            <w:tcW w:w="2116" w:type="dxa"/>
            <w:tcBorders>
              <w:top w:val="single" w:sz="4" w:space="0" w:color="2E74B5"/>
              <w:left w:val="single" w:sz="4" w:space="0" w:color="2E74B5"/>
              <w:bottom w:val="single" w:sz="4" w:space="0" w:color="2E74B5"/>
              <w:right w:val="single" w:sz="4" w:space="0" w:color="2E74B5"/>
            </w:tcBorders>
          </w:tcPr>
          <w:p w14:paraId="0DF47A87" w14:textId="77777777" w:rsidR="009D1437" w:rsidRPr="009372AD" w:rsidRDefault="009D1437" w:rsidP="00616EC4">
            <w:pPr>
              <w:pStyle w:val="ListParagraph"/>
              <w:ind w:left="0"/>
              <w:jc w:val="both"/>
              <w:rPr>
                <w:ins w:id="203" w:author="Comparison" w:date="2022-04-14T16:28:00Z"/>
              </w:rPr>
            </w:pPr>
          </w:p>
        </w:tc>
      </w:tr>
      <w:tr w:rsidR="009D1437" w:rsidRPr="00660ABB" w14:paraId="254B2167" w14:textId="77777777" w:rsidTr="00616EC4">
        <w:trPr>
          <w:ins w:id="204"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2FDD9A7" w14:textId="77777777" w:rsidR="009D1437" w:rsidRPr="009372AD" w:rsidRDefault="009D1437" w:rsidP="00616EC4">
            <w:pPr>
              <w:autoSpaceDE w:val="0"/>
              <w:autoSpaceDN w:val="0"/>
              <w:adjustRightInd w:val="0"/>
              <w:rPr>
                <w:ins w:id="205" w:author="Comparison" w:date="2022-04-14T16:28:00Z"/>
                <w:rFonts w:eastAsia="Calibri"/>
              </w:rPr>
            </w:pPr>
            <w:ins w:id="206" w:author="Comparison" w:date="2022-04-14T16:28:00Z">
              <w:r w:rsidRPr="00E22984">
                <w:rPr>
                  <w:rFonts w:eastAsia="Calibri"/>
                </w:rPr>
                <w:t>ERR:2</w:t>
              </w:r>
            </w:ins>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F93AB04" w14:textId="77777777" w:rsidR="009D1437" w:rsidRPr="009372AD" w:rsidRDefault="009D1437" w:rsidP="00616EC4">
            <w:pPr>
              <w:rPr>
                <w:ins w:id="207" w:author="Comparison" w:date="2022-04-14T16:28:00Z"/>
                <w:rFonts w:eastAsia="Calibri"/>
              </w:rPr>
            </w:pPr>
            <w:ins w:id="208" w:author="Comparison" w:date="2022-04-14T16:28:00Z">
              <w:r>
                <w:rPr>
                  <w:rFonts w:eastAsia="Calibri"/>
                </w:rPr>
                <w:t>Không tìm thấy công ty đăng nhập</w:t>
              </w:r>
            </w:ins>
          </w:p>
        </w:tc>
        <w:tc>
          <w:tcPr>
            <w:tcW w:w="2116" w:type="dxa"/>
            <w:tcBorders>
              <w:top w:val="single" w:sz="4" w:space="0" w:color="2E74B5"/>
              <w:left w:val="single" w:sz="4" w:space="0" w:color="2E74B5"/>
              <w:bottom w:val="single" w:sz="4" w:space="0" w:color="2E74B5"/>
              <w:right w:val="single" w:sz="4" w:space="0" w:color="2E74B5"/>
            </w:tcBorders>
          </w:tcPr>
          <w:p w14:paraId="0F14A002" w14:textId="77777777" w:rsidR="009D1437" w:rsidRPr="009372AD" w:rsidRDefault="009D1437" w:rsidP="00616EC4">
            <w:pPr>
              <w:jc w:val="both"/>
              <w:rPr>
                <w:ins w:id="209" w:author="Comparison" w:date="2022-04-14T16:28:00Z"/>
              </w:rPr>
            </w:pPr>
          </w:p>
        </w:tc>
      </w:tr>
      <w:tr w:rsidR="009D1437" w:rsidRPr="00660ABB" w14:paraId="372BFB0E" w14:textId="77777777" w:rsidTr="00616EC4">
        <w:trPr>
          <w:ins w:id="210"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E4D3A7E" w14:textId="77777777" w:rsidR="009D1437" w:rsidRPr="009372AD" w:rsidRDefault="009D1437" w:rsidP="00616EC4">
            <w:pPr>
              <w:autoSpaceDE w:val="0"/>
              <w:autoSpaceDN w:val="0"/>
              <w:adjustRightInd w:val="0"/>
              <w:rPr>
                <w:ins w:id="211" w:author="Comparison" w:date="2022-04-14T16:28:00Z"/>
                <w:rFonts w:eastAsia="Calibri"/>
              </w:rPr>
            </w:pPr>
            <w:ins w:id="212" w:author="Comparison" w:date="2022-04-14T16:28:00Z">
              <w:r w:rsidRPr="00E22984">
                <w:rPr>
                  <w:rFonts w:eastAsia="Calibri"/>
                </w:rPr>
                <w:t>ERR:</w:t>
              </w:r>
              <w:r>
                <w:rPr>
                  <w:rFonts w:eastAsia="Calibri"/>
                </w:rPr>
                <w:t>3</w:t>
              </w:r>
            </w:ins>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3C9D7F5" w14:textId="77777777" w:rsidR="009D1437" w:rsidRPr="009372AD" w:rsidRDefault="009D1437" w:rsidP="00616EC4">
            <w:pPr>
              <w:rPr>
                <w:ins w:id="213" w:author="Comparison" w:date="2022-04-14T16:28:00Z"/>
                <w:rFonts w:eastAsia="Calibri"/>
              </w:rPr>
            </w:pPr>
            <w:ins w:id="214" w:author="Comparison" w:date="2022-04-14T16:28:00Z">
              <w:r>
                <w:rPr>
                  <w:rFonts w:eastAsia="Calibri"/>
                </w:rPr>
                <w:t>Mã thông điệp không thuộc công ty tra cứu</w:t>
              </w:r>
            </w:ins>
          </w:p>
        </w:tc>
        <w:tc>
          <w:tcPr>
            <w:tcW w:w="2116" w:type="dxa"/>
            <w:tcBorders>
              <w:top w:val="single" w:sz="4" w:space="0" w:color="2E74B5"/>
              <w:left w:val="single" w:sz="4" w:space="0" w:color="2E74B5"/>
              <w:bottom w:val="single" w:sz="4" w:space="0" w:color="2E74B5"/>
              <w:right w:val="single" w:sz="4" w:space="0" w:color="2E74B5"/>
            </w:tcBorders>
          </w:tcPr>
          <w:p w14:paraId="716E7FDB" w14:textId="77777777" w:rsidR="009D1437" w:rsidRPr="009372AD" w:rsidRDefault="009D1437" w:rsidP="00616EC4">
            <w:pPr>
              <w:pStyle w:val="ListParagraph"/>
              <w:ind w:left="0"/>
              <w:jc w:val="both"/>
              <w:rPr>
                <w:ins w:id="215" w:author="Comparison" w:date="2022-04-14T16:28:00Z"/>
              </w:rPr>
            </w:pPr>
          </w:p>
        </w:tc>
      </w:tr>
      <w:tr w:rsidR="009D1437" w:rsidRPr="00660ABB" w14:paraId="4CA49218" w14:textId="77777777" w:rsidTr="00616EC4">
        <w:trPr>
          <w:ins w:id="216"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2D4B23BA" w14:textId="77777777" w:rsidR="009D1437" w:rsidRPr="00E22984" w:rsidRDefault="009D1437" w:rsidP="00616EC4">
            <w:pPr>
              <w:autoSpaceDE w:val="0"/>
              <w:autoSpaceDN w:val="0"/>
              <w:adjustRightInd w:val="0"/>
              <w:rPr>
                <w:ins w:id="217" w:author="Comparison" w:date="2022-04-14T16:28:00Z"/>
                <w:rFonts w:eastAsia="Calibri"/>
              </w:rPr>
            </w:pPr>
            <w:ins w:id="218" w:author="Comparison" w:date="2022-04-14T16:28:00Z">
              <w:r w:rsidRPr="00E22984">
                <w:rPr>
                  <w:rFonts w:eastAsia="Calibri"/>
                </w:rPr>
                <w:t>ERR:</w:t>
              </w:r>
              <w:r>
                <w:rPr>
                  <w:rFonts w:eastAsia="Calibri"/>
                </w:rPr>
                <w:t>4</w:t>
              </w:r>
            </w:ins>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6A64FAB" w14:textId="77777777" w:rsidR="009D1437" w:rsidRDefault="009D1437" w:rsidP="00616EC4">
            <w:pPr>
              <w:rPr>
                <w:ins w:id="219" w:author="Comparison" w:date="2022-04-14T16:28:00Z"/>
                <w:rFonts w:eastAsia="Calibri"/>
              </w:rPr>
            </w:pPr>
            <w:ins w:id="220" w:author="Comparison" w:date="2022-04-14T16:28:00Z">
              <w:r>
                <w:rPr>
                  <w:rFonts w:eastAsia="Calibri"/>
                </w:rPr>
                <w:t>Tham số truyền vào rỗng</w:t>
              </w:r>
            </w:ins>
          </w:p>
        </w:tc>
        <w:tc>
          <w:tcPr>
            <w:tcW w:w="2116" w:type="dxa"/>
            <w:tcBorders>
              <w:top w:val="single" w:sz="4" w:space="0" w:color="2E74B5"/>
              <w:left w:val="single" w:sz="4" w:space="0" w:color="2E74B5"/>
              <w:bottom w:val="single" w:sz="4" w:space="0" w:color="2E74B5"/>
              <w:right w:val="single" w:sz="4" w:space="0" w:color="2E74B5"/>
            </w:tcBorders>
          </w:tcPr>
          <w:p w14:paraId="254B1655" w14:textId="77777777" w:rsidR="009D1437" w:rsidRPr="009372AD" w:rsidRDefault="009D1437" w:rsidP="00616EC4">
            <w:pPr>
              <w:pStyle w:val="ListParagraph"/>
              <w:ind w:left="0"/>
              <w:jc w:val="both"/>
              <w:rPr>
                <w:ins w:id="221" w:author="Comparison" w:date="2022-04-14T16:28:00Z"/>
              </w:rPr>
            </w:pPr>
          </w:p>
        </w:tc>
      </w:tr>
      <w:tr w:rsidR="009D1437" w:rsidRPr="00660ABB" w14:paraId="358A4F14"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0858D0A" w14:textId="77777777" w:rsidR="009D1437" w:rsidRPr="009372AD" w:rsidRDefault="009D1437" w:rsidP="00616EC4">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E80AF2A" w14:textId="77777777" w:rsidR="009D1437" w:rsidRPr="009372AD" w:rsidRDefault="009D1437" w:rsidP="00616EC4">
            <w:pPr>
              <w:pStyle w:val="ListParagraph"/>
              <w:spacing w:after="0" w:line="240" w:lineRule="auto"/>
              <w:ind w:left="0"/>
              <w:rPr>
                <w:rFonts w:eastAsia="Calibri"/>
              </w:rPr>
            </w:pPr>
            <w:r>
              <w:rPr>
                <w:rFonts w:eastAsia="Calibri"/>
              </w:rPr>
              <w:t>Có lỗi xảy ra</w:t>
            </w:r>
          </w:p>
        </w:tc>
        <w:tc>
          <w:tcPr>
            <w:tcW w:w="2116" w:type="dxa"/>
            <w:tcBorders>
              <w:top w:val="single" w:sz="4" w:space="0" w:color="2E74B5"/>
              <w:left w:val="single" w:sz="4" w:space="0" w:color="2E74B5"/>
              <w:bottom w:val="single" w:sz="4" w:space="0" w:color="2E74B5"/>
              <w:right w:val="single" w:sz="4" w:space="0" w:color="2E74B5"/>
            </w:tcBorders>
          </w:tcPr>
          <w:p w14:paraId="29CCEC19" w14:textId="77777777" w:rsidR="009D1437" w:rsidRPr="009372AD" w:rsidRDefault="009D1437" w:rsidP="00616EC4">
            <w:pPr>
              <w:pStyle w:val="ListParagraph"/>
              <w:ind w:left="0"/>
              <w:jc w:val="both"/>
            </w:pPr>
            <w:r>
              <w:t>Lỗi không xác định</w:t>
            </w:r>
          </w:p>
        </w:tc>
      </w:tr>
      <w:tr w:rsidR="009D1437" w:rsidRPr="00660ABB" w14:paraId="2CECF897"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6087D7F" w14:textId="77777777" w:rsidR="009D1437" w:rsidRPr="00E22984" w:rsidRDefault="009D1437" w:rsidP="00616EC4">
            <w:pPr>
              <w:autoSpaceDE w:val="0"/>
              <w:autoSpaceDN w:val="0"/>
              <w:adjustRightInd w:val="0"/>
              <w:rPr>
                <w:rFonts w:eastAsia="Calibri"/>
              </w:rPr>
            </w:pPr>
            <w:r>
              <w:rPr>
                <w:rFonts w:eastAsia="Calibri"/>
              </w:rPr>
              <w:t>ERR:6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EC332B3" w14:textId="77777777" w:rsidR="009D1437" w:rsidRDefault="009D1437" w:rsidP="00616EC4">
            <w:pPr>
              <w:pStyle w:val="ListParagraph"/>
              <w:spacing w:after="0" w:line="240" w:lineRule="auto"/>
              <w:ind w:left="0"/>
            </w:pPr>
            <w:r>
              <w:t xml:space="preserve">Sai trạng thái </w:t>
            </w:r>
          </w:p>
        </w:tc>
        <w:tc>
          <w:tcPr>
            <w:tcW w:w="2116" w:type="dxa"/>
            <w:tcBorders>
              <w:top w:val="single" w:sz="4" w:space="0" w:color="2E74B5"/>
              <w:left w:val="single" w:sz="4" w:space="0" w:color="2E74B5"/>
              <w:bottom w:val="single" w:sz="4" w:space="0" w:color="2E74B5"/>
              <w:right w:val="single" w:sz="4" w:space="0" w:color="2E74B5"/>
            </w:tcBorders>
          </w:tcPr>
          <w:p w14:paraId="017CD466" w14:textId="77777777" w:rsidR="009D1437" w:rsidRPr="009372AD" w:rsidRDefault="009D1437" w:rsidP="00616EC4">
            <w:pPr>
              <w:pStyle w:val="ListParagraph"/>
              <w:ind w:left="0"/>
              <w:jc w:val="both"/>
            </w:pPr>
          </w:p>
        </w:tc>
      </w:tr>
      <w:tr w:rsidR="009D1437" w:rsidRPr="00660ABB" w14:paraId="1EA7C6DF"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A0980CA" w14:textId="77777777" w:rsidR="009D1437" w:rsidRDefault="009D1437" w:rsidP="00616EC4">
            <w:pPr>
              <w:autoSpaceDE w:val="0"/>
              <w:autoSpaceDN w:val="0"/>
              <w:adjustRightInd w:val="0"/>
              <w:rPr>
                <w:rFonts w:eastAsia="Calibri"/>
              </w:rPr>
            </w:pPr>
            <w:r>
              <w:rPr>
                <w:rFonts w:eastAsia="Calibri"/>
              </w:rPr>
              <w:t>Ok:kết quả</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99E92BE" w14:textId="77777777" w:rsidR="009D1437" w:rsidRDefault="009D1437" w:rsidP="00616EC4">
            <w:pPr>
              <w:pStyle w:val="ListParagraph"/>
              <w:spacing w:after="0" w:line="240" w:lineRule="auto"/>
              <w:ind w:left="0"/>
            </w:pPr>
            <w:r>
              <w:t>Thông báo kết quả nhận kết quả</w:t>
            </w:r>
          </w:p>
        </w:tc>
        <w:tc>
          <w:tcPr>
            <w:tcW w:w="2116" w:type="dxa"/>
            <w:tcBorders>
              <w:top w:val="single" w:sz="4" w:space="0" w:color="2E74B5"/>
              <w:left w:val="single" w:sz="4" w:space="0" w:color="2E74B5"/>
              <w:bottom w:val="single" w:sz="4" w:space="0" w:color="2E74B5"/>
              <w:right w:val="single" w:sz="4" w:space="0" w:color="2E74B5"/>
            </w:tcBorders>
          </w:tcPr>
          <w:p w14:paraId="537084E9" w14:textId="77777777" w:rsidR="009D1437" w:rsidRPr="009372AD" w:rsidRDefault="009D1437" w:rsidP="00616EC4">
            <w:pPr>
              <w:pStyle w:val="ListParagraph"/>
              <w:ind w:left="0"/>
              <w:jc w:val="both"/>
            </w:pPr>
          </w:p>
        </w:tc>
      </w:tr>
    </w:tbl>
    <w:p w14:paraId="258525E4" w14:textId="77777777" w:rsidR="009D1437" w:rsidRPr="00076E1C" w:rsidRDefault="009D1437" w:rsidP="009D1437">
      <w:pPr>
        <w:pStyle w:val="ListParagraph"/>
        <w:spacing w:after="0" w:line="360" w:lineRule="auto"/>
        <w:ind w:left="1080"/>
        <w:jc w:val="both"/>
        <w:rPr>
          <w:ins w:id="222" w:author="Comparison" w:date="2022-04-14T16:28:00Z"/>
          <w:rFonts w:eastAsia="Calibri"/>
          <w:b/>
          <w:u w:val="single"/>
        </w:rPr>
      </w:pPr>
    </w:p>
    <w:p w14:paraId="000B5D3F" w14:textId="77777777" w:rsidR="009D1437" w:rsidRPr="003F040A" w:rsidRDefault="009D1437" w:rsidP="009D1437">
      <w:pPr>
        <w:ind w:left="540" w:firstLine="540"/>
        <w:rPr>
          <w:lang w:eastAsia="x-none"/>
        </w:rPr>
      </w:pPr>
    </w:p>
    <w:p w14:paraId="4F04DCF4" w14:textId="19B9C5FE" w:rsidR="009D1437" w:rsidRPr="00AC05BD" w:rsidRDefault="009D1437" w:rsidP="00480762">
      <w:pPr>
        <w:pStyle w:val="Heading3"/>
        <w:rPr>
          <w:ins w:id="223" w:author="Comparison" w:date="2022-04-14T16:28:00Z"/>
        </w:rPr>
      </w:pPr>
      <w:bookmarkStart w:id="224" w:name="_Toc198045348"/>
      <w:r>
        <w:t>Đăng ký tờ khai DK01</w:t>
      </w:r>
      <w:bookmarkEnd w:id="183"/>
      <w:bookmarkEnd w:id="224"/>
    </w:p>
    <w:p w14:paraId="089D56C9" w14:textId="77777777" w:rsidR="009D1437" w:rsidRPr="0050155B" w:rsidRDefault="009D1437" w:rsidP="009D1437">
      <w:pPr>
        <w:ind w:right="14"/>
        <w:jc w:val="both"/>
      </w:pPr>
      <w:r w:rsidRPr="0050155B">
        <w:rPr>
          <w:color w:val="000000"/>
        </w:rPr>
        <w:t>URL</w:t>
      </w:r>
    </w:p>
    <w:p w14:paraId="17170B7A" w14:textId="77777777" w:rsidR="009D1437" w:rsidRPr="0050155B" w:rsidRDefault="009D1437" w:rsidP="009D1437">
      <w:pPr>
        <w:ind w:right="14"/>
        <w:jc w:val="both"/>
      </w:pPr>
      <w:r w:rsidRPr="0050155B">
        <w:rPr>
          <w:color w:val="000000"/>
        </w:rPr>
        <w:tab/>
        <w:t xml:space="preserve"> String </w:t>
      </w:r>
      <w:r w:rsidRPr="0050155B">
        <w:rPr>
          <w:rFonts w:ascii="Consolas" w:hAnsi="Consolas"/>
          <w:color w:val="000000"/>
          <w:sz w:val="19"/>
          <w:szCs w:val="19"/>
        </w:rPr>
        <w:t>RegisterPublish(</w:t>
      </w:r>
      <w:r w:rsidRPr="0050155B">
        <w:rPr>
          <w:rFonts w:ascii="Consolas" w:hAnsi="Consolas"/>
          <w:color w:val="0000FF"/>
          <w:sz w:val="19"/>
          <w:szCs w:val="19"/>
        </w:rPr>
        <w:t>string</w:t>
      </w:r>
      <w:r w:rsidRPr="0050155B">
        <w:rPr>
          <w:rFonts w:ascii="Consolas" w:hAnsi="Consolas"/>
          <w:color w:val="000000"/>
          <w:sz w:val="19"/>
          <w:szCs w:val="19"/>
        </w:rPr>
        <w:t xml:space="preserve"> Account, </w:t>
      </w:r>
      <w:r w:rsidRPr="0050155B">
        <w:rPr>
          <w:rFonts w:ascii="Consolas" w:hAnsi="Consolas"/>
          <w:color w:val="0000FF"/>
          <w:sz w:val="19"/>
          <w:szCs w:val="19"/>
        </w:rPr>
        <w:t>string</w:t>
      </w:r>
      <w:r w:rsidRPr="0050155B">
        <w:rPr>
          <w:rFonts w:ascii="Consolas" w:hAnsi="Consolas"/>
          <w:color w:val="000000"/>
          <w:sz w:val="19"/>
          <w:szCs w:val="19"/>
        </w:rPr>
        <w:t xml:space="preserve"> ACpass, </w:t>
      </w:r>
      <w:r w:rsidRPr="0050155B">
        <w:rPr>
          <w:rFonts w:ascii="Consolas" w:hAnsi="Consolas"/>
          <w:color w:val="0000FF"/>
          <w:sz w:val="19"/>
          <w:szCs w:val="19"/>
        </w:rPr>
        <w:t>string</w:t>
      </w:r>
      <w:r w:rsidRPr="0050155B">
        <w:rPr>
          <w:rFonts w:ascii="Consolas" w:hAnsi="Consolas"/>
          <w:color w:val="000000"/>
          <w:sz w:val="19"/>
          <w:szCs w:val="19"/>
        </w:rPr>
        <w:t xml:space="preserve"> xmlInvData, </w:t>
      </w:r>
      <w:r w:rsidRPr="0050155B">
        <w:rPr>
          <w:rFonts w:ascii="Consolas" w:hAnsi="Consolas"/>
          <w:color w:val="0000FF"/>
          <w:sz w:val="19"/>
          <w:szCs w:val="19"/>
        </w:rPr>
        <w:t>string</w:t>
      </w:r>
      <w:r w:rsidRPr="0050155B">
        <w:rPr>
          <w:rFonts w:ascii="Consolas" w:hAnsi="Consolas"/>
          <w:color w:val="000000"/>
          <w:sz w:val="19"/>
          <w:szCs w:val="19"/>
        </w:rPr>
        <w:t xml:space="preserve"> username, </w:t>
      </w:r>
      <w:r w:rsidRPr="0050155B">
        <w:rPr>
          <w:rFonts w:ascii="Consolas" w:hAnsi="Consolas"/>
          <w:color w:val="0000FF"/>
          <w:sz w:val="19"/>
          <w:szCs w:val="19"/>
        </w:rPr>
        <w:t>string</w:t>
      </w:r>
      <w:r w:rsidRPr="0050155B">
        <w:rPr>
          <w:rFonts w:ascii="Consolas" w:hAnsi="Consolas"/>
          <w:color w:val="000000"/>
          <w:sz w:val="19"/>
          <w:szCs w:val="19"/>
        </w:rPr>
        <w:t xml:space="preserve"> password, </w:t>
      </w:r>
      <w:r w:rsidRPr="0050155B">
        <w:rPr>
          <w:rFonts w:ascii="Consolas" w:hAnsi="Consolas"/>
          <w:color w:val="0000FF"/>
          <w:sz w:val="19"/>
          <w:szCs w:val="19"/>
        </w:rPr>
        <w:t>int</w:t>
      </w:r>
      <w:r w:rsidRPr="0050155B">
        <w:rPr>
          <w:rFonts w:ascii="Consolas" w:hAnsi="Consolas"/>
          <w:color w:val="000000"/>
          <w:sz w:val="19"/>
          <w:szCs w:val="19"/>
        </w:rPr>
        <w:t xml:space="preserve"> type)</w:t>
      </w:r>
    </w:p>
    <w:p w14:paraId="6A201279" w14:textId="77777777" w:rsidR="009D1437" w:rsidRPr="0050155B" w:rsidRDefault="009D1437" w:rsidP="009D1437">
      <w:pPr>
        <w:ind w:right="14"/>
        <w:jc w:val="both"/>
      </w:pPr>
      <w:r w:rsidRPr="0050155B">
        <w:rPr>
          <w:color w:val="000000"/>
        </w:rPr>
        <w:t>DESCRIPTION</w:t>
      </w:r>
    </w:p>
    <w:p w14:paraId="6B718CE9" w14:textId="77777777" w:rsidR="009D1437" w:rsidRPr="0050155B" w:rsidRDefault="009D1437" w:rsidP="009D1437">
      <w:pPr>
        <w:ind w:right="14"/>
        <w:jc w:val="both"/>
      </w:pPr>
      <w:r w:rsidRPr="0050155B">
        <w:rPr>
          <w:color w:val="000000"/>
        </w:rPr>
        <w:tab/>
        <w:t>Đây là web service cho phép đăng ký tờ khai 01.</w:t>
      </w:r>
    </w:p>
    <w:p w14:paraId="7E37C87E" w14:textId="77777777" w:rsidR="009D1437" w:rsidRPr="0050155B" w:rsidRDefault="009D1437" w:rsidP="009D1437">
      <w:pPr>
        <w:ind w:right="14"/>
        <w:jc w:val="both"/>
      </w:pPr>
      <w:r w:rsidRPr="0050155B">
        <w:rPr>
          <w:color w:val="000000"/>
        </w:rPr>
        <w:t>HTTP METHOD</w:t>
      </w:r>
    </w:p>
    <w:p w14:paraId="3D1381BC" w14:textId="77777777" w:rsidR="009D1437" w:rsidRPr="0050155B" w:rsidRDefault="009D1437" w:rsidP="009D1437">
      <w:pPr>
        <w:ind w:right="14"/>
        <w:jc w:val="both"/>
      </w:pPr>
      <w:r w:rsidRPr="0050155B">
        <w:rPr>
          <w:color w:val="000000"/>
        </w:rPr>
        <w:tab/>
      </w:r>
      <w:r w:rsidRPr="0050155B">
        <w:rPr>
          <w:color w:val="000000"/>
        </w:rPr>
        <w:tab/>
        <w:t>POST</w:t>
      </w:r>
    </w:p>
    <w:p w14:paraId="3064DBCB" w14:textId="77777777" w:rsidR="009D1437" w:rsidRPr="0050155B" w:rsidRDefault="009D1437" w:rsidP="009D1437">
      <w:pPr>
        <w:ind w:right="14"/>
        <w:jc w:val="both"/>
      </w:pPr>
      <w:r w:rsidRPr="0050155B">
        <w:rPr>
          <w:color w:val="000000"/>
        </w:rPr>
        <w:t>REQUEST BODY</w:t>
      </w:r>
    </w:p>
    <w:p w14:paraId="2850D410" w14:textId="77777777" w:rsidR="009D1437" w:rsidRPr="0050155B" w:rsidRDefault="009D1437" w:rsidP="009D1437">
      <w:pPr>
        <w:numPr>
          <w:ilvl w:val="0"/>
          <w:numId w:val="31"/>
        </w:numPr>
        <w:ind w:left="1080"/>
        <w:jc w:val="both"/>
        <w:textAlignment w:val="baseline"/>
        <w:rPr>
          <w:rFonts w:ascii="Calibri" w:hAnsi="Calibri" w:cs="Calibri"/>
          <w:b/>
          <w:bCs/>
          <w:color w:val="000000"/>
          <w:sz w:val="22"/>
          <w:u w:val="single"/>
        </w:rPr>
      </w:pPr>
      <w:r w:rsidRPr="0050155B">
        <w:rPr>
          <w:rFonts w:ascii="Calibri" w:hAnsi="Calibri" w:cs="Calibri"/>
          <w:b/>
          <w:bCs/>
          <w:color w:val="000000"/>
          <w:sz w:val="22"/>
        </w:rPr>
        <w:t xml:space="preserve">Account/ACPass :  </w:t>
      </w:r>
      <w:r w:rsidRPr="0050155B">
        <w:rPr>
          <w:rFonts w:ascii="Calibri" w:hAnsi="Calibri" w:cs="Calibri"/>
          <w:color w:val="000000"/>
          <w:sz w:val="22"/>
        </w:rPr>
        <w:t>Tài khoản được cấp phát cho nhân viên gọi lệnh phát hành hóa đơn</w:t>
      </w:r>
    </w:p>
    <w:p w14:paraId="3FE43112" w14:textId="77777777" w:rsidR="009D1437" w:rsidRPr="0050155B" w:rsidRDefault="009D1437" w:rsidP="009D1437">
      <w:pPr>
        <w:numPr>
          <w:ilvl w:val="0"/>
          <w:numId w:val="32"/>
        </w:numPr>
        <w:ind w:left="1080"/>
        <w:jc w:val="both"/>
        <w:textAlignment w:val="baseline"/>
        <w:rPr>
          <w:rFonts w:ascii="Calibri" w:hAnsi="Calibri" w:cs="Calibri"/>
          <w:b/>
          <w:bCs/>
          <w:color w:val="000000"/>
          <w:sz w:val="22"/>
          <w:u w:val="single"/>
        </w:rPr>
      </w:pPr>
      <w:r w:rsidRPr="0050155B">
        <w:rPr>
          <w:rFonts w:ascii="Calibri" w:hAnsi="Calibri" w:cs="Calibri"/>
          <w:b/>
          <w:bCs/>
          <w:color w:val="000000"/>
          <w:sz w:val="22"/>
        </w:rPr>
        <w:t>Username/pass</w:t>
      </w:r>
      <w:r w:rsidRPr="0050155B">
        <w:rPr>
          <w:rFonts w:ascii="Calibri" w:hAnsi="Calibri" w:cs="Calibri"/>
          <w:color w:val="000000"/>
          <w:sz w:val="22"/>
        </w:rPr>
        <w:t>: Tài khoản được cấp phát cho khách hàng để gọi đến webservice ( tài khoản có quyền ServiceRole trong hệ thống).</w:t>
      </w:r>
    </w:p>
    <w:p w14:paraId="303B4F6A" w14:textId="77777777" w:rsidR="009D1437" w:rsidRPr="0050155B" w:rsidRDefault="009D1437" w:rsidP="009D1437">
      <w:pPr>
        <w:numPr>
          <w:ilvl w:val="0"/>
          <w:numId w:val="32"/>
        </w:numPr>
        <w:ind w:left="1080"/>
        <w:jc w:val="both"/>
        <w:textAlignment w:val="baseline"/>
        <w:rPr>
          <w:rFonts w:ascii="Calibri" w:hAnsi="Calibri" w:cs="Calibri"/>
          <w:b/>
          <w:bCs/>
          <w:color w:val="000000"/>
          <w:sz w:val="22"/>
          <w:u w:val="single"/>
        </w:rPr>
      </w:pPr>
      <w:r w:rsidRPr="0050155B">
        <w:rPr>
          <w:rFonts w:ascii="Calibri" w:hAnsi="Calibri" w:cs="Calibri"/>
          <w:b/>
          <w:bCs/>
          <w:color w:val="000000"/>
          <w:sz w:val="22"/>
        </w:rPr>
        <w:t>xmlInvData</w:t>
      </w:r>
      <w:r w:rsidRPr="0050155B">
        <w:rPr>
          <w:rFonts w:ascii="Calibri" w:hAnsi="Calibri" w:cs="Calibri"/>
          <w:color w:val="000000"/>
          <w:sz w:val="22"/>
        </w:rPr>
        <w:t>: Chuỗi XML dữ liệu tờ khai 01 đã ký số ( theo cấu trúc mô tả)</w:t>
      </w:r>
    </w:p>
    <w:p w14:paraId="6E62611C" w14:textId="77777777" w:rsidR="009D1437" w:rsidRPr="0050155B" w:rsidRDefault="009D1437" w:rsidP="009D1437">
      <w:pPr>
        <w:numPr>
          <w:ilvl w:val="0"/>
          <w:numId w:val="32"/>
        </w:numPr>
        <w:ind w:left="1080"/>
        <w:jc w:val="both"/>
        <w:textAlignment w:val="baseline"/>
        <w:rPr>
          <w:rFonts w:ascii="Calibri" w:hAnsi="Calibri" w:cs="Calibri"/>
          <w:b/>
          <w:bCs/>
          <w:color w:val="000000"/>
          <w:sz w:val="22"/>
          <w:u w:val="single"/>
        </w:rPr>
      </w:pPr>
      <w:r w:rsidRPr="0050155B">
        <w:rPr>
          <w:rFonts w:ascii="Calibri" w:hAnsi="Calibri" w:cs="Calibri"/>
          <w:b/>
          <w:bCs/>
          <w:color w:val="000000"/>
          <w:sz w:val="22"/>
        </w:rPr>
        <w:t xml:space="preserve">type: </w:t>
      </w:r>
      <w:r w:rsidRPr="0050155B">
        <w:rPr>
          <w:rFonts w:ascii="Calibri" w:hAnsi="Calibri" w:cs="Calibri"/>
          <w:color w:val="000000"/>
          <w:sz w:val="22"/>
        </w:rPr>
        <w:t>=0</w:t>
      </w:r>
    </w:p>
    <w:p w14:paraId="4F345393" w14:textId="77777777" w:rsidR="009D1437" w:rsidRPr="0050155B" w:rsidRDefault="009D1437" w:rsidP="009D1437">
      <w:pPr>
        <w:ind w:right="14"/>
        <w:jc w:val="both"/>
      </w:pPr>
      <w:r w:rsidRPr="0050155B">
        <w:rPr>
          <w:color w:val="000000"/>
        </w:rPr>
        <w:t>RETURNS</w:t>
      </w:r>
    </w:p>
    <w:p w14:paraId="25771787" w14:textId="77777777" w:rsidR="009D1437" w:rsidRPr="0050155B" w:rsidRDefault="009D1437" w:rsidP="009D1437">
      <w:pPr>
        <w:ind w:right="14"/>
        <w:jc w:val="both"/>
      </w:pPr>
      <w:r w:rsidRPr="0050155B">
        <w:rPr>
          <w:color w:val="000000"/>
        </w:rPr>
        <w:tab/>
      </w:r>
    </w:p>
    <w:tbl>
      <w:tblPr>
        <w:tblW w:w="0" w:type="auto"/>
        <w:tblCellMar>
          <w:top w:w="15" w:type="dxa"/>
          <w:left w:w="15" w:type="dxa"/>
          <w:bottom w:w="15" w:type="dxa"/>
          <w:right w:w="15" w:type="dxa"/>
        </w:tblCellMar>
        <w:tblLook w:val="04A0" w:firstRow="1" w:lastRow="0" w:firstColumn="1" w:lastColumn="0" w:noHBand="0" w:noVBand="1"/>
      </w:tblPr>
      <w:tblGrid>
        <w:gridCol w:w="1496"/>
        <w:gridCol w:w="4059"/>
        <w:gridCol w:w="3795"/>
      </w:tblGrid>
      <w:tr w:rsidR="009D1437" w:rsidRPr="0050155B" w14:paraId="59BE9A97" w14:textId="77777777" w:rsidTr="00616EC4">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64CE69D0" w14:textId="77777777" w:rsidR="009D1437" w:rsidRPr="0050155B" w:rsidRDefault="009D1437" w:rsidP="00616EC4">
            <w:pPr>
              <w:ind w:left="720"/>
            </w:pPr>
            <w:r w:rsidRPr="0050155B">
              <w:rPr>
                <w:rFonts w:ascii="Calibri" w:hAnsi="Calibri" w:cs="Calibri"/>
                <w:color w:val="000000"/>
                <w:sz w:val="22"/>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5DBE2D3F" w14:textId="77777777" w:rsidR="009D1437" w:rsidRPr="0050155B" w:rsidRDefault="009D1437" w:rsidP="00616EC4">
            <w:pPr>
              <w:ind w:left="720"/>
            </w:pPr>
            <w:r w:rsidRPr="0050155B">
              <w:rPr>
                <w:rFonts w:ascii="Calibri" w:hAnsi="Calibri" w:cs="Calibri"/>
                <w:color w:val="000000"/>
                <w:sz w:val="22"/>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63DABE2C" w14:textId="77777777" w:rsidR="009D1437" w:rsidRPr="0050155B" w:rsidRDefault="009D1437" w:rsidP="00616EC4">
            <w:pPr>
              <w:ind w:left="720"/>
            </w:pPr>
            <w:r w:rsidRPr="0050155B">
              <w:rPr>
                <w:rFonts w:ascii="Calibri" w:hAnsi="Calibri" w:cs="Calibri"/>
                <w:color w:val="000000"/>
                <w:sz w:val="22"/>
              </w:rPr>
              <w:t>Ghi chú</w:t>
            </w:r>
          </w:p>
        </w:tc>
      </w:tr>
      <w:tr w:rsidR="009D1437" w:rsidRPr="0050155B" w14:paraId="36707090"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03D6F52" w14:textId="77777777" w:rsidR="009D1437" w:rsidRPr="0050155B" w:rsidRDefault="009D1437" w:rsidP="00616EC4">
            <w:pPr>
              <w:jc w:val="both"/>
            </w:pPr>
            <w:r w:rsidRPr="0050155B">
              <w:rPr>
                <w:rFonts w:ascii="Calibri" w:hAnsi="Calibri" w:cs="Calibri"/>
                <w:color w:val="000000"/>
                <w:sz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FE455CF" w14:textId="77777777" w:rsidR="009D1437" w:rsidRPr="0050155B" w:rsidRDefault="009D1437" w:rsidP="00616EC4">
            <w:pPr>
              <w:jc w:val="both"/>
            </w:pPr>
            <w:r w:rsidRPr="0050155B">
              <w:rPr>
                <w:rFonts w:ascii="Calibri" w:hAnsi="Calibri" w:cs="Calibri"/>
                <w:color w:val="000000"/>
                <w:sz w:val="22"/>
              </w:rPr>
              <w:t>Tài khoản đăng nhập sai hoặc không có quyền thêm khách hàng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5BCC8CF" w14:textId="77777777" w:rsidR="009D1437" w:rsidRPr="0050155B" w:rsidRDefault="009D1437" w:rsidP="00616EC4"/>
        </w:tc>
      </w:tr>
      <w:tr w:rsidR="009D1437" w:rsidRPr="0050155B" w14:paraId="6A4B3129"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29B031B" w14:textId="77777777" w:rsidR="009D1437" w:rsidRPr="0050155B" w:rsidRDefault="009D1437" w:rsidP="00616EC4">
            <w:pPr>
              <w:jc w:val="both"/>
            </w:pPr>
            <w:r w:rsidRPr="0050155B">
              <w:rPr>
                <w:rFonts w:ascii="Calibri" w:hAnsi="Calibri" w:cs="Calibri"/>
                <w:color w:val="000000"/>
                <w:sz w:val="22"/>
              </w:rPr>
              <w:t>ERR:11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FD2DE86" w14:textId="77777777" w:rsidR="009D1437" w:rsidRPr="0050155B" w:rsidRDefault="009D1437" w:rsidP="00616EC4">
            <w:pPr>
              <w:jc w:val="both"/>
            </w:pPr>
            <w:r w:rsidRPr="0050155B">
              <w:rPr>
                <w:rFonts w:ascii="Calibri" w:hAnsi="Calibri" w:cs="Calibri"/>
                <w:color w:val="000000"/>
                <w:sz w:val="22"/>
              </w:rPr>
              <w:t>Dữ liệu xml validate lỗi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7AFB1F7" w14:textId="77777777" w:rsidR="009D1437" w:rsidRPr="0050155B" w:rsidRDefault="009D1437" w:rsidP="00616EC4"/>
        </w:tc>
      </w:tr>
      <w:tr w:rsidR="009D1437" w:rsidRPr="0050155B" w14:paraId="385CD65E"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1A9E954" w14:textId="77777777" w:rsidR="009D1437" w:rsidRPr="0050155B" w:rsidRDefault="009D1437" w:rsidP="00616EC4">
            <w:pPr>
              <w:jc w:val="both"/>
            </w:pPr>
            <w:r w:rsidRPr="0050155B">
              <w:rPr>
                <w:rFonts w:ascii="Calibri" w:hAnsi="Calibri" w:cs="Calibri"/>
                <w:color w:val="000000"/>
                <w:sz w:val="22"/>
              </w:rPr>
              <w:t>ERR:6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E6929E2" w14:textId="77777777" w:rsidR="009D1437" w:rsidRPr="0050155B" w:rsidRDefault="009D1437" w:rsidP="00616EC4">
            <w:pPr>
              <w:jc w:val="both"/>
            </w:pPr>
            <w:r w:rsidRPr="0050155B">
              <w:rPr>
                <w:rFonts w:ascii="Calibri" w:hAnsi="Calibri" w:cs="Calibri"/>
                <w:color w:val="000000"/>
                <w:sz w:val="22"/>
              </w:rPr>
              <w:t>Lỗi gửi dữ liệu đăng ký lên TCTN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378B24C" w14:textId="77777777" w:rsidR="009D1437" w:rsidRPr="0050155B" w:rsidRDefault="009D1437" w:rsidP="00616EC4"/>
        </w:tc>
      </w:tr>
      <w:tr w:rsidR="009D1437" w:rsidRPr="0050155B" w14:paraId="4D6D17CD"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C9895EF" w14:textId="77777777" w:rsidR="009D1437" w:rsidRPr="0050155B" w:rsidRDefault="009D1437" w:rsidP="00616EC4">
            <w:pPr>
              <w:jc w:val="both"/>
            </w:pPr>
            <w:r w:rsidRPr="0050155B">
              <w:rPr>
                <w:rFonts w:ascii="Calibri" w:hAnsi="Calibri" w:cs="Calibri"/>
                <w:color w:val="000000"/>
                <w:sz w:val="22"/>
              </w:rPr>
              <w:t>ERR:5</w:t>
            </w:r>
          </w:p>
          <w:p w14:paraId="64BCDE18" w14:textId="77777777" w:rsidR="009D1437" w:rsidRPr="0050155B" w:rsidRDefault="009D1437" w:rsidP="00616EC4"/>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CA12A9E" w14:textId="77777777" w:rsidR="009D1437" w:rsidRPr="0050155B" w:rsidRDefault="009D1437" w:rsidP="00616EC4">
            <w:pPr>
              <w:jc w:val="both"/>
            </w:pPr>
            <w:r w:rsidRPr="0050155B">
              <w:rPr>
                <w:rFonts w:ascii="Calibri" w:hAnsi="Calibri" w:cs="Calibri"/>
                <w:color w:val="000000"/>
                <w:sz w:val="22"/>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DECB875" w14:textId="77777777" w:rsidR="009D1437" w:rsidRPr="0050155B" w:rsidRDefault="009D1437" w:rsidP="00616EC4">
            <w:pPr>
              <w:jc w:val="both"/>
            </w:pPr>
            <w:r w:rsidRPr="0050155B">
              <w:rPr>
                <w:rFonts w:ascii="Calibri" w:hAnsi="Calibri" w:cs="Calibri"/>
                <w:color w:val="000000"/>
                <w:sz w:val="22"/>
              </w:rPr>
              <w:t>Lỗi không xác định, kiểm tra exception trả về (DB roll back)</w:t>
            </w:r>
          </w:p>
        </w:tc>
      </w:tr>
      <w:tr w:rsidR="009D1437" w:rsidRPr="0050155B" w14:paraId="34887D66"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D36EF42" w14:textId="77777777" w:rsidR="009D1437" w:rsidRPr="0050155B" w:rsidRDefault="009D1437" w:rsidP="00616EC4">
            <w:pPr>
              <w:jc w:val="both"/>
            </w:pPr>
            <w:r w:rsidRPr="0050155B">
              <w:rPr>
                <w:rFonts w:ascii="Calibri" w:hAnsi="Calibri" w:cs="Calibri"/>
                <w:color w:val="000000"/>
                <w:sz w:val="22"/>
              </w:rPr>
              <w:t>OK: mtd</w:t>
            </w:r>
          </w:p>
          <w:p w14:paraId="6F85A45F" w14:textId="77777777" w:rsidR="009D1437" w:rsidRPr="0050155B" w:rsidRDefault="009D1437" w:rsidP="00616EC4"/>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4FFB1D7" w14:textId="77777777" w:rsidR="009D1437" w:rsidRPr="0050155B" w:rsidRDefault="009D1437" w:rsidP="00616EC4">
            <w:pPr>
              <w:jc w:val="both"/>
            </w:pPr>
            <w:r w:rsidRPr="0050155B">
              <w:rPr>
                <w:rFonts w:ascii="Calibri" w:hAnsi="Calibri" w:cs="Calibri"/>
                <w:color w:val="000000"/>
                <w:sz w:val="22"/>
              </w:rPr>
              <w:t>Đã gửi tờ khai 01 lên TCT: mã thông điệp</w:t>
            </w:r>
          </w:p>
          <w:p w14:paraId="10568383" w14:textId="77777777" w:rsidR="009D1437" w:rsidRPr="0050155B" w:rsidRDefault="009D1437" w:rsidP="00616EC4"/>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1FFFC8C" w14:textId="77777777" w:rsidR="009D1437" w:rsidRPr="0050155B" w:rsidRDefault="009D1437" w:rsidP="00616EC4">
            <w:pPr>
              <w:spacing w:after="240"/>
            </w:pPr>
          </w:p>
        </w:tc>
      </w:tr>
    </w:tbl>
    <w:p w14:paraId="733F732A" w14:textId="77777777" w:rsidR="009D1437" w:rsidRPr="00AC05BD" w:rsidRDefault="009D1437" w:rsidP="00480762">
      <w:pPr>
        <w:pStyle w:val="Heading3"/>
        <w:rPr>
          <w:ins w:id="225" w:author="Comparison" w:date="2022-04-14T16:28:00Z"/>
        </w:rPr>
      </w:pPr>
      <w:bookmarkStart w:id="226" w:name="_Toc101427544"/>
      <w:bookmarkStart w:id="227" w:name="_Toc198045349"/>
      <w:r>
        <w:t>Lấy kết quả tờ khai DK01</w:t>
      </w:r>
      <w:bookmarkEnd w:id="226"/>
      <w:bookmarkEnd w:id="227"/>
    </w:p>
    <w:p w14:paraId="64320C8A" w14:textId="77777777" w:rsidR="009D1437" w:rsidRPr="005B0B16" w:rsidRDefault="009D1437" w:rsidP="009D1437">
      <w:pPr>
        <w:ind w:right="14"/>
        <w:jc w:val="both"/>
      </w:pPr>
      <w:r w:rsidRPr="005B0B16">
        <w:rPr>
          <w:color w:val="000000"/>
        </w:rPr>
        <w:t>URL</w:t>
      </w:r>
    </w:p>
    <w:p w14:paraId="6F17F4C1" w14:textId="77777777" w:rsidR="009D1437" w:rsidRPr="005B0B16" w:rsidRDefault="009D1437" w:rsidP="009D1437">
      <w:pPr>
        <w:ind w:right="14"/>
        <w:jc w:val="both"/>
      </w:pPr>
      <w:r w:rsidRPr="005B0B16">
        <w:rPr>
          <w:color w:val="000000"/>
        </w:rPr>
        <w:tab/>
        <w:t xml:space="preserve"> String </w:t>
      </w:r>
      <w:r w:rsidRPr="005B0B16">
        <w:rPr>
          <w:rFonts w:ascii="Consolas" w:hAnsi="Consolas"/>
          <w:color w:val="000000"/>
          <w:sz w:val="19"/>
          <w:szCs w:val="19"/>
        </w:rPr>
        <w:t>ReceivedRegisterPublish(</w:t>
      </w:r>
      <w:r w:rsidRPr="005B0B16">
        <w:rPr>
          <w:rFonts w:ascii="Consolas" w:hAnsi="Consolas"/>
          <w:color w:val="0000FF"/>
          <w:sz w:val="19"/>
          <w:szCs w:val="19"/>
        </w:rPr>
        <w:t>string</w:t>
      </w:r>
      <w:r w:rsidRPr="005B0B16">
        <w:rPr>
          <w:rFonts w:ascii="Consolas" w:hAnsi="Consolas"/>
          <w:color w:val="000000"/>
          <w:sz w:val="19"/>
          <w:szCs w:val="19"/>
        </w:rPr>
        <w:t xml:space="preserve"> Account, </w:t>
      </w:r>
      <w:r w:rsidRPr="005B0B16">
        <w:rPr>
          <w:rFonts w:ascii="Consolas" w:hAnsi="Consolas"/>
          <w:color w:val="0000FF"/>
          <w:sz w:val="19"/>
          <w:szCs w:val="19"/>
        </w:rPr>
        <w:t>string</w:t>
      </w:r>
      <w:r w:rsidRPr="005B0B16">
        <w:rPr>
          <w:rFonts w:ascii="Consolas" w:hAnsi="Consolas"/>
          <w:color w:val="000000"/>
          <w:sz w:val="19"/>
          <w:szCs w:val="19"/>
        </w:rPr>
        <w:t xml:space="preserve"> ACpass, </w:t>
      </w:r>
      <w:r w:rsidRPr="005B0B16">
        <w:rPr>
          <w:rFonts w:ascii="Consolas" w:hAnsi="Consolas"/>
          <w:color w:val="0000FF"/>
          <w:sz w:val="19"/>
          <w:szCs w:val="19"/>
        </w:rPr>
        <w:t>string</w:t>
      </w:r>
      <w:r w:rsidRPr="005B0B16">
        <w:rPr>
          <w:rFonts w:ascii="Consolas" w:hAnsi="Consolas"/>
          <w:color w:val="000000"/>
          <w:sz w:val="19"/>
          <w:szCs w:val="19"/>
        </w:rPr>
        <w:t xml:space="preserve"> username, </w:t>
      </w:r>
      <w:r w:rsidRPr="005B0B16">
        <w:rPr>
          <w:rFonts w:ascii="Consolas" w:hAnsi="Consolas"/>
          <w:color w:val="0000FF"/>
          <w:sz w:val="19"/>
          <w:szCs w:val="19"/>
        </w:rPr>
        <w:t>string</w:t>
      </w:r>
      <w:r w:rsidRPr="005B0B16">
        <w:rPr>
          <w:rFonts w:ascii="Consolas" w:hAnsi="Consolas"/>
          <w:color w:val="000000"/>
          <w:sz w:val="19"/>
          <w:szCs w:val="19"/>
        </w:rPr>
        <w:t xml:space="preserve"> password, </w:t>
      </w:r>
      <w:r w:rsidRPr="005B0B16">
        <w:rPr>
          <w:rFonts w:ascii="Consolas" w:hAnsi="Consolas"/>
          <w:color w:val="0000FF"/>
          <w:sz w:val="19"/>
          <w:szCs w:val="19"/>
        </w:rPr>
        <w:t>string</w:t>
      </w:r>
      <w:r w:rsidRPr="005B0B16">
        <w:rPr>
          <w:rFonts w:ascii="Consolas" w:hAnsi="Consolas"/>
          <w:color w:val="000000"/>
          <w:sz w:val="19"/>
          <w:szCs w:val="19"/>
        </w:rPr>
        <w:t xml:space="preserve"> mtd)</w:t>
      </w:r>
    </w:p>
    <w:p w14:paraId="05157C2A" w14:textId="77777777" w:rsidR="009D1437" w:rsidRPr="005B0B16" w:rsidRDefault="009D1437" w:rsidP="009D1437">
      <w:pPr>
        <w:ind w:right="14"/>
        <w:jc w:val="both"/>
      </w:pPr>
      <w:r w:rsidRPr="005B0B16">
        <w:rPr>
          <w:color w:val="000000"/>
        </w:rPr>
        <w:t>DESCRIPTION</w:t>
      </w:r>
    </w:p>
    <w:p w14:paraId="2449080A" w14:textId="77777777" w:rsidR="009D1437" w:rsidRPr="005B0B16" w:rsidRDefault="009D1437" w:rsidP="009D1437">
      <w:pPr>
        <w:ind w:right="14"/>
        <w:jc w:val="both"/>
      </w:pPr>
      <w:r w:rsidRPr="005B0B16">
        <w:rPr>
          <w:color w:val="000000"/>
        </w:rPr>
        <w:lastRenderedPageBreak/>
        <w:tab/>
        <w:t>Đây là web service cho phép đăng ký tờ khai 01.</w:t>
      </w:r>
    </w:p>
    <w:p w14:paraId="20C624A0" w14:textId="77777777" w:rsidR="009D1437" w:rsidRPr="005B0B16" w:rsidRDefault="009D1437" w:rsidP="009D1437">
      <w:pPr>
        <w:ind w:right="14"/>
        <w:jc w:val="both"/>
      </w:pPr>
      <w:r w:rsidRPr="005B0B16">
        <w:rPr>
          <w:color w:val="000000"/>
        </w:rPr>
        <w:t>HTTP METHOD</w:t>
      </w:r>
    </w:p>
    <w:p w14:paraId="6C77E26B" w14:textId="77777777" w:rsidR="009D1437" w:rsidRPr="005B0B16" w:rsidRDefault="009D1437" w:rsidP="009D1437">
      <w:pPr>
        <w:ind w:right="14"/>
        <w:jc w:val="both"/>
      </w:pPr>
      <w:r w:rsidRPr="005B0B16">
        <w:rPr>
          <w:color w:val="000000"/>
        </w:rPr>
        <w:tab/>
      </w:r>
      <w:r w:rsidRPr="005B0B16">
        <w:rPr>
          <w:color w:val="000000"/>
        </w:rPr>
        <w:tab/>
        <w:t>POST</w:t>
      </w:r>
    </w:p>
    <w:p w14:paraId="4E3609F9" w14:textId="77777777" w:rsidR="009D1437" w:rsidRPr="005B0B16" w:rsidRDefault="009D1437" w:rsidP="009D1437">
      <w:pPr>
        <w:ind w:right="14"/>
        <w:jc w:val="both"/>
      </w:pPr>
      <w:r w:rsidRPr="005B0B16">
        <w:rPr>
          <w:color w:val="000000"/>
        </w:rPr>
        <w:t>REQUEST BODY</w:t>
      </w:r>
    </w:p>
    <w:p w14:paraId="0A296CE7" w14:textId="46E33E0E" w:rsidR="009D1437" w:rsidRPr="005B0B16" w:rsidRDefault="00312459" w:rsidP="009D1437">
      <w:pPr>
        <w:numPr>
          <w:ilvl w:val="0"/>
          <w:numId w:val="33"/>
        </w:numPr>
        <w:ind w:left="1080"/>
        <w:jc w:val="both"/>
        <w:textAlignment w:val="baseline"/>
        <w:rPr>
          <w:rFonts w:ascii="Calibri" w:hAnsi="Calibri" w:cs="Calibri"/>
          <w:b/>
          <w:bCs/>
          <w:color w:val="000000"/>
          <w:sz w:val="22"/>
          <w:u w:val="single"/>
        </w:rPr>
      </w:pPr>
      <w:r>
        <w:rPr>
          <w:rFonts w:ascii="Calibri" w:hAnsi="Calibri" w:cs="Calibri"/>
          <w:b/>
          <w:bCs/>
          <w:color w:val="000000"/>
          <w:sz w:val="22"/>
        </w:rPr>
        <w:t>Account/ACPass</w:t>
      </w:r>
      <w:r w:rsidR="009D1437" w:rsidRPr="005B0B16">
        <w:rPr>
          <w:rFonts w:ascii="Calibri" w:hAnsi="Calibri" w:cs="Calibri"/>
          <w:b/>
          <w:bCs/>
          <w:color w:val="000000"/>
          <w:sz w:val="22"/>
        </w:rPr>
        <w:t xml:space="preserve">:  </w:t>
      </w:r>
      <w:r w:rsidR="009D1437" w:rsidRPr="005B0B16">
        <w:rPr>
          <w:rFonts w:ascii="Calibri" w:hAnsi="Calibri" w:cs="Calibri"/>
          <w:color w:val="000000"/>
          <w:sz w:val="22"/>
        </w:rPr>
        <w:t>Tài khoản được cấp phát cho nhân viên gọi lệnh phát hành hóa đơn</w:t>
      </w:r>
    </w:p>
    <w:p w14:paraId="72438C6B" w14:textId="77777777" w:rsidR="009D1437" w:rsidRPr="005B0B16" w:rsidRDefault="009D1437" w:rsidP="009D1437">
      <w:pPr>
        <w:numPr>
          <w:ilvl w:val="0"/>
          <w:numId w:val="34"/>
        </w:numPr>
        <w:ind w:left="1080"/>
        <w:jc w:val="both"/>
        <w:textAlignment w:val="baseline"/>
        <w:rPr>
          <w:rFonts w:ascii="Calibri" w:hAnsi="Calibri" w:cs="Calibri"/>
          <w:b/>
          <w:bCs/>
          <w:color w:val="000000"/>
          <w:sz w:val="22"/>
          <w:u w:val="single"/>
        </w:rPr>
      </w:pPr>
      <w:r w:rsidRPr="005B0B16">
        <w:rPr>
          <w:rFonts w:ascii="Calibri" w:hAnsi="Calibri" w:cs="Calibri"/>
          <w:b/>
          <w:bCs/>
          <w:color w:val="000000"/>
          <w:sz w:val="22"/>
        </w:rPr>
        <w:t>Username/pass</w:t>
      </w:r>
      <w:r w:rsidRPr="005B0B16">
        <w:rPr>
          <w:rFonts w:ascii="Calibri" w:hAnsi="Calibri" w:cs="Calibri"/>
          <w:color w:val="000000"/>
          <w:sz w:val="22"/>
        </w:rPr>
        <w:t>: Tài khoản được cấp phát cho khách hàng để gọi đến webservice ( tài khoản có quyền ServiceRole trong hệ thống).</w:t>
      </w:r>
    </w:p>
    <w:p w14:paraId="246ECF0C" w14:textId="77777777" w:rsidR="009D1437" w:rsidRPr="005B0B16" w:rsidRDefault="009D1437" w:rsidP="009D1437">
      <w:pPr>
        <w:numPr>
          <w:ilvl w:val="0"/>
          <w:numId w:val="34"/>
        </w:numPr>
        <w:ind w:left="1080"/>
        <w:jc w:val="both"/>
        <w:textAlignment w:val="baseline"/>
        <w:rPr>
          <w:rFonts w:ascii="Calibri" w:hAnsi="Calibri" w:cs="Calibri"/>
          <w:b/>
          <w:bCs/>
          <w:color w:val="000000"/>
          <w:sz w:val="22"/>
          <w:u w:val="single"/>
        </w:rPr>
      </w:pPr>
      <w:r w:rsidRPr="005B0B16">
        <w:rPr>
          <w:rFonts w:ascii="Calibri" w:hAnsi="Calibri" w:cs="Calibri"/>
          <w:b/>
          <w:bCs/>
          <w:color w:val="000000"/>
          <w:sz w:val="22"/>
        </w:rPr>
        <w:t>mtd</w:t>
      </w:r>
      <w:r w:rsidRPr="005B0B16">
        <w:rPr>
          <w:rFonts w:ascii="Calibri" w:hAnsi="Calibri" w:cs="Calibri"/>
          <w:color w:val="000000"/>
          <w:sz w:val="22"/>
        </w:rPr>
        <w:t>: Mã thông điệp tờ khai 01</w:t>
      </w:r>
    </w:p>
    <w:p w14:paraId="4A09C1AC" w14:textId="77777777" w:rsidR="009D1437" w:rsidRPr="005B0B16" w:rsidRDefault="009D1437" w:rsidP="009D1437"/>
    <w:p w14:paraId="7357B3CE" w14:textId="77777777" w:rsidR="009D1437" w:rsidRPr="005B0B16" w:rsidRDefault="009D1437" w:rsidP="009D1437">
      <w:pPr>
        <w:ind w:right="14"/>
        <w:jc w:val="both"/>
      </w:pPr>
      <w:r w:rsidRPr="005B0B16">
        <w:rPr>
          <w:color w:val="000000"/>
        </w:rPr>
        <w:t>RETURNS</w:t>
      </w:r>
    </w:p>
    <w:p w14:paraId="0699DB41" w14:textId="77777777" w:rsidR="009D1437" w:rsidRPr="005B0B16" w:rsidRDefault="009D1437" w:rsidP="009D1437">
      <w:pPr>
        <w:ind w:right="14"/>
        <w:jc w:val="both"/>
      </w:pPr>
      <w:r w:rsidRPr="005B0B16">
        <w:rPr>
          <w:color w:val="000000"/>
        </w:rPr>
        <w:tab/>
      </w:r>
    </w:p>
    <w:tbl>
      <w:tblPr>
        <w:tblW w:w="0" w:type="auto"/>
        <w:tblCellMar>
          <w:top w:w="15" w:type="dxa"/>
          <w:left w:w="15" w:type="dxa"/>
          <w:bottom w:w="15" w:type="dxa"/>
          <w:right w:w="15" w:type="dxa"/>
        </w:tblCellMar>
        <w:tblLook w:val="04A0" w:firstRow="1" w:lastRow="0" w:firstColumn="1" w:lastColumn="0" w:noHBand="0" w:noVBand="1"/>
      </w:tblPr>
      <w:tblGrid>
        <w:gridCol w:w="1496"/>
        <w:gridCol w:w="4059"/>
        <w:gridCol w:w="3795"/>
      </w:tblGrid>
      <w:tr w:rsidR="009D1437" w:rsidRPr="005B0B16" w14:paraId="6E9A4E00" w14:textId="77777777" w:rsidTr="00616EC4">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577CF200" w14:textId="77777777" w:rsidR="009D1437" w:rsidRPr="005B0B16" w:rsidRDefault="009D1437" w:rsidP="00616EC4">
            <w:pPr>
              <w:ind w:left="720"/>
            </w:pPr>
            <w:r w:rsidRPr="005B0B16">
              <w:rPr>
                <w:rFonts w:ascii="Calibri" w:hAnsi="Calibri" w:cs="Calibri"/>
                <w:color w:val="000000"/>
                <w:sz w:val="22"/>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6F5CDC57" w14:textId="77777777" w:rsidR="009D1437" w:rsidRPr="005B0B16" w:rsidRDefault="009D1437" w:rsidP="00616EC4">
            <w:pPr>
              <w:ind w:left="720"/>
            </w:pPr>
            <w:r w:rsidRPr="005B0B16">
              <w:rPr>
                <w:rFonts w:ascii="Calibri" w:hAnsi="Calibri" w:cs="Calibri"/>
                <w:color w:val="000000"/>
                <w:sz w:val="22"/>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587DD67D" w14:textId="77777777" w:rsidR="009D1437" w:rsidRPr="005B0B16" w:rsidRDefault="009D1437" w:rsidP="00616EC4">
            <w:pPr>
              <w:ind w:left="720"/>
            </w:pPr>
            <w:r w:rsidRPr="005B0B16">
              <w:rPr>
                <w:rFonts w:ascii="Calibri" w:hAnsi="Calibri" w:cs="Calibri"/>
                <w:color w:val="000000"/>
                <w:sz w:val="22"/>
              </w:rPr>
              <w:t>Ghi chú</w:t>
            </w:r>
          </w:p>
        </w:tc>
      </w:tr>
      <w:tr w:rsidR="009D1437" w:rsidRPr="005B0B16" w14:paraId="3BD6221E"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0AF58FA" w14:textId="77777777" w:rsidR="009D1437" w:rsidRPr="005B0B16" w:rsidRDefault="009D1437" w:rsidP="00616EC4">
            <w:pPr>
              <w:jc w:val="both"/>
            </w:pPr>
            <w:r w:rsidRPr="005B0B16">
              <w:rPr>
                <w:rFonts w:ascii="Calibri" w:hAnsi="Calibri" w:cs="Calibri"/>
                <w:color w:val="000000"/>
                <w:sz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1F535C7" w14:textId="77777777" w:rsidR="009D1437" w:rsidRPr="005B0B16" w:rsidRDefault="009D1437" w:rsidP="00616EC4">
            <w:pPr>
              <w:jc w:val="both"/>
            </w:pPr>
            <w:r w:rsidRPr="005B0B16">
              <w:rPr>
                <w:rFonts w:ascii="Calibri" w:hAnsi="Calibri" w:cs="Calibri"/>
                <w:color w:val="000000"/>
                <w:sz w:val="22"/>
              </w:rPr>
              <w:t>Tài khoản đăng nhập sai hoặc không có quyền thêm khách hàng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71CEDA8" w14:textId="77777777" w:rsidR="009D1437" w:rsidRPr="005B0B16" w:rsidRDefault="009D1437" w:rsidP="00616EC4"/>
        </w:tc>
      </w:tr>
      <w:tr w:rsidR="009D1437" w:rsidRPr="005B0B16" w14:paraId="3B3049FA"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0E7BBCE" w14:textId="77777777" w:rsidR="009D1437" w:rsidRPr="005B0B16" w:rsidRDefault="009D1437" w:rsidP="00616EC4">
            <w:pPr>
              <w:jc w:val="both"/>
            </w:pPr>
            <w:r w:rsidRPr="005B0B16">
              <w:rPr>
                <w:rFonts w:ascii="Calibri" w:hAnsi="Calibri" w:cs="Calibri"/>
                <w:color w:val="000000"/>
                <w:sz w:val="22"/>
              </w:rPr>
              <w:t>ERR:11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51C9EAE" w14:textId="77777777" w:rsidR="009D1437" w:rsidRPr="005B0B16" w:rsidRDefault="009D1437" w:rsidP="00616EC4">
            <w:pPr>
              <w:jc w:val="both"/>
            </w:pPr>
            <w:r w:rsidRPr="005B0B16">
              <w:rPr>
                <w:rFonts w:ascii="Calibri" w:hAnsi="Calibri" w:cs="Calibri"/>
                <w:color w:val="000000"/>
                <w:sz w:val="22"/>
              </w:rPr>
              <w:t>Dữ liệu xml validate lỗi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6007909" w14:textId="77777777" w:rsidR="009D1437" w:rsidRPr="005B0B16" w:rsidRDefault="009D1437" w:rsidP="00616EC4"/>
        </w:tc>
      </w:tr>
      <w:tr w:rsidR="009D1437" w:rsidRPr="005B0B16" w14:paraId="38449458"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692D163" w14:textId="77777777" w:rsidR="009D1437" w:rsidRPr="005B0B16" w:rsidRDefault="009D1437" w:rsidP="00616EC4">
            <w:pPr>
              <w:jc w:val="both"/>
            </w:pPr>
            <w:r w:rsidRPr="005B0B16">
              <w:rPr>
                <w:rFonts w:ascii="Calibri" w:hAnsi="Calibri" w:cs="Calibri"/>
                <w:color w:val="000000"/>
                <w:sz w:val="22"/>
              </w:rPr>
              <w:t>ERR:6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977AD71" w14:textId="77777777" w:rsidR="009D1437" w:rsidRPr="005B0B16" w:rsidRDefault="009D1437" w:rsidP="00616EC4">
            <w:pPr>
              <w:jc w:val="both"/>
            </w:pPr>
            <w:r w:rsidRPr="005B0B16">
              <w:rPr>
                <w:rFonts w:ascii="Calibri" w:hAnsi="Calibri" w:cs="Calibri"/>
                <w:color w:val="000000"/>
                <w:sz w:val="22"/>
              </w:rPr>
              <w:t>Không tìm thấy thông điệp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F457FCC" w14:textId="77777777" w:rsidR="009D1437" w:rsidRPr="005B0B16" w:rsidRDefault="009D1437" w:rsidP="00616EC4"/>
        </w:tc>
      </w:tr>
      <w:tr w:rsidR="009D1437" w:rsidRPr="005B0B16" w14:paraId="06BB913D"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9FBC8A3" w14:textId="77777777" w:rsidR="009D1437" w:rsidRPr="005B0B16" w:rsidRDefault="009D1437" w:rsidP="00616EC4">
            <w:pPr>
              <w:jc w:val="both"/>
            </w:pPr>
            <w:r w:rsidRPr="005B0B16">
              <w:rPr>
                <w:rFonts w:ascii="Calibri" w:hAnsi="Calibri" w:cs="Calibri"/>
                <w:color w:val="000000"/>
                <w:sz w:val="22"/>
              </w:rPr>
              <w:t>ERR:5</w:t>
            </w:r>
          </w:p>
          <w:p w14:paraId="0B4CF8CC" w14:textId="77777777" w:rsidR="009D1437" w:rsidRPr="005B0B16" w:rsidRDefault="009D1437" w:rsidP="00616EC4"/>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2F16CF3" w14:textId="77777777" w:rsidR="009D1437" w:rsidRPr="005B0B16" w:rsidRDefault="009D1437" w:rsidP="00616EC4">
            <w:pPr>
              <w:jc w:val="both"/>
            </w:pPr>
            <w:r w:rsidRPr="005B0B16">
              <w:rPr>
                <w:rFonts w:ascii="Calibri" w:hAnsi="Calibri" w:cs="Calibri"/>
                <w:color w:val="000000"/>
                <w:sz w:val="22"/>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2ED5AA8" w14:textId="77777777" w:rsidR="009D1437" w:rsidRPr="005B0B16" w:rsidRDefault="009D1437" w:rsidP="00616EC4">
            <w:pPr>
              <w:jc w:val="both"/>
            </w:pPr>
            <w:r w:rsidRPr="005B0B16">
              <w:rPr>
                <w:rFonts w:ascii="Calibri" w:hAnsi="Calibri" w:cs="Calibri"/>
                <w:color w:val="000000"/>
                <w:sz w:val="22"/>
              </w:rPr>
              <w:t>Lỗi không xác định, kiểm tra exception trả về (DB roll back)</w:t>
            </w:r>
          </w:p>
        </w:tc>
      </w:tr>
      <w:tr w:rsidR="009D1437" w:rsidRPr="005B0B16" w14:paraId="67FAEB8E"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4BF7918" w14:textId="77777777" w:rsidR="009D1437" w:rsidRPr="005B0B16" w:rsidRDefault="009D1437" w:rsidP="00616EC4">
            <w:pPr>
              <w:jc w:val="both"/>
            </w:pPr>
            <w:r w:rsidRPr="005B0B16">
              <w:rPr>
                <w:rFonts w:ascii="Calibri" w:hAnsi="Calibri" w:cs="Calibri"/>
                <w:color w:val="000000"/>
                <w:sz w:val="22"/>
              </w:rPr>
              <w:t>ERR: 7 </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09586CE" w14:textId="77777777" w:rsidR="009D1437" w:rsidRPr="005B0B16" w:rsidRDefault="009D1437" w:rsidP="00616EC4">
            <w:pPr>
              <w:jc w:val="both"/>
            </w:pPr>
            <w:r w:rsidRPr="005B0B16">
              <w:rPr>
                <w:rFonts w:ascii="Calibri" w:hAnsi="Calibri" w:cs="Calibri"/>
                <w:color w:val="000000"/>
                <w:sz w:val="22"/>
              </w:rPr>
              <w:t>Lỗi dữ liệu trả về từ TCTN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36154B2" w14:textId="77777777" w:rsidR="009D1437" w:rsidRPr="005B0B16" w:rsidRDefault="009D1437" w:rsidP="00616EC4"/>
        </w:tc>
      </w:tr>
      <w:tr w:rsidR="009D1437" w:rsidRPr="005B0B16" w14:paraId="7C6ADF20"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02B9DF3" w14:textId="77777777" w:rsidR="009D1437" w:rsidRPr="005B0B16" w:rsidRDefault="009D1437" w:rsidP="00616EC4">
            <w:pPr>
              <w:jc w:val="both"/>
            </w:pPr>
            <w:r w:rsidRPr="005B0B16">
              <w:rPr>
                <w:rFonts w:ascii="Calibri" w:hAnsi="Calibri" w:cs="Calibri"/>
                <w:color w:val="000000"/>
                <w:sz w:val="22"/>
              </w:rPr>
              <w:t>OK: xml</w:t>
            </w:r>
          </w:p>
          <w:p w14:paraId="44573451" w14:textId="77777777" w:rsidR="009D1437" w:rsidRPr="005B0B16" w:rsidRDefault="009D1437" w:rsidP="00616EC4"/>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07ED460" w14:textId="77777777" w:rsidR="009D1437" w:rsidRPr="005B0B16" w:rsidRDefault="009D1437" w:rsidP="00616EC4">
            <w:pPr>
              <w:jc w:val="both"/>
            </w:pPr>
            <w:r w:rsidRPr="005B0B16">
              <w:rPr>
                <w:rFonts w:ascii="Calibri" w:hAnsi="Calibri" w:cs="Calibri"/>
                <w:color w:val="000000"/>
                <w:sz w:val="22"/>
              </w:rPr>
              <w:t>XML kết quả TCT trả về</w:t>
            </w:r>
          </w:p>
          <w:p w14:paraId="7CA6559E" w14:textId="77777777" w:rsidR="009D1437" w:rsidRPr="005B0B16" w:rsidRDefault="009D1437" w:rsidP="00616EC4"/>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42F7A13" w14:textId="77777777" w:rsidR="009D1437" w:rsidRPr="005B0B16" w:rsidRDefault="009D1437" w:rsidP="00616EC4">
            <w:pPr>
              <w:spacing w:after="240"/>
            </w:pPr>
          </w:p>
        </w:tc>
      </w:tr>
    </w:tbl>
    <w:p w14:paraId="2AFEBF9E" w14:textId="77777777" w:rsidR="009D1437" w:rsidRPr="00AC05BD" w:rsidRDefault="009D1437" w:rsidP="00480762">
      <w:pPr>
        <w:pStyle w:val="Heading3"/>
        <w:rPr>
          <w:ins w:id="228" w:author="Comparison" w:date="2022-04-14T16:28:00Z"/>
        </w:rPr>
      </w:pPr>
      <w:bookmarkStart w:id="229" w:name="_Toc101427545"/>
      <w:bookmarkStart w:id="230" w:name="_Toc198045350"/>
      <w:r>
        <w:t>Đăng ký dải số</w:t>
      </w:r>
      <w:bookmarkEnd w:id="229"/>
      <w:bookmarkEnd w:id="230"/>
    </w:p>
    <w:p w14:paraId="0A09E6F2" w14:textId="77777777" w:rsidR="009D1437" w:rsidRPr="00ED7445" w:rsidRDefault="009D1437" w:rsidP="009D1437">
      <w:pPr>
        <w:ind w:right="14"/>
        <w:jc w:val="both"/>
      </w:pPr>
      <w:r w:rsidRPr="00ED7445">
        <w:rPr>
          <w:color w:val="000000"/>
        </w:rPr>
        <w:t>URL</w:t>
      </w:r>
    </w:p>
    <w:p w14:paraId="38ED7D86" w14:textId="77777777" w:rsidR="009D1437" w:rsidRPr="00ED7445" w:rsidRDefault="009D1437" w:rsidP="009D1437">
      <w:pPr>
        <w:ind w:right="14"/>
        <w:jc w:val="both"/>
      </w:pPr>
      <w:r w:rsidRPr="00ED7445">
        <w:rPr>
          <w:color w:val="000000"/>
        </w:rPr>
        <w:tab/>
        <w:t xml:space="preserve"> </w:t>
      </w:r>
      <w:r w:rsidRPr="00ED7445">
        <w:rPr>
          <w:rFonts w:ascii="Consolas" w:hAnsi="Consolas"/>
          <w:color w:val="000000"/>
          <w:sz w:val="19"/>
          <w:szCs w:val="19"/>
        </w:rPr>
        <w:t>RegisterPublishInvoice(</w:t>
      </w:r>
      <w:r w:rsidRPr="00ED7445">
        <w:rPr>
          <w:rFonts w:ascii="Consolas" w:hAnsi="Consolas"/>
          <w:color w:val="0000FF"/>
          <w:sz w:val="19"/>
          <w:szCs w:val="19"/>
        </w:rPr>
        <w:t>string</w:t>
      </w:r>
      <w:r w:rsidRPr="00ED7445">
        <w:rPr>
          <w:rFonts w:ascii="Consolas" w:hAnsi="Consolas"/>
          <w:color w:val="000000"/>
          <w:sz w:val="19"/>
          <w:szCs w:val="19"/>
        </w:rPr>
        <w:t xml:space="preserve"> Account, </w:t>
      </w:r>
      <w:r w:rsidRPr="00ED7445">
        <w:rPr>
          <w:rFonts w:ascii="Consolas" w:hAnsi="Consolas"/>
          <w:color w:val="0000FF"/>
          <w:sz w:val="19"/>
          <w:szCs w:val="19"/>
        </w:rPr>
        <w:t>string</w:t>
      </w:r>
      <w:r w:rsidRPr="00ED7445">
        <w:rPr>
          <w:rFonts w:ascii="Consolas" w:hAnsi="Consolas"/>
          <w:color w:val="000000"/>
          <w:sz w:val="19"/>
          <w:szCs w:val="19"/>
        </w:rPr>
        <w:t xml:space="preserve"> ACpass, </w:t>
      </w:r>
      <w:r w:rsidRPr="00ED7445">
        <w:rPr>
          <w:rFonts w:ascii="Consolas" w:hAnsi="Consolas"/>
          <w:color w:val="0000FF"/>
          <w:sz w:val="19"/>
          <w:szCs w:val="19"/>
        </w:rPr>
        <w:t>string</w:t>
      </w:r>
      <w:r w:rsidRPr="00ED7445">
        <w:rPr>
          <w:rFonts w:ascii="Consolas" w:hAnsi="Consolas"/>
          <w:color w:val="000000"/>
          <w:sz w:val="19"/>
          <w:szCs w:val="19"/>
        </w:rPr>
        <w:t xml:space="preserve"> username, </w:t>
      </w:r>
      <w:r w:rsidRPr="00ED7445">
        <w:rPr>
          <w:rFonts w:ascii="Consolas" w:hAnsi="Consolas"/>
          <w:color w:val="0000FF"/>
          <w:sz w:val="19"/>
          <w:szCs w:val="19"/>
        </w:rPr>
        <w:t>string</w:t>
      </w:r>
      <w:r w:rsidRPr="00ED7445">
        <w:rPr>
          <w:rFonts w:ascii="Consolas" w:hAnsi="Consolas"/>
          <w:color w:val="000000"/>
          <w:sz w:val="19"/>
          <w:szCs w:val="19"/>
        </w:rPr>
        <w:t xml:space="preserve"> password, </w:t>
      </w:r>
      <w:r w:rsidRPr="00ED7445">
        <w:rPr>
          <w:rFonts w:ascii="Consolas" w:hAnsi="Consolas"/>
          <w:color w:val="0000FF"/>
          <w:sz w:val="19"/>
          <w:szCs w:val="19"/>
        </w:rPr>
        <w:t>string</w:t>
      </w:r>
      <w:r w:rsidRPr="00ED7445">
        <w:rPr>
          <w:rFonts w:ascii="Consolas" w:hAnsi="Consolas"/>
          <w:color w:val="000000"/>
          <w:sz w:val="19"/>
          <w:szCs w:val="19"/>
        </w:rPr>
        <w:t xml:space="preserve"> Pattern, </w:t>
      </w:r>
      <w:r w:rsidRPr="00ED7445">
        <w:rPr>
          <w:rFonts w:ascii="Consolas" w:hAnsi="Consolas"/>
          <w:color w:val="0000FF"/>
          <w:sz w:val="19"/>
          <w:szCs w:val="19"/>
        </w:rPr>
        <w:t>string</w:t>
      </w:r>
      <w:r w:rsidRPr="00ED7445">
        <w:rPr>
          <w:rFonts w:ascii="Consolas" w:hAnsi="Consolas"/>
          <w:color w:val="000000"/>
          <w:sz w:val="19"/>
          <w:szCs w:val="19"/>
        </w:rPr>
        <w:t xml:space="preserve"> Type, </w:t>
      </w:r>
      <w:r w:rsidRPr="00ED7445">
        <w:rPr>
          <w:rFonts w:ascii="Consolas" w:hAnsi="Consolas"/>
          <w:color w:val="0000FF"/>
          <w:sz w:val="19"/>
          <w:szCs w:val="19"/>
        </w:rPr>
        <w:t>string</w:t>
      </w:r>
      <w:r w:rsidRPr="00ED7445">
        <w:rPr>
          <w:rFonts w:ascii="Consolas" w:hAnsi="Consolas"/>
          <w:color w:val="000000"/>
          <w:sz w:val="19"/>
          <w:szCs w:val="19"/>
        </w:rPr>
        <w:t xml:space="preserve"> Serial, </w:t>
      </w:r>
      <w:r w:rsidRPr="00ED7445">
        <w:rPr>
          <w:rFonts w:ascii="Consolas" w:hAnsi="Consolas"/>
          <w:color w:val="0000FF"/>
          <w:sz w:val="19"/>
          <w:szCs w:val="19"/>
        </w:rPr>
        <w:t>int</w:t>
      </w:r>
      <w:r w:rsidRPr="00ED7445">
        <w:rPr>
          <w:rFonts w:ascii="Consolas" w:hAnsi="Consolas"/>
          <w:color w:val="000000"/>
          <w:sz w:val="19"/>
          <w:szCs w:val="19"/>
        </w:rPr>
        <w:t xml:space="preserve"> Quantity)</w:t>
      </w:r>
    </w:p>
    <w:p w14:paraId="09F54C95" w14:textId="77777777" w:rsidR="009D1437" w:rsidRPr="00ED7445" w:rsidRDefault="009D1437" w:rsidP="009D1437">
      <w:pPr>
        <w:ind w:right="14"/>
        <w:jc w:val="both"/>
      </w:pPr>
      <w:r w:rsidRPr="00ED7445">
        <w:rPr>
          <w:color w:val="000000"/>
        </w:rPr>
        <w:t>DESCRIPTION</w:t>
      </w:r>
    </w:p>
    <w:p w14:paraId="2287ADDF" w14:textId="77777777" w:rsidR="009D1437" w:rsidRPr="00ED7445" w:rsidRDefault="009D1437" w:rsidP="009D1437">
      <w:pPr>
        <w:ind w:right="14"/>
        <w:jc w:val="both"/>
      </w:pPr>
      <w:r w:rsidRPr="00ED7445">
        <w:rPr>
          <w:color w:val="000000"/>
        </w:rPr>
        <w:tab/>
        <w:t>Đây là web service cho phép đăng ký dải số.</w:t>
      </w:r>
    </w:p>
    <w:p w14:paraId="4A261143" w14:textId="77777777" w:rsidR="009D1437" w:rsidRPr="00ED7445" w:rsidRDefault="009D1437" w:rsidP="009D1437">
      <w:pPr>
        <w:ind w:right="14"/>
        <w:jc w:val="both"/>
      </w:pPr>
      <w:r w:rsidRPr="00ED7445">
        <w:rPr>
          <w:color w:val="000000"/>
        </w:rPr>
        <w:t>HTTP METHOD</w:t>
      </w:r>
    </w:p>
    <w:p w14:paraId="31711B98" w14:textId="77777777" w:rsidR="009D1437" w:rsidRPr="00ED7445" w:rsidRDefault="009D1437" w:rsidP="009D1437">
      <w:pPr>
        <w:ind w:right="14"/>
        <w:jc w:val="both"/>
      </w:pPr>
      <w:r w:rsidRPr="00ED7445">
        <w:rPr>
          <w:color w:val="000000"/>
        </w:rPr>
        <w:tab/>
      </w:r>
      <w:r w:rsidRPr="00ED7445">
        <w:rPr>
          <w:color w:val="000000"/>
        </w:rPr>
        <w:tab/>
        <w:t>POST</w:t>
      </w:r>
    </w:p>
    <w:p w14:paraId="5B3C7168" w14:textId="77777777" w:rsidR="009D1437" w:rsidRPr="00ED7445" w:rsidRDefault="009D1437" w:rsidP="009D1437">
      <w:pPr>
        <w:ind w:right="14"/>
        <w:jc w:val="both"/>
      </w:pPr>
      <w:r w:rsidRPr="00ED7445">
        <w:rPr>
          <w:color w:val="000000"/>
        </w:rPr>
        <w:t>REQUEST BODY</w:t>
      </w:r>
    </w:p>
    <w:p w14:paraId="38D77ECB" w14:textId="553AD61A" w:rsidR="009D1437" w:rsidRPr="00ED7445" w:rsidRDefault="00312459" w:rsidP="009D1437">
      <w:pPr>
        <w:numPr>
          <w:ilvl w:val="0"/>
          <w:numId w:val="35"/>
        </w:numPr>
        <w:ind w:left="1080"/>
        <w:jc w:val="both"/>
        <w:textAlignment w:val="baseline"/>
        <w:rPr>
          <w:rFonts w:ascii="Calibri" w:hAnsi="Calibri" w:cs="Calibri"/>
          <w:b/>
          <w:bCs/>
          <w:color w:val="000000"/>
          <w:sz w:val="22"/>
          <w:u w:val="single"/>
        </w:rPr>
      </w:pPr>
      <w:r>
        <w:rPr>
          <w:rFonts w:ascii="Calibri" w:hAnsi="Calibri" w:cs="Calibri"/>
          <w:b/>
          <w:bCs/>
          <w:color w:val="000000"/>
          <w:sz w:val="22"/>
        </w:rPr>
        <w:t>Account/ACPass</w:t>
      </w:r>
      <w:r w:rsidR="009D1437" w:rsidRPr="00ED7445">
        <w:rPr>
          <w:rFonts w:ascii="Calibri" w:hAnsi="Calibri" w:cs="Calibri"/>
          <w:b/>
          <w:bCs/>
          <w:color w:val="000000"/>
          <w:sz w:val="22"/>
        </w:rPr>
        <w:t xml:space="preserve">:  </w:t>
      </w:r>
      <w:r w:rsidR="009D1437" w:rsidRPr="00ED7445">
        <w:rPr>
          <w:rFonts w:ascii="Calibri" w:hAnsi="Calibri" w:cs="Calibri"/>
          <w:color w:val="000000"/>
          <w:sz w:val="22"/>
        </w:rPr>
        <w:t>Tài khoản được cấp phát cho nhân viên gọi lệnh phát hành hóa đơn</w:t>
      </w:r>
    </w:p>
    <w:p w14:paraId="3E280DAF" w14:textId="3670C372" w:rsidR="009D1437" w:rsidRPr="00ED7445" w:rsidRDefault="009D1437" w:rsidP="009D1437">
      <w:pPr>
        <w:numPr>
          <w:ilvl w:val="0"/>
          <w:numId w:val="36"/>
        </w:numPr>
        <w:ind w:left="1080"/>
        <w:jc w:val="both"/>
        <w:textAlignment w:val="baseline"/>
        <w:rPr>
          <w:rFonts w:ascii="Calibri" w:hAnsi="Calibri" w:cs="Calibri"/>
          <w:b/>
          <w:bCs/>
          <w:color w:val="000000"/>
          <w:sz w:val="22"/>
          <w:u w:val="single"/>
        </w:rPr>
      </w:pPr>
      <w:r w:rsidRPr="00ED7445">
        <w:rPr>
          <w:rFonts w:ascii="Calibri" w:hAnsi="Calibri" w:cs="Calibri"/>
          <w:b/>
          <w:bCs/>
          <w:color w:val="000000"/>
          <w:sz w:val="22"/>
        </w:rPr>
        <w:t>Username/pass</w:t>
      </w:r>
      <w:r w:rsidRPr="00ED7445">
        <w:rPr>
          <w:rFonts w:ascii="Calibri" w:hAnsi="Calibri" w:cs="Calibri"/>
          <w:color w:val="000000"/>
          <w:sz w:val="22"/>
        </w:rPr>
        <w:t>: Tài khoản được cấp phát cho khách hàng để gọi đến webservice (tài khoản có quyền ServiceRole trong hệ thống).</w:t>
      </w:r>
    </w:p>
    <w:p w14:paraId="21A1C78C" w14:textId="77777777" w:rsidR="009D1437" w:rsidRPr="00ED7445" w:rsidRDefault="009D1437" w:rsidP="009D1437">
      <w:pPr>
        <w:numPr>
          <w:ilvl w:val="0"/>
          <w:numId w:val="36"/>
        </w:numPr>
        <w:ind w:left="1080"/>
        <w:jc w:val="both"/>
        <w:textAlignment w:val="baseline"/>
        <w:rPr>
          <w:rFonts w:ascii="Calibri" w:hAnsi="Calibri" w:cs="Calibri"/>
          <w:b/>
          <w:bCs/>
          <w:color w:val="000000"/>
          <w:sz w:val="22"/>
          <w:u w:val="single"/>
        </w:rPr>
      </w:pPr>
      <w:r w:rsidRPr="00ED7445">
        <w:rPr>
          <w:rFonts w:ascii="Calibri" w:hAnsi="Calibri" w:cs="Calibri"/>
          <w:b/>
          <w:bCs/>
          <w:color w:val="000000"/>
          <w:sz w:val="22"/>
        </w:rPr>
        <w:t>Pattern</w:t>
      </w:r>
      <w:r w:rsidRPr="00ED7445">
        <w:rPr>
          <w:rFonts w:ascii="Calibri" w:hAnsi="Calibri" w:cs="Calibri"/>
          <w:color w:val="000000"/>
          <w:sz w:val="22"/>
        </w:rPr>
        <w:t>: Mẫu số</w:t>
      </w:r>
    </w:p>
    <w:p w14:paraId="5670F896" w14:textId="77777777" w:rsidR="009D1437" w:rsidRPr="00ED7445" w:rsidRDefault="009D1437" w:rsidP="009D1437">
      <w:pPr>
        <w:numPr>
          <w:ilvl w:val="0"/>
          <w:numId w:val="36"/>
        </w:numPr>
        <w:ind w:left="1080"/>
        <w:jc w:val="both"/>
        <w:textAlignment w:val="baseline"/>
        <w:rPr>
          <w:rFonts w:ascii="Calibri" w:hAnsi="Calibri" w:cs="Calibri"/>
          <w:b/>
          <w:bCs/>
          <w:color w:val="000000"/>
          <w:sz w:val="22"/>
          <w:u w:val="single"/>
        </w:rPr>
      </w:pPr>
      <w:r w:rsidRPr="00ED7445">
        <w:rPr>
          <w:rFonts w:ascii="Calibri" w:hAnsi="Calibri" w:cs="Calibri"/>
          <w:b/>
          <w:bCs/>
          <w:color w:val="000000"/>
          <w:sz w:val="22"/>
        </w:rPr>
        <w:t>Serial</w:t>
      </w:r>
      <w:r w:rsidRPr="00ED7445">
        <w:rPr>
          <w:rFonts w:ascii="Calibri" w:hAnsi="Calibri" w:cs="Calibri"/>
          <w:color w:val="000000"/>
          <w:sz w:val="22"/>
        </w:rPr>
        <w:t>: Kí hiệu</w:t>
      </w:r>
    </w:p>
    <w:p w14:paraId="46FD6B35" w14:textId="77777777" w:rsidR="009D1437" w:rsidRPr="00ED7445" w:rsidRDefault="009D1437" w:rsidP="009D1437">
      <w:pPr>
        <w:numPr>
          <w:ilvl w:val="0"/>
          <w:numId w:val="36"/>
        </w:numPr>
        <w:ind w:left="1080"/>
        <w:jc w:val="both"/>
        <w:textAlignment w:val="baseline"/>
        <w:rPr>
          <w:rFonts w:ascii="Calibri" w:hAnsi="Calibri" w:cs="Calibri"/>
          <w:b/>
          <w:bCs/>
          <w:color w:val="000000"/>
          <w:sz w:val="22"/>
          <w:u w:val="single"/>
        </w:rPr>
      </w:pPr>
      <w:r w:rsidRPr="00ED7445">
        <w:rPr>
          <w:rFonts w:ascii="Calibri" w:hAnsi="Calibri" w:cs="Calibri"/>
          <w:b/>
          <w:bCs/>
          <w:color w:val="000000"/>
          <w:sz w:val="22"/>
        </w:rPr>
        <w:t>Quantity</w:t>
      </w:r>
      <w:r w:rsidRPr="00ED7445">
        <w:rPr>
          <w:rFonts w:ascii="Calibri" w:hAnsi="Calibri" w:cs="Calibri"/>
          <w:color w:val="000000"/>
          <w:sz w:val="22"/>
        </w:rPr>
        <w:t>: Số lượng</w:t>
      </w:r>
    </w:p>
    <w:p w14:paraId="0306AC7F" w14:textId="77777777" w:rsidR="009D1437" w:rsidRPr="00ED7445" w:rsidRDefault="009D1437" w:rsidP="009D1437">
      <w:pPr>
        <w:numPr>
          <w:ilvl w:val="0"/>
          <w:numId w:val="36"/>
        </w:numPr>
        <w:ind w:left="1080"/>
        <w:jc w:val="both"/>
        <w:textAlignment w:val="baseline"/>
        <w:rPr>
          <w:rFonts w:ascii="Calibri" w:hAnsi="Calibri" w:cs="Calibri"/>
          <w:b/>
          <w:bCs/>
          <w:color w:val="000000"/>
          <w:sz w:val="22"/>
          <w:u w:val="single"/>
        </w:rPr>
      </w:pPr>
      <w:r w:rsidRPr="00ED7445">
        <w:rPr>
          <w:rFonts w:ascii="Calibri" w:hAnsi="Calibri" w:cs="Calibri"/>
          <w:b/>
          <w:bCs/>
          <w:color w:val="000000"/>
          <w:sz w:val="22"/>
        </w:rPr>
        <w:t xml:space="preserve">type: </w:t>
      </w:r>
      <w:r w:rsidRPr="00ED7445">
        <w:rPr>
          <w:rFonts w:ascii="Calibri" w:hAnsi="Calibri" w:cs="Calibri"/>
          <w:color w:val="000000"/>
          <w:sz w:val="22"/>
        </w:rPr>
        <w:t>=0</w:t>
      </w:r>
    </w:p>
    <w:p w14:paraId="32142841" w14:textId="77777777" w:rsidR="009D1437" w:rsidRPr="00ED7445" w:rsidRDefault="009D1437" w:rsidP="009D1437">
      <w:pPr>
        <w:ind w:right="14"/>
        <w:jc w:val="both"/>
      </w:pPr>
      <w:r w:rsidRPr="00ED7445">
        <w:rPr>
          <w:color w:val="000000"/>
        </w:rPr>
        <w:t>RETURNS</w:t>
      </w:r>
    </w:p>
    <w:p w14:paraId="4A590E39" w14:textId="77777777" w:rsidR="009D1437" w:rsidRPr="00ED7445" w:rsidRDefault="009D1437" w:rsidP="009D1437">
      <w:pPr>
        <w:ind w:right="14"/>
        <w:jc w:val="both"/>
      </w:pPr>
      <w:r w:rsidRPr="00ED7445">
        <w:rPr>
          <w:color w:val="000000"/>
        </w:rPr>
        <w:tab/>
      </w:r>
    </w:p>
    <w:tbl>
      <w:tblPr>
        <w:tblW w:w="0" w:type="auto"/>
        <w:tblCellMar>
          <w:top w:w="15" w:type="dxa"/>
          <w:left w:w="15" w:type="dxa"/>
          <w:bottom w:w="15" w:type="dxa"/>
          <w:right w:w="15" w:type="dxa"/>
        </w:tblCellMar>
        <w:tblLook w:val="04A0" w:firstRow="1" w:lastRow="0" w:firstColumn="1" w:lastColumn="0" w:noHBand="0" w:noVBand="1"/>
      </w:tblPr>
      <w:tblGrid>
        <w:gridCol w:w="1496"/>
        <w:gridCol w:w="4059"/>
        <w:gridCol w:w="3795"/>
      </w:tblGrid>
      <w:tr w:rsidR="009D1437" w:rsidRPr="00ED7445" w14:paraId="374157C8" w14:textId="77777777" w:rsidTr="00616EC4">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55836B8F" w14:textId="77777777" w:rsidR="009D1437" w:rsidRPr="00ED7445" w:rsidRDefault="009D1437" w:rsidP="00616EC4">
            <w:pPr>
              <w:ind w:left="720"/>
            </w:pPr>
            <w:r w:rsidRPr="00ED7445">
              <w:rPr>
                <w:rFonts w:ascii="Calibri" w:hAnsi="Calibri" w:cs="Calibri"/>
                <w:color w:val="000000"/>
                <w:sz w:val="22"/>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2DC23866" w14:textId="77777777" w:rsidR="009D1437" w:rsidRPr="00ED7445" w:rsidRDefault="009D1437" w:rsidP="00616EC4">
            <w:pPr>
              <w:ind w:left="720"/>
            </w:pPr>
            <w:r w:rsidRPr="00ED7445">
              <w:rPr>
                <w:rFonts w:ascii="Calibri" w:hAnsi="Calibri" w:cs="Calibri"/>
                <w:color w:val="000000"/>
                <w:sz w:val="22"/>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0EFA66AB" w14:textId="77777777" w:rsidR="009D1437" w:rsidRPr="00ED7445" w:rsidRDefault="009D1437" w:rsidP="00616EC4">
            <w:pPr>
              <w:ind w:left="720"/>
            </w:pPr>
            <w:r w:rsidRPr="00ED7445">
              <w:rPr>
                <w:rFonts w:ascii="Calibri" w:hAnsi="Calibri" w:cs="Calibri"/>
                <w:color w:val="000000"/>
                <w:sz w:val="22"/>
              </w:rPr>
              <w:t>Ghi chú</w:t>
            </w:r>
          </w:p>
        </w:tc>
      </w:tr>
      <w:tr w:rsidR="009D1437" w:rsidRPr="00ED7445" w14:paraId="7E4B5644"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0D16D32" w14:textId="77777777" w:rsidR="009D1437" w:rsidRPr="00ED7445" w:rsidRDefault="009D1437" w:rsidP="00616EC4">
            <w:pPr>
              <w:jc w:val="both"/>
            </w:pPr>
            <w:r w:rsidRPr="00ED7445">
              <w:rPr>
                <w:rFonts w:ascii="Calibri" w:hAnsi="Calibri" w:cs="Calibri"/>
                <w:color w:val="000000"/>
                <w:sz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D56F353" w14:textId="77777777" w:rsidR="009D1437" w:rsidRPr="00ED7445" w:rsidRDefault="009D1437" w:rsidP="00616EC4">
            <w:pPr>
              <w:jc w:val="both"/>
            </w:pPr>
            <w:r w:rsidRPr="00ED7445">
              <w:rPr>
                <w:rFonts w:ascii="Calibri" w:hAnsi="Calibri" w:cs="Calibri"/>
                <w:color w:val="000000"/>
                <w:sz w:val="22"/>
              </w:rPr>
              <w:t>Tài khoản đăng nhập sai hoặc không có quyền thêm khách hàng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BC1A106" w14:textId="77777777" w:rsidR="009D1437" w:rsidRPr="00ED7445" w:rsidRDefault="009D1437" w:rsidP="00616EC4"/>
        </w:tc>
      </w:tr>
      <w:tr w:rsidR="009D1437" w:rsidRPr="00ED7445" w14:paraId="1A238262"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B396EE8" w14:textId="77777777" w:rsidR="009D1437" w:rsidRPr="00ED7445" w:rsidRDefault="009D1437" w:rsidP="00616EC4">
            <w:pPr>
              <w:jc w:val="both"/>
            </w:pPr>
            <w:r w:rsidRPr="00ED7445">
              <w:rPr>
                <w:rFonts w:ascii="Calibri" w:hAnsi="Calibri" w:cs="Calibri"/>
                <w:color w:val="000000"/>
                <w:sz w:val="22"/>
              </w:rPr>
              <w:t>ERR:5</w:t>
            </w:r>
          </w:p>
          <w:p w14:paraId="55608C07" w14:textId="77777777" w:rsidR="009D1437" w:rsidRPr="00ED7445" w:rsidRDefault="009D1437" w:rsidP="00616EC4"/>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3E8C8E6" w14:textId="77777777" w:rsidR="009D1437" w:rsidRPr="00ED7445" w:rsidRDefault="009D1437" w:rsidP="00616EC4">
            <w:pPr>
              <w:jc w:val="both"/>
            </w:pPr>
            <w:r w:rsidRPr="00ED7445">
              <w:rPr>
                <w:rFonts w:ascii="Calibri" w:hAnsi="Calibri" w:cs="Calibri"/>
                <w:color w:val="000000"/>
                <w:sz w:val="22"/>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4701006" w14:textId="77777777" w:rsidR="009D1437" w:rsidRPr="00ED7445" w:rsidRDefault="009D1437" w:rsidP="00616EC4">
            <w:pPr>
              <w:jc w:val="both"/>
            </w:pPr>
            <w:r w:rsidRPr="00ED7445">
              <w:rPr>
                <w:rFonts w:ascii="Calibri" w:hAnsi="Calibri" w:cs="Calibri"/>
                <w:color w:val="000000"/>
                <w:sz w:val="22"/>
              </w:rPr>
              <w:t>Lỗi không xác định, kiểm tra exception trả về (DB roll back)</w:t>
            </w:r>
          </w:p>
        </w:tc>
      </w:tr>
      <w:tr w:rsidR="009D1437" w:rsidRPr="00ED7445" w14:paraId="5DBE64A9"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F4DB906" w14:textId="77777777" w:rsidR="009D1437" w:rsidRPr="00ED7445" w:rsidRDefault="009D1437" w:rsidP="00616EC4">
            <w:pPr>
              <w:jc w:val="both"/>
            </w:pPr>
            <w:r w:rsidRPr="00ED7445">
              <w:rPr>
                <w:rFonts w:ascii="Calibri" w:hAnsi="Calibri" w:cs="Calibri"/>
                <w:color w:val="000000"/>
                <w:sz w:val="22"/>
              </w:rPr>
              <w:lastRenderedPageBreak/>
              <w:t>OK</w:t>
            </w:r>
          </w:p>
          <w:p w14:paraId="43C009B3" w14:textId="77777777" w:rsidR="009D1437" w:rsidRPr="00ED7445" w:rsidRDefault="009D1437" w:rsidP="00616EC4"/>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940EECC" w14:textId="77777777" w:rsidR="009D1437" w:rsidRPr="00ED7445" w:rsidRDefault="009D1437" w:rsidP="00616EC4">
            <w:pPr>
              <w:jc w:val="both"/>
            </w:pPr>
            <w:r w:rsidRPr="00ED7445">
              <w:rPr>
                <w:rFonts w:ascii="Calibri" w:hAnsi="Calibri" w:cs="Calibri"/>
                <w:color w:val="000000"/>
                <w:sz w:val="22"/>
              </w:rPr>
              <w:t>Thành công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B15C8A0" w14:textId="77777777" w:rsidR="009D1437" w:rsidRPr="00ED7445" w:rsidRDefault="009D1437" w:rsidP="00616EC4">
            <w:pPr>
              <w:spacing w:after="240"/>
            </w:pPr>
          </w:p>
        </w:tc>
      </w:tr>
    </w:tbl>
    <w:p w14:paraId="6C288C9F" w14:textId="77777777" w:rsidR="009D1437" w:rsidRPr="00AC05BD" w:rsidRDefault="009D1437" w:rsidP="00480762">
      <w:pPr>
        <w:pStyle w:val="Heading3"/>
        <w:rPr>
          <w:ins w:id="231" w:author="Comparison" w:date="2022-04-14T16:28:00Z"/>
        </w:rPr>
      </w:pPr>
      <w:bookmarkStart w:id="232" w:name="_Toc101427546"/>
      <w:bookmarkStart w:id="233" w:name="_Toc198045351"/>
      <w:r>
        <w:t>Hủy dải số</w:t>
      </w:r>
      <w:bookmarkEnd w:id="232"/>
      <w:bookmarkEnd w:id="233"/>
    </w:p>
    <w:p w14:paraId="6AA798CF" w14:textId="77777777" w:rsidR="009D1437" w:rsidRPr="00570587" w:rsidRDefault="009D1437" w:rsidP="009D1437">
      <w:pPr>
        <w:ind w:right="14"/>
        <w:jc w:val="both"/>
      </w:pPr>
      <w:r w:rsidRPr="00570587">
        <w:rPr>
          <w:color w:val="000000"/>
        </w:rPr>
        <w:t>URL</w:t>
      </w:r>
    </w:p>
    <w:p w14:paraId="3A9E3084" w14:textId="77777777" w:rsidR="009D1437" w:rsidRPr="00570587" w:rsidRDefault="009D1437" w:rsidP="009D1437">
      <w:pPr>
        <w:ind w:right="14"/>
        <w:jc w:val="both"/>
      </w:pPr>
      <w:r w:rsidRPr="00570587">
        <w:rPr>
          <w:color w:val="000000"/>
        </w:rPr>
        <w:tab/>
        <w:t xml:space="preserve"> </w:t>
      </w:r>
      <w:r w:rsidRPr="00570587">
        <w:rPr>
          <w:rFonts w:ascii="Consolas" w:hAnsi="Consolas"/>
          <w:color w:val="000000"/>
          <w:sz w:val="19"/>
          <w:szCs w:val="19"/>
        </w:rPr>
        <w:t>CancelPublishInvoice(</w:t>
      </w:r>
      <w:r w:rsidRPr="00570587">
        <w:rPr>
          <w:rFonts w:ascii="Consolas" w:hAnsi="Consolas"/>
          <w:color w:val="0000FF"/>
          <w:sz w:val="19"/>
          <w:szCs w:val="19"/>
        </w:rPr>
        <w:t>string</w:t>
      </w:r>
      <w:r w:rsidRPr="00570587">
        <w:rPr>
          <w:rFonts w:ascii="Consolas" w:hAnsi="Consolas"/>
          <w:color w:val="000000"/>
          <w:sz w:val="19"/>
          <w:szCs w:val="19"/>
        </w:rPr>
        <w:t xml:space="preserve"> Account, </w:t>
      </w:r>
      <w:r w:rsidRPr="00570587">
        <w:rPr>
          <w:rFonts w:ascii="Consolas" w:hAnsi="Consolas"/>
          <w:color w:val="0000FF"/>
          <w:sz w:val="19"/>
          <w:szCs w:val="19"/>
        </w:rPr>
        <w:t>string</w:t>
      </w:r>
      <w:r w:rsidRPr="00570587">
        <w:rPr>
          <w:rFonts w:ascii="Consolas" w:hAnsi="Consolas"/>
          <w:color w:val="000000"/>
          <w:sz w:val="19"/>
          <w:szCs w:val="19"/>
        </w:rPr>
        <w:t xml:space="preserve"> ACpass, </w:t>
      </w:r>
      <w:r w:rsidRPr="00570587">
        <w:rPr>
          <w:rFonts w:ascii="Consolas" w:hAnsi="Consolas"/>
          <w:color w:val="0000FF"/>
          <w:sz w:val="19"/>
          <w:szCs w:val="19"/>
        </w:rPr>
        <w:t>string</w:t>
      </w:r>
      <w:r w:rsidRPr="00570587">
        <w:rPr>
          <w:rFonts w:ascii="Consolas" w:hAnsi="Consolas"/>
          <w:color w:val="000000"/>
          <w:sz w:val="19"/>
          <w:szCs w:val="19"/>
        </w:rPr>
        <w:t xml:space="preserve"> username, </w:t>
      </w:r>
      <w:r w:rsidRPr="00570587">
        <w:rPr>
          <w:rFonts w:ascii="Consolas" w:hAnsi="Consolas"/>
          <w:color w:val="0000FF"/>
          <w:sz w:val="19"/>
          <w:szCs w:val="19"/>
        </w:rPr>
        <w:t>string</w:t>
      </w:r>
      <w:r w:rsidRPr="00570587">
        <w:rPr>
          <w:rFonts w:ascii="Consolas" w:hAnsi="Consolas"/>
          <w:color w:val="000000"/>
          <w:sz w:val="19"/>
          <w:szCs w:val="19"/>
        </w:rPr>
        <w:t xml:space="preserve"> password, </w:t>
      </w:r>
      <w:r w:rsidRPr="00570587">
        <w:rPr>
          <w:rFonts w:ascii="Consolas" w:hAnsi="Consolas"/>
          <w:color w:val="0000FF"/>
          <w:sz w:val="19"/>
          <w:szCs w:val="19"/>
        </w:rPr>
        <w:t>string</w:t>
      </w:r>
      <w:r w:rsidRPr="00570587">
        <w:rPr>
          <w:rFonts w:ascii="Consolas" w:hAnsi="Consolas"/>
          <w:color w:val="000000"/>
          <w:sz w:val="19"/>
          <w:szCs w:val="19"/>
        </w:rPr>
        <w:t xml:space="preserve"> Pattern, </w:t>
      </w:r>
      <w:r w:rsidRPr="00570587">
        <w:rPr>
          <w:rFonts w:ascii="Consolas" w:hAnsi="Consolas"/>
          <w:color w:val="0000FF"/>
          <w:sz w:val="19"/>
          <w:szCs w:val="19"/>
        </w:rPr>
        <w:t>string</w:t>
      </w:r>
      <w:r w:rsidRPr="00570587">
        <w:rPr>
          <w:rFonts w:ascii="Consolas" w:hAnsi="Consolas"/>
          <w:color w:val="000000"/>
          <w:sz w:val="19"/>
          <w:szCs w:val="19"/>
        </w:rPr>
        <w:t xml:space="preserve"> Serial)</w:t>
      </w:r>
    </w:p>
    <w:p w14:paraId="61B80055" w14:textId="77777777" w:rsidR="009D1437" w:rsidRPr="00570587" w:rsidRDefault="009D1437" w:rsidP="009D1437">
      <w:pPr>
        <w:ind w:right="14"/>
        <w:jc w:val="both"/>
      </w:pPr>
      <w:r w:rsidRPr="00570587">
        <w:rPr>
          <w:color w:val="000000"/>
        </w:rPr>
        <w:t>DESCRIPTION</w:t>
      </w:r>
    </w:p>
    <w:p w14:paraId="6AF1A88C" w14:textId="77777777" w:rsidR="009D1437" w:rsidRPr="00570587" w:rsidRDefault="009D1437" w:rsidP="009D1437">
      <w:pPr>
        <w:ind w:right="14"/>
        <w:jc w:val="both"/>
      </w:pPr>
      <w:r w:rsidRPr="00570587">
        <w:rPr>
          <w:color w:val="000000"/>
        </w:rPr>
        <w:tab/>
        <w:t>Đây là web service cho phép huỷ dải số.</w:t>
      </w:r>
    </w:p>
    <w:p w14:paraId="53DC03BC" w14:textId="77777777" w:rsidR="009D1437" w:rsidRPr="00570587" w:rsidRDefault="009D1437" w:rsidP="009D1437">
      <w:pPr>
        <w:ind w:right="14"/>
        <w:jc w:val="both"/>
      </w:pPr>
      <w:r w:rsidRPr="00570587">
        <w:rPr>
          <w:color w:val="000000"/>
        </w:rPr>
        <w:t>HTTP METHOD</w:t>
      </w:r>
    </w:p>
    <w:p w14:paraId="3A882D52" w14:textId="77777777" w:rsidR="009D1437" w:rsidRPr="00570587" w:rsidRDefault="009D1437" w:rsidP="009D1437">
      <w:pPr>
        <w:ind w:right="14"/>
        <w:jc w:val="both"/>
      </w:pPr>
      <w:r w:rsidRPr="00570587">
        <w:rPr>
          <w:color w:val="000000"/>
        </w:rPr>
        <w:tab/>
      </w:r>
      <w:r w:rsidRPr="00570587">
        <w:rPr>
          <w:color w:val="000000"/>
        </w:rPr>
        <w:tab/>
        <w:t>POST</w:t>
      </w:r>
    </w:p>
    <w:p w14:paraId="153F7D75" w14:textId="77777777" w:rsidR="009D1437" w:rsidRPr="00570587" w:rsidRDefault="009D1437" w:rsidP="009D1437">
      <w:pPr>
        <w:ind w:right="14"/>
        <w:jc w:val="both"/>
      </w:pPr>
      <w:r w:rsidRPr="00570587">
        <w:rPr>
          <w:color w:val="000000"/>
        </w:rPr>
        <w:t>REQUEST BODY</w:t>
      </w:r>
    </w:p>
    <w:p w14:paraId="3FBC9CBD" w14:textId="5E9AC3B2" w:rsidR="009D1437" w:rsidRPr="00570587" w:rsidRDefault="00312459" w:rsidP="009D1437">
      <w:pPr>
        <w:numPr>
          <w:ilvl w:val="0"/>
          <w:numId w:val="37"/>
        </w:numPr>
        <w:ind w:left="1080"/>
        <w:jc w:val="both"/>
        <w:textAlignment w:val="baseline"/>
        <w:rPr>
          <w:rFonts w:ascii="Calibri" w:hAnsi="Calibri" w:cs="Calibri"/>
          <w:b/>
          <w:bCs/>
          <w:color w:val="000000"/>
          <w:sz w:val="22"/>
          <w:u w:val="single"/>
        </w:rPr>
      </w:pPr>
      <w:r>
        <w:rPr>
          <w:rFonts w:ascii="Calibri" w:hAnsi="Calibri" w:cs="Calibri"/>
          <w:b/>
          <w:bCs/>
          <w:color w:val="000000"/>
          <w:sz w:val="22"/>
        </w:rPr>
        <w:t>Account/ACPass</w:t>
      </w:r>
      <w:r w:rsidR="009D1437" w:rsidRPr="00570587">
        <w:rPr>
          <w:rFonts w:ascii="Calibri" w:hAnsi="Calibri" w:cs="Calibri"/>
          <w:b/>
          <w:bCs/>
          <w:color w:val="000000"/>
          <w:sz w:val="22"/>
        </w:rPr>
        <w:t xml:space="preserve">:  </w:t>
      </w:r>
      <w:r w:rsidR="009D1437" w:rsidRPr="00570587">
        <w:rPr>
          <w:rFonts w:ascii="Calibri" w:hAnsi="Calibri" w:cs="Calibri"/>
          <w:color w:val="000000"/>
          <w:sz w:val="22"/>
        </w:rPr>
        <w:t>Tài khoản được cấp phát cho nhân viên gọi lệnh phát hành hóa đơn</w:t>
      </w:r>
    </w:p>
    <w:p w14:paraId="41D5D115" w14:textId="5C3BD6A6" w:rsidR="009D1437" w:rsidRPr="00570587" w:rsidRDefault="009D1437" w:rsidP="009D1437">
      <w:pPr>
        <w:numPr>
          <w:ilvl w:val="0"/>
          <w:numId w:val="38"/>
        </w:numPr>
        <w:ind w:left="1080"/>
        <w:jc w:val="both"/>
        <w:textAlignment w:val="baseline"/>
        <w:rPr>
          <w:rFonts w:ascii="Calibri" w:hAnsi="Calibri" w:cs="Calibri"/>
          <w:b/>
          <w:bCs/>
          <w:color w:val="000000"/>
          <w:sz w:val="22"/>
          <w:u w:val="single"/>
        </w:rPr>
      </w:pPr>
      <w:r w:rsidRPr="00570587">
        <w:rPr>
          <w:rFonts w:ascii="Calibri" w:hAnsi="Calibri" w:cs="Calibri"/>
          <w:b/>
          <w:bCs/>
          <w:color w:val="000000"/>
          <w:sz w:val="22"/>
        </w:rPr>
        <w:t>Username/pass</w:t>
      </w:r>
      <w:r w:rsidRPr="00570587">
        <w:rPr>
          <w:rFonts w:ascii="Calibri" w:hAnsi="Calibri" w:cs="Calibri"/>
          <w:color w:val="000000"/>
          <w:sz w:val="22"/>
        </w:rPr>
        <w:t>: Tài khoản được cấp phát cho khách hàng để gọi</w:t>
      </w:r>
      <w:r w:rsidR="00312459">
        <w:rPr>
          <w:rFonts w:ascii="Calibri" w:hAnsi="Calibri" w:cs="Calibri"/>
          <w:color w:val="000000"/>
          <w:sz w:val="22"/>
        </w:rPr>
        <w:t xml:space="preserve"> đến webservice (</w:t>
      </w:r>
      <w:r w:rsidRPr="00570587">
        <w:rPr>
          <w:rFonts w:ascii="Calibri" w:hAnsi="Calibri" w:cs="Calibri"/>
          <w:color w:val="000000"/>
          <w:sz w:val="22"/>
        </w:rPr>
        <w:t>tài khoản có quyền ServiceRole trong hệ thống).</w:t>
      </w:r>
    </w:p>
    <w:p w14:paraId="42C2E4FA" w14:textId="77777777" w:rsidR="009D1437" w:rsidRPr="00570587" w:rsidRDefault="009D1437" w:rsidP="009D1437">
      <w:pPr>
        <w:numPr>
          <w:ilvl w:val="0"/>
          <w:numId w:val="38"/>
        </w:numPr>
        <w:ind w:left="1080"/>
        <w:jc w:val="both"/>
        <w:textAlignment w:val="baseline"/>
        <w:rPr>
          <w:rFonts w:ascii="Calibri" w:hAnsi="Calibri" w:cs="Calibri"/>
          <w:b/>
          <w:bCs/>
          <w:color w:val="000000"/>
          <w:sz w:val="22"/>
          <w:u w:val="single"/>
        </w:rPr>
      </w:pPr>
      <w:r w:rsidRPr="00570587">
        <w:rPr>
          <w:rFonts w:ascii="Calibri" w:hAnsi="Calibri" w:cs="Calibri"/>
          <w:b/>
          <w:bCs/>
          <w:color w:val="000000"/>
          <w:sz w:val="22"/>
        </w:rPr>
        <w:t>Pattern</w:t>
      </w:r>
      <w:r w:rsidRPr="00570587">
        <w:rPr>
          <w:rFonts w:ascii="Calibri" w:hAnsi="Calibri" w:cs="Calibri"/>
          <w:color w:val="000000"/>
          <w:sz w:val="22"/>
        </w:rPr>
        <w:t>: Mẫu số</w:t>
      </w:r>
    </w:p>
    <w:p w14:paraId="49D71633" w14:textId="77777777" w:rsidR="009D1437" w:rsidRPr="00570587" w:rsidRDefault="009D1437" w:rsidP="009D1437">
      <w:pPr>
        <w:numPr>
          <w:ilvl w:val="0"/>
          <w:numId w:val="38"/>
        </w:numPr>
        <w:ind w:left="1080"/>
        <w:jc w:val="both"/>
        <w:textAlignment w:val="baseline"/>
        <w:rPr>
          <w:rFonts w:ascii="Arial" w:hAnsi="Arial" w:cs="Arial"/>
          <w:color w:val="000000"/>
          <w:sz w:val="22"/>
        </w:rPr>
      </w:pPr>
      <w:r w:rsidRPr="00570587">
        <w:rPr>
          <w:rFonts w:ascii="Calibri" w:hAnsi="Calibri" w:cs="Calibri"/>
          <w:b/>
          <w:bCs/>
          <w:color w:val="000000"/>
          <w:sz w:val="22"/>
        </w:rPr>
        <w:t>Serial</w:t>
      </w:r>
      <w:r w:rsidRPr="00570587">
        <w:rPr>
          <w:rFonts w:ascii="Calibri" w:hAnsi="Calibri" w:cs="Calibri"/>
          <w:color w:val="000000"/>
          <w:sz w:val="22"/>
        </w:rPr>
        <w:t>: Kí hiệu</w:t>
      </w:r>
    </w:p>
    <w:p w14:paraId="5B7B7206" w14:textId="77777777" w:rsidR="009D1437" w:rsidRPr="00570587" w:rsidRDefault="009D1437" w:rsidP="009D1437">
      <w:pPr>
        <w:jc w:val="both"/>
      </w:pPr>
      <w:r w:rsidRPr="00570587">
        <w:rPr>
          <w:rFonts w:ascii="Calibri" w:hAnsi="Calibri" w:cs="Calibri"/>
          <w:color w:val="000000"/>
          <w:sz w:val="22"/>
        </w:rPr>
        <w:t>RETURNS</w:t>
      </w:r>
    </w:p>
    <w:p w14:paraId="29D245AB" w14:textId="77777777" w:rsidR="009D1437" w:rsidRPr="00570587" w:rsidRDefault="009D1437" w:rsidP="009D1437">
      <w:pPr>
        <w:ind w:right="14"/>
        <w:jc w:val="both"/>
      </w:pPr>
      <w:r w:rsidRPr="00570587">
        <w:rPr>
          <w:color w:val="000000"/>
        </w:rPr>
        <w:tab/>
      </w:r>
    </w:p>
    <w:tbl>
      <w:tblPr>
        <w:tblW w:w="0" w:type="auto"/>
        <w:tblCellMar>
          <w:top w:w="15" w:type="dxa"/>
          <w:left w:w="15" w:type="dxa"/>
          <w:bottom w:w="15" w:type="dxa"/>
          <w:right w:w="15" w:type="dxa"/>
        </w:tblCellMar>
        <w:tblLook w:val="04A0" w:firstRow="1" w:lastRow="0" w:firstColumn="1" w:lastColumn="0" w:noHBand="0" w:noVBand="1"/>
      </w:tblPr>
      <w:tblGrid>
        <w:gridCol w:w="1496"/>
        <w:gridCol w:w="4059"/>
        <w:gridCol w:w="3795"/>
      </w:tblGrid>
      <w:tr w:rsidR="009D1437" w:rsidRPr="00570587" w14:paraId="1CC725F2" w14:textId="77777777" w:rsidTr="00616EC4">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02C783C5" w14:textId="77777777" w:rsidR="009D1437" w:rsidRPr="00570587" w:rsidRDefault="009D1437" w:rsidP="00616EC4">
            <w:pPr>
              <w:ind w:left="720"/>
            </w:pPr>
            <w:r w:rsidRPr="00570587">
              <w:rPr>
                <w:rFonts w:ascii="Calibri" w:hAnsi="Calibri" w:cs="Calibri"/>
                <w:color w:val="000000"/>
                <w:sz w:val="22"/>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3B16DD74" w14:textId="77777777" w:rsidR="009D1437" w:rsidRPr="00570587" w:rsidRDefault="009D1437" w:rsidP="00616EC4">
            <w:pPr>
              <w:ind w:left="720"/>
            </w:pPr>
            <w:r w:rsidRPr="00570587">
              <w:rPr>
                <w:rFonts w:ascii="Calibri" w:hAnsi="Calibri" w:cs="Calibri"/>
                <w:color w:val="000000"/>
                <w:sz w:val="22"/>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773A9085" w14:textId="77777777" w:rsidR="009D1437" w:rsidRPr="00570587" w:rsidRDefault="009D1437" w:rsidP="00616EC4">
            <w:pPr>
              <w:ind w:left="720"/>
            </w:pPr>
            <w:r w:rsidRPr="00570587">
              <w:rPr>
                <w:rFonts w:ascii="Calibri" w:hAnsi="Calibri" w:cs="Calibri"/>
                <w:color w:val="000000"/>
                <w:sz w:val="22"/>
              </w:rPr>
              <w:t>Ghi chú</w:t>
            </w:r>
          </w:p>
        </w:tc>
      </w:tr>
      <w:tr w:rsidR="009D1437" w:rsidRPr="00570587" w14:paraId="597E3B87"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F07707C" w14:textId="77777777" w:rsidR="009D1437" w:rsidRPr="00570587" w:rsidRDefault="009D1437" w:rsidP="00616EC4">
            <w:pPr>
              <w:jc w:val="both"/>
            </w:pPr>
            <w:r w:rsidRPr="00570587">
              <w:rPr>
                <w:rFonts w:ascii="Calibri" w:hAnsi="Calibri" w:cs="Calibri"/>
                <w:color w:val="000000"/>
                <w:sz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B730808" w14:textId="77777777" w:rsidR="009D1437" w:rsidRPr="00570587" w:rsidRDefault="009D1437" w:rsidP="00616EC4">
            <w:pPr>
              <w:jc w:val="both"/>
            </w:pPr>
            <w:r w:rsidRPr="00570587">
              <w:rPr>
                <w:rFonts w:ascii="Calibri" w:hAnsi="Calibri" w:cs="Calibri"/>
                <w:color w:val="000000"/>
                <w:sz w:val="22"/>
              </w:rPr>
              <w:t>Tài khoản đăng nhập sai hoặc không có quyền thêm khách hàng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7080396" w14:textId="77777777" w:rsidR="009D1437" w:rsidRPr="00570587" w:rsidRDefault="009D1437" w:rsidP="00616EC4"/>
        </w:tc>
      </w:tr>
      <w:tr w:rsidR="009D1437" w:rsidRPr="00570587" w14:paraId="28230063"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ABE800F" w14:textId="77777777" w:rsidR="009D1437" w:rsidRPr="00570587" w:rsidRDefault="009D1437" w:rsidP="00616EC4">
            <w:pPr>
              <w:jc w:val="both"/>
            </w:pPr>
            <w:r w:rsidRPr="00570587">
              <w:rPr>
                <w:rFonts w:ascii="Calibri" w:hAnsi="Calibri" w:cs="Calibri"/>
                <w:color w:val="000000"/>
                <w:sz w:val="22"/>
              </w:rPr>
              <w:t>ERR:5</w:t>
            </w:r>
          </w:p>
          <w:p w14:paraId="5943AD5E" w14:textId="77777777" w:rsidR="009D1437" w:rsidRPr="00570587" w:rsidRDefault="009D1437" w:rsidP="00616EC4"/>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45EDAE6" w14:textId="77777777" w:rsidR="009D1437" w:rsidRPr="00570587" w:rsidRDefault="009D1437" w:rsidP="00616EC4">
            <w:pPr>
              <w:jc w:val="both"/>
            </w:pPr>
            <w:r w:rsidRPr="00570587">
              <w:rPr>
                <w:rFonts w:ascii="Calibri" w:hAnsi="Calibri" w:cs="Calibri"/>
                <w:color w:val="000000"/>
                <w:sz w:val="22"/>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60064AD" w14:textId="77777777" w:rsidR="009D1437" w:rsidRPr="00570587" w:rsidRDefault="009D1437" w:rsidP="00616EC4">
            <w:pPr>
              <w:jc w:val="both"/>
            </w:pPr>
            <w:r w:rsidRPr="00570587">
              <w:rPr>
                <w:rFonts w:ascii="Calibri" w:hAnsi="Calibri" w:cs="Calibri"/>
                <w:color w:val="000000"/>
                <w:sz w:val="22"/>
              </w:rPr>
              <w:t>Lỗi không xác định, kiểm tra exception trả về (DB roll back)</w:t>
            </w:r>
          </w:p>
        </w:tc>
      </w:tr>
      <w:tr w:rsidR="009D1437" w:rsidRPr="00570587" w14:paraId="6732971B"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1D2B100" w14:textId="77777777" w:rsidR="009D1437" w:rsidRPr="00570587" w:rsidRDefault="009D1437" w:rsidP="00616EC4">
            <w:pPr>
              <w:jc w:val="both"/>
            </w:pPr>
            <w:r w:rsidRPr="00570587">
              <w:rPr>
                <w:rFonts w:ascii="Calibri" w:hAnsi="Calibri" w:cs="Calibri"/>
                <w:color w:val="000000"/>
                <w:sz w:val="22"/>
              </w:rPr>
              <w:t>OK</w:t>
            </w:r>
          </w:p>
          <w:p w14:paraId="6ADD4170" w14:textId="77777777" w:rsidR="009D1437" w:rsidRPr="00570587" w:rsidRDefault="009D1437" w:rsidP="00616EC4"/>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52449DE" w14:textId="77777777" w:rsidR="009D1437" w:rsidRPr="00570587" w:rsidRDefault="009D1437" w:rsidP="00616EC4">
            <w:pPr>
              <w:jc w:val="both"/>
            </w:pPr>
            <w:r w:rsidRPr="00570587">
              <w:rPr>
                <w:rFonts w:ascii="Calibri" w:hAnsi="Calibri" w:cs="Calibri"/>
                <w:color w:val="000000"/>
                <w:sz w:val="22"/>
              </w:rPr>
              <w:t>Thành công</w:t>
            </w:r>
          </w:p>
          <w:p w14:paraId="1C329DF2" w14:textId="77777777" w:rsidR="009D1437" w:rsidRPr="00570587" w:rsidRDefault="009D1437" w:rsidP="00616EC4"/>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CE20DA7" w14:textId="77777777" w:rsidR="009D1437" w:rsidRPr="00570587" w:rsidRDefault="009D1437" w:rsidP="00616EC4">
            <w:pPr>
              <w:spacing w:after="240"/>
            </w:pPr>
          </w:p>
        </w:tc>
      </w:tr>
    </w:tbl>
    <w:p w14:paraId="1ADBE60A" w14:textId="77777777" w:rsidR="009D1437" w:rsidRDefault="009D1437" w:rsidP="009D1437"/>
    <w:p w14:paraId="0114D172" w14:textId="77777777" w:rsidR="009D1437" w:rsidRDefault="009D1437" w:rsidP="00480762">
      <w:pPr>
        <w:pStyle w:val="Heading3"/>
      </w:pPr>
      <w:bookmarkStart w:id="234" w:name="_Toc198045352"/>
      <w:r>
        <w:t xml:space="preserve">Lấy giá trị Hash cho phát hành hóa đơn </w:t>
      </w:r>
      <w:r>
        <w:rPr>
          <w:lang w:val="en-US"/>
        </w:rPr>
        <w:t>SmartCa</w:t>
      </w:r>
      <w:r>
        <w:t xml:space="preserve"> ( bước 1)</w:t>
      </w:r>
      <w:bookmarkEnd w:id="234"/>
    </w:p>
    <w:p w14:paraId="16B3C4A7" w14:textId="77777777" w:rsidR="009D1437" w:rsidRPr="00593BE8" w:rsidRDefault="009D1437" w:rsidP="009D1437">
      <w:pPr>
        <w:pStyle w:val="N"/>
      </w:pPr>
      <w:r w:rsidRPr="00593BE8">
        <w:t>URL</w:t>
      </w:r>
    </w:p>
    <w:p w14:paraId="098C0407" w14:textId="77777777" w:rsidR="009D1437" w:rsidRDefault="009D1437" w:rsidP="009D1437">
      <w:pPr>
        <w:pStyle w:val="N"/>
      </w:pPr>
      <w:r>
        <w:tab/>
      </w:r>
      <w:r w:rsidRPr="00007702">
        <w:t xml:space="preserve"> </w:t>
      </w:r>
      <w:r>
        <w:t>s</w:t>
      </w:r>
      <w:r w:rsidRPr="00EB3AC8">
        <w:t xml:space="preserve">tring </w:t>
      </w:r>
      <w:r w:rsidRPr="00845AB8">
        <w:rPr>
          <w:b/>
        </w:rPr>
        <w:t>GetHashInvSmartCA</w:t>
      </w:r>
      <w:r w:rsidRPr="00A0628B">
        <w:t>(string Account, string ACpass, string xmlInvData, string username, string password, string serialCert, int type, string invToken, string pattern = "", string serial = "", int convert = 0)</w:t>
      </w:r>
    </w:p>
    <w:p w14:paraId="5B8338DA" w14:textId="77777777" w:rsidR="009D1437" w:rsidRPr="00593BE8" w:rsidRDefault="009D1437" w:rsidP="009D1437">
      <w:pPr>
        <w:pStyle w:val="N"/>
      </w:pPr>
      <w:r w:rsidRPr="00593BE8">
        <w:t>DESCRIPTION</w:t>
      </w:r>
    </w:p>
    <w:p w14:paraId="5428DD25" w14:textId="77777777" w:rsidR="009D1437" w:rsidRPr="007C1EEB" w:rsidRDefault="009D1437" w:rsidP="009D1437">
      <w:pPr>
        <w:pStyle w:val="N"/>
      </w:pPr>
      <w:r>
        <w:tab/>
        <w:t>Đây là web service cho phép phát hành hóa đơn với các hệ thống sử dụng smartCA, thực hiện truyền dữ liệu hóa đơn và lấy giá trị hash value để ký số bằng smartCA ở client.</w:t>
      </w:r>
    </w:p>
    <w:p w14:paraId="3EB8C3C9" w14:textId="77777777" w:rsidR="009D1437" w:rsidRPr="00007702" w:rsidRDefault="009D1437" w:rsidP="009D1437">
      <w:pPr>
        <w:pStyle w:val="N"/>
      </w:pPr>
      <w:r w:rsidRPr="00663B3E">
        <w:t>HTTP METHOD</w:t>
      </w:r>
    </w:p>
    <w:p w14:paraId="513BCCB6" w14:textId="77777777" w:rsidR="009D1437" w:rsidRPr="00007702" w:rsidRDefault="009D1437" w:rsidP="009D1437">
      <w:pPr>
        <w:pStyle w:val="N"/>
        <w:rPr>
          <w:b/>
        </w:rPr>
      </w:pPr>
      <w:r w:rsidRPr="00610AFD">
        <w:tab/>
      </w:r>
      <w:r w:rsidRPr="00610AFD">
        <w:tab/>
        <w:t>POST</w:t>
      </w:r>
    </w:p>
    <w:p w14:paraId="7E294206" w14:textId="77777777" w:rsidR="009D1437" w:rsidRPr="00610AFD" w:rsidRDefault="009D1437" w:rsidP="009D1437">
      <w:pPr>
        <w:pStyle w:val="N"/>
      </w:pPr>
      <w:r w:rsidRPr="00610AFD">
        <w:t>REQUEST BODY</w:t>
      </w:r>
    </w:p>
    <w:p w14:paraId="0FD6CD34"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Tài khoản được cấp phát cho nhân viên gọi lệnh phát hành hóa đơn</w:t>
      </w:r>
    </w:p>
    <w:p w14:paraId="3E8B0275" w14:textId="77777777" w:rsidR="009D1437" w:rsidRPr="00076E1C"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lastRenderedPageBreak/>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75EA0FAD" w14:textId="77777777" w:rsidR="009D1437" w:rsidRPr="004D34F1" w:rsidRDefault="009D1437" w:rsidP="009D1437">
      <w:pPr>
        <w:pStyle w:val="ListParagraph"/>
        <w:numPr>
          <w:ilvl w:val="0"/>
          <w:numId w:val="2"/>
        </w:numPr>
        <w:spacing w:after="0" w:line="360" w:lineRule="auto"/>
        <w:ind w:left="1080"/>
        <w:jc w:val="both"/>
        <w:rPr>
          <w:rFonts w:eastAsia="Calibri"/>
          <w:b/>
          <w:u w:val="single"/>
        </w:rPr>
      </w:pPr>
      <w:r w:rsidRPr="00076E1C">
        <w:rPr>
          <w:b/>
          <w:color w:val="000000"/>
          <w:highlight w:val="white"/>
        </w:rPr>
        <w:t>xmlInvData</w:t>
      </w:r>
      <w:r w:rsidRPr="00076E1C">
        <w:rPr>
          <w:color w:val="000000"/>
        </w:rPr>
        <w:t>: chuỗi xml hóa đơn (theo mẫ</w:t>
      </w:r>
      <w:r>
        <w:rPr>
          <w:color w:val="000000"/>
        </w:rPr>
        <w:t>u mô tả kèm theo</w:t>
      </w:r>
      <w:r w:rsidRPr="00076E1C">
        <w:rPr>
          <w:color w:val="000000"/>
        </w:rPr>
        <w:t>)</w:t>
      </w:r>
    </w:p>
    <w:p w14:paraId="2F68637F" w14:textId="77777777" w:rsidR="009D1437" w:rsidRPr="004D34F1" w:rsidRDefault="009D1437" w:rsidP="009D1437">
      <w:pPr>
        <w:pStyle w:val="ListParagraph"/>
        <w:numPr>
          <w:ilvl w:val="0"/>
          <w:numId w:val="2"/>
        </w:numPr>
        <w:spacing w:after="0" w:line="360" w:lineRule="auto"/>
        <w:ind w:left="1080"/>
        <w:jc w:val="both"/>
        <w:rPr>
          <w:rFonts w:eastAsia="Calibri"/>
          <w:b/>
          <w:u w:val="single"/>
        </w:rPr>
      </w:pPr>
      <w:r w:rsidRPr="004D34F1">
        <w:rPr>
          <w:b/>
          <w:color w:val="000000"/>
          <w:highlight w:val="white"/>
        </w:rPr>
        <w:t>serialCert</w:t>
      </w:r>
      <w:r>
        <w:rPr>
          <w:color w:val="000000"/>
        </w:rPr>
        <w:t>: S</w:t>
      </w:r>
      <w:r w:rsidRPr="004D34F1">
        <w:rPr>
          <w:color w:val="000000"/>
        </w:rPr>
        <w:t>erial của chứng thư</w:t>
      </w:r>
      <w:r>
        <w:rPr>
          <w:color w:val="000000"/>
        </w:rPr>
        <w:t xml:space="preserve"> số</w:t>
      </w:r>
      <w:r w:rsidRPr="004D34F1">
        <w:rPr>
          <w:color w:val="000000"/>
        </w:rPr>
        <w:t xml:space="preserve"> công ty đã đăng ký trong hệ thống</w:t>
      </w:r>
    </w:p>
    <w:p w14:paraId="52BDDE85"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4D34F1">
        <w:rPr>
          <w:b/>
          <w:color w:val="000000"/>
          <w:highlight w:val="white"/>
        </w:rPr>
        <w:t>type</w:t>
      </w:r>
      <w:r w:rsidRPr="004D34F1">
        <w:rPr>
          <w:color w:val="000000"/>
        </w:rPr>
        <w:t>: phát hành mới: 0, thay thế = 1, điều chỉnh tăng = 2, điều chỉnh giảm = 3, điều chỉnh thông tin = 4</w:t>
      </w:r>
    </w:p>
    <w:p w14:paraId="590E76EC"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invToken</w:t>
      </w:r>
      <w:r w:rsidRPr="005A1839">
        <w:rPr>
          <w:color w:val="000000"/>
        </w:rPr>
        <w:t xml:space="preserve">: chuỗi token hóa đơn = mẫu số;ký hiệu;số hóa đơn (ví dụ: </w:t>
      </w:r>
      <w:r w:rsidRPr="005A1839">
        <w:rPr>
          <w:color w:val="A31515"/>
          <w:highlight w:val="white"/>
        </w:rPr>
        <w:t>01GTKT0/001;AA/17E;1</w:t>
      </w:r>
      <w:r w:rsidRPr="005A1839">
        <w:rPr>
          <w:color w:val="000000"/>
        </w:rPr>
        <w:t>) – chỉ cần khi thay thế/ điều chỉ</w:t>
      </w:r>
      <w:r>
        <w:rPr>
          <w:color w:val="000000"/>
        </w:rPr>
        <w:t>nh; phát hành thì để trống</w:t>
      </w:r>
    </w:p>
    <w:p w14:paraId="1AF51713"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mẫu số</w:t>
      </w:r>
      <w:r>
        <w:rPr>
          <w:color w:val="000000"/>
        </w:rPr>
        <w:t xml:space="preserve"> hóa đơn</w:t>
      </w:r>
    </w:p>
    <w:p w14:paraId="4782F77D"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serial</w:t>
      </w:r>
      <w:r w:rsidRPr="005A1839">
        <w:rPr>
          <w:color w:val="000000"/>
        </w:rPr>
        <w:t>: ký hiệu</w:t>
      </w:r>
      <w:r>
        <w:rPr>
          <w:color w:val="000000"/>
        </w:rPr>
        <w:t xml:space="preserve"> hóa đơn</w:t>
      </w:r>
    </w:p>
    <w:p w14:paraId="065D4A1C" w14:textId="77777777" w:rsidR="009D1437" w:rsidRPr="004D34F1" w:rsidRDefault="009D1437" w:rsidP="009D1437">
      <w:pPr>
        <w:spacing w:line="360" w:lineRule="auto"/>
        <w:jc w:val="both"/>
        <w:rPr>
          <w:rFonts w:eastAsia="Calibri"/>
          <w:b/>
          <w:u w:val="single"/>
        </w:rPr>
      </w:pPr>
    </w:p>
    <w:p w14:paraId="43F0C387"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9D1437" w:rsidRPr="00660ABB" w14:paraId="636CD200"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0689E418" w14:textId="77777777" w:rsidR="009D1437" w:rsidRPr="00660ABB" w:rsidRDefault="009D1437" w:rsidP="00616EC4">
            <w:pPr>
              <w:pStyle w:val="ListParagraph"/>
            </w:pPr>
            <w:r>
              <w:t>Kết 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73001C38" w14:textId="77777777" w:rsidR="009D1437" w:rsidRPr="00660ABB" w:rsidRDefault="009D1437" w:rsidP="00616EC4">
            <w:pPr>
              <w:pStyle w:val="ListParagraph"/>
            </w:pPr>
            <w:r w:rsidRPr="00660ABB">
              <w:t>Mô 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664796B0" w14:textId="77777777" w:rsidR="009D1437" w:rsidRPr="00660ABB" w:rsidRDefault="009D1437" w:rsidP="00616EC4">
            <w:pPr>
              <w:pStyle w:val="ListParagraph"/>
            </w:pPr>
            <w:r>
              <w:t>Ghi chú</w:t>
            </w:r>
          </w:p>
        </w:tc>
      </w:tr>
      <w:tr w:rsidR="009D1437" w:rsidRPr="00660ABB" w14:paraId="1E4DDC77" w14:textId="77777777" w:rsidTr="00616EC4">
        <w:tc>
          <w:tcPr>
            <w:tcW w:w="2250" w:type="dxa"/>
            <w:tcBorders>
              <w:top w:val="single" w:sz="4" w:space="0" w:color="2E74B5"/>
              <w:left w:val="single" w:sz="4" w:space="0" w:color="2E74B5"/>
              <w:right w:val="single" w:sz="4" w:space="0" w:color="2E74B5"/>
            </w:tcBorders>
            <w:shd w:val="clear" w:color="auto" w:fill="auto"/>
          </w:tcPr>
          <w:p w14:paraId="60C131B3" w14:textId="77777777" w:rsidR="009D1437" w:rsidRPr="009372AD" w:rsidRDefault="009D1437" w:rsidP="00616EC4">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E9C88D9" w14:textId="77777777" w:rsidR="009D1437" w:rsidRPr="009372AD" w:rsidRDefault="009D1437" w:rsidP="00616EC4">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14:paraId="063AF175" w14:textId="77777777" w:rsidR="009D1437" w:rsidRPr="009372AD" w:rsidRDefault="009D1437" w:rsidP="00616EC4">
            <w:pPr>
              <w:pStyle w:val="ListParagraph"/>
              <w:ind w:left="0"/>
              <w:jc w:val="both"/>
            </w:pPr>
          </w:p>
        </w:tc>
      </w:tr>
      <w:tr w:rsidR="009D1437" w:rsidRPr="00660ABB" w14:paraId="09ED1C8F"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2C0F753B" w14:textId="77777777" w:rsidR="009D1437" w:rsidRPr="009372AD" w:rsidRDefault="009D1437" w:rsidP="00616EC4">
            <w:pPr>
              <w:autoSpaceDE w:val="0"/>
              <w:autoSpaceDN w:val="0"/>
              <w:adjustRightInd w:val="0"/>
              <w:rPr>
                <w:rFonts w:eastAsia="Calibri"/>
              </w:rPr>
            </w:pPr>
            <w:r w:rsidRPr="00E22984">
              <w:rPr>
                <w:rFonts w:eastAsia="Calibri"/>
              </w:rPr>
              <w:t>ERR:21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8113485" w14:textId="77777777" w:rsidR="009D1437" w:rsidRPr="009372AD" w:rsidRDefault="009D1437" w:rsidP="00616EC4">
            <w:pPr>
              <w:rPr>
                <w:rFonts w:eastAsia="Calibri"/>
              </w:rPr>
            </w:pPr>
            <w:r>
              <w:rPr>
                <w:rFonts w:eastAsia="Calibri"/>
              </w:rPr>
              <w:t>Không tìm thấy công ty hoặc tài khoản không tồn tại</w:t>
            </w:r>
          </w:p>
        </w:tc>
        <w:tc>
          <w:tcPr>
            <w:tcW w:w="2116" w:type="dxa"/>
            <w:tcBorders>
              <w:top w:val="single" w:sz="4" w:space="0" w:color="2E74B5"/>
              <w:left w:val="single" w:sz="4" w:space="0" w:color="2E74B5"/>
              <w:bottom w:val="single" w:sz="4" w:space="0" w:color="2E74B5"/>
              <w:right w:val="single" w:sz="4" w:space="0" w:color="2E74B5"/>
            </w:tcBorders>
          </w:tcPr>
          <w:p w14:paraId="7718B538" w14:textId="77777777" w:rsidR="009D1437" w:rsidRPr="009372AD" w:rsidRDefault="009D1437" w:rsidP="00616EC4">
            <w:pPr>
              <w:jc w:val="both"/>
            </w:pPr>
          </w:p>
        </w:tc>
      </w:tr>
      <w:tr w:rsidR="009D1437" w:rsidRPr="00660ABB" w14:paraId="2472A5EC"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86D4D20" w14:textId="77777777" w:rsidR="009D1437" w:rsidRPr="009372AD" w:rsidRDefault="009D1437" w:rsidP="00616EC4">
            <w:pPr>
              <w:autoSpaceDE w:val="0"/>
              <w:autoSpaceDN w:val="0"/>
              <w:adjustRightInd w:val="0"/>
              <w:rPr>
                <w:rFonts w:eastAsia="Calibri"/>
              </w:rPr>
            </w:pPr>
            <w:r w:rsidRPr="00E22984">
              <w:rPr>
                <w:rFonts w:eastAsia="Calibri"/>
              </w:rPr>
              <w:t>ERR:22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434A0C9" w14:textId="77777777" w:rsidR="009D1437" w:rsidRPr="009372AD" w:rsidRDefault="009D1437" w:rsidP="00616EC4">
            <w:pPr>
              <w:rPr>
                <w:rFonts w:eastAsia="Calibri"/>
              </w:rPr>
            </w:pPr>
            <w:r>
              <w:rPr>
                <w:rFonts w:eastAsia="Calibri"/>
              </w:rPr>
              <w:t>Công ty chưa đăng ký chứng thư số</w:t>
            </w:r>
          </w:p>
        </w:tc>
        <w:tc>
          <w:tcPr>
            <w:tcW w:w="2116" w:type="dxa"/>
            <w:tcBorders>
              <w:top w:val="single" w:sz="4" w:space="0" w:color="2E74B5"/>
              <w:left w:val="single" w:sz="4" w:space="0" w:color="2E74B5"/>
              <w:bottom w:val="single" w:sz="4" w:space="0" w:color="2E74B5"/>
              <w:right w:val="single" w:sz="4" w:space="0" w:color="2E74B5"/>
            </w:tcBorders>
          </w:tcPr>
          <w:p w14:paraId="320928E5" w14:textId="77777777" w:rsidR="009D1437" w:rsidRPr="009372AD" w:rsidRDefault="009D1437" w:rsidP="00616EC4">
            <w:pPr>
              <w:pStyle w:val="ListParagraph"/>
              <w:ind w:left="0"/>
              <w:jc w:val="both"/>
            </w:pPr>
          </w:p>
        </w:tc>
      </w:tr>
      <w:tr w:rsidR="009D1437" w:rsidRPr="00660ABB" w14:paraId="250D76BB"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D540235" w14:textId="77777777" w:rsidR="009D1437" w:rsidRPr="009372AD" w:rsidRDefault="009D1437" w:rsidP="00616EC4">
            <w:pPr>
              <w:autoSpaceDE w:val="0"/>
              <w:autoSpaceDN w:val="0"/>
              <w:adjustRightInd w:val="0"/>
              <w:rPr>
                <w:rFonts w:eastAsia="Calibri"/>
              </w:rPr>
            </w:pPr>
            <w:r w:rsidRPr="00E22984">
              <w:rPr>
                <w:rFonts w:eastAsia="Calibri"/>
              </w:rPr>
              <w:t>ERR:28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AE5A349" w14:textId="77777777" w:rsidR="009D1437" w:rsidRPr="009372AD" w:rsidRDefault="009D1437" w:rsidP="00616EC4">
            <w:pPr>
              <w:rPr>
                <w:rFonts w:eastAsia="Calibri"/>
              </w:rPr>
            </w:pPr>
            <w:r>
              <w:rPr>
                <w:rFonts w:eastAsia="Calibri"/>
              </w:rPr>
              <w:t>Chưa có thông tin chứng thư trong hệ thống</w:t>
            </w:r>
          </w:p>
        </w:tc>
        <w:tc>
          <w:tcPr>
            <w:tcW w:w="2116" w:type="dxa"/>
            <w:tcBorders>
              <w:top w:val="single" w:sz="4" w:space="0" w:color="2E74B5"/>
              <w:left w:val="single" w:sz="4" w:space="0" w:color="2E74B5"/>
              <w:bottom w:val="single" w:sz="4" w:space="0" w:color="2E74B5"/>
              <w:right w:val="single" w:sz="4" w:space="0" w:color="2E74B5"/>
            </w:tcBorders>
          </w:tcPr>
          <w:p w14:paraId="56B62745" w14:textId="77777777" w:rsidR="009D1437" w:rsidRPr="009372AD" w:rsidRDefault="009D1437" w:rsidP="00616EC4">
            <w:pPr>
              <w:pStyle w:val="ListParagraph"/>
              <w:ind w:left="0"/>
              <w:jc w:val="both"/>
            </w:pPr>
          </w:p>
        </w:tc>
      </w:tr>
      <w:tr w:rsidR="009D1437" w:rsidRPr="00660ABB" w14:paraId="3623DD35"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090B6A8" w14:textId="77777777" w:rsidR="009D1437" w:rsidRPr="009372AD" w:rsidRDefault="009D1437" w:rsidP="00616EC4">
            <w:pPr>
              <w:autoSpaceDE w:val="0"/>
              <w:autoSpaceDN w:val="0"/>
              <w:adjustRightInd w:val="0"/>
              <w:rPr>
                <w:rFonts w:eastAsia="Calibri"/>
              </w:rPr>
            </w:pPr>
            <w:r w:rsidRPr="00E22984">
              <w:rPr>
                <w:rFonts w:eastAsia="Calibri"/>
              </w:rPr>
              <w:t>ERR:24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ABC12E4" w14:textId="77777777" w:rsidR="009D1437" w:rsidRPr="009372AD" w:rsidRDefault="009D1437" w:rsidP="00616EC4">
            <w:pPr>
              <w:rPr>
                <w:rFonts w:eastAsia="Calibri"/>
              </w:rPr>
            </w:pPr>
            <w:r>
              <w:rPr>
                <w:rFonts w:eastAsia="Calibri"/>
              </w:rPr>
              <w:t>Chứng thư truyền lên không đúng với chứng thư đăng ký trong hệ thống</w:t>
            </w:r>
          </w:p>
        </w:tc>
        <w:tc>
          <w:tcPr>
            <w:tcW w:w="2116" w:type="dxa"/>
            <w:tcBorders>
              <w:top w:val="single" w:sz="4" w:space="0" w:color="2E74B5"/>
              <w:left w:val="single" w:sz="4" w:space="0" w:color="2E74B5"/>
              <w:bottom w:val="single" w:sz="4" w:space="0" w:color="2E74B5"/>
              <w:right w:val="single" w:sz="4" w:space="0" w:color="2E74B5"/>
            </w:tcBorders>
          </w:tcPr>
          <w:p w14:paraId="3C2D6FB9" w14:textId="77777777" w:rsidR="009D1437" w:rsidRPr="009372AD" w:rsidRDefault="009D1437" w:rsidP="00616EC4">
            <w:pPr>
              <w:pStyle w:val="ListParagraph"/>
              <w:ind w:left="0"/>
              <w:jc w:val="both"/>
            </w:pPr>
          </w:p>
        </w:tc>
      </w:tr>
      <w:tr w:rsidR="009D1437" w:rsidRPr="00660ABB" w14:paraId="1E8EACF5"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8E9FB4B" w14:textId="77777777" w:rsidR="009D1437" w:rsidRPr="009372AD" w:rsidRDefault="009D1437" w:rsidP="00616EC4">
            <w:pPr>
              <w:autoSpaceDE w:val="0"/>
              <w:autoSpaceDN w:val="0"/>
              <w:adjustRightInd w:val="0"/>
              <w:rPr>
                <w:rFonts w:eastAsia="Calibri"/>
              </w:rPr>
            </w:pPr>
            <w:r w:rsidRPr="00E22984">
              <w:rPr>
                <w:rFonts w:eastAsia="Calibri"/>
              </w:rPr>
              <w:t>ERR:27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35A3932" w14:textId="77777777" w:rsidR="009D1437" w:rsidRPr="009372AD" w:rsidRDefault="009D1437" w:rsidP="00616EC4">
            <w:pPr>
              <w:pStyle w:val="ListParagraph"/>
              <w:spacing w:after="0" w:line="240" w:lineRule="auto"/>
              <w:ind w:left="0"/>
              <w:rPr>
                <w:rFonts w:eastAsia="Calibri"/>
              </w:rPr>
            </w:pPr>
            <w:r>
              <w:rPr>
                <w:rFonts w:eastAsia="Calibri"/>
              </w:rPr>
              <w:t>Chứng thư chưa đến thời điểm sử dụng</w:t>
            </w:r>
          </w:p>
        </w:tc>
        <w:tc>
          <w:tcPr>
            <w:tcW w:w="2116" w:type="dxa"/>
            <w:tcBorders>
              <w:top w:val="single" w:sz="4" w:space="0" w:color="2E74B5"/>
              <w:left w:val="single" w:sz="4" w:space="0" w:color="2E74B5"/>
              <w:bottom w:val="single" w:sz="4" w:space="0" w:color="2E74B5"/>
              <w:right w:val="single" w:sz="4" w:space="0" w:color="2E74B5"/>
            </w:tcBorders>
          </w:tcPr>
          <w:p w14:paraId="175121E9" w14:textId="77777777" w:rsidR="009D1437" w:rsidRPr="009372AD" w:rsidRDefault="009D1437" w:rsidP="00616EC4">
            <w:pPr>
              <w:pStyle w:val="ListParagraph"/>
              <w:ind w:left="0"/>
              <w:jc w:val="both"/>
            </w:pPr>
          </w:p>
        </w:tc>
      </w:tr>
      <w:tr w:rsidR="009D1437" w:rsidRPr="00660ABB" w14:paraId="7812A5F9"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28DE727" w14:textId="77777777" w:rsidR="009D1437" w:rsidRPr="009372AD" w:rsidRDefault="009D1437" w:rsidP="00616EC4">
            <w:pPr>
              <w:autoSpaceDE w:val="0"/>
              <w:autoSpaceDN w:val="0"/>
              <w:adjustRightInd w:val="0"/>
              <w:rPr>
                <w:rFonts w:eastAsia="Calibri"/>
              </w:rPr>
            </w:pPr>
            <w:r w:rsidRPr="00E22984">
              <w:rPr>
                <w:rFonts w:eastAsia="Calibri"/>
              </w:rPr>
              <w:t>ERR:26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8E9AD30" w14:textId="77777777" w:rsidR="009D1437" w:rsidRPr="009372AD" w:rsidRDefault="009D1437" w:rsidP="00616EC4">
            <w:pPr>
              <w:pStyle w:val="ListParagraph"/>
              <w:spacing w:after="0" w:line="240" w:lineRule="auto"/>
              <w:ind w:left="0"/>
              <w:rPr>
                <w:rFonts w:eastAsia="Calibri"/>
              </w:rPr>
            </w:pPr>
            <w:r>
              <w:rPr>
                <w:rFonts w:eastAsia="Calibri"/>
              </w:rPr>
              <w:t>Chứng thư số hết hạn</w:t>
            </w:r>
          </w:p>
        </w:tc>
        <w:tc>
          <w:tcPr>
            <w:tcW w:w="2116" w:type="dxa"/>
            <w:tcBorders>
              <w:top w:val="single" w:sz="4" w:space="0" w:color="2E74B5"/>
              <w:left w:val="single" w:sz="4" w:space="0" w:color="2E74B5"/>
              <w:bottom w:val="single" w:sz="4" w:space="0" w:color="2E74B5"/>
              <w:right w:val="single" w:sz="4" w:space="0" w:color="2E74B5"/>
            </w:tcBorders>
          </w:tcPr>
          <w:p w14:paraId="37A60B77" w14:textId="77777777" w:rsidR="009D1437" w:rsidRPr="009372AD" w:rsidRDefault="009D1437" w:rsidP="00616EC4">
            <w:pPr>
              <w:pStyle w:val="ListParagraph"/>
              <w:ind w:left="0"/>
              <w:jc w:val="both"/>
            </w:pPr>
          </w:p>
        </w:tc>
      </w:tr>
      <w:tr w:rsidR="009D1437" w:rsidRPr="00660ABB" w14:paraId="37928132"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E76482D" w14:textId="77777777" w:rsidR="009D1437" w:rsidRPr="009372AD" w:rsidRDefault="009D1437" w:rsidP="00616EC4">
            <w:pPr>
              <w:autoSpaceDE w:val="0"/>
              <w:autoSpaceDN w:val="0"/>
              <w:adjustRightInd w:val="0"/>
              <w:rPr>
                <w:rFonts w:eastAsia="Calibri"/>
              </w:rPr>
            </w:pPr>
            <w:r w:rsidRPr="00E22984">
              <w:rPr>
                <w:rFonts w:eastAsia="Calibri"/>
              </w:rPr>
              <w:t>ERR:3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ABBD6F8" w14:textId="77777777" w:rsidR="009D1437" w:rsidRPr="009372AD" w:rsidRDefault="009D1437" w:rsidP="00616EC4">
            <w:pPr>
              <w:pStyle w:val="ListParagraph"/>
              <w:spacing w:after="0" w:line="240" w:lineRule="auto"/>
              <w:ind w:left="0"/>
              <w:rPr>
                <w:rFonts w:eastAsia="Calibri"/>
              </w:rPr>
            </w:pPr>
            <w:r w:rsidRPr="009372AD">
              <w:rPr>
                <w:rFonts w:eastAsia="Calibri"/>
              </w:rPr>
              <w:t>Dữ liệu xml đầu vào không đúng quy định</w:t>
            </w:r>
          </w:p>
        </w:tc>
        <w:tc>
          <w:tcPr>
            <w:tcW w:w="2116" w:type="dxa"/>
            <w:tcBorders>
              <w:top w:val="single" w:sz="4" w:space="0" w:color="2E74B5"/>
              <w:left w:val="single" w:sz="4" w:space="0" w:color="2E74B5"/>
              <w:bottom w:val="single" w:sz="4" w:space="0" w:color="2E74B5"/>
              <w:right w:val="single" w:sz="4" w:space="0" w:color="2E74B5"/>
            </w:tcBorders>
          </w:tcPr>
          <w:p w14:paraId="33329BDF" w14:textId="77777777" w:rsidR="009D1437" w:rsidRPr="009372AD" w:rsidRDefault="009D1437" w:rsidP="00616EC4">
            <w:pPr>
              <w:pStyle w:val="ListParagraph"/>
              <w:ind w:left="0"/>
              <w:jc w:val="both"/>
            </w:pPr>
          </w:p>
        </w:tc>
      </w:tr>
      <w:tr w:rsidR="009D1437" w:rsidRPr="00660ABB" w14:paraId="5E4A3EDE"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A732413" w14:textId="77777777" w:rsidR="009D1437" w:rsidRPr="009372AD" w:rsidRDefault="009D1437" w:rsidP="00616EC4">
            <w:pPr>
              <w:autoSpaceDE w:val="0"/>
              <w:autoSpaceDN w:val="0"/>
              <w:adjustRightInd w:val="0"/>
              <w:rPr>
                <w:rFonts w:eastAsia="Calibri"/>
              </w:rPr>
            </w:pPr>
            <w:r w:rsidRPr="00E22984">
              <w:rPr>
                <w:rFonts w:eastAsia="Calibri"/>
              </w:rPr>
              <w:t>ERR:20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E3B9642" w14:textId="77777777" w:rsidR="009D1437" w:rsidRDefault="009D1437" w:rsidP="00616EC4">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/Pattern và S</w:t>
            </w:r>
            <w:r w:rsidRPr="002A5863">
              <w:t>erial không phù hợp</w:t>
            </w:r>
          </w:p>
        </w:tc>
        <w:tc>
          <w:tcPr>
            <w:tcW w:w="2116" w:type="dxa"/>
            <w:tcBorders>
              <w:top w:val="single" w:sz="4" w:space="0" w:color="2E74B5"/>
              <w:left w:val="single" w:sz="4" w:space="0" w:color="2E74B5"/>
              <w:bottom w:val="single" w:sz="4" w:space="0" w:color="2E74B5"/>
              <w:right w:val="single" w:sz="4" w:space="0" w:color="2E74B5"/>
            </w:tcBorders>
          </w:tcPr>
          <w:p w14:paraId="4F006C5E" w14:textId="77777777" w:rsidR="009D1437" w:rsidRPr="00731CD1" w:rsidRDefault="009D1437" w:rsidP="00616EC4">
            <w:pPr>
              <w:ind w:left="360"/>
              <w:jc w:val="both"/>
            </w:pPr>
          </w:p>
        </w:tc>
      </w:tr>
      <w:tr w:rsidR="009D1437" w:rsidRPr="00660ABB" w14:paraId="2F09043D" w14:textId="77777777" w:rsidTr="00616EC4">
        <w:trPr>
          <w:trHeight w:val="368"/>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15AB9FD" w14:textId="77777777" w:rsidR="009D1437" w:rsidRPr="009372AD" w:rsidRDefault="009D1437" w:rsidP="00616EC4">
            <w:pPr>
              <w:autoSpaceDE w:val="0"/>
              <w:autoSpaceDN w:val="0"/>
              <w:adjustRightInd w:val="0"/>
              <w:rPr>
                <w:rFonts w:eastAsia="Calibri"/>
              </w:rPr>
            </w:pPr>
            <w:r w:rsidRPr="00E22984">
              <w:rPr>
                <w:rFonts w:eastAsia="Calibri"/>
              </w:rPr>
              <w:t>ERR:6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09E1BF6" w14:textId="77777777" w:rsidR="009D1437" w:rsidRDefault="009D1437" w:rsidP="00616EC4">
            <w:pPr>
              <w:pStyle w:val="ListParagraph"/>
              <w:spacing w:after="0" w:line="240" w:lineRule="auto"/>
              <w:ind w:left="0"/>
              <w:rPr>
                <w:rFonts w:eastAsia="Calibri"/>
              </w:rPr>
            </w:pPr>
            <w:r>
              <w:rPr>
                <w:rFonts w:eastAsia="Calibri"/>
              </w:rPr>
              <w:t>Không còn đủ số lượng hóa đơn để phát hành</w:t>
            </w:r>
          </w:p>
        </w:tc>
        <w:tc>
          <w:tcPr>
            <w:tcW w:w="2116" w:type="dxa"/>
            <w:tcBorders>
              <w:top w:val="single" w:sz="4" w:space="0" w:color="2E74B5"/>
              <w:left w:val="single" w:sz="4" w:space="0" w:color="2E74B5"/>
              <w:bottom w:val="single" w:sz="4" w:space="0" w:color="2E74B5"/>
              <w:right w:val="single" w:sz="4" w:space="0" w:color="2E74B5"/>
            </w:tcBorders>
          </w:tcPr>
          <w:p w14:paraId="7CA3B2A3" w14:textId="77777777" w:rsidR="009D1437" w:rsidRPr="00731CD1" w:rsidRDefault="009D1437" w:rsidP="00616EC4">
            <w:pPr>
              <w:ind w:left="360"/>
              <w:jc w:val="both"/>
            </w:pPr>
          </w:p>
        </w:tc>
      </w:tr>
      <w:tr w:rsidR="009D1437" w:rsidRPr="00660ABB" w14:paraId="3C816BCB"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7F456BB" w14:textId="77777777" w:rsidR="009D1437" w:rsidRPr="009372AD" w:rsidRDefault="009D1437" w:rsidP="00616EC4">
            <w:pPr>
              <w:autoSpaceDE w:val="0"/>
              <w:autoSpaceDN w:val="0"/>
              <w:adjustRightInd w:val="0"/>
              <w:rPr>
                <w:rFonts w:eastAsia="Calibri"/>
              </w:rPr>
            </w:pPr>
            <w:r w:rsidRPr="00E22984">
              <w:rPr>
                <w:rFonts w:eastAsia="Calibri"/>
              </w:rPr>
              <w:t>ERR:10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3AFEABF" w14:textId="77777777" w:rsidR="009D1437" w:rsidRDefault="009D1437" w:rsidP="00616EC4">
            <w:pPr>
              <w:pStyle w:val="ListParagraph"/>
              <w:spacing w:after="0" w:line="240" w:lineRule="auto"/>
              <w:ind w:left="0"/>
              <w:rPr>
                <w:rFonts w:eastAsia="Calibri"/>
              </w:rPr>
            </w:pPr>
            <w:r>
              <w:t>Lô có số hóa đơn vượt quá số lượng tối đa cho phép</w:t>
            </w:r>
          </w:p>
        </w:tc>
        <w:tc>
          <w:tcPr>
            <w:tcW w:w="2116" w:type="dxa"/>
            <w:tcBorders>
              <w:top w:val="single" w:sz="4" w:space="0" w:color="2E74B5"/>
              <w:left w:val="single" w:sz="4" w:space="0" w:color="2E74B5"/>
              <w:bottom w:val="single" w:sz="4" w:space="0" w:color="2E74B5"/>
              <w:right w:val="single" w:sz="4" w:space="0" w:color="2E74B5"/>
            </w:tcBorders>
          </w:tcPr>
          <w:p w14:paraId="4ECD7EAC" w14:textId="77777777" w:rsidR="009D1437" w:rsidRPr="00731CD1" w:rsidRDefault="009D1437" w:rsidP="00616EC4">
            <w:pPr>
              <w:ind w:left="360"/>
              <w:jc w:val="both"/>
            </w:pPr>
          </w:p>
        </w:tc>
      </w:tr>
      <w:tr w:rsidR="009D1437" w:rsidRPr="00660ABB" w14:paraId="35E1A766" w14:textId="77777777" w:rsidTr="00616EC4">
        <w:trPr>
          <w:trHeight w:val="413"/>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C112662" w14:textId="77777777" w:rsidR="009D1437" w:rsidRPr="009372AD" w:rsidRDefault="009D1437" w:rsidP="00616EC4">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8FA5D0F" w14:textId="77777777" w:rsidR="009D1437" w:rsidRDefault="009D1437" w:rsidP="00616EC4">
            <w:pPr>
              <w:pStyle w:val="ListParagraph"/>
              <w:spacing w:after="0" w:line="240" w:lineRule="auto"/>
              <w:ind w:left="0"/>
              <w:rPr>
                <w:rFonts w:eastAsia="Calibri"/>
              </w:rPr>
            </w:pPr>
            <w:r>
              <w:rPr>
                <w:rFonts w:eastAsia="Calibri"/>
              </w:rPr>
              <w:t>Có lỗi xảy ra</w:t>
            </w:r>
          </w:p>
        </w:tc>
        <w:tc>
          <w:tcPr>
            <w:tcW w:w="2116" w:type="dxa"/>
            <w:tcBorders>
              <w:top w:val="single" w:sz="4" w:space="0" w:color="2E74B5"/>
              <w:left w:val="single" w:sz="4" w:space="0" w:color="2E74B5"/>
              <w:bottom w:val="single" w:sz="4" w:space="0" w:color="2E74B5"/>
              <w:right w:val="single" w:sz="4" w:space="0" w:color="2E74B5"/>
            </w:tcBorders>
          </w:tcPr>
          <w:p w14:paraId="47D0F206" w14:textId="77777777" w:rsidR="009D1437" w:rsidRPr="00731CD1" w:rsidRDefault="009D1437" w:rsidP="00616EC4">
            <w:pPr>
              <w:jc w:val="both"/>
            </w:pPr>
            <w:r>
              <w:t>Lỗi không xác định</w:t>
            </w:r>
          </w:p>
        </w:tc>
      </w:tr>
      <w:tr w:rsidR="009D1437" w:rsidRPr="00660ABB" w14:paraId="3C1AADDE"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2CDFB804" w14:textId="77777777" w:rsidR="009D1437" w:rsidRPr="00E22984" w:rsidRDefault="009D1437" w:rsidP="00616EC4">
            <w:pPr>
              <w:autoSpaceDE w:val="0"/>
              <w:autoSpaceDN w:val="0"/>
              <w:adjustRightInd w:val="0"/>
              <w:rPr>
                <w:rFonts w:eastAsia="Calibri"/>
              </w:rPr>
            </w:pPr>
            <w:r w:rsidRPr="00E22984">
              <w:rPr>
                <w:rFonts w:eastAsia="Calibri"/>
              </w:rPr>
              <w:t>ERR:30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DA341A1" w14:textId="77777777" w:rsidR="009D1437" w:rsidRDefault="009D1437" w:rsidP="00616EC4">
            <w:pPr>
              <w:pStyle w:val="ListParagraph"/>
              <w:ind w:left="0"/>
              <w:jc w:val="both"/>
            </w:pPr>
            <w:r>
              <w:t>Tạo mới hóa đơn có lỗi</w:t>
            </w:r>
          </w:p>
        </w:tc>
        <w:tc>
          <w:tcPr>
            <w:tcW w:w="2116" w:type="dxa"/>
            <w:tcBorders>
              <w:top w:val="single" w:sz="4" w:space="0" w:color="2E74B5"/>
              <w:left w:val="single" w:sz="4" w:space="0" w:color="2E74B5"/>
              <w:bottom w:val="single" w:sz="4" w:space="0" w:color="2E74B5"/>
              <w:right w:val="single" w:sz="4" w:space="0" w:color="2E74B5"/>
            </w:tcBorders>
          </w:tcPr>
          <w:p w14:paraId="1B197E9B" w14:textId="77777777" w:rsidR="009D1437" w:rsidRPr="00731CD1" w:rsidRDefault="009D1437" w:rsidP="00616EC4">
            <w:pPr>
              <w:ind w:left="360"/>
              <w:jc w:val="both"/>
            </w:pPr>
          </w:p>
        </w:tc>
      </w:tr>
      <w:tr w:rsidR="009D1437" w:rsidRPr="00660ABB" w14:paraId="1A747EA6"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68CE1E8" w14:textId="77777777" w:rsidR="009D1437" w:rsidRPr="00E22984" w:rsidRDefault="009D1437" w:rsidP="00616EC4">
            <w:pPr>
              <w:autoSpaceDE w:val="0"/>
              <w:autoSpaceDN w:val="0"/>
              <w:adjustRightInd w:val="0"/>
              <w:rPr>
                <w:rFonts w:eastAsia="Calibri"/>
              </w:rPr>
            </w:pPr>
            <w:r>
              <w:lastRenderedPageBreak/>
              <w:t>ERR:35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5C36D54" w14:textId="77777777" w:rsidR="009D1437" w:rsidRDefault="009D1437" w:rsidP="00616EC4">
            <w:pPr>
              <w:pStyle w:val="ListParagraph"/>
              <w:ind w:left="0"/>
              <w:jc w:val="both"/>
            </w:pPr>
            <w:r>
              <w:t>Công ty đăng ký DK01 cả có mã, không mã. Tạo cả ký hiệu cả 2 dải có mã và không mã sẽ yêu cầu bắt buộc truyền pattern, serial</w:t>
            </w:r>
          </w:p>
        </w:tc>
        <w:tc>
          <w:tcPr>
            <w:tcW w:w="2116" w:type="dxa"/>
            <w:tcBorders>
              <w:top w:val="single" w:sz="4" w:space="0" w:color="2E74B5"/>
              <w:left w:val="single" w:sz="4" w:space="0" w:color="2E74B5"/>
              <w:bottom w:val="single" w:sz="4" w:space="0" w:color="2E74B5"/>
              <w:right w:val="single" w:sz="4" w:space="0" w:color="2E74B5"/>
            </w:tcBorders>
          </w:tcPr>
          <w:p w14:paraId="75460681" w14:textId="77777777" w:rsidR="009D1437" w:rsidRPr="00731CD1" w:rsidRDefault="009D1437" w:rsidP="00616EC4">
            <w:pPr>
              <w:ind w:left="360"/>
              <w:jc w:val="both"/>
            </w:pPr>
          </w:p>
        </w:tc>
      </w:tr>
      <w:tr w:rsidR="009D1437" w:rsidRPr="00660ABB" w14:paraId="15BD9AD0"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22B5C7B" w14:textId="77777777" w:rsidR="009D1437" w:rsidRPr="009372AD" w:rsidRDefault="009D1437" w:rsidP="00616EC4">
            <w:pPr>
              <w:autoSpaceDE w:val="0"/>
              <w:autoSpaceDN w:val="0"/>
              <w:adjustRightInd w:val="0"/>
              <w:rPr>
                <w:rFonts w:eastAsia="Calibri"/>
              </w:rPr>
            </w:pPr>
            <w:r>
              <w:rPr>
                <w:szCs w:val="28"/>
              </w:rPr>
              <w:t>Chuỗi xml trả về</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4879AAC" w14:textId="77777777" w:rsidR="009D1437" w:rsidRPr="00F75A5F" w:rsidRDefault="009D1437" w:rsidP="00616EC4">
            <w:pPr>
              <w:rPr>
                <w:rFonts w:eastAsia="Calibri"/>
              </w:rPr>
            </w:pPr>
            <w:r>
              <w:rPr>
                <w:rFonts w:eastAsia="Calibri"/>
              </w:rPr>
              <w:t>Chuỗi trả về</w:t>
            </w:r>
          </w:p>
        </w:tc>
        <w:tc>
          <w:tcPr>
            <w:tcW w:w="2116" w:type="dxa"/>
            <w:tcBorders>
              <w:top w:val="single" w:sz="4" w:space="0" w:color="2E74B5"/>
              <w:left w:val="single" w:sz="4" w:space="0" w:color="2E74B5"/>
              <w:bottom w:val="single" w:sz="4" w:space="0" w:color="2E74B5"/>
              <w:right w:val="single" w:sz="4" w:space="0" w:color="2E74B5"/>
            </w:tcBorders>
          </w:tcPr>
          <w:p w14:paraId="714596F8" w14:textId="77777777" w:rsidR="009D1437" w:rsidRPr="00731CD1" w:rsidRDefault="009D1437" w:rsidP="00616EC4">
            <w:pPr>
              <w:ind w:left="360"/>
              <w:jc w:val="both"/>
            </w:pPr>
          </w:p>
        </w:tc>
      </w:tr>
    </w:tbl>
    <w:p w14:paraId="25E8D4A3" w14:textId="77777777" w:rsidR="009D1437" w:rsidRDefault="009D1437" w:rsidP="009D1437">
      <w:pPr>
        <w:rPr>
          <w:lang w:eastAsia="x-none"/>
        </w:rPr>
      </w:pPr>
    </w:p>
    <w:p w14:paraId="70323818" w14:textId="77777777" w:rsidR="009D1437" w:rsidRDefault="009D1437" w:rsidP="009D1437">
      <w:pPr>
        <w:rPr>
          <w:lang w:eastAsia="x-none"/>
        </w:rPr>
      </w:pPr>
      <w:r>
        <w:rPr>
          <w:lang w:eastAsia="x-none"/>
        </w:rPr>
        <w:t>Cấu trúc chuỗi XML trả về:</w:t>
      </w:r>
    </w:p>
    <w:p w14:paraId="519EEA7A"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color w:val="0000FF"/>
          <w:sz w:val="20"/>
          <w:szCs w:val="20"/>
        </w:rPr>
        <w:t>&lt;Invoices&gt;</w:t>
      </w:r>
    </w:p>
    <w:p w14:paraId="58962A9A"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13ED3F73"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&lt;key&gt;</w:t>
      </w:r>
      <w:r w:rsidRPr="00193CC8">
        <w:rPr>
          <w:rFonts w:ascii="Courier New" w:hAnsi="Courier New" w:cs="Courier New"/>
          <w:b/>
          <w:bCs/>
          <w:color w:val="000000"/>
          <w:sz w:val="20"/>
          <w:szCs w:val="20"/>
        </w:rPr>
        <w:t>123</w:t>
      </w:r>
      <w:r w:rsidRPr="00193CC8">
        <w:rPr>
          <w:rFonts w:ascii="Courier New" w:hAnsi="Courier New" w:cs="Courier New"/>
          <w:color w:val="0000FF"/>
          <w:sz w:val="20"/>
          <w:szCs w:val="20"/>
        </w:rPr>
        <w:t>&lt;/key&gt;</w:t>
      </w:r>
    </w:p>
    <w:p w14:paraId="0FA7C8AA"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&lt;idInv&gt;</w:t>
      </w:r>
      <w:r w:rsidRPr="00193CC8">
        <w:rPr>
          <w:rFonts w:ascii="Courier New" w:hAnsi="Courier New" w:cs="Courier New"/>
          <w:b/>
          <w:bCs/>
          <w:color w:val="000000"/>
          <w:sz w:val="20"/>
          <w:szCs w:val="20"/>
        </w:rPr>
        <w:t>128668</w:t>
      </w:r>
      <w:r w:rsidRPr="00193CC8">
        <w:rPr>
          <w:rFonts w:ascii="Courier New" w:hAnsi="Courier New" w:cs="Courier New"/>
          <w:color w:val="0000FF"/>
          <w:sz w:val="20"/>
          <w:szCs w:val="20"/>
        </w:rPr>
        <w:t>&lt;/idInv&gt;</w:t>
      </w:r>
    </w:p>
    <w:p w14:paraId="32C9E9D7"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&lt;hashValue&gt;</w:t>
      </w:r>
      <w:r w:rsidRPr="00193CC8">
        <w:rPr>
          <w:rFonts w:ascii="Courier New" w:hAnsi="Courier New" w:cs="Courier New"/>
          <w:b/>
          <w:bCs/>
          <w:color w:val="000000"/>
          <w:sz w:val="20"/>
          <w:szCs w:val="20"/>
        </w:rPr>
        <w:t>rKdYgeYc7CYLOhjfNFDZ8nBaWjA=</w:t>
      </w:r>
      <w:r w:rsidRPr="00193CC8">
        <w:rPr>
          <w:rFonts w:ascii="Courier New" w:hAnsi="Courier New" w:cs="Courier New"/>
          <w:color w:val="0000FF"/>
          <w:sz w:val="20"/>
          <w:szCs w:val="20"/>
        </w:rPr>
        <w:t>&lt;/hashValue&gt;</w:t>
      </w:r>
    </w:p>
    <w:p w14:paraId="071CACE8"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&lt;pattern&gt;</w:t>
      </w:r>
      <w:r w:rsidRPr="00193CC8">
        <w:rPr>
          <w:rFonts w:ascii="Courier New" w:hAnsi="Courier New" w:cs="Courier New"/>
          <w:b/>
          <w:bCs/>
          <w:color w:val="000000"/>
          <w:sz w:val="20"/>
          <w:szCs w:val="20"/>
        </w:rPr>
        <w:t>01GTKT0/001</w:t>
      </w:r>
      <w:r w:rsidRPr="00193CC8">
        <w:rPr>
          <w:rFonts w:ascii="Courier New" w:hAnsi="Courier New" w:cs="Courier New"/>
          <w:color w:val="0000FF"/>
          <w:sz w:val="20"/>
          <w:szCs w:val="20"/>
        </w:rPr>
        <w:t>&lt;/pattern&gt;</w:t>
      </w:r>
    </w:p>
    <w:p w14:paraId="722204EA"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&lt;serial&gt;</w:t>
      </w:r>
      <w:r w:rsidRPr="00193CC8">
        <w:rPr>
          <w:rFonts w:ascii="Courier New" w:hAnsi="Courier New" w:cs="Courier New"/>
          <w:b/>
          <w:bCs/>
          <w:color w:val="000000"/>
          <w:sz w:val="20"/>
          <w:szCs w:val="20"/>
        </w:rPr>
        <w:t>AA/17E</w:t>
      </w:r>
      <w:r w:rsidRPr="00193CC8">
        <w:rPr>
          <w:rFonts w:ascii="Courier New" w:hAnsi="Courier New" w:cs="Courier New"/>
          <w:color w:val="0000FF"/>
          <w:sz w:val="20"/>
          <w:szCs w:val="20"/>
        </w:rPr>
        <w:t>&lt;/serial&gt;</w:t>
      </w:r>
    </w:p>
    <w:p w14:paraId="1E236D89"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502DE33B"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0B732CB2"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&lt;key&gt;</w:t>
      </w:r>
      <w:r w:rsidRPr="00193CC8">
        <w:rPr>
          <w:rFonts w:ascii="Courier New" w:hAnsi="Courier New" w:cs="Courier New"/>
          <w:b/>
          <w:bCs/>
          <w:color w:val="000000"/>
          <w:sz w:val="20"/>
          <w:szCs w:val="20"/>
        </w:rPr>
        <w:t>456</w:t>
      </w:r>
      <w:r w:rsidRPr="00193CC8">
        <w:rPr>
          <w:rFonts w:ascii="Courier New" w:hAnsi="Courier New" w:cs="Courier New"/>
          <w:color w:val="0000FF"/>
          <w:sz w:val="20"/>
          <w:szCs w:val="20"/>
        </w:rPr>
        <w:t>&lt;/key&gt;</w:t>
      </w:r>
    </w:p>
    <w:p w14:paraId="5C866F78"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&lt;idInv&gt;</w:t>
      </w:r>
      <w:r w:rsidRPr="00193CC8">
        <w:rPr>
          <w:rFonts w:ascii="Courier New" w:hAnsi="Courier New" w:cs="Courier New"/>
          <w:b/>
          <w:bCs/>
          <w:color w:val="000000"/>
          <w:sz w:val="20"/>
          <w:szCs w:val="20"/>
        </w:rPr>
        <w:t>128923</w:t>
      </w:r>
      <w:r w:rsidRPr="00193CC8">
        <w:rPr>
          <w:rFonts w:ascii="Courier New" w:hAnsi="Courier New" w:cs="Courier New"/>
          <w:color w:val="0000FF"/>
          <w:sz w:val="20"/>
          <w:szCs w:val="20"/>
        </w:rPr>
        <w:t>&lt;/idInv&gt;</w:t>
      </w:r>
    </w:p>
    <w:p w14:paraId="2C6F4163"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&lt;hashValue&gt;</w:t>
      </w:r>
      <w:r w:rsidRPr="00193CC8">
        <w:rPr>
          <w:rFonts w:ascii="Courier New" w:hAnsi="Courier New" w:cs="Courier New"/>
          <w:b/>
          <w:bCs/>
          <w:color w:val="000000"/>
          <w:sz w:val="20"/>
          <w:szCs w:val="20"/>
        </w:rPr>
        <w:t>2p60p82YQhqjMHG9t/toIaLfENQ=</w:t>
      </w:r>
      <w:r w:rsidRPr="00193CC8">
        <w:rPr>
          <w:rFonts w:ascii="Courier New" w:hAnsi="Courier New" w:cs="Courier New"/>
          <w:color w:val="0000FF"/>
          <w:sz w:val="20"/>
          <w:szCs w:val="20"/>
        </w:rPr>
        <w:t>&lt;/hashValue&gt;</w:t>
      </w:r>
    </w:p>
    <w:p w14:paraId="432C30EE"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&lt;pattern&gt;</w:t>
      </w:r>
      <w:r w:rsidRPr="00193CC8">
        <w:rPr>
          <w:rFonts w:ascii="Courier New" w:hAnsi="Courier New" w:cs="Courier New"/>
          <w:b/>
          <w:bCs/>
          <w:color w:val="000000"/>
          <w:sz w:val="20"/>
          <w:szCs w:val="20"/>
        </w:rPr>
        <w:t>01GTKT0/001</w:t>
      </w:r>
      <w:r w:rsidRPr="00193CC8">
        <w:rPr>
          <w:rFonts w:ascii="Courier New" w:hAnsi="Courier New" w:cs="Courier New"/>
          <w:color w:val="0000FF"/>
          <w:sz w:val="20"/>
          <w:szCs w:val="20"/>
        </w:rPr>
        <w:t>&lt;/pattern&gt;</w:t>
      </w:r>
    </w:p>
    <w:p w14:paraId="115DFC9F"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&lt;serial&gt;</w:t>
      </w:r>
      <w:r w:rsidRPr="00193CC8">
        <w:rPr>
          <w:rFonts w:ascii="Courier New" w:hAnsi="Courier New" w:cs="Courier New"/>
          <w:b/>
          <w:bCs/>
          <w:color w:val="000000"/>
          <w:sz w:val="20"/>
          <w:szCs w:val="20"/>
        </w:rPr>
        <w:t>AA/17E</w:t>
      </w:r>
      <w:r w:rsidRPr="00193CC8">
        <w:rPr>
          <w:rFonts w:ascii="Courier New" w:hAnsi="Courier New" w:cs="Courier New"/>
          <w:color w:val="0000FF"/>
          <w:sz w:val="20"/>
          <w:szCs w:val="20"/>
        </w:rPr>
        <w:t>&lt;/serial&gt;</w:t>
      </w:r>
    </w:p>
    <w:p w14:paraId="5DB1114A"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6CF12031" w14:textId="77777777" w:rsidR="009D1437" w:rsidRDefault="009D1437" w:rsidP="009D1437">
      <w:pPr>
        <w:shd w:val="clear" w:color="auto" w:fill="FFFFFF"/>
        <w:rPr>
          <w:rFonts w:ascii="Courier New" w:hAnsi="Courier New" w:cs="Courier New"/>
          <w:color w:val="0000FF"/>
          <w:sz w:val="20"/>
          <w:szCs w:val="20"/>
        </w:rPr>
      </w:pPr>
      <w:r w:rsidRPr="00193CC8">
        <w:rPr>
          <w:rFonts w:ascii="Courier New" w:hAnsi="Courier New" w:cs="Courier New"/>
          <w:color w:val="0000FF"/>
          <w:sz w:val="20"/>
          <w:szCs w:val="20"/>
        </w:rPr>
        <w:t>&lt;/Invoices&gt;</w:t>
      </w:r>
    </w:p>
    <w:p w14:paraId="796CEF9C" w14:textId="77777777" w:rsidR="009D1437" w:rsidRPr="00193CC8" w:rsidRDefault="009D1437" w:rsidP="009D1437">
      <w:pPr>
        <w:shd w:val="clear" w:color="auto" w:fill="FFFFFF"/>
        <w:rPr>
          <w:rFonts w:ascii="Courier New" w:hAnsi="Courier New" w:cs="Courier New"/>
          <w:b/>
          <w:bCs/>
          <w:color w:val="000000"/>
          <w:sz w:val="20"/>
          <w:szCs w:val="20"/>
        </w:rPr>
      </w:pPr>
    </w:p>
    <w:p w14:paraId="63311E98" w14:textId="77777777" w:rsidR="009D1437" w:rsidRDefault="009D1437" w:rsidP="009D1437">
      <w:pPr>
        <w:rPr>
          <w:szCs w:val="28"/>
        </w:rPr>
      </w:pPr>
      <w:r>
        <w:rPr>
          <w:szCs w:val="28"/>
        </w:rPr>
        <w:t xml:space="preserve">Trong đó: </w:t>
      </w:r>
      <w:r>
        <w:rPr>
          <w:szCs w:val="28"/>
        </w:rPr>
        <w:tab/>
        <w:t xml:space="preserve">            tag </w:t>
      </w:r>
      <w:r w:rsidRPr="00735530">
        <w:rPr>
          <w:rFonts w:ascii="Consolas" w:hAnsi="Consolas" w:cs="Consolas"/>
          <w:color w:val="0000FF"/>
          <w:sz w:val="19"/>
          <w:szCs w:val="19"/>
          <w:highlight w:val="white"/>
        </w:rPr>
        <w:t>&lt;key&gt;</w:t>
      </w:r>
      <w:r>
        <w:rPr>
          <w:szCs w:val="28"/>
        </w:rPr>
        <w:t>: fkey</w:t>
      </w:r>
    </w:p>
    <w:p w14:paraId="6E6F8ED9" w14:textId="77777777" w:rsidR="009D1437" w:rsidRPr="00735530" w:rsidRDefault="009D1437" w:rsidP="009D143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&lt;idInv&gt;</w:t>
      </w:r>
      <w:r w:rsidRPr="00735530">
        <w:rPr>
          <w:szCs w:val="28"/>
        </w:rPr>
        <w:t>: id hóa đơn trên hệ thống vnpt</w:t>
      </w:r>
    </w:p>
    <w:p w14:paraId="48C80EAC" w14:textId="77777777" w:rsidR="009D1437" w:rsidRPr="00735530" w:rsidRDefault="009D1437" w:rsidP="009D1437">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&lt;hashValue&gt;</w:t>
      </w:r>
      <w:r w:rsidRPr="00735530">
        <w:rPr>
          <w:szCs w:val="28"/>
        </w:rPr>
        <w:t xml:space="preserve">: </w:t>
      </w:r>
      <w:r>
        <w:rPr>
          <w:szCs w:val="28"/>
        </w:rPr>
        <w:t xml:space="preserve"> chuỗi hash</w:t>
      </w:r>
    </w:p>
    <w:p w14:paraId="3DE7AF6E" w14:textId="77777777" w:rsidR="009D1437" w:rsidRDefault="009D1437" w:rsidP="009D1437">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&lt;pattern&gt;</w:t>
      </w:r>
      <w:r w:rsidRPr="00735530">
        <w:rPr>
          <w:szCs w:val="28"/>
        </w:rPr>
        <w:t>:</w:t>
      </w:r>
      <w:r>
        <w:rPr>
          <w:szCs w:val="28"/>
        </w:rPr>
        <w:t xml:space="preserve"> mẫu số</w:t>
      </w:r>
    </w:p>
    <w:p w14:paraId="7C41EBB8" w14:textId="77777777" w:rsidR="009D1437" w:rsidRPr="00193CC8" w:rsidRDefault="009D1437" w:rsidP="009D143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&lt;serial&gt;</w:t>
      </w:r>
      <w:r>
        <w:rPr>
          <w:szCs w:val="28"/>
        </w:rPr>
        <w:t>: ký hiệu</w:t>
      </w:r>
    </w:p>
    <w:p w14:paraId="07FCED1B" w14:textId="77777777" w:rsidR="009D1437" w:rsidRDefault="009D1437" w:rsidP="00480762">
      <w:pPr>
        <w:pStyle w:val="Heading3"/>
      </w:pPr>
      <w:bookmarkStart w:id="235" w:name="_Toc198045353"/>
      <w:r>
        <w:t xml:space="preserve">Phát hành hóa đơn sử dụng </w:t>
      </w:r>
      <w:r>
        <w:rPr>
          <w:lang w:val="en-US"/>
        </w:rPr>
        <w:t>SmartCA</w:t>
      </w:r>
      <w:r>
        <w:t xml:space="preserve"> (bước 2)</w:t>
      </w:r>
      <w:bookmarkEnd w:id="235"/>
    </w:p>
    <w:p w14:paraId="0D20D0A5" w14:textId="77777777" w:rsidR="009D1437" w:rsidRPr="00593BE8" w:rsidRDefault="009D1437" w:rsidP="009D1437">
      <w:pPr>
        <w:pStyle w:val="N"/>
      </w:pPr>
      <w:r w:rsidRPr="00593BE8">
        <w:t>URL</w:t>
      </w:r>
    </w:p>
    <w:p w14:paraId="3EF10762" w14:textId="77777777" w:rsidR="009D1437" w:rsidRDefault="009D1437" w:rsidP="009D1437">
      <w:pPr>
        <w:pStyle w:val="N"/>
      </w:pPr>
      <w:r>
        <w:tab/>
      </w:r>
      <w:r w:rsidRPr="00007702">
        <w:t xml:space="preserve"> </w:t>
      </w:r>
      <w:r>
        <w:t>s</w:t>
      </w:r>
      <w:r w:rsidRPr="00EB3AC8">
        <w:t xml:space="preserve">tring </w:t>
      </w:r>
      <w:r w:rsidRPr="00A24E7D">
        <w:rPr>
          <w:b/>
        </w:rPr>
        <w:t>PublishInvSmartCA</w:t>
      </w:r>
      <w:r w:rsidRPr="00EB3AC8">
        <w:t xml:space="preserve"> (string Account, string ACpass, string xmlInvData, string username, string password, string pattern = "", string serial = "").</w:t>
      </w:r>
    </w:p>
    <w:p w14:paraId="3FB51258" w14:textId="77777777" w:rsidR="009D1437" w:rsidRPr="00593BE8" w:rsidRDefault="009D1437" w:rsidP="009D1437">
      <w:pPr>
        <w:pStyle w:val="N"/>
      </w:pPr>
      <w:r w:rsidRPr="00593BE8">
        <w:t>DESCRIPTION</w:t>
      </w:r>
    </w:p>
    <w:p w14:paraId="208D8859" w14:textId="77777777" w:rsidR="009D1437" w:rsidRPr="007C1EEB" w:rsidRDefault="009D1437" w:rsidP="009D1437">
      <w:pPr>
        <w:pStyle w:val="N"/>
      </w:pPr>
      <w:r>
        <w:tab/>
        <w:t>Đây là web service cho phép phát hành hóa đơn với các hệ thống sử dụng SmartCA, sau khi thực hiện gọi hàm Lấy giá trị Hash ở bước 1 (</w:t>
      </w:r>
      <w:r>
        <w:rPr>
          <w:b/>
        </w:rPr>
        <w:t>3.1.25</w:t>
      </w:r>
      <w:r>
        <w:t>)</w:t>
      </w:r>
    </w:p>
    <w:p w14:paraId="70B471A8" w14:textId="77777777" w:rsidR="009D1437" w:rsidRPr="00007702" w:rsidRDefault="009D1437" w:rsidP="009D1437">
      <w:pPr>
        <w:pStyle w:val="N"/>
      </w:pPr>
      <w:r w:rsidRPr="00663B3E">
        <w:t>HTTP METHOD</w:t>
      </w:r>
    </w:p>
    <w:p w14:paraId="55792421" w14:textId="77777777" w:rsidR="009D1437" w:rsidRPr="00007702" w:rsidRDefault="009D1437" w:rsidP="009D1437">
      <w:pPr>
        <w:pStyle w:val="N"/>
        <w:rPr>
          <w:b/>
        </w:rPr>
      </w:pPr>
      <w:r w:rsidRPr="00610AFD">
        <w:tab/>
      </w:r>
      <w:r w:rsidRPr="00610AFD">
        <w:tab/>
        <w:t>POST</w:t>
      </w:r>
    </w:p>
    <w:p w14:paraId="236BE79F" w14:textId="77777777" w:rsidR="009D1437" w:rsidRPr="00610AFD" w:rsidRDefault="009D1437" w:rsidP="009D1437">
      <w:pPr>
        <w:pStyle w:val="N"/>
      </w:pPr>
      <w:r w:rsidRPr="00610AFD">
        <w:t>REQUEST BODY</w:t>
      </w:r>
    </w:p>
    <w:p w14:paraId="7DA18C3C"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Tài khoản được cấp phát cho nhân viên gọi lệnh phát hành hóa đơn</w:t>
      </w:r>
    </w:p>
    <w:p w14:paraId="398DD2F5" w14:textId="77777777" w:rsidR="009D1437" w:rsidRPr="000D3AC0"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10E2CFE8" w14:textId="77777777" w:rsidR="009D1437" w:rsidRPr="000D3AC0" w:rsidRDefault="009D1437" w:rsidP="009D1437">
      <w:pPr>
        <w:pStyle w:val="ListParagraph"/>
        <w:numPr>
          <w:ilvl w:val="0"/>
          <w:numId w:val="2"/>
        </w:numPr>
        <w:spacing w:after="0" w:line="360" w:lineRule="auto"/>
        <w:ind w:left="1080"/>
        <w:jc w:val="both"/>
        <w:rPr>
          <w:rFonts w:eastAsia="Calibri"/>
          <w:b/>
          <w:u w:val="single"/>
        </w:rPr>
      </w:pPr>
      <w:r w:rsidRPr="000D3AC0">
        <w:rPr>
          <w:b/>
          <w:color w:val="000000"/>
          <w:highlight w:val="white"/>
        </w:rPr>
        <w:lastRenderedPageBreak/>
        <w:t>xmlInvData</w:t>
      </w:r>
      <w:r w:rsidRPr="000D3AC0">
        <w:rPr>
          <w:color w:val="000000"/>
        </w:rPr>
        <w:t xml:space="preserve">: chuỗi xml dữ liệu ký hash hóa </w:t>
      </w:r>
    </w:p>
    <w:p w14:paraId="684EB505"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mẫu số</w:t>
      </w:r>
      <w:r>
        <w:rPr>
          <w:color w:val="000000"/>
        </w:rPr>
        <w:t xml:space="preserve"> hóa đơn</w:t>
      </w:r>
    </w:p>
    <w:p w14:paraId="2E83746F" w14:textId="77777777" w:rsidR="009D1437" w:rsidRPr="00761E77"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serial</w:t>
      </w:r>
      <w:r w:rsidRPr="005A1839">
        <w:rPr>
          <w:color w:val="000000"/>
        </w:rPr>
        <w:t>: ký hiệu</w:t>
      </w:r>
      <w:r>
        <w:rPr>
          <w:color w:val="000000"/>
        </w:rPr>
        <w:t xml:space="preserve"> hóa đơn</w:t>
      </w:r>
    </w:p>
    <w:p w14:paraId="04168438" w14:textId="77777777" w:rsidR="009D1437" w:rsidRPr="00761E77"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 xml:space="preserve">convert: </w:t>
      </w:r>
      <w:r w:rsidRPr="009372AD">
        <w:rPr>
          <w:rFonts w:eastAsia="Calibri"/>
        </w:rPr>
        <w:t>Mặc đị</w:t>
      </w:r>
      <w:r>
        <w:rPr>
          <w:rFonts w:eastAsia="Calibri"/>
        </w:rPr>
        <w:t>nh là 0 (</w:t>
      </w:r>
      <w:r w:rsidRPr="009372AD">
        <w:rPr>
          <w:rFonts w:eastAsia="Calibri"/>
        </w:rPr>
        <w:t>0 – Không cần convert từ</w:t>
      </w:r>
      <w:r>
        <w:rPr>
          <w:rFonts w:eastAsia="Calibri"/>
        </w:rPr>
        <w:t xml:space="preserve"> TCVN3 sang Unicode / </w:t>
      </w:r>
      <w:r w:rsidRPr="009372AD">
        <w:rPr>
          <w:rFonts w:eastAsia="Calibri"/>
        </w:rPr>
        <w:t>1- Cần convert từ</w:t>
      </w:r>
      <w:r>
        <w:rPr>
          <w:rFonts w:eastAsia="Calibri"/>
        </w:rPr>
        <w:t xml:space="preserve"> TCVN3 sang Unicode)</w:t>
      </w:r>
    </w:p>
    <w:p w14:paraId="6EDB0D2A" w14:textId="77777777" w:rsidR="009D1437" w:rsidRPr="005A1839" w:rsidRDefault="009D1437" w:rsidP="009D1437">
      <w:pPr>
        <w:pStyle w:val="ListParagraph"/>
        <w:spacing w:after="0" w:line="360" w:lineRule="auto"/>
        <w:ind w:left="1080"/>
        <w:jc w:val="both"/>
        <w:rPr>
          <w:rFonts w:eastAsia="Calibri"/>
          <w:b/>
          <w:u w:val="single"/>
        </w:rPr>
      </w:pPr>
    </w:p>
    <w:p w14:paraId="649506A2"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4950"/>
        <w:gridCol w:w="1885"/>
      </w:tblGrid>
      <w:tr w:rsidR="009D1437" w:rsidRPr="00660ABB" w14:paraId="4CC0D2CF"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F2F2F2"/>
          </w:tcPr>
          <w:p w14:paraId="442C50CA" w14:textId="77777777" w:rsidR="009D1437" w:rsidRPr="00660ABB" w:rsidRDefault="009D1437" w:rsidP="00616EC4">
            <w:pPr>
              <w:pStyle w:val="ListParagraph"/>
            </w:pPr>
            <w:r>
              <w:t>Kết 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14:paraId="73242A59" w14:textId="77777777" w:rsidR="009D1437" w:rsidRPr="00660ABB" w:rsidRDefault="009D1437" w:rsidP="00616EC4">
            <w:pPr>
              <w:pStyle w:val="ListParagraph"/>
            </w:pPr>
            <w:r w:rsidRPr="00660ABB">
              <w:t>Mô 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14:paraId="4D7997C9" w14:textId="77777777" w:rsidR="009D1437" w:rsidRPr="00660ABB" w:rsidRDefault="009D1437" w:rsidP="00616EC4">
            <w:pPr>
              <w:pStyle w:val="ListParagraph"/>
            </w:pPr>
            <w:r>
              <w:t>Ghi chú</w:t>
            </w:r>
          </w:p>
        </w:tc>
      </w:tr>
      <w:tr w:rsidR="009D1437" w:rsidRPr="00660ABB" w14:paraId="0BB30225" w14:textId="77777777" w:rsidTr="00616EC4">
        <w:tc>
          <w:tcPr>
            <w:tcW w:w="2430" w:type="dxa"/>
            <w:tcBorders>
              <w:top w:val="single" w:sz="4" w:space="0" w:color="2E74B5"/>
              <w:left w:val="single" w:sz="4" w:space="0" w:color="2E74B5"/>
              <w:right w:val="single" w:sz="4" w:space="0" w:color="2E74B5"/>
            </w:tcBorders>
            <w:shd w:val="clear" w:color="auto" w:fill="auto"/>
          </w:tcPr>
          <w:p w14:paraId="1C643268" w14:textId="77777777" w:rsidR="009D1437" w:rsidRPr="009372AD" w:rsidRDefault="009D1437" w:rsidP="00616EC4">
            <w:pPr>
              <w:autoSpaceDE w:val="0"/>
              <w:autoSpaceDN w:val="0"/>
              <w:adjustRightInd w:val="0"/>
              <w:rPr>
                <w:rFonts w:eastAsia="Calibri"/>
                <w:sz w:val="19"/>
                <w:szCs w:val="19"/>
              </w:rPr>
            </w:pPr>
            <w:r w:rsidRPr="009372AD">
              <w:rPr>
                <w:rFonts w:eastAsia="Calibri"/>
              </w:rPr>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4AEE8623" w14:textId="77777777" w:rsidR="009D1437" w:rsidRPr="009372AD" w:rsidRDefault="009D1437" w:rsidP="00616EC4">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 phát hành hóa đơn</w:t>
            </w:r>
          </w:p>
        </w:tc>
        <w:tc>
          <w:tcPr>
            <w:tcW w:w="1885" w:type="dxa"/>
            <w:tcBorders>
              <w:top w:val="single" w:sz="4" w:space="0" w:color="2E74B5"/>
              <w:left w:val="single" w:sz="4" w:space="0" w:color="2E74B5"/>
              <w:bottom w:val="single" w:sz="4" w:space="0" w:color="2E74B5"/>
              <w:right w:val="single" w:sz="4" w:space="0" w:color="2E74B5"/>
            </w:tcBorders>
          </w:tcPr>
          <w:p w14:paraId="3B9CDC0F" w14:textId="77777777" w:rsidR="009D1437" w:rsidRPr="009372AD" w:rsidRDefault="009D1437" w:rsidP="00616EC4">
            <w:pPr>
              <w:pStyle w:val="ListParagraph"/>
              <w:ind w:left="0"/>
              <w:jc w:val="both"/>
            </w:pPr>
          </w:p>
        </w:tc>
      </w:tr>
      <w:tr w:rsidR="009D1437" w:rsidRPr="00660ABB" w14:paraId="5C7BF08F"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D65FEFC" w14:textId="77777777" w:rsidR="009D1437" w:rsidRPr="009372AD" w:rsidRDefault="009D1437" w:rsidP="00616EC4">
            <w:pPr>
              <w:autoSpaceDE w:val="0"/>
              <w:autoSpaceDN w:val="0"/>
              <w:adjustRightInd w:val="0"/>
              <w:rPr>
                <w:rFonts w:eastAsia="Calibri"/>
              </w:rPr>
            </w:pPr>
            <w:r w:rsidRPr="00E22984">
              <w:rPr>
                <w:rFonts w:eastAsia="Calibri"/>
              </w:rPr>
              <w:t>ERR:21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CF3F690" w14:textId="77777777" w:rsidR="009D1437" w:rsidRPr="009372AD" w:rsidRDefault="009D1437" w:rsidP="00616EC4">
            <w:pPr>
              <w:rPr>
                <w:rFonts w:eastAsia="Calibri"/>
              </w:rPr>
            </w:pPr>
            <w:r>
              <w:rPr>
                <w:rFonts w:eastAsia="Calibri"/>
              </w:rPr>
              <w:t>Không tìm thấy công ty hoặc tài khoản không tồn tại</w:t>
            </w:r>
          </w:p>
        </w:tc>
        <w:tc>
          <w:tcPr>
            <w:tcW w:w="1885" w:type="dxa"/>
            <w:tcBorders>
              <w:top w:val="single" w:sz="4" w:space="0" w:color="2E74B5"/>
              <w:left w:val="single" w:sz="4" w:space="0" w:color="2E74B5"/>
              <w:bottom w:val="single" w:sz="4" w:space="0" w:color="2E74B5"/>
              <w:right w:val="single" w:sz="4" w:space="0" w:color="2E74B5"/>
            </w:tcBorders>
          </w:tcPr>
          <w:p w14:paraId="3646FD9B" w14:textId="77777777" w:rsidR="009D1437" w:rsidRPr="009372AD" w:rsidRDefault="009D1437" w:rsidP="00616EC4">
            <w:pPr>
              <w:jc w:val="both"/>
            </w:pPr>
          </w:p>
        </w:tc>
      </w:tr>
      <w:tr w:rsidR="009D1437" w:rsidRPr="00660ABB" w14:paraId="729AEEBA"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19C88235" w14:textId="77777777" w:rsidR="009D1437" w:rsidRPr="009372AD" w:rsidRDefault="009D1437" w:rsidP="00616EC4">
            <w:pPr>
              <w:autoSpaceDE w:val="0"/>
              <w:autoSpaceDN w:val="0"/>
              <w:adjustRightInd w:val="0"/>
              <w:rPr>
                <w:rFonts w:eastAsia="Calibri"/>
              </w:rPr>
            </w:pPr>
            <w:r w:rsidRPr="00E22984">
              <w:rPr>
                <w:rFonts w:eastAsia="Calibri"/>
              </w:rPr>
              <w:t>ERR:22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C37E014" w14:textId="77777777" w:rsidR="009D1437" w:rsidRPr="009372AD" w:rsidRDefault="009D1437" w:rsidP="00616EC4">
            <w:pPr>
              <w:rPr>
                <w:rFonts w:eastAsia="Calibri"/>
              </w:rPr>
            </w:pPr>
            <w:r>
              <w:rPr>
                <w:rFonts w:eastAsia="Calibri"/>
              </w:rPr>
              <w:t>Công ty chưa đăng ký chứng thư số</w:t>
            </w:r>
          </w:p>
        </w:tc>
        <w:tc>
          <w:tcPr>
            <w:tcW w:w="1885" w:type="dxa"/>
            <w:tcBorders>
              <w:top w:val="single" w:sz="4" w:space="0" w:color="2E74B5"/>
              <w:left w:val="single" w:sz="4" w:space="0" w:color="2E74B5"/>
              <w:bottom w:val="single" w:sz="4" w:space="0" w:color="2E74B5"/>
              <w:right w:val="single" w:sz="4" w:space="0" w:color="2E74B5"/>
            </w:tcBorders>
          </w:tcPr>
          <w:p w14:paraId="469C3B47" w14:textId="77777777" w:rsidR="009D1437" w:rsidRPr="009372AD" w:rsidRDefault="009D1437" w:rsidP="00616EC4">
            <w:pPr>
              <w:pStyle w:val="ListParagraph"/>
              <w:ind w:left="0"/>
              <w:jc w:val="both"/>
            </w:pPr>
          </w:p>
        </w:tc>
      </w:tr>
      <w:tr w:rsidR="009D1437" w:rsidRPr="00660ABB" w14:paraId="31690F38"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3CC550E7" w14:textId="77777777" w:rsidR="009D1437" w:rsidRPr="009372AD" w:rsidRDefault="009D1437" w:rsidP="00616EC4">
            <w:pPr>
              <w:autoSpaceDE w:val="0"/>
              <w:autoSpaceDN w:val="0"/>
              <w:adjustRightInd w:val="0"/>
              <w:rPr>
                <w:rFonts w:eastAsia="Calibri"/>
              </w:rPr>
            </w:pPr>
            <w:r w:rsidRPr="00E22984">
              <w:rPr>
                <w:rFonts w:eastAsia="Calibri"/>
              </w:rPr>
              <w:t>ERR:28</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8BD8728" w14:textId="77777777" w:rsidR="009D1437" w:rsidRPr="009372AD" w:rsidRDefault="009D1437" w:rsidP="00616EC4">
            <w:pPr>
              <w:rPr>
                <w:rFonts w:eastAsia="Calibri"/>
              </w:rPr>
            </w:pPr>
            <w:r>
              <w:rPr>
                <w:rFonts w:eastAsia="Calibri"/>
              </w:rPr>
              <w:t>Chưa có thông tin chứng thư trong hệ thống</w:t>
            </w:r>
          </w:p>
        </w:tc>
        <w:tc>
          <w:tcPr>
            <w:tcW w:w="1885" w:type="dxa"/>
            <w:tcBorders>
              <w:top w:val="single" w:sz="4" w:space="0" w:color="2E74B5"/>
              <w:left w:val="single" w:sz="4" w:space="0" w:color="2E74B5"/>
              <w:bottom w:val="single" w:sz="4" w:space="0" w:color="2E74B5"/>
              <w:right w:val="single" w:sz="4" w:space="0" w:color="2E74B5"/>
            </w:tcBorders>
          </w:tcPr>
          <w:p w14:paraId="19F6F030" w14:textId="77777777" w:rsidR="009D1437" w:rsidRPr="009372AD" w:rsidRDefault="009D1437" w:rsidP="00616EC4">
            <w:pPr>
              <w:pStyle w:val="ListParagraph"/>
              <w:ind w:left="0"/>
              <w:jc w:val="both"/>
            </w:pPr>
          </w:p>
        </w:tc>
      </w:tr>
      <w:tr w:rsidR="009D1437" w:rsidRPr="00660ABB" w14:paraId="490897B1"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2679B083" w14:textId="77777777" w:rsidR="009D1437" w:rsidRPr="009372AD" w:rsidRDefault="009D1437" w:rsidP="00616EC4">
            <w:pPr>
              <w:autoSpaceDE w:val="0"/>
              <w:autoSpaceDN w:val="0"/>
              <w:adjustRightInd w:val="0"/>
              <w:rPr>
                <w:rFonts w:eastAsia="Calibri"/>
              </w:rPr>
            </w:pPr>
            <w:r w:rsidRPr="00E22984">
              <w:rPr>
                <w:rFonts w:eastAsia="Calibri"/>
              </w:rPr>
              <w:t>ERR:24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25754AE9" w14:textId="77777777" w:rsidR="009D1437" w:rsidRPr="009372AD" w:rsidRDefault="009D1437" w:rsidP="00616EC4">
            <w:pPr>
              <w:rPr>
                <w:rFonts w:eastAsia="Calibri"/>
              </w:rPr>
            </w:pPr>
            <w:r>
              <w:rPr>
                <w:rFonts w:eastAsia="Calibri"/>
              </w:rPr>
              <w:t>Chứng thư truyền lên không đúng với chứng thư đăng ký trong hệ thống</w:t>
            </w:r>
          </w:p>
        </w:tc>
        <w:tc>
          <w:tcPr>
            <w:tcW w:w="1885" w:type="dxa"/>
            <w:tcBorders>
              <w:top w:val="single" w:sz="4" w:space="0" w:color="2E74B5"/>
              <w:left w:val="single" w:sz="4" w:space="0" w:color="2E74B5"/>
              <w:bottom w:val="single" w:sz="4" w:space="0" w:color="2E74B5"/>
              <w:right w:val="single" w:sz="4" w:space="0" w:color="2E74B5"/>
            </w:tcBorders>
          </w:tcPr>
          <w:p w14:paraId="1FC7A4C3" w14:textId="77777777" w:rsidR="009D1437" w:rsidRPr="009372AD" w:rsidRDefault="009D1437" w:rsidP="00616EC4">
            <w:pPr>
              <w:pStyle w:val="ListParagraph"/>
              <w:ind w:left="0"/>
              <w:jc w:val="both"/>
            </w:pPr>
          </w:p>
        </w:tc>
      </w:tr>
      <w:tr w:rsidR="009D1437" w:rsidRPr="00660ABB" w14:paraId="0A8C22F5"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9B04CBF" w14:textId="77777777" w:rsidR="009D1437" w:rsidRPr="009372AD" w:rsidRDefault="009D1437" w:rsidP="00616EC4">
            <w:pPr>
              <w:autoSpaceDE w:val="0"/>
              <w:autoSpaceDN w:val="0"/>
              <w:adjustRightInd w:val="0"/>
              <w:rPr>
                <w:rFonts w:eastAsia="Calibri"/>
              </w:rPr>
            </w:pPr>
            <w:r w:rsidRPr="00E22984">
              <w:rPr>
                <w:rFonts w:eastAsia="Calibri"/>
              </w:rPr>
              <w:t>ERR:27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2B7D275C" w14:textId="77777777" w:rsidR="009D1437" w:rsidRPr="009372AD" w:rsidRDefault="009D1437" w:rsidP="00616EC4">
            <w:pPr>
              <w:pStyle w:val="ListParagraph"/>
              <w:spacing w:after="0" w:line="240" w:lineRule="auto"/>
              <w:ind w:left="0"/>
              <w:rPr>
                <w:rFonts w:eastAsia="Calibri"/>
              </w:rPr>
            </w:pPr>
            <w:r>
              <w:rPr>
                <w:rFonts w:eastAsia="Calibri"/>
              </w:rPr>
              <w:t>Chứng thư chưa đến thời điểm sử dụng</w:t>
            </w:r>
          </w:p>
        </w:tc>
        <w:tc>
          <w:tcPr>
            <w:tcW w:w="1885" w:type="dxa"/>
            <w:tcBorders>
              <w:top w:val="single" w:sz="4" w:space="0" w:color="2E74B5"/>
              <w:left w:val="single" w:sz="4" w:space="0" w:color="2E74B5"/>
              <w:bottom w:val="single" w:sz="4" w:space="0" w:color="2E74B5"/>
              <w:right w:val="single" w:sz="4" w:space="0" w:color="2E74B5"/>
            </w:tcBorders>
          </w:tcPr>
          <w:p w14:paraId="7B5BC471" w14:textId="77777777" w:rsidR="009D1437" w:rsidRPr="009372AD" w:rsidRDefault="009D1437" w:rsidP="00616EC4">
            <w:pPr>
              <w:pStyle w:val="ListParagraph"/>
              <w:ind w:left="0"/>
              <w:jc w:val="both"/>
            </w:pPr>
          </w:p>
        </w:tc>
      </w:tr>
      <w:tr w:rsidR="009D1437" w:rsidRPr="00660ABB" w14:paraId="28553091"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3D25C6E1" w14:textId="77777777" w:rsidR="009D1437" w:rsidRPr="009372AD" w:rsidRDefault="009D1437" w:rsidP="00616EC4">
            <w:pPr>
              <w:autoSpaceDE w:val="0"/>
              <w:autoSpaceDN w:val="0"/>
              <w:adjustRightInd w:val="0"/>
              <w:rPr>
                <w:rFonts w:eastAsia="Calibri"/>
              </w:rPr>
            </w:pPr>
            <w:r w:rsidRPr="00E22984">
              <w:rPr>
                <w:rFonts w:eastAsia="Calibri"/>
              </w:rPr>
              <w:t>ERR:26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D4B7037" w14:textId="77777777" w:rsidR="009D1437" w:rsidRPr="009372AD" w:rsidRDefault="009D1437" w:rsidP="00616EC4">
            <w:pPr>
              <w:pStyle w:val="ListParagraph"/>
              <w:spacing w:after="0" w:line="240" w:lineRule="auto"/>
              <w:ind w:left="0"/>
              <w:rPr>
                <w:rFonts w:eastAsia="Calibri"/>
              </w:rPr>
            </w:pPr>
            <w:r>
              <w:rPr>
                <w:rFonts w:eastAsia="Calibri"/>
              </w:rPr>
              <w:t>Chứng thư số hết hạn</w:t>
            </w:r>
          </w:p>
        </w:tc>
        <w:tc>
          <w:tcPr>
            <w:tcW w:w="1885" w:type="dxa"/>
            <w:tcBorders>
              <w:top w:val="single" w:sz="4" w:space="0" w:color="2E74B5"/>
              <w:left w:val="single" w:sz="4" w:space="0" w:color="2E74B5"/>
              <w:bottom w:val="single" w:sz="4" w:space="0" w:color="2E74B5"/>
              <w:right w:val="single" w:sz="4" w:space="0" w:color="2E74B5"/>
            </w:tcBorders>
          </w:tcPr>
          <w:p w14:paraId="021CDCF4" w14:textId="77777777" w:rsidR="009D1437" w:rsidRPr="009372AD" w:rsidRDefault="009D1437" w:rsidP="00616EC4">
            <w:pPr>
              <w:pStyle w:val="ListParagraph"/>
              <w:ind w:left="0"/>
              <w:jc w:val="both"/>
            </w:pPr>
          </w:p>
        </w:tc>
      </w:tr>
      <w:tr w:rsidR="009D1437" w:rsidRPr="00660ABB" w14:paraId="1D32B1EA"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734FFCB" w14:textId="77777777" w:rsidR="009D1437" w:rsidRPr="009372AD" w:rsidRDefault="009D1437" w:rsidP="00616EC4">
            <w:pPr>
              <w:autoSpaceDE w:val="0"/>
              <w:autoSpaceDN w:val="0"/>
              <w:adjustRightInd w:val="0"/>
              <w:rPr>
                <w:rFonts w:eastAsia="Calibri"/>
              </w:rPr>
            </w:pPr>
            <w:r w:rsidRPr="00E22984">
              <w:rPr>
                <w:rFonts w:eastAsia="Calibri"/>
              </w:rPr>
              <w:t>ERR:3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7460CC6" w14:textId="77777777" w:rsidR="009D1437" w:rsidRPr="009372AD" w:rsidRDefault="009D1437" w:rsidP="00616EC4">
            <w:pPr>
              <w:pStyle w:val="ListParagraph"/>
              <w:spacing w:after="0" w:line="240" w:lineRule="auto"/>
              <w:ind w:left="0"/>
              <w:rPr>
                <w:rFonts w:eastAsia="Calibri"/>
              </w:rPr>
            </w:pPr>
            <w:r w:rsidRPr="009372AD">
              <w:rPr>
                <w:rFonts w:eastAsia="Calibri"/>
              </w:rPr>
              <w:t>Dữ liệu xml đầu vào không đúng quy định</w:t>
            </w:r>
          </w:p>
        </w:tc>
        <w:tc>
          <w:tcPr>
            <w:tcW w:w="1885" w:type="dxa"/>
            <w:tcBorders>
              <w:top w:val="single" w:sz="4" w:space="0" w:color="2E74B5"/>
              <w:left w:val="single" w:sz="4" w:space="0" w:color="2E74B5"/>
              <w:bottom w:val="single" w:sz="4" w:space="0" w:color="2E74B5"/>
              <w:right w:val="single" w:sz="4" w:space="0" w:color="2E74B5"/>
            </w:tcBorders>
          </w:tcPr>
          <w:p w14:paraId="5564F5B3" w14:textId="77777777" w:rsidR="009D1437" w:rsidRPr="009372AD" w:rsidRDefault="009D1437" w:rsidP="00616EC4">
            <w:pPr>
              <w:pStyle w:val="ListParagraph"/>
              <w:ind w:left="0"/>
              <w:jc w:val="both"/>
            </w:pPr>
          </w:p>
        </w:tc>
      </w:tr>
      <w:tr w:rsidR="009D1437" w:rsidRPr="00660ABB" w14:paraId="3B560104"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3CE02856" w14:textId="77777777" w:rsidR="009D1437" w:rsidRPr="009372AD" w:rsidRDefault="009D1437" w:rsidP="00616EC4">
            <w:pPr>
              <w:autoSpaceDE w:val="0"/>
              <w:autoSpaceDN w:val="0"/>
              <w:adjustRightInd w:val="0"/>
              <w:rPr>
                <w:rFonts w:eastAsia="Calibri"/>
              </w:rPr>
            </w:pPr>
            <w:r w:rsidRPr="00E22984">
              <w:rPr>
                <w:rFonts w:eastAsia="Calibri"/>
              </w:rPr>
              <w:t>ERR:20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E784C45" w14:textId="77777777" w:rsidR="009D1437" w:rsidRDefault="009D1437" w:rsidP="00616EC4">
            <w:pPr>
              <w:pStyle w:val="ListParagraph"/>
              <w:spacing w:after="0" w:line="240" w:lineRule="auto"/>
              <w:ind w:left="0"/>
              <w:rPr>
                <w:rFonts w:eastAsia="Calibri"/>
              </w:rPr>
            </w:pPr>
            <w:r>
              <w:t>Không tìm thấy dải hóa đơn</w:t>
            </w:r>
          </w:p>
        </w:tc>
        <w:tc>
          <w:tcPr>
            <w:tcW w:w="1885" w:type="dxa"/>
            <w:tcBorders>
              <w:top w:val="single" w:sz="4" w:space="0" w:color="2E74B5"/>
              <w:left w:val="single" w:sz="4" w:space="0" w:color="2E74B5"/>
              <w:bottom w:val="single" w:sz="4" w:space="0" w:color="2E74B5"/>
              <w:right w:val="single" w:sz="4" w:space="0" w:color="2E74B5"/>
            </w:tcBorders>
          </w:tcPr>
          <w:p w14:paraId="6812FBE2" w14:textId="77777777" w:rsidR="009D1437" w:rsidRPr="00731CD1" w:rsidRDefault="009D1437" w:rsidP="00616EC4">
            <w:pPr>
              <w:jc w:val="both"/>
            </w:pPr>
            <w:r>
              <w:t>Không tìm thấy dải hóa đơn hoặc tài khoản phát hành không có quyền phát hành hóa đơn trên dải hóa đơn truyền lên.</w:t>
            </w:r>
          </w:p>
        </w:tc>
      </w:tr>
      <w:tr w:rsidR="009D1437" w:rsidRPr="00660ABB" w14:paraId="12A874BC" w14:textId="77777777" w:rsidTr="00616EC4">
        <w:trPr>
          <w:trHeight w:val="368"/>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D71D037" w14:textId="77777777" w:rsidR="009D1437" w:rsidRPr="009372AD" w:rsidRDefault="009D1437" w:rsidP="00616EC4">
            <w:pPr>
              <w:autoSpaceDE w:val="0"/>
              <w:autoSpaceDN w:val="0"/>
              <w:adjustRightInd w:val="0"/>
              <w:rPr>
                <w:rFonts w:eastAsia="Calibri"/>
              </w:rPr>
            </w:pPr>
            <w:r w:rsidRPr="00E22984">
              <w:rPr>
                <w:rFonts w:eastAsia="Calibri"/>
              </w:rPr>
              <w:t>ERR:6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424DBF0C" w14:textId="77777777" w:rsidR="009D1437" w:rsidRDefault="009D1437" w:rsidP="00616EC4">
            <w:pPr>
              <w:pStyle w:val="ListParagraph"/>
              <w:spacing w:after="0" w:line="240" w:lineRule="auto"/>
              <w:ind w:left="0"/>
              <w:rPr>
                <w:rFonts w:eastAsia="Calibri"/>
              </w:rPr>
            </w:pPr>
            <w:r>
              <w:rPr>
                <w:rFonts w:eastAsia="Calibri"/>
              </w:rPr>
              <w:t>Không còn đủ số lượng hóa đơn để phát hành</w:t>
            </w:r>
          </w:p>
        </w:tc>
        <w:tc>
          <w:tcPr>
            <w:tcW w:w="1885" w:type="dxa"/>
            <w:tcBorders>
              <w:top w:val="single" w:sz="4" w:space="0" w:color="2E74B5"/>
              <w:left w:val="single" w:sz="4" w:space="0" w:color="2E74B5"/>
              <w:bottom w:val="single" w:sz="4" w:space="0" w:color="2E74B5"/>
              <w:right w:val="single" w:sz="4" w:space="0" w:color="2E74B5"/>
            </w:tcBorders>
          </w:tcPr>
          <w:p w14:paraId="3BA70CF2" w14:textId="77777777" w:rsidR="009D1437" w:rsidRPr="00731CD1" w:rsidRDefault="009D1437" w:rsidP="00616EC4">
            <w:pPr>
              <w:ind w:left="360"/>
              <w:jc w:val="both"/>
            </w:pPr>
          </w:p>
        </w:tc>
      </w:tr>
      <w:tr w:rsidR="009D1437" w:rsidRPr="00660ABB" w14:paraId="1963FE8B"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3931B73" w14:textId="77777777" w:rsidR="009D1437" w:rsidRPr="009372AD" w:rsidRDefault="009D1437" w:rsidP="00616EC4">
            <w:pPr>
              <w:autoSpaceDE w:val="0"/>
              <w:autoSpaceDN w:val="0"/>
              <w:adjustRightInd w:val="0"/>
              <w:rPr>
                <w:rFonts w:eastAsia="Calibri"/>
              </w:rPr>
            </w:pPr>
            <w:r w:rsidRPr="00E22984">
              <w:rPr>
                <w:rFonts w:eastAsia="Calibri"/>
              </w:rP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1D90EBBD" w14:textId="77777777" w:rsidR="009D1437" w:rsidRDefault="009D1437" w:rsidP="00616EC4">
            <w:pPr>
              <w:pStyle w:val="ListParagraph"/>
              <w:spacing w:after="0" w:line="240" w:lineRule="auto"/>
              <w:ind w:left="0"/>
              <w:rPr>
                <w:rFonts w:eastAsia="Calibri"/>
              </w:rPr>
            </w:pPr>
            <w:r>
              <w:t>Lô có số hóa đơn vượt quá max cho phép</w:t>
            </w:r>
          </w:p>
        </w:tc>
        <w:tc>
          <w:tcPr>
            <w:tcW w:w="1885" w:type="dxa"/>
            <w:tcBorders>
              <w:top w:val="single" w:sz="4" w:space="0" w:color="2E74B5"/>
              <w:left w:val="single" w:sz="4" w:space="0" w:color="2E74B5"/>
              <w:bottom w:val="single" w:sz="4" w:space="0" w:color="2E74B5"/>
              <w:right w:val="single" w:sz="4" w:space="0" w:color="2E74B5"/>
            </w:tcBorders>
          </w:tcPr>
          <w:p w14:paraId="5BB066C8" w14:textId="77777777" w:rsidR="009D1437" w:rsidRPr="00731CD1" w:rsidRDefault="009D1437" w:rsidP="00616EC4">
            <w:pPr>
              <w:ind w:left="360"/>
              <w:jc w:val="both"/>
            </w:pPr>
          </w:p>
        </w:tc>
      </w:tr>
      <w:tr w:rsidR="009D1437" w:rsidRPr="00660ABB" w14:paraId="23830A5A" w14:textId="77777777" w:rsidTr="00616EC4">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2C28E5F3" w14:textId="77777777" w:rsidR="009D1437" w:rsidRPr="009372AD" w:rsidRDefault="009D1437" w:rsidP="00616EC4">
            <w:pPr>
              <w:autoSpaceDE w:val="0"/>
              <w:autoSpaceDN w:val="0"/>
              <w:adjustRightInd w:val="0"/>
              <w:rPr>
                <w:rFonts w:eastAsia="Calibri"/>
              </w:rPr>
            </w:pPr>
            <w:r w:rsidRPr="00E22984">
              <w:rPr>
                <w:rFonts w:eastAsia="Calibri"/>
              </w:rP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80A71BF" w14:textId="77777777" w:rsidR="009D1437" w:rsidRDefault="009D1437" w:rsidP="00616EC4">
            <w:pPr>
              <w:pStyle w:val="ListParagraph"/>
              <w:spacing w:after="0" w:line="240" w:lineRule="auto"/>
              <w:ind w:left="0"/>
              <w:rPr>
                <w:rFonts w:eastAsia="Calibri"/>
              </w:rPr>
            </w:pPr>
            <w:r>
              <w:rPr>
                <w:rFonts w:eastAsia="Calibri"/>
              </w:rPr>
              <w:t>Có lỗi xảy ra</w:t>
            </w:r>
          </w:p>
        </w:tc>
        <w:tc>
          <w:tcPr>
            <w:tcW w:w="1885" w:type="dxa"/>
            <w:tcBorders>
              <w:top w:val="single" w:sz="4" w:space="0" w:color="2E74B5"/>
              <w:left w:val="single" w:sz="4" w:space="0" w:color="2E74B5"/>
              <w:bottom w:val="single" w:sz="4" w:space="0" w:color="2E74B5"/>
              <w:right w:val="single" w:sz="4" w:space="0" w:color="2E74B5"/>
            </w:tcBorders>
          </w:tcPr>
          <w:p w14:paraId="03BA7765" w14:textId="77777777" w:rsidR="009D1437" w:rsidRPr="00731CD1" w:rsidRDefault="009D1437" w:rsidP="00616EC4">
            <w:pPr>
              <w:jc w:val="both"/>
            </w:pPr>
            <w:r>
              <w:t>Lỗi không xác định</w:t>
            </w:r>
          </w:p>
        </w:tc>
      </w:tr>
      <w:tr w:rsidR="009D1437" w:rsidRPr="00660ABB" w14:paraId="41F6D10B"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7530DC0F" w14:textId="77777777" w:rsidR="009D1437" w:rsidRPr="00E22984" w:rsidRDefault="009D1437" w:rsidP="00616EC4">
            <w:pPr>
              <w:autoSpaceDE w:val="0"/>
              <w:autoSpaceDN w:val="0"/>
              <w:adjustRightInd w:val="0"/>
              <w:rPr>
                <w:rFonts w:eastAsia="Calibri"/>
              </w:rPr>
            </w:pPr>
            <w:r w:rsidRPr="00E22984">
              <w:rPr>
                <w:rFonts w:eastAsia="Calibri"/>
              </w:rPr>
              <w:t>ERR:30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E772295" w14:textId="77777777" w:rsidR="009D1437" w:rsidRDefault="009D1437" w:rsidP="00616EC4">
            <w:pPr>
              <w:pStyle w:val="ListParagraph"/>
              <w:ind w:left="0"/>
              <w:jc w:val="both"/>
            </w:pPr>
            <w:r>
              <w:t>Tạo mới hóa đơn có lỗi</w:t>
            </w:r>
          </w:p>
        </w:tc>
        <w:tc>
          <w:tcPr>
            <w:tcW w:w="1885" w:type="dxa"/>
            <w:tcBorders>
              <w:top w:val="single" w:sz="4" w:space="0" w:color="2E74B5"/>
              <w:left w:val="single" w:sz="4" w:space="0" w:color="2E74B5"/>
              <w:bottom w:val="single" w:sz="4" w:space="0" w:color="2E74B5"/>
              <w:right w:val="single" w:sz="4" w:space="0" w:color="2E74B5"/>
            </w:tcBorders>
          </w:tcPr>
          <w:p w14:paraId="6B76A723" w14:textId="77777777" w:rsidR="009D1437" w:rsidRPr="00731CD1" w:rsidRDefault="009D1437" w:rsidP="00616EC4">
            <w:pPr>
              <w:ind w:left="360"/>
              <w:jc w:val="both"/>
            </w:pPr>
          </w:p>
        </w:tc>
      </w:tr>
      <w:tr w:rsidR="009D1437" w:rsidRPr="00660ABB" w14:paraId="7F608306"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34BE590E" w14:textId="77777777" w:rsidR="009D1437" w:rsidRPr="009372AD" w:rsidRDefault="009D1437" w:rsidP="00616EC4">
            <w:pPr>
              <w:autoSpaceDE w:val="0"/>
              <w:autoSpaceDN w:val="0"/>
              <w:adjustRightInd w:val="0"/>
              <w:rPr>
                <w:rFonts w:eastAsia="Calibri"/>
              </w:rPr>
            </w:pPr>
            <w:r w:rsidRPr="009372AD">
              <w:rPr>
                <w:rFonts w:eastAsia="Calibri"/>
              </w:rPr>
              <w:t>OK: pattern;serial;invNumber</w:t>
            </w:r>
          </w:p>
          <w:p w14:paraId="056B418F" w14:textId="77777777" w:rsidR="009D1437" w:rsidRPr="009372AD" w:rsidRDefault="009D1437" w:rsidP="00616EC4">
            <w:pPr>
              <w:autoSpaceDE w:val="0"/>
              <w:autoSpaceDN w:val="0"/>
              <w:adjustRightInd w:val="0"/>
              <w:rPr>
                <w:rFonts w:eastAsia="Calibri"/>
              </w:rPr>
            </w:pPr>
            <w:r w:rsidRPr="009372AD">
              <w:rPr>
                <w:rFonts w:eastAsia="Calibri"/>
              </w:rPr>
              <w:t>(Ví dụ:</w:t>
            </w:r>
          </w:p>
          <w:p w14:paraId="7EBECBC2" w14:textId="77777777" w:rsidR="009D1437" w:rsidRPr="009372AD" w:rsidRDefault="009D1437" w:rsidP="00616EC4">
            <w:pPr>
              <w:autoSpaceDE w:val="0"/>
              <w:autoSpaceDN w:val="0"/>
              <w:adjustRightInd w:val="0"/>
              <w:rPr>
                <w:rFonts w:eastAsia="Calibri"/>
              </w:rPr>
            </w:pPr>
            <w:r w:rsidRPr="009372AD">
              <w:rPr>
                <w:rFonts w:eastAsia="Calibri"/>
              </w:rPr>
              <w:lastRenderedPageBreak/>
              <w:t>OK:01GTKT3/001;AA/12E;0000002)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89BD63F"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lastRenderedPageBreak/>
              <w:t xml:space="preserve">OK </w:t>
            </w:r>
            <w:r w:rsidRPr="009372AD">
              <w:rPr>
                <w:rFonts w:eastAsia="Calibri"/>
              </w:rPr>
              <w:sym w:font="Wingdings" w:char="F0E0"/>
            </w:r>
            <w:r w:rsidRPr="009372AD">
              <w:rPr>
                <w:rFonts w:eastAsia="Calibri"/>
              </w:rPr>
              <w:t xml:space="preserve"> đã phát hành hóa đơn thành công</w:t>
            </w:r>
          </w:p>
          <w:p w14:paraId="0D7729FF"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Patter</w:t>
            </w:r>
            <w:r w:rsidRPr="009372AD">
              <w:rPr>
                <w:rFonts w:eastAsia="Calibri"/>
              </w:rPr>
              <w:sym w:font="Wingdings" w:char="F0E0"/>
            </w:r>
            <w:r w:rsidRPr="009372AD">
              <w:rPr>
                <w:rFonts w:eastAsia="Calibri"/>
              </w:rPr>
              <w:t xml:space="preserve"> Mẫu số của hóa đơn điều chỉnh </w:t>
            </w:r>
          </w:p>
          <w:p w14:paraId="2F92DFE6"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Serial </w:t>
            </w:r>
            <w:r w:rsidRPr="009372AD">
              <w:rPr>
                <w:rFonts w:eastAsia="Calibri"/>
              </w:rPr>
              <w:sym w:font="Wingdings" w:char="F0E0"/>
            </w:r>
            <w:r w:rsidRPr="009372AD">
              <w:rPr>
                <w:rFonts w:eastAsia="Calibri"/>
              </w:rPr>
              <w:t xml:space="preserve"> serial của hóa đơn điều chỉnh </w:t>
            </w:r>
          </w:p>
          <w:p w14:paraId="30A4403D"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invNumber: số hóa đơn điều chỉnh </w:t>
            </w:r>
          </w:p>
          <w:p w14:paraId="28413B27" w14:textId="77777777" w:rsidR="009D1437" w:rsidRPr="009372AD" w:rsidRDefault="009D1437" w:rsidP="00616EC4">
            <w:pPr>
              <w:pStyle w:val="ListParagraph"/>
              <w:spacing w:after="0" w:line="240" w:lineRule="auto"/>
              <w:rPr>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14:paraId="69871C96" w14:textId="77777777" w:rsidR="009D1437" w:rsidRPr="00731CD1" w:rsidRDefault="009D1437" w:rsidP="00616EC4">
            <w:pPr>
              <w:ind w:left="360"/>
              <w:jc w:val="both"/>
            </w:pPr>
          </w:p>
        </w:tc>
      </w:tr>
    </w:tbl>
    <w:p w14:paraId="348F89E5" w14:textId="77777777" w:rsidR="009D1437" w:rsidRDefault="009D1437" w:rsidP="009D1437">
      <w:pPr>
        <w:rPr>
          <w:lang w:eastAsia="x-none"/>
        </w:rPr>
      </w:pPr>
    </w:p>
    <w:p w14:paraId="01A9F4D4" w14:textId="77777777" w:rsidR="009D1437" w:rsidRPr="007B211F" w:rsidRDefault="009D1437" w:rsidP="009D1437">
      <w:pPr>
        <w:rPr>
          <w:b/>
          <w:lang w:eastAsia="x-none"/>
        </w:rPr>
      </w:pPr>
      <w:r w:rsidRPr="007B211F">
        <w:rPr>
          <w:b/>
          <w:lang w:eastAsia="x-none"/>
        </w:rPr>
        <w:t>Cấu trúc chuỗi xmlData truyền lên:</w:t>
      </w:r>
    </w:p>
    <w:p w14:paraId="70222C4C"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&lt;Invoices&gt;</w:t>
      </w:r>
    </w:p>
    <w:p w14:paraId="6A0A6428"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t>&lt;SerialCert&gt;</w:t>
      </w:r>
      <w:r w:rsidRPr="00273C53">
        <w:rPr>
          <w:rFonts w:ascii="Consolas" w:hAnsi="Consolas" w:cs="Consolas"/>
          <w:sz w:val="19"/>
          <w:szCs w:val="19"/>
          <w:highlight w:val="white"/>
        </w:rPr>
        <w:t>540171AA56FDB2F8476BBD781251C83D</w:t>
      </w:r>
      <w:r w:rsidRPr="00C75024">
        <w:rPr>
          <w:rFonts w:ascii="Consolas" w:hAnsi="Consolas" w:cs="Consolas"/>
          <w:color w:val="0000FF"/>
          <w:sz w:val="19"/>
          <w:szCs w:val="19"/>
          <w:highlight w:val="white"/>
        </w:rPr>
        <w:t>&lt;/SerialCert&gt;</w:t>
      </w:r>
    </w:p>
    <w:p w14:paraId="2BB14459"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t>&lt;Inv&gt;</w:t>
      </w:r>
    </w:p>
    <w:p w14:paraId="4A97E0CD"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r>
      <w:r w:rsidRPr="00C75024">
        <w:rPr>
          <w:rFonts w:ascii="Consolas" w:hAnsi="Consolas" w:cs="Consolas"/>
          <w:color w:val="0000FF"/>
          <w:sz w:val="19"/>
          <w:szCs w:val="19"/>
          <w:highlight w:val="white"/>
        </w:rPr>
        <w:tab/>
        <w:t>&lt;key&gt;</w:t>
      </w:r>
      <w:r w:rsidRPr="00273C53">
        <w:rPr>
          <w:rFonts w:ascii="Consolas" w:hAnsi="Consolas" w:cs="Consolas"/>
          <w:sz w:val="19"/>
          <w:szCs w:val="19"/>
          <w:highlight w:val="white"/>
        </w:rPr>
        <w:t>789</w:t>
      </w:r>
      <w:r w:rsidRPr="00C75024">
        <w:rPr>
          <w:rFonts w:ascii="Consolas" w:hAnsi="Consolas" w:cs="Consolas"/>
          <w:color w:val="0000FF"/>
          <w:sz w:val="19"/>
          <w:szCs w:val="19"/>
          <w:highlight w:val="white"/>
        </w:rPr>
        <w:t>&lt;/key&gt;</w:t>
      </w:r>
    </w:p>
    <w:p w14:paraId="3F97E37A"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r>
      <w:r w:rsidRPr="00C75024">
        <w:rPr>
          <w:rFonts w:ascii="Consolas" w:hAnsi="Consolas" w:cs="Consolas"/>
          <w:color w:val="0000FF"/>
          <w:sz w:val="19"/>
          <w:szCs w:val="19"/>
          <w:highlight w:val="white"/>
        </w:rPr>
        <w:tab/>
        <w:t>&lt;idInv&gt;</w:t>
      </w:r>
      <w:r w:rsidRPr="00273C53">
        <w:rPr>
          <w:rFonts w:ascii="Consolas" w:hAnsi="Consolas" w:cs="Consolas"/>
          <w:sz w:val="19"/>
          <w:szCs w:val="19"/>
          <w:highlight w:val="white"/>
        </w:rPr>
        <w:t>10</w:t>
      </w:r>
      <w:r w:rsidRPr="00C75024">
        <w:rPr>
          <w:rFonts w:ascii="Consolas" w:hAnsi="Consolas" w:cs="Consolas"/>
          <w:color w:val="0000FF"/>
          <w:sz w:val="19"/>
          <w:szCs w:val="19"/>
          <w:highlight w:val="white"/>
        </w:rPr>
        <w:t>&lt;/idInv&gt;</w:t>
      </w:r>
    </w:p>
    <w:p w14:paraId="40FE9257"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r>
      <w:r w:rsidRPr="00C75024">
        <w:rPr>
          <w:rFonts w:ascii="Consolas" w:hAnsi="Consolas" w:cs="Consolas"/>
          <w:color w:val="0000FF"/>
          <w:sz w:val="19"/>
          <w:szCs w:val="19"/>
          <w:highlight w:val="white"/>
        </w:rPr>
        <w:tab/>
        <w:t>&lt;signValue&gt;</w:t>
      </w:r>
      <w:r w:rsidRPr="00273C53">
        <w:rPr>
          <w:rFonts w:ascii="Consolas" w:hAnsi="Consolas" w:cs="Consolas"/>
          <w:sz w:val="19"/>
          <w:szCs w:val="19"/>
          <w:highlight w:val="white"/>
        </w:rPr>
        <w:t>J2k7CsSN9Gb6PmsHD9yDJS1/j3s=</w:t>
      </w:r>
      <w:r w:rsidRPr="00C75024">
        <w:rPr>
          <w:rFonts w:ascii="Consolas" w:hAnsi="Consolas" w:cs="Consolas"/>
          <w:color w:val="0000FF"/>
          <w:sz w:val="19"/>
          <w:szCs w:val="19"/>
          <w:highlight w:val="white"/>
        </w:rPr>
        <w:t>&lt;/signValue&gt;</w:t>
      </w:r>
    </w:p>
    <w:p w14:paraId="0140F757"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t>&lt;/Inv&gt;</w:t>
      </w:r>
    </w:p>
    <w:p w14:paraId="345D6F04" w14:textId="77777777" w:rsidR="009D1437"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&lt;/Invoices&gt;</w:t>
      </w:r>
    </w:p>
    <w:p w14:paraId="7F78BEF2" w14:textId="77777777" w:rsidR="009D1437" w:rsidRDefault="009D1437" w:rsidP="009D1437">
      <w:pPr>
        <w:ind w:firstLine="720"/>
        <w:rPr>
          <w:szCs w:val="28"/>
        </w:rPr>
      </w:pPr>
      <w:r>
        <w:rPr>
          <w:szCs w:val="28"/>
        </w:rPr>
        <w:t xml:space="preserve">Trong đó: </w:t>
      </w:r>
      <w:r>
        <w:rPr>
          <w:szCs w:val="28"/>
        </w:rPr>
        <w:tab/>
        <w:t xml:space="preserve">tag </w:t>
      </w:r>
      <w:r w:rsidRPr="00C75024">
        <w:rPr>
          <w:rFonts w:ascii="Consolas" w:hAnsi="Consolas" w:cs="Consolas"/>
          <w:color w:val="0000FF"/>
          <w:sz w:val="19"/>
          <w:szCs w:val="19"/>
          <w:highlight w:val="white"/>
        </w:rPr>
        <w:t>&lt;SerialCert&gt;</w:t>
      </w:r>
      <w:r>
        <w:rPr>
          <w:rFonts w:ascii="Consolas" w:hAnsi="Consolas" w:cs="Consolas"/>
          <w:color w:val="0000FF"/>
          <w:sz w:val="19"/>
          <w:szCs w:val="19"/>
        </w:rPr>
        <w:t xml:space="preserve">: </w:t>
      </w:r>
      <w:r w:rsidRPr="006E43BB">
        <w:rPr>
          <w:szCs w:val="28"/>
        </w:rPr>
        <w:t>serial chứng thư của công ty</w:t>
      </w:r>
    </w:p>
    <w:p w14:paraId="56425518" w14:textId="77777777" w:rsidR="009D1437" w:rsidRDefault="009D1437" w:rsidP="009D1437">
      <w:pPr>
        <w:ind w:left="1440" w:firstLine="720"/>
        <w:rPr>
          <w:szCs w:val="28"/>
        </w:rPr>
      </w:pPr>
      <w:r>
        <w:rPr>
          <w:szCs w:val="28"/>
        </w:rPr>
        <w:t xml:space="preserve">tag </w:t>
      </w:r>
      <w:r w:rsidRPr="00735530">
        <w:rPr>
          <w:rFonts w:ascii="Consolas" w:hAnsi="Consolas" w:cs="Consolas"/>
          <w:color w:val="0000FF"/>
          <w:sz w:val="19"/>
          <w:szCs w:val="19"/>
          <w:highlight w:val="white"/>
        </w:rPr>
        <w:t>&lt;key&gt;</w:t>
      </w:r>
      <w:r>
        <w:rPr>
          <w:szCs w:val="28"/>
        </w:rPr>
        <w:t>: fkey</w:t>
      </w:r>
    </w:p>
    <w:p w14:paraId="49C74FA9" w14:textId="77777777" w:rsidR="009D1437" w:rsidRPr="00735530" w:rsidRDefault="009D1437" w:rsidP="009D143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&lt;idInv&gt;</w:t>
      </w:r>
      <w:r w:rsidRPr="00735530">
        <w:rPr>
          <w:szCs w:val="28"/>
        </w:rPr>
        <w:t>: id hóa đơn trên hệ thống vnpt</w:t>
      </w:r>
    </w:p>
    <w:p w14:paraId="7E47ED58" w14:textId="77777777" w:rsidR="009D1437" w:rsidRDefault="009D1437" w:rsidP="009D1437">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w:t>
      </w:r>
      <w:r w:rsidRPr="00C75024">
        <w:rPr>
          <w:rFonts w:ascii="Consolas" w:hAnsi="Consolas" w:cs="Consolas"/>
          <w:color w:val="0000FF"/>
          <w:sz w:val="19"/>
          <w:szCs w:val="19"/>
          <w:highlight w:val="white"/>
        </w:rPr>
        <w:t>signValue</w:t>
      </w:r>
      <w:r w:rsidRPr="00735530">
        <w:rPr>
          <w:rFonts w:ascii="Consolas" w:hAnsi="Consolas" w:cs="Consolas"/>
          <w:color w:val="0000FF"/>
          <w:sz w:val="19"/>
          <w:szCs w:val="19"/>
          <w:highlight w:val="white"/>
        </w:rPr>
        <w:t>&gt;</w:t>
      </w:r>
      <w:r w:rsidRPr="00735530">
        <w:rPr>
          <w:szCs w:val="28"/>
        </w:rPr>
        <w:t xml:space="preserve">: </w:t>
      </w:r>
      <w:r>
        <w:rPr>
          <w:szCs w:val="28"/>
        </w:rPr>
        <w:t xml:space="preserve"> chuỗi ký</w:t>
      </w:r>
    </w:p>
    <w:p w14:paraId="286938D7" w14:textId="77777777" w:rsidR="009D1437" w:rsidRPr="00AC05BD" w:rsidRDefault="009D1437" w:rsidP="00480762">
      <w:pPr>
        <w:pStyle w:val="Heading3"/>
        <w:rPr>
          <w:ins w:id="236" w:author="Comparison" w:date="2022-04-14T16:28:00Z"/>
        </w:rPr>
      </w:pPr>
      <w:bookmarkStart w:id="237" w:name="_Toc198045354"/>
      <w:r>
        <w:t>In thông báo hóa đơn sai sót</w:t>
      </w:r>
      <w:bookmarkEnd w:id="237"/>
    </w:p>
    <w:p w14:paraId="67B64AEC" w14:textId="77777777" w:rsidR="009D1437" w:rsidRPr="00593BE8" w:rsidRDefault="009D1437" w:rsidP="009D1437">
      <w:pPr>
        <w:pStyle w:val="N"/>
        <w:rPr>
          <w:ins w:id="238" w:author="Comparison" w:date="2022-04-14T16:28:00Z"/>
        </w:rPr>
      </w:pPr>
      <w:ins w:id="239" w:author="Comparison" w:date="2022-04-14T16:28:00Z">
        <w:r w:rsidRPr="00593BE8">
          <w:t>URL</w:t>
        </w:r>
      </w:ins>
    </w:p>
    <w:p w14:paraId="57653020" w14:textId="77777777" w:rsidR="009D1437" w:rsidRDefault="009D1437" w:rsidP="009D1437">
      <w:pPr>
        <w:pStyle w:val="N"/>
        <w:rPr>
          <w:ins w:id="240" w:author="Comparison" w:date="2022-04-14T16:28:00Z"/>
        </w:rPr>
      </w:pPr>
      <w:ins w:id="241" w:author="Comparison" w:date="2022-04-14T16:28:00Z">
        <w:r>
          <w:tab/>
        </w:r>
        <w:r w:rsidRPr="00007702">
          <w:t xml:space="preserve"> </w:t>
        </w:r>
        <w:r>
          <w:t>s</w:t>
        </w:r>
        <w:r w:rsidRPr="00EB3AC8">
          <w:t xml:space="preserve">tring </w:t>
        </w:r>
      </w:ins>
      <w:r w:rsidRPr="00183C83">
        <w:rPr>
          <w:b/>
          <w:bCs/>
          <w:color w:val="000000"/>
        </w:rPr>
        <w:t>PrintNoticeInvError</w:t>
      </w:r>
      <w:ins w:id="242" w:author="Comparison" w:date="2022-04-14T16:28:00Z">
        <w:r w:rsidRPr="00A0628B">
          <w:t>(</w:t>
        </w:r>
      </w:ins>
      <w:r w:rsidRPr="00183C83">
        <w:t>string mtdiep</w:t>
      </w:r>
      <w:r>
        <w:rPr>
          <w:rFonts w:ascii="Consolas" w:hAnsi="Consolas" w:cs="Consolas"/>
          <w:color w:val="000000"/>
          <w:sz w:val="19"/>
          <w:szCs w:val="19"/>
        </w:rPr>
        <w:t>,</w:t>
      </w:r>
      <w:ins w:id="243" w:author="Comparison" w:date="2022-04-14T16:28:00Z">
        <w:r w:rsidRPr="00C9394A">
          <w:t xml:space="preserve">string </w:t>
        </w:r>
        <w:r w:rsidRPr="00C9394A">
          <w:rPr>
            <w:b/>
          </w:rPr>
          <w:t>username</w:t>
        </w:r>
        <w:r w:rsidRPr="00C9394A">
          <w:t xml:space="preserve">, string </w:t>
        </w:r>
        <w:r w:rsidRPr="00C9394A">
          <w:rPr>
            <w:b/>
          </w:rPr>
          <w:t>password</w:t>
        </w:r>
        <w:r w:rsidRPr="00A0628B">
          <w:t>)</w:t>
        </w:r>
      </w:ins>
    </w:p>
    <w:p w14:paraId="5FF42725" w14:textId="77777777" w:rsidR="009D1437" w:rsidRPr="00593BE8" w:rsidRDefault="009D1437" w:rsidP="009D1437">
      <w:pPr>
        <w:pStyle w:val="N"/>
        <w:rPr>
          <w:ins w:id="244" w:author="Comparison" w:date="2022-04-14T16:28:00Z"/>
        </w:rPr>
      </w:pPr>
      <w:ins w:id="245" w:author="Comparison" w:date="2022-04-14T16:28:00Z">
        <w:r w:rsidRPr="00593BE8">
          <w:t>DESCRIPTION</w:t>
        </w:r>
      </w:ins>
    </w:p>
    <w:p w14:paraId="348EA962" w14:textId="77777777" w:rsidR="009D1437" w:rsidRPr="007C1EEB" w:rsidRDefault="009D1437" w:rsidP="009D1437">
      <w:pPr>
        <w:pStyle w:val="N"/>
        <w:rPr>
          <w:ins w:id="246" w:author="Comparison" w:date="2022-04-14T16:28:00Z"/>
        </w:rPr>
      </w:pPr>
      <w:ins w:id="247" w:author="Comparison" w:date="2022-04-14T16:28:00Z">
        <w:r>
          <w:tab/>
        </w:r>
        <w:r>
          <w:tab/>
          <w:t xml:space="preserve">Đây là web service </w:t>
        </w:r>
      </w:ins>
      <w:r>
        <w:t>in thông báo hóa đơn sai sót</w:t>
      </w:r>
    </w:p>
    <w:p w14:paraId="6004E081" w14:textId="77777777" w:rsidR="009D1437" w:rsidRPr="00007702" w:rsidRDefault="009D1437" w:rsidP="009D1437">
      <w:pPr>
        <w:pStyle w:val="N"/>
        <w:rPr>
          <w:ins w:id="248" w:author="Comparison" w:date="2022-04-14T16:28:00Z"/>
        </w:rPr>
      </w:pPr>
      <w:ins w:id="249" w:author="Comparison" w:date="2022-04-14T16:28:00Z">
        <w:r w:rsidRPr="00663B3E">
          <w:t>HTTP METHOD</w:t>
        </w:r>
      </w:ins>
    </w:p>
    <w:p w14:paraId="36258EC7" w14:textId="77777777" w:rsidR="009D1437" w:rsidRPr="00007702" w:rsidRDefault="009D1437" w:rsidP="009D1437">
      <w:pPr>
        <w:pStyle w:val="N"/>
        <w:rPr>
          <w:ins w:id="250" w:author="Comparison" w:date="2022-04-14T16:28:00Z"/>
          <w:b/>
        </w:rPr>
      </w:pPr>
      <w:ins w:id="251" w:author="Comparison" w:date="2022-04-14T16:28:00Z">
        <w:r w:rsidRPr="00610AFD">
          <w:tab/>
        </w:r>
        <w:r w:rsidRPr="00610AFD">
          <w:tab/>
        </w:r>
        <w:r>
          <w:t>GET</w:t>
        </w:r>
      </w:ins>
    </w:p>
    <w:p w14:paraId="59E340EF" w14:textId="77777777" w:rsidR="009D1437" w:rsidRPr="00610AFD" w:rsidRDefault="009D1437" w:rsidP="009D1437">
      <w:pPr>
        <w:pStyle w:val="N"/>
        <w:rPr>
          <w:ins w:id="252" w:author="Comparison" w:date="2022-04-14T16:28:00Z"/>
        </w:rPr>
      </w:pPr>
      <w:ins w:id="253" w:author="Comparison" w:date="2022-04-14T16:28:00Z">
        <w:r w:rsidRPr="00610AFD">
          <w:t>REQUEST BODY</w:t>
        </w:r>
      </w:ins>
    </w:p>
    <w:p w14:paraId="7E3EE617" w14:textId="77777777" w:rsidR="009D1437" w:rsidRPr="00AC05BD" w:rsidRDefault="009D1437" w:rsidP="009D1437">
      <w:pPr>
        <w:pStyle w:val="ListParagraph"/>
        <w:numPr>
          <w:ilvl w:val="0"/>
          <w:numId w:val="2"/>
        </w:numPr>
        <w:spacing w:after="0" w:line="360" w:lineRule="auto"/>
        <w:ind w:left="1080"/>
        <w:jc w:val="both"/>
        <w:rPr>
          <w:ins w:id="254" w:author="Comparison" w:date="2022-04-14T16:28:00Z"/>
          <w:rFonts w:eastAsia="Calibri"/>
          <w:b/>
        </w:rPr>
      </w:pPr>
      <w:ins w:id="255" w:author="Comparison" w:date="2022-04-14T16:28:00Z">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ins>
    </w:p>
    <w:p w14:paraId="4E0DF551" w14:textId="77777777" w:rsidR="009D1437" w:rsidRPr="00AC05BD" w:rsidRDefault="009D1437" w:rsidP="009D1437">
      <w:pPr>
        <w:pStyle w:val="ListParagraph"/>
        <w:numPr>
          <w:ilvl w:val="0"/>
          <w:numId w:val="2"/>
        </w:numPr>
        <w:spacing w:after="0" w:line="360" w:lineRule="auto"/>
        <w:ind w:left="1080"/>
        <w:jc w:val="both"/>
        <w:rPr>
          <w:ins w:id="256" w:author="Comparison" w:date="2022-04-14T16:28:00Z"/>
          <w:rFonts w:eastAsia="Calibri"/>
          <w:b/>
        </w:rPr>
      </w:pPr>
      <w:r>
        <w:t>M</w:t>
      </w:r>
      <w:r w:rsidRPr="00183C83">
        <w:t>tdiep</w:t>
      </w:r>
      <w:ins w:id="257" w:author="Comparison" w:date="2022-04-14T16:28:00Z">
        <w:r>
          <w:rPr>
            <w:b/>
            <w:color w:val="000000"/>
          </w:rPr>
          <w:t xml:space="preserve">: </w:t>
        </w:r>
        <w:r w:rsidRPr="008431C5">
          <w:rPr>
            <w:bCs/>
            <w:color w:val="000000"/>
          </w:rPr>
          <w:t xml:space="preserve">Mã thông điệp </w:t>
        </w:r>
      </w:ins>
    </w:p>
    <w:p w14:paraId="08891319" w14:textId="77777777" w:rsidR="009D1437" w:rsidRDefault="009D1437" w:rsidP="009D1437">
      <w:pPr>
        <w:pStyle w:val="N"/>
        <w:rPr>
          <w:ins w:id="258" w:author="Comparison" w:date="2022-04-14T16:28:00Z"/>
        </w:rPr>
      </w:pPr>
      <w:ins w:id="259" w:author="Comparison" w:date="2022-04-14T16:28:00Z">
        <w:r w:rsidRPr="00CA654D">
          <w:t>RETURNS</w:t>
        </w:r>
      </w:ins>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9D1437" w:rsidRPr="00660ABB" w14:paraId="33A320F2" w14:textId="77777777" w:rsidTr="00616EC4">
        <w:trPr>
          <w:ins w:id="260"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0DAE646D" w14:textId="77777777" w:rsidR="009D1437" w:rsidRPr="00660ABB" w:rsidRDefault="009D1437" w:rsidP="00616EC4">
            <w:pPr>
              <w:pStyle w:val="ListParagraph"/>
              <w:rPr>
                <w:ins w:id="261" w:author="Comparison" w:date="2022-04-14T16:28:00Z"/>
              </w:rPr>
            </w:pPr>
            <w:ins w:id="262" w:author="Comparison" w:date="2022-04-14T16:28:00Z">
              <w:r>
                <w:t>Kết quả</w:t>
              </w:r>
            </w:ins>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764F61DE" w14:textId="77777777" w:rsidR="009D1437" w:rsidRPr="00660ABB" w:rsidRDefault="009D1437" w:rsidP="00616EC4">
            <w:pPr>
              <w:pStyle w:val="ListParagraph"/>
              <w:rPr>
                <w:ins w:id="263" w:author="Comparison" w:date="2022-04-14T16:28:00Z"/>
              </w:rPr>
            </w:pPr>
            <w:ins w:id="264" w:author="Comparison" w:date="2022-04-14T16:28:00Z">
              <w:r w:rsidRPr="00660ABB">
                <w:t>Mô tả</w:t>
              </w:r>
            </w:ins>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5E6A6B4C" w14:textId="77777777" w:rsidR="009D1437" w:rsidRPr="00660ABB" w:rsidRDefault="009D1437" w:rsidP="00616EC4">
            <w:pPr>
              <w:pStyle w:val="ListParagraph"/>
              <w:rPr>
                <w:ins w:id="265" w:author="Comparison" w:date="2022-04-14T16:28:00Z"/>
              </w:rPr>
            </w:pPr>
            <w:ins w:id="266" w:author="Comparison" w:date="2022-04-14T16:28:00Z">
              <w:r>
                <w:t>Ghi chú</w:t>
              </w:r>
            </w:ins>
          </w:p>
        </w:tc>
      </w:tr>
      <w:tr w:rsidR="009D1437" w:rsidRPr="00660ABB" w14:paraId="068347BA" w14:textId="77777777" w:rsidTr="00616EC4">
        <w:trPr>
          <w:ins w:id="267" w:author="Comparison" w:date="2022-04-14T16:28:00Z"/>
        </w:trPr>
        <w:tc>
          <w:tcPr>
            <w:tcW w:w="2250" w:type="dxa"/>
            <w:tcBorders>
              <w:top w:val="single" w:sz="4" w:space="0" w:color="2E74B5"/>
              <w:left w:val="single" w:sz="4" w:space="0" w:color="2E74B5"/>
              <w:right w:val="single" w:sz="4" w:space="0" w:color="2E74B5"/>
            </w:tcBorders>
            <w:shd w:val="clear" w:color="auto" w:fill="auto"/>
          </w:tcPr>
          <w:p w14:paraId="1433B1B1" w14:textId="77777777" w:rsidR="009D1437" w:rsidRPr="009372AD" w:rsidRDefault="009D1437" w:rsidP="00616EC4">
            <w:pPr>
              <w:autoSpaceDE w:val="0"/>
              <w:autoSpaceDN w:val="0"/>
              <w:adjustRightInd w:val="0"/>
              <w:rPr>
                <w:ins w:id="268" w:author="Comparison" w:date="2022-04-14T16:28:00Z"/>
                <w:rFonts w:eastAsia="Calibri"/>
                <w:sz w:val="19"/>
                <w:szCs w:val="19"/>
              </w:rPr>
            </w:pPr>
            <w:ins w:id="269" w:author="Comparison" w:date="2022-04-14T16:28:00Z">
              <w:r w:rsidRPr="009372AD">
                <w:rPr>
                  <w:rFonts w:eastAsia="Calibri"/>
                </w:rPr>
                <w:t>ERR:1</w:t>
              </w:r>
            </w:ins>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E349B9C" w14:textId="77777777" w:rsidR="009D1437" w:rsidRPr="009372AD" w:rsidRDefault="009D1437" w:rsidP="00616EC4">
            <w:pPr>
              <w:pStyle w:val="ListParagraph"/>
              <w:spacing w:after="0" w:line="240" w:lineRule="auto"/>
              <w:ind w:left="0"/>
              <w:rPr>
                <w:ins w:id="270" w:author="Comparison" w:date="2022-04-14T16:28:00Z"/>
                <w:rFonts w:eastAsia="Calibri"/>
              </w:rPr>
            </w:pPr>
            <w:ins w:id="271" w:author="Comparison" w:date="2022-04-14T16:28:00Z">
              <w:r w:rsidRPr="009372AD">
                <w:rPr>
                  <w:rFonts w:eastAsia="Calibri"/>
                </w:rPr>
                <w:t>Tài khoản đăng nhập sai hoặc không có quyề</w:t>
              </w:r>
              <w:r>
                <w:rPr>
                  <w:rFonts w:eastAsia="Calibri"/>
                </w:rPr>
                <w:t>n</w:t>
              </w:r>
            </w:ins>
          </w:p>
        </w:tc>
        <w:tc>
          <w:tcPr>
            <w:tcW w:w="2116" w:type="dxa"/>
            <w:tcBorders>
              <w:top w:val="single" w:sz="4" w:space="0" w:color="2E74B5"/>
              <w:left w:val="single" w:sz="4" w:space="0" w:color="2E74B5"/>
              <w:bottom w:val="single" w:sz="4" w:space="0" w:color="2E74B5"/>
              <w:right w:val="single" w:sz="4" w:space="0" w:color="2E74B5"/>
            </w:tcBorders>
          </w:tcPr>
          <w:p w14:paraId="63426E03" w14:textId="77777777" w:rsidR="009D1437" w:rsidRPr="009372AD" w:rsidRDefault="009D1437" w:rsidP="00616EC4">
            <w:pPr>
              <w:pStyle w:val="ListParagraph"/>
              <w:ind w:left="0"/>
              <w:jc w:val="both"/>
              <w:rPr>
                <w:ins w:id="272" w:author="Comparison" w:date="2022-04-14T16:28:00Z"/>
              </w:rPr>
            </w:pPr>
          </w:p>
        </w:tc>
      </w:tr>
      <w:tr w:rsidR="009D1437" w:rsidRPr="00660ABB" w14:paraId="0E646C7F" w14:textId="77777777" w:rsidTr="00616EC4">
        <w:trPr>
          <w:ins w:id="273"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5636DDA" w14:textId="77777777" w:rsidR="009D1437" w:rsidRPr="009372AD" w:rsidRDefault="009D1437" w:rsidP="00616EC4">
            <w:pPr>
              <w:autoSpaceDE w:val="0"/>
              <w:autoSpaceDN w:val="0"/>
              <w:adjustRightInd w:val="0"/>
              <w:rPr>
                <w:ins w:id="274" w:author="Comparison" w:date="2022-04-14T16:28:00Z"/>
                <w:rFonts w:eastAsia="Calibri"/>
              </w:rPr>
            </w:pPr>
            <w:ins w:id="275" w:author="Comparison" w:date="2022-04-14T16:28:00Z">
              <w:r w:rsidRPr="00E22984">
                <w:rPr>
                  <w:rFonts w:eastAsia="Calibri"/>
                </w:rPr>
                <w:t>ERR:2</w:t>
              </w:r>
            </w:ins>
            <w:r>
              <w:rPr>
                <w:rFonts w:eastAsia="Calibri"/>
              </w:rPr>
              <w:t>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27A48BF" w14:textId="77777777" w:rsidR="009D1437" w:rsidRPr="009372AD" w:rsidRDefault="009D1437" w:rsidP="00616EC4">
            <w:pPr>
              <w:rPr>
                <w:ins w:id="276" w:author="Comparison" w:date="2022-04-14T16:28:00Z"/>
                <w:rFonts w:eastAsia="Calibri"/>
              </w:rPr>
            </w:pPr>
            <w:ins w:id="277" w:author="Comparison" w:date="2022-04-14T16:28:00Z">
              <w:r>
                <w:rPr>
                  <w:rFonts w:eastAsia="Calibri"/>
                </w:rPr>
                <w:t>Không tìm thấy công ty đăng nhập</w:t>
              </w:r>
            </w:ins>
          </w:p>
        </w:tc>
        <w:tc>
          <w:tcPr>
            <w:tcW w:w="2116" w:type="dxa"/>
            <w:tcBorders>
              <w:top w:val="single" w:sz="4" w:space="0" w:color="2E74B5"/>
              <w:left w:val="single" w:sz="4" w:space="0" w:color="2E74B5"/>
              <w:bottom w:val="single" w:sz="4" w:space="0" w:color="2E74B5"/>
              <w:right w:val="single" w:sz="4" w:space="0" w:color="2E74B5"/>
            </w:tcBorders>
          </w:tcPr>
          <w:p w14:paraId="2845874D" w14:textId="77777777" w:rsidR="009D1437" w:rsidRPr="009372AD" w:rsidRDefault="009D1437" w:rsidP="00616EC4">
            <w:pPr>
              <w:jc w:val="both"/>
              <w:rPr>
                <w:ins w:id="278" w:author="Comparison" w:date="2022-04-14T16:28:00Z"/>
              </w:rPr>
            </w:pPr>
          </w:p>
        </w:tc>
      </w:tr>
      <w:tr w:rsidR="009D1437" w:rsidRPr="00660ABB" w14:paraId="31F29052" w14:textId="77777777" w:rsidTr="00616EC4">
        <w:trPr>
          <w:ins w:id="279"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DA2EE3F" w14:textId="77777777" w:rsidR="009D1437" w:rsidRPr="009372AD" w:rsidRDefault="009D1437" w:rsidP="00616EC4">
            <w:pPr>
              <w:autoSpaceDE w:val="0"/>
              <w:autoSpaceDN w:val="0"/>
              <w:adjustRightInd w:val="0"/>
              <w:rPr>
                <w:ins w:id="280" w:author="Comparison" w:date="2022-04-14T16:28:00Z"/>
                <w:rFonts w:eastAsia="Calibri"/>
              </w:rPr>
            </w:pPr>
            <w:ins w:id="281" w:author="Comparison" w:date="2022-04-14T16:28:00Z">
              <w:r w:rsidRPr="00E22984">
                <w:rPr>
                  <w:rFonts w:eastAsia="Calibri"/>
                </w:rPr>
                <w:t>ERR:</w:t>
              </w:r>
            </w:ins>
            <w:r>
              <w:rPr>
                <w:rFonts w:eastAsia="Calibri"/>
              </w:rPr>
              <w:t>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E9AC3E0" w14:textId="77777777" w:rsidR="009D1437" w:rsidRPr="009372AD" w:rsidRDefault="009D1437" w:rsidP="00616EC4">
            <w:pPr>
              <w:rPr>
                <w:ins w:id="282" w:author="Comparison" w:date="2022-04-14T16:28:00Z"/>
                <w:rFonts w:eastAsia="Calibri"/>
              </w:rPr>
            </w:pPr>
            <w:ins w:id="283" w:author="Comparison" w:date="2022-04-14T16:28:00Z">
              <w:r>
                <w:rPr>
                  <w:rFonts w:eastAsia="Calibri"/>
                </w:rPr>
                <w:t xml:space="preserve">Mã thông điệp </w:t>
              </w:r>
            </w:ins>
            <w:r>
              <w:rPr>
                <w:rFonts w:eastAsia="Calibri"/>
              </w:rPr>
              <w:t>không tồn tại</w:t>
            </w:r>
          </w:p>
        </w:tc>
        <w:tc>
          <w:tcPr>
            <w:tcW w:w="2116" w:type="dxa"/>
            <w:tcBorders>
              <w:top w:val="single" w:sz="4" w:space="0" w:color="2E74B5"/>
              <w:left w:val="single" w:sz="4" w:space="0" w:color="2E74B5"/>
              <w:bottom w:val="single" w:sz="4" w:space="0" w:color="2E74B5"/>
              <w:right w:val="single" w:sz="4" w:space="0" w:color="2E74B5"/>
            </w:tcBorders>
          </w:tcPr>
          <w:p w14:paraId="02592BD1" w14:textId="77777777" w:rsidR="009D1437" w:rsidRPr="009372AD" w:rsidRDefault="009D1437" w:rsidP="00616EC4">
            <w:pPr>
              <w:pStyle w:val="ListParagraph"/>
              <w:ind w:left="0"/>
              <w:jc w:val="both"/>
              <w:rPr>
                <w:ins w:id="284" w:author="Comparison" w:date="2022-04-14T16:28:00Z"/>
              </w:rPr>
            </w:pPr>
          </w:p>
        </w:tc>
      </w:tr>
      <w:tr w:rsidR="009D1437" w:rsidRPr="00660ABB" w14:paraId="3E017D68" w14:textId="77777777" w:rsidTr="00616EC4">
        <w:trPr>
          <w:ins w:id="285"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19777C0" w14:textId="77777777" w:rsidR="009D1437" w:rsidRPr="00E22984" w:rsidRDefault="009D1437" w:rsidP="00616EC4">
            <w:pPr>
              <w:autoSpaceDE w:val="0"/>
              <w:autoSpaceDN w:val="0"/>
              <w:adjustRightInd w:val="0"/>
              <w:rPr>
                <w:ins w:id="286" w:author="Comparison" w:date="2022-04-14T16:28:00Z"/>
                <w:rFonts w:eastAsia="Calibri"/>
              </w:rPr>
            </w:pPr>
            <w:ins w:id="287" w:author="Comparison" w:date="2022-04-14T16:28:00Z">
              <w:r w:rsidRPr="00E22984">
                <w:rPr>
                  <w:rFonts w:eastAsia="Calibri"/>
                </w:rPr>
                <w:t>ERR:</w:t>
              </w:r>
            </w:ins>
            <w:r>
              <w:rPr>
                <w:rFonts w:eastAsia="Calibri"/>
              </w:rPr>
              <w:t>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AD9E90C" w14:textId="77777777" w:rsidR="009D1437" w:rsidRDefault="009D1437" w:rsidP="00616EC4">
            <w:pPr>
              <w:rPr>
                <w:ins w:id="288" w:author="Comparison" w:date="2022-04-14T16:28:00Z"/>
                <w:rFonts w:eastAsia="Calibri"/>
              </w:rPr>
            </w:pPr>
            <w:r>
              <w:rPr>
                <w:rFonts w:eastAsia="Calibri"/>
              </w:rPr>
              <w:t xml:space="preserve">Data </w:t>
            </w:r>
            <w:r w:rsidRPr="00C567F8">
              <w:rPr>
                <w:color w:val="000000"/>
              </w:rPr>
              <w:t>PackageTransactionData</w:t>
            </w:r>
            <w:r>
              <w:rPr>
                <w:rFonts w:eastAsia="Calibri"/>
              </w:rPr>
              <w:t xml:space="preserve"> </w:t>
            </w:r>
            <w:ins w:id="289" w:author="Comparison" w:date="2022-04-14T16:28:00Z">
              <w:r>
                <w:rPr>
                  <w:rFonts w:eastAsia="Calibri"/>
                </w:rPr>
                <w:t>rỗng</w:t>
              </w:r>
            </w:ins>
          </w:p>
        </w:tc>
        <w:tc>
          <w:tcPr>
            <w:tcW w:w="2116" w:type="dxa"/>
            <w:tcBorders>
              <w:top w:val="single" w:sz="4" w:space="0" w:color="2E74B5"/>
              <w:left w:val="single" w:sz="4" w:space="0" w:color="2E74B5"/>
              <w:bottom w:val="single" w:sz="4" w:space="0" w:color="2E74B5"/>
              <w:right w:val="single" w:sz="4" w:space="0" w:color="2E74B5"/>
            </w:tcBorders>
          </w:tcPr>
          <w:p w14:paraId="44CE6B91" w14:textId="77777777" w:rsidR="009D1437" w:rsidRPr="009372AD" w:rsidRDefault="009D1437" w:rsidP="00616EC4">
            <w:pPr>
              <w:pStyle w:val="ListParagraph"/>
              <w:ind w:left="0"/>
              <w:jc w:val="both"/>
              <w:rPr>
                <w:ins w:id="290" w:author="Comparison" w:date="2022-04-14T16:28:00Z"/>
              </w:rPr>
            </w:pPr>
          </w:p>
        </w:tc>
      </w:tr>
      <w:tr w:rsidR="009D1437" w:rsidRPr="00660ABB" w14:paraId="526CC62C"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A34CF8D" w14:textId="77777777" w:rsidR="009D1437" w:rsidRPr="00E22984" w:rsidRDefault="009D1437" w:rsidP="00616EC4">
            <w:pPr>
              <w:autoSpaceDE w:val="0"/>
              <w:autoSpaceDN w:val="0"/>
              <w:adjustRightInd w:val="0"/>
              <w:rPr>
                <w:rFonts w:eastAsia="Calibri"/>
              </w:rPr>
            </w:pPr>
            <w:ins w:id="291" w:author="Comparison" w:date="2022-04-14T16:28:00Z">
              <w:r w:rsidRPr="00E22984">
                <w:rPr>
                  <w:rFonts w:eastAsia="Calibri"/>
                </w:rPr>
                <w:t>ERR:</w:t>
              </w:r>
            </w:ins>
            <w:r>
              <w:rPr>
                <w:rFonts w:eastAsia="Calibri"/>
              </w:rPr>
              <w:t>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70B4D15" w14:textId="77777777" w:rsidR="009D1437" w:rsidRDefault="009D1437" w:rsidP="00616EC4">
            <w:pPr>
              <w:rPr>
                <w:rFonts w:eastAsia="Calibri"/>
              </w:rPr>
            </w:pPr>
            <w:r>
              <w:rPr>
                <w:color w:val="000000"/>
              </w:rPr>
              <w:t>Dữ liệu in thông báo</w:t>
            </w:r>
            <w:r>
              <w:rPr>
                <w:rFonts w:eastAsia="Calibri"/>
              </w:rPr>
              <w:t xml:space="preserve"> rỗng</w:t>
            </w:r>
          </w:p>
        </w:tc>
        <w:tc>
          <w:tcPr>
            <w:tcW w:w="2116" w:type="dxa"/>
            <w:tcBorders>
              <w:top w:val="single" w:sz="4" w:space="0" w:color="2E74B5"/>
              <w:left w:val="single" w:sz="4" w:space="0" w:color="2E74B5"/>
              <w:bottom w:val="single" w:sz="4" w:space="0" w:color="2E74B5"/>
              <w:right w:val="single" w:sz="4" w:space="0" w:color="2E74B5"/>
            </w:tcBorders>
          </w:tcPr>
          <w:p w14:paraId="4798F7F1" w14:textId="77777777" w:rsidR="009D1437" w:rsidRPr="009372AD" w:rsidRDefault="009D1437" w:rsidP="00616EC4">
            <w:pPr>
              <w:pStyle w:val="ListParagraph"/>
              <w:ind w:left="0"/>
              <w:jc w:val="both"/>
            </w:pPr>
          </w:p>
        </w:tc>
      </w:tr>
      <w:tr w:rsidR="009D1437" w:rsidRPr="00660ABB" w14:paraId="5B3647C1"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1FB55DC" w14:textId="77777777" w:rsidR="009D1437" w:rsidRPr="009372AD" w:rsidRDefault="009D1437" w:rsidP="00616EC4">
            <w:pPr>
              <w:autoSpaceDE w:val="0"/>
              <w:autoSpaceDN w:val="0"/>
              <w:adjustRightInd w:val="0"/>
              <w:rPr>
                <w:rFonts w:eastAsia="Calibri"/>
              </w:rPr>
            </w:pPr>
            <w:r w:rsidRPr="00E22984">
              <w:rPr>
                <w:rFonts w:eastAsia="Calibri"/>
              </w:rPr>
              <w:lastRenderedPageBreak/>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219A487" w14:textId="77777777" w:rsidR="009D1437" w:rsidRPr="009372AD" w:rsidRDefault="009D1437" w:rsidP="00616EC4">
            <w:pPr>
              <w:pStyle w:val="ListParagraph"/>
              <w:spacing w:after="0" w:line="240" w:lineRule="auto"/>
              <w:ind w:left="0"/>
              <w:rPr>
                <w:rFonts w:eastAsia="Calibri"/>
              </w:rPr>
            </w:pPr>
            <w:r>
              <w:rPr>
                <w:rFonts w:eastAsia="Calibri"/>
              </w:rPr>
              <w:t>Có lỗi xảy ra</w:t>
            </w:r>
          </w:p>
        </w:tc>
        <w:tc>
          <w:tcPr>
            <w:tcW w:w="2116" w:type="dxa"/>
            <w:tcBorders>
              <w:top w:val="single" w:sz="4" w:space="0" w:color="2E74B5"/>
              <w:left w:val="single" w:sz="4" w:space="0" w:color="2E74B5"/>
              <w:bottom w:val="single" w:sz="4" w:space="0" w:color="2E74B5"/>
              <w:right w:val="single" w:sz="4" w:space="0" w:color="2E74B5"/>
            </w:tcBorders>
          </w:tcPr>
          <w:p w14:paraId="7CC98D15" w14:textId="77777777" w:rsidR="009D1437" w:rsidRPr="009372AD" w:rsidRDefault="009D1437" w:rsidP="00616EC4">
            <w:pPr>
              <w:pStyle w:val="ListParagraph"/>
              <w:ind w:left="0"/>
              <w:jc w:val="both"/>
            </w:pPr>
            <w:r>
              <w:t>Lỗi không xác định</w:t>
            </w:r>
          </w:p>
        </w:tc>
      </w:tr>
      <w:tr w:rsidR="009D1437" w:rsidRPr="00660ABB" w14:paraId="3EC8A025"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C6B8AF5" w14:textId="77777777" w:rsidR="009D1437" w:rsidRPr="00E22984" w:rsidRDefault="009D1437" w:rsidP="00616EC4">
            <w:pPr>
              <w:autoSpaceDE w:val="0"/>
              <w:autoSpaceDN w:val="0"/>
              <w:adjustRightInd w:val="0"/>
              <w:rPr>
                <w:rFonts w:eastAsia="Calibri"/>
              </w:rPr>
            </w:pPr>
            <w:r>
              <w:rPr>
                <w:rFonts w:eastAsia="Calibri"/>
              </w:rPr>
              <w:t>OK:string</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4BEBCA8" w14:textId="77777777" w:rsidR="009D1437" w:rsidRDefault="009D1437" w:rsidP="00616EC4">
            <w:pPr>
              <w:pStyle w:val="ListParagraph"/>
              <w:spacing w:after="0" w:line="240" w:lineRule="auto"/>
              <w:ind w:left="0"/>
            </w:pPr>
            <w:r>
              <w:t>In thông báo hóa đơn sai sót trả về dưới dạng string</w:t>
            </w:r>
          </w:p>
        </w:tc>
        <w:tc>
          <w:tcPr>
            <w:tcW w:w="2116" w:type="dxa"/>
            <w:tcBorders>
              <w:top w:val="single" w:sz="4" w:space="0" w:color="2E74B5"/>
              <w:left w:val="single" w:sz="4" w:space="0" w:color="2E74B5"/>
              <w:bottom w:val="single" w:sz="4" w:space="0" w:color="2E74B5"/>
              <w:right w:val="single" w:sz="4" w:space="0" w:color="2E74B5"/>
            </w:tcBorders>
          </w:tcPr>
          <w:p w14:paraId="34586933" w14:textId="77777777" w:rsidR="009D1437" w:rsidRPr="009372AD" w:rsidRDefault="009D1437" w:rsidP="00616EC4">
            <w:pPr>
              <w:pStyle w:val="ListParagraph"/>
              <w:ind w:left="0"/>
              <w:jc w:val="both"/>
            </w:pPr>
          </w:p>
        </w:tc>
      </w:tr>
    </w:tbl>
    <w:p w14:paraId="31B48462" w14:textId="77777777" w:rsidR="009D1437" w:rsidRDefault="009D1437" w:rsidP="00480762">
      <w:pPr>
        <w:pStyle w:val="Heading3"/>
      </w:pPr>
      <w:bookmarkStart w:id="292" w:name="_Toc198045355"/>
      <w:r>
        <w:t>Xóa thông báo phát hành</w:t>
      </w:r>
      <w:bookmarkEnd w:id="292"/>
    </w:p>
    <w:p w14:paraId="75476E61" w14:textId="77777777" w:rsidR="009D1437" w:rsidRPr="00105F4F" w:rsidRDefault="009D1437" w:rsidP="009D1437">
      <w:pPr>
        <w:ind w:right="14"/>
        <w:jc w:val="both"/>
        <w:rPr>
          <w:b/>
          <w:color w:val="000000"/>
        </w:rPr>
      </w:pPr>
      <w:r w:rsidRPr="00105F4F">
        <w:rPr>
          <w:b/>
          <w:color w:val="000000"/>
        </w:rPr>
        <w:t xml:space="preserve">URL  </w:t>
      </w:r>
    </w:p>
    <w:p w14:paraId="506263B7" w14:textId="77777777" w:rsidR="009D1437" w:rsidRPr="00570587" w:rsidRDefault="009D1437" w:rsidP="009D1437">
      <w:pPr>
        <w:ind w:right="14"/>
        <w:jc w:val="both"/>
      </w:pPr>
      <w:r>
        <w:rPr>
          <w:rFonts w:ascii="Consolas" w:hAnsi="Consolas" w:cs="Consolas"/>
          <w:color w:val="000000"/>
          <w:sz w:val="19"/>
          <w:szCs w:val="19"/>
        </w:rPr>
        <w:t>RemovePublishInvoice</w:t>
      </w:r>
      <w:r w:rsidRPr="00570587">
        <w:rPr>
          <w:rFonts w:ascii="Consolas" w:hAnsi="Consolas"/>
          <w:color w:val="000000"/>
          <w:sz w:val="19"/>
          <w:szCs w:val="19"/>
        </w:rPr>
        <w:t xml:space="preserve"> (</w:t>
      </w:r>
      <w:r w:rsidRPr="00570587">
        <w:rPr>
          <w:rFonts w:ascii="Consolas" w:hAnsi="Consolas"/>
          <w:color w:val="0000FF"/>
          <w:sz w:val="19"/>
          <w:szCs w:val="19"/>
        </w:rPr>
        <w:t>string</w:t>
      </w:r>
      <w:r w:rsidRPr="00570587">
        <w:rPr>
          <w:rFonts w:ascii="Consolas" w:hAnsi="Consolas"/>
          <w:color w:val="000000"/>
          <w:sz w:val="19"/>
          <w:szCs w:val="19"/>
        </w:rPr>
        <w:t xml:space="preserve"> Account, </w:t>
      </w:r>
      <w:r w:rsidRPr="00570587">
        <w:rPr>
          <w:rFonts w:ascii="Consolas" w:hAnsi="Consolas"/>
          <w:color w:val="0000FF"/>
          <w:sz w:val="19"/>
          <w:szCs w:val="19"/>
        </w:rPr>
        <w:t>string</w:t>
      </w:r>
      <w:r w:rsidRPr="00570587">
        <w:rPr>
          <w:rFonts w:ascii="Consolas" w:hAnsi="Consolas"/>
          <w:color w:val="000000"/>
          <w:sz w:val="19"/>
          <w:szCs w:val="19"/>
        </w:rPr>
        <w:t xml:space="preserve"> ACpass, </w:t>
      </w:r>
      <w:r w:rsidRPr="00570587">
        <w:rPr>
          <w:rFonts w:ascii="Consolas" w:hAnsi="Consolas"/>
          <w:color w:val="0000FF"/>
          <w:sz w:val="19"/>
          <w:szCs w:val="19"/>
        </w:rPr>
        <w:t>string</w:t>
      </w:r>
      <w:r w:rsidRPr="00570587">
        <w:rPr>
          <w:rFonts w:ascii="Consolas" w:hAnsi="Consolas"/>
          <w:color w:val="000000"/>
          <w:sz w:val="19"/>
          <w:szCs w:val="19"/>
        </w:rPr>
        <w:t xml:space="preserve"> username, </w:t>
      </w:r>
      <w:r w:rsidRPr="00570587">
        <w:rPr>
          <w:rFonts w:ascii="Consolas" w:hAnsi="Consolas"/>
          <w:color w:val="0000FF"/>
          <w:sz w:val="19"/>
          <w:szCs w:val="19"/>
        </w:rPr>
        <w:t>string</w:t>
      </w:r>
      <w:r w:rsidRPr="00570587">
        <w:rPr>
          <w:rFonts w:ascii="Consolas" w:hAnsi="Consolas"/>
          <w:color w:val="000000"/>
          <w:sz w:val="19"/>
          <w:szCs w:val="19"/>
        </w:rPr>
        <w:t xml:space="preserve"> password, </w:t>
      </w:r>
      <w:r w:rsidRPr="00570587">
        <w:rPr>
          <w:rFonts w:ascii="Consolas" w:hAnsi="Consolas"/>
          <w:color w:val="0000FF"/>
          <w:sz w:val="19"/>
          <w:szCs w:val="19"/>
        </w:rPr>
        <w:t>string</w:t>
      </w:r>
      <w:r w:rsidRPr="00570587">
        <w:rPr>
          <w:rFonts w:ascii="Consolas" w:hAnsi="Consolas"/>
          <w:color w:val="000000"/>
          <w:sz w:val="19"/>
          <w:szCs w:val="19"/>
        </w:rPr>
        <w:t xml:space="preserve"> Pattern, </w:t>
      </w:r>
      <w:r w:rsidRPr="00570587">
        <w:rPr>
          <w:rFonts w:ascii="Consolas" w:hAnsi="Consolas"/>
          <w:color w:val="0000FF"/>
          <w:sz w:val="19"/>
          <w:szCs w:val="19"/>
        </w:rPr>
        <w:t>string</w:t>
      </w:r>
      <w:r w:rsidRPr="00570587">
        <w:rPr>
          <w:rFonts w:ascii="Consolas" w:hAnsi="Consolas"/>
          <w:color w:val="000000"/>
          <w:sz w:val="19"/>
          <w:szCs w:val="19"/>
        </w:rPr>
        <w:t xml:space="preserve"> Serial)</w:t>
      </w:r>
    </w:p>
    <w:p w14:paraId="699853A5" w14:textId="77777777" w:rsidR="009D1437" w:rsidRPr="00570587" w:rsidRDefault="009D1437" w:rsidP="009D1437">
      <w:pPr>
        <w:ind w:right="14"/>
        <w:jc w:val="both"/>
      </w:pPr>
      <w:r w:rsidRPr="00570587">
        <w:rPr>
          <w:color w:val="000000"/>
        </w:rPr>
        <w:t>DESCRIPTION</w:t>
      </w:r>
    </w:p>
    <w:p w14:paraId="13CDDDED" w14:textId="77777777" w:rsidR="009D1437" w:rsidRPr="00570587" w:rsidRDefault="009D1437" w:rsidP="009D1437">
      <w:pPr>
        <w:ind w:right="14"/>
        <w:jc w:val="both"/>
      </w:pPr>
      <w:r w:rsidRPr="00570587">
        <w:rPr>
          <w:color w:val="000000"/>
        </w:rPr>
        <w:tab/>
      </w:r>
      <w:r>
        <w:rPr>
          <w:color w:val="000000"/>
        </w:rPr>
        <w:t>web service xóa thông báo phát hành</w:t>
      </w:r>
    </w:p>
    <w:p w14:paraId="5BC77FAC" w14:textId="77777777" w:rsidR="009D1437" w:rsidRPr="00570587" w:rsidRDefault="009D1437" w:rsidP="009D1437">
      <w:pPr>
        <w:ind w:right="14"/>
        <w:jc w:val="both"/>
      </w:pPr>
      <w:r w:rsidRPr="00570587">
        <w:rPr>
          <w:color w:val="000000"/>
        </w:rPr>
        <w:t>HTTP METHOD</w:t>
      </w:r>
    </w:p>
    <w:p w14:paraId="0F79DAA1" w14:textId="77777777" w:rsidR="009D1437" w:rsidRPr="00570587" w:rsidRDefault="009D1437" w:rsidP="009D1437">
      <w:pPr>
        <w:ind w:right="14"/>
        <w:jc w:val="both"/>
      </w:pPr>
      <w:r w:rsidRPr="00570587">
        <w:rPr>
          <w:color w:val="000000"/>
        </w:rPr>
        <w:tab/>
      </w:r>
      <w:r w:rsidRPr="00570587">
        <w:rPr>
          <w:color w:val="000000"/>
        </w:rPr>
        <w:tab/>
        <w:t>POST</w:t>
      </w:r>
    </w:p>
    <w:p w14:paraId="50C5109A" w14:textId="77777777" w:rsidR="009D1437" w:rsidRPr="00570587" w:rsidRDefault="009D1437" w:rsidP="009D1437">
      <w:pPr>
        <w:ind w:right="14"/>
        <w:jc w:val="both"/>
      </w:pPr>
      <w:r w:rsidRPr="00570587">
        <w:rPr>
          <w:color w:val="000000"/>
        </w:rPr>
        <w:t>REQUEST BODY</w:t>
      </w:r>
    </w:p>
    <w:p w14:paraId="331AD40A" w14:textId="52C67BD6" w:rsidR="009D1437" w:rsidRPr="00570587" w:rsidRDefault="00312459" w:rsidP="009D1437">
      <w:pPr>
        <w:numPr>
          <w:ilvl w:val="0"/>
          <w:numId w:val="37"/>
        </w:numPr>
        <w:ind w:left="1080"/>
        <w:jc w:val="both"/>
        <w:textAlignment w:val="baseline"/>
        <w:rPr>
          <w:rFonts w:ascii="Calibri" w:hAnsi="Calibri" w:cs="Calibri"/>
          <w:b/>
          <w:bCs/>
          <w:color w:val="000000"/>
          <w:sz w:val="22"/>
          <w:u w:val="single"/>
        </w:rPr>
      </w:pPr>
      <w:r>
        <w:rPr>
          <w:rFonts w:ascii="Calibri" w:hAnsi="Calibri" w:cs="Calibri"/>
          <w:b/>
          <w:bCs/>
          <w:color w:val="000000"/>
          <w:sz w:val="22"/>
        </w:rPr>
        <w:t>Account/ACPass</w:t>
      </w:r>
      <w:r w:rsidR="009D1437" w:rsidRPr="00570587">
        <w:rPr>
          <w:rFonts w:ascii="Calibri" w:hAnsi="Calibri" w:cs="Calibri"/>
          <w:b/>
          <w:bCs/>
          <w:color w:val="000000"/>
          <w:sz w:val="22"/>
        </w:rPr>
        <w:t xml:space="preserve">:  </w:t>
      </w:r>
      <w:r w:rsidR="009D1437" w:rsidRPr="00570587">
        <w:rPr>
          <w:rFonts w:ascii="Calibri" w:hAnsi="Calibri" w:cs="Calibri"/>
          <w:color w:val="000000"/>
          <w:sz w:val="22"/>
        </w:rPr>
        <w:t>Tài khoản được cấp phát cho nhân viên gọi lệnh phát hành hóa đơn</w:t>
      </w:r>
    </w:p>
    <w:p w14:paraId="27455349" w14:textId="744EF184" w:rsidR="009D1437" w:rsidRPr="00570587" w:rsidRDefault="009D1437" w:rsidP="009D1437">
      <w:pPr>
        <w:numPr>
          <w:ilvl w:val="0"/>
          <w:numId w:val="38"/>
        </w:numPr>
        <w:ind w:left="1080"/>
        <w:jc w:val="both"/>
        <w:textAlignment w:val="baseline"/>
        <w:rPr>
          <w:rFonts w:ascii="Calibri" w:hAnsi="Calibri" w:cs="Calibri"/>
          <w:b/>
          <w:bCs/>
          <w:color w:val="000000"/>
          <w:sz w:val="22"/>
          <w:u w:val="single"/>
        </w:rPr>
      </w:pPr>
      <w:r w:rsidRPr="00570587">
        <w:rPr>
          <w:rFonts w:ascii="Calibri" w:hAnsi="Calibri" w:cs="Calibri"/>
          <w:b/>
          <w:bCs/>
          <w:color w:val="000000"/>
          <w:sz w:val="22"/>
        </w:rPr>
        <w:t>Username/pass</w:t>
      </w:r>
      <w:r w:rsidRPr="00570587">
        <w:rPr>
          <w:rFonts w:ascii="Calibri" w:hAnsi="Calibri" w:cs="Calibri"/>
          <w:color w:val="000000"/>
          <w:sz w:val="22"/>
        </w:rPr>
        <w:t>: Tài khoản được cấp phát cho khá</w:t>
      </w:r>
      <w:r w:rsidR="00312459">
        <w:rPr>
          <w:rFonts w:ascii="Calibri" w:hAnsi="Calibri" w:cs="Calibri"/>
          <w:color w:val="000000"/>
          <w:sz w:val="22"/>
        </w:rPr>
        <w:t>ch hàng để gọi đến webservice (</w:t>
      </w:r>
      <w:r w:rsidRPr="00570587">
        <w:rPr>
          <w:rFonts w:ascii="Calibri" w:hAnsi="Calibri" w:cs="Calibri"/>
          <w:color w:val="000000"/>
          <w:sz w:val="22"/>
        </w:rPr>
        <w:t>tài khoản có quyền ServiceRole trong hệ thống).</w:t>
      </w:r>
    </w:p>
    <w:p w14:paraId="2998CE38" w14:textId="77777777" w:rsidR="009D1437" w:rsidRPr="00570587" w:rsidRDefault="009D1437" w:rsidP="009D1437">
      <w:pPr>
        <w:numPr>
          <w:ilvl w:val="0"/>
          <w:numId w:val="38"/>
        </w:numPr>
        <w:ind w:left="1080"/>
        <w:jc w:val="both"/>
        <w:textAlignment w:val="baseline"/>
        <w:rPr>
          <w:rFonts w:ascii="Calibri" w:hAnsi="Calibri" w:cs="Calibri"/>
          <w:b/>
          <w:bCs/>
          <w:color w:val="000000"/>
          <w:sz w:val="22"/>
          <w:u w:val="single"/>
        </w:rPr>
      </w:pPr>
      <w:r w:rsidRPr="00570587">
        <w:rPr>
          <w:rFonts w:ascii="Calibri" w:hAnsi="Calibri" w:cs="Calibri"/>
          <w:b/>
          <w:bCs/>
          <w:color w:val="000000"/>
          <w:sz w:val="22"/>
        </w:rPr>
        <w:t>Pattern</w:t>
      </w:r>
      <w:r w:rsidRPr="00570587">
        <w:rPr>
          <w:rFonts w:ascii="Calibri" w:hAnsi="Calibri" w:cs="Calibri"/>
          <w:color w:val="000000"/>
          <w:sz w:val="22"/>
        </w:rPr>
        <w:t>: Mẫu số</w:t>
      </w:r>
    </w:p>
    <w:p w14:paraId="662C04BF" w14:textId="77777777" w:rsidR="009D1437" w:rsidRPr="00570587" w:rsidRDefault="009D1437" w:rsidP="009D1437">
      <w:pPr>
        <w:numPr>
          <w:ilvl w:val="0"/>
          <w:numId w:val="38"/>
        </w:numPr>
        <w:ind w:left="1080"/>
        <w:jc w:val="both"/>
        <w:textAlignment w:val="baseline"/>
        <w:rPr>
          <w:rFonts w:ascii="Arial" w:hAnsi="Arial" w:cs="Arial"/>
          <w:color w:val="000000"/>
          <w:sz w:val="22"/>
        </w:rPr>
      </w:pPr>
      <w:r w:rsidRPr="00570587">
        <w:rPr>
          <w:rFonts w:ascii="Calibri" w:hAnsi="Calibri" w:cs="Calibri"/>
          <w:b/>
          <w:bCs/>
          <w:color w:val="000000"/>
          <w:sz w:val="22"/>
        </w:rPr>
        <w:t>Serial</w:t>
      </w:r>
      <w:r w:rsidRPr="00570587">
        <w:rPr>
          <w:rFonts w:ascii="Calibri" w:hAnsi="Calibri" w:cs="Calibri"/>
          <w:color w:val="000000"/>
          <w:sz w:val="22"/>
        </w:rPr>
        <w:t>: Kí hiệu</w:t>
      </w:r>
    </w:p>
    <w:p w14:paraId="41BEFB63" w14:textId="77777777" w:rsidR="009D1437" w:rsidRPr="00570587" w:rsidRDefault="009D1437" w:rsidP="009D1437">
      <w:pPr>
        <w:jc w:val="both"/>
      </w:pPr>
      <w:r w:rsidRPr="00570587">
        <w:rPr>
          <w:rFonts w:ascii="Calibri" w:hAnsi="Calibri" w:cs="Calibri"/>
          <w:color w:val="000000"/>
          <w:sz w:val="22"/>
        </w:rPr>
        <w:t>RETURNS</w:t>
      </w:r>
    </w:p>
    <w:p w14:paraId="56BEE34C" w14:textId="77777777" w:rsidR="009D1437" w:rsidRPr="00570587" w:rsidRDefault="009D1437" w:rsidP="009D1437">
      <w:pPr>
        <w:ind w:right="14"/>
        <w:jc w:val="both"/>
      </w:pPr>
      <w:r w:rsidRPr="00570587">
        <w:rPr>
          <w:color w:val="000000"/>
        </w:rPr>
        <w:tab/>
      </w:r>
    </w:p>
    <w:tbl>
      <w:tblPr>
        <w:tblW w:w="0" w:type="auto"/>
        <w:tblCellMar>
          <w:top w:w="15" w:type="dxa"/>
          <w:left w:w="15" w:type="dxa"/>
          <w:bottom w:w="15" w:type="dxa"/>
          <w:right w:w="15" w:type="dxa"/>
        </w:tblCellMar>
        <w:tblLook w:val="04A0" w:firstRow="1" w:lastRow="0" w:firstColumn="1" w:lastColumn="0" w:noHBand="0" w:noVBand="1"/>
      </w:tblPr>
      <w:tblGrid>
        <w:gridCol w:w="1496"/>
        <w:gridCol w:w="4059"/>
        <w:gridCol w:w="3795"/>
      </w:tblGrid>
      <w:tr w:rsidR="009D1437" w:rsidRPr="00570587" w14:paraId="5C4270F6" w14:textId="77777777" w:rsidTr="00616EC4">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7422CEBF" w14:textId="77777777" w:rsidR="009D1437" w:rsidRPr="00570587" w:rsidRDefault="009D1437" w:rsidP="00616EC4">
            <w:pPr>
              <w:ind w:left="720"/>
            </w:pPr>
            <w:r w:rsidRPr="00570587">
              <w:rPr>
                <w:rFonts w:ascii="Calibri" w:hAnsi="Calibri" w:cs="Calibri"/>
                <w:color w:val="000000"/>
                <w:sz w:val="22"/>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7662640E" w14:textId="77777777" w:rsidR="009D1437" w:rsidRPr="00570587" w:rsidRDefault="009D1437" w:rsidP="00616EC4">
            <w:pPr>
              <w:ind w:left="720"/>
            </w:pPr>
            <w:r w:rsidRPr="00570587">
              <w:rPr>
                <w:rFonts w:ascii="Calibri" w:hAnsi="Calibri" w:cs="Calibri"/>
                <w:color w:val="000000"/>
                <w:sz w:val="22"/>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37A551DE" w14:textId="77777777" w:rsidR="009D1437" w:rsidRPr="00570587" w:rsidRDefault="009D1437" w:rsidP="00616EC4">
            <w:pPr>
              <w:ind w:left="720"/>
            </w:pPr>
            <w:r w:rsidRPr="00570587">
              <w:rPr>
                <w:rFonts w:ascii="Calibri" w:hAnsi="Calibri" w:cs="Calibri"/>
                <w:color w:val="000000"/>
                <w:sz w:val="22"/>
              </w:rPr>
              <w:t>Ghi chú</w:t>
            </w:r>
          </w:p>
        </w:tc>
      </w:tr>
      <w:tr w:rsidR="009D1437" w:rsidRPr="00570587" w14:paraId="74808A11"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BF479DC" w14:textId="77777777" w:rsidR="009D1437" w:rsidRPr="00570587" w:rsidRDefault="009D1437" w:rsidP="00616EC4">
            <w:pPr>
              <w:jc w:val="both"/>
            </w:pPr>
            <w:r w:rsidRPr="00570587">
              <w:rPr>
                <w:rFonts w:ascii="Calibri" w:hAnsi="Calibri" w:cs="Calibri"/>
                <w:color w:val="000000"/>
                <w:sz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CF3EDB9" w14:textId="77777777" w:rsidR="009D1437" w:rsidRPr="00570587" w:rsidRDefault="009D1437" w:rsidP="00616EC4">
            <w:pPr>
              <w:jc w:val="both"/>
            </w:pPr>
            <w:r w:rsidRPr="00570587">
              <w:rPr>
                <w:rFonts w:ascii="Calibri" w:hAnsi="Calibri" w:cs="Calibri"/>
                <w:color w:val="000000"/>
                <w:sz w:val="22"/>
              </w:rPr>
              <w:t>Tài khoản đăng nhập sai hoặc không có quyền thêm khách hàng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4F3B556" w14:textId="77777777" w:rsidR="009D1437" w:rsidRPr="00570587" w:rsidRDefault="009D1437" w:rsidP="00616EC4"/>
        </w:tc>
      </w:tr>
      <w:tr w:rsidR="009D1437" w:rsidRPr="00570587" w14:paraId="6623042D"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23DA89D" w14:textId="77777777" w:rsidR="009D1437" w:rsidRPr="00570587" w:rsidRDefault="009D1437" w:rsidP="00616EC4">
            <w:pPr>
              <w:jc w:val="both"/>
            </w:pPr>
            <w:r w:rsidRPr="00570587">
              <w:rPr>
                <w:rFonts w:ascii="Calibri" w:hAnsi="Calibri" w:cs="Calibri"/>
                <w:color w:val="000000"/>
                <w:sz w:val="22"/>
              </w:rPr>
              <w:t>ERR:5</w:t>
            </w:r>
          </w:p>
          <w:p w14:paraId="127A3B05" w14:textId="77777777" w:rsidR="009D1437" w:rsidRPr="00570587" w:rsidRDefault="009D1437" w:rsidP="00616EC4"/>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636FA32" w14:textId="77777777" w:rsidR="009D1437" w:rsidRPr="00570587" w:rsidRDefault="009D1437" w:rsidP="00616EC4">
            <w:pPr>
              <w:jc w:val="both"/>
            </w:pPr>
            <w:r w:rsidRPr="00570587">
              <w:rPr>
                <w:rFonts w:ascii="Calibri" w:hAnsi="Calibri" w:cs="Calibri"/>
                <w:color w:val="000000"/>
                <w:sz w:val="22"/>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62936AB" w14:textId="77777777" w:rsidR="009D1437" w:rsidRPr="00570587" w:rsidRDefault="009D1437" w:rsidP="00616EC4">
            <w:pPr>
              <w:jc w:val="both"/>
            </w:pPr>
            <w:r w:rsidRPr="00570587">
              <w:rPr>
                <w:rFonts w:ascii="Calibri" w:hAnsi="Calibri" w:cs="Calibri"/>
                <w:color w:val="000000"/>
                <w:sz w:val="22"/>
              </w:rPr>
              <w:t>Lỗi không xác định, kiểm tra exception trả về (DB roll back)</w:t>
            </w:r>
          </w:p>
        </w:tc>
      </w:tr>
      <w:tr w:rsidR="009D1437" w:rsidRPr="00570587" w14:paraId="3620167E"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8642C2E" w14:textId="77777777" w:rsidR="009D1437" w:rsidRPr="00570587" w:rsidRDefault="009D1437" w:rsidP="00616EC4">
            <w:pPr>
              <w:jc w:val="both"/>
            </w:pPr>
            <w:r w:rsidRPr="00570587">
              <w:rPr>
                <w:rFonts w:ascii="Calibri" w:hAnsi="Calibri" w:cs="Calibri"/>
                <w:color w:val="000000"/>
                <w:sz w:val="22"/>
              </w:rPr>
              <w:t>OK</w:t>
            </w:r>
          </w:p>
          <w:p w14:paraId="65FFC7E3" w14:textId="77777777" w:rsidR="009D1437" w:rsidRPr="00570587" w:rsidRDefault="009D1437" w:rsidP="00616EC4"/>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0A42DE0" w14:textId="77777777" w:rsidR="009D1437" w:rsidRPr="00570587" w:rsidRDefault="009D1437" w:rsidP="00616EC4">
            <w:pPr>
              <w:jc w:val="both"/>
            </w:pPr>
            <w:r w:rsidRPr="00570587">
              <w:rPr>
                <w:rFonts w:ascii="Calibri" w:hAnsi="Calibri" w:cs="Calibri"/>
                <w:color w:val="000000"/>
                <w:sz w:val="22"/>
              </w:rPr>
              <w:t>Thành công</w:t>
            </w:r>
          </w:p>
          <w:p w14:paraId="5580BF1E" w14:textId="77777777" w:rsidR="009D1437" w:rsidRPr="00570587" w:rsidRDefault="009D1437" w:rsidP="00616EC4"/>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730CC72" w14:textId="77777777" w:rsidR="009D1437" w:rsidRPr="00570587" w:rsidRDefault="009D1437" w:rsidP="00616EC4">
            <w:pPr>
              <w:spacing w:after="240"/>
            </w:pPr>
          </w:p>
        </w:tc>
      </w:tr>
    </w:tbl>
    <w:p w14:paraId="080BBAE4" w14:textId="77777777" w:rsidR="009D1437" w:rsidRDefault="009D1437" w:rsidP="009D1437"/>
    <w:p w14:paraId="450D6B82" w14:textId="77777777" w:rsidR="009D1437" w:rsidRDefault="009D1437" w:rsidP="0085100F">
      <w:pPr>
        <w:pStyle w:val="Heading2"/>
      </w:pPr>
      <w:bookmarkStart w:id="293" w:name="_Toc198045356"/>
      <w:r>
        <w:t>Nhóm các hàm webservice xử lý hóa đơn (BussinessService)</w:t>
      </w:r>
      <w:bookmarkEnd w:id="293"/>
    </w:p>
    <w:p w14:paraId="2EE23A49" w14:textId="77777777" w:rsidR="009D1437" w:rsidRDefault="009D1437" w:rsidP="00480762">
      <w:pPr>
        <w:pStyle w:val="Heading3"/>
      </w:pPr>
      <w:bookmarkStart w:id="294" w:name="_Toc198045357"/>
      <w:r>
        <w:t>Điều chỉnh hóa đơn theo số hóa đơn truyền vào</w:t>
      </w:r>
      <w:bookmarkEnd w:id="294"/>
    </w:p>
    <w:p w14:paraId="37E2D71D" w14:textId="77777777" w:rsidR="009D1437" w:rsidRDefault="009D1437" w:rsidP="009D1437">
      <w:r>
        <w:t>URL</w:t>
      </w:r>
    </w:p>
    <w:p w14:paraId="14635026" w14:textId="77777777" w:rsidR="009D1437" w:rsidRPr="004A4DD9" w:rsidRDefault="009D1437" w:rsidP="009D1437">
      <w:pPr>
        <w:ind w:firstLine="720"/>
        <w:jc w:val="both"/>
      </w:pPr>
      <w:r>
        <w:t>s</w:t>
      </w:r>
      <w:r w:rsidRPr="004A4DD9">
        <w:t xml:space="preserve">tring </w:t>
      </w:r>
      <w:r w:rsidRPr="006F1126">
        <w:rPr>
          <w:b/>
          <w:color w:val="000000"/>
        </w:rPr>
        <w:t>AdjustActionAssignedNo</w:t>
      </w:r>
      <w:r w:rsidRPr="009372AD">
        <w:rPr>
          <w:rFonts w:eastAsia="Calibri"/>
        </w:rPr>
        <w:t>(</w:t>
      </w:r>
      <w:r w:rsidRPr="00E009AD">
        <w:t>string Account, string ACpass, string xmlInvData, string username, string pass, string fkey, string AttachFile, int? convert, string pattern = null, string serial = null</w:t>
      </w:r>
      <w:r w:rsidRPr="009372AD">
        <w:rPr>
          <w:rFonts w:eastAsia="Calibri"/>
        </w:rPr>
        <w:t>).</w:t>
      </w:r>
    </w:p>
    <w:p w14:paraId="410688C3" w14:textId="77777777" w:rsidR="009D1437" w:rsidRPr="00593BE8" w:rsidRDefault="009D1437" w:rsidP="009D1437">
      <w:pPr>
        <w:pStyle w:val="N"/>
      </w:pPr>
      <w:r w:rsidRPr="00593BE8">
        <w:t>DESCRIPTION</w:t>
      </w:r>
    </w:p>
    <w:p w14:paraId="32B97B34" w14:textId="77777777" w:rsidR="009D1437" w:rsidRDefault="009D1437" w:rsidP="009D1437">
      <w:pPr>
        <w:pStyle w:val="N"/>
      </w:pPr>
      <w:r>
        <w:tab/>
        <w:t>Đây là web service thực hiện điều chỉnh hóa đơn cho phép truyền số hóa đơn</w:t>
      </w:r>
    </w:p>
    <w:p w14:paraId="10B855FB" w14:textId="77777777" w:rsidR="009D1437" w:rsidRPr="00007702" w:rsidRDefault="009D1437" w:rsidP="009D1437">
      <w:pPr>
        <w:pStyle w:val="N"/>
      </w:pPr>
      <w:r w:rsidRPr="00663B3E">
        <w:t>HTTP METHOD</w:t>
      </w:r>
    </w:p>
    <w:p w14:paraId="0AC73ABB" w14:textId="77777777" w:rsidR="009D1437" w:rsidRPr="00007702" w:rsidRDefault="009D1437" w:rsidP="009D1437">
      <w:pPr>
        <w:pStyle w:val="N"/>
        <w:rPr>
          <w:b/>
        </w:rPr>
      </w:pPr>
      <w:r>
        <w:tab/>
      </w:r>
      <w:r w:rsidRPr="00610AFD">
        <w:t>POST</w:t>
      </w:r>
    </w:p>
    <w:p w14:paraId="1824C26C" w14:textId="77777777" w:rsidR="009D1437" w:rsidRPr="00610AFD" w:rsidRDefault="009D1437" w:rsidP="009D1437">
      <w:pPr>
        <w:pStyle w:val="N"/>
      </w:pPr>
      <w:r w:rsidRPr="00610AFD">
        <w:t>REQUEST BODY</w:t>
      </w:r>
    </w:p>
    <w:p w14:paraId="55435C56"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5C559E">
        <w:rPr>
          <w:b/>
        </w:rPr>
        <w:lastRenderedPageBreak/>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143A2470" w14:textId="3DAD649B" w:rsidR="009D1437" w:rsidRPr="004720D2" w:rsidRDefault="00312459" w:rsidP="009D1437">
      <w:pPr>
        <w:pStyle w:val="ListParagraph"/>
        <w:numPr>
          <w:ilvl w:val="0"/>
          <w:numId w:val="2"/>
        </w:numPr>
        <w:spacing w:after="0" w:line="360" w:lineRule="auto"/>
        <w:ind w:left="1080"/>
        <w:jc w:val="both"/>
        <w:rPr>
          <w:rFonts w:eastAsia="Calibri"/>
          <w:b/>
          <w:u w:val="single"/>
        </w:rPr>
      </w:pPr>
      <w:r>
        <w:rPr>
          <w:rFonts w:eastAsia="Calibri"/>
          <w:b/>
        </w:rPr>
        <w:t>Account/ACPass</w:t>
      </w:r>
      <w:r w:rsidR="009D1437" w:rsidRPr="004720D2">
        <w:rPr>
          <w:rFonts w:eastAsia="Calibri"/>
          <w:b/>
        </w:rPr>
        <w:t xml:space="preserve">:  </w:t>
      </w:r>
      <w:r w:rsidR="009D1437" w:rsidRPr="004720D2">
        <w:rPr>
          <w:rFonts w:eastAsia="Calibri"/>
        </w:rPr>
        <w:t>Tài khoản được cấp phát cho nhân viên gọi lệnh phát hành hóa đơn</w:t>
      </w:r>
    </w:p>
    <w:p w14:paraId="1594A452"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String XML dữ liệu hóa đơn cũ và hóa đơn điều chỉnh</w:t>
      </w:r>
    </w:p>
    <w:p w14:paraId="0270AA25" w14:textId="3FF95A70" w:rsidR="009D1437" w:rsidRPr="00CF2FC3" w:rsidRDefault="009D1437" w:rsidP="009D1437">
      <w:pPr>
        <w:pStyle w:val="ListParagraph"/>
        <w:numPr>
          <w:ilvl w:val="0"/>
          <w:numId w:val="2"/>
        </w:numPr>
        <w:spacing w:after="0" w:line="360" w:lineRule="auto"/>
        <w:ind w:left="1080"/>
        <w:jc w:val="both"/>
        <w:rPr>
          <w:rFonts w:eastAsia="Calibri"/>
          <w:b/>
        </w:rPr>
      </w:pPr>
      <w:r>
        <w:rPr>
          <w:rFonts w:eastAsia="Calibri"/>
          <w:b/>
        </w:rPr>
        <w:t>fkey:</w:t>
      </w:r>
      <w:r w:rsidR="00312459">
        <w:rPr>
          <w:rFonts w:eastAsia="Calibri"/>
          <w:b/>
        </w:rPr>
        <w:t xml:space="preserve"> </w:t>
      </w:r>
      <w:r>
        <w:rPr>
          <w:rFonts w:eastAsia="Calibri"/>
        </w:rPr>
        <w:t>Chuỗi xác định hóa đơn cần điều chỉnh</w:t>
      </w:r>
    </w:p>
    <w:p w14:paraId="373C0471" w14:textId="77777777" w:rsidR="009D1437" w:rsidRPr="00E009AD" w:rsidRDefault="009D1437" w:rsidP="009D143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148322F8" w14:textId="77777777" w:rsidR="009D1437" w:rsidRPr="00E009AD" w:rsidRDefault="009D1437" w:rsidP="009D1437">
      <w:pPr>
        <w:pStyle w:val="ListParagraph"/>
        <w:numPr>
          <w:ilvl w:val="0"/>
          <w:numId w:val="2"/>
        </w:numPr>
        <w:spacing w:after="0" w:line="360" w:lineRule="auto"/>
        <w:ind w:left="1080"/>
        <w:jc w:val="both"/>
        <w:rPr>
          <w:rFonts w:eastAsia="Calibri"/>
          <w:b/>
        </w:rPr>
      </w:pPr>
      <w:r w:rsidRPr="006479A0">
        <w:rPr>
          <w:b/>
        </w:rPr>
        <w:t>Pattern</w:t>
      </w:r>
      <w:r>
        <w:t>: Mẫu số</w:t>
      </w:r>
    </w:p>
    <w:p w14:paraId="05E14C41" w14:textId="4F6E77DD" w:rsidR="009D1437" w:rsidRPr="007B1377" w:rsidRDefault="009D1437" w:rsidP="009D1437">
      <w:pPr>
        <w:pStyle w:val="ListParagraph"/>
        <w:numPr>
          <w:ilvl w:val="0"/>
          <w:numId w:val="2"/>
        </w:numPr>
        <w:spacing w:after="0" w:line="360" w:lineRule="auto"/>
        <w:ind w:left="1080"/>
        <w:jc w:val="both"/>
        <w:rPr>
          <w:rFonts w:eastAsia="Calibri"/>
          <w:b/>
        </w:rPr>
      </w:pPr>
      <w:r w:rsidRPr="006479A0">
        <w:rPr>
          <w:b/>
        </w:rPr>
        <w:t>Serial</w:t>
      </w:r>
      <w:r>
        <w:t>: Ký hiệu</w:t>
      </w:r>
    </w:p>
    <w:p w14:paraId="5BF94149" w14:textId="1239A204" w:rsidR="007B1377" w:rsidRPr="007B1377" w:rsidRDefault="007B1377" w:rsidP="007B1377">
      <w:pPr>
        <w:pStyle w:val="ListParagraph"/>
        <w:numPr>
          <w:ilvl w:val="0"/>
          <w:numId w:val="2"/>
        </w:numPr>
        <w:spacing w:after="0" w:line="360" w:lineRule="auto"/>
        <w:ind w:left="1080"/>
        <w:jc w:val="both"/>
        <w:rPr>
          <w:rFonts w:eastAsia="Calibri"/>
          <w:b/>
        </w:rPr>
      </w:pPr>
      <w:r w:rsidRPr="00637BF9">
        <w:rPr>
          <w:b/>
        </w:rPr>
        <w:t>AttachFile</w:t>
      </w:r>
      <w:r>
        <w:rPr>
          <w:b/>
        </w:rPr>
        <w:t xml:space="preserve">: </w:t>
      </w:r>
      <w:r>
        <w:t>Đường dẫn file biên bản hoặc key để sinh biên bản tự động (=10: sinh biên bản tự động, =11: sinh và ký biên bản tự động, != 10 và !=11: Đường dẫn file biên bản)</w:t>
      </w:r>
    </w:p>
    <w:p w14:paraId="2F370A05" w14:textId="77777777" w:rsidR="009D1437" w:rsidRPr="007A4FB0" w:rsidRDefault="009D1437" w:rsidP="009D1437">
      <w:pPr>
        <w:ind w:left="360" w:firstLine="720"/>
      </w:pPr>
    </w:p>
    <w:p w14:paraId="6D882254"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25314023"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1A99D96B"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1B369CBD"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1927C159" w14:textId="77777777" w:rsidR="009D1437" w:rsidRPr="00660ABB" w:rsidRDefault="009D1437" w:rsidP="00616EC4">
            <w:pPr>
              <w:pStyle w:val="ListParagraph"/>
            </w:pPr>
            <w:r>
              <w:t>Ghi chú</w:t>
            </w:r>
          </w:p>
        </w:tc>
      </w:tr>
      <w:tr w:rsidR="009D1437" w:rsidRPr="00660ABB" w14:paraId="2DD1815D" w14:textId="77777777" w:rsidTr="00616EC4">
        <w:tc>
          <w:tcPr>
            <w:tcW w:w="1710" w:type="dxa"/>
            <w:tcBorders>
              <w:top w:val="single" w:sz="4" w:space="0" w:color="2E74B5"/>
              <w:left w:val="single" w:sz="4" w:space="0" w:color="2E74B5"/>
              <w:right w:val="single" w:sz="4" w:space="0" w:color="2E74B5"/>
            </w:tcBorders>
            <w:shd w:val="clear" w:color="auto" w:fill="auto"/>
          </w:tcPr>
          <w:p w14:paraId="6D763928"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B7BA771"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01D39A42" w14:textId="77777777" w:rsidR="009D1437" w:rsidRPr="009372AD" w:rsidRDefault="009D1437" w:rsidP="00616EC4">
            <w:pPr>
              <w:pStyle w:val="ListParagraph"/>
              <w:ind w:left="0"/>
              <w:jc w:val="both"/>
            </w:pPr>
          </w:p>
        </w:tc>
      </w:tr>
      <w:tr w:rsidR="009D1437" w:rsidRPr="00660ABB" w14:paraId="11C952FC" w14:textId="77777777" w:rsidTr="00616EC4">
        <w:tc>
          <w:tcPr>
            <w:tcW w:w="1710" w:type="dxa"/>
            <w:tcBorders>
              <w:top w:val="single" w:sz="4" w:space="0" w:color="2E74B5"/>
              <w:left w:val="single" w:sz="4" w:space="0" w:color="2E74B5"/>
              <w:right w:val="single" w:sz="4" w:space="0" w:color="2E74B5"/>
            </w:tcBorders>
            <w:shd w:val="clear" w:color="auto" w:fill="auto"/>
          </w:tcPr>
          <w:p w14:paraId="595C86C8" w14:textId="77777777" w:rsidR="009D1437" w:rsidRPr="009372AD" w:rsidRDefault="009D1437" w:rsidP="00616EC4">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DAB87C3" w14:textId="77777777" w:rsidR="009D1437" w:rsidRPr="009372AD" w:rsidRDefault="009D1437" w:rsidP="00616EC4">
            <w:pPr>
              <w:rPr>
                <w:rFonts w:eastAsia="Calibri"/>
              </w:rPr>
            </w:pPr>
            <w:r w:rsidRPr="009372AD">
              <w:rPr>
                <w:rFonts w:eastAsia="Calibri"/>
              </w:rPr>
              <w:t>Hóa đơn cần điều chỉnh không tồn tại</w:t>
            </w:r>
          </w:p>
        </w:tc>
        <w:tc>
          <w:tcPr>
            <w:tcW w:w="2515" w:type="dxa"/>
            <w:tcBorders>
              <w:top w:val="single" w:sz="4" w:space="0" w:color="2E74B5"/>
              <w:left w:val="single" w:sz="4" w:space="0" w:color="2E74B5"/>
              <w:bottom w:val="single" w:sz="4" w:space="0" w:color="2E74B5"/>
              <w:right w:val="single" w:sz="4" w:space="0" w:color="2E74B5"/>
            </w:tcBorders>
          </w:tcPr>
          <w:p w14:paraId="48842D44" w14:textId="77777777" w:rsidR="009D1437" w:rsidRPr="009372AD" w:rsidRDefault="009D1437" w:rsidP="00616EC4">
            <w:pPr>
              <w:pStyle w:val="ListParagraph"/>
              <w:ind w:left="0"/>
              <w:jc w:val="both"/>
            </w:pPr>
          </w:p>
        </w:tc>
      </w:tr>
      <w:tr w:rsidR="009D1437" w:rsidRPr="00660ABB" w14:paraId="32D193A2" w14:textId="77777777" w:rsidTr="00616EC4">
        <w:tc>
          <w:tcPr>
            <w:tcW w:w="1710" w:type="dxa"/>
            <w:tcBorders>
              <w:top w:val="single" w:sz="4" w:space="0" w:color="2E74B5"/>
              <w:left w:val="single" w:sz="4" w:space="0" w:color="2E74B5"/>
              <w:right w:val="single" w:sz="4" w:space="0" w:color="2E74B5"/>
            </w:tcBorders>
            <w:shd w:val="clear" w:color="auto" w:fill="auto"/>
          </w:tcPr>
          <w:p w14:paraId="738159BF" w14:textId="77777777" w:rsidR="009D1437" w:rsidRPr="009372AD" w:rsidRDefault="009D1437" w:rsidP="00616EC4">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45CEA2D" w14:textId="77777777" w:rsidR="009D1437" w:rsidRPr="009372AD" w:rsidRDefault="009D1437" w:rsidP="00616EC4">
            <w:pPr>
              <w:rPr>
                <w:rFonts w:eastAsia="Calibri"/>
              </w:rPr>
            </w:pPr>
            <w:r w:rsidRPr="009372AD">
              <w:rPr>
                <w:rFonts w:eastAsia="Calibri"/>
              </w:rPr>
              <w:t>Dữ liệu xml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3B908881" w14:textId="77777777" w:rsidR="009D1437" w:rsidRPr="009372AD" w:rsidRDefault="009D1437" w:rsidP="00616EC4">
            <w:pPr>
              <w:pStyle w:val="ListParagraph"/>
              <w:ind w:left="0"/>
              <w:jc w:val="both"/>
            </w:pPr>
          </w:p>
        </w:tc>
      </w:tr>
      <w:tr w:rsidR="009D1437" w:rsidRPr="00660ABB" w14:paraId="71D04585" w14:textId="77777777" w:rsidTr="00616EC4">
        <w:tc>
          <w:tcPr>
            <w:tcW w:w="1710" w:type="dxa"/>
            <w:tcBorders>
              <w:top w:val="single" w:sz="4" w:space="0" w:color="2E74B5"/>
              <w:left w:val="single" w:sz="4" w:space="0" w:color="2E74B5"/>
              <w:right w:val="single" w:sz="4" w:space="0" w:color="2E74B5"/>
            </w:tcBorders>
            <w:shd w:val="clear" w:color="auto" w:fill="auto"/>
          </w:tcPr>
          <w:p w14:paraId="2D196E5E" w14:textId="77777777" w:rsidR="009D1437" w:rsidRPr="009372AD" w:rsidRDefault="009D1437" w:rsidP="00616EC4">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3ABCEAF" w14:textId="77777777" w:rsidR="009D1437" w:rsidRPr="009372AD" w:rsidRDefault="009D1437" w:rsidP="00616EC4">
            <w:pPr>
              <w:rPr>
                <w:rFonts w:eastAsia="Calibri"/>
              </w:rPr>
            </w:pPr>
            <w:r>
              <w:rPr>
                <w:rFonts w:eastAsia="Calibri"/>
              </w:rPr>
              <w:t>Không phát hành được hóa đơn</w:t>
            </w:r>
          </w:p>
        </w:tc>
        <w:tc>
          <w:tcPr>
            <w:tcW w:w="2515" w:type="dxa"/>
            <w:tcBorders>
              <w:top w:val="single" w:sz="4" w:space="0" w:color="2E74B5"/>
              <w:left w:val="single" w:sz="4" w:space="0" w:color="2E74B5"/>
              <w:bottom w:val="single" w:sz="4" w:space="0" w:color="2E74B5"/>
              <w:right w:val="single" w:sz="4" w:space="0" w:color="2E74B5"/>
            </w:tcBorders>
          </w:tcPr>
          <w:p w14:paraId="3124F4CE" w14:textId="77777777" w:rsidR="009D1437" w:rsidRPr="009372AD" w:rsidRDefault="009D1437" w:rsidP="00616EC4">
            <w:pPr>
              <w:pStyle w:val="ListParagraph"/>
              <w:ind w:left="0"/>
              <w:jc w:val="both"/>
            </w:pPr>
          </w:p>
        </w:tc>
      </w:tr>
      <w:tr w:rsidR="009D1437" w:rsidRPr="00660ABB" w14:paraId="72FC07CE" w14:textId="77777777" w:rsidTr="00616EC4">
        <w:tc>
          <w:tcPr>
            <w:tcW w:w="1710" w:type="dxa"/>
            <w:tcBorders>
              <w:top w:val="single" w:sz="4" w:space="0" w:color="2E74B5"/>
              <w:left w:val="single" w:sz="4" w:space="0" w:color="2E74B5"/>
              <w:right w:val="single" w:sz="4" w:space="0" w:color="2E74B5"/>
            </w:tcBorders>
            <w:shd w:val="clear" w:color="auto" w:fill="auto"/>
          </w:tcPr>
          <w:p w14:paraId="5E07F27B" w14:textId="77777777" w:rsidR="009D1437" w:rsidRPr="009372AD" w:rsidRDefault="009D1437" w:rsidP="00616EC4">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1EE3990" w14:textId="77777777" w:rsidR="009D1437" w:rsidRPr="009372AD" w:rsidRDefault="009D1437" w:rsidP="00616EC4">
            <w:pPr>
              <w:rPr>
                <w:rFonts w:eastAsia="Calibri"/>
              </w:rPr>
            </w:pPr>
            <w:r w:rsidRPr="009372AD">
              <w:rPr>
                <w:rFonts w:eastAsia="Calibri"/>
              </w:rPr>
              <w:t>Dải hóa đơn cũ đã hết</w:t>
            </w:r>
          </w:p>
        </w:tc>
        <w:tc>
          <w:tcPr>
            <w:tcW w:w="2515" w:type="dxa"/>
            <w:tcBorders>
              <w:top w:val="single" w:sz="4" w:space="0" w:color="2E74B5"/>
              <w:left w:val="single" w:sz="4" w:space="0" w:color="2E74B5"/>
              <w:bottom w:val="single" w:sz="4" w:space="0" w:color="2E74B5"/>
              <w:right w:val="single" w:sz="4" w:space="0" w:color="2E74B5"/>
            </w:tcBorders>
          </w:tcPr>
          <w:p w14:paraId="5B234432" w14:textId="77777777" w:rsidR="009D1437" w:rsidRPr="009372AD" w:rsidRDefault="009D1437" w:rsidP="00616EC4">
            <w:pPr>
              <w:pStyle w:val="ListParagraph"/>
              <w:ind w:left="0"/>
              <w:jc w:val="both"/>
            </w:pPr>
          </w:p>
        </w:tc>
      </w:tr>
      <w:tr w:rsidR="009D1437" w:rsidRPr="00660ABB" w14:paraId="6AEC39A1"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9C45B47" w14:textId="77777777" w:rsidR="009D1437" w:rsidRPr="009372AD" w:rsidRDefault="009D1437" w:rsidP="00616EC4">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CEE8CEF" w14:textId="77777777" w:rsidR="009D1437" w:rsidRPr="009372AD" w:rsidRDefault="009D1437" w:rsidP="00616EC4">
            <w:pPr>
              <w:pStyle w:val="ListParagraph"/>
              <w:spacing w:after="0" w:line="240" w:lineRule="auto"/>
              <w:ind w:left="0"/>
              <w:rPr>
                <w:rFonts w:eastAsia="Calibri"/>
              </w:rPr>
            </w:pPr>
            <w:r w:rsidRPr="009372AD">
              <w:rPr>
                <w:rFonts w:eastAsia="Calibri"/>
              </w:rPr>
              <w:t>User name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36A17402" w14:textId="77777777" w:rsidR="009D1437" w:rsidRPr="009372AD" w:rsidRDefault="009D1437" w:rsidP="00616EC4">
            <w:pPr>
              <w:jc w:val="both"/>
            </w:pPr>
          </w:p>
        </w:tc>
      </w:tr>
      <w:tr w:rsidR="009D1437" w:rsidRPr="00660ABB" w14:paraId="55DF64AF"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36BCB94" w14:textId="77777777" w:rsidR="009D1437" w:rsidRPr="009372AD" w:rsidRDefault="009D1437" w:rsidP="00616EC4">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96DAA6E" w14:textId="77777777" w:rsidR="009D1437" w:rsidRPr="009372AD" w:rsidRDefault="009D1437" w:rsidP="00616EC4">
            <w:pPr>
              <w:pStyle w:val="ListParagraph"/>
              <w:spacing w:after="0" w:line="240" w:lineRule="auto"/>
              <w:ind w:left="0"/>
              <w:rPr>
                <w:rFonts w:eastAsia="Calibri"/>
              </w:rPr>
            </w:pPr>
            <w:r w:rsidRPr="009372AD">
              <w:rPr>
                <w:rFonts w:eastAsia="Calibri"/>
              </w:rPr>
              <w:t>Hóa đơn cần điều chỉnh đã bị thay thế. Không thể điều chỉnh được nữa.</w:t>
            </w:r>
          </w:p>
        </w:tc>
        <w:tc>
          <w:tcPr>
            <w:tcW w:w="2515" w:type="dxa"/>
            <w:tcBorders>
              <w:top w:val="single" w:sz="4" w:space="0" w:color="2E74B5"/>
              <w:left w:val="single" w:sz="4" w:space="0" w:color="2E74B5"/>
              <w:bottom w:val="single" w:sz="4" w:space="0" w:color="2E74B5"/>
              <w:right w:val="single" w:sz="4" w:space="0" w:color="2E74B5"/>
            </w:tcBorders>
          </w:tcPr>
          <w:p w14:paraId="5F302A9B" w14:textId="77777777" w:rsidR="009D1437" w:rsidRPr="009372AD" w:rsidRDefault="009D1437" w:rsidP="00616EC4">
            <w:pPr>
              <w:jc w:val="both"/>
            </w:pPr>
          </w:p>
        </w:tc>
      </w:tr>
      <w:tr w:rsidR="009D1437" w:rsidRPr="00660ABB" w14:paraId="5FFBBBEC"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6266862" w14:textId="77777777" w:rsidR="009D1437" w:rsidRPr="009372AD" w:rsidRDefault="009D1437" w:rsidP="00616EC4">
            <w:pPr>
              <w:autoSpaceDE w:val="0"/>
              <w:autoSpaceDN w:val="0"/>
              <w:adjustRightInd w:val="0"/>
              <w:rPr>
                <w:rFonts w:eastAsia="Calibri"/>
              </w:rPr>
            </w:pPr>
            <w:r w:rsidRPr="009372AD">
              <w:rPr>
                <w:rFonts w:eastAsia="Calibri"/>
              </w:rPr>
              <w:t>ERR:9</w:t>
            </w:r>
          </w:p>
          <w:p w14:paraId="3A7F7D80"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7FE61C1" w14:textId="77777777" w:rsidR="009D1437" w:rsidRPr="009372AD" w:rsidRDefault="009D1437" w:rsidP="00616EC4">
            <w:pPr>
              <w:pStyle w:val="ListParagraph"/>
              <w:spacing w:after="0" w:line="240" w:lineRule="auto"/>
              <w:ind w:left="0"/>
              <w:rPr>
                <w:rFonts w:eastAsia="Calibri"/>
              </w:rPr>
            </w:pPr>
            <w:r>
              <w:rPr>
                <w:rFonts w:eastAsia="Calibri"/>
              </w:rPr>
              <w:t>Trạng thái hóa đơn không được điều chỉnh</w:t>
            </w:r>
          </w:p>
        </w:tc>
        <w:tc>
          <w:tcPr>
            <w:tcW w:w="2515" w:type="dxa"/>
            <w:tcBorders>
              <w:top w:val="single" w:sz="4" w:space="0" w:color="2E74B5"/>
              <w:left w:val="single" w:sz="4" w:space="0" w:color="2E74B5"/>
              <w:bottom w:val="single" w:sz="4" w:space="0" w:color="2E74B5"/>
              <w:right w:val="single" w:sz="4" w:space="0" w:color="2E74B5"/>
            </w:tcBorders>
          </w:tcPr>
          <w:p w14:paraId="04F9032E" w14:textId="77777777" w:rsidR="009D1437" w:rsidRPr="009372AD" w:rsidRDefault="009D1437" w:rsidP="00616EC4">
            <w:pPr>
              <w:jc w:val="both"/>
            </w:pPr>
          </w:p>
        </w:tc>
      </w:tr>
      <w:tr w:rsidR="009D1437" w:rsidRPr="00660ABB" w14:paraId="2519A99E"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765401F" w14:textId="77777777" w:rsidR="009D1437" w:rsidRPr="009372AD" w:rsidRDefault="009D1437" w:rsidP="00616EC4">
            <w:pPr>
              <w:autoSpaceDE w:val="0"/>
              <w:autoSpaceDN w:val="0"/>
              <w:adjustRightInd w:val="0"/>
              <w:rPr>
                <w:rFonts w:eastAsia="Calibri"/>
              </w:rPr>
            </w:pPr>
            <w:r w:rsidRPr="00897856">
              <w:rPr>
                <w:rFonts w:eastAsia="Calibri"/>
              </w:rPr>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259DAF9" w14:textId="77777777" w:rsidR="009D1437" w:rsidRDefault="009D1437" w:rsidP="00616EC4">
            <w:pPr>
              <w:pStyle w:val="ListParagraph"/>
              <w:spacing w:after="0" w:line="240" w:lineRule="auto"/>
              <w:ind w:left="0"/>
              <w:rPr>
                <w:rFonts w:eastAsia="Calibri"/>
              </w:rPr>
            </w:pPr>
            <w:r>
              <w:rPr>
                <w:rFonts w:eastAsia="Calibri"/>
              </w:rPr>
              <w:t>Lỗi trùng fkey</w:t>
            </w:r>
          </w:p>
        </w:tc>
        <w:tc>
          <w:tcPr>
            <w:tcW w:w="2515" w:type="dxa"/>
            <w:tcBorders>
              <w:top w:val="single" w:sz="4" w:space="0" w:color="2E74B5"/>
              <w:left w:val="single" w:sz="4" w:space="0" w:color="2E74B5"/>
              <w:bottom w:val="single" w:sz="4" w:space="0" w:color="2E74B5"/>
              <w:right w:val="single" w:sz="4" w:space="0" w:color="2E74B5"/>
            </w:tcBorders>
          </w:tcPr>
          <w:p w14:paraId="2C326A02" w14:textId="77777777" w:rsidR="009D1437" w:rsidRPr="009372AD" w:rsidRDefault="009D1437" w:rsidP="00616EC4">
            <w:pPr>
              <w:jc w:val="both"/>
            </w:pPr>
            <w:r>
              <w:t>Fkey của hóa đơn mới đã tồn tại trên hệ thống</w:t>
            </w:r>
          </w:p>
        </w:tc>
      </w:tr>
      <w:tr w:rsidR="009D1437" w:rsidRPr="00660ABB" w14:paraId="0C850B3F"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48CD289" w14:textId="77777777" w:rsidR="009D1437" w:rsidRPr="009372AD" w:rsidRDefault="009D1437" w:rsidP="00616EC4">
            <w:pPr>
              <w:autoSpaceDE w:val="0"/>
              <w:autoSpaceDN w:val="0"/>
              <w:adjustRightInd w:val="0"/>
              <w:rPr>
                <w:rFonts w:eastAsia="Calibri"/>
              </w:rPr>
            </w:pPr>
            <w:r>
              <w:rPr>
                <w:rFonts w:eastAsia="Calibri"/>
              </w:rP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975BE32" w14:textId="77777777" w:rsidR="009D1437" w:rsidRDefault="009D1437" w:rsidP="00616EC4">
            <w:pPr>
              <w:pStyle w:val="ListParagraph"/>
              <w:spacing w:after="0" w:line="240" w:lineRule="auto"/>
              <w:ind w:left="0"/>
              <w:rPr>
                <w:rFonts w:eastAsia="Calibri"/>
              </w:rPr>
            </w:pPr>
            <w:r>
              <w:rPr>
                <w:rFonts w:eastAsia="Calibri"/>
              </w:rPr>
              <w:t>Lỗi trong quá trình thực hiện cấp số hóa đơn</w:t>
            </w:r>
          </w:p>
        </w:tc>
        <w:tc>
          <w:tcPr>
            <w:tcW w:w="2515" w:type="dxa"/>
            <w:tcBorders>
              <w:top w:val="single" w:sz="4" w:space="0" w:color="2E74B5"/>
              <w:left w:val="single" w:sz="4" w:space="0" w:color="2E74B5"/>
              <w:bottom w:val="single" w:sz="4" w:space="0" w:color="2E74B5"/>
              <w:right w:val="single" w:sz="4" w:space="0" w:color="2E74B5"/>
            </w:tcBorders>
          </w:tcPr>
          <w:p w14:paraId="050E3146" w14:textId="77777777" w:rsidR="009D1437" w:rsidRPr="009372AD" w:rsidRDefault="009D1437" w:rsidP="00616EC4">
            <w:pPr>
              <w:jc w:val="both"/>
            </w:pPr>
          </w:p>
        </w:tc>
      </w:tr>
      <w:tr w:rsidR="009D1437" w:rsidRPr="00660ABB" w14:paraId="67E5B0EF"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70D27EE" w14:textId="77777777" w:rsidR="009D1437" w:rsidRPr="009372AD" w:rsidRDefault="009D1437" w:rsidP="00616EC4">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EC1D091" w14:textId="77777777" w:rsidR="009D1437" w:rsidRDefault="009D1437" w:rsidP="00616EC4">
            <w:pPr>
              <w:pStyle w:val="ListParagraph"/>
              <w:spacing w:after="0" w:line="240" w:lineRule="auto"/>
              <w:ind w:left="0"/>
              <w:rPr>
                <w:rFonts w:eastAsia="Calibri"/>
              </w:rPr>
            </w:pPr>
            <w:r>
              <w:rPr>
                <w:rFonts w:eastAsia="Calibri"/>
              </w:rPr>
              <w:t xml:space="preserve">Lỗi khi thực hiện </w:t>
            </w:r>
            <w:r w:rsidRPr="00170EAA">
              <w:rPr>
                <w:rFonts w:eastAsia="Calibri"/>
              </w:rPr>
              <w:t>Deserialize</w:t>
            </w:r>
            <w:r>
              <w:rPr>
                <w:rFonts w:eastAsia="Calibri"/>
              </w:rPr>
              <w:t xml:space="preserve"> chuỗi hóa đơn đầu vào</w:t>
            </w:r>
          </w:p>
        </w:tc>
        <w:tc>
          <w:tcPr>
            <w:tcW w:w="2515" w:type="dxa"/>
            <w:tcBorders>
              <w:top w:val="single" w:sz="4" w:space="0" w:color="2E74B5"/>
              <w:left w:val="single" w:sz="4" w:space="0" w:color="2E74B5"/>
              <w:bottom w:val="single" w:sz="4" w:space="0" w:color="2E74B5"/>
              <w:right w:val="single" w:sz="4" w:space="0" w:color="2E74B5"/>
            </w:tcBorders>
          </w:tcPr>
          <w:p w14:paraId="6C6B3539" w14:textId="77777777" w:rsidR="009D1437" w:rsidRPr="009372AD" w:rsidRDefault="009D1437" w:rsidP="00616EC4">
            <w:pPr>
              <w:jc w:val="both"/>
            </w:pPr>
          </w:p>
        </w:tc>
      </w:tr>
      <w:tr w:rsidR="009D1437" w:rsidRPr="00660ABB" w14:paraId="23966C8C"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1C1A9F2" w14:textId="77777777" w:rsidR="009D1437" w:rsidRPr="009372AD" w:rsidRDefault="009D1437" w:rsidP="00616EC4">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14:paraId="2DA1A30C"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CF8E032" w14:textId="77777777" w:rsidR="009D1437" w:rsidRDefault="009D1437" w:rsidP="00616EC4">
            <w:pPr>
              <w:pStyle w:val="ListParagraph"/>
              <w:spacing w:after="0" w:line="240" w:lineRule="auto"/>
              <w:ind w:left="0"/>
              <w:rPr>
                <w:rFonts w:eastAsia="Calibri"/>
              </w:rPr>
            </w:pPr>
            <w:r>
              <w:rPr>
                <w:rFonts w:eastAsia="Calibri"/>
              </w:rPr>
              <w:t>Pattern truyền vào không giống với hóa đơn cần điều chỉnh</w:t>
            </w:r>
          </w:p>
        </w:tc>
        <w:tc>
          <w:tcPr>
            <w:tcW w:w="2515" w:type="dxa"/>
            <w:tcBorders>
              <w:top w:val="single" w:sz="4" w:space="0" w:color="2E74B5"/>
              <w:left w:val="single" w:sz="4" w:space="0" w:color="2E74B5"/>
              <w:bottom w:val="single" w:sz="4" w:space="0" w:color="2E74B5"/>
              <w:right w:val="single" w:sz="4" w:space="0" w:color="2E74B5"/>
            </w:tcBorders>
          </w:tcPr>
          <w:p w14:paraId="62BDBA06" w14:textId="77777777" w:rsidR="009D1437" w:rsidRPr="009372AD" w:rsidRDefault="009D1437" w:rsidP="00616EC4">
            <w:pPr>
              <w:jc w:val="both"/>
            </w:pPr>
          </w:p>
        </w:tc>
      </w:tr>
      <w:tr w:rsidR="009D1437" w:rsidRPr="00660ABB" w14:paraId="55901483"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CCEEDB5" w14:textId="77777777" w:rsidR="009D1437" w:rsidRPr="009372AD" w:rsidRDefault="009D1437" w:rsidP="00616EC4">
            <w:pPr>
              <w:autoSpaceDE w:val="0"/>
              <w:autoSpaceDN w:val="0"/>
              <w:adjustRightInd w:val="0"/>
              <w:rPr>
                <w:rFonts w:eastAsia="Calibri"/>
              </w:rPr>
            </w:pPr>
            <w:r>
              <w:rPr>
                <w:rFonts w:eastAsia="Calibri"/>
              </w:rPr>
              <w:t>ERR:20</w:t>
            </w:r>
          </w:p>
          <w:p w14:paraId="09821119"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DD6A57A" w14:textId="77777777" w:rsidR="009D1437" w:rsidRDefault="009D1437" w:rsidP="00616EC4">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0E971868" w14:textId="77777777" w:rsidR="009D1437" w:rsidRPr="009372AD" w:rsidRDefault="009D1437" w:rsidP="00616EC4">
            <w:pPr>
              <w:jc w:val="both"/>
            </w:pPr>
          </w:p>
        </w:tc>
      </w:tr>
      <w:tr w:rsidR="009D1437" w:rsidRPr="00660ABB" w14:paraId="0C1F196A"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36FD16A" w14:textId="77777777" w:rsidR="009D1437" w:rsidRPr="00DD2715" w:rsidRDefault="009D1437" w:rsidP="00616EC4">
            <w:pPr>
              <w:autoSpaceDE w:val="0"/>
              <w:autoSpaceDN w:val="0"/>
              <w:adjustRightInd w:val="0"/>
              <w:jc w:val="both"/>
            </w:pPr>
            <w:r>
              <w:lastRenderedPageBreak/>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3C19198" w14:textId="77777777" w:rsidR="009D1437" w:rsidRDefault="009D1437" w:rsidP="00616EC4">
            <w:pPr>
              <w:pStyle w:val="ListParagraph"/>
              <w:ind w:left="0"/>
              <w:jc w:val="both"/>
            </w:pPr>
            <w:r>
              <w:t>Lỗi chứng thư hết hạn</w:t>
            </w:r>
          </w:p>
        </w:tc>
        <w:tc>
          <w:tcPr>
            <w:tcW w:w="2515" w:type="dxa"/>
            <w:tcBorders>
              <w:top w:val="single" w:sz="4" w:space="0" w:color="2E74B5"/>
              <w:left w:val="single" w:sz="4" w:space="0" w:color="2E74B5"/>
              <w:bottom w:val="single" w:sz="4" w:space="0" w:color="2E74B5"/>
              <w:right w:val="single" w:sz="4" w:space="0" w:color="2E74B5"/>
            </w:tcBorders>
          </w:tcPr>
          <w:p w14:paraId="73FB55FF" w14:textId="77777777" w:rsidR="009D1437" w:rsidRPr="009372AD" w:rsidRDefault="009D1437" w:rsidP="00616EC4">
            <w:pPr>
              <w:jc w:val="both"/>
            </w:pPr>
          </w:p>
        </w:tc>
      </w:tr>
      <w:tr w:rsidR="009D1437" w:rsidRPr="00660ABB" w14:paraId="21DFF0FA"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01EC210" w14:textId="77777777" w:rsidR="009D1437" w:rsidRPr="00DD2715" w:rsidRDefault="009D1437" w:rsidP="00616EC4">
            <w:pPr>
              <w:autoSpaceDE w:val="0"/>
              <w:autoSpaceDN w:val="0"/>
              <w:adjustRightInd w:val="0"/>
              <w:jc w:val="both"/>
            </w:pPr>
            <w:r>
              <w:t>ERR:30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707AF63" w14:textId="77777777" w:rsidR="009D1437" w:rsidRPr="00517DC0" w:rsidRDefault="009D1437" w:rsidP="00616EC4">
            <w:pPr>
              <w:pStyle w:val="ListParagraph"/>
              <w:ind w:left="0"/>
              <w:jc w:val="both"/>
            </w:pPr>
            <w:r w:rsidRPr="00517DC0">
              <w:t>Danh sách hóa đơn tồn tại ngày hóa đơn nhỏ hơn ngày hóa đơn đã phát hành</w:t>
            </w:r>
          </w:p>
        </w:tc>
        <w:tc>
          <w:tcPr>
            <w:tcW w:w="2515" w:type="dxa"/>
            <w:tcBorders>
              <w:top w:val="single" w:sz="4" w:space="0" w:color="2E74B5"/>
              <w:left w:val="single" w:sz="4" w:space="0" w:color="2E74B5"/>
              <w:bottom w:val="single" w:sz="4" w:space="0" w:color="2E74B5"/>
              <w:right w:val="single" w:sz="4" w:space="0" w:color="2E74B5"/>
            </w:tcBorders>
          </w:tcPr>
          <w:p w14:paraId="5CE03F0E" w14:textId="77777777" w:rsidR="009D1437" w:rsidRPr="009372AD" w:rsidRDefault="009D1437" w:rsidP="00616EC4">
            <w:pPr>
              <w:jc w:val="both"/>
            </w:pPr>
          </w:p>
        </w:tc>
      </w:tr>
      <w:tr w:rsidR="009D1437" w:rsidRPr="00660ABB" w14:paraId="1C140479"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72C6816" w14:textId="77777777" w:rsidR="009D1437" w:rsidRPr="00DD2715" w:rsidRDefault="009D1437" w:rsidP="00616EC4">
            <w:pPr>
              <w:autoSpaceDE w:val="0"/>
              <w:autoSpaceDN w:val="0"/>
              <w:adjustRightInd w:val="0"/>
              <w:jc w:val="both"/>
            </w:pPr>
            <w:r>
              <w:t>ERR:31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DA1CF7C" w14:textId="77777777" w:rsidR="009D1437" w:rsidRPr="005765F2" w:rsidRDefault="009D1437" w:rsidP="00616EC4">
            <w:pPr>
              <w:jc w:val="both"/>
            </w:pPr>
            <w:r>
              <w:t>Số hóa đơn truyền vào không hợp lệ</w:t>
            </w:r>
          </w:p>
        </w:tc>
        <w:tc>
          <w:tcPr>
            <w:tcW w:w="2515" w:type="dxa"/>
            <w:tcBorders>
              <w:top w:val="single" w:sz="4" w:space="0" w:color="2E74B5"/>
              <w:left w:val="single" w:sz="4" w:space="0" w:color="2E74B5"/>
              <w:bottom w:val="single" w:sz="4" w:space="0" w:color="2E74B5"/>
              <w:right w:val="single" w:sz="4" w:space="0" w:color="2E74B5"/>
            </w:tcBorders>
          </w:tcPr>
          <w:p w14:paraId="73A1AA6D" w14:textId="77777777" w:rsidR="009D1437" w:rsidRPr="009372AD" w:rsidRDefault="009D1437" w:rsidP="00616EC4">
            <w:pPr>
              <w:jc w:val="both"/>
            </w:pPr>
          </w:p>
        </w:tc>
      </w:tr>
      <w:tr w:rsidR="009D1437" w:rsidRPr="00660ABB" w14:paraId="42527D8D"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46FC4696" w14:textId="77777777" w:rsidR="009D1437" w:rsidRPr="009372AD" w:rsidRDefault="009D1437" w:rsidP="00616EC4">
            <w:pPr>
              <w:autoSpaceDE w:val="0"/>
              <w:autoSpaceDN w:val="0"/>
              <w:adjustRightInd w:val="0"/>
              <w:rPr>
                <w:rFonts w:eastAsia="Calibri"/>
              </w:rPr>
            </w:pPr>
            <w:r w:rsidRPr="009372AD">
              <w:rPr>
                <w:rFonts w:eastAsia="Calibri"/>
              </w:rPr>
              <w:t>OK: pattern;serial;invNumber</w:t>
            </w:r>
          </w:p>
          <w:p w14:paraId="572CBDE9" w14:textId="77777777" w:rsidR="009D1437" w:rsidRPr="009372AD" w:rsidRDefault="009D1437" w:rsidP="00616EC4">
            <w:pPr>
              <w:autoSpaceDE w:val="0"/>
              <w:autoSpaceDN w:val="0"/>
              <w:adjustRightInd w:val="0"/>
              <w:rPr>
                <w:rFonts w:eastAsia="Calibri"/>
              </w:rPr>
            </w:pPr>
            <w:r w:rsidRPr="009372AD">
              <w:rPr>
                <w:rFonts w:eastAsia="Calibri"/>
              </w:rPr>
              <w:t>(Ví dụ:</w:t>
            </w:r>
          </w:p>
          <w:p w14:paraId="6A7E702E" w14:textId="77777777" w:rsidR="009D1437" w:rsidRPr="009372AD" w:rsidRDefault="009D1437" w:rsidP="00616EC4">
            <w:pPr>
              <w:autoSpaceDE w:val="0"/>
              <w:autoSpaceDN w:val="0"/>
              <w:adjustRightInd w:val="0"/>
              <w:rPr>
                <w:rFonts w:eastAsia="Calibri"/>
              </w:rPr>
            </w:pPr>
            <w:r w:rsidRPr="009372AD">
              <w:rPr>
                <w:rFonts w:eastAsia="Calibri"/>
              </w:rPr>
              <w:t>OK:01GTKT3/001;AA/12E;0000002)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FA27B11"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OK </w:t>
            </w:r>
            <w:r w:rsidRPr="009372AD">
              <w:rPr>
                <w:rFonts w:eastAsia="Calibri"/>
              </w:rPr>
              <w:sym w:font="Wingdings" w:char="F0E0"/>
            </w:r>
            <w:r w:rsidRPr="009372AD">
              <w:rPr>
                <w:rFonts w:eastAsia="Calibri"/>
              </w:rPr>
              <w:t xml:space="preserve"> đã phát hành hóa đơn thành công</w:t>
            </w:r>
          </w:p>
          <w:p w14:paraId="6757F34C"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Patter</w:t>
            </w:r>
            <w:r w:rsidRPr="009372AD">
              <w:rPr>
                <w:rFonts w:eastAsia="Calibri"/>
              </w:rPr>
              <w:sym w:font="Wingdings" w:char="F0E0"/>
            </w:r>
            <w:r w:rsidRPr="009372AD">
              <w:rPr>
                <w:rFonts w:eastAsia="Calibri"/>
              </w:rPr>
              <w:t xml:space="preserve"> Mẫu số của hóa đơn điều chỉnh </w:t>
            </w:r>
          </w:p>
          <w:p w14:paraId="341D8653"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Serial </w:t>
            </w:r>
            <w:r w:rsidRPr="009372AD">
              <w:rPr>
                <w:rFonts w:eastAsia="Calibri"/>
              </w:rPr>
              <w:sym w:font="Wingdings" w:char="F0E0"/>
            </w:r>
            <w:r w:rsidRPr="009372AD">
              <w:rPr>
                <w:rFonts w:eastAsia="Calibri"/>
              </w:rPr>
              <w:t xml:space="preserve"> serial của hóa đơn điều chỉnh </w:t>
            </w:r>
          </w:p>
          <w:p w14:paraId="6BB6DE37"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invNumber: số hóa đơn điều chỉnh </w:t>
            </w:r>
          </w:p>
          <w:p w14:paraId="6177C96F" w14:textId="77777777" w:rsidR="009D1437" w:rsidRPr="009372AD" w:rsidRDefault="009D1437" w:rsidP="00616EC4">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14:paraId="4B777F11" w14:textId="77777777" w:rsidR="009D1437" w:rsidRPr="009372AD" w:rsidRDefault="009D1437" w:rsidP="00616EC4">
            <w:pPr>
              <w:jc w:val="both"/>
            </w:pPr>
          </w:p>
        </w:tc>
      </w:tr>
    </w:tbl>
    <w:p w14:paraId="71A763E9" w14:textId="77777777" w:rsidR="009D1437" w:rsidRDefault="009D1437" w:rsidP="009D1437">
      <w:pPr>
        <w:rPr>
          <w:lang w:eastAsia="x-none"/>
        </w:rPr>
      </w:pPr>
    </w:p>
    <w:p w14:paraId="3DB0CBBE" w14:textId="77777777" w:rsidR="009D1437" w:rsidRDefault="009D1437" w:rsidP="009D1437">
      <w:pPr>
        <w:rPr>
          <w:b/>
          <w:u w:val="single"/>
        </w:rPr>
      </w:pPr>
      <w:r w:rsidRPr="00BA16A5">
        <w:rPr>
          <w:b/>
          <w:u w:val="single"/>
        </w:rPr>
        <w:t>Cấu trúc củ</w:t>
      </w:r>
      <w:r>
        <w:rPr>
          <w:b/>
          <w:u w:val="single"/>
        </w:rPr>
        <w:t>a xmlInv</w:t>
      </w:r>
      <w:r w:rsidRPr="00BA16A5">
        <w:rPr>
          <w:b/>
          <w:u w:val="single"/>
        </w:rPr>
        <w:t xml:space="preserve">Data (các trường </w:t>
      </w:r>
      <w:r w:rsidRPr="00BA16A5">
        <w:rPr>
          <w:b/>
          <w:color w:val="FF0000"/>
          <w:u w:val="single"/>
        </w:rPr>
        <w:t>*</w:t>
      </w:r>
      <w:r w:rsidRPr="00BA16A5">
        <w:rPr>
          <w:b/>
          <w:u w:val="single"/>
        </w:rPr>
        <w:t xml:space="preserve"> là bắt buộc):</w:t>
      </w:r>
    </w:p>
    <w:p w14:paraId="428519A8"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DieuChinhHD</w:t>
      </w:r>
      <w:r>
        <w:rPr>
          <w:rFonts w:ascii="Consolas" w:hAnsi="Consolas" w:cs="Consolas"/>
          <w:color w:val="0000FF"/>
          <w:sz w:val="19"/>
          <w:szCs w:val="19"/>
        </w:rPr>
        <w:t>&gt;</w:t>
      </w:r>
    </w:p>
    <w:p w14:paraId="07360F83"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 của hóa đơn để phân biệt hóa đơn xuất cho khách hàng nào *</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 xml:space="preserve">&gt; </w:t>
      </w:r>
    </w:p>
    <w:p w14:paraId="3FFDC106" w14:textId="1412A309"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Type</w:t>
      </w:r>
      <w:r>
        <w:rPr>
          <w:rFonts w:ascii="Consolas" w:hAnsi="Consolas" w:cs="Consolas"/>
          <w:color w:val="0000FF"/>
          <w:sz w:val="19"/>
          <w:szCs w:val="19"/>
        </w:rPr>
        <w:t>&gt;</w:t>
      </w:r>
      <w:r>
        <w:rPr>
          <w:rFonts w:ascii="Consolas" w:hAnsi="Consolas" w:cs="Consolas"/>
          <w:color w:val="000000"/>
          <w:sz w:val="19"/>
          <w:szCs w:val="19"/>
        </w:rPr>
        <w:t>Loại hóa đơn chỉnh sửa</w:t>
      </w:r>
      <w:r w:rsidR="00312459">
        <w:rPr>
          <w:rFonts w:ascii="Consolas" w:hAnsi="Consolas" w:cs="Consolas"/>
          <w:color w:val="000000"/>
          <w:sz w:val="19"/>
          <w:szCs w:val="19"/>
        </w:rPr>
        <w:t xml:space="preserve"> (int-mặc định lấy là 2) </w:t>
      </w:r>
      <w:r>
        <w:rPr>
          <w:rFonts w:ascii="Consolas" w:hAnsi="Consolas" w:cs="Consolas"/>
          <w:color w:val="000000"/>
          <w:sz w:val="19"/>
          <w:szCs w:val="19"/>
        </w:rPr>
        <w:t>2-Điều ch</w:t>
      </w:r>
      <w:r w:rsidR="00312459">
        <w:rPr>
          <w:rFonts w:ascii="Consolas" w:hAnsi="Consolas" w:cs="Consolas"/>
          <w:color w:val="000000"/>
          <w:sz w:val="19"/>
          <w:szCs w:val="19"/>
        </w:rPr>
        <w:t>ỉnh tăng, 3-Điều chỉnh giảm, 4-</w:t>
      </w:r>
      <w:r w:rsidR="001F751E">
        <w:rPr>
          <w:rFonts w:ascii="Consolas" w:hAnsi="Consolas" w:cs="Consolas"/>
          <w:color w:val="000000"/>
          <w:sz w:val="19"/>
          <w:szCs w:val="19"/>
        </w:rPr>
        <w:t>Điều</w:t>
      </w:r>
      <w:r>
        <w:rPr>
          <w:rFonts w:ascii="Consolas" w:hAnsi="Consolas" w:cs="Consolas"/>
          <w:color w:val="000000"/>
          <w:sz w:val="19"/>
          <w:szCs w:val="19"/>
        </w:rPr>
        <w:t xml:space="preserve"> chỉnh thông tin</w:t>
      </w:r>
      <w:r w:rsidR="00312459">
        <w:rPr>
          <w:rFonts w:ascii="Consolas" w:hAnsi="Consolas" w:cs="Consolas"/>
          <w:color w:val="000000"/>
          <w:sz w:val="19"/>
          <w:szCs w:val="19"/>
        </w:rPr>
        <w:t>, 6-Điều chỉnh</w:t>
      </w:r>
      <w:r w:rsidR="001F751E">
        <w:rPr>
          <w:rFonts w:ascii="Consolas" w:hAnsi="Consolas" w:cs="Consolas"/>
          <w:color w:val="000000"/>
          <w:sz w:val="19"/>
          <w:szCs w:val="19"/>
        </w:rPr>
        <w:t xml:space="preserve"> tăng giảm kết hợp</w:t>
      </w:r>
      <w:r>
        <w:rPr>
          <w:rFonts w:ascii="Consolas" w:hAnsi="Consolas" w:cs="Consolas"/>
          <w:color w:val="0000FF"/>
          <w:sz w:val="19"/>
          <w:szCs w:val="19"/>
        </w:rPr>
        <w:t>&lt;/</w:t>
      </w:r>
      <w:r>
        <w:rPr>
          <w:rFonts w:ascii="Consolas" w:hAnsi="Consolas" w:cs="Consolas"/>
          <w:color w:val="A31515"/>
          <w:sz w:val="19"/>
          <w:szCs w:val="19"/>
        </w:rPr>
        <w:t>Type</w:t>
      </w:r>
      <w:r>
        <w:rPr>
          <w:rFonts w:ascii="Consolas" w:hAnsi="Consolas" w:cs="Consolas"/>
          <w:color w:val="0000FF"/>
          <w:sz w:val="19"/>
          <w:szCs w:val="19"/>
        </w:rPr>
        <w:t>&gt;</w:t>
      </w:r>
    </w:p>
    <w:p w14:paraId="04E2D202"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InvoiceNo</w:t>
      </w:r>
      <w:r>
        <w:rPr>
          <w:rFonts w:ascii="Consolas" w:hAnsi="Consolas" w:cs="Consolas"/>
          <w:color w:val="0000FF"/>
          <w:sz w:val="19"/>
          <w:szCs w:val="19"/>
        </w:rPr>
        <w:t>&gt;</w:t>
      </w:r>
      <w:r>
        <w:rPr>
          <w:rFonts w:ascii="Consolas" w:hAnsi="Consolas" w:cs="Consolas"/>
          <w:color w:val="000000"/>
          <w:sz w:val="19"/>
          <w:szCs w:val="19"/>
        </w:rPr>
        <w:t>Số hóa đơn *</w:t>
      </w:r>
      <w:r>
        <w:rPr>
          <w:rFonts w:ascii="Consolas" w:hAnsi="Consolas" w:cs="Consolas"/>
          <w:color w:val="0000FF"/>
          <w:sz w:val="19"/>
          <w:szCs w:val="19"/>
        </w:rPr>
        <w:t>&lt;/</w:t>
      </w:r>
      <w:r>
        <w:rPr>
          <w:rFonts w:ascii="Consolas" w:hAnsi="Consolas" w:cs="Consolas"/>
          <w:color w:val="A31515"/>
          <w:sz w:val="19"/>
          <w:szCs w:val="19"/>
        </w:rPr>
        <w:t>InvoiceNo</w:t>
      </w:r>
      <w:r>
        <w:rPr>
          <w:rFonts w:ascii="Consolas" w:hAnsi="Consolas" w:cs="Consolas"/>
          <w:color w:val="0000FF"/>
          <w:sz w:val="19"/>
          <w:szCs w:val="19"/>
        </w:rPr>
        <w:t>&gt;</w:t>
      </w:r>
    </w:p>
    <w:p w14:paraId="0C9F4D81"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14:paraId="566CF8DF"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MHSo</w:t>
      </w:r>
      <w:r>
        <w:rPr>
          <w:rFonts w:ascii="Consolas" w:hAnsi="Consolas" w:cs="Consolas"/>
          <w:color w:val="0000FF"/>
          <w:sz w:val="19"/>
          <w:szCs w:val="19"/>
        </w:rPr>
        <w:t>&gt;</w:t>
      </w:r>
      <w:r>
        <w:rPr>
          <w:rFonts w:ascii="Consolas" w:hAnsi="Consolas" w:cs="Consolas"/>
          <w:color w:val="000000"/>
          <w:sz w:val="19"/>
          <w:szCs w:val="19"/>
        </w:rPr>
        <w:t>Mã hồ sơ</w:t>
      </w:r>
      <w:r>
        <w:rPr>
          <w:rFonts w:ascii="Consolas" w:hAnsi="Consolas" w:cs="Consolas"/>
          <w:color w:val="0000FF"/>
          <w:sz w:val="19"/>
          <w:szCs w:val="19"/>
        </w:rPr>
        <w:t>&lt;/</w:t>
      </w:r>
      <w:r>
        <w:rPr>
          <w:rFonts w:ascii="Consolas" w:hAnsi="Consolas" w:cs="Consolas"/>
          <w:color w:val="A31515"/>
          <w:sz w:val="19"/>
          <w:szCs w:val="19"/>
        </w:rPr>
        <w:t>MHSo</w:t>
      </w:r>
      <w:r>
        <w:rPr>
          <w:rFonts w:ascii="Consolas" w:hAnsi="Consolas" w:cs="Consolas"/>
          <w:color w:val="0000FF"/>
          <w:sz w:val="19"/>
          <w:szCs w:val="19"/>
        </w:rPr>
        <w:t>&gt;</w:t>
      </w:r>
    </w:p>
    <w:p w14:paraId="2D9466E5"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SBKe</w:t>
      </w:r>
      <w:r>
        <w:rPr>
          <w:rFonts w:ascii="Consolas" w:hAnsi="Consolas" w:cs="Consolas"/>
          <w:color w:val="0000FF"/>
          <w:sz w:val="19"/>
          <w:szCs w:val="19"/>
        </w:rPr>
        <w:t>&gt;</w:t>
      </w:r>
      <w:r>
        <w:rPr>
          <w:rFonts w:ascii="Consolas" w:hAnsi="Consolas" w:cs="Consolas"/>
          <w:color w:val="000000"/>
          <w:sz w:val="19"/>
          <w:szCs w:val="19"/>
        </w:rPr>
        <w:t>Số bảng kê (Số của bảng kê các loại hàng hóa, dịch vụ đã bán kèm theo hóa đơn)</w:t>
      </w:r>
      <w:r>
        <w:rPr>
          <w:rFonts w:ascii="Consolas" w:hAnsi="Consolas" w:cs="Consolas"/>
          <w:color w:val="0000FF"/>
          <w:sz w:val="19"/>
          <w:szCs w:val="19"/>
        </w:rPr>
        <w:t>&lt;/</w:t>
      </w:r>
      <w:r>
        <w:rPr>
          <w:rFonts w:ascii="Consolas" w:hAnsi="Consolas" w:cs="Consolas"/>
          <w:color w:val="A31515"/>
          <w:sz w:val="19"/>
          <w:szCs w:val="19"/>
        </w:rPr>
        <w:t>SBKe</w:t>
      </w:r>
      <w:r>
        <w:rPr>
          <w:rFonts w:ascii="Consolas" w:hAnsi="Consolas" w:cs="Consolas"/>
          <w:color w:val="0000FF"/>
          <w:sz w:val="19"/>
          <w:szCs w:val="19"/>
        </w:rPr>
        <w:t>&gt;</w:t>
      </w:r>
    </w:p>
    <w:p w14:paraId="313C178A"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NBKe</w:t>
      </w:r>
      <w:r>
        <w:rPr>
          <w:rFonts w:ascii="Consolas" w:hAnsi="Consolas" w:cs="Consolas"/>
          <w:color w:val="0000FF"/>
          <w:sz w:val="19"/>
          <w:szCs w:val="19"/>
        </w:rPr>
        <w:t>&gt;</w:t>
      </w:r>
      <w:r>
        <w:rPr>
          <w:rFonts w:ascii="Consolas" w:hAnsi="Consolas" w:cs="Consolas"/>
          <w:color w:val="000000"/>
          <w:sz w:val="19"/>
          <w:szCs w:val="19"/>
        </w:rPr>
        <w:t>Ngày bảng kê (Ngày của bảng kê các loại hàng hóa, dịch vụ đã bán kèm theo hóa đơn)</w:t>
      </w:r>
      <w:r>
        <w:rPr>
          <w:rFonts w:ascii="Consolas" w:hAnsi="Consolas" w:cs="Consolas"/>
          <w:color w:val="0000FF"/>
          <w:sz w:val="19"/>
          <w:szCs w:val="19"/>
        </w:rPr>
        <w:t>&lt;/</w:t>
      </w:r>
      <w:r>
        <w:rPr>
          <w:rFonts w:ascii="Consolas" w:hAnsi="Consolas" w:cs="Consolas"/>
          <w:color w:val="A31515"/>
          <w:sz w:val="19"/>
          <w:szCs w:val="19"/>
        </w:rPr>
        <w:t>NBKe</w:t>
      </w:r>
      <w:r>
        <w:rPr>
          <w:rFonts w:ascii="Consolas" w:hAnsi="Consolas" w:cs="Consolas"/>
          <w:color w:val="0000FF"/>
          <w:sz w:val="19"/>
          <w:szCs w:val="19"/>
        </w:rPr>
        <w:t>&gt;</w:t>
      </w:r>
    </w:p>
    <w:p w14:paraId="695FD362"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DVTTe</w:t>
      </w:r>
      <w:r>
        <w:rPr>
          <w:rFonts w:ascii="Consolas" w:hAnsi="Consolas" w:cs="Consolas"/>
          <w:color w:val="0000FF"/>
          <w:sz w:val="19"/>
          <w:szCs w:val="19"/>
        </w:rPr>
        <w:t>&gt;</w:t>
      </w:r>
      <w:r>
        <w:rPr>
          <w:rFonts w:ascii="Consolas" w:hAnsi="Consolas" w:cs="Consolas"/>
          <w:color w:val="000000"/>
          <w:sz w:val="19"/>
          <w:szCs w:val="19"/>
        </w:rPr>
        <w:t>Đơn vị tiền tệ *</w:t>
      </w:r>
      <w:r>
        <w:rPr>
          <w:rFonts w:ascii="Consolas" w:hAnsi="Consolas" w:cs="Consolas"/>
          <w:color w:val="0000FF"/>
          <w:sz w:val="19"/>
          <w:szCs w:val="19"/>
        </w:rPr>
        <w:t>&lt;/</w:t>
      </w:r>
      <w:r>
        <w:rPr>
          <w:rFonts w:ascii="Consolas" w:hAnsi="Consolas" w:cs="Consolas"/>
          <w:color w:val="A31515"/>
          <w:sz w:val="19"/>
          <w:szCs w:val="19"/>
        </w:rPr>
        <w:t>DVTTe</w:t>
      </w:r>
      <w:r>
        <w:rPr>
          <w:rFonts w:ascii="Consolas" w:hAnsi="Consolas" w:cs="Consolas"/>
          <w:color w:val="0000FF"/>
          <w:sz w:val="19"/>
          <w:szCs w:val="19"/>
        </w:rPr>
        <w:t>&gt;</w:t>
      </w:r>
    </w:p>
    <w:p w14:paraId="1C3D5708"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TGia</w:t>
      </w:r>
      <w:r>
        <w:rPr>
          <w:rFonts w:ascii="Consolas" w:hAnsi="Consolas" w:cs="Consolas"/>
          <w:color w:val="0000FF"/>
          <w:sz w:val="19"/>
          <w:szCs w:val="19"/>
        </w:rPr>
        <w:t>&gt;</w:t>
      </w:r>
      <w:r>
        <w:rPr>
          <w:rFonts w:ascii="Consolas" w:hAnsi="Consolas" w:cs="Consolas"/>
          <w:color w:val="000000"/>
          <w:sz w:val="19"/>
          <w:szCs w:val="19"/>
        </w:rPr>
        <w:t>Tỷ giá (Bắt buộc (Trừ trường hợp Đơn vị tiền tệ là VND))</w:t>
      </w:r>
      <w:r>
        <w:rPr>
          <w:rFonts w:ascii="Consolas" w:hAnsi="Consolas" w:cs="Consolas"/>
          <w:color w:val="0000FF"/>
          <w:sz w:val="19"/>
          <w:szCs w:val="19"/>
        </w:rPr>
        <w:t>&lt;/</w:t>
      </w:r>
      <w:r>
        <w:rPr>
          <w:rFonts w:ascii="Consolas" w:hAnsi="Consolas" w:cs="Consolas"/>
          <w:color w:val="A31515"/>
          <w:sz w:val="19"/>
          <w:szCs w:val="19"/>
        </w:rPr>
        <w:t>TGia</w:t>
      </w:r>
      <w:r>
        <w:rPr>
          <w:rFonts w:ascii="Consolas" w:hAnsi="Consolas" w:cs="Consolas"/>
          <w:color w:val="0000FF"/>
          <w:sz w:val="19"/>
          <w:szCs w:val="19"/>
        </w:rPr>
        <w:t>&gt;</w:t>
      </w:r>
    </w:p>
    <w:p w14:paraId="78408E1E" w14:textId="6D13CBCE" w:rsidR="009D1437" w:rsidRDefault="009D1437" w:rsidP="009D143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HTTToan</w:t>
      </w:r>
      <w:r>
        <w:rPr>
          <w:rFonts w:ascii="Consolas" w:hAnsi="Consolas" w:cs="Consolas"/>
          <w:color w:val="0000FF"/>
          <w:sz w:val="19"/>
          <w:szCs w:val="19"/>
        </w:rPr>
        <w:t>&gt;</w:t>
      </w:r>
      <w:r>
        <w:rPr>
          <w:rFonts w:ascii="Consolas" w:hAnsi="Consolas" w:cs="Consolas"/>
          <w:color w:val="000000"/>
          <w:sz w:val="19"/>
          <w:szCs w:val="19"/>
        </w:rPr>
        <w:t>Hình thức thanh toán</w:t>
      </w:r>
      <w:r w:rsidR="00312459" w:rsidRPr="00312459">
        <w:rPr>
          <w:rFonts w:ascii="Consolas" w:hAnsi="Consolas" w:cs="Consolas"/>
          <w:color w:val="000000"/>
          <w:sz w:val="19"/>
          <w:szCs w:val="19"/>
          <w:highlight w:val="cyan"/>
        </w:rPr>
        <w:t>*</w:t>
      </w:r>
      <w:r>
        <w:rPr>
          <w:rFonts w:ascii="Consolas" w:hAnsi="Consolas" w:cs="Consolas"/>
          <w:color w:val="0000FF"/>
          <w:sz w:val="19"/>
          <w:szCs w:val="19"/>
        </w:rPr>
        <w:t>&lt;/</w:t>
      </w:r>
      <w:r>
        <w:rPr>
          <w:rFonts w:ascii="Consolas" w:hAnsi="Consolas" w:cs="Consolas"/>
          <w:color w:val="A31515"/>
          <w:sz w:val="19"/>
          <w:szCs w:val="19"/>
        </w:rPr>
        <w:t>HTTToan</w:t>
      </w:r>
      <w:r>
        <w:rPr>
          <w:rFonts w:ascii="Consolas" w:hAnsi="Consolas" w:cs="Consolas"/>
          <w:color w:val="0000FF"/>
          <w:sz w:val="19"/>
          <w:szCs w:val="19"/>
        </w:rPr>
        <w:t>&gt;</w:t>
      </w:r>
    </w:p>
    <w:p w14:paraId="0B42A9B0" w14:textId="3293220A" w:rsidR="001F383F" w:rsidRDefault="00312459" w:rsidP="00312459">
      <w:pPr>
        <w:autoSpaceDE w:val="0"/>
        <w:autoSpaceDN w:val="0"/>
        <w:adjustRightInd w:val="0"/>
        <w:ind w:left="1440"/>
        <w:rPr>
          <w:rFonts w:ascii="Consolas" w:hAnsi="Consolas" w:cs="Consolas"/>
          <w:color w:val="0000FF"/>
          <w:sz w:val="19"/>
          <w:szCs w:val="19"/>
        </w:rPr>
      </w:pPr>
      <w:r>
        <w:rPr>
          <w:rFonts w:ascii="Consolas" w:hAnsi="Consolas" w:cs="Consolas"/>
          <w:color w:val="0000FF"/>
          <w:sz w:val="19"/>
          <w:szCs w:val="19"/>
          <w:highlight w:val="cyan"/>
        </w:rPr>
        <w:t xml:space="preserve">  </w:t>
      </w:r>
      <w:r w:rsidR="001F383F" w:rsidRPr="00C81024">
        <w:rPr>
          <w:rFonts w:ascii="Consolas" w:hAnsi="Consolas" w:cs="Consolas"/>
          <w:color w:val="0000FF"/>
          <w:sz w:val="19"/>
          <w:szCs w:val="19"/>
          <w:highlight w:val="cyan"/>
        </w:rPr>
        <w:t>&lt;</w:t>
      </w:r>
      <w:r w:rsidR="001F383F" w:rsidRPr="00C81024">
        <w:rPr>
          <w:rFonts w:ascii="Consolas" w:hAnsi="Consolas" w:cs="Consolas"/>
          <w:color w:val="C00000"/>
          <w:sz w:val="19"/>
          <w:szCs w:val="19"/>
          <w:highlight w:val="cyan"/>
        </w:rPr>
        <w:t>HDDThu</w:t>
      </w:r>
      <w:r w:rsidR="001F383F" w:rsidRPr="00C81024">
        <w:rPr>
          <w:rFonts w:ascii="Consolas" w:hAnsi="Consolas" w:cs="Consolas"/>
          <w:color w:val="0000FF"/>
          <w:sz w:val="19"/>
          <w:szCs w:val="19"/>
          <w:highlight w:val="cyan"/>
        </w:rPr>
        <w:t>&gt;</w:t>
      </w:r>
      <w:r w:rsidR="001F383F" w:rsidRPr="00C81024">
        <w:rPr>
          <w:rFonts w:ascii="Consolas" w:hAnsi="Consolas" w:cs="Consolas"/>
          <w:sz w:val="19"/>
          <w:szCs w:val="19"/>
          <w:highlight w:val="cyan"/>
        </w:rPr>
        <w:t>Hóa đơn đặc thù (Nhận các giá trị: 1-Hàng hóa là xe ô tô, xe mô tô, 2- Dịch vụ vận chuyển, 3- Dịch vụ vận chuyển trên nền tảng số, TMĐT). Nếu không truyền mặc định là 0- hóa đơn thường</w:t>
      </w:r>
      <w:r w:rsidR="001F383F" w:rsidRPr="00C81024">
        <w:rPr>
          <w:rFonts w:ascii="Consolas" w:hAnsi="Consolas" w:cs="Consolas"/>
          <w:color w:val="0000FF"/>
          <w:sz w:val="19"/>
          <w:szCs w:val="19"/>
          <w:highlight w:val="cyan"/>
        </w:rPr>
        <w:t>&lt;/</w:t>
      </w:r>
      <w:r w:rsidR="001F383F" w:rsidRPr="00C81024">
        <w:rPr>
          <w:rFonts w:ascii="Consolas" w:hAnsi="Consolas" w:cs="Consolas"/>
          <w:color w:val="C00000"/>
          <w:sz w:val="19"/>
          <w:szCs w:val="19"/>
          <w:highlight w:val="cyan"/>
        </w:rPr>
        <w:t>HDDThu</w:t>
      </w:r>
      <w:r w:rsidR="001F383F" w:rsidRPr="00C81024">
        <w:rPr>
          <w:rFonts w:ascii="Consolas" w:hAnsi="Consolas" w:cs="Consolas"/>
          <w:color w:val="0000FF"/>
          <w:sz w:val="19"/>
          <w:szCs w:val="19"/>
          <w:highlight w:val="cyan"/>
        </w:rPr>
        <w:t>&gt;</w:t>
      </w:r>
    </w:p>
    <w:p w14:paraId="262E9DA7" w14:textId="3C5029E9" w:rsidR="00206E24" w:rsidRDefault="00206E24" w:rsidP="00206E24">
      <w:pPr>
        <w:autoSpaceDE w:val="0"/>
        <w:autoSpaceDN w:val="0"/>
        <w:adjustRightInd w:val="0"/>
        <w:ind w:left="1440"/>
        <w:rPr>
          <w:rFonts w:ascii="Consolas" w:hAnsi="Consolas" w:cs="Consolas"/>
          <w:color w:val="000000"/>
          <w:sz w:val="19"/>
          <w:szCs w:val="19"/>
        </w:rPr>
      </w:pPr>
      <w:r w:rsidRPr="00206E24">
        <w:rPr>
          <w:rFonts w:ascii="Consolas" w:hAnsi="Consolas" w:cs="Consolas"/>
          <w:color w:val="000000"/>
          <w:sz w:val="19"/>
          <w:szCs w:val="19"/>
          <w:highlight w:val="cyan"/>
        </w:rPr>
        <w:t>&lt;GiamThueGTGT&gt; Giảm thuế GTGT(Chỉ sử dụng cho hóa đơn bán hàng giảm thuế theo NQ của Quốc hội. Nhận giá trị 1/0)&lt;/GiamThueGTGT&gt;</w:t>
      </w:r>
    </w:p>
    <w:p w14:paraId="14A93490" w14:textId="7FB11BAB" w:rsidR="00DC50B2" w:rsidRPr="00DC50B2" w:rsidRDefault="00DC50B2" w:rsidP="00DC50B2">
      <w:pPr>
        <w:shd w:val="clear" w:color="auto" w:fill="FFFFFF"/>
        <w:ind w:left="1440"/>
        <w:rPr>
          <w:rFonts w:ascii="Courier New" w:hAnsi="Courier New" w:cs="Courier New"/>
          <w:i/>
          <w:sz w:val="20"/>
          <w:szCs w:val="20"/>
        </w:rPr>
      </w:pPr>
      <w:r w:rsidRPr="003F2102">
        <w:rPr>
          <w:rFonts w:ascii="Courier New" w:hAnsi="Courier New" w:cs="Courier New"/>
          <w:i/>
          <w:color w:val="C00000"/>
          <w:sz w:val="20"/>
          <w:szCs w:val="20"/>
          <w:highlight w:val="cyan"/>
        </w:rPr>
        <w:t>&lt;HDCTTChinh&gt;</w:t>
      </w:r>
      <w:r w:rsidRPr="003F2102">
        <w:rPr>
          <w:rFonts w:ascii="Courier New" w:hAnsi="Courier New" w:cs="Courier New"/>
          <w:i/>
          <w:sz w:val="20"/>
          <w:szCs w:val="20"/>
          <w:highlight w:val="cyan"/>
        </w:rPr>
        <w:t>Hoá đơn cho thuê tài chính (Hóa đơn đối với hoạt động cho thuê tài chính)</w:t>
      </w:r>
      <w:r w:rsidRPr="003F2102">
        <w:rPr>
          <w:sz w:val="26"/>
          <w:szCs w:val="26"/>
          <w:highlight w:val="cyan"/>
          <w:shd w:val="clear" w:color="auto" w:fill="00FF00"/>
        </w:rPr>
        <w:t xml:space="preserve"> </w:t>
      </w:r>
      <w:r w:rsidRPr="003F2102">
        <w:rPr>
          <w:rFonts w:ascii="Courier New" w:hAnsi="Courier New" w:cs="Courier New"/>
          <w:i/>
          <w:sz w:val="20"/>
          <w:szCs w:val="20"/>
          <w:highlight w:val="cyan"/>
        </w:rPr>
        <w:t>Số (1: Hóa đơn dành cho hoạt động thuê tài chính, 0: Hóa đơn không dành cho hoạt động cho thuê tài chính)&lt;/</w:t>
      </w:r>
      <w:r w:rsidRPr="003F2102">
        <w:rPr>
          <w:rFonts w:ascii="Courier New" w:hAnsi="Courier New" w:cs="Courier New"/>
          <w:i/>
          <w:color w:val="C00000"/>
          <w:sz w:val="20"/>
          <w:szCs w:val="20"/>
          <w:highlight w:val="cyan"/>
        </w:rPr>
        <w:t>HDCTTChinh&gt;</w:t>
      </w:r>
    </w:p>
    <w:p w14:paraId="5F990849"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14:paraId="0CDFCE3C"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14:paraId="00F794FD"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NBan</w:t>
      </w:r>
      <w:r>
        <w:rPr>
          <w:rFonts w:ascii="Consolas" w:hAnsi="Consolas" w:cs="Consolas"/>
          <w:color w:val="0000FF"/>
          <w:sz w:val="19"/>
          <w:szCs w:val="19"/>
        </w:rPr>
        <w:t>&gt;</w:t>
      </w:r>
    </w:p>
    <w:p w14:paraId="5C4A19A2"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 điện 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14:paraId="21C63AB7"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 xml:space="preserve">Địa chỉ thư điện tử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14:paraId="4CC7304F"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 tài khoản ngân 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14:paraId="1095188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p>
    <w:p w14:paraId="42DA8DA5" w14:textId="77777777" w:rsidR="009D1437" w:rsidRPr="00AE187D" w:rsidRDefault="009D1437" w:rsidP="009D1437">
      <w:pPr>
        <w:autoSpaceDE w:val="0"/>
        <w:autoSpaceDN w:val="0"/>
        <w:adjustRightInd w:val="0"/>
        <w:rPr>
          <w:rFonts w:ascii="Consolas" w:hAnsi="Consolas" w:cs="Consolas"/>
          <w:color w:val="0000FF"/>
          <w:sz w:val="19"/>
          <w:szCs w:val="19"/>
          <w:highlight w:val="cyan"/>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highlight w:val="cyan"/>
          <w:lang w:val="nl-NL"/>
        </w:rPr>
        <w:t>&lt;</w:t>
      </w:r>
      <w:r w:rsidRPr="00AE187D">
        <w:rPr>
          <w:rFonts w:ascii="Consolas" w:hAnsi="Consolas" w:cs="Consolas"/>
          <w:color w:val="A31515"/>
          <w:sz w:val="19"/>
          <w:szCs w:val="19"/>
          <w:highlight w:val="cyan"/>
          <w:lang w:val="nl-NL"/>
        </w:rPr>
        <w:t>Fax</w:t>
      </w:r>
      <w:r w:rsidRPr="00AE187D">
        <w:rPr>
          <w:rFonts w:ascii="Consolas" w:hAnsi="Consolas" w:cs="Consolas"/>
          <w:color w:val="0000FF"/>
          <w:sz w:val="19"/>
          <w:szCs w:val="19"/>
          <w:highlight w:val="cyan"/>
          <w:lang w:val="nl-NL"/>
        </w:rPr>
        <w:t>&gt;</w:t>
      </w:r>
      <w:r w:rsidRPr="00AE187D">
        <w:rPr>
          <w:rFonts w:ascii="Consolas" w:hAnsi="Consolas" w:cs="Consolas"/>
          <w:color w:val="000000"/>
          <w:sz w:val="19"/>
          <w:szCs w:val="19"/>
          <w:highlight w:val="cyan"/>
          <w:lang w:val="nl-NL"/>
        </w:rPr>
        <w:t>Fax</w:t>
      </w:r>
      <w:r w:rsidRPr="00AE187D">
        <w:rPr>
          <w:rFonts w:ascii="Consolas" w:hAnsi="Consolas" w:cs="Consolas"/>
          <w:color w:val="0000FF"/>
          <w:sz w:val="19"/>
          <w:szCs w:val="19"/>
          <w:highlight w:val="cyan"/>
          <w:lang w:val="nl-NL"/>
        </w:rPr>
        <w:t>&lt;/</w:t>
      </w:r>
      <w:r w:rsidRPr="00AE187D">
        <w:rPr>
          <w:rFonts w:ascii="Consolas" w:hAnsi="Consolas" w:cs="Consolas"/>
          <w:color w:val="A31515"/>
          <w:sz w:val="19"/>
          <w:szCs w:val="19"/>
          <w:highlight w:val="cyan"/>
          <w:lang w:val="nl-NL"/>
        </w:rPr>
        <w:t>Fax</w:t>
      </w:r>
      <w:r w:rsidRPr="00AE187D">
        <w:rPr>
          <w:rFonts w:ascii="Consolas" w:hAnsi="Consolas" w:cs="Consolas"/>
          <w:color w:val="0000FF"/>
          <w:sz w:val="19"/>
          <w:szCs w:val="19"/>
          <w:highlight w:val="cyan"/>
          <w:lang w:val="nl-NL"/>
        </w:rPr>
        <w:t>&gt;</w:t>
      </w:r>
    </w:p>
    <w:p w14:paraId="4CA101F8" w14:textId="0AE85368" w:rsidR="00065100" w:rsidRPr="00AE187D" w:rsidRDefault="00065100" w:rsidP="00065100">
      <w:pPr>
        <w:autoSpaceDE w:val="0"/>
        <w:autoSpaceDN w:val="0"/>
        <w:adjustRightInd w:val="0"/>
        <w:rPr>
          <w:rFonts w:ascii="Courier New" w:hAnsi="Courier New" w:cs="Courier New"/>
          <w:color w:val="0000FF"/>
          <w:sz w:val="20"/>
          <w:szCs w:val="20"/>
          <w:highlight w:val="cyan"/>
          <w:lang w:val="nl-NL"/>
        </w:rPr>
      </w:pPr>
      <w:r w:rsidRPr="00AE187D">
        <w:rPr>
          <w:rFonts w:ascii="Consolas" w:hAnsi="Consolas" w:cs="Consolas"/>
          <w:color w:val="0000FF"/>
          <w:sz w:val="19"/>
          <w:szCs w:val="19"/>
          <w:highlight w:val="cyan"/>
          <w:lang w:val="nl-NL"/>
        </w:rPr>
        <w:tab/>
      </w:r>
      <w:r w:rsidRPr="00AE187D">
        <w:rPr>
          <w:rFonts w:ascii="Consolas" w:hAnsi="Consolas" w:cs="Consolas"/>
          <w:color w:val="0000FF"/>
          <w:sz w:val="19"/>
          <w:szCs w:val="19"/>
          <w:highlight w:val="cyan"/>
          <w:lang w:val="nl-NL"/>
        </w:rPr>
        <w:tab/>
      </w:r>
      <w:r w:rsidRPr="00AE187D">
        <w:rPr>
          <w:rFonts w:ascii="Consolas" w:hAnsi="Consolas" w:cs="Consolas"/>
          <w:color w:val="0000FF"/>
          <w:sz w:val="19"/>
          <w:szCs w:val="19"/>
          <w:highlight w:val="cyan"/>
          <w:lang w:val="nl-NL"/>
        </w:rPr>
        <w:tab/>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Website</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Website</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Website</w:t>
      </w:r>
      <w:r w:rsidRPr="00AE187D">
        <w:rPr>
          <w:rFonts w:ascii="Courier New" w:hAnsi="Courier New" w:cs="Courier New"/>
          <w:color w:val="0000FF"/>
          <w:sz w:val="20"/>
          <w:szCs w:val="20"/>
          <w:highlight w:val="cyan"/>
          <w:lang w:val="nl-NL"/>
        </w:rPr>
        <w:t>&gt;</w:t>
      </w:r>
    </w:p>
    <w:p w14:paraId="57D55F22" w14:textId="77777777" w:rsidR="00065100" w:rsidRPr="00AE187D" w:rsidRDefault="00065100" w:rsidP="00065100">
      <w:pPr>
        <w:autoSpaceDE w:val="0"/>
        <w:autoSpaceDN w:val="0"/>
        <w:adjustRightInd w:val="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MCHang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Mã cửa hàng người bán</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MCHang</w:t>
      </w:r>
      <w:r w:rsidRPr="00AE187D">
        <w:rPr>
          <w:rFonts w:ascii="Courier New" w:hAnsi="Courier New" w:cs="Courier New"/>
          <w:color w:val="0000FF"/>
          <w:sz w:val="20"/>
          <w:szCs w:val="20"/>
          <w:highlight w:val="cyan"/>
          <w:lang w:val="nl-NL"/>
        </w:rPr>
        <w:t>&gt;</w:t>
      </w:r>
    </w:p>
    <w:p w14:paraId="29F6DBD9" w14:textId="0DD469F7" w:rsidR="00065100" w:rsidRPr="00AE187D" w:rsidRDefault="00065100" w:rsidP="009D1437">
      <w:pPr>
        <w:autoSpaceDE w:val="0"/>
        <w:autoSpaceDN w:val="0"/>
        <w:adjustRightInd w:val="0"/>
        <w:rPr>
          <w:rFonts w:ascii="Consolas" w:hAnsi="Consolas" w:cs="Consolas"/>
          <w:color w:val="000000"/>
          <w:sz w:val="19"/>
          <w:szCs w:val="19"/>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TCHang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Tên cửa hàng người bán</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TCHang</w:t>
      </w:r>
      <w:r w:rsidRPr="00AE187D">
        <w:rPr>
          <w:rFonts w:ascii="Courier New" w:hAnsi="Courier New" w:cs="Courier New"/>
          <w:color w:val="0000FF"/>
          <w:sz w:val="20"/>
          <w:szCs w:val="20"/>
          <w:highlight w:val="cyan"/>
          <w:lang w:val="nl-NL"/>
        </w:rPr>
        <w:t>&gt;</w:t>
      </w:r>
    </w:p>
    <w:p w14:paraId="5578B8EC"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LDDNBo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Lệnh điều động nội bộ (Bắt buộc đối với phiếu xuất kho vận chuyển nội bộ)</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LDDNBo</w:t>
      </w:r>
      <w:r w:rsidRPr="00AE187D">
        <w:rPr>
          <w:rFonts w:ascii="Consolas" w:hAnsi="Consolas" w:cs="Consolas"/>
          <w:color w:val="0000FF"/>
          <w:sz w:val="19"/>
          <w:szCs w:val="19"/>
          <w:lang w:val="nl-NL"/>
        </w:rPr>
        <w:t>&gt;</w:t>
      </w:r>
    </w:p>
    <w:p w14:paraId="135B289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HDSo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Hợp đồng số (Hợp đồng vận chuyển) (phiếu xuất kho vận chuyển nội bộ)</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HDSo</w:t>
      </w:r>
      <w:r w:rsidRPr="00AE187D">
        <w:rPr>
          <w:rFonts w:ascii="Consolas" w:hAnsi="Consolas" w:cs="Consolas"/>
          <w:color w:val="0000FF"/>
          <w:sz w:val="19"/>
          <w:szCs w:val="19"/>
          <w:lang w:val="nl-NL"/>
        </w:rPr>
        <w:t>&gt;</w:t>
      </w:r>
    </w:p>
    <w:p w14:paraId="2B3160E2"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lastRenderedPageBreak/>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HVTNXHang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Họ và tên người xuất hàng (phiếu xuất kho vận chuyển nội bộ)</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HVTNXHang</w:t>
      </w:r>
      <w:r w:rsidRPr="00AE187D">
        <w:rPr>
          <w:rFonts w:ascii="Consolas" w:hAnsi="Consolas" w:cs="Consolas"/>
          <w:color w:val="0000FF"/>
          <w:sz w:val="19"/>
          <w:szCs w:val="19"/>
          <w:lang w:val="nl-NL"/>
        </w:rPr>
        <w:t>&gt;</w:t>
      </w:r>
    </w:p>
    <w:p w14:paraId="205E75C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TNVChuyen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người vận chuyển (phiếu xuất kho)</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TNVChuyen</w:t>
      </w:r>
      <w:r w:rsidRPr="00AE187D">
        <w:rPr>
          <w:rFonts w:ascii="Consolas" w:hAnsi="Consolas" w:cs="Consolas"/>
          <w:color w:val="0000FF"/>
          <w:sz w:val="19"/>
          <w:szCs w:val="19"/>
          <w:lang w:val="nl-NL"/>
        </w:rPr>
        <w:t>&gt;</w:t>
      </w:r>
    </w:p>
    <w:p w14:paraId="62D90532"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PTVChuyen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Phương tiện vận chuyển (Bắt buộc đối với phiếu xuất kho)</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PTVChuyen</w:t>
      </w:r>
      <w:r w:rsidRPr="00AE187D">
        <w:rPr>
          <w:rFonts w:ascii="Consolas" w:hAnsi="Consolas" w:cs="Consolas"/>
          <w:color w:val="0000FF"/>
          <w:sz w:val="19"/>
          <w:szCs w:val="19"/>
          <w:lang w:val="nl-NL"/>
        </w:rPr>
        <w:t>&gt;</w:t>
      </w:r>
    </w:p>
    <w:p w14:paraId="3AA927F4"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HDKTSo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Hợp đồng kinh tế số (Bắt buộc đối với phiếu xuất kho gửi bán đại lý)</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HDKTSo</w:t>
      </w:r>
      <w:r w:rsidRPr="00AE187D">
        <w:rPr>
          <w:rFonts w:ascii="Consolas" w:hAnsi="Consolas" w:cs="Consolas"/>
          <w:color w:val="0000FF"/>
          <w:sz w:val="19"/>
          <w:szCs w:val="19"/>
          <w:lang w:val="nl-NL"/>
        </w:rPr>
        <w:t>&gt;</w:t>
      </w:r>
    </w:p>
    <w:p w14:paraId="066E9ED9"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HDKTNgay</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Hợp đồng kinh tế ngày (Bắt buộc đối với phiếu xuất kho gửi bán đại lý)</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HDKTNgay</w:t>
      </w:r>
      <w:r w:rsidRPr="00AE187D">
        <w:rPr>
          <w:rFonts w:ascii="Consolas" w:hAnsi="Consolas" w:cs="Consolas"/>
          <w:color w:val="0000FF"/>
          <w:sz w:val="19"/>
          <w:szCs w:val="19"/>
          <w:lang w:val="nl-NL"/>
        </w:rPr>
        <w:t>&gt;</w:t>
      </w:r>
    </w:p>
    <w:p w14:paraId="5CD0B13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NBan</w:t>
      </w:r>
      <w:r w:rsidRPr="00AE187D">
        <w:rPr>
          <w:rFonts w:ascii="Consolas" w:hAnsi="Consolas" w:cs="Consolas"/>
          <w:color w:val="0000FF"/>
          <w:sz w:val="19"/>
          <w:szCs w:val="19"/>
          <w:lang w:val="nl-NL"/>
        </w:rPr>
        <w:t>&gt;</w:t>
      </w:r>
    </w:p>
    <w:p w14:paraId="4D2A6DC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NMua</w:t>
      </w:r>
      <w:r w:rsidRPr="00AE187D">
        <w:rPr>
          <w:rFonts w:ascii="Consolas" w:hAnsi="Consolas" w:cs="Consolas"/>
          <w:color w:val="0000FF"/>
          <w:sz w:val="19"/>
          <w:szCs w:val="19"/>
          <w:lang w:val="nl-NL"/>
        </w:rPr>
        <w:t>&gt;</w:t>
      </w:r>
    </w:p>
    <w:p w14:paraId="6FC2685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Ten</w:t>
      </w:r>
      <w:r w:rsidRPr="00AE187D">
        <w:rPr>
          <w:rFonts w:ascii="Consolas" w:hAnsi="Consolas" w:cs="Consolas"/>
          <w:color w:val="0000FF"/>
          <w:sz w:val="19"/>
          <w:szCs w:val="19"/>
          <w:lang w:val="nl-NL"/>
        </w:rPr>
        <w:t>&gt;</w:t>
      </w:r>
    </w:p>
    <w:p w14:paraId="1029FE3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MST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số thuế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MST</w:t>
      </w:r>
      <w:r w:rsidRPr="00AE187D">
        <w:rPr>
          <w:rFonts w:ascii="Consolas" w:hAnsi="Consolas" w:cs="Consolas"/>
          <w:color w:val="0000FF"/>
          <w:sz w:val="19"/>
          <w:szCs w:val="19"/>
          <w:lang w:val="nl-NL"/>
        </w:rPr>
        <w:t>&gt;</w:t>
      </w:r>
    </w:p>
    <w:p w14:paraId="360B572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DChi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Địa chỉ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DChi</w:t>
      </w:r>
      <w:r w:rsidRPr="00AE187D">
        <w:rPr>
          <w:rFonts w:ascii="Consolas" w:hAnsi="Consolas" w:cs="Consolas"/>
          <w:color w:val="0000FF"/>
          <w:sz w:val="19"/>
          <w:szCs w:val="19"/>
          <w:lang w:val="nl-NL"/>
        </w:rPr>
        <w:t>&gt;</w:t>
      </w:r>
    </w:p>
    <w:p w14:paraId="6C1C649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MKHang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khách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MKHang</w:t>
      </w:r>
      <w:r w:rsidRPr="00AE187D">
        <w:rPr>
          <w:rFonts w:ascii="Consolas" w:hAnsi="Consolas" w:cs="Consolas"/>
          <w:color w:val="0000FF"/>
          <w:sz w:val="19"/>
          <w:szCs w:val="19"/>
          <w:lang w:val="nl-NL"/>
        </w:rPr>
        <w:t>&gt;</w:t>
      </w:r>
    </w:p>
    <w:p w14:paraId="184AD4E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SDThoai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điện thoại</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SDThoai</w:t>
      </w:r>
      <w:r w:rsidRPr="00AE187D">
        <w:rPr>
          <w:rFonts w:ascii="Consolas" w:hAnsi="Consolas" w:cs="Consolas"/>
          <w:color w:val="0000FF"/>
          <w:sz w:val="19"/>
          <w:szCs w:val="19"/>
          <w:lang w:val="nl-NL"/>
        </w:rPr>
        <w:t>&gt;</w:t>
      </w:r>
    </w:p>
    <w:p w14:paraId="09D5C39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DCTDTu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Địa chỉ thư điện tử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DCTDTu</w:t>
      </w:r>
      <w:r w:rsidRPr="00AE187D">
        <w:rPr>
          <w:rFonts w:ascii="Consolas" w:hAnsi="Consolas" w:cs="Consolas"/>
          <w:color w:val="0000FF"/>
          <w:sz w:val="19"/>
          <w:szCs w:val="19"/>
          <w:lang w:val="nl-NL"/>
        </w:rPr>
        <w:t>&gt;</w:t>
      </w:r>
    </w:p>
    <w:p w14:paraId="68BD110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HVTNMHang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Họ và tên người mua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HVTNMHang</w:t>
      </w:r>
      <w:r w:rsidRPr="00AE187D">
        <w:rPr>
          <w:rFonts w:ascii="Consolas" w:hAnsi="Consolas" w:cs="Consolas"/>
          <w:color w:val="0000FF"/>
          <w:sz w:val="19"/>
          <w:szCs w:val="19"/>
          <w:lang w:val="nl-NL"/>
        </w:rPr>
        <w:t>&gt;</w:t>
      </w:r>
    </w:p>
    <w:p w14:paraId="38433AF2"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STKNHang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tài khoản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STKNHang</w:t>
      </w:r>
      <w:r w:rsidRPr="00AE187D">
        <w:rPr>
          <w:rFonts w:ascii="Consolas" w:hAnsi="Consolas" w:cs="Consolas"/>
          <w:color w:val="0000FF"/>
          <w:sz w:val="19"/>
          <w:szCs w:val="19"/>
          <w:lang w:val="nl-NL"/>
        </w:rPr>
        <w:t>&gt;</w:t>
      </w:r>
    </w:p>
    <w:p w14:paraId="063923F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p>
    <w:p w14:paraId="59268517"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HVTNNHang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Họ và tên người nhận hàng (phiếu xuất kho)</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HVTNNHang</w:t>
      </w:r>
      <w:r w:rsidRPr="00AE187D">
        <w:rPr>
          <w:rFonts w:ascii="Consolas" w:hAnsi="Consolas" w:cs="Consolas"/>
          <w:color w:val="0000FF"/>
          <w:sz w:val="19"/>
          <w:szCs w:val="19"/>
          <w:lang w:val="nl-NL"/>
        </w:rPr>
        <w:t>&gt;</w:t>
      </w:r>
    </w:p>
    <w:p w14:paraId="35771946" w14:textId="77777777" w:rsidR="008C584A" w:rsidRPr="00AE187D" w:rsidRDefault="008C584A" w:rsidP="00312459">
      <w:pPr>
        <w:autoSpaceDE w:val="0"/>
        <w:autoSpaceDN w:val="0"/>
        <w:adjustRightInd w:val="0"/>
        <w:ind w:left="1440" w:firstLine="720"/>
        <w:rPr>
          <w:rFonts w:ascii="Consolas" w:hAnsi="Consolas" w:cs="Consolas"/>
          <w:color w:val="000000"/>
          <w:sz w:val="19"/>
          <w:szCs w:val="19"/>
          <w:highlight w:val="cyan"/>
          <w:lang w:val="nl-NL"/>
        </w:rPr>
      </w:pPr>
      <w:r w:rsidRPr="00AE187D">
        <w:rPr>
          <w:rFonts w:ascii="Consolas" w:hAnsi="Consolas" w:cs="Consolas"/>
          <w:color w:val="000000"/>
          <w:sz w:val="19"/>
          <w:szCs w:val="19"/>
          <w:highlight w:val="cyan"/>
          <w:lang w:val="nl-NL"/>
        </w:rPr>
        <w:t>&lt;</w:t>
      </w:r>
      <w:r w:rsidRPr="00AE187D">
        <w:rPr>
          <w:rFonts w:ascii="Consolas" w:hAnsi="Consolas" w:cs="Consolas"/>
          <w:color w:val="C00000"/>
          <w:sz w:val="19"/>
          <w:szCs w:val="19"/>
          <w:highlight w:val="cyan"/>
          <w:lang w:val="nl-NL"/>
        </w:rPr>
        <w:t>MDVQHNSach</w:t>
      </w:r>
      <w:r w:rsidRPr="00AE187D">
        <w:rPr>
          <w:rFonts w:ascii="Consolas" w:hAnsi="Consolas" w:cs="Consolas"/>
          <w:color w:val="000000"/>
          <w:sz w:val="19"/>
          <w:szCs w:val="19"/>
          <w:highlight w:val="cyan"/>
          <w:lang w:val="nl-NL"/>
        </w:rPr>
        <w:t>&gt;Mã đơn vị quan hệ ngân sách người mua&lt;/</w:t>
      </w:r>
      <w:r w:rsidRPr="00AE187D">
        <w:rPr>
          <w:rFonts w:ascii="Consolas" w:hAnsi="Consolas" w:cs="Consolas"/>
          <w:color w:val="C00000"/>
          <w:sz w:val="19"/>
          <w:szCs w:val="19"/>
          <w:highlight w:val="cyan"/>
          <w:lang w:val="nl-NL"/>
        </w:rPr>
        <w:t>MDVQHNSach</w:t>
      </w:r>
      <w:r w:rsidRPr="00AE187D">
        <w:rPr>
          <w:rFonts w:ascii="Consolas" w:hAnsi="Consolas" w:cs="Consolas"/>
          <w:color w:val="000000"/>
          <w:sz w:val="19"/>
          <w:szCs w:val="19"/>
          <w:highlight w:val="cyan"/>
          <w:lang w:val="nl-NL"/>
        </w:rPr>
        <w:t>&gt;</w:t>
      </w:r>
    </w:p>
    <w:p w14:paraId="351158DD" w14:textId="77777777" w:rsidR="008C584A" w:rsidRPr="00AE187D" w:rsidRDefault="008C584A" w:rsidP="00312459">
      <w:pPr>
        <w:autoSpaceDE w:val="0"/>
        <w:autoSpaceDN w:val="0"/>
        <w:adjustRightInd w:val="0"/>
        <w:ind w:left="1440" w:firstLine="720"/>
        <w:rPr>
          <w:rFonts w:ascii="Consolas" w:hAnsi="Consolas" w:cs="Consolas"/>
          <w:color w:val="000000"/>
          <w:sz w:val="19"/>
          <w:szCs w:val="19"/>
          <w:highlight w:val="cyan"/>
          <w:lang w:val="nl-NL"/>
        </w:rPr>
      </w:pPr>
      <w:r w:rsidRPr="00AE187D">
        <w:rPr>
          <w:rFonts w:ascii="Consolas" w:hAnsi="Consolas" w:cs="Consolas"/>
          <w:color w:val="000000"/>
          <w:sz w:val="19"/>
          <w:szCs w:val="19"/>
          <w:highlight w:val="cyan"/>
          <w:lang w:val="nl-NL"/>
        </w:rPr>
        <w:t>&lt;</w:t>
      </w:r>
      <w:r w:rsidRPr="00AE187D">
        <w:rPr>
          <w:rFonts w:ascii="Consolas" w:hAnsi="Consolas" w:cs="Consolas"/>
          <w:color w:val="C00000"/>
          <w:sz w:val="19"/>
          <w:szCs w:val="19"/>
          <w:highlight w:val="cyan"/>
          <w:lang w:val="nl-NL"/>
        </w:rPr>
        <w:t>SHChieu</w:t>
      </w:r>
      <w:r w:rsidRPr="00AE187D">
        <w:rPr>
          <w:rFonts w:ascii="Consolas" w:hAnsi="Consolas" w:cs="Consolas"/>
          <w:color w:val="000000"/>
          <w:sz w:val="19"/>
          <w:szCs w:val="19"/>
          <w:highlight w:val="cyan"/>
          <w:lang w:val="nl-NL"/>
        </w:rPr>
        <w:t>&gt;Số hộ chiếu người mua&lt;/</w:t>
      </w:r>
      <w:r w:rsidRPr="00AE187D">
        <w:rPr>
          <w:rFonts w:ascii="Consolas" w:hAnsi="Consolas" w:cs="Consolas"/>
          <w:color w:val="C00000"/>
          <w:sz w:val="19"/>
          <w:szCs w:val="19"/>
          <w:highlight w:val="cyan"/>
          <w:lang w:val="nl-NL"/>
        </w:rPr>
        <w:t>SHChieu</w:t>
      </w:r>
      <w:r w:rsidRPr="00AE187D">
        <w:rPr>
          <w:rFonts w:ascii="Consolas" w:hAnsi="Consolas" w:cs="Consolas"/>
          <w:color w:val="000000"/>
          <w:sz w:val="19"/>
          <w:szCs w:val="19"/>
          <w:highlight w:val="cyan"/>
          <w:lang w:val="nl-NL"/>
        </w:rPr>
        <w:t>&gt;</w:t>
      </w:r>
    </w:p>
    <w:p w14:paraId="64895146" w14:textId="18EE3184" w:rsidR="008C584A" w:rsidRPr="00AE187D" w:rsidRDefault="008C584A" w:rsidP="00312459">
      <w:pPr>
        <w:autoSpaceDE w:val="0"/>
        <w:autoSpaceDN w:val="0"/>
        <w:adjustRightInd w:val="0"/>
        <w:ind w:left="1440" w:firstLine="720"/>
        <w:rPr>
          <w:rFonts w:ascii="Consolas" w:hAnsi="Consolas" w:cs="Consolas"/>
          <w:color w:val="000000"/>
          <w:sz w:val="19"/>
          <w:szCs w:val="19"/>
          <w:highlight w:val="cyan"/>
          <w:lang w:val="nl-NL"/>
        </w:rPr>
      </w:pPr>
      <w:r w:rsidRPr="00AE187D">
        <w:rPr>
          <w:rFonts w:ascii="Consolas" w:hAnsi="Consolas" w:cs="Consolas"/>
          <w:color w:val="000000"/>
          <w:sz w:val="19"/>
          <w:szCs w:val="19"/>
          <w:highlight w:val="cyan"/>
          <w:lang w:val="nl-NL"/>
        </w:rPr>
        <w:t>&lt;</w:t>
      </w:r>
      <w:r w:rsidRPr="00AE187D">
        <w:rPr>
          <w:rFonts w:ascii="Consolas" w:hAnsi="Consolas" w:cs="Consolas"/>
          <w:color w:val="C00000"/>
          <w:sz w:val="19"/>
          <w:szCs w:val="19"/>
          <w:highlight w:val="cyan"/>
          <w:lang w:val="nl-NL"/>
        </w:rPr>
        <w:t>CCCDan</w:t>
      </w:r>
      <w:r w:rsidRPr="00AE187D">
        <w:rPr>
          <w:rFonts w:ascii="Consolas" w:hAnsi="Consolas" w:cs="Consolas"/>
          <w:color w:val="000000"/>
          <w:sz w:val="19"/>
          <w:szCs w:val="19"/>
          <w:highlight w:val="cyan"/>
          <w:lang w:val="nl-NL"/>
        </w:rPr>
        <w:t>&gt;Căn cước công dân người mua&lt;/</w:t>
      </w:r>
      <w:r w:rsidRPr="00AE187D">
        <w:rPr>
          <w:rFonts w:ascii="Consolas" w:hAnsi="Consolas" w:cs="Consolas"/>
          <w:color w:val="C00000"/>
          <w:sz w:val="19"/>
          <w:szCs w:val="19"/>
          <w:highlight w:val="cyan"/>
          <w:lang w:val="nl-NL"/>
        </w:rPr>
        <w:t>CCCDan</w:t>
      </w:r>
      <w:r w:rsidRPr="00AE187D">
        <w:rPr>
          <w:rFonts w:ascii="Consolas" w:hAnsi="Consolas" w:cs="Consolas"/>
          <w:color w:val="000000"/>
          <w:sz w:val="19"/>
          <w:szCs w:val="19"/>
          <w:highlight w:val="cyan"/>
          <w:lang w:val="nl-NL"/>
        </w:rPr>
        <w:t>&gt;</w:t>
      </w:r>
    </w:p>
    <w:p w14:paraId="52231B9C" w14:textId="77777777" w:rsidR="00951103" w:rsidRPr="00AE187D" w:rsidRDefault="00951103" w:rsidP="00312459">
      <w:pPr>
        <w:shd w:val="clear" w:color="auto" w:fill="FFFFFF"/>
        <w:ind w:left="144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NCHChieu</w:t>
      </w:r>
      <w:r w:rsidRPr="00AE187D">
        <w:rPr>
          <w:rFonts w:ascii="Courier New" w:hAnsi="Courier New" w:cs="Courier New"/>
          <w:color w:val="0000FF"/>
          <w:sz w:val="20"/>
          <w:szCs w:val="20"/>
          <w:highlight w:val="cyan"/>
          <w:lang w:val="nl-NL"/>
        </w:rPr>
        <w:t>&gt;</w:t>
      </w:r>
      <w:r w:rsidRPr="00AE187D">
        <w:rPr>
          <w:rFonts w:ascii="Courier New" w:hAnsi="Courier New" w:cs="Courier New"/>
          <w:sz w:val="20"/>
          <w:szCs w:val="20"/>
          <w:highlight w:val="cyan"/>
          <w:lang w:val="nl-NL"/>
        </w:rPr>
        <w:t>Ngày cấp hộ chiếu người mua</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NCHChieu</w:t>
      </w:r>
      <w:r w:rsidRPr="00AE187D">
        <w:rPr>
          <w:rFonts w:ascii="Courier New" w:hAnsi="Courier New" w:cs="Courier New"/>
          <w:color w:val="0000FF"/>
          <w:sz w:val="20"/>
          <w:szCs w:val="20"/>
          <w:highlight w:val="cyan"/>
          <w:lang w:val="nl-NL"/>
        </w:rPr>
        <w:t>&gt;</w:t>
      </w:r>
    </w:p>
    <w:p w14:paraId="27E7098D" w14:textId="77777777" w:rsidR="00951103" w:rsidRPr="00AE187D" w:rsidRDefault="00951103" w:rsidP="00312459">
      <w:pPr>
        <w:shd w:val="clear" w:color="auto" w:fill="FFFFFF"/>
        <w:ind w:left="144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NHHHChieu</w:t>
      </w:r>
      <w:r w:rsidRPr="00AE187D">
        <w:rPr>
          <w:rFonts w:ascii="Courier New" w:hAnsi="Courier New" w:cs="Courier New"/>
          <w:color w:val="0000FF"/>
          <w:sz w:val="20"/>
          <w:szCs w:val="20"/>
          <w:highlight w:val="cyan"/>
          <w:lang w:val="nl-NL"/>
        </w:rPr>
        <w:t>&gt;</w:t>
      </w:r>
      <w:r w:rsidRPr="00AE187D">
        <w:rPr>
          <w:rFonts w:ascii="Courier New" w:hAnsi="Courier New" w:cs="Courier New"/>
          <w:sz w:val="20"/>
          <w:szCs w:val="20"/>
          <w:highlight w:val="cyan"/>
          <w:lang w:val="nl-NL"/>
        </w:rPr>
        <w:t>Ngày hết hạn hộ chiếu người mua</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NHHHChieu</w:t>
      </w:r>
      <w:r w:rsidRPr="00AE187D">
        <w:rPr>
          <w:rFonts w:ascii="Courier New" w:hAnsi="Courier New" w:cs="Courier New"/>
          <w:color w:val="0000FF"/>
          <w:sz w:val="20"/>
          <w:szCs w:val="20"/>
          <w:highlight w:val="cyan"/>
          <w:lang w:val="nl-NL"/>
        </w:rPr>
        <w:t>&gt;</w:t>
      </w:r>
    </w:p>
    <w:p w14:paraId="236D5C35" w14:textId="1B1F80BE" w:rsidR="008C584A" w:rsidRPr="00AE187D" w:rsidRDefault="00951103" w:rsidP="00312459">
      <w:pPr>
        <w:shd w:val="clear" w:color="auto" w:fill="FFFFFF"/>
        <w:ind w:left="1440" w:firstLine="720"/>
        <w:rPr>
          <w:rFonts w:ascii="Consolas" w:hAnsi="Consolas" w:cs="Consolas"/>
          <w:color w:val="000000"/>
          <w:sz w:val="19"/>
          <w:szCs w:val="19"/>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QTich</w:t>
      </w:r>
      <w:r w:rsidRPr="00AE187D">
        <w:rPr>
          <w:rFonts w:ascii="Courier New" w:hAnsi="Courier New" w:cs="Courier New"/>
          <w:color w:val="0000FF"/>
          <w:sz w:val="20"/>
          <w:szCs w:val="20"/>
          <w:highlight w:val="cyan"/>
          <w:lang w:val="nl-NL"/>
        </w:rPr>
        <w:t>&gt;</w:t>
      </w:r>
      <w:r w:rsidRPr="00AE187D">
        <w:rPr>
          <w:rFonts w:ascii="Courier New" w:hAnsi="Courier New" w:cs="Courier New"/>
          <w:sz w:val="20"/>
          <w:szCs w:val="20"/>
          <w:highlight w:val="cyan"/>
          <w:lang w:val="nl-NL"/>
        </w:rPr>
        <w:t>Quốc tịch người mua</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QTich</w:t>
      </w:r>
      <w:r w:rsidRPr="00AE187D">
        <w:rPr>
          <w:rFonts w:ascii="Courier New" w:hAnsi="Courier New" w:cs="Courier New"/>
          <w:color w:val="0000FF"/>
          <w:sz w:val="20"/>
          <w:szCs w:val="20"/>
          <w:highlight w:val="cyan"/>
          <w:lang w:val="nl-NL"/>
        </w:rPr>
        <w:t>&gt;</w:t>
      </w:r>
    </w:p>
    <w:p w14:paraId="35CC979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NMua</w:t>
      </w:r>
      <w:r w:rsidRPr="00AE187D">
        <w:rPr>
          <w:rFonts w:ascii="Consolas" w:hAnsi="Consolas" w:cs="Consolas"/>
          <w:color w:val="0000FF"/>
          <w:sz w:val="19"/>
          <w:szCs w:val="19"/>
          <w:lang w:val="nl-NL"/>
        </w:rPr>
        <w:t>&gt;</w:t>
      </w:r>
    </w:p>
    <w:p w14:paraId="04DFC28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DSHHDVu</w:t>
      </w:r>
      <w:r w:rsidRPr="00AE187D">
        <w:rPr>
          <w:rFonts w:ascii="Consolas" w:hAnsi="Consolas" w:cs="Consolas"/>
          <w:color w:val="0000FF"/>
          <w:sz w:val="19"/>
          <w:szCs w:val="19"/>
          <w:lang w:val="nl-NL"/>
        </w:rPr>
        <w:t>&gt;</w:t>
      </w:r>
    </w:p>
    <w:p w14:paraId="1736DD5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HHDVu</w:t>
      </w:r>
      <w:r w:rsidRPr="00AE187D">
        <w:rPr>
          <w:rFonts w:ascii="Consolas" w:hAnsi="Consolas" w:cs="Consolas"/>
          <w:color w:val="0000FF"/>
          <w:sz w:val="19"/>
          <w:szCs w:val="19"/>
          <w:lang w:val="nl-NL"/>
        </w:rPr>
        <w:t>&gt;</w:t>
      </w:r>
    </w:p>
    <w:p w14:paraId="2ED5DE5F" w14:textId="5B6E242D"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TChat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Tính chất * (1-Hàng hóa, dịch vụ; 2-Khuyến mại; 3-Chiết khấu thương mại (trong trường hợp muốn thể hiện thông tin chiết khấu theo dòng); 4-Ghi chú/diễn giải</w:t>
      </w:r>
      <w:r w:rsidR="00312459" w:rsidRPr="00AE187D">
        <w:rPr>
          <w:rFonts w:ascii="Consolas" w:hAnsi="Consolas" w:cs="Consolas"/>
          <w:color w:val="000000"/>
          <w:sz w:val="19"/>
          <w:szCs w:val="19"/>
          <w:highlight w:val="cyan"/>
          <w:lang w:val="nl-NL"/>
        </w:rPr>
        <w:t>, 5-Hàng hoá đặc trưng</w:t>
      </w:r>
      <w:r w:rsidRPr="00AE187D">
        <w:rPr>
          <w:rFonts w:ascii="Consolas" w:hAnsi="Consolas" w:cs="Consolas"/>
          <w:color w:val="000000"/>
          <w:sz w:val="19"/>
          <w:szCs w:val="19"/>
          <w:lang w:val="nl-NL"/>
        </w:rPr>
        <w: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TChat</w:t>
      </w:r>
      <w:r w:rsidRPr="00AE187D">
        <w:rPr>
          <w:rFonts w:ascii="Consolas" w:hAnsi="Consolas" w:cs="Consolas"/>
          <w:color w:val="0000FF"/>
          <w:sz w:val="19"/>
          <w:szCs w:val="19"/>
          <w:lang w:val="nl-NL"/>
        </w:rPr>
        <w:t>&gt;</w:t>
      </w:r>
    </w:p>
    <w:p w14:paraId="5DC0A9D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thứ tự</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STT</w:t>
      </w:r>
      <w:r w:rsidRPr="00AE187D">
        <w:rPr>
          <w:rFonts w:ascii="Consolas" w:hAnsi="Consolas" w:cs="Consolas"/>
          <w:color w:val="0000FF"/>
          <w:sz w:val="19"/>
          <w:szCs w:val="19"/>
          <w:lang w:val="nl-NL"/>
        </w:rPr>
        <w:t>&gt;</w:t>
      </w:r>
    </w:p>
    <w:p w14:paraId="43409A5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MHHDVu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hàng hóa, dịch vụ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MHHDVu</w:t>
      </w:r>
      <w:r w:rsidRPr="00AE187D">
        <w:rPr>
          <w:rFonts w:ascii="Consolas" w:hAnsi="Consolas" w:cs="Consolas"/>
          <w:color w:val="0000FF"/>
          <w:sz w:val="19"/>
          <w:szCs w:val="19"/>
          <w:lang w:val="nl-NL"/>
        </w:rPr>
        <w:t>&gt;</w:t>
      </w:r>
    </w:p>
    <w:p w14:paraId="206CB68C"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THHDVu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hàng hóa, dịch vụ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THHDVu</w:t>
      </w:r>
      <w:r w:rsidRPr="00AE187D">
        <w:rPr>
          <w:rFonts w:ascii="Consolas" w:hAnsi="Consolas" w:cs="Consolas"/>
          <w:color w:val="0000FF"/>
          <w:sz w:val="19"/>
          <w:szCs w:val="19"/>
          <w:lang w:val="nl-NL"/>
        </w:rPr>
        <w:t>&gt;</w:t>
      </w:r>
    </w:p>
    <w:p w14:paraId="05A3D74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DVTinh</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Đơn vị tính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DVTinh</w:t>
      </w:r>
      <w:r w:rsidRPr="00AE187D">
        <w:rPr>
          <w:rFonts w:ascii="Consolas" w:hAnsi="Consolas" w:cs="Consolas"/>
          <w:color w:val="0000FF"/>
          <w:sz w:val="19"/>
          <w:szCs w:val="19"/>
          <w:lang w:val="nl-NL"/>
        </w:rPr>
        <w:t>&gt;</w:t>
      </w:r>
    </w:p>
    <w:p w14:paraId="79867E0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SLuong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lượng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SLuong</w:t>
      </w:r>
      <w:r w:rsidRPr="00AE187D">
        <w:rPr>
          <w:rFonts w:ascii="Consolas" w:hAnsi="Consolas" w:cs="Consolas"/>
          <w:color w:val="0000FF"/>
          <w:sz w:val="19"/>
          <w:szCs w:val="19"/>
          <w:lang w:val="nl-NL"/>
        </w:rPr>
        <w:t>&gt;</w:t>
      </w:r>
    </w:p>
    <w:p w14:paraId="379DDE6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DGia</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Đơn giá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DGia</w:t>
      </w:r>
      <w:r w:rsidRPr="00AE187D">
        <w:rPr>
          <w:rFonts w:ascii="Consolas" w:hAnsi="Consolas" w:cs="Consolas"/>
          <w:color w:val="0000FF"/>
          <w:sz w:val="19"/>
          <w:szCs w:val="19"/>
          <w:lang w:val="nl-NL"/>
        </w:rPr>
        <w:t>&gt;</w:t>
      </w:r>
    </w:p>
    <w:p w14:paraId="3E6B26F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TLCKhau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Tỷ lệ % chiết khấu</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TLCKhau</w:t>
      </w:r>
      <w:r w:rsidRPr="00AE187D">
        <w:rPr>
          <w:rFonts w:ascii="Consolas" w:hAnsi="Consolas" w:cs="Consolas"/>
          <w:color w:val="0000FF"/>
          <w:sz w:val="19"/>
          <w:szCs w:val="19"/>
          <w:lang w:val="nl-NL"/>
        </w:rPr>
        <w:t>&gt;</w:t>
      </w:r>
    </w:p>
    <w:p w14:paraId="2FC26EA7"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STCKhau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Số tiền chiết khấu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STCKhau</w:t>
      </w:r>
      <w:r w:rsidRPr="00AE187D">
        <w:rPr>
          <w:rFonts w:ascii="Consolas" w:hAnsi="Consolas" w:cs="Consolas"/>
          <w:color w:val="0000FF"/>
          <w:sz w:val="19"/>
          <w:szCs w:val="19"/>
          <w:lang w:val="nl-NL"/>
        </w:rPr>
        <w:t>&gt;</w:t>
      </w:r>
    </w:p>
    <w:p w14:paraId="183378B3" w14:textId="5633DBF4" w:rsidR="00BB7B1F" w:rsidRPr="00AE187D" w:rsidRDefault="00BB7B1F"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GTKCThue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Giảm trừ không chịu thuế</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GTKCThue</w:t>
      </w:r>
      <w:r w:rsidRPr="00AE187D">
        <w:rPr>
          <w:rFonts w:ascii="Consolas" w:hAnsi="Consolas" w:cs="Consolas"/>
          <w:color w:val="0000FF"/>
          <w:sz w:val="19"/>
          <w:szCs w:val="19"/>
          <w:lang w:val="nl-NL"/>
        </w:rPr>
        <w:t>&gt;</w:t>
      </w:r>
    </w:p>
    <w:p w14:paraId="511BDAD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Thành tiền (Thành tiền chưa có thuế GTGT) - Bắt buộc trừ trường hợp TChat = 4</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p>
    <w:p w14:paraId="34A7C366"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Thuế suất (Thuế suất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p>
    <w:p w14:paraId="22FFF09B"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C00000"/>
          <w:sz w:val="19"/>
          <w:szCs w:val="19"/>
          <w:lang w:val="nl-NL"/>
        </w:rPr>
        <w:t>TThue</w:t>
      </w:r>
      <w:r w:rsidRPr="00AE187D">
        <w:rPr>
          <w:rFonts w:ascii="Consolas" w:hAnsi="Consolas" w:cs="Consolas"/>
          <w:color w:val="0000FF"/>
          <w:sz w:val="19"/>
          <w:szCs w:val="19"/>
          <w:lang w:val="nl-NL"/>
        </w:rPr>
        <w:t>&gt;</w:t>
      </w:r>
      <w:r w:rsidRPr="00AE187D">
        <w:rPr>
          <w:rFonts w:ascii="Consolas" w:hAnsi="Consolas" w:cs="Consolas"/>
          <w:sz w:val="19"/>
          <w:szCs w:val="19"/>
          <w:lang w:val="nl-NL"/>
        </w:rPr>
        <w:t>Tiền thuế</w:t>
      </w:r>
      <w:r w:rsidRPr="00AE187D">
        <w:rPr>
          <w:rFonts w:ascii="Consolas" w:hAnsi="Consolas" w:cs="Consolas"/>
          <w:color w:val="0000FF"/>
          <w:sz w:val="19"/>
          <w:szCs w:val="19"/>
          <w:lang w:val="nl-NL"/>
        </w:rPr>
        <w:t>&lt;/</w:t>
      </w:r>
      <w:r w:rsidRPr="00AE187D">
        <w:rPr>
          <w:rFonts w:ascii="Consolas" w:hAnsi="Consolas" w:cs="Consolas"/>
          <w:color w:val="C00000"/>
          <w:sz w:val="19"/>
          <w:szCs w:val="19"/>
          <w:lang w:val="nl-NL"/>
        </w:rPr>
        <w:t>TThue</w:t>
      </w:r>
      <w:r w:rsidRPr="00AE187D">
        <w:rPr>
          <w:rFonts w:ascii="Consolas" w:hAnsi="Consolas" w:cs="Consolas"/>
          <w:color w:val="0000FF"/>
          <w:sz w:val="19"/>
          <w:szCs w:val="19"/>
          <w:lang w:val="nl-NL"/>
        </w:rPr>
        <w:t>&gt;</w:t>
      </w:r>
    </w:p>
    <w:p w14:paraId="4FBE27E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 xml:space="preserve">               </w:t>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C00000"/>
          <w:sz w:val="19"/>
          <w:szCs w:val="19"/>
          <w:lang w:val="nl-NL"/>
        </w:rPr>
        <w:t>TSThue</w:t>
      </w:r>
      <w:r w:rsidRPr="00AE187D">
        <w:rPr>
          <w:rFonts w:ascii="Consolas" w:hAnsi="Consolas" w:cs="Consolas"/>
          <w:color w:val="0000FF"/>
          <w:sz w:val="19"/>
          <w:szCs w:val="19"/>
          <w:lang w:val="nl-NL"/>
        </w:rPr>
        <w:t>&gt;</w:t>
      </w:r>
      <w:r w:rsidRPr="00AE187D">
        <w:rPr>
          <w:rFonts w:ascii="Consolas" w:hAnsi="Consolas" w:cs="Consolas"/>
          <w:sz w:val="19"/>
          <w:szCs w:val="19"/>
          <w:lang w:val="nl-NL"/>
        </w:rPr>
        <w:t>Tiền sau thuế</w:t>
      </w:r>
      <w:r w:rsidRPr="00AE187D">
        <w:rPr>
          <w:rFonts w:ascii="Consolas" w:hAnsi="Consolas" w:cs="Consolas"/>
          <w:color w:val="0000FF"/>
          <w:sz w:val="19"/>
          <w:szCs w:val="19"/>
          <w:lang w:val="nl-NL"/>
        </w:rPr>
        <w:t>&lt;/</w:t>
      </w:r>
      <w:r w:rsidRPr="00AE187D">
        <w:rPr>
          <w:rFonts w:ascii="Consolas" w:hAnsi="Consolas" w:cs="Consolas"/>
          <w:color w:val="C00000"/>
          <w:sz w:val="19"/>
          <w:szCs w:val="19"/>
          <w:lang w:val="nl-NL"/>
        </w:rPr>
        <w:t>TSThue</w:t>
      </w:r>
      <w:r w:rsidRPr="00AE187D">
        <w:rPr>
          <w:rFonts w:ascii="Consolas" w:hAnsi="Consolas" w:cs="Consolas"/>
          <w:color w:val="0000FF"/>
          <w:sz w:val="19"/>
          <w:szCs w:val="19"/>
          <w:lang w:val="nl-NL"/>
        </w:rPr>
        <w:t>&gt;</w:t>
      </w:r>
    </w:p>
    <w:p w14:paraId="4D0D883B" w14:textId="77777777" w:rsidR="009D1437" w:rsidRDefault="009D1437" w:rsidP="009D1437">
      <w:pPr>
        <w:autoSpaceDE w:val="0"/>
        <w:autoSpaceDN w:val="0"/>
        <w:adjustRightInd w:val="0"/>
        <w:rPr>
          <w:rFonts w:ascii="Consolas" w:hAnsi="Consolas" w:cs="Consolas"/>
          <w:color w:val="000000"/>
          <w:sz w:val="19"/>
          <w:szCs w:val="19"/>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Pr>
          <w:rFonts w:ascii="Consolas" w:hAnsi="Consolas" w:cs="Consolas"/>
          <w:color w:val="0000FF"/>
          <w:sz w:val="19"/>
          <w:szCs w:val="19"/>
        </w:rPr>
        <w:t>&lt;</w:t>
      </w:r>
      <w:r>
        <w:rPr>
          <w:rFonts w:ascii="Consolas" w:hAnsi="Consolas" w:cs="Consolas"/>
          <w:color w:val="A31515"/>
          <w:sz w:val="19"/>
          <w:szCs w:val="19"/>
        </w:rPr>
        <w:t>TTKhac</w:t>
      </w:r>
      <w:r>
        <w:rPr>
          <w:rFonts w:ascii="Consolas" w:hAnsi="Consolas" w:cs="Consolas"/>
          <w:color w:val="0000FF"/>
          <w:sz w:val="19"/>
          <w:szCs w:val="19"/>
        </w:rPr>
        <w:t>&gt;</w:t>
      </w:r>
    </w:p>
    <w:p w14:paraId="1B302BEF"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14:paraId="221223E7"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TTruong</w:t>
      </w:r>
      <w:r>
        <w:rPr>
          <w:rFonts w:ascii="Consolas" w:hAnsi="Consolas" w:cs="Consolas"/>
          <w:color w:val="0000FF"/>
          <w:sz w:val="19"/>
          <w:szCs w:val="19"/>
        </w:rPr>
        <w:t>&gt;</w:t>
      </w:r>
      <w:r>
        <w:rPr>
          <w:rFonts w:ascii="Consolas" w:hAnsi="Consolas" w:cs="Consolas"/>
          <w:color w:val="000000"/>
          <w:sz w:val="19"/>
          <w:szCs w:val="19"/>
        </w:rPr>
        <w:t>Tên trường</w:t>
      </w:r>
      <w:r>
        <w:rPr>
          <w:rFonts w:ascii="Consolas" w:hAnsi="Consolas" w:cs="Consolas"/>
          <w:color w:val="0000FF"/>
          <w:sz w:val="19"/>
          <w:szCs w:val="19"/>
        </w:rPr>
        <w:t>&lt;/</w:t>
      </w:r>
      <w:r>
        <w:rPr>
          <w:rFonts w:ascii="Consolas" w:hAnsi="Consolas" w:cs="Consolas"/>
          <w:color w:val="A31515"/>
          <w:sz w:val="19"/>
          <w:szCs w:val="19"/>
        </w:rPr>
        <w:t>TTruong</w:t>
      </w:r>
      <w:r>
        <w:rPr>
          <w:rFonts w:ascii="Consolas" w:hAnsi="Consolas" w:cs="Consolas"/>
          <w:color w:val="0000FF"/>
          <w:sz w:val="19"/>
          <w:szCs w:val="19"/>
        </w:rPr>
        <w:t>&gt;</w:t>
      </w:r>
    </w:p>
    <w:p w14:paraId="2CF8119D"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KDLieu</w:t>
      </w:r>
      <w:r>
        <w:rPr>
          <w:rFonts w:ascii="Consolas" w:hAnsi="Consolas" w:cs="Consolas"/>
          <w:color w:val="0000FF"/>
          <w:sz w:val="19"/>
          <w:szCs w:val="19"/>
        </w:rPr>
        <w:t>&gt;</w:t>
      </w:r>
      <w:r>
        <w:rPr>
          <w:rFonts w:ascii="Consolas" w:hAnsi="Consolas" w:cs="Consolas"/>
          <w:color w:val="000000"/>
          <w:sz w:val="19"/>
          <w:szCs w:val="19"/>
        </w:rPr>
        <w:t>Kiểu dữ liệu</w:t>
      </w:r>
      <w:r>
        <w:rPr>
          <w:rFonts w:ascii="Consolas" w:hAnsi="Consolas" w:cs="Consolas"/>
          <w:color w:val="0000FF"/>
          <w:sz w:val="19"/>
          <w:szCs w:val="19"/>
        </w:rPr>
        <w:t>&lt;/</w:t>
      </w:r>
      <w:r>
        <w:rPr>
          <w:rFonts w:ascii="Consolas" w:hAnsi="Consolas" w:cs="Consolas"/>
          <w:color w:val="A31515"/>
          <w:sz w:val="19"/>
          <w:szCs w:val="19"/>
        </w:rPr>
        <w:t>KDLieu</w:t>
      </w:r>
      <w:r>
        <w:rPr>
          <w:rFonts w:ascii="Consolas" w:hAnsi="Consolas" w:cs="Consolas"/>
          <w:color w:val="0000FF"/>
          <w:sz w:val="19"/>
          <w:szCs w:val="19"/>
        </w:rPr>
        <w:t>&gt;</w:t>
      </w:r>
    </w:p>
    <w:p w14:paraId="43C86C7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DLieu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Dữ liệu</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DLieu</w:t>
      </w:r>
      <w:r w:rsidRPr="00AE187D">
        <w:rPr>
          <w:rFonts w:ascii="Consolas" w:hAnsi="Consolas" w:cs="Consolas"/>
          <w:color w:val="0000FF"/>
          <w:sz w:val="19"/>
          <w:szCs w:val="19"/>
          <w:lang w:val="nl-NL"/>
        </w:rPr>
        <w:t>&gt;</w:t>
      </w:r>
    </w:p>
    <w:p w14:paraId="7AF595B9"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TTin</w:t>
      </w:r>
      <w:r w:rsidRPr="00AE187D">
        <w:rPr>
          <w:rFonts w:ascii="Consolas" w:hAnsi="Consolas" w:cs="Consolas"/>
          <w:color w:val="0000FF"/>
          <w:sz w:val="19"/>
          <w:szCs w:val="19"/>
          <w:lang w:val="nl-NL"/>
        </w:rPr>
        <w:t>&gt;</w:t>
      </w:r>
    </w:p>
    <w:p w14:paraId="3A7DD684"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TTKhac</w:t>
      </w:r>
      <w:r w:rsidRPr="00AE187D">
        <w:rPr>
          <w:rFonts w:ascii="Consolas" w:hAnsi="Consolas" w:cs="Consolas"/>
          <w:color w:val="0000FF"/>
          <w:sz w:val="19"/>
          <w:szCs w:val="19"/>
          <w:lang w:val="nl-NL"/>
        </w:rPr>
        <w:t>&gt;</w:t>
      </w:r>
    </w:p>
    <w:p w14:paraId="1B8A6FB4" w14:textId="77777777" w:rsidR="00312459" w:rsidRPr="00AE187D" w:rsidRDefault="00312459" w:rsidP="00312459">
      <w:pPr>
        <w:autoSpaceDE w:val="0"/>
        <w:autoSpaceDN w:val="0"/>
        <w:adjustRightInd w:val="0"/>
        <w:ind w:left="2160" w:firstLine="72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TTHHDTrung</w:t>
      </w:r>
      <w:r w:rsidRPr="00AE187D">
        <w:rPr>
          <w:rFonts w:ascii="Courier New" w:hAnsi="Courier New" w:cs="Courier New"/>
          <w:color w:val="0000FF"/>
          <w:sz w:val="20"/>
          <w:szCs w:val="20"/>
          <w:highlight w:val="cyan"/>
          <w:lang w:val="nl-NL"/>
        </w:rPr>
        <w:t xml:space="preserve">&gt; </w:t>
      </w:r>
      <w:r w:rsidRPr="00AE187D">
        <w:rPr>
          <w:rFonts w:ascii="Consolas" w:hAnsi="Consolas" w:cs="Consolas"/>
          <w:color w:val="000000"/>
          <w:sz w:val="19"/>
          <w:szCs w:val="19"/>
          <w:lang w:val="nl-NL"/>
        </w:rPr>
        <w:t>- Bắt buộc trường hợp TChat = 5</w:t>
      </w:r>
    </w:p>
    <w:p w14:paraId="28EC1992" w14:textId="77777777" w:rsidR="00312459" w:rsidRPr="00AE187D" w:rsidRDefault="00312459" w:rsidP="00312459">
      <w:pPr>
        <w:autoSpaceDE w:val="0"/>
        <w:autoSpaceDN w:val="0"/>
        <w:adjustRightInd w:val="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TTin</w:t>
      </w:r>
      <w:r w:rsidRPr="00AE187D">
        <w:rPr>
          <w:rFonts w:ascii="Courier New" w:hAnsi="Courier New" w:cs="Courier New"/>
          <w:color w:val="0000FF"/>
          <w:sz w:val="20"/>
          <w:szCs w:val="20"/>
          <w:highlight w:val="cyan"/>
          <w:lang w:val="nl-NL"/>
        </w:rPr>
        <w:t>&gt;</w:t>
      </w:r>
    </w:p>
    <w:p w14:paraId="049DC3F8" w14:textId="77777777" w:rsidR="00312459" w:rsidRPr="00AE187D" w:rsidRDefault="00312459" w:rsidP="00312459">
      <w:pPr>
        <w:autoSpaceDE w:val="0"/>
        <w:autoSpaceDN w:val="0"/>
        <w:adjustRightInd w:val="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lastRenderedPageBreak/>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C00000"/>
          <w:sz w:val="20"/>
          <w:szCs w:val="20"/>
          <w:highlight w:val="cyan"/>
          <w:lang w:val="nl-NL"/>
        </w:rPr>
        <w:t>LHHDTrung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Loại hàng hóa đặc trưng (nhận các giá trị: 1- Hàng hóa là xe ô tô, xe mô tô, 2- Dịch vụ vận chuyển, 3- Dịch vụ vận chuyển trên nền tảng số, TMĐT)</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LHHDTrung</w:t>
      </w:r>
      <w:r w:rsidRPr="00AE187D">
        <w:rPr>
          <w:rFonts w:ascii="Courier New" w:hAnsi="Courier New" w:cs="Courier New"/>
          <w:color w:val="0000FF"/>
          <w:sz w:val="20"/>
          <w:szCs w:val="20"/>
          <w:highlight w:val="cyan"/>
          <w:lang w:val="nl-NL"/>
        </w:rPr>
        <w:t>&gt;</w:t>
      </w:r>
    </w:p>
    <w:p w14:paraId="3373B0F9" w14:textId="77777777" w:rsidR="00312459" w:rsidRPr="00AE187D" w:rsidRDefault="00312459" w:rsidP="00312459">
      <w:pPr>
        <w:autoSpaceDE w:val="0"/>
        <w:autoSpaceDN w:val="0"/>
        <w:adjustRightInd w:val="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TTruong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Tên trường (Nhận các giá trị: Số khung (</w:t>
      </w:r>
      <w:r w:rsidRPr="00AE187D">
        <w:rPr>
          <w:rFonts w:ascii="Courier New" w:hAnsi="Courier New" w:cs="Courier New"/>
          <w:color w:val="C00000"/>
          <w:sz w:val="20"/>
          <w:szCs w:val="20"/>
          <w:highlight w:val="cyan"/>
          <w:lang w:val="nl-NL"/>
        </w:rPr>
        <w:t>SKhung</w:t>
      </w:r>
      <w:r w:rsidRPr="00AE187D">
        <w:rPr>
          <w:rFonts w:ascii="Courier New" w:hAnsi="Courier New" w:cs="Courier New"/>
          <w:color w:val="000000"/>
          <w:sz w:val="20"/>
          <w:szCs w:val="20"/>
          <w:highlight w:val="cyan"/>
          <w:lang w:val="nl-NL"/>
        </w:rPr>
        <w:t>),Số máy (</w:t>
      </w:r>
      <w:r w:rsidRPr="00AE187D">
        <w:rPr>
          <w:rFonts w:ascii="Courier New" w:hAnsi="Courier New" w:cs="Courier New"/>
          <w:color w:val="C00000"/>
          <w:sz w:val="20"/>
          <w:szCs w:val="20"/>
          <w:highlight w:val="cyan"/>
          <w:lang w:val="nl-NL"/>
        </w:rPr>
        <w:t>SMay</w:t>
      </w:r>
      <w:r w:rsidRPr="00AE187D">
        <w:rPr>
          <w:rFonts w:ascii="Courier New" w:hAnsi="Courier New" w:cs="Courier New"/>
          <w:color w:val="000000"/>
          <w:sz w:val="20"/>
          <w:szCs w:val="20"/>
          <w:highlight w:val="cyan"/>
          <w:lang w:val="nl-NL"/>
        </w:rPr>
        <w:t>),Biển kiểm soát phương tiện vận chuyển (</w:t>
      </w:r>
      <w:r w:rsidRPr="00AE187D">
        <w:rPr>
          <w:rFonts w:ascii="Courier New" w:hAnsi="Courier New" w:cs="Courier New"/>
          <w:color w:val="C00000"/>
          <w:sz w:val="20"/>
          <w:szCs w:val="20"/>
          <w:highlight w:val="cyan"/>
          <w:lang w:val="nl-NL"/>
        </w:rPr>
        <w:t>BKSPTVChuyen</w:t>
      </w:r>
      <w:r w:rsidRPr="00AE187D">
        <w:rPr>
          <w:rFonts w:ascii="Courier New" w:hAnsi="Courier New" w:cs="Courier New"/>
          <w:color w:val="000000"/>
          <w:sz w:val="20"/>
          <w:szCs w:val="20"/>
          <w:highlight w:val="cyan"/>
          <w:lang w:val="nl-NL"/>
        </w:rPr>
        <w:t>), Tên người gửi hàng (</w:t>
      </w:r>
      <w:r w:rsidRPr="00AE187D">
        <w:rPr>
          <w:rFonts w:ascii="Courier New" w:hAnsi="Courier New" w:cs="Courier New"/>
          <w:color w:val="C00000"/>
          <w:sz w:val="20"/>
          <w:szCs w:val="20"/>
          <w:highlight w:val="cyan"/>
          <w:lang w:val="nl-NL"/>
        </w:rPr>
        <w:t>TNGHang</w:t>
      </w:r>
      <w:r w:rsidRPr="00AE187D">
        <w:rPr>
          <w:rFonts w:ascii="Courier New" w:hAnsi="Courier New" w:cs="Courier New"/>
          <w:color w:val="000000"/>
          <w:sz w:val="20"/>
          <w:szCs w:val="20"/>
          <w:highlight w:val="cyan"/>
          <w:lang w:val="nl-NL"/>
        </w:rPr>
        <w:t>), Địa chỉ người gửi hàng (</w:t>
      </w:r>
      <w:r w:rsidRPr="00AE187D">
        <w:rPr>
          <w:rFonts w:ascii="Courier New" w:hAnsi="Courier New" w:cs="Courier New"/>
          <w:color w:val="C00000"/>
          <w:sz w:val="20"/>
          <w:szCs w:val="20"/>
          <w:highlight w:val="cyan"/>
          <w:lang w:val="nl-NL"/>
        </w:rPr>
        <w:t>DCNGHang</w:t>
      </w:r>
      <w:r w:rsidRPr="00AE187D">
        <w:rPr>
          <w:rFonts w:ascii="Courier New" w:hAnsi="Courier New" w:cs="Courier New"/>
          <w:color w:val="000000"/>
          <w:sz w:val="20"/>
          <w:szCs w:val="20"/>
          <w:highlight w:val="cyan"/>
          <w:lang w:val="nl-NL"/>
        </w:rPr>
        <w:t>),MST người gửi hàng (</w:t>
      </w:r>
      <w:r w:rsidRPr="00AE187D">
        <w:rPr>
          <w:rFonts w:ascii="Courier New" w:hAnsi="Courier New" w:cs="Courier New"/>
          <w:color w:val="C00000"/>
          <w:sz w:val="20"/>
          <w:szCs w:val="20"/>
          <w:highlight w:val="cyan"/>
          <w:lang w:val="nl-NL"/>
        </w:rPr>
        <w:t>MSTNGHang</w:t>
      </w:r>
      <w:r w:rsidRPr="00AE187D">
        <w:rPr>
          <w:rFonts w:ascii="Courier New" w:hAnsi="Courier New" w:cs="Courier New"/>
          <w:color w:val="000000"/>
          <w:sz w:val="20"/>
          <w:szCs w:val="20"/>
          <w:highlight w:val="cyan"/>
          <w:lang w:val="nl-NL"/>
        </w:rPr>
        <w:t>), Số định danh người gửi hàng (</w:t>
      </w:r>
      <w:r w:rsidRPr="00AE187D">
        <w:rPr>
          <w:rFonts w:ascii="Courier New" w:hAnsi="Courier New" w:cs="Courier New"/>
          <w:color w:val="C00000"/>
          <w:sz w:val="20"/>
          <w:szCs w:val="20"/>
          <w:highlight w:val="cyan"/>
          <w:lang w:val="nl-NL"/>
        </w:rPr>
        <w:t>MDDNGHang</w:t>
      </w:r>
      <w:r w:rsidRPr="00AE187D">
        <w:rPr>
          <w:rFonts w:ascii="Courier New" w:hAnsi="Courier New" w:cs="Courier New"/>
          <w:color w:val="000000"/>
          <w:sz w:val="20"/>
          <w:szCs w:val="20"/>
          <w:highlight w:val="cyan"/>
          <w:lang w:val="nl-NL"/>
        </w:rPr>
        <w:t>))</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TTruong</w:t>
      </w:r>
      <w:r w:rsidRPr="00AE187D">
        <w:rPr>
          <w:rFonts w:ascii="Courier New" w:hAnsi="Courier New" w:cs="Courier New"/>
          <w:color w:val="0000FF"/>
          <w:sz w:val="20"/>
          <w:szCs w:val="20"/>
          <w:highlight w:val="cyan"/>
          <w:lang w:val="nl-NL"/>
        </w:rPr>
        <w:t>&gt;</w:t>
      </w:r>
    </w:p>
    <w:p w14:paraId="78591CEA" w14:textId="77777777" w:rsidR="00312459" w:rsidRPr="00AE187D" w:rsidRDefault="00312459" w:rsidP="00312459">
      <w:pPr>
        <w:autoSpaceDE w:val="0"/>
        <w:autoSpaceDN w:val="0"/>
        <w:adjustRightInd w:val="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DLieu</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Dữ liệu</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DLieu</w:t>
      </w:r>
      <w:r w:rsidRPr="00AE187D">
        <w:rPr>
          <w:rFonts w:ascii="Courier New" w:hAnsi="Courier New" w:cs="Courier New"/>
          <w:color w:val="0000FF"/>
          <w:sz w:val="20"/>
          <w:szCs w:val="20"/>
          <w:highlight w:val="cyan"/>
          <w:lang w:val="nl-NL"/>
        </w:rPr>
        <w:t>&gt;</w:t>
      </w:r>
    </w:p>
    <w:p w14:paraId="0DB742C2" w14:textId="77777777" w:rsidR="00312459" w:rsidRPr="00AE187D" w:rsidRDefault="00312459" w:rsidP="00312459">
      <w:pPr>
        <w:autoSpaceDE w:val="0"/>
        <w:autoSpaceDN w:val="0"/>
        <w:adjustRightInd w:val="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TTin</w:t>
      </w:r>
      <w:r w:rsidRPr="00AE187D">
        <w:rPr>
          <w:rFonts w:ascii="Courier New" w:hAnsi="Courier New" w:cs="Courier New"/>
          <w:color w:val="0000FF"/>
          <w:sz w:val="20"/>
          <w:szCs w:val="20"/>
          <w:highlight w:val="cyan"/>
          <w:lang w:val="nl-NL"/>
        </w:rPr>
        <w:t>&gt;</w:t>
      </w:r>
    </w:p>
    <w:p w14:paraId="4A88C8CB" w14:textId="77777777" w:rsidR="00312459" w:rsidRDefault="00312459" w:rsidP="00312459">
      <w:pPr>
        <w:autoSpaceDE w:val="0"/>
        <w:autoSpaceDN w:val="0"/>
        <w:adjustRightInd w:val="0"/>
        <w:rPr>
          <w:rFonts w:ascii="Courier New" w:hAnsi="Courier New" w:cs="Courier New"/>
          <w:color w:val="0000FF"/>
          <w:sz w:val="20"/>
          <w:szCs w:val="20"/>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C00000"/>
          <w:sz w:val="20"/>
          <w:szCs w:val="20"/>
          <w:highlight w:val="cyan"/>
          <w:lang w:val="nl-NL"/>
        </w:rPr>
        <w:t>TTHHDTrung</w:t>
      </w:r>
      <w:r w:rsidRPr="00AE187D">
        <w:rPr>
          <w:rFonts w:ascii="Courier New" w:hAnsi="Courier New" w:cs="Courier New"/>
          <w:color w:val="0000FF"/>
          <w:sz w:val="20"/>
          <w:szCs w:val="20"/>
          <w:highlight w:val="cyan"/>
          <w:lang w:val="nl-NL"/>
        </w:rPr>
        <w:t>&gt;</w:t>
      </w:r>
    </w:p>
    <w:p w14:paraId="480243A5" w14:textId="77777777" w:rsidR="00206E24" w:rsidRPr="00206E24" w:rsidRDefault="00206E24" w:rsidP="00206E24">
      <w:pPr>
        <w:autoSpaceDE w:val="0"/>
        <w:autoSpaceDN w:val="0"/>
        <w:adjustRightInd w:val="0"/>
        <w:rPr>
          <w:rFonts w:ascii="Courier New" w:hAnsi="Courier New" w:cs="Courier New"/>
          <w:color w:val="000000"/>
          <w:sz w:val="20"/>
          <w:szCs w:val="20"/>
          <w:highlight w:val="cyan"/>
          <w:lang w:val="nl-NL"/>
        </w:rPr>
      </w:pPr>
      <w:r w:rsidRPr="00206E24">
        <w:rPr>
          <w:rFonts w:ascii="Courier New" w:hAnsi="Courier New" w:cs="Courier New"/>
          <w:color w:val="000000"/>
          <w:sz w:val="20"/>
          <w:szCs w:val="20"/>
          <w:highlight w:val="cyan"/>
          <w:lang w:val="nl-NL"/>
        </w:rPr>
        <w:t>&lt;TLTThue&gt; Tỷ lệ tính thuế(Chỉ sử dụng cho hóa đơn bán hàng giảm thuế theo NQ của Quốc hội)&lt;/TLTThue&gt;</w:t>
      </w:r>
    </w:p>
    <w:p w14:paraId="349876C5" w14:textId="19E9EE61" w:rsidR="00206E24" w:rsidRPr="00AE187D" w:rsidRDefault="00206E24" w:rsidP="00206E24">
      <w:pPr>
        <w:autoSpaceDE w:val="0"/>
        <w:autoSpaceDN w:val="0"/>
        <w:adjustRightInd w:val="0"/>
        <w:rPr>
          <w:rFonts w:ascii="Courier New" w:hAnsi="Courier New" w:cs="Courier New"/>
          <w:color w:val="000000"/>
          <w:sz w:val="20"/>
          <w:szCs w:val="20"/>
          <w:lang w:val="nl-NL"/>
        </w:rPr>
      </w:pPr>
      <w:r w:rsidRPr="00206E24">
        <w:rPr>
          <w:rFonts w:ascii="Courier New" w:hAnsi="Courier New" w:cs="Courier New"/>
          <w:color w:val="000000"/>
          <w:sz w:val="20"/>
          <w:szCs w:val="20"/>
          <w:highlight w:val="cyan"/>
          <w:lang w:val="nl-NL"/>
        </w:rPr>
        <w:t>&lt;STGThue&gt; Số tiền giảm thuế(Chỉ sử dụng cho hóa đơn bán hàng giảm thuế theo NQ của Quốc hội)&lt;/STGThue&gt;</w:t>
      </w:r>
    </w:p>
    <w:p w14:paraId="089B469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HHDVu</w:t>
      </w:r>
      <w:r w:rsidRPr="00AE187D">
        <w:rPr>
          <w:rFonts w:ascii="Consolas" w:hAnsi="Consolas" w:cs="Consolas"/>
          <w:color w:val="0000FF"/>
          <w:sz w:val="19"/>
          <w:szCs w:val="19"/>
          <w:lang w:val="nl-NL"/>
        </w:rPr>
        <w:t>&gt;</w:t>
      </w:r>
    </w:p>
    <w:p w14:paraId="47F0EBD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DSHHDVu</w:t>
      </w:r>
      <w:r w:rsidRPr="00AE187D">
        <w:rPr>
          <w:rFonts w:ascii="Consolas" w:hAnsi="Consolas" w:cs="Consolas"/>
          <w:color w:val="0000FF"/>
          <w:sz w:val="19"/>
          <w:szCs w:val="19"/>
          <w:lang w:val="nl-NL"/>
        </w:rPr>
        <w:t>&gt;</w:t>
      </w:r>
    </w:p>
    <w:p w14:paraId="0095A70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TToan</w:t>
      </w:r>
      <w:r w:rsidRPr="00AE187D">
        <w:rPr>
          <w:rFonts w:ascii="Consolas" w:hAnsi="Consolas" w:cs="Consolas"/>
          <w:color w:val="0000FF"/>
          <w:sz w:val="19"/>
          <w:szCs w:val="19"/>
          <w:lang w:val="nl-NL"/>
        </w:rPr>
        <w:t>&gt;</w:t>
      </w:r>
    </w:p>
    <w:p w14:paraId="08346E7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THTTLTSuat</w:t>
      </w:r>
      <w:r w:rsidRPr="00AE187D">
        <w:rPr>
          <w:rFonts w:ascii="Consolas" w:hAnsi="Consolas" w:cs="Consolas"/>
          <w:color w:val="0000FF"/>
          <w:sz w:val="19"/>
          <w:szCs w:val="19"/>
          <w:lang w:val="nl-NL"/>
        </w:rPr>
        <w:t>&gt;&lt;!--</w:t>
      </w:r>
      <w:r w:rsidRPr="00AE187D">
        <w:rPr>
          <w:rFonts w:ascii="Consolas" w:hAnsi="Consolas" w:cs="Consolas"/>
          <w:color w:val="008000"/>
          <w:sz w:val="19"/>
          <w:szCs w:val="19"/>
          <w:lang w:val="nl-NL"/>
        </w:rPr>
        <w:t>sử dụng hóa đơn GTGT</w:t>
      </w:r>
      <w:r w:rsidRPr="00AE187D">
        <w:rPr>
          <w:rFonts w:ascii="Consolas" w:hAnsi="Consolas" w:cs="Consolas"/>
          <w:color w:val="0000FF"/>
          <w:sz w:val="19"/>
          <w:szCs w:val="19"/>
          <w:lang w:val="nl-NL"/>
        </w:rPr>
        <w:t>--&gt;</w:t>
      </w:r>
    </w:p>
    <w:p w14:paraId="5E7D8472"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LTSuat</w:t>
      </w:r>
      <w:r w:rsidRPr="00AE187D">
        <w:rPr>
          <w:rFonts w:ascii="Consolas" w:hAnsi="Consolas" w:cs="Consolas"/>
          <w:color w:val="0000FF"/>
          <w:sz w:val="19"/>
          <w:szCs w:val="19"/>
          <w:lang w:val="nl-NL"/>
        </w:rPr>
        <w:t>&gt;</w:t>
      </w:r>
    </w:p>
    <w:p w14:paraId="104EF2E1"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Thuế suất (Thuế suất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p>
    <w:p w14:paraId="3FC85B49"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Thành tiền (Thành tiền chưa có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p>
    <w:p w14:paraId="0462C62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Tiền thuế (Tiền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TThue</w:t>
      </w:r>
      <w:r w:rsidRPr="00AE187D">
        <w:rPr>
          <w:rFonts w:ascii="Consolas" w:hAnsi="Consolas" w:cs="Consolas"/>
          <w:color w:val="0000FF"/>
          <w:sz w:val="19"/>
          <w:szCs w:val="19"/>
          <w:lang w:val="nl-NL"/>
        </w:rPr>
        <w:t>&gt;</w:t>
      </w:r>
    </w:p>
    <w:p w14:paraId="5C59913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LTSuat</w:t>
      </w:r>
      <w:r w:rsidRPr="00AE187D">
        <w:rPr>
          <w:rFonts w:ascii="Consolas" w:hAnsi="Consolas" w:cs="Consolas"/>
          <w:color w:val="0000FF"/>
          <w:sz w:val="19"/>
          <w:szCs w:val="19"/>
          <w:lang w:val="nl-NL"/>
        </w:rPr>
        <w:t>&gt;</w:t>
      </w:r>
    </w:p>
    <w:p w14:paraId="73243E1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THTTLTSuat</w:t>
      </w:r>
      <w:r w:rsidRPr="00AE187D">
        <w:rPr>
          <w:rFonts w:ascii="Consolas" w:hAnsi="Consolas" w:cs="Consolas"/>
          <w:color w:val="0000FF"/>
          <w:sz w:val="19"/>
          <w:szCs w:val="19"/>
          <w:lang w:val="nl-NL"/>
        </w:rPr>
        <w:t>&gt;</w:t>
      </w:r>
    </w:p>
    <w:p w14:paraId="506F267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TgTCThue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chưa thuế (Tổng cộng thành tiền chưa có thuế GTGT) (Bắt buộc với hóa đơn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TgTCThue</w:t>
      </w:r>
      <w:r w:rsidRPr="00AE187D">
        <w:rPr>
          <w:rFonts w:ascii="Consolas" w:hAnsi="Consolas" w:cs="Consolas"/>
          <w:color w:val="0000FF"/>
          <w:sz w:val="19"/>
          <w:szCs w:val="19"/>
          <w:lang w:val="nl-NL"/>
        </w:rPr>
        <w:t>&gt;</w:t>
      </w:r>
    </w:p>
    <w:p w14:paraId="5324685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thuế (Tổng cộng tiền thuế GTGT) (Bắt buộc với hóa đơn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TgTThue</w:t>
      </w:r>
      <w:r w:rsidRPr="00AE187D">
        <w:rPr>
          <w:rFonts w:ascii="Consolas" w:hAnsi="Consolas" w:cs="Consolas"/>
          <w:color w:val="0000FF"/>
          <w:sz w:val="19"/>
          <w:szCs w:val="19"/>
          <w:lang w:val="nl-NL"/>
        </w:rPr>
        <w:t>&gt;</w:t>
      </w:r>
    </w:p>
    <w:p w14:paraId="36C3D721" w14:textId="4EF6AC48"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TTCKTMai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chiết khấu thương mại</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TTCKTMai</w:t>
      </w:r>
      <w:r w:rsidRPr="00AE187D">
        <w:rPr>
          <w:rFonts w:ascii="Consolas" w:hAnsi="Consolas" w:cs="Consolas"/>
          <w:color w:val="0000FF"/>
          <w:sz w:val="19"/>
          <w:szCs w:val="19"/>
          <w:lang w:val="nl-NL"/>
        </w:rPr>
        <w:t>&gt;</w:t>
      </w:r>
    </w:p>
    <w:p w14:paraId="67D4D217" w14:textId="77777777" w:rsidR="00B62732" w:rsidRDefault="00B62732" w:rsidP="00B62732">
      <w:pPr>
        <w:shd w:val="clear" w:color="auto" w:fill="FFFFFF"/>
        <w:ind w:left="1440" w:firstLine="720"/>
        <w:rPr>
          <w:rFonts w:ascii="Courier New" w:hAnsi="Courier New" w:cs="Courier New"/>
          <w:color w:val="0000FF"/>
          <w:sz w:val="20"/>
          <w:szCs w:val="20"/>
          <w:highlight w:val="cyan"/>
          <w:lang w:val="nl-NL"/>
        </w:rPr>
      </w:pPr>
      <w:r w:rsidRPr="00AE187D">
        <w:rPr>
          <w:rFonts w:ascii="Consolas" w:hAnsi="Consolas" w:cs="Consolas"/>
          <w:color w:val="0000FF"/>
          <w:sz w:val="19"/>
          <w:szCs w:val="19"/>
          <w:highlight w:val="cyan"/>
          <w:lang w:val="nl-NL"/>
        </w:rPr>
        <w:t>&lt;</w:t>
      </w:r>
      <w:r w:rsidRPr="00AE187D">
        <w:rPr>
          <w:rFonts w:ascii="Consolas" w:hAnsi="Consolas" w:cs="Consolas"/>
          <w:color w:val="A31515"/>
          <w:sz w:val="19"/>
          <w:szCs w:val="19"/>
          <w:highlight w:val="cyan"/>
          <w:lang w:val="nl-NL"/>
        </w:rPr>
        <w:t>TgTPhiSThue</w:t>
      </w:r>
      <w:r w:rsidRPr="00AE187D">
        <w:rPr>
          <w:rFonts w:ascii="Consolas" w:hAnsi="Consolas" w:cs="Consolas"/>
          <w:color w:val="0000FF"/>
          <w:sz w:val="19"/>
          <w:szCs w:val="19"/>
          <w:highlight w:val="cyan"/>
          <w:lang w:val="nl-NL"/>
        </w:rPr>
        <w:t>&gt;</w:t>
      </w:r>
      <w:r w:rsidRPr="00AE187D">
        <w:rPr>
          <w:rFonts w:ascii="Consolas" w:hAnsi="Consolas" w:cs="Consolas"/>
          <w:color w:val="000000"/>
          <w:sz w:val="19"/>
          <w:szCs w:val="19"/>
          <w:highlight w:val="cyan"/>
          <w:lang w:val="nl-NL"/>
        </w:rPr>
        <w:t>Tổng tiền phí</w:t>
      </w:r>
      <w:r w:rsidRPr="00AE187D">
        <w:rPr>
          <w:rFonts w:ascii="Consolas" w:hAnsi="Consolas" w:cs="Consolas"/>
          <w:color w:val="0000FF"/>
          <w:sz w:val="19"/>
          <w:szCs w:val="19"/>
          <w:highlight w:val="cyan"/>
          <w:lang w:val="nl-NL"/>
        </w:rPr>
        <w:t>&lt;</w:t>
      </w:r>
      <w:r w:rsidRPr="00AE187D">
        <w:rPr>
          <w:rFonts w:ascii="Consolas" w:hAnsi="Consolas" w:cs="Consolas"/>
          <w:color w:val="A31515"/>
          <w:sz w:val="19"/>
          <w:szCs w:val="19"/>
          <w:highlight w:val="cyan"/>
          <w:lang w:val="nl-NL"/>
        </w:rPr>
        <w:t>/TgTPhiSThue</w:t>
      </w:r>
      <w:r w:rsidRPr="00AE187D">
        <w:rPr>
          <w:rFonts w:ascii="Courier New" w:hAnsi="Courier New" w:cs="Courier New"/>
          <w:color w:val="0000FF"/>
          <w:sz w:val="20"/>
          <w:szCs w:val="20"/>
          <w:highlight w:val="cyan"/>
          <w:lang w:val="nl-NL"/>
        </w:rPr>
        <w:t>&gt;</w:t>
      </w:r>
    </w:p>
    <w:p w14:paraId="213F66A9" w14:textId="1271BBAC" w:rsidR="00206E24" w:rsidRPr="00206E24" w:rsidRDefault="00206E24" w:rsidP="00B62732">
      <w:pPr>
        <w:shd w:val="clear" w:color="auto" w:fill="FFFFFF"/>
        <w:ind w:left="1440" w:firstLine="720"/>
        <w:rPr>
          <w:rFonts w:ascii="Courier New" w:hAnsi="Courier New" w:cs="Courier New"/>
          <w:color w:val="0000FF"/>
          <w:sz w:val="20"/>
          <w:szCs w:val="20"/>
          <w:highlight w:val="cyan"/>
          <w:lang w:val="nl-NL"/>
        </w:rPr>
      </w:pPr>
      <w:r w:rsidRPr="00206E24">
        <w:rPr>
          <w:rFonts w:ascii="Courier New" w:hAnsi="Courier New" w:cs="Courier New"/>
          <w:color w:val="0000FF"/>
          <w:sz w:val="20"/>
          <w:szCs w:val="20"/>
          <w:highlight w:val="cyan"/>
          <w:lang w:val="nl-NL"/>
        </w:rPr>
        <w:t>&lt;STGThue&gt; Số tiền giảm thuế(Chỉ sử dụng cho hóa đơn bán hàng giảm thuế theo NQ của Quốc hội)&lt;/STGThue&gt;</w:t>
      </w:r>
    </w:p>
    <w:p w14:paraId="1220DAB1"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TgTTTBSo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thanh toán bằng số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TgTTTBSo</w:t>
      </w:r>
      <w:r w:rsidRPr="00AE187D">
        <w:rPr>
          <w:rFonts w:ascii="Consolas" w:hAnsi="Consolas" w:cs="Consolas"/>
          <w:color w:val="0000FF"/>
          <w:sz w:val="19"/>
          <w:szCs w:val="19"/>
          <w:lang w:val="nl-NL"/>
        </w:rPr>
        <w:t>&gt;</w:t>
      </w:r>
    </w:p>
    <w:p w14:paraId="117279A4"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TgTTTBChu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thanh toán bằng chữ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TgTTTBChu</w:t>
      </w:r>
      <w:r w:rsidRPr="00AE187D">
        <w:rPr>
          <w:rFonts w:ascii="Consolas" w:hAnsi="Consolas" w:cs="Consolas"/>
          <w:color w:val="0000FF"/>
          <w:sz w:val="19"/>
          <w:szCs w:val="19"/>
          <w:lang w:val="nl-NL"/>
        </w:rPr>
        <w:t>&gt;</w:t>
      </w:r>
    </w:p>
    <w:p w14:paraId="6FB14B09" w14:textId="77777777" w:rsidR="009D1437" w:rsidRDefault="009D1437" w:rsidP="009D1437">
      <w:pPr>
        <w:autoSpaceDE w:val="0"/>
        <w:autoSpaceDN w:val="0"/>
        <w:adjustRightInd w:val="0"/>
        <w:rPr>
          <w:rFonts w:ascii="Consolas" w:hAnsi="Consolas" w:cs="Consolas"/>
          <w:color w:val="000000"/>
          <w:sz w:val="19"/>
          <w:szCs w:val="19"/>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w:t>
      </w:r>
      <w:r>
        <w:rPr>
          <w:rFonts w:ascii="Consolas" w:hAnsi="Consolas" w:cs="Consolas"/>
          <w:color w:val="0000FF"/>
          <w:sz w:val="19"/>
          <w:szCs w:val="19"/>
        </w:rPr>
        <w:t>&lt;/</w:t>
      </w:r>
      <w:r>
        <w:rPr>
          <w:rFonts w:ascii="Consolas" w:hAnsi="Consolas" w:cs="Consolas"/>
          <w:color w:val="A31515"/>
          <w:sz w:val="19"/>
          <w:szCs w:val="19"/>
        </w:rPr>
        <w:t>TToan</w:t>
      </w:r>
      <w:r>
        <w:rPr>
          <w:rFonts w:ascii="Consolas" w:hAnsi="Consolas" w:cs="Consolas"/>
          <w:color w:val="0000FF"/>
          <w:sz w:val="19"/>
          <w:szCs w:val="19"/>
        </w:rPr>
        <w:t>&gt;</w:t>
      </w:r>
    </w:p>
    <w:p w14:paraId="7F989CE4"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14:paraId="1CC7C427" w14:textId="77777777" w:rsidR="009D1437" w:rsidRDefault="009D1437" w:rsidP="009D1437">
      <w:pPr>
        <w:rPr>
          <w:b/>
          <w:u w:val="single"/>
        </w:rPr>
      </w:pPr>
      <w:r>
        <w:rPr>
          <w:rFonts w:ascii="Consolas" w:hAnsi="Consolas" w:cs="Consolas"/>
          <w:color w:val="0000FF"/>
          <w:sz w:val="19"/>
          <w:szCs w:val="19"/>
        </w:rPr>
        <w:t>&lt;/</w:t>
      </w:r>
      <w:r>
        <w:rPr>
          <w:rFonts w:ascii="Consolas" w:hAnsi="Consolas" w:cs="Consolas"/>
          <w:color w:val="A31515"/>
          <w:sz w:val="19"/>
          <w:szCs w:val="19"/>
        </w:rPr>
        <w:t>DieuChinhHD</w:t>
      </w:r>
      <w:r>
        <w:rPr>
          <w:rFonts w:ascii="Consolas" w:hAnsi="Consolas" w:cs="Consolas"/>
          <w:color w:val="0000FF"/>
          <w:sz w:val="19"/>
          <w:szCs w:val="19"/>
        </w:rPr>
        <w:t>&gt;</w:t>
      </w:r>
    </w:p>
    <w:p w14:paraId="36BCC03E" w14:textId="77777777" w:rsidR="009D1437" w:rsidRDefault="009D1437" w:rsidP="00480762">
      <w:pPr>
        <w:pStyle w:val="Heading3"/>
      </w:pPr>
      <w:bookmarkStart w:id="295" w:name="_Toc198045358"/>
      <w:r>
        <w:t>Html xem trước khi điều chỉnh hóa đơn</w:t>
      </w:r>
      <w:bookmarkEnd w:id="295"/>
    </w:p>
    <w:p w14:paraId="0227ED95" w14:textId="77777777" w:rsidR="009D1437" w:rsidRDefault="009D1437" w:rsidP="009D1437">
      <w:r>
        <w:t>URL</w:t>
      </w:r>
    </w:p>
    <w:p w14:paraId="50D2258D" w14:textId="77777777" w:rsidR="009D1437" w:rsidRPr="004A4DD9" w:rsidRDefault="009D1437" w:rsidP="009D1437">
      <w:pPr>
        <w:ind w:firstLine="720"/>
        <w:jc w:val="both"/>
      </w:pPr>
      <w:r>
        <w:t>s</w:t>
      </w:r>
      <w:r w:rsidRPr="004A4DD9">
        <w:t xml:space="preserve">tring </w:t>
      </w:r>
      <w:r w:rsidRPr="00A86AB3">
        <w:rPr>
          <w:b/>
          <w:color w:val="000000"/>
        </w:rPr>
        <w:t>AdjustInvoice</w:t>
      </w:r>
      <w:r w:rsidRPr="002E6063">
        <w:rPr>
          <w:b/>
          <w:color w:val="000000"/>
        </w:rPr>
        <w:t>NoPublish</w:t>
      </w:r>
      <w:r w:rsidRPr="009372AD">
        <w:rPr>
          <w:rFonts w:eastAsia="Calibri"/>
        </w:rPr>
        <w:t>(</w:t>
      </w:r>
      <w:r w:rsidRPr="00E009AD">
        <w:t>string Account, string ACpass, string xmlInvData, string user</w:t>
      </w:r>
      <w:r>
        <w:t>name, string pass, string fkey</w:t>
      </w:r>
      <w:r w:rsidRPr="00E009AD">
        <w:t>, int? convert, string pattern = null, string serial = null</w:t>
      </w:r>
      <w:r w:rsidRPr="009372AD">
        <w:rPr>
          <w:rFonts w:eastAsia="Calibri"/>
        </w:rPr>
        <w:t>).</w:t>
      </w:r>
    </w:p>
    <w:p w14:paraId="28F76373" w14:textId="77777777" w:rsidR="009D1437" w:rsidRPr="00593BE8" w:rsidRDefault="009D1437" w:rsidP="009D1437">
      <w:pPr>
        <w:pStyle w:val="N"/>
      </w:pPr>
      <w:r w:rsidRPr="00593BE8">
        <w:t>DESCRIPTION</w:t>
      </w:r>
    </w:p>
    <w:p w14:paraId="35AEF95C" w14:textId="77777777" w:rsidR="009D1437" w:rsidRDefault="009D1437" w:rsidP="009D1437">
      <w:pPr>
        <w:pStyle w:val="N"/>
      </w:pPr>
      <w:r>
        <w:tab/>
        <w:t>Đây là web service thực hiện lấy dữ liệu html hóa đơn mới của điều chỉnh hóa đơn trước khi ký số phát hành</w:t>
      </w:r>
    </w:p>
    <w:p w14:paraId="14A11C4F" w14:textId="77777777" w:rsidR="009D1437" w:rsidRPr="00007702" w:rsidRDefault="009D1437" w:rsidP="009D1437">
      <w:pPr>
        <w:pStyle w:val="N"/>
      </w:pPr>
      <w:r w:rsidRPr="00663B3E">
        <w:t>HTTP METHOD</w:t>
      </w:r>
    </w:p>
    <w:p w14:paraId="03C7CD08" w14:textId="77777777" w:rsidR="009D1437" w:rsidRPr="00007702" w:rsidRDefault="009D1437" w:rsidP="009D1437">
      <w:pPr>
        <w:pStyle w:val="N"/>
        <w:rPr>
          <w:b/>
        </w:rPr>
      </w:pPr>
      <w:r>
        <w:tab/>
      </w:r>
      <w:r w:rsidRPr="00610AFD">
        <w:t>POST</w:t>
      </w:r>
    </w:p>
    <w:p w14:paraId="23116694" w14:textId="77777777" w:rsidR="009D1437" w:rsidRPr="00610AFD" w:rsidRDefault="009D1437" w:rsidP="009D1437">
      <w:pPr>
        <w:pStyle w:val="N"/>
      </w:pPr>
      <w:r w:rsidRPr="00610AFD">
        <w:t>REQUEST BODY</w:t>
      </w:r>
    </w:p>
    <w:p w14:paraId="6D98F7DB"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5C559E">
        <w:rPr>
          <w:b/>
        </w:rPr>
        <w:lastRenderedPageBreak/>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20698053"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Pr>
          <w:rFonts w:eastAsia="Calibri"/>
          <w:b/>
        </w:rPr>
        <w:t>Account/ACPass</w:t>
      </w:r>
      <w:r w:rsidRPr="004720D2">
        <w:rPr>
          <w:rFonts w:eastAsia="Calibri"/>
          <w:b/>
        </w:rPr>
        <w:t xml:space="preserve">:  </w:t>
      </w:r>
      <w:r w:rsidRPr="004720D2">
        <w:rPr>
          <w:rFonts w:eastAsia="Calibri"/>
        </w:rPr>
        <w:t>Tài khoản được cấp phát cho nhân viên gọi lệnh phát hành hóa đơn</w:t>
      </w:r>
    </w:p>
    <w:p w14:paraId="0A6CBC0F"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String XML dữ liệu hóa đơn cũ và hóa đơn điều chỉnh</w:t>
      </w:r>
    </w:p>
    <w:p w14:paraId="08773F01" w14:textId="77777777" w:rsidR="009D1437" w:rsidRPr="00CF2FC3" w:rsidRDefault="009D1437" w:rsidP="009D1437">
      <w:pPr>
        <w:pStyle w:val="ListParagraph"/>
        <w:numPr>
          <w:ilvl w:val="0"/>
          <w:numId w:val="2"/>
        </w:numPr>
        <w:spacing w:after="0" w:line="360" w:lineRule="auto"/>
        <w:ind w:left="1080"/>
        <w:jc w:val="both"/>
        <w:rPr>
          <w:rFonts w:eastAsia="Calibri"/>
          <w:b/>
        </w:rPr>
      </w:pPr>
      <w:r>
        <w:rPr>
          <w:rFonts w:eastAsia="Calibri"/>
          <w:b/>
        </w:rPr>
        <w:t xml:space="preserve">fkey: </w:t>
      </w:r>
      <w:r>
        <w:rPr>
          <w:rFonts w:eastAsia="Calibri"/>
        </w:rPr>
        <w:t>Chuỗi xác định hóa đơn cần điều chỉnh</w:t>
      </w:r>
    </w:p>
    <w:p w14:paraId="61B8BBA3" w14:textId="77777777" w:rsidR="009D1437" w:rsidRPr="00E009AD" w:rsidRDefault="009D1437" w:rsidP="009D143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070357DA" w14:textId="77777777" w:rsidR="009D1437" w:rsidRPr="00E009AD" w:rsidRDefault="009D1437" w:rsidP="009D1437">
      <w:pPr>
        <w:pStyle w:val="ListParagraph"/>
        <w:numPr>
          <w:ilvl w:val="0"/>
          <w:numId w:val="2"/>
        </w:numPr>
        <w:spacing w:after="0" w:line="360" w:lineRule="auto"/>
        <w:ind w:left="1080"/>
        <w:jc w:val="both"/>
        <w:rPr>
          <w:rFonts w:eastAsia="Calibri"/>
          <w:b/>
        </w:rPr>
      </w:pPr>
      <w:r w:rsidRPr="006479A0">
        <w:rPr>
          <w:b/>
        </w:rPr>
        <w:t>Pattern</w:t>
      </w:r>
      <w:r>
        <w:t>: Mẫu số</w:t>
      </w:r>
    </w:p>
    <w:p w14:paraId="264DEE6F" w14:textId="77777777" w:rsidR="009D1437" w:rsidRPr="009372AD" w:rsidRDefault="009D1437" w:rsidP="009D1437">
      <w:pPr>
        <w:pStyle w:val="ListParagraph"/>
        <w:numPr>
          <w:ilvl w:val="0"/>
          <w:numId w:val="2"/>
        </w:numPr>
        <w:spacing w:after="0" w:line="360" w:lineRule="auto"/>
        <w:ind w:left="1080"/>
        <w:jc w:val="both"/>
        <w:rPr>
          <w:rFonts w:eastAsia="Calibri"/>
          <w:b/>
        </w:rPr>
      </w:pPr>
      <w:r w:rsidRPr="006479A0">
        <w:rPr>
          <w:b/>
        </w:rPr>
        <w:t>Serial</w:t>
      </w:r>
      <w:r>
        <w:t>: Ký hiệu</w:t>
      </w:r>
    </w:p>
    <w:p w14:paraId="16C0E08F" w14:textId="77777777" w:rsidR="009D1437" w:rsidRPr="007A4FB0" w:rsidRDefault="009D1437" w:rsidP="009D1437">
      <w:pPr>
        <w:ind w:left="360" w:firstLine="720"/>
      </w:pPr>
    </w:p>
    <w:p w14:paraId="00738553"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6E3D1ED3"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6ACE7D8B"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0EB326C6"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09E340E4" w14:textId="77777777" w:rsidR="009D1437" w:rsidRPr="00660ABB" w:rsidRDefault="009D1437" w:rsidP="00616EC4">
            <w:pPr>
              <w:pStyle w:val="ListParagraph"/>
            </w:pPr>
            <w:r>
              <w:t>Ghi chú</w:t>
            </w:r>
          </w:p>
        </w:tc>
      </w:tr>
      <w:tr w:rsidR="009D1437" w:rsidRPr="00660ABB" w14:paraId="14D7BBDB" w14:textId="77777777" w:rsidTr="00616EC4">
        <w:tc>
          <w:tcPr>
            <w:tcW w:w="1710" w:type="dxa"/>
            <w:tcBorders>
              <w:top w:val="single" w:sz="4" w:space="0" w:color="2E74B5"/>
              <w:left w:val="single" w:sz="4" w:space="0" w:color="2E74B5"/>
              <w:right w:val="single" w:sz="4" w:space="0" w:color="2E74B5"/>
            </w:tcBorders>
            <w:shd w:val="clear" w:color="auto" w:fill="auto"/>
          </w:tcPr>
          <w:p w14:paraId="39D4871A"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94FD36D"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766ED469" w14:textId="77777777" w:rsidR="009D1437" w:rsidRPr="009372AD" w:rsidRDefault="009D1437" w:rsidP="00616EC4">
            <w:pPr>
              <w:pStyle w:val="ListParagraph"/>
              <w:ind w:left="0"/>
              <w:jc w:val="both"/>
            </w:pPr>
          </w:p>
        </w:tc>
      </w:tr>
      <w:tr w:rsidR="009D1437" w:rsidRPr="00660ABB" w14:paraId="7815FC6B" w14:textId="77777777" w:rsidTr="00616EC4">
        <w:tc>
          <w:tcPr>
            <w:tcW w:w="1710" w:type="dxa"/>
            <w:tcBorders>
              <w:top w:val="single" w:sz="4" w:space="0" w:color="2E74B5"/>
              <w:left w:val="single" w:sz="4" w:space="0" w:color="2E74B5"/>
              <w:right w:val="single" w:sz="4" w:space="0" w:color="2E74B5"/>
            </w:tcBorders>
            <w:shd w:val="clear" w:color="auto" w:fill="auto"/>
          </w:tcPr>
          <w:p w14:paraId="334E6FD7" w14:textId="77777777" w:rsidR="009D1437" w:rsidRPr="009372AD" w:rsidRDefault="009D1437" w:rsidP="00616EC4">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325562F" w14:textId="77777777" w:rsidR="009D1437" w:rsidRPr="009372AD" w:rsidRDefault="009D1437" w:rsidP="00616EC4">
            <w:pPr>
              <w:rPr>
                <w:rFonts w:eastAsia="Calibri"/>
              </w:rPr>
            </w:pPr>
            <w:r w:rsidRPr="009372AD">
              <w:rPr>
                <w:rFonts w:eastAsia="Calibri"/>
              </w:rPr>
              <w:t>Hóa đơn cần điều chỉnh không tồn tại</w:t>
            </w:r>
          </w:p>
        </w:tc>
        <w:tc>
          <w:tcPr>
            <w:tcW w:w="2515" w:type="dxa"/>
            <w:tcBorders>
              <w:top w:val="single" w:sz="4" w:space="0" w:color="2E74B5"/>
              <w:left w:val="single" w:sz="4" w:space="0" w:color="2E74B5"/>
              <w:bottom w:val="single" w:sz="4" w:space="0" w:color="2E74B5"/>
              <w:right w:val="single" w:sz="4" w:space="0" w:color="2E74B5"/>
            </w:tcBorders>
          </w:tcPr>
          <w:p w14:paraId="2A682311" w14:textId="77777777" w:rsidR="009D1437" w:rsidRPr="009372AD" w:rsidRDefault="009D1437" w:rsidP="00616EC4">
            <w:pPr>
              <w:pStyle w:val="ListParagraph"/>
              <w:ind w:left="0"/>
              <w:jc w:val="both"/>
            </w:pPr>
          </w:p>
        </w:tc>
      </w:tr>
      <w:tr w:rsidR="009D1437" w:rsidRPr="00660ABB" w14:paraId="3D89EF36" w14:textId="77777777" w:rsidTr="00616EC4">
        <w:tc>
          <w:tcPr>
            <w:tcW w:w="1710" w:type="dxa"/>
            <w:tcBorders>
              <w:top w:val="single" w:sz="4" w:space="0" w:color="2E74B5"/>
              <w:left w:val="single" w:sz="4" w:space="0" w:color="2E74B5"/>
              <w:right w:val="single" w:sz="4" w:space="0" w:color="2E74B5"/>
            </w:tcBorders>
            <w:shd w:val="clear" w:color="auto" w:fill="auto"/>
          </w:tcPr>
          <w:p w14:paraId="7E818C61" w14:textId="77777777" w:rsidR="009D1437" w:rsidRPr="009372AD" w:rsidRDefault="009D1437" w:rsidP="00616EC4">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AF35AA7" w14:textId="77777777" w:rsidR="009D1437" w:rsidRPr="009372AD" w:rsidRDefault="009D1437" w:rsidP="00616EC4">
            <w:pPr>
              <w:rPr>
                <w:rFonts w:eastAsia="Calibri"/>
              </w:rPr>
            </w:pPr>
            <w:r w:rsidRPr="009372AD">
              <w:rPr>
                <w:rFonts w:eastAsia="Calibri"/>
              </w:rPr>
              <w:t>Dữ liệu xml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74E9846B" w14:textId="77777777" w:rsidR="009D1437" w:rsidRPr="009372AD" w:rsidRDefault="009D1437" w:rsidP="00616EC4">
            <w:pPr>
              <w:pStyle w:val="ListParagraph"/>
              <w:ind w:left="0"/>
              <w:jc w:val="both"/>
            </w:pPr>
          </w:p>
        </w:tc>
      </w:tr>
      <w:tr w:rsidR="009D1437" w:rsidRPr="00660ABB" w14:paraId="13114D18" w14:textId="77777777" w:rsidTr="00616EC4">
        <w:tc>
          <w:tcPr>
            <w:tcW w:w="1710" w:type="dxa"/>
            <w:tcBorders>
              <w:top w:val="single" w:sz="4" w:space="0" w:color="2E74B5"/>
              <w:left w:val="single" w:sz="4" w:space="0" w:color="2E74B5"/>
              <w:right w:val="single" w:sz="4" w:space="0" w:color="2E74B5"/>
            </w:tcBorders>
            <w:shd w:val="clear" w:color="auto" w:fill="auto"/>
          </w:tcPr>
          <w:p w14:paraId="6FAACBA6" w14:textId="77777777" w:rsidR="009D1437" w:rsidRPr="009372AD" w:rsidRDefault="009D1437" w:rsidP="00616EC4">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65381C4" w14:textId="77777777" w:rsidR="009D1437" w:rsidRPr="009372AD" w:rsidRDefault="009D1437" w:rsidP="00616EC4">
            <w:pPr>
              <w:rPr>
                <w:rFonts w:eastAsia="Calibri"/>
              </w:rPr>
            </w:pPr>
            <w:r>
              <w:rPr>
                <w:rFonts w:eastAsia="Calibri"/>
              </w:rPr>
              <w:t>Có lỗi trong quá trình tạo mới hóa đơn điều chỉnh</w:t>
            </w:r>
          </w:p>
        </w:tc>
        <w:tc>
          <w:tcPr>
            <w:tcW w:w="2515" w:type="dxa"/>
            <w:tcBorders>
              <w:top w:val="single" w:sz="4" w:space="0" w:color="2E74B5"/>
              <w:left w:val="single" w:sz="4" w:space="0" w:color="2E74B5"/>
              <w:bottom w:val="single" w:sz="4" w:space="0" w:color="2E74B5"/>
              <w:right w:val="single" w:sz="4" w:space="0" w:color="2E74B5"/>
            </w:tcBorders>
          </w:tcPr>
          <w:p w14:paraId="4CA5E364" w14:textId="77777777" w:rsidR="009D1437" w:rsidRPr="009372AD" w:rsidRDefault="009D1437" w:rsidP="00616EC4">
            <w:pPr>
              <w:pStyle w:val="ListParagraph"/>
              <w:ind w:left="0"/>
              <w:jc w:val="both"/>
            </w:pPr>
          </w:p>
        </w:tc>
      </w:tr>
      <w:tr w:rsidR="009D1437" w:rsidRPr="00660ABB" w14:paraId="63BFC46F" w14:textId="77777777" w:rsidTr="00616EC4">
        <w:tc>
          <w:tcPr>
            <w:tcW w:w="1710" w:type="dxa"/>
            <w:tcBorders>
              <w:top w:val="single" w:sz="4" w:space="0" w:color="2E74B5"/>
              <w:left w:val="single" w:sz="4" w:space="0" w:color="2E74B5"/>
              <w:right w:val="single" w:sz="4" w:space="0" w:color="2E74B5"/>
            </w:tcBorders>
            <w:shd w:val="clear" w:color="auto" w:fill="auto"/>
          </w:tcPr>
          <w:p w14:paraId="19C75C6D" w14:textId="77777777" w:rsidR="009D1437" w:rsidRPr="009372AD" w:rsidRDefault="009D1437" w:rsidP="00616EC4">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03178C0" w14:textId="77777777" w:rsidR="009D1437" w:rsidRPr="009372AD" w:rsidRDefault="009D1437" w:rsidP="00616EC4">
            <w:pPr>
              <w:rPr>
                <w:rFonts w:eastAsia="Calibri"/>
              </w:rPr>
            </w:pPr>
            <w:r w:rsidRPr="009372AD">
              <w:rPr>
                <w:rFonts w:eastAsia="Calibri"/>
              </w:rPr>
              <w:t>Dải hóa đơn cũ đã hết</w:t>
            </w:r>
          </w:p>
        </w:tc>
        <w:tc>
          <w:tcPr>
            <w:tcW w:w="2515" w:type="dxa"/>
            <w:tcBorders>
              <w:top w:val="single" w:sz="4" w:space="0" w:color="2E74B5"/>
              <w:left w:val="single" w:sz="4" w:space="0" w:color="2E74B5"/>
              <w:bottom w:val="single" w:sz="4" w:space="0" w:color="2E74B5"/>
              <w:right w:val="single" w:sz="4" w:space="0" w:color="2E74B5"/>
            </w:tcBorders>
          </w:tcPr>
          <w:p w14:paraId="54F2053C" w14:textId="77777777" w:rsidR="009D1437" w:rsidRPr="009372AD" w:rsidRDefault="009D1437" w:rsidP="00616EC4">
            <w:pPr>
              <w:pStyle w:val="ListParagraph"/>
              <w:ind w:left="0"/>
              <w:jc w:val="both"/>
            </w:pPr>
          </w:p>
        </w:tc>
      </w:tr>
      <w:tr w:rsidR="009D1437" w:rsidRPr="00660ABB" w14:paraId="759EAEBE"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EDFB6E8" w14:textId="77777777" w:rsidR="009D1437" w:rsidRPr="009372AD" w:rsidRDefault="009D1437" w:rsidP="00616EC4">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778C14A" w14:textId="77777777" w:rsidR="009D1437" w:rsidRPr="009372AD" w:rsidRDefault="009D1437" w:rsidP="00616EC4">
            <w:pPr>
              <w:pStyle w:val="ListParagraph"/>
              <w:spacing w:after="0" w:line="240" w:lineRule="auto"/>
              <w:ind w:left="0"/>
              <w:rPr>
                <w:rFonts w:eastAsia="Calibri"/>
              </w:rPr>
            </w:pPr>
            <w:r w:rsidRPr="009372AD">
              <w:rPr>
                <w:rFonts w:eastAsia="Calibri"/>
              </w:rPr>
              <w:t>User name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6E9C1A02" w14:textId="77777777" w:rsidR="009D1437" w:rsidRPr="009372AD" w:rsidRDefault="009D1437" w:rsidP="00616EC4">
            <w:pPr>
              <w:jc w:val="both"/>
            </w:pPr>
          </w:p>
        </w:tc>
      </w:tr>
      <w:tr w:rsidR="009D1437" w:rsidRPr="00660ABB" w14:paraId="045CF38C"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3A29E24" w14:textId="77777777" w:rsidR="009D1437" w:rsidRPr="009372AD" w:rsidRDefault="009D1437" w:rsidP="00616EC4">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099B34D" w14:textId="77777777" w:rsidR="009D1437" w:rsidRPr="009372AD" w:rsidRDefault="009D1437" w:rsidP="00616EC4">
            <w:pPr>
              <w:pStyle w:val="ListParagraph"/>
              <w:spacing w:after="0" w:line="240" w:lineRule="auto"/>
              <w:ind w:left="0"/>
              <w:rPr>
                <w:rFonts w:eastAsia="Calibri"/>
              </w:rPr>
            </w:pPr>
            <w:r w:rsidRPr="009372AD">
              <w:rPr>
                <w:rFonts w:eastAsia="Calibri"/>
              </w:rPr>
              <w:t>Hóa đơn cần điều chỉnh đã bị thay thế. Không thể điều chỉnh được nữa.</w:t>
            </w:r>
          </w:p>
        </w:tc>
        <w:tc>
          <w:tcPr>
            <w:tcW w:w="2515" w:type="dxa"/>
            <w:tcBorders>
              <w:top w:val="single" w:sz="4" w:space="0" w:color="2E74B5"/>
              <w:left w:val="single" w:sz="4" w:space="0" w:color="2E74B5"/>
              <w:bottom w:val="single" w:sz="4" w:space="0" w:color="2E74B5"/>
              <w:right w:val="single" w:sz="4" w:space="0" w:color="2E74B5"/>
            </w:tcBorders>
          </w:tcPr>
          <w:p w14:paraId="53808436" w14:textId="77777777" w:rsidR="009D1437" w:rsidRPr="009372AD" w:rsidRDefault="009D1437" w:rsidP="00616EC4">
            <w:pPr>
              <w:jc w:val="both"/>
            </w:pPr>
          </w:p>
        </w:tc>
      </w:tr>
      <w:tr w:rsidR="009D1437" w:rsidRPr="00660ABB" w14:paraId="63C3DA9F"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CF7F2DC" w14:textId="77777777" w:rsidR="009D1437" w:rsidRPr="009372AD" w:rsidRDefault="009D1437" w:rsidP="00616EC4">
            <w:pPr>
              <w:autoSpaceDE w:val="0"/>
              <w:autoSpaceDN w:val="0"/>
              <w:adjustRightInd w:val="0"/>
              <w:rPr>
                <w:rFonts w:eastAsia="Calibri"/>
              </w:rPr>
            </w:pPr>
            <w:r w:rsidRPr="009372AD">
              <w:rPr>
                <w:rFonts w:eastAsia="Calibri"/>
              </w:rPr>
              <w:t>ERR:9</w:t>
            </w:r>
          </w:p>
          <w:p w14:paraId="4F2CDA2E"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6BB0516" w14:textId="77777777" w:rsidR="009D1437" w:rsidRPr="009372AD" w:rsidRDefault="009D1437" w:rsidP="00616EC4">
            <w:pPr>
              <w:pStyle w:val="ListParagraph"/>
              <w:spacing w:after="0" w:line="240" w:lineRule="auto"/>
              <w:ind w:left="0"/>
              <w:rPr>
                <w:rFonts w:eastAsia="Calibri"/>
              </w:rPr>
            </w:pPr>
            <w:r>
              <w:rPr>
                <w:rFonts w:eastAsia="Calibri"/>
              </w:rPr>
              <w:t>Trạng thái hóa đơn không được điều chỉnh</w:t>
            </w:r>
          </w:p>
        </w:tc>
        <w:tc>
          <w:tcPr>
            <w:tcW w:w="2515" w:type="dxa"/>
            <w:tcBorders>
              <w:top w:val="single" w:sz="4" w:space="0" w:color="2E74B5"/>
              <w:left w:val="single" w:sz="4" w:space="0" w:color="2E74B5"/>
              <w:bottom w:val="single" w:sz="4" w:space="0" w:color="2E74B5"/>
              <w:right w:val="single" w:sz="4" w:space="0" w:color="2E74B5"/>
            </w:tcBorders>
          </w:tcPr>
          <w:p w14:paraId="4FBEBF75" w14:textId="77777777" w:rsidR="009D1437" w:rsidRPr="009372AD" w:rsidRDefault="009D1437" w:rsidP="00616EC4">
            <w:pPr>
              <w:jc w:val="both"/>
            </w:pPr>
          </w:p>
        </w:tc>
      </w:tr>
      <w:tr w:rsidR="009D1437" w:rsidRPr="00660ABB" w14:paraId="4900A048"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BA6EDE9" w14:textId="77777777" w:rsidR="009D1437" w:rsidRPr="009372AD" w:rsidRDefault="009D1437" w:rsidP="00616EC4">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E01EFEA" w14:textId="77777777" w:rsidR="009D1437" w:rsidRDefault="009D1437" w:rsidP="00616EC4">
            <w:pPr>
              <w:pStyle w:val="ListParagraph"/>
              <w:spacing w:after="0" w:line="240" w:lineRule="auto"/>
              <w:ind w:left="0"/>
              <w:rPr>
                <w:rFonts w:eastAsia="Calibri"/>
              </w:rPr>
            </w:pPr>
            <w:r>
              <w:rPr>
                <w:rFonts w:eastAsia="Calibri"/>
              </w:rPr>
              <w:t xml:space="preserve">Lỗi khi thực hiện </w:t>
            </w:r>
            <w:r w:rsidRPr="00170EAA">
              <w:rPr>
                <w:rFonts w:eastAsia="Calibri"/>
              </w:rPr>
              <w:t>Deserialize</w:t>
            </w:r>
            <w:r>
              <w:rPr>
                <w:rFonts w:eastAsia="Calibri"/>
              </w:rPr>
              <w:t xml:space="preserve"> chuỗi hóa đơn đầu vào</w:t>
            </w:r>
          </w:p>
        </w:tc>
        <w:tc>
          <w:tcPr>
            <w:tcW w:w="2515" w:type="dxa"/>
            <w:tcBorders>
              <w:top w:val="single" w:sz="4" w:space="0" w:color="2E74B5"/>
              <w:left w:val="single" w:sz="4" w:space="0" w:color="2E74B5"/>
              <w:bottom w:val="single" w:sz="4" w:space="0" w:color="2E74B5"/>
              <w:right w:val="single" w:sz="4" w:space="0" w:color="2E74B5"/>
            </w:tcBorders>
          </w:tcPr>
          <w:p w14:paraId="2B5DCFFB" w14:textId="77777777" w:rsidR="009D1437" w:rsidRPr="009372AD" w:rsidRDefault="009D1437" w:rsidP="00616EC4">
            <w:pPr>
              <w:jc w:val="both"/>
            </w:pPr>
          </w:p>
        </w:tc>
      </w:tr>
      <w:tr w:rsidR="009D1437" w:rsidRPr="00660ABB" w14:paraId="41FBCAB9"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811CAAA" w14:textId="77777777" w:rsidR="009D1437" w:rsidRPr="009372AD" w:rsidRDefault="009D1437" w:rsidP="00616EC4">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14:paraId="1D98B3CD"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636835D" w14:textId="77777777" w:rsidR="009D1437" w:rsidRDefault="009D1437" w:rsidP="00616EC4">
            <w:pPr>
              <w:pStyle w:val="ListParagraph"/>
              <w:spacing w:after="0" w:line="240" w:lineRule="auto"/>
              <w:ind w:left="0"/>
              <w:rPr>
                <w:rFonts w:eastAsia="Calibri"/>
              </w:rPr>
            </w:pPr>
            <w:r>
              <w:rPr>
                <w:rFonts w:eastAsia="Calibri"/>
              </w:rPr>
              <w:t>Pattern truyền vào không giống với hóa đơn cần điều chỉnh</w:t>
            </w:r>
          </w:p>
        </w:tc>
        <w:tc>
          <w:tcPr>
            <w:tcW w:w="2515" w:type="dxa"/>
            <w:tcBorders>
              <w:top w:val="single" w:sz="4" w:space="0" w:color="2E74B5"/>
              <w:left w:val="single" w:sz="4" w:space="0" w:color="2E74B5"/>
              <w:bottom w:val="single" w:sz="4" w:space="0" w:color="2E74B5"/>
              <w:right w:val="single" w:sz="4" w:space="0" w:color="2E74B5"/>
            </w:tcBorders>
          </w:tcPr>
          <w:p w14:paraId="745A29A0" w14:textId="77777777" w:rsidR="009D1437" w:rsidRPr="009372AD" w:rsidRDefault="009D1437" w:rsidP="00616EC4">
            <w:pPr>
              <w:jc w:val="both"/>
            </w:pPr>
          </w:p>
        </w:tc>
      </w:tr>
      <w:tr w:rsidR="009D1437" w:rsidRPr="00660ABB" w14:paraId="21565A48"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39CEEC0" w14:textId="77777777" w:rsidR="009D1437" w:rsidRPr="009372AD" w:rsidRDefault="009D1437" w:rsidP="00616EC4">
            <w:pPr>
              <w:autoSpaceDE w:val="0"/>
              <w:autoSpaceDN w:val="0"/>
              <w:adjustRightInd w:val="0"/>
              <w:rPr>
                <w:rFonts w:eastAsia="Calibri"/>
              </w:rPr>
            </w:pPr>
            <w:r>
              <w:rPr>
                <w:rFonts w:eastAsia="Calibri"/>
              </w:rPr>
              <w:t>ERR:20</w:t>
            </w:r>
          </w:p>
          <w:p w14:paraId="668029E4"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DD410A1" w14:textId="77777777" w:rsidR="009D1437" w:rsidRDefault="009D1437" w:rsidP="00616EC4">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2B8ED38C" w14:textId="77777777" w:rsidR="009D1437" w:rsidRPr="009372AD" w:rsidRDefault="009D1437" w:rsidP="00616EC4">
            <w:pPr>
              <w:jc w:val="both"/>
            </w:pPr>
          </w:p>
        </w:tc>
      </w:tr>
      <w:tr w:rsidR="009D1437" w:rsidRPr="00660ABB" w14:paraId="2F5D1A44"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8D24D62" w14:textId="77777777" w:rsidR="009D1437" w:rsidRDefault="009D1437" w:rsidP="00616EC4">
            <w:pPr>
              <w:autoSpaceDE w:val="0"/>
              <w:autoSpaceDN w:val="0"/>
              <w:adjustRightInd w:val="0"/>
              <w:rPr>
                <w:rFonts w:eastAsia="Calibri"/>
              </w:rPr>
            </w:pPr>
            <w:r w:rsidRPr="007A0AE7">
              <w:rPr>
                <w:rFonts w:eastAsia="Calibri"/>
              </w:rPr>
              <w:t>ERR:60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6EF582F" w14:textId="77777777" w:rsidR="009D1437" w:rsidRPr="002A5863" w:rsidRDefault="009D1437" w:rsidP="00616EC4">
            <w:pPr>
              <w:pStyle w:val="ListParagraph"/>
              <w:spacing w:after="0" w:line="240" w:lineRule="auto"/>
              <w:ind w:left="0"/>
            </w:pPr>
            <w:r w:rsidRPr="007A0AE7">
              <w:t>Chỉ được phép điều chỉnh hóa đơn cùng loại (Có mã / Không mã).</w:t>
            </w:r>
          </w:p>
        </w:tc>
        <w:tc>
          <w:tcPr>
            <w:tcW w:w="2515" w:type="dxa"/>
            <w:tcBorders>
              <w:top w:val="single" w:sz="4" w:space="0" w:color="2E74B5"/>
              <w:left w:val="single" w:sz="4" w:space="0" w:color="2E74B5"/>
              <w:bottom w:val="single" w:sz="4" w:space="0" w:color="2E74B5"/>
              <w:right w:val="single" w:sz="4" w:space="0" w:color="2E74B5"/>
            </w:tcBorders>
          </w:tcPr>
          <w:p w14:paraId="2716C3AA" w14:textId="77777777" w:rsidR="009D1437" w:rsidRPr="009372AD" w:rsidRDefault="009D1437" w:rsidP="00616EC4">
            <w:pPr>
              <w:jc w:val="both"/>
            </w:pPr>
          </w:p>
        </w:tc>
      </w:tr>
      <w:tr w:rsidR="009D1437" w:rsidRPr="00660ABB" w14:paraId="1A303E2B"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1C55D73" w14:textId="77777777" w:rsidR="009D1437" w:rsidRDefault="009D1437" w:rsidP="00616EC4">
            <w:pPr>
              <w:autoSpaceDE w:val="0"/>
              <w:autoSpaceDN w:val="0"/>
              <w:adjustRightInd w:val="0"/>
              <w:rPr>
                <w:rFonts w:eastAsia="Calibri"/>
              </w:rPr>
            </w:pPr>
            <w:r w:rsidRPr="007A0AE7">
              <w:rPr>
                <w:rFonts w:eastAsia="Calibri"/>
              </w:rPr>
              <w:t>ERR:61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B9EC7D7" w14:textId="77777777" w:rsidR="009D1437" w:rsidRPr="002A5863" w:rsidRDefault="009D1437" w:rsidP="00616EC4">
            <w:pPr>
              <w:pStyle w:val="ListParagraph"/>
              <w:spacing w:after="0" w:line="240" w:lineRule="auto"/>
              <w:ind w:left="0"/>
            </w:pPr>
            <w:r w:rsidRPr="007A0AE7">
              <w:t>Chỉ được phép điều chỉnh hóa đơn cùng loại (HD GTGT / HD bán hàng...).</w:t>
            </w:r>
          </w:p>
        </w:tc>
        <w:tc>
          <w:tcPr>
            <w:tcW w:w="2515" w:type="dxa"/>
            <w:tcBorders>
              <w:top w:val="single" w:sz="4" w:space="0" w:color="2E74B5"/>
              <w:left w:val="single" w:sz="4" w:space="0" w:color="2E74B5"/>
              <w:bottom w:val="single" w:sz="4" w:space="0" w:color="2E74B5"/>
              <w:right w:val="single" w:sz="4" w:space="0" w:color="2E74B5"/>
            </w:tcBorders>
          </w:tcPr>
          <w:p w14:paraId="05654C64" w14:textId="77777777" w:rsidR="009D1437" w:rsidRPr="009372AD" w:rsidRDefault="009D1437" w:rsidP="00616EC4">
            <w:pPr>
              <w:jc w:val="both"/>
            </w:pPr>
          </w:p>
        </w:tc>
      </w:tr>
      <w:tr w:rsidR="009D1437" w:rsidRPr="00660ABB" w14:paraId="6AA8F6B8"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7CDC70C" w14:textId="77777777" w:rsidR="009D1437" w:rsidRDefault="009D1437" w:rsidP="00616EC4">
            <w:pPr>
              <w:autoSpaceDE w:val="0"/>
              <w:autoSpaceDN w:val="0"/>
              <w:adjustRightInd w:val="0"/>
              <w:rPr>
                <w:rFonts w:eastAsia="Calibri"/>
              </w:rPr>
            </w:pPr>
            <w:r w:rsidRPr="007A0AE7">
              <w:rPr>
                <w:rFonts w:eastAsia="Calibri"/>
              </w:rPr>
              <w:lastRenderedPageBreak/>
              <w:t>ERR:62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C59DF84" w14:textId="77777777" w:rsidR="009D1437" w:rsidRPr="002A5863" w:rsidRDefault="009D1437" w:rsidP="00616EC4">
            <w:pPr>
              <w:pStyle w:val="ListParagraph"/>
              <w:spacing w:after="0" w:line="240" w:lineRule="auto"/>
              <w:ind w:left="0"/>
            </w:pPr>
            <w:r w:rsidRPr="007A0AE7">
              <w:t>Không được dùng không mã đăng ký gửi bảng tổng hợp thay thế, điều chỉnh các hóa đơn không mã gửi thông tin chi tiết.</w:t>
            </w:r>
          </w:p>
        </w:tc>
        <w:tc>
          <w:tcPr>
            <w:tcW w:w="2515" w:type="dxa"/>
            <w:tcBorders>
              <w:top w:val="single" w:sz="4" w:space="0" w:color="2E74B5"/>
              <w:left w:val="single" w:sz="4" w:space="0" w:color="2E74B5"/>
              <w:bottom w:val="single" w:sz="4" w:space="0" w:color="2E74B5"/>
              <w:right w:val="single" w:sz="4" w:space="0" w:color="2E74B5"/>
            </w:tcBorders>
          </w:tcPr>
          <w:p w14:paraId="5EE0A1B8" w14:textId="77777777" w:rsidR="009D1437" w:rsidRPr="009372AD" w:rsidRDefault="009D1437" w:rsidP="00616EC4">
            <w:pPr>
              <w:jc w:val="both"/>
            </w:pPr>
          </w:p>
        </w:tc>
      </w:tr>
      <w:tr w:rsidR="009D1437" w:rsidRPr="00660ABB" w14:paraId="0F12BF2C"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6F0DD9BE" w14:textId="77777777" w:rsidR="009D1437" w:rsidRPr="004A4DD9" w:rsidRDefault="009D1437" w:rsidP="00616EC4">
            <w:pPr>
              <w:autoSpaceDE w:val="0"/>
              <w:autoSpaceDN w:val="0"/>
              <w:adjustRightInd w:val="0"/>
              <w:jc w:val="both"/>
            </w:pPr>
            <w:r w:rsidRPr="004A4DD9">
              <w:t>chuỗi_hml_trả_về</w:t>
            </w:r>
          </w:p>
          <w:p w14:paraId="01673341"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F26075F" w14:textId="77777777" w:rsidR="009D1437" w:rsidRPr="004A4DD9" w:rsidRDefault="009D1437" w:rsidP="00616EC4">
            <w:pPr>
              <w:jc w:val="both"/>
            </w:pPr>
            <w:r w:rsidRPr="004A4DD9">
              <w:t>Trả về chuỗi hml tương ứng với hóa đơn</w:t>
            </w:r>
            <w:r>
              <w:t xml:space="preserve"> điều chỉnh nhưng chưa phát hành, ký số</w:t>
            </w:r>
          </w:p>
        </w:tc>
        <w:tc>
          <w:tcPr>
            <w:tcW w:w="2515" w:type="dxa"/>
            <w:tcBorders>
              <w:top w:val="single" w:sz="4" w:space="0" w:color="2E74B5"/>
              <w:left w:val="single" w:sz="4" w:space="0" w:color="2E74B5"/>
              <w:bottom w:val="single" w:sz="4" w:space="0" w:color="2E74B5"/>
              <w:right w:val="single" w:sz="4" w:space="0" w:color="2E74B5"/>
            </w:tcBorders>
          </w:tcPr>
          <w:p w14:paraId="20F5C1A6" w14:textId="77777777" w:rsidR="009D1437" w:rsidRPr="004A4DD9" w:rsidRDefault="009D1437" w:rsidP="00616EC4">
            <w:pPr>
              <w:jc w:val="both"/>
            </w:pPr>
            <w:r w:rsidRPr="004A4DD9">
              <w:t>Trả về một hóa đơn dưới dạng html</w:t>
            </w:r>
          </w:p>
        </w:tc>
      </w:tr>
    </w:tbl>
    <w:p w14:paraId="5D3CA17F" w14:textId="77777777" w:rsidR="009D1437" w:rsidRDefault="009D1437" w:rsidP="009D1437">
      <w:pPr>
        <w:rPr>
          <w:lang w:eastAsia="x-none"/>
        </w:rPr>
      </w:pPr>
    </w:p>
    <w:p w14:paraId="7A0C6CE9" w14:textId="77777777" w:rsidR="009D1437" w:rsidRDefault="009D1437" w:rsidP="009D1437">
      <w:pPr>
        <w:rPr>
          <w:b/>
          <w:u w:val="single"/>
        </w:rPr>
      </w:pPr>
      <w:r w:rsidRPr="00BA16A5">
        <w:rPr>
          <w:b/>
          <w:u w:val="single"/>
        </w:rPr>
        <w:t>Cấu trúc củ</w:t>
      </w:r>
      <w:r>
        <w:rPr>
          <w:b/>
          <w:u w:val="single"/>
        </w:rPr>
        <w:t>a xmlInv</w:t>
      </w:r>
      <w:r w:rsidRPr="00BA16A5">
        <w:rPr>
          <w:b/>
          <w:u w:val="single"/>
        </w:rPr>
        <w:t xml:space="preserve">Data (các trường </w:t>
      </w:r>
      <w:r w:rsidRPr="00BA16A5">
        <w:rPr>
          <w:b/>
          <w:color w:val="FF0000"/>
          <w:u w:val="single"/>
        </w:rPr>
        <w:t>*</w:t>
      </w:r>
      <w:r w:rsidRPr="00BA16A5">
        <w:rPr>
          <w:b/>
          <w:u w:val="single"/>
        </w:rPr>
        <w:t xml:space="preserve"> là bắt buộc):</w:t>
      </w:r>
    </w:p>
    <w:p w14:paraId="49BB1670"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DieuChinhHD</w:t>
      </w:r>
      <w:r>
        <w:rPr>
          <w:rFonts w:ascii="Consolas" w:hAnsi="Consolas" w:cs="Consolas"/>
          <w:color w:val="0000FF"/>
          <w:sz w:val="19"/>
          <w:szCs w:val="19"/>
        </w:rPr>
        <w:t>&gt;</w:t>
      </w:r>
    </w:p>
    <w:p w14:paraId="2958A0D4"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 cua hoa don *</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&gt;</w:t>
      </w:r>
    </w:p>
    <w:p w14:paraId="481EAC33" w14:textId="5A401EA5"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Type</w:t>
      </w:r>
      <w:r>
        <w:rPr>
          <w:rFonts w:ascii="Consolas" w:hAnsi="Consolas" w:cs="Consolas"/>
          <w:color w:val="0000FF"/>
          <w:sz w:val="19"/>
          <w:szCs w:val="19"/>
        </w:rPr>
        <w:t>&gt;</w:t>
      </w:r>
      <w:r>
        <w:rPr>
          <w:rFonts w:ascii="Consolas" w:hAnsi="Consolas" w:cs="Consolas"/>
          <w:color w:val="000000"/>
          <w:sz w:val="19"/>
          <w:szCs w:val="19"/>
        </w:rPr>
        <w:t xml:space="preserve">Loại hóa đơn chỉnh sửa(int-mặc định lấy là 2)  2-Điều chỉnh tăng, 3-Điều chỉnh giảm, 4- </w:t>
      </w:r>
      <w:r w:rsidR="001F751E">
        <w:rPr>
          <w:rFonts w:ascii="Consolas" w:hAnsi="Consolas" w:cs="Consolas"/>
          <w:color w:val="000000"/>
          <w:sz w:val="19"/>
          <w:szCs w:val="19"/>
        </w:rPr>
        <w:t>Điều</w:t>
      </w:r>
      <w:r>
        <w:rPr>
          <w:rFonts w:ascii="Consolas" w:hAnsi="Consolas" w:cs="Consolas"/>
          <w:color w:val="000000"/>
          <w:sz w:val="19"/>
          <w:szCs w:val="19"/>
        </w:rPr>
        <w:t xml:space="preserve"> chỉnh thông tin</w:t>
      </w:r>
      <w:r w:rsidR="001F751E">
        <w:rPr>
          <w:rFonts w:ascii="Consolas" w:hAnsi="Consolas" w:cs="Consolas"/>
          <w:color w:val="000000"/>
          <w:sz w:val="19"/>
          <w:szCs w:val="19"/>
        </w:rPr>
        <w:t>, 6- Điều chỉnh tăng giảm kết hợp</w:t>
      </w:r>
      <w:r>
        <w:rPr>
          <w:rFonts w:ascii="Consolas" w:hAnsi="Consolas" w:cs="Consolas"/>
          <w:color w:val="0000FF"/>
          <w:sz w:val="19"/>
          <w:szCs w:val="19"/>
        </w:rPr>
        <w:t>&lt;/</w:t>
      </w:r>
      <w:r>
        <w:rPr>
          <w:rFonts w:ascii="Consolas" w:hAnsi="Consolas" w:cs="Consolas"/>
          <w:color w:val="A31515"/>
          <w:sz w:val="19"/>
          <w:szCs w:val="19"/>
        </w:rPr>
        <w:t>Type</w:t>
      </w:r>
      <w:r>
        <w:rPr>
          <w:rFonts w:ascii="Consolas" w:hAnsi="Consolas" w:cs="Consolas"/>
          <w:color w:val="0000FF"/>
          <w:sz w:val="19"/>
          <w:szCs w:val="19"/>
        </w:rPr>
        <w:t>&gt;</w:t>
      </w:r>
    </w:p>
    <w:p w14:paraId="5BC0E96E"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 xml:space="preserve">&gt; </w:t>
      </w:r>
    </w:p>
    <w:p w14:paraId="12C8170D"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MHSo</w:t>
      </w:r>
      <w:r>
        <w:rPr>
          <w:rFonts w:ascii="Consolas" w:hAnsi="Consolas" w:cs="Consolas"/>
          <w:color w:val="0000FF"/>
          <w:sz w:val="19"/>
          <w:szCs w:val="19"/>
        </w:rPr>
        <w:t>&gt;</w:t>
      </w:r>
      <w:r>
        <w:rPr>
          <w:rFonts w:ascii="Consolas" w:hAnsi="Consolas" w:cs="Consolas"/>
          <w:color w:val="000000"/>
          <w:sz w:val="19"/>
          <w:szCs w:val="19"/>
        </w:rPr>
        <w:t>Mã hồ sơ</w:t>
      </w:r>
      <w:r>
        <w:rPr>
          <w:rFonts w:ascii="Consolas" w:hAnsi="Consolas" w:cs="Consolas"/>
          <w:color w:val="0000FF"/>
          <w:sz w:val="19"/>
          <w:szCs w:val="19"/>
        </w:rPr>
        <w:t>&lt;/</w:t>
      </w:r>
      <w:r>
        <w:rPr>
          <w:rFonts w:ascii="Consolas" w:hAnsi="Consolas" w:cs="Consolas"/>
          <w:color w:val="A31515"/>
          <w:sz w:val="19"/>
          <w:szCs w:val="19"/>
        </w:rPr>
        <w:t>MHSo</w:t>
      </w:r>
      <w:r>
        <w:rPr>
          <w:rFonts w:ascii="Consolas" w:hAnsi="Consolas" w:cs="Consolas"/>
          <w:color w:val="0000FF"/>
          <w:sz w:val="19"/>
          <w:szCs w:val="19"/>
        </w:rPr>
        <w:t>&gt;</w:t>
      </w:r>
    </w:p>
    <w:p w14:paraId="21290B64"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SBKe</w:t>
      </w:r>
      <w:r>
        <w:rPr>
          <w:rFonts w:ascii="Consolas" w:hAnsi="Consolas" w:cs="Consolas"/>
          <w:color w:val="0000FF"/>
          <w:sz w:val="19"/>
          <w:szCs w:val="19"/>
        </w:rPr>
        <w:t>&gt;</w:t>
      </w:r>
      <w:r>
        <w:rPr>
          <w:rFonts w:ascii="Consolas" w:hAnsi="Consolas" w:cs="Consolas"/>
          <w:color w:val="000000"/>
          <w:sz w:val="19"/>
          <w:szCs w:val="19"/>
        </w:rPr>
        <w:t>Số bảng kê (Số của bảng kê các loại hàng hóa, dịch vụ đã bán kèm theo hóa đơn)</w:t>
      </w:r>
      <w:r>
        <w:rPr>
          <w:rFonts w:ascii="Consolas" w:hAnsi="Consolas" w:cs="Consolas"/>
          <w:color w:val="0000FF"/>
          <w:sz w:val="19"/>
          <w:szCs w:val="19"/>
        </w:rPr>
        <w:t>&lt;/</w:t>
      </w:r>
      <w:r>
        <w:rPr>
          <w:rFonts w:ascii="Consolas" w:hAnsi="Consolas" w:cs="Consolas"/>
          <w:color w:val="A31515"/>
          <w:sz w:val="19"/>
          <w:szCs w:val="19"/>
        </w:rPr>
        <w:t>SBKe</w:t>
      </w:r>
      <w:r>
        <w:rPr>
          <w:rFonts w:ascii="Consolas" w:hAnsi="Consolas" w:cs="Consolas"/>
          <w:color w:val="0000FF"/>
          <w:sz w:val="19"/>
          <w:szCs w:val="19"/>
        </w:rPr>
        <w:t>&gt;</w:t>
      </w:r>
    </w:p>
    <w:p w14:paraId="3EA6C19C"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NBKe</w:t>
      </w:r>
      <w:r>
        <w:rPr>
          <w:rFonts w:ascii="Consolas" w:hAnsi="Consolas" w:cs="Consolas"/>
          <w:color w:val="0000FF"/>
          <w:sz w:val="19"/>
          <w:szCs w:val="19"/>
        </w:rPr>
        <w:t>&gt;</w:t>
      </w:r>
      <w:r>
        <w:rPr>
          <w:rFonts w:ascii="Consolas" w:hAnsi="Consolas" w:cs="Consolas"/>
          <w:color w:val="000000"/>
          <w:sz w:val="19"/>
          <w:szCs w:val="19"/>
        </w:rPr>
        <w:t>Ngày bảng kê (Ngày của bảng kê các loại hàng hóa, dịch vụ đã bán kèm theo hóa đơn)</w:t>
      </w:r>
      <w:r>
        <w:rPr>
          <w:rFonts w:ascii="Consolas" w:hAnsi="Consolas" w:cs="Consolas"/>
          <w:color w:val="0000FF"/>
          <w:sz w:val="19"/>
          <w:szCs w:val="19"/>
        </w:rPr>
        <w:t>&lt;/</w:t>
      </w:r>
      <w:r>
        <w:rPr>
          <w:rFonts w:ascii="Consolas" w:hAnsi="Consolas" w:cs="Consolas"/>
          <w:color w:val="A31515"/>
          <w:sz w:val="19"/>
          <w:szCs w:val="19"/>
        </w:rPr>
        <w:t>NBKe</w:t>
      </w:r>
      <w:r>
        <w:rPr>
          <w:rFonts w:ascii="Consolas" w:hAnsi="Consolas" w:cs="Consolas"/>
          <w:color w:val="0000FF"/>
          <w:sz w:val="19"/>
          <w:szCs w:val="19"/>
        </w:rPr>
        <w:t>&gt;</w:t>
      </w:r>
    </w:p>
    <w:p w14:paraId="1E5E660D"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DVTTe</w:t>
      </w:r>
      <w:r>
        <w:rPr>
          <w:rFonts w:ascii="Consolas" w:hAnsi="Consolas" w:cs="Consolas"/>
          <w:color w:val="0000FF"/>
          <w:sz w:val="19"/>
          <w:szCs w:val="19"/>
        </w:rPr>
        <w:t>&gt;</w:t>
      </w:r>
      <w:r>
        <w:rPr>
          <w:rFonts w:ascii="Consolas" w:hAnsi="Consolas" w:cs="Consolas"/>
          <w:color w:val="000000"/>
          <w:sz w:val="19"/>
          <w:szCs w:val="19"/>
        </w:rPr>
        <w:t>Đơn vị tiền tệ *</w:t>
      </w:r>
      <w:r>
        <w:rPr>
          <w:rFonts w:ascii="Consolas" w:hAnsi="Consolas" w:cs="Consolas"/>
          <w:color w:val="0000FF"/>
          <w:sz w:val="19"/>
          <w:szCs w:val="19"/>
        </w:rPr>
        <w:t>&lt;/</w:t>
      </w:r>
      <w:r>
        <w:rPr>
          <w:rFonts w:ascii="Consolas" w:hAnsi="Consolas" w:cs="Consolas"/>
          <w:color w:val="A31515"/>
          <w:sz w:val="19"/>
          <w:szCs w:val="19"/>
        </w:rPr>
        <w:t>DVTTe</w:t>
      </w:r>
      <w:r>
        <w:rPr>
          <w:rFonts w:ascii="Consolas" w:hAnsi="Consolas" w:cs="Consolas"/>
          <w:color w:val="0000FF"/>
          <w:sz w:val="19"/>
          <w:szCs w:val="19"/>
        </w:rPr>
        <w:t>&gt;</w:t>
      </w:r>
    </w:p>
    <w:p w14:paraId="267DB52D"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TGia</w:t>
      </w:r>
      <w:r>
        <w:rPr>
          <w:rFonts w:ascii="Consolas" w:hAnsi="Consolas" w:cs="Consolas"/>
          <w:color w:val="0000FF"/>
          <w:sz w:val="19"/>
          <w:szCs w:val="19"/>
        </w:rPr>
        <w:t>&gt;</w:t>
      </w:r>
      <w:r>
        <w:rPr>
          <w:rFonts w:ascii="Consolas" w:hAnsi="Consolas" w:cs="Consolas"/>
          <w:color w:val="000000"/>
          <w:sz w:val="19"/>
          <w:szCs w:val="19"/>
        </w:rPr>
        <w:t>Tỷ giá (Bắt buộc (Trừ trường hợp Đơn vị tiền tệ là VND))</w:t>
      </w:r>
      <w:r>
        <w:rPr>
          <w:rFonts w:ascii="Consolas" w:hAnsi="Consolas" w:cs="Consolas"/>
          <w:color w:val="0000FF"/>
          <w:sz w:val="19"/>
          <w:szCs w:val="19"/>
        </w:rPr>
        <w:t>&lt;/</w:t>
      </w:r>
      <w:r>
        <w:rPr>
          <w:rFonts w:ascii="Consolas" w:hAnsi="Consolas" w:cs="Consolas"/>
          <w:color w:val="A31515"/>
          <w:sz w:val="19"/>
          <w:szCs w:val="19"/>
        </w:rPr>
        <w:t>TGia</w:t>
      </w:r>
      <w:r>
        <w:rPr>
          <w:rFonts w:ascii="Consolas" w:hAnsi="Consolas" w:cs="Consolas"/>
          <w:color w:val="0000FF"/>
          <w:sz w:val="19"/>
          <w:szCs w:val="19"/>
        </w:rPr>
        <w:t>&gt;</w:t>
      </w:r>
    </w:p>
    <w:p w14:paraId="3F9C3885" w14:textId="526D1F9A" w:rsidR="009D1437" w:rsidRDefault="009D1437" w:rsidP="009D143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HTTToan</w:t>
      </w:r>
      <w:r>
        <w:rPr>
          <w:rFonts w:ascii="Consolas" w:hAnsi="Consolas" w:cs="Consolas"/>
          <w:color w:val="0000FF"/>
          <w:sz w:val="19"/>
          <w:szCs w:val="19"/>
        </w:rPr>
        <w:t>&gt;</w:t>
      </w:r>
      <w:r>
        <w:rPr>
          <w:rFonts w:ascii="Consolas" w:hAnsi="Consolas" w:cs="Consolas"/>
          <w:color w:val="000000"/>
          <w:sz w:val="19"/>
          <w:szCs w:val="19"/>
        </w:rPr>
        <w:t>Hình thức thanh toán</w:t>
      </w:r>
      <w:r w:rsidR="001F751E">
        <w:rPr>
          <w:rFonts w:ascii="Consolas" w:hAnsi="Consolas" w:cs="Consolas"/>
          <w:color w:val="000000"/>
          <w:sz w:val="19"/>
          <w:szCs w:val="19"/>
        </w:rPr>
        <w:t>*</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HTTToan</w:t>
      </w:r>
      <w:r>
        <w:rPr>
          <w:rFonts w:ascii="Consolas" w:hAnsi="Consolas" w:cs="Consolas"/>
          <w:color w:val="0000FF"/>
          <w:sz w:val="19"/>
          <w:szCs w:val="19"/>
        </w:rPr>
        <w:t>&gt;</w:t>
      </w:r>
    </w:p>
    <w:p w14:paraId="45DD83B0" w14:textId="2E9037E5" w:rsidR="001C7E07" w:rsidRDefault="001C7E07" w:rsidP="001C7E07">
      <w:pPr>
        <w:autoSpaceDE w:val="0"/>
        <w:autoSpaceDN w:val="0"/>
        <w:adjustRightInd w:val="0"/>
        <w:ind w:left="1440"/>
        <w:rPr>
          <w:rFonts w:ascii="Consolas" w:hAnsi="Consolas" w:cs="Consolas"/>
          <w:color w:val="000000"/>
          <w:sz w:val="19"/>
          <w:szCs w:val="19"/>
        </w:rPr>
      </w:pPr>
      <w:r>
        <w:rPr>
          <w:rFonts w:ascii="Consolas" w:hAnsi="Consolas" w:cs="Consolas"/>
          <w:color w:val="0000FF"/>
          <w:sz w:val="19"/>
          <w:szCs w:val="19"/>
          <w:highlight w:val="cyan"/>
        </w:rPr>
        <w:t xml:space="preserve">  </w:t>
      </w:r>
      <w:r w:rsidRPr="00C81024">
        <w:rPr>
          <w:rFonts w:ascii="Consolas" w:hAnsi="Consolas" w:cs="Consolas"/>
          <w:color w:val="0000FF"/>
          <w:sz w:val="19"/>
          <w:szCs w:val="19"/>
          <w:highlight w:val="cyan"/>
        </w:rPr>
        <w:t>&lt;</w:t>
      </w:r>
      <w:r w:rsidRPr="00C81024">
        <w:rPr>
          <w:rFonts w:ascii="Consolas" w:hAnsi="Consolas" w:cs="Consolas"/>
          <w:color w:val="C00000"/>
          <w:sz w:val="19"/>
          <w:szCs w:val="19"/>
          <w:highlight w:val="cyan"/>
        </w:rPr>
        <w:t>HDDThu</w:t>
      </w:r>
      <w:r w:rsidRPr="00C81024">
        <w:rPr>
          <w:rFonts w:ascii="Consolas" w:hAnsi="Consolas" w:cs="Consolas"/>
          <w:color w:val="0000FF"/>
          <w:sz w:val="19"/>
          <w:szCs w:val="19"/>
          <w:highlight w:val="cyan"/>
        </w:rPr>
        <w:t>&gt;</w:t>
      </w:r>
      <w:r w:rsidRPr="00C81024">
        <w:rPr>
          <w:rFonts w:ascii="Consolas" w:hAnsi="Consolas" w:cs="Consolas"/>
          <w:sz w:val="19"/>
          <w:szCs w:val="19"/>
          <w:highlight w:val="cyan"/>
        </w:rPr>
        <w:t>Hóa đơn đặc thù (Nhận các giá trị: 1-Hàng hóa là xe ô tô, xe mô tô, 2- Dịch vụ vận chuyển, 3- Dịch vụ vận chuyển trên nền tảng số, TMĐT). Nếu không truyền mặc định là 0- hóa đơn thường</w:t>
      </w:r>
      <w:r w:rsidRPr="00C81024">
        <w:rPr>
          <w:rFonts w:ascii="Consolas" w:hAnsi="Consolas" w:cs="Consolas"/>
          <w:color w:val="0000FF"/>
          <w:sz w:val="19"/>
          <w:szCs w:val="19"/>
          <w:highlight w:val="cyan"/>
        </w:rPr>
        <w:t>&lt;/</w:t>
      </w:r>
      <w:r w:rsidRPr="00C81024">
        <w:rPr>
          <w:rFonts w:ascii="Consolas" w:hAnsi="Consolas" w:cs="Consolas"/>
          <w:color w:val="C00000"/>
          <w:sz w:val="19"/>
          <w:szCs w:val="19"/>
          <w:highlight w:val="cyan"/>
        </w:rPr>
        <w:t>HDDThu</w:t>
      </w:r>
      <w:r w:rsidRPr="00C81024">
        <w:rPr>
          <w:rFonts w:ascii="Consolas" w:hAnsi="Consolas" w:cs="Consolas"/>
          <w:color w:val="0000FF"/>
          <w:sz w:val="19"/>
          <w:szCs w:val="19"/>
          <w:highlight w:val="cyan"/>
        </w:rPr>
        <w:t>&gt;</w:t>
      </w:r>
    </w:p>
    <w:p w14:paraId="6731107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Pr>
          <w:rFonts w:ascii="Consolas" w:hAnsi="Consolas" w:cs="Consolas"/>
          <w:color w:val="0000FF"/>
          <w:sz w:val="19"/>
          <w:szCs w:val="19"/>
        </w:rPr>
        <w:tab/>
        <w:t xml:space="preserve">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TTChung</w:t>
      </w:r>
      <w:r w:rsidRPr="00AE187D">
        <w:rPr>
          <w:rFonts w:ascii="Consolas" w:hAnsi="Consolas" w:cs="Consolas"/>
          <w:color w:val="0000FF"/>
          <w:sz w:val="19"/>
          <w:szCs w:val="19"/>
          <w:lang w:val="nl-NL"/>
        </w:rPr>
        <w:t>&gt;</w:t>
      </w:r>
    </w:p>
    <w:p w14:paraId="6052AB3B"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NDHDon</w:t>
      </w:r>
      <w:r w:rsidRPr="00AE187D">
        <w:rPr>
          <w:rFonts w:ascii="Consolas" w:hAnsi="Consolas" w:cs="Consolas"/>
          <w:color w:val="0000FF"/>
          <w:sz w:val="19"/>
          <w:szCs w:val="19"/>
          <w:lang w:val="nl-NL"/>
        </w:rPr>
        <w:t>&gt;</w:t>
      </w:r>
    </w:p>
    <w:p w14:paraId="5E7FE121"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NBan</w:t>
      </w:r>
      <w:r w:rsidRPr="00AE187D">
        <w:rPr>
          <w:rFonts w:ascii="Consolas" w:hAnsi="Consolas" w:cs="Consolas"/>
          <w:color w:val="0000FF"/>
          <w:sz w:val="19"/>
          <w:szCs w:val="19"/>
          <w:lang w:val="nl-NL"/>
        </w:rPr>
        <w:t>&gt;</w:t>
      </w:r>
    </w:p>
    <w:p w14:paraId="6AECA20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Ten</w:t>
      </w:r>
      <w:r w:rsidRPr="00AE187D">
        <w:rPr>
          <w:rFonts w:ascii="Consolas" w:hAnsi="Consolas" w:cs="Consolas"/>
          <w:color w:val="0000FF"/>
          <w:sz w:val="19"/>
          <w:szCs w:val="19"/>
          <w:lang w:val="nl-NL"/>
        </w:rPr>
        <w:t>&gt;</w:t>
      </w:r>
    </w:p>
    <w:p w14:paraId="130FD33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MST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số thuế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MST</w:t>
      </w:r>
      <w:r w:rsidRPr="00AE187D">
        <w:rPr>
          <w:rFonts w:ascii="Consolas" w:hAnsi="Consolas" w:cs="Consolas"/>
          <w:color w:val="0000FF"/>
          <w:sz w:val="19"/>
          <w:szCs w:val="19"/>
          <w:lang w:val="nl-NL"/>
        </w:rPr>
        <w:t>&gt;</w:t>
      </w:r>
    </w:p>
    <w:p w14:paraId="61277AB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DChi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Địa chỉ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DChi</w:t>
      </w:r>
      <w:r w:rsidRPr="00AE187D">
        <w:rPr>
          <w:rFonts w:ascii="Consolas" w:hAnsi="Consolas" w:cs="Consolas"/>
          <w:color w:val="0000FF"/>
          <w:sz w:val="19"/>
          <w:szCs w:val="19"/>
          <w:lang w:val="nl-NL"/>
        </w:rPr>
        <w:t>&gt;</w:t>
      </w:r>
    </w:p>
    <w:p w14:paraId="429C8B9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SDThoai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điện thoại</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SDThoai</w:t>
      </w:r>
      <w:r w:rsidRPr="00AE187D">
        <w:rPr>
          <w:rFonts w:ascii="Consolas" w:hAnsi="Consolas" w:cs="Consolas"/>
          <w:color w:val="0000FF"/>
          <w:sz w:val="19"/>
          <w:szCs w:val="19"/>
          <w:lang w:val="nl-NL"/>
        </w:rPr>
        <w:t>&gt;</w:t>
      </w:r>
    </w:p>
    <w:p w14:paraId="0AA4CF8B"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DCTDTu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Địa chỉ thư điện tử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DCTDTu</w:t>
      </w:r>
      <w:r w:rsidRPr="00AE187D">
        <w:rPr>
          <w:rFonts w:ascii="Consolas" w:hAnsi="Consolas" w:cs="Consolas"/>
          <w:color w:val="0000FF"/>
          <w:sz w:val="19"/>
          <w:szCs w:val="19"/>
          <w:lang w:val="nl-NL"/>
        </w:rPr>
        <w:t>&gt;</w:t>
      </w:r>
    </w:p>
    <w:p w14:paraId="6FBAC23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STKNHang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tài khoản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STKNHang</w:t>
      </w:r>
      <w:r w:rsidRPr="00AE187D">
        <w:rPr>
          <w:rFonts w:ascii="Consolas" w:hAnsi="Consolas" w:cs="Consolas"/>
          <w:color w:val="0000FF"/>
          <w:sz w:val="19"/>
          <w:szCs w:val="19"/>
          <w:lang w:val="nl-NL"/>
        </w:rPr>
        <w:t>&gt;</w:t>
      </w:r>
    </w:p>
    <w:p w14:paraId="6ABA879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p>
    <w:p w14:paraId="10F04EDA" w14:textId="603C205A"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Fax</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Fax</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Fax</w:t>
      </w:r>
      <w:r w:rsidRPr="00AE187D">
        <w:rPr>
          <w:rFonts w:ascii="Consolas" w:hAnsi="Consolas" w:cs="Consolas"/>
          <w:color w:val="0000FF"/>
          <w:sz w:val="19"/>
          <w:szCs w:val="19"/>
          <w:lang w:val="nl-NL"/>
        </w:rPr>
        <w:t>&gt;</w:t>
      </w:r>
    </w:p>
    <w:p w14:paraId="33E6426B" w14:textId="77777777" w:rsidR="001C7E07" w:rsidRPr="00AE187D" w:rsidRDefault="001C7E07" w:rsidP="001C7E07">
      <w:pPr>
        <w:autoSpaceDE w:val="0"/>
        <w:autoSpaceDN w:val="0"/>
        <w:adjustRightInd w:val="0"/>
        <w:ind w:left="144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Website</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Website</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Website</w:t>
      </w:r>
      <w:r w:rsidRPr="00AE187D">
        <w:rPr>
          <w:rFonts w:ascii="Courier New" w:hAnsi="Courier New" w:cs="Courier New"/>
          <w:color w:val="0000FF"/>
          <w:sz w:val="20"/>
          <w:szCs w:val="20"/>
          <w:highlight w:val="cyan"/>
          <w:lang w:val="nl-NL"/>
        </w:rPr>
        <w:t>&gt;</w:t>
      </w:r>
    </w:p>
    <w:p w14:paraId="238EDA9D" w14:textId="77777777" w:rsidR="001C7E07" w:rsidRPr="00AE187D" w:rsidRDefault="001C7E07" w:rsidP="001C7E07">
      <w:pPr>
        <w:autoSpaceDE w:val="0"/>
        <w:autoSpaceDN w:val="0"/>
        <w:adjustRightInd w:val="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MCHang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Mã cửa hàng người bán</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MCHang</w:t>
      </w:r>
      <w:r w:rsidRPr="00AE187D">
        <w:rPr>
          <w:rFonts w:ascii="Courier New" w:hAnsi="Courier New" w:cs="Courier New"/>
          <w:color w:val="0000FF"/>
          <w:sz w:val="20"/>
          <w:szCs w:val="20"/>
          <w:highlight w:val="cyan"/>
          <w:lang w:val="nl-NL"/>
        </w:rPr>
        <w:t>&gt;</w:t>
      </w:r>
    </w:p>
    <w:p w14:paraId="3A658769" w14:textId="77777777" w:rsidR="001C7E07" w:rsidRPr="00AE187D" w:rsidRDefault="001C7E07" w:rsidP="001C7E07">
      <w:pPr>
        <w:autoSpaceDE w:val="0"/>
        <w:autoSpaceDN w:val="0"/>
        <w:adjustRightInd w:val="0"/>
        <w:rPr>
          <w:rFonts w:ascii="Consolas" w:hAnsi="Consolas" w:cs="Consolas"/>
          <w:color w:val="000000"/>
          <w:sz w:val="19"/>
          <w:szCs w:val="19"/>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TCHang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Tên cửa hàng người bán</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TCHang</w:t>
      </w:r>
      <w:r w:rsidRPr="00AE187D">
        <w:rPr>
          <w:rFonts w:ascii="Courier New" w:hAnsi="Courier New" w:cs="Courier New"/>
          <w:color w:val="0000FF"/>
          <w:sz w:val="20"/>
          <w:szCs w:val="20"/>
          <w:highlight w:val="cyan"/>
          <w:lang w:val="nl-NL"/>
        </w:rPr>
        <w:t>&gt;</w:t>
      </w:r>
    </w:p>
    <w:p w14:paraId="7DB21540" w14:textId="77777777" w:rsidR="001C7E07" w:rsidRPr="00AE187D" w:rsidRDefault="001C7E07" w:rsidP="009D1437">
      <w:pPr>
        <w:autoSpaceDE w:val="0"/>
        <w:autoSpaceDN w:val="0"/>
        <w:adjustRightInd w:val="0"/>
        <w:rPr>
          <w:rFonts w:ascii="Consolas" w:hAnsi="Consolas" w:cs="Consolas"/>
          <w:color w:val="000000"/>
          <w:sz w:val="19"/>
          <w:szCs w:val="19"/>
          <w:lang w:val="nl-NL"/>
        </w:rPr>
      </w:pPr>
    </w:p>
    <w:p w14:paraId="6E0DAE0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LDDNBo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Lệnh điều động nội bộ (Bắt buộc đối với phiếu xuất kho vận chuyển nội bộ)</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LDDNBo</w:t>
      </w:r>
      <w:r w:rsidRPr="00AE187D">
        <w:rPr>
          <w:rFonts w:ascii="Consolas" w:hAnsi="Consolas" w:cs="Consolas"/>
          <w:color w:val="0000FF"/>
          <w:sz w:val="19"/>
          <w:szCs w:val="19"/>
          <w:lang w:val="nl-NL"/>
        </w:rPr>
        <w:t>&gt;</w:t>
      </w:r>
    </w:p>
    <w:p w14:paraId="1DD927AB"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HDSo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Hợp đồng số (Hợp đồng vận chuyển) (phiếu xuất kho vận chuyển nội bộ)</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HDSo</w:t>
      </w:r>
      <w:r w:rsidRPr="00AE187D">
        <w:rPr>
          <w:rFonts w:ascii="Consolas" w:hAnsi="Consolas" w:cs="Consolas"/>
          <w:color w:val="0000FF"/>
          <w:sz w:val="19"/>
          <w:szCs w:val="19"/>
          <w:lang w:val="nl-NL"/>
        </w:rPr>
        <w:t>&gt;</w:t>
      </w:r>
    </w:p>
    <w:p w14:paraId="2ED393B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HVTNXHang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Họ và tên người xuất hàng (phiếu xuất kho vận chuyển nội bộ)</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HVTNXHang</w:t>
      </w:r>
      <w:r w:rsidRPr="00AE187D">
        <w:rPr>
          <w:rFonts w:ascii="Consolas" w:hAnsi="Consolas" w:cs="Consolas"/>
          <w:color w:val="0000FF"/>
          <w:sz w:val="19"/>
          <w:szCs w:val="19"/>
          <w:lang w:val="nl-NL"/>
        </w:rPr>
        <w:t>&gt;</w:t>
      </w:r>
    </w:p>
    <w:p w14:paraId="05D720C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TNVChuyen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người vận chuyển (phiếu xuất kho)</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TNVChuyen</w:t>
      </w:r>
      <w:r w:rsidRPr="00AE187D">
        <w:rPr>
          <w:rFonts w:ascii="Consolas" w:hAnsi="Consolas" w:cs="Consolas"/>
          <w:color w:val="0000FF"/>
          <w:sz w:val="19"/>
          <w:szCs w:val="19"/>
          <w:lang w:val="nl-NL"/>
        </w:rPr>
        <w:t>&gt;</w:t>
      </w:r>
    </w:p>
    <w:p w14:paraId="29118D2C"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PTVChuyen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Phương tiện vận chuyển (Bắt buộc đối với phiếu xuất kho)</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PTVChuyen</w:t>
      </w:r>
      <w:r w:rsidRPr="00AE187D">
        <w:rPr>
          <w:rFonts w:ascii="Consolas" w:hAnsi="Consolas" w:cs="Consolas"/>
          <w:color w:val="0000FF"/>
          <w:sz w:val="19"/>
          <w:szCs w:val="19"/>
          <w:lang w:val="nl-NL"/>
        </w:rPr>
        <w:t>&gt;</w:t>
      </w:r>
    </w:p>
    <w:p w14:paraId="216195C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HDKTSo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Hợp đồng kinh tế số (Bắt buộc đối với phiếu xuất kho gửi bán đại lý)</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HDKTSo</w:t>
      </w:r>
      <w:r w:rsidRPr="00AE187D">
        <w:rPr>
          <w:rFonts w:ascii="Consolas" w:hAnsi="Consolas" w:cs="Consolas"/>
          <w:color w:val="0000FF"/>
          <w:sz w:val="19"/>
          <w:szCs w:val="19"/>
          <w:lang w:val="nl-NL"/>
        </w:rPr>
        <w:t>&gt;</w:t>
      </w:r>
    </w:p>
    <w:p w14:paraId="37BB76A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HDKTNgay</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Hợp đồng kinh tế ngày (Bắt buộc đối với phiếu xuất kho gửi bán đại lý)</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HDKTNgay</w:t>
      </w:r>
      <w:r w:rsidRPr="00AE187D">
        <w:rPr>
          <w:rFonts w:ascii="Consolas" w:hAnsi="Consolas" w:cs="Consolas"/>
          <w:color w:val="0000FF"/>
          <w:sz w:val="19"/>
          <w:szCs w:val="19"/>
          <w:lang w:val="nl-NL"/>
        </w:rPr>
        <w:t>&gt;</w:t>
      </w:r>
    </w:p>
    <w:p w14:paraId="2DC43844"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NBan</w:t>
      </w:r>
      <w:r w:rsidRPr="00AE187D">
        <w:rPr>
          <w:rFonts w:ascii="Consolas" w:hAnsi="Consolas" w:cs="Consolas"/>
          <w:color w:val="0000FF"/>
          <w:sz w:val="19"/>
          <w:szCs w:val="19"/>
          <w:lang w:val="nl-NL"/>
        </w:rPr>
        <w:t>&gt;</w:t>
      </w:r>
    </w:p>
    <w:p w14:paraId="5BAF60B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NMua</w:t>
      </w:r>
      <w:r w:rsidRPr="00AE187D">
        <w:rPr>
          <w:rFonts w:ascii="Consolas" w:hAnsi="Consolas" w:cs="Consolas"/>
          <w:color w:val="0000FF"/>
          <w:sz w:val="19"/>
          <w:szCs w:val="19"/>
          <w:lang w:val="nl-NL"/>
        </w:rPr>
        <w:t>&gt;</w:t>
      </w:r>
    </w:p>
    <w:p w14:paraId="721F434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Ten</w:t>
      </w:r>
      <w:r w:rsidRPr="00AE187D">
        <w:rPr>
          <w:rFonts w:ascii="Consolas" w:hAnsi="Consolas" w:cs="Consolas"/>
          <w:color w:val="0000FF"/>
          <w:sz w:val="19"/>
          <w:szCs w:val="19"/>
          <w:lang w:val="nl-NL"/>
        </w:rPr>
        <w:t>&gt;</w:t>
      </w:r>
    </w:p>
    <w:p w14:paraId="34649DA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MST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số thuế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MST</w:t>
      </w:r>
      <w:r w:rsidRPr="00AE187D">
        <w:rPr>
          <w:rFonts w:ascii="Consolas" w:hAnsi="Consolas" w:cs="Consolas"/>
          <w:color w:val="0000FF"/>
          <w:sz w:val="19"/>
          <w:szCs w:val="19"/>
          <w:lang w:val="nl-NL"/>
        </w:rPr>
        <w:t>&gt;</w:t>
      </w:r>
    </w:p>
    <w:p w14:paraId="13003B8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lastRenderedPageBreak/>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DChi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Địa chỉ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DChi</w:t>
      </w:r>
      <w:r w:rsidRPr="00AE187D">
        <w:rPr>
          <w:rFonts w:ascii="Consolas" w:hAnsi="Consolas" w:cs="Consolas"/>
          <w:color w:val="0000FF"/>
          <w:sz w:val="19"/>
          <w:szCs w:val="19"/>
          <w:lang w:val="nl-NL"/>
        </w:rPr>
        <w:t>&gt;</w:t>
      </w:r>
    </w:p>
    <w:p w14:paraId="0AF85E32"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MKHang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khách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MKHang</w:t>
      </w:r>
      <w:r w:rsidRPr="00AE187D">
        <w:rPr>
          <w:rFonts w:ascii="Consolas" w:hAnsi="Consolas" w:cs="Consolas"/>
          <w:color w:val="0000FF"/>
          <w:sz w:val="19"/>
          <w:szCs w:val="19"/>
          <w:lang w:val="nl-NL"/>
        </w:rPr>
        <w:t>&gt;</w:t>
      </w:r>
    </w:p>
    <w:p w14:paraId="754267D2"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SDThoai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điện thoại</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SDThoai</w:t>
      </w:r>
      <w:r w:rsidRPr="00AE187D">
        <w:rPr>
          <w:rFonts w:ascii="Consolas" w:hAnsi="Consolas" w:cs="Consolas"/>
          <w:color w:val="0000FF"/>
          <w:sz w:val="19"/>
          <w:szCs w:val="19"/>
          <w:lang w:val="nl-NL"/>
        </w:rPr>
        <w:t>&gt;</w:t>
      </w:r>
    </w:p>
    <w:p w14:paraId="0F95E452"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DCTDTu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Địa chỉ thư điện tử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DCTDTu</w:t>
      </w:r>
      <w:r w:rsidRPr="00AE187D">
        <w:rPr>
          <w:rFonts w:ascii="Consolas" w:hAnsi="Consolas" w:cs="Consolas"/>
          <w:color w:val="0000FF"/>
          <w:sz w:val="19"/>
          <w:szCs w:val="19"/>
          <w:lang w:val="nl-NL"/>
        </w:rPr>
        <w:t>&gt;</w:t>
      </w:r>
    </w:p>
    <w:p w14:paraId="0464C92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HVTNMHang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Họ và tên người mua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HVTNMHang</w:t>
      </w:r>
      <w:r w:rsidRPr="00AE187D">
        <w:rPr>
          <w:rFonts w:ascii="Consolas" w:hAnsi="Consolas" w:cs="Consolas"/>
          <w:color w:val="0000FF"/>
          <w:sz w:val="19"/>
          <w:szCs w:val="19"/>
          <w:lang w:val="nl-NL"/>
        </w:rPr>
        <w:t>&gt;</w:t>
      </w:r>
    </w:p>
    <w:p w14:paraId="29867D5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STKNHang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tài khoản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STKNHang</w:t>
      </w:r>
      <w:r w:rsidRPr="00AE187D">
        <w:rPr>
          <w:rFonts w:ascii="Consolas" w:hAnsi="Consolas" w:cs="Consolas"/>
          <w:color w:val="0000FF"/>
          <w:sz w:val="19"/>
          <w:szCs w:val="19"/>
          <w:lang w:val="nl-NL"/>
        </w:rPr>
        <w:t>&gt;</w:t>
      </w:r>
    </w:p>
    <w:p w14:paraId="2783631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p>
    <w:p w14:paraId="767C9C0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HVTNNHang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Họ và tên người nhận hàng (phiếu xuất kho)</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HVTNNHang</w:t>
      </w:r>
      <w:r w:rsidRPr="00AE187D">
        <w:rPr>
          <w:rFonts w:ascii="Consolas" w:hAnsi="Consolas" w:cs="Consolas"/>
          <w:color w:val="0000FF"/>
          <w:sz w:val="19"/>
          <w:szCs w:val="19"/>
          <w:lang w:val="nl-NL"/>
        </w:rPr>
        <w:t>&gt;</w:t>
      </w:r>
    </w:p>
    <w:p w14:paraId="257AA75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NMua</w:t>
      </w:r>
      <w:r w:rsidRPr="00AE187D">
        <w:rPr>
          <w:rFonts w:ascii="Consolas" w:hAnsi="Consolas" w:cs="Consolas"/>
          <w:color w:val="0000FF"/>
          <w:sz w:val="19"/>
          <w:szCs w:val="19"/>
          <w:lang w:val="nl-NL"/>
        </w:rPr>
        <w:t>&gt;</w:t>
      </w:r>
    </w:p>
    <w:p w14:paraId="6D736722"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DSHHDVu</w:t>
      </w:r>
      <w:r w:rsidRPr="00AE187D">
        <w:rPr>
          <w:rFonts w:ascii="Consolas" w:hAnsi="Consolas" w:cs="Consolas"/>
          <w:color w:val="0000FF"/>
          <w:sz w:val="19"/>
          <w:szCs w:val="19"/>
          <w:lang w:val="nl-NL"/>
        </w:rPr>
        <w:t>&gt;</w:t>
      </w:r>
    </w:p>
    <w:p w14:paraId="7F488712"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HHDVu</w:t>
      </w:r>
      <w:r w:rsidRPr="00AE187D">
        <w:rPr>
          <w:rFonts w:ascii="Consolas" w:hAnsi="Consolas" w:cs="Consolas"/>
          <w:color w:val="0000FF"/>
          <w:sz w:val="19"/>
          <w:szCs w:val="19"/>
          <w:lang w:val="nl-NL"/>
        </w:rPr>
        <w:t>&gt;</w:t>
      </w:r>
    </w:p>
    <w:p w14:paraId="1C72CA55" w14:textId="5C4CE078"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TChat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Tính chất * (1-Hàng hóa, dịch vụ; 2-Khuyến mại; 3-Chiết khấu thương mại (trong trường hợp muốn thể hiện thông tin chiết khấu theo dòng); 4-Ghi chú/diễn giải</w:t>
      </w:r>
      <w:r w:rsidR="00312459" w:rsidRPr="00AE187D">
        <w:rPr>
          <w:rFonts w:ascii="Consolas" w:hAnsi="Consolas" w:cs="Consolas"/>
          <w:color w:val="000000"/>
          <w:sz w:val="19"/>
          <w:szCs w:val="19"/>
          <w:lang w:val="nl-NL"/>
        </w:rPr>
        <w:t xml:space="preserve">; </w:t>
      </w:r>
      <w:r w:rsidR="00312459" w:rsidRPr="00AE187D">
        <w:rPr>
          <w:rFonts w:ascii="Consolas" w:hAnsi="Consolas" w:cs="Consolas"/>
          <w:color w:val="000000"/>
          <w:sz w:val="19"/>
          <w:szCs w:val="19"/>
          <w:highlight w:val="cyan"/>
          <w:lang w:val="nl-NL"/>
        </w:rPr>
        <w:t>5-Hàng hoá đặc trưng</w:t>
      </w:r>
      <w:r w:rsidRPr="00AE187D">
        <w:rPr>
          <w:rFonts w:ascii="Consolas" w:hAnsi="Consolas" w:cs="Consolas"/>
          <w:color w:val="000000"/>
          <w:sz w:val="19"/>
          <w:szCs w:val="19"/>
          <w:lang w:val="nl-NL"/>
        </w:rPr>
        <w: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TChat</w:t>
      </w:r>
      <w:r w:rsidRPr="00AE187D">
        <w:rPr>
          <w:rFonts w:ascii="Consolas" w:hAnsi="Consolas" w:cs="Consolas"/>
          <w:color w:val="0000FF"/>
          <w:sz w:val="19"/>
          <w:szCs w:val="19"/>
          <w:lang w:val="nl-NL"/>
        </w:rPr>
        <w:t>&gt;</w:t>
      </w:r>
    </w:p>
    <w:p w14:paraId="7AC8DE0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thứ tự</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STT</w:t>
      </w:r>
      <w:r w:rsidRPr="00AE187D">
        <w:rPr>
          <w:rFonts w:ascii="Consolas" w:hAnsi="Consolas" w:cs="Consolas"/>
          <w:color w:val="0000FF"/>
          <w:sz w:val="19"/>
          <w:szCs w:val="19"/>
          <w:lang w:val="nl-NL"/>
        </w:rPr>
        <w:t>&gt;</w:t>
      </w:r>
    </w:p>
    <w:p w14:paraId="06FB2A8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MHHDVu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hàng hóa, dịch vụ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MHHDVu</w:t>
      </w:r>
      <w:r w:rsidRPr="00AE187D">
        <w:rPr>
          <w:rFonts w:ascii="Consolas" w:hAnsi="Consolas" w:cs="Consolas"/>
          <w:color w:val="0000FF"/>
          <w:sz w:val="19"/>
          <w:szCs w:val="19"/>
          <w:lang w:val="nl-NL"/>
        </w:rPr>
        <w:t>&gt;</w:t>
      </w:r>
    </w:p>
    <w:p w14:paraId="6C9C6C6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THHDVu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hàng hóa, dịch vụ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THHDVu</w:t>
      </w:r>
      <w:r w:rsidRPr="00AE187D">
        <w:rPr>
          <w:rFonts w:ascii="Consolas" w:hAnsi="Consolas" w:cs="Consolas"/>
          <w:color w:val="0000FF"/>
          <w:sz w:val="19"/>
          <w:szCs w:val="19"/>
          <w:lang w:val="nl-NL"/>
        </w:rPr>
        <w:t>&gt;</w:t>
      </w:r>
    </w:p>
    <w:p w14:paraId="47F80EC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DVTinh</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Đơn vị tính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DVTinh</w:t>
      </w:r>
      <w:r w:rsidRPr="00AE187D">
        <w:rPr>
          <w:rFonts w:ascii="Consolas" w:hAnsi="Consolas" w:cs="Consolas"/>
          <w:color w:val="0000FF"/>
          <w:sz w:val="19"/>
          <w:szCs w:val="19"/>
          <w:lang w:val="nl-NL"/>
        </w:rPr>
        <w:t>&gt;</w:t>
      </w:r>
    </w:p>
    <w:p w14:paraId="125AB97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SLuong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lượng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SLuong</w:t>
      </w:r>
      <w:r w:rsidRPr="00AE187D">
        <w:rPr>
          <w:rFonts w:ascii="Consolas" w:hAnsi="Consolas" w:cs="Consolas"/>
          <w:color w:val="0000FF"/>
          <w:sz w:val="19"/>
          <w:szCs w:val="19"/>
          <w:lang w:val="nl-NL"/>
        </w:rPr>
        <w:t>&gt;</w:t>
      </w:r>
    </w:p>
    <w:p w14:paraId="3D8AACC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DGia</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Đơn giá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DGia</w:t>
      </w:r>
      <w:r w:rsidRPr="00AE187D">
        <w:rPr>
          <w:rFonts w:ascii="Consolas" w:hAnsi="Consolas" w:cs="Consolas"/>
          <w:color w:val="0000FF"/>
          <w:sz w:val="19"/>
          <w:szCs w:val="19"/>
          <w:lang w:val="nl-NL"/>
        </w:rPr>
        <w:t>&gt;</w:t>
      </w:r>
    </w:p>
    <w:p w14:paraId="0C141DC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TLCKhau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Tỷ lệ % chiết khấu</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TLCKhau</w:t>
      </w:r>
      <w:r w:rsidRPr="00AE187D">
        <w:rPr>
          <w:rFonts w:ascii="Consolas" w:hAnsi="Consolas" w:cs="Consolas"/>
          <w:color w:val="0000FF"/>
          <w:sz w:val="19"/>
          <w:szCs w:val="19"/>
          <w:lang w:val="nl-NL"/>
        </w:rPr>
        <w:t>&gt;</w:t>
      </w:r>
    </w:p>
    <w:p w14:paraId="7AC60A1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STCKhau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Số tiền chiết khấu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STCKhau</w:t>
      </w:r>
      <w:r w:rsidRPr="00AE187D">
        <w:rPr>
          <w:rFonts w:ascii="Consolas" w:hAnsi="Consolas" w:cs="Consolas"/>
          <w:color w:val="0000FF"/>
          <w:sz w:val="19"/>
          <w:szCs w:val="19"/>
          <w:lang w:val="nl-NL"/>
        </w:rPr>
        <w:t>&gt;</w:t>
      </w:r>
    </w:p>
    <w:p w14:paraId="1A7E0F2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Thành tiền (Thành tiền chưa có thuế GTGT) - Bắt buộc trừ trường hợp TChat = 4</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p>
    <w:p w14:paraId="71188D01"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Thuế suất (Thuế suất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p>
    <w:p w14:paraId="55E65BE5"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C00000"/>
          <w:sz w:val="19"/>
          <w:szCs w:val="19"/>
          <w:lang w:val="nl-NL"/>
        </w:rPr>
        <w:t>TThue</w:t>
      </w:r>
      <w:r w:rsidRPr="00AE187D">
        <w:rPr>
          <w:rFonts w:ascii="Consolas" w:hAnsi="Consolas" w:cs="Consolas"/>
          <w:color w:val="0000FF"/>
          <w:sz w:val="19"/>
          <w:szCs w:val="19"/>
          <w:lang w:val="nl-NL"/>
        </w:rPr>
        <w:t>&gt;</w:t>
      </w:r>
      <w:r w:rsidRPr="00AE187D">
        <w:rPr>
          <w:rFonts w:ascii="Consolas" w:hAnsi="Consolas" w:cs="Consolas"/>
          <w:sz w:val="19"/>
          <w:szCs w:val="19"/>
          <w:lang w:val="nl-NL"/>
        </w:rPr>
        <w:t>Tiền thuế</w:t>
      </w:r>
      <w:r w:rsidRPr="00AE187D">
        <w:rPr>
          <w:rFonts w:ascii="Consolas" w:hAnsi="Consolas" w:cs="Consolas"/>
          <w:color w:val="0000FF"/>
          <w:sz w:val="19"/>
          <w:szCs w:val="19"/>
          <w:lang w:val="nl-NL"/>
        </w:rPr>
        <w:t>&lt;/</w:t>
      </w:r>
      <w:r w:rsidRPr="00AE187D">
        <w:rPr>
          <w:rFonts w:ascii="Consolas" w:hAnsi="Consolas" w:cs="Consolas"/>
          <w:color w:val="C00000"/>
          <w:sz w:val="19"/>
          <w:szCs w:val="19"/>
          <w:lang w:val="nl-NL"/>
        </w:rPr>
        <w:t>TThue</w:t>
      </w:r>
      <w:r w:rsidRPr="00AE187D">
        <w:rPr>
          <w:rFonts w:ascii="Consolas" w:hAnsi="Consolas" w:cs="Consolas"/>
          <w:color w:val="0000FF"/>
          <w:sz w:val="19"/>
          <w:szCs w:val="19"/>
          <w:lang w:val="nl-NL"/>
        </w:rPr>
        <w:t>&gt;</w:t>
      </w:r>
    </w:p>
    <w:p w14:paraId="016035D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 xml:space="preserve">               </w:t>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C00000"/>
          <w:sz w:val="19"/>
          <w:szCs w:val="19"/>
          <w:lang w:val="nl-NL"/>
        </w:rPr>
        <w:t>TSThue</w:t>
      </w:r>
      <w:r w:rsidRPr="00AE187D">
        <w:rPr>
          <w:rFonts w:ascii="Consolas" w:hAnsi="Consolas" w:cs="Consolas"/>
          <w:color w:val="0000FF"/>
          <w:sz w:val="19"/>
          <w:szCs w:val="19"/>
          <w:lang w:val="nl-NL"/>
        </w:rPr>
        <w:t>&gt;</w:t>
      </w:r>
      <w:r w:rsidRPr="00AE187D">
        <w:rPr>
          <w:rFonts w:ascii="Consolas" w:hAnsi="Consolas" w:cs="Consolas"/>
          <w:sz w:val="19"/>
          <w:szCs w:val="19"/>
          <w:lang w:val="nl-NL"/>
        </w:rPr>
        <w:t>Tiền sau thuế</w:t>
      </w:r>
      <w:r w:rsidRPr="00AE187D">
        <w:rPr>
          <w:rFonts w:ascii="Consolas" w:hAnsi="Consolas" w:cs="Consolas"/>
          <w:color w:val="0000FF"/>
          <w:sz w:val="19"/>
          <w:szCs w:val="19"/>
          <w:lang w:val="nl-NL"/>
        </w:rPr>
        <w:t>&lt;/</w:t>
      </w:r>
      <w:r w:rsidRPr="00AE187D">
        <w:rPr>
          <w:rFonts w:ascii="Consolas" w:hAnsi="Consolas" w:cs="Consolas"/>
          <w:color w:val="C00000"/>
          <w:sz w:val="19"/>
          <w:szCs w:val="19"/>
          <w:lang w:val="nl-NL"/>
        </w:rPr>
        <w:t>TSThue</w:t>
      </w:r>
      <w:r w:rsidRPr="00AE187D">
        <w:rPr>
          <w:rFonts w:ascii="Consolas" w:hAnsi="Consolas" w:cs="Consolas"/>
          <w:color w:val="0000FF"/>
          <w:sz w:val="19"/>
          <w:szCs w:val="19"/>
          <w:lang w:val="nl-NL"/>
        </w:rPr>
        <w:t>&gt;</w:t>
      </w:r>
    </w:p>
    <w:p w14:paraId="62FE1DD2" w14:textId="77777777" w:rsidR="009D1437" w:rsidRDefault="009D1437" w:rsidP="009D1437">
      <w:pPr>
        <w:autoSpaceDE w:val="0"/>
        <w:autoSpaceDN w:val="0"/>
        <w:adjustRightInd w:val="0"/>
        <w:rPr>
          <w:rFonts w:ascii="Consolas" w:hAnsi="Consolas" w:cs="Consolas"/>
          <w:color w:val="000000"/>
          <w:sz w:val="19"/>
          <w:szCs w:val="19"/>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Pr>
          <w:rFonts w:ascii="Consolas" w:hAnsi="Consolas" w:cs="Consolas"/>
          <w:color w:val="0000FF"/>
          <w:sz w:val="19"/>
          <w:szCs w:val="19"/>
        </w:rPr>
        <w:t>&lt;</w:t>
      </w:r>
      <w:r>
        <w:rPr>
          <w:rFonts w:ascii="Consolas" w:hAnsi="Consolas" w:cs="Consolas"/>
          <w:color w:val="A31515"/>
          <w:sz w:val="19"/>
          <w:szCs w:val="19"/>
        </w:rPr>
        <w:t>TTKhac</w:t>
      </w:r>
      <w:r>
        <w:rPr>
          <w:rFonts w:ascii="Consolas" w:hAnsi="Consolas" w:cs="Consolas"/>
          <w:color w:val="0000FF"/>
          <w:sz w:val="19"/>
          <w:szCs w:val="19"/>
        </w:rPr>
        <w:t>&gt;</w:t>
      </w:r>
    </w:p>
    <w:p w14:paraId="49CADB47"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14:paraId="064B1DDF"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TTruong</w:t>
      </w:r>
      <w:r>
        <w:rPr>
          <w:rFonts w:ascii="Consolas" w:hAnsi="Consolas" w:cs="Consolas"/>
          <w:color w:val="0000FF"/>
          <w:sz w:val="19"/>
          <w:szCs w:val="19"/>
        </w:rPr>
        <w:t>&gt;</w:t>
      </w:r>
      <w:r>
        <w:rPr>
          <w:rFonts w:ascii="Consolas" w:hAnsi="Consolas" w:cs="Consolas"/>
          <w:color w:val="000000"/>
          <w:sz w:val="19"/>
          <w:szCs w:val="19"/>
        </w:rPr>
        <w:t>Tên trường</w:t>
      </w:r>
      <w:r>
        <w:rPr>
          <w:rFonts w:ascii="Consolas" w:hAnsi="Consolas" w:cs="Consolas"/>
          <w:color w:val="0000FF"/>
          <w:sz w:val="19"/>
          <w:szCs w:val="19"/>
        </w:rPr>
        <w:t>&lt;/</w:t>
      </w:r>
      <w:r>
        <w:rPr>
          <w:rFonts w:ascii="Consolas" w:hAnsi="Consolas" w:cs="Consolas"/>
          <w:color w:val="A31515"/>
          <w:sz w:val="19"/>
          <w:szCs w:val="19"/>
        </w:rPr>
        <w:t>TTruong</w:t>
      </w:r>
      <w:r>
        <w:rPr>
          <w:rFonts w:ascii="Consolas" w:hAnsi="Consolas" w:cs="Consolas"/>
          <w:color w:val="0000FF"/>
          <w:sz w:val="19"/>
          <w:szCs w:val="19"/>
        </w:rPr>
        <w:t>&gt;</w:t>
      </w:r>
    </w:p>
    <w:p w14:paraId="0AC596C8"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KDLieu</w:t>
      </w:r>
      <w:r>
        <w:rPr>
          <w:rFonts w:ascii="Consolas" w:hAnsi="Consolas" w:cs="Consolas"/>
          <w:color w:val="0000FF"/>
          <w:sz w:val="19"/>
          <w:szCs w:val="19"/>
        </w:rPr>
        <w:t>&gt;</w:t>
      </w:r>
      <w:r>
        <w:rPr>
          <w:rFonts w:ascii="Consolas" w:hAnsi="Consolas" w:cs="Consolas"/>
          <w:color w:val="000000"/>
          <w:sz w:val="19"/>
          <w:szCs w:val="19"/>
        </w:rPr>
        <w:t>Kiểu dữ liệu</w:t>
      </w:r>
      <w:r>
        <w:rPr>
          <w:rFonts w:ascii="Consolas" w:hAnsi="Consolas" w:cs="Consolas"/>
          <w:color w:val="0000FF"/>
          <w:sz w:val="19"/>
          <w:szCs w:val="19"/>
        </w:rPr>
        <w:t>&lt;/</w:t>
      </w:r>
      <w:r>
        <w:rPr>
          <w:rFonts w:ascii="Consolas" w:hAnsi="Consolas" w:cs="Consolas"/>
          <w:color w:val="A31515"/>
          <w:sz w:val="19"/>
          <w:szCs w:val="19"/>
        </w:rPr>
        <w:t>KDLieu</w:t>
      </w:r>
      <w:r>
        <w:rPr>
          <w:rFonts w:ascii="Consolas" w:hAnsi="Consolas" w:cs="Consolas"/>
          <w:color w:val="0000FF"/>
          <w:sz w:val="19"/>
          <w:szCs w:val="19"/>
        </w:rPr>
        <w:t>&gt;</w:t>
      </w:r>
    </w:p>
    <w:p w14:paraId="593634EC"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DLieu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Dữ liệu</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DLieu</w:t>
      </w:r>
      <w:r w:rsidRPr="00AE187D">
        <w:rPr>
          <w:rFonts w:ascii="Consolas" w:hAnsi="Consolas" w:cs="Consolas"/>
          <w:color w:val="0000FF"/>
          <w:sz w:val="19"/>
          <w:szCs w:val="19"/>
          <w:lang w:val="nl-NL"/>
        </w:rPr>
        <w:t>&gt;</w:t>
      </w:r>
    </w:p>
    <w:p w14:paraId="0F99196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TTin</w:t>
      </w:r>
      <w:r w:rsidRPr="00AE187D">
        <w:rPr>
          <w:rFonts w:ascii="Consolas" w:hAnsi="Consolas" w:cs="Consolas"/>
          <w:color w:val="0000FF"/>
          <w:sz w:val="19"/>
          <w:szCs w:val="19"/>
          <w:lang w:val="nl-NL"/>
        </w:rPr>
        <w:t>&gt;</w:t>
      </w:r>
    </w:p>
    <w:p w14:paraId="7F704BD2" w14:textId="7C8BF60C"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TTKhac</w:t>
      </w:r>
      <w:r w:rsidRPr="00AE187D">
        <w:rPr>
          <w:rFonts w:ascii="Consolas" w:hAnsi="Consolas" w:cs="Consolas"/>
          <w:color w:val="0000FF"/>
          <w:sz w:val="19"/>
          <w:szCs w:val="19"/>
          <w:lang w:val="nl-NL"/>
        </w:rPr>
        <w:t>&gt;</w:t>
      </w:r>
    </w:p>
    <w:p w14:paraId="4C18935E" w14:textId="77777777" w:rsidR="00312459" w:rsidRPr="00AE187D" w:rsidRDefault="00312459" w:rsidP="00312459">
      <w:pPr>
        <w:autoSpaceDE w:val="0"/>
        <w:autoSpaceDN w:val="0"/>
        <w:adjustRightInd w:val="0"/>
        <w:ind w:left="2160" w:firstLine="72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TTHHDTrung</w:t>
      </w:r>
      <w:r w:rsidRPr="00AE187D">
        <w:rPr>
          <w:rFonts w:ascii="Courier New" w:hAnsi="Courier New" w:cs="Courier New"/>
          <w:color w:val="0000FF"/>
          <w:sz w:val="20"/>
          <w:szCs w:val="20"/>
          <w:highlight w:val="cyan"/>
          <w:lang w:val="nl-NL"/>
        </w:rPr>
        <w:t xml:space="preserve">&gt; </w:t>
      </w:r>
      <w:r w:rsidRPr="00AE187D">
        <w:rPr>
          <w:rFonts w:ascii="Consolas" w:hAnsi="Consolas" w:cs="Consolas"/>
          <w:color w:val="000000"/>
          <w:sz w:val="19"/>
          <w:szCs w:val="19"/>
          <w:lang w:val="nl-NL"/>
        </w:rPr>
        <w:t>- Bắt buộc trường hợp TChat = 5</w:t>
      </w:r>
    </w:p>
    <w:p w14:paraId="65DA5650" w14:textId="77777777" w:rsidR="00312459" w:rsidRPr="00AE187D" w:rsidRDefault="00312459" w:rsidP="00312459">
      <w:pPr>
        <w:autoSpaceDE w:val="0"/>
        <w:autoSpaceDN w:val="0"/>
        <w:adjustRightInd w:val="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TTin</w:t>
      </w:r>
      <w:r w:rsidRPr="00AE187D">
        <w:rPr>
          <w:rFonts w:ascii="Courier New" w:hAnsi="Courier New" w:cs="Courier New"/>
          <w:color w:val="0000FF"/>
          <w:sz w:val="20"/>
          <w:szCs w:val="20"/>
          <w:highlight w:val="cyan"/>
          <w:lang w:val="nl-NL"/>
        </w:rPr>
        <w:t>&gt;</w:t>
      </w:r>
    </w:p>
    <w:p w14:paraId="042E1AC0" w14:textId="77777777" w:rsidR="00312459" w:rsidRPr="00AE187D" w:rsidRDefault="00312459" w:rsidP="00312459">
      <w:pPr>
        <w:autoSpaceDE w:val="0"/>
        <w:autoSpaceDN w:val="0"/>
        <w:adjustRightInd w:val="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C00000"/>
          <w:sz w:val="20"/>
          <w:szCs w:val="20"/>
          <w:highlight w:val="cyan"/>
          <w:lang w:val="nl-NL"/>
        </w:rPr>
        <w:t>LHHDTrung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Loại hàng hóa đặc trưng (nhận các giá trị: 1- Hàng hóa là xe ô tô, xe mô tô, 2- Dịch vụ vận chuyển, 3- Dịch vụ vận chuyển trên nền tảng số, TMĐT)</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LHHDTrung</w:t>
      </w:r>
      <w:r w:rsidRPr="00AE187D">
        <w:rPr>
          <w:rFonts w:ascii="Courier New" w:hAnsi="Courier New" w:cs="Courier New"/>
          <w:color w:val="0000FF"/>
          <w:sz w:val="20"/>
          <w:szCs w:val="20"/>
          <w:highlight w:val="cyan"/>
          <w:lang w:val="nl-NL"/>
        </w:rPr>
        <w:t>&gt;</w:t>
      </w:r>
    </w:p>
    <w:p w14:paraId="77C4E980" w14:textId="77777777" w:rsidR="00312459" w:rsidRPr="00AE187D" w:rsidRDefault="00312459" w:rsidP="00312459">
      <w:pPr>
        <w:autoSpaceDE w:val="0"/>
        <w:autoSpaceDN w:val="0"/>
        <w:adjustRightInd w:val="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TTruong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Tên trường (Nhận các giá trị: Số khung (</w:t>
      </w:r>
      <w:r w:rsidRPr="00AE187D">
        <w:rPr>
          <w:rFonts w:ascii="Courier New" w:hAnsi="Courier New" w:cs="Courier New"/>
          <w:color w:val="C00000"/>
          <w:sz w:val="20"/>
          <w:szCs w:val="20"/>
          <w:highlight w:val="cyan"/>
          <w:lang w:val="nl-NL"/>
        </w:rPr>
        <w:t>SKhung</w:t>
      </w:r>
      <w:r w:rsidRPr="00AE187D">
        <w:rPr>
          <w:rFonts w:ascii="Courier New" w:hAnsi="Courier New" w:cs="Courier New"/>
          <w:color w:val="000000"/>
          <w:sz w:val="20"/>
          <w:szCs w:val="20"/>
          <w:highlight w:val="cyan"/>
          <w:lang w:val="nl-NL"/>
        </w:rPr>
        <w:t>),Số máy (</w:t>
      </w:r>
      <w:r w:rsidRPr="00AE187D">
        <w:rPr>
          <w:rFonts w:ascii="Courier New" w:hAnsi="Courier New" w:cs="Courier New"/>
          <w:color w:val="C00000"/>
          <w:sz w:val="20"/>
          <w:szCs w:val="20"/>
          <w:highlight w:val="cyan"/>
          <w:lang w:val="nl-NL"/>
        </w:rPr>
        <w:t>SMay</w:t>
      </w:r>
      <w:r w:rsidRPr="00AE187D">
        <w:rPr>
          <w:rFonts w:ascii="Courier New" w:hAnsi="Courier New" w:cs="Courier New"/>
          <w:color w:val="000000"/>
          <w:sz w:val="20"/>
          <w:szCs w:val="20"/>
          <w:highlight w:val="cyan"/>
          <w:lang w:val="nl-NL"/>
        </w:rPr>
        <w:t>),Biển kiểm soát phương tiện vận chuyển (</w:t>
      </w:r>
      <w:r w:rsidRPr="00AE187D">
        <w:rPr>
          <w:rFonts w:ascii="Courier New" w:hAnsi="Courier New" w:cs="Courier New"/>
          <w:color w:val="C00000"/>
          <w:sz w:val="20"/>
          <w:szCs w:val="20"/>
          <w:highlight w:val="cyan"/>
          <w:lang w:val="nl-NL"/>
        </w:rPr>
        <w:t>BKSPTVChuyen</w:t>
      </w:r>
      <w:r w:rsidRPr="00AE187D">
        <w:rPr>
          <w:rFonts w:ascii="Courier New" w:hAnsi="Courier New" w:cs="Courier New"/>
          <w:color w:val="000000"/>
          <w:sz w:val="20"/>
          <w:szCs w:val="20"/>
          <w:highlight w:val="cyan"/>
          <w:lang w:val="nl-NL"/>
        </w:rPr>
        <w:t>), Tên người gửi hàng (</w:t>
      </w:r>
      <w:r w:rsidRPr="00AE187D">
        <w:rPr>
          <w:rFonts w:ascii="Courier New" w:hAnsi="Courier New" w:cs="Courier New"/>
          <w:color w:val="C00000"/>
          <w:sz w:val="20"/>
          <w:szCs w:val="20"/>
          <w:highlight w:val="cyan"/>
          <w:lang w:val="nl-NL"/>
        </w:rPr>
        <w:t>TNGHang</w:t>
      </w:r>
      <w:r w:rsidRPr="00AE187D">
        <w:rPr>
          <w:rFonts w:ascii="Courier New" w:hAnsi="Courier New" w:cs="Courier New"/>
          <w:color w:val="000000"/>
          <w:sz w:val="20"/>
          <w:szCs w:val="20"/>
          <w:highlight w:val="cyan"/>
          <w:lang w:val="nl-NL"/>
        </w:rPr>
        <w:t>), Địa chỉ người gửi hàng (</w:t>
      </w:r>
      <w:r w:rsidRPr="00AE187D">
        <w:rPr>
          <w:rFonts w:ascii="Courier New" w:hAnsi="Courier New" w:cs="Courier New"/>
          <w:color w:val="C00000"/>
          <w:sz w:val="20"/>
          <w:szCs w:val="20"/>
          <w:highlight w:val="cyan"/>
          <w:lang w:val="nl-NL"/>
        </w:rPr>
        <w:t>DCNGHang</w:t>
      </w:r>
      <w:r w:rsidRPr="00AE187D">
        <w:rPr>
          <w:rFonts w:ascii="Courier New" w:hAnsi="Courier New" w:cs="Courier New"/>
          <w:color w:val="000000"/>
          <w:sz w:val="20"/>
          <w:szCs w:val="20"/>
          <w:highlight w:val="cyan"/>
          <w:lang w:val="nl-NL"/>
        </w:rPr>
        <w:t>),MST người gửi hàng (</w:t>
      </w:r>
      <w:r w:rsidRPr="00AE187D">
        <w:rPr>
          <w:rFonts w:ascii="Courier New" w:hAnsi="Courier New" w:cs="Courier New"/>
          <w:color w:val="C00000"/>
          <w:sz w:val="20"/>
          <w:szCs w:val="20"/>
          <w:highlight w:val="cyan"/>
          <w:lang w:val="nl-NL"/>
        </w:rPr>
        <w:t>MSTNGHang</w:t>
      </w:r>
      <w:r w:rsidRPr="00AE187D">
        <w:rPr>
          <w:rFonts w:ascii="Courier New" w:hAnsi="Courier New" w:cs="Courier New"/>
          <w:color w:val="000000"/>
          <w:sz w:val="20"/>
          <w:szCs w:val="20"/>
          <w:highlight w:val="cyan"/>
          <w:lang w:val="nl-NL"/>
        </w:rPr>
        <w:t>), Số định danh người gửi hàng (</w:t>
      </w:r>
      <w:r w:rsidRPr="00AE187D">
        <w:rPr>
          <w:rFonts w:ascii="Courier New" w:hAnsi="Courier New" w:cs="Courier New"/>
          <w:color w:val="C00000"/>
          <w:sz w:val="20"/>
          <w:szCs w:val="20"/>
          <w:highlight w:val="cyan"/>
          <w:lang w:val="nl-NL"/>
        </w:rPr>
        <w:t>MDDNGHang</w:t>
      </w:r>
      <w:r w:rsidRPr="00AE187D">
        <w:rPr>
          <w:rFonts w:ascii="Courier New" w:hAnsi="Courier New" w:cs="Courier New"/>
          <w:color w:val="000000"/>
          <w:sz w:val="20"/>
          <w:szCs w:val="20"/>
          <w:highlight w:val="cyan"/>
          <w:lang w:val="nl-NL"/>
        </w:rPr>
        <w:t>))</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TTruong</w:t>
      </w:r>
      <w:r w:rsidRPr="00AE187D">
        <w:rPr>
          <w:rFonts w:ascii="Courier New" w:hAnsi="Courier New" w:cs="Courier New"/>
          <w:color w:val="0000FF"/>
          <w:sz w:val="20"/>
          <w:szCs w:val="20"/>
          <w:highlight w:val="cyan"/>
          <w:lang w:val="nl-NL"/>
        </w:rPr>
        <w:t>&gt;</w:t>
      </w:r>
    </w:p>
    <w:p w14:paraId="583EC4B7" w14:textId="77777777" w:rsidR="00312459" w:rsidRPr="00AE187D" w:rsidRDefault="00312459" w:rsidP="00312459">
      <w:pPr>
        <w:autoSpaceDE w:val="0"/>
        <w:autoSpaceDN w:val="0"/>
        <w:adjustRightInd w:val="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DLieu</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Dữ liệu</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DLieu</w:t>
      </w:r>
      <w:r w:rsidRPr="00AE187D">
        <w:rPr>
          <w:rFonts w:ascii="Courier New" w:hAnsi="Courier New" w:cs="Courier New"/>
          <w:color w:val="0000FF"/>
          <w:sz w:val="20"/>
          <w:szCs w:val="20"/>
          <w:highlight w:val="cyan"/>
          <w:lang w:val="nl-NL"/>
        </w:rPr>
        <w:t>&gt;</w:t>
      </w:r>
    </w:p>
    <w:p w14:paraId="7B0D8C00" w14:textId="77777777" w:rsidR="00312459" w:rsidRPr="00AE187D" w:rsidRDefault="00312459" w:rsidP="00312459">
      <w:pPr>
        <w:autoSpaceDE w:val="0"/>
        <w:autoSpaceDN w:val="0"/>
        <w:adjustRightInd w:val="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TTin</w:t>
      </w:r>
      <w:r w:rsidRPr="00AE187D">
        <w:rPr>
          <w:rFonts w:ascii="Courier New" w:hAnsi="Courier New" w:cs="Courier New"/>
          <w:color w:val="0000FF"/>
          <w:sz w:val="20"/>
          <w:szCs w:val="20"/>
          <w:highlight w:val="cyan"/>
          <w:lang w:val="nl-NL"/>
        </w:rPr>
        <w:t>&gt;</w:t>
      </w:r>
    </w:p>
    <w:p w14:paraId="206B368D" w14:textId="62ECD205" w:rsidR="00312459" w:rsidRPr="00AE187D" w:rsidRDefault="00312459" w:rsidP="009D1437">
      <w:pPr>
        <w:autoSpaceDE w:val="0"/>
        <w:autoSpaceDN w:val="0"/>
        <w:adjustRightInd w:val="0"/>
        <w:rPr>
          <w:rFonts w:ascii="Courier New" w:hAnsi="Courier New" w:cs="Courier New"/>
          <w:color w:val="000000"/>
          <w:sz w:val="20"/>
          <w:szCs w:val="20"/>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C00000"/>
          <w:sz w:val="20"/>
          <w:szCs w:val="20"/>
          <w:highlight w:val="cyan"/>
          <w:lang w:val="nl-NL"/>
        </w:rPr>
        <w:t>TTHHDTrung</w:t>
      </w:r>
      <w:r w:rsidRPr="00AE187D">
        <w:rPr>
          <w:rFonts w:ascii="Courier New" w:hAnsi="Courier New" w:cs="Courier New"/>
          <w:color w:val="0000FF"/>
          <w:sz w:val="20"/>
          <w:szCs w:val="20"/>
          <w:highlight w:val="cyan"/>
          <w:lang w:val="nl-NL"/>
        </w:rPr>
        <w:t>&gt;</w:t>
      </w:r>
    </w:p>
    <w:p w14:paraId="1219BB7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HHDVu</w:t>
      </w:r>
      <w:r w:rsidRPr="00AE187D">
        <w:rPr>
          <w:rFonts w:ascii="Consolas" w:hAnsi="Consolas" w:cs="Consolas"/>
          <w:color w:val="0000FF"/>
          <w:sz w:val="19"/>
          <w:szCs w:val="19"/>
          <w:lang w:val="nl-NL"/>
        </w:rPr>
        <w:t>&gt;</w:t>
      </w:r>
    </w:p>
    <w:p w14:paraId="0039879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DSHHDVu</w:t>
      </w:r>
      <w:r w:rsidRPr="00AE187D">
        <w:rPr>
          <w:rFonts w:ascii="Consolas" w:hAnsi="Consolas" w:cs="Consolas"/>
          <w:color w:val="0000FF"/>
          <w:sz w:val="19"/>
          <w:szCs w:val="19"/>
          <w:lang w:val="nl-NL"/>
        </w:rPr>
        <w:t>&gt;</w:t>
      </w:r>
    </w:p>
    <w:p w14:paraId="3A139102"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TToan</w:t>
      </w:r>
      <w:r w:rsidRPr="00AE187D">
        <w:rPr>
          <w:rFonts w:ascii="Consolas" w:hAnsi="Consolas" w:cs="Consolas"/>
          <w:color w:val="0000FF"/>
          <w:sz w:val="19"/>
          <w:szCs w:val="19"/>
          <w:lang w:val="nl-NL"/>
        </w:rPr>
        <w:t>&gt;</w:t>
      </w:r>
    </w:p>
    <w:p w14:paraId="1BAEDBD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THTTLTSuat</w:t>
      </w:r>
      <w:r w:rsidRPr="00AE187D">
        <w:rPr>
          <w:rFonts w:ascii="Consolas" w:hAnsi="Consolas" w:cs="Consolas"/>
          <w:color w:val="0000FF"/>
          <w:sz w:val="19"/>
          <w:szCs w:val="19"/>
          <w:lang w:val="nl-NL"/>
        </w:rPr>
        <w:t>&gt; &lt;!--</w:t>
      </w:r>
      <w:r w:rsidRPr="00AE187D">
        <w:rPr>
          <w:rFonts w:ascii="Consolas" w:hAnsi="Consolas" w:cs="Consolas"/>
          <w:color w:val="008000"/>
          <w:sz w:val="19"/>
          <w:szCs w:val="19"/>
          <w:lang w:val="nl-NL"/>
        </w:rPr>
        <w:t>sử dụng hóa đơn GTGT</w:t>
      </w:r>
      <w:r w:rsidRPr="00AE187D">
        <w:rPr>
          <w:rFonts w:ascii="Consolas" w:hAnsi="Consolas" w:cs="Consolas"/>
          <w:color w:val="0000FF"/>
          <w:sz w:val="19"/>
          <w:szCs w:val="19"/>
          <w:lang w:val="nl-NL"/>
        </w:rPr>
        <w:t>--&gt;</w:t>
      </w:r>
    </w:p>
    <w:p w14:paraId="1E33738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LTSuat</w:t>
      </w:r>
      <w:r w:rsidRPr="00AE187D">
        <w:rPr>
          <w:rFonts w:ascii="Consolas" w:hAnsi="Consolas" w:cs="Consolas"/>
          <w:color w:val="0000FF"/>
          <w:sz w:val="19"/>
          <w:szCs w:val="19"/>
          <w:lang w:val="nl-NL"/>
        </w:rPr>
        <w:t>&gt;</w:t>
      </w:r>
    </w:p>
    <w:p w14:paraId="36E31DD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Thuế suất (Thuế suất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p>
    <w:p w14:paraId="41FD86B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Thành tiền (Thành tiền chưa có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p>
    <w:p w14:paraId="36271099"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Tiền thuế (Tiền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TThue</w:t>
      </w:r>
      <w:r w:rsidRPr="00AE187D">
        <w:rPr>
          <w:rFonts w:ascii="Consolas" w:hAnsi="Consolas" w:cs="Consolas"/>
          <w:color w:val="0000FF"/>
          <w:sz w:val="19"/>
          <w:szCs w:val="19"/>
          <w:lang w:val="nl-NL"/>
        </w:rPr>
        <w:t>&gt;</w:t>
      </w:r>
    </w:p>
    <w:p w14:paraId="13B494C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LTSuat</w:t>
      </w:r>
      <w:r w:rsidRPr="00AE187D">
        <w:rPr>
          <w:rFonts w:ascii="Consolas" w:hAnsi="Consolas" w:cs="Consolas"/>
          <w:color w:val="0000FF"/>
          <w:sz w:val="19"/>
          <w:szCs w:val="19"/>
          <w:lang w:val="nl-NL"/>
        </w:rPr>
        <w:t>&gt;</w:t>
      </w:r>
    </w:p>
    <w:p w14:paraId="11BD407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lastRenderedPageBreak/>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THTTLTSuat</w:t>
      </w:r>
      <w:r w:rsidRPr="00AE187D">
        <w:rPr>
          <w:rFonts w:ascii="Consolas" w:hAnsi="Consolas" w:cs="Consolas"/>
          <w:color w:val="0000FF"/>
          <w:sz w:val="19"/>
          <w:szCs w:val="19"/>
          <w:lang w:val="nl-NL"/>
        </w:rPr>
        <w:t>&gt;</w:t>
      </w:r>
    </w:p>
    <w:p w14:paraId="245DB28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TgTCThue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chưa thuế (Tổng cộng thành tiền chưa có thuế GTGT) (Bắt buộc với hóa đơn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TgTCThue</w:t>
      </w:r>
      <w:r w:rsidRPr="00AE187D">
        <w:rPr>
          <w:rFonts w:ascii="Consolas" w:hAnsi="Consolas" w:cs="Consolas"/>
          <w:color w:val="0000FF"/>
          <w:sz w:val="19"/>
          <w:szCs w:val="19"/>
          <w:lang w:val="nl-NL"/>
        </w:rPr>
        <w:t>&gt;</w:t>
      </w:r>
    </w:p>
    <w:p w14:paraId="3995999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thuế (Tổng cộng tiền thuế GTGT) (Bắt buộc với hóa đơn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TgTThue</w:t>
      </w:r>
      <w:r w:rsidRPr="00AE187D">
        <w:rPr>
          <w:rFonts w:ascii="Consolas" w:hAnsi="Consolas" w:cs="Consolas"/>
          <w:color w:val="0000FF"/>
          <w:sz w:val="19"/>
          <w:szCs w:val="19"/>
          <w:lang w:val="nl-NL"/>
        </w:rPr>
        <w:t>&gt;</w:t>
      </w:r>
    </w:p>
    <w:p w14:paraId="3B32EFF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TTCKTMai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chiết khấu thương mại</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TTCKTMai</w:t>
      </w:r>
      <w:r w:rsidRPr="00AE187D">
        <w:rPr>
          <w:rFonts w:ascii="Consolas" w:hAnsi="Consolas" w:cs="Consolas"/>
          <w:color w:val="0000FF"/>
          <w:sz w:val="19"/>
          <w:szCs w:val="19"/>
          <w:lang w:val="nl-NL"/>
        </w:rPr>
        <w:t>&gt;</w:t>
      </w:r>
    </w:p>
    <w:p w14:paraId="2C2C4E44"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TgTTTBSo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thanh toán bằng số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TgTTTBSo</w:t>
      </w:r>
      <w:r w:rsidRPr="00AE187D">
        <w:rPr>
          <w:rFonts w:ascii="Consolas" w:hAnsi="Consolas" w:cs="Consolas"/>
          <w:color w:val="0000FF"/>
          <w:sz w:val="19"/>
          <w:szCs w:val="19"/>
          <w:lang w:val="nl-NL"/>
        </w:rPr>
        <w:t>&gt;</w:t>
      </w:r>
    </w:p>
    <w:p w14:paraId="3AC34C6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TgTTTBChu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thanh toán bằng chữ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TgTTTBChu</w:t>
      </w:r>
      <w:r w:rsidRPr="00AE187D">
        <w:rPr>
          <w:rFonts w:ascii="Consolas" w:hAnsi="Consolas" w:cs="Consolas"/>
          <w:color w:val="0000FF"/>
          <w:sz w:val="19"/>
          <w:szCs w:val="19"/>
          <w:lang w:val="nl-NL"/>
        </w:rPr>
        <w:t>&gt;</w:t>
      </w:r>
    </w:p>
    <w:p w14:paraId="715648F4" w14:textId="77777777" w:rsidR="009D1437" w:rsidRDefault="009D1437" w:rsidP="009D1437">
      <w:pPr>
        <w:autoSpaceDE w:val="0"/>
        <w:autoSpaceDN w:val="0"/>
        <w:adjustRightInd w:val="0"/>
        <w:rPr>
          <w:rFonts w:ascii="Consolas" w:hAnsi="Consolas" w:cs="Consolas"/>
          <w:color w:val="000000"/>
          <w:sz w:val="19"/>
          <w:szCs w:val="19"/>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w:t>
      </w:r>
      <w:r>
        <w:rPr>
          <w:rFonts w:ascii="Consolas" w:hAnsi="Consolas" w:cs="Consolas"/>
          <w:color w:val="0000FF"/>
          <w:sz w:val="19"/>
          <w:szCs w:val="19"/>
        </w:rPr>
        <w:t>&lt;/</w:t>
      </w:r>
      <w:r>
        <w:rPr>
          <w:rFonts w:ascii="Consolas" w:hAnsi="Consolas" w:cs="Consolas"/>
          <w:color w:val="A31515"/>
          <w:sz w:val="19"/>
          <w:szCs w:val="19"/>
        </w:rPr>
        <w:t>TToan</w:t>
      </w:r>
      <w:r>
        <w:rPr>
          <w:rFonts w:ascii="Consolas" w:hAnsi="Consolas" w:cs="Consolas"/>
          <w:color w:val="0000FF"/>
          <w:sz w:val="19"/>
          <w:szCs w:val="19"/>
        </w:rPr>
        <w:t>&gt;</w:t>
      </w:r>
    </w:p>
    <w:p w14:paraId="1639B46D"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14:paraId="3ECB6FC5" w14:textId="77777777" w:rsidR="009D1437" w:rsidRPr="00BA16A5" w:rsidRDefault="009D1437" w:rsidP="009D1437">
      <w:pPr>
        <w:rPr>
          <w:b/>
          <w:u w:val="single"/>
        </w:rPr>
      </w:pPr>
      <w:r>
        <w:rPr>
          <w:rFonts w:ascii="Consolas" w:hAnsi="Consolas" w:cs="Consolas"/>
          <w:color w:val="0000FF"/>
          <w:sz w:val="19"/>
          <w:szCs w:val="19"/>
        </w:rPr>
        <w:t>&lt;/</w:t>
      </w:r>
      <w:r>
        <w:rPr>
          <w:rFonts w:ascii="Consolas" w:hAnsi="Consolas" w:cs="Consolas"/>
          <w:color w:val="A31515"/>
          <w:sz w:val="19"/>
          <w:szCs w:val="19"/>
        </w:rPr>
        <w:t>DieuChinhHD</w:t>
      </w:r>
      <w:r>
        <w:rPr>
          <w:rFonts w:ascii="Consolas" w:hAnsi="Consolas" w:cs="Consolas"/>
          <w:color w:val="0000FF"/>
          <w:sz w:val="19"/>
          <w:szCs w:val="19"/>
        </w:rPr>
        <w:t>&gt;</w:t>
      </w:r>
    </w:p>
    <w:p w14:paraId="1D8BBEEC" w14:textId="77777777" w:rsidR="009D1437" w:rsidRPr="007C7E60" w:rsidRDefault="009D1437" w:rsidP="00480762">
      <w:pPr>
        <w:pStyle w:val="Heading3"/>
      </w:pPr>
      <w:bookmarkStart w:id="296" w:name="_Toc198045359"/>
      <w:r w:rsidRPr="007C7E60">
        <w:t>Thay thế hóa đơn</w:t>
      </w:r>
      <w:r>
        <w:t xml:space="preserve"> theo số hóa đơn truyền vào</w:t>
      </w:r>
      <w:bookmarkEnd w:id="296"/>
    </w:p>
    <w:p w14:paraId="15281BDC" w14:textId="77777777" w:rsidR="009D1437" w:rsidRDefault="009D1437" w:rsidP="009D1437">
      <w:r>
        <w:t>URL</w:t>
      </w:r>
    </w:p>
    <w:p w14:paraId="3EC17C45" w14:textId="77777777" w:rsidR="009D1437" w:rsidRPr="004A4DD9" w:rsidRDefault="009D1437" w:rsidP="009D1437">
      <w:pPr>
        <w:ind w:firstLine="720"/>
        <w:jc w:val="both"/>
      </w:pPr>
      <w:r>
        <w:rPr>
          <w:rFonts w:eastAsia="Calibri"/>
        </w:rPr>
        <w:t>s</w:t>
      </w:r>
      <w:r w:rsidRPr="009372AD">
        <w:rPr>
          <w:rFonts w:eastAsia="Calibri"/>
        </w:rPr>
        <w:t xml:space="preserve">tring </w:t>
      </w:r>
      <w:r w:rsidRPr="00851D12">
        <w:rPr>
          <w:b/>
          <w:color w:val="000000"/>
        </w:rPr>
        <w:t>ReplaceActionAssignedNo</w:t>
      </w:r>
      <w:r w:rsidRPr="00D16E25">
        <w:rPr>
          <w:rFonts w:eastAsia="Calibri"/>
        </w:rPr>
        <w:t>(</w:t>
      </w:r>
      <w:r w:rsidRPr="00D16E25">
        <w:t>string Account, string ACpass, string xmlInvData, string username, string pass, string fkey, string Attachfile, int? convert, string pattern = null, string serial = null</w:t>
      </w:r>
      <w:r w:rsidRPr="00D16E25">
        <w:rPr>
          <w:rFonts w:eastAsia="Calibri"/>
        </w:rPr>
        <w:t>)</w:t>
      </w:r>
      <w:r w:rsidRPr="009372AD">
        <w:rPr>
          <w:rFonts w:eastAsia="Calibri"/>
        </w:rPr>
        <w:t>.</w:t>
      </w:r>
    </w:p>
    <w:p w14:paraId="1FC9497F" w14:textId="77777777" w:rsidR="009D1437" w:rsidRPr="00593BE8" w:rsidRDefault="009D1437" w:rsidP="009D1437">
      <w:pPr>
        <w:pStyle w:val="N"/>
      </w:pPr>
      <w:r w:rsidRPr="00593BE8">
        <w:t>DESCRIPTION</w:t>
      </w:r>
    </w:p>
    <w:p w14:paraId="08154C3B" w14:textId="77777777" w:rsidR="009D1437" w:rsidRDefault="009D1437" w:rsidP="009D1437">
      <w:pPr>
        <w:pStyle w:val="N"/>
      </w:pPr>
      <w:r>
        <w:tab/>
        <w:t>Đây là web service thực hiện thay thế hóa đơn cho phép truyền số hóa đơn</w:t>
      </w:r>
    </w:p>
    <w:p w14:paraId="341A24AA" w14:textId="77777777" w:rsidR="009D1437" w:rsidRPr="00007702" w:rsidRDefault="009D1437" w:rsidP="009D1437">
      <w:pPr>
        <w:pStyle w:val="N"/>
      </w:pPr>
      <w:r w:rsidRPr="00663B3E">
        <w:t>HTTP METHOD</w:t>
      </w:r>
    </w:p>
    <w:p w14:paraId="69FD4E32" w14:textId="77777777" w:rsidR="009D1437" w:rsidRPr="00007702" w:rsidRDefault="009D1437" w:rsidP="009D1437">
      <w:pPr>
        <w:pStyle w:val="N"/>
        <w:rPr>
          <w:b/>
        </w:rPr>
      </w:pPr>
      <w:r>
        <w:tab/>
      </w:r>
      <w:r w:rsidRPr="00610AFD">
        <w:t>POST</w:t>
      </w:r>
    </w:p>
    <w:p w14:paraId="35ADB619" w14:textId="77777777" w:rsidR="009D1437" w:rsidRPr="00610AFD" w:rsidRDefault="009D1437" w:rsidP="009D1437">
      <w:pPr>
        <w:pStyle w:val="N"/>
      </w:pPr>
      <w:r w:rsidRPr="00610AFD">
        <w:t>REQUEST BODY</w:t>
      </w:r>
    </w:p>
    <w:p w14:paraId="642FA011"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121C94DB"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Pr>
          <w:rFonts w:eastAsia="Calibri"/>
          <w:b/>
        </w:rPr>
        <w:t>Account/ACPass</w:t>
      </w:r>
      <w:r w:rsidRPr="004720D2">
        <w:rPr>
          <w:rFonts w:eastAsia="Calibri"/>
          <w:b/>
        </w:rPr>
        <w:t xml:space="preserve">:  </w:t>
      </w:r>
      <w:r w:rsidRPr="004720D2">
        <w:rPr>
          <w:rFonts w:eastAsia="Calibri"/>
        </w:rPr>
        <w:t>Tài khoản được cấp phát cho nhân viên gọi lệnh phát hành hóa đơn</w:t>
      </w:r>
    </w:p>
    <w:p w14:paraId="6D873F84"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xml:space="preserve">: String XML dữ liệu hóa đơn cũ và hóa đơn </w:t>
      </w:r>
      <w:r>
        <w:rPr>
          <w:rFonts w:eastAsia="Calibri"/>
        </w:rPr>
        <w:t>thay thế</w:t>
      </w:r>
    </w:p>
    <w:p w14:paraId="789CA05D" w14:textId="77777777" w:rsidR="009D1437" w:rsidRPr="00CF2FC3" w:rsidRDefault="009D1437" w:rsidP="009D1437">
      <w:pPr>
        <w:pStyle w:val="ListParagraph"/>
        <w:numPr>
          <w:ilvl w:val="0"/>
          <w:numId w:val="2"/>
        </w:numPr>
        <w:spacing w:after="0" w:line="360" w:lineRule="auto"/>
        <w:ind w:left="1080"/>
        <w:jc w:val="both"/>
        <w:rPr>
          <w:rFonts w:eastAsia="Calibri"/>
          <w:b/>
        </w:rPr>
      </w:pPr>
      <w:r>
        <w:rPr>
          <w:rFonts w:eastAsia="Calibri"/>
          <w:b/>
        </w:rPr>
        <w:t xml:space="preserve">fkey: </w:t>
      </w:r>
      <w:r>
        <w:rPr>
          <w:rFonts w:eastAsia="Calibri"/>
        </w:rPr>
        <w:t>Chuỗi xác định hóa đơn cần thay thế</w:t>
      </w:r>
    </w:p>
    <w:p w14:paraId="2BC101E7" w14:textId="77777777" w:rsidR="009D1437" w:rsidRPr="00E009AD" w:rsidRDefault="009D1437" w:rsidP="009D143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2672C6F9" w14:textId="77777777" w:rsidR="009D1437" w:rsidRPr="00E009AD" w:rsidRDefault="009D1437" w:rsidP="009D1437">
      <w:pPr>
        <w:pStyle w:val="ListParagraph"/>
        <w:numPr>
          <w:ilvl w:val="0"/>
          <w:numId w:val="2"/>
        </w:numPr>
        <w:spacing w:after="0" w:line="360" w:lineRule="auto"/>
        <w:ind w:left="1080"/>
        <w:jc w:val="both"/>
        <w:rPr>
          <w:rFonts w:eastAsia="Calibri"/>
          <w:b/>
        </w:rPr>
      </w:pPr>
      <w:r w:rsidRPr="006479A0">
        <w:rPr>
          <w:b/>
        </w:rPr>
        <w:t>Pattern</w:t>
      </w:r>
      <w:r>
        <w:t>: Mẫu số</w:t>
      </w:r>
    </w:p>
    <w:p w14:paraId="1C47FFF2" w14:textId="48093025" w:rsidR="009D1437" w:rsidRPr="007B1377" w:rsidRDefault="009D1437" w:rsidP="009D1437">
      <w:pPr>
        <w:pStyle w:val="ListParagraph"/>
        <w:numPr>
          <w:ilvl w:val="0"/>
          <w:numId w:val="2"/>
        </w:numPr>
        <w:spacing w:after="0" w:line="360" w:lineRule="auto"/>
        <w:ind w:left="1080"/>
        <w:jc w:val="both"/>
        <w:rPr>
          <w:rFonts w:eastAsia="Calibri"/>
          <w:b/>
        </w:rPr>
      </w:pPr>
      <w:r w:rsidRPr="006479A0">
        <w:rPr>
          <w:b/>
        </w:rPr>
        <w:t>Serial</w:t>
      </w:r>
      <w:r>
        <w:t>: Ký hiệu</w:t>
      </w:r>
    </w:p>
    <w:p w14:paraId="2388DA3A" w14:textId="6072C51F" w:rsidR="007B1377" w:rsidRPr="007B1377" w:rsidRDefault="007B1377" w:rsidP="007B1377">
      <w:pPr>
        <w:pStyle w:val="ListParagraph"/>
        <w:numPr>
          <w:ilvl w:val="0"/>
          <w:numId w:val="2"/>
        </w:numPr>
        <w:spacing w:after="0" w:line="360" w:lineRule="auto"/>
        <w:ind w:left="1080"/>
        <w:jc w:val="both"/>
        <w:rPr>
          <w:rFonts w:eastAsia="Calibri"/>
          <w:b/>
        </w:rPr>
      </w:pPr>
      <w:r w:rsidRPr="00637BF9">
        <w:rPr>
          <w:b/>
        </w:rPr>
        <w:t>AttachFile</w:t>
      </w:r>
      <w:r>
        <w:rPr>
          <w:b/>
        </w:rPr>
        <w:t xml:space="preserve">: </w:t>
      </w:r>
      <w:r>
        <w:t>Đường dẫn file biên bản hoặc key để sinh biên bản tự động (=10: sinh biên bản tự động, =11: sinh và ký biên bản tự động, != 10 và !=11: Đường dẫn file biên bản)</w:t>
      </w:r>
    </w:p>
    <w:p w14:paraId="1132B751" w14:textId="77777777" w:rsidR="009D1437" w:rsidRPr="007A4FB0" w:rsidRDefault="009D1437" w:rsidP="009D1437">
      <w:pPr>
        <w:ind w:left="360" w:firstLine="720"/>
      </w:pPr>
    </w:p>
    <w:p w14:paraId="61AF4E14"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70BF3577"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1D534330"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1E454DD3"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63C752C5" w14:textId="77777777" w:rsidR="009D1437" w:rsidRPr="00660ABB" w:rsidRDefault="009D1437" w:rsidP="00616EC4">
            <w:pPr>
              <w:pStyle w:val="ListParagraph"/>
            </w:pPr>
            <w:r>
              <w:t>Ghi chú</w:t>
            </w:r>
          </w:p>
        </w:tc>
      </w:tr>
      <w:tr w:rsidR="009D1437" w:rsidRPr="00660ABB" w14:paraId="507EB0C6" w14:textId="77777777" w:rsidTr="00616EC4">
        <w:tc>
          <w:tcPr>
            <w:tcW w:w="1710" w:type="dxa"/>
            <w:tcBorders>
              <w:top w:val="single" w:sz="4" w:space="0" w:color="2E74B5"/>
              <w:left w:val="single" w:sz="4" w:space="0" w:color="2E74B5"/>
              <w:right w:val="single" w:sz="4" w:space="0" w:color="2E74B5"/>
            </w:tcBorders>
            <w:shd w:val="clear" w:color="auto" w:fill="auto"/>
          </w:tcPr>
          <w:p w14:paraId="727317A1"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45E7000"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75FB9B38" w14:textId="77777777" w:rsidR="009D1437" w:rsidRPr="009372AD" w:rsidRDefault="009D1437" w:rsidP="00616EC4">
            <w:pPr>
              <w:pStyle w:val="ListParagraph"/>
              <w:ind w:left="0"/>
              <w:jc w:val="both"/>
            </w:pPr>
          </w:p>
        </w:tc>
      </w:tr>
      <w:tr w:rsidR="009D1437" w:rsidRPr="00660ABB" w14:paraId="3ADBB7BF" w14:textId="77777777" w:rsidTr="00616EC4">
        <w:tc>
          <w:tcPr>
            <w:tcW w:w="1710" w:type="dxa"/>
            <w:tcBorders>
              <w:top w:val="single" w:sz="4" w:space="0" w:color="2E74B5"/>
              <w:left w:val="single" w:sz="4" w:space="0" w:color="2E74B5"/>
              <w:right w:val="single" w:sz="4" w:space="0" w:color="2E74B5"/>
            </w:tcBorders>
            <w:shd w:val="clear" w:color="auto" w:fill="auto"/>
          </w:tcPr>
          <w:p w14:paraId="27507878" w14:textId="77777777" w:rsidR="009D1437" w:rsidRPr="009372AD" w:rsidRDefault="009D1437" w:rsidP="00616EC4">
            <w:pPr>
              <w:rPr>
                <w:rFonts w:eastAsia="Calibri"/>
              </w:rPr>
            </w:pPr>
            <w:r w:rsidRPr="009372AD">
              <w:rPr>
                <w:rFonts w:eastAsia="Calibri"/>
              </w:rPr>
              <w:lastRenderedPageBreak/>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52A5395" w14:textId="77777777" w:rsidR="009D1437" w:rsidRPr="009372AD" w:rsidRDefault="009D1437" w:rsidP="00616EC4">
            <w:pPr>
              <w:rPr>
                <w:rFonts w:eastAsia="Calibri"/>
              </w:rPr>
            </w:pPr>
            <w:r w:rsidRPr="009372AD">
              <w:rPr>
                <w:rFonts w:eastAsia="Calibri"/>
              </w:rPr>
              <w:t>Không tồn tại hóa đơn cần thay thế</w:t>
            </w:r>
          </w:p>
        </w:tc>
        <w:tc>
          <w:tcPr>
            <w:tcW w:w="2515" w:type="dxa"/>
            <w:tcBorders>
              <w:top w:val="single" w:sz="4" w:space="0" w:color="2E74B5"/>
              <w:left w:val="single" w:sz="4" w:space="0" w:color="2E74B5"/>
              <w:bottom w:val="single" w:sz="4" w:space="0" w:color="2E74B5"/>
              <w:right w:val="single" w:sz="4" w:space="0" w:color="2E74B5"/>
            </w:tcBorders>
          </w:tcPr>
          <w:p w14:paraId="53D5599D" w14:textId="77777777" w:rsidR="009D1437" w:rsidRPr="009372AD" w:rsidRDefault="009D1437" w:rsidP="00616EC4">
            <w:pPr>
              <w:pStyle w:val="ListParagraph"/>
              <w:ind w:left="0"/>
              <w:jc w:val="both"/>
            </w:pPr>
          </w:p>
        </w:tc>
      </w:tr>
      <w:tr w:rsidR="009D1437" w:rsidRPr="00660ABB" w14:paraId="6595F2CC" w14:textId="77777777" w:rsidTr="00616EC4">
        <w:tc>
          <w:tcPr>
            <w:tcW w:w="1710" w:type="dxa"/>
            <w:tcBorders>
              <w:top w:val="single" w:sz="4" w:space="0" w:color="2E74B5"/>
              <w:left w:val="single" w:sz="4" w:space="0" w:color="2E74B5"/>
              <w:right w:val="single" w:sz="4" w:space="0" w:color="2E74B5"/>
            </w:tcBorders>
            <w:shd w:val="clear" w:color="auto" w:fill="auto"/>
          </w:tcPr>
          <w:p w14:paraId="1A2500D1" w14:textId="77777777" w:rsidR="009D1437" w:rsidRPr="009372AD" w:rsidRDefault="009D1437" w:rsidP="00616EC4">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89D1105" w14:textId="77777777" w:rsidR="009D1437" w:rsidRPr="009372AD" w:rsidRDefault="009D1437" w:rsidP="00616EC4">
            <w:pPr>
              <w:rPr>
                <w:rFonts w:eastAsia="Calibri"/>
              </w:rPr>
            </w:pPr>
            <w:r w:rsidRPr="009372AD">
              <w:rPr>
                <w:rFonts w:eastAsia="Calibri"/>
              </w:rPr>
              <w:t>Dữ liệu xml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5CA29E0B" w14:textId="77777777" w:rsidR="009D1437" w:rsidRPr="009372AD" w:rsidRDefault="009D1437" w:rsidP="00616EC4">
            <w:pPr>
              <w:pStyle w:val="ListParagraph"/>
              <w:ind w:left="0"/>
              <w:jc w:val="both"/>
            </w:pPr>
          </w:p>
        </w:tc>
      </w:tr>
      <w:tr w:rsidR="009D1437" w:rsidRPr="00660ABB" w14:paraId="0F9F9753" w14:textId="77777777" w:rsidTr="00616EC4">
        <w:tc>
          <w:tcPr>
            <w:tcW w:w="1710" w:type="dxa"/>
            <w:tcBorders>
              <w:top w:val="single" w:sz="4" w:space="0" w:color="2E74B5"/>
              <w:left w:val="single" w:sz="4" w:space="0" w:color="2E74B5"/>
              <w:right w:val="single" w:sz="4" w:space="0" w:color="2E74B5"/>
            </w:tcBorders>
            <w:shd w:val="clear" w:color="auto" w:fill="auto"/>
          </w:tcPr>
          <w:p w14:paraId="44905E0A" w14:textId="77777777" w:rsidR="009D1437" w:rsidRPr="009372AD" w:rsidRDefault="009D1437" w:rsidP="00616EC4">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1748EFB" w14:textId="77777777" w:rsidR="009D1437" w:rsidRPr="009372AD" w:rsidRDefault="009D1437" w:rsidP="00616EC4">
            <w:pPr>
              <w:rPr>
                <w:rFonts w:eastAsia="Calibri"/>
              </w:rPr>
            </w:pPr>
            <w:r w:rsidRPr="009575F7">
              <w:rPr>
                <w:rFonts w:eastAsia="Calibri"/>
              </w:rPr>
              <w:t>Có lỗi trong quá trình thay thế hóa đơn</w:t>
            </w:r>
          </w:p>
        </w:tc>
        <w:tc>
          <w:tcPr>
            <w:tcW w:w="2515" w:type="dxa"/>
            <w:tcBorders>
              <w:top w:val="single" w:sz="4" w:space="0" w:color="2E74B5"/>
              <w:left w:val="single" w:sz="4" w:space="0" w:color="2E74B5"/>
              <w:bottom w:val="single" w:sz="4" w:space="0" w:color="2E74B5"/>
              <w:right w:val="single" w:sz="4" w:space="0" w:color="2E74B5"/>
            </w:tcBorders>
          </w:tcPr>
          <w:p w14:paraId="1F9E1BDC" w14:textId="77777777" w:rsidR="009D1437" w:rsidRPr="009372AD" w:rsidRDefault="009D1437" w:rsidP="00616EC4">
            <w:pPr>
              <w:pStyle w:val="ListParagraph"/>
              <w:ind w:left="0"/>
              <w:jc w:val="both"/>
            </w:pPr>
          </w:p>
        </w:tc>
      </w:tr>
      <w:tr w:rsidR="009D1437" w:rsidRPr="00660ABB" w14:paraId="1A0DE25A" w14:textId="77777777" w:rsidTr="00616EC4">
        <w:tc>
          <w:tcPr>
            <w:tcW w:w="1710" w:type="dxa"/>
            <w:tcBorders>
              <w:top w:val="single" w:sz="4" w:space="0" w:color="2E74B5"/>
              <w:left w:val="single" w:sz="4" w:space="0" w:color="2E74B5"/>
              <w:right w:val="single" w:sz="4" w:space="0" w:color="2E74B5"/>
            </w:tcBorders>
            <w:shd w:val="clear" w:color="auto" w:fill="auto"/>
          </w:tcPr>
          <w:p w14:paraId="787CFACE" w14:textId="77777777" w:rsidR="009D1437" w:rsidRPr="009372AD" w:rsidRDefault="009D1437" w:rsidP="00616EC4">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DAE9EC1" w14:textId="77777777" w:rsidR="009D1437" w:rsidRPr="009372AD" w:rsidRDefault="009D1437" w:rsidP="00616EC4">
            <w:pPr>
              <w:rPr>
                <w:rFonts w:eastAsia="Calibri"/>
              </w:rPr>
            </w:pPr>
            <w:r w:rsidRPr="009372AD">
              <w:rPr>
                <w:rFonts w:eastAsia="Calibri"/>
              </w:rPr>
              <w:t>Dải hóa đơn cũ đã hết</w:t>
            </w:r>
          </w:p>
        </w:tc>
        <w:tc>
          <w:tcPr>
            <w:tcW w:w="2515" w:type="dxa"/>
            <w:tcBorders>
              <w:top w:val="single" w:sz="4" w:space="0" w:color="2E74B5"/>
              <w:left w:val="single" w:sz="4" w:space="0" w:color="2E74B5"/>
              <w:bottom w:val="single" w:sz="4" w:space="0" w:color="2E74B5"/>
              <w:right w:val="single" w:sz="4" w:space="0" w:color="2E74B5"/>
            </w:tcBorders>
          </w:tcPr>
          <w:p w14:paraId="5F0D3DEF" w14:textId="77777777" w:rsidR="009D1437" w:rsidRPr="009372AD" w:rsidRDefault="009D1437" w:rsidP="00616EC4">
            <w:pPr>
              <w:pStyle w:val="ListParagraph"/>
              <w:ind w:left="0"/>
              <w:jc w:val="both"/>
            </w:pPr>
          </w:p>
        </w:tc>
      </w:tr>
      <w:tr w:rsidR="009D1437" w:rsidRPr="00660ABB" w14:paraId="432C66CF"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1B15915" w14:textId="77777777" w:rsidR="009D1437" w:rsidRPr="009372AD" w:rsidRDefault="009D1437" w:rsidP="00616EC4">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BB351EC" w14:textId="77777777" w:rsidR="009D1437" w:rsidRPr="009372AD" w:rsidRDefault="009D1437" w:rsidP="00616EC4">
            <w:pPr>
              <w:pStyle w:val="ListParagraph"/>
              <w:spacing w:after="0" w:line="240" w:lineRule="auto"/>
              <w:ind w:left="0"/>
              <w:rPr>
                <w:rFonts w:eastAsia="Calibri"/>
              </w:rPr>
            </w:pPr>
            <w:r w:rsidRPr="009372AD">
              <w:rPr>
                <w:rFonts w:eastAsia="Calibri"/>
              </w:rPr>
              <w:t>User name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195A95AA" w14:textId="77777777" w:rsidR="009D1437" w:rsidRPr="009372AD" w:rsidRDefault="009D1437" w:rsidP="00616EC4">
            <w:pPr>
              <w:jc w:val="both"/>
            </w:pPr>
          </w:p>
        </w:tc>
      </w:tr>
      <w:tr w:rsidR="009D1437" w:rsidRPr="00660ABB" w14:paraId="4E8E42B6"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970FB0D" w14:textId="77777777" w:rsidR="009D1437" w:rsidRPr="009372AD" w:rsidRDefault="009D1437" w:rsidP="00616EC4">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E5BF220" w14:textId="77777777" w:rsidR="009D1437" w:rsidRPr="009372AD" w:rsidRDefault="009D1437" w:rsidP="00616EC4">
            <w:pPr>
              <w:pStyle w:val="ListParagraph"/>
              <w:spacing w:after="0" w:line="240" w:lineRule="auto"/>
              <w:ind w:left="0"/>
              <w:rPr>
                <w:rFonts w:eastAsia="Calibri"/>
              </w:rPr>
            </w:pPr>
            <w:r w:rsidRPr="009372AD">
              <w:rPr>
                <w:rFonts w:eastAsia="Calibri"/>
              </w:rPr>
              <w:t>Hóa đơn đã được thay thế rồi. Không thể thay thế nữa.</w:t>
            </w:r>
          </w:p>
        </w:tc>
        <w:tc>
          <w:tcPr>
            <w:tcW w:w="2515" w:type="dxa"/>
            <w:tcBorders>
              <w:top w:val="single" w:sz="4" w:space="0" w:color="2E74B5"/>
              <w:left w:val="single" w:sz="4" w:space="0" w:color="2E74B5"/>
              <w:bottom w:val="single" w:sz="4" w:space="0" w:color="2E74B5"/>
              <w:right w:val="single" w:sz="4" w:space="0" w:color="2E74B5"/>
            </w:tcBorders>
          </w:tcPr>
          <w:p w14:paraId="48646547" w14:textId="77777777" w:rsidR="009D1437" w:rsidRPr="009372AD" w:rsidRDefault="009D1437" w:rsidP="00616EC4">
            <w:pPr>
              <w:jc w:val="both"/>
            </w:pPr>
          </w:p>
        </w:tc>
      </w:tr>
      <w:tr w:rsidR="009D1437" w:rsidRPr="00660ABB" w14:paraId="206623FC"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2A22BDD" w14:textId="77777777" w:rsidR="009D1437" w:rsidRPr="009372AD" w:rsidRDefault="009D1437" w:rsidP="00616EC4">
            <w:pPr>
              <w:autoSpaceDE w:val="0"/>
              <w:autoSpaceDN w:val="0"/>
              <w:adjustRightInd w:val="0"/>
              <w:rPr>
                <w:rFonts w:eastAsia="Calibri"/>
              </w:rPr>
            </w:pPr>
            <w:r w:rsidRPr="009372AD">
              <w:rPr>
                <w:rFonts w:eastAsia="Calibri"/>
              </w:rPr>
              <w:t>ERR:9</w:t>
            </w:r>
          </w:p>
          <w:p w14:paraId="62799EC4"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ECCAB1A" w14:textId="77777777" w:rsidR="009D1437" w:rsidRPr="009372AD" w:rsidRDefault="009D1437" w:rsidP="00616EC4">
            <w:pPr>
              <w:pStyle w:val="ListParagraph"/>
              <w:spacing w:after="0" w:line="240" w:lineRule="auto"/>
              <w:ind w:left="0"/>
              <w:rPr>
                <w:rFonts w:eastAsia="Calibri"/>
              </w:rPr>
            </w:pPr>
            <w:r>
              <w:rPr>
                <w:rFonts w:eastAsia="Calibri"/>
              </w:rPr>
              <w:t>Trạng thái hóa đơn không được thay thế</w:t>
            </w:r>
          </w:p>
        </w:tc>
        <w:tc>
          <w:tcPr>
            <w:tcW w:w="2515" w:type="dxa"/>
            <w:tcBorders>
              <w:top w:val="single" w:sz="4" w:space="0" w:color="2E74B5"/>
              <w:left w:val="single" w:sz="4" w:space="0" w:color="2E74B5"/>
              <w:bottom w:val="single" w:sz="4" w:space="0" w:color="2E74B5"/>
              <w:right w:val="single" w:sz="4" w:space="0" w:color="2E74B5"/>
            </w:tcBorders>
          </w:tcPr>
          <w:p w14:paraId="3CCD05D9" w14:textId="77777777" w:rsidR="009D1437" w:rsidRPr="009372AD" w:rsidRDefault="009D1437" w:rsidP="00616EC4">
            <w:pPr>
              <w:jc w:val="both"/>
            </w:pPr>
          </w:p>
        </w:tc>
      </w:tr>
      <w:tr w:rsidR="009D1437" w:rsidRPr="00660ABB" w14:paraId="126C308F"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97F3F56" w14:textId="77777777" w:rsidR="009D1437" w:rsidRPr="009372AD" w:rsidRDefault="009D1437" w:rsidP="00616EC4">
            <w:pPr>
              <w:autoSpaceDE w:val="0"/>
              <w:autoSpaceDN w:val="0"/>
              <w:adjustRightInd w:val="0"/>
              <w:rPr>
                <w:rFonts w:eastAsia="Calibri"/>
              </w:rPr>
            </w:pPr>
            <w:r w:rsidRPr="00897856">
              <w:rPr>
                <w:rFonts w:eastAsia="Calibri"/>
              </w:rPr>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1AD6FF9" w14:textId="77777777" w:rsidR="009D1437" w:rsidRDefault="009D1437" w:rsidP="00616EC4">
            <w:pPr>
              <w:pStyle w:val="ListParagraph"/>
              <w:spacing w:after="0" w:line="240" w:lineRule="auto"/>
              <w:ind w:left="0"/>
              <w:rPr>
                <w:rFonts w:eastAsia="Calibri"/>
              </w:rPr>
            </w:pPr>
            <w:r>
              <w:rPr>
                <w:rFonts w:eastAsia="Calibri"/>
              </w:rPr>
              <w:t>Lỗi trùng fkey</w:t>
            </w:r>
          </w:p>
        </w:tc>
        <w:tc>
          <w:tcPr>
            <w:tcW w:w="2515" w:type="dxa"/>
            <w:tcBorders>
              <w:top w:val="single" w:sz="4" w:space="0" w:color="2E74B5"/>
              <w:left w:val="single" w:sz="4" w:space="0" w:color="2E74B5"/>
              <w:bottom w:val="single" w:sz="4" w:space="0" w:color="2E74B5"/>
              <w:right w:val="single" w:sz="4" w:space="0" w:color="2E74B5"/>
            </w:tcBorders>
          </w:tcPr>
          <w:p w14:paraId="25ADAA54" w14:textId="77777777" w:rsidR="009D1437" w:rsidRPr="009372AD" w:rsidRDefault="009D1437" w:rsidP="00616EC4">
            <w:pPr>
              <w:jc w:val="both"/>
            </w:pPr>
            <w:r>
              <w:t>Fkey của hóa đơn mới đã tồn tại trên hệ thống</w:t>
            </w:r>
          </w:p>
        </w:tc>
      </w:tr>
      <w:tr w:rsidR="009D1437" w:rsidRPr="00660ABB" w14:paraId="14B7D723"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B8FA1D5" w14:textId="77777777" w:rsidR="009D1437" w:rsidRPr="009372AD" w:rsidRDefault="009D1437" w:rsidP="00616EC4">
            <w:pPr>
              <w:autoSpaceDE w:val="0"/>
              <w:autoSpaceDN w:val="0"/>
              <w:adjustRightInd w:val="0"/>
              <w:rPr>
                <w:rFonts w:eastAsia="Calibri"/>
              </w:rPr>
            </w:pPr>
            <w:r>
              <w:rPr>
                <w:rFonts w:eastAsia="Calibri"/>
              </w:rP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04057F3" w14:textId="77777777" w:rsidR="009D1437" w:rsidRDefault="009D1437" w:rsidP="00616EC4">
            <w:pPr>
              <w:pStyle w:val="ListParagraph"/>
              <w:spacing w:after="0" w:line="240" w:lineRule="auto"/>
              <w:ind w:left="0"/>
              <w:rPr>
                <w:rFonts w:eastAsia="Calibri"/>
              </w:rPr>
            </w:pPr>
            <w:r>
              <w:rPr>
                <w:rFonts w:eastAsia="Calibri"/>
              </w:rPr>
              <w:t>Lỗi trong quá trình thực hiện cấp số hóa đơn</w:t>
            </w:r>
          </w:p>
        </w:tc>
        <w:tc>
          <w:tcPr>
            <w:tcW w:w="2515" w:type="dxa"/>
            <w:tcBorders>
              <w:top w:val="single" w:sz="4" w:space="0" w:color="2E74B5"/>
              <w:left w:val="single" w:sz="4" w:space="0" w:color="2E74B5"/>
              <w:bottom w:val="single" w:sz="4" w:space="0" w:color="2E74B5"/>
              <w:right w:val="single" w:sz="4" w:space="0" w:color="2E74B5"/>
            </w:tcBorders>
          </w:tcPr>
          <w:p w14:paraId="2F7ACA83" w14:textId="77777777" w:rsidR="009D1437" w:rsidRPr="009372AD" w:rsidRDefault="009D1437" w:rsidP="00616EC4">
            <w:pPr>
              <w:jc w:val="both"/>
            </w:pPr>
          </w:p>
        </w:tc>
      </w:tr>
      <w:tr w:rsidR="009D1437" w:rsidRPr="00660ABB" w14:paraId="0C838C62"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BC5217E" w14:textId="77777777" w:rsidR="009D1437" w:rsidRPr="009372AD" w:rsidRDefault="009D1437" w:rsidP="00616EC4">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4A2DF6E" w14:textId="77777777" w:rsidR="009D1437" w:rsidRDefault="009D1437" w:rsidP="00616EC4">
            <w:pPr>
              <w:pStyle w:val="ListParagraph"/>
              <w:spacing w:after="0" w:line="240" w:lineRule="auto"/>
              <w:ind w:left="0"/>
              <w:rPr>
                <w:rFonts w:eastAsia="Calibri"/>
              </w:rPr>
            </w:pPr>
            <w:r>
              <w:rPr>
                <w:rFonts w:eastAsia="Calibri"/>
              </w:rPr>
              <w:t xml:space="preserve">Lỗi khi thực hiện </w:t>
            </w:r>
            <w:r w:rsidRPr="00170EAA">
              <w:rPr>
                <w:rFonts w:eastAsia="Calibri"/>
              </w:rPr>
              <w:t>Deserialize</w:t>
            </w:r>
            <w:r>
              <w:rPr>
                <w:rFonts w:eastAsia="Calibri"/>
              </w:rPr>
              <w:t xml:space="preserve"> chuỗi hóa đơn đầu vào</w:t>
            </w:r>
          </w:p>
        </w:tc>
        <w:tc>
          <w:tcPr>
            <w:tcW w:w="2515" w:type="dxa"/>
            <w:tcBorders>
              <w:top w:val="single" w:sz="4" w:space="0" w:color="2E74B5"/>
              <w:left w:val="single" w:sz="4" w:space="0" w:color="2E74B5"/>
              <w:bottom w:val="single" w:sz="4" w:space="0" w:color="2E74B5"/>
              <w:right w:val="single" w:sz="4" w:space="0" w:color="2E74B5"/>
            </w:tcBorders>
          </w:tcPr>
          <w:p w14:paraId="77622DCA" w14:textId="77777777" w:rsidR="009D1437" w:rsidRPr="009372AD" w:rsidRDefault="009D1437" w:rsidP="00616EC4">
            <w:pPr>
              <w:jc w:val="both"/>
            </w:pPr>
          </w:p>
        </w:tc>
      </w:tr>
      <w:tr w:rsidR="009D1437" w:rsidRPr="00660ABB" w14:paraId="428E6B9B"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DAD3197" w14:textId="77777777" w:rsidR="009D1437" w:rsidRPr="009372AD" w:rsidRDefault="009D1437" w:rsidP="00616EC4">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14:paraId="68544B37"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4D66343" w14:textId="77777777" w:rsidR="009D1437" w:rsidRDefault="009D1437" w:rsidP="00616EC4">
            <w:pPr>
              <w:pStyle w:val="ListParagraph"/>
              <w:spacing w:after="0" w:line="240" w:lineRule="auto"/>
              <w:ind w:left="0"/>
              <w:rPr>
                <w:rFonts w:eastAsia="Calibri"/>
              </w:rPr>
            </w:pPr>
            <w:r>
              <w:rPr>
                <w:rFonts w:eastAsia="Calibri"/>
              </w:rPr>
              <w:t>Pattern truyền vào không giống với hóa đơn cần điều chỉnh</w:t>
            </w:r>
          </w:p>
        </w:tc>
        <w:tc>
          <w:tcPr>
            <w:tcW w:w="2515" w:type="dxa"/>
            <w:tcBorders>
              <w:top w:val="single" w:sz="4" w:space="0" w:color="2E74B5"/>
              <w:left w:val="single" w:sz="4" w:space="0" w:color="2E74B5"/>
              <w:bottom w:val="single" w:sz="4" w:space="0" w:color="2E74B5"/>
              <w:right w:val="single" w:sz="4" w:space="0" w:color="2E74B5"/>
            </w:tcBorders>
          </w:tcPr>
          <w:p w14:paraId="2FAAB27E" w14:textId="77777777" w:rsidR="009D1437" w:rsidRPr="009372AD" w:rsidRDefault="009D1437" w:rsidP="00616EC4">
            <w:pPr>
              <w:jc w:val="both"/>
            </w:pPr>
          </w:p>
        </w:tc>
      </w:tr>
      <w:tr w:rsidR="009D1437" w:rsidRPr="00660ABB" w14:paraId="09C0A5C3"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CC2FF5C" w14:textId="77777777" w:rsidR="009D1437" w:rsidRPr="009372AD" w:rsidRDefault="009D1437" w:rsidP="00616EC4">
            <w:pPr>
              <w:autoSpaceDE w:val="0"/>
              <w:autoSpaceDN w:val="0"/>
              <w:adjustRightInd w:val="0"/>
              <w:rPr>
                <w:rFonts w:eastAsia="Calibri"/>
              </w:rPr>
            </w:pPr>
            <w:r>
              <w:rPr>
                <w:rFonts w:eastAsia="Calibri"/>
              </w:rPr>
              <w:t>ERR:20</w:t>
            </w:r>
          </w:p>
          <w:p w14:paraId="0FCB5566"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697EFF7" w14:textId="77777777" w:rsidR="009D1437" w:rsidRDefault="009D1437" w:rsidP="00616EC4">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0DDD9C44" w14:textId="77777777" w:rsidR="009D1437" w:rsidRPr="009372AD" w:rsidRDefault="009D1437" w:rsidP="00616EC4">
            <w:pPr>
              <w:jc w:val="both"/>
            </w:pPr>
          </w:p>
        </w:tc>
      </w:tr>
      <w:tr w:rsidR="009D1437" w:rsidRPr="00660ABB" w14:paraId="723ED085"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EA3E123" w14:textId="77777777" w:rsidR="009D1437" w:rsidRPr="00DD2715" w:rsidRDefault="009D1437" w:rsidP="00616EC4">
            <w:pPr>
              <w:autoSpaceDE w:val="0"/>
              <w:autoSpaceDN w:val="0"/>
              <w:adjustRightInd w:val="0"/>
              <w:jc w:val="both"/>
            </w:pPr>
            <w: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000D781" w14:textId="77777777" w:rsidR="009D1437" w:rsidRDefault="009D1437" w:rsidP="00616EC4">
            <w:pPr>
              <w:pStyle w:val="ListParagraph"/>
              <w:ind w:left="0"/>
              <w:jc w:val="both"/>
            </w:pPr>
            <w:r>
              <w:t>Lỗi chứng thư hết hạn</w:t>
            </w:r>
          </w:p>
        </w:tc>
        <w:tc>
          <w:tcPr>
            <w:tcW w:w="2515" w:type="dxa"/>
            <w:tcBorders>
              <w:top w:val="single" w:sz="4" w:space="0" w:color="2E74B5"/>
              <w:left w:val="single" w:sz="4" w:space="0" w:color="2E74B5"/>
              <w:bottom w:val="single" w:sz="4" w:space="0" w:color="2E74B5"/>
              <w:right w:val="single" w:sz="4" w:space="0" w:color="2E74B5"/>
            </w:tcBorders>
          </w:tcPr>
          <w:p w14:paraId="2B5836E6" w14:textId="77777777" w:rsidR="009D1437" w:rsidRPr="009372AD" w:rsidRDefault="009D1437" w:rsidP="00616EC4">
            <w:pPr>
              <w:jc w:val="both"/>
            </w:pPr>
          </w:p>
        </w:tc>
      </w:tr>
      <w:tr w:rsidR="009D1437" w:rsidRPr="00660ABB" w14:paraId="00DC7AC9"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ED27CA5" w14:textId="77777777" w:rsidR="009D1437" w:rsidRPr="00DD2715" w:rsidRDefault="009D1437" w:rsidP="00616EC4">
            <w:pPr>
              <w:autoSpaceDE w:val="0"/>
              <w:autoSpaceDN w:val="0"/>
              <w:adjustRightInd w:val="0"/>
              <w:jc w:val="both"/>
            </w:pPr>
            <w:r>
              <w:t>ERR:30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C04A960" w14:textId="77777777" w:rsidR="009D1437" w:rsidRPr="00517DC0" w:rsidRDefault="009D1437" w:rsidP="00616EC4">
            <w:pPr>
              <w:pStyle w:val="ListParagraph"/>
              <w:ind w:left="0"/>
              <w:jc w:val="both"/>
            </w:pPr>
            <w:r w:rsidRPr="00517DC0">
              <w:t>Danh sách hóa đơn tồn tại ngày hóa đơn nhỏ hơn ngày hóa đơn đã phát hành</w:t>
            </w:r>
          </w:p>
        </w:tc>
        <w:tc>
          <w:tcPr>
            <w:tcW w:w="2515" w:type="dxa"/>
            <w:tcBorders>
              <w:top w:val="single" w:sz="4" w:space="0" w:color="2E74B5"/>
              <w:left w:val="single" w:sz="4" w:space="0" w:color="2E74B5"/>
              <w:bottom w:val="single" w:sz="4" w:space="0" w:color="2E74B5"/>
              <w:right w:val="single" w:sz="4" w:space="0" w:color="2E74B5"/>
            </w:tcBorders>
          </w:tcPr>
          <w:p w14:paraId="79E27CD9" w14:textId="77777777" w:rsidR="009D1437" w:rsidRPr="009372AD" w:rsidRDefault="009D1437" w:rsidP="00616EC4">
            <w:pPr>
              <w:jc w:val="both"/>
            </w:pPr>
          </w:p>
        </w:tc>
      </w:tr>
      <w:tr w:rsidR="009D1437" w:rsidRPr="00660ABB" w14:paraId="6819560B"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55F1E81" w14:textId="77777777" w:rsidR="009D1437" w:rsidRDefault="009D1437" w:rsidP="00616EC4">
            <w:pPr>
              <w:autoSpaceDE w:val="0"/>
              <w:autoSpaceDN w:val="0"/>
              <w:adjustRightInd w:val="0"/>
              <w:jc w:val="both"/>
            </w:pPr>
            <w:r>
              <w:t>ERR:31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D21F828" w14:textId="77777777" w:rsidR="009D1437" w:rsidRPr="00517DC0" w:rsidRDefault="009D1437" w:rsidP="00616EC4">
            <w:pPr>
              <w:pStyle w:val="ListParagraph"/>
              <w:ind w:left="0"/>
              <w:jc w:val="both"/>
            </w:pPr>
            <w:r>
              <w:t>Số hóa đơn truyền vào không hợp lệ</w:t>
            </w:r>
          </w:p>
        </w:tc>
        <w:tc>
          <w:tcPr>
            <w:tcW w:w="2515" w:type="dxa"/>
            <w:tcBorders>
              <w:top w:val="single" w:sz="4" w:space="0" w:color="2E74B5"/>
              <w:left w:val="single" w:sz="4" w:space="0" w:color="2E74B5"/>
              <w:bottom w:val="single" w:sz="4" w:space="0" w:color="2E74B5"/>
              <w:right w:val="single" w:sz="4" w:space="0" w:color="2E74B5"/>
            </w:tcBorders>
          </w:tcPr>
          <w:p w14:paraId="2B39EBD7" w14:textId="77777777" w:rsidR="009D1437" w:rsidRPr="009372AD" w:rsidRDefault="009D1437" w:rsidP="00616EC4">
            <w:pPr>
              <w:jc w:val="both"/>
            </w:pPr>
          </w:p>
        </w:tc>
      </w:tr>
      <w:tr w:rsidR="009D1437" w:rsidRPr="00660ABB" w14:paraId="383CECC8"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2F06D404" w14:textId="77777777" w:rsidR="009D1437" w:rsidRPr="009372AD" w:rsidRDefault="009D1437" w:rsidP="00616EC4">
            <w:pPr>
              <w:autoSpaceDE w:val="0"/>
              <w:autoSpaceDN w:val="0"/>
              <w:adjustRightInd w:val="0"/>
              <w:rPr>
                <w:rFonts w:eastAsia="Calibri"/>
              </w:rPr>
            </w:pPr>
            <w:r w:rsidRPr="009372AD">
              <w:rPr>
                <w:rFonts w:eastAsia="Calibri"/>
              </w:rPr>
              <w:t>OK: pattern;serial;invNumber</w:t>
            </w:r>
          </w:p>
          <w:p w14:paraId="34006622" w14:textId="77777777" w:rsidR="009D1437" w:rsidRPr="009372AD" w:rsidRDefault="009D1437" w:rsidP="00616EC4">
            <w:pPr>
              <w:autoSpaceDE w:val="0"/>
              <w:autoSpaceDN w:val="0"/>
              <w:adjustRightInd w:val="0"/>
              <w:rPr>
                <w:rFonts w:eastAsia="Calibri"/>
              </w:rPr>
            </w:pPr>
            <w:r w:rsidRPr="009372AD">
              <w:rPr>
                <w:rFonts w:eastAsia="Calibri"/>
              </w:rPr>
              <w:t>(Ví dụ:</w:t>
            </w:r>
          </w:p>
          <w:p w14:paraId="0E5B0789" w14:textId="77777777" w:rsidR="009D1437" w:rsidRPr="009372AD" w:rsidRDefault="009D1437" w:rsidP="00616EC4">
            <w:pPr>
              <w:autoSpaceDE w:val="0"/>
              <w:autoSpaceDN w:val="0"/>
              <w:adjustRightInd w:val="0"/>
              <w:rPr>
                <w:rFonts w:eastAsia="Calibri"/>
              </w:rPr>
            </w:pPr>
            <w:r w:rsidRPr="009372AD">
              <w:rPr>
                <w:rFonts w:eastAsia="Calibri"/>
              </w:rPr>
              <w:t>OK:01GTKT3/001;AA/12E;0000002)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53CDCCC"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OK </w:t>
            </w:r>
            <w:r w:rsidRPr="009372AD">
              <w:rPr>
                <w:rFonts w:eastAsia="Calibri"/>
              </w:rPr>
              <w:sym w:font="Wingdings" w:char="F0E0"/>
            </w:r>
            <w:r w:rsidRPr="009372AD">
              <w:rPr>
                <w:rFonts w:eastAsia="Calibri"/>
              </w:rPr>
              <w:t xml:space="preserve"> đã phát hành hóa đơn </w:t>
            </w:r>
            <w:r>
              <w:rPr>
                <w:rFonts w:eastAsia="Calibri"/>
              </w:rPr>
              <w:t>thay thế</w:t>
            </w:r>
          </w:p>
          <w:p w14:paraId="1AEF69A2"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Patter</w:t>
            </w:r>
            <w:r w:rsidRPr="009372AD">
              <w:rPr>
                <w:rFonts w:eastAsia="Calibri"/>
              </w:rPr>
              <w:sym w:font="Wingdings" w:char="F0E0"/>
            </w:r>
            <w:r w:rsidRPr="009372AD">
              <w:rPr>
                <w:rFonts w:eastAsia="Calibri"/>
              </w:rPr>
              <w:t xml:space="preserve"> Mẫu số của hóa đơn </w:t>
            </w:r>
            <w:r>
              <w:rPr>
                <w:rFonts w:eastAsia="Calibri"/>
              </w:rPr>
              <w:t>thay thế</w:t>
            </w:r>
            <w:r w:rsidRPr="009372AD">
              <w:rPr>
                <w:rFonts w:eastAsia="Calibri"/>
              </w:rPr>
              <w:t xml:space="preserve"> </w:t>
            </w:r>
          </w:p>
          <w:p w14:paraId="6DB4386D"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Serial </w:t>
            </w:r>
            <w:r w:rsidRPr="009372AD">
              <w:rPr>
                <w:rFonts w:eastAsia="Calibri"/>
              </w:rPr>
              <w:sym w:font="Wingdings" w:char="F0E0"/>
            </w:r>
            <w:r w:rsidRPr="009372AD">
              <w:rPr>
                <w:rFonts w:eastAsia="Calibri"/>
              </w:rPr>
              <w:t xml:space="preserve"> serial của hóa đơn </w:t>
            </w:r>
            <w:r>
              <w:rPr>
                <w:rFonts w:eastAsia="Calibri"/>
              </w:rPr>
              <w:t>thay thế</w:t>
            </w:r>
            <w:r w:rsidRPr="009372AD">
              <w:rPr>
                <w:rFonts w:eastAsia="Calibri"/>
              </w:rPr>
              <w:t xml:space="preserve"> </w:t>
            </w:r>
          </w:p>
          <w:p w14:paraId="35E59FDD"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invNumber: số hóa đơn </w:t>
            </w:r>
            <w:r>
              <w:rPr>
                <w:rFonts w:eastAsia="Calibri"/>
              </w:rPr>
              <w:t>thay thế</w:t>
            </w:r>
            <w:r w:rsidRPr="009372AD">
              <w:rPr>
                <w:rFonts w:eastAsia="Calibri"/>
              </w:rPr>
              <w:t xml:space="preserve"> </w:t>
            </w:r>
          </w:p>
          <w:p w14:paraId="4532BB46" w14:textId="77777777" w:rsidR="009D1437" w:rsidRPr="009372AD" w:rsidRDefault="009D1437" w:rsidP="00616EC4">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14:paraId="46474C0A" w14:textId="77777777" w:rsidR="009D1437" w:rsidRPr="009372AD" w:rsidRDefault="009D1437" w:rsidP="00616EC4">
            <w:pPr>
              <w:jc w:val="both"/>
            </w:pPr>
          </w:p>
        </w:tc>
      </w:tr>
    </w:tbl>
    <w:p w14:paraId="145483A2" w14:textId="77777777" w:rsidR="009D1437" w:rsidRPr="003264D9" w:rsidRDefault="009D1437" w:rsidP="009D1437">
      <w:pPr>
        <w:spacing w:line="360" w:lineRule="auto"/>
        <w:jc w:val="both"/>
        <w:rPr>
          <w:rFonts w:eastAsia="Calibri"/>
          <w:b/>
          <w:u w:val="single"/>
        </w:rPr>
      </w:pPr>
    </w:p>
    <w:p w14:paraId="094AA291" w14:textId="77777777" w:rsidR="009D1437" w:rsidRDefault="009D1437" w:rsidP="009D1437">
      <w:pPr>
        <w:rPr>
          <w:b/>
          <w:u w:val="single"/>
        </w:rPr>
      </w:pPr>
      <w:r w:rsidRPr="000A4319">
        <w:rPr>
          <w:b/>
          <w:u w:val="single"/>
        </w:rPr>
        <w:t xml:space="preserve">Cấu trúc của </w:t>
      </w:r>
      <w:r>
        <w:rPr>
          <w:b/>
          <w:u w:val="single"/>
        </w:rPr>
        <w:t>xmlInv</w:t>
      </w:r>
      <w:r w:rsidRPr="000A4319">
        <w:rPr>
          <w:b/>
          <w:u w:val="single"/>
        </w:rPr>
        <w:t xml:space="preserve">Data (các trường </w:t>
      </w:r>
      <w:r w:rsidRPr="000A4319">
        <w:rPr>
          <w:b/>
          <w:color w:val="FF0000"/>
          <w:u w:val="single"/>
        </w:rPr>
        <w:t>*</w:t>
      </w:r>
      <w:r w:rsidRPr="000A4319">
        <w:rPr>
          <w:b/>
          <w:u w:val="single"/>
        </w:rPr>
        <w:t xml:space="preserve"> là bắt buộc):</w:t>
      </w:r>
    </w:p>
    <w:p w14:paraId="0F4B3772"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ThayTheHD</w:t>
      </w:r>
      <w:r>
        <w:rPr>
          <w:rFonts w:ascii="Consolas" w:hAnsi="Consolas" w:cs="Consolas"/>
          <w:color w:val="0000FF"/>
          <w:sz w:val="19"/>
          <w:szCs w:val="19"/>
        </w:rPr>
        <w:t>&gt;</w:t>
      </w:r>
    </w:p>
    <w:p w14:paraId="539ACEAE"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 của hóa đơn *</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&gt;</w:t>
      </w:r>
    </w:p>
    <w:p w14:paraId="74F7C0E0"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InvoiceNo</w:t>
      </w:r>
      <w:r>
        <w:rPr>
          <w:rFonts w:ascii="Consolas" w:hAnsi="Consolas" w:cs="Consolas"/>
          <w:color w:val="0000FF"/>
          <w:sz w:val="19"/>
          <w:szCs w:val="19"/>
        </w:rPr>
        <w:t>&gt;</w:t>
      </w:r>
      <w:r>
        <w:rPr>
          <w:rFonts w:ascii="Consolas" w:hAnsi="Consolas" w:cs="Consolas"/>
          <w:color w:val="000000"/>
          <w:sz w:val="19"/>
          <w:szCs w:val="19"/>
        </w:rPr>
        <w:t>Số hóa đơn</w:t>
      </w:r>
      <w:r>
        <w:rPr>
          <w:rFonts w:ascii="Consolas" w:hAnsi="Consolas" w:cs="Consolas"/>
          <w:color w:val="0000FF"/>
          <w:sz w:val="19"/>
          <w:szCs w:val="19"/>
        </w:rPr>
        <w:t>&lt;/</w:t>
      </w:r>
      <w:r>
        <w:rPr>
          <w:rFonts w:ascii="Consolas" w:hAnsi="Consolas" w:cs="Consolas"/>
          <w:color w:val="A31515"/>
          <w:sz w:val="19"/>
          <w:szCs w:val="19"/>
        </w:rPr>
        <w:t>InvoiceNo</w:t>
      </w:r>
      <w:r>
        <w:rPr>
          <w:rFonts w:ascii="Consolas" w:hAnsi="Consolas" w:cs="Consolas"/>
          <w:color w:val="0000FF"/>
          <w:sz w:val="19"/>
          <w:szCs w:val="19"/>
        </w:rPr>
        <w:t>&gt;</w:t>
      </w:r>
    </w:p>
    <w:p w14:paraId="5FAF3F25"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14:paraId="61164C53"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MHSo</w:t>
      </w:r>
      <w:r>
        <w:rPr>
          <w:rFonts w:ascii="Consolas" w:hAnsi="Consolas" w:cs="Consolas"/>
          <w:color w:val="0000FF"/>
          <w:sz w:val="19"/>
          <w:szCs w:val="19"/>
        </w:rPr>
        <w:t>&gt;</w:t>
      </w:r>
      <w:r>
        <w:rPr>
          <w:rFonts w:ascii="Consolas" w:hAnsi="Consolas" w:cs="Consolas"/>
          <w:color w:val="000000"/>
          <w:sz w:val="19"/>
          <w:szCs w:val="19"/>
        </w:rPr>
        <w:t>Mã hồ sơ</w:t>
      </w:r>
      <w:r>
        <w:rPr>
          <w:rFonts w:ascii="Consolas" w:hAnsi="Consolas" w:cs="Consolas"/>
          <w:color w:val="0000FF"/>
          <w:sz w:val="19"/>
          <w:szCs w:val="19"/>
        </w:rPr>
        <w:t>&lt;/</w:t>
      </w:r>
      <w:r>
        <w:rPr>
          <w:rFonts w:ascii="Consolas" w:hAnsi="Consolas" w:cs="Consolas"/>
          <w:color w:val="A31515"/>
          <w:sz w:val="19"/>
          <w:szCs w:val="19"/>
        </w:rPr>
        <w:t>MHSo</w:t>
      </w:r>
      <w:r>
        <w:rPr>
          <w:rFonts w:ascii="Consolas" w:hAnsi="Consolas" w:cs="Consolas"/>
          <w:color w:val="0000FF"/>
          <w:sz w:val="19"/>
          <w:szCs w:val="19"/>
        </w:rPr>
        <w:t>&gt;</w:t>
      </w:r>
    </w:p>
    <w:p w14:paraId="2F7AFCD9"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SBKe</w:t>
      </w:r>
      <w:r>
        <w:rPr>
          <w:rFonts w:ascii="Consolas" w:hAnsi="Consolas" w:cs="Consolas"/>
          <w:color w:val="0000FF"/>
          <w:sz w:val="19"/>
          <w:szCs w:val="19"/>
        </w:rPr>
        <w:t>&gt;</w:t>
      </w:r>
      <w:r>
        <w:rPr>
          <w:rFonts w:ascii="Consolas" w:hAnsi="Consolas" w:cs="Consolas"/>
          <w:color w:val="000000"/>
          <w:sz w:val="19"/>
          <w:szCs w:val="19"/>
        </w:rPr>
        <w:t>Số bảng kê (Số của bảng kê các loại hàng hóa, dịch vụ đã bán kèm theo hóa đơn)</w:t>
      </w:r>
      <w:r>
        <w:rPr>
          <w:rFonts w:ascii="Consolas" w:hAnsi="Consolas" w:cs="Consolas"/>
          <w:color w:val="0000FF"/>
          <w:sz w:val="19"/>
          <w:szCs w:val="19"/>
        </w:rPr>
        <w:t>&lt;/</w:t>
      </w:r>
      <w:r>
        <w:rPr>
          <w:rFonts w:ascii="Consolas" w:hAnsi="Consolas" w:cs="Consolas"/>
          <w:color w:val="A31515"/>
          <w:sz w:val="19"/>
          <w:szCs w:val="19"/>
        </w:rPr>
        <w:t>SBKe</w:t>
      </w:r>
      <w:r>
        <w:rPr>
          <w:rFonts w:ascii="Consolas" w:hAnsi="Consolas" w:cs="Consolas"/>
          <w:color w:val="0000FF"/>
          <w:sz w:val="19"/>
          <w:szCs w:val="19"/>
        </w:rPr>
        <w:t>&gt;</w:t>
      </w:r>
    </w:p>
    <w:p w14:paraId="1C42CB81"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NBKe</w:t>
      </w:r>
      <w:r>
        <w:rPr>
          <w:rFonts w:ascii="Consolas" w:hAnsi="Consolas" w:cs="Consolas"/>
          <w:color w:val="0000FF"/>
          <w:sz w:val="19"/>
          <w:szCs w:val="19"/>
        </w:rPr>
        <w:t>&gt;</w:t>
      </w:r>
      <w:r>
        <w:rPr>
          <w:rFonts w:ascii="Consolas" w:hAnsi="Consolas" w:cs="Consolas"/>
          <w:color w:val="000000"/>
          <w:sz w:val="19"/>
          <w:szCs w:val="19"/>
        </w:rPr>
        <w:t>Ngày bảng kê (Ngày của bảng kê các loại hàng hóa, dịch vụ đã bán kèm theo hóa đơn)</w:t>
      </w:r>
      <w:r>
        <w:rPr>
          <w:rFonts w:ascii="Consolas" w:hAnsi="Consolas" w:cs="Consolas"/>
          <w:color w:val="0000FF"/>
          <w:sz w:val="19"/>
          <w:szCs w:val="19"/>
        </w:rPr>
        <w:t>&lt;/</w:t>
      </w:r>
      <w:r>
        <w:rPr>
          <w:rFonts w:ascii="Consolas" w:hAnsi="Consolas" w:cs="Consolas"/>
          <w:color w:val="A31515"/>
          <w:sz w:val="19"/>
          <w:szCs w:val="19"/>
        </w:rPr>
        <w:t>NBKe</w:t>
      </w:r>
      <w:r>
        <w:rPr>
          <w:rFonts w:ascii="Consolas" w:hAnsi="Consolas" w:cs="Consolas"/>
          <w:color w:val="0000FF"/>
          <w:sz w:val="19"/>
          <w:szCs w:val="19"/>
        </w:rPr>
        <w:t>&gt;</w:t>
      </w:r>
    </w:p>
    <w:p w14:paraId="4985CFF5"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lastRenderedPageBreak/>
        <w:tab/>
      </w:r>
      <w:r>
        <w:rPr>
          <w:rFonts w:ascii="Consolas" w:hAnsi="Consolas" w:cs="Consolas"/>
          <w:color w:val="0000FF"/>
          <w:sz w:val="19"/>
          <w:szCs w:val="19"/>
        </w:rPr>
        <w:tab/>
        <w:t xml:space="preserve">  &lt;</w:t>
      </w:r>
      <w:r>
        <w:rPr>
          <w:rFonts w:ascii="Consolas" w:hAnsi="Consolas" w:cs="Consolas"/>
          <w:color w:val="A31515"/>
          <w:sz w:val="19"/>
          <w:szCs w:val="19"/>
        </w:rPr>
        <w:t>DVTTe</w:t>
      </w:r>
      <w:r>
        <w:rPr>
          <w:rFonts w:ascii="Consolas" w:hAnsi="Consolas" w:cs="Consolas"/>
          <w:color w:val="0000FF"/>
          <w:sz w:val="19"/>
          <w:szCs w:val="19"/>
        </w:rPr>
        <w:t>&gt;</w:t>
      </w:r>
      <w:r>
        <w:rPr>
          <w:rFonts w:ascii="Consolas" w:hAnsi="Consolas" w:cs="Consolas"/>
          <w:color w:val="000000"/>
          <w:sz w:val="19"/>
          <w:szCs w:val="19"/>
        </w:rPr>
        <w:t>Đơn vị tiền tệ *</w:t>
      </w:r>
      <w:r>
        <w:rPr>
          <w:rFonts w:ascii="Consolas" w:hAnsi="Consolas" w:cs="Consolas"/>
          <w:color w:val="0000FF"/>
          <w:sz w:val="19"/>
          <w:szCs w:val="19"/>
        </w:rPr>
        <w:t>&lt;/</w:t>
      </w:r>
      <w:r>
        <w:rPr>
          <w:rFonts w:ascii="Consolas" w:hAnsi="Consolas" w:cs="Consolas"/>
          <w:color w:val="A31515"/>
          <w:sz w:val="19"/>
          <w:szCs w:val="19"/>
        </w:rPr>
        <w:t>DVTTe</w:t>
      </w:r>
      <w:r>
        <w:rPr>
          <w:rFonts w:ascii="Consolas" w:hAnsi="Consolas" w:cs="Consolas"/>
          <w:color w:val="0000FF"/>
          <w:sz w:val="19"/>
          <w:szCs w:val="19"/>
        </w:rPr>
        <w:t>&gt;</w:t>
      </w:r>
    </w:p>
    <w:p w14:paraId="2D87B768"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TGia</w:t>
      </w:r>
      <w:r>
        <w:rPr>
          <w:rFonts w:ascii="Consolas" w:hAnsi="Consolas" w:cs="Consolas"/>
          <w:color w:val="0000FF"/>
          <w:sz w:val="19"/>
          <w:szCs w:val="19"/>
        </w:rPr>
        <w:t>&gt;</w:t>
      </w:r>
      <w:r>
        <w:rPr>
          <w:rFonts w:ascii="Consolas" w:hAnsi="Consolas" w:cs="Consolas"/>
          <w:color w:val="000000"/>
          <w:sz w:val="19"/>
          <w:szCs w:val="19"/>
        </w:rPr>
        <w:t>Tỷ giá (Bắt buộc (Trừ trường hợp Đơn vị tiền tệ là VND))</w:t>
      </w:r>
      <w:r>
        <w:rPr>
          <w:rFonts w:ascii="Consolas" w:hAnsi="Consolas" w:cs="Consolas"/>
          <w:color w:val="0000FF"/>
          <w:sz w:val="19"/>
          <w:szCs w:val="19"/>
        </w:rPr>
        <w:t>&lt;/</w:t>
      </w:r>
      <w:r>
        <w:rPr>
          <w:rFonts w:ascii="Consolas" w:hAnsi="Consolas" w:cs="Consolas"/>
          <w:color w:val="A31515"/>
          <w:sz w:val="19"/>
          <w:szCs w:val="19"/>
        </w:rPr>
        <w:t>TGia</w:t>
      </w:r>
      <w:r>
        <w:rPr>
          <w:rFonts w:ascii="Consolas" w:hAnsi="Consolas" w:cs="Consolas"/>
          <w:color w:val="0000FF"/>
          <w:sz w:val="19"/>
          <w:szCs w:val="19"/>
        </w:rPr>
        <w:t>&gt;</w:t>
      </w:r>
    </w:p>
    <w:p w14:paraId="4A93DC9C" w14:textId="2A053CB4" w:rsidR="009D1437" w:rsidRDefault="009D1437" w:rsidP="009D143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HTTToan</w:t>
      </w:r>
      <w:r>
        <w:rPr>
          <w:rFonts w:ascii="Consolas" w:hAnsi="Consolas" w:cs="Consolas"/>
          <w:color w:val="0000FF"/>
          <w:sz w:val="19"/>
          <w:szCs w:val="19"/>
        </w:rPr>
        <w:t>&gt;</w:t>
      </w:r>
      <w:r>
        <w:rPr>
          <w:rFonts w:ascii="Consolas" w:hAnsi="Consolas" w:cs="Consolas"/>
          <w:color w:val="000000"/>
          <w:sz w:val="19"/>
          <w:szCs w:val="19"/>
        </w:rPr>
        <w:t xml:space="preserve">Hình thức thanh toán </w:t>
      </w:r>
      <w:r w:rsidR="001F751E">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HTTToan</w:t>
      </w:r>
      <w:r>
        <w:rPr>
          <w:rFonts w:ascii="Consolas" w:hAnsi="Consolas" w:cs="Consolas"/>
          <w:color w:val="0000FF"/>
          <w:sz w:val="19"/>
          <w:szCs w:val="19"/>
        </w:rPr>
        <w:t>&gt;</w:t>
      </w:r>
    </w:p>
    <w:p w14:paraId="2FFC29A6" w14:textId="286FF34B" w:rsidR="003027D4" w:rsidRDefault="007B1377" w:rsidP="007B1377">
      <w:pPr>
        <w:autoSpaceDE w:val="0"/>
        <w:autoSpaceDN w:val="0"/>
        <w:adjustRightInd w:val="0"/>
        <w:ind w:left="1440"/>
        <w:rPr>
          <w:rFonts w:ascii="Consolas" w:hAnsi="Consolas" w:cs="Consolas"/>
          <w:color w:val="0000FF"/>
          <w:sz w:val="19"/>
          <w:szCs w:val="19"/>
        </w:rPr>
      </w:pPr>
      <w:r>
        <w:rPr>
          <w:rFonts w:ascii="Consolas" w:hAnsi="Consolas" w:cs="Consolas"/>
          <w:color w:val="0000FF"/>
          <w:sz w:val="19"/>
          <w:szCs w:val="19"/>
          <w:highlight w:val="cyan"/>
        </w:rPr>
        <w:t xml:space="preserve">  </w:t>
      </w:r>
      <w:r w:rsidR="003027D4" w:rsidRPr="007B1377">
        <w:rPr>
          <w:rFonts w:ascii="Consolas" w:hAnsi="Consolas" w:cs="Consolas"/>
          <w:color w:val="0000FF"/>
          <w:sz w:val="19"/>
          <w:szCs w:val="19"/>
          <w:highlight w:val="cyan"/>
        </w:rPr>
        <w:t>&lt;</w:t>
      </w:r>
      <w:r w:rsidR="003027D4" w:rsidRPr="007B1377">
        <w:rPr>
          <w:rFonts w:ascii="Consolas" w:hAnsi="Consolas" w:cs="Consolas"/>
          <w:color w:val="C00000"/>
          <w:sz w:val="19"/>
          <w:szCs w:val="19"/>
          <w:highlight w:val="cyan"/>
        </w:rPr>
        <w:t>HDDThu</w:t>
      </w:r>
      <w:r w:rsidR="003027D4" w:rsidRPr="007B1377">
        <w:rPr>
          <w:rFonts w:ascii="Consolas" w:hAnsi="Consolas" w:cs="Consolas"/>
          <w:color w:val="0000FF"/>
          <w:sz w:val="19"/>
          <w:szCs w:val="19"/>
          <w:highlight w:val="cyan"/>
        </w:rPr>
        <w:t>&gt;</w:t>
      </w:r>
      <w:r w:rsidR="003027D4" w:rsidRPr="007B1377">
        <w:rPr>
          <w:rFonts w:ascii="Consolas" w:hAnsi="Consolas" w:cs="Consolas"/>
          <w:sz w:val="19"/>
          <w:szCs w:val="19"/>
          <w:highlight w:val="cyan"/>
        </w:rPr>
        <w:t>Hóa đơn đặc thù (Nhận các giá trị: 1-Hàng hóa là xe ô tô, xe mô tô, 2- Dịch vụ vận chuyển, 3- Dịch vụ vận chuyển trên nền tảng số, TMĐT). Nếu không truyền mặc định là 0- hóa đơn thường</w:t>
      </w:r>
      <w:r w:rsidR="003027D4" w:rsidRPr="007B1377">
        <w:rPr>
          <w:rFonts w:ascii="Consolas" w:hAnsi="Consolas" w:cs="Consolas"/>
          <w:color w:val="0000FF"/>
          <w:sz w:val="19"/>
          <w:szCs w:val="19"/>
          <w:highlight w:val="cyan"/>
        </w:rPr>
        <w:t>&lt;/</w:t>
      </w:r>
      <w:r w:rsidR="003027D4" w:rsidRPr="007B1377">
        <w:rPr>
          <w:rFonts w:ascii="Consolas" w:hAnsi="Consolas" w:cs="Consolas"/>
          <w:color w:val="C00000"/>
          <w:sz w:val="19"/>
          <w:szCs w:val="19"/>
          <w:highlight w:val="cyan"/>
        </w:rPr>
        <w:t>HDDThu</w:t>
      </w:r>
      <w:r w:rsidR="003027D4" w:rsidRPr="007B1377">
        <w:rPr>
          <w:rFonts w:ascii="Consolas" w:hAnsi="Consolas" w:cs="Consolas"/>
          <w:color w:val="0000FF"/>
          <w:sz w:val="19"/>
          <w:szCs w:val="19"/>
          <w:highlight w:val="cyan"/>
        </w:rPr>
        <w:t>&gt;</w:t>
      </w:r>
    </w:p>
    <w:p w14:paraId="4D21A205" w14:textId="79272AB7" w:rsidR="00867304" w:rsidRDefault="00867304" w:rsidP="00867304">
      <w:pPr>
        <w:autoSpaceDE w:val="0"/>
        <w:autoSpaceDN w:val="0"/>
        <w:adjustRightInd w:val="0"/>
        <w:ind w:left="1440"/>
        <w:rPr>
          <w:rFonts w:ascii="Consolas" w:hAnsi="Consolas" w:cs="Consolas"/>
          <w:color w:val="000000"/>
          <w:sz w:val="19"/>
          <w:szCs w:val="19"/>
        </w:rPr>
      </w:pPr>
      <w:r w:rsidRPr="00867304">
        <w:rPr>
          <w:rFonts w:ascii="Consolas" w:hAnsi="Consolas" w:cs="Consolas"/>
          <w:color w:val="000000"/>
          <w:sz w:val="19"/>
          <w:szCs w:val="19"/>
          <w:highlight w:val="cyan"/>
        </w:rPr>
        <w:t>&lt;GiamThueGTGT&gt; Giảm thuế GTGT(Chỉ sử dụng cho hóa đơn bán hàng giảm thuế theo NQ của Quốc hội. Nhận giá trị 1/0)&lt;/GiamThueGTGT&gt;</w:t>
      </w:r>
    </w:p>
    <w:p w14:paraId="52EE1BAF" w14:textId="5161A9E9" w:rsidR="00EA03DD" w:rsidRDefault="00EA03DD" w:rsidP="00EA03DD">
      <w:pPr>
        <w:shd w:val="clear" w:color="auto" w:fill="FFFFFF"/>
        <w:ind w:left="1440"/>
        <w:rPr>
          <w:rFonts w:ascii="Consolas" w:hAnsi="Consolas" w:cs="Consolas"/>
          <w:color w:val="000000"/>
          <w:sz w:val="19"/>
          <w:szCs w:val="19"/>
        </w:rPr>
      </w:pPr>
      <w:r w:rsidRPr="003F2102">
        <w:rPr>
          <w:rFonts w:ascii="Courier New" w:hAnsi="Courier New" w:cs="Courier New"/>
          <w:i/>
          <w:color w:val="C00000"/>
          <w:sz w:val="20"/>
          <w:szCs w:val="20"/>
          <w:highlight w:val="cyan"/>
        </w:rPr>
        <w:t>&lt;HDCTTChinh&gt;</w:t>
      </w:r>
      <w:r w:rsidRPr="003F2102">
        <w:rPr>
          <w:rFonts w:ascii="Courier New" w:hAnsi="Courier New" w:cs="Courier New"/>
          <w:i/>
          <w:sz w:val="20"/>
          <w:szCs w:val="20"/>
          <w:highlight w:val="cyan"/>
        </w:rPr>
        <w:t>Hoá đơn cho thuê tài chính (Hóa đơn đối với hoạt động cho thuê tài chính)</w:t>
      </w:r>
      <w:r w:rsidRPr="003F2102">
        <w:rPr>
          <w:sz w:val="26"/>
          <w:szCs w:val="26"/>
          <w:highlight w:val="cyan"/>
          <w:shd w:val="clear" w:color="auto" w:fill="00FF00"/>
        </w:rPr>
        <w:t xml:space="preserve"> </w:t>
      </w:r>
      <w:r w:rsidRPr="003F2102">
        <w:rPr>
          <w:rFonts w:ascii="Courier New" w:hAnsi="Courier New" w:cs="Courier New"/>
          <w:i/>
          <w:sz w:val="20"/>
          <w:szCs w:val="20"/>
          <w:highlight w:val="cyan"/>
        </w:rPr>
        <w:t>Số (1: Hóa đơn dành cho hoạt động thuê tài chính, 0: Hóa đơn không dành cho hoạt động cho thuê tài chính)&lt;/</w:t>
      </w:r>
      <w:r w:rsidRPr="003F2102">
        <w:rPr>
          <w:rFonts w:ascii="Courier New" w:hAnsi="Courier New" w:cs="Courier New"/>
          <w:i/>
          <w:color w:val="C00000"/>
          <w:sz w:val="20"/>
          <w:szCs w:val="20"/>
          <w:highlight w:val="cyan"/>
        </w:rPr>
        <w:t>HDCTTChinh&gt;</w:t>
      </w:r>
    </w:p>
    <w:p w14:paraId="25831F9F"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14:paraId="3260CD29"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14:paraId="46AB72CA"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NBan</w:t>
      </w:r>
      <w:r>
        <w:rPr>
          <w:rFonts w:ascii="Consolas" w:hAnsi="Consolas" w:cs="Consolas"/>
          <w:color w:val="0000FF"/>
          <w:sz w:val="19"/>
          <w:szCs w:val="19"/>
        </w:rPr>
        <w:t>&gt;</w:t>
      </w:r>
    </w:p>
    <w:p w14:paraId="0F862CFB"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 điện 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14:paraId="29785DF8"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 xml:space="preserve">Địa chỉ thư điện tử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14:paraId="09B9C332"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 tài khoản ngân 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14:paraId="36820F4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p>
    <w:p w14:paraId="369221BE" w14:textId="77777777" w:rsidR="009D1437" w:rsidRPr="00AE187D" w:rsidRDefault="009D1437" w:rsidP="009D1437">
      <w:pPr>
        <w:autoSpaceDE w:val="0"/>
        <w:autoSpaceDN w:val="0"/>
        <w:adjustRightInd w:val="0"/>
        <w:rPr>
          <w:rFonts w:ascii="Consolas" w:hAnsi="Consolas" w:cs="Consolas"/>
          <w:color w:val="0000FF"/>
          <w:sz w:val="19"/>
          <w:szCs w:val="19"/>
          <w:highlight w:val="cyan"/>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highlight w:val="cyan"/>
          <w:lang w:val="nl-NL"/>
        </w:rPr>
        <w:t>&lt;</w:t>
      </w:r>
      <w:r w:rsidRPr="00AE187D">
        <w:rPr>
          <w:rFonts w:ascii="Consolas" w:hAnsi="Consolas" w:cs="Consolas"/>
          <w:color w:val="A31515"/>
          <w:sz w:val="19"/>
          <w:szCs w:val="19"/>
          <w:highlight w:val="cyan"/>
          <w:lang w:val="nl-NL"/>
        </w:rPr>
        <w:t>Fax</w:t>
      </w:r>
      <w:r w:rsidRPr="00AE187D">
        <w:rPr>
          <w:rFonts w:ascii="Consolas" w:hAnsi="Consolas" w:cs="Consolas"/>
          <w:color w:val="0000FF"/>
          <w:sz w:val="19"/>
          <w:szCs w:val="19"/>
          <w:highlight w:val="cyan"/>
          <w:lang w:val="nl-NL"/>
        </w:rPr>
        <w:t>&gt;</w:t>
      </w:r>
      <w:r w:rsidRPr="00AE187D">
        <w:rPr>
          <w:rFonts w:ascii="Consolas" w:hAnsi="Consolas" w:cs="Consolas"/>
          <w:color w:val="000000"/>
          <w:sz w:val="19"/>
          <w:szCs w:val="19"/>
          <w:highlight w:val="cyan"/>
          <w:lang w:val="nl-NL"/>
        </w:rPr>
        <w:t>Fax</w:t>
      </w:r>
      <w:r w:rsidRPr="00AE187D">
        <w:rPr>
          <w:rFonts w:ascii="Consolas" w:hAnsi="Consolas" w:cs="Consolas"/>
          <w:color w:val="0000FF"/>
          <w:sz w:val="19"/>
          <w:szCs w:val="19"/>
          <w:highlight w:val="cyan"/>
          <w:lang w:val="nl-NL"/>
        </w:rPr>
        <w:t>&lt;/</w:t>
      </w:r>
      <w:r w:rsidRPr="00AE187D">
        <w:rPr>
          <w:rFonts w:ascii="Consolas" w:hAnsi="Consolas" w:cs="Consolas"/>
          <w:color w:val="A31515"/>
          <w:sz w:val="19"/>
          <w:szCs w:val="19"/>
          <w:highlight w:val="cyan"/>
          <w:lang w:val="nl-NL"/>
        </w:rPr>
        <w:t>Fax</w:t>
      </w:r>
      <w:r w:rsidRPr="00AE187D">
        <w:rPr>
          <w:rFonts w:ascii="Consolas" w:hAnsi="Consolas" w:cs="Consolas"/>
          <w:color w:val="0000FF"/>
          <w:sz w:val="19"/>
          <w:szCs w:val="19"/>
          <w:highlight w:val="cyan"/>
          <w:lang w:val="nl-NL"/>
        </w:rPr>
        <w:t>&gt;</w:t>
      </w:r>
    </w:p>
    <w:p w14:paraId="5BFC14C2" w14:textId="77777777" w:rsidR="00084002" w:rsidRPr="00AE187D" w:rsidRDefault="00084002" w:rsidP="00084002">
      <w:pPr>
        <w:autoSpaceDE w:val="0"/>
        <w:autoSpaceDN w:val="0"/>
        <w:adjustRightInd w:val="0"/>
        <w:ind w:left="144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Website</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Website</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Website</w:t>
      </w:r>
      <w:r w:rsidRPr="00AE187D">
        <w:rPr>
          <w:rFonts w:ascii="Courier New" w:hAnsi="Courier New" w:cs="Courier New"/>
          <w:color w:val="0000FF"/>
          <w:sz w:val="20"/>
          <w:szCs w:val="20"/>
          <w:highlight w:val="cyan"/>
          <w:lang w:val="nl-NL"/>
        </w:rPr>
        <w:t>&gt;</w:t>
      </w:r>
    </w:p>
    <w:p w14:paraId="70B545AB" w14:textId="77777777" w:rsidR="00084002" w:rsidRPr="00AE187D" w:rsidRDefault="00084002" w:rsidP="00084002">
      <w:pPr>
        <w:autoSpaceDE w:val="0"/>
        <w:autoSpaceDN w:val="0"/>
        <w:adjustRightInd w:val="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MCHang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Mã cửa hàng người bán</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MCHang</w:t>
      </w:r>
      <w:r w:rsidRPr="00AE187D">
        <w:rPr>
          <w:rFonts w:ascii="Courier New" w:hAnsi="Courier New" w:cs="Courier New"/>
          <w:color w:val="0000FF"/>
          <w:sz w:val="20"/>
          <w:szCs w:val="20"/>
          <w:highlight w:val="cyan"/>
          <w:lang w:val="nl-NL"/>
        </w:rPr>
        <w:t>&gt;</w:t>
      </w:r>
    </w:p>
    <w:p w14:paraId="42E811B5" w14:textId="7E962C62" w:rsidR="00084002" w:rsidRPr="00AE187D" w:rsidRDefault="00084002" w:rsidP="009D1437">
      <w:pPr>
        <w:autoSpaceDE w:val="0"/>
        <w:autoSpaceDN w:val="0"/>
        <w:adjustRightInd w:val="0"/>
        <w:rPr>
          <w:rFonts w:ascii="Consolas" w:hAnsi="Consolas" w:cs="Consolas"/>
          <w:color w:val="000000"/>
          <w:sz w:val="19"/>
          <w:szCs w:val="19"/>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TCHang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Tên cửa hàng người bán</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TCHang</w:t>
      </w:r>
      <w:r w:rsidRPr="00AE187D">
        <w:rPr>
          <w:rFonts w:ascii="Courier New" w:hAnsi="Courier New" w:cs="Courier New"/>
          <w:color w:val="0000FF"/>
          <w:sz w:val="20"/>
          <w:szCs w:val="20"/>
          <w:highlight w:val="cyan"/>
          <w:lang w:val="nl-NL"/>
        </w:rPr>
        <w:t>&gt;</w:t>
      </w:r>
    </w:p>
    <w:p w14:paraId="1F2539E9"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LDDNBo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Lệnh điều động nội bộ (Bắt buộc đối với phiếu xuất kho vận chuyển nội bộ)</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LDDNBo</w:t>
      </w:r>
      <w:r w:rsidRPr="00AE187D">
        <w:rPr>
          <w:rFonts w:ascii="Consolas" w:hAnsi="Consolas" w:cs="Consolas"/>
          <w:color w:val="0000FF"/>
          <w:sz w:val="19"/>
          <w:szCs w:val="19"/>
          <w:lang w:val="nl-NL"/>
        </w:rPr>
        <w:t>&gt;</w:t>
      </w:r>
    </w:p>
    <w:p w14:paraId="722B68D9"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HDSo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Hợp đồng số (Hợp đồng vận chuyển) (phiếu xuất kho vận chuyển nội bộ)</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HDSo</w:t>
      </w:r>
      <w:r w:rsidRPr="00AE187D">
        <w:rPr>
          <w:rFonts w:ascii="Consolas" w:hAnsi="Consolas" w:cs="Consolas"/>
          <w:color w:val="0000FF"/>
          <w:sz w:val="19"/>
          <w:szCs w:val="19"/>
          <w:lang w:val="nl-NL"/>
        </w:rPr>
        <w:t>&gt;</w:t>
      </w:r>
    </w:p>
    <w:p w14:paraId="0662386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HVTNXHang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Họ và tên người xuất hàng (phiếu xuất kho vận chuyển nội bộ)</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HVTNXHang</w:t>
      </w:r>
      <w:r w:rsidRPr="00AE187D">
        <w:rPr>
          <w:rFonts w:ascii="Consolas" w:hAnsi="Consolas" w:cs="Consolas"/>
          <w:color w:val="0000FF"/>
          <w:sz w:val="19"/>
          <w:szCs w:val="19"/>
          <w:lang w:val="nl-NL"/>
        </w:rPr>
        <w:t>&gt;</w:t>
      </w:r>
    </w:p>
    <w:p w14:paraId="011BA78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TNVChuyen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người vận chuyển (phiếu xuất kho)</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TNVChuyen</w:t>
      </w:r>
      <w:r w:rsidRPr="00AE187D">
        <w:rPr>
          <w:rFonts w:ascii="Consolas" w:hAnsi="Consolas" w:cs="Consolas"/>
          <w:color w:val="0000FF"/>
          <w:sz w:val="19"/>
          <w:szCs w:val="19"/>
          <w:lang w:val="nl-NL"/>
        </w:rPr>
        <w:t>&gt;</w:t>
      </w:r>
    </w:p>
    <w:p w14:paraId="1CF5EE0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PTVChuyen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Phương tiện vận chuyển (Bắt buộc đối với phiếu xuất kho)</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PTVChuyen</w:t>
      </w:r>
      <w:r w:rsidRPr="00AE187D">
        <w:rPr>
          <w:rFonts w:ascii="Consolas" w:hAnsi="Consolas" w:cs="Consolas"/>
          <w:color w:val="0000FF"/>
          <w:sz w:val="19"/>
          <w:szCs w:val="19"/>
          <w:lang w:val="nl-NL"/>
        </w:rPr>
        <w:t>&gt;</w:t>
      </w:r>
    </w:p>
    <w:p w14:paraId="21B89D0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HDKTSo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Hợp đồng kinh tế số (Bắt buộc đối với phiếu xuất kho gửi bán đại lý)</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HDKTSo</w:t>
      </w:r>
      <w:r w:rsidRPr="00AE187D">
        <w:rPr>
          <w:rFonts w:ascii="Consolas" w:hAnsi="Consolas" w:cs="Consolas"/>
          <w:color w:val="0000FF"/>
          <w:sz w:val="19"/>
          <w:szCs w:val="19"/>
          <w:lang w:val="nl-NL"/>
        </w:rPr>
        <w:t>&gt;</w:t>
      </w:r>
    </w:p>
    <w:p w14:paraId="426C831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HDKTNgay</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Hợp đồng kinh tế ngày (Bắt buộc đối với phiếu xuất kho gửi bán đại lý)</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HDKTNgay</w:t>
      </w:r>
      <w:r w:rsidRPr="00AE187D">
        <w:rPr>
          <w:rFonts w:ascii="Consolas" w:hAnsi="Consolas" w:cs="Consolas"/>
          <w:color w:val="0000FF"/>
          <w:sz w:val="19"/>
          <w:szCs w:val="19"/>
          <w:lang w:val="nl-NL"/>
        </w:rPr>
        <w:t>&gt;</w:t>
      </w:r>
    </w:p>
    <w:p w14:paraId="57ED3F3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NBan</w:t>
      </w:r>
      <w:r w:rsidRPr="00AE187D">
        <w:rPr>
          <w:rFonts w:ascii="Consolas" w:hAnsi="Consolas" w:cs="Consolas"/>
          <w:color w:val="0000FF"/>
          <w:sz w:val="19"/>
          <w:szCs w:val="19"/>
          <w:lang w:val="nl-NL"/>
        </w:rPr>
        <w:t>&gt;</w:t>
      </w:r>
    </w:p>
    <w:p w14:paraId="439EF1E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NMua</w:t>
      </w:r>
      <w:r w:rsidRPr="00AE187D">
        <w:rPr>
          <w:rFonts w:ascii="Consolas" w:hAnsi="Consolas" w:cs="Consolas"/>
          <w:color w:val="0000FF"/>
          <w:sz w:val="19"/>
          <w:szCs w:val="19"/>
          <w:lang w:val="nl-NL"/>
        </w:rPr>
        <w:t>&gt;</w:t>
      </w:r>
    </w:p>
    <w:p w14:paraId="43B30B5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Ten</w:t>
      </w:r>
      <w:r w:rsidRPr="00AE187D">
        <w:rPr>
          <w:rFonts w:ascii="Consolas" w:hAnsi="Consolas" w:cs="Consolas"/>
          <w:color w:val="0000FF"/>
          <w:sz w:val="19"/>
          <w:szCs w:val="19"/>
          <w:lang w:val="nl-NL"/>
        </w:rPr>
        <w:t>&gt;</w:t>
      </w:r>
    </w:p>
    <w:p w14:paraId="46C74CC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MST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số thuế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MST</w:t>
      </w:r>
      <w:r w:rsidRPr="00AE187D">
        <w:rPr>
          <w:rFonts w:ascii="Consolas" w:hAnsi="Consolas" w:cs="Consolas"/>
          <w:color w:val="0000FF"/>
          <w:sz w:val="19"/>
          <w:szCs w:val="19"/>
          <w:lang w:val="nl-NL"/>
        </w:rPr>
        <w:t>&gt;</w:t>
      </w:r>
    </w:p>
    <w:p w14:paraId="66D8E992"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DChi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Địa chỉ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DChi</w:t>
      </w:r>
      <w:r w:rsidRPr="00AE187D">
        <w:rPr>
          <w:rFonts w:ascii="Consolas" w:hAnsi="Consolas" w:cs="Consolas"/>
          <w:color w:val="0000FF"/>
          <w:sz w:val="19"/>
          <w:szCs w:val="19"/>
          <w:lang w:val="nl-NL"/>
        </w:rPr>
        <w:t>&gt;</w:t>
      </w:r>
    </w:p>
    <w:p w14:paraId="2A85753C"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MKHang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khách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MKHang</w:t>
      </w:r>
      <w:r w:rsidRPr="00AE187D">
        <w:rPr>
          <w:rFonts w:ascii="Consolas" w:hAnsi="Consolas" w:cs="Consolas"/>
          <w:color w:val="0000FF"/>
          <w:sz w:val="19"/>
          <w:szCs w:val="19"/>
          <w:lang w:val="nl-NL"/>
        </w:rPr>
        <w:t>&gt;</w:t>
      </w:r>
    </w:p>
    <w:p w14:paraId="5CEF478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SDThoai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điện thoại</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SDThoai</w:t>
      </w:r>
      <w:r w:rsidRPr="00AE187D">
        <w:rPr>
          <w:rFonts w:ascii="Consolas" w:hAnsi="Consolas" w:cs="Consolas"/>
          <w:color w:val="0000FF"/>
          <w:sz w:val="19"/>
          <w:szCs w:val="19"/>
          <w:lang w:val="nl-NL"/>
        </w:rPr>
        <w:t>&gt;</w:t>
      </w:r>
    </w:p>
    <w:p w14:paraId="6298D45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DCTDTu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Địa chỉ thư điện tử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DCTDTu</w:t>
      </w:r>
      <w:r w:rsidRPr="00AE187D">
        <w:rPr>
          <w:rFonts w:ascii="Consolas" w:hAnsi="Consolas" w:cs="Consolas"/>
          <w:color w:val="0000FF"/>
          <w:sz w:val="19"/>
          <w:szCs w:val="19"/>
          <w:lang w:val="nl-NL"/>
        </w:rPr>
        <w:t>&gt;</w:t>
      </w:r>
    </w:p>
    <w:p w14:paraId="1C182CC9"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HVTNMHang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Họ và tên người mua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HVTNMHang</w:t>
      </w:r>
      <w:r w:rsidRPr="00AE187D">
        <w:rPr>
          <w:rFonts w:ascii="Consolas" w:hAnsi="Consolas" w:cs="Consolas"/>
          <w:color w:val="0000FF"/>
          <w:sz w:val="19"/>
          <w:szCs w:val="19"/>
          <w:lang w:val="nl-NL"/>
        </w:rPr>
        <w:t>&gt;</w:t>
      </w:r>
    </w:p>
    <w:p w14:paraId="667AE08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STKNHang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tài khoản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STKNHang</w:t>
      </w:r>
      <w:r w:rsidRPr="00AE187D">
        <w:rPr>
          <w:rFonts w:ascii="Consolas" w:hAnsi="Consolas" w:cs="Consolas"/>
          <w:color w:val="0000FF"/>
          <w:sz w:val="19"/>
          <w:szCs w:val="19"/>
          <w:lang w:val="nl-NL"/>
        </w:rPr>
        <w:t>&gt;</w:t>
      </w:r>
    </w:p>
    <w:p w14:paraId="130570A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p>
    <w:p w14:paraId="52BF213D"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HVTNNHang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Họ và tên người nhận hàng (phiếu xuất kho)</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HVTNNHang</w:t>
      </w:r>
      <w:r w:rsidRPr="00AE187D">
        <w:rPr>
          <w:rFonts w:ascii="Consolas" w:hAnsi="Consolas" w:cs="Consolas"/>
          <w:color w:val="0000FF"/>
          <w:sz w:val="19"/>
          <w:szCs w:val="19"/>
          <w:lang w:val="nl-NL"/>
        </w:rPr>
        <w:t>&gt;</w:t>
      </w:r>
    </w:p>
    <w:p w14:paraId="4AD1AEF3" w14:textId="77777777" w:rsidR="00492C26" w:rsidRPr="00AE187D" w:rsidRDefault="00492C26" w:rsidP="007B1377">
      <w:pPr>
        <w:autoSpaceDE w:val="0"/>
        <w:autoSpaceDN w:val="0"/>
        <w:adjustRightInd w:val="0"/>
        <w:ind w:left="1440" w:firstLine="720"/>
        <w:rPr>
          <w:rFonts w:ascii="Consolas" w:hAnsi="Consolas" w:cs="Consolas"/>
          <w:color w:val="000000"/>
          <w:sz w:val="19"/>
          <w:szCs w:val="19"/>
          <w:highlight w:val="cyan"/>
          <w:lang w:val="nl-NL"/>
        </w:rPr>
      </w:pPr>
      <w:r w:rsidRPr="00AE187D">
        <w:rPr>
          <w:rFonts w:ascii="Consolas" w:hAnsi="Consolas" w:cs="Consolas"/>
          <w:color w:val="000000"/>
          <w:sz w:val="19"/>
          <w:szCs w:val="19"/>
          <w:highlight w:val="cyan"/>
          <w:lang w:val="nl-NL"/>
        </w:rPr>
        <w:t>&lt;</w:t>
      </w:r>
      <w:r w:rsidRPr="00AE187D">
        <w:rPr>
          <w:rFonts w:ascii="Consolas" w:hAnsi="Consolas" w:cs="Consolas"/>
          <w:color w:val="C00000"/>
          <w:sz w:val="19"/>
          <w:szCs w:val="19"/>
          <w:highlight w:val="cyan"/>
          <w:lang w:val="nl-NL"/>
        </w:rPr>
        <w:t>MDVQHNSach</w:t>
      </w:r>
      <w:r w:rsidRPr="00AE187D">
        <w:rPr>
          <w:rFonts w:ascii="Consolas" w:hAnsi="Consolas" w:cs="Consolas"/>
          <w:color w:val="000000"/>
          <w:sz w:val="19"/>
          <w:szCs w:val="19"/>
          <w:highlight w:val="cyan"/>
          <w:lang w:val="nl-NL"/>
        </w:rPr>
        <w:t>&gt;Mã đơn vị quan hệ ngân sách người mua&lt;/</w:t>
      </w:r>
      <w:r w:rsidRPr="00AE187D">
        <w:rPr>
          <w:rFonts w:ascii="Consolas" w:hAnsi="Consolas" w:cs="Consolas"/>
          <w:color w:val="C00000"/>
          <w:sz w:val="19"/>
          <w:szCs w:val="19"/>
          <w:highlight w:val="cyan"/>
          <w:lang w:val="nl-NL"/>
        </w:rPr>
        <w:t>MDVQHNSach</w:t>
      </w:r>
      <w:r w:rsidRPr="00AE187D">
        <w:rPr>
          <w:rFonts w:ascii="Consolas" w:hAnsi="Consolas" w:cs="Consolas"/>
          <w:color w:val="000000"/>
          <w:sz w:val="19"/>
          <w:szCs w:val="19"/>
          <w:highlight w:val="cyan"/>
          <w:lang w:val="nl-NL"/>
        </w:rPr>
        <w:t>&gt;</w:t>
      </w:r>
    </w:p>
    <w:p w14:paraId="69317851" w14:textId="77777777" w:rsidR="00492C26" w:rsidRPr="00AE187D" w:rsidRDefault="00492C26" w:rsidP="007B1377">
      <w:pPr>
        <w:autoSpaceDE w:val="0"/>
        <w:autoSpaceDN w:val="0"/>
        <w:adjustRightInd w:val="0"/>
        <w:ind w:left="2160"/>
        <w:rPr>
          <w:rFonts w:ascii="Consolas" w:hAnsi="Consolas" w:cs="Consolas"/>
          <w:color w:val="000000"/>
          <w:sz w:val="19"/>
          <w:szCs w:val="19"/>
          <w:highlight w:val="cyan"/>
          <w:lang w:val="nl-NL"/>
        </w:rPr>
      </w:pPr>
      <w:r w:rsidRPr="00AE187D">
        <w:rPr>
          <w:rFonts w:ascii="Consolas" w:hAnsi="Consolas" w:cs="Consolas"/>
          <w:color w:val="000000"/>
          <w:sz w:val="19"/>
          <w:szCs w:val="19"/>
          <w:highlight w:val="cyan"/>
          <w:lang w:val="nl-NL"/>
        </w:rPr>
        <w:t>&lt;</w:t>
      </w:r>
      <w:r w:rsidRPr="00AE187D">
        <w:rPr>
          <w:rFonts w:ascii="Consolas" w:hAnsi="Consolas" w:cs="Consolas"/>
          <w:color w:val="C00000"/>
          <w:sz w:val="19"/>
          <w:szCs w:val="19"/>
          <w:highlight w:val="cyan"/>
          <w:lang w:val="nl-NL"/>
        </w:rPr>
        <w:t>SHChieu</w:t>
      </w:r>
      <w:r w:rsidRPr="00AE187D">
        <w:rPr>
          <w:rFonts w:ascii="Consolas" w:hAnsi="Consolas" w:cs="Consolas"/>
          <w:color w:val="000000"/>
          <w:sz w:val="19"/>
          <w:szCs w:val="19"/>
          <w:highlight w:val="cyan"/>
          <w:lang w:val="nl-NL"/>
        </w:rPr>
        <w:t>&gt;Số hộ chiếu người mua&lt;/</w:t>
      </w:r>
      <w:r w:rsidRPr="00AE187D">
        <w:rPr>
          <w:rFonts w:ascii="Consolas" w:hAnsi="Consolas" w:cs="Consolas"/>
          <w:color w:val="C00000"/>
          <w:sz w:val="19"/>
          <w:szCs w:val="19"/>
          <w:highlight w:val="cyan"/>
          <w:lang w:val="nl-NL"/>
        </w:rPr>
        <w:t>SHChieu</w:t>
      </w:r>
      <w:r w:rsidRPr="00AE187D">
        <w:rPr>
          <w:rFonts w:ascii="Consolas" w:hAnsi="Consolas" w:cs="Consolas"/>
          <w:color w:val="000000"/>
          <w:sz w:val="19"/>
          <w:szCs w:val="19"/>
          <w:highlight w:val="cyan"/>
          <w:lang w:val="nl-NL"/>
        </w:rPr>
        <w:t>&gt;</w:t>
      </w:r>
    </w:p>
    <w:p w14:paraId="6B8E3D47" w14:textId="04EE5D1D" w:rsidR="00492C26" w:rsidRPr="00AE187D" w:rsidRDefault="00492C26" w:rsidP="007B1377">
      <w:pPr>
        <w:autoSpaceDE w:val="0"/>
        <w:autoSpaceDN w:val="0"/>
        <w:adjustRightInd w:val="0"/>
        <w:ind w:left="1440" w:firstLine="720"/>
        <w:rPr>
          <w:rFonts w:ascii="Consolas" w:hAnsi="Consolas" w:cs="Consolas"/>
          <w:color w:val="000000"/>
          <w:sz w:val="19"/>
          <w:szCs w:val="19"/>
          <w:highlight w:val="cyan"/>
          <w:lang w:val="nl-NL"/>
        </w:rPr>
      </w:pPr>
      <w:r w:rsidRPr="00AE187D">
        <w:rPr>
          <w:rFonts w:ascii="Consolas" w:hAnsi="Consolas" w:cs="Consolas"/>
          <w:color w:val="000000"/>
          <w:sz w:val="19"/>
          <w:szCs w:val="19"/>
          <w:highlight w:val="cyan"/>
          <w:lang w:val="nl-NL"/>
        </w:rPr>
        <w:t>&lt;</w:t>
      </w:r>
      <w:r w:rsidRPr="00AE187D">
        <w:rPr>
          <w:rFonts w:ascii="Consolas" w:hAnsi="Consolas" w:cs="Consolas"/>
          <w:color w:val="C00000"/>
          <w:sz w:val="19"/>
          <w:szCs w:val="19"/>
          <w:highlight w:val="cyan"/>
          <w:lang w:val="nl-NL"/>
        </w:rPr>
        <w:t>CCCDan</w:t>
      </w:r>
      <w:r w:rsidRPr="00AE187D">
        <w:rPr>
          <w:rFonts w:ascii="Consolas" w:hAnsi="Consolas" w:cs="Consolas"/>
          <w:color w:val="000000"/>
          <w:sz w:val="19"/>
          <w:szCs w:val="19"/>
          <w:highlight w:val="cyan"/>
          <w:lang w:val="nl-NL"/>
        </w:rPr>
        <w:t>&gt;Căn cước công dân người mua&lt;/</w:t>
      </w:r>
      <w:r w:rsidRPr="00AE187D">
        <w:rPr>
          <w:rFonts w:ascii="Consolas" w:hAnsi="Consolas" w:cs="Consolas"/>
          <w:color w:val="C00000"/>
          <w:sz w:val="19"/>
          <w:szCs w:val="19"/>
          <w:highlight w:val="cyan"/>
          <w:lang w:val="nl-NL"/>
        </w:rPr>
        <w:t>CCCDan</w:t>
      </w:r>
      <w:r w:rsidRPr="00AE187D">
        <w:rPr>
          <w:rFonts w:ascii="Consolas" w:hAnsi="Consolas" w:cs="Consolas"/>
          <w:color w:val="000000"/>
          <w:sz w:val="19"/>
          <w:szCs w:val="19"/>
          <w:highlight w:val="cyan"/>
          <w:lang w:val="nl-NL"/>
        </w:rPr>
        <w:t>&gt;</w:t>
      </w:r>
    </w:p>
    <w:p w14:paraId="0094DA13" w14:textId="77777777" w:rsidR="004D2530" w:rsidRPr="00AE187D" w:rsidRDefault="004D2530" w:rsidP="007B1377">
      <w:pPr>
        <w:shd w:val="clear" w:color="auto" w:fill="FFFFFF"/>
        <w:ind w:left="144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NCHChieu</w:t>
      </w:r>
      <w:r w:rsidRPr="00AE187D">
        <w:rPr>
          <w:rFonts w:ascii="Courier New" w:hAnsi="Courier New" w:cs="Courier New"/>
          <w:color w:val="0000FF"/>
          <w:sz w:val="20"/>
          <w:szCs w:val="20"/>
          <w:highlight w:val="cyan"/>
          <w:lang w:val="nl-NL"/>
        </w:rPr>
        <w:t>&gt;</w:t>
      </w:r>
      <w:r w:rsidRPr="00AE187D">
        <w:rPr>
          <w:rFonts w:ascii="Courier New" w:hAnsi="Courier New" w:cs="Courier New"/>
          <w:sz w:val="20"/>
          <w:szCs w:val="20"/>
          <w:highlight w:val="cyan"/>
          <w:lang w:val="nl-NL"/>
        </w:rPr>
        <w:t>Ngày cấp hộ chiếu người mua</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NCHChieu</w:t>
      </w:r>
      <w:r w:rsidRPr="00AE187D">
        <w:rPr>
          <w:rFonts w:ascii="Courier New" w:hAnsi="Courier New" w:cs="Courier New"/>
          <w:color w:val="0000FF"/>
          <w:sz w:val="20"/>
          <w:szCs w:val="20"/>
          <w:highlight w:val="cyan"/>
          <w:lang w:val="nl-NL"/>
        </w:rPr>
        <w:t>&gt;</w:t>
      </w:r>
    </w:p>
    <w:p w14:paraId="697EB516" w14:textId="77777777" w:rsidR="004D2530" w:rsidRPr="00AE187D" w:rsidRDefault="004D2530" w:rsidP="007B1377">
      <w:pPr>
        <w:shd w:val="clear" w:color="auto" w:fill="FFFFFF"/>
        <w:ind w:left="144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NHHHChieu</w:t>
      </w:r>
      <w:r w:rsidRPr="00AE187D">
        <w:rPr>
          <w:rFonts w:ascii="Courier New" w:hAnsi="Courier New" w:cs="Courier New"/>
          <w:color w:val="0000FF"/>
          <w:sz w:val="20"/>
          <w:szCs w:val="20"/>
          <w:highlight w:val="cyan"/>
          <w:lang w:val="nl-NL"/>
        </w:rPr>
        <w:t>&gt;</w:t>
      </w:r>
      <w:r w:rsidRPr="00AE187D">
        <w:rPr>
          <w:rFonts w:ascii="Courier New" w:hAnsi="Courier New" w:cs="Courier New"/>
          <w:sz w:val="20"/>
          <w:szCs w:val="20"/>
          <w:highlight w:val="cyan"/>
          <w:lang w:val="nl-NL"/>
        </w:rPr>
        <w:t>Ngày hết hạn hộ chiếu người mua</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NHHHChieu</w:t>
      </w:r>
      <w:r w:rsidRPr="00AE187D">
        <w:rPr>
          <w:rFonts w:ascii="Courier New" w:hAnsi="Courier New" w:cs="Courier New"/>
          <w:color w:val="0000FF"/>
          <w:sz w:val="20"/>
          <w:szCs w:val="20"/>
          <w:highlight w:val="cyan"/>
          <w:lang w:val="nl-NL"/>
        </w:rPr>
        <w:t>&gt;</w:t>
      </w:r>
    </w:p>
    <w:p w14:paraId="58C10976" w14:textId="4229650E" w:rsidR="004D2530" w:rsidRPr="00AE187D" w:rsidRDefault="004D2530" w:rsidP="007B1377">
      <w:pPr>
        <w:shd w:val="clear" w:color="auto" w:fill="FFFFFF"/>
        <w:ind w:left="1440" w:firstLine="720"/>
        <w:rPr>
          <w:rFonts w:ascii="Consolas" w:hAnsi="Consolas" w:cs="Consolas"/>
          <w:color w:val="000000"/>
          <w:sz w:val="19"/>
          <w:szCs w:val="19"/>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QTich</w:t>
      </w:r>
      <w:r w:rsidRPr="00AE187D">
        <w:rPr>
          <w:rFonts w:ascii="Courier New" w:hAnsi="Courier New" w:cs="Courier New"/>
          <w:color w:val="0000FF"/>
          <w:sz w:val="20"/>
          <w:szCs w:val="20"/>
          <w:highlight w:val="cyan"/>
          <w:lang w:val="nl-NL"/>
        </w:rPr>
        <w:t>&gt;</w:t>
      </w:r>
      <w:r w:rsidRPr="00AE187D">
        <w:rPr>
          <w:rFonts w:ascii="Courier New" w:hAnsi="Courier New" w:cs="Courier New"/>
          <w:sz w:val="20"/>
          <w:szCs w:val="20"/>
          <w:highlight w:val="cyan"/>
          <w:lang w:val="nl-NL"/>
        </w:rPr>
        <w:t>Quốc tịch người mua</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QTich</w:t>
      </w:r>
      <w:r w:rsidRPr="00AE187D">
        <w:rPr>
          <w:rFonts w:ascii="Courier New" w:hAnsi="Courier New" w:cs="Courier New"/>
          <w:color w:val="0000FF"/>
          <w:sz w:val="20"/>
          <w:szCs w:val="20"/>
          <w:highlight w:val="cyan"/>
          <w:lang w:val="nl-NL"/>
        </w:rPr>
        <w:t>&gt;</w:t>
      </w:r>
    </w:p>
    <w:p w14:paraId="096AFCF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NMua</w:t>
      </w:r>
      <w:r w:rsidRPr="00AE187D">
        <w:rPr>
          <w:rFonts w:ascii="Consolas" w:hAnsi="Consolas" w:cs="Consolas"/>
          <w:color w:val="0000FF"/>
          <w:sz w:val="19"/>
          <w:szCs w:val="19"/>
          <w:lang w:val="nl-NL"/>
        </w:rPr>
        <w:t>&gt;</w:t>
      </w:r>
    </w:p>
    <w:p w14:paraId="6876BD4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DSHHDVu</w:t>
      </w:r>
      <w:r w:rsidRPr="00AE187D">
        <w:rPr>
          <w:rFonts w:ascii="Consolas" w:hAnsi="Consolas" w:cs="Consolas"/>
          <w:color w:val="0000FF"/>
          <w:sz w:val="19"/>
          <w:szCs w:val="19"/>
          <w:lang w:val="nl-NL"/>
        </w:rPr>
        <w:t>&gt;</w:t>
      </w:r>
    </w:p>
    <w:p w14:paraId="2E49610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HHDVu</w:t>
      </w:r>
      <w:r w:rsidRPr="00AE187D">
        <w:rPr>
          <w:rFonts w:ascii="Consolas" w:hAnsi="Consolas" w:cs="Consolas"/>
          <w:color w:val="0000FF"/>
          <w:sz w:val="19"/>
          <w:szCs w:val="19"/>
          <w:lang w:val="nl-NL"/>
        </w:rPr>
        <w:t>&gt;</w:t>
      </w:r>
    </w:p>
    <w:p w14:paraId="501C47DF" w14:textId="7ABD775D"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lastRenderedPageBreak/>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TChat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Tính chất * (1-Hàng hóa, dịch vụ; 2-Khuyến mại; 3-Chiết khấu thương mại (trong trường hợp muốn thể hiện thông tin chiết khấu theo dòng); 4-Ghi chú/diễn giải</w:t>
      </w:r>
      <w:r w:rsidR="007B1377" w:rsidRPr="00AE187D">
        <w:rPr>
          <w:rFonts w:ascii="Consolas" w:hAnsi="Consolas" w:cs="Consolas"/>
          <w:color w:val="000000"/>
          <w:sz w:val="19"/>
          <w:szCs w:val="19"/>
          <w:lang w:val="nl-NL"/>
        </w:rPr>
        <w:t xml:space="preserve">; </w:t>
      </w:r>
      <w:r w:rsidR="007B1377" w:rsidRPr="00AE187D">
        <w:rPr>
          <w:rFonts w:ascii="Consolas" w:hAnsi="Consolas" w:cs="Consolas"/>
          <w:color w:val="000000"/>
          <w:sz w:val="19"/>
          <w:szCs w:val="19"/>
          <w:highlight w:val="cyan"/>
          <w:lang w:val="nl-NL"/>
        </w:rPr>
        <w:t>5-Hàng hoá đặc trưng</w:t>
      </w:r>
      <w:r w:rsidRPr="00AE187D">
        <w:rPr>
          <w:rFonts w:ascii="Consolas" w:hAnsi="Consolas" w:cs="Consolas"/>
          <w:color w:val="000000"/>
          <w:sz w:val="19"/>
          <w:szCs w:val="19"/>
          <w:lang w:val="nl-NL"/>
        </w:rPr>
        <w: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TChat</w:t>
      </w:r>
      <w:r w:rsidRPr="00AE187D">
        <w:rPr>
          <w:rFonts w:ascii="Consolas" w:hAnsi="Consolas" w:cs="Consolas"/>
          <w:color w:val="0000FF"/>
          <w:sz w:val="19"/>
          <w:szCs w:val="19"/>
          <w:lang w:val="nl-NL"/>
        </w:rPr>
        <w:t>&gt;</w:t>
      </w:r>
    </w:p>
    <w:p w14:paraId="67FE194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thứ tự</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STT</w:t>
      </w:r>
      <w:r w:rsidRPr="00AE187D">
        <w:rPr>
          <w:rFonts w:ascii="Consolas" w:hAnsi="Consolas" w:cs="Consolas"/>
          <w:color w:val="0000FF"/>
          <w:sz w:val="19"/>
          <w:szCs w:val="19"/>
          <w:lang w:val="nl-NL"/>
        </w:rPr>
        <w:t>&gt;</w:t>
      </w:r>
    </w:p>
    <w:p w14:paraId="1A1D1F9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MHHDVu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hàng hóa, dịch vụ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MHHDVu</w:t>
      </w:r>
      <w:r w:rsidRPr="00AE187D">
        <w:rPr>
          <w:rFonts w:ascii="Consolas" w:hAnsi="Consolas" w:cs="Consolas"/>
          <w:color w:val="0000FF"/>
          <w:sz w:val="19"/>
          <w:szCs w:val="19"/>
          <w:lang w:val="nl-NL"/>
        </w:rPr>
        <w:t>&gt;</w:t>
      </w:r>
    </w:p>
    <w:p w14:paraId="6A510F42"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THHDVu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hàng hóa, dịch vụ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THHDVu</w:t>
      </w:r>
      <w:r w:rsidRPr="00AE187D">
        <w:rPr>
          <w:rFonts w:ascii="Consolas" w:hAnsi="Consolas" w:cs="Consolas"/>
          <w:color w:val="0000FF"/>
          <w:sz w:val="19"/>
          <w:szCs w:val="19"/>
          <w:lang w:val="nl-NL"/>
        </w:rPr>
        <w:t>&gt;</w:t>
      </w:r>
    </w:p>
    <w:p w14:paraId="42C3546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DVTinh</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Đơn vị tính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DVTinh</w:t>
      </w:r>
      <w:r w:rsidRPr="00AE187D">
        <w:rPr>
          <w:rFonts w:ascii="Consolas" w:hAnsi="Consolas" w:cs="Consolas"/>
          <w:color w:val="0000FF"/>
          <w:sz w:val="19"/>
          <w:szCs w:val="19"/>
          <w:lang w:val="nl-NL"/>
        </w:rPr>
        <w:t>&gt;</w:t>
      </w:r>
    </w:p>
    <w:p w14:paraId="5A89F62B"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SLuong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lượng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SLuong</w:t>
      </w:r>
      <w:r w:rsidRPr="00AE187D">
        <w:rPr>
          <w:rFonts w:ascii="Consolas" w:hAnsi="Consolas" w:cs="Consolas"/>
          <w:color w:val="0000FF"/>
          <w:sz w:val="19"/>
          <w:szCs w:val="19"/>
          <w:lang w:val="nl-NL"/>
        </w:rPr>
        <w:t>&gt;</w:t>
      </w:r>
    </w:p>
    <w:p w14:paraId="79B5A809"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DGia</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Đơn giá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DGia</w:t>
      </w:r>
      <w:r w:rsidRPr="00AE187D">
        <w:rPr>
          <w:rFonts w:ascii="Consolas" w:hAnsi="Consolas" w:cs="Consolas"/>
          <w:color w:val="0000FF"/>
          <w:sz w:val="19"/>
          <w:szCs w:val="19"/>
          <w:lang w:val="nl-NL"/>
        </w:rPr>
        <w:t>&gt;</w:t>
      </w:r>
    </w:p>
    <w:p w14:paraId="48FC47F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TLCKhau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Tỷ lệ % chiết khấu</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TLCKhau</w:t>
      </w:r>
      <w:r w:rsidRPr="00AE187D">
        <w:rPr>
          <w:rFonts w:ascii="Consolas" w:hAnsi="Consolas" w:cs="Consolas"/>
          <w:color w:val="0000FF"/>
          <w:sz w:val="19"/>
          <w:szCs w:val="19"/>
          <w:lang w:val="nl-NL"/>
        </w:rPr>
        <w:t>&gt;</w:t>
      </w:r>
    </w:p>
    <w:p w14:paraId="1162DCAE"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STCKhau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Số tiền chiết khấu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STCKhau</w:t>
      </w:r>
      <w:r w:rsidRPr="00AE187D">
        <w:rPr>
          <w:rFonts w:ascii="Consolas" w:hAnsi="Consolas" w:cs="Consolas"/>
          <w:color w:val="0000FF"/>
          <w:sz w:val="19"/>
          <w:szCs w:val="19"/>
          <w:lang w:val="nl-NL"/>
        </w:rPr>
        <w:t>&gt;</w:t>
      </w:r>
    </w:p>
    <w:p w14:paraId="4C53A655" w14:textId="62D697C3" w:rsidR="003D1496" w:rsidRPr="00AE187D" w:rsidRDefault="003D1496"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GTKCThue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Giảm trừ không chịu thuế</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GTKCThue</w:t>
      </w:r>
      <w:r w:rsidRPr="00AE187D">
        <w:rPr>
          <w:rFonts w:ascii="Consolas" w:hAnsi="Consolas" w:cs="Consolas"/>
          <w:color w:val="0000FF"/>
          <w:sz w:val="19"/>
          <w:szCs w:val="19"/>
          <w:lang w:val="nl-NL"/>
        </w:rPr>
        <w:t>&gt;</w:t>
      </w:r>
    </w:p>
    <w:p w14:paraId="18B8A6E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Thành tiền (Thành tiền chưa có thuế GTGT) - Bắt buộc trừ trường hợp TChat = 4</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p>
    <w:p w14:paraId="7EE88FE9"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Thuế suất (Thuế suất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p>
    <w:p w14:paraId="3AE5D83A"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C00000"/>
          <w:sz w:val="19"/>
          <w:szCs w:val="19"/>
          <w:lang w:val="nl-NL"/>
        </w:rPr>
        <w:t>TThue</w:t>
      </w:r>
      <w:r w:rsidRPr="00AE187D">
        <w:rPr>
          <w:rFonts w:ascii="Consolas" w:hAnsi="Consolas" w:cs="Consolas"/>
          <w:color w:val="0000FF"/>
          <w:sz w:val="19"/>
          <w:szCs w:val="19"/>
          <w:lang w:val="nl-NL"/>
        </w:rPr>
        <w:t>&gt;</w:t>
      </w:r>
      <w:r w:rsidRPr="00AE187D">
        <w:rPr>
          <w:rFonts w:ascii="Consolas" w:hAnsi="Consolas" w:cs="Consolas"/>
          <w:sz w:val="19"/>
          <w:szCs w:val="19"/>
          <w:lang w:val="nl-NL"/>
        </w:rPr>
        <w:t>Tiền thuế</w:t>
      </w:r>
      <w:r w:rsidRPr="00AE187D">
        <w:rPr>
          <w:rFonts w:ascii="Consolas" w:hAnsi="Consolas" w:cs="Consolas"/>
          <w:color w:val="0000FF"/>
          <w:sz w:val="19"/>
          <w:szCs w:val="19"/>
          <w:lang w:val="nl-NL"/>
        </w:rPr>
        <w:t>&lt;/</w:t>
      </w:r>
      <w:r w:rsidRPr="00AE187D">
        <w:rPr>
          <w:rFonts w:ascii="Consolas" w:hAnsi="Consolas" w:cs="Consolas"/>
          <w:color w:val="C00000"/>
          <w:sz w:val="19"/>
          <w:szCs w:val="19"/>
          <w:lang w:val="nl-NL"/>
        </w:rPr>
        <w:t>TThue</w:t>
      </w:r>
      <w:r w:rsidRPr="00AE187D">
        <w:rPr>
          <w:rFonts w:ascii="Consolas" w:hAnsi="Consolas" w:cs="Consolas"/>
          <w:color w:val="0000FF"/>
          <w:sz w:val="19"/>
          <w:szCs w:val="19"/>
          <w:lang w:val="nl-NL"/>
        </w:rPr>
        <w:t>&gt;</w:t>
      </w:r>
    </w:p>
    <w:p w14:paraId="1EA5093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 xml:space="preserve">               </w:t>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C00000"/>
          <w:sz w:val="19"/>
          <w:szCs w:val="19"/>
          <w:lang w:val="nl-NL"/>
        </w:rPr>
        <w:t>TSThue</w:t>
      </w:r>
      <w:r w:rsidRPr="00AE187D">
        <w:rPr>
          <w:rFonts w:ascii="Consolas" w:hAnsi="Consolas" w:cs="Consolas"/>
          <w:color w:val="0000FF"/>
          <w:sz w:val="19"/>
          <w:szCs w:val="19"/>
          <w:lang w:val="nl-NL"/>
        </w:rPr>
        <w:t>&gt;</w:t>
      </w:r>
      <w:r w:rsidRPr="00AE187D">
        <w:rPr>
          <w:rFonts w:ascii="Consolas" w:hAnsi="Consolas" w:cs="Consolas"/>
          <w:sz w:val="19"/>
          <w:szCs w:val="19"/>
          <w:lang w:val="nl-NL"/>
        </w:rPr>
        <w:t>Tiền sau thuế</w:t>
      </w:r>
      <w:r w:rsidRPr="00AE187D">
        <w:rPr>
          <w:rFonts w:ascii="Consolas" w:hAnsi="Consolas" w:cs="Consolas"/>
          <w:color w:val="0000FF"/>
          <w:sz w:val="19"/>
          <w:szCs w:val="19"/>
          <w:lang w:val="nl-NL"/>
        </w:rPr>
        <w:t>&lt;/</w:t>
      </w:r>
      <w:r w:rsidRPr="00AE187D">
        <w:rPr>
          <w:rFonts w:ascii="Consolas" w:hAnsi="Consolas" w:cs="Consolas"/>
          <w:color w:val="C00000"/>
          <w:sz w:val="19"/>
          <w:szCs w:val="19"/>
          <w:lang w:val="nl-NL"/>
        </w:rPr>
        <w:t>TSThue</w:t>
      </w:r>
      <w:r w:rsidRPr="00AE187D">
        <w:rPr>
          <w:rFonts w:ascii="Consolas" w:hAnsi="Consolas" w:cs="Consolas"/>
          <w:color w:val="0000FF"/>
          <w:sz w:val="19"/>
          <w:szCs w:val="19"/>
          <w:lang w:val="nl-NL"/>
        </w:rPr>
        <w:t>&gt;</w:t>
      </w:r>
    </w:p>
    <w:p w14:paraId="3C5EEB74" w14:textId="77777777" w:rsidR="009D1437" w:rsidRDefault="009D1437" w:rsidP="009D1437">
      <w:pPr>
        <w:autoSpaceDE w:val="0"/>
        <w:autoSpaceDN w:val="0"/>
        <w:adjustRightInd w:val="0"/>
        <w:rPr>
          <w:rFonts w:ascii="Consolas" w:hAnsi="Consolas" w:cs="Consolas"/>
          <w:color w:val="000000"/>
          <w:sz w:val="19"/>
          <w:szCs w:val="19"/>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Pr>
          <w:rFonts w:ascii="Consolas" w:hAnsi="Consolas" w:cs="Consolas"/>
          <w:color w:val="0000FF"/>
          <w:sz w:val="19"/>
          <w:szCs w:val="19"/>
        </w:rPr>
        <w:t>&lt;</w:t>
      </w:r>
      <w:r>
        <w:rPr>
          <w:rFonts w:ascii="Consolas" w:hAnsi="Consolas" w:cs="Consolas"/>
          <w:color w:val="A31515"/>
          <w:sz w:val="19"/>
          <w:szCs w:val="19"/>
        </w:rPr>
        <w:t>TTKhac</w:t>
      </w:r>
      <w:r>
        <w:rPr>
          <w:rFonts w:ascii="Consolas" w:hAnsi="Consolas" w:cs="Consolas"/>
          <w:color w:val="0000FF"/>
          <w:sz w:val="19"/>
          <w:szCs w:val="19"/>
        </w:rPr>
        <w:t>&gt;</w:t>
      </w:r>
    </w:p>
    <w:p w14:paraId="207B99A2"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14:paraId="40C1A32F"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TTruong</w:t>
      </w:r>
      <w:r>
        <w:rPr>
          <w:rFonts w:ascii="Consolas" w:hAnsi="Consolas" w:cs="Consolas"/>
          <w:color w:val="0000FF"/>
          <w:sz w:val="19"/>
          <w:szCs w:val="19"/>
        </w:rPr>
        <w:t>&gt;</w:t>
      </w:r>
      <w:r>
        <w:rPr>
          <w:rFonts w:ascii="Consolas" w:hAnsi="Consolas" w:cs="Consolas"/>
          <w:color w:val="000000"/>
          <w:sz w:val="19"/>
          <w:szCs w:val="19"/>
        </w:rPr>
        <w:t>Tên trường</w:t>
      </w:r>
      <w:r>
        <w:rPr>
          <w:rFonts w:ascii="Consolas" w:hAnsi="Consolas" w:cs="Consolas"/>
          <w:color w:val="0000FF"/>
          <w:sz w:val="19"/>
          <w:szCs w:val="19"/>
        </w:rPr>
        <w:t>&lt;/</w:t>
      </w:r>
      <w:r>
        <w:rPr>
          <w:rFonts w:ascii="Consolas" w:hAnsi="Consolas" w:cs="Consolas"/>
          <w:color w:val="A31515"/>
          <w:sz w:val="19"/>
          <w:szCs w:val="19"/>
        </w:rPr>
        <w:t>TTruong</w:t>
      </w:r>
      <w:r>
        <w:rPr>
          <w:rFonts w:ascii="Consolas" w:hAnsi="Consolas" w:cs="Consolas"/>
          <w:color w:val="0000FF"/>
          <w:sz w:val="19"/>
          <w:szCs w:val="19"/>
        </w:rPr>
        <w:t>&gt;</w:t>
      </w:r>
    </w:p>
    <w:p w14:paraId="5F9E18EA"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KDLieu</w:t>
      </w:r>
      <w:r>
        <w:rPr>
          <w:rFonts w:ascii="Consolas" w:hAnsi="Consolas" w:cs="Consolas"/>
          <w:color w:val="0000FF"/>
          <w:sz w:val="19"/>
          <w:szCs w:val="19"/>
        </w:rPr>
        <w:t>&gt;</w:t>
      </w:r>
      <w:r>
        <w:rPr>
          <w:rFonts w:ascii="Consolas" w:hAnsi="Consolas" w:cs="Consolas"/>
          <w:color w:val="000000"/>
          <w:sz w:val="19"/>
          <w:szCs w:val="19"/>
        </w:rPr>
        <w:t>Kiểu dữ liệu</w:t>
      </w:r>
      <w:r>
        <w:rPr>
          <w:rFonts w:ascii="Consolas" w:hAnsi="Consolas" w:cs="Consolas"/>
          <w:color w:val="0000FF"/>
          <w:sz w:val="19"/>
          <w:szCs w:val="19"/>
        </w:rPr>
        <w:t>&lt;/</w:t>
      </w:r>
      <w:r>
        <w:rPr>
          <w:rFonts w:ascii="Consolas" w:hAnsi="Consolas" w:cs="Consolas"/>
          <w:color w:val="A31515"/>
          <w:sz w:val="19"/>
          <w:szCs w:val="19"/>
        </w:rPr>
        <w:t>KDLieu</w:t>
      </w:r>
      <w:r>
        <w:rPr>
          <w:rFonts w:ascii="Consolas" w:hAnsi="Consolas" w:cs="Consolas"/>
          <w:color w:val="0000FF"/>
          <w:sz w:val="19"/>
          <w:szCs w:val="19"/>
        </w:rPr>
        <w:t>&gt;</w:t>
      </w:r>
    </w:p>
    <w:p w14:paraId="4F2EB6D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DLieu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Dữ liệu</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DLieu</w:t>
      </w:r>
      <w:r w:rsidRPr="00AE187D">
        <w:rPr>
          <w:rFonts w:ascii="Consolas" w:hAnsi="Consolas" w:cs="Consolas"/>
          <w:color w:val="0000FF"/>
          <w:sz w:val="19"/>
          <w:szCs w:val="19"/>
          <w:lang w:val="nl-NL"/>
        </w:rPr>
        <w:t>&gt;</w:t>
      </w:r>
    </w:p>
    <w:p w14:paraId="4E29ADF9"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TTin</w:t>
      </w:r>
      <w:r w:rsidRPr="00AE187D">
        <w:rPr>
          <w:rFonts w:ascii="Consolas" w:hAnsi="Consolas" w:cs="Consolas"/>
          <w:color w:val="0000FF"/>
          <w:sz w:val="19"/>
          <w:szCs w:val="19"/>
          <w:lang w:val="nl-NL"/>
        </w:rPr>
        <w:t>&gt;</w:t>
      </w:r>
    </w:p>
    <w:p w14:paraId="30040F10"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TTKhac</w:t>
      </w:r>
      <w:r w:rsidRPr="00AE187D">
        <w:rPr>
          <w:rFonts w:ascii="Consolas" w:hAnsi="Consolas" w:cs="Consolas"/>
          <w:color w:val="0000FF"/>
          <w:sz w:val="19"/>
          <w:szCs w:val="19"/>
          <w:lang w:val="nl-NL"/>
        </w:rPr>
        <w:t>&gt;</w:t>
      </w:r>
    </w:p>
    <w:p w14:paraId="176C064E" w14:textId="77777777" w:rsidR="001C7E07" w:rsidRPr="00AE187D" w:rsidRDefault="001C7E07" w:rsidP="001C7E07">
      <w:pPr>
        <w:autoSpaceDE w:val="0"/>
        <w:autoSpaceDN w:val="0"/>
        <w:adjustRightInd w:val="0"/>
        <w:ind w:left="2160" w:firstLine="72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TTHHDTrung</w:t>
      </w:r>
      <w:r w:rsidRPr="00AE187D">
        <w:rPr>
          <w:rFonts w:ascii="Courier New" w:hAnsi="Courier New" w:cs="Courier New"/>
          <w:color w:val="0000FF"/>
          <w:sz w:val="20"/>
          <w:szCs w:val="20"/>
          <w:highlight w:val="cyan"/>
          <w:lang w:val="nl-NL"/>
        </w:rPr>
        <w:t xml:space="preserve">&gt; </w:t>
      </w:r>
      <w:r w:rsidRPr="00AE187D">
        <w:rPr>
          <w:rFonts w:ascii="Consolas" w:hAnsi="Consolas" w:cs="Consolas"/>
          <w:color w:val="000000"/>
          <w:sz w:val="19"/>
          <w:szCs w:val="19"/>
          <w:lang w:val="nl-NL"/>
        </w:rPr>
        <w:t>- Bắt buộc trường hợp TChat = 5</w:t>
      </w:r>
    </w:p>
    <w:p w14:paraId="263A9449" w14:textId="77777777" w:rsidR="001C7E07" w:rsidRPr="00AE187D" w:rsidRDefault="001C7E07" w:rsidP="001C7E07">
      <w:pPr>
        <w:autoSpaceDE w:val="0"/>
        <w:autoSpaceDN w:val="0"/>
        <w:adjustRightInd w:val="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TTin</w:t>
      </w:r>
      <w:r w:rsidRPr="00AE187D">
        <w:rPr>
          <w:rFonts w:ascii="Courier New" w:hAnsi="Courier New" w:cs="Courier New"/>
          <w:color w:val="0000FF"/>
          <w:sz w:val="20"/>
          <w:szCs w:val="20"/>
          <w:highlight w:val="cyan"/>
          <w:lang w:val="nl-NL"/>
        </w:rPr>
        <w:t>&gt;</w:t>
      </w:r>
    </w:p>
    <w:p w14:paraId="305785F8" w14:textId="77777777" w:rsidR="001C7E07" w:rsidRPr="00AE187D" w:rsidRDefault="001C7E07" w:rsidP="001C7E07">
      <w:pPr>
        <w:autoSpaceDE w:val="0"/>
        <w:autoSpaceDN w:val="0"/>
        <w:adjustRightInd w:val="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C00000"/>
          <w:sz w:val="20"/>
          <w:szCs w:val="20"/>
          <w:highlight w:val="cyan"/>
          <w:lang w:val="nl-NL"/>
        </w:rPr>
        <w:t>LHHDTrung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Loại hàng hóa đặc trưng (nhận các giá trị: 1- Hàng hóa là xe ô tô, xe mô tô, 2- Dịch vụ vận chuyển, 3- Dịch vụ vận chuyển trên nền tảng số, TMĐT)</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LHHDTrung</w:t>
      </w:r>
      <w:r w:rsidRPr="00AE187D">
        <w:rPr>
          <w:rFonts w:ascii="Courier New" w:hAnsi="Courier New" w:cs="Courier New"/>
          <w:color w:val="0000FF"/>
          <w:sz w:val="20"/>
          <w:szCs w:val="20"/>
          <w:highlight w:val="cyan"/>
          <w:lang w:val="nl-NL"/>
        </w:rPr>
        <w:t>&gt;</w:t>
      </w:r>
    </w:p>
    <w:p w14:paraId="28BB3F94" w14:textId="70D711E1" w:rsidR="001C7E07" w:rsidRPr="00AE187D" w:rsidRDefault="001C7E07" w:rsidP="001C7E07">
      <w:pPr>
        <w:autoSpaceDE w:val="0"/>
        <w:autoSpaceDN w:val="0"/>
        <w:adjustRightInd w:val="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TTruong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Tên trường (Nhận các giá trị: Số khung (</w:t>
      </w:r>
      <w:r w:rsidRPr="00AE187D">
        <w:rPr>
          <w:rFonts w:ascii="Courier New" w:hAnsi="Courier New" w:cs="Courier New"/>
          <w:color w:val="C00000"/>
          <w:sz w:val="20"/>
          <w:szCs w:val="20"/>
          <w:highlight w:val="cyan"/>
          <w:lang w:val="nl-NL"/>
        </w:rPr>
        <w:t>SKhung</w:t>
      </w:r>
      <w:r w:rsidRPr="00AE187D">
        <w:rPr>
          <w:rFonts w:ascii="Courier New" w:hAnsi="Courier New" w:cs="Courier New"/>
          <w:color w:val="000000"/>
          <w:sz w:val="20"/>
          <w:szCs w:val="20"/>
          <w:highlight w:val="cyan"/>
          <w:lang w:val="nl-NL"/>
        </w:rPr>
        <w:t>), Số máy (</w:t>
      </w:r>
      <w:r w:rsidRPr="00AE187D">
        <w:rPr>
          <w:rFonts w:ascii="Courier New" w:hAnsi="Courier New" w:cs="Courier New"/>
          <w:color w:val="C00000"/>
          <w:sz w:val="20"/>
          <w:szCs w:val="20"/>
          <w:highlight w:val="cyan"/>
          <w:lang w:val="nl-NL"/>
        </w:rPr>
        <w:t>SMay</w:t>
      </w:r>
      <w:r w:rsidRPr="00AE187D">
        <w:rPr>
          <w:rFonts w:ascii="Courier New" w:hAnsi="Courier New" w:cs="Courier New"/>
          <w:color w:val="000000"/>
          <w:sz w:val="20"/>
          <w:szCs w:val="20"/>
          <w:highlight w:val="cyan"/>
          <w:lang w:val="nl-NL"/>
        </w:rPr>
        <w:t>), Biển kiểm soát phương tiện vận chuyển (</w:t>
      </w:r>
      <w:r w:rsidRPr="00AE187D">
        <w:rPr>
          <w:rFonts w:ascii="Courier New" w:hAnsi="Courier New" w:cs="Courier New"/>
          <w:color w:val="C00000"/>
          <w:sz w:val="20"/>
          <w:szCs w:val="20"/>
          <w:highlight w:val="cyan"/>
          <w:lang w:val="nl-NL"/>
        </w:rPr>
        <w:t>BKSPTVChuyen</w:t>
      </w:r>
      <w:r w:rsidRPr="00AE187D">
        <w:rPr>
          <w:rFonts w:ascii="Courier New" w:hAnsi="Courier New" w:cs="Courier New"/>
          <w:color w:val="000000"/>
          <w:sz w:val="20"/>
          <w:szCs w:val="20"/>
          <w:highlight w:val="cyan"/>
          <w:lang w:val="nl-NL"/>
        </w:rPr>
        <w:t>), Tên người gửi hàng (</w:t>
      </w:r>
      <w:r w:rsidRPr="00AE187D">
        <w:rPr>
          <w:rFonts w:ascii="Courier New" w:hAnsi="Courier New" w:cs="Courier New"/>
          <w:color w:val="C00000"/>
          <w:sz w:val="20"/>
          <w:szCs w:val="20"/>
          <w:highlight w:val="cyan"/>
          <w:lang w:val="nl-NL"/>
        </w:rPr>
        <w:t>TNGHang</w:t>
      </w:r>
      <w:r w:rsidRPr="00AE187D">
        <w:rPr>
          <w:rFonts w:ascii="Courier New" w:hAnsi="Courier New" w:cs="Courier New"/>
          <w:color w:val="000000"/>
          <w:sz w:val="20"/>
          <w:szCs w:val="20"/>
          <w:highlight w:val="cyan"/>
          <w:lang w:val="nl-NL"/>
        </w:rPr>
        <w:t>), Địa chỉ người gửi hàng (</w:t>
      </w:r>
      <w:r w:rsidRPr="00AE187D">
        <w:rPr>
          <w:rFonts w:ascii="Courier New" w:hAnsi="Courier New" w:cs="Courier New"/>
          <w:color w:val="C00000"/>
          <w:sz w:val="20"/>
          <w:szCs w:val="20"/>
          <w:highlight w:val="cyan"/>
          <w:lang w:val="nl-NL"/>
        </w:rPr>
        <w:t>DCNGHang</w:t>
      </w:r>
      <w:r w:rsidRPr="00AE187D">
        <w:rPr>
          <w:rFonts w:ascii="Courier New" w:hAnsi="Courier New" w:cs="Courier New"/>
          <w:color w:val="000000"/>
          <w:sz w:val="20"/>
          <w:szCs w:val="20"/>
          <w:highlight w:val="cyan"/>
          <w:lang w:val="nl-NL"/>
        </w:rPr>
        <w:t>), MST người gửi hàng (</w:t>
      </w:r>
      <w:r w:rsidRPr="00AE187D">
        <w:rPr>
          <w:rFonts w:ascii="Courier New" w:hAnsi="Courier New" w:cs="Courier New"/>
          <w:color w:val="C00000"/>
          <w:sz w:val="20"/>
          <w:szCs w:val="20"/>
          <w:highlight w:val="cyan"/>
          <w:lang w:val="nl-NL"/>
        </w:rPr>
        <w:t>MSTNGHang</w:t>
      </w:r>
      <w:r w:rsidRPr="00AE187D">
        <w:rPr>
          <w:rFonts w:ascii="Courier New" w:hAnsi="Courier New" w:cs="Courier New"/>
          <w:color w:val="000000"/>
          <w:sz w:val="20"/>
          <w:szCs w:val="20"/>
          <w:highlight w:val="cyan"/>
          <w:lang w:val="nl-NL"/>
        </w:rPr>
        <w:t>), Số định danh người gửi hàng (</w:t>
      </w:r>
      <w:r w:rsidRPr="00AE187D">
        <w:rPr>
          <w:rFonts w:ascii="Courier New" w:hAnsi="Courier New" w:cs="Courier New"/>
          <w:color w:val="C00000"/>
          <w:sz w:val="20"/>
          <w:szCs w:val="20"/>
          <w:highlight w:val="cyan"/>
          <w:lang w:val="nl-NL"/>
        </w:rPr>
        <w:t>MDDNGHang</w:t>
      </w:r>
      <w:r w:rsidRPr="00AE187D">
        <w:rPr>
          <w:rFonts w:ascii="Courier New" w:hAnsi="Courier New" w:cs="Courier New"/>
          <w:color w:val="000000"/>
          <w:sz w:val="20"/>
          <w:szCs w:val="20"/>
          <w:highlight w:val="cyan"/>
          <w:lang w:val="nl-NL"/>
        </w:rPr>
        <w:t>))</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TTruong</w:t>
      </w:r>
      <w:r w:rsidRPr="00AE187D">
        <w:rPr>
          <w:rFonts w:ascii="Courier New" w:hAnsi="Courier New" w:cs="Courier New"/>
          <w:color w:val="0000FF"/>
          <w:sz w:val="20"/>
          <w:szCs w:val="20"/>
          <w:highlight w:val="cyan"/>
          <w:lang w:val="nl-NL"/>
        </w:rPr>
        <w:t>&gt;</w:t>
      </w:r>
    </w:p>
    <w:p w14:paraId="3282EB5B" w14:textId="77777777" w:rsidR="001C7E07" w:rsidRPr="00AE187D" w:rsidRDefault="001C7E07" w:rsidP="001C7E07">
      <w:pPr>
        <w:autoSpaceDE w:val="0"/>
        <w:autoSpaceDN w:val="0"/>
        <w:adjustRightInd w:val="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DLieu</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Dữ liệu</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DLieu</w:t>
      </w:r>
      <w:r w:rsidRPr="00AE187D">
        <w:rPr>
          <w:rFonts w:ascii="Courier New" w:hAnsi="Courier New" w:cs="Courier New"/>
          <w:color w:val="0000FF"/>
          <w:sz w:val="20"/>
          <w:szCs w:val="20"/>
          <w:highlight w:val="cyan"/>
          <w:lang w:val="nl-NL"/>
        </w:rPr>
        <w:t>&gt;</w:t>
      </w:r>
    </w:p>
    <w:p w14:paraId="638BCCAF" w14:textId="77777777" w:rsidR="001C7E07" w:rsidRPr="00AE187D" w:rsidRDefault="001C7E07" w:rsidP="001C7E07">
      <w:pPr>
        <w:autoSpaceDE w:val="0"/>
        <w:autoSpaceDN w:val="0"/>
        <w:adjustRightInd w:val="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TTin</w:t>
      </w:r>
      <w:r w:rsidRPr="00AE187D">
        <w:rPr>
          <w:rFonts w:ascii="Courier New" w:hAnsi="Courier New" w:cs="Courier New"/>
          <w:color w:val="0000FF"/>
          <w:sz w:val="20"/>
          <w:szCs w:val="20"/>
          <w:highlight w:val="cyan"/>
          <w:lang w:val="nl-NL"/>
        </w:rPr>
        <w:t>&gt;</w:t>
      </w:r>
    </w:p>
    <w:p w14:paraId="0538527C" w14:textId="77777777" w:rsidR="001C7E07" w:rsidRDefault="001C7E07" w:rsidP="001C7E07">
      <w:pPr>
        <w:autoSpaceDE w:val="0"/>
        <w:autoSpaceDN w:val="0"/>
        <w:adjustRightInd w:val="0"/>
        <w:rPr>
          <w:rFonts w:ascii="Courier New" w:hAnsi="Courier New" w:cs="Courier New"/>
          <w:color w:val="0000FF"/>
          <w:sz w:val="20"/>
          <w:szCs w:val="20"/>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C00000"/>
          <w:sz w:val="20"/>
          <w:szCs w:val="20"/>
          <w:highlight w:val="cyan"/>
          <w:lang w:val="nl-NL"/>
        </w:rPr>
        <w:t>TTHHDTrung</w:t>
      </w:r>
      <w:r w:rsidRPr="00AE187D">
        <w:rPr>
          <w:rFonts w:ascii="Courier New" w:hAnsi="Courier New" w:cs="Courier New"/>
          <w:color w:val="0000FF"/>
          <w:sz w:val="20"/>
          <w:szCs w:val="20"/>
          <w:highlight w:val="cyan"/>
          <w:lang w:val="nl-NL"/>
        </w:rPr>
        <w:t>&gt;</w:t>
      </w:r>
    </w:p>
    <w:p w14:paraId="3B3A52E0" w14:textId="77777777" w:rsidR="0076074E" w:rsidRPr="0076074E" w:rsidRDefault="0076074E" w:rsidP="0076074E">
      <w:pPr>
        <w:autoSpaceDE w:val="0"/>
        <w:autoSpaceDN w:val="0"/>
        <w:adjustRightInd w:val="0"/>
        <w:rPr>
          <w:rFonts w:ascii="Courier New" w:hAnsi="Courier New" w:cs="Courier New"/>
          <w:color w:val="000000"/>
          <w:sz w:val="20"/>
          <w:szCs w:val="20"/>
          <w:highlight w:val="cyan"/>
          <w:lang w:val="nl-NL"/>
        </w:rPr>
      </w:pPr>
      <w:r w:rsidRPr="0076074E">
        <w:rPr>
          <w:rFonts w:ascii="Courier New" w:hAnsi="Courier New" w:cs="Courier New"/>
          <w:color w:val="000000"/>
          <w:sz w:val="20"/>
          <w:szCs w:val="20"/>
          <w:highlight w:val="cyan"/>
          <w:lang w:val="nl-NL"/>
        </w:rPr>
        <w:t>&lt;TLTThue&gt; Tỷ lệ tính thuế(Chỉ sử dụng cho hóa đơn bán hàng giảm thuế theo NQ của Quốc hội)&lt;/TLTThue&gt;</w:t>
      </w:r>
    </w:p>
    <w:p w14:paraId="59E97667" w14:textId="478A3344" w:rsidR="0076074E" w:rsidRPr="00AE187D" w:rsidRDefault="0076074E" w:rsidP="0076074E">
      <w:pPr>
        <w:autoSpaceDE w:val="0"/>
        <w:autoSpaceDN w:val="0"/>
        <w:adjustRightInd w:val="0"/>
        <w:rPr>
          <w:rFonts w:ascii="Courier New" w:hAnsi="Courier New" w:cs="Courier New"/>
          <w:color w:val="000000"/>
          <w:sz w:val="20"/>
          <w:szCs w:val="20"/>
          <w:lang w:val="nl-NL"/>
        </w:rPr>
      </w:pPr>
      <w:r w:rsidRPr="0076074E">
        <w:rPr>
          <w:rFonts w:ascii="Courier New" w:hAnsi="Courier New" w:cs="Courier New"/>
          <w:color w:val="000000"/>
          <w:sz w:val="20"/>
          <w:szCs w:val="20"/>
          <w:highlight w:val="cyan"/>
          <w:lang w:val="nl-NL"/>
        </w:rPr>
        <w:t>&lt;STGThue&gt; Số tiền giảm thuế(Chỉ sử dụng cho hóa đơn bán hàng giảm thuế theo NQ của Quốc hội)&lt;/STGThue&gt;</w:t>
      </w:r>
    </w:p>
    <w:p w14:paraId="26C297FB"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HHDVu</w:t>
      </w:r>
      <w:r w:rsidRPr="00AE187D">
        <w:rPr>
          <w:rFonts w:ascii="Consolas" w:hAnsi="Consolas" w:cs="Consolas"/>
          <w:color w:val="0000FF"/>
          <w:sz w:val="19"/>
          <w:szCs w:val="19"/>
          <w:lang w:val="nl-NL"/>
        </w:rPr>
        <w:t>&gt;</w:t>
      </w:r>
    </w:p>
    <w:p w14:paraId="124D3062"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DSHHDVu</w:t>
      </w:r>
      <w:r w:rsidRPr="00AE187D">
        <w:rPr>
          <w:rFonts w:ascii="Consolas" w:hAnsi="Consolas" w:cs="Consolas"/>
          <w:color w:val="0000FF"/>
          <w:sz w:val="19"/>
          <w:szCs w:val="19"/>
          <w:lang w:val="nl-NL"/>
        </w:rPr>
        <w:t>&gt;</w:t>
      </w:r>
    </w:p>
    <w:p w14:paraId="3645DBEB"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TToan</w:t>
      </w:r>
      <w:r w:rsidRPr="00AE187D">
        <w:rPr>
          <w:rFonts w:ascii="Consolas" w:hAnsi="Consolas" w:cs="Consolas"/>
          <w:color w:val="0000FF"/>
          <w:sz w:val="19"/>
          <w:szCs w:val="19"/>
          <w:lang w:val="nl-NL"/>
        </w:rPr>
        <w:t>&gt;</w:t>
      </w:r>
    </w:p>
    <w:p w14:paraId="3112A8A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THTTLTSuat</w:t>
      </w:r>
      <w:r w:rsidRPr="00AE187D">
        <w:rPr>
          <w:rFonts w:ascii="Consolas" w:hAnsi="Consolas" w:cs="Consolas"/>
          <w:color w:val="0000FF"/>
          <w:sz w:val="19"/>
          <w:szCs w:val="19"/>
          <w:lang w:val="nl-NL"/>
        </w:rPr>
        <w:t>&gt; &lt;!--</w:t>
      </w:r>
      <w:r w:rsidRPr="00AE187D">
        <w:rPr>
          <w:rFonts w:ascii="Consolas" w:hAnsi="Consolas" w:cs="Consolas"/>
          <w:color w:val="008000"/>
          <w:sz w:val="19"/>
          <w:szCs w:val="19"/>
          <w:lang w:val="nl-NL"/>
        </w:rPr>
        <w:t>sử dụng hóa đơn GTGT</w:t>
      </w:r>
      <w:r w:rsidRPr="00AE187D">
        <w:rPr>
          <w:rFonts w:ascii="Consolas" w:hAnsi="Consolas" w:cs="Consolas"/>
          <w:color w:val="0000FF"/>
          <w:sz w:val="19"/>
          <w:szCs w:val="19"/>
          <w:lang w:val="nl-NL"/>
        </w:rPr>
        <w:t>--&gt;</w:t>
      </w:r>
    </w:p>
    <w:p w14:paraId="33DDDAA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LTSuat</w:t>
      </w:r>
      <w:r w:rsidRPr="00AE187D">
        <w:rPr>
          <w:rFonts w:ascii="Consolas" w:hAnsi="Consolas" w:cs="Consolas"/>
          <w:color w:val="0000FF"/>
          <w:sz w:val="19"/>
          <w:szCs w:val="19"/>
          <w:lang w:val="nl-NL"/>
        </w:rPr>
        <w:t>&gt;</w:t>
      </w:r>
    </w:p>
    <w:p w14:paraId="611AF2E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Thuế suất (Thuế suất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p>
    <w:p w14:paraId="61E5F391"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Thành tiền (Thành tiền chưa có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p>
    <w:p w14:paraId="4DBDE57B"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Tiền thuế (Tiền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TThue</w:t>
      </w:r>
      <w:r w:rsidRPr="00AE187D">
        <w:rPr>
          <w:rFonts w:ascii="Consolas" w:hAnsi="Consolas" w:cs="Consolas"/>
          <w:color w:val="0000FF"/>
          <w:sz w:val="19"/>
          <w:szCs w:val="19"/>
          <w:lang w:val="nl-NL"/>
        </w:rPr>
        <w:t>&gt;</w:t>
      </w:r>
    </w:p>
    <w:p w14:paraId="0919776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LTSuat</w:t>
      </w:r>
      <w:r w:rsidRPr="00AE187D">
        <w:rPr>
          <w:rFonts w:ascii="Consolas" w:hAnsi="Consolas" w:cs="Consolas"/>
          <w:color w:val="0000FF"/>
          <w:sz w:val="19"/>
          <w:szCs w:val="19"/>
          <w:lang w:val="nl-NL"/>
        </w:rPr>
        <w:t>&gt;</w:t>
      </w:r>
    </w:p>
    <w:p w14:paraId="31075EF9"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THTTLTSuat</w:t>
      </w:r>
      <w:r w:rsidRPr="00AE187D">
        <w:rPr>
          <w:rFonts w:ascii="Consolas" w:hAnsi="Consolas" w:cs="Consolas"/>
          <w:color w:val="0000FF"/>
          <w:sz w:val="19"/>
          <w:szCs w:val="19"/>
          <w:lang w:val="nl-NL"/>
        </w:rPr>
        <w:t>&gt;</w:t>
      </w:r>
    </w:p>
    <w:p w14:paraId="02D3502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TgTCThue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chưa thuế (Tổng cộng thành tiền chưa có thuế GTGT) (Bắt buộc với hóa đơn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TgTCThue</w:t>
      </w:r>
      <w:r w:rsidRPr="00AE187D">
        <w:rPr>
          <w:rFonts w:ascii="Consolas" w:hAnsi="Consolas" w:cs="Consolas"/>
          <w:color w:val="0000FF"/>
          <w:sz w:val="19"/>
          <w:szCs w:val="19"/>
          <w:lang w:val="nl-NL"/>
        </w:rPr>
        <w:t>&gt;</w:t>
      </w:r>
    </w:p>
    <w:p w14:paraId="7FB68589"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thuế (Tổng cộng tiền thuế GTGT) (Bắt buộc với hóa đơn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TgTThue</w:t>
      </w:r>
      <w:r w:rsidRPr="00AE187D">
        <w:rPr>
          <w:rFonts w:ascii="Consolas" w:hAnsi="Consolas" w:cs="Consolas"/>
          <w:color w:val="0000FF"/>
          <w:sz w:val="19"/>
          <w:szCs w:val="19"/>
          <w:lang w:val="nl-NL"/>
        </w:rPr>
        <w:t>&gt;</w:t>
      </w:r>
    </w:p>
    <w:p w14:paraId="182DE0C5" w14:textId="6A8C97C4"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TTCKTMai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chiết khấu thương mại</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TTCKTMai</w:t>
      </w:r>
      <w:r w:rsidRPr="00AE187D">
        <w:rPr>
          <w:rFonts w:ascii="Consolas" w:hAnsi="Consolas" w:cs="Consolas"/>
          <w:color w:val="0000FF"/>
          <w:sz w:val="19"/>
          <w:szCs w:val="19"/>
          <w:lang w:val="nl-NL"/>
        </w:rPr>
        <w:t>&gt;</w:t>
      </w:r>
    </w:p>
    <w:p w14:paraId="5E2E13D6" w14:textId="77777777" w:rsidR="00B62732" w:rsidRDefault="00B62732" w:rsidP="00B62732">
      <w:pPr>
        <w:shd w:val="clear" w:color="auto" w:fill="FFFFFF"/>
        <w:ind w:left="1440" w:firstLine="720"/>
        <w:rPr>
          <w:rFonts w:ascii="Courier New" w:hAnsi="Courier New" w:cs="Courier New"/>
          <w:color w:val="0000FF"/>
          <w:sz w:val="20"/>
          <w:szCs w:val="20"/>
          <w:highlight w:val="cyan"/>
          <w:lang w:val="nl-NL"/>
        </w:rPr>
      </w:pPr>
      <w:r w:rsidRPr="00AE187D">
        <w:rPr>
          <w:rFonts w:ascii="Consolas" w:hAnsi="Consolas" w:cs="Consolas"/>
          <w:color w:val="0000FF"/>
          <w:sz w:val="19"/>
          <w:szCs w:val="19"/>
          <w:highlight w:val="cyan"/>
          <w:lang w:val="nl-NL"/>
        </w:rPr>
        <w:lastRenderedPageBreak/>
        <w:t>&lt;</w:t>
      </w:r>
      <w:r w:rsidRPr="00AE187D">
        <w:rPr>
          <w:rFonts w:ascii="Consolas" w:hAnsi="Consolas" w:cs="Consolas"/>
          <w:color w:val="A31515"/>
          <w:sz w:val="19"/>
          <w:szCs w:val="19"/>
          <w:highlight w:val="cyan"/>
          <w:lang w:val="nl-NL"/>
        </w:rPr>
        <w:t>TgTPhiSThue</w:t>
      </w:r>
      <w:r w:rsidRPr="00AE187D">
        <w:rPr>
          <w:rFonts w:ascii="Consolas" w:hAnsi="Consolas" w:cs="Consolas"/>
          <w:color w:val="0000FF"/>
          <w:sz w:val="19"/>
          <w:szCs w:val="19"/>
          <w:highlight w:val="cyan"/>
          <w:lang w:val="nl-NL"/>
        </w:rPr>
        <w:t>&gt;</w:t>
      </w:r>
      <w:r w:rsidRPr="00AE187D">
        <w:rPr>
          <w:rFonts w:ascii="Consolas" w:hAnsi="Consolas" w:cs="Consolas"/>
          <w:color w:val="000000"/>
          <w:sz w:val="19"/>
          <w:szCs w:val="19"/>
          <w:highlight w:val="cyan"/>
          <w:lang w:val="nl-NL"/>
        </w:rPr>
        <w:t>Tổng tiền phí</w:t>
      </w:r>
      <w:r w:rsidRPr="00AE187D">
        <w:rPr>
          <w:rFonts w:ascii="Consolas" w:hAnsi="Consolas" w:cs="Consolas"/>
          <w:color w:val="0000FF"/>
          <w:sz w:val="19"/>
          <w:szCs w:val="19"/>
          <w:highlight w:val="cyan"/>
          <w:lang w:val="nl-NL"/>
        </w:rPr>
        <w:t>&lt;</w:t>
      </w:r>
      <w:r w:rsidRPr="00AE187D">
        <w:rPr>
          <w:rFonts w:ascii="Consolas" w:hAnsi="Consolas" w:cs="Consolas"/>
          <w:color w:val="A31515"/>
          <w:sz w:val="19"/>
          <w:szCs w:val="19"/>
          <w:highlight w:val="cyan"/>
          <w:lang w:val="nl-NL"/>
        </w:rPr>
        <w:t>/TgTPhiSThue</w:t>
      </w:r>
      <w:r w:rsidRPr="00AE187D">
        <w:rPr>
          <w:rFonts w:ascii="Courier New" w:hAnsi="Courier New" w:cs="Courier New"/>
          <w:color w:val="0000FF"/>
          <w:sz w:val="20"/>
          <w:szCs w:val="20"/>
          <w:highlight w:val="cyan"/>
          <w:lang w:val="nl-NL"/>
        </w:rPr>
        <w:t>&gt;</w:t>
      </w:r>
    </w:p>
    <w:p w14:paraId="00B16A45" w14:textId="286052CA" w:rsidR="0076074E" w:rsidRPr="0076074E" w:rsidRDefault="0076074E" w:rsidP="00B62732">
      <w:pPr>
        <w:shd w:val="clear" w:color="auto" w:fill="FFFFFF"/>
        <w:ind w:left="1440" w:firstLine="720"/>
        <w:rPr>
          <w:rFonts w:ascii="Courier New" w:hAnsi="Courier New" w:cs="Courier New"/>
          <w:color w:val="0000FF"/>
          <w:sz w:val="20"/>
          <w:szCs w:val="20"/>
          <w:highlight w:val="cyan"/>
          <w:lang w:val="nl-NL"/>
        </w:rPr>
      </w:pPr>
      <w:r w:rsidRPr="0076074E">
        <w:rPr>
          <w:rFonts w:ascii="Courier New" w:hAnsi="Courier New" w:cs="Courier New"/>
          <w:color w:val="0000FF"/>
          <w:sz w:val="20"/>
          <w:szCs w:val="20"/>
          <w:highlight w:val="cyan"/>
          <w:lang w:val="nl-NL"/>
        </w:rPr>
        <w:t>&lt;STGThue&gt; Số tiền giảm thuế(Chỉ sử dụng cho hóa đơn bán hàng giảm thuế theo NQ của Quốc hội)&lt;/STGThue&gt;</w:t>
      </w:r>
    </w:p>
    <w:p w14:paraId="3314A3A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TgTTTBSo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thanh toán bằng số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TgTTTBSo</w:t>
      </w:r>
      <w:r w:rsidRPr="00AE187D">
        <w:rPr>
          <w:rFonts w:ascii="Consolas" w:hAnsi="Consolas" w:cs="Consolas"/>
          <w:color w:val="0000FF"/>
          <w:sz w:val="19"/>
          <w:szCs w:val="19"/>
          <w:lang w:val="nl-NL"/>
        </w:rPr>
        <w:t>&gt;</w:t>
      </w:r>
    </w:p>
    <w:p w14:paraId="39D83A4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TgTTTBChu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thanh toán bằng chữ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TgTTTBChu</w:t>
      </w:r>
      <w:r w:rsidRPr="00AE187D">
        <w:rPr>
          <w:rFonts w:ascii="Consolas" w:hAnsi="Consolas" w:cs="Consolas"/>
          <w:color w:val="0000FF"/>
          <w:sz w:val="19"/>
          <w:szCs w:val="19"/>
          <w:lang w:val="nl-NL"/>
        </w:rPr>
        <w:t>&gt;</w:t>
      </w:r>
    </w:p>
    <w:p w14:paraId="374191FC" w14:textId="77777777" w:rsidR="009D1437" w:rsidRDefault="009D1437" w:rsidP="009D1437">
      <w:pPr>
        <w:autoSpaceDE w:val="0"/>
        <w:autoSpaceDN w:val="0"/>
        <w:adjustRightInd w:val="0"/>
        <w:rPr>
          <w:rFonts w:ascii="Consolas" w:hAnsi="Consolas" w:cs="Consolas"/>
          <w:color w:val="000000"/>
          <w:sz w:val="19"/>
          <w:szCs w:val="19"/>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w:t>
      </w:r>
      <w:r>
        <w:rPr>
          <w:rFonts w:ascii="Consolas" w:hAnsi="Consolas" w:cs="Consolas"/>
          <w:color w:val="0000FF"/>
          <w:sz w:val="19"/>
          <w:szCs w:val="19"/>
        </w:rPr>
        <w:t>&lt;/</w:t>
      </w:r>
      <w:r>
        <w:rPr>
          <w:rFonts w:ascii="Consolas" w:hAnsi="Consolas" w:cs="Consolas"/>
          <w:color w:val="A31515"/>
          <w:sz w:val="19"/>
          <w:szCs w:val="19"/>
        </w:rPr>
        <w:t>TToan</w:t>
      </w:r>
      <w:r>
        <w:rPr>
          <w:rFonts w:ascii="Consolas" w:hAnsi="Consolas" w:cs="Consolas"/>
          <w:color w:val="0000FF"/>
          <w:sz w:val="19"/>
          <w:szCs w:val="19"/>
        </w:rPr>
        <w:t>&gt;</w:t>
      </w:r>
    </w:p>
    <w:p w14:paraId="698A4D9B"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14:paraId="79D02413" w14:textId="77777777" w:rsidR="009D1437" w:rsidRPr="000A4319" w:rsidRDefault="009D1437" w:rsidP="009D1437">
      <w:pPr>
        <w:ind w:firstLine="720"/>
        <w:rPr>
          <w:b/>
          <w:u w:val="single"/>
        </w:rPr>
      </w:pPr>
      <w:r>
        <w:rPr>
          <w:rFonts w:ascii="Consolas" w:hAnsi="Consolas" w:cs="Consolas"/>
          <w:color w:val="0000FF"/>
          <w:sz w:val="19"/>
          <w:szCs w:val="19"/>
        </w:rPr>
        <w:t>&lt;/</w:t>
      </w:r>
      <w:r>
        <w:rPr>
          <w:rFonts w:ascii="Consolas" w:hAnsi="Consolas" w:cs="Consolas"/>
          <w:color w:val="A31515"/>
          <w:sz w:val="19"/>
          <w:szCs w:val="19"/>
        </w:rPr>
        <w:t>ThayTheHD</w:t>
      </w:r>
      <w:r>
        <w:rPr>
          <w:rFonts w:ascii="Consolas" w:hAnsi="Consolas" w:cs="Consolas"/>
          <w:color w:val="0000FF"/>
          <w:sz w:val="19"/>
          <w:szCs w:val="19"/>
        </w:rPr>
        <w:t>&gt;</w:t>
      </w:r>
    </w:p>
    <w:p w14:paraId="4104D4E7" w14:textId="77777777" w:rsidR="009D1437" w:rsidRPr="007C7E60" w:rsidRDefault="009D1437" w:rsidP="00480762">
      <w:pPr>
        <w:pStyle w:val="Heading3"/>
      </w:pPr>
      <w:bookmarkStart w:id="297" w:name="_Toc198045360"/>
      <w:r>
        <w:t>Html xem trước khi thay thế hóa đơn</w:t>
      </w:r>
      <w:bookmarkEnd w:id="297"/>
    </w:p>
    <w:p w14:paraId="71688040" w14:textId="77777777" w:rsidR="009D1437" w:rsidRDefault="009D1437" w:rsidP="009D1437">
      <w:r>
        <w:t>URL</w:t>
      </w:r>
    </w:p>
    <w:p w14:paraId="510D0B63" w14:textId="77777777" w:rsidR="009D1437" w:rsidRPr="004A4DD9" w:rsidRDefault="009D1437" w:rsidP="009D1437">
      <w:pPr>
        <w:ind w:firstLine="720"/>
        <w:jc w:val="both"/>
      </w:pPr>
      <w:r>
        <w:rPr>
          <w:rFonts w:eastAsia="Calibri"/>
        </w:rPr>
        <w:t>s</w:t>
      </w:r>
      <w:r w:rsidRPr="009372AD">
        <w:rPr>
          <w:rFonts w:eastAsia="Calibri"/>
        </w:rPr>
        <w:t xml:space="preserve">tring </w:t>
      </w:r>
      <w:r w:rsidRPr="0096022F">
        <w:rPr>
          <w:b/>
        </w:rPr>
        <w:t>ReplaceInvoice</w:t>
      </w:r>
      <w:r>
        <w:rPr>
          <w:b/>
        </w:rPr>
        <w:t>NoPublish</w:t>
      </w:r>
      <w:r w:rsidRPr="00D16E25">
        <w:rPr>
          <w:rFonts w:eastAsia="Calibri"/>
        </w:rPr>
        <w:t>(</w:t>
      </w:r>
      <w:r w:rsidRPr="00D16E25">
        <w:t>string Account, string ACpass, string xmlInvData, string user</w:t>
      </w:r>
      <w:r>
        <w:t>name, string pass, string fkey</w:t>
      </w:r>
      <w:r w:rsidRPr="00D16E25">
        <w:t>, int? convert, string pattern = null, string serial = null</w:t>
      </w:r>
      <w:r w:rsidRPr="00D16E25">
        <w:rPr>
          <w:rFonts w:eastAsia="Calibri"/>
        </w:rPr>
        <w:t>)</w:t>
      </w:r>
      <w:r w:rsidRPr="009372AD">
        <w:rPr>
          <w:rFonts w:eastAsia="Calibri"/>
        </w:rPr>
        <w:t>.</w:t>
      </w:r>
    </w:p>
    <w:p w14:paraId="7C7AC3C8" w14:textId="77777777" w:rsidR="009D1437" w:rsidRPr="00593BE8" w:rsidRDefault="009D1437" w:rsidP="009D1437">
      <w:pPr>
        <w:pStyle w:val="N"/>
      </w:pPr>
      <w:r w:rsidRPr="00593BE8">
        <w:t>DESCRIPTION</w:t>
      </w:r>
    </w:p>
    <w:p w14:paraId="0CB5C24D" w14:textId="77777777" w:rsidR="009D1437" w:rsidRDefault="009D1437" w:rsidP="009D1437">
      <w:pPr>
        <w:pStyle w:val="N"/>
      </w:pPr>
      <w:r>
        <w:tab/>
        <w:t>Đây là web service thực hiện lấy dữ liệu html hóa đơn mới của thay thế hóa đơn trước khi ký số phát hành</w:t>
      </w:r>
    </w:p>
    <w:p w14:paraId="33EBB427" w14:textId="77777777" w:rsidR="009D1437" w:rsidRPr="00007702" w:rsidRDefault="009D1437" w:rsidP="009D1437">
      <w:pPr>
        <w:pStyle w:val="N"/>
      </w:pPr>
      <w:r w:rsidRPr="00663B3E">
        <w:t>HTTP METHOD</w:t>
      </w:r>
    </w:p>
    <w:p w14:paraId="746B0E23" w14:textId="77777777" w:rsidR="009D1437" w:rsidRPr="00007702" w:rsidRDefault="009D1437" w:rsidP="009D1437">
      <w:pPr>
        <w:pStyle w:val="N"/>
        <w:rPr>
          <w:b/>
        </w:rPr>
      </w:pPr>
      <w:r>
        <w:tab/>
      </w:r>
      <w:r w:rsidRPr="00610AFD">
        <w:t>POST</w:t>
      </w:r>
    </w:p>
    <w:p w14:paraId="4A0A49FA" w14:textId="77777777" w:rsidR="009D1437" w:rsidRPr="00610AFD" w:rsidRDefault="009D1437" w:rsidP="009D1437">
      <w:pPr>
        <w:pStyle w:val="N"/>
      </w:pPr>
      <w:r w:rsidRPr="00610AFD">
        <w:t>REQUEST BODY</w:t>
      </w:r>
    </w:p>
    <w:p w14:paraId="07C4E001"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26D23439"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Pr>
          <w:rFonts w:eastAsia="Calibri"/>
          <w:b/>
        </w:rPr>
        <w:t>Account/ACPass</w:t>
      </w:r>
      <w:r w:rsidRPr="004720D2">
        <w:rPr>
          <w:rFonts w:eastAsia="Calibri"/>
          <w:b/>
        </w:rPr>
        <w:t xml:space="preserve">:  </w:t>
      </w:r>
      <w:r w:rsidRPr="004720D2">
        <w:rPr>
          <w:rFonts w:eastAsia="Calibri"/>
        </w:rPr>
        <w:t>Tài khoản được cấp phát cho nhân viên gọi lệnh phát hành hóa đơn</w:t>
      </w:r>
    </w:p>
    <w:p w14:paraId="692A2879"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xml:space="preserve">: String XML dữ liệu hóa đơn cũ và hóa đơn </w:t>
      </w:r>
      <w:r>
        <w:rPr>
          <w:rFonts w:eastAsia="Calibri"/>
        </w:rPr>
        <w:t>thay thế</w:t>
      </w:r>
    </w:p>
    <w:p w14:paraId="115FABE3" w14:textId="77777777" w:rsidR="009D1437" w:rsidRPr="00CF2FC3" w:rsidRDefault="009D1437" w:rsidP="009D1437">
      <w:pPr>
        <w:pStyle w:val="ListParagraph"/>
        <w:numPr>
          <w:ilvl w:val="0"/>
          <w:numId w:val="2"/>
        </w:numPr>
        <w:spacing w:after="0" w:line="360" w:lineRule="auto"/>
        <w:ind w:left="1080"/>
        <w:jc w:val="both"/>
        <w:rPr>
          <w:rFonts w:eastAsia="Calibri"/>
          <w:b/>
        </w:rPr>
      </w:pPr>
      <w:r>
        <w:rPr>
          <w:rFonts w:eastAsia="Calibri"/>
          <w:b/>
        </w:rPr>
        <w:t xml:space="preserve">fkey: </w:t>
      </w:r>
      <w:r>
        <w:rPr>
          <w:rFonts w:eastAsia="Calibri"/>
        </w:rPr>
        <w:t>Chuỗi xác định hóa đơn cần thay thế</w:t>
      </w:r>
    </w:p>
    <w:p w14:paraId="1E51D598" w14:textId="77777777" w:rsidR="009D1437" w:rsidRPr="00E009AD" w:rsidRDefault="009D1437" w:rsidP="009D143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447BEF8D" w14:textId="77777777" w:rsidR="009D1437" w:rsidRPr="00E009AD" w:rsidRDefault="009D1437" w:rsidP="009D1437">
      <w:pPr>
        <w:pStyle w:val="ListParagraph"/>
        <w:numPr>
          <w:ilvl w:val="0"/>
          <w:numId w:val="2"/>
        </w:numPr>
        <w:spacing w:after="0" w:line="360" w:lineRule="auto"/>
        <w:ind w:left="1080"/>
        <w:jc w:val="both"/>
        <w:rPr>
          <w:rFonts w:eastAsia="Calibri"/>
          <w:b/>
        </w:rPr>
      </w:pPr>
      <w:r w:rsidRPr="006479A0">
        <w:rPr>
          <w:b/>
        </w:rPr>
        <w:t>Pattern</w:t>
      </w:r>
      <w:r>
        <w:t>: Mẫu số</w:t>
      </w:r>
    </w:p>
    <w:p w14:paraId="61A1CB10" w14:textId="77777777" w:rsidR="009D1437" w:rsidRPr="009372AD" w:rsidRDefault="009D1437" w:rsidP="009D1437">
      <w:pPr>
        <w:pStyle w:val="ListParagraph"/>
        <w:numPr>
          <w:ilvl w:val="0"/>
          <w:numId w:val="2"/>
        </w:numPr>
        <w:spacing w:after="0" w:line="360" w:lineRule="auto"/>
        <w:ind w:left="1080"/>
        <w:jc w:val="both"/>
        <w:rPr>
          <w:rFonts w:eastAsia="Calibri"/>
          <w:b/>
        </w:rPr>
      </w:pPr>
      <w:r w:rsidRPr="006479A0">
        <w:rPr>
          <w:b/>
        </w:rPr>
        <w:t>Serial</w:t>
      </w:r>
      <w:r>
        <w:t>: Ký hiệu</w:t>
      </w:r>
    </w:p>
    <w:p w14:paraId="16F812A9" w14:textId="77777777" w:rsidR="009D1437" w:rsidRPr="007A4FB0" w:rsidRDefault="009D1437" w:rsidP="009D1437">
      <w:pPr>
        <w:ind w:left="360" w:firstLine="720"/>
      </w:pPr>
    </w:p>
    <w:p w14:paraId="45F09BCF"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3F1F21A1"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3A9639CD"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30345300"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6261058F" w14:textId="77777777" w:rsidR="009D1437" w:rsidRPr="00660ABB" w:rsidRDefault="009D1437" w:rsidP="00616EC4">
            <w:pPr>
              <w:pStyle w:val="ListParagraph"/>
            </w:pPr>
            <w:r>
              <w:t>Ghi chú</w:t>
            </w:r>
          </w:p>
        </w:tc>
      </w:tr>
      <w:tr w:rsidR="009D1437" w:rsidRPr="00660ABB" w14:paraId="28141728" w14:textId="77777777" w:rsidTr="00616EC4">
        <w:tc>
          <w:tcPr>
            <w:tcW w:w="1710" w:type="dxa"/>
            <w:tcBorders>
              <w:top w:val="single" w:sz="4" w:space="0" w:color="2E74B5"/>
              <w:left w:val="single" w:sz="4" w:space="0" w:color="2E74B5"/>
              <w:right w:val="single" w:sz="4" w:space="0" w:color="2E74B5"/>
            </w:tcBorders>
            <w:shd w:val="clear" w:color="auto" w:fill="auto"/>
          </w:tcPr>
          <w:p w14:paraId="2859FFCC"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FB6F493"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48D17F79" w14:textId="77777777" w:rsidR="009D1437" w:rsidRPr="009372AD" w:rsidRDefault="009D1437" w:rsidP="00616EC4">
            <w:pPr>
              <w:pStyle w:val="ListParagraph"/>
              <w:ind w:left="0"/>
              <w:jc w:val="both"/>
            </w:pPr>
          </w:p>
        </w:tc>
      </w:tr>
      <w:tr w:rsidR="009D1437" w:rsidRPr="00660ABB" w14:paraId="2C8FB79C" w14:textId="77777777" w:rsidTr="00616EC4">
        <w:tc>
          <w:tcPr>
            <w:tcW w:w="1710" w:type="dxa"/>
            <w:tcBorders>
              <w:top w:val="single" w:sz="4" w:space="0" w:color="2E74B5"/>
              <w:left w:val="single" w:sz="4" w:space="0" w:color="2E74B5"/>
              <w:right w:val="single" w:sz="4" w:space="0" w:color="2E74B5"/>
            </w:tcBorders>
            <w:shd w:val="clear" w:color="auto" w:fill="auto"/>
          </w:tcPr>
          <w:p w14:paraId="25C916F9" w14:textId="77777777" w:rsidR="009D1437" w:rsidRPr="009372AD" w:rsidRDefault="009D1437" w:rsidP="00616EC4">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E832633" w14:textId="77777777" w:rsidR="009D1437" w:rsidRPr="009372AD" w:rsidRDefault="009D1437" w:rsidP="00616EC4">
            <w:pPr>
              <w:rPr>
                <w:rFonts w:eastAsia="Calibri"/>
              </w:rPr>
            </w:pPr>
            <w:r w:rsidRPr="009372AD">
              <w:rPr>
                <w:rFonts w:eastAsia="Calibri"/>
              </w:rPr>
              <w:t>Không tồn tại hóa đơn cần thay thế</w:t>
            </w:r>
          </w:p>
        </w:tc>
        <w:tc>
          <w:tcPr>
            <w:tcW w:w="2515" w:type="dxa"/>
            <w:tcBorders>
              <w:top w:val="single" w:sz="4" w:space="0" w:color="2E74B5"/>
              <w:left w:val="single" w:sz="4" w:space="0" w:color="2E74B5"/>
              <w:bottom w:val="single" w:sz="4" w:space="0" w:color="2E74B5"/>
              <w:right w:val="single" w:sz="4" w:space="0" w:color="2E74B5"/>
            </w:tcBorders>
          </w:tcPr>
          <w:p w14:paraId="785D40E6" w14:textId="77777777" w:rsidR="009D1437" w:rsidRPr="009372AD" w:rsidRDefault="009D1437" w:rsidP="00616EC4">
            <w:pPr>
              <w:pStyle w:val="ListParagraph"/>
              <w:ind w:left="0"/>
              <w:jc w:val="both"/>
            </w:pPr>
          </w:p>
        </w:tc>
      </w:tr>
      <w:tr w:rsidR="009D1437" w:rsidRPr="00660ABB" w14:paraId="53E3039F" w14:textId="77777777" w:rsidTr="00616EC4">
        <w:tc>
          <w:tcPr>
            <w:tcW w:w="1710" w:type="dxa"/>
            <w:tcBorders>
              <w:top w:val="single" w:sz="4" w:space="0" w:color="2E74B5"/>
              <w:left w:val="single" w:sz="4" w:space="0" w:color="2E74B5"/>
              <w:right w:val="single" w:sz="4" w:space="0" w:color="2E74B5"/>
            </w:tcBorders>
            <w:shd w:val="clear" w:color="auto" w:fill="auto"/>
          </w:tcPr>
          <w:p w14:paraId="20839F7C" w14:textId="77777777" w:rsidR="009D1437" w:rsidRPr="009372AD" w:rsidRDefault="009D1437" w:rsidP="00616EC4">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48A1A48" w14:textId="77777777" w:rsidR="009D1437" w:rsidRPr="009372AD" w:rsidRDefault="009D1437" w:rsidP="00616EC4">
            <w:pPr>
              <w:rPr>
                <w:rFonts w:eastAsia="Calibri"/>
              </w:rPr>
            </w:pPr>
            <w:r w:rsidRPr="009372AD">
              <w:rPr>
                <w:rFonts w:eastAsia="Calibri"/>
              </w:rPr>
              <w:t>Dữ liệu xml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711F2BDF" w14:textId="77777777" w:rsidR="009D1437" w:rsidRPr="009372AD" w:rsidRDefault="009D1437" w:rsidP="00616EC4">
            <w:pPr>
              <w:pStyle w:val="ListParagraph"/>
              <w:ind w:left="0"/>
              <w:jc w:val="both"/>
            </w:pPr>
          </w:p>
        </w:tc>
      </w:tr>
      <w:tr w:rsidR="009D1437" w:rsidRPr="00660ABB" w14:paraId="3C2E0E55" w14:textId="77777777" w:rsidTr="00616EC4">
        <w:tc>
          <w:tcPr>
            <w:tcW w:w="1710" w:type="dxa"/>
            <w:tcBorders>
              <w:top w:val="single" w:sz="4" w:space="0" w:color="2E74B5"/>
              <w:left w:val="single" w:sz="4" w:space="0" w:color="2E74B5"/>
              <w:right w:val="single" w:sz="4" w:space="0" w:color="2E74B5"/>
            </w:tcBorders>
            <w:shd w:val="clear" w:color="auto" w:fill="auto"/>
          </w:tcPr>
          <w:p w14:paraId="470EBD1C" w14:textId="77777777" w:rsidR="009D1437" w:rsidRPr="009372AD" w:rsidRDefault="009D1437" w:rsidP="00616EC4">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B79A68D" w14:textId="77777777" w:rsidR="009D1437" w:rsidRPr="009372AD" w:rsidRDefault="009D1437" w:rsidP="00616EC4">
            <w:pPr>
              <w:rPr>
                <w:rFonts w:eastAsia="Calibri"/>
              </w:rPr>
            </w:pPr>
            <w:r w:rsidRPr="009575F7">
              <w:rPr>
                <w:rFonts w:eastAsia="Calibri"/>
              </w:rPr>
              <w:t xml:space="preserve">Có lỗi trong quá trình </w:t>
            </w:r>
            <w:r>
              <w:rPr>
                <w:rFonts w:eastAsia="Calibri"/>
              </w:rPr>
              <w:t>tạo mới</w:t>
            </w:r>
            <w:r w:rsidRPr="009575F7">
              <w:rPr>
                <w:rFonts w:eastAsia="Calibri"/>
              </w:rPr>
              <w:t xml:space="preserve"> hóa đơn</w:t>
            </w:r>
            <w:r>
              <w:rPr>
                <w:rFonts w:eastAsia="Calibri"/>
              </w:rPr>
              <w:t xml:space="preserve"> thay thế</w:t>
            </w:r>
          </w:p>
        </w:tc>
        <w:tc>
          <w:tcPr>
            <w:tcW w:w="2515" w:type="dxa"/>
            <w:tcBorders>
              <w:top w:val="single" w:sz="4" w:space="0" w:color="2E74B5"/>
              <w:left w:val="single" w:sz="4" w:space="0" w:color="2E74B5"/>
              <w:bottom w:val="single" w:sz="4" w:space="0" w:color="2E74B5"/>
              <w:right w:val="single" w:sz="4" w:space="0" w:color="2E74B5"/>
            </w:tcBorders>
          </w:tcPr>
          <w:p w14:paraId="24F73EB9" w14:textId="77777777" w:rsidR="009D1437" w:rsidRPr="009372AD" w:rsidRDefault="009D1437" w:rsidP="00616EC4">
            <w:pPr>
              <w:pStyle w:val="ListParagraph"/>
              <w:ind w:left="0"/>
              <w:jc w:val="both"/>
            </w:pPr>
          </w:p>
        </w:tc>
      </w:tr>
      <w:tr w:rsidR="009D1437" w:rsidRPr="00660ABB" w14:paraId="61B247CD" w14:textId="77777777" w:rsidTr="00616EC4">
        <w:tc>
          <w:tcPr>
            <w:tcW w:w="1710" w:type="dxa"/>
            <w:tcBorders>
              <w:top w:val="single" w:sz="4" w:space="0" w:color="2E74B5"/>
              <w:left w:val="single" w:sz="4" w:space="0" w:color="2E74B5"/>
              <w:right w:val="single" w:sz="4" w:space="0" w:color="2E74B5"/>
            </w:tcBorders>
            <w:shd w:val="clear" w:color="auto" w:fill="auto"/>
          </w:tcPr>
          <w:p w14:paraId="4DE8A586" w14:textId="77777777" w:rsidR="009D1437" w:rsidRPr="009372AD" w:rsidRDefault="009D1437" w:rsidP="00616EC4">
            <w:pPr>
              <w:rPr>
                <w:rFonts w:eastAsia="Calibri"/>
              </w:rPr>
            </w:pPr>
            <w:r w:rsidRPr="009372AD">
              <w:rPr>
                <w:rFonts w:eastAsia="Calibri"/>
              </w:rPr>
              <w:lastRenderedPageBreak/>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122ECEE" w14:textId="77777777" w:rsidR="009D1437" w:rsidRPr="009372AD" w:rsidRDefault="009D1437" w:rsidP="00616EC4">
            <w:pPr>
              <w:rPr>
                <w:rFonts w:eastAsia="Calibri"/>
              </w:rPr>
            </w:pPr>
            <w:r w:rsidRPr="009372AD">
              <w:rPr>
                <w:rFonts w:eastAsia="Calibri"/>
              </w:rPr>
              <w:t>Dải hóa đơn cũ đã hết</w:t>
            </w:r>
          </w:p>
        </w:tc>
        <w:tc>
          <w:tcPr>
            <w:tcW w:w="2515" w:type="dxa"/>
            <w:tcBorders>
              <w:top w:val="single" w:sz="4" w:space="0" w:color="2E74B5"/>
              <w:left w:val="single" w:sz="4" w:space="0" w:color="2E74B5"/>
              <w:bottom w:val="single" w:sz="4" w:space="0" w:color="2E74B5"/>
              <w:right w:val="single" w:sz="4" w:space="0" w:color="2E74B5"/>
            </w:tcBorders>
          </w:tcPr>
          <w:p w14:paraId="63E84BD6" w14:textId="77777777" w:rsidR="009D1437" w:rsidRPr="009372AD" w:rsidRDefault="009D1437" w:rsidP="00616EC4">
            <w:pPr>
              <w:pStyle w:val="ListParagraph"/>
              <w:ind w:left="0"/>
              <w:jc w:val="both"/>
            </w:pPr>
          </w:p>
        </w:tc>
      </w:tr>
      <w:tr w:rsidR="009D1437" w:rsidRPr="00660ABB" w14:paraId="40131F40"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F79755E" w14:textId="77777777" w:rsidR="009D1437" w:rsidRPr="009372AD" w:rsidRDefault="009D1437" w:rsidP="00616EC4">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1984E39" w14:textId="77777777" w:rsidR="009D1437" w:rsidRPr="009372AD" w:rsidRDefault="009D1437" w:rsidP="00616EC4">
            <w:pPr>
              <w:pStyle w:val="ListParagraph"/>
              <w:spacing w:after="0" w:line="240" w:lineRule="auto"/>
              <w:ind w:left="0"/>
              <w:rPr>
                <w:rFonts w:eastAsia="Calibri"/>
              </w:rPr>
            </w:pPr>
            <w:r w:rsidRPr="009372AD">
              <w:rPr>
                <w:rFonts w:eastAsia="Calibri"/>
              </w:rPr>
              <w:t>User name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0AFDA798" w14:textId="77777777" w:rsidR="009D1437" w:rsidRPr="009372AD" w:rsidRDefault="009D1437" w:rsidP="00616EC4">
            <w:pPr>
              <w:jc w:val="both"/>
            </w:pPr>
          </w:p>
        </w:tc>
      </w:tr>
      <w:tr w:rsidR="009D1437" w:rsidRPr="00660ABB" w14:paraId="29585949"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8A2BA75" w14:textId="77777777" w:rsidR="009D1437" w:rsidRPr="009372AD" w:rsidRDefault="009D1437" w:rsidP="00616EC4">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5D7FD09" w14:textId="77777777" w:rsidR="009D1437" w:rsidRPr="009372AD" w:rsidRDefault="009D1437" w:rsidP="00616EC4">
            <w:pPr>
              <w:pStyle w:val="ListParagraph"/>
              <w:spacing w:after="0" w:line="240" w:lineRule="auto"/>
              <w:ind w:left="0"/>
              <w:rPr>
                <w:rFonts w:eastAsia="Calibri"/>
              </w:rPr>
            </w:pPr>
            <w:r w:rsidRPr="009372AD">
              <w:rPr>
                <w:rFonts w:eastAsia="Calibri"/>
              </w:rPr>
              <w:t>Hóa đơn đã được thay thế rồi. Không thể thay thế nữa.</w:t>
            </w:r>
          </w:p>
        </w:tc>
        <w:tc>
          <w:tcPr>
            <w:tcW w:w="2515" w:type="dxa"/>
            <w:tcBorders>
              <w:top w:val="single" w:sz="4" w:space="0" w:color="2E74B5"/>
              <w:left w:val="single" w:sz="4" w:space="0" w:color="2E74B5"/>
              <w:bottom w:val="single" w:sz="4" w:space="0" w:color="2E74B5"/>
              <w:right w:val="single" w:sz="4" w:space="0" w:color="2E74B5"/>
            </w:tcBorders>
          </w:tcPr>
          <w:p w14:paraId="5A1316A3" w14:textId="77777777" w:rsidR="009D1437" w:rsidRPr="009372AD" w:rsidRDefault="009D1437" w:rsidP="00616EC4">
            <w:pPr>
              <w:jc w:val="both"/>
            </w:pPr>
          </w:p>
        </w:tc>
      </w:tr>
      <w:tr w:rsidR="009D1437" w:rsidRPr="00660ABB" w14:paraId="5028BBB4"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D6618D7" w14:textId="77777777" w:rsidR="009D1437" w:rsidRPr="009372AD" w:rsidRDefault="009D1437" w:rsidP="00616EC4">
            <w:pPr>
              <w:autoSpaceDE w:val="0"/>
              <w:autoSpaceDN w:val="0"/>
              <w:adjustRightInd w:val="0"/>
              <w:rPr>
                <w:rFonts w:eastAsia="Calibri"/>
              </w:rPr>
            </w:pPr>
            <w:r w:rsidRPr="009372AD">
              <w:rPr>
                <w:rFonts w:eastAsia="Calibri"/>
              </w:rPr>
              <w:t>ERR:9</w:t>
            </w:r>
          </w:p>
          <w:p w14:paraId="10D3C959"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7E01B9F" w14:textId="77777777" w:rsidR="009D1437" w:rsidRPr="009372AD" w:rsidRDefault="009D1437" w:rsidP="00616EC4">
            <w:pPr>
              <w:pStyle w:val="ListParagraph"/>
              <w:spacing w:after="0" w:line="240" w:lineRule="auto"/>
              <w:ind w:left="0"/>
              <w:rPr>
                <w:rFonts w:eastAsia="Calibri"/>
              </w:rPr>
            </w:pPr>
            <w:r>
              <w:rPr>
                <w:rFonts w:eastAsia="Calibri"/>
              </w:rPr>
              <w:t>Trạng thái hóa đơn không được thay thế</w:t>
            </w:r>
          </w:p>
        </w:tc>
        <w:tc>
          <w:tcPr>
            <w:tcW w:w="2515" w:type="dxa"/>
            <w:tcBorders>
              <w:top w:val="single" w:sz="4" w:space="0" w:color="2E74B5"/>
              <w:left w:val="single" w:sz="4" w:space="0" w:color="2E74B5"/>
              <w:bottom w:val="single" w:sz="4" w:space="0" w:color="2E74B5"/>
              <w:right w:val="single" w:sz="4" w:space="0" w:color="2E74B5"/>
            </w:tcBorders>
          </w:tcPr>
          <w:p w14:paraId="5B9076C1" w14:textId="77777777" w:rsidR="009D1437" w:rsidRPr="009372AD" w:rsidRDefault="009D1437" w:rsidP="00616EC4">
            <w:pPr>
              <w:jc w:val="both"/>
            </w:pPr>
          </w:p>
        </w:tc>
      </w:tr>
      <w:tr w:rsidR="009D1437" w:rsidRPr="00660ABB" w14:paraId="792404F2"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5B5D051" w14:textId="77777777" w:rsidR="009D1437" w:rsidRPr="009372AD" w:rsidRDefault="009D1437" w:rsidP="00616EC4">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B058ACA" w14:textId="77777777" w:rsidR="009D1437" w:rsidRDefault="009D1437" w:rsidP="00616EC4">
            <w:pPr>
              <w:pStyle w:val="ListParagraph"/>
              <w:spacing w:after="0" w:line="240" w:lineRule="auto"/>
              <w:ind w:left="0"/>
              <w:rPr>
                <w:rFonts w:eastAsia="Calibri"/>
              </w:rPr>
            </w:pPr>
            <w:r>
              <w:rPr>
                <w:rFonts w:eastAsia="Calibri"/>
              </w:rPr>
              <w:t xml:space="preserve">Lỗi khi thực hiện </w:t>
            </w:r>
            <w:r w:rsidRPr="00170EAA">
              <w:rPr>
                <w:rFonts w:eastAsia="Calibri"/>
              </w:rPr>
              <w:t>Deserialize</w:t>
            </w:r>
            <w:r>
              <w:rPr>
                <w:rFonts w:eastAsia="Calibri"/>
              </w:rPr>
              <w:t xml:space="preserve"> chuỗi hóa đơn đầu vào</w:t>
            </w:r>
          </w:p>
        </w:tc>
        <w:tc>
          <w:tcPr>
            <w:tcW w:w="2515" w:type="dxa"/>
            <w:tcBorders>
              <w:top w:val="single" w:sz="4" w:space="0" w:color="2E74B5"/>
              <w:left w:val="single" w:sz="4" w:space="0" w:color="2E74B5"/>
              <w:bottom w:val="single" w:sz="4" w:space="0" w:color="2E74B5"/>
              <w:right w:val="single" w:sz="4" w:space="0" w:color="2E74B5"/>
            </w:tcBorders>
          </w:tcPr>
          <w:p w14:paraId="4EAA5FA4" w14:textId="77777777" w:rsidR="009D1437" w:rsidRPr="009372AD" w:rsidRDefault="009D1437" w:rsidP="00616EC4">
            <w:pPr>
              <w:jc w:val="both"/>
            </w:pPr>
          </w:p>
        </w:tc>
      </w:tr>
      <w:tr w:rsidR="009D1437" w:rsidRPr="00660ABB" w14:paraId="67A70243"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5DEA71B" w14:textId="77777777" w:rsidR="009D1437" w:rsidRPr="009372AD" w:rsidRDefault="009D1437" w:rsidP="00616EC4">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14:paraId="79BDA5ED"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B935D52" w14:textId="77777777" w:rsidR="009D1437" w:rsidRDefault="009D1437" w:rsidP="00616EC4">
            <w:pPr>
              <w:pStyle w:val="ListParagraph"/>
              <w:spacing w:after="0" w:line="240" w:lineRule="auto"/>
              <w:ind w:left="0"/>
              <w:rPr>
                <w:rFonts w:eastAsia="Calibri"/>
              </w:rPr>
            </w:pPr>
            <w:r>
              <w:rPr>
                <w:rFonts w:eastAsia="Calibri"/>
              </w:rPr>
              <w:t>Pattern truyền vào không giống với hóa đơn cần điều chỉnh</w:t>
            </w:r>
          </w:p>
        </w:tc>
        <w:tc>
          <w:tcPr>
            <w:tcW w:w="2515" w:type="dxa"/>
            <w:tcBorders>
              <w:top w:val="single" w:sz="4" w:space="0" w:color="2E74B5"/>
              <w:left w:val="single" w:sz="4" w:space="0" w:color="2E74B5"/>
              <w:bottom w:val="single" w:sz="4" w:space="0" w:color="2E74B5"/>
              <w:right w:val="single" w:sz="4" w:space="0" w:color="2E74B5"/>
            </w:tcBorders>
          </w:tcPr>
          <w:p w14:paraId="5F70061A" w14:textId="77777777" w:rsidR="009D1437" w:rsidRPr="009372AD" w:rsidRDefault="009D1437" w:rsidP="00616EC4">
            <w:pPr>
              <w:jc w:val="both"/>
            </w:pPr>
          </w:p>
        </w:tc>
      </w:tr>
      <w:tr w:rsidR="009D1437" w:rsidRPr="00660ABB" w14:paraId="699E6B63"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D0EB6FC" w14:textId="77777777" w:rsidR="009D1437" w:rsidRPr="009372AD" w:rsidRDefault="009D1437" w:rsidP="00616EC4">
            <w:pPr>
              <w:autoSpaceDE w:val="0"/>
              <w:autoSpaceDN w:val="0"/>
              <w:adjustRightInd w:val="0"/>
              <w:rPr>
                <w:rFonts w:eastAsia="Calibri"/>
              </w:rPr>
            </w:pPr>
            <w:r>
              <w:rPr>
                <w:rFonts w:eastAsia="Calibri"/>
              </w:rPr>
              <w:t>ERR:20</w:t>
            </w:r>
          </w:p>
          <w:p w14:paraId="088E9194"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0739ECD" w14:textId="77777777" w:rsidR="009D1437" w:rsidRDefault="009D1437" w:rsidP="00616EC4">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4E9FF59D" w14:textId="77777777" w:rsidR="009D1437" w:rsidRPr="009372AD" w:rsidRDefault="009D1437" w:rsidP="00616EC4">
            <w:pPr>
              <w:jc w:val="both"/>
            </w:pPr>
          </w:p>
        </w:tc>
      </w:tr>
      <w:tr w:rsidR="009D1437" w:rsidRPr="00660ABB" w14:paraId="45D842A6"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7D8AAF9E" w14:textId="77777777" w:rsidR="009D1437" w:rsidRPr="004A4DD9" w:rsidRDefault="009D1437" w:rsidP="00616EC4">
            <w:pPr>
              <w:autoSpaceDE w:val="0"/>
              <w:autoSpaceDN w:val="0"/>
              <w:adjustRightInd w:val="0"/>
              <w:jc w:val="both"/>
            </w:pPr>
            <w:r w:rsidRPr="004A4DD9">
              <w:t>chuỗi_hml_trả_về</w:t>
            </w:r>
          </w:p>
          <w:p w14:paraId="4C804DDD"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137EEB9" w14:textId="77777777" w:rsidR="009D1437" w:rsidRPr="004A4DD9" w:rsidRDefault="009D1437" w:rsidP="00616EC4">
            <w:pPr>
              <w:jc w:val="both"/>
            </w:pPr>
            <w:r w:rsidRPr="004A4DD9">
              <w:t>Trả về chuỗi hml tương ứng với hóa đơn</w:t>
            </w:r>
            <w:r>
              <w:t xml:space="preserve"> thay thế  nhưng chưa phát hành, ký số</w:t>
            </w:r>
          </w:p>
        </w:tc>
        <w:tc>
          <w:tcPr>
            <w:tcW w:w="2515" w:type="dxa"/>
            <w:tcBorders>
              <w:top w:val="single" w:sz="4" w:space="0" w:color="2E74B5"/>
              <w:left w:val="single" w:sz="4" w:space="0" w:color="2E74B5"/>
              <w:bottom w:val="single" w:sz="4" w:space="0" w:color="2E74B5"/>
              <w:right w:val="single" w:sz="4" w:space="0" w:color="2E74B5"/>
            </w:tcBorders>
          </w:tcPr>
          <w:p w14:paraId="09CE2E70" w14:textId="77777777" w:rsidR="009D1437" w:rsidRPr="004A4DD9" w:rsidRDefault="009D1437" w:rsidP="00616EC4">
            <w:pPr>
              <w:jc w:val="both"/>
            </w:pPr>
            <w:r w:rsidRPr="004A4DD9">
              <w:t>Trả về một hóa đơn dưới dạng html</w:t>
            </w:r>
          </w:p>
        </w:tc>
      </w:tr>
    </w:tbl>
    <w:p w14:paraId="1481AA7B" w14:textId="77777777" w:rsidR="009D1437" w:rsidRPr="003264D9" w:rsidRDefault="009D1437" w:rsidP="009D1437">
      <w:pPr>
        <w:spacing w:line="360" w:lineRule="auto"/>
        <w:jc w:val="both"/>
        <w:rPr>
          <w:rFonts w:eastAsia="Calibri"/>
          <w:b/>
          <w:u w:val="single"/>
        </w:rPr>
      </w:pPr>
    </w:p>
    <w:p w14:paraId="4D75F1CC" w14:textId="77777777" w:rsidR="009D1437" w:rsidRPr="000A4319" w:rsidRDefault="009D1437" w:rsidP="009D1437">
      <w:pPr>
        <w:ind w:firstLine="720"/>
        <w:rPr>
          <w:b/>
          <w:u w:val="single"/>
        </w:rPr>
      </w:pPr>
      <w:r w:rsidRPr="000A4319">
        <w:rPr>
          <w:b/>
          <w:u w:val="single"/>
        </w:rPr>
        <w:t xml:space="preserve">Cấu trúc của </w:t>
      </w:r>
      <w:r>
        <w:rPr>
          <w:b/>
          <w:u w:val="single"/>
        </w:rPr>
        <w:t>xmlInv</w:t>
      </w:r>
      <w:r w:rsidRPr="000A4319">
        <w:rPr>
          <w:b/>
          <w:u w:val="single"/>
        </w:rPr>
        <w:t>Data</w:t>
      </w:r>
      <w:r>
        <w:rPr>
          <w:b/>
          <w:u w:val="single"/>
        </w:rPr>
        <w:t xml:space="preserve"> </w:t>
      </w:r>
      <w:r w:rsidRPr="000A4319">
        <w:rPr>
          <w:b/>
          <w:u w:val="single"/>
        </w:rPr>
        <w:t xml:space="preserve">(các trường </w:t>
      </w:r>
      <w:r w:rsidRPr="000A4319">
        <w:rPr>
          <w:b/>
          <w:color w:val="FF0000"/>
          <w:u w:val="single"/>
        </w:rPr>
        <w:t>*</w:t>
      </w:r>
      <w:r w:rsidRPr="000A4319">
        <w:rPr>
          <w:b/>
          <w:u w:val="single"/>
        </w:rPr>
        <w:t xml:space="preserve"> là bắt buộc):</w:t>
      </w:r>
    </w:p>
    <w:p w14:paraId="40C9F308"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ThayTheHD</w:t>
      </w:r>
      <w:r>
        <w:rPr>
          <w:rFonts w:ascii="Consolas" w:hAnsi="Consolas" w:cs="Consolas"/>
          <w:color w:val="0000FF"/>
          <w:sz w:val="19"/>
          <w:szCs w:val="19"/>
        </w:rPr>
        <w:t>&gt;</w:t>
      </w:r>
    </w:p>
    <w:p w14:paraId="1E7D3E2B"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 của hóa đơn cần thay thế *</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&gt;</w:t>
      </w:r>
    </w:p>
    <w:p w14:paraId="45C6BD4E"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 xml:space="preserve">&gt; </w:t>
      </w:r>
    </w:p>
    <w:p w14:paraId="74593053"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MHSo</w:t>
      </w:r>
      <w:r>
        <w:rPr>
          <w:rFonts w:ascii="Consolas" w:hAnsi="Consolas" w:cs="Consolas"/>
          <w:color w:val="0000FF"/>
          <w:sz w:val="19"/>
          <w:szCs w:val="19"/>
        </w:rPr>
        <w:t>&gt;</w:t>
      </w:r>
      <w:r>
        <w:rPr>
          <w:rFonts w:ascii="Consolas" w:hAnsi="Consolas" w:cs="Consolas"/>
          <w:color w:val="000000"/>
          <w:sz w:val="19"/>
          <w:szCs w:val="19"/>
        </w:rPr>
        <w:t>Mã hồ sơ</w:t>
      </w:r>
      <w:r>
        <w:rPr>
          <w:rFonts w:ascii="Consolas" w:hAnsi="Consolas" w:cs="Consolas"/>
          <w:color w:val="0000FF"/>
          <w:sz w:val="19"/>
          <w:szCs w:val="19"/>
        </w:rPr>
        <w:t>&lt;/</w:t>
      </w:r>
      <w:r>
        <w:rPr>
          <w:rFonts w:ascii="Consolas" w:hAnsi="Consolas" w:cs="Consolas"/>
          <w:color w:val="A31515"/>
          <w:sz w:val="19"/>
          <w:szCs w:val="19"/>
        </w:rPr>
        <w:t>MHSo</w:t>
      </w:r>
      <w:r>
        <w:rPr>
          <w:rFonts w:ascii="Consolas" w:hAnsi="Consolas" w:cs="Consolas"/>
          <w:color w:val="0000FF"/>
          <w:sz w:val="19"/>
          <w:szCs w:val="19"/>
        </w:rPr>
        <w:t>&gt;</w:t>
      </w:r>
    </w:p>
    <w:p w14:paraId="1C9FDBF0"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SBKe</w:t>
      </w:r>
      <w:r>
        <w:rPr>
          <w:rFonts w:ascii="Consolas" w:hAnsi="Consolas" w:cs="Consolas"/>
          <w:color w:val="0000FF"/>
          <w:sz w:val="19"/>
          <w:szCs w:val="19"/>
        </w:rPr>
        <w:t>&gt;</w:t>
      </w:r>
      <w:r>
        <w:rPr>
          <w:rFonts w:ascii="Consolas" w:hAnsi="Consolas" w:cs="Consolas"/>
          <w:color w:val="000000"/>
          <w:sz w:val="19"/>
          <w:szCs w:val="19"/>
        </w:rPr>
        <w:t>Số bảng kê (Số của bảng kê các loại hàng hóa, dịch vụ đã bán kèm theo hóa đơn)</w:t>
      </w:r>
      <w:r>
        <w:rPr>
          <w:rFonts w:ascii="Consolas" w:hAnsi="Consolas" w:cs="Consolas"/>
          <w:color w:val="0000FF"/>
          <w:sz w:val="19"/>
          <w:szCs w:val="19"/>
        </w:rPr>
        <w:t>&lt;/</w:t>
      </w:r>
      <w:r>
        <w:rPr>
          <w:rFonts w:ascii="Consolas" w:hAnsi="Consolas" w:cs="Consolas"/>
          <w:color w:val="A31515"/>
          <w:sz w:val="19"/>
          <w:szCs w:val="19"/>
        </w:rPr>
        <w:t>SBKe</w:t>
      </w:r>
      <w:r>
        <w:rPr>
          <w:rFonts w:ascii="Consolas" w:hAnsi="Consolas" w:cs="Consolas"/>
          <w:color w:val="0000FF"/>
          <w:sz w:val="19"/>
          <w:szCs w:val="19"/>
        </w:rPr>
        <w:t>&gt;</w:t>
      </w:r>
    </w:p>
    <w:p w14:paraId="3BC53C5C"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NBKe</w:t>
      </w:r>
      <w:r>
        <w:rPr>
          <w:rFonts w:ascii="Consolas" w:hAnsi="Consolas" w:cs="Consolas"/>
          <w:color w:val="0000FF"/>
          <w:sz w:val="19"/>
          <w:szCs w:val="19"/>
        </w:rPr>
        <w:t>&gt;</w:t>
      </w:r>
      <w:r>
        <w:rPr>
          <w:rFonts w:ascii="Consolas" w:hAnsi="Consolas" w:cs="Consolas"/>
          <w:color w:val="000000"/>
          <w:sz w:val="19"/>
          <w:szCs w:val="19"/>
        </w:rPr>
        <w:t>Ngày bảng kê (Ngày của bảng kê các loại hàng hóa, dịch vụ đã bán kèm theo hóa đơn)</w:t>
      </w:r>
      <w:r>
        <w:rPr>
          <w:rFonts w:ascii="Consolas" w:hAnsi="Consolas" w:cs="Consolas"/>
          <w:color w:val="0000FF"/>
          <w:sz w:val="19"/>
          <w:szCs w:val="19"/>
        </w:rPr>
        <w:t>&lt;/</w:t>
      </w:r>
      <w:r>
        <w:rPr>
          <w:rFonts w:ascii="Consolas" w:hAnsi="Consolas" w:cs="Consolas"/>
          <w:color w:val="A31515"/>
          <w:sz w:val="19"/>
          <w:szCs w:val="19"/>
        </w:rPr>
        <w:t>NBKe</w:t>
      </w:r>
      <w:r>
        <w:rPr>
          <w:rFonts w:ascii="Consolas" w:hAnsi="Consolas" w:cs="Consolas"/>
          <w:color w:val="0000FF"/>
          <w:sz w:val="19"/>
          <w:szCs w:val="19"/>
        </w:rPr>
        <w:t>&gt;</w:t>
      </w:r>
    </w:p>
    <w:p w14:paraId="18A97BC7"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DVTTe</w:t>
      </w:r>
      <w:r>
        <w:rPr>
          <w:rFonts w:ascii="Consolas" w:hAnsi="Consolas" w:cs="Consolas"/>
          <w:color w:val="0000FF"/>
          <w:sz w:val="19"/>
          <w:szCs w:val="19"/>
        </w:rPr>
        <w:t>&gt;</w:t>
      </w:r>
      <w:r>
        <w:rPr>
          <w:rFonts w:ascii="Consolas" w:hAnsi="Consolas" w:cs="Consolas"/>
          <w:color w:val="000000"/>
          <w:sz w:val="19"/>
          <w:szCs w:val="19"/>
        </w:rPr>
        <w:t>Đơn vị tiền tệ *</w:t>
      </w:r>
      <w:r>
        <w:rPr>
          <w:rFonts w:ascii="Consolas" w:hAnsi="Consolas" w:cs="Consolas"/>
          <w:color w:val="0000FF"/>
          <w:sz w:val="19"/>
          <w:szCs w:val="19"/>
        </w:rPr>
        <w:t>&lt;/</w:t>
      </w:r>
      <w:r>
        <w:rPr>
          <w:rFonts w:ascii="Consolas" w:hAnsi="Consolas" w:cs="Consolas"/>
          <w:color w:val="A31515"/>
          <w:sz w:val="19"/>
          <w:szCs w:val="19"/>
        </w:rPr>
        <w:t>DVTTe</w:t>
      </w:r>
      <w:r>
        <w:rPr>
          <w:rFonts w:ascii="Consolas" w:hAnsi="Consolas" w:cs="Consolas"/>
          <w:color w:val="0000FF"/>
          <w:sz w:val="19"/>
          <w:szCs w:val="19"/>
        </w:rPr>
        <w:t>&gt;</w:t>
      </w:r>
    </w:p>
    <w:p w14:paraId="38FE396A"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TGia</w:t>
      </w:r>
      <w:r>
        <w:rPr>
          <w:rFonts w:ascii="Consolas" w:hAnsi="Consolas" w:cs="Consolas"/>
          <w:color w:val="0000FF"/>
          <w:sz w:val="19"/>
          <w:szCs w:val="19"/>
        </w:rPr>
        <w:t>&gt;</w:t>
      </w:r>
      <w:r>
        <w:rPr>
          <w:rFonts w:ascii="Consolas" w:hAnsi="Consolas" w:cs="Consolas"/>
          <w:color w:val="000000"/>
          <w:sz w:val="19"/>
          <w:szCs w:val="19"/>
        </w:rPr>
        <w:t>Tỷ giá (Bắt buộc (Trừ trường hợp Đơn vị tiền tệ là VND))</w:t>
      </w:r>
      <w:r>
        <w:rPr>
          <w:rFonts w:ascii="Consolas" w:hAnsi="Consolas" w:cs="Consolas"/>
          <w:color w:val="0000FF"/>
          <w:sz w:val="19"/>
          <w:szCs w:val="19"/>
        </w:rPr>
        <w:t>&lt;/</w:t>
      </w:r>
      <w:r>
        <w:rPr>
          <w:rFonts w:ascii="Consolas" w:hAnsi="Consolas" w:cs="Consolas"/>
          <w:color w:val="A31515"/>
          <w:sz w:val="19"/>
          <w:szCs w:val="19"/>
        </w:rPr>
        <w:t>TGia</w:t>
      </w:r>
      <w:r>
        <w:rPr>
          <w:rFonts w:ascii="Consolas" w:hAnsi="Consolas" w:cs="Consolas"/>
          <w:color w:val="0000FF"/>
          <w:sz w:val="19"/>
          <w:szCs w:val="19"/>
        </w:rPr>
        <w:t>&gt;</w:t>
      </w:r>
    </w:p>
    <w:p w14:paraId="0BED7339"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HTTToan</w:t>
      </w:r>
      <w:r>
        <w:rPr>
          <w:rFonts w:ascii="Consolas" w:hAnsi="Consolas" w:cs="Consolas"/>
          <w:color w:val="0000FF"/>
          <w:sz w:val="19"/>
          <w:szCs w:val="19"/>
        </w:rPr>
        <w:t>&gt;</w:t>
      </w:r>
      <w:r>
        <w:rPr>
          <w:rFonts w:ascii="Consolas" w:hAnsi="Consolas" w:cs="Consolas"/>
          <w:color w:val="000000"/>
          <w:sz w:val="19"/>
          <w:szCs w:val="19"/>
        </w:rPr>
        <w:t xml:space="preserve">Hình thức thanh toán </w:t>
      </w:r>
      <w:r>
        <w:rPr>
          <w:rFonts w:ascii="Consolas" w:hAnsi="Consolas" w:cs="Consolas"/>
          <w:color w:val="0000FF"/>
          <w:sz w:val="19"/>
          <w:szCs w:val="19"/>
        </w:rPr>
        <w:t>&lt;/</w:t>
      </w:r>
      <w:r>
        <w:rPr>
          <w:rFonts w:ascii="Consolas" w:hAnsi="Consolas" w:cs="Consolas"/>
          <w:color w:val="A31515"/>
          <w:sz w:val="19"/>
          <w:szCs w:val="19"/>
        </w:rPr>
        <w:t>HTTToan</w:t>
      </w:r>
      <w:r>
        <w:rPr>
          <w:rFonts w:ascii="Consolas" w:hAnsi="Consolas" w:cs="Consolas"/>
          <w:color w:val="0000FF"/>
          <w:sz w:val="19"/>
          <w:szCs w:val="19"/>
        </w:rPr>
        <w:t>&gt;</w:t>
      </w:r>
    </w:p>
    <w:p w14:paraId="2F6A11C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Pr>
          <w:rFonts w:ascii="Consolas" w:hAnsi="Consolas" w:cs="Consolas"/>
          <w:color w:val="0000FF"/>
          <w:sz w:val="19"/>
          <w:szCs w:val="19"/>
        </w:rPr>
        <w:tab/>
        <w:t xml:space="preserve">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TTChung</w:t>
      </w:r>
      <w:r w:rsidRPr="00AE187D">
        <w:rPr>
          <w:rFonts w:ascii="Consolas" w:hAnsi="Consolas" w:cs="Consolas"/>
          <w:color w:val="0000FF"/>
          <w:sz w:val="19"/>
          <w:szCs w:val="19"/>
          <w:lang w:val="nl-NL"/>
        </w:rPr>
        <w:t>&gt;</w:t>
      </w:r>
    </w:p>
    <w:p w14:paraId="1338980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NDHDon</w:t>
      </w:r>
      <w:r w:rsidRPr="00AE187D">
        <w:rPr>
          <w:rFonts w:ascii="Consolas" w:hAnsi="Consolas" w:cs="Consolas"/>
          <w:color w:val="0000FF"/>
          <w:sz w:val="19"/>
          <w:szCs w:val="19"/>
          <w:lang w:val="nl-NL"/>
        </w:rPr>
        <w:t>&gt;</w:t>
      </w:r>
    </w:p>
    <w:p w14:paraId="7D2CCF6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NBan</w:t>
      </w:r>
      <w:r w:rsidRPr="00AE187D">
        <w:rPr>
          <w:rFonts w:ascii="Consolas" w:hAnsi="Consolas" w:cs="Consolas"/>
          <w:color w:val="0000FF"/>
          <w:sz w:val="19"/>
          <w:szCs w:val="19"/>
          <w:lang w:val="nl-NL"/>
        </w:rPr>
        <w:t>&gt;</w:t>
      </w:r>
    </w:p>
    <w:p w14:paraId="3B1DAF9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Tên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Ten</w:t>
      </w:r>
      <w:r w:rsidRPr="00AE187D">
        <w:rPr>
          <w:rFonts w:ascii="Consolas" w:hAnsi="Consolas" w:cs="Consolas"/>
          <w:color w:val="0000FF"/>
          <w:sz w:val="19"/>
          <w:szCs w:val="19"/>
          <w:lang w:val="nl-NL"/>
        </w:rPr>
        <w:t>&gt;</w:t>
      </w:r>
    </w:p>
    <w:p w14:paraId="7CE5C90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MST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Mã số thuế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MST</w:t>
      </w:r>
      <w:r w:rsidRPr="00AE187D">
        <w:rPr>
          <w:rFonts w:ascii="Consolas" w:hAnsi="Consolas" w:cs="Consolas"/>
          <w:color w:val="0000FF"/>
          <w:sz w:val="19"/>
          <w:szCs w:val="19"/>
          <w:lang w:val="nl-NL"/>
        </w:rPr>
        <w:t>&gt;</w:t>
      </w:r>
    </w:p>
    <w:p w14:paraId="165F2DC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DChi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Địa chỉ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DChi</w:t>
      </w:r>
      <w:r w:rsidRPr="00AE187D">
        <w:rPr>
          <w:rFonts w:ascii="Consolas" w:hAnsi="Consolas" w:cs="Consolas"/>
          <w:color w:val="0000FF"/>
          <w:sz w:val="19"/>
          <w:szCs w:val="19"/>
          <w:lang w:val="nl-NL"/>
        </w:rPr>
        <w:t>&gt;</w:t>
      </w:r>
    </w:p>
    <w:p w14:paraId="5C6CD3E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SDThoai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điện thoại</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SDThoai</w:t>
      </w:r>
      <w:r w:rsidRPr="00AE187D">
        <w:rPr>
          <w:rFonts w:ascii="Consolas" w:hAnsi="Consolas" w:cs="Consolas"/>
          <w:color w:val="0000FF"/>
          <w:sz w:val="19"/>
          <w:szCs w:val="19"/>
          <w:lang w:val="nl-NL"/>
        </w:rPr>
        <w:t>&gt;</w:t>
      </w:r>
    </w:p>
    <w:p w14:paraId="560B561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DCTDTu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Địa chỉ thư điện tử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DCTDTu</w:t>
      </w:r>
      <w:r w:rsidRPr="00AE187D">
        <w:rPr>
          <w:rFonts w:ascii="Consolas" w:hAnsi="Consolas" w:cs="Consolas"/>
          <w:color w:val="0000FF"/>
          <w:sz w:val="19"/>
          <w:szCs w:val="19"/>
          <w:lang w:val="nl-NL"/>
        </w:rPr>
        <w:t>&gt;</w:t>
      </w:r>
    </w:p>
    <w:p w14:paraId="0BF250C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STKNHang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tài khoản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STKNHang</w:t>
      </w:r>
      <w:r w:rsidRPr="00AE187D">
        <w:rPr>
          <w:rFonts w:ascii="Consolas" w:hAnsi="Consolas" w:cs="Consolas"/>
          <w:color w:val="0000FF"/>
          <w:sz w:val="19"/>
          <w:szCs w:val="19"/>
          <w:lang w:val="nl-NL"/>
        </w:rPr>
        <w:t>&gt;</w:t>
      </w:r>
    </w:p>
    <w:p w14:paraId="6A1294E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p>
    <w:p w14:paraId="65E71FE2"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Fax</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Fax</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Fax</w:t>
      </w:r>
      <w:r w:rsidRPr="00AE187D">
        <w:rPr>
          <w:rFonts w:ascii="Consolas" w:hAnsi="Consolas" w:cs="Consolas"/>
          <w:color w:val="0000FF"/>
          <w:sz w:val="19"/>
          <w:szCs w:val="19"/>
          <w:lang w:val="nl-NL"/>
        </w:rPr>
        <w:t>&gt;</w:t>
      </w:r>
    </w:p>
    <w:p w14:paraId="6EBF0341"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LDDNBo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Lệnh điều động nội bộ (Phiếu xuất kho vận chuyển nội bộ)</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LDDNBo</w:t>
      </w:r>
      <w:r w:rsidRPr="00AE187D">
        <w:rPr>
          <w:rFonts w:ascii="Consolas" w:hAnsi="Consolas" w:cs="Consolas"/>
          <w:color w:val="0000FF"/>
          <w:sz w:val="19"/>
          <w:szCs w:val="19"/>
          <w:lang w:val="nl-NL"/>
        </w:rPr>
        <w:t>&gt;</w:t>
      </w:r>
    </w:p>
    <w:p w14:paraId="30ECD2D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HDSo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Hợp đồng số (Hợp đồng vận chuyển) (phiếu xuất kho vận chuyển nội bộ)</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HDSo</w:t>
      </w:r>
      <w:r w:rsidRPr="00AE187D">
        <w:rPr>
          <w:rFonts w:ascii="Consolas" w:hAnsi="Consolas" w:cs="Consolas"/>
          <w:color w:val="0000FF"/>
          <w:sz w:val="19"/>
          <w:szCs w:val="19"/>
          <w:lang w:val="nl-NL"/>
        </w:rPr>
        <w:t>&gt;</w:t>
      </w:r>
    </w:p>
    <w:p w14:paraId="08626B0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HVTNXHang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Họ và tên người xuất hàng (phiếu xuất kho vận chuyển nội bộ)</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HVTNXHang</w:t>
      </w:r>
      <w:r w:rsidRPr="00AE187D">
        <w:rPr>
          <w:rFonts w:ascii="Consolas" w:hAnsi="Consolas" w:cs="Consolas"/>
          <w:color w:val="0000FF"/>
          <w:sz w:val="19"/>
          <w:szCs w:val="19"/>
          <w:lang w:val="nl-NL"/>
        </w:rPr>
        <w:t>&gt;</w:t>
      </w:r>
    </w:p>
    <w:p w14:paraId="42B110A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TNVChuyen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người vận chuyển (phiếu xuất kho)</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TNVChuyen</w:t>
      </w:r>
      <w:r w:rsidRPr="00AE187D">
        <w:rPr>
          <w:rFonts w:ascii="Consolas" w:hAnsi="Consolas" w:cs="Consolas"/>
          <w:color w:val="0000FF"/>
          <w:sz w:val="19"/>
          <w:szCs w:val="19"/>
          <w:lang w:val="nl-NL"/>
        </w:rPr>
        <w:t>&gt;</w:t>
      </w:r>
    </w:p>
    <w:p w14:paraId="1DD9F04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PTVChuyen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Phương tiện vận chuyển (phiếu xuất kho)</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PTVChuyen</w:t>
      </w:r>
      <w:r w:rsidRPr="00AE187D">
        <w:rPr>
          <w:rFonts w:ascii="Consolas" w:hAnsi="Consolas" w:cs="Consolas"/>
          <w:color w:val="0000FF"/>
          <w:sz w:val="19"/>
          <w:szCs w:val="19"/>
          <w:lang w:val="nl-NL"/>
        </w:rPr>
        <w:t>&gt;</w:t>
      </w:r>
    </w:p>
    <w:p w14:paraId="4CE494E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HDKTSo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Hợp đồng kinh tế số ( phiếu xuất kho gửi bán đại lý)</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HDKTSo</w:t>
      </w:r>
      <w:r w:rsidRPr="00AE187D">
        <w:rPr>
          <w:rFonts w:ascii="Consolas" w:hAnsi="Consolas" w:cs="Consolas"/>
          <w:color w:val="0000FF"/>
          <w:sz w:val="19"/>
          <w:szCs w:val="19"/>
          <w:lang w:val="nl-NL"/>
        </w:rPr>
        <w:t>&gt;</w:t>
      </w:r>
    </w:p>
    <w:p w14:paraId="7832824B"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lastRenderedPageBreak/>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HDKTNgay</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Hợp đồng kinh tế ngày (phiếu xuất kho gửi bán đại lý)</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HDKTNgay</w:t>
      </w:r>
      <w:r w:rsidRPr="00AE187D">
        <w:rPr>
          <w:rFonts w:ascii="Consolas" w:hAnsi="Consolas" w:cs="Consolas"/>
          <w:color w:val="0000FF"/>
          <w:sz w:val="19"/>
          <w:szCs w:val="19"/>
          <w:lang w:val="nl-NL"/>
        </w:rPr>
        <w:t>&gt;</w:t>
      </w:r>
    </w:p>
    <w:p w14:paraId="44BD5F8C"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NBan</w:t>
      </w:r>
      <w:r w:rsidRPr="00AE187D">
        <w:rPr>
          <w:rFonts w:ascii="Consolas" w:hAnsi="Consolas" w:cs="Consolas"/>
          <w:color w:val="0000FF"/>
          <w:sz w:val="19"/>
          <w:szCs w:val="19"/>
          <w:lang w:val="nl-NL"/>
        </w:rPr>
        <w:t>&gt;</w:t>
      </w:r>
    </w:p>
    <w:p w14:paraId="300751B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NMua</w:t>
      </w:r>
      <w:r w:rsidRPr="00AE187D">
        <w:rPr>
          <w:rFonts w:ascii="Consolas" w:hAnsi="Consolas" w:cs="Consolas"/>
          <w:color w:val="0000FF"/>
          <w:sz w:val="19"/>
          <w:szCs w:val="19"/>
          <w:lang w:val="nl-NL"/>
        </w:rPr>
        <w:t>&gt;</w:t>
      </w:r>
    </w:p>
    <w:p w14:paraId="23D64A0C"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Ten</w:t>
      </w:r>
      <w:r w:rsidRPr="00AE187D">
        <w:rPr>
          <w:rFonts w:ascii="Consolas" w:hAnsi="Consolas" w:cs="Consolas"/>
          <w:color w:val="0000FF"/>
          <w:sz w:val="19"/>
          <w:szCs w:val="19"/>
          <w:lang w:val="nl-NL"/>
        </w:rPr>
        <w:t>&gt;</w:t>
      </w:r>
    </w:p>
    <w:p w14:paraId="6EE37829"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MST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số thuế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MST</w:t>
      </w:r>
      <w:r w:rsidRPr="00AE187D">
        <w:rPr>
          <w:rFonts w:ascii="Consolas" w:hAnsi="Consolas" w:cs="Consolas"/>
          <w:color w:val="0000FF"/>
          <w:sz w:val="19"/>
          <w:szCs w:val="19"/>
          <w:lang w:val="nl-NL"/>
        </w:rPr>
        <w:t>&gt;</w:t>
      </w:r>
    </w:p>
    <w:p w14:paraId="2785B9E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DChi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Địa chỉ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DChi</w:t>
      </w:r>
      <w:r w:rsidRPr="00AE187D">
        <w:rPr>
          <w:rFonts w:ascii="Consolas" w:hAnsi="Consolas" w:cs="Consolas"/>
          <w:color w:val="0000FF"/>
          <w:sz w:val="19"/>
          <w:szCs w:val="19"/>
          <w:lang w:val="nl-NL"/>
        </w:rPr>
        <w:t>&gt;</w:t>
      </w:r>
    </w:p>
    <w:p w14:paraId="50389F5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MKHang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khách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MKHang</w:t>
      </w:r>
      <w:r w:rsidRPr="00AE187D">
        <w:rPr>
          <w:rFonts w:ascii="Consolas" w:hAnsi="Consolas" w:cs="Consolas"/>
          <w:color w:val="0000FF"/>
          <w:sz w:val="19"/>
          <w:szCs w:val="19"/>
          <w:lang w:val="nl-NL"/>
        </w:rPr>
        <w:t>&gt;</w:t>
      </w:r>
    </w:p>
    <w:p w14:paraId="2744B13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SDThoai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điện thoại</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SDThoai</w:t>
      </w:r>
      <w:r w:rsidRPr="00AE187D">
        <w:rPr>
          <w:rFonts w:ascii="Consolas" w:hAnsi="Consolas" w:cs="Consolas"/>
          <w:color w:val="0000FF"/>
          <w:sz w:val="19"/>
          <w:szCs w:val="19"/>
          <w:lang w:val="nl-NL"/>
        </w:rPr>
        <w:t>&gt;</w:t>
      </w:r>
    </w:p>
    <w:p w14:paraId="114EFC5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DCTDTu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Địa chỉ thư điện tử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DCTDTu</w:t>
      </w:r>
      <w:r w:rsidRPr="00AE187D">
        <w:rPr>
          <w:rFonts w:ascii="Consolas" w:hAnsi="Consolas" w:cs="Consolas"/>
          <w:color w:val="0000FF"/>
          <w:sz w:val="19"/>
          <w:szCs w:val="19"/>
          <w:lang w:val="nl-NL"/>
        </w:rPr>
        <w:t>&gt;</w:t>
      </w:r>
    </w:p>
    <w:p w14:paraId="1E34923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HVTNMHang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Họ và tên người mua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HVTNMHang</w:t>
      </w:r>
      <w:r w:rsidRPr="00AE187D">
        <w:rPr>
          <w:rFonts w:ascii="Consolas" w:hAnsi="Consolas" w:cs="Consolas"/>
          <w:color w:val="0000FF"/>
          <w:sz w:val="19"/>
          <w:szCs w:val="19"/>
          <w:lang w:val="nl-NL"/>
        </w:rPr>
        <w:t>&gt;</w:t>
      </w:r>
    </w:p>
    <w:p w14:paraId="61DB242C"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STKNHang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tài khoản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STKNHang</w:t>
      </w:r>
      <w:r w:rsidRPr="00AE187D">
        <w:rPr>
          <w:rFonts w:ascii="Consolas" w:hAnsi="Consolas" w:cs="Consolas"/>
          <w:color w:val="0000FF"/>
          <w:sz w:val="19"/>
          <w:szCs w:val="19"/>
          <w:lang w:val="nl-NL"/>
        </w:rPr>
        <w:t>&gt;</w:t>
      </w:r>
    </w:p>
    <w:p w14:paraId="2F07890C"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p>
    <w:p w14:paraId="4F215BC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HVTNNHang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Họ và tên người nhận hàng (phiếu xuất kho)</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HVTNNHang</w:t>
      </w:r>
      <w:r w:rsidRPr="00AE187D">
        <w:rPr>
          <w:rFonts w:ascii="Consolas" w:hAnsi="Consolas" w:cs="Consolas"/>
          <w:color w:val="0000FF"/>
          <w:sz w:val="19"/>
          <w:szCs w:val="19"/>
          <w:lang w:val="nl-NL"/>
        </w:rPr>
        <w:t>&gt;</w:t>
      </w:r>
    </w:p>
    <w:p w14:paraId="4DCA2FD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NMua</w:t>
      </w:r>
      <w:r w:rsidRPr="00AE187D">
        <w:rPr>
          <w:rFonts w:ascii="Consolas" w:hAnsi="Consolas" w:cs="Consolas"/>
          <w:color w:val="0000FF"/>
          <w:sz w:val="19"/>
          <w:szCs w:val="19"/>
          <w:lang w:val="nl-NL"/>
        </w:rPr>
        <w:t>&gt;</w:t>
      </w:r>
    </w:p>
    <w:p w14:paraId="609A297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DSHHDVu</w:t>
      </w:r>
      <w:r w:rsidRPr="00AE187D">
        <w:rPr>
          <w:rFonts w:ascii="Consolas" w:hAnsi="Consolas" w:cs="Consolas"/>
          <w:color w:val="0000FF"/>
          <w:sz w:val="19"/>
          <w:szCs w:val="19"/>
          <w:lang w:val="nl-NL"/>
        </w:rPr>
        <w:t>&gt;</w:t>
      </w:r>
    </w:p>
    <w:p w14:paraId="1534A1D4"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HHDVu</w:t>
      </w:r>
      <w:r w:rsidRPr="00AE187D">
        <w:rPr>
          <w:rFonts w:ascii="Consolas" w:hAnsi="Consolas" w:cs="Consolas"/>
          <w:color w:val="0000FF"/>
          <w:sz w:val="19"/>
          <w:szCs w:val="19"/>
          <w:lang w:val="nl-NL"/>
        </w:rPr>
        <w:t>&gt;</w:t>
      </w:r>
    </w:p>
    <w:p w14:paraId="1F310A5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TChat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Tính chất * (1-Hàng hóa, dịch vụ; 2-Khuyến mại; 3-Chiết khấu thương mại (trong trường hợp muốn thể hiện thông tin chiết khấu theo dòng); 4-Ghi chú/diễn giải)</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TChat</w:t>
      </w:r>
      <w:r w:rsidRPr="00AE187D">
        <w:rPr>
          <w:rFonts w:ascii="Consolas" w:hAnsi="Consolas" w:cs="Consolas"/>
          <w:color w:val="0000FF"/>
          <w:sz w:val="19"/>
          <w:szCs w:val="19"/>
          <w:lang w:val="nl-NL"/>
        </w:rPr>
        <w:t>&gt;</w:t>
      </w:r>
    </w:p>
    <w:p w14:paraId="3765D07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thứ tự</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STT</w:t>
      </w:r>
      <w:r w:rsidRPr="00AE187D">
        <w:rPr>
          <w:rFonts w:ascii="Consolas" w:hAnsi="Consolas" w:cs="Consolas"/>
          <w:color w:val="0000FF"/>
          <w:sz w:val="19"/>
          <w:szCs w:val="19"/>
          <w:lang w:val="nl-NL"/>
        </w:rPr>
        <w:t>&gt;</w:t>
      </w:r>
    </w:p>
    <w:p w14:paraId="57FC506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MHHDVu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hàng hóa, dịch vụ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MHHDVu</w:t>
      </w:r>
      <w:r w:rsidRPr="00AE187D">
        <w:rPr>
          <w:rFonts w:ascii="Consolas" w:hAnsi="Consolas" w:cs="Consolas"/>
          <w:color w:val="0000FF"/>
          <w:sz w:val="19"/>
          <w:szCs w:val="19"/>
          <w:lang w:val="nl-NL"/>
        </w:rPr>
        <w:t>&gt;</w:t>
      </w:r>
    </w:p>
    <w:p w14:paraId="05A58F6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THHDVu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hàng hóa, dịch vụ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THHDVu</w:t>
      </w:r>
      <w:r w:rsidRPr="00AE187D">
        <w:rPr>
          <w:rFonts w:ascii="Consolas" w:hAnsi="Consolas" w:cs="Consolas"/>
          <w:color w:val="0000FF"/>
          <w:sz w:val="19"/>
          <w:szCs w:val="19"/>
          <w:lang w:val="nl-NL"/>
        </w:rPr>
        <w:t>&gt;</w:t>
      </w:r>
    </w:p>
    <w:p w14:paraId="3B7C4D2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DVTinh</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Đơn vị tính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DVTinh</w:t>
      </w:r>
      <w:r w:rsidRPr="00AE187D">
        <w:rPr>
          <w:rFonts w:ascii="Consolas" w:hAnsi="Consolas" w:cs="Consolas"/>
          <w:color w:val="0000FF"/>
          <w:sz w:val="19"/>
          <w:szCs w:val="19"/>
          <w:lang w:val="nl-NL"/>
        </w:rPr>
        <w:t>&gt;</w:t>
      </w:r>
    </w:p>
    <w:p w14:paraId="2AA86AA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SLuong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lượng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SLuong</w:t>
      </w:r>
      <w:r w:rsidRPr="00AE187D">
        <w:rPr>
          <w:rFonts w:ascii="Consolas" w:hAnsi="Consolas" w:cs="Consolas"/>
          <w:color w:val="0000FF"/>
          <w:sz w:val="19"/>
          <w:szCs w:val="19"/>
          <w:lang w:val="nl-NL"/>
        </w:rPr>
        <w:t>&gt;</w:t>
      </w:r>
    </w:p>
    <w:p w14:paraId="1A100C7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DGia</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Đơn giá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DGia</w:t>
      </w:r>
      <w:r w:rsidRPr="00AE187D">
        <w:rPr>
          <w:rFonts w:ascii="Consolas" w:hAnsi="Consolas" w:cs="Consolas"/>
          <w:color w:val="0000FF"/>
          <w:sz w:val="19"/>
          <w:szCs w:val="19"/>
          <w:lang w:val="nl-NL"/>
        </w:rPr>
        <w:t>&gt;</w:t>
      </w:r>
    </w:p>
    <w:p w14:paraId="74BBFB5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TLCKhau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Tỷ lệ % chiết khấu</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TLCKhau</w:t>
      </w:r>
      <w:r w:rsidRPr="00AE187D">
        <w:rPr>
          <w:rFonts w:ascii="Consolas" w:hAnsi="Consolas" w:cs="Consolas"/>
          <w:color w:val="0000FF"/>
          <w:sz w:val="19"/>
          <w:szCs w:val="19"/>
          <w:lang w:val="nl-NL"/>
        </w:rPr>
        <w:t>&gt;</w:t>
      </w:r>
    </w:p>
    <w:p w14:paraId="6AA7047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STCKhau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Số tiền chiết khấu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STCKhau</w:t>
      </w:r>
      <w:r w:rsidRPr="00AE187D">
        <w:rPr>
          <w:rFonts w:ascii="Consolas" w:hAnsi="Consolas" w:cs="Consolas"/>
          <w:color w:val="0000FF"/>
          <w:sz w:val="19"/>
          <w:szCs w:val="19"/>
          <w:lang w:val="nl-NL"/>
        </w:rPr>
        <w:t>&gt;</w:t>
      </w:r>
    </w:p>
    <w:p w14:paraId="24630F71"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Thành tiền (Thành tiền chưa có thuế GTGT) - Bắt buộc trừ trường hợp TChat = 4</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p>
    <w:p w14:paraId="07541D19"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Thuế suất (Thuế suất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p>
    <w:p w14:paraId="40ED00A7"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C00000"/>
          <w:sz w:val="19"/>
          <w:szCs w:val="19"/>
          <w:lang w:val="nl-NL"/>
        </w:rPr>
        <w:t>TThue</w:t>
      </w:r>
      <w:r w:rsidRPr="00AE187D">
        <w:rPr>
          <w:rFonts w:ascii="Consolas" w:hAnsi="Consolas" w:cs="Consolas"/>
          <w:color w:val="0000FF"/>
          <w:sz w:val="19"/>
          <w:szCs w:val="19"/>
          <w:lang w:val="nl-NL"/>
        </w:rPr>
        <w:t>&gt;</w:t>
      </w:r>
      <w:r w:rsidRPr="00AE187D">
        <w:rPr>
          <w:rFonts w:ascii="Consolas" w:hAnsi="Consolas" w:cs="Consolas"/>
          <w:sz w:val="19"/>
          <w:szCs w:val="19"/>
          <w:lang w:val="nl-NL"/>
        </w:rPr>
        <w:t>Tiền thuế</w:t>
      </w:r>
      <w:r w:rsidRPr="00AE187D">
        <w:rPr>
          <w:rFonts w:ascii="Consolas" w:hAnsi="Consolas" w:cs="Consolas"/>
          <w:color w:val="0000FF"/>
          <w:sz w:val="19"/>
          <w:szCs w:val="19"/>
          <w:lang w:val="nl-NL"/>
        </w:rPr>
        <w:t>&lt;/</w:t>
      </w:r>
      <w:r w:rsidRPr="00AE187D">
        <w:rPr>
          <w:rFonts w:ascii="Consolas" w:hAnsi="Consolas" w:cs="Consolas"/>
          <w:color w:val="C00000"/>
          <w:sz w:val="19"/>
          <w:szCs w:val="19"/>
          <w:lang w:val="nl-NL"/>
        </w:rPr>
        <w:t>TThue</w:t>
      </w:r>
      <w:r w:rsidRPr="00AE187D">
        <w:rPr>
          <w:rFonts w:ascii="Consolas" w:hAnsi="Consolas" w:cs="Consolas"/>
          <w:color w:val="0000FF"/>
          <w:sz w:val="19"/>
          <w:szCs w:val="19"/>
          <w:lang w:val="nl-NL"/>
        </w:rPr>
        <w:t>&gt;</w:t>
      </w:r>
    </w:p>
    <w:p w14:paraId="5F3EE5D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 xml:space="preserve">               </w:t>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C00000"/>
          <w:sz w:val="19"/>
          <w:szCs w:val="19"/>
          <w:lang w:val="nl-NL"/>
        </w:rPr>
        <w:t>TSThue</w:t>
      </w:r>
      <w:r w:rsidRPr="00AE187D">
        <w:rPr>
          <w:rFonts w:ascii="Consolas" w:hAnsi="Consolas" w:cs="Consolas"/>
          <w:color w:val="0000FF"/>
          <w:sz w:val="19"/>
          <w:szCs w:val="19"/>
          <w:lang w:val="nl-NL"/>
        </w:rPr>
        <w:t>&gt;</w:t>
      </w:r>
      <w:r w:rsidRPr="00AE187D">
        <w:rPr>
          <w:rFonts w:ascii="Consolas" w:hAnsi="Consolas" w:cs="Consolas"/>
          <w:sz w:val="19"/>
          <w:szCs w:val="19"/>
          <w:lang w:val="nl-NL"/>
        </w:rPr>
        <w:t>Tiền sau thuế</w:t>
      </w:r>
      <w:r w:rsidRPr="00AE187D">
        <w:rPr>
          <w:rFonts w:ascii="Consolas" w:hAnsi="Consolas" w:cs="Consolas"/>
          <w:color w:val="0000FF"/>
          <w:sz w:val="19"/>
          <w:szCs w:val="19"/>
          <w:lang w:val="nl-NL"/>
        </w:rPr>
        <w:t>&lt;/</w:t>
      </w:r>
      <w:r w:rsidRPr="00AE187D">
        <w:rPr>
          <w:rFonts w:ascii="Consolas" w:hAnsi="Consolas" w:cs="Consolas"/>
          <w:color w:val="C00000"/>
          <w:sz w:val="19"/>
          <w:szCs w:val="19"/>
          <w:lang w:val="nl-NL"/>
        </w:rPr>
        <w:t>TSThue</w:t>
      </w:r>
      <w:r w:rsidRPr="00AE187D">
        <w:rPr>
          <w:rFonts w:ascii="Consolas" w:hAnsi="Consolas" w:cs="Consolas"/>
          <w:color w:val="0000FF"/>
          <w:sz w:val="19"/>
          <w:szCs w:val="19"/>
          <w:lang w:val="nl-NL"/>
        </w:rPr>
        <w:t>&gt;</w:t>
      </w:r>
    </w:p>
    <w:p w14:paraId="0B03C3B8" w14:textId="77777777" w:rsidR="009D1437" w:rsidRDefault="009D1437" w:rsidP="009D1437">
      <w:pPr>
        <w:autoSpaceDE w:val="0"/>
        <w:autoSpaceDN w:val="0"/>
        <w:adjustRightInd w:val="0"/>
        <w:rPr>
          <w:rFonts w:ascii="Consolas" w:hAnsi="Consolas" w:cs="Consolas"/>
          <w:color w:val="000000"/>
          <w:sz w:val="19"/>
          <w:szCs w:val="19"/>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Pr>
          <w:rFonts w:ascii="Consolas" w:hAnsi="Consolas" w:cs="Consolas"/>
          <w:color w:val="0000FF"/>
          <w:sz w:val="19"/>
          <w:szCs w:val="19"/>
        </w:rPr>
        <w:t>&lt;</w:t>
      </w:r>
      <w:r>
        <w:rPr>
          <w:rFonts w:ascii="Consolas" w:hAnsi="Consolas" w:cs="Consolas"/>
          <w:color w:val="A31515"/>
          <w:sz w:val="19"/>
          <w:szCs w:val="19"/>
        </w:rPr>
        <w:t>TTKhac</w:t>
      </w:r>
      <w:r>
        <w:rPr>
          <w:rFonts w:ascii="Consolas" w:hAnsi="Consolas" w:cs="Consolas"/>
          <w:color w:val="0000FF"/>
          <w:sz w:val="19"/>
          <w:szCs w:val="19"/>
        </w:rPr>
        <w:t>&gt;</w:t>
      </w:r>
    </w:p>
    <w:p w14:paraId="2A782B2F"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14:paraId="5F1D6C89"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TTruong</w:t>
      </w:r>
      <w:r>
        <w:rPr>
          <w:rFonts w:ascii="Consolas" w:hAnsi="Consolas" w:cs="Consolas"/>
          <w:color w:val="0000FF"/>
          <w:sz w:val="19"/>
          <w:szCs w:val="19"/>
        </w:rPr>
        <w:t>&gt;</w:t>
      </w:r>
      <w:r>
        <w:rPr>
          <w:rFonts w:ascii="Consolas" w:hAnsi="Consolas" w:cs="Consolas"/>
          <w:color w:val="000000"/>
          <w:sz w:val="19"/>
          <w:szCs w:val="19"/>
        </w:rPr>
        <w:t>Tên trường</w:t>
      </w:r>
      <w:r>
        <w:rPr>
          <w:rFonts w:ascii="Consolas" w:hAnsi="Consolas" w:cs="Consolas"/>
          <w:color w:val="0000FF"/>
          <w:sz w:val="19"/>
          <w:szCs w:val="19"/>
        </w:rPr>
        <w:t>&lt;/</w:t>
      </w:r>
      <w:r>
        <w:rPr>
          <w:rFonts w:ascii="Consolas" w:hAnsi="Consolas" w:cs="Consolas"/>
          <w:color w:val="A31515"/>
          <w:sz w:val="19"/>
          <w:szCs w:val="19"/>
        </w:rPr>
        <w:t>TTruong</w:t>
      </w:r>
      <w:r>
        <w:rPr>
          <w:rFonts w:ascii="Consolas" w:hAnsi="Consolas" w:cs="Consolas"/>
          <w:color w:val="0000FF"/>
          <w:sz w:val="19"/>
          <w:szCs w:val="19"/>
        </w:rPr>
        <w:t>&gt;</w:t>
      </w:r>
    </w:p>
    <w:p w14:paraId="06D9A208"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KDLieu</w:t>
      </w:r>
      <w:r>
        <w:rPr>
          <w:rFonts w:ascii="Consolas" w:hAnsi="Consolas" w:cs="Consolas"/>
          <w:color w:val="0000FF"/>
          <w:sz w:val="19"/>
          <w:szCs w:val="19"/>
        </w:rPr>
        <w:t>&gt;</w:t>
      </w:r>
      <w:r>
        <w:rPr>
          <w:rFonts w:ascii="Consolas" w:hAnsi="Consolas" w:cs="Consolas"/>
          <w:color w:val="000000"/>
          <w:sz w:val="19"/>
          <w:szCs w:val="19"/>
        </w:rPr>
        <w:t>Kiểu dữ liệu</w:t>
      </w:r>
      <w:r>
        <w:rPr>
          <w:rFonts w:ascii="Consolas" w:hAnsi="Consolas" w:cs="Consolas"/>
          <w:color w:val="0000FF"/>
          <w:sz w:val="19"/>
          <w:szCs w:val="19"/>
        </w:rPr>
        <w:t>&lt;/</w:t>
      </w:r>
      <w:r>
        <w:rPr>
          <w:rFonts w:ascii="Consolas" w:hAnsi="Consolas" w:cs="Consolas"/>
          <w:color w:val="A31515"/>
          <w:sz w:val="19"/>
          <w:szCs w:val="19"/>
        </w:rPr>
        <w:t>KDLieu</w:t>
      </w:r>
      <w:r>
        <w:rPr>
          <w:rFonts w:ascii="Consolas" w:hAnsi="Consolas" w:cs="Consolas"/>
          <w:color w:val="0000FF"/>
          <w:sz w:val="19"/>
          <w:szCs w:val="19"/>
        </w:rPr>
        <w:t>&gt;</w:t>
      </w:r>
    </w:p>
    <w:p w14:paraId="6629D3B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DLieu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Dữ liệu</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DLieu</w:t>
      </w:r>
      <w:r w:rsidRPr="00AE187D">
        <w:rPr>
          <w:rFonts w:ascii="Consolas" w:hAnsi="Consolas" w:cs="Consolas"/>
          <w:color w:val="0000FF"/>
          <w:sz w:val="19"/>
          <w:szCs w:val="19"/>
          <w:lang w:val="nl-NL"/>
        </w:rPr>
        <w:t>&gt;</w:t>
      </w:r>
    </w:p>
    <w:p w14:paraId="6DABDFE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TTin</w:t>
      </w:r>
      <w:r w:rsidRPr="00AE187D">
        <w:rPr>
          <w:rFonts w:ascii="Consolas" w:hAnsi="Consolas" w:cs="Consolas"/>
          <w:color w:val="0000FF"/>
          <w:sz w:val="19"/>
          <w:szCs w:val="19"/>
          <w:lang w:val="nl-NL"/>
        </w:rPr>
        <w:t>&gt;</w:t>
      </w:r>
    </w:p>
    <w:p w14:paraId="75B9AB9B"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TTKhac</w:t>
      </w:r>
      <w:r w:rsidRPr="00AE187D">
        <w:rPr>
          <w:rFonts w:ascii="Consolas" w:hAnsi="Consolas" w:cs="Consolas"/>
          <w:color w:val="0000FF"/>
          <w:sz w:val="19"/>
          <w:szCs w:val="19"/>
          <w:lang w:val="nl-NL"/>
        </w:rPr>
        <w:t>&gt;</w:t>
      </w:r>
    </w:p>
    <w:p w14:paraId="6EF961E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HHDVu</w:t>
      </w:r>
      <w:r w:rsidRPr="00AE187D">
        <w:rPr>
          <w:rFonts w:ascii="Consolas" w:hAnsi="Consolas" w:cs="Consolas"/>
          <w:color w:val="0000FF"/>
          <w:sz w:val="19"/>
          <w:szCs w:val="19"/>
          <w:lang w:val="nl-NL"/>
        </w:rPr>
        <w:t>&gt;</w:t>
      </w:r>
    </w:p>
    <w:p w14:paraId="702DB9D9"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DSHHDVu</w:t>
      </w:r>
      <w:r w:rsidRPr="00AE187D">
        <w:rPr>
          <w:rFonts w:ascii="Consolas" w:hAnsi="Consolas" w:cs="Consolas"/>
          <w:color w:val="0000FF"/>
          <w:sz w:val="19"/>
          <w:szCs w:val="19"/>
          <w:lang w:val="nl-NL"/>
        </w:rPr>
        <w:t>&gt;</w:t>
      </w:r>
    </w:p>
    <w:p w14:paraId="253FBF6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TToan</w:t>
      </w:r>
      <w:r w:rsidRPr="00AE187D">
        <w:rPr>
          <w:rFonts w:ascii="Consolas" w:hAnsi="Consolas" w:cs="Consolas"/>
          <w:color w:val="0000FF"/>
          <w:sz w:val="19"/>
          <w:szCs w:val="19"/>
          <w:lang w:val="nl-NL"/>
        </w:rPr>
        <w:t>&gt;</w:t>
      </w:r>
    </w:p>
    <w:p w14:paraId="199FB3B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THTTLTSuat</w:t>
      </w:r>
      <w:r w:rsidRPr="00AE187D">
        <w:rPr>
          <w:rFonts w:ascii="Consolas" w:hAnsi="Consolas" w:cs="Consolas"/>
          <w:color w:val="0000FF"/>
          <w:sz w:val="19"/>
          <w:szCs w:val="19"/>
          <w:lang w:val="nl-NL"/>
        </w:rPr>
        <w:t>&gt;&lt;!--</w:t>
      </w:r>
      <w:r w:rsidRPr="00AE187D">
        <w:rPr>
          <w:rFonts w:ascii="Consolas" w:hAnsi="Consolas" w:cs="Consolas"/>
          <w:color w:val="008000"/>
          <w:sz w:val="19"/>
          <w:szCs w:val="19"/>
          <w:lang w:val="nl-NL"/>
        </w:rPr>
        <w:t>sử dụng hóa đơn GTGT</w:t>
      </w:r>
      <w:r w:rsidRPr="00AE187D">
        <w:rPr>
          <w:rFonts w:ascii="Consolas" w:hAnsi="Consolas" w:cs="Consolas"/>
          <w:color w:val="0000FF"/>
          <w:sz w:val="19"/>
          <w:szCs w:val="19"/>
          <w:lang w:val="nl-NL"/>
        </w:rPr>
        <w:t>--&gt;</w:t>
      </w:r>
    </w:p>
    <w:p w14:paraId="1EBDEAF1"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LTSuat</w:t>
      </w:r>
      <w:r w:rsidRPr="00AE187D">
        <w:rPr>
          <w:rFonts w:ascii="Consolas" w:hAnsi="Consolas" w:cs="Consolas"/>
          <w:color w:val="0000FF"/>
          <w:sz w:val="19"/>
          <w:szCs w:val="19"/>
          <w:lang w:val="nl-NL"/>
        </w:rPr>
        <w:t>&gt;</w:t>
      </w:r>
    </w:p>
    <w:p w14:paraId="76EADE4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Thuế suất (Thuế suất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p>
    <w:p w14:paraId="2B5DB1D1"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Thành tiền (Thành tiền chưa có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p>
    <w:p w14:paraId="447B73F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Tiền thuế (Tiền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TThue</w:t>
      </w:r>
      <w:r w:rsidRPr="00AE187D">
        <w:rPr>
          <w:rFonts w:ascii="Consolas" w:hAnsi="Consolas" w:cs="Consolas"/>
          <w:color w:val="0000FF"/>
          <w:sz w:val="19"/>
          <w:szCs w:val="19"/>
          <w:lang w:val="nl-NL"/>
        </w:rPr>
        <w:t>&gt;</w:t>
      </w:r>
    </w:p>
    <w:p w14:paraId="4F1CD12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LTSuat</w:t>
      </w:r>
      <w:r w:rsidRPr="00AE187D">
        <w:rPr>
          <w:rFonts w:ascii="Consolas" w:hAnsi="Consolas" w:cs="Consolas"/>
          <w:color w:val="0000FF"/>
          <w:sz w:val="19"/>
          <w:szCs w:val="19"/>
          <w:lang w:val="nl-NL"/>
        </w:rPr>
        <w:t>&gt;</w:t>
      </w:r>
    </w:p>
    <w:p w14:paraId="1F9099C4"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THTTLTSuat</w:t>
      </w:r>
      <w:r w:rsidRPr="00AE187D">
        <w:rPr>
          <w:rFonts w:ascii="Consolas" w:hAnsi="Consolas" w:cs="Consolas"/>
          <w:color w:val="0000FF"/>
          <w:sz w:val="19"/>
          <w:szCs w:val="19"/>
          <w:lang w:val="nl-NL"/>
        </w:rPr>
        <w:t>&gt;</w:t>
      </w:r>
    </w:p>
    <w:p w14:paraId="0967AA74"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TgTCThue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chưa thuế (Tổng cộng thành tiền chưa có thuế GTGT) (Bắt buộc với hóa đơn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TgTCThue</w:t>
      </w:r>
      <w:r w:rsidRPr="00AE187D">
        <w:rPr>
          <w:rFonts w:ascii="Consolas" w:hAnsi="Consolas" w:cs="Consolas"/>
          <w:color w:val="0000FF"/>
          <w:sz w:val="19"/>
          <w:szCs w:val="19"/>
          <w:lang w:val="nl-NL"/>
        </w:rPr>
        <w:t>&gt;</w:t>
      </w:r>
    </w:p>
    <w:p w14:paraId="6902EB1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thuế (Tổng cộng tiền thuế GTGT) (Bắt buộc với hóa đơn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TgTThue</w:t>
      </w:r>
      <w:r w:rsidRPr="00AE187D">
        <w:rPr>
          <w:rFonts w:ascii="Consolas" w:hAnsi="Consolas" w:cs="Consolas"/>
          <w:color w:val="0000FF"/>
          <w:sz w:val="19"/>
          <w:szCs w:val="19"/>
          <w:lang w:val="nl-NL"/>
        </w:rPr>
        <w:t>&gt;</w:t>
      </w:r>
    </w:p>
    <w:p w14:paraId="3001F872"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TTCKTMai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chiết khấu thương mại</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TTCKTMai</w:t>
      </w:r>
      <w:r w:rsidRPr="00AE187D">
        <w:rPr>
          <w:rFonts w:ascii="Consolas" w:hAnsi="Consolas" w:cs="Consolas"/>
          <w:color w:val="0000FF"/>
          <w:sz w:val="19"/>
          <w:szCs w:val="19"/>
          <w:lang w:val="nl-NL"/>
        </w:rPr>
        <w:t>&gt;</w:t>
      </w:r>
    </w:p>
    <w:p w14:paraId="56A5098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TgTTTBSo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thanh toán bằng số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TgTTTBSo</w:t>
      </w:r>
      <w:r w:rsidRPr="00AE187D">
        <w:rPr>
          <w:rFonts w:ascii="Consolas" w:hAnsi="Consolas" w:cs="Consolas"/>
          <w:color w:val="0000FF"/>
          <w:sz w:val="19"/>
          <w:szCs w:val="19"/>
          <w:lang w:val="nl-NL"/>
        </w:rPr>
        <w:t>&gt;</w:t>
      </w:r>
    </w:p>
    <w:p w14:paraId="146A5669"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TgTTTBChu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thanh toán bằng chữ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TgTTTBChu</w:t>
      </w:r>
      <w:r w:rsidRPr="00AE187D">
        <w:rPr>
          <w:rFonts w:ascii="Consolas" w:hAnsi="Consolas" w:cs="Consolas"/>
          <w:color w:val="0000FF"/>
          <w:sz w:val="19"/>
          <w:szCs w:val="19"/>
          <w:lang w:val="nl-NL"/>
        </w:rPr>
        <w:t>&gt;</w:t>
      </w:r>
    </w:p>
    <w:p w14:paraId="4E81A4A1" w14:textId="77777777" w:rsidR="009D1437" w:rsidRDefault="009D1437" w:rsidP="009D1437">
      <w:pPr>
        <w:autoSpaceDE w:val="0"/>
        <w:autoSpaceDN w:val="0"/>
        <w:adjustRightInd w:val="0"/>
        <w:rPr>
          <w:rFonts w:ascii="Consolas" w:hAnsi="Consolas" w:cs="Consolas"/>
          <w:color w:val="000000"/>
          <w:sz w:val="19"/>
          <w:szCs w:val="19"/>
        </w:rPr>
      </w:pPr>
      <w:r w:rsidRPr="00AE187D">
        <w:rPr>
          <w:rFonts w:ascii="Consolas" w:hAnsi="Consolas" w:cs="Consolas"/>
          <w:color w:val="0000FF"/>
          <w:sz w:val="19"/>
          <w:szCs w:val="19"/>
          <w:lang w:val="nl-NL"/>
        </w:rPr>
        <w:lastRenderedPageBreak/>
        <w:tab/>
      </w:r>
      <w:r w:rsidRPr="00AE187D">
        <w:rPr>
          <w:rFonts w:ascii="Consolas" w:hAnsi="Consolas" w:cs="Consolas"/>
          <w:color w:val="0000FF"/>
          <w:sz w:val="19"/>
          <w:szCs w:val="19"/>
          <w:lang w:val="nl-NL"/>
        </w:rPr>
        <w:tab/>
        <w:t xml:space="preserve">  </w:t>
      </w:r>
      <w:r>
        <w:rPr>
          <w:rFonts w:ascii="Consolas" w:hAnsi="Consolas" w:cs="Consolas"/>
          <w:color w:val="0000FF"/>
          <w:sz w:val="19"/>
          <w:szCs w:val="19"/>
        </w:rPr>
        <w:t>&lt;/</w:t>
      </w:r>
      <w:r>
        <w:rPr>
          <w:rFonts w:ascii="Consolas" w:hAnsi="Consolas" w:cs="Consolas"/>
          <w:color w:val="A31515"/>
          <w:sz w:val="19"/>
          <w:szCs w:val="19"/>
        </w:rPr>
        <w:t>TToan</w:t>
      </w:r>
      <w:r>
        <w:rPr>
          <w:rFonts w:ascii="Consolas" w:hAnsi="Consolas" w:cs="Consolas"/>
          <w:color w:val="0000FF"/>
          <w:sz w:val="19"/>
          <w:szCs w:val="19"/>
        </w:rPr>
        <w:t>&gt;</w:t>
      </w:r>
    </w:p>
    <w:p w14:paraId="5E958DF3"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14:paraId="2A739ED6" w14:textId="77777777" w:rsidR="009D1437" w:rsidRDefault="009D1437" w:rsidP="009D1437">
      <w:pPr>
        <w:rPr>
          <w:rFonts w:ascii="Consolas" w:hAnsi="Consolas" w:cs="Consolas"/>
          <w:color w:val="0000FF"/>
          <w:sz w:val="19"/>
          <w:szCs w:val="19"/>
        </w:rPr>
      </w:pPr>
      <w:r>
        <w:rPr>
          <w:rFonts w:ascii="Consolas" w:hAnsi="Consolas" w:cs="Consolas"/>
          <w:color w:val="0000FF"/>
          <w:sz w:val="19"/>
          <w:szCs w:val="19"/>
        </w:rPr>
        <w:t>&lt;/</w:t>
      </w:r>
      <w:r>
        <w:rPr>
          <w:rFonts w:ascii="Consolas" w:hAnsi="Consolas" w:cs="Consolas"/>
          <w:color w:val="A31515"/>
          <w:sz w:val="19"/>
          <w:szCs w:val="19"/>
        </w:rPr>
        <w:t>ThayTheHD</w:t>
      </w:r>
      <w:r>
        <w:rPr>
          <w:rFonts w:ascii="Consolas" w:hAnsi="Consolas" w:cs="Consolas"/>
          <w:color w:val="0000FF"/>
          <w:sz w:val="19"/>
          <w:szCs w:val="19"/>
        </w:rPr>
        <w:t>&gt;</w:t>
      </w:r>
    </w:p>
    <w:p w14:paraId="30A13F60" w14:textId="77777777" w:rsidR="009D1437" w:rsidRPr="007C7E60" w:rsidRDefault="009D1437" w:rsidP="00480762">
      <w:pPr>
        <w:pStyle w:val="Heading3"/>
      </w:pPr>
      <w:bookmarkStart w:id="298" w:name="_Toc198045361"/>
      <w:r w:rsidRPr="007C7E60">
        <w:t>Thay thế hóa đơn</w:t>
      </w:r>
      <w:r>
        <w:t xml:space="preserve"> giữ số khác mẫu số</w:t>
      </w:r>
      <w:bookmarkEnd w:id="298"/>
    </w:p>
    <w:p w14:paraId="3509123A" w14:textId="77777777" w:rsidR="009D1437" w:rsidRDefault="009D1437" w:rsidP="009D1437">
      <w:r>
        <w:t>URL</w:t>
      </w:r>
    </w:p>
    <w:p w14:paraId="380D186F" w14:textId="77777777" w:rsidR="009D1437" w:rsidRPr="004A4DD9" w:rsidRDefault="009D1437" w:rsidP="009D1437">
      <w:pPr>
        <w:ind w:firstLine="720"/>
        <w:jc w:val="both"/>
      </w:pPr>
      <w:r>
        <w:rPr>
          <w:rFonts w:eastAsia="Calibri"/>
        </w:rPr>
        <w:t>s</w:t>
      </w:r>
      <w:r w:rsidRPr="009372AD">
        <w:rPr>
          <w:rFonts w:eastAsia="Calibri"/>
        </w:rPr>
        <w:t>tring</w:t>
      </w:r>
      <w:r>
        <w:rPr>
          <w:rFonts w:eastAsia="Calibri"/>
        </w:rPr>
        <w:t xml:space="preserve"> </w:t>
      </w:r>
      <w:r w:rsidRPr="00FF443E">
        <w:rPr>
          <w:b/>
          <w:color w:val="000000"/>
        </w:rPr>
        <w:t>ReplaceAssignedNoNewPattern</w:t>
      </w:r>
      <w:r w:rsidRPr="00FF443E">
        <w:rPr>
          <w:bCs/>
          <w:color w:val="000000"/>
        </w:rPr>
        <w:t>(string Account, string ACpass, string xmlInvData, string username, string pass, string fkey, string Attachfile, int? convert, string pattern = null, string serial = null, string OldPattern = null)</w:t>
      </w:r>
      <w:r w:rsidRPr="00FF443E">
        <w:rPr>
          <w:rFonts w:eastAsia="Calibri"/>
          <w:bCs/>
        </w:rPr>
        <w:t>.</w:t>
      </w:r>
    </w:p>
    <w:p w14:paraId="696F1A3C" w14:textId="77777777" w:rsidR="009D1437" w:rsidRPr="00593BE8" w:rsidRDefault="009D1437" w:rsidP="009D1437">
      <w:pPr>
        <w:pStyle w:val="N"/>
      </w:pPr>
      <w:r w:rsidRPr="00593BE8">
        <w:t>DESCRIPTION</w:t>
      </w:r>
    </w:p>
    <w:p w14:paraId="664E6DAD" w14:textId="77777777" w:rsidR="009D1437" w:rsidRDefault="009D1437" w:rsidP="009D1437">
      <w:pPr>
        <w:pStyle w:val="N"/>
      </w:pPr>
      <w:r>
        <w:tab/>
        <w:t>Đây là web service thực hiện thay thế hóa đơn giữ số khác mẫu số</w:t>
      </w:r>
    </w:p>
    <w:p w14:paraId="69D265AE" w14:textId="77777777" w:rsidR="009D1437" w:rsidRPr="00007702" w:rsidRDefault="009D1437" w:rsidP="009D1437">
      <w:pPr>
        <w:pStyle w:val="N"/>
      </w:pPr>
      <w:r w:rsidRPr="00663B3E">
        <w:t>HTTP METHOD</w:t>
      </w:r>
    </w:p>
    <w:p w14:paraId="4793AA43" w14:textId="77777777" w:rsidR="009D1437" w:rsidRPr="00007702" w:rsidRDefault="009D1437" w:rsidP="009D1437">
      <w:pPr>
        <w:pStyle w:val="N"/>
        <w:rPr>
          <w:b/>
        </w:rPr>
      </w:pPr>
      <w:r>
        <w:tab/>
      </w:r>
      <w:r w:rsidRPr="00610AFD">
        <w:t>POST</w:t>
      </w:r>
    </w:p>
    <w:p w14:paraId="06F7B551" w14:textId="77777777" w:rsidR="009D1437" w:rsidRPr="00610AFD" w:rsidRDefault="009D1437" w:rsidP="009D1437">
      <w:pPr>
        <w:pStyle w:val="N"/>
      </w:pPr>
      <w:r w:rsidRPr="00610AFD">
        <w:t>REQUEST BODY</w:t>
      </w:r>
    </w:p>
    <w:p w14:paraId="67F3AA42"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B72936">
        <w:rPr>
          <w:b/>
          <w:color w:val="000000"/>
        </w:rPr>
        <w:t>username</w:t>
      </w:r>
      <w:r w:rsidRPr="00B72936">
        <w:rPr>
          <w:rFonts w:eastAsia="Calibri"/>
          <w:b/>
        </w:rPr>
        <w:t xml:space="preserve"> /</w:t>
      </w:r>
      <w:r w:rsidRPr="00B72936">
        <w:rPr>
          <w:b/>
        </w:rPr>
        <w:t xml:space="preserve"> </w:t>
      </w:r>
      <w:r w:rsidRPr="00B72936">
        <w:rPr>
          <w:b/>
          <w:color w:val="000000"/>
        </w:rPr>
        <w:t>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09D78AE9"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Pr>
          <w:rFonts w:eastAsia="Calibri"/>
          <w:b/>
        </w:rPr>
        <w:t>Account/ACPass</w:t>
      </w:r>
      <w:r w:rsidRPr="004720D2">
        <w:rPr>
          <w:rFonts w:eastAsia="Calibri"/>
          <w:b/>
        </w:rPr>
        <w:t xml:space="preserve">:  </w:t>
      </w:r>
      <w:r w:rsidRPr="004720D2">
        <w:rPr>
          <w:rFonts w:eastAsia="Calibri"/>
        </w:rPr>
        <w:t>Tài khoản được cấp phát cho nhân viên gọi lệnh phát hành hóa đơn</w:t>
      </w:r>
    </w:p>
    <w:p w14:paraId="2CF8B375"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xml:space="preserve">: String XML dữ liệu hóa đơn cũ và hóa đơn </w:t>
      </w:r>
      <w:r>
        <w:rPr>
          <w:rFonts w:eastAsia="Calibri"/>
        </w:rPr>
        <w:t>thay thế</w:t>
      </w:r>
    </w:p>
    <w:p w14:paraId="5C096CCA" w14:textId="77777777" w:rsidR="009D1437" w:rsidRPr="00CF2FC3" w:rsidRDefault="009D1437" w:rsidP="009D1437">
      <w:pPr>
        <w:pStyle w:val="ListParagraph"/>
        <w:numPr>
          <w:ilvl w:val="0"/>
          <w:numId w:val="2"/>
        </w:numPr>
        <w:spacing w:after="0" w:line="360" w:lineRule="auto"/>
        <w:ind w:left="1080"/>
        <w:jc w:val="both"/>
        <w:rPr>
          <w:rFonts w:eastAsia="Calibri"/>
          <w:b/>
        </w:rPr>
      </w:pPr>
      <w:r>
        <w:rPr>
          <w:rFonts w:eastAsia="Calibri"/>
          <w:b/>
        </w:rPr>
        <w:t xml:space="preserve">fkey: </w:t>
      </w:r>
      <w:r>
        <w:rPr>
          <w:rFonts w:eastAsia="Calibri"/>
        </w:rPr>
        <w:t>Chuỗi xác định hóa đơn cần thay thế</w:t>
      </w:r>
    </w:p>
    <w:p w14:paraId="709F60B0" w14:textId="77777777" w:rsidR="009D1437" w:rsidRPr="00E009AD" w:rsidRDefault="009D1437" w:rsidP="009D143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2D4D41F1" w14:textId="77777777" w:rsidR="009D1437" w:rsidRPr="00E009AD" w:rsidRDefault="009D1437" w:rsidP="009D1437">
      <w:pPr>
        <w:pStyle w:val="ListParagraph"/>
        <w:numPr>
          <w:ilvl w:val="0"/>
          <w:numId w:val="2"/>
        </w:numPr>
        <w:spacing w:after="0" w:line="360" w:lineRule="auto"/>
        <w:ind w:left="1080"/>
        <w:jc w:val="both"/>
        <w:rPr>
          <w:rFonts w:eastAsia="Calibri"/>
          <w:b/>
        </w:rPr>
      </w:pPr>
      <w:r w:rsidRPr="006479A0">
        <w:rPr>
          <w:b/>
        </w:rPr>
        <w:t>Pattern</w:t>
      </w:r>
      <w:r>
        <w:t>: Mẫu số mới</w:t>
      </w:r>
    </w:p>
    <w:p w14:paraId="07E773BA" w14:textId="77777777" w:rsidR="009D1437" w:rsidRPr="00E67B84" w:rsidRDefault="009D1437" w:rsidP="009D1437">
      <w:pPr>
        <w:pStyle w:val="ListParagraph"/>
        <w:numPr>
          <w:ilvl w:val="0"/>
          <w:numId w:val="2"/>
        </w:numPr>
        <w:spacing w:after="0" w:line="360" w:lineRule="auto"/>
        <w:ind w:left="1080"/>
        <w:jc w:val="both"/>
        <w:rPr>
          <w:rFonts w:eastAsia="Calibri"/>
          <w:b/>
        </w:rPr>
      </w:pPr>
      <w:r w:rsidRPr="006479A0">
        <w:rPr>
          <w:b/>
        </w:rPr>
        <w:t>Serial</w:t>
      </w:r>
      <w:r>
        <w:t>: Ký hiệu</w:t>
      </w:r>
    </w:p>
    <w:p w14:paraId="554F4A63" w14:textId="2E011C51" w:rsidR="009D1437" w:rsidRPr="007B1377" w:rsidRDefault="009D1437" w:rsidP="009D1437">
      <w:pPr>
        <w:pStyle w:val="ListParagraph"/>
        <w:numPr>
          <w:ilvl w:val="0"/>
          <w:numId w:val="2"/>
        </w:numPr>
        <w:spacing w:after="0" w:line="360" w:lineRule="auto"/>
        <w:ind w:left="1080"/>
        <w:jc w:val="both"/>
        <w:rPr>
          <w:rFonts w:eastAsia="Calibri"/>
          <w:b/>
        </w:rPr>
      </w:pPr>
      <w:r w:rsidRPr="00E67B84">
        <w:rPr>
          <w:b/>
          <w:color w:val="000000"/>
        </w:rPr>
        <w:t>OldPattern</w:t>
      </w:r>
      <w:r>
        <w:rPr>
          <w:b/>
          <w:color w:val="000000"/>
        </w:rPr>
        <w:t xml:space="preserve">: </w:t>
      </w:r>
      <w:r>
        <w:rPr>
          <w:bCs/>
          <w:color w:val="000000"/>
        </w:rPr>
        <w:t>Mẫu số cũ</w:t>
      </w:r>
    </w:p>
    <w:p w14:paraId="7BA81209" w14:textId="2666F53A" w:rsidR="007B1377" w:rsidRPr="007B1377" w:rsidRDefault="007B1377" w:rsidP="007B1377">
      <w:pPr>
        <w:pStyle w:val="ListParagraph"/>
        <w:numPr>
          <w:ilvl w:val="0"/>
          <w:numId w:val="2"/>
        </w:numPr>
        <w:spacing w:after="0" w:line="360" w:lineRule="auto"/>
        <w:ind w:left="1080"/>
        <w:jc w:val="both"/>
        <w:rPr>
          <w:rFonts w:eastAsia="Calibri"/>
          <w:b/>
        </w:rPr>
      </w:pPr>
      <w:r w:rsidRPr="00637BF9">
        <w:rPr>
          <w:b/>
        </w:rPr>
        <w:t>AttachFile</w:t>
      </w:r>
      <w:r>
        <w:rPr>
          <w:b/>
        </w:rPr>
        <w:t xml:space="preserve">: </w:t>
      </w:r>
      <w:r>
        <w:t>Đường dẫn file biên bản hoặc key để sinh biên bản tự động (=10: sinh biên bản tự động, =11: sinh và ký biên bản tự động, != 10 và !=11: Đường dẫn file biên bản)</w:t>
      </w:r>
    </w:p>
    <w:p w14:paraId="5DE58B0F" w14:textId="77777777" w:rsidR="009D1437" w:rsidRPr="007A4FB0" w:rsidRDefault="009D1437" w:rsidP="009D1437">
      <w:pPr>
        <w:ind w:left="360" w:firstLine="720"/>
      </w:pPr>
    </w:p>
    <w:p w14:paraId="4A14A926"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5607B323"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15A9E376"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3187D260"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429E82AB" w14:textId="77777777" w:rsidR="009D1437" w:rsidRPr="00660ABB" w:rsidRDefault="009D1437" w:rsidP="00616EC4">
            <w:pPr>
              <w:pStyle w:val="ListParagraph"/>
            </w:pPr>
            <w:r>
              <w:t>Ghi chú</w:t>
            </w:r>
          </w:p>
        </w:tc>
      </w:tr>
      <w:tr w:rsidR="009D1437" w:rsidRPr="00660ABB" w14:paraId="36DCFEF1" w14:textId="77777777" w:rsidTr="00616EC4">
        <w:tc>
          <w:tcPr>
            <w:tcW w:w="1710" w:type="dxa"/>
            <w:tcBorders>
              <w:top w:val="single" w:sz="4" w:space="0" w:color="2E74B5"/>
              <w:left w:val="single" w:sz="4" w:space="0" w:color="2E74B5"/>
              <w:right w:val="single" w:sz="4" w:space="0" w:color="2E74B5"/>
            </w:tcBorders>
            <w:shd w:val="clear" w:color="auto" w:fill="auto"/>
          </w:tcPr>
          <w:p w14:paraId="00701777"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740EA39"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40667D2D" w14:textId="77777777" w:rsidR="009D1437" w:rsidRPr="009372AD" w:rsidRDefault="009D1437" w:rsidP="00616EC4">
            <w:pPr>
              <w:pStyle w:val="ListParagraph"/>
              <w:ind w:left="0"/>
              <w:jc w:val="both"/>
            </w:pPr>
          </w:p>
        </w:tc>
      </w:tr>
      <w:tr w:rsidR="009D1437" w:rsidRPr="00660ABB" w14:paraId="4D6359F7" w14:textId="77777777" w:rsidTr="00616EC4">
        <w:tc>
          <w:tcPr>
            <w:tcW w:w="1710" w:type="dxa"/>
            <w:tcBorders>
              <w:top w:val="single" w:sz="4" w:space="0" w:color="2E74B5"/>
              <w:left w:val="single" w:sz="4" w:space="0" w:color="2E74B5"/>
              <w:right w:val="single" w:sz="4" w:space="0" w:color="2E74B5"/>
            </w:tcBorders>
            <w:shd w:val="clear" w:color="auto" w:fill="auto"/>
          </w:tcPr>
          <w:p w14:paraId="572D23FD" w14:textId="77777777" w:rsidR="009D1437" w:rsidRPr="009372AD" w:rsidRDefault="009D1437" w:rsidP="00616EC4">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9CA82D7" w14:textId="77777777" w:rsidR="009D1437" w:rsidRPr="009372AD" w:rsidRDefault="009D1437" w:rsidP="00616EC4">
            <w:pPr>
              <w:rPr>
                <w:rFonts w:eastAsia="Calibri"/>
              </w:rPr>
            </w:pPr>
            <w:r w:rsidRPr="009372AD">
              <w:rPr>
                <w:rFonts w:eastAsia="Calibri"/>
              </w:rPr>
              <w:t>Không tồn tại hóa đơn cần thay thế</w:t>
            </w:r>
          </w:p>
        </w:tc>
        <w:tc>
          <w:tcPr>
            <w:tcW w:w="2515" w:type="dxa"/>
            <w:tcBorders>
              <w:top w:val="single" w:sz="4" w:space="0" w:color="2E74B5"/>
              <w:left w:val="single" w:sz="4" w:space="0" w:color="2E74B5"/>
              <w:bottom w:val="single" w:sz="4" w:space="0" w:color="2E74B5"/>
              <w:right w:val="single" w:sz="4" w:space="0" w:color="2E74B5"/>
            </w:tcBorders>
          </w:tcPr>
          <w:p w14:paraId="690A5B74" w14:textId="77777777" w:rsidR="009D1437" w:rsidRPr="009372AD" w:rsidRDefault="009D1437" w:rsidP="00616EC4">
            <w:pPr>
              <w:pStyle w:val="ListParagraph"/>
              <w:ind w:left="0"/>
              <w:jc w:val="both"/>
            </w:pPr>
          </w:p>
        </w:tc>
      </w:tr>
      <w:tr w:rsidR="009D1437" w:rsidRPr="00660ABB" w14:paraId="541AA449" w14:textId="77777777" w:rsidTr="00616EC4">
        <w:tc>
          <w:tcPr>
            <w:tcW w:w="1710" w:type="dxa"/>
            <w:tcBorders>
              <w:top w:val="single" w:sz="4" w:space="0" w:color="2E74B5"/>
              <w:left w:val="single" w:sz="4" w:space="0" w:color="2E74B5"/>
              <w:right w:val="single" w:sz="4" w:space="0" w:color="2E74B5"/>
            </w:tcBorders>
            <w:shd w:val="clear" w:color="auto" w:fill="auto"/>
          </w:tcPr>
          <w:p w14:paraId="777F36FD" w14:textId="77777777" w:rsidR="009D1437" w:rsidRPr="009372AD" w:rsidRDefault="009D1437" w:rsidP="00616EC4">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66D7514" w14:textId="77777777" w:rsidR="009D1437" w:rsidRPr="009372AD" w:rsidRDefault="009D1437" w:rsidP="00616EC4">
            <w:pPr>
              <w:rPr>
                <w:rFonts w:eastAsia="Calibri"/>
              </w:rPr>
            </w:pPr>
            <w:r w:rsidRPr="009372AD">
              <w:rPr>
                <w:rFonts w:eastAsia="Calibri"/>
              </w:rPr>
              <w:t>Dữ liệu xml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10317322" w14:textId="77777777" w:rsidR="009D1437" w:rsidRPr="009372AD" w:rsidRDefault="009D1437" w:rsidP="00616EC4">
            <w:pPr>
              <w:pStyle w:val="ListParagraph"/>
              <w:ind w:left="0"/>
              <w:jc w:val="both"/>
            </w:pPr>
          </w:p>
        </w:tc>
      </w:tr>
      <w:tr w:rsidR="009D1437" w:rsidRPr="00660ABB" w14:paraId="27FD7EC1" w14:textId="77777777" w:rsidTr="00616EC4">
        <w:tc>
          <w:tcPr>
            <w:tcW w:w="1710" w:type="dxa"/>
            <w:tcBorders>
              <w:top w:val="single" w:sz="4" w:space="0" w:color="2E74B5"/>
              <w:left w:val="single" w:sz="4" w:space="0" w:color="2E74B5"/>
              <w:right w:val="single" w:sz="4" w:space="0" w:color="2E74B5"/>
            </w:tcBorders>
            <w:shd w:val="clear" w:color="auto" w:fill="auto"/>
          </w:tcPr>
          <w:p w14:paraId="1D1D628F" w14:textId="77777777" w:rsidR="009D1437" w:rsidRPr="009372AD" w:rsidRDefault="009D1437" w:rsidP="00616EC4">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B5AB9DB" w14:textId="77777777" w:rsidR="009D1437" w:rsidRPr="009372AD" w:rsidRDefault="009D1437" w:rsidP="00616EC4">
            <w:pPr>
              <w:rPr>
                <w:rFonts w:eastAsia="Calibri"/>
              </w:rPr>
            </w:pPr>
            <w:r w:rsidRPr="009575F7">
              <w:rPr>
                <w:rFonts w:eastAsia="Calibri"/>
              </w:rPr>
              <w:t>Có lỗi trong quá trình thay thế hóa đơn</w:t>
            </w:r>
          </w:p>
        </w:tc>
        <w:tc>
          <w:tcPr>
            <w:tcW w:w="2515" w:type="dxa"/>
            <w:tcBorders>
              <w:top w:val="single" w:sz="4" w:space="0" w:color="2E74B5"/>
              <w:left w:val="single" w:sz="4" w:space="0" w:color="2E74B5"/>
              <w:bottom w:val="single" w:sz="4" w:space="0" w:color="2E74B5"/>
              <w:right w:val="single" w:sz="4" w:space="0" w:color="2E74B5"/>
            </w:tcBorders>
          </w:tcPr>
          <w:p w14:paraId="3298B8FD" w14:textId="77777777" w:rsidR="009D1437" w:rsidRPr="009372AD" w:rsidRDefault="009D1437" w:rsidP="00616EC4">
            <w:pPr>
              <w:pStyle w:val="ListParagraph"/>
              <w:ind w:left="0"/>
              <w:jc w:val="both"/>
            </w:pPr>
          </w:p>
        </w:tc>
      </w:tr>
      <w:tr w:rsidR="009D1437" w:rsidRPr="00660ABB" w14:paraId="22E522A6" w14:textId="77777777" w:rsidTr="00616EC4">
        <w:tc>
          <w:tcPr>
            <w:tcW w:w="1710" w:type="dxa"/>
            <w:tcBorders>
              <w:top w:val="single" w:sz="4" w:space="0" w:color="2E74B5"/>
              <w:left w:val="single" w:sz="4" w:space="0" w:color="2E74B5"/>
              <w:right w:val="single" w:sz="4" w:space="0" w:color="2E74B5"/>
            </w:tcBorders>
            <w:shd w:val="clear" w:color="auto" w:fill="auto"/>
          </w:tcPr>
          <w:p w14:paraId="42F47879" w14:textId="77777777" w:rsidR="009D1437" w:rsidRPr="009372AD" w:rsidRDefault="009D1437" w:rsidP="00616EC4">
            <w:pPr>
              <w:rPr>
                <w:rFonts w:eastAsia="Calibri"/>
              </w:rPr>
            </w:pPr>
            <w:r w:rsidRPr="009372AD">
              <w:rPr>
                <w:rFonts w:eastAsia="Calibri"/>
              </w:rPr>
              <w:lastRenderedPageBreak/>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7BE82F0" w14:textId="77777777" w:rsidR="009D1437" w:rsidRPr="009372AD" w:rsidRDefault="009D1437" w:rsidP="00616EC4">
            <w:pPr>
              <w:rPr>
                <w:rFonts w:eastAsia="Calibri"/>
              </w:rPr>
            </w:pPr>
            <w:r w:rsidRPr="009372AD">
              <w:rPr>
                <w:rFonts w:eastAsia="Calibri"/>
              </w:rPr>
              <w:t>Dải hóa đơn cũ đã hết</w:t>
            </w:r>
          </w:p>
        </w:tc>
        <w:tc>
          <w:tcPr>
            <w:tcW w:w="2515" w:type="dxa"/>
            <w:tcBorders>
              <w:top w:val="single" w:sz="4" w:space="0" w:color="2E74B5"/>
              <w:left w:val="single" w:sz="4" w:space="0" w:color="2E74B5"/>
              <w:bottom w:val="single" w:sz="4" w:space="0" w:color="2E74B5"/>
              <w:right w:val="single" w:sz="4" w:space="0" w:color="2E74B5"/>
            </w:tcBorders>
          </w:tcPr>
          <w:p w14:paraId="22B207E2" w14:textId="77777777" w:rsidR="009D1437" w:rsidRPr="009372AD" w:rsidRDefault="009D1437" w:rsidP="00616EC4">
            <w:pPr>
              <w:pStyle w:val="ListParagraph"/>
              <w:ind w:left="0"/>
              <w:jc w:val="both"/>
            </w:pPr>
          </w:p>
        </w:tc>
      </w:tr>
      <w:tr w:rsidR="009D1437" w:rsidRPr="00660ABB" w14:paraId="2144547E"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B6F00F6" w14:textId="77777777" w:rsidR="009D1437" w:rsidRPr="009372AD" w:rsidRDefault="009D1437" w:rsidP="00616EC4">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C84C238" w14:textId="77777777" w:rsidR="009D1437" w:rsidRPr="009372AD" w:rsidRDefault="009D1437" w:rsidP="00616EC4">
            <w:pPr>
              <w:pStyle w:val="ListParagraph"/>
              <w:spacing w:after="0" w:line="240" w:lineRule="auto"/>
              <w:ind w:left="0"/>
              <w:rPr>
                <w:rFonts w:eastAsia="Calibri"/>
              </w:rPr>
            </w:pPr>
            <w:r w:rsidRPr="009372AD">
              <w:rPr>
                <w:rFonts w:eastAsia="Calibri"/>
              </w:rPr>
              <w:t>User name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0C1BCAEB" w14:textId="77777777" w:rsidR="009D1437" w:rsidRPr="009372AD" w:rsidRDefault="009D1437" w:rsidP="00616EC4">
            <w:pPr>
              <w:jc w:val="both"/>
            </w:pPr>
          </w:p>
        </w:tc>
      </w:tr>
      <w:tr w:rsidR="009D1437" w:rsidRPr="00660ABB" w14:paraId="47B82A7F"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56A2550" w14:textId="77777777" w:rsidR="009D1437" w:rsidRPr="009372AD" w:rsidRDefault="009D1437" w:rsidP="00616EC4">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4264919" w14:textId="77777777" w:rsidR="009D1437" w:rsidRPr="009372AD" w:rsidRDefault="009D1437" w:rsidP="00616EC4">
            <w:pPr>
              <w:pStyle w:val="ListParagraph"/>
              <w:spacing w:after="0" w:line="240" w:lineRule="auto"/>
              <w:ind w:left="0"/>
              <w:rPr>
                <w:rFonts w:eastAsia="Calibri"/>
              </w:rPr>
            </w:pPr>
            <w:r w:rsidRPr="009372AD">
              <w:rPr>
                <w:rFonts w:eastAsia="Calibri"/>
              </w:rPr>
              <w:t>Hóa đơn đã được thay thế rồi. Không thể thay thế nữa.</w:t>
            </w:r>
          </w:p>
        </w:tc>
        <w:tc>
          <w:tcPr>
            <w:tcW w:w="2515" w:type="dxa"/>
            <w:tcBorders>
              <w:top w:val="single" w:sz="4" w:space="0" w:color="2E74B5"/>
              <w:left w:val="single" w:sz="4" w:space="0" w:color="2E74B5"/>
              <w:bottom w:val="single" w:sz="4" w:space="0" w:color="2E74B5"/>
              <w:right w:val="single" w:sz="4" w:space="0" w:color="2E74B5"/>
            </w:tcBorders>
          </w:tcPr>
          <w:p w14:paraId="2BCF3886" w14:textId="77777777" w:rsidR="009D1437" w:rsidRPr="009372AD" w:rsidRDefault="009D1437" w:rsidP="00616EC4">
            <w:pPr>
              <w:jc w:val="both"/>
            </w:pPr>
          </w:p>
        </w:tc>
      </w:tr>
      <w:tr w:rsidR="009D1437" w:rsidRPr="00660ABB" w14:paraId="73059503"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F431E5A" w14:textId="77777777" w:rsidR="009D1437" w:rsidRPr="009372AD" w:rsidRDefault="009D1437" w:rsidP="00616EC4">
            <w:pPr>
              <w:autoSpaceDE w:val="0"/>
              <w:autoSpaceDN w:val="0"/>
              <w:adjustRightInd w:val="0"/>
              <w:rPr>
                <w:rFonts w:eastAsia="Calibri"/>
              </w:rPr>
            </w:pPr>
            <w:r w:rsidRPr="009372AD">
              <w:rPr>
                <w:rFonts w:eastAsia="Calibri"/>
              </w:rPr>
              <w:t>ERR:9</w:t>
            </w:r>
          </w:p>
          <w:p w14:paraId="4CF06931"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E005870" w14:textId="77777777" w:rsidR="009D1437" w:rsidRPr="009372AD" w:rsidRDefault="009D1437" w:rsidP="00616EC4">
            <w:pPr>
              <w:pStyle w:val="ListParagraph"/>
              <w:spacing w:after="0" w:line="240" w:lineRule="auto"/>
              <w:ind w:left="0"/>
              <w:rPr>
                <w:rFonts w:eastAsia="Calibri"/>
              </w:rPr>
            </w:pPr>
            <w:r>
              <w:rPr>
                <w:rFonts w:eastAsia="Calibri"/>
              </w:rPr>
              <w:t>Trạng thái hóa đơn không được thay thế</w:t>
            </w:r>
          </w:p>
        </w:tc>
        <w:tc>
          <w:tcPr>
            <w:tcW w:w="2515" w:type="dxa"/>
            <w:tcBorders>
              <w:top w:val="single" w:sz="4" w:space="0" w:color="2E74B5"/>
              <w:left w:val="single" w:sz="4" w:space="0" w:color="2E74B5"/>
              <w:bottom w:val="single" w:sz="4" w:space="0" w:color="2E74B5"/>
              <w:right w:val="single" w:sz="4" w:space="0" w:color="2E74B5"/>
            </w:tcBorders>
          </w:tcPr>
          <w:p w14:paraId="2E4DA026" w14:textId="77777777" w:rsidR="009D1437" w:rsidRPr="009372AD" w:rsidRDefault="009D1437" w:rsidP="00616EC4">
            <w:pPr>
              <w:jc w:val="both"/>
            </w:pPr>
          </w:p>
        </w:tc>
      </w:tr>
      <w:tr w:rsidR="009D1437" w:rsidRPr="00660ABB" w14:paraId="3D66C1F8"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83291AC" w14:textId="77777777" w:rsidR="009D1437" w:rsidRPr="009372AD" w:rsidRDefault="009D1437" w:rsidP="00616EC4">
            <w:pPr>
              <w:autoSpaceDE w:val="0"/>
              <w:autoSpaceDN w:val="0"/>
              <w:adjustRightInd w:val="0"/>
              <w:rPr>
                <w:rFonts w:eastAsia="Calibri"/>
              </w:rPr>
            </w:pPr>
            <w:r w:rsidRPr="00897856">
              <w:rPr>
                <w:rFonts w:eastAsia="Calibri"/>
              </w:rPr>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70B3773" w14:textId="77777777" w:rsidR="009D1437" w:rsidRDefault="009D1437" w:rsidP="00616EC4">
            <w:pPr>
              <w:pStyle w:val="ListParagraph"/>
              <w:spacing w:after="0" w:line="240" w:lineRule="auto"/>
              <w:ind w:left="0"/>
              <w:rPr>
                <w:rFonts w:eastAsia="Calibri"/>
              </w:rPr>
            </w:pPr>
            <w:r>
              <w:rPr>
                <w:rFonts w:eastAsia="Calibri"/>
              </w:rPr>
              <w:t>Lỗi trùng fkey</w:t>
            </w:r>
          </w:p>
        </w:tc>
        <w:tc>
          <w:tcPr>
            <w:tcW w:w="2515" w:type="dxa"/>
            <w:tcBorders>
              <w:top w:val="single" w:sz="4" w:space="0" w:color="2E74B5"/>
              <w:left w:val="single" w:sz="4" w:space="0" w:color="2E74B5"/>
              <w:bottom w:val="single" w:sz="4" w:space="0" w:color="2E74B5"/>
              <w:right w:val="single" w:sz="4" w:space="0" w:color="2E74B5"/>
            </w:tcBorders>
          </w:tcPr>
          <w:p w14:paraId="545AE096" w14:textId="77777777" w:rsidR="009D1437" w:rsidRPr="009372AD" w:rsidRDefault="009D1437" w:rsidP="00616EC4">
            <w:pPr>
              <w:jc w:val="both"/>
            </w:pPr>
            <w:r>
              <w:t>Fkey của hóa đơn mới đã tồn tại trên hệ thống</w:t>
            </w:r>
          </w:p>
        </w:tc>
      </w:tr>
      <w:tr w:rsidR="009D1437" w:rsidRPr="00660ABB" w14:paraId="7734D865"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A2C1B04" w14:textId="77777777" w:rsidR="009D1437" w:rsidRPr="009372AD" w:rsidRDefault="009D1437" w:rsidP="00616EC4">
            <w:pPr>
              <w:autoSpaceDE w:val="0"/>
              <w:autoSpaceDN w:val="0"/>
              <w:adjustRightInd w:val="0"/>
              <w:rPr>
                <w:rFonts w:eastAsia="Calibri"/>
              </w:rPr>
            </w:pPr>
            <w:r>
              <w:rPr>
                <w:rFonts w:eastAsia="Calibri"/>
              </w:rP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9152CB6" w14:textId="77777777" w:rsidR="009D1437" w:rsidRDefault="009D1437" w:rsidP="00616EC4">
            <w:pPr>
              <w:pStyle w:val="ListParagraph"/>
              <w:spacing w:after="0" w:line="240" w:lineRule="auto"/>
              <w:ind w:left="0"/>
              <w:rPr>
                <w:rFonts w:eastAsia="Calibri"/>
              </w:rPr>
            </w:pPr>
            <w:r>
              <w:rPr>
                <w:rFonts w:eastAsia="Calibri"/>
              </w:rPr>
              <w:t>Lỗi trong quá trình thực hiện cấp số hóa đơn</w:t>
            </w:r>
          </w:p>
        </w:tc>
        <w:tc>
          <w:tcPr>
            <w:tcW w:w="2515" w:type="dxa"/>
            <w:tcBorders>
              <w:top w:val="single" w:sz="4" w:space="0" w:color="2E74B5"/>
              <w:left w:val="single" w:sz="4" w:space="0" w:color="2E74B5"/>
              <w:bottom w:val="single" w:sz="4" w:space="0" w:color="2E74B5"/>
              <w:right w:val="single" w:sz="4" w:space="0" w:color="2E74B5"/>
            </w:tcBorders>
          </w:tcPr>
          <w:p w14:paraId="3C612E2A" w14:textId="77777777" w:rsidR="009D1437" w:rsidRPr="009372AD" w:rsidRDefault="009D1437" w:rsidP="00616EC4">
            <w:pPr>
              <w:jc w:val="both"/>
            </w:pPr>
          </w:p>
        </w:tc>
      </w:tr>
      <w:tr w:rsidR="009D1437" w:rsidRPr="00660ABB" w14:paraId="6C30C79A"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15EA469" w14:textId="77777777" w:rsidR="009D1437" w:rsidRPr="009372AD" w:rsidRDefault="009D1437" w:rsidP="00616EC4">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6D62496" w14:textId="77777777" w:rsidR="009D1437" w:rsidRDefault="009D1437" w:rsidP="00616EC4">
            <w:pPr>
              <w:pStyle w:val="ListParagraph"/>
              <w:spacing w:after="0" w:line="240" w:lineRule="auto"/>
              <w:ind w:left="0"/>
              <w:rPr>
                <w:rFonts w:eastAsia="Calibri"/>
              </w:rPr>
            </w:pPr>
            <w:r>
              <w:rPr>
                <w:rFonts w:eastAsia="Calibri"/>
              </w:rPr>
              <w:t xml:space="preserve">Lỗi khi thực hiện </w:t>
            </w:r>
            <w:r w:rsidRPr="00170EAA">
              <w:rPr>
                <w:rFonts w:eastAsia="Calibri"/>
              </w:rPr>
              <w:t>Deserialize</w:t>
            </w:r>
            <w:r>
              <w:rPr>
                <w:rFonts w:eastAsia="Calibri"/>
              </w:rPr>
              <w:t xml:space="preserve"> chuỗi hóa đơn đầu vào</w:t>
            </w:r>
          </w:p>
        </w:tc>
        <w:tc>
          <w:tcPr>
            <w:tcW w:w="2515" w:type="dxa"/>
            <w:tcBorders>
              <w:top w:val="single" w:sz="4" w:space="0" w:color="2E74B5"/>
              <w:left w:val="single" w:sz="4" w:space="0" w:color="2E74B5"/>
              <w:bottom w:val="single" w:sz="4" w:space="0" w:color="2E74B5"/>
              <w:right w:val="single" w:sz="4" w:space="0" w:color="2E74B5"/>
            </w:tcBorders>
          </w:tcPr>
          <w:p w14:paraId="40468388" w14:textId="77777777" w:rsidR="009D1437" w:rsidRPr="009372AD" w:rsidRDefault="009D1437" w:rsidP="00616EC4">
            <w:pPr>
              <w:jc w:val="both"/>
            </w:pPr>
          </w:p>
        </w:tc>
      </w:tr>
      <w:tr w:rsidR="009D1437" w:rsidRPr="00660ABB" w14:paraId="1E0DC09E"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6665EED" w14:textId="77777777" w:rsidR="009D1437" w:rsidRPr="009372AD" w:rsidRDefault="009D1437" w:rsidP="00616EC4">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14:paraId="405466DD"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0FB120B" w14:textId="77777777" w:rsidR="009D1437" w:rsidRDefault="009D1437" w:rsidP="00616EC4">
            <w:pPr>
              <w:pStyle w:val="ListParagraph"/>
              <w:spacing w:after="0" w:line="240" w:lineRule="auto"/>
              <w:ind w:left="0"/>
              <w:rPr>
                <w:rFonts w:eastAsia="Calibri"/>
              </w:rPr>
            </w:pPr>
            <w:r>
              <w:rPr>
                <w:rFonts w:eastAsia="Calibri"/>
              </w:rPr>
              <w:t>Pattern truyền vào không giống với hóa đơn cần điều chỉnh</w:t>
            </w:r>
          </w:p>
        </w:tc>
        <w:tc>
          <w:tcPr>
            <w:tcW w:w="2515" w:type="dxa"/>
            <w:tcBorders>
              <w:top w:val="single" w:sz="4" w:space="0" w:color="2E74B5"/>
              <w:left w:val="single" w:sz="4" w:space="0" w:color="2E74B5"/>
              <w:bottom w:val="single" w:sz="4" w:space="0" w:color="2E74B5"/>
              <w:right w:val="single" w:sz="4" w:space="0" w:color="2E74B5"/>
            </w:tcBorders>
          </w:tcPr>
          <w:p w14:paraId="3AEFD6BC" w14:textId="77777777" w:rsidR="009D1437" w:rsidRPr="009372AD" w:rsidRDefault="009D1437" w:rsidP="00616EC4">
            <w:pPr>
              <w:jc w:val="both"/>
            </w:pPr>
          </w:p>
        </w:tc>
      </w:tr>
      <w:tr w:rsidR="009D1437" w:rsidRPr="00660ABB" w14:paraId="2A48AC43"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0A335EF" w14:textId="77777777" w:rsidR="009D1437" w:rsidRPr="009372AD" w:rsidRDefault="009D1437" w:rsidP="00616EC4">
            <w:pPr>
              <w:autoSpaceDE w:val="0"/>
              <w:autoSpaceDN w:val="0"/>
              <w:adjustRightInd w:val="0"/>
              <w:rPr>
                <w:rFonts w:eastAsia="Calibri"/>
              </w:rPr>
            </w:pPr>
            <w:r>
              <w:rPr>
                <w:rFonts w:eastAsia="Calibri"/>
              </w:rPr>
              <w:t>ERR:20</w:t>
            </w:r>
          </w:p>
          <w:p w14:paraId="6058BEB4"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798F806" w14:textId="77777777" w:rsidR="009D1437" w:rsidRDefault="009D1437" w:rsidP="00616EC4">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526FE8F4" w14:textId="77777777" w:rsidR="009D1437" w:rsidRPr="009372AD" w:rsidRDefault="009D1437" w:rsidP="00616EC4">
            <w:pPr>
              <w:jc w:val="both"/>
            </w:pPr>
          </w:p>
        </w:tc>
      </w:tr>
      <w:tr w:rsidR="009D1437" w:rsidRPr="00660ABB" w14:paraId="5437AE7D"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1055517" w14:textId="77777777" w:rsidR="009D1437" w:rsidRPr="00DD2715" w:rsidRDefault="009D1437" w:rsidP="00616EC4">
            <w:pPr>
              <w:autoSpaceDE w:val="0"/>
              <w:autoSpaceDN w:val="0"/>
              <w:adjustRightInd w:val="0"/>
              <w:jc w:val="both"/>
            </w:pPr>
            <w: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49E2987" w14:textId="77777777" w:rsidR="009D1437" w:rsidRDefault="009D1437" w:rsidP="00616EC4">
            <w:pPr>
              <w:pStyle w:val="ListParagraph"/>
              <w:ind w:left="0"/>
              <w:jc w:val="both"/>
            </w:pPr>
            <w:r>
              <w:t>Lỗi chứng thư hết hạn</w:t>
            </w:r>
          </w:p>
        </w:tc>
        <w:tc>
          <w:tcPr>
            <w:tcW w:w="2515" w:type="dxa"/>
            <w:tcBorders>
              <w:top w:val="single" w:sz="4" w:space="0" w:color="2E74B5"/>
              <w:left w:val="single" w:sz="4" w:space="0" w:color="2E74B5"/>
              <w:bottom w:val="single" w:sz="4" w:space="0" w:color="2E74B5"/>
              <w:right w:val="single" w:sz="4" w:space="0" w:color="2E74B5"/>
            </w:tcBorders>
          </w:tcPr>
          <w:p w14:paraId="42ABCF2C" w14:textId="77777777" w:rsidR="009D1437" w:rsidRPr="009372AD" w:rsidRDefault="009D1437" w:rsidP="00616EC4">
            <w:pPr>
              <w:jc w:val="both"/>
            </w:pPr>
          </w:p>
        </w:tc>
      </w:tr>
      <w:tr w:rsidR="009D1437" w:rsidRPr="00660ABB" w14:paraId="68050A4D"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72DD3A3" w14:textId="77777777" w:rsidR="009D1437" w:rsidRPr="00DD2715" w:rsidRDefault="009D1437" w:rsidP="00616EC4">
            <w:pPr>
              <w:autoSpaceDE w:val="0"/>
              <w:autoSpaceDN w:val="0"/>
              <w:adjustRightInd w:val="0"/>
              <w:jc w:val="both"/>
            </w:pPr>
            <w:r>
              <w:t>ERR:30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41D1970" w14:textId="77777777" w:rsidR="009D1437" w:rsidRPr="00517DC0" w:rsidRDefault="009D1437" w:rsidP="00616EC4">
            <w:pPr>
              <w:pStyle w:val="ListParagraph"/>
              <w:ind w:left="0"/>
              <w:jc w:val="both"/>
            </w:pPr>
            <w:r w:rsidRPr="00517DC0">
              <w:t>Danh sách hóa đơn tồn tại ngày hóa đơn nhỏ hơn ngày hóa đơn đã phát hành</w:t>
            </w:r>
          </w:p>
        </w:tc>
        <w:tc>
          <w:tcPr>
            <w:tcW w:w="2515" w:type="dxa"/>
            <w:tcBorders>
              <w:top w:val="single" w:sz="4" w:space="0" w:color="2E74B5"/>
              <w:left w:val="single" w:sz="4" w:space="0" w:color="2E74B5"/>
              <w:bottom w:val="single" w:sz="4" w:space="0" w:color="2E74B5"/>
              <w:right w:val="single" w:sz="4" w:space="0" w:color="2E74B5"/>
            </w:tcBorders>
          </w:tcPr>
          <w:p w14:paraId="5B65B607" w14:textId="77777777" w:rsidR="009D1437" w:rsidRPr="009372AD" w:rsidRDefault="009D1437" w:rsidP="00616EC4">
            <w:pPr>
              <w:jc w:val="both"/>
            </w:pPr>
          </w:p>
        </w:tc>
      </w:tr>
      <w:tr w:rsidR="009D1437" w:rsidRPr="00660ABB" w14:paraId="0A12C6EF"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4690B0F" w14:textId="77777777" w:rsidR="009D1437" w:rsidRDefault="009D1437" w:rsidP="00616EC4">
            <w:pPr>
              <w:autoSpaceDE w:val="0"/>
              <w:autoSpaceDN w:val="0"/>
              <w:adjustRightInd w:val="0"/>
              <w:jc w:val="both"/>
            </w:pPr>
            <w:r>
              <w:t>ERR:31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CDA052E" w14:textId="77777777" w:rsidR="009D1437" w:rsidRPr="00517DC0" w:rsidRDefault="009D1437" w:rsidP="00616EC4">
            <w:pPr>
              <w:pStyle w:val="ListParagraph"/>
              <w:ind w:left="0"/>
              <w:jc w:val="both"/>
            </w:pPr>
            <w:r>
              <w:t>Số hóa đơn truyền vào không hợp lệ</w:t>
            </w:r>
          </w:p>
        </w:tc>
        <w:tc>
          <w:tcPr>
            <w:tcW w:w="2515" w:type="dxa"/>
            <w:tcBorders>
              <w:top w:val="single" w:sz="4" w:space="0" w:color="2E74B5"/>
              <w:left w:val="single" w:sz="4" w:space="0" w:color="2E74B5"/>
              <w:bottom w:val="single" w:sz="4" w:space="0" w:color="2E74B5"/>
              <w:right w:val="single" w:sz="4" w:space="0" w:color="2E74B5"/>
            </w:tcBorders>
          </w:tcPr>
          <w:p w14:paraId="0305A189" w14:textId="77777777" w:rsidR="009D1437" w:rsidRPr="009372AD" w:rsidRDefault="009D1437" w:rsidP="00616EC4">
            <w:pPr>
              <w:jc w:val="both"/>
            </w:pPr>
          </w:p>
        </w:tc>
      </w:tr>
      <w:tr w:rsidR="009D1437" w:rsidRPr="00660ABB" w14:paraId="34EB82A3"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D668137" w14:textId="77777777" w:rsidR="009D1437" w:rsidRDefault="009D1437" w:rsidP="00616EC4">
            <w:pPr>
              <w:autoSpaceDE w:val="0"/>
              <w:autoSpaceDN w:val="0"/>
              <w:adjustRightInd w:val="0"/>
              <w:jc w:val="both"/>
            </w:pPr>
            <w:r w:rsidRPr="00C876B9">
              <w:t>ERR:60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077E2E7" w14:textId="77777777" w:rsidR="009D1437" w:rsidRDefault="009D1437" w:rsidP="00616EC4">
            <w:pPr>
              <w:pStyle w:val="ListParagraph"/>
              <w:ind w:left="0"/>
              <w:jc w:val="both"/>
            </w:pPr>
            <w:r w:rsidRPr="00C876B9">
              <w:t>Chỉ được phép điều chỉnh hóa đơn cùng loại (Có mã / Không mã).</w:t>
            </w:r>
          </w:p>
        </w:tc>
        <w:tc>
          <w:tcPr>
            <w:tcW w:w="2515" w:type="dxa"/>
            <w:tcBorders>
              <w:top w:val="single" w:sz="4" w:space="0" w:color="2E74B5"/>
              <w:left w:val="single" w:sz="4" w:space="0" w:color="2E74B5"/>
              <w:bottom w:val="single" w:sz="4" w:space="0" w:color="2E74B5"/>
              <w:right w:val="single" w:sz="4" w:space="0" w:color="2E74B5"/>
            </w:tcBorders>
          </w:tcPr>
          <w:p w14:paraId="024890E6" w14:textId="77777777" w:rsidR="009D1437" w:rsidRPr="009372AD" w:rsidRDefault="009D1437" w:rsidP="00616EC4">
            <w:pPr>
              <w:jc w:val="both"/>
            </w:pPr>
          </w:p>
        </w:tc>
      </w:tr>
      <w:tr w:rsidR="009D1437" w:rsidRPr="00660ABB" w14:paraId="1748E8AF"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9FF7674" w14:textId="77777777" w:rsidR="009D1437" w:rsidRDefault="009D1437" w:rsidP="00616EC4">
            <w:pPr>
              <w:autoSpaceDE w:val="0"/>
              <w:autoSpaceDN w:val="0"/>
              <w:adjustRightInd w:val="0"/>
              <w:jc w:val="both"/>
            </w:pPr>
            <w:r w:rsidRPr="00C876B9">
              <w:t>ERR:61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870210F" w14:textId="77777777" w:rsidR="009D1437" w:rsidRDefault="009D1437" w:rsidP="00616EC4">
            <w:pPr>
              <w:pStyle w:val="ListParagraph"/>
              <w:ind w:left="0"/>
              <w:jc w:val="both"/>
            </w:pPr>
            <w:r w:rsidRPr="00C876B9">
              <w:t>Chỉ được phép điều chỉnh hóa đơn cùng loại (HD GTGT / HD bán hàng...).</w:t>
            </w:r>
          </w:p>
        </w:tc>
        <w:tc>
          <w:tcPr>
            <w:tcW w:w="2515" w:type="dxa"/>
            <w:tcBorders>
              <w:top w:val="single" w:sz="4" w:space="0" w:color="2E74B5"/>
              <w:left w:val="single" w:sz="4" w:space="0" w:color="2E74B5"/>
              <w:bottom w:val="single" w:sz="4" w:space="0" w:color="2E74B5"/>
              <w:right w:val="single" w:sz="4" w:space="0" w:color="2E74B5"/>
            </w:tcBorders>
          </w:tcPr>
          <w:p w14:paraId="30B12799" w14:textId="77777777" w:rsidR="009D1437" w:rsidRPr="009372AD" w:rsidRDefault="009D1437" w:rsidP="00616EC4">
            <w:pPr>
              <w:jc w:val="both"/>
            </w:pPr>
          </w:p>
        </w:tc>
      </w:tr>
      <w:tr w:rsidR="009D1437" w:rsidRPr="00660ABB" w14:paraId="423E4F0D"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3133BB7" w14:textId="77777777" w:rsidR="009D1437" w:rsidRDefault="009D1437" w:rsidP="00616EC4">
            <w:pPr>
              <w:autoSpaceDE w:val="0"/>
              <w:autoSpaceDN w:val="0"/>
              <w:adjustRightInd w:val="0"/>
              <w:jc w:val="both"/>
            </w:pPr>
            <w:r w:rsidRPr="00C876B9">
              <w:t>ERR:62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3E6D9E2" w14:textId="77777777" w:rsidR="009D1437" w:rsidRDefault="009D1437" w:rsidP="00616EC4">
            <w:pPr>
              <w:pStyle w:val="ListParagraph"/>
              <w:ind w:left="0"/>
              <w:jc w:val="both"/>
            </w:pPr>
            <w:r w:rsidRPr="00C876B9">
              <w:t>Không được dùng không mã đăng ký gửi bảng tổng hợp thay thế, điều chỉnh các hóa đơn không mã gửi thông tin chi tiết.</w:t>
            </w:r>
          </w:p>
        </w:tc>
        <w:tc>
          <w:tcPr>
            <w:tcW w:w="2515" w:type="dxa"/>
            <w:tcBorders>
              <w:top w:val="single" w:sz="4" w:space="0" w:color="2E74B5"/>
              <w:left w:val="single" w:sz="4" w:space="0" w:color="2E74B5"/>
              <w:bottom w:val="single" w:sz="4" w:space="0" w:color="2E74B5"/>
              <w:right w:val="single" w:sz="4" w:space="0" w:color="2E74B5"/>
            </w:tcBorders>
          </w:tcPr>
          <w:p w14:paraId="7A419D59" w14:textId="77777777" w:rsidR="009D1437" w:rsidRPr="009372AD" w:rsidRDefault="009D1437" w:rsidP="00616EC4">
            <w:pPr>
              <w:jc w:val="both"/>
            </w:pPr>
          </w:p>
        </w:tc>
      </w:tr>
      <w:tr w:rsidR="009D1437" w:rsidRPr="00660ABB" w14:paraId="6F1A2E12"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6B6B78F7" w14:textId="77777777" w:rsidR="009D1437" w:rsidRPr="009372AD" w:rsidRDefault="009D1437" w:rsidP="00616EC4">
            <w:pPr>
              <w:autoSpaceDE w:val="0"/>
              <w:autoSpaceDN w:val="0"/>
              <w:adjustRightInd w:val="0"/>
              <w:rPr>
                <w:rFonts w:eastAsia="Calibri"/>
              </w:rPr>
            </w:pPr>
            <w:r w:rsidRPr="009372AD">
              <w:rPr>
                <w:rFonts w:eastAsia="Calibri"/>
              </w:rPr>
              <w:t>OK: pattern;serial;invNumber</w:t>
            </w:r>
          </w:p>
          <w:p w14:paraId="150C945E" w14:textId="77777777" w:rsidR="009D1437" w:rsidRPr="009372AD" w:rsidRDefault="009D1437" w:rsidP="00616EC4">
            <w:pPr>
              <w:autoSpaceDE w:val="0"/>
              <w:autoSpaceDN w:val="0"/>
              <w:adjustRightInd w:val="0"/>
              <w:rPr>
                <w:rFonts w:eastAsia="Calibri"/>
              </w:rPr>
            </w:pPr>
            <w:r w:rsidRPr="009372AD">
              <w:rPr>
                <w:rFonts w:eastAsia="Calibri"/>
              </w:rPr>
              <w:t>(Ví dụ:</w:t>
            </w:r>
          </w:p>
          <w:p w14:paraId="1EA49EB6" w14:textId="77777777" w:rsidR="009D1437" w:rsidRPr="009372AD" w:rsidRDefault="009D1437" w:rsidP="00616EC4">
            <w:pPr>
              <w:autoSpaceDE w:val="0"/>
              <w:autoSpaceDN w:val="0"/>
              <w:adjustRightInd w:val="0"/>
              <w:rPr>
                <w:rFonts w:eastAsia="Calibri"/>
              </w:rPr>
            </w:pPr>
            <w:r w:rsidRPr="009372AD">
              <w:rPr>
                <w:rFonts w:eastAsia="Calibri"/>
              </w:rPr>
              <w:t>OK:01GTKT3/001;AA/12E;0000002)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C696750"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OK </w:t>
            </w:r>
            <w:r w:rsidRPr="009372AD">
              <w:rPr>
                <w:rFonts w:eastAsia="Calibri"/>
              </w:rPr>
              <w:sym w:font="Wingdings" w:char="F0E0"/>
            </w:r>
            <w:r w:rsidRPr="009372AD">
              <w:rPr>
                <w:rFonts w:eastAsia="Calibri"/>
              </w:rPr>
              <w:t xml:space="preserve"> đã phát hành hóa đơn </w:t>
            </w:r>
            <w:r>
              <w:rPr>
                <w:rFonts w:eastAsia="Calibri"/>
              </w:rPr>
              <w:t>thay thế</w:t>
            </w:r>
          </w:p>
          <w:p w14:paraId="62AD2E91"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Patter</w:t>
            </w:r>
            <w:r w:rsidRPr="009372AD">
              <w:rPr>
                <w:rFonts w:eastAsia="Calibri"/>
              </w:rPr>
              <w:sym w:font="Wingdings" w:char="F0E0"/>
            </w:r>
            <w:r w:rsidRPr="009372AD">
              <w:rPr>
                <w:rFonts w:eastAsia="Calibri"/>
              </w:rPr>
              <w:t xml:space="preserve"> Mẫu số của hóa đơn </w:t>
            </w:r>
            <w:r>
              <w:rPr>
                <w:rFonts w:eastAsia="Calibri"/>
              </w:rPr>
              <w:t>thay thế</w:t>
            </w:r>
            <w:r w:rsidRPr="009372AD">
              <w:rPr>
                <w:rFonts w:eastAsia="Calibri"/>
              </w:rPr>
              <w:t xml:space="preserve"> </w:t>
            </w:r>
          </w:p>
          <w:p w14:paraId="28E06DF5"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Serial </w:t>
            </w:r>
            <w:r w:rsidRPr="009372AD">
              <w:rPr>
                <w:rFonts w:eastAsia="Calibri"/>
              </w:rPr>
              <w:sym w:font="Wingdings" w:char="F0E0"/>
            </w:r>
            <w:r w:rsidRPr="009372AD">
              <w:rPr>
                <w:rFonts w:eastAsia="Calibri"/>
              </w:rPr>
              <w:t xml:space="preserve"> serial của hóa đơn </w:t>
            </w:r>
            <w:r>
              <w:rPr>
                <w:rFonts w:eastAsia="Calibri"/>
              </w:rPr>
              <w:t>thay thế</w:t>
            </w:r>
            <w:r w:rsidRPr="009372AD">
              <w:rPr>
                <w:rFonts w:eastAsia="Calibri"/>
              </w:rPr>
              <w:t xml:space="preserve"> </w:t>
            </w:r>
          </w:p>
          <w:p w14:paraId="44E71E74"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invNumber: số hóa đơn </w:t>
            </w:r>
            <w:r>
              <w:rPr>
                <w:rFonts w:eastAsia="Calibri"/>
              </w:rPr>
              <w:t>thay thế</w:t>
            </w:r>
            <w:r w:rsidRPr="009372AD">
              <w:rPr>
                <w:rFonts w:eastAsia="Calibri"/>
              </w:rPr>
              <w:t xml:space="preserve"> </w:t>
            </w:r>
          </w:p>
          <w:p w14:paraId="718828CC" w14:textId="77777777" w:rsidR="009D1437" w:rsidRPr="009372AD" w:rsidRDefault="009D1437" w:rsidP="00616EC4">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14:paraId="0F920017" w14:textId="77777777" w:rsidR="009D1437" w:rsidRPr="009372AD" w:rsidRDefault="009D1437" w:rsidP="00616EC4">
            <w:pPr>
              <w:jc w:val="both"/>
            </w:pPr>
          </w:p>
        </w:tc>
      </w:tr>
    </w:tbl>
    <w:p w14:paraId="5A665FD3" w14:textId="77777777" w:rsidR="009D1437" w:rsidRPr="003264D9" w:rsidRDefault="009D1437" w:rsidP="009D1437">
      <w:pPr>
        <w:spacing w:line="360" w:lineRule="auto"/>
        <w:jc w:val="both"/>
        <w:rPr>
          <w:rFonts w:eastAsia="Calibri"/>
          <w:b/>
          <w:u w:val="single"/>
        </w:rPr>
      </w:pPr>
    </w:p>
    <w:p w14:paraId="24770216" w14:textId="77777777" w:rsidR="009D1437" w:rsidRDefault="009D1437" w:rsidP="009D1437">
      <w:pPr>
        <w:rPr>
          <w:b/>
          <w:u w:val="single"/>
        </w:rPr>
      </w:pPr>
      <w:r w:rsidRPr="000A4319">
        <w:rPr>
          <w:b/>
          <w:u w:val="single"/>
        </w:rPr>
        <w:t xml:space="preserve">Cấu trúc của </w:t>
      </w:r>
      <w:r>
        <w:rPr>
          <w:b/>
          <w:u w:val="single"/>
        </w:rPr>
        <w:t>xmlInv</w:t>
      </w:r>
      <w:r w:rsidRPr="000A4319">
        <w:rPr>
          <w:b/>
          <w:u w:val="single"/>
        </w:rPr>
        <w:t xml:space="preserve">Data (các trường </w:t>
      </w:r>
      <w:r w:rsidRPr="000A4319">
        <w:rPr>
          <w:b/>
          <w:color w:val="FF0000"/>
          <w:u w:val="single"/>
        </w:rPr>
        <w:t>*</w:t>
      </w:r>
      <w:r w:rsidRPr="000A4319">
        <w:rPr>
          <w:b/>
          <w:u w:val="single"/>
        </w:rPr>
        <w:t xml:space="preserve"> là bắt buộc):</w:t>
      </w:r>
    </w:p>
    <w:p w14:paraId="0497D712"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ThayTheHD</w:t>
      </w:r>
      <w:r>
        <w:rPr>
          <w:rFonts w:ascii="Consolas" w:hAnsi="Consolas" w:cs="Consolas"/>
          <w:color w:val="0000FF"/>
          <w:sz w:val="19"/>
          <w:szCs w:val="19"/>
        </w:rPr>
        <w:t>&gt;</w:t>
      </w:r>
    </w:p>
    <w:p w14:paraId="50226F2E"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 của hóa đơn *</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&gt;</w:t>
      </w:r>
    </w:p>
    <w:p w14:paraId="541026E7"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InvoiceNo</w:t>
      </w:r>
      <w:r>
        <w:rPr>
          <w:rFonts w:ascii="Consolas" w:hAnsi="Consolas" w:cs="Consolas"/>
          <w:color w:val="0000FF"/>
          <w:sz w:val="19"/>
          <w:szCs w:val="19"/>
        </w:rPr>
        <w:t>&gt;</w:t>
      </w:r>
      <w:r>
        <w:rPr>
          <w:rFonts w:ascii="Consolas" w:hAnsi="Consolas" w:cs="Consolas"/>
          <w:color w:val="000000"/>
          <w:sz w:val="19"/>
          <w:szCs w:val="19"/>
        </w:rPr>
        <w:t>Số hóa đơn *</w:t>
      </w:r>
      <w:r>
        <w:rPr>
          <w:rFonts w:ascii="Consolas" w:hAnsi="Consolas" w:cs="Consolas"/>
          <w:color w:val="0000FF"/>
          <w:sz w:val="19"/>
          <w:szCs w:val="19"/>
        </w:rPr>
        <w:t>&lt;/</w:t>
      </w:r>
      <w:r>
        <w:rPr>
          <w:rFonts w:ascii="Consolas" w:hAnsi="Consolas" w:cs="Consolas"/>
          <w:color w:val="A31515"/>
          <w:sz w:val="19"/>
          <w:szCs w:val="19"/>
        </w:rPr>
        <w:t>InvoiceNo</w:t>
      </w:r>
      <w:r>
        <w:rPr>
          <w:rFonts w:ascii="Consolas" w:hAnsi="Consolas" w:cs="Consolas"/>
          <w:color w:val="0000FF"/>
          <w:sz w:val="19"/>
          <w:szCs w:val="19"/>
        </w:rPr>
        <w:t>&gt;</w:t>
      </w:r>
    </w:p>
    <w:p w14:paraId="0AB15B0A"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lastRenderedPageBreak/>
        <w:tab/>
        <w:t xml:space="preserve"> &lt;</w:t>
      </w:r>
      <w:r>
        <w:rPr>
          <w:rFonts w:ascii="Consolas" w:hAnsi="Consolas" w:cs="Consolas"/>
          <w:color w:val="A31515"/>
          <w:sz w:val="19"/>
          <w:szCs w:val="19"/>
        </w:rPr>
        <w:t>TTChung</w:t>
      </w:r>
      <w:r>
        <w:rPr>
          <w:rFonts w:ascii="Consolas" w:hAnsi="Consolas" w:cs="Consolas"/>
          <w:color w:val="0000FF"/>
          <w:sz w:val="19"/>
          <w:szCs w:val="19"/>
        </w:rPr>
        <w:t>&gt;</w:t>
      </w:r>
    </w:p>
    <w:p w14:paraId="50FE506B"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MHSo</w:t>
      </w:r>
      <w:r>
        <w:rPr>
          <w:rFonts w:ascii="Consolas" w:hAnsi="Consolas" w:cs="Consolas"/>
          <w:color w:val="0000FF"/>
          <w:sz w:val="19"/>
          <w:szCs w:val="19"/>
        </w:rPr>
        <w:t>&gt;</w:t>
      </w:r>
      <w:r>
        <w:rPr>
          <w:rFonts w:ascii="Consolas" w:hAnsi="Consolas" w:cs="Consolas"/>
          <w:color w:val="000000"/>
          <w:sz w:val="19"/>
          <w:szCs w:val="19"/>
        </w:rPr>
        <w:t>Mã hồ sơ</w:t>
      </w:r>
      <w:r>
        <w:rPr>
          <w:rFonts w:ascii="Consolas" w:hAnsi="Consolas" w:cs="Consolas"/>
          <w:color w:val="0000FF"/>
          <w:sz w:val="19"/>
          <w:szCs w:val="19"/>
        </w:rPr>
        <w:t>&lt;/</w:t>
      </w:r>
      <w:r>
        <w:rPr>
          <w:rFonts w:ascii="Consolas" w:hAnsi="Consolas" w:cs="Consolas"/>
          <w:color w:val="A31515"/>
          <w:sz w:val="19"/>
          <w:szCs w:val="19"/>
        </w:rPr>
        <w:t>MHSo</w:t>
      </w:r>
      <w:r>
        <w:rPr>
          <w:rFonts w:ascii="Consolas" w:hAnsi="Consolas" w:cs="Consolas"/>
          <w:color w:val="0000FF"/>
          <w:sz w:val="19"/>
          <w:szCs w:val="19"/>
        </w:rPr>
        <w:t>&gt;</w:t>
      </w:r>
    </w:p>
    <w:p w14:paraId="47600524"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SBKe</w:t>
      </w:r>
      <w:r>
        <w:rPr>
          <w:rFonts w:ascii="Consolas" w:hAnsi="Consolas" w:cs="Consolas"/>
          <w:color w:val="0000FF"/>
          <w:sz w:val="19"/>
          <w:szCs w:val="19"/>
        </w:rPr>
        <w:t>&gt;</w:t>
      </w:r>
      <w:r>
        <w:rPr>
          <w:rFonts w:ascii="Consolas" w:hAnsi="Consolas" w:cs="Consolas"/>
          <w:color w:val="000000"/>
          <w:sz w:val="19"/>
          <w:szCs w:val="19"/>
        </w:rPr>
        <w:t>Số bảng kê (Số của bảng kê các loại hàng hóa, dịch vụ đã bán kèm theo hóa đơn)</w:t>
      </w:r>
      <w:r>
        <w:rPr>
          <w:rFonts w:ascii="Consolas" w:hAnsi="Consolas" w:cs="Consolas"/>
          <w:color w:val="0000FF"/>
          <w:sz w:val="19"/>
          <w:szCs w:val="19"/>
        </w:rPr>
        <w:t>&lt;/</w:t>
      </w:r>
      <w:r>
        <w:rPr>
          <w:rFonts w:ascii="Consolas" w:hAnsi="Consolas" w:cs="Consolas"/>
          <w:color w:val="A31515"/>
          <w:sz w:val="19"/>
          <w:szCs w:val="19"/>
        </w:rPr>
        <w:t>SBKe</w:t>
      </w:r>
      <w:r>
        <w:rPr>
          <w:rFonts w:ascii="Consolas" w:hAnsi="Consolas" w:cs="Consolas"/>
          <w:color w:val="0000FF"/>
          <w:sz w:val="19"/>
          <w:szCs w:val="19"/>
        </w:rPr>
        <w:t>&gt;</w:t>
      </w:r>
    </w:p>
    <w:p w14:paraId="49B221F9"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NBKe</w:t>
      </w:r>
      <w:r>
        <w:rPr>
          <w:rFonts w:ascii="Consolas" w:hAnsi="Consolas" w:cs="Consolas"/>
          <w:color w:val="0000FF"/>
          <w:sz w:val="19"/>
          <w:szCs w:val="19"/>
        </w:rPr>
        <w:t>&gt;</w:t>
      </w:r>
      <w:r>
        <w:rPr>
          <w:rFonts w:ascii="Consolas" w:hAnsi="Consolas" w:cs="Consolas"/>
          <w:color w:val="000000"/>
          <w:sz w:val="19"/>
          <w:szCs w:val="19"/>
        </w:rPr>
        <w:t>Ngày bảng kê (Ngày của bảng kê các loại hàng hóa, dịch vụ đã bán kèm theo hóa đơn)</w:t>
      </w:r>
      <w:r>
        <w:rPr>
          <w:rFonts w:ascii="Consolas" w:hAnsi="Consolas" w:cs="Consolas"/>
          <w:color w:val="0000FF"/>
          <w:sz w:val="19"/>
          <w:szCs w:val="19"/>
        </w:rPr>
        <w:t>&lt;/</w:t>
      </w:r>
      <w:r>
        <w:rPr>
          <w:rFonts w:ascii="Consolas" w:hAnsi="Consolas" w:cs="Consolas"/>
          <w:color w:val="A31515"/>
          <w:sz w:val="19"/>
          <w:szCs w:val="19"/>
        </w:rPr>
        <w:t>NBKe</w:t>
      </w:r>
      <w:r>
        <w:rPr>
          <w:rFonts w:ascii="Consolas" w:hAnsi="Consolas" w:cs="Consolas"/>
          <w:color w:val="0000FF"/>
          <w:sz w:val="19"/>
          <w:szCs w:val="19"/>
        </w:rPr>
        <w:t>&gt;</w:t>
      </w:r>
    </w:p>
    <w:p w14:paraId="51CE3CE0"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DVTTe</w:t>
      </w:r>
      <w:r>
        <w:rPr>
          <w:rFonts w:ascii="Consolas" w:hAnsi="Consolas" w:cs="Consolas"/>
          <w:color w:val="0000FF"/>
          <w:sz w:val="19"/>
          <w:szCs w:val="19"/>
        </w:rPr>
        <w:t>&gt;</w:t>
      </w:r>
      <w:r>
        <w:rPr>
          <w:rFonts w:ascii="Consolas" w:hAnsi="Consolas" w:cs="Consolas"/>
          <w:color w:val="000000"/>
          <w:sz w:val="19"/>
          <w:szCs w:val="19"/>
        </w:rPr>
        <w:t>Đơn vị tiền tệ *</w:t>
      </w:r>
      <w:r>
        <w:rPr>
          <w:rFonts w:ascii="Consolas" w:hAnsi="Consolas" w:cs="Consolas"/>
          <w:color w:val="0000FF"/>
          <w:sz w:val="19"/>
          <w:szCs w:val="19"/>
        </w:rPr>
        <w:t>&lt;/</w:t>
      </w:r>
      <w:r>
        <w:rPr>
          <w:rFonts w:ascii="Consolas" w:hAnsi="Consolas" w:cs="Consolas"/>
          <w:color w:val="A31515"/>
          <w:sz w:val="19"/>
          <w:szCs w:val="19"/>
        </w:rPr>
        <w:t>DVTTe</w:t>
      </w:r>
      <w:r>
        <w:rPr>
          <w:rFonts w:ascii="Consolas" w:hAnsi="Consolas" w:cs="Consolas"/>
          <w:color w:val="0000FF"/>
          <w:sz w:val="19"/>
          <w:szCs w:val="19"/>
        </w:rPr>
        <w:t>&gt;</w:t>
      </w:r>
    </w:p>
    <w:p w14:paraId="70023B08"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TGia</w:t>
      </w:r>
      <w:r>
        <w:rPr>
          <w:rFonts w:ascii="Consolas" w:hAnsi="Consolas" w:cs="Consolas"/>
          <w:color w:val="0000FF"/>
          <w:sz w:val="19"/>
          <w:szCs w:val="19"/>
        </w:rPr>
        <w:t>&gt;</w:t>
      </w:r>
      <w:r>
        <w:rPr>
          <w:rFonts w:ascii="Consolas" w:hAnsi="Consolas" w:cs="Consolas"/>
          <w:color w:val="000000"/>
          <w:sz w:val="19"/>
          <w:szCs w:val="19"/>
        </w:rPr>
        <w:t>Tỷ giá (Bắt buộc (Trừ trường hợp Đơn vị tiền tệ là VND))</w:t>
      </w:r>
      <w:r>
        <w:rPr>
          <w:rFonts w:ascii="Consolas" w:hAnsi="Consolas" w:cs="Consolas"/>
          <w:color w:val="0000FF"/>
          <w:sz w:val="19"/>
          <w:szCs w:val="19"/>
        </w:rPr>
        <w:t>&lt;/</w:t>
      </w:r>
      <w:r>
        <w:rPr>
          <w:rFonts w:ascii="Consolas" w:hAnsi="Consolas" w:cs="Consolas"/>
          <w:color w:val="A31515"/>
          <w:sz w:val="19"/>
          <w:szCs w:val="19"/>
        </w:rPr>
        <w:t>TGia</w:t>
      </w:r>
      <w:r>
        <w:rPr>
          <w:rFonts w:ascii="Consolas" w:hAnsi="Consolas" w:cs="Consolas"/>
          <w:color w:val="0000FF"/>
          <w:sz w:val="19"/>
          <w:szCs w:val="19"/>
        </w:rPr>
        <w:t>&gt;</w:t>
      </w:r>
    </w:p>
    <w:p w14:paraId="209FA40F" w14:textId="3C2F7119" w:rsidR="009D1437" w:rsidRDefault="009D1437" w:rsidP="009D143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HTTToan</w:t>
      </w:r>
      <w:r>
        <w:rPr>
          <w:rFonts w:ascii="Consolas" w:hAnsi="Consolas" w:cs="Consolas"/>
          <w:color w:val="0000FF"/>
          <w:sz w:val="19"/>
          <w:szCs w:val="19"/>
        </w:rPr>
        <w:t>&gt;</w:t>
      </w:r>
      <w:r>
        <w:rPr>
          <w:rFonts w:ascii="Consolas" w:hAnsi="Consolas" w:cs="Consolas"/>
          <w:color w:val="000000"/>
          <w:sz w:val="19"/>
          <w:szCs w:val="19"/>
        </w:rPr>
        <w:t>Hình thức thanh toán</w:t>
      </w:r>
      <w:r w:rsidR="007B1377" w:rsidRPr="007B1377">
        <w:rPr>
          <w:rFonts w:ascii="Consolas" w:hAnsi="Consolas" w:cs="Consolas"/>
          <w:color w:val="000000"/>
          <w:sz w:val="19"/>
          <w:szCs w:val="19"/>
          <w:highlight w:val="cyan"/>
        </w:rPr>
        <w:t>*</w:t>
      </w:r>
      <w:r>
        <w:rPr>
          <w:rFonts w:ascii="Consolas" w:hAnsi="Consolas" w:cs="Consolas"/>
          <w:color w:val="0000FF"/>
          <w:sz w:val="19"/>
          <w:szCs w:val="19"/>
        </w:rPr>
        <w:t>&lt;/</w:t>
      </w:r>
      <w:r>
        <w:rPr>
          <w:rFonts w:ascii="Consolas" w:hAnsi="Consolas" w:cs="Consolas"/>
          <w:color w:val="A31515"/>
          <w:sz w:val="19"/>
          <w:szCs w:val="19"/>
        </w:rPr>
        <w:t>HTTToan</w:t>
      </w:r>
      <w:r>
        <w:rPr>
          <w:rFonts w:ascii="Consolas" w:hAnsi="Consolas" w:cs="Consolas"/>
          <w:color w:val="0000FF"/>
          <w:sz w:val="19"/>
          <w:szCs w:val="19"/>
        </w:rPr>
        <w:t>&gt;</w:t>
      </w:r>
    </w:p>
    <w:p w14:paraId="39A13BA9" w14:textId="4578A234" w:rsidR="008F4FB9" w:rsidRPr="00C23347" w:rsidRDefault="00AC5379" w:rsidP="00AC5379">
      <w:pPr>
        <w:autoSpaceDE w:val="0"/>
        <w:autoSpaceDN w:val="0"/>
        <w:adjustRightInd w:val="0"/>
        <w:ind w:left="1440"/>
        <w:rPr>
          <w:rFonts w:ascii="Consolas" w:hAnsi="Consolas" w:cs="Consolas"/>
          <w:color w:val="0000FF"/>
          <w:sz w:val="19"/>
          <w:szCs w:val="19"/>
          <w:highlight w:val="cyan"/>
        </w:rPr>
      </w:pPr>
      <w:r>
        <w:rPr>
          <w:rFonts w:ascii="Consolas" w:hAnsi="Consolas" w:cs="Consolas"/>
          <w:color w:val="0000FF"/>
          <w:sz w:val="19"/>
          <w:szCs w:val="19"/>
          <w:highlight w:val="cyan"/>
        </w:rPr>
        <w:t xml:space="preserve">  </w:t>
      </w:r>
      <w:r w:rsidR="008F4FB9" w:rsidRPr="00C23347">
        <w:rPr>
          <w:rFonts w:ascii="Consolas" w:hAnsi="Consolas" w:cs="Consolas"/>
          <w:color w:val="0000FF"/>
          <w:sz w:val="19"/>
          <w:szCs w:val="19"/>
          <w:highlight w:val="cyan"/>
        </w:rPr>
        <w:t>&lt;</w:t>
      </w:r>
      <w:r w:rsidR="008F4FB9" w:rsidRPr="00C23347">
        <w:rPr>
          <w:rFonts w:ascii="Consolas" w:hAnsi="Consolas" w:cs="Consolas"/>
          <w:color w:val="C00000"/>
          <w:sz w:val="19"/>
          <w:szCs w:val="19"/>
          <w:highlight w:val="cyan"/>
        </w:rPr>
        <w:t>HDDThu</w:t>
      </w:r>
      <w:r w:rsidR="008F4FB9" w:rsidRPr="00C23347">
        <w:rPr>
          <w:rFonts w:ascii="Consolas" w:hAnsi="Consolas" w:cs="Consolas"/>
          <w:color w:val="0000FF"/>
          <w:sz w:val="19"/>
          <w:szCs w:val="19"/>
          <w:highlight w:val="cyan"/>
        </w:rPr>
        <w:t>&gt;</w:t>
      </w:r>
      <w:r w:rsidR="008F4FB9" w:rsidRPr="00C23347">
        <w:rPr>
          <w:rFonts w:ascii="Consolas" w:hAnsi="Consolas" w:cs="Consolas"/>
          <w:sz w:val="19"/>
          <w:szCs w:val="19"/>
          <w:highlight w:val="cyan"/>
        </w:rPr>
        <w:t>Hóa đơn đặc thù (Nhận các giá trị: 1-Hàng hóa là xe ô tô, xe mô tô, 2- Dịch vụ vận chuyển, 3- Dịch vụ vận chuyển trên nền tảng số, TMĐT). Nếu không truyền mặc định là 0- hóa đơn thường</w:t>
      </w:r>
      <w:r w:rsidR="008F4FB9" w:rsidRPr="00C23347">
        <w:rPr>
          <w:rFonts w:ascii="Consolas" w:hAnsi="Consolas" w:cs="Consolas"/>
          <w:color w:val="0000FF"/>
          <w:sz w:val="19"/>
          <w:szCs w:val="19"/>
          <w:highlight w:val="cyan"/>
        </w:rPr>
        <w:t>&lt;/</w:t>
      </w:r>
      <w:r w:rsidR="008F4FB9" w:rsidRPr="00C23347">
        <w:rPr>
          <w:rFonts w:ascii="Consolas" w:hAnsi="Consolas" w:cs="Consolas"/>
          <w:color w:val="C00000"/>
          <w:sz w:val="19"/>
          <w:szCs w:val="19"/>
          <w:highlight w:val="cyan"/>
        </w:rPr>
        <w:t>HDDThu</w:t>
      </w:r>
      <w:r w:rsidR="008F4FB9" w:rsidRPr="00C23347">
        <w:rPr>
          <w:rFonts w:ascii="Consolas" w:hAnsi="Consolas" w:cs="Consolas"/>
          <w:color w:val="0000FF"/>
          <w:sz w:val="19"/>
          <w:szCs w:val="19"/>
          <w:highlight w:val="cyan"/>
        </w:rPr>
        <w:t>&gt;</w:t>
      </w:r>
    </w:p>
    <w:p w14:paraId="3202D41E" w14:textId="77777777" w:rsidR="00F96CF3" w:rsidRDefault="00F96CF3" w:rsidP="00AC5379">
      <w:pPr>
        <w:autoSpaceDE w:val="0"/>
        <w:autoSpaceDN w:val="0"/>
        <w:adjustRightInd w:val="0"/>
        <w:ind w:left="1440"/>
        <w:rPr>
          <w:rFonts w:ascii="Consolas" w:hAnsi="Consolas" w:cs="Consolas"/>
          <w:color w:val="000000"/>
          <w:sz w:val="19"/>
          <w:szCs w:val="19"/>
        </w:rPr>
      </w:pPr>
      <w:r w:rsidRPr="00F96CF3">
        <w:rPr>
          <w:rFonts w:ascii="Consolas" w:hAnsi="Consolas" w:cs="Consolas"/>
          <w:color w:val="000000"/>
          <w:sz w:val="19"/>
          <w:szCs w:val="19"/>
          <w:highlight w:val="cyan"/>
        </w:rPr>
        <w:t>&lt;GiamThueGTGT&gt; Giảm thuế GTGT(Chỉ sử dụng cho hóa đơn bán hàng giảm thuế theo NQ của Quốc hội. Nhận giá trị 1/0)&lt;/GiamThueGTGT&gt;</w:t>
      </w:r>
    </w:p>
    <w:p w14:paraId="436BEB89" w14:textId="3FF37A3C" w:rsidR="00AC5379" w:rsidRPr="00AC5379" w:rsidRDefault="00AC5379" w:rsidP="00AC5379">
      <w:pPr>
        <w:shd w:val="clear" w:color="auto" w:fill="FFFFFF"/>
        <w:ind w:left="1440"/>
        <w:rPr>
          <w:rFonts w:ascii="Courier New" w:hAnsi="Courier New" w:cs="Courier New"/>
          <w:i/>
          <w:sz w:val="20"/>
          <w:szCs w:val="20"/>
        </w:rPr>
      </w:pPr>
      <w:r>
        <w:rPr>
          <w:rFonts w:ascii="Courier New" w:hAnsi="Courier New" w:cs="Courier New"/>
          <w:i/>
          <w:color w:val="C00000"/>
          <w:sz w:val="20"/>
          <w:szCs w:val="20"/>
          <w:highlight w:val="cyan"/>
        </w:rPr>
        <w:t xml:space="preserve"> </w:t>
      </w:r>
      <w:r w:rsidRPr="003F2102">
        <w:rPr>
          <w:rFonts w:ascii="Courier New" w:hAnsi="Courier New" w:cs="Courier New"/>
          <w:i/>
          <w:color w:val="C00000"/>
          <w:sz w:val="20"/>
          <w:szCs w:val="20"/>
          <w:highlight w:val="cyan"/>
        </w:rPr>
        <w:t>&lt;HDCTTChinh&gt;</w:t>
      </w:r>
      <w:r w:rsidRPr="003F2102">
        <w:rPr>
          <w:rFonts w:ascii="Courier New" w:hAnsi="Courier New" w:cs="Courier New"/>
          <w:i/>
          <w:sz w:val="20"/>
          <w:szCs w:val="20"/>
          <w:highlight w:val="cyan"/>
        </w:rPr>
        <w:t>Hoá đơn cho thuê tài chính (Hóa đơn đối với hoạt động cho thuê tài chính)</w:t>
      </w:r>
      <w:r w:rsidRPr="003F2102">
        <w:rPr>
          <w:sz w:val="26"/>
          <w:szCs w:val="26"/>
          <w:highlight w:val="cyan"/>
          <w:shd w:val="clear" w:color="auto" w:fill="00FF00"/>
        </w:rPr>
        <w:t xml:space="preserve"> </w:t>
      </w:r>
      <w:r w:rsidRPr="003F2102">
        <w:rPr>
          <w:rFonts w:ascii="Courier New" w:hAnsi="Courier New" w:cs="Courier New"/>
          <w:i/>
          <w:sz w:val="20"/>
          <w:szCs w:val="20"/>
          <w:highlight w:val="cyan"/>
        </w:rPr>
        <w:t>Số (1: Hóa đơn dành cho hoạt động thuê tài chính, 0: Hóa đơn không dành cho hoạt động cho thuê tài chính)&lt;/</w:t>
      </w:r>
      <w:r w:rsidRPr="003F2102">
        <w:rPr>
          <w:rFonts w:ascii="Courier New" w:hAnsi="Courier New" w:cs="Courier New"/>
          <w:i/>
          <w:color w:val="C00000"/>
          <w:sz w:val="20"/>
          <w:szCs w:val="20"/>
          <w:highlight w:val="cyan"/>
        </w:rPr>
        <w:t>HDCTTChinh&gt;</w:t>
      </w:r>
    </w:p>
    <w:p w14:paraId="27659A8F" w14:textId="2196D1FE"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14:paraId="7FE721E2"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14:paraId="4E74CDCB" w14:textId="03C843E3" w:rsidR="009D1437" w:rsidRDefault="009D1437" w:rsidP="008C584A">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NBan</w:t>
      </w:r>
      <w:r>
        <w:rPr>
          <w:rFonts w:ascii="Consolas" w:hAnsi="Consolas" w:cs="Consolas"/>
          <w:color w:val="0000FF"/>
          <w:sz w:val="19"/>
          <w:szCs w:val="19"/>
        </w:rPr>
        <w:t>&gt;</w:t>
      </w:r>
    </w:p>
    <w:p w14:paraId="7207BE22"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 điện 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14:paraId="2E1612F1"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 xml:space="preserve">Địa chỉ thư điện tử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14:paraId="1FE1734E"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 tài khoản ngân 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14:paraId="27114351"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p>
    <w:p w14:paraId="5C5034F2" w14:textId="77777777" w:rsidR="009D1437" w:rsidRPr="00AE187D" w:rsidRDefault="009D1437" w:rsidP="009D1437">
      <w:pPr>
        <w:autoSpaceDE w:val="0"/>
        <w:autoSpaceDN w:val="0"/>
        <w:adjustRightInd w:val="0"/>
        <w:rPr>
          <w:rFonts w:ascii="Consolas" w:hAnsi="Consolas" w:cs="Consolas"/>
          <w:color w:val="0000FF"/>
          <w:sz w:val="19"/>
          <w:szCs w:val="19"/>
          <w:highlight w:val="cyan"/>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highlight w:val="cyan"/>
          <w:lang w:val="nl-NL"/>
        </w:rPr>
        <w:t>&lt;</w:t>
      </w:r>
      <w:r w:rsidRPr="00AE187D">
        <w:rPr>
          <w:rFonts w:ascii="Consolas" w:hAnsi="Consolas" w:cs="Consolas"/>
          <w:color w:val="A31515"/>
          <w:sz w:val="19"/>
          <w:szCs w:val="19"/>
          <w:highlight w:val="cyan"/>
          <w:lang w:val="nl-NL"/>
        </w:rPr>
        <w:t>Fax</w:t>
      </w:r>
      <w:r w:rsidRPr="00AE187D">
        <w:rPr>
          <w:rFonts w:ascii="Consolas" w:hAnsi="Consolas" w:cs="Consolas"/>
          <w:color w:val="0000FF"/>
          <w:sz w:val="19"/>
          <w:szCs w:val="19"/>
          <w:highlight w:val="cyan"/>
          <w:lang w:val="nl-NL"/>
        </w:rPr>
        <w:t>&gt;</w:t>
      </w:r>
      <w:r w:rsidRPr="00AE187D">
        <w:rPr>
          <w:rFonts w:ascii="Consolas" w:hAnsi="Consolas" w:cs="Consolas"/>
          <w:color w:val="000000"/>
          <w:sz w:val="19"/>
          <w:szCs w:val="19"/>
          <w:highlight w:val="cyan"/>
          <w:lang w:val="nl-NL"/>
        </w:rPr>
        <w:t>Fax</w:t>
      </w:r>
      <w:r w:rsidRPr="00AE187D">
        <w:rPr>
          <w:rFonts w:ascii="Consolas" w:hAnsi="Consolas" w:cs="Consolas"/>
          <w:color w:val="0000FF"/>
          <w:sz w:val="19"/>
          <w:szCs w:val="19"/>
          <w:highlight w:val="cyan"/>
          <w:lang w:val="nl-NL"/>
        </w:rPr>
        <w:t>&lt;/</w:t>
      </w:r>
      <w:r w:rsidRPr="00AE187D">
        <w:rPr>
          <w:rFonts w:ascii="Consolas" w:hAnsi="Consolas" w:cs="Consolas"/>
          <w:color w:val="A31515"/>
          <w:sz w:val="19"/>
          <w:szCs w:val="19"/>
          <w:highlight w:val="cyan"/>
          <w:lang w:val="nl-NL"/>
        </w:rPr>
        <w:t>Fax</w:t>
      </w:r>
      <w:r w:rsidRPr="00AE187D">
        <w:rPr>
          <w:rFonts w:ascii="Consolas" w:hAnsi="Consolas" w:cs="Consolas"/>
          <w:color w:val="0000FF"/>
          <w:sz w:val="19"/>
          <w:szCs w:val="19"/>
          <w:highlight w:val="cyan"/>
          <w:lang w:val="nl-NL"/>
        </w:rPr>
        <w:t>&gt;</w:t>
      </w:r>
    </w:p>
    <w:p w14:paraId="28CC11CF" w14:textId="77777777" w:rsidR="000D3F50" w:rsidRPr="00AE187D" w:rsidRDefault="000D3F50" w:rsidP="000D3F50">
      <w:pPr>
        <w:autoSpaceDE w:val="0"/>
        <w:autoSpaceDN w:val="0"/>
        <w:adjustRightInd w:val="0"/>
        <w:ind w:left="144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Website</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Website</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Website</w:t>
      </w:r>
      <w:r w:rsidRPr="00AE187D">
        <w:rPr>
          <w:rFonts w:ascii="Courier New" w:hAnsi="Courier New" w:cs="Courier New"/>
          <w:color w:val="0000FF"/>
          <w:sz w:val="20"/>
          <w:szCs w:val="20"/>
          <w:highlight w:val="cyan"/>
          <w:lang w:val="nl-NL"/>
        </w:rPr>
        <w:t>&gt;</w:t>
      </w:r>
    </w:p>
    <w:p w14:paraId="37D3EF91" w14:textId="77777777" w:rsidR="000D3F50" w:rsidRPr="00AE187D" w:rsidRDefault="000D3F50" w:rsidP="000D3F50">
      <w:pPr>
        <w:autoSpaceDE w:val="0"/>
        <w:autoSpaceDN w:val="0"/>
        <w:adjustRightInd w:val="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MCHang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Mã cửa hàng người bán</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MCHang</w:t>
      </w:r>
      <w:r w:rsidRPr="00AE187D">
        <w:rPr>
          <w:rFonts w:ascii="Courier New" w:hAnsi="Courier New" w:cs="Courier New"/>
          <w:color w:val="0000FF"/>
          <w:sz w:val="20"/>
          <w:szCs w:val="20"/>
          <w:highlight w:val="cyan"/>
          <w:lang w:val="nl-NL"/>
        </w:rPr>
        <w:t>&gt;</w:t>
      </w:r>
    </w:p>
    <w:p w14:paraId="1AE39B5D" w14:textId="35263446" w:rsidR="000D3F50" w:rsidRPr="00AE187D" w:rsidRDefault="000D3F50" w:rsidP="009D1437">
      <w:pPr>
        <w:autoSpaceDE w:val="0"/>
        <w:autoSpaceDN w:val="0"/>
        <w:adjustRightInd w:val="0"/>
        <w:rPr>
          <w:rFonts w:ascii="Consolas" w:hAnsi="Consolas" w:cs="Consolas"/>
          <w:color w:val="000000"/>
          <w:sz w:val="19"/>
          <w:szCs w:val="19"/>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TCHang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Tên cửa hàng người bán</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TCHang</w:t>
      </w:r>
      <w:r w:rsidRPr="00AE187D">
        <w:rPr>
          <w:rFonts w:ascii="Courier New" w:hAnsi="Courier New" w:cs="Courier New"/>
          <w:color w:val="0000FF"/>
          <w:sz w:val="20"/>
          <w:szCs w:val="20"/>
          <w:highlight w:val="cyan"/>
          <w:lang w:val="nl-NL"/>
        </w:rPr>
        <w:t>&gt;</w:t>
      </w:r>
    </w:p>
    <w:p w14:paraId="0C0BFC7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LDDNBo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Lệnh điều động nội bộ (Bắt buộc đối với phiếu xuất kho vận chuyển nội bộ)</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LDDNBo</w:t>
      </w:r>
      <w:r w:rsidRPr="00AE187D">
        <w:rPr>
          <w:rFonts w:ascii="Consolas" w:hAnsi="Consolas" w:cs="Consolas"/>
          <w:color w:val="0000FF"/>
          <w:sz w:val="19"/>
          <w:szCs w:val="19"/>
          <w:lang w:val="nl-NL"/>
        </w:rPr>
        <w:t>&gt;</w:t>
      </w:r>
    </w:p>
    <w:p w14:paraId="42E003F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HDSo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Hợp đồng số (Hợp đồng vận chuyển) (phiếu xuất kho vận chuyển nội bộ)</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HDSo</w:t>
      </w:r>
      <w:r w:rsidRPr="00AE187D">
        <w:rPr>
          <w:rFonts w:ascii="Consolas" w:hAnsi="Consolas" w:cs="Consolas"/>
          <w:color w:val="0000FF"/>
          <w:sz w:val="19"/>
          <w:szCs w:val="19"/>
          <w:lang w:val="nl-NL"/>
        </w:rPr>
        <w:t>&gt;</w:t>
      </w:r>
    </w:p>
    <w:p w14:paraId="27050C2C"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HVTNXHang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Họ và tên người xuất hàng (phiếu xuất kho vận chuyển nội bộ)</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HVTNXHang</w:t>
      </w:r>
      <w:r w:rsidRPr="00AE187D">
        <w:rPr>
          <w:rFonts w:ascii="Consolas" w:hAnsi="Consolas" w:cs="Consolas"/>
          <w:color w:val="0000FF"/>
          <w:sz w:val="19"/>
          <w:szCs w:val="19"/>
          <w:lang w:val="nl-NL"/>
        </w:rPr>
        <w:t>&gt;</w:t>
      </w:r>
    </w:p>
    <w:p w14:paraId="07B0CDF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TNVChuyen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người vận chuyển (phiếu xuất kho)</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TNVChuyen</w:t>
      </w:r>
      <w:r w:rsidRPr="00AE187D">
        <w:rPr>
          <w:rFonts w:ascii="Consolas" w:hAnsi="Consolas" w:cs="Consolas"/>
          <w:color w:val="0000FF"/>
          <w:sz w:val="19"/>
          <w:szCs w:val="19"/>
          <w:lang w:val="nl-NL"/>
        </w:rPr>
        <w:t>&gt;</w:t>
      </w:r>
    </w:p>
    <w:p w14:paraId="24DAA911"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PTVChuyen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Phương tiện vận chuyển (Bắt buộc đối với phiếu xuất kho)</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PTVChuyen</w:t>
      </w:r>
      <w:r w:rsidRPr="00AE187D">
        <w:rPr>
          <w:rFonts w:ascii="Consolas" w:hAnsi="Consolas" w:cs="Consolas"/>
          <w:color w:val="0000FF"/>
          <w:sz w:val="19"/>
          <w:szCs w:val="19"/>
          <w:lang w:val="nl-NL"/>
        </w:rPr>
        <w:t>&gt;</w:t>
      </w:r>
    </w:p>
    <w:p w14:paraId="7394C252"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HDKTSo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Hợp đồng kinh tế số (Bắt buộc đối với phiếu xuất kho gửi bán đại lý)</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HDKTSo</w:t>
      </w:r>
      <w:r w:rsidRPr="00AE187D">
        <w:rPr>
          <w:rFonts w:ascii="Consolas" w:hAnsi="Consolas" w:cs="Consolas"/>
          <w:color w:val="0000FF"/>
          <w:sz w:val="19"/>
          <w:szCs w:val="19"/>
          <w:lang w:val="nl-NL"/>
        </w:rPr>
        <w:t>&gt;</w:t>
      </w:r>
    </w:p>
    <w:p w14:paraId="2CEFB921"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HDKTNgay</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Hợp đồng kinh tế ngày (Bắt buộc đối với phiếu xuất kho gửi bán đại lý)</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HDKTNgay</w:t>
      </w:r>
      <w:r w:rsidRPr="00AE187D">
        <w:rPr>
          <w:rFonts w:ascii="Consolas" w:hAnsi="Consolas" w:cs="Consolas"/>
          <w:color w:val="0000FF"/>
          <w:sz w:val="19"/>
          <w:szCs w:val="19"/>
          <w:lang w:val="nl-NL"/>
        </w:rPr>
        <w:t>&gt;</w:t>
      </w:r>
    </w:p>
    <w:p w14:paraId="039DEBD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NBan</w:t>
      </w:r>
      <w:r w:rsidRPr="00AE187D">
        <w:rPr>
          <w:rFonts w:ascii="Consolas" w:hAnsi="Consolas" w:cs="Consolas"/>
          <w:color w:val="0000FF"/>
          <w:sz w:val="19"/>
          <w:szCs w:val="19"/>
          <w:lang w:val="nl-NL"/>
        </w:rPr>
        <w:t>&gt;</w:t>
      </w:r>
    </w:p>
    <w:p w14:paraId="5C6DBAE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NMua</w:t>
      </w:r>
      <w:r w:rsidRPr="00AE187D">
        <w:rPr>
          <w:rFonts w:ascii="Consolas" w:hAnsi="Consolas" w:cs="Consolas"/>
          <w:color w:val="0000FF"/>
          <w:sz w:val="19"/>
          <w:szCs w:val="19"/>
          <w:lang w:val="nl-NL"/>
        </w:rPr>
        <w:t>&gt;</w:t>
      </w:r>
    </w:p>
    <w:p w14:paraId="78A7E5F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Ten</w:t>
      </w:r>
      <w:r w:rsidRPr="00AE187D">
        <w:rPr>
          <w:rFonts w:ascii="Consolas" w:hAnsi="Consolas" w:cs="Consolas"/>
          <w:color w:val="0000FF"/>
          <w:sz w:val="19"/>
          <w:szCs w:val="19"/>
          <w:lang w:val="nl-NL"/>
        </w:rPr>
        <w:t>&gt;</w:t>
      </w:r>
    </w:p>
    <w:p w14:paraId="5C2D26F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MST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số thuế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MST</w:t>
      </w:r>
      <w:r w:rsidRPr="00AE187D">
        <w:rPr>
          <w:rFonts w:ascii="Consolas" w:hAnsi="Consolas" w:cs="Consolas"/>
          <w:color w:val="0000FF"/>
          <w:sz w:val="19"/>
          <w:szCs w:val="19"/>
          <w:lang w:val="nl-NL"/>
        </w:rPr>
        <w:t>&gt;</w:t>
      </w:r>
    </w:p>
    <w:p w14:paraId="4B3CB87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DChi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Địa chỉ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DChi</w:t>
      </w:r>
      <w:r w:rsidRPr="00AE187D">
        <w:rPr>
          <w:rFonts w:ascii="Consolas" w:hAnsi="Consolas" w:cs="Consolas"/>
          <w:color w:val="0000FF"/>
          <w:sz w:val="19"/>
          <w:szCs w:val="19"/>
          <w:lang w:val="nl-NL"/>
        </w:rPr>
        <w:t>&gt;</w:t>
      </w:r>
    </w:p>
    <w:p w14:paraId="737D3B7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MKHang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khách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MKHang</w:t>
      </w:r>
      <w:r w:rsidRPr="00AE187D">
        <w:rPr>
          <w:rFonts w:ascii="Consolas" w:hAnsi="Consolas" w:cs="Consolas"/>
          <w:color w:val="0000FF"/>
          <w:sz w:val="19"/>
          <w:szCs w:val="19"/>
          <w:lang w:val="nl-NL"/>
        </w:rPr>
        <w:t>&gt;</w:t>
      </w:r>
    </w:p>
    <w:p w14:paraId="265F31B4"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SDThoai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điện thoại</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SDThoai</w:t>
      </w:r>
      <w:r w:rsidRPr="00AE187D">
        <w:rPr>
          <w:rFonts w:ascii="Consolas" w:hAnsi="Consolas" w:cs="Consolas"/>
          <w:color w:val="0000FF"/>
          <w:sz w:val="19"/>
          <w:szCs w:val="19"/>
          <w:lang w:val="nl-NL"/>
        </w:rPr>
        <w:t>&gt;</w:t>
      </w:r>
    </w:p>
    <w:p w14:paraId="2D02886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DCTDTu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Địa chỉ thư điện tử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DCTDTu</w:t>
      </w:r>
      <w:r w:rsidRPr="00AE187D">
        <w:rPr>
          <w:rFonts w:ascii="Consolas" w:hAnsi="Consolas" w:cs="Consolas"/>
          <w:color w:val="0000FF"/>
          <w:sz w:val="19"/>
          <w:szCs w:val="19"/>
          <w:lang w:val="nl-NL"/>
        </w:rPr>
        <w:t>&gt;</w:t>
      </w:r>
    </w:p>
    <w:p w14:paraId="5537B23B"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HVTNMHang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Họ và tên người mua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HVTNMHang</w:t>
      </w:r>
      <w:r w:rsidRPr="00AE187D">
        <w:rPr>
          <w:rFonts w:ascii="Consolas" w:hAnsi="Consolas" w:cs="Consolas"/>
          <w:color w:val="0000FF"/>
          <w:sz w:val="19"/>
          <w:szCs w:val="19"/>
          <w:lang w:val="nl-NL"/>
        </w:rPr>
        <w:t>&gt;</w:t>
      </w:r>
    </w:p>
    <w:p w14:paraId="54BD60F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STKNHang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tài khoản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STKNHang</w:t>
      </w:r>
      <w:r w:rsidRPr="00AE187D">
        <w:rPr>
          <w:rFonts w:ascii="Consolas" w:hAnsi="Consolas" w:cs="Consolas"/>
          <w:color w:val="0000FF"/>
          <w:sz w:val="19"/>
          <w:szCs w:val="19"/>
          <w:lang w:val="nl-NL"/>
        </w:rPr>
        <w:t>&gt;</w:t>
      </w:r>
    </w:p>
    <w:p w14:paraId="003DD44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p>
    <w:p w14:paraId="5F055486"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HVTNNHang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Họ và tên người nhận hàng (phiếu xuất kho)</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HVTNNHang</w:t>
      </w:r>
      <w:r w:rsidRPr="00AE187D">
        <w:rPr>
          <w:rFonts w:ascii="Consolas" w:hAnsi="Consolas" w:cs="Consolas"/>
          <w:color w:val="0000FF"/>
          <w:sz w:val="19"/>
          <w:szCs w:val="19"/>
          <w:lang w:val="nl-NL"/>
        </w:rPr>
        <w:t>&gt;</w:t>
      </w:r>
    </w:p>
    <w:p w14:paraId="39E17B65" w14:textId="77777777" w:rsidR="008C584A" w:rsidRPr="00AE187D" w:rsidRDefault="008C584A" w:rsidP="007B1377">
      <w:pPr>
        <w:autoSpaceDE w:val="0"/>
        <w:autoSpaceDN w:val="0"/>
        <w:adjustRightInd w:val="0"/>
        <w:ind w:left="1440" w:firstLine="720"/>
        <w:rPr>
          <w:rFonts w:ascii="Consolas" w:hAnsi="Consolas" w:cs="Consolas"/>
          <w:color w:val="000000"/>
          <w:sz w:val="19"/>
          <w:szCs w:val="19"/>
          <w:highlight w:val="cyan"/>
          <w:lang w:val="nl-NL"/>
        </w:rPr>
      </w:pPr>
      <w:r w:rsidRPr="00AE187D">
        <w:rPr>
          <w:rFonts w:ascii="Consolas" w:hAnsi="Consolas" w:cs="Consolas"/>
          <w:color w:val="000000"/>
          <w:sz w:val="19"/>
          <w:szCs w:val="19"/>
          <w:highlight w:val="cyan"/>
          <w:lang w:val="nl-NL"/>
        </w:rPr>
        <w:t>&lt;</w:t>
      </w:r>
      <w:r w:rsidRPr="00AE187D">
        <w:rPr>
          <w:rFonts w:ascii="Consolas" w:hAnsi="Consolas" w:cs="Consolas"/>
          <w:color w:val="C00000"/>
          <w:sz w:val="19"/>
          <w:szCs w:val="19"/>
          <w:highlight w:val="cyan"/>
          <w:lang w:val="nl-NL"/>
        </w:rPr>
        <w:t>MDVQHNSach</w:t>
      </w:r>
      <w:r w:rsidRPr="00AE187D">
        <w:rPr>
          <w:rFonts w:ascii="Consolas" w:hAnsi="Consolas" w:cs="Consolas"/>
          <w:color w:val="000000"/>
          <w:sz w:val="19"/>
          <w:szCs w:val="19"/>
          <w:highlight w:val="cyan"/>
          <w:lang w:val="nl-NL"/>
        </w:rPr>
        <w:t>&gt;Mã đơn vị quan hệ ngân sách người mua&lt;/</w:t>
      </w:r>
      <w:r w:rsidRPr="00AE187D">
        <w:rPr>
          <w:rFonts w:ascii="Consolas" w:hAnsi="Consolas" w:cs="Consolas"/>
          <w:color w:val="C00000"/>
          <w:sz w:val="19"/>
          <w:szCs w:val="19"/>
          <w:highlight w:val="cyan"/>
          <w:lang w:val="nl-NL"/>
        </w:rPr>
        <w:t>MDVQHNSach</w:t>
      </w:r>
      <w:r w:rsidRPr="00AE187D">
        <w:rPr>
          <w:rFonts w:ascii="Consolas" w:hAnsi="Consolas" w:cs="Consolas"/>
          <w:color w:val="000000"/>
          <w:sz w:val="19"/>
          <w:szCs w:val="19"/>
          <w:highlight w:val="cyan"/>
          <w:lang w:val="nl-NL"/>
        </w:rPr>
        <w:t>&gt;</w:t>
      </w:r>
    </w:p>
    <w:p w14:paraId="1A47A4CA" w14:textId="77777777" w:rsidR="008C584A" w:rsidRPr="00AE187D" w:rsidRDefault="008C584A" w:rsidP="007B1377">
      <w:pPr>
        <w:autoSpaceDE w:val="0"/>
        <w:autoSpaceDN w:val="0"/>
        <w:adjustRightInd w:val="0"/>
        <w:ind w:left="1440" w:firstLine="720"/>
        <w:rPr>
          <w:rFonts w:ascii="Consolas" w:hAnsi="Consolas" w:cs="Consolas"/>
          <w:color w:val="000000"/>
          <w:sz w:val="19"/>
          <w:szCs w:val="19"/>
          <w:highlight w:val="cyan"/>
          <w:lang w:val="nl-NL"/>
        </w:rPr>
      </w:pPr>
      <w:r w:rsidRPr="00AE187D">
        <w:rPr>
          <w:rFonts w:ascii="Consolas" w:hAnsi="Consolas" w:cs="Consolas"/>
          <w:color w:val="000000"/>
          <w:sz w:val="19"/>
          <w:szCs w:val="19"/>
          <w:highlight w:val="cyan"/>
          <w:lang w:val="nl-NL"/>
        </w:rPr>
        <w:t>&lt;</w:t>
      </w:r>
      <w:r w:rsidRPr="00AE187D">
        <w:rPr>
          <w:rFonts w:ascii="Consolas" w:hAnsi="Consolas" w:cs="Consolas"/>
          <w:color w:val="C00000"/>
          <w:sz w:val="19"/>
          <w:szCs w:val="19"/>
          <w:highlight w:val="cyan"/>
          <w:lang w:val="nl-NL"/>
        </w:rPr>
        <w:t>SHChieu</w:t>
      </w:r>
      <w:r w:rsidRPr="00AE187D">
        <w:rPr>
          <w:rFonts w:ascii="Consolas" w:hAnsi="Consolas" w:cs="Consolas"/>
          <w:color w:val="000000"/>
          <w:sz w:val="19"/>
          <w:szCs w:val="19"/>
          <w:highlight w:val="cyan"/>
          <w:lang w:val="nl-NL"/>
        </w:rPr>
        <w:t>&gt;Số hộ chiếu người mua&lt;/</w:t>
      </w:r>
      <w:r w:rsidRPr="00AE187D">
        <w:rPr>
          <w:rFonts w:ascii="Consolas" w:hAnsi="Consolas" w:cs="Consolas"/>
          <w:color w:val="C00000"/>
          <w:sz w:val="19"/>
          <w:szCs w:val="19"/>
          <w:highlight w:val="cyan"/>
          <w:lang w:val="nl-NL"/>
        </w:rPr>
        <w:t>SHChieu</w:t>
      </w:r>
      <w:r w:rsidRPr="00AE187D">
        <w:rPr>
          <w:rFonts w:ascii="Consolas" w:hAnsi="Consolas" w:cs="Consolas"/>
          <w:color w:val="000000"/>
          <w:sz w:val="19"/>
          <w:szCs w:val="19"/>
          <w:highlight w:val="cyan"/>
          <w:lang w:val="nl-NL"/>
        </w:rPr>
        <w:t>&gt;</w:t>
      </w:r>
    </w:p>
    <w:p w14:paraId="34E114A3" w14:textId="4776D1F0" w:rsidR="008C584A" w:rsidRPr="00AE187D" w:rsidRDefault="008C584A" w:rsidP="007B1377">
      <w:pPr>
        <w:autoSpaceDE w:val="0"/>
        <w:autoSpaceDN w:val="0"/>
        <w:adjustRightInd w:val="0"/>
        <w:ind w:left="1440" w:firstLine="720"/>
        <w:rPr>
          <w:rFonts w:ascii="Consolas" w:hAnsi="Consolas" w:cs="Consolas"/>
          <w:color w:val="000000"/>
          <w:sz w:val="19"/>
          <w:szCs w:val="19"/>
          <w:highlight w:val="cyan"/>
          <w:lang w:val="nl-NL"/>
        </w:rPr>
      </w:pPr>
      <w:r w:rsidRPr="00AE187D">
        <w:rPr>
          <w:rFonts w:ascii="Consolas" w:hAnsi="Consolas" w:cs="Consolas"/>
          <w:color w:val="000000"/>
          <w:sz w:val="19"/>
          <w:szCs w:val="19"/>
          <w:highlight w:val="cyan"/>
          <w:lang w:val="nl-NL"/>
        </w:rPr>
        <w:t>&lt;</w:t>
      </w:r>
      <w:r w:rsidRPr="00AE187D">
        <w:rPr>
          <w:rFonts w:ascii="Consolas" w:hAnsi="Consolas" w:cs="Consolas"/>
          <w:color w:val="C00000"/>
          <w:sz w:val="19"/>
          <w:szCs w:val="19"/>
          <w:highlight w:val="cyan"/>
          <w:lang w:val="nl-NL"/>
        </w:rPr>
        <w:t>CCCDan</w:t>
      </w:r>
      <w:r w:rsidRPr="00AE187D">
        <w:rPr>
          <w:rFonts w:ascii="Consolas" w:hAnsi="Consolas" w:cs="Consolas"/>
          <w:color w:val="000000"/>
          <w:sz w:val="19"/>
          <w:szCs w:val="19"/>
          <w:highlight w:val="cyan"/>
          <w:lang w:val="nl-NL"/>
        </w:rPr>
        <w:t>&gt;Căn cước công dân người mua&lt;/</w:t>
      </w:r>
      <w:r w:rsidRPr="00AE187D">
        <w:rPr>
          <w:rFonts w:ascii="Consolas" w:hAnsi="Consolas" w:cs="Consolas"/>
          <w:color w:val="C00000"/>
          <w:sz w:val="19"/>
          <w:szCs w:val="19"/>
          <w:highlight w:val="cyan"/>
          <w:lang w:val="nl-NL"/>
        </w:rPr>
        <w:t>CCCDan</w:t>
      </w:r>
      <w:r w:rsidRPr="00AE187D">
        <w:rPr>
          <w:rFonts w:ascii="Consolas" w:hAnsi="Consolas" w:cs="Consolas"/>
          <w:color w:val="000000"/>
          <w:sz w:val="19"/>
          <w:szCs w:val="19"/>
          <w:highlight w:val="cyan"/>
          <w:lang w:val="nl-NL"/>
        </w:rPr>
        <w:t>&gt;</w:t>
      </w:r>
    </w:p>
    <w:p w14:paraId="639F554F" w14:textId="77777777" w:rsidR="005B607F" w:rsidRPr="00AE187D" w:rsidRDefault="005B607F" w:rsidP="007B1377">
      <w:pPr>
        <w:shd w:val="clear" w:color="auto" w:fill="FFFFFF"/>
        <w:ind w:left="144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NCHChieu</w:t>
      </w:r>
      <w:r w:rsidRPr="00AE187D">
        <w:rPr>
          <w:rFonts w:ascii="Courier New" w:hAnsi="Courier New" w:cs="Courier New"/>
          <w:color w:val="0000FF"/>
          <w:sz w:val="20"/>
          <w:szCs w:val="20"/>
          <w:highlight w:val="cyan"/>
          <w:lang w:val="nl-NL"/>
        </w:rPr>
        <w:t>&gt;</w:t>
      </w:r>
      <w:r w:rsidRPr="00AE187D">
        <w:rPr>
          <w:rFonts w:ascii="Courier New" w:hAnsi="Courier New" w:cs="Courier New"/>
          <w:sz w:val="20"/>
          <w:szCs w:val="20"/>
          <w:highlight w:val="cyan"/>
          <w:lang w:val="nl-NL"/>
        </w:rPr>
        <w:t>Ngày cấp hộ chiếu người mua</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NCHChieu</w:t>
      </w:r>
      <w:r w:rsidRPr="00AE187D">
        <w:rPr>
          <w:rFonts w:ascii="Courier New" w:hAnsi="Courier New" w:cs="Courier New"/>
          <w:color w:val="0000FF"/>
          <w:sz w:val="20"/>
          <w:szCs w:val="20"/>
          <w:highlight w:val="cyan"/>
          <w:lang w:val="nl-NL"/>
        </w:rPr>
        <w:t>&gt;</w:t>
      </w:r>
    </w:p>
    <w:p w14:paraId="7298A790" w14:textId="77777777" w:rsidR="005B607F" w:rsidRPr="00AE187D" w:rsidRDefault="005B607F" w:rsidP="007B1377">
      <w:pPr>
        <w:shd w:val="clear" w:color="auto" w:fill="FFFFFF"/>
        <w:ind w:left="144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lastRenderedPageBreak/>
        <w:t>&lt;</w:t>
      </w:r>
      <w:r w:rsidRPr="00AE187D">
        <w:rPr>
          <w:rFonts w:ascii="Courier New" w:hAnsi="Courier New" w:cs="Courier New"/>
          <w:color w:val="C00000"/>
          <w:sz w:val="20"/>
          <w:szCs w:val="20"/>
          <w:highlight w:val="cyan"/>
          <w:lang w:val="nl-NL"/>
        </w:rPr>
        <w:t>NHHHChieu</w:t>
      </w:r>
      <w:r w:rsidRPr="00AE187D">
        <w:rPr>
          <w:rFonts w:ascii="Courier New" w:hAnsi="Courier New" w:cs="Courier New"/>
          <w:color w:val="0000FF"/>
          <w:sz w:val="20"/>
          <w:szCs w:val="20"/>
          <w:highlight w:val="cyan"/>
          <w:lang w:val="nl-NL"/>
        </w:rPr>
        <w:t>&gt;</w:t>
      </w:r>
      <w:r w:rsidRPr="00AE187D">
        <w:rPr>
          <w:rFonts w:ascii="Courier New" w:hAnsi="Courier New" w:cs="Courier New"/>
          <w:sz w:val="20"/>
          <w:szCs w:val="20"/>
          <w:highlight w:val="cyan"/>
          <w:lang w:val="nl-NL"/>
        </w:rPr>
        <w:t>Ngày hết hạn hộ chiếu người mua</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NHHHChieu</w:t>
      </w:r>
      <w:r w:rsidRPr="00AE187D">
        <w:rPr>
          <w:rFonts w:ascii="Courier New" w:hAnsi="Courier New" w:cs="Courier New"/>
          <w:color w:val="0000FF"/>
          <w:sz w:val="20"/>
          <w:szCs w:val="20"/>
          <w:highlight w:val="cyan"/>
          <w:lang w:val="nl-NL"/>
        </w:rPr>
        <w:t>&gt;</w:t>
      </w:r>
    </w:p>
    <w:p w14:paraId="30450A0D" w14:textId="5FE55014" w:rsidR="005B607F" w:rsidRPr="00AE187D" w:rsidRDefault="005B607F" w:rsidP="007B1377">
      <w:pPr>
        <w:shd w:val="clear" w:color="auto" w:fill="FFFFFF"/>
        <w:ind w:left="1440" w:firstLine="720"/>
        <w:rPr>
          <w:rFonts w:ascii="Consolas" w:hAnsi="Consolas" w:cs="Consolas"/>
          <w:color w:val="000000"/>
          <w:sz w:val="19"/>
          <w:szCs w:val="19"/>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QTich</w:t>
      </w:r>
      <w:r w:rsidRPr="00AE187D">
        <w:rPr>
          <w:rFonts w:ascii="Courier New" w:hAnsi="Courier New" w:cs="Courier New"/>
          <w:color w:val="0000FF"/>
          <w:sz w:val="20"/>
          <w:szCs w:val="20"/>
          <w:highlight w:val="cyan"/>
          <w:lang w:val="nl-NL"/>
        </w:rPr>
        <w:t>&gt;</w:t>
      </w:r>
      <w:r w:rsidRPr="00AE187D">
        <w:rPr>
          <w:rFonts w:ascii="Courier New" w:hAnsi="Courier New" w:cs="Courier New"/>
          <w:sz w:val="20"/>
          <w:szCs w:val="20"/>
          <w:highlight w:val="cyan"/>
          <w:lang w:val="nl-NL"/>
        </w:rPr>
        <w:t>Quốc tịch người mua</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QTich</w:t>
      </w:r>
      <w:r w:rsidRPr="00AE187D">
        <w:rPr>
          <w:rFonts w:ascii="Courier New" w:hAnsi="Courier New" w:cs="Courier New"/>
          <w:color w:val="0000FF"/>
          <w:sz w:val="20"/>
          <w:szCs w:val="20"/>
          <w:highlight w:val="cyan"/>
          <w:lang w:val="nl-NL"/>
        </w:rPr>
        <w:t>&gt;</w:t>
      </w:r>
    </w:p>
    <w:p w14:paraId="6A88836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NMua</w:t>
      </w:r>
      <w:r w:rsidRPr="00AE187D">
        <w:rPr>
          <w:rFonts w:ascii="Consolas" w:hAnsi="Consolas" w:cs="Consolas"/>
          <w:color w:val="0000FF"/>
          <w:sz w:val="19"/>
          <w:szCs w:val="19"/>
          <w:lang w:val="nl-NL"/>
        </w:rPr>
        <w:t>&gt;</w:t>
      </w:r>
    </w:p>
    <w:p w14:paraId="1224FB4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DSHHDVu</w:t>
      </w:r>
      <w:r w:rsidRPr="00AE187D">
        <w:rPr>
          <w:rFonts w:ascii="Consolas" w:hAnsi="Consolas" w:cs="Consolas"/>
          <w:color w:val="0000FF"/>
          <w:sz w:val="19"/>
          <w:szCs w:val="19"/>
          <w:lang w:val="nl-NL"/>
        </w:rPr>
        <w:t>&gt;</w:t>
      </w:r>
    </w:p>
    <w:p w14:paraId="2FC8A0D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HHDVu</w:t>
      </w:r>
      <w:r w:rsidRPr="00AE187D">
        <w:rPr>
          <w:rFonts w:ascii="Consolas" w:hAnsi="Consolas" w:cs="Consolas"/>
          <w:color w:val="0000FF"/>
          <w:sz w:val="19"/>
          <w:szCs w:val="19"/>
          <w:lang w:val="nl-NL"/>
        </w:rPr>
        <w:t>&gt;</w:t>
      </w:r>
    </w:p>
    <w:p w14:paraId="3ED048D4" w14:textId="0C50BCE9"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TChat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Tính chất * (1-Hàng hóa, dịch vụ; 2-Khuyến mại; 3-Chiết khấu thương mại (trong trường hợp muốn thể hiện thông tin chiết khấu theo dòng); 4-Ghi chú/diễn giải</w:t>
      </w:r>
      <w:r w:rsidR="001C7E07" w:rsidRPr="00AE187D">
        <w:rPr>
          <w:rFonts w:ascii="Consolas" w:hAnsi="Consolas" w:cs="Consolas"/>
          <w:color w:val="000000"/>
          <w:sz w:val="19"/>
          <w:szCs w:val="19"/>
          <w:lang w:val="nl-NL"/>
        </w:rPr>
        <w:t xml:space="preserve">; </w:t>
      </w:r>
      <w:r w:rsidR="001C7E07" w:rsidRPr="00AE187D">
        <w:rPr>
          <w:rFonts w:ascii="Consolas" w:hAnsi="Consolas" w:cs="Consolas"/>
          <w:color w:val="000000"/>
          <w:sz w:val="19"/>
          <w:szCs w:val="19"/>
          <w:highlight w:val="cyan"/>
          <w:lang w:val="nl-NL"/>
        </w:rPr>
        <w:t>5-Hàng hoá đặc trưng</w:t>
      </w:r>
      <w:r w:rsidRPr="00AE187D">
        <w:rPr>
          <w:rFonts w:ascii="Consolas" w:hAnsi="Consolas" w:cs="Consolas"/>
          <w:color w:val="000000"/>
          <w:sz w:val="19"/>
          <w:szCs w:val="19"/>
          <w:lang w:val="nl-NL"/>
        </w:rPr>
        <w: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TChat</w:t>
      </w:r>
      <w:r w:rsidRPr="00AE187D">
        <w:rPr>
          <w:rFonts w:ascii="Consolas" w:hAnsi="Consolas" w:cs="Consolas"/>
          <w:color w:val="0000FF"/>
          <w:sz w:val="19"/>
          <w:szCs w:val="19"/>
          <w:lang w:val="nl-NL"/>
        </w:rPr>
        <w:t>&gt;</w:t>
      </w:r>
    </w:p>
    <w:p w14:paraId="5786C13C"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thứ tự</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STT</w:t>
      </w:r>
      <w:r w:rsidRPr="00AE187D">
        <w:rPr>
          <w:rFonts w:ascii="Consolas" w:hAnsi="Consolas" w:cs="Consolas"/>
          <w:color w:val="0000FF"/>
          <w:sz w:val="19"/>
          <w:szCs w:val="19"/>
          <w:lang w:val="nl-NL"/>
        </w:rPr>
        <w:t>&gt;</w:t>
      </w:r>
    </w:p>
    <w:p w14:paraId="67AFFAE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MHHDVu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hàng hóa, dịch vụ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MHHDVu</w:t>
      </w:r>
      <w:r w:rsidRPr="00AE187D">
        <w:rPr>
          <w:rFonts w:ascii="Consolas" w:hAnsi="Consolas" w:cs="Consolas"/>
          <w:color w:val="0000FF"/>
          <w:sz w:val="19"/>
          <w:szCs w:val="19"/>
          <w:lang w:val="nl-NL"/>
        </w:rPr>
        <w:t>&gt;</w:t>
      </w:r>
    </w:p>
    <w:p w14:paraId="653A580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THHDVu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hàng hóa, dịch vụ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THHDVu</w:t>
      </w:r>
      <w:r w:rsidRPr="00AE187D">
        <w:rPr>
          <w:rFonts w:ascii="Consolas" w:hAnsi="Consolas" w:cs="Consolas"/>
          <w:color w:val="0000FF"/>
          <w:sz w:val="19"/>
          <w:szCs w:val="19"/>
          <w:lang w:val="nl-NL"/>
        </w:rPr>
        <w:t>&gt;</w:t>
      </w:r>
    </w:p>
    <w:p w14:paraId="0A4FB6AC"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DVTinh</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Đơn vị tính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DVTinh</w:t>
      </w:r>
      <w:r w:rsidRPr="00AE187D">
        <w:rPr>
          <w:rFonts w:ascii="Consolas" w:hAnsi="Consolas" w:cs="Consolas"/>
          <w:color w:val="0000FF"/>
          <w:sz w:val="19"/>
          <w:szCs w:val="19"/>
          <w:lang w:val="nl-NL"/>
        </w:rPr>
        <w:t>&gt;</w:t>
      </w:r>
    </w:p>
    <w:p w14:paraId="2F1FABD1"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SLuong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lượng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SLuong</w:t>
      </w:r>
      <w:r w:rsidRPr="00AE187D">
        <w:rPr>
          <w:rFonts w:ascii="Consolas" w:hAnsi="Consolas" w:cs="Consolas"/>
          <w:color w:val="0000FF"/>
          <w:sz w:val="19"/>
          <w:szCs w:val="19"/>
          <w:lang w:val="nl-NL"/>
        </w:rPr>
        <w:t>&gt;</w:t>
      </w:r>
    </w:p>
    <w:p w14:paraId="6D0F47C4"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DGia</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Đơn giá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DGia</w:t>
      </w:r>
      <w:r w:rsidRPr="00AE187D">
        <w:rPr>
          <w:rFonts w:ascii="Consolas" w:hAnsi="Consolas" w:cs="Consolas"/>
          <w:color w:val="0000FF"/>
          <w:sz w:val="19"/>
          <w:szCs w:val="19"/>
          <w:lang w:val="nl-NL"/>
        </w:rPr>
        <w:t>&gt;</w:t>
      </w:r>
    </w:p>
    <w:p w14:paraId="7E41180B"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TLCKhau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Tỷ lệ % chiết khấu</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TLCKhau</w:t>
      </w:r>
      <w:r w:rsidRPr="00AE187D">
        <w:rPr>
          <w:rFonts w:ascii="Consolas" w:hAnsi="Consolas" w:cs="Consolas"/>
          <w:color w:val="0000FF"/>
          <w:sz w:val="19"/>
          <w:szCs w:val="19"/>
          <w:lang w:val="nl-NL"/>
        </w:rPr>
        <w:t>&gt;</w:t>
      </w:r>
    </w:p>
    <w:p w14:paraId="2244694A"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STCKhau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Số tiền chiết khấu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STCKhau</w:t>
      </w:r>
      <w:r w:rsidRPr="00AE187D">
        <w:rPr>
          <w:rFonts w:ascii="Consolas" w:hAnsi="Consolas" w:cs="Consolas"/>
          <w:color w:val="0000FF"/>
          <w:sz w:val="19"/>
          <w:szCs w:val="19"/>
          <w:lang w:val="nl-NL"/>
        </w:rPr>
        <w:t>&gt;</w:t>
      </w:r>
    </w:p>
    <w:p w14:paraId="7B805DD2" w14:textId="18126D3D" w:rsidR="00C96F75" w:rsidRPr="00AE187D" w:rsidRDefault="00C96F75"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GTKCThue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Giảm trừ không chịu thuế</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GTKCThue</w:t>
      </w:r>
      <w:r w:rsidRPr="00AE187D">
        <w:rPr>
          <w:rFonts w:ascii="Consolas" w:hAnsi="Consolas" w:cs="Consolas"/>
          <w:color w:val="0000FF"/>
          <w:sz w:val="19"/>
          <w:szCs w:val="19"/>
          <w:lang w:val="nl-NL"/>
        </w:rPr>
        <w:t>&gt;</w:t>
      </w:r>
    </w:p>
    <w:p w14:paraId="3588092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Thành tiền (Thành tiền chưa có thuế GTGT) - Bắt buộc trừ trường hợp TChat = 4</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p>
    <w:p w14:paraId="3ED3419B"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Thuế suất (Thuế suất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p>
    <w:p w14:paraId="4988B27F"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C00000"/>
          <w:sz w:val="19"/>
          <w:szCs w:val="19"/>
          <w:lang w:val="nl-NL"/>
        </w:rPr>
        <w:t>TThue</w:t>
      </w:r>
      <w:r w:rsidRPr="00AE187D">
        <w:rPr>
          <w:rFonts w:ascii="Consolas" w:hAnsi="Consolas" w:cs="Consolas"/>
          <w:color w:val="0000FF"/>
          <w:sz w:val="19"/>
          <w:szCs w:val="19"/>
          <w:lang w:val="nl-NL"/>
        </w:rPr>
        <w:t>&gt;</w:t>
      </w:r>
      <w:r w:rsidRPr="00AE187D">
        <w:rPr>
          <w:rFonts w:ascii="Consolas" w:hAnsi="Consolas" w:cs="Consolas"/>
          <w:sz w:val="19"/>
          <w:szCs w:val="19"/>
          <w:lang w:val="nl-NL"/>
        </w:rPr>
        <w:t>Tiền thuế</w:t>
      </w:r>
      <w:r w:rsidRPr="00AE187D">
        <w:rPr>
          <w:rFonts w:ascii="Consolas" w:hAnsi="Consolas" w:cs="Consolas"/>
          <w:color w:val="0000FF"/>
          <w:sz w:val="19"/>
          <w:szCs w:val="19"/>
          <w:lang w:val="nl-NL"/>
        </w:rPr>
        <w:t>&lt;/</w:t>
      </w:r>
      <w:r w:rsidRPr="00AE187D">
        <w:rPr>
          <w:rFonts w:ascii="Consolas" w:hAnsi="Consolas" w:cs="Consolas"/>
          <w:color w:val="C00000"/>
          <w:sz w:val="19"/>
          <w:szCs w:val="19"/>
          <w:lang w:val="nl-NL"/>
        </w:rPr>
        <w:t>TThue</w:t>
      </w:r>
      <w:r w:rsidRPr="00AE187D">
        <w:rPr>
          <w:rFonts w:ascii="Consolas" w:hAnsi="Consolas" w:cs="Consolas"/>
          <w:color w:val="0000FF"/>
          <w:sz w:val="19"/>
          <w:szCs w:val="19"/>
          <w:lang w:val="nl-NL"/>
        </w:rPr>
        <w:t>&gt;</w:t>
      </w:r>
    </w:p>
    <w:p w14:paraId="1C348E2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 xml:space="preserve">               </w:t>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C00000"/>
          <w:sz w:val="19"/>
          <w:szCs w:val="19"/>
          <w:lang w:val="nl-NL"/>
        </w:rPr>
        <w:t>TSThue</w:t>
      </w:r>
      <w:r w:rsidRPr="00AE187D">
        <w:rPr>
          <w:rFonts w:ascii="Consolas" w:hAnsi="Consolas" w:cs="Consolas"/>
          <w:color w:val="0000FF"/>
          <w:sz w:val="19"/>
          <w:szCs w:val="19"/>
          <w:lang w:val="nl-NL"/>
        </w:rPr>
        <w:t>&gt;</w:t>
      </w:r>
      <w:r w:rsidRPr="00AE187D">
        <w:rPr>
          <w:rFonts w:ascii="Consolas" w:hAnsi="Consolas" w:cs="Consolas"/>
          <w:sz w:val="19"/>
          <w:szCs w:val="19"/>
          <w:lang w:val="nl-NL"/>
        </w:rPr>
        <w:t>Tiền sau thuế</w:t>
      </w:r>
      <w:r w:rsidRPr="00AE187D">
        <w:rPr>
          <w:rFonts w:ascii="Consolas" w:hAnsi="Consolas" w:cs="Consolas"/>
          <w:color w:val="0000FF"/>
          <w:sz w:val="19"/>
          <w:szCs w:val="19"/>
          <w:lang w:val="nl-NL"/>
        </w:rPr>
        <w:t>&lt;/</w:t>
      </w:r>
      <w:r w:rsidRPr="00AE187D">
        <w:rPr>
          <w:rFonts w:ascii="Consolas" w:hAnsi="Consolas" w:cs="Consolas"/>
          <w:color w:val="C00000"/>
          <w:sz w:val="19"/>
          <w:szCs w:val="19"/>
          <w:lang w:val="nl-NL"/>
        </w:rPr>
        <w:t>TSThue</w:t>
      </w:r>
      <w:r w:rsidRPr="00AE187D">
        <w:rPr>
          <w:rFonts w:ascii="Consolas" w:hAnsi="Consolas" w:cs="Consolas"/>
          <w:color w:val="0000FF"/>
          <w:sz w:val="19"/>
          <w:szCs w:val="19"/>
          <w:lang w:val="nl-NL"/>
        </w:rPr>
        <w:t>&gt;</w:t>
      </w:r>
    </w:p>
    <w:p w14:paraId="273E23BE" w14:textId="77777777" w:rsidR="009D1437" w:rsidRDefault="009D1437" w:rsidP="009D1437">
      <w:pPr>
        <w:autoSpaceDE w:val="0"/>
        <w:autoSpaceDN w:val="0"/>
        <w:adjustRightInd w:val="0"/>
        <w:rPr>
          <w:rFonts w:ascii="Consolas" w:hAnsi="Consolas" w:cs="Consolas"/>
          <w:color w:val="000000"/>
          <w:sz w:val="19"/>
          <w:szCs w:val="19"/>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Pr>
          <w:rFonts w:ascii="Consolas" w:hAnsi="Consolas" w:cs="Consolas"/>
          <w:color w:val="0000FF"/>
          <w:sz w:val="19"/>
          <w:szCs w:val="19"/>
        </w:rPr>
        <w:t>&lt;</w:t>
      </w:r>
      <w:r>
        <w:rPr>
          <w:rFonts w:ascii="Consolas" w:hAnsi="Consolas" w:cs="Consolas"/>
          <w:color w:val="A31515"/>
          <w:sz w:val="19"/>
          <w:szCs w:val="19"/>
        </w:rPr>
        <w:t>TTKhac</w:t>
      </w:r>
      <w:r>
        <w:rPr>
          <w:rFonts w:ascii="Consolas" w:hAnsi="Consolas" w:cs="Consolas"/>
          <w:color w:val="0000FF"/>
          <w:sz w:val="19"/>
          <w:szCs w:val="19"/>
        </w:rPr>
        <w:t>&gt;</w:t>
      </w:r>
    </w:p>
    <w:p w14:paraId="15EE04FF"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14:paraId="67425D5C"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TTruong</w:t>
      </w:r>
      <w:r>
        <w:rPr>
          <w:rFonts w:ascii="Consolas" w:hAnsi="Consolas" w:cs="Consolas"/>
          <w:color w:val="0000FF"/>
          <w:sz w:val="19"/>
          <w:szCs w:val="19"/>
        </w:rPr>
        <w:t>&gt;</w:t>
      </w:r>
      <w:r>
        <w:rPr>
          <w:rFonts w:ascii="Consolas" w:hAnsi="Consolas" w:cs="Consolas"/>
          <w:color w:val="000000"/>
          <w:sz w:val="19"/>
          <w:szCs w:val="19"/>
        </w:rPr>
        <w:t>Tên trường</w:t>
      </w:r>
      <w:r>
        <w:rPr>
          <w:rFonts w:ascii="Consolas" w:hAnsi="Consolas" w:cs="Consolas"/>
          <w:color w:val="0000FF"/>
          <w:sz w:val="19"/>
          <w:szCs w:val="19"/>
        </w:rPr>
        <w:t>&lt;/</w:t>
      </w:r>
      <w:r>
        <w:rPr>
          <w:rFonts w:ascii="Consolas" w:hAnsi="Consolas" w:cs="Consolas"/>
          <w:color w:val="A31515"/>
          <w:sz w:val="19"/>
          <w:szCs w:val="19"/>
        </w:rPr>
        <w:t>TTruong</w:t>
      </w:r>
      <w:r>
        <w:rPr>
          <w:rFonts w:ascii="Consolas" w:hAnsi="Consolas" w:cs="Consolas"/>
          <w:color w:val="0000FF"/>
          <w:sz w:val="19"/>
          <w:szCs w:val="19"/>
        </w:rPr>
        <w:t>&gt;</w:t>
      </w:r>
    </w:p>
    <w:p w14:paraId="7804917F"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KDLieu</w:t>
      </w:r>
      <w:r>
        <w:rPr>
          <w:rFonts w:ascii="Consolas" w:hAnsi="Consolas" w:cs="Consolas"/>
          <w:color w:val="0000FF"/>
          <w:sz w:val="19"/>
          <w:szCs w:val="19"/>
        </w:rPr>
        <w:t>&gt;</w:t>
      </w:r>
      <w:r>
        <w:rPr>
          <w:rFonts w:ascii="Consolas" w:hAnsi="Consolas" w:cs="Consolas"/>
          <w:color w:val="000000"/>
          <w:sz w:val="19"/>
          <w:szCs w:val="19"/>
        </w:rPr>
        <w:t>Kiểu dữ liệu</w:t>
      </w:r>
      <w:r>
        <w:rPr>
          <w:rFonts w:ascii="Consolas" w:hAnsi="Consolas" w:cs="Consolas"/>
          <w:color w:val="0000FF"/>
          <w:sz w:val="19"/>
          <w:szCs w:val="19"/>
        </w:rPr>
        <w:t>&lt;/</w:t>
      </w:r>
      <w:r>
        <w:rPr>
          <w:rFonts w:ascii="Consolas" w:hAnsi="Consolas" w:cs="Consolas"/>
          <w:color w:val="A31515"/>
          <w:sz w:val="19"/>
          <w:szCs w:val="19"/>
        </w:rPr>
        <w:t>KDLieu</w:t>
      </w:r>
      <w:r>
        <w:rPr>
          <w:rFonts w:ascii="Consolas" w:hAnsi="Consolas" w:cs="Consolas"/>
          <w:color w:val="0000FF"/>
          <w:sz w:val="19"/>
          <w:szCs w:val="19"/>
        </w:rPr>
        <w:t>&gt;</w:t>
      </w:r>
    </w:p>
    <w:p w14:paraId="624EB7BC"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DLieu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Dữ liệu</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DLieu</w:t>
      </w:r>
      <w:r w:rsidRPr="00AE187D">
        <w:rPr>
          <w:rFonts w:ascii="Consolas" w:hAnsi="Consolas" w:cs="Consolas"/>
          <w:color w:val="0000FF"/>
          <w:sz w:val="19"/>
          <w:szCs w:val="19"/>
          <w:lang w:val="nl-NL"/>
        </w:rPr>
        <w:t>&gt;</w:t>
      </w:r>
    </w:p>
    <w:p w14:paraId="00EB983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TTin</w:t>
      </w:r>
      <w:r w:rsidRPr="00AE187D">
        <w:rPr>
          <w:rFonts w:ascii="Consolas" w:hAnsi="Consolas" w:cs="Consolas"/>
          <w:color w:val="0000FF"/>
          <w:sz w:val="19"/>
          <w:szCs w:val="19"/>
          <w:lang w:val="nl-NL"/>
        </w:rPr>
        <w:t>&gt;</w:t>
      </w:r>
    </w:p>
    <w:p w14:paraId="693B458D" w14:textId="02BFD71A"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TTKhac</w:t>
      </w:r>
      <w:r w:rsidRPr="00AE187D">
        <w:rPr>
          <w:rFonts w:ascii="Consolas" w:hAnsi="Consolas" w:cs="Consolas"/>
          <w:color w:val="0000FF"/>
          <w:sz w:val="19"/>
          <w:szCs w:val="19"/>
          <w:lang w:val="nl-NL"/>
        </w:rPr>
        <w:t>&gt;</w:t>
      </w:r>
    </w:p>
    <w:p w14:paraId="74555F80" w14:textId="337410B8" w:rsidR="001C7E07" w:rsidRPr="00AE187D" w:rsidRDefault="001C7E07" w:rsidP="001C7E07">
      <w:pPr>
        <w:autoSpaceDE w:val="0"/>
        <w:autoSpaceDN w:val="0"/>
        <w:adjustRightInd w:val="0"/>
        <w:rPr>
          <w:rFonts w:ascii="Consolas" w:hAnsi="Consolas" w:cs="Consolas"/>
          <w:color w:val="000000"/>
          <w:sz w:val="19"/>
          <w:szCs w:val="19"/>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C00000"/>
          <w:sz w:val="20"/>
          <w:szCs w:val="20"/>
          <w:highlight w:val="cyan"/>
          <w:lang w:val="nl-NL"/>
        </w:rPr>
        <w:t>TTHHDTrung</w:t>
      </w:r>
      <w:r w:rsidRPr="00AE187D">
        <w:rPr>
          <w:rFonts w:ascii="Courier New" w:hAnsi="Courier New" w:cs="Courier New"/>
          <w:color w:val="0000FF"/>
          <w:sz w:val="20"/>
          <w:szCs w:val="20"/>
          <w:highlight w:val="cyan"/>
          <w:lang w:val="nl-NL"/>
        </w:rPr>
        <w:t>&gt;</w:t>
      </w:r>
    </w:p>
    <w:p w14:paraId="7C2A744F" w14:textId="03376A26" w:rsidR="001C7E07" w:rsidRPr="00AE187D" w:rsidRDefault="001C7E07" w:rsidP="001C7E07">
      <w:pPr>
        <w:autoSpaceDE w:val="0"/>
        <w:autoSpaceDN w:val="0"/>
        <w:adjustRightInd w:val="0"/>
        <w:ind w:left="2880" w:firstLine="72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TTin</w:t>
      </w:r>
      <w:r w:rsidRPr="00AE187D">
        <w:rPr>
          <w:rFonts w:ascii="Courier New" w:hAnsi="Courier New" w:cs="Courier New"/>
          <w:color w:val="0000FF"/>
          <w:sz w:val="20"/>
          <w:szCs w:val="20"/>
          <w:highlight w:val="cyan"/>
          <w:lang w:val="nl-NL"/>
        </w:rPr>
        <w:t>&gt;</w:t>
      </w:r>
    </w:p>
    <w:p w14:paraId="454FB42F" w14:textId="77777777" w:rsidR="00A62B92" w:rsidRPr="00AE187D" w:rsidRDefault="00A62B92" w:rsidP="001C7E07">
      <w:pPr>
        <w:autoSpaceDE w:val="0"/>
        <w:autoSpaceDN w:val="0"/>
        <w:adjustRightInd w:val="0"/>
        <w:ind w:left="3600" w:firstLine="720"/>
        <w:jc w:val="both"/>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LHHDTrung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Loại hàng hóa đặc trưng (nhận các giá trị: 1- Hàng hóa là xe ô tô, xe mô tô, 2- Dịch vụ vận chuyển, 3- Dịch vụ vận chuyển trên nền tảng số, TMĐT)</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LHHDTrung</w:t>
      </w:r>
      <w:r w:rsidRPr="00AE187D">
        <w:rPr>
          <w:rFonts w:ascii="Courier New" w:hAnsi="Courier New" w:cs="Courier New"/>
          <w:color w:val="0000FF"/>
          <w:sz w:val="20"/>
          <w:szCs w:val="20"/>
          <w:highlight w:val="cyan"/>
          <w:lang w:val="nl-NL"/>
        </w:rPr>
        <w:t>&gt;</w:t>
      </w:r>
    </w:p>
    <w:p w14:paraId="1DC0502F" w14:textId="121EF104" w:rsidR="00A62B92" w:rsidRPr="00AE187D" w:rsidRDefault="00A62B92" w:rsidP="001C7E07">
      <w:pPr>
        <w:autoSpaceDE w:val="0"/>
        <w:autoSpaceDN w:val="0"/>
        <w:adjustRightInd w:val="0"/>
        <w:jc w:val="both"/>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TTruong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Tên trường (Nhận các giá trị: Số khung (</w:t>
      </w:r>
      <w:r w:rsidRPr="00AE187D">
        <w:rPr>
          <w:rFonts w:ascii="Courier New" w:hAnsi="Courier New" w:cs="Courier New"/>
          <w:color w:val="C00000"/>
          <w:sz w:val="20"/>
          <w:szCs w:val="20"/>
          <w:highlight w:val="cyan"/>
          <w:lang w:val="nl-NL"/>
        </w:rPr>
        <w:t>SKhung</w:t>
      </w:r>
      <w:r w:rsidRPr="00AE187D">
        <w:rPr>
          <w:rFonts w:ascii="Courier New" w:hAnsi="Courier New" w:cs="Courier New"/>
          <w:color w:val="000000"/>
          <w:sz w:val="20"/>
          <w:szCs w:val="20"/>
          <w:highlight w:val="cyan"/>
          <w:lang w:val="nl-NL"/>
        </w:rPr>
        <w:t>),</w:t>
      </w:r>
      <w:r w:rsidR="001C7E07" w:rsidRPr="00AE187D">
        <w:rPr>
          <w:rFonts w:ascii="Courier New" w:hAnsi="Courier New" w:cs="Courier New"/>
          <w:color w:val="000000"/>
          <w:sz w:val="20"/>
          <w:szCs w:val="20"/>
          <w:highlight w:val="cyan"/>
          <w:lang w:val="nl-NL"/>
        </w:rPr>
        <w:t xml:space="preserve"> </w:t>
      </w:r>
      <w:r w:rsidRPr="00AE187D">
        <w:rPr>
          <w:rFonts w:ascii="Courier New" w:hAnsi="Courier New" w:cs="Courier New"/>
          <w:color w:val="000000"/>
          <w:sz w:val="20"/>
          <w:szCs w:val="20"/>
          <w:highlight w:val="cyan"/>
          <w:lang w:val="nl-NL"/>
        </w:rPr>
        <w:t>Số máy (</w:t>
      </w:r>
      <w:r w:rsidRPr="00AE187D">
        <w:rPr>
          <w:rFonts w:ascii="Courier New" w:hAnsi="Courier New" w:cs="Courier New"/>
          <w:color w:val="C00000"/>
          <w:sz w:val="20"/>
          <w:szCs w:val="20"/>
          <w:highlight w:val="cyan"/>
          <w:lang w:val="nl-NL"/>
        </w:rPr>
        <w:t>SMay</w:t>
      </w:r>
      <w:r w:rsidRPr="00AE187D">
        <w:rPr>
          <w:rFonts w:ascii="Courier New" w:hAnsi="Courier New" w:cs="Courier New"/>
          <w:color w:val="000000"/>
          <w:sz w:val="20"/>
          <w:szCs w:val="20"/>
          <w:highlight w:val="cyan"/>
          <w:lang w:val="nl-NL"/>
        </w:rPr>
        <w:t>),</w:t>
      </w:r>
      <w:r w:rsidR="001C7E07" w:rsidRPr="00AE187D">
        <w:rPr>
          <w:rFonts w:ascii="Courier New" w:hAnsi="Courier New" w:cs="Courier New"/>
          <w:color w:val="000000"/>
          <w:sz w:val="20"/>
          <w:szCs w:val="20"/>
          <w:highlight w:val="cyan"/>
          <w:lang w:val="nl-NL"/>
        </w:rPr>
        <w:t xml:space="preserve"> </w:t>
      </w:r>
      <w:r w:rsidRPr="00AE187D">
        <w:rPr>
          <w:rFonts w:ascii="Courier New" w:hAnsi="Courier New" w:cs="Courier New"/>
          <w:color w:val="000000"/>
          <w:sz w:val="20"/>
          <w:szCs w:val="20"/>
          <w:highlight w:val="cyan"/>
          <w:lang w:val="nl-NL"/>
        </w:rPr>
        <w:t>Biển kiểm soát phương tiện vận chuyển (</w:t>
      </w:r>
      <w:r w:rsidRPr="00AE187D">
        <w:rPr>
          <w:rFonts w:ascii="Courier New" w:hAnsi="Courier New" w:cs="Courier New"/>
          <w:color w:val="C00000"/>
          <w:sz w:val="20"/>
          <w:szCs w:val="20"/>
          <w:highlight w:val="cyan"/>
          <w:lang w:val="nl-NL"/>
        </w:rPr>
        <w:t>BKSPTVChuyen</w:t>
      </w:r>
      <w:r w:rsidRPr="00AE187D">
        <w:rPr>
          <w:rFonts w:ascii="Courier New" w:hAnsi="Courier New" w:cs="Courier New"/>
          <w:color w:val="000000"/>
          <w:sz w:val="20"/>
          <w:szCs w:val="20"/>
          <w:highlight w:val="cyan"/>
          <w:lang w:val="nl-NL"/>
        </w:rPr>
        <w:t>), Tên người gửi hàng (</w:t>
      </w:r>
      <w:r w:rsidRPr="00AE187D">
        <w:rPr>
          <w:rFonts w:ascii="Courier New" w:hAnsi="Courier New" w:cs="Courier New"/>
          <w:color w:val="C00000"/>
          <w:sz w:val="20"/>
          <w:szCs w:val="20"/>
          <w:highlight w:val="cyan"/>
          <w:lang w:val="nl-NL"/>
        </w:rPr>
        <w:t>TNGHang</w:t>
      </w:r>
      <w:r w:rsidRPr="00AE187D">
        <w:rPr>
          <w:rFonts w:ascii="Courier New" w:hAnsi="Courier New" w:cs="Courier New"/>
          <w:color w:val="000000"/>
          <w:sz w:val="20"/>
          <w:szCs w:val="20"/>
          <w:highlight w:val="cyan"/>
          <w:lang w:val="nl-NL"/>
        </w:rPr>
        <w:t>), Địa chỉ người gửi hàng (</w:t>
      </w:r>
      <w:r w:rsidRPr="00AE187D">
        <w:rPr>
          <w:rFonts w:ascii="Courier New" w:hAnsi="Courier New" w:cs="Courier New"/>
          <w:color w:val="C00000"/>
          <w:sz w:val="20"/>
          <w:szCs w:val="20"/>
          <w:highlight w:val="cyan"/>
          <w:lang w:val="nl-NL"/>
        </w:rPr>
        <w:t>DCNGHang</w:t>
      </w:r>
      <w:r w:rsidRPr="00AE187D">
        <w:rPr>
          <w:rFonts w:ascii="Courier New" w:hAnsi="Courier New" w:cs="Courier New"/>
          <w:color w:val="000000"/>
          <w:sz w:val="20"/>
          <w:szCs w:val="20"/>
          <w:highlight w:val="cyan"/>
          <w:lang w:val="nl-NL"/>
        </w:rPr>
        <w:t>),</w:t>
      </w:r>
      <w:r w:rsidR="001C7E07" w:rsidRPr="00AE187D">
        <w:rPr>
          <w:rFonts w:ascii="Courier New" w:hAnsi="Courier New" w:cs="Courier New"/>
          <w:color w:val="000000"/>
          <w:sz w:val="20"/>
          <w:szCs w:val="20"/>
          <w:highlight w:val="cyan"/>
          <w:lang w:val="nl-NL"/>
        </w:rPr>
        <w:t xml:space="preserve"> </w:t>
      </w:r>
      <w:r w:rsidRPr="00AE187D">
        <w:rPr>
          <w:rFonts w:ascii="Courier New" w:hAnsi="Courier New" w:cs="Courier New"/>
          <w:color w:val="000000"/>
          <w:sz w:val="20"/>
          <w:szCs w:val="20"/>
          <w:highlight w:val="cyan"/>
          <w:lang w:val="nl-NL"/>
        </w:rPr>
        <w:t>MST người gửi hàng (</w:t>
      </w:r>
      <w:r w:rsidRPr="00AE187D">
        <w:rPr>
          <w:rFonts w:ascii="Courier New" w:hAnsi="Courier New" w:cs="Courier New"/>
          <w:color w:val="C00000"/>
          <w:sz w:val="20"/>
          <w:szCs w:val="20"/>
          <w:highlight w:val="cyan"/>
          <w:lang w:val="nl-NL"/>
        </w:rPr>
        <w:t>MSTNGHang</w:t>
      </w:r>
      <w:r w:rsidRPr="00AE187D">
        <w:rPr>
          <w:rFonts w:ascii="Courier New" w:hAnsi="Courier New" w:cs="Courier New"/>
          <w:color w:val="000000"/>
          <w:sz w:val="20"/>
          <w:szCs w:val="20"/>
          <w:highlight w:val="cyan"/>
          <w:lang w:val="nl-NL"/>
        </w:rPr>
        <w:t>), Số định danh người gửi hàng (</w:t>
      </w:r>
      <w:r w:rsidRPr="00AE187D">
        <w:rPr>
          <w:rFonts w:ascii="Courier New" w:hAnsi="Courier New" w:cs="Courier New"/>
          <w:color w:val="C00000"/>
          <w:sz w:val="20"/>
          <w:szCs w:val="20"/>
          <w:highlight w:val="cyan"/>
          <w:lang w:val="nl-NL"/>
        </w:rPr>
        <w:t>MDDNGHang</w:t>
      </w:r>
      <w:r w:rsidRPr="00AE187D">
        <w:rPr>
          <w:rFonts w:ascii="Courier New" w:hAnsi="Courier New" w:cs="Courier New"/>
          <w:color w:val="000000"/>
          <w:sz w:val="20"/>
          <w:szCs w:val="20"/>
          <w:highlight w:val="cyan"/>
          <w:lang w:val="nl-NL"/>
        </w:rPr>
        <w:t>))</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TTruong</w:t>
      </w:r>
      <w:r w:rsidRPr="00AE187D">
        <w:rPr>
          <w:rFonts w:ascii="Courier New" w:hAnsi="Courier New" w:cs="Courier New"/>
          <w:color w:val="0000FF"/>
          <w:sz w:val="20"/>
          <w:szCs w:val="20"/>
          <w:highlight w:val="cyan"/>
          <w:lang w:val="nl-NL"/>
        </w:rPr>
        <w:t>&gt;</w:t>
      </w:r>
    </w:p>
    <w:p w14:paraId="75D0DE22" w14:textId="77777777" w:rsidR="00A62B92" w:rsidRPr="00AE187D" w:rsidRDefault="00A62B92" w:rsidP="00A62B92">
      <w:pPr>
        <w:autoSpaceDE w:val="0"/>
        <w:autoSpaceDN w:val="0"/>
        <w:adjustRightInd w:val="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DLieu</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Dữ liệu</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DLieu</w:t>
      </w:r>
      <w:r w:rsidRPr="00AE187D">
        <w:rPr>
          <w:rFonts w:ascii="Courier New" w:hAnsi="Courier New" w:cs="Courier New"/>
          <w:color w:val="0000FF"/>
          <w:sz w:val="20"/>
          <w:szCs w:val="20"/>
          <w:highlight w:val="cyan"/>
          <w:lang w:val="nl-NL"/>
        </w:rPr>
        <w:t>&gt;</w:t>
      </w:r>
    </w:p>
    <w:p w14:paraId="68E6ADFE" w14:textId="77777777" w:rsidR="00A62B92" w:rsidRPr="00AE187D" w:rsidRDefault="00A62B92" w:rsidP="00A62B92">
      <w:pPr>
        <w:autoSpaceDE w:val="0"/>
        <w:autoSpaceDN w:val="0"/>
        <w:adjustRightInd w:val="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TTin</w:t>
      </w:r>
      <w:r w:rsidRPr="00AE187D">
        <w:rPr>
          <w:rFonts w:ascii="Courier New" w:hAnsi="Courier New" w:cs="Courier New"/>
          <w:color w:val="0000FF"/>
          <w:sz w:val="20"/>
          <w:szCs w:val="20"/>
          <w:highlight w:val="cyan"/>
          <w:lang w:val="nl-NL"/>
        </w:rPr>
        <w:t>&gt;</w:t>
      </w:r>
    </w:p>
    <w:p w14:paraId="6390CE85" w14:textId="4CDD5645" w:rsidR="00A62B92" w:rsidRDefault="00A62B92" w:rsidP="009D1437">
      <w:pPr>
        <w:autoSpaceDE w:val="0"/>
        <w:autoSpaceDN w:val="0"/>
        <w:adjustRightInd w:val="0"/>
        <w:rPr>
          <w:rFonts w:ascii="Courier New" w:hAnsi="Courier New" w:cs="Courier New"/>
          <w:color w:val="0000FF"/>
          <w:sz w:val="20"/>
          <w:szCs w:val="20"/>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C00000"/>
          <w:sz w:val="20"/>
          <w:szCs w:val="20"/>
          <w:highlight w:val="cyan"/>
          <w:lang w:val="nl-NL"/>
        </w:rPr>
        <w:t>TTHHDTrung</w:t>
      </w:r>
      <w:r w:rsidRPr="00AE187D">
        <w:rPr>
          <w:rFonts w:ascii="Courier New" w:hAnsi="Courier New" w:cs="Courier New"/>
          <w:color w:val="0000FF"/>
          <w:sz w:val="20"/>
          <w:szCs w:val="20"/>
          <w:highlight w:val="cyan"/>
          <w:lang w:val="nl-NL"/>
        </w:rPr>
        <w:t>&gt;</w:t>
      </w:r>
    </w:p>
    <w:p w14:paraId="5FA4DADB" w14:textId="77777777" w:rsidR="00EE27AD" w:rsidRPr="00EE27AD" w:rsidRDefault="00EE27AD" w:rsidP="00EE27AD">
      <w:pPr>
        <w:autoSpaceDE w:val="0"/>
        <w:autoSpaceDN w:val="0"/>
        <w:adjustRightInd w:val="0"/>
        <w:rPr>
          <w:rFonts w:ascii="Consolas" w:hAnsi="Consolas" w:cs="Consolas"/>
          <w:color w:val="000000"/>
          <w:sz w:val="19"/>
          <w:szCs w:val="19"/>
          <w:highlight w:val="cyan"/>
          <w:lang w:val="nl-NL"/>
        </w:rPr>
      </w:pPr>
      <w:r w:rsidRPr="00EE27AD">
        <w:rPr>
          <w:rFonts w:ascii="Consolas" w:hAnsi="Consolas" w:cs="Consolas"/>
          <w:color w:val="000000"/>
          <w:sz w:val="19"/>
          <w:szCs w:val="19"/>
          <w:highlight w:val="cyan"/>
          <w:lang w:val="nl-NL"/>
        </w:rPr>
        <w:t>&lt;TLTThue&gt; Tỷ lệ tính thuế(Chỉ sử dụng cho hóa đơn bán hàng giảm thuế theo NQ của Quốc hội)&lt;/TLTThue&gt;</w:t>
      </w:r>
    </w:p>
    <w:p w14:paraId="7D5C2D0A" w14:textId="526CFA3F" w:rsidR="00EE27AD" w:rsidRPr="00AE187D" w:rsidRDefault="00EE27AD" w:rsidP="00EE27AD">
      <w:pPr>
        <w:autoSpaceDE w:val="0"/>
        <w:autoSpaceDN w:val="0"/>
        <w:adjustRightInd w:val="0"/>
        <w:rPr>
          <w:rFonts w:ascii="Consolas" w:hAnsi="Consolas" w:cs="Consolas"/>
          <w:color w:val="000000"/>
          <w:sz w:val="19"/>
          <w:szCs w:val="19"/>
          <w:lang w:val="nl-NL"/>
        </w:rPr>
      </w:pPr>
      <w:r w:rsidRPr="00EE27AD">
        <w:rPr>
          <w:rFonts w:ascii="Consolas" w:hAnsi="Consolas" w:cs="Consolas"/>
          <w:color w:val="000000"/>
          <w:sz w:val="19"/>
          <w:szCs w:val="19"/>
          <w:highlight w:val="cyan"/>
          <w:lang w:val="nl-NL"/>
        </w:rPr>
        <w:t>&lt;STGThue&gt; Số tiền giảm thuế(Chỉ sử dụng cho hóa đơn bán hàng giảm thuế theo NQ của Quốc hội)&lt;/STGThue&gt;</w:t>
      </w:r>
    </w:p>
    <w:p w14:paraId="21E82EA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HHDVu</w:t>
      </w:r>
      <w:r w:rsidRPr="00AE187D">
        <w:rPr>
          <w:rFonts w:ascii="Consolas" w:hAnsi="Consolas" w:cs="Consolas"/>
          <w:color w:val="0000FF"/>
          <w:sz w:val="19"/>
          <w:szCs w:val="19"/>
          <w:lang w:val="nl-NL"/>
        </w:rPr>
        <w:t>&gt;</w:t>
      </w:r>
    </w:p>
    <w:p w14:paraId="6353A33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DSHHDVu</w:t>
      </w:r>
      <w:r w:rsidRPr="00AE187D">
        <w:rPr>
          <w:rFonts w:ascii="Consolas" w:hAnsi="Consolas" w:cs="Consolas"/>
          <w:color w:val="0000FF"/>
          <w:sz w:val="19"/>
          <w:szCs w:val="19"/>
          <w:lang w:val="nl-NL"/>
        </w:rPr>
        <w:t>&gt;</w:t>
      </w:r>
    </w:p>
    <w:p w14:paraId="1AA8BB2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TToan</w:t>
      </w:r>
      <w:r w:rsidRPr="00AE187D">
        <w:rPr>
          <w:rFonts w:ascii="Consolas" w:hAnsi="Consolas" w:cs="Consolas"/>
          <w:color w:val="0000FF"/>
          <w:sz w:val="19"/>
          <w:szCs w:val="19"/>
          <w:lang w:val="nl-NL"/>
        </w:rPr>
        <w:t>&gt;</w:t>
      </w:r>
    </w:p>
    <w:p w14:paraId="561FFEDC"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THTTLTSuat</w:t>
      </w:r>
      <w:r w:rsidRPr="00AE187D">
        <w:rPr>
          <w:rFonts w:ascii="Consolas" w:hAnsi="Consolas" w:cs="Consolas"/>
          <w:color w:val="0000FF"/>
          <w:sz w:val="19"/>
          <w:szCs w:val="19"/>
          <w:lang w:val="nl-NL"/>
        </w:rPr>
        <w:t>&gt; &lt;!--</w:t>
      </w:r>
      <w:r w:rsidRPr="00AE187D">
        <w:rPr>
          <w:rFonts w:ascii="Consolas" w:hAnsi="Consolas" w:cs="Consolas"/>
          <w:color w:val="008000"/>
          <w:sz w:val="19"/>
          <w:szCs w:val="19"/>
          <w:lang w:val="nl-NL"/>
        </w:rPr>
        <w:t>sử dụng hóa đơn GTGT</w:t>
      </w:r>
      <w:r w:rsidRPr="00AE187D">
        <w:rPr>
          <w:rFonts w:ascii="Consolas" w:hAnsi="Consolas" w:cs="Consolas"/>
          <w:color w:val="0000FF"/>
          <w:sz w:val="19"/>
          <w:szCs w:val="19"/>
          <w:lang w:val="nl-NL"/>
        </w:rPr>
        <w:t>--&gt;</w:t>
      </w:r>
    </w:p>
    <w:p w14:paraId="2481334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LTSuat</w:t>
      </w:r>
      <w:r w:rsidRPr="00AE187D">
        <w:rPr>
          <w:rFonts w:ascii="Consolas" w:hAnsi="Consolas" w:cs="Consolas"/>
          <w:color w:val="0000FF"/>
          <w:sz w:val="19"/>
          <w:szCs w:val="19"/>
          <w:lang w:val="nl-NL"/>
        </w:rPr>
        <w:t>&gt;</w:t>
      </w:r>
    </w:p>
    <w:p w14:paraId="0B98560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Thuế suất (Thuế suất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p>
    <w:p w14:paraId="6E29F9D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Thành tiền (Thành tiền chưa có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p>
    <w:p w14:paraId="5B6304D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Tiền thuế (Tiền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TThue</w:t>
      </w:r>
      <w:r w:rsidRPr="00AE187D">
        <w:rPr>
          <w:rFonts w:ascii="Consolas" w:hAnsi="Consolas" w:cs="Consolas"/>
          <w:color w:val="0000FF"/>
          <w:sz w:val="19"/>
          <w:szCs w:val="19"/>
          <w:lang w:val="nl-NL"/>
        </w:rPr>
        <w:t>&gt;</w:t>
      </w:r>
    </w:p>
    <w:p w14:paraId="00BCEA6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LTSuat</w:t>
      </w:r>
      <w:r w:rsidRPr="00AE187D">
        <w:rPr>
          <w:rFonts w:ascii="Consolas" w:hAnsi="Consolas" w:cs="Consolas"/>
          <w:color w:val="0000FF"/>
          <w:sz w:val="19"/>
          <w:szCs w:val="19"/>
          <w:lang w:val="nl-NL"/>
        </w:rPr>
        <w:t>&gt;</w:t>
      </w:r>
    </w:p>
    <w:p w14:paraId="6A78F31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lastRenderedPageBreak/>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THTTLTSuat</w:t>
      </w:r>
      <w:r w:rsidRPr="00AE187D">
        <w:rPr>
          <w:rFonts w:ascii="Consolas" w:hAnsi="Consolas" w:cs="Consolas"/>
          <w:color w:val="0000FF"/>
          <w:sz w:val="19"/>
          <w:szCs w:val="19"/>
          <w:lang w:val="nl-NL"/>
        </w:rPr>
        <w:t>&gt;</w:t>
      </w:r>
    </w:p>
    <w:p w14:paraId="3D11ACD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TgTCThue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chưa thuế (Tổng cộng thành tiền chưa có thuế GTGT) (Bắt buộc với hóa đơn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TgTCThue</w:t>
      </w:r>
      <w:r w:rsidRPr="00AE187D">
        <w:rPr>
          <w:rFonts w:ascii="Consolas" w:hAnsi="Consolas" w:cs="Consolas"/>
          <w:color w:val="0000FF"/>
          <w:sz w:val="19"/>
          <w:szCs w:val="19"/>
          <w:lang w:val="nl-NL"/>
        </w:rPr>
        <w:t>&gt;</w:t>
      </w:r>
    </w:p>
    <w:p w14:paraId="6A218FD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thuế (Tổng cộng tiền thuế GTGT) (Bắt buộc với hóa đơn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TgTThue</w:t>
      </w:r>
      <w:r w:rsidRPr="00AE187D">
        <w:rPr>
          <w:rFonts w:ascii="Consolas" w:hAnsi="Consolas" w:cs="Consolas"/>
          <w:color w:val="0000FF"/>
          <w:sz w:val="19"/>
          <w:szCs w:val="19"/>
          <w:lang w:val="nl-NL"/>
        </w:rPr>
        <w:t>&gt;</w:t>
      </w:r>
    </w:p>
    <w:p w14:paraId="24985173" w14:textId="28BBCED6"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TTCKTMai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chiết khấu thương mại</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TTCKTMai</w:t>
      </w:r>
      <w:r w:rsidRPr="00AE187D">
        <w:rPr>
          <w:rFonts w:ascii="Consolas" w:hAnsi="Consolas" w:cs="Consolas"/>
          <w:color w:val="0000FF"/>
          <w:sz w:val="19"/>
          <w:szCs w:val="19"/>
          <w:lang w:val="nl-NL"/>
        </w:rPr>
        <w:t>&gt;</w:t>
      </w:r>
    </w:p>
    <w:p w14:paraId="782F3653" w14:textId="77777777" w:rsidR="00B62732" w:rsidRDefault="00B62732" w:rsidP="00B62732">
      <w:pPr>
        <w:shd w:val="clear" w:color="auto" w:fill="FFFFFF"/>
        <w:ind w:left="1440" w:firstLine="720"/>
        <w:rPr>
          <w:rFonts w:ascii="Courier New" w:hAnsi="Courier New" w:cs="Courier New"/>
          <w:color w:val="0000FF"/>
          <w:sz w:val="20"/>
          <w:szCs w:val="20"/>
          <w:highlight w:val="cyan"/>
          <w:lang w:val="nl-NL"/>
        </w:rPr>
      </w:pPr>
      <w:r w:rsidRPr="00AE187D">
        <w:rPr>
          <w:rFonts w:ascii="Consolas" w:hAnsi="Consolas" w:cs="Consolas"/>
          <w:color w:val="0000FF"/>
          <w:sz w:val="19"/>
          <w:szCs w:val="19"/>
          <w:highlight w:val="cyan"/>
          <w:lang w:val="nl-NL"/>
        </w:rPr>
        <w:t>&lt;</w:t>
      </w:r>
      <w:r w:rsidRPr="00AE187D">
        <w:rPr>
          <w:rFonts w:ascii="Consolas" w:hAnsi="Consolas" w:cs="Consolas"/>
          <w:color w:val="A31515"/>
          <w:sz w:val="19"/>
          <w:szCs w:val="19"/>
          <w:highlight w:val="cyan"/>
          <w:lang w:val="nl-NL"/>
        </w:rPr>
        <w:t>TgTPhiSThue</w:t>
      </w:r>
      <w:r w:rsidRPr="00AE187D">
        <w:rPr>
          <w:rFonts w:ascii="Consolas" w:hAnsi="Consolas" w:cs="Consolas"/>
          <w:color w:val="0000FF"/>
          <w:sz w:val="19"/>
          <w:szCs w:val="19"/>
          <w:highlight w:val="cyan"/>
          <w:lang w:val="nl-NL"/>
        </w:rPr>
        <w:t>&gt;</w:t>
      </w:r>
      <w:r w:rsidRPr="00AE187D">
        <w:rPr>
          <w:rFonts w:ascii="Consolas" w:hAnsi="Consolas" w:cs="Consolas"/>
          <w:color w:val="000000"/>
          <w:sz w:val="19"/>
          <w:szCs w:val="19"/>
          <w:highlight w:val="cyan"/>
          <w:lang w:val="nl-NL"/>
        </w:rPr>
        <w:t>Tổng tiền phí</w:t>
      </w:r>
      <w:r w:rsidRPr="00AE187D">
        <w:rPr>
          <w:rFonts w:ascii="Consolas" w:hAnsi="Consolas" w:cs="Consolas"/>
          <w:color w:val="0000FF"/>
          <w:sz w:val="19"/>
          <w:szCs w:val="19"/>
          <w:highlight w:val="cyan"/>
          <w:lang w:val="nl-NL"/>
        </w:rPr>
        <w:t>&lt;</w:t>
      </w:r>
      <w:r w:rsidRPr="00AE187D">
        <w:rPr>
          <w:rFonts w:ascii="Consolas" w:hAnsi="Consolas" w:cs="Consolas"/>
          <w:color w:val="A31515"/>
          <w:sz w:val="19"/>
          <w:szCs w:val="19"/>
          <w:highlight w:val="cyan"/>
          <w:lang w:val="nl-NL"/>
        </w:rPr>
        <w:t>/TgTPhiSThue</w:t>
      </w:r>
      <w:r w:rsidRPr="00AE187D">
        <w:rPr>
          <w:rFonts w:ascii="Courier New" w:hAnsi="Courier New" w:cs="Courier New"/>
          <w:color w:val="0000FF"/>
          <w:sz w:val="20"/>
          <w:szCs w:val="20"/>
          <w:highlight w:val="cyan"/>
          <w:lang w:val="nl-NL"/>
        </w:rPr>
        <w:t>&gt;</w:t>
      </w:r>
    </w:p>
    <w:p w14:paraId="71C1EFDD" w14:textId="61DD5348" w:rsidR="00EE27AD" w:rsidRPr="00EE27AD" w:rsidRDefault="00EE27AD" w:rsidP="00B62732">
      <w:pPr>
        <w:shd w:val="clear" w:color="auto" w:fill="FFFFFF"/>
        <w:ind w:left="1440" w:firstLine="720"/>
        <w:rPr>
          <w:rFonts w:ascii="Courier New" w:hAnsi="Courier New" w:cs="Courier New"/>
          <w:color w:val="0000FF"/>
          <w:sz w:val="20"/>
          <w:szCs w:val="20"/>
          <w:highlight w:val="cyan"/>
          <w:lang w:val="nl-NL"/>
        </w:rPr>
      </w:pPr>
      <w:r w:rsidRPr="00EE27AD">
        <w:rPr>
          <w:rFonts w:ascii="Courier New" w:hAnsi="Courier New" w:cs="Courier New"/>
          <w:color w:val="0000FF"/>
          <w:sz w:val="20"/>
          <w:szCs w:val="20"/>
          <w:highlight w:val="cyan"/>
          <w:lang w:val="nl-NL"/>
        </w:rPr>
        <w:t>&lt;STGThue&gt; Số tiền giảm thuế(Chỉ sử dụng cho hóa đơn bán hàng giảm thuế theo NQ của Quốc hội)&lt;/STGThue&gt;</w:t>
      </w:r>
    </w:p>
    <w:p w14:paraId="0279658C"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TgTTTBSo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thanh toán bằng số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TgTTTBSo</w:t>
      </w:r>
      <w:r w:rsidRPr="00AE187D">
        <w:rPr>
          <w:rFonts w:ascii="Consolas" w:hAnsi="Consolas" w:cs="Consolas"/>
          <w:color w:val="0000FF"/>
          <w:sz w:val="19"/>
          <w:szCs w:val="19"/>
          <w:lang w:val="nl-NL"/>
        </w:rPr>
        <w:t>&gt;</w:t>
      </w:r>
    </w:p>
    <w:p w14:paraId="06396B41"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TgTTTBChu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thanh toán bằng chữ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TgTTTBChu</w:t>
      </w:r>
      <w:r w:rsidRPr="00AE187D">
        <w:rPr>
          <w:rFonts w:ascii="Consolas" w:hAnsi="Consolas" w:cs="Consolas"/>
          <w:color w:val="0000FF"/>
          <w:sz w:val="19"/>
          <w:szCs w:val="19"/>
          <w:lang w:val="nl-NL"/>
        </w:rPr>
        <w:t>&gt;</w:t>
      </w:r>
    </w:p>
    <w:p w14:paraId="63D4435A" w14:textId="77777777" w:rsidR="009D1437" w:rsidRDefault="009D1437" w:rsidP="009D1437">
      <w:pPr>
        <w:autoSpaceDE w:val="0"/>
        <w:autoSpaceDN w:val="0"/>
        <w:adjustRightInd w:val="0"/>
        <w:rPr>
          <w:rFonts w:ascii="Consolas" w:hAnsi="Consolas" w:cs="Consolas"/>
          <w:color w:val="000000"/>
          <w:sz w:val="19"/>
          <w:szCs w:val="19"/>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w:t>
      </w:r>
      <w:r>
        <w:rPr>
          <w:rFonts w:ascii="Consolas" w:hAnsi="Consolas" w:cs="Consolas"/>
          <w:color w:val="0000FF"/>
          <w:sz w:val="19"/>
          <w:szCs w:val="19"/>
        </w:rPr>
        <w:t>&lt;/</w:t>
      </w:r>
      <w:r>
        <w:rPr>
          <w:rFonts w:ascii="Consolas" w:hAnsi="Consolas" w:cs="Consolas"/>
          <w:color w:val="A31515"/>
          <w:sz w:val="19"/>
          <w:szCs w:val="19"/>
        </w:rPr>
        <w:t>TToan</w:t>
      </w:r>
      <w:r>
        <w:rPr>
          <w:rFonts w:ascii="Consolas" w:hAnsi="Consolas" w:cs="Consolas"/>
          <w:color w:val="0000FF"/>
          <w:sz w:val="19"/>
          <w:szCs w:val="19"/>
        </w:rPr>
        <w:t>&gt;</w:t>
      </w:r>
    </w:p>
    <w:p w14:paraId="6128C101"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14:paraId="738134CD" w14:textId="77777777" w:rsidR="009D1437" w:rsidRDefault="009D1437" w:rsidP="009D1437">
      <w:pPr>
        <w:ind w:firstLine="720"/>
        <w:rPr>
          <w:rFonts w:ascii="Consolas" w:hAnsi="Consolas" w:cs="Consolas"/>
          <w:color w:val="0000FF"/>
          <w:sz w:val="19"/>
          <w:szCs w:val="19"/>
        </w:rPr>
      </w:pPr>
      <w:r>
        <w:rPr>
          <w:rFonts w:ascii="Consolas" w:hAnsi="Consolas" w:cs="Consolas"/>
          <w:color w:val="0000FF"/>
          <w:sz w:val="19"/>
          <w:szCs w:val="19"/>
        </w:rPr>
        <w:t>&lt;/</w:t>
      </w:r>
      <w:r>
        <w:rPr>
          <w:rFonts w:ascii="Consolas" w:hAnsi="Consolas" w:cs="Consolas"/>
          <w:color w:val="A31515"/>
          <w:sz w:val="19"/>
          <w:szCs w:val="19"/>
        </w:rPr>
        <w:t>ThayTheHD</w:t>
      </w:r>
      <w:r>
        <w:rPr>
          <w:rFonts w:ascii="Consolas" w:hAnsi="Consolas" w:cs="Consolas"/>
          <w:color w:val="0000FF"/>
          <w:sz w:val="19"/>
          <w:szCs w:val="19"/>
        </w:rPr>
        <w:t>&gt;</w:t>
      </w:r>
    </w:p>
    <w:p w14:paraId="3ED39CD3" w14:textId="77777777" w:rsidR="009D1437" w:rsidRDefault="009D1437" w:rsidP="009D1437">
      <w:pPr>
        <w:ind w:firstLine="720"/>
        <w:rPr>
          <w:rFonts w:ascii="Consolas" w:hAnsi="Consolas" w:cs="Consolas"/>
          <w:color w:val="0000FF"/>
          <w:sz w:val="19"/>
          <w:szCs w:val="19"/>
        </w:rPr>
      </w:pPr>
    </w:p>
    <w:p w14:paraId="57342A56" w14:textId="77777777" w:rsidR="009D1437" w:rsidRDefault="009D1437" w:rsidP="009D1437">
      <w:pPr>
        <w:ind w:firstLine="720"/>
        <w:rPr>
          <w:rFonts w:ascii="Consolas" w:hAnsi="Consolas" w:cs="Consolas"/>
          <w:color w:val="0000FF"/>
          <w:sz w:val="19"/>
          <w:szCs w:val="19"/>
        </w:rPr>
      </w:pPr>
    </w:p>
    <w:p w14:paraId="0748FD5D" w14:textId="77777777" w:rsidR="009D1437" w:rsidRDefault="009D1437" w:rsidP="009D1437">
      <w:pPr>
        <w:ind w:firstLine="720"/>
        <w:rPr>
          <w:rFonts w:ascii="Consolas" w:hAnsi="Consolas" w:cs="Consolas"/>
          <w:color w:val="0000FF"/>
          <w:sz w:val="19"/>
          <w:szCs w:val="19"/>
        </w:rPr>
      </w:pPr>
    </w:p>
    <w:p w14:paraId="162C7D47" w14:textId="77777777" w:rsidR="009D1437" w:rsidRDefault="009D1437" w:rsidP="009D1437">
      <w:pPr>
        <w:ind w:firstLine="720"/>
        <w:rPr>
          <w:rFonts w:ascii="Consolas" w:hAnsi="Consolas" w:cs="Consolas"/>
          <w:color w:val="0000FF"/>
          <w:sz w:val="19"/>
          <w:szCs w:val="19"/>
        </w:rPr>
      </w:pPr>
    </w:p>
    <w:p w14:paraId="43CED1E0" w14:textId="77777777" w:rsidR="009D1437" w:rsidRDefault="009D1437" w:rsidP="009D1437">
      <w:pPr>
        <w:ind w:firstLine="720"/>
        <w:rPr>
          <w:rFonts w:ascii="Consolas" w:hAnsi="Consolas" w:cs="Consolas"/>
          <w:color w:val="0000FF"/>
          <w:sz w:val="19"/>
          <w:szCs w:val="19"/>
        </w:rPr>
      </w:pPr>
    </w:p>
    <w:p w14:paraId="70566A58" w14:textId="77777777" w:rsidR="009D1437" w:rsidRDefault="009D1437" w:rsidP="00480762">
      <w:pPr>
        <w:pStyle w:val="Heading3"/>
      </w:pPr>
      <w:bookmarkStart w:id="299" w:name="_Toc198045362"/>
      <w:r w:rsidRPr="007C7E60">
        <w:t>Thay thế hóa đơn</w:t>
      </w:r>
      <w:r>
        <w:t xml:space="preserve"> theo fkey, pattern, serial truyền vào</w:t>
      </w:r>
      <w:bookmarkEnd w:id="299"/>
    </w:p>
    <w:p w14:paraId="3E3AA85B" w14:textId="77777777" w:rsidR="009D1437" w:rsidRDefault="009D1437" w:rsidP="009D1437">
      <w:r>
        <w:t>URL</w:t>
      </w:r>
    </w:p>
    <w:p w14:paraId="6B598498" w14:textId="77777777" w:rsidR="009D1437" w:rsidRPr="004A4DD9" w:rsidRDefault="009D1437" w:rsidP="009D1437">
      <w:pPr>
        <w:ind w:firstLine="720"/>
        <w:jc w:val="both"/>
      </w:pPr>
      <w:r>
        <w:rPr>
          <w:rFonts w:eastAsia="Calibri"/>
        </w:rPr>
        <w:t>s</w:t>
      </w:r>
      <w:r w:rsidRPr="009372AD">
        <w:rPr>
          <w:rFonts w:eastAsia="Calibri"/>
        </w:rPr>
        <w:t xml:space="preserve">tring </w:t>
      </w:r>
      <w:r w:rsidRPr="0096022F">
        <w:rPr>
          <w:b/>
        </w:rPr>
        <w:t>ReplaceInvoiceAction</w:t>
      </w:r>
      <w:r w:rsidRPr="00D16E25">
        <w:rPr>
          <w:rFonts w:eastAsia="Calibri"/>
        </w:rPr>
        <w:t>(</w:t>
      </w:r>
      <w:r w:rsidRPr="00D16E25">
        <w:t>string Account, string ACpass, string xmlInvData, string username, string pass, string fkey, string Attachfile, int? convert, string pattern = null, string serial = null</w:t>
      </w:r>
      <w:r w:rsidRPr="00D16E25">
        <w:rPr>
          <w:rFonts w:eastAsia="Calibri"/>
        </w:rPr>
        <w:t>)</w:t>
      </w:r>
      <w:r w:rsidRPr="009372AD">
        <w:rPr>
          <w:rFonts w:eastAsia="Calibri"/>
        </w:rPr>
        <w:t>.</w:t>
      </w:r>
    </w:p>
    <w:p w14:paraId="6440BDBE" w14:textId="77777777" w:rsidR="009D1437" w:rsidRPr="00593BE8" w:rsidRDefault="009D1437" w:rsidP="009D1437">
      <w:pPr>
        <w:pStyle w:val="N"/>
      </w:pPr>
      <w:r w:rsidRPr="00593BE8">
        <w:t>DESCRIPTION</w:t>
      </w:r>
    </w:p>
    <w:p w14:paraId="22BC0C0D" w14:textId="77777777" w:rsidR="009D1437" w:rsidRDefault="009D1437" w:rsidP="009D1437">
      <w:pPr>
        <w:pStyle w:val="N"/>
      </w:pPr>
      <w:r>
        <w:tab/>
        <w:t>Đây là web service thực hiện thay thế hóa đơn</w:t>
      </w:r>
    </w:p>
    <w:p w14:paraId="23270306" w14:textId="77777777" w:rsidR="009D1437" w:rsidRPr="00007702" w:rsidRDefault="009D1437" w:rsidP="009D1437">
      <w:pPr>
        <w:pStyle w:val="N"/>
      </w:pPr>
      <w:r w:rsidRPr="00663B3E">
        <w:t>HTTP METHOD</w:t>
      </w:r>
    </w:p>
    <w:p w14:paraId="2AABCEC7" w14:textId="77777777" w:rsidR="009D1437" w:rsidRPr="00007702" w:rsidRDefault="009D1437" w:rsidP="009D1437">
      <w:pPr>
        <w:pStyle w:val="N"/>
        <w:rPr>
          <w:b/>
        </w:rPr>
      </w:pPr>
      <w:r>
        <w:tab/>
      </w:r>
      <w:r w:rsidRPr="00610AFD">
        <w:t>POST</w:t>
      </w:r>
    </w:p>
    <w:p w14:paraId="1C287AB7" w14:textId="77777777" w:rsidR="009D1437" w:rsidRPr="00610AFD" w:rsidRDefault="009D1437" w:rsidP="009D1437">
      <w:pPr>
        <w:pStyle w:val="N"/>
      </w:pPr>
      <w:r w:rsidRPr="00610AFD">
        <w:t>REQUEST BODY</w:t>
      </w:r>
    </w:p>
    <w:p w14:paraId="57F890D3"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75D8E064"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Pr>
          <w:rFonts w:eastAsia="Calibri"/>
          <w:b/>
        </w:rPr>
        <w:t>Account/ACPass</w:t>
      </w:r>
      <w:r w:rsidRPr="004720D2">
        <w:rPr>
          <w:rFonts w:eastAsia="Calibri"/>
          <w:b/>
        </w:rPr>
        <w:t xml:space="preserve">:  </w:t>
      </w:r>
      <w:r w:rsidRPr="004720D2">
        <w:rPr>
          <w:rFonts w:eastAsia="Calibri"/>
        </w:rPr>
        <w:t>Tài khoản được cấp phát cho nhân viên gọi lệnh phát hành hóa đơn</w:t>
      </w:r>
    </w:p>
    <w:p w14:paraId="1C255231"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xml:space="preserve">: String XML dữ liệu hóa đơn cũ và hóa đơn </w:t>
      </w:r>
      <w:r>
        <w:rPr>
          <w:rFonts w:eastAsia="Calibri"/>
        </w:rPr>
        <w:t>thay thế</w:t>
      </w:r>
    </w:p>
    <w:p w14:paraId="5ECEF100" w14:textId="77777777" w:rsidR="009D1437" w:rsidRPr="00CF2FC3" w:rsidRDefault="009D1437" w:rsidP="009D1437">
      <w:pPr>
        <w:pStyle w:val="ListParagraph"/>
        <w:numPr>
          <w:ilvl w:val="0"/>
          <w:numId w:val="2"/>
        </w:numPr>
        <w:spacing w:after="0" w:line="360" w:lineRule="auto"/>
        <w:ind w:left="1080"/>
        <w:jc w:val="both"/>
        <w:rPr>
          <w:rFonts w:eastAsia="Calibri"/>
          <w:b/>
        </w:rPr>
      </w:pPr>
      <w:r>
        <w:rPr>
          <w:rFonts w:eastAsia="Calibri"/>
          <w:b/>
        </w:rPr>
        <w:t xml:space="preserve">fkey: </w:t>
      </w:r>
      <w:r>
        <w:rPr>
          <w:rFonts w:eastAsia="Calibri"/>
        </w:rPr>
        <w:t>Chuỗi xác định hóa đơn cần thay thế</w:t>
      </w:r>
    </w:p>
    <w:p w14:paraId="4400669D" w14:textId="77777777" w:rsidR="009D1437" w:rsidRPr="00E009AD" w:rsidRDefault="009D1437" w:rsidP="009D143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5E6D782A" w14:textId="77777777" w:rsidR="009D1437" w:rsidRPr="00E009AD" w:rsidRDefault="009D1437" w:rsidP="009D1437">
      <w:pPr>
        <w:pStyle w:val="ListParagraph"/>
        <w:numPr>
          <w:ilvl w:val="0"/>
          <w:numId w:val="2"/>
        </w:numPr>
        <w:spacing w:after="0" w:line="360" w:lineRule="auto"/>
        <w:ind w:left="1080"/>
        <w:jc w:val="both"/>
        <w:rPr>
          <w:rFonts w:eastAsia="Calibri"/>
          <w:b/>
        </w:rPr>
      </w:pPr>
      <w:r w:rsidRPr="006479A0">
        <w:rPr>
          <w:b/>
        </w:rPr>
        <w:t>Pattern</w:t>
      </w:r>
      <w:r>
        <w:t>: Mẫu số</w:t>
      </w:r>
    </w:p>
    <w:p w14:paraId="28A7C903" w14:textId="77777777" w:rsidR="009D1437" w:rsidRPr="00885B08" w:rsidRDefault="009D1437" w:rsidP="009D1437">
      <w:pPr>
        <w:pStyle w:val="ListParagraph"/>
        <w:numPr>
          <w:ilvl w:val="0"/>
          <w:numId w:val="2"/>
        </w:numPr>
        <w:spacing w:after="0" w:line="360" w:lineRule="auto"/>
        <w:ind w:left="1080"/>
        <w:jc w:val="both"/>
        <w:rPr>
          <w:rFonts w:eastAsia="Calibri"/>
          <w:b/>
        </w:rPr>
      </w:pPr>
      <w:r w:rsidRPr="006479A0">
        <w:rPr>
          <w:b/>
        </w:rPr>
        <w:t>Serial</w:t>
      </w:r>
      <w:r>
        <w:t>: Ký hiệu</w:t>
      </w:r>
    </w:p>
    <w:p w14:paraId="47D74531" w14:textId="11B1963D" w:rsidR="009D1437" w:rsidRPr="009372AD" w:rsidRDefault="009D1437" w:rsidP="009D1437">
      <w:pPr>
        <w:pStyle w:val="ListParagraph"/>
        <w:numPr>
          <w:ilvl w:val="0"/>
          <w:numId w:val="2"/>
        </w:numPr>
        <w:spacing w:after="0" w:line="360" w:lineRule="auto"/>
        <w:ind w:left="1080"/>
        <w:jc w:val="both"/>
        <w:rPr>
          <w:rFonts w:eastAsia="Calibri"/>
          <w:b/>
        </w:rPr>
      </w:pPr>
      <w:r w:rsidRPr="00637BF9">
        <w:rPr>
          <w:b/>
        </w:rPr>
        <w:t>AttachFile</w:t>
      </w:r>
      <w:r>
        <w:rPr>
          <w:b/>
        </w:rPr>
        <w:t xml:space="preserve">: </w:t>
      </w:r>
      <w:r>
        <w:t>Đường dẫn file biên bản hoặc key để sinh biên bản tự động (=10: sinh biên bản tự động, =11: sinh và ký biên bản tự độ</w:t>
      </w:r>
      <w:r w:rsidR="007B1377">
        <w:t xml:space="preserve">ng, </w:t>
      </w:r>
      <w:r>
        <w:t>!= 10 và !=11: Đường dẫn file biên bản)</w:t>
      </w:r>
    </w:p>
    <w:p w14:paraId="28863F1F" w14:textId="77777777" w:rsidR="009D1437" w:rsidRPr="007A4FB0" w:rsidRDefault="009D1437" w:rsidP="009D1437">
      <w:pPr>
        <w:ind w:left="360" w:firstLine="720"/>
      </w:pPr>
    </w:p>
    <w:p w14:paraId="41304554" w14:textId="77777777" w:rsidR="009D1437" w:rsidRDefault="009D1437" w:rsidP="009D1437">
      <w:pPr>
        <w:pStyle w:val="N"/>
      </w:pPr>
      <w:r w:rsidRPr="00CA654D">
        <w:lastRenderedPageBreak/>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1F4CAE1A"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73E082C7"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0705EF47"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09B92853" w14:textId="77777777" w:rsidR="009D1437" w:rsidRPr="00660ABB" w:rsidRDefault="009D1437" w:rsidP="00616EC4">
            <w:pPr>
              <w:pStyle w:val="ListParagraph"/>
            </w:pPr>
            <w:r>
              <w:t>Ghi chú</w:t>
            </w:r>
          </w:p>
        </w:tc>
      </w:tr>
      <w:tr w:rsidR="009D1437" w:rsidRPr="00660ABB" w14:paraId="3E55F764" w14:textId="77777777" w:rsidTr="00616EC4">
        <w:tc>
          <w:tcPr>
            <w:tcW w:w="1710" w:type="dxa"/>
            <w:tcBorders>
              <w:top w:val="single" w:sz="4" w:space="0" w:color="2E74B5"/>
              <w:left w:val="single" w:sz="4" w:space="0" w:color="2E74B5"/>
              <w:right w:val="single" w:sz="4" w:space="0" w:color="2E74B5"/>
            </w:tcBorders>
            <w:shd w:val="clear" w:color="auto" w:fill="auto"/>
          </w:tcPr>
          <w:p w14:paraId="5BBFECE4"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CEFD1AC"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474BB470" w14:textId="77777777" w:rsidR="009D1437" w:rsidRPr="009372AD" w:rsidRDefault="009D1437" w:rsidP="00616EC4">
            <w:pPr>
              <w:pStyle w:val="ListParagraph"/>
              <w:ind w:left="0"/>
              <w:jc w:val="both"/>
            </w:pPr>
          </w:p>
        </w:tc>
      </w:tr>
      <w:tr w:rsidR="009D1437" w:rsidRPr="00660ABB" w14:paraId="22A61A61" w14:textId="77777777" w:rsidTr="00616EC4">
        <w:tc>
          <w:tcPr>
            <w:tcW w:w="1710" w:type="dxa"/>
            <w:tcBorders>
              <w:top w:val="single" w:sz="4" w:space="0" w:color="2E74B5"/>
              <w:left w:val="single" w:sz="4" w:space="0" w:color="2E74B5"/>
              <w:right w:val="single" w:sz="4" w:space="0" w:color="2E74B5"/>
            </w:tcBorders>
            <w:shd w:val="clear" w:color="auto" w:fill="auto"/>
          </w:tcPr>
          <w:p w14:paraId="030094D8" w14:textId="77777777" w:rsidR="009D1437" w:rsidRPr="009372AD" w:rsidRDefault="009D1437" w:rsidP="00616EC4">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85AC9F5" w14:textId="77777777" w:rsidR="009D1437" w:rsidRPr="009372AD" w:rsidRDefault="009D1437" w:rsidP="00616EC4">
            <w:pPr>
              <w:rPr>
                <w:rFonts w:eastAsia="Calibri"/>
              </w:rPr>
            </w:pPr>
            <w:r w:rsidRPr="009372AD">
              <w:rPr>
                <w:rFonts w:eastAsia="Calibri"/>
              </w:rPr>
              <w:t>Không tồn tại hóa đơn cần thay thế</w:t>
            </w:r>
          </w:p>
        </w:tc>
        <w:tc>
          <w:tcPr>
            <w:tcW w:w="2515" w:type="dxa"/>
            <w:tcBorders>
              <w:top w:val="single" w:sz="4" w:space="0" w:color="2E74B5"/>
              <w:left w:val="single" w:sz="4" w:space="0" w:color="2E74B5"/>
              <w:bottom w:val="single" w:sz="4" w:space="0" w:color="2E74B5"/>
              <w:right w:val="single" w:sz="4" w:space="0" w:color="2E74B5"/>
            </w:tcBorders>
          </w:tcPr>
          <w:p w14:paraId="5E028B47" w14:textId="77777777" w:rsidR="009D1437" w:rsidRPr="009372AD" w:rsidRDefault="009D1437" w:rsidP="00616EC4">
            <w:pPr>
              <w:pStyle w:val="ListParagraph"/>
              <w:ind w:left="0"/>
              <w:jc w:val="both"/>
            </w:pPr>
          </w:p>
        </w:tc>
      </w:tr>
      <w:tr w:rsidR="009D1437" w:rsidRPr="00660ABB" w14:paraId="0F2ABA73" w14:textId="77777777" w:rsidTr="00616EC4">
        <w:tc>
          <w:tcPr>
            <w:tcW w:w="1710" w:type="dxa"/>
            <w:tcBorders>
              <w:top w:val="single" w:sz="4" w:space="0" w:color="2E74B5"/>
              <w:left w:val="single" w:sz="4" w:space="0" w:color="2E74B5"/>
              <w:right w:val="single" w:sz="4" w:space="0" w:color="2E74B5"/>
            </w:tcBorders>
            <w:shd w:val="clear" w:color="auto" w:fill="auto"/>
          </w:tcPr>
          <w:p w14:paraId="594ED12E" w14:textId="77777777" w:rsidR="009D1437" w:rsidRPr="009372AD" w:rsidRDefault="009D1437" w:rsidP="00616EC4">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FBBB8AA" w14:textId="77777777" w:rsidR="009D1437" w:rsidRPr="009372AD" w:rsidRDefault="009D1437" w:rsidP="00616EC4">
            <w:pPr>
              <w:rPr>
                <w:rFonts w:eastAsia="Calibri"/>
              </w:rPr>
            </w:pPr>
            <w:r w:rsidRPr="009372AD">
              <w:rPr>
                <w:rFonts w:eastAsia="Calibri"/>
              </w:rPr>
              <w:t>Dữ liệu xml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1FA81B44" w14:textId="77777777" w:rsidR="009D1437" w:rsidRPr="009372AD" w:rsidRDefault="009D1437" w:rsidP="00616EC4">
            <w:pPr>
              <w:pStyle w:val="ListParagraph"/>
              <w:ind w:left="0"/>
              <w:jc w:val="both"/>
            </w:pPr>
          </w:p>
        </w:tc>
      </w:tr>
      <w:tr w:rsidR="009D1437" w:rsidRPr="00660ABB" w14:paraId="7FFF73C8" w14:textId="77777777" w:rsidTr="00616EC4">
        <w:tc>
          <w:tcPr>
            <w:tcW w:w="1710" w:type="dxa"/>
            <w:tcBorders>
              <w:top w:val="single" w:sz="4" w:space="0" w:color="2E74B5"/>
              <w:left w:val="single" w:sz="4" w:space="0" w:color="2E74B5"/>
              <w:right w:val="single" w:sz="4" w:space="0" w:color="2E74B5"/>
            </w:tcBorders>
            <w:shd w:val="clear" w:color="auto" w:fill="auto"/>
          </w:tcPr>
          <w:p w14:paraId="753F90D6" w14:textId="77777777" w:rsidR="009D1437" w:rsidRPr="009372AD" w:rsidRDefault="009D1437" w:rsidP="00616EC4">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2A45163" w14:textId="77777777" w:rsidR="009D1437" w:rsidRPr="009372AD" w:rsidRDefault="009D1437" w:rsidP="00616EC4">
            <w:pPr>
              <w:rPr>
                <w:rFonts w:eastAsia="Calibri"/>
              </w:rPr>
            </w:pPr>
            <w:r w:rsidRPr="009575F7">
              <w:rPr>
                <w:rFonts w:eastAsia="Calibri"/>
              </w:rPr>
              <w:t>Có lỗi trong quá trình thay thế hóa đơn</w:t>
            </w:r>
          </w:p>
        </w:tc>
        <w:tc>
          <w:tcPr>
            <w:tcW w:w="2515" w:type="dxa"/>
            <w:tcBorders>
              <w:top w:val="single" w:sz="4" w:space="0" w:color="2E74B5"/>
              <w:left w:val="single" w:sz="4" w:space="0" w:color="2E74B5"/>
              <w:bottom w:val="single" w:sz="4" w:space="0" w:color="2E74B5"/>
              <w:right w:val="single" w:sz="4" w:space="0" w:color="2E74B5"/>
            </w:tcBorders>
          </w:tcPr>
          <w:p w14:paraId="14D30F52" w14:textId="77777777" w:rsidR="009D1437" w:rsidRPr="009372AD" w:rsidRDefault="009D1437" w:rsidP="00616EC4">
            <w:pPr>
              <w:pStyle w:val="ListParagraph"/>
              <w:ind w:left="0"/>
              <w:jc w:val="both"/>
            </w:pPr>
          </w:p>
        </w:tc>
      </w:tr>
      <w:tr w:rsidR="009D1437" w:rsidRPr="00660ABB" w14:paraId="16584673" w14:textId="77777777" w:rsidTr="00616EC4">
        <w:tc>
          <w:tcPr>
            <w:tcW w:w="1710" w:type="dxa"/>
            <w:tcBorders>
              <w:top w:val="single" w:sz="4" w:space="0" w:color="2E74B5"/>
              <w:left w:val="single" w:sz="4" w:space="0" w:color="2E74B5"/>
              <w:right w:val="single" w:sz="4" w:space="0" w:color="2E74B5"/>
            </w:tcBorders>
            <w:shd w:val="clear" w:color="auto" w:fill="auto"/>
          </w:tcPr>
          <w:p w14:paraId="0609CC4D" w14:textId="77777777" w:rsidR="009D1437" w:rsidRPr="009372AD" w:rsidRDefault="009D1437" w:rsidP="00616EC4">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0EF5733" w14:textId="77777777" w:rsidR="009D1437" w:rsidRPr="009372AD" w:rsidRDefault="009D1437" w:rsidP="00616EC4">
            <w:pPr>
              <w:rPr>
                <w:rFonts w:eastAsia="Calibri"/>
              </w:rPr>
            </w:pPr>
            <w:r w:rsidRPr="009372AD">
              <w:rPr>
                <w:rFonts w:eastAsia="Calibri"/>
              </w:rPr>
              <w:t>Dải hóa đơn cũ đã hết</w:t>
            </w:r>
          </w:p>
        </w:tc>
        <w:tc>
          <w:tcPr>
            <w:tcW w:w="2515" w:type="dxa"/>
            <w:tcBorders>
              <w:top w:val="single" w:sz="4" w:space="0" w:color="2E74B5"/>
              <w:left w:val="single" w:sz="4" w:space="0" w:color="2E74B5"/>
              <w:bottom w:val="single" w:sz="4" w:space="0" w:color="2E74B5"/>
              <w:right w:val="single" w:sz="4" w:space="0" w:color="2E74B5"/>
            </w:tcBorders>
          </w:tcPr>
          <w:p w14:paraId="38F12654" w14:textId="77777777" w:rsidR="009D1437" w:rsidRPr="009372AD" w:rsidRDefault="009D1437" w:rsidP="00616EC4">
            <w:pPr>
              <w:pStyle w:val="ListParagraph"/>
              <w:ind w:left="0"/>
              <w:jc w:val="both"/>
            </w:pPr>
          </w:p>
        </w:tc>
      </w:tr>
      <w:tr w:rsidR="009D1437" w:rsidRPr="00660ABB" w14:paraId="2C30AFD8"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3936CC3" w14:textId="77777777" w:rsidR="009D1437" w:rsidRPr="009372AD" w:rsidRDefault="009D1437" w:rsidP="00616EC4">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9C05D83" w14:textId="77777777" w:rsidR="009D1437" w:rsidRPr="009372AD" w:rsidRDefault="009D1437" w:rsidP="00616EC4">
            <w:pPr>
              <w:pStyle w:val="ListParagraph"/>
              <w:spacing w:after="0" w:line="240" w:lineRule="auto"/>
              <w:ind w:left="0"/>
              <w:rPr>
                <w:rFonts w:eastAsia="Calibri"/>
              </w:rPr>
            </w:pPr>
            <w:r w:rsidRPr="009372AD">
              <w:rPr>
                <w:rFonts w:eastAsia="Calibri"/>
              </w:rPr>
              <w:t>User name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43D06147" w14:textId="77777777" w:rsidR="009D1437" w:rsidRPr="009372AD" w:rsidRDefault="009D1437" w:rsidP="00616EC4">
            <w:pPr>
              <w:jc w:val="both"/>
            </w:pPr>
          </w:p>
        </w:tc>
      </w:tr>
      <w:tr w:rsidR="009D1437" w:rsidRPr="00660ABB" w14:paraId="69FAB5D1"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2D6BD25" w14:textId="77777777" w:rsidR="009D1437" w:rsidRPr="009372AD" w:rsidRDefault="009D1437" w:rsidP="00616EC4">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3231FD0" w14:textId="77777777" w:rsidR="009D1437" w:rsidRPr="009372AD" w:rsidRDefault="009D1437" w:rsidP="00616EC4">
            <w:pPr>
              <w:pStyle w:val="ListParagraph"/>
              <w:spacing w:after="0" w:line="240" w:lineRule="auto"/>
              <w:ind w:left="0"/>
              <w:rPr>
                <w:rFonts w:eastAsia="Calibri"/>
              </w:rPr>
            </w:pPr>
            <w:r w:rsidRPr="009372AD">
              <w:rPr>
                <w:rFonts w:eastAsia="Calibri"/>
              </w:rPr>
              <w:t>Hóa đơn đã được thay thế rồi. Không thể thay thế nữa.</w:t>
            </w:r>
          </w:p>
        </w:tc>
        <w:tc>
          <w:tcPr>
            <w:tcW w:w="2515" w:type="dxa"/>
            <w:tcBorders>
              <w:top w:val="single" w:sz="4" w:space="0" w:color="2E74B5"/>
              <w:left w:val="single" w:sz="4" w:space="0" w:color="2E74B5"/>
              <w:bottom w:val="single" w:sz="4" w:space="0" w:color="2E74B5"/>
              <w:right w:val="single" w:sz="4" w:space="0" w:color="2E74B5"/>
            </w:tcBorders>
          </w:tcPr>
          <w:p w14:paraId="55885391" w14:textId="77777777" w:rsidR="009D1437" w:rsidRPr="009372AD" w:rsidRDefault="009D1437" w:rsidP="00616EC4">
            <w:pPr>
              <w:jc w:val="both"/>
            </w:pPr>
          </w:p>
        </w:tc>
      </w:tr>
      <w:tr w:rsidR="009D1437" w:rsidRPr="00660ABB" w14:paraId="158CA152"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21E1274" w14:textId="77777777" w:rsidR="009D1437" w:rsidRPr="009372AD" w:rsidRDefault="009D1437" w:rsidP="00616EC4">
            <w:pPr>
              <w:autoSpaceDE w:val="0"/>
              <w:autoSpaceDN w:val="0"/>
              <w:adjustRightInd w:val="0"/>
              <w:rPr>
                <w:rFonts w:eastAsia="Calibri"/>
              </w:rPr>
            </w:pPr>
            <w:r w:rsidRPr="009372AD">
              <w:rPr>
                <w:rFonts w:eastAsia="Calibri"/>
              </w:rPr>
              <w:t>ERR:9</w:t>
            </w:r>
          </w:p>
          <w:p w14:paraId="66B6CBD2"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DB635C5" w14:textId="77777777" w:rsidR="009D1437" w:rsidRPr="009372AD" w:rsidRDefault="009D1437" w:rsidP="00616EC4">
            <w:pPr>
              <w:pStyle w:val="ListParagraph"/>
              <w:spacing w:after="0" w:line="240" w:lineRule="auto"/>
              <w:ind w:left="0"/>
              <w:rPr>
                <w:rFonts w:eastAsia="Calibri"/>
              </w:rPr>
            </w:pPr>
            <w:r>
              <w:rPr>
                <w:rFonts w:eastAsia="Calibri"/>
              </w:rPr>
              <w:t>Trạng thái hóa đơn không được thay thế</w:t>
            </w:r>
          </w:p>
        </w:tc>
        <w:tc>
          <w:tcPr>
            <w:tcW w:w="2515" w:type="dxa"/>
            <w:tcBorders>
              <w:top w:val="single" w:sz="4" w:space="0" w:color="2E74B5"/>
              <w:left w:val="single" w:sz="4" w:space="0" w:color="2E74B5"/>
              <w:bottom w:val="single" w:sz="4" w:space="0" w:color="2E74B5"/>
              <w:right w:val="single" w:sz="4" w:space="0" w:color="2E74B5"/>
            </w:tcBorders>
          </w:tcPr>
          <w:p w14:paraId="2239916C" w14:textId="77777777" w:rsidR="009D1437" w:rsidRPr="009372AD" w:rsidRDefault="009D1437" w:rsidP="00616EC4">
            <w:pPr>
              <w:jc w:val="both"/>
            </w:pPr>
          </w:p>
        </w:tc>
      </w:tr>
      <w:tr w:rsidR="009D1437" w:rsidRPr="00660ABB" w14:paraId="3D4D9000"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F158C66" w14:textId="77777777" w:rsidR="009D1437" w:rsidRPr="009372AD" w:rsidRDefault="009D1437" w:rsidP="00616EC4">
            <w:pPr>
              <w:autoSpaceDE w:val="0"/>
              <w:autoSpaceDN w:val="0"/>
              <w:adjustRightInd w:val="0"/>
              <w:rPr>
                <w:rFonts w:eastAsia="Calibri"/>
              </w:rPr>
            </w:pPr>
            <w:r w:rsidRPr="00897856">
              <w:rPr>
                <w:rFonts w:eastAsia="Calibri"/>
              </w:rPr>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8B7F515" w14:textId="77777777" w:rsidR="009D1437" w:rsidRDefault="009D1437" w:rsidP="00616EC4">
            <w:pPr>
              <w:pStyle w:val="ListParagraph"/>
              <w:spacing w:after="0" w:line="240" w:lineRule="auto"/>
              <w:ind w:left="0"/>
              <w:rPr>
                <w:rFonts w:eastAsia="Calibri"/>
              </w:rPr>
            </w:pPr>
            <w:r>
              <w:rPr>
                <w:rFonts w:eastAsia="Calibri"/>
              </w:rPr>
              <w:t>Lỗi trùng fkey</w:t>
            </w:r>
          </w:p>
        </w:tc>
        <w:tc>
          <w:tcPr>
            <w:tcW w:w="2515" w:type="dxa"/>
            <w:tcBorders>
              <w:top w:val="single" w:sz="4" w:space="0" w:color="2E74B5"/>
              <w:left w:val="single" w:sz="4" w:space="0" w:color="2E74B5"/>
              <w:bottom w:val="single" w:sz="4" w:space="0" w:color="2E74B5"/>
              <w:right w:val="single" w:sz="4" w:space="0" w:color="2E74B5"/>
            </w:tcBorders>
          </w:tcPr>
          <w:p w14:paraId="1441D9CF" w14:textId="77777777" w:rsidR="009D1437" w:rsidRPr="009372AD" w:rsidRDefault="009D1437" w:rsidP="00616EC4">
            <w:pPr>
              <w:jc w:val="both"/>
            </w:pPr>
            <w:r>
              <w:t>Fkey của hóa đơn mới đã tồn tại trên hệ thống</w:t>
            </w:r>
          </w:p>
        </w:tc>
      </w:tr>
      <w:tr w:rsidR="009D1437" w:rsidRPr="00660ABB" w14:paraId="723FA85F"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39A1382" w14:textId="77777777" w:rsidR="009D1437" w:rsidRPr="009372AD" w:rsidRDefault="009D1437" w:rsidP="00616EC4">
            <w:pPr>
              <w:autoSpaceDE w:val="0"/>
              <w:autoSpaceDN w:val="0"/>
              <w:adjustRightInd w:val="0"/>
              <w:rPr>
                <w:rFonts w:eastAsia="Calibri"/>
              </w:rPr>
            </w:pPr>
            <w:r>
              <w:rPr>
                <w:rFonts w:eastAsia="Calibri"/>
              </w:rP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8EB5551" w14:textId="77777777" w:rsidR="009D1437" w:rsidRDefault="009D1437" w:rsidP="00616EC4">
            <w:pPr>
              <w:pStyle w:val="ListParagraph"/>
              <w:spacing w:after="0" w:line="240" w:lineRule="auto"/>
              <w:ind w:left="0"/>
              <w:rPr>
                <w:rFonts w:eastAsia="Calibri"/>
              </w:rPr>
            </w:pPr>
            <w:r>
              <w:rPr>
                <w:rFonts w:eastAsia="Calibri"/>
              </w:rPr>
              <w:t>Lỗi trong quá trình thực hiện cấp số hóa đơn</w:t>
            </w:r>
          </w:p>
        </w:tc>
        <w:tc>
          <w:tcPr>
            <w:tcW w:w="2515" w:type="dxa"/>
            <w:tcBorders>
              <w:top w:val="single" w:sz="4" w:space="0" w:color="2E74B5"/>
              <w:left w:val="single" w:sz="4" w:space="0" w:color="2E74B5"/>
              <w:bottom w:val="single" w:sz="4" w:space="0" w:color="2E74B5"/>
              <w:right w:val="single" w:sz="4" w:space="0" w:color="2E74B5"/>
            </w:tcBorders>
          </w:tcPr>
          <w:p w14:paraId="6734DE43" w14:textId="77777777" w:rsidR="009D1437" w:rsidRPr="009372AD" w:rsidRDefault="009D1437" w:rsidP="00616EC4">
            <w:pPr>
              <w:jc w:val="both"/>
            </w:pPr>
          </w:p>
        </w:tc>
      </w:tr>
      <w:tr w:rsidR="009D1437" w:rsidRPr="00660ABB" w14:paraId="010613DA"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F2B4445" w14:textId="77777777" w:rsidR="009D1437" w:rsidRPr="009372AD" w:rsidRDefault="009D1437" w:rsidP="00616EC4">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9E6B302" w14:textId="77777777" w:rsidR="009D1437" w:rsidRDefault="009D1437" w:rsidP="00616EC4">
            <w:pPr>
              <w:pStyle w:val="ListParagraph"/>
              <w:spacing w:after="0" w:line="240" w:lineRule="auto"/>
              <w:ind w:left="0"/>
              <w:rPr>
                <w:rFonts w:eastAsia="Calibri"/>
              </w:rPr>
            </w:pPr>
            <w:r>
              <w:rPr>
                <w:rFonts w:eastAsia="Calibri"/>
              </w:rPr>
              <w:t xml:space="preserve">Lỗi khi thực hiện </w:t>
            </w:r>
            <w:r w:rsidRPr="00170EAA">
              <w:rPr>
                <w:rFonts w:eastAsia="Calibri"/>
              </w:rPr>
              <w:t>Deserialize</w:t>
            </w:r>
            <w:r>
              <w:rPr>
                <w:rFonts w:eastAsia="Calibri"/>
              </w:rPr>
              <w:t xml:space="preserve"> chuỗi hóa đơn đầu vào</w:t>
            </w:r>
          </w:p>
        </w:tc>
        <w:tc>
          <w:tcPr>
            <w:tcW w:w="2515" w:type="dxa"/>
            <w:tcBorders>
              <w:top w:val="single" w:sz="4" w:space="0" w:color="2E74B5"/>
              <w:left w:val="single" w:sz="4" w:space="0" w:color="2E74B5"/>
              <w:bottom w:val="single" w:sz="4" w:space="0" w:color="2E74B5"/>
              <w:right w:val="single" w:sz="4" w:space="0" w:color="2E74B5"/>
            </w:tcBorders>
          </w:tcPr>
          <w:p w14:paraId="726E0015" w14:textId="77777777" w:rsidR="009D1437" w:rsidRPr="009372AD" w:rsidRDefault="009D1437" w:rsidP="00616EC4">
            <w:pPr>
              <w:jc w:val="both"/>
            </w:pPr>
          </w:p>
        </w:tc>
      </w:tr>
      <w:tr w:rsidR="009D1437" w:rsidRPr="00660ABB" w14:paraId="2E72CE4B"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1344D2A" w14:textId="77777777" w:rsidR="009D1437" w:rsidRPr="009372AD" w:rsidRDefault="009D1437" w:rsidP="00616EC4">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14:paraId="2E811C3A"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A24A574" w14:textId="77777777" w:rsidR="009D1437" w:rsidRDefault="009D1437" w:rsidP="00616EC4">
            <w:pPr>
              <w:pStyle w:val="ListParagraph"/>
              <w:spacing w:after="0" w:line="240" w:lineRule="auto"/>
              <w:ind w:left="0"/>
              <w:rPr>
                <w:rFonts w:eastAsia="Calibri"/>
              </w:rPr>
            </w:pPr>
            <w:r>
              <w:rPr>
                <w:rFonts w:eastAsia="Calibri"/>
              </w:rPr>
              <w:t>Pattern truyền vào không giống với hóa đơn cần điều chỉnh</w:t>
            </w:r>
          </w:p>
        </w:tc>
        <w:tc>
          <w:tcPr>
            <w:tcW w:w="2515" w:type="dxa"/>
            <w:tcBorders>
              <w:top w:val="single" w:sz="4" w:space="0" w:color="2E74B5"/>
              <w:left w:val="single" w:sz="4" w:space="0" w:color="2E74B5"/>
              <w:bottom w:val="single" w:sz="4" w:space="0" w:color="2E74B5"/>
              <w:right w:val="single" w:sz="4" w:space="0" w:color="2E74B5"/>
            </w:tcBorders>
          </w:tcPr>
          <w:p w14:paraId="5AEC1873" w14:textId="77777777" w:rsidR="009D1437" w:rsidRPr="009372AD" w:rsidRDefault="009D1437" w:rsidP="00616EC4">
            <w:pPr>
              <w:jc w:val="both"/>
            </w:pPr>
          </w:p>
        </w:tc>
      </w:tr>
      <w:tr w:rsidR="009D1437" w:rsidRPr="00660ABB" w14:paraId="17A39262"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560D6E9" w14:textId="77777777" w:rsidR="009D1437" w:rsidRPr="009372AD" w:rsidRDefault="009D1437" w:rsidP="00616EC4">
            <w:pPr>
              <w:autoSpaceDE w:val="0"/>
              <w:autoSpaceDN w:val="0"/>
              <w:adjustRightInd w:val="0"/>
              <w:rPr>
                <w:rFonts w:eastAsia="Calibri"/>
              </w:rPr>
            </w:pPr>
            <w:r>
              <w:rPr>
                <w:rFonts w:eastAsia="Calibri"/>
              </w:rPr>
              <w:t>ERR:20</w:t>
            </w:r>
          </w:p>
          <w:p w14:paraId="6F215CF1"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DF78182" w14:textId="77777777" w:rsidR="009D1437" w:rsidRDefault="009D1437" w:rsidP="00616EC4">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4B305116" w14:textId="77777777" w:rsidR="009D1437" w:rsidRPr="009372AD" w:rsidRDefault="009D1437" w:rsidP="00616EC4">
            <w:pPr>
              <w:jc w:val="both"/>
            </w:pPr>
          </w:p>
        </w:tc>
      </w:tr>
      <w:tr w:rsidR="009D1437" w:rsidRPr="00660ABB" w14:paraId="5250B540"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93387D3" w14:textId="77777777" w:rsidR="009D1437" w:rsidRDefault="009D1437" w:rsidP="00616EC4">
            <w:pPr>
              <w:autoSpaceDE w:val="0"/>
              <w:autoSpaceDN w:val="0"/>
              <w:adjustRightInd w:val="0"/>
              <w:rPr>
                <w:rFonts w:eastAsia="Calibri"/>
              </w:rPr>
            </w:pPr>
            <w:r>
              <w:rPr>
                <w:rFonts w:eastAsia="Calibri"/>
              </w:rPr>
              <w:t>ERR:21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8EE9BC5" w14:textId="77777777" w:rsidR="009D1437" w:rsidRPr="002A5863" w:rsidRDefault="009D1437" w:rsidP="00616EC4">
            <w:pPr>
              <w:pStyle w:val="ListParagraph"/>
              <w:spacing w:after="0" w:line="240" w:lineRule="auto"/>
              <w:ind w:left="0"/>
            </w:pPr>
            <w:r>
              <w:t>Trùng Fkey truyền vào</w:t>
            </w:r>
          </w:p>
        </w:tc>
        <w:tc>
          <w:tcPr>
            <w:tcW w:w="2515" w:type="dxa"/>
            <w:tcBorders>
              <w:top w:val="single" w:sz="4" w:space="0" w:color="2E74B5"/>
              <w:left w:val="single" w:sz="4" w:space="0" w:color="2E74B5"/>
              <w:bottom w:val="single" w:sz="4" w:space="0" w:color="2E74B5"/>
              <w:right w:val="single" w:sz="4" w:space="0" w:color="2E74B5"/>
            </w:tcBorders>
          </w:tcPr>
          <w:p w14:paraId="04DAA09F" w14:textId="77777777" w:rsidR="009D1437" w:rsidRPr="009372AD" w:rsidRDefault="009D1437" w:rsidP="00616EC4">
            <w:pPr>
              <w:jc w:val="both"/>
            </w:pPr>
          </w:p>
        </w:tc>
      </w:tr>
      <w:tr w:rsidR="009D1437" w:rsidRPr="00660ABB" w14:paraId="5D13B480"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D4628A5" w14:textId="77777777" w:rsidR="009D1437" w:rsidRPr="00DD2715" w:rsidRDefault="009D1437" w:rsidP="00616EC4">
            <w:pPr>
              <w:autoSpaceDE w:val="0"/>
              <w:autoSpaceDN w:val="0"/>
              <w:adjustRightInd w:val="0"/>
              <w:jc w:val="both"/>
            </w:pPr>
            <w: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7923E53" w14:textId="77777777" w:rsidR="009D1437" w:rsidRDefault="009D1437" w:rsidP="00616EC4">
            <w:pPr>
              <w:pStyle w:val="ListParagraph"/>
              <w:ind w:left="0"/>
              <w:jc w:val="both"/>
            </w:pPr>
            <w:r>
              <w:t>Lỗi chứng thư hết hạn</w:t>
            </w:r>
          </w:p>
        </w:tc>
        <w:tc>
          <w:tcPr>
            <w:tcW w:w="2515" w:type="dxa"/>
            <w:tcBorders>
              <w:top w:val="single" w:sz="4" w:space="0" w:color="2E74B5"/>
              <w:left w:val="single" w:sz="4" w:space="0" w:color="2E74B5"/>
              <w:bottom w:val="single" w:sz="4" w:space="0" w:color="2E74B5"/>
              <w:right w:val="single" w:sz="4" w:space="0" w:color="2E74B5"/>
            </w:tcBorders>
          </w:tcPr>
          <w:p w14:paraId="106DBDB6" w14:textId="77777777" w:rsidR="009D1437" w:rsidRPr="009372AD" w:rsidRDefault="009D1437" w:rsidP="00616EC4">
            <w:pPr>
              <w:jc w:val="both"/>
            </w:pPr>
          </w:p>
        </w:tc>
      </w:tr>
      <w:tr w:rsidR="009D1437" w:rsidRPr="00660ABB" w14:paraId="12F045FC"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80073FB" w14:textId="77777777" w:rsidR="009D1437" w:rsidRPr="00DD2715" w:rsidRDefault="009D1437" w:rsidP="00616EC4">
            <w:pPr>
              <w:autoSpaceDE w:val="0"/>
              <w:autoSpaceDN w:val="0"/>
              <w:adjustRightInd w:val="0"/>
              <w:jc w:val="both"/>
            </w:pPr>
            <w:r>
              <w:t>ERR:30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46E4A17" w14:textId="77777777" w:rsidR="009D1437" w:rsidRPr="00517DC0" w:rsidRDefault="009D1437" w:rsidP="00616EC4">
            <w:pPr>
              <w:pStyle w:val="ListParagraph"/>
              <w:ind w:left="0"/>
              <w:jc w:val="both"/>
            </w:pPr>
            <w:r w:rsidRPr="00517DC0">
              <w:t>Danh sách hóa đơn tồn tại ngày hóa đơn nhỏ hơn ngày hóa đơn đã phát hành</w:t>
            </w:r>
          </w:p>
        </w:tc>
        <w:tc>
          <w:tcPr>
            <w:tcW w:w="2515" w:type="dxa"/>
            <w:tcBorders>
              <w:top w:val="single" w:sz="4" w:space="0" w:color="2E74B5"/>
              <w:left w:val="single" w:sz="4" w:space="0" w:color="2E74B5"/>
              <w:bottom w:val="single" w:sz="4" w:space="0" w:color="2E74B5"/>
              <w:right w:val="single" w:sz="4" w:space="0" w:color="2E74B5"/>
            </w:tcBorders>
          </w:tcPr>
          <w:p w14:paraId="361D0908" w14:textId="77777777" w:rsidR="009D1437" w:rsidRPr="009372AD" w:rsidRDefault="009D1437" w:rsidP="00616EC4">
            <w:pPr>
              <w:jc w:val="both"/>
            </w:pPr>
          </w:p>
        </w:tc>
      </w:tr>
      <w:tr w:rsidR="009D1437" w:rsidRPr="00660ABB" w14:paraId="3500D2F9"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26B9925D" w14:textId="77777777" w:rsidR="009D1437" w:rsidRPr="009372AD" w:rsidRDefault="009D1437" w:rsidP="00616EC4">
            <w:pPr>
              <w:autoSpaceDE w:val="0"/>
              <w:autoSpaceDN w:val="0"/>
              <w:adjustRightInd w:val="0"/>
              <w:rPr>
                <w:rFonts w:eastAsia="Calibri"/>
              </w:rPr>
            </w:pPr>
            <w:r w:rsidRPr="009372AD">
              <w:rPr>
                <w:rFonts w:eastAsia="Calibri"/>
              </w:rPr>
              <w:t>OK: pattern;serial;invNumber</w:t>
            </w:r>
          </w:p>
          <w:p w14:paraId="3830CE01" w14:textId="77777777" w:rsidR="009D1437" w:rsidRPr="009372AD" w:rsidRDefault="009D1437" w:rsidP="00616EC4">
            <w:pPr>
              <w:autoSpaceDE w:val="0"/>
              <w:autoSpaceDN w:val="0"/>
              <w:adjustRightInd w:val="0"/>
              <w:rPr>
                <w:rFonts w:eastAsia="Calibri"/>
              </w:rPr>
            </w:pPr>
            <w:r w:rsidRPr="009372AD">
              <w:rPr>
                <w:rFonts w:eastAsia="Calibri"/>
              </w:rPr>
              <w:t>(Ví dụ:</w:t>
            </w:r>
          </w:p>
          <w:p w14:paraId="435BDC7F" w14:textId="77777777" w:rsidR="009D1437" w:rsidRPr="009372AD" w:rsidRDefault="009D1437" w:rsidP="00616EC4">
            <w:pPr>
              <w:autoSpaceDE w:val="0"/>
              <w:autoSpaceDN w:val="0"/>
              <w:adjustRightInd w:val="0"/>
              <w:rPr>
                <w:rFonts w:eastAsia="Calibri"/>
              </w:rPr>
            </w:pPr>
            <w:r w:rsidRPr="009372AD">
              <w:rPr>
                <w:rFonts w:eastAsia="Calibri"/>
              </w:rPr>
              <w:t>OK:01GTKT3/001;AA/12E;0000002)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626CFB3"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OK </w:t>
            </w:r>
            <w:r w:rsidRPr="009372AD">
              <w:rPr>
                <w:rFonts w:eastAsia="Calibri"/>
              </w:rPr>
              <w:sym w:font="Wingdings" w:char="F0E0"/>
            </w:r>
            <w:r w:rsidRPr="009372AD">
              <w:rPr>
                <w:rFonts w:eastAsia="Calibri"/>
              </w:rPr>
              <w:t xml:space="preserve"> đã phát hành hóa đơn </w:t>
            </w:r>
            <w:r>
              <w:rPr>
                <w:rFonts w:eastAsia="Calibri"/>
              </w:rPr>
              <w:t>thay thế</w:t>
            </w:r>
          </w:p>
          <w:p w14:paraId="09FADE85"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Patter</w:t>
            </w:r>
            <w:r w:rsidRPr="009372AD">
              <w:rPr>
                <w:rFonts w:eastAsia="Calibri"/>
              </w:rPr>
              <w:sym w:font="Wingdings" w:char="F0E0"/>
            </w:r>
            <w:r w:rsidRPr="009372AD">
              <w:rPr>
                <w:rFonts w:eastAsia="Calibri"/>
              </w:rPr>
              <w:t xml:space="preserve"> Mẫu số của hóa đơn </w:t>
            </w:r>
            <w:r>
              <w:rPr>
                <w:rFonts w:eastAsia="Calibri"/>
              </w:rPr>
              <w:t>thay thế</w:t>
            </w:r>
            <w:r w:rsidRPr="009372AD">
              <w:rPr>
                <w:rFonts w:eastAsia="Calibri"/>
              </w:rPr>
              <w:t xml:space="preserve"> </w:t>
            </w:r>
          </w:p>
          <w:p w14:paraId="78375BA5"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Serial </w:t>
            </w:r>
            <w:r w:rsidRPr="009372AD">
              <w:rPr>
                <w:rFonts w:eastAsia="Calibri"/>
              </w:rPr>
              <w:sym w:font="Wingdings" w:char="F0E0"/>
            </w:r>
            <w:r w:rsidRPr="009372AD">
              <w:rPr>
                <w:rFonts w:eastAsia="Calibri"/>
              </w:rPr>
              <w:t xml:space="preserve"> serial của hóa đơn </w:t>
            </w:r>
            <w:r>
              <w:rPr>
                <w:rFonts w:eastAsia="Calibri"/>
              </w:rPr>
              <w:t>thay thế</w:t>
            </w:r>
            <w:r w:rsidRPr="009372AD">
              <w:rPr>
                <w:rFonts w:eastAsia="Calibri"/>
              </w:rPr>
              <w:t xml:space="preserve"> </w:t>
            </w:r>
          </w:p>
          <w:p w14:paraId="7EC3C625"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invNumber: số hóa đơn </w:t>
            </w:r>
            <w:r>
              <w:rPr>
                <w:rFonts w:eastAsia="Calibri"/>
              </w:rPr>
              <w:t>thay thế</w:t>
            </w:r>
            <w:r w:rsidRPr="009372AD">
              <w:rPr>
                <w:rFonts w:eastAsia="Calibri"/>
              </w:rPr>
              <w:t xml:space="preserve"> </w:t>
            </w:r>
          </w:p>
          <w:p w14:paraId="3795675D" w14:textId="77777777" w:rsidR="009D1437" w:rsidRPr="009372AD" w:rsidRDefault="009D1437" w:rsidP="00616EC4">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14:paraId="79AB203E" w14:textId="77777777" w:rsidR="009D1437" w:rsidRPr="009372AD" w:rsidRDefault="009D1437" w:rsidP="00616EC4">
            <w:pPr>
              <w:jc w:val="both"/>
            </w:pPr>
          </w:p>
        </w:tc>
      </w:tr>
    </w:tbl>
    <w:p w14:paraId="7BAA7C63" w14:textId="77777777" w:rsidR="009D1437" w:rsidRDefault="009D1437" w:rsidP="009D1437">
      <w:pPr>
        <w:spacing w:line="360" w:lineRule="auto"/>
        <w:jc w:val="both"/>
        <w:rPr>
          <w:rFonts w:eastAsia="Calibri"/>
          <w:b/>
          <w:u w:val="single"/>
        </w:rPr>
      </w:pPr>
    </w:p>
    <w:p w14:paraId="5672CB50" w14:textId="77777777" w:rsidR="009D1437" w:rsidRDefault="009D1437" w:rsidP="009D1437">
      <w:pPr>
        <w:rPr>
          <w:b/>
          <w:u w:val="single"/>
        </w:rPr>
      </w:pPr>
      <w:r w:rsidRPr="000A4319">
        <w:rPr>
          <w:b/>
          <w:u w:val="single"/>
        </w:rPr>
        <w:t xml:space="preserve">Cấu trúc của </w:t>
      </w:r>
      <w:r>
        <w:rPr>
          <w:b/>
          <w:u w:val="single"/>
        </w:rPr>
        <w:t>xmlInv</w:t>
      </w:r>
      <w:r w:rsidRPr="000A4319">
        <w:rPr>
          <w:b/>
          <w:u w:val="single"/>
        </w:rPr>
        <w:t xml:space="preserve">Data (các trường </w:t>
      </w:r>
      <w:r w:rsidRPr="000A4319">
        <w:rPr>
          <w:b/>
          <w:color w:val="FF0000"/>
          <w:u w:val="single"/>
        </w:rPr>
        <w:t>*</w:t>
      </w:r>
      <w:r w:rsidRPr="000A4319">
        <w:rPr>
          <w:b/>
          <w:u w:val="single"/>
        </w:rPr>
        <w:t xml:space="preserve"> là bắt buộc):</w:t>
      </w:r>
    </w:p>
    <w:p w14:paraId="0CEEA4E4"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ThayTheHD</w:t>
      </w:r>
      <w:r>
        <w:rPr>
          <w:rFonts w:ascii="Consolas" w:hAnsi="Consolas" w:cs="Consolas"/>
          <w:color w:val="0000FF"/>
          <w:sz w:val="19"/>
          <w:szCs w:val="19"/>
        </w:rPr>
        <w:t>&gt;</w:t>
      </w:r>
    </w:p>
    <w:p w14:paraId="3A3876BA"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 của hóa đơn *</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&gt;</w:t>
      </w:r>
    </w:p>
    <w:p w14:paraId="232F8461"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14:paraId="70F649AA"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lastRenderedPageBreak/>
        <w:tab/>
      </w:r>
      <w:r>
        <w:rPr>
          <w:rFonts w:ascii="Consolas" w:hAnsi="Consolas" w:cs="Consolas"/>
          <w:color w:val="0000FF"/>
          <w:sz w:val="19"/>
          <w:szCs w:val="19"/>
        </w:rPr>
        <w:tab/>
        <w:t xml:space="preserve">  &lt;</w:t>
      </w:r>
      <w:r>
        <w:rPr>
          <w:rFonts w:ascii="Consolas" w:hAnsi="Consolas" w:cs="Consolas"/>
          <w:color w:val="A31515"/>
          <w:sz w:val="19"/>
          <w:szCs w:val="19"/>
        </w:rPr>
        <w:t>MHSo</w:t>
      </w:r>
      <w:r>
        <w:rPr>
          <w:rFonts w:ascii="Consolas" w:hAnsi="Consolas" w:cs="Consolas"/>
          <w:color w:val="0000FF"/>
          <w:sz w:val="19"/>
          <w:szCs w:val="19"/>
        </w:rPr>
        <w:t>&gt;</w:t>
      </w:r>
      <w:r>
        <w:rPr>
          <w:rFonts w:ascii="Consolas" w:hAnsi="Consolas" w:cs="Consolas"/>
          <w:color w:val="000000"/>
          <w:sz w:val="19"/>
          <w:szCs w:val="19"/>
        </w:rPr>
        <w:t>Mã hồ sơ</w:t>
      </w:r>
      <w:r>
        <w:rPr>
          <w:rFonts w:ascii="Consolas" w:hAnsi="Consolas" w:cs="Consolas"/>
          <w:color w:val="0000FF"/>
          <w:sz w:val="19"/>
          <w:szCs w:val="19"/>
        </w:rPr>
        <w:t>&lt;/</w:t>
      </w:r>
      <w:r>
        <w:rPr>
          <w:rFonts w:ascii="Consolas" w:hAnsi="Consolas" w:cs="Consolas"/>
          <w:color w:val="A31515"/>
          <w:sz w:val="19"/>
          <w:szCs w:val="19"/>
        </w:rPr>
        <w:t>MHSo</w:t>
      </w:r>
      <w:r>
        <w:rPr>
          <w:rFonts w:ascii="Consolas" w:hAnsi="Consolas" w:cs="Consolas"/>
          <w:color w:val="0000FF"/>
          <w:sz w:val="19"/>
          <w:szCs w:val="19"/>
        </w:rPr>
        <w:t>&gt;</w:t>
      </w:r>
    </w:p>
    <w:p w14:paraId="3374E317"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SBKe</w:t>
      </w:r>
      <w:r>
        <w:rPr>
          <w:rFonts w:ascii="Consolas" w:hAnsi="Consolas" w:cs="Consolas"/>
          <w:color w:val="0000FF"/>
          <w:sz w:val="19"/>
          <w:szCs w:val="19"/>
        </w:rPr>
        <w:t>&gt;</w:t>
      </w:r>
      <w:r>
        <w:rPr>
          <w:rFonts w:ascii="Consolas" w:hAnsi="Consolas" w:cs="Consolas"/>
          <w:color w:val="000000"/>
          <w:sz w:val="19"/>
          <w:szCs w:val="19"/>
        </w:rPr>
        <w:t>Số bảng kê (Số của bảng kê các loại hàng hóa, dịch vụ đã bán kèm theo hóa đơn)</w:t>
      </w:r>
      <w:r>
        <w:rPr>
          <w:rFonts w:ascii="Consolas" w:hAnsi="Consolas" w:cs="Consolas"/>
          <w:color w:val="0000FF"/>
          <w:sz w:val="19"/>
          <w:szCs w:val="19"/>
        </w:rPr>
        <w:t>&lt;/</w:t>
      </w:r>
      <w:r>
        <w:rPr>
          <w:rFonts w:ascii="Consolas" w:hAnsi="Consolas" w:cs="Consolas"/>
          <w:color w:val="A31515"/>
          <w:sz w:val="19"/>
          <w:szCs w:val="19"/>
        </w:rPr>
        <w:t>SBKe</w:t>
      </w:r>
      <w:r>
        <w:rPr>
          <w:rFonts w:ascii="Consolas" w:hAnsi="Consolas" w:cs="Consolas"/>
          <w:color w:val="0000FF"/>
          <w:sz w:val="19"/>
          <w:szCs w:val="19"/>
        </w:rPr>
        <w:t>&gt;</w:t>
      </w:r>
    </w:p>
    <w:p w14:paraId="2638A53A"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NBKe</w:t>
      </w:r>
      <w:r>
        <w:rPr>
          <w:rFonts w:ascii="Consolas" w:hAnsi="Consolas" w:cs="Consolas"/>
          <w:color w:val="0000FF"/>
          <w:sz w:val="19"/>
          <w:szCs w:val="19"/>
        </w:rPr>
        <w:t>&gt;</w:t>
      </w:r>
      <w:r>
        <w:rPr>
          <w:rFonts w:ascii="Consolas" w:hAnsi="Consolas" w:cs="Consolas"/>
          <w:color w:val="000000"/>
          <w:sz w:val="19"/>
          <w:szCs w:val="19"/>
        </w:rPr>
        <w:t>Ngày bảng kê (Ngày của bảng kê các loại hàng hóa, dịch vụ đã bán kèm theo hóa đơn)</w:t>
      </w:r>
      <w:r>
        <w:rPr>
          <w:rFonts w:ascii="Consolas" w:hAnsi="Consolas" w:cs="Consolas"/>
          <w:color w:val="0000FF"/>
          <w:sz w:val="19"/>
          <w:szCs w:val="19"/>
        </w:rPr>
        <w:t>&lt;/</w:t>
      </w:r>
      <w:r>
        <w:rPr>
          <w:rFonts w:ascii="Consolas" w:hAnsi="Consolas" w:cs="Consolas"/>
          <w:color w:val="A31515"/>
          <w:sz w:val="19"/>
          <w:szCs w:val="19"/>
        </w:rPr>
        <w:t>NBKe</w:t>
      </w:r>
      <w:r>
        <w:rPr>
          <w:rFonts w:ascii="Consolas" w:hAnsi="Consolas" w:cs="Consolas"/>
          <w:color w:val="0000FF"/>
          <w:sz w:val="19"/>
          <w:szCs w:val="19"/>
        </w:rPr>
        <w:t>&gt;</w:t>
      </w:r>
    </w:p>
    <w:p w14:paraId="66275A90"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DVTTe</w:t>
      </w:r>
      <w:r>
        <w:rPr>
          <w:rFonts w:ascii="Consolas" w:hAnsi="Consolas" w:cs="Consolas"/>
          <w:color w:val="0000FF"/>
          <w:sz w:val="19"/>
          <w:szCs w:val="19"/>
        </w:rPr>
        <w:t>&gt;</w:t>
      </w:r>
      <w:r>
        <w:rPr>
          <w:rFonts w:ascii="Consolas" w:hAnsi="Consolas" w:cs="Consolas"/>
          <w:color w:val="000000"/>
          <w:sz w:val="19"/>
          <w:szCs w:val="19"/>
        </w:rPr>
        <w:t>Đơn vị tiền tệ *</w:t>
      </w:r>
      <w:r>
        <w:rPr>
          <w:rFonts w:ascii="Consolas" w:hAnsi="Consolas" w:cs="Consolas"/>
          <w:color w:val="0000FF"/>
          <w:sz w:val="19"/>
          <w:szCs w:val="19"/>
        </w:rPr>
        <w:t>&lt;/</w:t>
      </w:r>
      <w:r>
        <w:rPr>
          <w:rFonts w:ascii="Consolas" w:hAnsi="Consolas" w:cs="Consolas"/>
          <w:color w:val="A31515"/>
          <w:sz w:val="19"/>
          <w:szCs w:val="19"/>
        </w:rPr>
        <w:t>DVTTe</w:t>
      </w:r>
      <w:r>
        <w:rPr>
          <w:rFonts w:ascii="Consolas" w:hAnsi="Consolas" w:cs="Consolas"/>
          <w:color w:val="0000FF"/>
          <w:sz w:val="19"/>
          <w:szCs w:val="19"/>
        </w:rPr>
        <w:t>&gt;</w:t>
      </w:r>
    </w:p>
    <w:p w14:paraId="0ECA44DF"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TGia</w:t>
      </w:r>
      <w:r>
        <w:rPr>
          <w:rFonts w:ascii="Consolas" w:hAnsi="Consolas" w:cs="Consolas"/>
          <w:color w:val="0000FF"/>
          <w:sz w:val="19"/>
          <w:szCs w:val="19"/>
        </w:rPr>
        <w:t>&gt;</w:t>
      </w:r>
      <w:r>
        <w:rPr>
          <w:rFonts w:ascii="Consolas" w:hAnsi="Consolas" w:cs="Consolas"/>
          <w:color w:val="000000"/>
          <w:sz w:val="19"/>
          <w:szCs w:val="19"/>
        </w:rPr>
        <w:t>Tỷ giá (Bắt buộc (Trừ trường hợp Đơn vị tiền tệ là VND))</w:t>
      </w:r>
      <w:r>
        <w:rPr>
          <w:rFonts w:ascii="Consolas" w:hAnsi="Consolas" w:cs="Consolas"/>
          <w:color w:val="0000FF"/>
          <w:sz w:val="19"/>
          <w:szCs w:val="19"/>
        </w:rPr>
        <w:t>&lt;/</w:t>
      </w:r>
      <w:r>
        <w:rPr>
          <w:rFonts w:ascii="Consolas" w:hAnsi="Consolas" w:cs="Consolas"/>
          <w:color w:val="A31515"/>
          <w:sz w:val="19"/>
          <w:szCs w:val="19"/>
        </w:rPr>
        <w:t>TGia</w:t>
      </w:r>
      <w:r>
        <w:rPr>
          <w:rFonts w:ascii="Consolas" w:hAnsi="Consolas" w:cs="Consolas"/>
          <w:color w:val="0000FF"/>
          <w:sz w:val="19"/>
          <w:szCs w:val="19"/>
        </w:rPr>
        <w:t>&gt;</w:t>
      </w:r>
    </w:p>
    <w:p w14:paraId="00C0CA79" w14:textId="715E8654" w:rsidR="009D1437" w:rsidRDefault="009D1437" w:rsidP="009D143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HTTToan</w:t>
      </w:r>
      <w:r>
        <w:rPr>
          <w:rFonts w:ascii="Consolas" w:hAnsi="Consolas" w:cs="Consolas"/>
          <w:color w:val="0000FF"/>
          <w:sz w:val="19"/>
          <w:szCs w:val="19"/>
        </w:rPr>
        <w:t>&gt;</w:t>
      </w:r>
      <w:r w:rsidR="001C7E07">
        <w:rPr>
          <w:rFonts w:ascii="Consolas" w:hAnsi="Consolas" w:cs="Consolas"/>
          <w:color w:val="000000"/>
          <w:sz w:val="19"/>
          <w:szCs w:val="19"/>
        </w:rPr>
        <w:t>Hình thức thanh toán</w:t>
      </w:r>
      <w:r w:rsidR="001C7E07" w:rsidRPr="001C7E07">
        <w:rPr>
          <w:rFonts w:ascii="Consolas" w:hAnsi="Consolas" w:cs="Consolas"/>
          <w:color w:val="000000"/>
          <w:sz w:val="19"/>
          <w:szCs w:val="19"/>
          <w:highlight w:val="cyan"/>
        </w:rPr>
        <w:t>*</w:t>
      </w:r>
      <w:r>
        <w:rPr>
          <w:rFonts w:ascii="Consolas" w:hAnsi="Consolas" w:cs="Consolas"/>
          <w:color w:val="0000FF"/>
          <w:sz w:val="19"/>
          <w:szCs w:val="19"/>
        </w:rPr>
        <w:t>&lt;/</w:t>
      </w:r>
      <w:r>
        <w:rPr>
          <w:rFonts w:ascii="Consolas" w:hAnsi="Consolas" w:cs="Consolas"/>
          <w:color w:val="A31515"/>
          <w:sz w:val="19"/>
          <w:szCs w:val="19"/>
        </w:rPr>
        <w:t>HTTToan</w:t>
      </w:r>
      <w:r>
        <w:rPr>
          <w:rFonts w:ascii="Consolas" w:hAnsi="Consolas" w:cs="Consolas"/>
          <w:color w:val="0000FF"/>
          <w:sz w:val="19"/>
          <w:szCs w:val="19"/>
        </w:rPr>
        <w:t>&gt;</w:t>
      </w:r>
    </w:p>
    <w:p w14:paraId="01840FD2" w14:textId="03EBCF0B" w:rsidR="007A1D1C" w:rsidRDefault="001C7E07" w:rsidP="001C7E07">
      <w:pPr>
        <w:autoSpaceDE w:val="0"/>
        <w:autoSpaceDN w:val="0"/>
        <w:adjustRightInd w:val="0"/>
        <w:ind w:left="720" w:firstLine="720"/>
        <w:rPr>
          <w:rFonts w:ascii="Consolas" w:hAnsi="Consolas" w:cs="Consolas"/>
          <w:color w:val="0000FF"/>
          <w:sz w:val="19"/>
          <w:szCs w:val="19"/>
        </w:rPr>
      </w:pPr>
      <w:r>
        <w:rPr>
          <w:rFonts w:ascii="Consolas" w:hAnsi="Consolas" w:cs="Consolas"/>
          <w:color w:val="0000FF"/>
          <w:sz w:val="19"/>
          <w:szCs w:val="19"/>
        </w:rPr>
        <w:t xml:space="preserve">  </w:t>
      </w:r>
      <w:r w:rsidR="007A1D1C" w:rsidRPr="001C7E07">
        <w:rPr>
          <w:rFonts w:ascii="Consolas" w:hAnsi="Consolas" w:cs="Consolas"/>
          <w:color w:val="0000FF"/>
          <w:sz w:val="19"/>
          <w:szCs w:val="19"/>
          <w:highlight w:val="cyan"/>
        </w:rPr>
        <w:t>&lt;</w:t>
      </w:r>
      <w:r w:rsidR="007A1D1C" w:rsidRPr="001C7E07">
        <w:rPr>
          <w:rFonts w:ascii="Consolas" w:hAnsi="Consolas" w:cs="Consolas"/>
          <w:color w:val="C00000"/>
          <w:sz w:val="19"/>
          <w:szCs w:val="19"/>
          <w:highlight w:val="cyan"/>
        </w:rPr>
        <w:t>HDDThu</w:t>
      </w:r>
      <w:r w:rsidR="007A1D1C" w:rsidRPr="001C7E07">
        <w:rPr>
          <w:rFonts w:ascii="Consolas" w:hAnsi="Consolas" w:cs="Consolas"/>
          <w:color w:val="0000FF"/>
          <w:sz w:val="19"/>
          <w:szCs w:val="19"/>
          <w:highlight w:val="cyan"/>
        </w:rPr>
        <w:t>&gt;</w:t>
      </w:r>
      <w:r w:rsidR="007A1D1C" w:rsidRPr="001C7E07">
        <w:rPr>
          <w:rFonts w:ascii="Consolas" w:hAnsi="Consolas" w:cs="Consolas"/>
          <w:sz w:val="19"/>
          <w:szCs w:val="19"/>
          <w:highlight w:val="cyan"/>
        </w:rPr>
        <w:t>Hóa đơn đặc thù (Nhận các giá trị: 1-Hàng hóa là xe ô tô, xe mô tô, 2- Dịch vụ vận chuyển, 3- Dịch vụ vận chuyển trên nền tảng số, TMĐT). Nếu không truyền mặc định là 0- hóa đơn thường</w:t>
      </w:r>
      <w:r w:rsidR="007A1D1C" w:rsidRPr="001C7E07">
        <w:rPr>
          <w:rFonts w:ascii="Consolas" w:hAnsi="Consolas" w:cs="Consolas"/>
          <w:color w:val="0000FF"/>
          <w:sz w:val="19"/>
          <w:szCs w:val="19"/>
          <w:highlight w:val="cyan"/>
        </w:rPr>
        <w:t>&lt;/</w:t>
      </w:r>
      <w:r w:rsidR="007A1D1C" w:rsidRPr="001C7E07">
        <w:rPr>
          <w:rFonts w:ascii="Consolas" w:hAnsi="Consolas" w:cs="Consolas"/>
          <w:color w:val="C00000"/>
          <w:sz w:val="19"/>
          <w:szCs w:val="19"/>
          <w:highlight w:val="cyan"/>
        </w:rPr>
        <w:t>HDDThu</w:t>
      </w:r>
      <w:r w:rsidR="007A1D1C" w:rsidRPr="001C7E07">
        <w:rPr>
          <w:rFonts w:ascii="Consolas" w:hAnsi="Consolas" w:cs="Consolas"/>
          <w:color w:val="0000FF"/>
          <w:sz w:val="19"/>
          <w:szCs w:val="19"/>
          <w:highlight w:val="cyan"/>
        </w:rPr>
        <w:t>&gt;</w:t>
      </w:r>
    </w:p>
    <w:p w14:paraId="6BCCA428" w14:textId="38CB8A58" w:rsidR="003E7C78" w:rsidRDefault="003E7C78" w:rsidP="001C7E07">
      <w:pPr>
        <w:autoSpaceDE w:val="0"/>
        <w:autoSpaceDN w:val="0"/>
        <w:adjustRightInd w:val="0"/>
        <w:ind w:left="720" w:firstLine="720"/>
        <w:rPr>
          <w:rFonts w:ascii="Consolas" w:hAnsi="Consolas" w:cs="Consolas"/>
          <w:color w:val="000000"/>
          <w:sz w:val="19"/>
          <w:szCs w:val="19"/>
        </w:rPr>
      </w:pPr>
      <w:r w:rsidRPr="003E7C78">
        <w:rPr>
          <w:rFonts w:ascii="Consolas" w:hAnsi="Consolas" w:cs="Consolas"/>
          <w:color w:val="000000"/>
          <w:sz w:val="19"/>
          <w:szCs w:val="19"/>
          <w:highlight w:val="cyan"/>
        </w:rPr>
        <w:t>&lt;GiamThueGTGT&gt; Giảm thuế GTGT(Chỉ sử dụng cho hóa đơn bán hàng giảm thuế theo NQ của Quốc hội. Nhận giá trị 1/0)&lt;/GiamThueGTGT&gt;</w:t>
      </w:r>
    </w:p>
    <w:p w14:paraId="13597CEE" w14:textId="702824CE" w:rsidR="002F0CF2" w:rsidRPr="002F0CF2" w:rsidRDefault="002F0CF2" w:rsidP="002F0CF2">
      <w:pPr>
        <w:shd w:val="clear" w:color="auto" w:fill="FFFFFF"/>
        <w:ind w:left="1440"/>
        <w:rPr>
          <w:rFonts w:ascii="Courier New" w:hAnsi="Courier New" w:cs="Courier New"/>
          <w:i/>
          <w:sz w:val="20"/>
          <w:szCs w:val="20"/>
        </w:rPr>
      </w:pPr>
      <w:r w:rsidRPr="003F2102">
        <w:rPr>
          <w:rFonts w:ascii="Courier New" w:hAnsi="Courier New" w:cs="Courier New"/>
          <w:i/>
          <w:color w:val="C00000"/>
          <w:sz w:val="20"/>
          <w:szCs w:val="20"/>
          <w:highlight w:val="cyan"/>
        </w:rPr>
        <w:t>&lt;HDCTTChinh&gt;</w:t>
      </w:r>
      <w:r w:rsidRPr="003F2102">
        <w:rPr>
          <w:rFonts w:ascii="Courier New" w:hAnsi="Courier New" w:cs="Courier New"/>
          <w:i/>
          <w:sz w:val="20"/>
          <w:szCs w:val="20"/>
          <w:highlight w:val="cyan"/>
        </w:rPr>
        <w:t>Hoá đơn cho thuê tài chính (Hóa đơn đối với hoạt động cho thuê tài chính)</w:t>
      </w:r>
      <w:r w:rsidRPr="003F2102">
        <w:rPr>
          <w:sz w:val="26"/>
          <w:szCs w:val="26"/>
          <w:highlight w:val="cyan"/>
          <w:shd w:val="clear" w:color="auto" w:fill="00FF00"/>
        </w:rPr>
        <w:t xml:space="preserve"> </w:t>
      </w:r>
      <w:r w:rsidRPr="003F2102">
        <w:rPr>
          <w:rFonts w:ascii="Courier New" w:hAnsi="Courier New" w:cs="Courier New"/>
          <w:i/>
          <w:sz w:val="20"/>
          <w:szCs w:val="20"/>
          <w:highlight w:val="cyan"/>
        </w:rPr>
        <w:t>Số (1: Hóa đơn dành cho hoạt động thuê tài chính, 0: Hóa đơn không dành cho hoạt động cho thuê tài chính)&lt;/</w:t>
      </w:r>
      <w:r w:rsidRPr="003F2102">
        <w:rPr>
          <w:rFonts w:ascii="Courier New" w:hAnsi="Courier New" w:cs="Courier New"/>
          <w:i/>
          <w:color w:val="C00000"/>
          <w:sz w:val="20"/>
          <w:szCs w:val="20"/>
          <w:highlight w:val="cyan"/>
        </w:rPr>
        <w:t>HDCTTChinh&gt;</w:t>
      </w:r>
    </w:p>
    <w:p w14:paraId="7F2444EB"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14:paraId="2D74D7B8"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14:paraId="6ADFD4E4" w14:textId="4E195A9A" w:rsidR="009D1437" w:rsidRDefault="009D1437" w:rsidP="005E71D6">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NBan</w:t>
      </w:r>
      <w:r>
        <w:rPr>
          <w:rFonts w:ascii="Consolas" w:hAnsi="Consolas" w:cs="Consolas"/>
          <w:color w:val="0000FF"/>
          <w:sz w:val="19"/>
          <w:szCs w:val="19"/>
        </w:rPr>
        <w:t>&gt;</w:t>
      </w:r>
    </w:p>
    <w:p w14:paraId="27F7207F"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 điện 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14:paraId="4EA670BE"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 xml:space="preserve">Địa chỉ thư điện tử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14:paraId="6240033C"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 tài khoản ngân 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14:paraId="4CC9094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p>
    <w:p w14:paraId="577706D8" w14:textId="77777777" w:rsidR="009D1437" w:rsidRPr="00AE187D" w:rsidRDefault="009D1437" w:rsidP="009D1437">
      <w:pPr>
        <w:autoSpaceDE w:val="0"/>
        <w:autoSpaceDN w:val="0"/>
        <w:adjustRightInd w:val="0"/>
        <w:rPr>
          <w:rFonts w:ascii="Consolas" w:hAnsi="Consolas" w:cs="Consolas"/>
          <w:color w:val="0000FF"/>
          <w:sz w:val="19"/>
          <w:szCs w:val="19"/>
          <w:highlight w:val="cyan"/>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highlight w:val="cyan"/>
          <w:lang w:val="nl-NL"/>
        </w:rPr>
        <w:t>&lt;</w:t>
      </w:r>
      <w:r w:rsidRPr="00AE187D">
        <w:rPr>
          <w:rFonts w:ascii="Consolas" w:hAnsi="Consolas" w:cs="Consolas"/>
          <w:color w:val="A31515"/>
          <w:sz w:val="19"/>
          <w:szCs w:val="19"/>
          <w:highlight w:val="cyan"/>
          <w:lang w:val="nl-NL"/>
        </w:rPr>
        <w:t>Fax</w:t>
      </w:r>
      <w:r w:rsidRPr="00AE187D">
        <w:rPr>
          <w:rFonts w:ascii="Consolas" w:hAnsi="Consolas" w:cs="Consolas"/>
          <w:color w:val="0000FF"/>
          <w:sz w:val="19"/>
          <w:szCs w:val="19"/>
          <w:highlight w:val="cyan"/>
          <w:lang w:val="nl-NL"/>
        </w:rPr>
        <w:t>&gt;</w:t>
      </w:r>
      <w:r w:rsidRPr="00AE187D">
        <w:rPr>
          <w:rFonts w:ascii="Consolas" w:hAnsi="Consolas" w:cs="Consolas"/>
          <w:color w:val="000000"/>
          <w:sz w:val="19"/>
          <w:szCs w:val="19"/>
          <w:highlight w:val="cyan"/>
          <w:lang w:val="nl-NL"/>
        </w:rPr>
        <w:t>Fax</w:t>
      </w:r>
      <w:r w:rsidRPr="00AE187D">
        <w:rPr>
          <w:rFonts w:ascii="Consolas" w:hAnsi="Consolas" w:cs="Consolas"/>
          <w:color w:val="0000FF"/>
          <w:sz w:val="19"/>
          <w:szCs w:val="19"/>
          <w:highlight w:val="cyan"/>
          <w:lang w:val="nl-NL"/>
        </w:rPr>
        <w:t>&lt;/</w:t>
      </w:r>
      <w:r w:rsidRPr="00AE187D">
        <w:rPr>
          <w:rFonts w:ascii="Consolas" w:hAnsi="Consolas" w:cs="Consolas"/>
          <w:color w:val="A31515"/>
          <w:sz w:val="19"/>
          <w:szCs w:val="19"/>
          <w:highlight w:val="cyan"/>
          <w:lang w:val="nl-NL"/>
        </w:rPr>
        <w:t>Fax</w:t>
      </w:r>
      <w:r w:rsidRPr="00AE187D">
        <w:rPr>
          <w:rFonts w:ascii="Consolas" w:hAnsi="Consolas" w:cs="Consolas"/>
          <w:color w:val="0000FF"/>
          <w:sz w:val="19"/>
          <w:szCs w:val="19"/>
          <w:highlight w:val="cyan"/>
          <w:lang w:val="nl-NL"/>
        </w:rPr>
        <w:t>&gt;</w:t>
      </w:r>
    </w:p>
    <w:p w14:paraId="7A0AC758" w14:textId="77777777" w:rsidR="005E71D6" w:rsidRPr="00AE187D" w:rsidRDefault="005E71D6" w:rsidP="005E71D6">
      <w:pPr>
        <w:autoSpaceDE w:val="0"/>
        <w:autoSpaceDN w:val="0"/>
        <w:adjustRightInd w:val="0"/>
        <w:ind w:left="144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Website</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Website</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Website</w:t>
      </w:r>
      <w:r w:rsidRPr="00AE187D">
        <w:rPr>
          <w:rFonts w:ascii="Courier New" w:hAnsi="Courier New" w:cs="Courier New"/>
          <w:color w:val="0000FF"/>
          <w:sz w:val="20"/>
          <w:szCs w:val="20"/>
          <w:highlight w:val="cyan"/>
          <w:lang w:val="nl-NL"/>
        </w:rPr>
        <w:t>&gt;</w:t>
      </w:r>
    </w:p>
    <w:p w14:paraId="0A8E8750" w14:textId="77777777" w:rsidR="005E71D6" w:rsidRPr="00AE187D" w:rsidRDefault="005E71D6" w:rsidP="005E71D6">
      <w:pPr>
        <w:autoSpaceDE w:val="0"/>
        <w:autoSpaceDN w:val="0"/>
        <w:adjustRightInd w:val="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MCHang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Mã cửa hàng người bán</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MCHang</w:t>
      </w:r>
      <w:r w:rsidRPr="00AE187D">
        <w:rPr>
          <w:rFonts w:ascii="Courier New" w:hAnsi="Courier New" w:cs="Courier New"/>
          <w:color w:val="0000FF"/>
          <w:sz w:val="20"/>
          <w:szCs w:val="20"/>
          <w:highlight w:val="cyan"/>
          <w:lang w:val="nl-NL"/>
        </w:rPr>
        <w:t>&gt;</w:t>
      </w:r>
    </w:p>
    <w:p w14:paraId="3DB59465" w14:textId="5B08A094" w:rsidR="005E71D6" w:rsidRPr="00AE187D" w:rsidRDefault="005E71D6" w:rsidP="009D1437">
      <w:pPr>
        <w:autoSpaceDE w:val="0"/>
        <w:autoSpaceDN w:val="0"/>
        <w:adjustRightInd w:val="0"/>
        <w:rPr>
          <w:rFonts w:ascii="Consolas" w:hAnsi="Consolas" w:cs="Consolas"/>
          <w:color w:val="000000"/>
          <w:sz w:val="19"/>
          <w:szCs w:val="19"/>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TCHang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Tên cửa hàng người bán</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TCHang</w:t>
      </w:r>
      <w:r w:rsidRPr="00AE187D">
        <w:rPr>
          <w:rFonts w:ascii="Courier New" w:hAnsi="Courier New" w:cs="Courier New"/>
          <w:color w:val="0000FF"/>
          <w:sz w:val="20"/>
          <w:szCs w:val="20"/>
          <w:highlight w:val="cyan"/>
          <w:lang w:val="nl-NL"/>
        </w:rPr>
        <w:t>&gt;</w:t>
      </w:r>
    </w:p>
    <w:p w14:paraId="0C4E82E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LDDNBo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Lệnh điều động nội bộ (Bắt buộc đối với phiếu xuất kho vận chuyển nội bộ)</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LDDNBo</w:t>
      </w:r>
      <w:r w:rsidRPr="00AE187D">
        <w:rPr>
          <w:rFonts w:ascii="Consolas" w:hAnsi="Consolas" w:cs="Consolas"/>
          <w:color w:val="0000FF"/>
          <w:sz w:val="19"/>
          <w:szCs w:val="19"/>
          <w:lang w:val="nl-NL"/>
        </w:rPr>
        <w:t>&gt;</w:t>
      </w:r>
    </w:p>
    <w:p w14:paraId="3B01C4F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HDSo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Hợp đồng số (Hợp đồng vận chuyển) (phiếu xuất kho vận chuyển nội bộ)</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HDSo</w:t>
      </w:r>
      <w:r w:rsidRPr="00AE187D">
        <w:rPr>
          <w:rFonts w:ascii="Consolas" w:hAnsi="Consolas" w:cs="Consolas"/>
          <w:color w:val="0000FF"/>
          <w:sz w:val="19"/>
          <w:szCs w:val="19"/>
          <w:lang w:val="nl-NL"/>
        </w:rPr>
        <w:t>&gt;</w:t>
      </w:r>
    </w:p>
    <w:p w14:paraId="4DEE3622"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HVTNXHang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Họ và tên người xuất hàng (phiếu xuất kho vận chuyển nội bộ)</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HVTNXHang</w:t>
      </w:r>
      <w:r w:rsidRPr="00AE187D">
        <w:rPr>
          <w:rFonts w:ascii="Consolas" w:hAnsi="Consolas" w:cs="Consolas"/>
          <w:color w:val="0000FF"/>
          <w:sz w:val="19"/>
          <w:szCs w:val="19"/>
          <w:lang w:val="nl-NL"/>
        </w:rPr>
        <w:t>&gt;</w:t>
      </w:r>
    </w:p>
    <w:p w14:paraId="469FA09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TNVChuyen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người vận chuyển (phiếu xuất kho)</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TNVChuyen</w:t>
      </w:r>
      <w:r w:rsidRPr="00AE187D">
        <w:rPr>
          <w:rFonts w:ascii="Consolas" w:hAnsi="Consolas" w:cs="Consolas"/>
          <w:color w:val="0000FF"/>
          <w:sz w:val="19"/>
          <w:szCs w:val="19"/>
          <w:lang w:val="nl-NL"/>
        </w:rPr>
        <w:t>&gt;</w:t>
      </w:r>
    </w:p>
    <w:p w14:paraId="74E0FD2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PTVChuyen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Phương tiện vận chuyển (Bắt buộc đối với phiếu xuất kho)</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PTVChuyen</w:t>
      </w:r>
      <w:r w:rsidRPr="00AE187D">
        <w:rPr>
          <w:rFonts w:ascii="Consolas" w:hAnsi="Consolas" w:cs="Consolas"/>
          <w:color w:val="0000FF"/>
          <w:sz w:val="19"/>
          <w:szCs w:val="19"/>
          <w:lang w:val="nl-NL"/>
        </w:rPr>
        <w:t>&gt;</w:t>
      </w:r>
    </w:p>
    <w:p w14:paraId="765C866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HDKTSo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Hợp đồng kinh tế số (Bắt buộc đối với phiếu xuất kho gửi bán đại lý)</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HDKTSo</w:t>
      </w:r>
      <w:r w:rsidRPr="00AE187D">
        <w:rPr>
          <w:rFonts w:ascii="Consolas" w:hAnsi="Consolas" w:cs="Consolas"/>
          <w:color w:val="0000FF"/>
          <w:sz w:val="19"/>
          <w:szCs w:val="19"/>
          <w:lang w:val="nl-NL"/>
        </w:rPr>
        <w:t>&gt;</w:t>
      </w:r>
    </w:p>
    <w:p w14:paraId="569CF0F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HDKTNgay</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Hợp đồng kinh tế ngày (Bắt buộc đối với phiếu xuất kho gửi bán đại lý)</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HDKTNgay</w:t>
      </w:r>
      <w:r w:rsidRPr="00AE187D">
        <w:rPr>
          <w:rFonts w:ascii="Consolas" w:hAnsi="Consolas" w:cs="Consolas"/>
          <w:color w:val="0000FF"/>
          <w:sz w:val="19"/>
          <w:szCs w:val="19"/>
          <w:lang w:val="nl-NL"/>
        </w:rPr>
        <w:t>&gt;</w:t>
      </w:r>
    </w:p>
    <w:p w14:paraId="5DD4FB9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NBan</w:t>
      </w:r>
      <w:r w:rsidRPr="00AE187D">
        <w:rPr>
          <w:rFonts w:ascii="Consolas" w:hAnsi="Consolas" w:cs="Consolas"/>
          <w:color w:val="0000FF"/>
          <w:sz w:val="19"/>
          <w:szCs w:val="19"/>
          <w:lang w:val="nl-NL"/>
        </w:rPr>
        <w:t>&gt;</w:t>
      </w:r>
    </w:p>
    <w:p w14:paraId="4EC48AC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NMua</w:t>
      </w:r>
      <w:r w:rsidRPr="00AE187D">
        <w:rPr>
          <w:rFonts w:ascii="Consolas" w:hAnsi="Consolas" w:cs="Consolas"/>
          <w:color w:val="0000FF"/>
          <w:sz w:val="19"/>
          <w:szCs w:val="19"/>
          <w:lang w:val="nl-NL"/>
        </w:rPr>
        <w:t>&gt;</w:t>
      </w:r>
    </w:p>
    <w:p w14:paraId="650BB8B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Ten</w:t>
      </w:r>
      <w:r w:rsidRPr="00AE187D">
        <w:rPr>
          <w:rFonts w:ascii="Consolas" w:hAnsi="Consolas" w:cs="Consolas"/>
          <w:color w:val="0000FF"/>
          <w:sz w:val="19"/>
          <w:szCs w:val="19"/>
          <w:lang w:val="nl-NL"/>
        </w:rPr>
        <w:t>&gt;</w:t>
      </w:r>
    </w:p>
    <w:p w14:paraId="0DBB5ECB"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MST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số thuế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MST</w:t>
      </w:r>
      <w:r w:rsidRPr="00AE187D">
        <w:rPr>
          <w:rFonts w:ascii="Consolas" w:hAnsi="Consolas" w:cs="Consolas"/>
          <w:color w:val="0000FF"/>
          <w:sz w:val="19"/>
          <w:szCs w:val="19"/>
          <w:lang w:val="nl-NL"/>
        </w:rPr>
        <w:t>&gt;</w:t>
      </w:r>
    </w:p>
    <w:p w14:paraId="6830385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DChi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Địa chỉ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DChi</w:t>
      </w:r>
      <w:r w:rsidRPr="00AE187D">
        <w:rPr>
          <w:rFonts w:ascii="Consolas" w:hAnsi="Consolas" w:cs="Consolas"/>
          <w:color w:val="0000FF"/>
          <w:sz w:val="19"/>
          <w:szCs w:val="19"/>
          <w:lang w:val="nl-NL"/>
        </w:rPr>
        <w:t>&gt;</w:t>
      </w:r>
    </w:p>
    <w:p w14:paraId="1CEE03A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MKHang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khách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MKHang</w:t>
      </w:r>
      <w:r w:rsidRPr="00AE187D">
        <w:rPr>
          <w:rFonts w:ascii="Consolas" w:hAnsi="Consolas" w:cs="Consolas"/>
          <w:color w:val="0000FF"/>
          <w:sz w:val="19"/>
          <w:szCs w:val="19"/>
          <w:lang w:val="nl-NL"/>
        </w:rPr>
        <w:t>&gt;</w:t>
      </w:r>
    </w:p>
    <w:p w14:paraId="720DD66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SDThoai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điện thoại</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SDThoai</w:t>
      </w:r>
      <w:r w:rsidRPr="00AE187D">
        <w:rPr>
          <w:rFonts w:ascii="Consolas" w:hAnsi="Consolas" w:cs="Consolas"/>
          <w:color w:val="0000FF"/>
          <w:sz w:val="19"/>
          <w:szCs w:val="19"/>
          <w:lang w:val="nl-NL"/>
        </w:rPr>
        <w:t>&gt;</w:t>
      </w:r>
    </w:p>
    <w:p w14:paraId="17E83AD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DCTDTu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Địa chỉ thư điện tử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DCTDTu</w:t>
      </w:r>
      <w:r w:rsidRPr="00AE187D">
        <w:rPr>
          <w:rFonts w:ascii="Consolas" w:hAnsi="Consolas" w:cs="Consolas"/>
          <w:color w:val="0000FF"/>
          <w:sz w:val="19"/>
          <w:szCs w:val="19"/>
          <w:lang w:val="nl-NL"/>
        </w:rPr>
        <w:t>&gt;</w:t>
      </w:r>
    </w:p>
    <w:p w14:paraId="43260DC4"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HVTNMHang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Họ và tên người mua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HVTNMHang</w:t>
      </w:r>
      <w:r w:rsidRPr="00AE187D">
        <w:rPr>
          <w:rFonts w:ascii="Consolas" w:hAnsi="Consolas" w:cs="Consolas"/>
          <w:color w:val="0000FF"/>
          <w:sz w:val="19"/>
          <w:szCs w:val="19"/>
          <w:lang w:val="nl-NL"/>
        </w:rPr>
        <w:t>&gt;</w:t>
      </w:r>
    </w:p>
    <w:p w14:paraId="25EAF2D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STKNHang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tài khoản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STKNHang</w:t>
      </w:r>
      <w:r w:rsidRPr="00AE187D">
        <w:rPr>
          <w:rFonts w:ascii="Consolas" w:hAnsi="Consolas" w:cs="Consolas"/>
          <w:color w:val="0000FF"/>
          <w:sz w:val="19"/>
          <w:szCs w:val="19"/>
          <w:lang w:val="nl-NL"/>
        </w:rPr>
        <w:t>&gt;</w:t>
      </w:r>
    </w:p>
    <w:p w14:paraId="4174003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p>
    <w:p w14:paraId="1A3A434F"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HVTNNHang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Họ và tên người nhận hàng (phiếu xuất kho)</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HVTNNHang</w:t>
      </w:r>
      <w:r w:rsidRPr="00AE187D">
        <w:rPr>
          <w:rFonts w:ascii="Consolas" w:hAnsi="Consolas" w:cs="Consolas"/>
          <w:color w:val="0000FF"/>
          <w:sz w:val="19"/>
          <w:szCs w:val="19"/>
          <w:lang w:val="nl-NL"/>
        </w:rPr>
        <w:t>&gt;</w:t>
      </w:r>
    </w:p>
    <w:p w14:paraId="027F81C0" w14:textId="77777777" w:rsidR="00491714" w:rsidRPr="00AE187D" w:rsidRDefault="00491714" w:rsidP="001C7E07">
      <w:pPr>
        <w:autoSpaceDE w:val="0"/>
        <w:autoSpaceDN w:val="0"/>
        <w:adjustRightInd w:val="0"/>
        <w:ind w:left="1440" w:firstLine="720"/>
        <w:rPr>
          <w:rFonts w:ascii="Consolas" w:hAnsi="Consolas" w:cs="Consolas"/>
          <w:color w:val="000000"/>
          <w:sz w:val="19"/>
          <w:szCs w:val="19"/>
          <w:highlight w:val="cyan"/>
          <w:lang w:val="nl-NL"/>
        </w:rPr>
      </w:pPr>
      <w:r w:rsidRPr="00AE187D">
        <w:rPr>
          <w:rFonts w:ascii="Consolas" w:hAnsi="Consolas" w:cs="Consolas"/>
          <w:color w:val="000000"/>
          <w:sz w:val="19"/>
          <w:szCs w:val="19"/>
          <w:highlight w:val="cyan"/>
          <w:lang w:val="nl-NL"/>
        </w:rPr>
        <w:t>&lt;</w:t>
      </w:r>
      <w:r w:rsidRPr="00AE187D">
        <w:rPr>
          <w:rFonts w:ascii="Consolas" w:hAnsi="Consolas" w:cs="Consolas"/>
          <w:color w:val="C00000"/>
          <w:sz w:val="19"/>
          <w:szCs w:val="19"/>
          <w:highlight w:val="cyan"/>
          <w:lang w:val="nl-NL"/>
        </w:rPr>
        <w:t>MDVQHNSach</w:t>
      </w:r>
      <w:r w:rsidRPr="00AE187D">
        <w:rPr>
          <w:rFonts w:ascii="Consolas" w:hAnsi="Consolas" w:cs="Consolas"/>
          <w:color w:val="000000"/>
          <w:sz w:val="19"/>
          <w:szCs w:val="19"/>
          <w:highlight w:val="cyan"/>
          <w:lang w:val="nl-NL"/>
        </w:rPr>
        <w:t>&gt;Mã đơn vị quan hệ ngân sách người mua&lt;/</w:t>
      </w:r>
      <w:r w:rsidRPr="00AE187D">
        <w:rPr>
          <w:rFonts w:ascii="Consolas" w:hAnsi="Consolas" w:cs="Consolas"/>
          <w:color w:val="C00000"/>
          <w:sz w:val="19"/>
          <w:szCs w:val="19"/>
          <w:highlight w:val="cyan"/>
          <w:lang w:val="nl-NL"/>
        </w:rPr>
        <w:t>MDVQHNSach</w:t>
      </w:r>
      <w:r w:rsidRPr="00AE187D">
        <w:rPr>
          <w:rFonts w:ascii="Consolas" w:hAnsi="Consolas" w:cs="Consolas"/>
          <w:color w:val="000000"/>
          <w:sz w:val="19"/>
          <w:szCs w:val="19"/>
          <w:highlight w:val="cyan"/>
          <w:lang w:val="nl-NL"/>
        </w:rPr>
        <w:t>&gt;</w:t>
      </w:r>
    </w:p>
    <w:p w14:paraId="70A163EF" w14:textId="77777777" w:rsidR="00491714" w:rsidRPr="00AE187D" w:rsidRDefault="00491714" w:rsidP="001C7E07">
      <w:pPr>
        <w:autoSpaceDE w:val="0"/>
        <w:autoSpaceDN w:val="0"/>
        <w:adjustRightInd w:val="0"/>
        <w:ind w:left="1440" w:firstLine="720"/>
        <w:rPr>
          <w:rFonts w:ascii="Consolas" w:hAnsi="Consolas" w:cs="Consolas"/>
          <w:color w:val="000000"/>
          <w:sz w:val="19"/>
          <w:szCs w:val="19"/>
          <w:highlight w:val="cyan"/>
          <w:lang w:val="nl-NL"/>
        </w:rPr>
      </w:pPr>
      <w:r w:rsidRPr="00AE187D">
        <w:rPr>
          <w:rFonts w:ascii="Consolas" w:hAnsi="Consolas" w:cs="Consolas"/>
          <w:color w:val="000000"/>
          <w:sz w:val="19"/>
          <w:szCs w:val="19"/>
          <w:highlight w:val="cyan"/>
          <w:lang w:val="nl-NL"/>
        </w:rPr>
        <w:t>&lt;</w:t>
      </w:r>
      <w:r w:rsidRPr="00AE187D">
        <w:rPr>
          <w:rFonts w:ascii="Consolas" w:hAnsi="Consolas" w:cs="Consolas"/>
          <w:color w:val="C00000"/>
          <w:sz w:val="19"/>
          <w:szCs w:val="19"/>
          <w:highlight w:val="cyan"/>
          <w:lang w:val="nl-NL"/>
        </w:rPr>
        <w:t>SHChieu</w:t>
      </w:r>
      <w:r w:rsidRPr="00AE187D">
        <w:rPr>
          <w:rFonts w:ascii="Consolas" w:hAnsi="Consolas" w:cs="Consolas"/>
          <w:color w:val="000000"/>
          <w:sz w:val="19"/>
          <w:szCs w:val="19"/>
          <w:highlight w:val="cyan"/>
          <w:lang w:val="nl-NL"/>
        </w:rPr>
        <w:t>&gt;Số hộ chiếu người mua&lt;/</w:t>
      </w:r>
      <w:r w:rsidRPr="00AE187D">
        <w:rPr>
          <w:rFonts w:ascii="Consolas" w:hAnsi="Consolas" w:cs="Consolas"/>
          <w:color w:val="C00000"/>
          <w:sz w:val="19"/>
          <w:szCs w:val="19"/>
          <w:highlight w:val="cyan"/>
          <w:lang w:val="nl-NL"/>
        </w:rPr>
        <w:t>SHChieu</w:t>
      </w:r>
      <w:r w:rsidRPr="00AE187D">
        <w:rPr>
          <w:rFonts w:ascii="Consolas" w:hAnsi="Consolas" w:cs="Consolas"/>
          <w:color w:val="000000"/>
          <w:sz w:val="19"/>
          <w:szCs w:val="19"/>
          <w:highlight w:val="cyan"/>
          <w:lang w:val="nl-NL"/>
        </w:rPr>
        <w:t>&gt;</w:t>
      </w:r>
    </w:p>
    <w:p w14:paraId="626CC99D" w14:textId="3460CB11" w:rsidR="00491714" w:rsidRPr="00AE187D" w:rsidRDefault="00491714" w:rsidP="001C7E07">
      <w:pPr>
        <w:autoSpaceDE w:val="0"/>
        <w:autoSpaceDN w:val="0"/>
        <w:adjustRightInd w:val="0"/>
        <w:ind w:left="1440" w:firstLine="720"/>
        <w:rPr>
          <w:rFonts w:ascii="Consolas" w:hAnsi="Consolas" w:cs="Consolas"/>
          <w:color w:val="000000"/>
          <w:sz w:val="19"/>
          <w:szCs w:val="19"/>
          <w:highlight w:val="cyan"/>
          <w:lang w:val="nl-NL"/>
        </w:rPr>
      </w:pPr>
      <w:r w:rsidRPr="00AE187D">
        <w:rPr>
          <w:rFonts w:ascii="Consolas" w:hAnsi="Consolas" w:cs="Consolas"/>
          <w:color w:val="000000"/>
          <w:sz w:val="19"/>
          <w:szCs w:val="19"/>
          <w:highlight w:val="cyan"/>
          <w:lang w:val="nl-NL"/>
        </w:rPr>
        <w:t>&lt;</w:t>
      </w:r>
      <w:r w:rsidRPr="00AE187D">
        <w:rPr>
          <w:rFonts w:ascii="Consolas" w:hAnsi="Consolas" w:cs="Consolas"/>
          <w:color w:val="C00000"/>
          <w:sz w:val="19"/>
          <w:szCs w:val="19"/>
          <w:highlight w:val="cyan"/>
          <w:lang w:val="nl-NL"/>
        </w:rPr>
        <w:t>CCCDan</w:t>
      </w:r>
      <w:r w:rsidRPr="00AE187D">
        <w:rPr>
          <w:rFonts w:ascii="Consolas" w:hAnsi="Consolas" w:cs="Consolas"/>
          <w:color w:val="000000"/>
          <w:sz w:val="19"/>
          <w:szCs w:val="19"/>
          <w:highlight w:val="cyan"/>
          <w:lang w:val="nl-NL"/>
        </w:rPr>
        <w:t>&gt;Căn cước công dân người mua&lt;/</w:t>
      </w:r>
      <w:r w:rsidRPr="00AE187D">
        <w:rPr>
          <w:rFonts w:ascii="Consolas" w:hAnsi="Consolas" w:cs="Consolas"/>
          <w:color w:val="C00000"/>
          <w:sz w:val="19"/>
          <w:szCs w:val="19"/>
          <w:highlight w:val="cyan"/>
          <w:lang w:val="nl-NL"/>
        </w:rPr>
        <w:t>CCCDan</w:t>
      </w:r>
      <w:r w:rsidRPr="00AE187D">
        <w:rPr>
          <w:rFonts w:ascii="Consolas" w:hAnsi="Consolas" w:cs="Consolas"/>
          <w:color w:val="000000"/>
          <w:sz w:val="19"/>
          <w:szCs w:val="19"/>
          <w:highlight w:val="cyan"/>
          <w:lang w:val="nl-NL"/>
        </w:rPr>
        <w:t>&gt;</w:t>
      </w:r>
    </w:p>
    <w:p w14:paraId="6C70F70D" w14:textId="77777777" w:rsidR="008F1C43" w:rsidRPr="00AE187D" w:rsidRDefault="008F1C43" w:rsidP="001C7E07">
      <w:pPr>
        <w:shd w:val="clear" w:color="auto" w:fill="FFFFFF"/>
        <w:ind w:left="144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NCHChieu</w:t>
      </w:r>
      <w:r w:rsidRPr="00AE187D">
        <w:rPr>
          <w:rFonts w:ascii="Courier New" w:hAnsi="Courier New" w:cs="Courier New"/>
          <w:color w:val="0000FF"/>
          <w:sz w:val="20"/>
          <w:szCs w:val="20"/>
          <w:highlight w:val="cyan"/>
          <w:lang w:val="nl-NL"/>
        </w:rPr>
        <w:t>&gt;</w:t>
      </w:r>
      <w:r w:rsidRPr="00AE187D">
        <w:rPr>
          <w:rFonts w:ascii="Courier New" w:hAnsi="Courier New" w:cs="Courier New"/>
          <w:sz w:val="20"/>
          <w:szCs w:val="20"/>
          <w:highlight w:val="cyan"/>
          <w:lang w:val="nl-NL"/>
        </w:rPr>
        <w:t>Ngày cấp hộ chiếu người mua</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NCHChieu</w:t>
      </w:r>
      <w:r w:rsidRPr="00AE187D">
        <w:rPr>
          <w:rFonts w:ascii="Courier New" w:hAnsi="Courier New" w:cs="Courier New"/>
          <w:color w:val="0000FF"/>
          <w:sz w:val="20"/>
          <w:szCs w:val="20"/>
          <w:highlight w:val="cyan"/>
          <w:lang w:val="nl-NL"/>
        </w:rPr>
        <w:t>&gt;</w:t>
      </w:r>
    </w:p>
    <w:p w14:paraId="44C29918" w14:textId="77777777" w:rsidR="008F1C43" w:rsidRPr="00AE187D" w:rsidRDefault="008F1C43" w:rsidP="001C7E07">
      <w:pPr>
        <w:shd w:val="clear" w:color="auto" w:fill="FFFFFF"/>
        <w:ind w:left="144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NHHHChieu</w:t>
      </w:r>
      <w:r w:rsidRPr="00AE187D">
        <w:rPr>
          <w:rFonts w:ascii="Courier New" w:hAnsi="Courier New" w:cs="Courier New"/>
          <w:color w:val="0000FF"/>
          <w:sz w:val="20"/>
          <w:szCs w:val="20"/>
          <w:highlight w:val="cyan"/>
          <w:lang w:val="nl-NL"/>
        </w:rPr>
        <w:t>&gt;</w:t>
      </w:r>
      <w:r w:rsidRPr="00AE187D">
        <w:rPr>
          <w:rFonts w:ascii="Courier New" w:hAnsi="Courier New" w:cs="Courier New"/>
          <w:sz w:val="20"/>
          <w:szCs w:val="20"/>
          <w:highlight w:val="cyan"/>
          <w:lang w:val="nl-NL"/>
        </w:rPr>
        <w:t>Ngày hết hạn hộ chiếu người mua</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NHHHChieu</w:t>
      </w:r>
      <w:r w:rsidRPr="00AE187D">
        <w:rPr>
          <w:rFonts w:ascii="Courier New" w:hAnsi="Courier New" w:cs="Courier New"/>
          <w:color w:val="0000FF"/>
          <w:sz w:val="20"/>
          <w:szCs w:val="20"/>
          <w:highlight w:val="cyan"/>
          <w:lang w:val="nl-NL"/>
        </w:rPr>
        <w:t>&gt;</w:t>
      </w:r>
    </w:p>
    <w:p w14:paraId="7A8571F0" w14:textId="3175F739" w:rsidR="008F1C43" w:rsidRPr="00AE187D" w:rsidRDefault="008F1C43" w:rsidP="001C7E07">
      <w:pPr>
        <w:shd w:val="clear" w:color="auto" w:fill="FFFFFF"/>
        <w:ind w:left="1440" w:firstLine="720"/>
        <w:rPr>
          <w:rFonts w:ascii="Consolas" w:hAnsi="Consolas" w:cs="Consolas"/>
          <w:color w:val="000000"/>
          <w:sz w:val="19"/>
          <w:szCs w:val="19"/>
          <w:lang w:val="nl-NL"/>
        </w:rPr>
      </w:pPr>
      <w:r w:rsidRPr="00AE187D">
        <w:rPr>
          <w:rFonts w:ascii="Courier New" w:hAnsi="Courier New" w:cs="Courier New"/>
          <w:color w:val="0000FF"/>
          <w:sz w:val="20"/>
          <w:szCs w:val="20"/>
          <w:highlight w:val="cyan"/>
          <w:lang w:val="nl-NL"/>
        </w:rPr>
        <w:lastRenderedPageBreak/>
        <w:t>&lt;</w:t>
      </w:r>
      <w:r w:rsidRPr="00AE187D">
        <w:rPr>
          <w:rFonts w:ascii="Courier New" w:hAnsi="Courier New" w:cs="Courier New"/>
          <w:color w:val="C00000"/>
          <w:sz w:val="20"/>
          <w:szCs w:val="20"/>
          <w:highlight w:val="cyan"/>
          <w:lang w:val="nl-NL"/>
        </w:rPr>
        <w:t>QTich</w:t>
      </w:r>
      <w:r w:rsidRPr="00AE187D">
        <w:rPr>
          <w:rFonts w:ascii="Courier New" w:hAnsi="Courier New" w:cs="Courier New"/>
          <w:color w:val="0000FF"/>
          <w:sz w:val="20"/>
          <w:szCs w:val="20"/>
          <w:highlight w:val="cyan"/>
          <w:lang w:val="nl-NL"/>
        </w:rPr>
        <w:t>&gt;</w:t>
      </w:r>
      <w:r w:rsidRPr="00AE187D">
        <w:rPr>
          <w:rFonts w:ascii="Courier New" w:hAnsi="Courier New" w:cs="Courier New"/>
          <w:sz w:val="20"/>
          <w:szCs w:val="20"/>
          <w:highlight w:val="cyan"/>
          <w:lang w:val="nl-NL"/>
        </w:rPr>
        <w:t>Quốc tịch người mua</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QTich</w:t>
      </w:r>
      <w:r w:rsidRPr="00AE187D">
        <w:rPr>
          <w:rFonts w:ascii="Courier New" w:hAnsi="Courier New" w:cs="Courier New"/>
          <w:color w:val="0000FF"/>
          <w:sz w:val="20"/>
          <w:szCs w:val="20"/>
          <w:highlight w:val="cyan"/>
          <w:lang w:val="nl-NL"/>
        </w:rPr>
        <w:t>&gt;</w:t>
      </w:r>
    </w:p>
    <w:p w14:paraId="4835000C"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NMua</w:t>
      </w:r>
      <w:r w:rsidRPr="00AE187D">
        <w:rPr>
          <w:rFonts w:ascii="Consolas" w:hAnsi="Consolas" w:cs="Consolas"/>
          <w:color w:val="0000FF"/>
          <w:sz w:val="19"/>
          <w:szCs w:val="19"/>
          <w:lang w:val="nl-NL"/>
        </w:rPr>
        <w:t>&gt;</w:t>
      </w:r>
    </w:p>
    <w:p w14:paraId="344F97B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DSHHDVu</w:t>
      </w:r>
      <w:r w:rsidRPr="00AE187D">
        <w:rPr>
          <w:rFonts w:ascii="Consolas" w:hAnsi="Consolas" w:cs="Consolas"/>
          <w:color w:val="0000FF"/>
          <w:sz w:val="19"/>
          <w:szCs w:val="19"/>
          <w:lang w:val="nl-NL"/>
        </w:rPr>
        <w:t>&gt;</w:t>
      </w:r>
    </w:p>
    <w:p w14:paraId="6C7CFD2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HHDVu</w:t>
      </w:r>
      <w:r w:rsidRPr="00AE187D">
        <w:rPr>
          <w:rFonts w:ascii="Consolas" w:hAnsi="Consolas" w:cs="Consolas"/>
          <w:color w:val="0000FF"/>
          <w:sz w:val="19"/>
          <w:szCs w:val="19"/>
          <w:lang w:val="nl-NL"/>
        </w:rPr>
        <w:t>&gt;</w:t>
      </w:r>
    </w:p>
    <w:p w14:paraId="1208DD06" w14:textId="73259E4E"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TChat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Tính chất * (1-Hàng hóa, dịch vụ; 2-Khuyến mại; 3-Chiết khấu thương mại (trong trường hợp muốn thể hiện thông tin chiết khấu theo dòng); 4-Ghi chú/diễn giải</w:t>
      </w:r>
      <w:r w:rsidR="001C7E07" w:rsidRPr="00AE187D">
        <w:rPr>
          <w:rFonts w:ascii="Consolas" w:hAnsi="Consolas" w:cs="Consolas"/>
          <w:color w:val="000000"/>
          <w:sz w:val="19"/>
          <w:szCs w:val="19"/>
          <w:lang w:val="nl-NL"/>
        </w:rPr>
        <w:t xml:space="preserve">; </w:t>
      </w:r>
      <w:r w:rsidR="001C7E07" w:rsidRPr="00AE187D">
        <w:rPr>
          <w:rFonts w:ascii="Consolas" w:hAnsi="Consolas" w:cs="Consolas"/>
          <w:color w:val="000000"/>
          <w:sz w:val="19"/>
          <w:szCs w:val="19"/>
          <w:highlight w:val="cyan"/>
          <w:lang w:val="nl-NL"/>
        </w:rPr>
        <w:t>5-Hàng hoá đặc trưng</w:t>
      </w:r>
      <w:r w:rsidRPr="00AE187D">
        <w:rPr>
          <w:rFonts w:ascii="Consolas" w:hAnsi="Consolas" w:cs="Consolas"/>
          <w:color w:val="000000"/>
          <w:sz w:val="19"/>
          <w:szCs w:val="19"/>
          <w:lang w:val="nl-NL"/>
        </w:rPr>
        <w: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TChat</w:t>
      </w:r>
      <w:r w:rsidRPr="00AE187D">
        <w:rPr>
          <w:rFonts w:ascii="Consolas" w:hAnsi="Consolas" w:cs="Consolas"/>
          <w:color w:val="0000FF"/>
          <w:sz w:val="19"/>
          <w:szCs w:val="19"/>
          <w:lang w:val="nl-NL"/>
        </w:rPr>
        <w:t>&gt;</w:t>
      </w:r>
    </w:p>
    <w:p w14:paraId="7913DB7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thứ tự</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STT</w:t>
      </w:r>
      <w:r w:rsidRPr="00AE187D">
        <w:rPr>
          <w:rFonts w:ascii="Consolas" w:hAnsi="Consolas" w:cs="Consolas"/>
          <w:color w:val="0000FF"/>
          <w:sz w:val="19"/>
          <w:szCs w:val="19"/>
          <w:lang w:val="nl-NL"/>
        </w:rPr>
        <w:t>&gt;</w:t>
      </w:r>
    </w:p>
    <w:p w14:paraId="09D7251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MHHDVu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hàng hóa, dịch vụ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MHHDVu</w:t>
      </w:r>
      <w:r w:rsidRPr="00AE187D">
        <w:rPr>
          <w:rFonts w:ascii="Consolas" w:hAnsi="Consolas" w:cs="Consolas"/>
          <w:color w:val="0000FF"/>
          <w:sz w:val="19"/>
          <w:szCs w:val="19"/>
          <w:lang w:val="nl-NL"/>
        </w:rPr>
        <w:t>&gt;</w:t>
      </w:r>
    </w:p>
    <w:p w14:paraId="1DB7D56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THHDVu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hàng hóa, dịch vụ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THHDVu</w:t>
      </w:r>
      <w:r w:rsidRPr="00AE187D">
        <w:rPr>
          <w:rFonts w:ascii="Consolas" w:hAnsi="Consolas" w:cs="Consolas"/>
          <w:color w:val="0000FF"/>
          <w:sz w:val="19"/>
          <w:szCs w:val="19"/>
          <w:lang w:val="nl-NL"/>
        </w:rPr>
        <w:t>&gt;</w:t>
      </w:r>
    </w:p>
    <w:p w14:paraId="30839529"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DVTinh</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Đơn vị tính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DVTinh</w:t>
      </w:r>
      <w:r w:rsidRPr="00AE187D">
        <w:rPr>
          <w:rFonts w:ascii="Consolas" w:hAnsi="Consolas" w:cs="Consolas"/>
          <w:color w:val="0000FF"/>
          <w:sz w:val="19"/>
          <w:szCs w:val="19"/>
          <w:lang w:val="nl-NL"/>
        </w:rPr>
        <w:t>&gt;</w:t>
      </w:r>
    </w:p>
    <w:p w14:paraId="42FE023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SLuong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lượng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SLuong</w:t>
      </w:r>
      <w:r w:rsidRPr="00AE187D">
        <w:rPr>
          <w:rFonts w:ascii="Consolas" w:hAnsi="Consolas" w:cs="Consolas"/>
          <w:color w:val="0000FF"/>
          <w:sz w:val="19"/>
          <w:szCs w:val="19"/>
          <w:lang w:val="nl-NL"/>
        </w:rPr>
        <w:t>&gt;</w:t>
      </w:r>
    </w:p>
    <w:p w14:paraId="25A7B3E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DGia</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Đơn giá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DGia</w:t>
      </w:r>
      <w:r w:rsidRPr="00AE187D">
        <w:rPr>
          <w:rFonts w:ascii="Consolas" w:hAnsi="Consolas" w:cs="Consolas"/>
          <w:color w:val="0000FF"/>
          <w:sz w:val="19"/>
          <w:szCs w:val="19"/>
          <w:lang w:val="nl-NL"/>
        </w:rPr>
        <w:t>&gt;</w:t>
      </w:r>
    </w:p>
    <w:p w14:paraId="2DAE4A9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TLCKhau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Tỷ lệ % chiết khấu</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TLCKhau</w:t>
      </w:r>
      <w:r w:rsidRPr="00AE187D">
        <w:rPr>
          <w:rFonts w:ascii="Consolas" w:hAnsi="Consolas" w:cs="Consolas"/>
          <w:color w:val="0000FF"/>
          <w:sz w:val="19"/>
          <w:szCs w:val="19"/>
          <w:lang w:val="nl-NL"/>
        </w:rPr>
        <w:t>&gt;</w:t>
      </w:r>
    </w:p>
    <w:p w14:paraId="126F4A63"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STCKhau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Số tiền chiết khấu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STCKhau</w:t>
      </w:r>
      <w:r w:rsidRPr="00AE187D">
        <w:rPr>
          <w:rFonts w:ascii="Consolas" w:hAnsi="Consolas" w:cs="Consolas"/>
          <w:color w:val="0000FF"/>
          <w:sz w:val="19"/>
          <w:szCs w:val="19"/>
          <w:lang w:val="nl-NL"/>
        </w:rPr>
        <w:t>&gt;</w:t>
      </w:r>
    </w:p>
    <w:p w14:paraId="4311B91C" w14:textId="41CB094F" w:rsidR="0019432B" w:rsidRPr="00AE187D" w:rsidRDefault="0019432B"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GTKCThue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Giảm trừ không chịu thuế</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GTKCThue</w:t>
      </w:r>
      <w:r w:rsidRPr="00AE187D">
        <w:rPr>
          <w:rFonts w:ascii="Consolas" w:hAnsi="Consolas" w:cs="Consolas"/>
          <w:color w:val="0000FF"/>
          <w:sz w:val="19"/>
          <w:szCs w:val="19"/>
          <w:lang w:val="nl-NL"/>
        </w:rPr>
        <w:t>&gt;</w:t>
      </w:r>
    </w:p>
    <w:p w14:paraId="528563CC"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Thành tiền (Thành tiền chưa có thuế GTGT) - Bắt buộc trừ trường hợp TChat = 4</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p>
    <w:p w14:paraId="62526CE9"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Thuế suất (Thuế suất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p>
    <w:p w14:paraId="0F2924C1"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C00000"/>
          <w:sz w:val="19"/>
          <w:szCs w:val="19"/>
          <w:lang w:val="nl-NL"/>
        </w:rPr>
        <w:t>TThue</w:t>
      </w:r>
      <w:r w:rsidRPr="00AE187D">
        <w:rPr>
          <w:rFonts w:ascii="Consolas" w:hAnsi="Consolas" w:cs="Consolas"/>
          <w:color w:val="0000FF"/>
          <w:sz w:val="19"/>
          <w:szCs w:val="19"/>
          <w:lang w:val="nl-NL"/>
        </w:rPr>
        <w:t>&gt;</w:t>
      </w:r>
      <w:r w:rsidRPr="00AE187D">
        <w:rPr>
          <w:rFonts w:ascii="Consolas" w:hAnsi="Consolas" w:cs="Consolas"/>
          <w:sz w:val="19"/>
          <w:szCs w:val="19"/>
          <w:lang w:val="nl-NL"/>
        </w:rPr>
        <w:t>Tiền thuế</w:t>
      </w:r>
      <w:r w:rsidRPr="00AE187D">
        <w:rPr>
          <w:rFonts w:ascii="Consolas" w:hAnsi="Consolas" w:cs="Consolas"/>
          <w:color w:val="0000FF"/>
          <w:sz w:val="19"/>
          <w:szCs w:val="19"/>
          <w:lang w:val="nl-NL"/>
        </w:rPr>
        <w:t>&lt;/</w:t>
      </w:r>
      <w:r w:rsidRPr="00AE187D">
        <w:rPr>
          <w:rFonts w:ascii="Consolas" w:hAnsi="Consolas" w:cs="Consolas"/>
          <w:color w:val="C00000"/>
          <w:sz w:val="19"/>
          <w:szCs w:val="19"/>
          <w:lang w:val="nl-NL"/>
        </w:rPr>
        <w:t>TThue</w:t>
      </w:r>
      <w:r w:rsidRPr="00AE187D">
        <w:rPr>
          <w:rFonts w:ascii="Consolas" w:hAnsi="Consolas" w:cs="Consolas"/>
          <w:color w:val="0000FF"/>
          <w:sz w:val="19"/>
          <w:szCs w:val="19"/>
          <w:lang w:val="nl-NL"/>
        </w:rPr>
        <w:t>&gt;</w:t>
      </w:r>
    </w:p>
    <w:p w14:paraId="3873A82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 xml:space="preserve">               </w:t>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C00000"/>
          <w:sz w:val="19"/>
          <w:szCs w:val="19"/>
          <w:lang w:val="nl-NL"/>
        </w:rPr>
        <w:t>TSThue</w:t>
      </w:r>
      <w:r w:rsidRPr="00AE187D">
        <w:rPr>
          <w:rFonts w:ascii="Consolas" w:hAnsi="Consolas" w:cs="Consolas"/>
          <w:color w:val="0000FF"/>
          <w:sz w:val="19"/>
          <w:szCs w:val="19"/>
          <w:lang w:val="nl-NL"/>
        </w:rPr>
        <w:t>&gt;</w:t>
      </w:r>
      <w:r w:rsidRPr="00AE187D">
        <w:rPr>
          <w:rFonts w:ascii="Consolas" w:hAnsi="Consolas" w:cs="Consolas"/>
          <w:sz w:val="19"/>
          <w:szCs w:val="19"/>
          <w:lang w:val="nl-NL"/>
        </w:rPr>
        <w:t>Tiền sau thuế</w:t>
      </w:r>
      <w:r w:rsidRPr="00AE187D">
        <w:rPr>
          <w:rFonts w:ascii="Consolas" w:hAnsi="Consolas" w:cs="Consolas"/>
          <w:color w:val="0000FF"/>
          <w:sz w:val="19"/>
          <w:szCs w:val="19"/>
          <w:lang w:val="nl-NL"/>
        </w:rPr>
        <w:t>&lt;/</w:t>
      </w:r>
      <w:r w:rsidRPr="00AE187D">
        <w:rPr>
          <w:rFonts w:ascii="Consolas" w:hAnsi="Consolas" w:cs="Consolas"/>
          <w:color w:val="C00000"/>
          <w:sz w:val="19"/>
          <w:szCs w:val="19"/>
          <w:lang w:val="nl-NL"/>
        </w:rPr>
        <w:t>TSThue</w:t>
      </w:r>
      <w:r w:rsidRPr="00AE187D">
        <w:rPr>
          <w:rFonts w:ascii="Consolas" w:hAnsi="Consolas" w:cs="Consolas"/>
          <w:color w:val="0000FF"/>
          <w:sz w:val="19"/>
          <w:szCs w:val="19"/>
          <w:lang w:val="nl-NL"/>
        </w:rPr>
        <w:t>&gt;</w:t>
      </w:r>
    </w:p>
    <w:p w14:paraId="4805AD50" w14:textId="77777777" w:rsidR="009D1437" w:rsidRDefault="009D1437" w:rsidP="009D1437">
      <w:pPr>
        <w:autoSpaceDE w:val="0"/>
        <w:autoSpaceDN w:val="0"/>
        <w:adjustRightInd w:val="0"/>
        <w:rPr>
          <w:rFonts w:ascii="Consolas" w:hAnsi="Consolas" w:cs="Consolas"/>
          <w:color w:val="000000"/>
          <w:sz w:val="19"/>
          <w:szCs w:val="19"/>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Pr>
          <w:rFonts w:ascii="Consolas" w:hAnsi="Consolas" w:cs="Consolas"/>
          <w:color w:val="0000FF"/>
          <w:sz w:val="19"/>
          <w:szCs w:val="19"/>
        </w:rPr>
        <w:t>&lt;</w:t>
      </w:r>
      <w:r>
        <w:rPr>
          <w:rFonts w:ascii="Consolas" w:hAnsi="Consolas" w:cs="Consolas"/>
          <w:color w:val="A31515"/>
          <w:sz w:val="19"/>
          <w:szCs w:val="19"/>
        </w:rPr>
        <w:t>TTKhac</w:t>
      </w:r>
      <w:r>
        <w:rPr>
          <w:rFonts w:ascii="Consolas" w:hAnsi="Consolas" w:cs="Consolas"/>
          <w:color w:val="0000FF"/>
          <w:sz w:val="19"/>
          <w:szCs w:val="19"/>
        </w:rPr>
        <w:t>&gt;</w:t>
      </w:r>
    </w:p>
    <w:p w14:paraId="1CD6C02A"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14:paraId="7596C686"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TTruong</w:t>
      </w:r>
      <w:r>
        <w:rPr>
          <w:rFonts w:ascii="Consolas" w:hAnsi="Consolas" w:cs="Consolas"/>
          <w:color w:val="0000FF"/>
          <w:sz w:val="19"/>
          <w:szCs w:val="19"/>
        </w:rPr>
        <w:t>&gt;</w:t>
      </w:r>
      <w:r>
        <w:rPr>
          <w:rFonts w:ascii="Consolas" w:hAnsi="Consolas" w:cs="Consolas"/>
          <w:color w:val="000000"/>
          <w:sz w:val="19"/>
          <w:szCs w:val="19"/>
        </w:rPr>
        <w:t>Tên trường</w:t>
      </w:r>
      <w:r>
        <w:rPr>
          <w:rFonts w:ascii="Consolas" w:hAnsi="Consolas" w:cs="Consolas"/>
          <w:color w:val="0000FF"/>
          <w:sz w:val="19"/>
          <w:szCs w:val="19"/>
        </w:rPr>
        <w:t>&lt;/</w:t>
      </w:r>
      <w:r>
        <w:rPr>
          <w:rFonts w:ascii="Consolas" w:hAnsi="Consolas" w:cs="Consolas"/>
          <w:color w:val="A31515"/>
          <w:sz w:val="19"/>
          <w:szCs w:val="19"/>
        </w:rPr>
        <w:t>TTruong</w:t>
      </w:r>
      <w:r>
        <w:rPr>
          <w:rFonts w:ascii="Consolas" w:hAnsi="Consolas" w:cs="Consolas"/>
          <w:color w:val="0000FF"/>
          <w:sz w:val="19"/>
          <w:szCs w:val="19"/>
        </w:rPr>
        <w:t>&gt;</w:t>
      </w:r>
    </w:p>
    <w:p w14:paraId="344AF685"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KDLieu</w:t>
      </w:r>
      <w:r>
        <w:rPr>
          <w:rFonts w:ascii="Consolas" w:hAnsi="Consolas" w:cs="Consolas"/>
          <w:color w:val="0000FF"/>
          <w:sz w:val="19"/>
          <w:szCs w:val="19"/>
        </w:rPr>
        <w:t>&gt;</w:t>
      </w:r>
      <w:r>
        <w:rPr>
          <w:rFonts w:ascii="Consolas" w:hAnsi="Consolas" w:cs="Consolas"/>
          <w:color w:val="000000"/>
          <w:sz w:val="19"/>
          <w:szCs w:val="19"/>
        </w:rPr>
        <w:t>Kiểu dữ liệu</w:t>
      </w:r>
      <w:r>
        <w:rPr>
          <w:rFonts w:ascii="Consolas" w:hAnsi="Consolas" w:cs="Consolas"/>
          <w:color w:val="0000FF"/>
          <w:sz w:val="19"/>
          <w:szCs w:val="19"/>
        </w:rPr>
        <w:t>&lt;/</w:t>
      </w:r>
      <w:r>
        <w:rPr>
          <w:rFonts w:ascii="Consolas" w:hAnsi="Consolas" w:cs="Consolas"/>
          <w:color w:val="A31515"/>
          <w:sz w:val="19"/>
          <w:szCs w:val="19"/>
        </w:rPr>
        <w:t>KDLieu</w:t>
      </w:r>
      <w:r>
        <w:rPr>
          <w:rFonts w:ascii="Consolas" w:hAnsi="Consolas" w:cs="Consolas"/>
          <w:color w:val="0000FF"/>
          <w:sz w:val="19"/>
          <w:szCs w:val="19"/>
        </w:rPr>
        <w:t>&gt;</w:t>
      </w:r>
    </w:p>
    <w:p w14:paraId="3AE01F4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DLieu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Dữ liệu</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DLieu</w:t>
      </w:r>
      <w:r w:rsidRPr="00AE187D">
        <w:rPr>
          <w:rFonts w:ascii="Consolas" w:hAnsi="Consolas" w:cs="Consolas"/>
          <w:color w:val="0000FF"/>
          <w:sz w:val="19"/>
          <w:szCs w:val="19"/>
          <w:lang w:val="nl-NL"/>
        </w:rPr>
        <w:t>&gt;</w:t>
      </w:r>
    </w:p>
    <w:p w14:paraId="431C2A1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TTin</w:t>
      </w:r>
      <w:r w:rsidRPr="00AE187D">
        <w:rPr>
          <w:rFonts w:ascii="Consolas" w:hAnsi="Consolas" w:cs="Consolas"/>
          <w:color w:val="0000FF"/>
          <w:sz w:val="19"/>
          <w:szCs w:val="19"/>
          <w:lang w:val="nl-NL"/>
        </w:rPr>
        <w:t>&gt;</w:t>
      </w:r>
    </w:p>
    <w:p w14:paraId="2A87FC57"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TTKhac</w:t>
      </w:r>
      <w:r w:rsidRPr="00AE187D">
        <w:rPr>
          <w:rFonts w:ascii="Consolas" w:hAnsi="Consolas" w:cs="Consolas"/>
          <w:color w:val="0000FF"/>
          <w:sz w:val="19"/>
          <w:szCs w:val="19"/>
          <w:lang w:val="nl-NL"/>
        </w:rPr>
        <w:t>&gt;</w:t>
      </w:r>
    </w:p>
    <w:p w14:paraId="7555D48F" w14:textId="117B6BF5" w:rsidR="001C7E07" w:rsidRPr="00AE187D" w:rsidRDefault="001C7E07" w:rsidP="001C7E07">
      <w:pPr>
        <w:autoSpaceDE w:val="0"/>
        <w:autoSpaceDN w:val="0"/>
        <w:adjustRightInd w:val="0"/>
        <w:ind w:left="216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TTHHDTrung</w:t>
      </w:r>
      <w:r w:rsidRPr="00AE187D">
        <w:rPr>
          <w:rFonts w:ascii="Courier New" w:hAnsi="Courier New" w:cs="Courier New"/>
          <w:color w:val="0000FF"/>
          <w:sz w:val="20"/>
          <w:szCs w:val="20"/>
          <w:highlight w:val="cyan"/>
          <w:lang w:val="nl-NL"/>
        </w:rPr>
        <w:t>&gt;</w:t>
      </w:r>
    </w:p>
    <w:p w14:paraId="46E93D7E" w14:textId="7CE8DA0B" w:rsidR="001C7E07" w:rsidRPr="00AE187D" w:rsidRDefault="001C7E07" w:rsidP="001C7E07">
      <w:pPr>
        <w:autoSpaceDE w:val="0"/>
        <w:autoSpaceDN w:val="0"/>
        <w:adjustRightInd w:val="0"/>
        <w:ind w:left="2880" w:firstLine="720"/>
        <w:rPr>
          <w:rFonts w:ascii="Courier New" w:hAnsi="Courier New" w:cs="Courier New"/>
          <w:color w:val="0000FF"/>
          <w:sz w:val="20"/>
          <w:szCs w:val="20"/>
          <w:highlight w:val="cyan"/>
          <w:lang w:val="nl-NL"/>
        </w:rPr>
      </w:pPr>
      <w:r w:rsidRPr="00AE187D">
        <w:rPr>
          <w:rFonts w:ascii="Consolas" w:hAnsi="Consolas" w:cs="Consolas"/>
          <w:color w:val="0000FF"/>
          <w:sz w:val="19"/>
          <w:szCs w:val="19"/>
          <w:highlight w:val="cyan"/>
          <w:lang w:val="nl-NL"/>
        </w:rPr>
        <w:t>&lt;</w:t>
      </w:r>
      <w:r w:rsidRPr="00AE187D">
        <w:rPr>
          <w:rFonts w:ascii="Consolas" w:hAnsi="Consolas" w:cs="Consolas"/>
          <w:color w:val="A31515"/>
          <w:sz w:val="19"/>
          <w:szCs w:val="19"/>
          <w:highlight w:val="cyan"/>
          <w:lang w:val="nl-NL"/>
        </w:rPr>
        <w:t>TTin</w:t>
      </w:r>
      <w:r w:rsidRPr="00AE187D">
        <w:rPr>
          <w:rFonts w:ascii="Consolas" w:hAnsi="Consolas" w:cs="Consolas"/>
          <w:color w:val="0000FF"/>
          <w:sz w:val="19"/>
          <w:szCs w:val="19"/>
          <w:highlight w:val="cyan"/>
          <w:lang w:val="nl-NL"/>
        </w:rPr>
        <w:t>&gt;</w:t>
      </w:r>
    </w:p>
    <w:p w14:paraId="735741A2" w14:textId="0EB5F3C7" w:rsidR="00075A55" w:rsidRPr="00AE187D" w:rsidRDefault="00075A55" w:rsidP="001C7E07">
      <w:pPr>
        <w:autoSpaceDE w:val="0"/>
        <w:autoSpaceDN w:val="0"/>
        <w:adjustRightInd w:val="0"/>
        <w:ind w:left="3600" w:firstLine="720"/>
        <w:jc w:val="both"/>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LHHDTrung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Loại hàng hóa đặc trưng (nhận các giá trị: 1- Hàng hóa là xe ô tô, xe mô tô, 2- Dịch vụ vận chuyển, 3- Dịch vụ vận chuyển trên nền tảng số, TMĐT)</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LHHDTrung</w:t>
      </w:r>
      <w:r w:rsidRPr="00AE187D">
        <w:rPr>
          <w:rFonts w:ascii="Courier New" w:hAnsi="Courier New" w:cs="Courier New"/>
          <w:color w:val="0000FF"/>
          <w:sz w:val="20"/>
          <w:szCs w:val="20"/>
          <w:highlight w:val="cyan"/>
          <w:lang w:val="nl-NL"/>
        </w:rPr>
        <w:t>&gt;</w:t>
      </w:r>
    </w:p>
    <w:p w14:paraId="757DC781" w14:textId="77777777" w:rsidR="00075A55" w:rsidRPr="00AE187D" w:rsidRDefault="00075A55" w:rsidP="001C7E07">
      <w:pPr>
        <w:autoSpaceDE w:val="0"/>
        <w:autoSpaceDN w:val="0"/>
        <w:adjustRightInd w:val="0"/>
        <w:jc w:val="both"/>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TTruong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Tên trường (Nhận các giá trị: Số khung (</w:t>
      </w:r>
      <w:r w:rsidRPr="00AE187D">
        <w:rPr>
          <w:rFonts w:ascii="Courier New" w:hAnsi="Courier New" w:cs="Courier New"/>
          <w:color w:val="C00000"/>
          <w:sz w:val="20"/>
          <w:szCs w:val="20"/>
          <w:highlight w:val="cyan"/>
          <w:lang w:val="nl-NL"/>
        </w:rPr>
        <w:t>SKhung</w:t>
      </w:r>
      <w:r w:rsidRPr="00AE187D">
        <w:rPr>
          <w:rFonts w:ascii="Courier New" w:hAnsi="Courier New" w:cs="Courier New"/>
          <w:color w:val="000000"/>
          <w:sz w:val="20"/>
          <w:szCs w:val="20"/>
          <w:highlight w:val="cyan"/>
          <w:lang w:val="nl-NL"/>
        </w:rPr>
        <w:t>),Số máy (</w:t>
      </w:r>
      <w:r w:rsidRPr="00AE187D">
        <w:rPr>
          <w:rFonts w:ascii="Courier New" w:hAnsi="Courier New" w:cs="Courier New"/>
          <w:color w:val="C00000"/>
          <w:sz w:val="20"/>
          <w:szCs w:val="20"/>
          <w:highlight w:val="cyan"/>
          <w:lang w:val="nl-NL"/>
        </w:rPr>
        <w:t>SMay</w:t>
      </w:r>
      <w:r w:rsidRPr="00AE187D">
        <w:rPr>
          <w:rFonts w:ascii="Courier New" w:hAnsi="Courier New" w:cs="Courier New"/>
          <w:color w:val="000000"/>
          <w:sz w:val="20"/>
          <w:szCs w:val="20"/>
          <w:highlight w:val="cyan"/>
          <w:lang w:val="nl-NL"/>
        </w:rPr>
        <w:t>),Biển kiểm soát phương tiện vận chuyển (</w:t>
      </w:r>
      <w:r w:rsidRPr="00AE187D">
        <w:rPr>
          <w:rFonts w:ascii="Courier New" w:hAnsi="Courier New" w:cs="Courier New"/>
          <w:color w:val="C00000"/>
          <w:sz w:val="20"/>
          <w:szCs w:val="20"/>
          <w:highlight w:val="cyan"/>
          <w:lang w:val="nl-NL"/>
        </w:rPr>
        <w:t>BKSPTVChuyen</w:t>
      </w:r>
      <w:r w:rsidRPr="00AE187D">
        <w:rPr>
          <w:rFonts w:ascii="Courier New" w:hAnsi="Courier New" w:cs="Courier New"/>
          <w:color w:val="000000"/>
          <w:sz w:val="20"/>
          <w:szCs w:val="20"/>
          <w:highlight w:val="cyan"/>
          <w:lang w:val="nl-NL"/>
        </w:rPr>
        <w:t>), Tên người gửi hàng (</w:t>
      </w:r>
      <w:r w:rsidRPr="00AE187D">
        <w:rPr>
          <w:rFonts w:ascii="Courier New" w:hAnsi="Courier New" w:cs="Courier New"/>
          <w:color w:val="C00000"/>
          <w:sz w:val="20"/>
          <w:szCs w:val="20"/>
          <w:highlight w:val="cyan"/>
          <w:lang w:val="nl-NL"/>
        </w:rPr>
        <w:t>TNGHang</w:t>
      </w:r>
      <w:r w:rsidRPr="00AE187D">
        <w:rPr>
          <w:rFonts w:ascii="Courier New" w:hAnsi="Courier New" w:cs="Courier New"/>
          <w:color w:val="000000"/>
          <w:sz w:val="20"/>
          <w:szCs w:val="20"/>
          <w:highlight w:val="cyan"/>
          <w:lang w:val="nl-NL"/>
        </w:rPr>
        <w:t>), Địa chỉ người gửi hàng (</w:t>
      </w:r>
      <w:r w:rsidRPr="00AE187D">
        <w:rPr>
          <w:rFonts w:ascii="Courier New" w:hAnsi="Courier New" w:cs="Courier New"/>
          <w:color w:val="C00000"/>
          <w:sz w:val="20"/>
          <w:szCs w:val="20"/>
          <w:highlight w:val="cyan"/>
          <w:lang w:val="nl-NL"/>
        </w:rPr>
        <w:t>DCNGHang</w:t>
      </w:r>
      <w:r w:rsidRPr="00AE187D">
        <w:rPr>
          <w:rFonts w:ascii="Courier New" w:hAnsi="Courier New" w:cs="Courier New"/>
          <w:color w:val="000000"/>
          <w:sz w:val="20"/>
          <w:szCs w:val="20"/>
          <w:highlight w:val="cyan"/>
          <w:lang w:val="nl-NL"/>
        </w:rPr>
        <w:t>),MST người gửi hàng (</w:t>
      </w:r>
      <w:r w:rsidRPr="00AE187D">
        <w:rPr>
          <w:rFonts w:ascii="Courier New" w:hAnsi="Courier New" w:cs="Courier New"/>
          <w:color w:val="C00000"/>
          <w:sz w:val="20"/>
          <w:szCs w:val="20"/>
          <w:highlight w:val="cyan"/>
          <w:lang w:val="nl-NL"/>
        </w:rPr>
        <w:t>MSTNGHang</w:t>
      </w:r>
      <w:r w:rsidRPr="00AE187D">
        <w:rPr>
          <w:rFonts w:ascii="Courier New" w:hAnsi="Courier New" w:cs="Courier New"/>
          <w:color w:val="000000"/>
          <w:sz w:val="20"/>
          <w:szCs w:val="20"/>
          <w:highlight w:val="cyan"/>
          <w:lang w:val="nl-NL"/>
        </w:rPr>
        <w:t>), Số định danh người gửi hàng (</w:t>
      </w:r>
      <w:r w:rsidRPr="00AE187D">
        <w:rPr>
          <w:rFonts w:ascii="Courier New" w:hAnsi="Courier New" w:cs="Courier New"/>
          <w:color w:val="C00000"/>
          <w:sz w:val="20"/>
          <w:szCs w:val="20"/>
          <w:highlight w:val="cyan"/>
          <w:lang w:val="nl-NL"/>
        </w:rPr>
        <w:t>MDDNGHang</w:t>
      </w:r>
      <w:r w:rsidRPr="00AE187D">
        <w:rPr>
          <w:rFonts w:ascii="Courier New" w:hAnsi="Courier New" w:cs="Courier New"/>
          <w:color w:val="000000"/>
          <w:sz w:val="20"/>
          <w:szCs w:val="20"/>
          <w:highlight w:val="cyan"/>
          <w:lang w:val="nl-NL"/>
        </w:rPr>
        <w:t>))</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TTruong</w:t>
      </w:r>
      <w:r w:rsidRPr="00AE187D">
        <w:rPr>
          <w:rFonts w:ascii="Courier New" w:hAnsi="Courier New" w:cs="Courier New"/>
          <w:color w:val="0000FF"/>
          <w:sz w:val="20"/>
          <w:szCs w:val="20"/>
          <w:highlight w:val="cyan"/>
          <w:lang w:val="nl-NL"/>
        </w:rPr>
        <w:t>&gt;</w:t>
      </w:r>
    </w:p>
    <w:p w14:paraId="755B902E" w14:textId="77777777" w:rsidR="00075A55" w:rsidRPr="00AE187D" w:rsidRDefault="00075A55" w:rsidP="00075A55">
      <w:pPr>
        <w:autoSpaceDE w:val="0"/>
        <w:autoSpaceDN w:val="0"/>
        <w:adjustRightInd w:val="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DLieu</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Dữ liệu</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DLieu</w:t>
      </w:r>
      <w:r w:rsidRPr="00AE187D">
        <w:rPr>
          <w:rFonts w:ascii="Courier New" w:hAnsi="Courier New" w:cs="Courier New"/>
          <w:color w:val="0000FF"/>
          <w:sz w:val="20"/>
          <w:szCs w:val="20"/>
          <w:highlight w:val="cyan"/>
          <w:lang w:val="nl-NL"/>
        </w:rPr>
        <w:t>&gt;</w:t>
      </w:r>
    </w:p>
    <w:p w14:paraId="54B71957" w14:textId="77777777" w:rsidR="00075A55" w:rsidRPr="00AE187D" w:rsidRDefault="00075A55" w:rsidP="00075A55">
      <w:pPr>
        <w:autoSpaceDE w:val="0"/>
        <w:autoSpaceDN w:val="0"/>
        <w:adjustRightInd w:val="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TTin</w:t>
      </w:r>
      <w:r w:rsidRPr="00AE187D">
        <w:rPr>
          <w:rFonts w:ascii="Courier New" w:hAnsi="Courier New" w:cs="Courier New"/>
          <w:color w:val="0000FF"/>
          <w:sz w:val="20"/>
          <w:szCs w:val="20"/>
          <w:highlight w:val="cyan"/>
          <w:lang w:val="nl-NL"/>
        </w:rPr>
        <w:t>&gt;</w:t>
      </w:r>
    </w:p>
    <w:p w14:paraId="3C8C7452" w14:textId="231E82B6" w:rsidR="00075A55" w:rsidRDefault="00075A55" w:rsidP="009D1437">
      <w:pPr>
        <w:autoSpaceDE w:val="0"/>
        <w:autoSpaceDN w:val="0"/>
        <w:adjustRightInd w:val="0"/>
        <w:rPr>
          <w:rFonts w:ascii="Courier New" w:hAnsi="Courier New" w:cs="Courier New"/>
          <w:color w:val="0000FF"/>
          <w:sz w:val="20"/>
          <w:szCs w:val="20"/>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C00000"/>
          <w:sz w:val="20"/>
          <w:szCs w:val="20"/>
          <w:highlight w:val="cyan"/>
          <w:lang w:val="nl-NL"/>
        </w:rPr>
        <w:t>TTHHDTrung</w:t>
      </w:r>
      <w:r w:rsidRPr="00AE187D">
        <w:rPr>
          <w:rFonts w:ascii="Courier New" w:hAnsi="Courier New" w:cs="Courier New"/>
          <w:color w:val="0000FF"/>
          <w:sz w:val="20"/>
          <w:szCs w:val="20"/>
          <w:highlight w:val="cyan"/>
          <w:lang w:val="nl-NL"/>
        </w:rPr>
        <w:t>&gt;</w:t>
      </w:r>
    </w:p>
    <w:p w14:paraId="67AA9A7C" w14:textId="77777777" w:rsidR="00013CEF" w:rsidRPr="00013CEF" w:rsidRDefault="00013CEF" w:rsidP="00013CEF">
      <w:pPr>
        <w:autoSpaceDE w:val="0"/>
        <w:autoSpaceDN w:val="0"/>
        <w:adjustRightInd w:val="0"/>
        <w:rPr>
          <w:rFonts w:ascii="Consolas" w:hAnsi="Consolas" w:cs="Consolas"/>
          <w:color w:val="000000"/>
          <w:sz w:val="19"/>
          <w:szCs w:val="19"/>
          <w:highlight w:val="cyan"/>
          <w:lang w:val="nl-NL"/>
        </w:rPr>
      </w:pPr>
      <w:r w:rsidRPr="00013CEF">
        <w:rPr>
          <w:rFonts w:ascii="Consolas" w:hAnsi="Consolas" w:cs="Consolas"/>
          <w:color w:val="000000"/>
          <w:sz w:val="19"/>
          <w:szCs w:val="19"/>
          <w:highlight w:val="cyan"/>
          <w:lang w:val="nl-NL"/>
        </w:rPr>
        <w:t>&lt;TLTThue&gt; Tỷ lệ tính thuế(Chỉ sử dụng cho hóa đơn bán hàng giảm thuế theo NQ của Quốc hội)&lt;/TLTThue&gt;</w:t>
      </w:r>
    </w:p>
    <w:p w14:paraId="53F6BE97" w14:textId="16F57D23" w:rsidR="00013CEF" w:rsidRPr="00AE187D" w:rsidRDefault="00013CEF" w:rsidP="00013CEF">
      <w:pPr>
        <w:autoSpaceDE w:val="0"/>
        <w:autoSpaceDN w:val="0"/>
        <w:adjustRightInd w:val="0"/>
        <w:rPr>
          <w:rFonts w:ascii="Consolas" w:hAnsi="Consolas" w:cs="Consolas"/>
          <w:color w:val="000000"/>
          <w:sz w:val="19"/>
          <w:szCs w:val="19"/>
          <w:lang w:val="nl-NL"/>
        </w:rPr>
      </w:pPr>
      <w:r w:rsidRPr="00013CEF">
        <w:rPr>
          <w:rFonts w:ascii="Consolas" w:hAnsi="Consolas" w:cs="Consolas"/>
          <w:color w:val="000000"/>
          <w:sz w:val="19"/>
          <w:szCs w:val="19"/>
          <w:highlight w:val="cyan"/>
          <w:lang w:val="nl-NL"/>
        </w:rPr>
        <w:t>&lt;STGThue&gt; Số tiền giảm thuế(Chỉ sử dụng cho hóa đơn bán hàng giảm thuế theo NQ của Quốc hội)&lt;/STGThue&gt;</w:t>
      </w:r>
    </w:p>
    <w:p w14:paraId="3DE867B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HHDVu</w:t>
      </w:r>
      <w:r w:rsidRPr="00AE187D">
        <w:rPr>
          <w:rFonts w:ascii="Consolas" w:hAnsi="Consolas" w:cs="Consolas"/>
          <w:color w:val="0000FF"/>
          <w:sz w:val="19"/>
          <w:szCs w:val="19"/>
          <w:lang w:val="nl-NL"/>
        </w:rPr>
        <w:t>&gt;</w:t>
      </w:r>
    </w:p>
    <w:p w14:paraId="17E02769"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DSHHDVu</w:t>
      </w:r>
      <w:r w:rsidRPr="00AE187D">
        <w:rPr>
          <w:rFonts w:ascii="Consolas" w:hAnsi="Consolas" w:cs="Consolas"/>
          <w:color w:val="0000FF"/>
          <w:sz w:val="19"/>
          <w:szCs w:val="19"/>
          <w:lang w:val="nl-NL"/>
        </w:rPr>
        <w:t>&gt;</w:t>
      </w:r>
    </w:p>
    <w:p w14:paraId="0D549CA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TToan</w:t>
      </w:r>
      <w:r w:rsidRPr="00AE187D">
        <w:rPr>
          <w:rFonts w:ascii="Consolas" w:hAnsi="Consolas" w:cs="Consolas"/>
          <w:color w:val="0000FF"/>
          <w:sz w:val="19"/>
          <w:szCs w:val="19"/>
          <w:lang w:val="nl-NL"/>
        </w:rPr>
        <w:t>&gt;</w:t>
      </w:r>
    </w:p>
    <w:p w14:paraId="020A33F2"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THTTLTSuat</w:t>
      </w:r>
      <w:r w:rsidRPr="00AE187D">
        <w:rPr>
          <w:rFonts w:ascii="Consolas" w:hAnsi="Consolas" w:cs="Consolas"/>
          <w:color w:val="0000FF"/>
          <w:sz w:val="19"/>
          <w:szCs w:val="19"/>
          <w:lang w:val="nl-NL"/>
        </w:rPr>
        <w:t>&gt; &lt;!--</w:t>
      </w:r>
      <w:r w:rsidRPr="00AE187D">
        <w:rPr>
          <w:rFonts w:ascii="Consolas" w:hAnsi="Consolas" w:cs="Consolas"/>
          <w:color w:val="008000"/>
          <w:sz w:val="19"/>
          <w:szCs w:val="19"/>
          <w:lang w:val="nl-NL"/>
        </w:rPr>
        <w:t>sử dụng hóa đơn GTGT</w:t>
      </w:r>
      <w:r w:rsidRPr="00AE187D">
        <w:rPr>
          <w:rFonts w:ascii="Consolas" w:hAnsi="Consolas" w:cs="Consolas"/>
          <w:color w:val="0000FF"/>
          <w:sz w:val="19"/>
          <w:szCs w:val="19"/>
          <w:lang w:val="nl-NL"/>
        </w:rPr>
        <w:t>--&gt;</w:t>
      </w:r>
    </w:p>
    <w:p w14:paraId="5C7781C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LTSuat</w:t>
      </w:r>
      <w:r w:rsidRPr="00AE187D">
        <w:rPr>
          <w:rFonts w:ascii="Consolas" w:hAnsi="Consolas" w:cs="Consolas"/>
          <w:color w:val="0000FF"/>
          <w:sz w:val="19"/>
          <w:szCs w:val="19"/>
          <w:lang w:val="nl-NL"/>
        </w:rPr>
        <w:t>&gt;</w:t>
      </w:r>
    </w:p>
    <w:p w14:paraId="6FB9EE2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Thuế suất (Thuế suất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p>
    <w:p w14:paraId="4AF35179"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Thành tiền (Thành tiền chưa có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p>
    <w:p w14:paraId="7389650C"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Tiền thuế (Tiền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TThue</w:t>
      </w:r>
      <w:r w:rsidRPr="00AE187D">
        <w:rPr>
          <w:rFonts w:ascii="Consolas" w:hAnsi="Consolas" w:cs="Consolas"/>
          <w:color w:val="0000FF"/>
          <w:sz w:val="19"/>
          <w:szCs w:val="19"/>
          <w:lang w:val="nl-NL"/>
        </w:rPr>
        <w:t>&gt;</w:t>
      </w:r>
    </w:p>
    <w:p w14:paraId="78F6723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LTSuat</w:t>
      </w:r>
      <w:r w:rsidRPr="00AE187D">
        <w:rPr>
          <w:rFonts w:ascii="Consolas" w:hAnsi="Consolas" w:cs="Consolas"/>
          <w:color w:val="0000FF"/>
          <w:sz w:val="19"/>
          <w:szCs w:val="19"/>
          <w:lang w:val="nl-NL"/>
        </w:rPr>
        <w:t>&gt;</w:t>
      </w:r>
    </w:p>
    <w:p w14:paraId="2189C284"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THTTLTSuat</w:t>
      </w:r>
      <w:r w:rsidRPr="00AE187D">
        <w:rPr>
          <w:rFonts w:ascii="Consolas" w:hAnsi="Consolas" w:cs="Consolas"/>
          <w:color w:val="0000FF"/>
          <w:sz w:val="19"/>
          <w:szCs w:val="19"/>
          <w:lang w:val="nl-NL"/>
        </w:rPr>
        <w:t>&gt;</w:t>
      </w:r>
    </w:p>
    <w:p w14:paraId="3CF7FD8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lastRenderedPageBreak/>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TgTCThue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chưa thuế (Tổng cộng thành tiền chưa có thuế GTGT) (Bắt buộc với hóa đơn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TgTCThue</w:t>
      </w:r>
      <w:r w:rsidRPr="00AE187D">
        <w:rPr>
          <w:rFonts w:ascii="Consolas" w:hAnsi="Consolas" w:cs="Consolas"/>
          <w:color w:val="0000FF"/>
          <w:sz w:val="19"/>
          <w:szCs w:val="19"/>
          <w:lang w:val="nl-NL"/>
        </w:rPr>
        <w:t>&gt;</w:t>
      </w:r>
    </w:p>
    <w:p w14:paraId="10C5C0AB"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thuế (Tổng cộng tiền thuế GTGT) (Bắt buộc với hóa đơn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TgTThue</w:t>
      </w:r>
      <w:r w:rsidRPr="00AE187D">
        <w:rPr>
          <w:rFonts w:ascii="Consolas" w:hAnsi="Consolas" w:cs="Consolas"/>
          <w:color w:val="0000FF"/>
          <w:sz w:val="19"/>
          <w:szCs w:val="19"/>
          <w:lang w:val="nl-NL"/>
        </w:rPr>
        <w:t>&gt;</w:t>
      </w:r>
    </w:p>
    <w:p w14:paraId="0D7D2270" w14:textId="4644165F"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TTCKTMai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chiết khấu thương mại</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TTCKTMai</w:t>
      </w:r>
      <w:r w:rsidRPr="00AE187D">
        <w:rPr>
          <w:rFonts w:ascii="Consolas" w:hAnsi="Consolas" w:cs="Consolas"/>
          <w:color w:val="0000FF"/>
          <w:sz w:val="19"/>
          <w:szCs w:val="19"/>
          <w:lang w:val="nl-NL"/>
        </w:rPr>
        <w:t>&gt;</w:t>
      </w:r>
    </w:p>
    <w:p w14:paraId="5436035D" w14:textId="77777777" w:rsidR="00B62732" w:rsidRDefault="00B62732" w:rsidP="00B62732">
      <w:pPr>
        <w:shd w:val="clear" w:color="auto" w:fill="FFFFFF"/>
        <w:ind w:left="1440" w:firstLine="720"/>
        <w:rPr>
          <w:rFonts w:ascii="Courier New" w:hAnsi="Courier New" w:cs="Courier New"/>
          <w:color w:val="0000FF"/>
          <w:sz w:val="20"/>
          <w:szCs w:val="20"/>
          <w:highlight w:val="cyan"/>
          <w:lang w:val="nl-NL"/>
        </w:rPr>
      </w:pPr>
      <w:r w:rsidRPr="00AE187D">
        <w:rPr>
          <w:rFonts w:ascii="Consolas" w:hAnsi="Consolas" w:cs="Consolas"/>
          <w:color w:val="0000FF"/>
          <w:sz w:val="19"/>
          <w:szCs w:val="19"/>
          <w:highlight w:val="cyan"/>
          <w:lang w:val="nl-NL"/>
        </w:rPr>
        <w:t>&lt;</w:t>
      </w:r>
      <w:r w:rsidRPr="00AE187D">
        <w:rPr>
          <w:rFonts w:ascii="Consolas" w:hAnsi="Consolas" w:cs="Consolas"/>
          <w:color w:val="A31515"/>
          <w:sz w:val="19"/>
          <w:szCs w:val="19"/>
          <w:highlight w:val="cyan"/>
          <w:lang w:val="nl-NL"/>
        </w:rPr>
        <w:t>TgTPhiSThue</w:t>
      </w:r>
      <w:r w:rsidRPr="00AE187D">
        <w:rPr>
          <w:rFonts w:ascii="Consolas" w:hAnsi="Consolas" w:cs="Consolas"/>
          <w:color w:val="0000FF"/>
          <w:sz w:val="19"/>
          <w:szCs w:val="19"/>
          <w:highlight w:val="cyan"/>
          <w:lang w:val="nl-NL"/>
        </w:rPr>
        <w:t>&gt;</w:t>
      </w:r>
      <w:r w:rsidRPr="00AE187D">
        <w:rPr>
          <w:rFonts w:ascii="Consolas" w:hAnsi="Consolas" w:cs="Consolas"/>
          <w:color w:val="000000"/>
          <w:sz w:val="19"/>
          <w:szCs w:val="19"/>
          <w:highlight w:val="cyan"/>
          <w:lang w:val="nl-NL"/>
        </w:rPr>
        <w:t>Tổng tiền phí</w:t>
      </w:r>
      <w:r w:rsidRPr="00AE187D">
        <w:rPr>
          <w:rFonts w:ascii="Consolas" w:hAnsi="Consolas" w:cs="Consolas"/>
          <w:color w:val="0000FF"/>
          <w:sz w:val="19"/>
          <w:szCs w:val="19"/>
          <w:highlight w:val="cyan"/>
          <w:lang w:val="nl-NL"/>
        </w:rPr>
        <w:t>&lt;</w:t>
      </w:r>
      <w:r w:rsidRPr="00AE187D">
        <w:rPr>
          <w:rFonts w:ascii="Consolas" w:hAnsi="Consolas" w:cs="Consolas"/>
          <w:color w:val="A31515"/>
          <w:sz w:val="19"/>
          <w:szCs w:val="19"/>
          <w:highlight w:val="cyan"/>
          <w:lang w:val="nl-NL"/>
        </w:rPr>
        <w:t>/TgTPhiSThue</w:t>
      </w:r>
      <w:r w:rsidRPr="00AE187D">
        <w:rPr>
          <w:rFonts w:ascii="Courier New" w:hAnsi="Courier New" w:cs="Courier New"/>
          <w:color w:val="0000FF"/>
          <w:sz w:val="20"/>
          <w:szCs w:val="20"/>
          <w:highlight w:val="cyan"/>
          <w:lang w:val="nl-NL"/>
        </w:rPr>
        <w:t>&gt;</w:t>
      </w:r>
    </w:p>
    <w:p w14:paraId="3A47CF91" w14:textId="1FCBC269" w:rsidR="00013CEF" w:rsidRPr="00013CEF" w:rsidRDefault="00013CEF" w:rsidP="00B62732">
      <w:pPr>
        <w:shd w:val="clear" w:color="auto" w:fill="FFFFFF"/>
        <w:ind w:left="1440" w:firstLine="720"/>
        <w:rPr>
          <w:rFonts w:ascii="Courier New" w:hAnsi="Courier New" w:cs="Courier New"/>
          <w:color w:val="0000FF"/>
          <w:sz w:val="20"/>
          <w:szCs w:val="20"/>
          <w:highlight w:val="cyan"/>
          <w:lang w:val="nl-NL"/>
        </w:rPr>
      </w:pPr>
      <w:r w:rsidRPr="00013CEF">
        <w:rPr>
          <w:rFonts w:ascii="Courier New" w:hAnsi="Courier New" w:cs="Courier New"/>
          <w:color w:val="0000FF"/>
          <w:sz w:val="20"/>
          <w:szCs w:val="20"/>
          <w:highlight w:val="cyan"/>
          <w:lang w:val="nl-NL"/>
        </w:rPr>
        <w:t>&lt;STGThue&gt; Số tiền giảm thuế(Chỉ sử dụng cho hóa đơn bán hàng giảm thuế theo NQ của Quốc hội)&lt;/STGThue&gt;</w:t>
      </w:r>
    </w:p>
    <w:p w14:paraId="149ECCA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TgTTTBSo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thanh toán bằng số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TgTTTBSo</w:t>
      </w:r>
      <w:r w:rsidRPr="00AE187D">
        <w:rPr>
          <w:rFonts w:ascii="Consolas" w:hAnsi="Consolas" w:cs="Consolas"/>
          <w:color w:val="0000FF"/>
          <w:sz w:val="19"/>
          <w:szCs w:val="19"/>
          <w:lang w:val="nl-NL"/>
        </w:rPr>
        <w:t>&gt;</w:t>
      </w:r>
    </w:p>
    <w:p w14:paraId="2B1DCB5B"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TgTTTBChu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thanh toán bằng chữ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TgTTTBChu</w:t>
      </w:r>
      <w:r w:rsidRPr="00AE187D">
        <w:rPr>
          <w:rFonts w:ascii="Consolas" w:hAnsi="Consolas" w:cs="Consolas"/>
          <w:color w:val="0000FF"/>
          <w:sz w:val="19"/>
          <w:szCs w:val="19"/>
          <w:lang w:val="nl-NL"/>
        </w:rPr>
        <w:t>&gt;</w:t>
      </w:r>
    </w:p>
    <w:p w14:paraId="310F2DBD" w14:textId="77777777" w:rsidR="009D1437" w:rsidRDefault="009D1437" w:rsidP="009D1437">
      <w:pPr>
        <w:autoSpaceDE w:val="0"/>
        <w:autoSpaceDN w:val="0"/>
        <w:adjustRightInd w:val="0"/>
        <w:rPr>
          <w:rFonts w:ascii="Consolas" w:hAnsi="Consolas" w:cs="Consolas"/>
          <w:color w:val="000000"/>
          <w:sz w:val="19"/>
          <w:szCs w:val="19"/>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w:t>
      </w:r>
      <w:r>
        <w:rPr>
          <w:rFonts w:ascii="Consolas" w:hAnsi="Consolas" w:cs="Consolas"/>
          <w:color w:val="0000FF"/>
          <w:sz w:val="19"/>
          <w:szCs w:val="19"/>
        </w:rPr>
        <w:t>&lt;/</w:t>
      </w:r>
      <w:r>
        <w:rPr>
          <w:rFonts w:ascii="Consolas" w:hAnsi="Consolas" w:cs="Consolas"/>
          <w:color w:val="A31515"/>
          <w:sz w:val="19"/>
          <w:szCs w:val="19"/>
        </w:rPr>
        <w:t>TToan</w:t>
      </w:r>
      <w:r>
        <w:rPr>
          <w:rFonts w:ascii="Consolas" w:hAnsi="Consolas" w:cs="Consolas"/>
          <w:color w:val="0000FF"/>
          <w:sz w:val="19"/>
          <w:szCs w:val="19"/>
        </w:rPr>
        <w:t>&gt;</w:t>
      </w:r>
    </w:p>
    <w:p w14:paraId="2E5A70AC"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14:paraId="5EA1351F" w14:textId="77777777" w:rsidR="009D1437" w:rsidRDefault="009D1437" w:rsidP="009D1437">
      <w:pPr>
        <w:ind w:firstLine="720"/>
        <w:rPr>
          <w:rFonts w:ascii="Consolas" w:hAnsi="Consolas" w:cs="Consolas"/>
          <w:color w:val="0000FF"/>
          <w:sz w:val="19"/>
          <w:szCs w:val="19"/>
        </w:rPr>
      </w:pPr>
      <w:r>
        <w:rPr>
          <w:rFonts w:ascii="Consolas" w:hAnsi="Consolas" w:cs="Consolas"/>
          <w:color w:val="0000FF"/>
          <w:sz w:val="19"/>
          <w:szCs w:val="19"/>
        </w:rPr>
        <w:t>&lt;/</w:t>
      </w:r>
      <w:r>
        <w:rPr>
          <w:rFonts w:ascii="Consolas" w:hAnsi="Consolas" w:cs="Consolas"/>
          <w:color w:val="A31515"/>
          <w:sz w:val="19"/>
          <w:szCs w:val="19"/>
        </w:rPr>
        <w:t>ThayTheHD</w:t>
      </w:r>
      <w:r>
        <w:rPr>
          <w:rFonts w:ascii="Consolas" w:hAnsi="Consolas" w:cs="Consolas"/>
          <w:color w:val="0000FF"/>
          <w:sz w:val="19"/>
          <w:szCs w:val="19"/>
        </w:rPr>
        <w:t>&gt;</w:t>
      </w:r>
    </w:p>
    <w:p w14:paraId="697FE0C4" w14:textId="77777777" w:rsidR="009D1437" w:rsidRDefault="009D1437" w:rsidP="009D1437">
      <w:pPr>
        <w:rPr>
          <w:rFonts w:ascii="Consolas" w:hAnsi="Consolas" w:cs="Consolas"/>
          <w:color w:val="0000FF"/>
          <w:sz w:val="19"/>
          <w:szCs w:val="19"/>
        </w:rPr>
      </w:pPr>
    </w:p>
    <w:p w14:paraId="69DEBEBB" w14:textId="77777777" w:rsidR="009D1437" w:rsidRDefault="009D1437" w:rsidP="00480762">
      <w:pPr>
        <w:pStyle w:val="Heading3"/>
      </w:pPr>
      <w:bookmarkStart w:id="300" w:name="_Toc198045363"/>
      <w:r>
        <w:t>Điều chỉnh</w:t>
      </w:r>
      <w:r w:rsidRPr="007C7E60">
        <w:t xml:space="preserve"> hóa đơn</w:t>
      </w:r>
      <w:r>
        <w:t xml:space="preserve"> theo fkey, pattern, serial truyền vào</w:t>
      </w:r>
      <w:bookmarkEnd w:id="300"/>
    </w:p>
    <w:p w14:paraId="2147EB9F" w14:textId="77777777" w:rsidR="009D1437" w:rsidRDefault="009D1437" w:rsidP="009D1437">
      <w:r>
        <w:t>URL</w:t>
      </w:r>
    </w:p>
    <w:p w14:paraId="5F26E483" w14:textId="77777777" w:rsidR="009D1437" w:rsidRPr="004A4DD9" w:rsidRDefault="009D1437" w:rsidP="009D1437">
      <w:pPr>
        <w:ind w:firstLine="720"/>
        <w:jc w:val="both"/>
      </w:pPr>
      <w:r>
        <w:t>s</w:t>
      </w:r>
      <w:r w:rsidRPr="004A4DD9">
        <w:t xml:space="preserve">tring </w:t>
      </w:r>
      <w:r w:rsidRPr="00A86AB3">
        <w:rPr>
          <w:b/>
          <w:color w:val="000000"/>
        </w:rPr>
        <w:t>AdjustInvoiceAction</w:t>
      </w:r>
      <w:r w:rsidRPr="009372AD">
        <w:rPr>
          <w:rFonts w:eastAsia="Calibri"/>
        </w:rPr>
        <w:t>(</w:t>
      </w:r>
      <w:r w:rsidRPr="00E009AD">
        <w:t>string Account, string ACpass, string xmlInvData, string username, string pass, string fkey, string AttachFile, int? convert, string pattern = null, string serial = null</w:t>
      </w:r>
      <w:r w:rsidRPr="009372AD">
        <w:rPr>
          <w:rFonts w:eastAsia="Calibri"/>
        </w:rPr>
        <w:t>).</w:t>
      </w:r>
    </w:p>
    <w:p w14:paraId="721966CE" w14:textId="77777777" w:rsidR="009D1437" w:rsidRPr="00593BE8" w:rsidRDefault="009D1437" w:rsidP="009D1437">
      <w:pPr>
        <w:pStyle w:val="N"/>
      </w:pPr>
      <w:r w:rsidRPr="00593BE8">
        <w:t>DESCRIPTION</w:t>
      </w:r>
    </w:p>
    <w:p w14:paraId="5389D848" w14:textId="77777777" w:rsidR="009D1437" w:rsidRDefault="009D1437" w:rsidP="009D1437">
      <w:pPr>
        <w:pStyle w:val="N"/>
      </w:pPr>
      <w:r>
        <w:tab/>
        <w:t>Đây là web service thực hiện điều chỉnh hóa đơn</w:t>
      </w:r>
    </w:p>
    <w:p w14:paraId="6A3B2E47" w14:textId="77777777" w:rsidR="009D1437" w:rsidRPr="00007702" w:rsidRDefault="009D1437" w:rsidP="009D1437">
      <w:pPr>
        <w:pStyle w:val="N"/>
      </w:pPr>
      <w:r w:rsidRPr="00663B3E">
        <w:t>HTTP METHOD</w:t>
      </w:r>
    </w:p>
    <w:p w14:paraId="7B6B37C0" w14:textId="77777777" w:rsidR="009D1437" w:rsidRPr="00007702" w:rsidRDefault="009D1437" w:rsidP="009D1437">
      <w:pPr>
        <w:pStyle w:val="N"/>
        <w:rPr>
          <w:b/>
        </w:rPr>
      </w:pPr>
      <w:r>
        <w:tab/>
      </w:r>
      <w:r w:rsidRPr="00610AFD">
        <w:t>POST</w:t>
      </w:r>
    </w:p>
    <w:p w14:paraId="5B46B869" w14:textId="77777777" w:rsidR="009D1437" w:rsidRPr="00610AFD" w:rsidRDefault="009D1437" w:rsidP="009D1437">
      <w:pPr>
        <w:pStyle w:val="N"/>
      </w:pPr>
      <w:r w:rsidRPr="00610AFD">
        <w:t>REQUEST BODY</w:t>
      </w:r>
    </w:p>
    <w:p w14:paraId="431D7121"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5B89E8C9"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Pr>
          <w:rFonts w:eastAsia="Calibri"/>
          <w:b/>
        </w:rPr>
        <w:t>Account/ACPass</w:t>
      </w:r>
      <w:r w:rsidRPr="004720D2">
        <w:rPr>
          <w:rFonts w:eastAsia="Calibri"/>
          <w:b/>
        </w:rPr>
        <w:t xml:space="preserve">:  </w:t>
      </w:r>
      <w:r w:rsidRPr="004720D2">
        <w:rPr>
          <w:rFonts w:eastAsia="Calibri"/>
        </w:rPr>
        <w:t>Tài khoản được cấp phát cho nhân viên gọi lệnh phát hành hóa đơn</w:t>
      </w:r>
    </w:p>
    <w:p w14:paraId="54B45324"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String XML dữ liệu hóa đơn cũ và hóa đơn điều chỉnh</w:t>
      </w:r>
    </w:p>
    <w:p w14:paraId="24E66A0A" w14:textId="77777777" w:rsidR="009D1437" w:rsidRPr="00CF2FC3" w:rsidRDefault="009D1437" w:rsidP="009D1437">
      <w:pPr>
        <w:pStyle w:val="ListParagraph"/>
        <w:numPr>
          <w:ilvl w:val="0"/>
          <w:numId w:val="2"/>
        </w:numPr>
        <w:spacing w:after="0" w:line="360" w:lineRule="auto"/>
        <w:ind w:left="1080"/>
        <w:jc w:val="both"/>
        <w:rPr>
          <w:rFonts w:eastAsia="Calibri"/>
          <w:b/>
        </w:rPr>
      </w:pPr>
      <w:r>
        <w:rPr>
          <w:rFonts w:eastAsia="Calibri"/>
          <w:b/>
        </w:rPr>
        <w:t xml:space="preserve">fkey: </w:t>
      </w:r>
      <w:r>
        <w:rPr>
          <w:rFonts w:eastAsia="Calibri"/>
        </w:rPr>
        <w:t>Chuỗi xác định hóa đơn cần điều chỉnh</w:t>
      </w:r>
    </w:p>
    <w:p w14:paraId="367ED2EE" w14:textId="77777777" w:rsidR="009D1437" w:rsidRPr="00E009AD" w:rsidRDefault="009D1437" w:rsidP="009D143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3A6ED15F" w14:textId="77777777" w:rsidR="009D1437" w:rsidRPr="00E009AD" w:rsidRDefault="009D1437" w:rsidP="009D1437">
      <w:pPr>
        <w:pStyle w:val="ListParagraph"/>
        <w:numPr>
          <w:ilvl w:val="0"/>
          <w:numId w:val="2"/>
        </w:numPr>
        <w:spacing w:after="0" w:line="360" w:lineRule="auto"/>
        <w:ind w:left="1080"/>
        <w:jc w:val="both"/>
        <w:rPr>
          <w:rFonts w:eastAsia="Calibri"/>
          <w:b/>
        </w:rPr>
      </w:pPr>
      <w:r w:rsidRPr="006479A0">
        <w:rPr>
          <w:b/>
        </w:rPr>
        <w:t>Pattern</w:t>
      </w:r>
      <w:r>
        <w:t>: Mẫu số</w:t>
      </w:r>
    </w:p>
    <w:p w14:paraId="48630C58" w14:textId="77777777" w:rsidR="009D1437" w:rsidRPr="00637BF9" w:rsidRDefault="009D1437" w:rsidP="009D1437">
      <w:pPr>
        <w:pStyle w:val="ListParagraph"/>
        <w:numPr>
          <w:ilvl w:val="0"/>
          <w:numId w:val="2"/>
        </w:numPr>
        <w:spacing w:after="0" w:line="360" w:lineRule="auto"/>
        <w:ind w:left="1080"/>
        <w:jc w:val="both"/>
        <w:rPr>
          <w:rFonts w:eastAsia="Calibri"/>
          <w:b/>
        </w:rPr>
      </w:pPr>
      <w:r w:rsidRPr="006479A0">
        <w:rPr>
          <w:b/>
        </w:rPr>
        <w:t>Serial</w:t>
      </w:r>
      <w:r>
        <w:t>: Ký hiệu</w:t>
      </w:r>
    </w:p>
    <w:p w14:paraId="1ADD55DA" w14:textId="31B60DF3" w:rsidR="009D1437" w:rsidRPr="00637BF9" w:rsidRDefault="009D1437" w:rsidP="009D1437">
      <w:pPr>
        <w:pStyle w:val="ListParagraph"/>
        <w:numPr>
          <w:ilvl w:val="0"/>
          <w:numId w:val="2"/>
        </w:numPr>
        <w:spacing w:after="0" w:line="360" w:lineRule="auto"/>
        <w:ind w:left="1080"/>
        <w:jc w:val="both"/>
        <w:rPr>
          <w:rFonts w:eastAsia="Calibri"/>
          <w:b/>
        </w:rPr>
      </w:pPr>
      <w:r w:rsidRPr="00637BF9">
        <w:rPr>
          <w:b/>
        </w:rPr>
        <w:t>AttachFile</w:t>
      </w:r>
      <w:r>
        <w:rPr>
          <w:b/>
        </w:rPr>
        <w:t xml:space="preserve">: </w:t>
      </w:r>
      <w:r>
        <w:t>Đường dẫn file biên bản hoặc key để sinh biên bản tự động (=10: sinh biên bản tự động, =11: sinh và ký biên bản tự độ</w:t>
      </w:r>
      <w:r w:rsidR="001C7E07">
        <w:t xml:space="preserve">ng, </w:t>
      </w:r>
      <w:r>
        <w:t>!= 10 và !=11: Đường dẫn file biên bản)</w:t>
      </w:r>
    </w:p>
    <w:p w14:paraId="3833436B" w14:textId="77777777" w:rsidR="009D1437" w:rsidRPr="007A4FB0" w:rsidRDefault="009D1437" w:rsidP="009D1437">
      <w:pPr>
        <w:ind w:left="360" w:firstLine="720"/>
      </w:pPr>
    </w:p>
    <w:p w14:paraId="21AE34B1"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1E714890"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33283574"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28978419"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57B38E91" w14:textId="77777777" w:rsidR="009D1437" w:rsidRPr="00660ABB" w:rsidRDefault="009D1437" w:rsidP="00616EC4">
            <w:pPr>
              <w:pStyle w:val="ListParagraph"/>
            </w:pPr>
            <w:r>
              <w:t>Ghi chú</w:t>
            </w:r>
          </w:p>
        </w:tc>
      </w:tr>
      <w:tr w:rsidR="009D1437" w:rsidRPr="00660ABB" w14:paraId="574A3B2C" w14:textId="77777777" w:rsidTr="00616EC4">
        <w:tc>
          <w:tcPr>
            <w:tcW w:w="1710" w:type="dxa"/>
            <w:tcBorders>
              <w:top w:val="single" w:sz="4" w:space="0" w:color="2E74B5"/>
              <w:left w:val="single" w:sz="4" w:space="0" w:color="2E74B5"/>
              <w:right w:val="single" w:sz="4" w:space="0" w:color="2E74B5"/>
            </w:tcBorders>
            <w:shd w:val="clear" w:color="auto" w:fill="auto"/>
          </w:tcPr>
          <w:p w14:paraId="7AF987C3" w14:textId="77777777" w:rsidR="009D1437" w:rsidRPr="009372AD" w:rsidRDefault="009D1437" w:rsidP="00616EC4">
            <w:pPr>
              <w:autoSpaceDE w:val="0"/>
              <w:autoSpaceDN w:val="0"/>
              <w:adjustRightInd w:val="0"/>
              <w:jc w:val="both"/>
              <w:rPr>
                <w:sz w:val="19"/>
                <w:szCs w:val="19"/>
              </w:rPr>
            </w:pPr>
            <w:r w:rsidRPr="009372AD">
              <w:lastRenderedPageBreak/>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1DA40AB"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3CEFD1A3" w14:textId="77777777" w:rsidR="009D1437" w:rsidRPr="009372AD" w:rsidRDefault="009D1437" w:rsidP="00616EC4">
            <w:pPr>
              <w:pStyle w:val="ListParagraph"/>
              <w:ind w:left="0"/>
              <w:jc w:val="both"/>
            </w:pPr>
          </w:p>
        </w:tc>
      </w:tr>
      <w:tr w:rsidR="009D1437" w:rsidRPr="00660ABB" w14:paraId="0D4A5C2F" w14:textId="77777777" w:rsidTr="00616EC4">
        <w:tc>
          <w:tcPr>
            <w:tcW w:w="1710" w:type="dxa"/>
            <w:tcBorders>
              <w:top w:val="single" w:sz="4" w:space="0" w:color="2E74B5"/>
              <w:left w:val="single" w:sz="4" w:space="0" w:color="2E74B5"/>
              <w:right w:val="single" w:sz="4" w:space="0" w:color="2E74B5"/>
            </w:tcBorders>
            <w:shd w:val="clear" w:color="auto" w:fill="auto"/>
          </w:tcPr>
          <w:p w14:paraId="55CCE279" w14:textId="77777777" w:rsidR="009D1437" w:rsidRPr="009372AD" w:rsidRDefault="009D1437" w:rsidP="00616EC4">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0190D7B" w14:textId="77777777" w:rsidR="009D1437" w:rsidRPr="009372AD" w:rsidRDefault="009D1437" w:rsidP="00616EC4">
            <w:pPr>
              <w:rPr>
                <w:rFonts w:eastAsia="Calibri"/>
              </w:rPr>
            </w:pPr>
            <w:r w:rsidRPr="009372AD">
              <w:rPr>
                <w:rFonts w:eastAsia="Calibri"/>
              </w:rPr>
              <w:t>Hóa đơn cần điều chỉnh không tồn tại</w:t>
            </w:r>
          </w:p>
        </w:tc>
        <w:tc>
          <w:tcPr>
            <w:tcW w:w="2515" w:type="dxa"/>
            <w:tcBorders>
              <w:top w:val="single" w:sz="4" w:space="0" w:color="2E74B5"/>
              <w:left w:val="single" w:sz="4" w:space="0" w:color="2E74B5"/>
              <w:bottom w:val="single" w:sz="4" w:space="0" w:color="2E74B5"/>
              <w:right w:val="single" w:sz="4" w:space="0" w:color="2E74B5"/>
            </w:tcBorders>
          </w:tcPr>
          <w:p w14:paraId="4C26F323" w14:textId="77777777" w:rsidR="009D1437" w:rsidRPr="009372AD" w:rsidRDefault="009D1437" w:rsidP="00616EC4">
            <w:pPr>
              <w:pStyle w:val="ListParagraph"/>
              <w:ind w:left="0"/>
              <w:jc w:val="both"/>
            </w:pPr>
          </w:p>
        </w:tc>
      </w:tr>
      <w:tr w:rsidR="009D1437" w:rsidRPr="00660ABB" w14:paraId="44F89806" w14:textId="77777777" w:rsidTr="00616EC4">
        <w:tc>
          <w:tcPr>
            <w:tcW w:w="1710" w:type="dxa"/>
            <w:tcBorders>
              <w:top w:val="single" w:sz="4" w:space="0" w:color="2E74B5"/>
              <w:left w:val="single" w:sz="4" w:space="0" w:color="2E74B5"/>
              <w:right w:val="single" w:sz="4" w:space="0" w:color="2E74B5"/>
            </w:tcBorders>
            <w:shd w:val="clear" w:color="auto" w:fill="auto"/>
          </w:tcPr>
          <w:p w14:paraId="78BF4213" w14:textId="77777777" w:rsidR="009D1437" w:rsidRPr="009372AD" w:rsidRDefault="009D1437" w:rsidP="00616EC4">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C56CC49" w14:textId="77777777" w:rsidR="009D1437" w:rsidRPr="009372AD" w:rsidRDefault="009D1437" w:rsidP="00616EC4">
            <w:pPr>
              <w:rPr>
                <w:rFonts w:eastAsia="Calibri"/>
              </w:rPr>
            </w:pPr>
            <w:r w:rsidRPr="009372AD">
              <w:rPr>
                <w:rFonts w:eastAsia="Calibri"/>
              </w:rPr>
              <w:t>Dữ liệu xml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08E7F041" w14:textId="77777777" w:rsidR="009D1437" w:rsidRPr="009372AD" w:rsidRDefault="009D1437" w:rsidP="00616EC4">
            <w:pPr>
              <w:pStyle w:val="ListParagraph"/>
              <w:ind w:left="0"/>
              <w:jc w:val="both"/>
            </w:pPr>
          </w:p>
        </w:tc>
      </w:tr>
      <w:tr w:rsidR="009D1437" w:rsidRPr="00660ABB" w14:paraId="2C7A47D4" w14:textId="77777777" w:rsidTr="00616EC4">
        <w:tc>
          <w:tcPr>
            <w:tcW w:w="1710" w:type="dxa"/>
            <w:tcBorders>
              <w:top w:val="single" w:sz="4" w:space="0" w:color="2E74B5"/>
              <w:left w:val="single" w:sz="4" w:space="0" w:color="2E74B5"/>
              <w:right w:val="single" w:sz="4" w:space="0" w:color="2E74B5"/>
            </w:tcBorders>
            <w:shd w:val="clear" w:color="auto" w:fill="auto"/>
          </w:tcPr>
          <w:p w14:paraId="0FECF0AE" w14:textId="77777777" w:rsidR="009D1437" w:rsidRPr="009372AD" w:rsidRDefault="009D1437" w:rsidP="00616EC4">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FD9F62A" w14:textId="77777777" w:rsidR="009D1437" w:rsidRPr="009372AD" w:rsidRDefault="009D1437" w:rsidP="00616EC4">
            <w:pPr>
              <w:rPr>
                <w:rFonts w:eastAsia="Calibri"/>
              </w:rPr>
            </w:pPr>
            <w:r>
              <w:rPr>
                <w:rFonts w:eastAsia="Calibri"/>
              </w:rPr>
              <w:t>Không phát hành được hóa đơn</w:t>
            </w:r>
          </w:p>
        </w:tc>
        <w:tc>
          <w:tcPr>
            <w:tcW w:w="2515" w:type="dxa"/>
            <w:tcBorders>
              <w:top w:val="single" w:sz="4" w:space="0" w:color="2E74B5"/>
              <w:left w:val="single" w:sz="4" w:space="0" w:color="2E74B5"/>
              <w:bottom w:val="single" w:sz="4" w:space="0" w:color="2E74B5"/>
              <w:right w:val="single" w:sz="4" w:space="0" w:color="2E74B5"/>
            </w:tcBorders>
          </w:tcPr>
          <w:p w14:paraId="37C57084" w14:textId="77777777" w:rsidR="009D1437" w:rsidRPr="009372AD" w:rsidRDefault="009D1437" w:rsidP="00616EC4">
            <w:pPr>
              <w:pStyle w:val="ListParagraph"/>
              <w:ind w:left="0"/>
              <w:jc w:val="both"/>
            </w:pPr>
          </w:p>
        </w:tc>
      </w:tr>
      <w:tr w:rsidR="009D1437" w:rsidRPr="00660ABB" w14:paraId="5C69DE5A" w14:textId="77777777" w:rsidTr="00616EC4">
        <w:tc>
          <w:tcPr>
            <w:tcW w:w="1710" w:type="dxa"/>
            <w:tcBorders>
              <w:top w:val="single" w:sz="4" w:space="0" w:color="2E74B5"/>
              <w:left w:val="single" w:sz="4" w:space="0" w:color="2E74B5"/>
              <w:right w:val="single" w:sz="4" w:space="0" w:color="2E74B5"/>
            </w:tcBorders>
            <w:shd w:val="clear" w:color="auto" w:fill="auto"/>
          </w:tcPr>
          <w:p w14:paraId="6A225B9E" w14:textId="77777777" w:rsidR="009D1437" w:rsidRPr="009372AD" w:rsidRDefault="009D1437" w:rsidP="00616EC4">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321A0CD" w14:textId="77777777" w:rsidR="009D1437" w:rsidRPr="009372AD" w:rsidRDefault="009D1437" w:rsidP="00616EC4">
            <w:pPr>
              <w:rPr>
                <w:rFonts w:eastAsia="Calibri"/>
              </w:rPr>
            </w:pPr>
            <w:r w:rsidRPr="009372AD">
              <w:rPr>
                <w:rFonts w:eastAsia="Calibri"/>
              </w:rPr>
              <w:t>Dải hóa đơn cũ đã hết</w:t>
            </w:r>
          </w:p>
        </w:tc>
        <w:tc>
          <w:tcPr>
            <w:tcW w:w="2515" w:type="dxa"/>
            <w:tcBorders>
              <w:top w:val="single" w:sz="4" w:space="0" w:color="2E74B5"/>
              <w:left w:val="single" w:sz="4" w:space="0" w:color="2E74B5"/>
              <w:bottom w:val="single" w:sz="4" w:space="0" w:color="2E74B5"/>
              <w:right w:val="single" w:sz="4" w:space="0" w:color="2E74B5"/>
            </w:tcBorders>
          </w:tcPr>
          <w:p w14:paraId="7C22C198" w14:textId="77777777" w:rsidR="009D1437" w:rsidRPr="009372AD" w:rsidRDefault="009D1437" w:rsidP="00616EC4">
            <w:pPr>
              <w:pStyle w:val="ListParagraph"/>
              <w:ind w:left="0"/>
              <w:jc w:val="both"/>
            </w:pPr>
          </w:p>
        </w:tc>
      </w:tr>
      <w:tr w:rsidR="009D1437" w:rsidRPr="00660ABB" w14:paraId="7EE3BA62"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483FF88" w14:textId="77777777" w:rsidR="009D1437" w:rsidRPr="009372AD" w:rsidRDefault="009D1437" w:rsidP="00616EC4">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6EEE045" w14:textId="77777777" w:rsidR="009D1437" w:rsidRPr="009372AD" w:rsidRDefault="009D1437" w:rsidP="00616EC4">
            <w:pPr>
              <w:pStyle w:val="ListParagraph"/>
              <w:spacing w:after="0" w:line="240" w:lineRule="auto"/>
              <w:ind w:left="0"/>
              <w:rPr>
                <w:rFonts w:eastAsia="Calibri"/>
              </w:rPr>
            </w:pPr>
            <w:r w:rsidRPr="009372AD">
              <w:rPr>
                <w:rFonts w:eastAsia="Calibri"/>
              </w:rPr>
              <w:t>User name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051E8512" w14:textId="77777777" w:rsidR="009D1437" w:rsidRPr="009372AD" w:rsidRDefault="009D1437" w:rsidP="00616EC4">
            <w:pPr>
              <w:jc w:val="both"/>
            </w:pPr>
          </w:p>
        </w:tc>
      </w:tr>
      <w:tr w:rsidR="009D1437" w:rsidRPr="00660ABB" w14:paraId="31EBA5F6"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172404F" w14:textId="77777777" w:rsidR="009D1437" w:rsidRPr="009372AD" w:rsidRDefault="009D1437" w:rsidP="00616EC4">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719D02C" w14:textId="77777777" w:rsidR="009D1437" w:rsidRPr="009372AD" w:rsidRDefault="009D1437" w:rsidP="00616EC4">
            <w:pPr>
              <w:pStyle w:val="ListParagraph"/>
              <w:spacing w:after="0" w:line="240" w:lineRule="auto"/>
              <w:ind w:left="0"/>
              <w:rPr>
                <w:rFonts w:eastAsia="Calibri"/>
              </w:rPr>
            </w:pPr>
            <w:r w:rsidRPr="009372AD">
              <w:rPr>
                <w:rFonts w:eastAsia="Calibri"/>
              </w:rPr>
              <w:t>Hóa đơn cần điều chỉnh đã bị thay thế. Không thể điều chỉnh được nữa.</w:t>
            </w:r>
          </w:p>
        </w:tc>
        <w:tc>
          <w:tcPr>
            <w:tcW w:w="2515" w:type="dxa"/>
            <w:tcBorders>
              <w:top w:val="single" w:sz="4" w:space="0" w:color="2E74B5"/>
              <w:left w:val="single" w:sz="4" w:space="0" w:color="2E74B5"/>
              <w:bottom w:val="single" w:sz="4" w:space="0" w:color="2E74B5"/>
              <w:right w:val="single" w:sz="4" w:space="0" w:color="2E74B5"/>
            </w:tcBorders>
          </w:tcPr>
          <w:p w14:paraId="5453E7AC" w14:textId="77777777" w:rsidR="009D1437" w:rsidRPr="009372AD" w:rsidRDefault="009D1437" w:rsidP="00616EC4">
            <w:pPr>
              <w:jc w:val="both"/>
            </w:pPr>
          </w:p>
        </w:tc>
      </w:tr>
      <w:tr w:rsidR="009D1437" w:rsidRPr="00660ABB" w14:paraId="617939C4"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84AA2E3" w14:textId="77777777" w:rsidR="009D1437" w:rsidRPr="009372AD" w:rsidRDefault="009D1437" w:rsidP="00616EC4">
            <w:pPr>
              <w:autoSpaceDE w:val="0"/>
              <w:autoSpaceDN w:val="0"/>
              <w:adjustRightInd w:val="0"/>
              <w:rPr>
                <w:rFonts w:eastAsia="Calibri"/>
              </w:rPr>
            </w:pPr>
            <w:r w:rsidRPr="009372AD">
              <w:rPr>
                <w:rFonts w:eastAsia="Calibri"/>
              </w:rPr>
              <w:t>ERR:9</w:t>
            </w:r>
          </w:p>
          <w:p w14:paraId="2257B41C"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9A56141" w14:textId="77777777" w:rsidR="009D1437" w:rsidRPr="009372AD" w:rsidRDefault="009D1437" w:rsidP="00616EC4">
            <w:pPr>
              <w:pStyle w:val="ListParagraph"/>
              <w:spacing w:after="0" w:line="240" w:lineRule="auto"/>
              <w:ind w:left="0"/>
              <w:rPr>
                <w:rFonts w:eastAsia="Calibri"/>
              </w:rPr>
            </w:pPr>
            <w:r>
              <w:rPr>
                <w:rFonts w:eastAsia="Calibri"/>
              </w:rPr>
              <w:t>Trạng thái hóa đơn không được điều chỉnh</w:t>
            </w:r>
          </w:p>
        </w:tc>
        <w:tc>
          <w:tcPr>
            <w:tcW w:w="2515" w:type="dxa"/>
            <w:tcBorders>
              <w:top w:val="single" w:sz="4" w:space="0" w:color="2E74B5"/>
              <w:left w:val="single" w:sz="4" w:space="0" w:color="2E74B5"/>
              <w:bottom w:val="single" w:sz="4" w:space="0" w:color="2E74B5"/>
              <w:right w:val="single" w:sz="4" w:space="0" w:color="2E74B5"/>
            </w:tcBorders>
          </w:tcPr>
          <w:p w14:paraId="7890AE3C" w14:textId="77777777" w:rsidR="009D1437" w:rsidRPr="009372AD" w:rsidRDefault="009D1437" w:rsidP="00616EC4">
            <w:pPr>
              <w:jc w:val="both"/>
            </w:pPr>
          </w:p>
        </w:tc>
      </w:tr>
      <w:tr w:rsidR="009D1437" w:rsidRPr="00660ABB" w14:paraId="7694A11C"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2AA0BB8" w14:textId="77777777" w:rsidR="009D1437" w:rsidRPr="009372AD" w:rsidRDefault="009D1437" w:rsidP="00616EC4">
            <w:pPr>
              <w:autoSpaceDE w:val="0"/>
              <w:autoSpaceDN w:val="0"/>
              <w:adjustRightInd w:val="0"/>
              <w:rPr>
                <w:rFonts w:eastAsia="Calibri"/>
              </w:rPr>
            </w:pPr>
            <w:r w:rsidRPr="00897856">
              <w:rPr>
                <w:rFonts w:eastAsia="Calibri"/>
              </w:rPr>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0903A74" w14:textId="77777777" w:rsidR="009D1437" w:rsidRDefault="009D1437" w:rsidP="00616EC4">
            <w:pPr>
              <w:pStyle w:val="ListParagraph"/>
              <w:spacing w:after="0" w:line="240" w:lineRule="auto"/>
              <w:ind w:left="0"/>
              <w:rPr>
                <w:rFonts w:eastAsia="Calibri"/>
              </w:rPr>
            </w:pPr>
            <w:r>
              <w:rPr>
                <w:rFonts w:eastAsia="Calibri"/>
              </w:rPr>
              <w:t>Lỗi trùng fkey</w:t>
            </w:r>
          </w:p>
        </w:tc>
        <w:tc>
          <w:tcPr>
            <w:tcW w:w="2515" w:type="dxa"/>
            <w:tcBorders>
              <w:top w:val="single" w:sz="4" w:space="0" w:color="2E74B5"/>
              <w:left w:val="single" w:sz="4" w:space="0" w:color="2E74B5"/>
              <w:bottom w:val="single" w:sz="4" w:space="0" w:color="2E74B5"/>
              <w:right w:val="single" w:sz="4" w:space="0" w:color="2E74B5"/>
            </w:tcBorders>
          </w:tcPr>
          <w:p w14:paraId="481F5F37" w14:textId="77777777" w:rsidR="009D1437" w:rsidRPr="009372AD" w:rsidRDefault="009D1437" w:rsidP="00616EC4">
            <w:pPr>
              <w:jc w:val="both"/>
            </w:pPr>
            <w:r>
              <w:t>Fkey của hóa đơn mới đã tồn tại trên hệ thống</w:t>
            </w:r>
          </w:p>
        </w:tc>
      </w:tr>
      <w:tr w:rsidR="009D1437" w:rsidRPr="00660ABB" w14:paraId="3684B112"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EF5B119" w14:textId="77777777" w:rsidR="009D1437" w:rsidRPr="009372AD" w:rsidRDefault="009D1437" w:rsidP="00616EC4">
            <w:pPr>
              <w:autoSpaceDE w:val="0"/>
              <w:autoSpaceDN w:val="0"/>
              <w:adjustRightInd w:val="0"/>
              <w:rPr>
                <w:rFonts w:eastAsia="Calibri"/>
              </w:rPr>
            </w:pPr>
            <w:r>
              <w:rPr>
                <w:rFonts w:eastAsia="Calibri"/>
              </w:rP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297E4B8" w14:textId="77777777" w:rsidR="009D1437" w:rsidRDefault="009D1437" w:rsidP="00616EC4">
            <w:pPr>
              <w:pStyle w:val="ListParagraph"/>
              <w:spacing w:after="0" w:line="240" w:lineRule="auto"/>
              <w:ind w:left="0"/>
              <w:rPr>
                <w:rFonts w:eastAsia="Calibri"/>
              </w:rPr>
            </w:pPr>
            <w:r>
              <w:rPr>
                <w:rFonts w:eastAsia="Calibri"/>
              </w:rPr>
              <w:t>Lỗi trong quá trình thực hiện cấp số hóa đơn</w:t>
            </w:r>
          </w:p>
        </w:tc>
        <w:tc>
          <w:tcPr>
            <w:tcW w:w="2515" w:type="dxa"/>
            <w:tcBorders>
              <w:top w:val="single" w:sz="4" w:space="0" w:color="2E74B5"/>
              <w:left w:val="single" w:sz="4" w:space="0" w:color="2E74B5"/>
              <w:bottom w:val="single" w:sz="4" w:space="0" w:color="2E74B5"/>
              <w:right w:val="single" w:sz="4" w:space="0" w:color="2E74B5"/>
            </w:tcBorders>
          </w:tcPr>
          <w:p w14:paraId="482E627A" w14:textId="77777777" w:rsidR="009D1437" w:rsidRPr="009372AD" w:rsidRDefault="009D1437" w:rsidP="00616EC4">
            <w:pPr>
              <w:jc w:val="both"/>
            </w:pPr>
          </w:p>
        </w:tc>
      </w:tr>
      <w:tr w:rsidR="009D1437" w:rsidRPr="00660ABB" w14:paraId="2709E890"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B89D5B6" w14:textId="77777777" w:rsidR="009D1437" w:rsidRPr="009372AD" w:rsidRDefault="009D1437" w:rsidP="00616EC4">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1D85640" w14:textId="77777777" w:rsidR="009D1437" w:rsidRDefault="009D1437" w:rsidP="00616EC4">
            <w:pPr>
              <w:pStyle w:val="ListParagraph"/>
              <w:spacing w:after="0" w:line="240" w:lineRule="auto"/>
              <w:ind w:left="0"/>
              <w:rPr>
                <w:rFonts w:eastAsia="Calibri"/>
              </w:rPr>
            </w:pPr>
            <w:r>
              <w:rPr>
                <w:rFonts w:eastAsia="Calibri"/>
              </w:rPr>
              <w:t xml:space="preserve">Lỗi khi thực hiện </w:t>
            </w:r>
            <w:r w:rsidRPr="00170EAA">
              <w:rPr>
                <w:rFonts w:eastAsia="Calibri"/>
              </w:rPr>
              <w:t>Deserialize</w:t>
            </w:r>
            <w:r>
              <w:rPr>
                <w:rFonts w:eastAsia="Calibri"/>
              </w:rPr>
              <w:t xml:space="preserve"> chuỗi hóa đơn đầu vào</w:t>
            </w:r>
          </w:p>
        </w:tc>
        <w:tc>
          <w:tcPr>
            <w:tcW w:w="2515" w:type="dxa"/>
            <w:tcBorders>
              <w:top w:val="single" w:sz="4" w:space="0" w:color="2E74B5"/>
              <w:left w:val="single" w:sz="4" w:space="0" w:color="2E74B5"/>
              <w:bottom w:val="single" w:sz="4" w:space="0" w:color="2E74B5"/>
              <w:right w:val="single" w:sz="4" w:space="0" w:color="2E74B5"/>
            </w:tcBorders>
          </w:tcPr>
          <w:p w14:paraId="33719265" w14:textId="77777777" w:rsidR="009D1437" w:rsidRPr="009372AD" w:rsidRDefault="009D1437" w:rsidP="00616EC4">
            <w:pPr>
              <w:jc w:val="both"/>
            </w:pPr>
          </w:p>
        </w:tc>
      </w:tr>
      <w:tr w:rsidR="009D1437" w:rsidRPr="00660ABB" w14:paraId="37175656"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22B94CF" w14:textId="77777777" w:rsidR="009D1437" w:rsidRPr="009372AD" w:rsidRDefault="009D1437" w:rsidP="00616EC4">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14:paraId="1CF8A164"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9544B27" w14:textId="77777777" w:rsidR="009D1437" w:rsidRDefault="009D1437" w:rsidP="00616EC4">
            <w:pPr>
              <w:pStyle w:val="ListParagraph"/>
              <w:spacing w:after="0" w:line="240" w:lineRule="auto"/>
              <w:ind w:left="0"/>
              <w:rPr>
                <w:rFonts w:eastAsia="Calibri"/>
              </w:rPr>
            </w:pPr>
            <w:r>
              <w:rPr>
                <w:rFonts w:eastAsia="Calibri"/>
              </w:rPr>
              <w:t>Pattern truyền vào không giống với hóa đơn cần điều chỉnh</w:t>
            </w:r>
          </w:p>
        </w:tc>
        <w:tc>
          <w:tcPr>
            <w:tcW w:w="2515" w:type="dxa"/>
            <w:tcBorders>
              <w:top w:val="single" w:sz="4" w:space="0" w:color="2E74B5"/>
              <w:left w:val="single" w:sz="4" w:space="0" w:color="2E74B5"/>
              <w:bottom w:val="single" w:sz="4" w:space="0" w:color="2E74B5"/>
              <w:right w:val="single" w:sz="4" w:space="0" w:color="2E74B5"/>
            </w:tcBorders>
          </w:tcPr>
          <w:p w14:paraId="01D3D823" w14:textId="77777777" w:rsidR="009D1437" w:rsidRPr="009372AD" w:rsidRDefault="009D1437" w:rsidP="00616EC4">
            <w:pPr>
              <w:jc w:val="both"/>
            </w:pPr>
          </w:p>
        </w:tc>
      </w:tr>
      <w:tr w:rsidR="009D1437" w:rsidRPr="00660ABB" w14:paraId="30FC2C69"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557EDC0" w14:textId="77777777" w:rsidR="009D1437" w:rsidRPr="009372AD" w:rsidRDefault="009D1437" w:rsidP="00616EC4">
            <w:pPr>
              <w:autoSpaceDE w:val="0"/>
              <w:autoSpaceDN w:val="0"/>
              <w:adjustRightInd w:val="0"/>
              <w:rPr>
                <w:rFonts w:eastAsia="Calibri"/>
              </w:rPr>
            </w:pPr>
            <w:r>
              <w:rPr>
                <w:rFonts w:eastAsia="Calibri"/>
              </w:rPr>
              <w:t>ERR:20</w:t>
            </w:r>
          </w:p>
          <w:p w14:paraId="69489452"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06F0920" w14:textId="77777777" w:rsidR="009D1437" w:rsidRDefault="009D1437" w:rsidP="00616EC4">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5EBDC35A" w14:textId="77777777" w:rsidR="009D1437" w:rsidRPr="009372AD" w:rsidRDefault="009D1437" w:rsidP="00616EC4">
            <w:pPr>
              <w:jc w:val="both"/>
            </w:pPr>
          </w:p>
        </w:tc>
      </w:tr>
      <w:tr w:rsidR="009D1437" w:rsidRPr="00660ABB" w14:paraId="7EBAFC02"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5409461" w14:textId="77777777" w:rsidR="009D1437" w:rsidRDefault="009D1437" w:rsidP="00616EC4">
            <w:pPr>
              <w:autoSpaceDE w:val="0"/>
              <w:autoSpaceDN w:val="0"/>
              <w:adjustRightInd w:val="0"/>
              <w:rPr>
                <w:rFonts w:eastAsia="Calibri"/>
              </w:rPr>
            </w:pPr>
            <w:r>
              <w:rPr>
                <w:rFonts w:eastAsia="Calibri"/>
              </w:rPr>
              <w:t>ERR:21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9893E15" w14:textId="77777777" w:rsidR="009D1437" w:rsidRPr="002A5863" w:rsidRDefault="009D1437" w:rsidP="00616EC4">
            <w:pPr>
              <w:pStyle w:val="ListParagraph"/>
              <w:spacing w:after="0" w:line="240" w:lineRule="auto"/>
              <w:ind w:left="0"/>
            </w:pPr>
            <w:r>
              <w:t>Trùng Fkey truyền vào</w:t>
            </w:r>
          </w:p>
        </w:tc>
        <w:tc>
          <w:tcPr>
            <w:tcW w:w="2515" w:type="dxa"/>
            <w:tcBorders>
              <w:top w:val="single" w:sz="4" w:space="0" w:color="2E74B5"/>
              <w:left w:val="single" w:sz="4" w:space="0" w:color="2E74B5"/>
              <w:bottom w:val="single" w:sz="4" w:space="0" w:color="2E74B5"/>
              <w:right w:val="single" w:sz="4" w:space="0" w:color="2E74B5"/>
            </w:tcBorders>
          </w:tcPr>
          <w:p w14:paraId="111F743D" w14:textId="77777777" w:rsidR="009D1437" w:rsidRPr="009372AD" w:rsidRDefault="009D1437" w:rsidP="00616EC4">
            <w:pPr>
              <w:jc w:val="both"/>
            </w:pPr>
          </w:p>
        </w:tc>
      </w:tr>
      <w:tr w:rsidR="009D1437" w:rsidRPr="00660ABB" w14:paraId="6F84F2A8"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662CD3D" w14:textId="77777777" w:rsidR="009D1437" w:rsidRPr="00DD2715" w:rsidRDefault="009D1437" w:rsidP="00616EC4">
            <w:pPr>
              <w:autoSpaceDE w:val="0"/>
              <w:autoSpaceDN w:val="0"/>
              <w:adjustRightInd w:val="0"/>
              <w:jc w:val="both"/>
            </w:pPr>
            <w: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7688861" w14:textId="77777777" w:rsidR="009D1437" w:rsidRDefault="009D1437" w:rsidP="00616EC4">
            <w:pPr>
              <w:pStyle w:val="ListParagraph"/>
              <w:ind w:left="0"/>
              <w:jc w:val="both"/>
            </w:pPr>
            <w:r>
              <w:t>Lỗi chứng thư hết hạn</w:t>
            </w:r>
          </w:p>
        </w:tc>
        <w:tc>
          <w:tcPr>
            <w:tcW w:w="2515" w:type="dxa"/>
            <w:tcBorders>
              <w:top w:val="single" w:sz="4" w:space="0" w:color="2E74B5"/>
              <w:left w:val="single" w:sz="4" w:space="0" w:color="2E74B5"/>
              <w:bottom w:val="single" w:sz="4" w:space="0" w:color="2E74B5"/>
              <w:right w:val="single" w:sz="4" w:space="0" w:color="2E74B5"/>
            </w:tcBorders>
          </w:tcPr>
          <w:p w14:paraId="0044EEAC" w14:textId="77777777" w:rsidR="009D1437" w:rsidRPr="009372AD" w:rsidRDefault="009D1437" w:rsidP="00616EC4">
            <w:pPr>
              <w:jc w:val="both"/>
            </w:pPr>
          </w:p>
        </w:tc>
      </w:tr>
      <w:tr w:rsidR="009D1437" w:rsidRPr="00660ABB" w14:paraId="5595E4D3"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A5DFD62" w14:textId="77777777" w:rsidR="009D1437" w:rsidRPr="00DD2715" w:rsidRDefault="009D1437" w:rsidP="00616EC4">
            <w:pPr>
              <w:autoSpaceDE w:val="0"/>
              <w:autoSpaceDN w:val="0"/>
              <w:adjustRightInd w:val="0"/>
              <w:jc w:val="both"/>
            </w:pPr>
            <w:r>
              <w:t>ERR:30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2CE8578" w14:textId="77777777" w:rsidR="009D1437" w:rsidRPr="00517DC0" w:rsidRDefault="009D1437" w:rsidP="00616EC4">
            <w:pPr>
              <w:pStyle w:val="ListParagraph"/>
              <w:ind w:left="0"/>
              <w:jc w:val="both"/>
            </w:pPr>
            <w:r w:rsidRPr="00517DC0">
              <w:t>Danh sách hóa đơn tồn tại ngày hóa đơn nhỏ hơn ngày hóa đơn đã phát hành</w:t>
            </w:r>
          </w:p>
        </w:tc>
        <w:tc>
          <w:tcPr>
            <w:tcW w:w="2515" w:type="dxa"/>
            <w:tcBorders>
              <w:top w:val="single" w:sz="4" w:space="0" w:color="2E74B5"/>
              <w:left w:val="single" w:sz="4" w:space="0" w:color="2E74B5"/>
              <w:bottom w:val="single" w:sz="4" w:space="0" w:color="2E74B5"/>
              <w:right w:val="single" w:sz="4" w:space="0" w:color="2E74B5"/>
            </w:tcBorders>
          </w:tcPr>
          <w:p w14:paraId="27E349E0" w14:textId="77777777" w:rsidR="009D1437" w:rsidRPr="009372AD" w:rsidRDefault="009D1437" w:rsidP="00616EC4">
            <w:pPr>
              <w:jc w:val="both"/>
            </w:pPr>
          </w:p>
        </w:tc>
      </w:tr>
      <w:tr w:rsidR="009D1437" w:rsidRPr="00660ABB" w14:paraId="2E468C63"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278534F" w14:textId="77777777" w:rsidR="009D1437" w:rsidRDefault="009D1437" w:rsidP="00616EC4">
            <w:pPr>
              <w:autoSpaceDE w:val="0"/>
              <w:autoSpaceDN w:val="0"/>
              <w:adjustRightInd w:val="0"/>
              <w:jc w:val="both"/>
            </w:pPr>
            <w:r>
              <w:t>ERR:60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D20E3AE" w14:textId="77777777" w:rsidR="009D1437" w:rsidRPr="00517DC0" w:rsidRDefault="009D1437" w:rsidP="00616EC4">
            <w:pPr>
              <w:pStyle w:val="ListParagraph"/>
              <w:ind w:left="0"/>
              <w:jc w:val="both"/>
            </w:pPr>
            <w:r w:rsidRPr="00A205F8">
              <w:t>Chỉ được phép điều chỉnh hóa đơn cùng loại (Có mã / Không mã).</w:t>
            </w:r>
          </w:p>
        </w:tc>
        <w:tc>
          <w:tcPr>
            <w:tcW w:w="2515" w:type="dxa"/>
            <w:tcBorders>
              <w:top w:val="single" w:sz="4" w:space="0" w:color="2E74B5"/>
              <w:left w:val="single" w:sz="4" w:space="0" w:color="2E74B5"/>
              <w:bottom w:val="single" w:sz="4" w:space="0" w:color="2E74B5"/>
              <w:right w:val="single" w:sz="4" w:space="0" w:color="2E74B5"/>
            </w:tcBorders>
          </w:tcPr>
          <w:p w14:paraId="41CB45EE" w14:textId="77777777" w:rsidR="009D1437" w:rsidRPr="009372AD" w:rsidRDefault="009D1437" w:rsidP="00616EC4">
            <w:pPr>
              <w:jc w:val="both"/>
            </w:pPr>
          </w:p>
        </w:tc>
      </w:tr>
      <w:tr w:rsidR="009D1437" w:rsidRPr="00660ABB" w14:paraId="416210A7"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3846C08" w14:textId="77777777" w:rsidR="009D1437" w:rsidRDefault="009D1437" w:rsidP="00616EC4">
            <w:pPr>
              <w:autoSpaceDE w:val="0"/>
              <w:autoSpaceDN w:val="0"/>
              <w:adjustRightInd w:val="0"/>
              <w:jc w:val="both"/>
            </w:pPr>
            <w:r>
              <w:t>ERR:61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A316657" w14:textId="77777777" w:rsidR="009D1437" w:rsidRPr="00517DC0" w:rsidRDefault="009D1437" w:rsidP="00616EC4">
            <w:pPr>
              <w:pStyle w:val="ListParagraph"/>
              <w:ind w:left="0"/>
              <w:jc w:val="both"/>
            </w:pPr>
            <w:r w:rsidRPr="00A205F8">
              <w:t>Chỉ được phép điều chỉnh hóa đơn cùng loại (HD GTGT / HD bán hàng...).</w:t>
            </w:r>
          </w:p>
        </w:tc>
        <w:tc>
          <w:tcPr>
            <w:tcW w:w="2515" w:type="dxa"/>
            <w:tcBorders>
              <w:top w:val="single" w:sz="4" w:space="0" w:color="2E74B5"/>
              <w:left w:val="single" w:sz="4" w:space="0" w:color="2E74B5"/>
              <w:bottom w:val="single" w:sz="4" w:space="0" w:color="2E74B5"/>
              <w:right w:val="single" w:sz="4" w:space="0" w:color="2E74B5"/>
            </w:tcBorders>
          </w:tcPr>
          <w:p w14:paraId="043005FB" w14:textId="77777777" w:rsidR="009D1437" w:rsidRPr="009372AD" w:rsidRDefault="009D1437" w:rsidP="00616EC4">
            <w:pPr>
              <w:jc w:val="both"/>
            </w:pPr>
          </w:p>
        </w:tc>
      </w:tr>
      <w:tr w:rsidR="009D1437" w:rsidRPr="00660ABB" w14:paraId="7DFDCFE8"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A259F6C" w14:textId="77777777" w:rsidR="009D1437" w:rsidRDefault="009D1437" w:rsidP="00616EC4">
            <w:pPr>
              <w:autoSpaceDE w:val="0"/>
              <w:autoSpaceDN w:val="0"/>
              <w:adjustRightInd w:val="0"/>
              <w:jc w:val="both"/>
            </w:pPr>
            <w:r>
              <w:t>ERR:62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061DA63" w14:textId="77777777" w:rsidR="009D1437" w:rsidRPr="00517DC0" w:rsidRDefault="009D1437" w:rsidP="00616EC4">
            <w:pPr>
              <w:pStyle w:val="ListParagraph"/>
              <w:ind w:left="0"/>
              <w:jc w:val="both"/>
            </w:pPr>
            <w:r w:rsidRPr="00A205F8">
              <w:t>Không được dùng không mã đăng ký gửi bảng tổng hợp thay thế, điều chỉnh các hóa đơn không mã gửi thông tin chi tiết.</w:t>
            </w:r>
          </w:p>
        </w:tc>
        <w:tc>
          <w:tcPr>
            <w:tcW w:w="2515" w:type="dxa"/>
            <w:tcBorders>
              <w:top w:val="single" w:sz="4" w:space="0" w:color="2E74B5"/>
              <w:left w:val="single" w:sz="4" w:space="0" w:color="2E74B5"/>
              <w:bottom w:val="single" w:sz="4" w:space="0" w:color="2E74B5"/>
              <w:right w:val="single" w:sz="4" w:space="0" w:color="2E74B5"/>
            </w:tcBorders>
          </w:tcPr>
          <w:p w14:paraId="0503CDE0" w14:textId="77777777" w:rsidR="009D1437" w:rsidRPr="009372AD" w:rsidRDefault="009D1437" w:rsidP="00616EC4">
            <w:pPr>
              <w:jc w:val="both"/>
            </w:pPr>
          </w:p>
        </w:tc>
      </w:tr>
      <w:tr w:rsidR="009D1437" w:rsidRPr="00660ABB" w14:paraId="740FC787"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0D1DE6B4" w14:textId="77777777" w:rsidR="009D1437" w:rsidRPr="009372AD" w:rsidRDefault="009D1437" w:rsidP="00616EC4">
            <w:pPr>
              <w:autoSpaceDE w:val="0"/>
              <w:autoSpaceDN w:val="0"/>
              <w:adjustRightInd w:val="0"/>
              <w:rPr>
                <w:rFonts w:eastAsia="Calibri"/>
              </w:rPr>
            </w:pPr>
            <w:r w:rsidRPr="009372AD">
              <w:rPr>
                <w:rFonts w:eastAsia="Calibri"/>
              </w:rPr>
              <w:t>OK: pattern;serial;invNumber</w:t>
            </w:r>
          </w:p>
          <w:p w14:paraId="4F283EC3" w14:textId="77777777" w:rsidR="009D1437" w:rsidRPr="009372AD" w:rsidRDefault="009D1437" w:rsidP="00616EC4">
            <w:pPr>
              <w:autoSpaceDE w:val="0"/>
              <w:autoSpaceDN w:val="0"/>
              <w:adjustRightInd w:val="0"/>
              <w:rPr>
                <w:rFonts w:eastAsia="Calibri"/>
              </w:rPr>
            </w:pPr>
            <w:r w:rsidRPr="009372AD">
              <w:rPr>
                <w:rFonts w:eastAsia="Calibri"/>
              </w:rPr>
              <w:t>(Ví dụ:</w:t>
            </w:r>
          </w:p>
          <w:p w14:paraId="55FCA198" w14:textId="77777777" w:rsidR="009D1437" w:rsidRPr="009372AD" w:rsidRDefault="009D1437" w:rsidP="00616EC4">
            <w:pPr>
              <w:autoSpaceDE w:val="0"/>
              <w:autoSpaceDN w:val="0"/>
              <w:adjustRightInd w:val="0"/>
              <w:rPr>
                <w:rFonts w:eastAsia="Calibri"/>
              </w:rPr>
            </w:pPr>
            <w:r w:rsidRPr="009372AD">
              <w:rPr>
                <w:rFonts w:eastAsia="Calibri"/>
              </w:rPr>
              <w:lastRenderedPageBreak/>
              <w:t>OK:01GTKT3/001;AA/12E;0000002)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7D02D7E"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lastRenderedPageBreak/>
              <w:t xml:space="preserve">OK </w:t>
            </w:r>
            <w:r w:rsidRPr="009372AD">
              <w:rPr>
                <w:rFonts w:eastAsia="Calibri"/>
              </w:rPr>
              <w:sym w:font="Wingdings" w:char="F0E0"/>
            </w:r>
            <w:r w:rsidRPr="009372AD">
              <w:rPr>
                <w:rFonts w:eastAsia="Calibri"/>
              </w:rPr>
              <w:t xml:space="preserve"> đã phát hành hóa đơn thành công</w:t>
            </w:r>
          </w:p>
          <w:p w14:paraId="686E1C7A"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Patter</w:t>
            </w:r>
            <w:r w:rsidRPr="009372AD">
              <w:rPr>
                <w:rFonts w:eastAsia="Calibri"/>
              </w:rPr>
              <w:sym w:font="Wingdings" w:char="F0E0"/>
            </w:r>
            <w:r w:rsidRPr="009372AD">
              <w:rPr>
                <w:rFonts w:eastAsia="Calibri"/>
              </w:rPr>
              <w:t xml:space="preserve"> Mẫu số của hóa đơn điều chỉnh </w:t>
            </w:r>
          </w:p>
          <w:p w14:paraId="63476F20"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Serial </w:t>
            </w:r>
            <w:r w:rsidRPr="009372AD">
              <w:rPr>
                <w:rFonts w:eastAsia="Calibri"/>
              </w:rPr>
              <w:sym w:font="Wingdings" w:char="F0E0"/>
            </w:r>
            <w:r w:rsidRPr="009372AD">
              <w:rPr>
                <w:rFonts w:eastAsia="Calibri"/>
              </w:rPr>
              <w:t xml:space="preserve"> serial của hóa đơn điều chỉnh </w:t>
            </w:r>
          </w:p>
          <w:p w14:paraId="467F13AA"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invNumber: số hóa đơn điều chỉnh </w:t>
            </w:r>
          </w:p>
          <w:p w14:paraId="14222FF6" w14:textId="77777777" w:rsidR="009D1437" w:rsidRPr="009372AD" w:rsidRDefault="009D1437" w:rsidP="00616EC4">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14:paraId="7E96A39D" w14:textId="77777777" w:rsidR="009D1437" w:rsidRPr="009372AD" w:rsidRDefault="009D1437" w:rsidP="00616EC4">
            <w:pPr>
              <w:jc w:val="both"/>
            </w:pPr>
          </w:p>
        </w:tc>
      </w:tr>
    </w:tbl>
    <w:p w14:paraId="1C666BDF" w14:textId="77777777" w:rsidR="009D1437" w:rsidRDefault="009D1437" w:rsidP="009D1437">
      <w:pPr>
        <w:rPr>
          <w:lang w:eastAsia="x-none"/>
        </w:rPr>
      </w:pPr>
    </w:p>
    <w:p w14:paraId="20451E29" w14:textId="77777777" w:rsidR="009D1437" w:rsidRDefault="009D1437" w:rsidP="009D1437">
      <w:pPr>
        <w:rPr>
          <w:b/>
          <w:u w:val="single"/>
        </w:rPr>
      </w:pPr>
      <w:r w:rsidRPr="00BA16A5">
        <w:rPr>
          <w:b/>
          <w:u w:val="single"/>
        </w:rPr>
        <w:t>Cấu trúc củ</w:t>
      </w:r>
      <w:r>
        <w:rPr>
          <w:b/>
          <w:u w:val="single"/>
        </w:rPr>
        <w:t>a xmlInv</w:t>
      </w:r>
      <w:r w:rsidRPr="00BA16A5">
        <w:rPr>
          <w:b/>
          <w:u w:val="single"/>
        </w:rPr>
        <w:t xml:space="preserve">Data (các trường </w:t>
      </w:r>
      <w:r w:rsidRPr="00BA16A5">
        <w:rPr>
          <w:b/>
          <w:color w:val="FF0000"/>
          <w:u w:val="single"/>
        </w:rPr>
        <w:t>*</w:t>
      </w:r>
      <w:r w:rsidRPr="00BA16A5">
        <w:rPr>
          <w:b/>
          <w:u w:val="single"/>
        </w:rPr>
        <w:t xml:space="preserve"> là bắt buộc):</w:t>
      </w:r>
    </w:p>
    <w:p w14:paraId="16A2BDB3"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DieuChinhHD</w:t>
      </w:r>
      <w:r>
        <w:rPr>
          <w:rFonts w:ascii="Consolas" w:hAnsi="Consolas" w:cs="Consolas"/>
          <w:color w:val="0000FF"/>
          <w:sz w:val="19"/>
          <w:szCs w:val="19"/>
        </w:rPr>
        <w:t>&gt;</w:t>
      </w:r>
    </w:p>
    <w:p w14:paraId="7C543558"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 của hóa đơn để phân biệt hóa đơn xuất cho khách hàng nào *</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 xml:space="preserve">&gt; </w:t>
      </w:r>
    </w:p>
    <w:p w14:paraId="458F6F73" w14:textId="60210FA6"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Type</w:t>
      </w:r>
      <w:r>
        <w:rPr>
          <w:rFonts w:ascii="Consolas" w:hAnsi="Consolas" w:cs="Consolas"/>
          <w:color w:val="0000FF"/>
          <w:sz w:val="19"/>
          <w:szCs w:val="19"/>
        </w:rPr>
        <w:t>&gt;</w:t>
      </w:r>
      <w:r>
        <w:rPr>
          <w:rFonts w:ascii="Consolas" w:hAnsi="Consolas" w:cs="Consolas"/>
          <w:color w:val="000000"/>
          <w:sz w:val="19"/>
          <w:szCs w:val="19"/>
        </w:rPr>
        <w:t xml:space="preserve">Loại hóa đơn chỉnh sửa(int-mặc định lấy là 2)  2-Điều chỉnh tăng, 3-Điều chỉnh giảm, 4- </w:t>
      </w:r>
      <w:r w:rsidR="001F751E">
        <w:rPr>
          <w:rFonts w:ascii="Consolas" w:hAnsi="Consolas" w:cs="Consolas"/>
          <w:color w:val="000000"/>
          <w:sz w:val="19"/>
          <w:szCs w:val="19"/>
        </w:rPr>
        <w:t>Điều</w:t>
      </w:r>
      <w:r>
        <w:rPr>
          <w:rFonts w:ascii="Consolas" w:hAnsi="Consolas" w:cs="Consolas"/>
          <w:color w:val="000000"/>
          <w:sz w:val="19"/>
          <w:szCs w:val="19"/>
        </w:rPr>
        <w:t xml:space="preserve"> chỉnh thông tin</w:t>
      </w:r>
      <w:r w:rsidR="001F751E">
        <w:rPr>
          <w:rFonts w:ascii="Consolas" w:hAnsi="Consolas" w:cs="Consolas"/>
          <w:color w:val="000000"/>
          <w:sz w:val="19"/>
          <w:szCs w:val="19"/>
        </w:rPr>
        <w:t>, 6-Điều chỉnh tăng giảm kết hợp</w:t>
      </w:r>
      <w:r>
        <w:rPr>
          <w:rFonts w:ascii="Consolas" w:hAnsi="Consolas" w:cs="Consolas"/>
          <w:color w:val="0000FF"/>
          <w:sz w:val="19"/>
          <w:szCs w:val="19"/>
        </w:rPr>
        <w:t>&lt;/</w:t>
      </w:r>
      <w:r>
        <w:rPr>
          <w:rFonts w:ascii="Consolas" w:hAnsi="Consolas" w:cs="Consolas"/>
          <w:color w:val="A31515"/>
          <w:sz w:val="19"/>
          <w:szCs w:val="19"/>
        </w:rPr>
        <w:t>Type</w:t>
      </w:r>
      <w:r>
        <w:rPr>
          <w:rFonts w:ascii="Consolas" w:hAnsi="Consolas" w:cs="Consolas"/>
          <w:color w:val="0000FF"/>
          <w:sz w:val="19"/>
          <w:szCs w:val="19"/>
        </w:rPr>
        <w:t>&gt;</w:t>
      </w:r>
    </w:p>
    <w:p w14:paraId="2AB359A2"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14:paraId="3D8260F0"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MHSo</w:t>
      </w:r>
      <w:r>
        <w:rPr>
          <w:rFonts w:ascii="Consolas" w:hAnsi="Consolas" w:cs="Consolas"/>
          <w:color w:val="0000FF"/>
          <w:sz w:val="19"/>
          <w:szCs w:val="19"/>
        </w:rPr>
        <w:t>&gt;</w:t>
      </w:r>
      <w:r>
        <w:rPr>
          <w:rFonts w:ascii="Consolas" w:hAnsi="Consolas" w:cs="Consolas"/>
          <w:color w:val="000000"/>
          <w:sz w:val="19"/>
          <w:szCs w:val="19"/>
        </w:rPr>
        <w:t>Mã hồ sơ</w:t>
      </w:r>
      <w:r>
        <w:rPr>
          <w:rFonts w:ascii="Consolas" w:hAnsi="Consolas" w:cs="Consolas"/>
          <w:color w:val="0000FF"/>
          <w:sz w:val="19"/>
          <w:szCs w:val="19"/>
        </w:rPr>
        <w:t>&lt;/</w:t>
      </w:r>
      <w:r>
        <w:rPr>
          <w:rFonts w:ascii="Consolas" w:hAnsi="Consolas" w:cs="Consolas"/>
          <w:color w:val="A31515"/>
          <w:sz w:val="19"/>
          <w:szCs w:val="19"/>
        </w:rPr>
        <w:t>MHSo</w:t>
      </w:r>
      <w:r>
        <w:rPr>
          <w:rFonts w:ascii="Consolas" w:hAnsi="Consolas" w:cs="Consolas"/>
          <w:color w:val="0000FF"/>
          <w:sz w:val="19"/>
          <w:szCs w:val="19"/>
        </w:rPr>
        <w:t>&gt;</w:t>
      </w:r>
    </w:p>
    <w:p w14:paraId="4DCD9CCC"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SBKe</w:t>
      </w:r>
      <w:r>
        <w:rPr>
          <w:rFonts w:ascii="Consolas" w:hAnsi="Consolas" w:cs="Consolas"/>
          <w:color w:val="0000FF"/>
          <w:sz w:val="19"/>
          <w:szCs w:val="19"/>
        </w:rPr>
        <w:t>&gt;</w:t>
      </w:r>
      <w:r>
        <w:rPr>
          <w:rFonts w:ascii="Consolas" w:hAnsi="Consolas" w:cs="Consolas"/>
          <w:color w:val="000000"/>
          <w:sz w:val="19"/>
          <w:szCs w:val="19"/>
        </w:rPr>
        <w:t>Số bảng kê (Số của bảng kê các loại hàng hóa, dịch vụ đã bán kèm theo hóa đơn)</w:t>
      </w:r>
      <w:r>
        <w:rPr>
          <w:rFonts w:ascii="Consolas" w:hAnsi="Consolas" w:cs="Consolas"/>
          <w:color w:val="0000FF"/>
          <w:sz w:val="19"/>
          <w:szCs w:val="19"/>
        </w:rPr>
        <w:t>&lt;/</w:t>
      </w:r>
      <w:r>
        <w:rPr>
          <w:rFonts w:ascii="Consolas" w:hAnsi="Consolas" w:cs="Consolas"/>
          <w:color w:val="A31515"/>
          <w:sz w:val="19"/>
          <w:szCs w:val="19"/>
        </w:rPr>
        <w:t>SBKe</w:t>
      </w:r>
      <w:r>
        <w:rPr>
          <w:rFonts w:ascii="Consolas" w:hAnsi="Consolas" w:cs="Consolas"/>
          <w:color w:val="0000FF"/>
          <w:sz w:val="19"/>
          <w:szCs w:val="19"/>
        </w:rPr>
        <w:t>&gt;</w:t>
      </w:r>
    </w:p>
    <w:p w14:paraId="64050E22"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NBKe</w:t>
      </w:r>
      <w:r>
        <w:rPr>
          <w:rFonts w:ascii="Consolas" w:hAnsi="Consolas" w:cs="Consolas"/>
          <w:color w:val="0000FF"/>
          <w:sz w:val="19"/>
          <w:szCs w:val="19"/>
        </w:rPr>
        <w:t>&gt;</w:t>
      </w:r>
      <w:r>
        <w:rPr>
          <w:rFonts w:ascii="Consolas" w:hAnsi="Consolas" w:cs="Consolas"/>
          <w:color w:val="000000"/>
          <w:sz w:val="19"/>
          <w:szCs w:val="19"/>
        </w:rPr>
        <w:t>Ngày bảng kê (Ngày của bảng kê các loại hàng hóa, dịch vụ đã bán kèm theo hóa đơn)</w:t>
      </w:r>
      <w:r>
        <w:rPr>
          <w:rFonts w:ascii="Consolas" w:hAnsi="Consolas" w:cs="Consolas"/>
          <w:color w:val="0000FF"/>
          <w:sz w:val="19"/>
          <w:szCs w:val="19"/>
        </w:rPr>
        <w:t>&lt;/</w:t>
      </w:r>
      <w:r>
        <w:rPr>
          <w:rFonts w:ascii="Consolas" w:hAnsi="Consolas" w:cs="Consolas"/>
          <w:color w:val="A31515"/>
          <w:sz w:val="19"/>
          <w:szCs w:val="19"/>
        </w:rPr>
        <w:t>NBKe</w:t>
      </w:r>
      <w:r>
        <w:rPr>
          <w:rFonts w:ascii="Consolas" w:hAnsi="Consolas" w:cs="Consolas"/>
          <w:color w:val="0000FF"/>
          <w:sz w:val="19"/>
          <w:szCs w:val="19"/>
        </w:rPr>
        <w:t>&gt;</w:t>
      </w:r>
    </w:p>
    <w:p w14:paraId="30FC07E4"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DVTTe</w:t>
      </w:r>
      <w:r>
        <w:rPr>
          <w:rFonts w:ascii="Consolas" w:hAnsi="Consolas" w:cs="Consolas"/>
          <w:color w:val="0000FF"/>
          <w:sz w:val="19"/>
          <w:szCs w:val="19"/>
        </w:rPr>
        <w:t>&gt;</w:t>
      </w:r>
      <w:r>
        <w:rPr>
          <w:rFonts w:ascii="Consolas" w:hAnsi="Consolas" w:cs="Consolas"/>
          <w:color w:val="000000"/>
          <w:sz w:val="19"/>
          <w:szCs w:val="19"/>
        </w:rPr>
        <w:t>Đơn vị tiền tệ *</w:t>
      </w:r>
      <w:r>
        <w:rPr>
          <w:rFonts w:ascii="Consolas" w:hAnsi="Consolas" w:cs="Consolas"/>
          <w:color w:val="0000FF"/>
          <w:sz w:val="19"/>
          <w:szCs w:val="19"/>
        </w:rPr>
        <w:t>&lt;/</w:t>
      </w:r>
      <w:r>
        <w:rPr>
          <w:rFonts w:ascii="Consolas" w:hAnsi="Consolas" w:cs="Consolas"/>
          <w:color w:val="A31515"/>
          <w:sz w:val="19"/>
          <w:szCs w:val="19"/>
        </w:rPr>
        <w:t>DVTTe</w:t>
      </w:r>
      <w:r>
        <w:rPr>
          <w:rFonts w:ascii="Consolas" w:hAnsi="Consolas" w:cs="Consolas"/>
          <w:color w:val="0000FF"/>
          <w:sz w:val="19"/>
          <w:szCs w:val="19"/>
        </w:rPr>
        <w:t>&gt;</w:t>
      </w:r>
    </w:p>
    <w:p w14:paraId="4FC791FD"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TGia</w:t>
      </w:r>
      <w:r>
        <w:rPr>
          <w:rFonts w:ascii="Consolas" w:hAnsi="Consolas" w:cs="Consolas"/>
          <w:color w:val="0000FF"/>
          <w:sz w:val="19"/>
          <w:szCs w:val="19"/>
        </w:rPr>
        <w:t>&gt;</w:t>
      </w:r>
      <w:r>
        <w:rPr>
          <w:rFonts w:ascii="Consolas" w:hAnsi="Consolas" w:cs="Consolas"/>
          <w:color w:val="000000"/>
          <w:sz w:val="19"/>
          <w:szCs w:val="19"/>
        </w:rPr>
        <w:t>Tỷ giá (Bắt buộc (Trừ trường hợp Đơn vị tiền tệ là VND))</w:t>
      </w:r>
      <w:r>
        <w:rPr>
          <w:rFonts w:ascii="Consolas" w:hAnsi="Consolas" w:cs="Consolas"/>
          <w:color w:val="0000FF"/>
          <w:sz w:val="19"/>
          <w:szCs w:val="19"/>
        </w:rPr>
        <w:t>&lt;/</w:t>
      </w:r>
      <w:r>
        <w:rPr>
          <w:rFonts w:ascii="Consolas" w:hAnsi="Consolas" w:cs="Consolas"/>
          <w:color w:val="A31515"/>
          <w:sz w:val="19"/>
          <w:szCs w:val="19"/>
        </w:rPr>
        <w:t>TGia</w:t>
      </w:r>
      <w:r>
        <w:rPr>
          <w:rFonts w:ascii="Consolas" w:hAnsi="Consolas" w:cs="Consolas"/>
          <w:color w:val="0000FF"/>
          <w:sz w:val="19"/>
          <w:szCs w:val="19"/>
        </w:rPr>
        <w:t>&gt;</w:t>
      </w:r>
    </w:p>
    <w:p w14:paraId="363880C9" w14:textId="3614ED2B" w:rsidR="009D1437" w:rsidRDefault="009D1437" w:rsidP="009D143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HTTToan</w:t>
      </w:r>
      <w:r>
        <w:rPr>
          <w:rFonts w:ascii="Consolas" w:hAnsi="Consolas" w:cs="Consolas"/>
          <w:color w:val="0000FF"/>
          <w:sz w:val="19"/>
          <w:szCs w:val="19"/>
        </w:rPr>
        <w:t>&gt;</w:t>
      </w:r>
      <w:r w:rsidR="001C7E07">
        <w:rPr>
          <w:rFonts w:ascii="Consolas" w:hAnsi="Consolas" w:cs="Consolas"/>
          <w:color w:val="000000"/>
          <w:sz w:val="19"/>
          <w:szCs w:val="19"/>
        </w:rPr>
        <w:t>Hình thức thanh toán</w:t>
      </w:r>
      <w:r w:rsidR="001C7E07" w:rsidRPr="001C7E07">
        <w:rPr>
          <w:rFonts w:ascii="Consolas" w:hAnsi="Consolas" w:cs="Consolas"/>
          <w:color w:val="000000"/>
          <w:sz w:val="19"/>
          <w:szCs w:val="19"/>
          <w:highlight w:val="cyan"/>
        </w:rPr>
        <w:t>*</w:t>
      </w:r>
      <w:r>
        <w:rPr>
          <w:rFonts w:ascii="Consolas" w:hAnsi="Consolas" w:cs="Consolas"/>
          <w:color w:val="0000FF"/>
          <w:sz w:val="19"/>
          <w:szCs w:val="19"/>
        </w:rPr>
        <w:t>&lt;/</w:t>
      </w:r>
      <w:r>
        <w:rPr>
          <w:rFonts w:ascii="Consolas" w:hAnsi="Consolas" w:cs="Consolas"/>
          <w:color w:val="A31515"/>
          <w:sz w:val="19"/>
          <w:szCs w:val="19"/>
        </w:rPr>
        <w:t>HTTToan</w:t>
      </w:r>
      <w:r>
        <w:rPr>
          <w:rFonts w:ascii="Consolas" w:hAnsi="Consolas" w:cs="Consolas"/>
          <w:color w:val="0000FF"/>
          <w:sz w:val="19"/>
          <w:szCs w:val="19"/>
        </w:rPr>
        <w:t>&gt;</w:t>
      </w:r>
    </w:p>
    <w:p w14:paraId="5F9E185C" w14:textId="0AE911B3" w:rsidR="007A1D1C" w:rsidRDefault="001C7E07" w:rsidP="001C7E07">
      <w:pPr>
        <w:autoSpaceDE w:val="0"/>
        <w:autoSpaceDN w:val="0"/>
        <w:adjustRightInd w:val="0"/>
        <w:ind w:left="720" w:firstLine="720"/>
        <w:jc w:val="both"/>
        <w:rPr>
          <w:rFonts w:ascii="Consolas" w:hAnsi="Consolas" w:cs="Consolas"/>
          <w:color w:val="0000FF"/>
          <w:sz w:val="19"/>
          <w:szCs w:val="19"/>
        </w:rPr>
      </w:pPr>
      <w:r>
        <w:rPr>
          <w:rFonts w:ascii="Consolas" w:hAnsi="Consolas" w:cs="Consolas"/>
          <w:color w:val="0000FF"/>
          <w:sz w:val="19"/>
          <w:szCs w:val="19"/>
          <w:highlight w:val="cyan"/>
        </w:rPr>
        <w:t xml:space="preserve">  </w:t>
      </w:r>
      <w:r w:rsidR="007A1D1C" w:rsidRPr="001C7E07">
        <w:rPr>
          <w:rFonts w:ascii="Consolas" w:hAnsi="Consolas" w:cs="Consolas"/>
          <w:color w:val="0000FF"/>
          <w:sz w:val="19"/>
          <w:szCs w:val="19"/>
          <w:highlight w:val="cyan"/>
        </w:rPr>
        <w:t>&lt;</w:t>
      </w:r>
      <w:r w:rsidR="007A1D1C" w:rsidRPr="001C7E07">
        <w:rPr>
          <w:rFonts w:ascii="Consolas" w:hAnsi="Consolas" w:cs="Consolas"/>
          <w:color w:val="C00000"/>
          <w:sz w:val="19"/>
          <w:szCs w:val="19"/>
          <w:highlight w:val="cyan"/>
        </w:rPr>
        <w:t>HDDThu</w:t>
      </w:r>
      <w:r w:rsidR="007A1D1C" w:rsidRPr="001C7E07">
        <w:rPr>
          <w:rFonts w:ascii="Consolas" w:hAnsi="Consolas" w:cs="Consolas"/>
          <w:color w:val="0000FF"/>
          <w:sz w:val="19"/>
          <w:szCs w:val="19"/>
          <w:highlight w:val="cyan"/>
        </w:rPr>
        <w:t>&gt;</w:t>
      </w:r>
      <w:r w:rsidR="007A1D1C" w:rsidRPr="001C7E07">
        <w:rPr>
          <w:rFonts w:ascii="Consolas" w:hAnsi="Consolas" w:cs="Consolas"/>
          <w:sz w:val="19"/>
          <w:szCs w:val="19"/>
          <w:highlight w:val="cyan"/>
        </w:rPr>
        <w:t>Hóa đơn đặc thù (Nhận các giá trị: 1-Hàng hóa là xe ô tô, xe mô tô, 2- Dịch vụ vận chuyển, 3- Dịch vụ vận chuyển trên nền tảng số, TMĐT). Nếu không truyền mặc định là 0- hóa đơn thường</w:t>
      </w:r>
      <w:r w:rsidR="007A1D1C" w:rsidRPr="001C7E07">
        <w:rPr>
          <w:rFonts w:ascii="Consolas" w:hAnsi="Consolas" w:cs="Consolas"/>
          <w:color w:val="0000FF"/>
          <w:sz w:val="19"/>
          <w:szCs w:val="19"/>
          <w:highlight w:val="cyan"/>
        </w:rPr>
        <w:t>&lt;/</w:t>
      </w:r>
      <w:r w:rsidR="007A1D1C" w:rsidRPr="001C7E07">
        <w:rPr>
          <w:rFonts w:ascii="Consolas" w:hAnsi="Consolas" w:cs="Consolas"/>
          <w:color w:val="C00000"/>
          <w:sz w:val="19"/>
          <w:szCs w:val="19"/>
          <w:highlight w:val="cyan"/>
        </w:rPr>
        <w:t>HDDThu</w:t>
      </w:r>
      <w:r w:rsidR="007A1D1C" w:rsidRPr="001C7E07">
        <w:rPr>
          <w:rFonts w:ascii="Consolas" w:hAnsi="Consolas" w:cs="Consolas"/>
          <w:color w:val="0000FF"/>
          <w:sz w:val="19"/>
          <w:szCs w:val="19"/>
          <w:highlight w:val="cyan"/>
        </w:rPr>
        <w:t>&gt;</w:t>
      </w:r>
    </w:p>
    <w:p w14:paraId="6E635BC4" w14:textId="017EEAD3" w:rsidR="00ED01E1" w:rsidRDefault="00ED01E1" w:rsidP="001C7E07">
      <w:pPr>
        <w:autoSpaceDE w:val="0"/>
        <w:autoSpaceDN w:val="0"/>
        <w:adjustRightInd w:val="0"/>
        <w:ind w:left="720" w:firstLine="720"/>
        <w:jc w:val="both"/>
        <w:rPr>
          <w:rFonts w:ascii="Consolas" w:hAnsi="Consolas" w:cs="Consolas"/>
          <w:color w:val="000000"/>
          <w:sz w:val="19"/>
          <w:szCs w:val="19"/>
        </w:rPr>
      </w:pPr>
      <w:r w:rsidRPr="00ED01E1">
        <w:rPr>
          <w:rFonts w:ascii="Consolas" w:hAnsi="Consolas" w:cs="Consolas"/>
          <w:color w:val="000000"/>
          <w:sz w:val="19"/>
          <w:szCs w:val="19"/>
          <w:highlight w:val="cyan"/>
        </w:rPr>
        <w:t>&lt;GiamThueGTGT&gt; Giảm thuế GTGT(Chỉ sử dụng cho hóa đơn bán hàng giảm thuế theo NQ của Quốc hội. Nhận giá trị 1/0)&lt;/GiamThueGTGT&gt;</w:t>
      </w:r>
    </w:p>
    <w:p w14:paraId="171CE650" w14:textId="35D721DA" w:rsidR="00E02C4C" w:rsidRPr="00E02C4C" w:rsidRDefault="00E02C4C" w:rsidP="00E02C4C">
      <w:pPr>
        <w:shd w:val="clear" w:color="auto" w:fill="FFFFFF"/>
        <w:ind w:left="1440"/>
        <w:rPr>
          <w:rFonts w:ascii="Courier New" w:hAnsi="Courier New" w:cs="Courier New"/>
          <w:i/>
          <w:sz w:val="20"/>
          <w:szCs w:val="20"/>
        </w:rPr>
      </w:pPr>
      <w:r w:rsidRPr="003F2102">
        <w:rPr>
          <w:rFonts w:ascii="Courier New" w:hAnsi="Courier New" w:cs="Courier New"/>
          <w:i/>
          <w:color w:val="C00000"/>
          <w:sz w:val="20"/>
          <w:szCs w:val="20"/>
          <w:highlight w:val="cyan"/>
        </w:rPr>
        <w:t>&lt;HDCTTChinh&gt;</w:t>
      </w:r>
      <w:r w:rsidRPr="003F2102">
        <w:rPr>
          <w:rFonts w:ascii="Courier New" w:hAnsi="Courier New" w:cs="Courier New"/>
          <w:i/>
          <w:sz w:val="20"/>
          <w:szCs w:val="20"/>
          <w:highlight w:val="cyan"/>
        </w:rPr>
        <w:t>Hoá đơn cho thuê tài chính (Hóa đơn đối với hoạt động cho thuê tài chính)</w:t>
      </w:r>
      <w:r w:rsidRPr="003F2102">
        <w:rPr>
          <w:sz w:val="26"/>
          <w:szCs w:val="26"/>
          <w:highlight w:val="cyan"/>
          <w:shd w:val="clear" w:color="auto" w:fill="00FF00"/>
        </w:rPr>
        <w:t xml:space="preserve"> </w:t>
      </w:r>
      <w:r w:rsidRPr="003F2102">
        <w:rPr>
          <w:rFonts w:ascii="Courier New" w:hAnsi="Courier New" w:cs="Courier New"/>
          <w:i/>
          <w:sz w:val="20"/>
          <w:szCs w:val="20"/>
          <w:highlight w:val="cyan"/>
        </w:rPr>
        <w:t>Số (1: Hóa đơn dành cho hoạt động thuê tài chính, 0: Hóa đơn không dành cho hoạt động cho thuê tài chính)&lt;/</w:t>
      </w:r>
      <w:r w:rsidRPr="003F2102">
        <w:rPr>
          <w:rFonts w:ascii="Courier New" w:hAnsi="Courier New" w:cs="Courier New"/>
          <w:i/>
          <w:color w:val="C00000"/>
          <w:sz w:val="20"/>
          <w:szCs w:val="20"/>
          <w:highlight w:val="cyan"/>
        </w:rPr>
        <w:t>HDCTTChinh&gt;</w:t>
      </w:r>
    </w:p>
    <w:p w14:paraId="30B16BBF"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14:paraId="217F583A"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14:paraId="4A0AAC0D" w14:textId="46F02028" w:rsidR="009D1437" w:rsidRDefault="009D1437" w:rsidP="00BD641A">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NBan</w:t>
      </w:r>
      <w:r>
        <w:rPr>
          <w:rFonts w:ascii="Consolas" w:hAnsi="Consolas" w:cs="Consolas"/>
          <w:color w:val="0000FF"/>
          <w:sz w:val="19"/>
          <w:szCs w:val="19"/>
        </w:rPr>
        <w:t>&gt;</w:t>
      </w:r>
    </w:p>
    <w:p w14:paraId="16773AB4"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 điện 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14:paraId="7713C5E8"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 xml:space="preserve">Địa chỉ thư điện tử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14:paraId="4C9C502A"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 tài khoản ngân 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14:paraId="23BC30E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p>
    <w:p w14:paraId="05ACD900" w14:textId="77777777" w:rsidR="009D1437" w:rsidRPr="00AE187D" w:rsidRDefault="009D1437" w:rsidP="009D1437">
      <w:pPr>
        <w:autoSpaceDE w:val="0"/>
        <w:autoSpaceDN w:val="0"/>
        <w:adjustRightInd w:val="0"/>
        <w:rPr>
          <w:rFonts w:ascii="Consolas" w:hAnsi="Consolas" w:cs="Consolas"/>
          <w:color w:val="0000FF"/>
          <w:sz w:val="19"/>
          <w:szCs w:val="19"/>
          <w:highlight w:val="cyan"/>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highlight w:val="cyan"/>
          <w:lang w:val="nl-NL"/>
        </w:rPr>
        <w:t>&lt;</w:t>
      </w:r>
      <w:r w:rsidRPr="00AE187D">
        <w:rPr>
          <w:rFonts w:ascii="Consolas" w:hAnsi="Consolas" w:cs="Consolas"/>
          <w:color w:val="A31515"/>
          <w:sz w:val="19"/>
          <w:szCs w:val="19"/>
          <w:highlight w:val="cyan"/>
          <w:lang w:val="nl-NL"/>
        </w:rPr>
        <w:t>Fax</w:t>
      </w:r>
      <w:r w:rsidRPr="00AE187D">
        <w:rPr>
          <w:rFonts w:ascii="Consolas" w:hAnsi="Consolas" w:cs="Consolas"/>
          <w:color w:val="0000FF"/>
          <w:sz w:val="19"/>
          <w:szCs w:val="19"/>
          <w:highlight w:val="cyan"/>
          <w:lang w:val="nl-NL"/>
        </w:rPr>
        <w:t>&gt;</w:t>
      </w:r>
      <w:r w:rsidRPr="00AE187D">
        <w:rPr>
          <w:rFonts w:ascii="Consolas" w:hAnsi="Consolas" w:cs="Consolas"/>
          <w:color w:val="000000"/>
          <w:sz w:val="19"/>
          <w:szCs w:val="19"/>
          <w:highlight w:val="cyan"/>
          <w:lang w:val="nl-NL"/>
        </w:rPr>
        <w:t>Fax</w:t>
      </w:r>
      <w:r w:rsidRPr="00AE187D">
        <w:rPr>
          <w:rFonts w:ascii="Consolas" w:hAnsi="Consolas" w:cs="Consolas"/>
          <w:color w:val="0000FF"/>
          <w:sz w:val="19"/>
          <w:szCs w:val="19"/>
          <w:highlight w:val="cyan"/>
          <w:lang w:val="nl-NL"/>
        </w:rPr>
        <w:t>&lt;/</w:t>
      </w:r>
      <w:r w:rsidRPr="00AE187D">
        <w:rPr>
          <w:rFonts w:ascii="Consolas" w:hAnsi="Consolas" w:cs="Consolas"/>
          <w:color w:val="A31515"/>
          <w:sz w:val="19"/>
          <w:szCs w:val="19"/>
          <w:highlight w:val="cyan"/>
          <w:lang w:val="nl-NL"/>
        </w:rPr>
        <w:t>Fax</w:t>
      </w:r>
      <w:r w:rsidRPr="00AE187D">
        <w:rPr>
          <w:rFonts w:ascii="Consolas" w:hAnsi="Consolas" w:cs="Consolas"/>
          <w:color w:val="0000FF"/>
          <w:sz w:val="19"/>
          <w:szCs w:val="19"/>
          <w:highlight w:val="cyan"/>
          <w:lang w:val="nl-NL"/>
        </w:rPr>
        <w:t>&gt;</w:t>
      </w:r>
    </w:p>
    <w:p w14:paraId="0792EFF1" w14:textId="77777777" w:rsidR="00887261" w:rsidRPr="00AE187D" w:rsidRDefault="00887261" w:rsidP="00887261">
      <w:pPr>
        <w:autoSpaceDE w:val="0"/>
        <w:autoSpaceDN w:val="0"/>
        <w:adjustRightInd w:val="0"/>
        <w:ind w:left="216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Website</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Website</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Website</w:t>
      </w:r>
      <w:r w:rsidRPr="00AE187D">
        <w:rPr>
          <w:rFonts w:ascii="Courier New" w:hAnsi="Courier New" w:cs="Courier New"/>
          <w:color w:val="0000FF"/>
          <w:sz w:val="20"/>
          <w:szCs w:val="20"/>
          <w:highlight w:val="cyan"/>
          <w:lang w:val="nl-NL"/>
        </w:rPr>
        <w:t>&gt;</w:t>
      </w:r>
    </w:p>
    <w:p w14:paraId="2B0BAB72" w14:textId="77777777" w:rsidR="00887261" w:rsidRPr="00AE187D" w:rsidRDefault="00887261" w:rsidP="00887261">
      <w:pPr>
        <w:autoSpaceDE w:val="0"/>
        <w:autoSpaceDN w:val="0"/>
        <w:adjustRightInd w:val="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MCHang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Mã cửa hàng người bán</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MCHang</w:t>
      </w:r>
      <w:r w:rsidRPr="00AE187D">
        <w:rPr>
          <w:rFonts w:ascii="Courier New" w:hAnsi="Courier New" w:cs="Courier New"/>
          <w:color w:val="0000FF"/>
          <w:sz w:val="20"/>
          <w:szCs w:val="20"/>
          <w:highlight w:val="cyan"/>
          <w:lang w:val="nl-NL"/>
        </w:rPr>
        <w:t>&gt;</w:t>
      </w:r>
    </w:p>
    <w:p w14:paraId="36737D19" w14:textId="6385748B" w:rsidR="00887261" w:rsidRPr="00AE187D" w:rsidRDefault="00887261" w:rsidP="009D1437">
      <w:pPr>
        <w:autoSpaceDE w:val="0"/>
        <w:autoSpaceDN w:val="0"/>
        <w:adjustRightInd w:val="0"/>
        <w:rPr>
          <w:rFonts w:ascii="Consolas" w:hAnsi="Consolas" w:cs="Consolas"/>
          <w:color w:val="000000"/>
          <w:sz w:val="19"/>
          <w:szCs w:val="19"/>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TCHang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Tên cửa hàng người bán</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TCHang</w:t>
      </w:r>
      <w:r w:rsidRPr="00AE187D">
        <w:rPr>
          <w:rFonts w:ascii="Courier New" w:hAnsi="Courier New" w:cs="Courier New"/>
          <w:color w:val="0000FF"/>
          <w:sz w:val="20"/>
          <w:szCs w:val="20"/>
          <w:highlight w:val="cyan"/>
          <w:lang w:val="nl-NL"/>
        </w:rPr>
        <w:t>&gt;</w:t>
      </w:r>
    </w:p>
    <w:p w14:paraId="530D88A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LDDNBo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Lệnh điều động nội bộ (Bắt buộc đối với phiếu xuất kho vận chuyển nội bộ)</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LDDNBo</w:t>
      </w:r>
      <w:r w:rsidRPr="00AE187D">
        <w:rPr>
          <w:rFonts w:ascii="Consolas" w:hAnsi="Consolas" w:cs="Consolas"/>
          <w:color w:val="0000FF"/>
          <w:sz w:val="19"/>
          <w:szCs w:val="19"/>
          <w:lang w:val="nl-NL"/>
        </w:rPr>
        <w:t>&gt;</w:t>
      </w:r>
    </w:p>
    <w:p w14:paraId="493F41BC"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HDSo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Hợp đồng số (Hợp đồng vận chuyển) (phiếu xuất kho vận chuyển nội bộ)</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HDSo</w:t>
      </w:r>
      <w:r w:rsidRPr="00AE187D">
        <w:rPr>
          <w:rFonts w:ascii="Consolas" w:hAnsi="Consolas" w:cs="Consolas"/>
          <w:color w:val="0000FF"/>
          <w:sz w:val="19"/>
          <w:szCs w:val="19"/>
          <w:lang w:val="nl-NL"/>
        </w:rPr>
        <w:t>&gt;</w:t>
      </w:r>
    </w:p>
    <w:p w14:paraId="1AC99A72"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HVTNXHang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Họ và tên người xuất hàng (phiếu xuất kho vận chuyển nội bộ)</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HVTNXHang</w:t>
      </w:r>
      <w:r w:rsidRPr="00AE187D">
        <w:rPr>
          <w:rFonts w:ascii="Consolas" w:hAnsi="Consolas" w:cs="Consolas"/>
          <w:color w:val="0000FF"/>
          <w:sz w:val="19"/>
          <w:szCs w:val="19"/>
          <w:lang w:val="nl-NL"/>
        </w:rPr>
        <w:t>&gt;</w:t>
      </w:r>
    </w:p>
    <w:p w14:paraId="4336D66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TNVChuyen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người vận chuyển (phiếu xuất kho)</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TNVChuyen</w:t>
      </w:r>
      <w:r w:rsidRPr="00AE187D">
        <w:rPr>
          <w:rFonts w:ascii="Consolas" w:hAnsi="Consolas" w:cs="Consolas"/>
          <w:color w:val="0000FF"/>
          <w:sz w:val="19"/>
          <w:szCs w:val="19"/>
          <w:lang w:val="nl-NL"/>
        </w:rPr>
        <w:t>&gt;</w:t>
      </w:r>
    </w:p>
    <w:p w14:paraId="29CB7F0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PTVChuyen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Phương tiện vận chuyển (Bắt buộc đối với phiếu xuất kho)</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PTVChuyen</w:t>
      </w:r>
      <w:r w:rsidRPr="00AE187D">
        <w:rPr>
          <w:rFonts w:ascii="Consolas" w:hAnsi="Consolas" w:cs="Consolas"/>
          <w:color w:val="0000FF"/>
          <w:sz w:val="19"/>
          <w:szCs w:val="19"/>
          <w:lang w:val="nl-NL"/>
        </w:rPr>
        <w:t>&gt;</w:t>
      </w:r>
    </w:p>
    <w:p w14:paraId="7ED56BC2"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HDKTSo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Hợp đồng kinh tế số (Bắt buộc đối với phiếu xuất kho gửi bán đại lý)</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HDKTSo</w:t>
      </w:r>
      <w:r w:rsidRPr="00AE187D">
        <w:rPr>
          <w:rFonts w:ascii="Consolas" w:hAnsi="Consolas" w:cs="Consolas"/>
          <w:color w:val="0000FF"/>
          <w:sz w:val="19"/>
          <w:szCs w:val="19"/>
          <w:lang w:val="nl-NL"/>
        </w:rPr>
        <w:t>&gt;</w:t>
      </w:r>
    </w:p>
    <w:p w14:paraId="5C93FC7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HDKTNgay</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Hợp đồng kinh tế ngày (Bắt buộc đối với phiếu xuất kho gửi bán đại lý)</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HDKTNgay</w:t>
      </w:r>
      <w:r w:rsidRPr="00AE187D">
        <w:rPr>
          <w:rFonts w:ascii="Consolas" w:hAnsi="Consolas" w:cs="Consolas"/>
          <w:color w:val="0000FF"/>
          <w:sz w:val="19"/>
          <w:szCs w:val="19"/>
          <w:lang w:val="nl-NL"/>
        </w:rPr>
        <w:t>&gt;</w:t>
      </w:r>
    </w:p>
    <w:p w14:paraId="34495F5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NBan</w:t>
      </w:r>
      <w:r w:rsidRPr="00AE187D">
        <w:rPr>
          <w:rFonts w:ascii="Consolas" w:hAnsi="Consolas" w:cs="Consolas"/>
          <w:color w:val="0000FF"/>
          <w:sz w:val="19"/>
          <w:szCs w:val="19"/>
          <w:lang w:val="nl-NL"/>
        </w:rPr>
        <w:t>&gt;</w:t>
      </w:r>
    </w:p>
    <w:p w14:paraId="7DDB349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NMua</w:t>
      </w:r>
      <w:r w:rsidRPr="00AE187D">
        <w:rPr>
          <w:rFonts w:ascii="Consolas" w:hAnsi="Consolas" w:cs="Consolas"/>
          <w:color w:val="0000FF"/>
          <w:sz w:val="19"/>
          <w:szCs w:val="19"/>
          <w:lang w:val="nl-NL"/>
        </w:rPr>
        <w:t>&gt;</w:t>
      </w:r>
    </w:p>
    <w:p w14:paraId="5D7E6B1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Ten</w:t>
      </w:r>
      <w:r w:rsidRPr="00AE187D">
        <w:rPr>
          <w:rFonts w:ascii="Consolas" w:hAnsi="Consolas" w:cs="Consolas"/>
          <w:color w:val="0000FF"/>
          <w:sz w:val="19"/>
          <w:szCs w:val="19"/>
          <w:lang w:val="nl-NL"/>
        </w:rPr>
        <w:t>&gt;</w:t>
      </w:r>
    </w:p>
    <w:p w14:paraId="55DF152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MST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số thuế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MST</w:t>
      </w:r>
      <w:r w:rsidRPr="00AE187D">
        <w:rPr>
          <w:rFonts w:ascii="Consolas" w:hAnsi="Consolas" w:cs="Consolas"/>
          <w:color w:val="0000FF"/>
          <w:sz w:val="19"/>
          <w:szCs w:val="19"/>
          <w:lang w:val="nl-NL"/>
        </w:rPr>
        <w:t>&gt;</w:t>
      </w:r>
    </w:p>
    <w:p w14:paraId="6A3BD4DB"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DChi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Địa chỉ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DChi</w:t>
      </w:r>
      <w:r w:rsidRPr="00AE187D">
        <w:rPr>
          <w:rFonts w:ascii="Consolas" w:hAnsi="Consolas" w:cs="Consolas"/>
          <w:color w:val="0000FF"/>
          <w:sz w:val="19"/>
          <w:szCs w:val="19"/>
          <w:lang w:val="nl-NL"/>
        </w:rPr>
        <w:t>&gt;</w:t>
      </w:r>
    </w:p>
    <w:p w14:paraId="1461C54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lastRenderedPageBreak/>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MKHang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khách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MKHang</w:t>
      </w:r>
      <w:r w:rsidRPr="00AE187D">
        <w:rPr>
          <w:rFonts w:ascii="Consolas" w:hAnsi="Consolas" w:cs="Consolas"/>
          <w:color w:val="0000FF"/>
          <w:sz w:val="19"/>
          <w:szCs w:val="19"/>
          <w:lang w:val="nl-NL"/>
        </w:rPr>
        <w:t>&gt;</w:t>
      </w:r>
    </w:p>
    <w:p w14:paraId="05DA07F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SDThoai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điện thoại</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SDThoai</w:t>
      </w:r>
      <w:r w:rsidRPr="00AE187D">
        <w:rPr>
          <w:rFonts w:ascii="Consolas" w:hAnsi="Consolas" w:cs="Consolas"/>
          <w:color w:val="0000FF"/>
          <w:sz w:val="19"/>
          <w:szCs w:val="19"/>
          <w:lang w:val="nl-NL"/>
        </w:rPr>
        <w:t>&gt;</w:t>
      </w:r>
    </w:p>
    <w:p w14:paraId="18705A09"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DCTDTu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Địa chỉ thư điện tử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DCTDTu</w:t>
      </w:r>
      <w:r w:rsidRPr="00AE187D">
        <w:rPr>
          <w:rFonts w:ascii="Consolas" w:hAnsi="Consolas" w:cs="Consolas"/>
          <w:color w:val="0000FF"/>
          <w:sz w:val="19"/>
          <w:szCs w:val="19"/>
          <w:lang w:val="nl-NL"/>
        </w:rPr>
        <w:t>&gt;</w:t>
      </w:r>
    </w:p>
    <w:p w14:paraId="293AD3C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HVTNMHang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Họ và tên người mua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HVTNMHang</w:t>
      </w:r>
      <w:r w:rsidRPr="00AE187D">
        <w:rPr>
          <w:rFonts w:ascii="Consolas" w:hAnsi="Consolas" w:cs="Consolas"/>
          <w:color w:val="0000FF"/>
          <w:sz w:val="19"/>
          <w:szCs w:val="19"/>
          <w:lang w:val="nl-NL"/>
        </w:rPr>
        <w:t>&gt;</w:t>
      </w:r>
    </w:p>
    <w:p w14:paraId="50DC32B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STKNHang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tài khoản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STKNHang</w:t>
      </w:r>
      <w:r w:rsidRPr="00AE187D">
        <w:rPr>
          <w:rFonts w:ascii="Consolas" w:hAnsi="Consolas" w:cs="Consolas"/>
          <w:color w:val="0000FF"/>
          <w:sz w:val="19"/>
          <w:szCs w:val="19"/>
          <w:lang w:val="nl-NL"/>
        </w:rPr>
        <w:t>&gt;</w:t>
      </w:r>
    </w:p>
    <w:p w14:paraId="2A928F1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ngân hàng</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TNHang</w:t>
      </w:r>
      <w:r w:rsidRPr="00AE187D">
        <w:rPr>
          <w:rFonts w:ascii="Consolas" w:hAnsi="Consolas" w:cs="Consolas"/>
          <w:color w:val="0000FF"/>
          <w:sz w:val="19"/>
          <w:szCs w:val="19"/>
          <w:lang w:val="nl-NL"/>
        </w:rPr>
        <w:t>&gt;</w:t>
      </w:r>
    </w:p>
    <w:p w14:paraId="5389364F"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HVTNNHang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Họ và tên người nhận hàng (phiếu xuất kho)</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HVTNNHang</w:t>
      </w:r>
      <w:r w:rsidRPr="00AE187D">
        <w:rPr>
          <w:rFonts w:ascii="Consolas" w:hAnsi="Consolas" w:cs="Consolas"/>
          <w:color w:val="0000FF"/>
          <w:sz w:val="19"/>
          <w:szCs w:val="19"/>
          <w:lang w:val="nl-NL"/>
        </w:rPr>
        <w:t>&gt;</w:t>
      </w:r>
    </w:p>
    <w:p w14:paraId="155DDB02" w14:textId="77777777" w:rsidR="00BD641A" w:rsidRPr="00AE187D" w:rsidRDefault="00BD641A" w:rsidP="001C7E07">
      <w:pPr>
        <w:autoSpaceDE w:val="0"/>
        <w:autoSpaceDN w:val="0"/>
        <w:adjustRightInd w:val="0"/>
        <w:ind w:left="1440" w:firstLine="720"/>
        <w:rPr>
          <w:rFonts w:ascii="Consolas" w:hAnsi="Consolas" w:cs="Consolas"/>
          <w:color w:val="000000"/>
          <w:sz w:val="19"/>
          <w:szCs w:val="19"/>
          <w:highlight w:val="cyan"/>
          <w:lang w:val="nl-NL"/>
        </w:rPr>
      </w:pPr>
      <w:r w:rsidRPr="00AE187D">
        <w:rPr>
          <w:rFonts w:ascii="Consolas" w:hAnsi="Consolas" w:cs="Consolas"/>
          <w:color w:val="000000"/>
          <w:sz w:val="19"/>
          <w:szCs w:val="19"/>
          <w:highlight w:val="cyan"/>
          <w:lang w:val="nl-NL"/>
        </w:rPr>
        <w:t>&lt;</w:t>
      </w:r>
      <w:r w:rsidRPr="00AE187D">
        <w:rPr>
          <w:rFonts w:ascii="Consolas" w:hAnsi="Consolas" w:cs="Consolas"/>
          <w:color w:val="C00000"/>
          <w:sz w:val="19"/>
          <w:szCs w:val="19"/>
          <w:highlight w:val="cyan"/>
          <w:lang w:val="nl-NL"/>
        </w:rPr>
        <w:t>MDVQHNSach</w:t>
      </w:r>
      <w:r w:rsidRPr="00AE187D">
        <w:rPr>
          <w:rFonts w:ascii="Consolas" w:hAnsi="Consolas" w:cs="Consolas"/>
          <w:color w:val="000000"/>
          <w:sz w:val="19"/>
          <w:szCs w:val="19"/>
          <w:highlight w:val="cyan"/>
          <w:lang w:val="nl-NL"/>
        </w:rPr>
        <w:t>&gt;Mã đơn vị quan hệ ngân sách người mua&lt;/</w:t>
      </w:r>
      <w:r w:rsidRPr="00AE187D">
        <w:rPr>
          <w:rFonts w:ascii="Consolas" w:hAnsi="Consolas" w:cs="Consolas"/>
          <w:color w:val="C00000"/>
          <w:sz w:val="19"/>
          <w:szCs w:val="19"/>
          <w:highlight w:val="cyan"/>
          <w:lang w:val="nl-NL"/>
        </w:rPr>
        <w:t>MDVQHNSach</w:t>
      </w:r>
      <w:r w:rsidRPr="00AE187D">
        <w:rPr>
          <w:rFonts w:ascii="Consolas" w:hAnsi="Consolas" w:cs="Consolas"/>
          <w:color w:val="000000"/>
          <w:sz w:val="19"/>
          <w:szCs w:val="19"/>
          <w:highlight w:val="cyan"/>
          <w:lang w:val="nl-NL"/>
        </w:rPr>
        <w:t>&gt;</w:t>
      </w:r>
    </w:p>
    <w:p w14:paraId="4CA79A11" w14:textId="77777777" w:rsidR="00BD641A" w:rsidRPr="00AE187D" w:rsidRDefault="00BD641A" w:rsidP="001C7E07">
      <w:pPr>
        <w:autoSpaceDE w:val="0"/>
        <w:autoSpaceDN w:val="0"/>
        <w:adjustRightInd w:val="0"/>
        <w:ind w:left="1440" w:firstLine="720"/>
        <w:rPr>
          <w:rFonts w:ascii="Consolas" w:hAnsi="Consolas" w:cs="Consolas"/>
          <w:color w:val="000000"/>
          <w:sz w:val="19"/>
          <w:szCs w:val="19"/>
          <w:highlight w:val="cyan"/>
          <w:lang w:val="nl-NL"/>
        </w:rPr>
      </w:pPr>
      <w:r w:rsidRPr="00AE187D">
        <w:rPr>
          <w:rFonts w:ascii="Consolas" w:hAnsi="Consolas" w:cs="Consolas"/>
          <w:color w:val="000000"/>
          <w:sz w:val="19"/>
          <w:szCs w:val="19"/>
          <w:highlight w:val="cyan"/>
          <w:lang w:val="nl-NL"/>
        </w:rPr>
        <w:t>&lt;</w:t>
      </w:r>
      <w:r w:rsidRPr="00AE187D">
        <w:rPr>
          <w:rFonts w:ascii="Consolas" w:hAnsi="Consolas" w:cs="Consolas"/>
          <w:color w:val="C00000"/>
          <w:sz w:val="19"/>
          <w:szCs w:val="19"/>
          <w:highlight w:val="cyan"/>
          <w:lang w:val="nl-NL"/>
        </w:rPr>
        <w:t>SHChieu</w:t>
      </w:r>
      <w:r w:rsidRPr="00AE187D">
        <w:rPr>
          <w:rFonts w:ascii="Consolas" w:hAnsi="Consolas" w:cs="Consolas"/>
          <w:color w:val="000000"/>
          <w:sz w:val="19"/>
          <w:szCs w:val="19"/>
          <w:highlight w:val="cyan"/>
          <w:lang w:val="nl-NL"/>
        </w:rPr>
        <w:t>&gt;Số hộ chiếu người mua&lt;/</w:t>
      </w:r>
      <w:r w:rsidRPr="00AE187D">
        <w:rPr>
          <w:rFonts w:ascii="Consolas" w:hAnsi="Consolas" w:cs="Consolas"/>
          <w:color w:val="C00000"/>
          <w:sz w:val="19"/>
          <w:szCs w:val="19"/>
          <w:highlight w:val="cyan"/>
          <w:lang w:val="nl-NL"/>
        </w:rPr>
        <w:t>SHChieu</w:t>
      </w:r>
      <w:r w:rsidRPr="00AE187D">
        <w:rPr>
          <w:rFonts w:ascii="Consolas" w:hAnsi="Consolas" w:cs="Consolas"/>
          <w:color w:val="000000"/>
          <w:sz w:val="19"/>
          <w:szCs w:val="19"/>
          <w:highlight w:val="cyan"/>
          <w:lang w:val="nl-NL"/>
        </w:rPr>
        <w:t>&gt;</w:t>
      </w:r>
    </w:p>
    <w:p w14:paraId="050E6C50" w14:textId="005B0DB7" w:rsidR="00BD641A" w:rsidRPr="00AE187D" w:rsidRDefault="00BD641A" w:rsidP="001C7E07">
      <w:pPr>
        <w:autoSpaceDE w:val="0"/>
        <w:autoSpaceDN w:val="0"/>
        <w:adjustRightInd w:val="0"/>
        <w:ind w:left="1440" w:firstLine="720"/>
        <w:rPr>
          <w:rFonts w:ascii="Consolas" w:hAnsi="Consolas" w:cs="Consolas"/>
          <w:color w:val="000000"/>
          <w:sz w:val="19"/>
          <w:szCs w:val="19"/>
          <w:highlight w:val="cyan"/>
          <w:lang w:val="nl-NL"/>
        </w:rPr>
      </w:pPr>
      <w:r w:rsidRPr="00AE187D">
        <w:rPr>
          <w:rFonts w:ascii="Consolas" w:hAnsi="Consolas" w:cs="Consolas"/>
          <w:color w:val="000000"/>
          <w:sz w:val="19"/>
          <w:szCs w:val="19"/>
          <w:highlight w:val="cyan"/>
          <w:lang w:val="nl-NL"/>
        </w:rPr>
        <w:t>&lt;</w:t>
      </w:r>
      <w:r w:rsidRPr="00AE187D">
        <w:rPr>
          <w:rFonts w:ascii="Consolas" w:hAnsi="Consolas" w:cs="Consolas"/>
          <w:color w:val="C00000"/>
          <w:sz w:val="19"/>
          <w:szCs w:val="19"/>
          <w:highlight w:val="cyan"/>
          <w:lang w:val="nl-NL"/>
        </w:rPr>
        <w:t>CCCDan</w:t>
      </w:r>
      <w:r w:rsidRPr="00AE187D">
        <w:rPr>
          <w:rFonts w:ascii="Consolas" w:hAnsi="Consolas" w:cs="Consolas"/>
          <w:color w:val="000000"/>
          <w:sz w:val="19"/>
          <w:szCs w:val="19"/>
          <w:highlight w:val="cyan"/>
          <w:lang w:val="nl-NL"/>
        </w:rPr>
        <w:t>&gt;Căn cước công dân người mua&lt;/</w:t>
      </w:r>
      <w:r w:rsidRPr="00AE187D">
        <w:rPr>
          <w:rFonts w:ascii="Consolas" w:hAnsi="Consolas" w:cs="Consolas"/>
          <w:color w:val="C00000"/>
          <w:sz w:val="19"/>
          <w:szCs w:val="19"/>
          <w:highlight w:val="cyan"/>
          <w:lang w:val="nl-NL"/>
        </w:rPr>
        <w:t>CCCDan</w:t>
      </w:r>
      <w:r w:rsidRPr="00AE187D">
        <w:rPr>
          <w:rFonts w:ascii="Consolas" w:hAnsi="Consolas" w:cs="Consolas"/>
          <w:color w:val="000000"/>
          <w:sz w:val="19"/>
          <w:szCs w:val="19"/>
          <w:highlight w:val="cyan"/>
          <w:lang w:val="nl-NL"/>
        </w:rPr>
        <w:t>&gt;</w:t>
      </w:r>
    </w:p>
    <w:p w14:paraId="26050BBB" w14:textId="77777777" w:rsidR="000D601A" w:rsidRPr="00AE187D" w:rsidRDefault="000D601A" w:rsidP="001C7E07">
      <w:pPr>
        <w:shd w:val="clear" w:color="auto" w:fill="FFFFFF"/>
        <w:ind w:left="144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NCHChieu</w:t>
      </w:r>
      <w:r w:rsidRPr="00AE187D">
        <w:rPr>
          <w:rFonts w:ascii="Courier New" w:hAnsi="Courier New" w:cs="Courier New"/>
          <w:color w:val="0000FF"/>
          <w:sz w:val="20"/>
          <w:szCs w:val="20"/>
          <w:highlight w:val="cyan"/>
          <w:lang w:val="nl-NL"/>
        </w:rPr>
        <w:t>&gt;</w:t>
      </w:r>
      <w:r w:rsidRPr="00AE187D">
        <w:rPr>
          <w:rFonts w:ascii="Courier New" w:hAnsi="Courier New" w:cs="Courier New"/>
          <w:sz w:val="20"/>
          <w:szCs w:val="20"/>
          <w:highlight w:val="cyan"/>
          <w:lang w:val="nl-NL"/>
        </w:rPr>
        <w:t>Ngày cấp hộ chiếu người mua</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NCHChieu</w:t>
      </w:r>
      <w:r w:rsidRPr="00AE187D">
        <w:rPr>
          <w:rFonts w:ascii="Courier New" w:hAnsi="Courier New" w:cs="Courier New"/>
          <w:color w:val="0000FF"/>
          <w:sz w:val="20"/>
          <w:szCs w:val="20"/>
          <w:highlight w:val="cyan"/>
          <w:lang w:val="nl-NL"/>
        </w:rPr>
        <w:t>&gt;</w:t>
      </w:r>
    </w:p>
    <w:p w14:paraId="2A9FD735" w14:textId="77777777" w:rsidR="000D601A" w:rsidRPr="00AE187D" w:rsidRDefault="000D601A" w:rsidP="001C7E07">
      <w:pPr>
        <w:shd w:val="clear" w:color="auto" w:fill="FFFFFF"/>
        <w:ind w:left="144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NHHHChieu</w:t>
      </w:r>
      <w:r w:rsidRPr="00AE187D">
        <w:rPr>
          <w:rFonts w:ascii="Courier New" w:hAnsi="Courier New" w:cs="Courier New"/>
          <w:color w:val="0000FF"/>
          <w:sz w:val="20"/>
          <w:szCs w:val="20"/>
          <w:highlight w:val="cyan"/>
          <w:lang w:val="nl-NL"/>
        </w:rPr>
        <w:t>&gt;</w:t>
      </w:r>
      <w:r w:rsidRPr="00AE187D">
        <w:rPr>
          <w:rFonts w:ascii="Courier New" w:hAnsi="Courier New" w:cs="Courier New"/>
          <w:sz w:val="20"/>
          <w:szCs w:val="20"/>
          <w:highlight w:val="cyan"/>
          <w:lang w:val="nl-NL"/>
        </w:rPr>
        <w:t>Ngày hết hạn hộ chiếu người mua</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NHHHChieu</w:t>
      </w:r>
      <w:r w:rsidRPr="00AE187D">
        <w:rPr>
          <w:rFonts w:ascii="Courier New" w:hAnsi="Courier New" w:cs="Courier New"/>
          <w:color w:val="0000FF"/>
          <w:sz w:val="20"/>
          <w:szCs w:val="20"/>
          <w:highlight w:val="cyan"/>
          <w:lang w:val="nl-NL"/>
        </w:rPr>
        <w:t>&gt;</w:t>
      </w:r>
    </w:p>
    <w:p w14:paraId="214D1AAC" w14:textId="66C4DD60" w:rsidR="000D601A" w:rsidRPr="00AE187D" w:rsidRDefault="000D601A" w:rsidP="001C7E07">
      <w:pPr>
        <w:shd w:val="clear" w:color="auto" w:fill="FFFFFF"/>
        <w:ind w:left="2160"/>
        <w:rPr>
          <w:rFonts w:ascii="Consolas" w:hAnsi="Consolas" w:cs="Consolas"/>
          <w:color w:val="000000"/>
          <w:sz w:val="19"/>
          <w:szCs w:val="19"/>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QTich</w:t>
      </w:r>
      <w:r w:rsidRPr="00AE187D">
        <w:rPr>
          <w:rFonts w:ascii="Courier New" w:hAnsi="Courier New" w:cs="Courier New"/>
          <w:color w:val="0000FF"/>
          <w:sz w:val="20"/>
          <w:szCs w:val="20"/>
          <w:highlight w:val="cyan"/>
          <w:lang w:val="nl-NL"/>
        </w:rPr>
        <w:t>&gt;</w:t>
      </w:r>
      <w:r w:rsidRPr="00AE187D">
        <w:rPr>
          <w:rFonts w:ascii="Courier New" w:hAnsi="Courier New" w:cs="Courier New"/>
          <w:sz w:val="20"/>
          <w:szCs w:val="20"/>
          <w:highlight w:val="cyan"/>
          <w:lang w:val="nl-NL"/>
        </w:rPr>
        <w:t>Quốc tịch người mua</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QTich</w:t>
      </w:r>
      <w:r w:rsidRPr="00AE187D">
        <w:rPr>
          <w:rFonts w:ascii="Courier New" w:hAnsi="Courier New" w:cs="Courier New"/>
          <w:color w:val="0000FF"/>
          <w:sz w:val="20"/>
          <w:szCs w:val="20"/>
          <w:highlight w:val="cyan"/>
          <w:lang w:val="nl-NL"/>
        </w:rPr>
        <w:t>&gt;</w:t>
      </w:r>
    </w:p>
    <w:p w14:paraId="51F54852"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NMua</w:t>
      </w:r>
      <w:r w:rsidRPr="00AE187D">
        <w:rPr>
          <w:rFonts w:ascii="Consolas" w:hAnsi="Consolas" w:cs="Consolas"/>
          <w:color w:val="0000FF"/>
          <w:sz w:val="19"/>
          <w:szCs w:val="19"/>
          <w:lang w:val="nl-NL"/>
        </w:rPr>
        <w:t>&gt;</w:t>
      </w:r>
    </w:p>
    <w:p w14:paraId="49E4408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DSHHDVu</w:t>
      </w:r>
      <w:r w:rsidRPr="00AE187D">
        <w:rPr>
          <w:rFonts w:ascii="Consolas" w:hAnsi="Consolas" w:cs="Consolas"/>
          <w:color w:val="0000FF"/>
          <w:sz w:val="19"/>
          <w:szCs w:val="19"/>
          <w:lang w:val="nl-NL"/>
        </w:rPr>
        <w:t>&gt;</w:t>
      </w:r>
    </w:p>
    <w:p w14:paraId="548CC44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HHDVu</w:t>
      </w:r>
      <w:r w:rsidRPr="00AE187D">
        <w:rPr>
          <w:rFonts w:ascii="Consolas" w:hAnsi="Consolas" w:cs="Consolas"/>
          <w:color w:val="0000FF"/>
          <w:sz w:val="19"/>
          <w:szCs w:val="19"/>
          <w:lang w:val="nl-NL"/>
        </w:rPr>
        <w:t>&gt;</w:t>
      </w:r>
    </w:p>
    <w:p w14:paraId="37539377" w14:textId="2B8D443C"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TChat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Tính chất * (1-Hàng hóa, dịch vụ; 2-Khuyến mại; 3-Chiết khấu thương mại (trong trường hợp muốn thể hiện thông tin chiết khấu theo dòng); 4-Ghi chú/diễn giải</w:t>
      </w:r>
      <w:r w:rsidR="001C7E07" w:rsidRPr="00AE187D">
        <w:rPr>
          <w:rFonts w:ascii="Consolas" w:hAnsi="Consolas" w:cs="Consolas"/>
          <w:color w:val="000000"/>
          <w:sz w:val="19"/>
          <w:szCs w:val="19"/>
          <w:lang w:val="nl-NL"/>
        </w:rPr>
        <w:t xml:space="preserve">; </w:t>
      </w:r>
      <w:r w:rsidR="001C7E07" w:rsidRPr="00AE187D">
        <w:rPr>
          <w:rFonts w:ascii="Consolas" w:hAnsi="Consolas" w:cs="Consolas"/>
          <w:color w:val="000000"/>
          <w:sz w:val="19"/>
          <w:szCs w:val="19"/>
          <w:highlight w:val="cyan"/>
          <w:lang w:val="nl-NL"/>
        </w:rPr>
        <w:t>5-Hàng hoá đặc trưng</w:t>
      </w:r>
      <w:r w:rsidRPr="00AE187D">
        <w:rPr>
          <w:rFonts w:ascii="Consolas" w:hAnsi="Consolas" w:cs="Consolas"/>
          <w:color w:val="000000"/>
          <w:sz w:val="19"/>
          <w:szCs w:val="19"/>
          <w:lang w:val="nl-NL"/>
        </w:rPr>
        <w: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TChat</w:t>
      </w:r>
      <w:r w:rsidRPr="00AE187D">
        <w:rPr>
          <w:rFonts w:ascii="Consolas" w:hAnsi="Consolas" w:cs="Consolas"/>
          <w:color w:val="0000FF"/>
          <w:sz w:val="19"/>
          <w:szCs w:val="19"/>
          <w:lang w:val="nl-NL"/>
        </w:rPr>
        <w:t>&gt;</w:t>
      </w:r>
    </w:p>
    <w:p w14:paraId="1C4D1FB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thứ tự</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STT</w:t>
      </w:r>
      <w:r w:rsidRPr="00AE187D">
        <w:rPr>
          <w:rFonts w:ascii="Consolas" w:hAnsi="Consolas" w:cs="Consolas"/>
          <w:color w:val="0000FF"/>
          <w:sz w:val="19"/>
          <w:szCs w:val="19"/>
          <w:lang w:val="nl-NL"/>
        </w:rPr>
        <w:t>&gt;</w:t>
      </w:r>
    </w:p>
    <w:p w14:paraId="55C7518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MHHDVu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hàng hóa, dịch vụ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MHHDVu</w:t>
      </w:r>
      <w:r w:rsidRPr="00AE187D">
        <w:rPr>
          <w:rFonts w:ascii="Consolas" w:hAnsi="Consolas" w:cs="Consolas"/>
          <w:color w:val="0000FF"/>
          <w:sz w:val="19"/>
          <w:szCs w:val="19"/>
          <w:lang w:val="nl-NL"/>
        </w:rPr>
        <w:t>&gt;</w:t>
      </w:r>
    </w:p>
    <w:p w14:paraId="5A8F86E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THHDVu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 hàng hóa, dịch vụ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THHDVu</w:t>
      </w:r>
      <w:r w:rsidRPr="00AE187D">
        <w:rPr>
          <w:rFonts w:ascii="Consolas" w:hAnsi="Consolas" w:cs="Consolas"/>
          <w:color w:val="0000FF"/>
          <w:sz w:val="19"/>
          <w:szCs w:val="19"/>
          <w:lang w:val="nl-NL"/>
        </w:rPr>
        <w:t>&gt;</w:t>
      </w:r>
    </w:p>
    <w:p w14:paraId="4F37241C"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DVTinh</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Đơn vị tính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DVTinh</w:t>
      </w:r>
      <w:r w:rsidRPr="00AE187D">
        <w:rPr>
          <w:rFonts w:ascii="Consolas" w:hAnsi="Consolas" w:cs="Consolas"/>
          <w:color w:val="0000FF"/>
          <w:sz w:val="19"/>
          <w:szCs w:val="19"/>
          <w:lang w:val="nl-NL"/>
        </w:rPr>
        <w:t>&gt;</w:t>
      </w:r>
    </w:p>
    <w:p w14:paraId="117117F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SLuong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lượng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SLuong</w:t>
      </w:r>
      <w:r w:rsidRPr="00AE187D">
        <w:rPr>
          <w:rFonts w:ascii="Consolas" w:hAnsi="Consolas" w:cs="Consolas"/>
          <w:color w:val="0000FF"/>
          <w:sz w:val="19"/>
          <w:szCs w:val="19"/>
          <w:lang w:val="nl-NL"/>
        </w:rPr>
        <w:t>&gt;</w:t>
      </w:r>
    </w:p>
    <w:p w14:paraId="3AB2529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DGia</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Đơn giá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DGia</w:t>
      </w:r>
      <w:r w:rsidRPr="00AE187D">
        <w:rPr>
          <w:rFonts w:ascii="Consolas" w:hAnsi="Consolas" w:cs="Consolas"/>
          <w:color w:val="0000FF"/>
          <w:sz w:val="19"/>
          <w:szCs w:val="19"/>
          <w:lang w:val="nl-NL"/>
        </w:rPr>
        <w:t>&gt;</w:t>
      </w:r>
    </w:p>
    <w:p w14:paraId="6617A3E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TLCKhau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Tỷ lệ % chiết khấu</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TLCKhau</w:t>
      </w:r>
      <w:r w:rsidRPr="00AE187D">
        <w:rPr>
          <w:rFonts w:ascii="Consolas" w:hAnsi="Consolas" w:cs="Consolas"/>
          <w:color w:val="0000FF"/>
          <w:sz w:val="19"/>
          <w:szCs w:val="19"/>
          <w:lang w:val="nl-NL"/>
        </w:rPr>
        <w:t>&gt;</w:t>
      </w:r>
    </w:p>
    <w:p w14:paraId="33F8ADF7"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STCKhau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Số tiền chiết khấu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STCKhau</w:t>
      </w:r>
      <w:r w:rsidRPr="00AE187D">
        <w:rPr>
          <w:rFonts w:ascii="Consolas" w:hAnsi="Consolas" w:cs="Consolas"/>
          <w:color w:val="0000FF"/>
          <w:sz w:val="19"/>
          <w:szCs w:val="19"/>
          <w:lang w:val="nl-NL"/>
        </w:rPr>
        <w:t>&gt;</w:t>
      </w:r>
    </w:p>
    <w:p w14:paraId="57F31FEA" w14:textId="7B8ECEC9" w:rsidR="008C4DA0" w:rsidRPr="00AE187D" w:rsidRDefault="008C4DA0"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GTKCThue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Giảm trừ không chịu thuế</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GTKCThue</w:t>
      </w:r>
      <w:r w:rsidRPr="00AE187D">
        <w:rPr>
          <w:rFonts w:ascii="Consolas" w:hAnsi="Consolas" w:cs="Consolas"/>
          <w:color w:val="0000FF"/>
          <w:sz w:val="19"/>
          <w:szCs w:val="19"/>
          <w:lang w:val="nl-NL"/>
        </w:rPr>
        <w:t>&gt;</w:t>
      </w:r>
    </w:p>
    <w:p w14:paraId="6636A1AA"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Thành tiền (Thành tiền chưa có thuế GTGT) - Bắt buộc trừ trường hợp TChat = 4</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p>
    <w:p w14:paraId="58E4D4CB"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Thuế suất (Thuế suất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p>
    <w:p w14:paraId="5DC44803"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C00000"/>
          <w:sz w:val="19"/>
          <w:szCs w:val="19"/>
          <w:lang w:val="nl-NL"/>
        </w:rPr>
        <w:t>TThue</w:t>
      </w:r>
      <w:r w:rsidRPr="00AE187D">
        <w:rPr>
          <w:rFonts w:ascii="Consolas" w:hAnsi="Consolas" w:cs="Consolas"/>
          <w:color w:val="0000FF"/>
          <w:sz w:val="19"/>
          <w:szCs w:val="19"/>
          <w:lang w:val="nl-NL"/>
        </w:rPr>
        <w:t>&gt;</w:t>
      </w:r>
      <w:r w:rsidRPr="00AE187D">
        <w:rPr>
          <w:rFonts w:ascii="Consolas" w:hAnsi="Consolas" w:cs="Consolas"/>
          <w:sz w:val="19"/>
          <w:szCs w:val="19"/>
          <w:lang w:val="nl-NL"/>
        </w:rPr>
        <w:t>Tiền thuế</w:t>
      </w:r>
      <w:r w:rsidRPr="00AE187D">
        <w:rPr>
          <w:rFonts w:ascii="Consolas" w:hAnsi="Consolas" w:cs="Consolas"/>
          <w:color w:val="0000FF"/>
          <w:sz w:val="19"/>
          <w:szCs w:val="19"/>
          <w:lang w:val="nl-NL"/>
        </w:rPr>
        <w:t>&lt;/</w:t>
      </w:r>
      <w:r w:rsidRPr="00AE187D">
        <w:rPr>
          <w:rFonts w:ascii="Consolas" w:hAnsi="Consolas" w:cs="Consolas"/>
          <w:color w:val="C00000"/>
          <w:sz w:val="19"/>
          <w:szCs w:val="19"/>
          <w:lang w:val="nl-NL"/>
        </w:rPr>
        <w:t>TThue</w:t>
      </w:r>
      <w:r w:rsidRPr="00AE187D">
        <w:rPr>
          <w:rFonts w:ascii="Consolas" w:hAnsi="Consolas" w:cs="Consolas"/>
          <w:color w:val="0000FF"/>
          <w:sz w:val="19"/>
          <w:szCs w:val="19"/>
          <w:lang w:val="nl-NL"/>
        </w:rPr>
        <w:t>&gt;</w:t>
      </w:r>
    </w:p>
    <w:p w14:paraId="4E0B73E1"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 xml:space="preserve">               </w:t>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C00000"/>
          <w:sz w:val="19"/>
          <w:szCs w:val="19"/>
          <w:lang w:val="nl-NL"/>
        </w:rPr>
        <w:t>TSThue</w:t>
      </w:r>
      <w:r w:rsidRPr="00AE187D">
        <w:rPr>
          <w:rFonts w:ascii="Consolas" w:hAnsi="Consolas" w:cs="Consolas"/>
          <w:color w:val="0000FF"/>
          <w:sz w:val="19"/>
          <w:szCs w:val="19"/>
          <w:lang w:val="nl-NL"/>
        </w:rPr>
        <w:t>&gt;</w:t>
      </w:r>
      <w:r w:rsidRPr="00AE187D">
        <w:rPr>
          <w:rFonts w:ascii="Consolas" w:hAnsi="Consolas" w:cs="Consolas"/>
          <w:sz w:val="19"/>
          <w:szCs w:val="19"/>
          <w:lang w:val="nl-NL"/>
        </w:rPr>
        <w:t>Tiền sau thuế</w:t>
      </w:r>
      <w:r w:rsidRPr="00AE187D">
        <w:rPr>
          <w:rFonts w:ascii="Consolas" w:hAnsi="Consolas" w:cs="Consolas"/>
          <w:color w:val="0000FF"/>
          <w:sz w:val="19"/>
          <w:szCs w:val="19"/>
          <w:lang w:val="nl-NL"/>
        </w:rPr>
        <w:t>&lt;/</w:t>
      </w:r>
      <w:r w:rsidRPr="00AE187D">
        <w:rPr>
          <w:rFonts w:ascii="Consolas" w:hAnsi="Consolas" w:cs="Consolas"/>
          <w:color w:val="C00000"/>
          <w:sz w:val="19"/>
          <w:szCs w:val="19"/>
          <w:lang w:val="nl-NL"/>
        </w:rPr>
        <w:t>TSThue</w:t>
      </w:r>
      <w:r w:rsidRPr="00AE187D">
        <w:rPr>
          <w:rFonts w:ascii="Consolas" w:hAnsi="Consolas" w:cs="Consolas"/>
          <w:color w:val="0000FF"/>
          <w:sz w:val="19"/>
          <w:szCs w:val="19"/>
          <w:lang w:val="nl-NL"/>
        </w:rPr>
        <w:t>&gt;</w:t>
      </w:r>
    </w:p>
    <w:p w14:paraId="286961F2" w14:textId="77777777" w:rsidR="009D1437" w:rsidRDefault="009D1437" w:rsidP="009D1437">
      <w:pPr>
        <w:autoSpaceDE w:val="0"/>
        <w:autoSpaceDN w:val="0"/>
        <w:adjustRightInd w:val="0"/>
        <w:rPr>
          <w:rFonts w:ascii="Consolas" w:hAnsi="Consolas" w:cs="Consolas"/>
          <w:color w:val="000000"/>
          <w:sz w:val="19"/>
          <w:szCs w:val="19"/>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Pr>
          <w:rFonts w:ascii="Consolas" w:hAnsi="Consolas" w:cs="Consolas"/>
          <w:color w:val="0000FF"/>
          <w:sz w:val="19"/>
          <w:szCs w:val="19"/>
        </w:rPr>
        <w:t>&lt;</w:t>
      </w:r>
      <w:r>
        <w:rPr>
          <w:rFonts w:ascii="Consolas" w:hAnsi="Consolas" w:cs="Consolas"/>
          <w:color w:val="A31515"/>
          <w:sz w:val="19"/>
          <w:szCs w:val="19"/>
        </w:rPr>
        <w:t>TTKhac</w:t>
      </w:r>
      <w:r>
        <w:rPr>
          <w:rFonts w:ascii="Consolas" w:hAnsi="Consolas" w:cs="Consolas"/>
          <w:color w:val="0000FF"/>
          <w:sz w:val="19"/>
          <w:szCs w:val="19"/>
        </w:rPr>
        <w:t>&gt;</w:t>
      </w:r>
    </w:p>
    <w:p w14:paraId="6DDF4745"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14:paraId="29BE1169"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TTruong</w:t>
      </w:r>
      <w:r>
        <w:rPr>
          <w:rFonts w:ascii="Consolas" w:hAnsi="Consolas" w:cs="Consolas"/>
          <w:color w:val="0000FF"/>
          <w:sz w:val="19"/>
          <w:szCs w:val="19"/>
        </w:rPr>
        <w:t>&gt;</w:t>
      </w:r>
      <w:r>
        <w:rPr>
          <w:rFonts w:ascii="Consolas" w:hAnsi="Consolas" w:cs="Consolas"/>
          <w:color w:val="000000"/>
          <w:sz w:val="19"/>
          <w:szCs w:val="19"/>
        </w:rPr>
        <w:t>Tên trường</w:t>
      </w:r>
      <w:r>
        <w:rPr>
          <w:rFonts w:ascii="Consolas" w:hAnsi="Consolas" w:cs="Consolas"/>
          <w:color w:val="0000FF"/>
          <w:sz w:val="19"/>
          <w:szCs w:val="19"/>
        </w:rPr>
        <w:t>&lt;/</w:t>
      </w:r>
      <w:r>
        <w:rPr>
          <w:rFonts w:ascii="Consolas" w:hAnsi="Consolas" w:cs="Consolas"/>
          <w:color w:val="A31515"/>
          <w:sz w:val="19"/>
          <w:szCs w:val="19"/>
        </w:rPr>
        <w:t>TTruong</w:t>
      </w:r>
      <w:r>
        <w:rPr>
          <w:rFonts w:ascii="Consolas" w:hAnsi="Consolas" w:cs="Consolas"/>
          <w:color w:val="0000FF"/>
          <w:sz w:val="19"/>
          <w:szCs w:val="19"/>
        </w:rPr>
        <w:t>&gt;</w:t>
      </w:r>
    </w:p>
    <w:p w14:paraId="7BAEBFFC"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KDLieu</w:t>
      </w:r>
      <w:r>
        <w:rPr>
          <w:rFonts w:ascii="Consolas" w:hAnsi="Consolas" w:cs="Consolas"/>
          <w:color w:val="0000FF"/>
          <w:sz w:val="19"/>
          <w:szCs w:val="19"/>
        </w:rPr>
        <w:t>&gt;</w:t>
      </w:r>
      <w:r>
        <w:rPr>
          <w:rFonts w:ascii="Consolas" w:hAnsi="Consolas" w:cs="Consolas"/>
          <w:color w:val="000000"/>
          <w:sz w:val="19"/>
          <w:szCs w:val="19"/>
        </w:rPr>
        <w:t>Kiểu dữ liệu</w:t>
      </w:r>
      <w:r>
        <w:rPr>
          <w:rFonts w:ascii="Consolas" w:hAnsi="Consolas" w:cs="Consolas"/>
          <w:color w:val="0000FF"/>
          <w:sz w:val="19"/>
          <w:szCs w:val="19"/>
        </w:rPr>
        <w:t>&lt;/</w:t>
      </w:r>
      <w:r>
        <w:rPr>
          <w:rFonts w:ascii="Consolas" w:hAnsi="Consolas" w:cs="Consolas"/>
          <w:color w:val="A31515"/>
          <w:sz w:val="19"/>
          <w:szCs w:val="19"/>
        </w:rPr>
        <w:t>KDLieu</w:t>
      </w:r>
      <w:r>
        <w:rPr>
          <w:rFonts w:ascii="Consolas" w:hAnsi="Consolas" w:cs="Consolas"/>
          <w:color w:val="0000FF"/>
          <w:sz w:val="19"/>
          <w:szCs w:val="19"/>
        </w:rPr>
        <w:t>&gt;</w:t>
      </w:r>
    </w:p>
    <w:p w14:paraId="7A08146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DLieu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Dữ liệu</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DLieu</w:t>
      </w:r>
      <w:r w:rsidRPr="00AE187D">
        <w:rPr>
          <w:rFonts w:ascii="Consolas" w:hAnsi="Consolas" w:cs="Consolas"/>
          <w:color w:val="0000FF"/>
          <w:sz w:val="19"/>
          <w:szCs w:val="19"/>
          <w:lang w:val="nl-NL"/>
        </w:rPr>
        <w:t>&gt;</w:t>
      </w:r>
    </w:p>
    <w:p w14:paraId="23032542"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TTin</w:t>
      </w:r>
      <w:r w:rsidRPr="00AE187D">
        <w:rPr>
          <w:rFonts w:ascii="Consolas" w:hAnsi="Consolas" w:cs="Consolas"/>
          <w:color w:val="0000FF"/>
          <w:sz w:val="19"/>
          <w:szCs w:val="19"/>
          <w:lang w:val="nl-NL"/>
        </w:rPr>
        <w:t>&gt;</w:t>
      </w:r>
    </w:p>
    <w:p w14:paraId="4AB9223A"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TTKhac</w:t>
      </w:r>
      <w:r w:rsidRPr="00AE187D">
        <w:rPr>
          <w:rFonts w:ascii="Consolas" w:hAnsi="Consolas" w:cs="Consolas"/>
          <w:color w:val="0000FF"/>
          <w:sz w:val="19"/>
          <w:szCs w:val="19"/>
          <w:lang w:val="nl-NL"/>
        </w:rPr>
        <w:t>&gt;</w:t>
      </w:r>
    </w:p>
    <w:p w14:paraId="690E5E88" w14:textId="4A444D0A" w:rsidR="001C7E07" w:rsidRPr="00AE187D" w:rsidRDefault="001C7E07" w:rsidP="001C7E07">
      <w:pPr>
        <w:autoSpaceDE w:val="0"/>
        <w:autoSpaceDN w:val="0"/>
        <w:adjustRightInd w:val="0"/>
        <w:ind w:left="216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TTHHDTrung</w:t>
      </w:r>
      <w:r w:rsidRPr="00AE187D">
        <w:rPr>
          <w:rFonts w:ascii="Courier New" w:hAnsi="Courier New" w:cs="Courier New"/>
          <w:color w:val="0000FF"/>
          <w:sz w:val="20"/>
          <w:szCs w:val="20"/>
          <w:highlight w:val="cyan"/>
          <w:lang w:val="nl-NL"/>
        </w:rPr>
        <w:t>&gt;</w:t>
      </w:r>
    </w:p>
    <w:p w14:paraId="394C4C67" w14:textId="5477FF9A" w:rsidR="001C7E07" w:rsidRPr="00AE187D" w:rsidRDefault="001C7E07" w:rsidP="001C7E07">
      <w:pPr>
        <w:autoSpaceDE w:val="0"/>
        <w:autoSpaceDN w:val="0"/>
        <w:adjustRightInd w:val="0"/>
        <w:ind w:left="288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TTin</w:t>
      </w:r>
      <w:r w:rsidRPr="00AE187D">
        <w:rPr>
          <w:rFonts w:ascii="Courier New" w:hAnsi="Courier New" w:cs="Courier New"/>
          <w:color w:val="0000FF"/>
          <w:sz w:val="20"/>
          <w:szCs w:val="20"/>
          <w:highlight w:val="cyan"/>
          <w:lang w:val="nl-NL"/>
        </w:rPr>
        <w:t>&gt;</w:t>
      </w:r>
    </w:p>
    <w:p w14:paraId="36F455CF" w14:textId="657F8B42" w:rsidR="00E62B23" w:rsidRPr="00AE187D" w:rsidRDefault="00E62B23" w:rsidP="001C7E07">
      <w:pPr>
        <w:autoSpaceDE w:val="0"/>
        <w:autoSpaceDN w:val="0"/>
        <w:adjustRightInd w:val="0"/>
        <w:ind w:left="3600" w:firstLine="720"/>
        <w:jc w:val="both"/>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LHHDTrung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Loại hàng hóa đặc trưng (nhận các giá trị: 1- Hàng hóa là xe ô tô, xe mô tô, 2- Dịch vụ vận chuyển, 3- Dịch vụ vận chuyển trên nền tảng số, TMĐT)</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LHHDTrung</w:t>
      </w:r>
      <w:r w:rsidRPr="00AE187D">
        <w:rPr>
          <w:rFonts w:ascii="Courier New" w:hAnsi="Courier New" w:cs="Courier New"/>
          <w:color w:val="0000FF"/>
          <w:sz w:val="20"/>
          <w:szCs w:val="20"/>
          <w:highlight w:val="cyan"/>
          <w:lang w:val="nl-NL"/>
        </w:rPr>
        <w:t>&gt;</w:t>
      </w:r>
    </w:p>
    <w:p w14:paraId="568CC32F" w14:textId="1A95998E" w:rsidR="00E62B23" w:rsidRPr="00AE187D" w:rsidRDefault="00E62B23" w:rsidP="001C7E07">
      <w:pPr>
        <w:autoSpaceDE w:val="0"/>
        <w:autoSpaceDN w:val="0"/>
        <w:adjustRightInd w:val="0"/>
        <w:jc w:val="both"/>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TTruong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Tên trường (Nhận các giá trị: Số khung (</w:t>
      </w:r>
      <w:r w:rsidRPr="00AE187D">
        <w:rPr>
          <w:rFonts w:ascii="Courier New" w:hAnsi="Courier New" w:cs="Courier New"/>
          <w:color w:val="C00000"/>
          <w:sz w:val="20"/>
          <w:szCs w:val="20"/>
          <w:highlight w:val="cyan"/>
          <w:lang w:val="nl-NL"/>
        </w:rPr>
        <w:t>SKhung</w:t>
      </w:r>
      <w:r w:rsidRPr="00AE187D">
        <w:rPr>
          <w:rFonts w:ascii="Courier New" w:hAnsi="Courier New" w:cs="Courier New"/>
          <w:color w:val="000000"/>
          <w:sz w:val="20"/>
          <w:szCs w:val="20"/>
          <w:highlight w:val="cyan"/>
          <w:lang w:val="nl-NL"/>
        </w:rPr>
        <w:t>),</w:t>
      </w:r>
      <w:r w:rsidR="001C7E07" w:rsidRPr="00AE187D">
        <w:rPr>
          <w:rFonts w:ascii="Courier New" w:hAnsi="Courier New" w:cs="Courier New"/>
          <w:color w:val="000000"/>
          <w:sz w:val="20"/>
          <w:szCs w:val="20"/>
          <w:highlight w:val="cyan"/>
          <w:lang w:val="nl-NL"/>
        </w:rPr>
        <w:t xml:space="preserve"> </w:t>
      </w:r>
      <w:r w:rsidRPr="00AE187D">
        <w:rPr>
          <w:rFonts w:ascii="Courier New" w:hAnsi="Courier New" w:cs="Courier New"/>
          <w:color w:val="000000"/>
          <w:sz w:val="20"/>
          <w:szCs w:val="20"/>
          <w:highlight w:val="cyan"/>
          <w:lang w:val="nl-NL"/>
        </w:rPr>
        <w:t>Số máy (</w:t>
      </w:r>
      <w:r w:rsidRPr="00AE187D">
        <w:rPr>
          <w:rFonts w:ascii="Courier New" w:hAnsi="Courier New" w:cs="Courier New"/>
          <w:color w:val="C00000"/>
          <w:sz w:val="20"/>
          <w:szCs w:val="20"/>
          <w:highlight w:val="cyan"/>
          <w:lang w:val="nl-NL"/>
        </w:rPr>
        <w:t>SMay</w:t>
      </w:r>
      <w:r w:rsidRPr="00AE187D">
        <w:rPr>
          <w:rFonts w:ascii="Courier New" w:hAnsi="Courier New" w:cs="Courier New"/>
          <w:color w:val="000000"/>
          <w:sz w:val="20"/>
          <w:szCs w:val="20"/>
          <w:highlight w:val="cyan"/>
          <w:lang w:val="nl-NL"/>
        </w:rPr>
        <w:t>),Biển kiểm soát phương tiện vận chuyển (</w:t>
      </w:r>
      <w:r w:rsidRPr="00AE187D">
        <w:rPr>
          <w:rFonts w:ascii="Courier New" w:hAnsi="Courier New" w:cs="Courier New"/>
          <w:color w:val="C00000"/>
          <w:sz w:val="20"/>
          <w:szCs w:val="20"/>
          <w:highlight w:val="cyan"/>
          <w:lang w:val="nl-NL"/>
        </w:rPr>
        <w:t>BKSPTVChuyen</w:t>
      </w:r>
      <w:r w:rsidRPr="00AE187D">
        <w:rPr>
          <w:rFonts w:ascii="Courier New" w:hAnsi="Courier New" w:cs="Courier New"/>
          <w:color w:val="000000"/>
          <w:sz w:val="20"/>
          <w:szCs w:val="20"/>
          <w:highlight w:val="cyan"/>
          <w:lang w:val="nl-NL"/>
        </w:rPr>
        <w:t>), Tên người gửi hàng (</w:t>
      </w:r>
      <w:r w:rsidRPr="00AE187D">
        <w:rPr>
          <w:rFonts w:ascii="Courier New" w:hAnsi="Courier New" w:cs="Courier New"/>
          <w:color w:val="C00000"/>
          <w:sz w:val="20"/>
          <w:szCs w:val="20"/>
          <w:highlight w:val="cyan"/>
          <w:lang w:val="nl-NL"/>
        </w:rPr>
        <w:t>TNGHang</w:t>
      </w:r>
      <w:r w:rsidRPr="00AE187D">
        <w:rPr>
          <w:rFonts w:ascii="Courier New" w:hAnsi="Courier New" w:cs="Courier New"/>
          <w:color w:val="000000"/>
          <w:sz w:val="20"/>
          <w:szCs w:val="20"/>
          <w:highlight w:val="cyan"/>
          <w:lang w:val="nl-NL"/>
        </w:rPr>
        <w:t>), Địa chỉ người gửi hàng (</w:t>
      </w:r>
      <w:r w:rsidRPr="00AE187D">
        <w:rPr>
          <w:rFonts w:ascii="Courier New" w:hAnsi="Courier New" w:cs="Courier New"/>
          <w:color w:val="C00000"/>
          <w:sz w:val="20"/>
          <w:szCs w:val="20"/>
          <w:highlight w:val="cyan"/>
          <w:lang w:val="nl-NL"/>
        </w:rPr>
        <w:t>DCNGHang</w:t>
      </w:r>
      <w:r w:rsidRPr="00AE187D">
        <w:rPr>
          <w:rFonts w:ascii="Courier New" w:hAnsi="Courier New" w:cs="Courier New"/>
          <w:color w:val="000000"/>
          <w:sz w:val="20"/>
          <w:szCs w:val="20"/>
          <w:highlight w:val="cyan"/>
          <w:lang w:val="nl-NL"/>
        </w:rPr>
        <w:t>),MST người gửi hàng (</w:t>
      </w:r>
      <w:r w:rsidRPr="00AE187D">
        <w:rPr>
          <w:rFonts w:ascii="Courier New" w:hAnsi="Courier New" w:cs="Courier New"/>
          <w:color w:val="C00000"/>
          <w:sz w:val="20"/>
          <w:szCs w:val="20"/>
          <w:highlight w:val="cyan"/>
          <w:lang w:val="nl-NL"/>
        </w:rPr>
        <w:t>MSTNGHang</w:t>
      </w:r>
      <w:r w:rsidRPr="00AE187D">
        <w:rPr>
          <w:rFonts w:ascii="Courier New" w:hAnsi="Courier New" w:cs="Courier New"/>
          <w:color w:val="000000"/>
          <w:sz w:val="20"/>
          <w:szCs w:val="20"/>
          <w:highlight w:val="cyan"/>
          <w:lang w:val="nl-NL"/>
        </w:rPr>
        <w:t>), Số định danh người gửi hàng (</w:t>
      </w:r>
      <w:r w:rsidRPr="00AE187D">
        <w:rPr>
          <w:rFonts w:ascii="Courier New" w:hAnsi="Courier New" w:cs="Courier New"/>
          <w:color w:val="C00000"/>
          <w:sz w:val="20"/>
          <w:szCs w:val="20"/>
          <w:highlight w:val="cyan"/>
          <w:lang w:val="nl-NL"/>
        </w:rPr>
        <w:t>MDDNGHang</w:t>
      </w:r>
      <w:r w:rsidRPr="00AE187D">
        <w:rPr>
          <w:rFonts w:ascii="Courier New" w:hAnsi="Courier New" w:cs="Courier New"/>
          <w:color w:val="000000"/>
          <w:sz w:val="20"/>
          <w:szCs w:val="20"/>
          <w:highlight w:val="cyan"/>
          <w:lang w:val="nl-NL"/>
        </w:rPr>
        <w:t>))</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TTruong</w:t>
      </w:r>
      <w:r w:rsidRPr="00AE187D">
        <w:rPr>
          <w:rFonts w:ascii="Courier New" w:hAnsi="Courier New" w:cs="Courier New"/>
          <w:color w:val="0000FF"/>
          <w:sz w:val="20"/>
          <w:szCs w:val="20"/>
          <w:highlight w:val="cyan"/>
          <w:lang w:val="nl-NL"/>
        </w:rPr>
        <w:t>&gt;</w:t>
      </w:r>
    </w:p>
    <w:p w14:paraId="7128CBDF" w14:textId="77777777" w:rsidR="00E62B23" w:rsidRPr="00AE187D" w:rsidRDefault="00E62B23" w:rsidP="00E62B23">
      <w:pPr>
        <w:autoSpaceDE w:val="0"/>
        <w:autoSpaceDN w:val="0"/>
        <w:adjustRightInd w:val="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DLieu</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Dữ liệu</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DLieu</w:t>
      </w:r>
      <w:r w:rsidRPr="00AE187D">
        <w:rPr>
          <w:rFonts w:ascii="Courier New" w:hAnsi="Courier New" w:cs="Courier New"/>
          <w:color w:val="0000FF"/>
          <w:sz w:val="20"/>
          <w:szCs w:val="20"/>
          <w:highlight w:val="cyan"/>
          <w:lang w:val="nl-NL"/>
        </w:rPr>
        <w:t>&gt;</w:t>
      </w:r>
    </w:p>
    <w:p w14:paraId="45221622" w14:textId="77777777" w:rsidR="00E62B23" w:rsidRPr="00AE187D" w:rsidRDefault="00E62B23" w:rsidP="00E62B23">
      <w:pPr>
        <w:autoSpaceDE w:val="0"/>
        <w:autoSpaceDN w:val="0"/>
        <w:adjustRightInd w:val="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TTin</w:t>
      </w:r>
      <w:r w:rsidRPr="00AE187D">
        <w:rPr>
          <w:rFonts w:ascii="Courier New" w:hAnsi="Courier New" w:cs="Courier New"/>
          <w:color w:val="0000FF"/>
          <w:sz w:val="20"/>
          <w:szCs w:val="20"/>
          <w:highlight w:val="cyan"/>
          <w:lang w:val="nl-NL"/>
        </w:rPr>
        <w:t>&gt;</w:t>
      </w:r>
    </w:p>
    <w:p w14:paraId="2543D94E" w14:textId="7727523A" w:rsidR="00E62B23" w:rsidRDefault="00E62B23" w:rsidP="009D1437">
      <w:pPr>
        <w:autoSpaceDE w:val="0"/>
        <w:autoSpaceDN w:val="0"/>
        <w:adjustRightInd w:val="0"/>
        <w:rPr>
          <w:rFonts w:ascii="Courier New" w:hAnsi="Courier New" w:cs="Courier New"/>
          <w:color w:val="0000FF"/>
          <w:sz w:val="20"/>
          <w:szCs w:val="20"/>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C00000"/>
          <w:sz w:val="20"/>
          <w:szCs w:val="20"/>
          <w:highlight w:val="cyan"/>
          <w:lang w:val="nl-NL"/>
        </w:rPr>
        <w:t>TTHHDTrung</w:t>
      </w:r>
      <w:r w:rsidRPr="00AE187D">
        <w:rPr>
          <w:rFonts w:ascii="Courier New" w:hAnsi="Courier New" w:cs="Courier New"/>
          <w:color w:val="0000FF"/>
          <w:sz w:val="20"/>
          <w:szCs w:val="20"/>
          <w:highlight w:val="cyan"/>
          <w:lang w:val="nl-NL"/>
        </w:rPr>
        <w:t>&gt;</w:t>
      </w:r>
    </w:p>
    <w:p w14:paraId="64F87B9A" w14:textId="77777777" w:rsidR="00ED01E1" w:rsidRPr="00ED01E1" w:rsidRDefault="00ED01E1" w:rsidP="00ED01E1">
      <w:pPr>
        <w:autoSpaceDE w:val="0"/>
        <w:autoSpaceDN w:val="0"/>
        <w:adjustRightInd w:val="0"/>
        <w:rPr>
          <w:rFonts w:ascii="Consolas" w:hAnsi="Consolas" w:cs="Consolas"/>
          <w:color w:val="000000"/>
          <w:sz w:val="19"/>
          <w:szCs w:val="19"/>
          <w:highlight w:val="cyan"/>
          <w:lang w:val="nl-NL"/>
        </w:rPr>
      </w:pPr>
      <w:r w:rsidRPr="00ED01E1">
        <w:rPr>
          <w:rFonts w:ascii="Consolas" w:hAnsi="Consolas" w:cs="Consolas"/>
          <w:color w:val="000000"/>
          <w:sz w:val="19"/>
          <w:szCs w:val="19"/>
          <w:highlight w:val="cyan"/>
          <w:lang w:val="nl-NL"/>
        </w:rPr>
        <w:t>&lt;TLTThue&gt; Tỷ lệ tính thuế(Chỉ sử dụng cho hóa đơn bán hàng giảm thuế theo NQ của Quốc hội)&lt;/TLTThue&gt;</w:t>
      </w:r>
    </w:p>
    <w:p w14:paraId="02637750" w14:textId="2BAA9F69" w:rsidR="00ED01E1" w:rsidRPr="00AE187D" w:rsidRDefault="00ED01E1" w:rsidP="00ED01E1">
      <w:pPr>
        <w:autoSpaceDE w:val="0"/>
        <w:autoSpaceDN w:val="0"/>
        <w:adjustRightInd w:val="0"/>
        <w:rPr>
          <w:rFonts w:ascii="Consolas" w:hAnsi="Consolas" w:cs="Consolas"/>
          <w:color w:val="000000"/>
          <w:sz w:val="19"/>
          <w:szCs w:val="19"/>
          <w:lang w:val="nl-NL"/>
        </w:rPr>
      </w:pPr>
      <w:r w:rsidRPr="00ED01E1">
        <w:rPr>
          <w:rFonts w:ascii="Consolas" w:hAnsi="Consolas" w:cs="Consolas"/>
          <w:color w:val="000000"/>
          <w:sz w:val="19"/>
          <w:szCs w:val="19"/>
          <w:highlight w:val="cyan"/>
          <w:lang w:val="nl-NL"/>
        </w:rPr>
        <w:lastRenderedPageBreak/>
        <w:t>&lt;STGThue&gt; Số tiền giảm thuế(Chỉ sử dụng cho hóa đơn bán hàng giảm thuế theo NQ của Quốc hội)&lt;/STGThue&gt;</w:t>
      </w:r>
    </w:p>
    <w:p w14:paraId="3B62EF5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HHDVu</w:t>
      </w:r>
      <w:r w:rsidRPr="00AE187D">
        <w:rPr>
          <w:rFonts w:ascii="Consolas" w:hAnsi="Consolas" w:cs="Consolas"/>
          <w:color w:val="0000FF"/>
          <w:sz w:val="19"/>
          <w:szCs w:val="19"/>
          <w:lang w:val="nl-NL"/>
        </w:rPr>
        <w:t>&gt;</w:t>
      </w:r>
    </w:p>
    <w:p w14:paraId="5D841E5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DSHHDVu</w:t>
      </w:r>
      <w:r w:rsidRPr="00AE187D">
        <w:rPr>
          <w:rFonts w:ascii="Consolas" w:hAnsi="Consolas" w:cs="Consolas"/>
          <w:color w:val="0000FF"/>
          <w:sz w:val="19"/>
          <w:szCs w:val="19"/>
          <w:lang w:val="nl-NL"/>
        </w:rPr>
        <w:t>&gt;</w:t>
      </w:r>
    </w:p>
    <w:p w14:paraId="308CCB9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&lt;</w:t>
      </w:r>
      <w:r w:rsidRPr="00AE187D">
        <w:rPr>
          <w:rFonts w:ascii="Consolas" w:hAnsi="Consolas" w:cs="Consolas"/>
          <w:color w:val="A31515"/>
          <w:sz w:val="19"/>
          <w:szCs w:val="19"/>
          <w:lang w:val="nl-NL"/>
        </w:rPr>
        <w:t>TToan</w:t>
      </w:r>
      <w:r w:rsidRPr="00AE187D">
        <w:rPr>
          <w:rFonts w:ascii="Consolas" w:hAnsi="Consolas" w:cs="Consolas"/>
          <w:color w:val="0000FF"/>
          <w:sz w:val="19"/>
          <w:szCs w:val="19"/>
          <w:lang w:val="nl-NL"/>
        </w:rPr>
        <w:t>&gt;</w:t>
      </w:r>
    </w:p>
    <w:p w14:paraId="246C485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THTTLTSuat</w:t>
      </w:r>
      <w:r w:rsidRPr="00AE187D">
        <w:rPr>
          <w:rFonts w:ascii="Consolas" w:hAnsi="Consolas" w:cs="Consolas"/>
          <w:color w:val="0000FF"/>
          <w:sz w:val="19"/>
          <w:szCs w:val="19"/>
          <w:lang w:val="nl-NL"/>
        </w:rPr>
        <w:t>&gt;&lt;!--</w:t>
      </w:r>
      <w:r w:rsidRPr="00AE187D">
        <w:rPr>
          <w:rFonts w:ascii="Consolas" w:hAnsi="Consolas" w:cs="Consolas"/>
          <w:color w:val="008000"/>
          <w:sz w:val="19"/>
          <w:szCs w:val="19"/>
          <w:lang w:val="nl-NL"/>
        </w:rPr>
        <w:t>sử dụng hóa đơn GTGT</w:t>
      </w:r>
      <w:r w:rsidRPr="00AE187D">
        <w:rPr>
          <w:rFonts w:ascii="Consolas" w:hAnsi="Consolas" w:cs="Consolas"/>
          <w:color w:val="0000FF"/>
          <w:sz w:val="19"/>
          <w:szCs w:val="19"/>
          <w:lang w:val="nl-NL"/>
        </w:rPr>
        <w:t>--&gt;</w:t>
      </w:r>
    </w:p>
    <w:p w14:paraId="691FE03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LTSuat</w:t>
      </w:r>
      <w:r w:rsidRPr="00AE187D">
        <w:rPr>
          <w:rFonts w:ascii="Consolas" w:hAnsi="Consolas" w:cs="Consolas"/>
          <w:color w:val="0000FF"/>
          <w:sz w:val="19"/>
          <w:szCs w:val="19"/>
          <w:lang w:val="nl-NL"/>
        </w:rPr>
        <w:t>&gt;</w:t>
      </w:r>
    </w:p>
    <w:p w14:paraId="06E950B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Thuế suất (Thuế suất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TSuat</w:t>
      </w:r>
      <w:r w:rsidRPr="00AE187D">
        <w:rPr>
          <w:rFonts w:ascii="Consolas" w:hAnsi="Consolas" w:cs="Consolas"/>
          <w:color w:val="0000FF"/>
          <w:sz w:val="19"/>
          <w:szCs w:val="19"/>
          <w:lang w:val="nl-NL"/>
        </w:rPr>
        <w:t>&gt;</w:t>
      </w:r>
    </w:p>
    <w:p w14:paraId="3FCA087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Thành tiền (Thành tiền chưa có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ThTien</w:t>
      </w:r>
      <w:r w:rsidRPr="00AE187D">
        <w:rPr>
          <w:rFonts w:ascii="Consolas" w:hAnsi="Consolas" w:cs="Consolas"/>
          <w:color w:val="0000FF"/>
          <w:sz w:val="19"/>
          <w:szCs w:val="19"/>
          <w:lang w:val="nl-NL"/>
        </w:rPr>
        <w:t>&gt;</w:t>
      </w:r>
    </w:p>
    <w:p w14:paraId="44B3BFD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Tiền thuế (Tiền thuế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TThue</w:t>
      </w:r>
      <w:r w:rsidRPr="00AE187D">
        <w:rPr>
          <w:rFonts w:ascii="Consolas" w:hAnsi="Consolas" w:cs="Consolas"/>
          <w:color w:val="0000FF"/>
          <w:sz w:val="19"/>
          <w:szCs w:val="19"/>
          <w:lang w:val="nl-NL"/>
        </w:rPr>
        <w:t>&gt;</w:t>
      </w:r>
    </w:p>
    <w:p w14:paraId="3ED318DC"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LTSuat</w:t>
      </w:r>
      <w:r w:rsidRPr="00AE187D">
        <w:rPr>
          <w:rFonts w:ascii="Consolas" w:hAnsi="Consolas" w:cs="Consolas"/>
          <w:color w:val="0000FF"/>
          <w:sz w:val="19"/>
          <w:szCs w:val="19"/>
          <w:lang w:val="nl-NL"/>
        </w:rPr>
        <w:t>&gt;</w:t>
      </w:r>
    </w:p>
    <w:p w14:paraId="436D7887"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THTTLTSuat</w:t>
      </w:r>
      <w:r w:rsidRPr="00AE187D">
        <w:rPr>
          <w:rFonts w:ascii="Consolas" w:hAnsi="Consolas" w:cs="Consolas"/>
          <w:color w:val="0000FF"/>
          <w:sz w:val="19"/>
          <w:szCs w:val="19"/>
          <w:lang w:val="nl-NL"/>
        </w:rPr>
        <w:t>&gt;</w:t>
      </w:r>
    </w:p>
    <w:p w14:paraId="59B5AD41"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TgTCThue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chưa thuế (Tổng cộng thành tiền chưa có thuế GTGT) (Bắt buộc với hóa đơn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TgTCThue</w:t>
      </w:r>
      <w:r w:rsidRPr="00AE187D">
        <w:rPr>
          <w:rFonts w:ascii="Consolas" w:hAnsi="Consolas" w:cs="Consolas"/>
          <w:color w:val="0000FF"/>
          <w:sz w:val="19"/>
          <w:szCs w:val="19"/>
          <w:lang w:val="nl-NL"/>
        </w:rPr>
        <w:t>&gt;</w:t>
      </w:r>
    </w:p>
    <w:p w14:paraId="29C48B21"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TgTThue</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thuế (Tổng cộng tiền thuế GTGT) (Bắt buộc với hóa đơn GTGT)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TgTThue</w:t>
      </w:r>
      <w:r w:rsidRPr="00AE187D">
        <w:rPr>
          <w:rFonts w:ascii="Consolas" w:hAnsi="Consolas" w:cs="Consolas"/>
          <w:color w:val="0000FF"/>
          <w:sz w:val="19"/>
          <w:szCs w:val="19"/>
          <w:lang w:val="nl-NL"/>
        </w:rPr>
        <w:t>&gt;</w:t>
      </w:r>
    </w:p>
    <w:p w14:paraId="741A35C5" w14:textId="372BF4DB"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TTCKTMai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chiết khấu thương mại</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TTCKTMai</w:t>
      </w:r>
      <w:r w:rsidRPr="00AE187D">
        <w:rPr>
          <w:rFonts w:ascii="Consolas" w:hAnsi="Consolas" w:cs="Consolas"/>
          <w:color w:val="0000FF"/>
          <w:sz w:val="19"/>
          <w:szCs w:val="19"/>
          <w:lang w:val="nl-NL"/>
        </w:rPr>
        <w:t>&gt;</w:t>
      </w:r>
    </w:p>
    <w:p w14:paraId="11C1B8FB" w14:textId="77777777" w:rsidR="00B62732" w:rsidRDefault="00B62732" w:rsidP="00B62732">
      <w:pPr>
        <w:shd w:val="clear" w:color="auto" w:fill="FFFFFF"/>
        <w:ind w:left="1440" w:firstLine="720"/>
        <w:rPr>
          <w:rFonts w:ascii="Courier New" w:hAnsi="Courier New" w:cs="Courier New"/>
          <w:color w:val="0000FF"/>
          <w:sz w:val="20"/>
          <w:szCs w:val="20"/>
          <w:highlight w:val="cyan"/>
          <w:lang w:val="nl-NL"/>
        </w:rPr>
      </w:pPr>
      <w:r w:rsidRPr="00AE187D">
        <w:rPr>
          <w:rFonts w:ascii="Consolas" w:hAnsi="Consolas" w:cs="Consolas"/>
          <w:color w:val="0000FF"/>
          <w:sz w:val="19"/>
          <w:szCs w:val="19"/>
          <w:highlight w:val="cyan"/>
          <w:lang w:val="nl-NL"/>
        </w:rPr>
        <w:t>&lt;</w:t>
      </w:r>
      <w:r w:rsidRPr="00AE187D">
        <w:rPr>
          <w:rFonts w:ascii="Consolas" w:hAnsi="Consolas" w:cs="Consolas"/>
          <w:color w:val="A31515"/>
          <w:sz w:val="19"/>
          <w:szCs w:val="19"/>
          <w:highlight w:val="cyan"/>
          <w:lang w:val="nl-NL"/>
        </w:rPr>
        <w:t>TgTPhiSThue</w:t>
      </w:r>
      <w:r w:rsidRPr="00AE187D">
        <w:rPr>
          <w:rFonts w:ascii="Consolas" w:hAnsi="Consolas" w:cs="Consolas"/>
          <w:color w:val="0000FF"/>
          <w:sz w:val="19"/>
          <w:szCs w:val="19"/>
          <w:highlight w:val="cyan"/>
          <w:lang w:val="nl-NL"/>
        </w:rPr>
        <w:t>&gt;</w:t>
      </w:r>
      <w:r w:rsidRPr="00AE187D">
        <w:rPr>
          <w:rFonts w:ascii="Consolas" w:hAnsi="Consolas" w:cs="Consolas"/>
          <w:color w:val="000000"/>
          <w:sz w:val="19"/>
          <w:szCs w:val="19"/>
          <w:highlight w:val="cyan"/>
          <w:lang w:val="nl-NL"/>
        </w:rPr>
        <w:t>Tổng tiền phí</w:t>
      </w:r>
      <w:r w:rsidRPr="00AE187D">
        <w:rPr>
          <w:rFonts w:ascii="Consolas" w:hAnsi="Consolas" w:cs="Consolas"/>
          <w:color w:val="0000FF"/>
          <w:sz w:val="19"/>
          <w:szCs w:val="19"/>
          <w:highlight w:val="cyan"/>
          <w:lang w:val="nl-NL"/>
        </w:rPr>
        <w:t>&lt;</w:t>
      </w:r>
      <w:r w:rsidRPr="00AE187D">
        <w:rPr>
          <w:rFonts w:ascii="Consolas" w:hAnsi="Consolas" w:cs="Consolas"/>
          <w:color w:val="A31515"/>
          <w:sz w:val="19"/>
          <w:szCs w:val="19"/>
          <w:highlight w:val="cyan"/>
          <w:lang w:val="nl-NL"/>
        </w:rPr>
        <w:t>/TgTPhiSThue</w:t>
      </w:r>
      <w:r w:rsidRPr="00AE187D">
        <w:rPr>
          <w:rFonts w:ascii="Courier New" w:hAnsi="Courier New" w:cs="Courier New"/>
          <w:color w:val="0000FF"/>
          <w:sz w:val="20"/>
          <w:szCs w:val="20"/>
          <w:highlight w:val="cyan"/>
          <w:lang w:val="nl-NL"/>
        </w:rPr>
        <w:t>&gt;</w:t>
      </w:r>
    </w:p>
    <w:p w14:paraId="54311C3A" w14:textId="7C5E2A55" w:rsidR="00E9567B" w:rsidRPr="00E9567B" w:rsidRDefault="00E9567B" w:rsidP="00B62732">
      <w:pPr>
        <w:shd w:val="clear" w:color="auto" w:fill="FFFFFF"/>
        <w:ind w:left="1440" w:firstLine="720"/>
        <w:rPr>
          <w:rFonts w:ascii="Courier New" w:hAnsi="Courier New" w:cs="Courier New"/>
          <w:color w:val="0000FF"/>
          <w:sz w:val="20"/>
          <w:szCs w:val="20"/>
          <w:highlight w:val="cyan"/>
          <w:lang w:val="nl-NL"/>
        </w:rPr>
      </w:pPr>
      <w:r w:rsidRPr="00E9567B">
        <w:rPr>
          <w:rFonts w:ascii="Courier New" w:hAnsi="Courier New" w:cs="Courier New"/>
          <w:color w:val="0000FF"/>
          <w:sz w:val="20"/>
          <w:szCs w:val="20"/>
          <w:highlight w:val="cyan"/>
          <w:lang w:val="nl-NL"/>
        </w:rPr>
        <w:t>&lt;STGThue&gt; Số tiền giảm thuế(Chỉ sử dụng cho hóa đơn bán hàng giảm thuế theo NQ của Quốc hội)&lt;/STGThue&gt;</w:t>
      </w:r>
    </w:p>
    <w:p w14:paraId="2C8DBD08"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TgTTTBSo</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thanh toán bằng số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TgTTTBSo</w:t>
      </w:r>
      <w:r w:rsidRPr="00AE187D">
        <w:rPr>
          <w:rFonts w:ascii="Consolas" w:hAnsi="Consolas" w:cs="Consolas"/>
          <w:color w:val="0000FF"/>
          <w:sz w:val="19"/>
          <w:szCs w:val="19"/>
          <w:lang w:val="nl-NL"/>
        </w:rPr>
        <w:t>&gt;</w:t>
      </w:r>
    </w:p>
    <w:p w14:paraId="54999620"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TgTTTBChu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Tổng tiền thanh toán bằng chữ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TgTTTBChu</w:t>
      </w:r>
      <w:r w:rsidRPr="00AE187D">
        <w:rPr>
          <w:rFonts w:ascii="Consolas" w:hAnsi="Consolas" w:cs="Consolas"/>
          <w:color w:val="0000FF"/>
          <w:sz w:val="19"/>
          <w:szCs w:val="19"/>
          <w:lang w:val="nl-NL"/>
        </w:rPr>
        <w:t>&gt;</w:t>
      </w:r>
    </w:p>
    <w:p w14:paraId="232128A3" w14:textId="77777777" w:rsidR="009D1437" w:rsidRDefault="009D1437" w:rsidP="009D1437">
      <w:pPr>
        <w:autoSpaceDE w:val="0"/>
        <w:autoSpaceDN w:val="0"/>
        <w:adjustRightInd w:val="0"/>
        <w:rPr>
          <w:rFonts w:ascii="Consolas" w:hAnsi="Consolas" w:cs="Consolas"/>
          <w:color w:val="000000"/>
          <w:sz w:val="19"/>
          <w:szCs w:val="19"/>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 xml:space="preserve">  </w:t>
      </w:r>
      <w:r>
        <w:rPr>
          <w:rFonts w:ascii="Consolas" w:hAnsi="Consolas" w:cs="Consolas"/>
          <w:color w:val="0000FF"/>
          <w:sz w:val="19"/>
          <w:szCs w:val="19"/>
        </w:rPr>
        <w:t>&lt;/</w:t>
      </w:r>
      <w:r>
        <w:rPr>
          <w:rFonts w:ascii="Consolas" w:hAnsi="Consolas" w:cs="Consolas"/>
          <w:color w:val="A31515"/>
          <w:sz w:val="19"/>
          <w:szCs w:val="19"/>
        </w:rPr>
        <w:t>TToan</w:t>
      </w:r>
      <w:r>
        <w:rPr>
          <w:rFonts w:ascii="Consolas" w:hAnsi="Consolas" w:cs="Consolas"/>
          <w:color w:val="0000FF"/>
          <w:sz w:val="19"/>
          <w:szCs w:val="19"/>
        </w:rPr>
        <w:t>&gt;</w:t>
      </w:r>
    </w:p>
    <w:p w14:paraId="4A20B4FB"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14:paraId="63CBCAC3" w14:textId="77777777" w:rsidR="009D1437" w:rsidRDefault="009D1437" w:rsidP="009D1437">
      <w:pPr>
        <w:rPr>
          <w:b/>
          <w:u w:val="single"/>
        </w:rPr>
      </w:pPr>
      <w:r>
        <w:rPr>
          <w:rFonts w:ascii="Consolas" w:hAnsi="Consolas" w:cs="Consolas"/>
          <w:color w:val="0000FF"/>
          <w:sz w:val="19"/>
          <w:szCs w:val="19"/>
        </w:rPr>
        <w:t>&lt;/</w:t>
      </w:r>
      <w:r>
        <w:rPr>
          <w:rFonts w:ascii="Consolas" w:hAnsi="Consolas" w:cs="Consolas"/>
          <w:color w:val="A31515"/>
          <w:sz w:val="19"/>
          <w:szCs w:val="19"/>
        </w:rPr>
        <w:t>DieuChinhHD</w:t>
      </w:r>
      <w:r>
        <w:rPr>
          <w:rFonts w:ascii="Consolas" w:hAnsi="Consolas" w:cs="Consolas"/>
          <w:color w:val="0000FF"/>
          <w:sz w:val="19"/>
          <w:szCs w:val="19"/>
        </w:rPr>
        <w:t>&gt;</w:t>
      </w:r>
    </w:p>
    <w:p w14:paraId="1C2E82EB" w14:textId="77777777" w:rsidR="009D1437" w:rsidRPr="000A4319" w:rsidRDefault="009D1437" w:rsidP="009D1437">
      <w:pPr>
        <w:ind w:firstLine="720"/>
        <w:rPr>
          <w:b/>
          <w:u w:val="single"/>
        </w:rPr>
      </w:pPr>
    </w:p>
    <w:p w14:paraId="3F613050" w14:textId="77777777" w:rsidR="009D1437" w:rsidRDefault="009D1437" w:rsidP="00480762">
      <w:pPr>
        <w:pStyle w:val="Heading3"/>
      </w:pPr>
      <w:bookmarkStart w:id="301" w:name="_Toc198045364"/>
      <w:r w:rsidRPr="00BB7B71">
        <w:t xml:space="preserve">Điều chỉnh hóa đơn </w:t>
      </w:r>
      <w:r>
        <w:t>cũ (hóa đơn không tồn tại trên hệ thống)</w:t>
      </w:r>
      <w:bookmarkEnd w:id="301"/>
    </w:p>
    <w:p w14:paraId="0E8736B8" w14:textId="77777777" w:rsidR="009D1437" w:rsidRDefault="009D1437" w:rsidP="009D1437">
      <w:r>
        <w:t>URL</w:t>
      </w:r>
    </w:p>
    <w:p w14:paraId="744AF985" w14:textId="77777777" w:rsidR="009D1437" w:rsidRPr="004A4DD9" w:rsidRDefault="009D1437" w:rsidP="009D1437">
      <w:pPr>
        <w:ind w:firstLine="720"/>
      </w:pPr>
      <w:r>
        <w:t>s</w:t>
      </w:r>
      <w:r w:rsidRPr="004A4DD9">
        <w:t xml:space="preserve">tring </w:t>
      </w:r>
      <w:r w:rsidRPr="00C370E8">
        <w:rPr>
          <w:b/>
          <w:color w:val="000000"/>
        </w:rPr>
        <w:t>AdjustWithoutInv</w:t>
      </w:r>
      <w:r w:rsidRPr="00CA246D">
        <w:t xml:space="preserve"> </w:t>
      </w:r>
      <w:r w:rsidRPr="00CA246D">
        <w:rPr>
          <w:rFonts w:eastAsia="Calibri"/>
        </w:rPr>
        <w:t xml:space="preserve">(string </w:t>
      </w:r>
      <w:r w:rsidRPr="00707DA5">
        <w:rPr>
          <w:rFonts w:eastAsia="Calibri"/>
          <w:b/>
        </w:rPr>
        <w:t>account</w:t>
      </w:r>
      <w:r w:rsidRPr="00CA246D">
        <w:rPr>
          <w:rFonts w:eastAsia="Calibri"/>
        </w:rPr>
        <w:t xml:space="preserve">, string </w:t>
      </w:r>
      <w:r w:rsidRPr="00707DA5">
        <w:rPr>
          <w:rFonts w:eastAsia="Calibri"/>
          <w:b/>
        </w:rPr>
        <w:t>accPass</w:t>
      </w:r>
      <w:r w:rsidRPr="00CA246D">
        <w:rPr>
          <w:rFonts w:eastAsia="Calibri"/>
        </w:rPr>
        <w:t xml:space="preserve">, string </w:t>
      </w:r>
      <w:r w:rsidRPr="00707DA5">
        <w:rPr>
          <w:rFonts w:eastAsia="Calibri"/>
          <w:b/>
        </w:rPr>
        <w:t>invXml</w:t>
      </w:r>
      <w:r w:rsidRPr="00CA246D">
        <w:rPr>
          <w:rFonts w:eastAsia="Calibri"/>
        </w:rPr>
        <w:t xml:space="preserve">, string </w:t>
      </w:r>
      <w:r w:rsidRPr="00707DA5">
        <w:rPr>
          <w:rFonts w:eastAsia="Calibri"/>
          <w:b/>
        </w:rPr>
        <w:t>userName</w:t>
      </w:r>
      <w:r w:rsidRPr="00CA246D">
        <w:rPr>
          <w:rFonts w:eastAsia="Calibri"/>
        </w:rPr>
        <w:t xml:space="preserve">, string </w:t>
      </w:r>
      <w:r w:rsidRPr="00707DA5">
        <w:rPr>
          <w:rFonts w:eastAsia="Calibri"/>
          <w:b/>
        </w:rPr>
        <w:t>userPass</w:t>
      </w:r>
      <w:r w:rsidRPr="00CA246D">
        <w:rPr>
          <w:rFonts w:eastAsia="Calibri"/>
        </w:rPr>
        <w:t xml:space="preserve">, string </w:t>
      </w:r>
      <w:r w:rsidRPr="00707DA5">
        <w:rPr>
          <w:rFonts w:eastAsia="Calibri"/>
          <w:b/>
        </w:rPr>
        <w:t>oldPattern</w:t>
      </w:r>
      <w:r w:rsidRPr="00CA246D">
        <w:rPr>
          <w:rFonts w:eastAsia="Calibri"/>
        </w:rPr>
        <w:t xml:space="preserve">, string </w:t>
      </w:r>
      <w:r w:rsidRPr="00707DA5">
        <w:rPr>
          <w:rFonts w:eastAsia="Calibri"/>
          <w:b/>
        </w:rPr>
        <w:t>oldSerial</w:t>
      </w:r>
      <w:r w:rsidRPr="00CA246D">
        <w:rPr>
          <w:rFonts w:eastAsia="Calibri"/>
        </w:rPr>
        <w:t xml:space="preserve">, decimal </w:t>
      </w:r>
      <w:r w:rsidRPr="00707DA5">
        <w:rPr>
          <w:rFonts w:eastAsia="Calibri"/>
          <w:b/>
        </w:rPr>
        <w:t>oldNo</w:t>
      </w:r>
      <w:r w:rsidRPr="00CA246D">
        <w:rPr>
          <w:rFonts w:eastAsia="Calibri"/>
        </w:rPr>
        <w:t>,</w:t>
      </w:r>
      <w:r>
        <w:rPr>
          <w:rFonts w:eastAsia="Calibri"/>
        </w:rPr>
        <w:t xml:space="preserve"> string </w:t>
      </w:r>
      <w:r w:rsidRPr="00BA6906">
        <w:rPr>
          <w:b/>
          <w:color w:val="000000"/>
        </w:rPr>
        <w:t>strOldArisingDate</w:t>
      </w:r>
      <w:r>
        <w:rPr>
          <w:rFonts w:ascii="Consolas" w:hAnsi="Consolas" w:cs="Consolas"/>
          <w:color w:val="000000"/>
          <w:sz w:val="19"/>
          <w:szCs w:val="19"/>
        </w:rPr>
        <w:t>,</w:t>
      </w:r>
      <w:r w:rsidRPr="00CA246D">
        <w:rPr>
          <w:rFonts w:eastAsia="Calibri"/>
        </w:rPr>
        <w:t xml:space="preserve"> int? </w:t>
      </w:r>
      <w:r w:rsidRPr="00707DA5">
        <w:rPr>
          <w:rFonts w:eastAsia="Calibri"/>
          <w:b/>
        </w:rPr>
        <w:t>convert</w:t>
      </w:r>
      <w:r w:rsidRPr="00CA246D">
        <w:rPr>
          <w:rFonts w:eastAsia="Calibri"/>
        </w:rPr>
        <w:t xml:space="preserve">, string </w:t>
      </w:r>
      <w:r w:rsidRPr="00707DA5">
        <w:rPr>
          <w:rFonts w:eastAsia="Calibri"/>
          <w:b/>
        </w:rPr>
        <w:t>pattern</w:t>
      </w:r>
      <w:r w:rsidRPr="00CA246D">
        <w:rPr>
          <w:rFonts w:eastAsia="Calibri"/>
        </w:rPr>
        <w:t xml:space="preserve"> = null, string </w:t>
      </w:r>
      <w:r w:rsidRPr="00707DA5">
        <w:rPr>
          <w:rFonts w:eastAsia="Calibri"/>
          <w:b/>
        </w:rPr>
        <w:t>serial</w:t>
      </w:r>
      <w:r w:rsidRPr="00CA246D">
        <w:rPr>
          <w:rFonts w:eastAsia="Calibri"/>
        </w:rPr>
        <w:t xml:space="preserve"> = null</w:t>
      </w:r>
      <w:r>
        <w:rPr>
          <w:rFonts w:eastAsia="Calibri"/>
        </w:rPr>
        <w:t xml:space="preserve">, int </w:t>
      </w:r>
      <w:r w:rsidRPr="00B7295A">
        <w:rPr>
          <w:b/>
          <w:color w:val="000000"/>
        </w:rPr>
        <w:t>relatedInvType</w:t>
      </w:r>
      <w:r>
        <w:rPr>
          <w:rFonts w:eastAsia="Calibri"/>
        </w:rPr>
        <w:t xml:space="preserve"> = 3, string </w:t>
      </w:r>
      <w:r>
        <w:rPr>
          <w:rFonts w:eastAsia="Calibri"/>
          <w:b/>
        </w:rPr>
        <w:t>fea</w:t>
      </w:r>
      <w:r w:rsidRPr="00BA6906">
        <w:rPr>
          <w:rFonts w:eastAsia="Calibri"/>
          <w:b/>
        </w:rPr>
        <w:t>ture</w:t>
      </w:r>
      <w:r>
        <w:rPr>
          <w:rFonts w:eastAsia="Calibri"/>
        </w:rPr>
        <w:t xml:space="preserve"> = “”</w:t>
      </w:r>
      <w:r w:rsidRPr="00CA246D">
        <w:rPr>
          <w:rFonts w:eastAsia="Calibri"/>
        </w:rPr>
        <w:t>)</w:t>
      </w:r>
      <w:r w:rsidRPr="009372AD">
        <w:rPr>
          <w:rFonts w:eastAsia="Calibri"/>
        </w:rPr>
        <w:t>.</w:t>
      </w:r>
    </w:p>
    <w:p w14:paraId="7B536ADC" w14:textId="77777777" w:rsidR="009D1437" w:rsidRPr="00593BE8" w:rsidRDefault="009D1437" w:rsidP="009D1437">
      <w:pPr>
        <w:pStyle w:val="N"/>
      </w:pPr>
      <w:r w:rsidRPr="00593BE8">
        <w:t>DESCRIPTION</w:t>
      </w:r>
    </w:p>
    <w:p w14:paraId="4A376A64" w14:textId="77777777" w:rsidR="009D1437" w:rsidRDefault="009D1437" w:rsidP="009D1437">
      <w:pPr>
        <w:pStyle w:val="N"/>
      </w:pPr>
      <w:r>
        <w:tab/>
        <w:t>Đây là web service thực hiện điều chỉnh hóa đơn cũ (hóa đơn không tồn tại trên hệ thống)</w:t>
      </w:r>
    </w:p>
    <w:p w14:paraId="4AF94A88" w14:textId="77777777" w:rsidR="009D1437" w:rsidRPr="00007702" w:rsidRDefault="009D1437" w:rsidP="009D1437">
      <w:pPr>
        <w:pStyle w:val="N"/>
      </w:pPr>
      <w:r w:rsidRPr="00663B3E">
        <w:t>HTTP METHOD</w:t>
      </w:r>
    </w:p>
    <w:p w14:paraId="58AD12D4" w14:textId="77777777" w:rsidR="009D1437" w:rsidRPr="00007702" w:rsidRDefault="009D1437" w:rsidP="009D1437">
      <w:pPr>
        <w:pStyle w:val="N"/>
        <w:rPr>
          <w:b/>
        </w:rPr>
      </w:pPr>
      <w:r>
        <w:tab/>
      </w:r>
      <w:r w:rsidRPr="00610AFD">
        <w:t>POST</w:t>
      </w:r>
    </w:p>
    <w:p w14:paraId="02B83D8A" w14:textId="77777777" w:rsidR="009D1437" w:rsidRPr="00610AFD" w:rsidRDefault="009D1437" w:rsidP="009D1437">
      <w:pPr>
        <w:pStyle w:val="N"/>
      </w:pPr>
      <w:r w:rsidRPr="00610AFD">
        <w:t>REQUEST BODY</w:t>
      </w:r>
    </w:p>
    <w:p w14:paraId="711D8789" w14:textId="63DC381C" w:rsidR="009D1437" w:rsidRPr="004720D2" w:rsidRDefault="001C7E07" w:rsidP="009D1437">
      <w:pPr>
        <w:pStyle w:val="ListParagraph"/>
        <w:numPr>
          <w:ilvl w:val="0"/>
          <w:numId w:val="2"/>
        </w:numPr>
        <w:spacing w:after="0" w:line="360" w:lineRule="auto"/>
        <w:ind w:left="1080"/>
        <w:jc w:val="both"/>
        <w:rPr>
          <w:rFonts w:eastAsia="Calibri"/>
          <w:b/>
          <w:u w:val="single"/>
        </w:rPr>
      </w:pPr>
      <w:r>
        <w:rPr>
          <w:rFonts w:eastAsia="Calibri"/>
          <w:b/>
        </w:rPr>
        <w:t>userName</w:t>
      </w:r>
      <w:r w:rsidR="009D1437" w:rsidRPr="009372AD">
        <w:rPr>
          <w:rFonts w:eastAsia="Calibri"/>
          <w:b/>
        </w:rPr>
        <w:t>/</w:t>
      </w:r>
      <w:r w:rsidR="009D1437" w:rsidRPr="001718D8">
        <w:rPr>
          <w:rFonts w:eastAsia="Calibri"/>
          <w:b/>
        </w:rPr>
        <w:t>userPass</w:t>
      </w:r>
      <w:r w:rsidR="009D1437" w:rsidRPr="009372AD">
        <w:rPr>
          <w:rFonts w:eastAsia="Calibri"/>
        </w:rPr>
        <w:t xml:space="preserve">: Tài khoản được cấp phát cho khách hàng để gọi </w:t>
      </w:r>
      <w:r w:rsidR="009D1437">
        <w:rPr>
          <w:rFonts w:eastAsia="Calibri"/>
        </w:rPr>
        <w:t>đến webservice (tài khoản có quyền ServiceRole trong hệ thống)</w:t>
      </w:r>
      <w:r w:rsidR="009D1437" w:rsidRPr="009372AD">
        <w:rPr>
          <w:rFonts w:eastAsia="Calibri"/>
        </w:rPr>
        <w:t>.</w:t>
      </w:r>
    </w:p>
    <w:p w14:paraId="14E579A7"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172912">
        <w:rPr>
          <w:rFonts w:eastAsia="Calibri"/>
          <w:b/>
        </w:rPr>
        <w:t>account</w:t>
      </w:r>
      <w:r>
        <w:rPr>
          <w:rFonts w:eastAsia="Calibri"/>
          <w:b/>
        </w:rPr>
        <w:t xml:space="preserve"> /</w:t>
      </w:r>
      <w:r w:rsidRPr="00F403FC">
        <w:rPr>
          <w:rFonts w:eastAsia="Calibri"/>
          <w:b/>
        </w:rPr>
        <w:t xml:space="preserve"> </w:t>
      </w:r>
      <w:r w:rsidRPr="00172912">
        <w:rPr>
          <w:rFonts w:eastAsia="Calibri"/>
          <w:b/>
        </w:rPr>
        <w:t>accPass</w:t>
      </w:r>
      <w:r w:rsidRPr="004720D2">
        <w:rPr>
          <w:rFonts w:eastAsia="Calibri"/>
          <w:b/>
        </w:rPr>
        <w:t xml:space="preserve">:  </w:t>
      </w:r>
      <w:r w:rsidRPr="004720D2">
        <w:rPr>
          <w:rFonts w:eastAsia="Calibri"/>
        </w:rPr>
        <w:t>Tài khoản được cấp phát cho nhân viên gọi lệnh phát hành hóa đơn</w:t>
      </w:r>
    </w:p>
    <w:p w14:paraId="4278AED8"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Pr>
          <w:rFonts w:eastAsia="Calibri"/>
          <w:b/>
        </w:rPr>
        <w:t>invXml</w:t>
      </w:r>
      <w:r w:rsidRPr="009372AD">
        <w:rPr>
          <w:rFonts w:eastAsia="Calibri"/>
        </w:rPr>
        <w:t>: String XML dữ liệu hóa đơn điều chỉnh</w:t>
      </w:r>
    </w:p>
    <w:p w14:paraId="2AD870A2" w14:textId="77777777" w:rsidR="009D1437" w:rsidRPr="00AA58BF" w:rsidRDefault="009D1437" w:rsidP="009D1437">
      <w:pPr>
        <w:pStyle w:val="ListParagraph"/>
        <w:numPr>
          <w:ilvl w:val="0"/>
          <w:numId w:val="2"/>
        </w:numPr>
        <w:spacing w:after="0" w:line="360" w:lineRule="auto"/>
        <w:ind w:left="1080"/>
        <w:jc w:val="both"/>
        <w:rPr>
          <w:rFonts w:eastAsia="Calibri"/>
          <w:b/>
        </w:rPr>
      </w:pPr>
      <w:r w:rsidRPr="00707DA5">
        <w:rPr>
          <w:rFonts w:eastAsia="Calibri"/>
          <w:b/>
        </w:rPr>
        <w:t>oldPattern</w:t>
      </w:r>
      <w:r>
        <w:rPr>
          <w:rFonts w:eastAsia="Calibri"/>
          <w:b/>
        </w:rPr>
        <w:t xml:space="preserve">, </w:t>
      </w:r>
      <w:r w:rsidRPr="00707DA5">
        <w:rPr>
          <w:rFonts w:eastAsia="Calibri"/>
          <w:b/>
        </w:rPr>
        <w:t>oldSerial</w:t>
      </w:r>
      <w:r>
        <w:rPr>
          <w:rFonts w:eastAsia="Calibri"/>
          <w:b/>
        </w:rPr>
        <w:t xml:space="preserve">, </w:t>
      </w:r>
      <w:r w:rsidRPr="00707DA5">
        <w:rPr>
          <w:rFonts w:eastAsia="Calibri"/>
          <w:b/>
        </w:rPr>
        <w:t>oldNo</w:t>
      </w:r>
      <w:r>
        <w:rPr>
          <w:rFonts w:eastAsia="Calibri"/>
          <w:b/>
        </w:rPr>
        <w:t xml:space="preserve">: </w:t>
      </w:r>
      <w:r>
        <w:rPr>
          <w:rFonts w:eastAsia="Calibri"/>
        </w:rPr>
        <w:t>Các thông số mẫu số, ký hiệu, số hóa đơn của hóa đơn cũ (hóa đơn không tồn tại trên hệ thống).</w:t>
      </w:r>
    </w:p>
    <w:p w14:paraId="4C65BA5D" w14:textId="77777777" w:rsidR="009D1437" w:rsidRPr="00CF2FC3" w:rsidRDefault="009D1437" w:rsidP="009D1437">
      <w:pPr>
        <w:pStyle w:val="ListParagraph"/>
        <w:numPr>
          <w:ilvl w:val="0"/>
          <w:numId w:val="2"/>
        </w:numPr>
        <w:spacing w:after="0" w:line="360" w:lineRule="auto"/>
        <w:ind w:left="1080"/>
        <w:jc w:val="both"/>
        <w:rPr>
          <w:rFonts w:eastAsia="Calibri"/>
          <w:b/>
        </w:rPr>
      </w:pPr>
      <w:r w:rsidRPr="00BA6906">
        <w:rPr>
          <w:b/>
          <w:color w:val="000000"/>
        </w:rPr>
        <w:lastRenderedPageBreak/>
        <w:t>strOldArisingDate</w:t>
      </w:r>
      <w:r>
        <w:rPr>
          <w:b/>
          <w:color w:val="000000"/>
        </w:rPr>
        <w:t xml:space="preserve">: </w:t>
      </w:r>
      <w:r>
        <w:rPr>
          <w:color w:val="000000"/>
        </w:rPr>
        <w:t>Ngày hóa đơn của hóa đơn cũ, định dạng dd/MM/yyyy (Bắt buộc phải nhập đúng và đủ 2 chữ số cho ngày tháng, 4 chữ số cho năm. Ví dụ 01/12/2021)</w:t>
      </w:r>
    </w:p>
    <w:p w14:paraId="75AB4E82" w14:textId="77777777" w:rsidR="009D1437" w:rsidRPr="00E009AD" w:rsidRDefault="009D1437" w:rsidP="009D143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47EFD16E" w14:textId="77777777" w:rsidR="009D1437" w:rsidRPr="00E009AD" w:rsidRDefault="009D1437" w:rsidP="009D1437">
      <w:pPr>
        <w:pStyle w:val="ListParagraph"/>
        <w:numPr>
          <w:ilvl w:val="0"/>
          <w:numId w:val="2"/>
        </w:numPr>
        <w:spacing w:after="0" w:line="360" w:lineRule="auto"/>
        <w:ind w:left="1080"/>
        <w:jc w:val="both"/>
        <w:rPr>
          <w:rFonts w:eastAsia="Calibri"/>
          <w:b/>
        </w:rPr>
      </w:pPr>
      <w:r>
        <w:rPr>
          <w:b/>
        </w:rPr>
        <w:t>p</w:t>
      </w:r>
      <w:r w:rsidRPr="006479A0">
        <w:rPr>
          <w:b/>
        </w:rPr>
        <w:t>attern</w:t>
      </w:r>
      <w:r>
        <w:t>: Mẫu số</w:t>
      </w:r>
    </w:p>
    <w:p w14:paraId="56423AB5" w14:textId="77777777" w:rsidR="009D1437" w:rsidRPr="006301D5" w:rsidRDefault="009D1437" w:rsidP="009D1437">
      <w:pPr>
        <w:pStyle w:val="ListParagraph"/>
        <w:numPr>
          <w:ilvl w:val="0"/>
          <w:numId w:val="2"/>
        </w:numPr>
        <w:spacing w:after="0" w:line="360" w:lineRule="auto"/>
        <w:ind w:left="1080"/>
        <w:jc w:val="both"/>
        <w:rPr>
          <w:rFonts w:eastAsia="Calibri"/>
          <w:b/>
        </w:rPr>
      </w:pPr>
      <w:r>
        <w:rPr>
          <w:b/>
        </w:rPr>
        <w:t>s</w:t>
      </w:r>
      <w:r w:rsidRPr="006479A0">
        <w:rPr>
          <w:b/>
        </w:rPr>
        <w:t>erial</w:t>
      </w:r>
      <w:r>
        <w:t>: Ký hiệu</w:t>
      </w:r>
    </w:p>
    <w:p w14:paraId="45D3121D" w14:textId="77777777" w:rsidR="009D1437" w:rsidRPr="006A6243" w:rsidRDefault="009D1437" w:rsidP="009D1437">
      <w:pPr>
        <w:pStyle w:val="ListParagraph"/>
        <w:numPr>
          <w:ilvl w:val="0"/>
          <w:numId w:val="2"/>
        </w:numPr>
        <w:spacing w:after="0" w:line="360" w:lineRule="auto"/>
        <w:ind w:left="1080"/>
        <w:jc w:val="both"/>
        <w:rPr>
          <w:rFonts w:eastAsia="Calibri"/>
          <w:b/>
        </w:rPr>
      </w:pPr>
      <w:r w:rsidRPr="00B7295A">
        <w:rPr>
          <w:b/>
          <w:color w:val="000000"/>
        </w:rPr>
        <w:t>relatedInvType</w:t>
      </w:r>
      <w:r>
        <w:rPr>
          <w:b/>
          <w:color w:val="000000"/>
        </w:rPr>
        <w:t xml:space="preserve">: </w:t>
      </w:r>
      <w:r w:rsidRPr="006301D5">
        <w:rPr>
          <w:color w:val="000000"/>
        </w:rPr>
        <w:t>Loại</w:t>
      </w:r>
      <w:r>
        <w:rPr>
          <w:color w:val="000000"/>
        </w:rPr>
        <w:t xml:space="preserve"> hóa đơn liên quan, mặc định là 3 (</w:t>
      </w:r>
      <w:r>
        <w:rPr>
          <w:rFonts w:ascii="Consolas" w:hAnsi="Consolas" w:cs="Consolas"/>
          <w:color w:val="008000"/>
          <w:sz w:val="19"/>
          <w:szCs w:val="19"/>
        </w:rPr>
        <w:t>Các loại hóa đơn theo Nghị định số 51/2010/NĐ-CP và Nghị định số 04/2014/NĐ-CP (Trừ hóa đơn điện tử có mã xác thực của cơ quan thuế theo Quyết định số 1209/QĐ-BTC và Quyết định số 2660/QĐ-BTC)</w:t>
      </w:r>
      <w:r>
        <w:rPr>
          <w:color w:val="000000"/>
        </w:rPr>
        <w:t>))</w:t>
      </w:r>
    </w:p>
    <w:p w14:paraId="4D6AACA4" w14:textId="77777777" w:rsidR="009D1437" w:rsidRPr="006A6243" w:rsidRDefault="009D1437" w:rsidP="009D1437">
      <w:pPr>
        <w:pStyle w:val="ListParagraph"/>
        <w:numPr>
          <w:ilvl w:val="0"/>
          <w:numId w:val="2"/>
        </w:numPr>
        <w:spacing w:after="0" w:line="360" w:lineRule="auto"/>
        <w:ind w:left="1080"/>
        <w:jc w:val="both"/>
        <w:rPr>
          <w:rFonts w:eastAsia="Calibri"/>
          <w:b/>
        </w:rPr>
      </w:pPr>
      <w:r>
        <w:rPr>
          <w:rFonts w:eastAsia="Calibri"/>
          <w:b/>
        </w:rPr>
        <w:t xml:space="preserve">feature: </w:t>
      </w:r>
      <w:r>
        <w:rPr>
          <w:rFonts w:eastAsia="Calibri"/>
        </w:rPr>
        <w:t>trường sẽ dùng trong tương lai, hiện tại không có ý ngĩa, có thể nhập hoặc không</w:t>
      </w:r>
    </w:p>
    <w:p w14:paraId="106DDBB5" w14:textId="77777777" w:rsidR="009D1437" w:rsidRPr="007A4FB0" w:rsidRDefault="009D1437" w:rsidP="009D1437">
      <w:pPr>
        <w:ind w:left="360" w:firstLine="720"/>
      </w:pPr>
    </w:p>
    <w:p w14:paraId="61927735"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5B27CD2F"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4AF41EE5"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12520D96"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70DFF786" w14:textId="77777777" w:rsidR="009D1437" w:rsidRPr="00660ABB" w:rsidRDefault="009D1437" w:rsidP="00616EC4">
            <w:pPr>
              <w:pStyle w:val="ListParagraph"/>
            </w:pPr>
            <w:r>
              <w:t>Ghi chú</w:t>
            </w:r>
          </w:p>
        </w:tc>
      </w:tr>
      <w:tr w:rsidR="009D1437" w:rsidRPr="00660ABB" w14:paraId="4266FB20" w14:textId="77777777" w:rsidTr="00616EC4">
        <w:tc>
          <w:tcPr>
            <w:tcW w:w="1710" w:type="dxa"/>
            <w:tcBorders>
              <w:top w:val="single" w:sz="4" w:space="0" w:color="2E74B5"/>
              <w:left w:val="single" w:sz="4" w:space="0" w:color="2E74B5"/>
              <w:right w:val="single" w:sz="4" w:space="0" w:color="2E74B5"/>
            </w:tcBorders>
            <w:shd w:val="clear" w:color="auto" w:fill="auto"/>
          </w:tcPr>
          <w:p w14:paraId="20F76782"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E4A9B20"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1F2DFD9C" w14:textId="77777777" w:rsidR="009D1437" w:rsidRPr="009372AD" w:rsidRDefault="009D1437" w:rsidP="00616EC4">
            <w:pPr>
              <w:pStyle w:val="ListParagraph"/>
              <w:ind w:left="0"/>
              <w:jc w:val="both"/>
            </w:pPr>
          </w:p>
        </w:tc>
      </w:tr>
      <w:tr w:rsidR="009D1437" w:rsidRPr="00660ABB" w14:paraId="5B0C8DD5" w14:textId="77777777" w:rsidTr="00616EC4">
        <w:tc>
          <w:tcPr>
            <w:tcW w:w="1710" w:type="dxa"/>
            <w:tcBorders>
              <w:top w:val="single" w:sz="4" w:space="0" w:color="2E74B5"/>
              <w:left w:val="single" w:sz="4" w:space="0" w:color="2E74B5"/>
              <w:right w:val="single" w:sz="4" w:space="0" w:color="2E74B5"/>
            </w:tcBorders>
            <w:shd w:val="clear" w:color="auto" w:fill="auto"/>
          </w:tcPr>
          <w:p w14:paraId="03BCCFF9" w14:textId="77777777" w:rsidR="009D1437" w:rsidRPr="009372AD" w:rsidRDefault="009D1437" w:rsidP="00616EC4">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D8332A9" w14:textId="77777777" w:rsidR="009D1437" w:rsidRPr="009372AD" w:rsidRDefault="009D1437" w:rsidP="00616EC4">
            <w:pPr>
              <w:rPr>
                <w:rFonts w:eastAsia="Calibri"/>
              </w:rPr>
            </w:pPr>
            <w:r w:rsidRPr="009372AD">
              <w:rPr>
                <w:rFonts w:eastAsia="Calibri"/>
              </w:rPr>
              <w:t>Hóa đơn cần điều chỉnh không tồn tại</w:t>
            </w:r>
          </w:p>
        </w:tc>
        <w:tc>
          <w:tcPr>
            <w:tcW w:w="2515" w:type="dxa"/>
            <w:tcBorders>
              <w:top w:val="single" w:sz="4" w:space="0" w:color="2E74B5"/>
              <w:left w:val="single" w:sz="4" w:space="0" w:color="2E74B5"/>
              <w:bottom w:val="single" w:sz="4" w:space="0" w:color="2E74B5"/>
              <w:right w:val="single" w:sz="4" w:space="0" w:color="2E74B5"/>
            </w:tcBorders>
          </w:tcPr>
          <w:p w14:paraId="2D3B67DE" w14:textId="77777777" w:rsidR="009D1437" w:rsidRPr="009372AD" w:rsidRDefault="009D1437" w:rsidP="00616EC4">
            <w:pPr>
              <w:pStyle w:val="ListParagraph"/>
              <w:ind w:left="0"/>
              <w:jc w:val="both"/>
            </w:pPr>
          </w:p>
        </w:tc>
      </w:tr>
      <w:tr w:rsidR="009D1437" w:rsidRPr="00660ABB" w14:paraId="2772A427" w14:textId="77777777" w:rsidTr="00616EC4">
        <w:tc>
          <w:tcPr>
            <w:tcW w:w="1710" w:type="dxa"/>
            <w:tcBorders>
              <w:top w:val="single" w:sz="4" w:space="0" w:color="2E74B5"/>
              <w:left w:val="single" w:sz="4" w:space="0" w:color="2E74B5"/>
              <w:right w:val="single" w:sz="4" w:space="0" w:color="2E74B5"/>
            </w:tcBorders>
            <w:shd w:val="clear" w:color="auto" w:fill="auto"/>
          </w:tcPr>
          <w:p w14:paraId="0BAA0A96" w14:textId="77777777" w:rsidR="009D1437" w:rsidRPr="009372AD" w:rsidRDefault="009D1437" w:rsidP="00616EC4">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564C6AE" w14:textId="77777777" w:rsidR="009D1437" w:rsidRPr="009372AD" w:rsidRDefault="009D1437" w:rsidP="00616EC4">
            <w:pPr>
              <w:rPr>
                <w:rFonts w:eastAsia="Calibri"/>
              </w:rPr>
            </w:pPr>
            <w:r w:rsidRPr="009372AD">
              <w:rPr>
                <w:rFonts w:eastAsia="Calibri"/>
              </w:rPr>
              <w:t>Dữ liệu xml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5626BECD" w14:textId="77777777" w:rsidR="009D1437" w:rsidRPr="009372AD" w:rsidRDefault="009D1437" w:rsidP="00616EC4">
            <w:pPr>
              <w:pStyle w:val="ListParagraph"/>
              <w:ind w:left="0"/>
              <w:jc w:val="both"/>
            </w:pPr>
          </w:p>
        </w:tc>
      </w:tr>
      <w:tr w:rsidR="009D1437" w:rsidRPr="00660ABB" w14:paraId="3972A42F" w14:textId="77777777" w:rsidTr="00616EC4">
        <w:tc>
          <w:tcPr>
            <w:tcW w:w="1710" w:type="dxa"/>
            <w:tcBorders>
              <w:top w:val="single" w:sz="4" w:space="0" w:color="2E74B5"/>
              <w:left w:val="single" w:sz="4" w:space="0" w:color="2E74B5"/>
              <w:right w:val="single" w:sz="4" w:space="0" w:color="2E74B5"/>
            </w:tcBorders>
            <w:shd w:val="clear" w:color="auto" w:fill="auto"/>
          </w:tcPr>
          <w:p w14:paraId="7410324C" w14:textId="77777777" w:rsidR="009D1437" w:rsidRPr="009372AD" w:rsidRDefault="009D1437" w:rsidP="00616EC4">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C668E6A" w14:textId="77777777" w:rsidR="009D1437" w:rsidRPr="009372AD" w:rsidRDefault="009D1437" w:rsidP="00616EC4">
            <w:pPr>
              <w:rPr>
                <w:rFonts w:eastAsia="Calibri"/>
              </w:rPr>
            </w:pPr>
            <w:r>
              <w:rPr>
                <w:rFonts w:eastAsia="Calibri"/>
              </w:rPr>
              <w:t>Không phát hành được hóa đơn hoặc lỗi hệ thống</w:t>
            </w:r>
          </w:p>
        </w:tc>
        <w:tc>
          <w:tcPr>
            <w:tcW w:w="2515" w:type="dxa"/>
            <w:tcBorders>
              <w:top w:val="single" w:sz="4" w:space="0" w:color="2E74B5"/>
              <w:left w:val="single" w:sz="4" w:space="0" w:color="2E74B5"/>
              <w:bottom w:val="single" w:sz="4" w:space="0" w:color="2E74B5"/>
              <w:right w:val="single" w:sz="4" w:space="0" w:color="2E74B5"/>
            </w:tcBorders>
          </w:tcPr>
          <w:p w14:paraId="75723546" w14:textId="77777777" w:rsidR="009D1437" w:rsidRPr="009372AD" w:rsidRDefault="009D1437" w:rsidP="00616EC4">
            <w:pPr>
              <w:pStyle w:val="ListParagraph"/>
              <w:ind w:left="0"/>
              <w:jc w:val="both"/>
            </w:pPr>
          </w:p>
        </w:tc>
      </w:tr>
      <w:tr w:rsidR="009D1437" w:rsidRPr="00660ABB" w14:paraId="69CA85EB" w14:textId="77777777" w:rsidTr="00616EC4">
        <w:tc>
          <w:tcPr>
            <w:tcW w:w="1710" w:type="dxa"/>
            <w:tcBorders>
              <w:top w:val="single" w:sz="4" w:space="0" w:color="2E74B5"/>
              <w:left w:val="single" w:sz="4" w:space="0" w:color="2E74B5"/>
              <w:right w:val="single" w:sz="4" w:space="0" w:color="2E74B5"/>
            </w:tcBorders>
            <w:shd w:val="clear" w:color="auto" w:fill="auto"/>
          </w:tcPr>
          <w:p w14:paraId="7E116C52" w14:textId="77777777" w:rsidR="009D1437" w:rsidRPr="009372AD" w:rsidRDefault="009D1437" w:rsidP="00616EC4">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D759067" w14:textId="77777777" w:rsidR="009D1437" w:rsidRPr="009372AD" w:rsidRDefault="009D1437" w:rsidP="00616EC4">
            <w:pPr>
              <w:rPr>
                <w:rFonts w:eastAsia="Calibri"/>
              </w:rPr>
            </w:pPr>
            <w:r w:rsidRPr="009372AD">
              <w:rPr>
                <w:rFonts w:eastAsia="Calibri"/>
              </w:rPr>
              <w:t>Dải hóa đơn cũ đã hết</w:t>
            </w:r>
          </w:p>
        </w:tc>
        <w:tc>
          <w:tcPr>
            <w:tcW w:w="2515" w:type="dxa"/>
            <w:tcBorders>
              <w:top w:val="single" w:sz="4" w:space="0" w:color="2E74B5"/>
              <w:left w:val="single" w:sz="4" w:space="0" w:color="2E74B5"/>
              <w:bottom w:val="single" w:sz="4" w:space="0" w:color="2E74B5"/>
              <w:right w:val="single" w:sz="4" w:space="0" w:color="2E74B5"/>
            </w:tcBorders>
          </w:tcPr>
          <w:p w14:paraId="2231C11F" w14:textId="77777777" w:rsidR="009D1437" w:rsidRPr="009372AD" w:rsidRDefault="009D1437" w:rsidP="00616EC4">
            <w:pPr>
              <w:pStyle w:val="ListParagraph"/>
              <w:ind w:left="0"/>
              <w:jc w:val="both"/>
            </w:pPr>
          </w:p>
        </w:tc>
      </w:tr>
      <w:tr w:rsidR="009D1437" w:rsidRPr="00660ABB" w14:paraId="59D330B3"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9808966" w14:textId="77777777" w:rsidR="009D1437" w:rsidRPr="009372AD" w:rsidRDefault="009D1437" w:rsidP="00616EC4">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323DFA6" w14:textId="77777777" w:rsidR="009D1437" w:rsidRPr="009372AD" w:rsidRDefault="009D1437" w:rsidP="00616EC4">
            <w:pPr>
              <w:pStyle w:val="ListParagraph"/>
              <w:spacing w:after="0" w:line="240" w:lineRule="auto"/>
              <w:ind w:left="0"/>
              <w:rPr>
                <w:rFonts w:eastAsia="Calibri"/>
              </w:rPr>
            </w:pPr>
            <w:r w:rsidRPr="009372AD">
              <w:rPr>
                <w:rFonts w:eastAsia="Calibri"/>
              </w:rPr>
              <w:t>User name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4247DC17" w14:textId="77777777" w:rsidR="009D1437" w:rsidRPr="009372AD" w:rsidRDefault="009D1437" w:rsidP="00616EC4">
            <w:pPr>
              <w:jc w:val="both"/>
            </w:pPr>
          </w:p>
        </w:tc>
      </w:tr>
      <w:tr w:rsidR="009D1437" w:rsidRPr="00660ABB" w14:paraId="29CD2C9F"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60034C5" w14:textId="77777777" w:rsidR="009D1437" w:rsidRPr="009372AD" w:rsidRDefault="009D1437" w:rsidP="00616EC4">
            <w:pPr>
              <w:autoSpaceDE w:val="0"/>
              <w:autoSpaceDN w:val="0"/>
              <w:adjustRightInd w:val="0"/>
              <w:rPr>
                <w:rFonts w:eastAsia="Calibri"/>
              </w:rPr>
            </w:pPr>
            <w:r>
              <w:rPr>
                <w:rFonts w:eastAsia="Calibri"/>
              </w:rPr>
              <w:t>ERR:12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0F53911" w14:textId="77777777" w:rsidR="009D1437" w:rsidRPr="009372AD" w:rsidRDefault="009D1437" w:rsidP="00616EC4">
            <w:pPr>
              <w:pStyle w:val="ListParagraph"/>
              <w:spacing w:after="0" w:line="240" w:lineRule="auto"/>
              <w:ind w:left="0"/>
              <w:rPr>
                <w:rFonts w:eastAsia="Calibri"/>
              </w:rPr>
            </w:pPr>
            <w:r>
              <w:rPr>
                <w:rFonts w:eastAsia="Calibri"/>
              </w:rPr>
              <w:t>Ngày hóa đơn cũ không hợp lệ</w:t>
            </w:r>
          </w:p>
        </w:tc>
        <w:tc>
          <w:tcPr>
            <w:tcW w:w="2515" w:type="dxa"/>
            <w:tcBorders>
              <w:top w:val="single" w:sz="4" w:space="0" w:color="2E74B5"/>
              <w:left w:val="single" w:sz="4" w:space="0" w:color="2E74B5"/>
              <w:bottom w:val="single" w:sz="4" w:space="0" w:color="2E74B5"/>
              <w:right w:val="single" w:sz="4" w:space="0" w:color="2E74B5"/>
            </w:tcBorders>
          </w:tcPr>
          <w:p w14:paraId="7A9B104C" w14:textId="77777777" w:rsidR="009D1437" w:rsidRPr="009372AD" w:rsidRDefault="009D1437" w:rsidP="00616EC4">
            <w:pPr>
              <w:jc w:val="both"/>
            </w:pPr>
          </w:p>
        </w:tc>
      </w:tr>
      <w:tr w:rsidR="009D1437" w:rsidRPr="00660ABB" w14:paraId="39AFD84A"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F3590BA" w14:textId="77777777" w:rsidR="009D1437" w:rsidRPr="009372AD" w:rsidRDefault="009D1437" w:rsidP="00616EC4">
            <w:pPr>
              <w:autoSpaceDE w:val="0"/>
              <w:autoSpaceDN w:val="0"/>
              <w:adjustRightInd w:val="0"/>
              <w:rPr>
                <w:rFonts w:eastAsia="Calibri"/>
              </w:rPr>
            </w:pPr>
            <w:r>
              <w:rPr>
                <w:rFonts w:eastAsia="Calibri"/>
              </w:rP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4FDF58F" w14:textId="77777777" w:rsidR="009D1437" w:rsidRDefault="009D1437" w:rsidP="00616EC4">
            <w:pPr>
              <w:pStyle w:val="ListParagraph"/>
              <w:spacing w:after="0" w:line="240" w:lineRule="auto"/>
              <w:ind w:left="0"/>
              <w:rPr>
                <w:rFonts w:eastAsia="Calibri"/>
              </w:rPr>
            </w:pPr>
            <w:r>
              <w:rPr>
                <w:rFonts w:eastAsia="Calibri"/>
              </w:rPr>
              <w:t>Lỗi trong quá trình thực hiện cấp số hóa đơn</w:t>
            </w:r>
          </w:p>
        </w:tc>
        <w:tc>
          <w:tcPr>
            <w:tcW w:w="2515" w:type="dxa"/>
            <w:tcBorders>
              <w:top w:val="single" w:sz="4" w:space="0" w:color="2E74B5"/>
              <w:left w:val="single" w:sz="4" w:space="0" w:color="2E74B5"/>
              <w:bottom w:val="single" w:sz="4" w:space="0" w:color="2E74B5"/>
              <w:right w:val="single" w:sz="4" w:space="0" w:color="2E74B5"/>
            </w:tcBorders>
          </w:tcPr>
          <w:p w14:paraId="1DC21517" w14:textId="77777777" w:rsidR="009D1437" w:rsidRPr="009372AD" w:rsidRDefault="009D1437" w:rsidP="00616EC4">
            <w:pPr>
              <w:jc w:val="both"/>
            </w:pPr>
          </w:p>
        </w:tc>
      </w:tr>
      <w:tr w:rsidR="009D1437" w:rsidRPr="00660ABB" w14:paraId="37595A92"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A096CEB" w14:textId="77777777" w:rsidR="009D1437" w:rsidRPr="009372AD" w:rsidRDefault="009D1437" w:rsidP="00616EC4">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6A44BA3" w14:textId="77777777" w:rsidR="009D1437" w:rsidRDefault="009D1437" w:rsidP="00616EC4">
            <w:pPr>
              <w:pStyle w:val="ListParagraph"/>
              <w:spacing w:after="0" w:line="240" w:lineRule="auto"/>
              <w:ind w:left="0"/>
              <w:rPr>
                <w:rFonts w:eastAsia="Calibri"/>
              </w:rPr>
            </w:pPr>
            <w:r>
              <w:rPr>
                <w:rFonts w:eastAsia="Calibri"/>
              </w:rPr>
              <w:t xml:space="preserve">Lỗi khi thực hiện </w:t>
            </w:r>
            <w:r w:rsidRPr="00170EAA">
              <w:rPr>
                <w:rFonts w:eastAsia="Calibri"/>
              </w:rPr>
              <w:t>Deserialize</w:t>
            </w:r>
            <w:r>
              <w:rPr>
                <w:rFonts w:eastAsia="Calibri"/>
              </w:rPr>
              <w:t xml:space="preserve"> chuỗi hóa đơn đầu vào</w:t>
            </w:r>
          </w:p>
        </w:tc>
        <w:tc>
          <w:tcPr>
            <w:tcW w:w="2515" w:type="dxa"/>
            <w:tcBorders>
              <w:top w:val="single" w:sz="4" w:space="0" w:color="2E74B5"/>
              <w:left w:val="single" w:sz="4" w:space="0" w:color="2E74B5"/>
              <w:bottom w:val="single" w:sz="4" w:space="0" w:color="2E74B5"/>
              <w:right w:val="single" w:sz="4" w:space="0" w:color="2E74B5"/>
            </w:tcBorders>
          </w:tcPr>
          <w:p w14:paraId="27F68502" w14:textId="77777777" w:rsidR="009D1437" w:rsidRPr="009372AD" w:rsidRDefault="009D1437" w:rsidP="00616EC4">
            <w:pPr>
              <w:jc w:val="both"/>
            </w:pPr>
          </w:p>
        </w:tc>
      </w:tr>
      <w:tr w:rsidR="009D1437" w:rsidRPr="00660ABB" w14:paraId="4E81D13B"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9F45965" w14:textId="77777777" w:rsidR="009D1437" w:rsidRPr="009372AD" w:rsidRDefault="009D1437" w:rsidP="00616EC4">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14:paraId="2E166709"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C7B9B1D" w14:textId="77777777" w:rsidR="009D1437" w:rsidRDefault="009D1437" w:rsidP="00616EC4">
            <w:pPr>
              <w:pStyle w:val="ListParagraph"/>
              <w:spacing w:after="0" w:line="240" w:lineRule="auto"/>
              <w:ind w:left="0"/>
              <w:rPr>
                <w:rFonts w:eastAsia="Calibri"/>
              </w:rPr>
            </w:pPr>
            <w:r>
              <w:rPr>
                <w:rFonts w:eastAsia="Calibri"/>
              </w:rPr>
              <w:t>Pattern truyền vào không giống với hóa đơn cần điều chỉnh</w:t>
            </w:r>
          </w:p>
        </w:tc>
        <w:tc>
          <w:tcPr>
            <w:tcW w:w="2515" w:type="dxa"/>
            <w:tcBorders>
              <w:top w:val="single" w:sz="4" w:space="0" w:color="2E74B5"/>
              <w:left w:val="single" w:sz="4" w:space="0" w:color="2E74B5"/>
              <w:bottom w:val="single" w:sz="4" w:space="0" w:color="2E74B5"/>
              <w:right w:val="single" w:sz="4" w:space="0" w:color="2E74B5"/>
            </w:tcBorders>
          </w:tcPr>
          <w:p w14:paraId="1CFA6F05" w14:textId="77777777" w:rsidR="009D1437" w:rsidRPr="009372AD" w:rsidRDefault="009D1437" w:rsidP="00616EC4">
            <w:pPr>
              <w:jc w:val="both"/>
            </w:pPr>
          </w:p>
        </w:tc>
      </w:tr>
      <w:tr w:rsidR="009D1437" w:rsidRPr="00660ABB" w14:paraId="756BC4C7"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544AA09" w14:textId="77777777" w:rsidR="009D1437" w:rsidRPr="009372AD" w:rsidRDefault="009D1437" w:rsidP="00616EC4">
            <w:pPr>
              <w:autoSpaceDE w:val="0"/>
              <w:autoSpaceDN w:val="0"/>
              <w:adjustRightInd w:val="0"/>
              <w:rPr>
                <w:rFonts w:eastAsia="Calibri"/>
              </w:rPr>
            </w:pPr>
            <w:r>
              <w:rPr>
                <w:rFonts w:eastAsia="Calibri"/>
              </w:rPr>
              <w:t>ERR:20</w:t>
            </w:r>
          </w:p>
          <w:p w14:paraId="163C00CD"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6F770AC" w14:textId="77777777" w:rsidR="009D1437" w:rsidRDefault="009D1437" w:rsidP="00616EC4">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2DAA32CE" w14:textId="77777777" w:rsidR="009D1437" w:rsidRPr="009372AD" w:rsidRDefault="009D1437" w:rsidP="00616EC4">
            <w:pPr>
              <w:jc w:val="both"/>
            </w:pPr>
          </w:p>
        </w:tc>
      </w:tr>
      <w:tr w:rsidR="009D1437" w:rsidRPr="00660ABB" w14:paraId="6352B698"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268EC1F" w14:textId="77777777" w:rsidR="009D1437" w:rsidRPr="00DD2715" w:rsidRDefault="009D1437" w:rsidP="00616EC4">
            <w:pPr>
              <w:autoSpaceDE w:val="0"/>
              <w:autoSpaceDN w:val="0"/>
              <w:adjustRightInd w:val="0"/>
              <w:jc w:val="both"/>
            </w:pPr>
            <w: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E373568" w14:textId="77777777" w:rsidR="009D1437" w:rsidRDefault="009D1437" w:rsidP="00616EC4">
            <w:pPr>
              <w:pStyle w:val="ListParagraph"/>
              <w:ind w:left="0"/>
              <w:jc w:val="both"/>
            </w:pPr>
            <w:r>
              <w:t>Lỗi chứng thư hết hạn</w:t>
            </w:r>
          </w:p>
        </w:tc>
        <w:tc>
          <w:tcPr>
            <w:tcW w:w="2515" w:type="dxa"/>
            <w:tcBorders>
              <w:top w:val="single" w:sz="4" w:space="0" w:color="2E74B5"/>
              <w:left w:val="single" w:sz="4" w:space="0" w:color="2E74B5"/>
              <w:bottom w:val="single" w:sz="4" w:space="0" w:color="2E74B5"/>
              <w:right w:val="single" w:sz="4" w:space="0" w:color="2E74B5"/>
            </w:tcBorders>
          </w:tcPr>
          <w:p w14:paraId="3708AFF2" w14:textId="77777777" w:rsidR="009D1437" w:rsidRPr="009372AD" w:rsidRDefault="009D1437" w:rsidP="00616EC4">
            <w:pPr>
              <w:jc w:val="both"/>
            </w:pPr>
          </w:p>
        </w:tc>
      </w:tr>
      <w:tr w:rsidR="009D1437" w:rsidRPr="00660ABB" w14:paraId="1198C1EB"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733E3B2" w14:textId="77777777" w:rsidR="009D1437" w:rsidRDefault="009D1437" w:rsidP="00616EC4">
            <w:pPr>
              <w:autoSpaceDE w:val="0"/>
              <w:autoSpaceDN w:val="0"/>
              <w:adjustRightInd w:val="0"/>
              <w:jc w:val="both"/>
            </w:pPr>
            <w:r w:rsidRPr="00AB7EA5">
              <w:lastRenderedPageBreak/>
              <w:t>ERR:60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CB314E2" w14:textId="77777777" w:rsidR="009D1437" w:rsidRDefault="009D1437" w:rsidP="00616EC4">
            <w:pPr>
              <w:pStyle w:val="ListParagraph"/>
              <w:ind w:left="0"/>
              <w:jc w:val="both"/>
            </w:pPr>
            <w:r w:rsidRPr="00AB7EA5">
              <w:t>Chỉ được phép điều chỉnh hóa đơn cùng loại (Có mã / Không mã).</w:t>
            </w:r>
          </w:p>
        </w:tc>
        <w:tc>
          <w:tcPr>
            <w:tcW w:w="2515" w:type="dxa"/>
            <w:tcBorders>
              <w:top w:val="single" w:sz="4" w:space="0" w:color="2E74B5"/>
              <w:left w:val="single" w:sz="4" w:space="0" w:color="2E74B5"/>
              <w:bottom w:val="single" w:sz="4" w:space="0" w:color="2E74B5"/>
              <w:right w:val="single" w:sz="4" w:space="0" w:color="2E74B5"/>
            </w:tcBorders>
          </w:tcPr>
          <w:p w14:paraId="1D34E743" w14:textId="77777777" w:rsidR="009D1437" w:rsidRPr="009372AD" w:rsidRDefault="009D1437" w:rsidP="00616EC4">
            <w:pPr>
              <w:jc w:val="both"/>
            </w:pPr>
          </w:p>
        </w:tc>
      </w:tr>
      <w:tr w:rsidR="009D1437" w:rsidRPr="00660ABB" w14:paraId="30FC0CF1"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C542046" w14:textId="77777777" w:rsidR="009D1437" w:rsidRDefault="009D1437" w:rsidP="00616EC4">
            <w:pPr>
              <w:autoSpaceDE w:val="0"/>
              <w:autoSpaceDN w:val="0"/>
              <w:adjustRightInd w:val="0"/>
              <w:jc w:val="both"/>
            </w:pPr>
            <w:r w:rsidRPr="00AB7EA5">
              <w:t>ERR:61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266F758" w14:textId="77777777" w:rsidR="009D1437" w:rsidRDefault="009D1437" w:rsidP="00616EC4">
            <w:pPr>
              <w:pStyle w:val="ListParagraph"/>
              <w:ind w:left="0"/>
              <w:jc w:val="both"/>
            </w:pPr>
            <w:r w:rsidRPr="00AB7EA5">
              <w:t>Chỉ được phép điều chỉnh hóa đơn cùng loại (HD GTGT / HD bán hàng...).</w:t>
            </w:r>
          </w:p>
        </w:tc>
        <w:tc>
          <w:tcPr>
            <w:tcW w:w="2515" w:type="dxa"/>
            <w:tcBorders>
              <w:top w:val="single" w:sz="4" w:space="0" w:color="2E74B5"/>
              <w:left w:val="single" w:sz="4" w:space="0" w:color="2E74B5"/>
              <w:bottom w:val="single" w:sz="4" w:space="0" w:color="2E74B5"/>
              <w:right w:val="single" w:sz="4" w:space="0" w:color="2E74B5"/>
            </w:tcBorders>
          </w:tcPr>
          <w:p w14:paraId="332BC39C" w14:textId="77777777" w:rsidR="009D1437" w:rsidRPr="009372AD" w:rsidRDefault="009D1437" w:rsidP="00616EC4">
            <w:pPr>
              <w:jc w:val="both"/>
            </w:pPr>
          </w:p>
        </w:tc>
      </w:tr>
      <w:tr w:rsidR="009D1437" w:rsidRPr="00660ABB" w14:paraId="2EB6FE24"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0894826" w14:textId="77777777" w:rsidR="009D1437" w:rsidRDefault="009D1437" w:rsidP="00616EC4">
            <w:pPr>
              <w:autoSpaceDE w:val="0"/>
              <w:autoSpaceDN w:val="0"/>
              <w:adjustRightInd w:val="0"/>
              <w:jc w:val="both"/>
            </w:pPr>
            <w:r w:rsidRPr="00AB7EA5">
              <w:t>ERR:62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DA1C866" w14:textId="77777777" w:rsidR="009D1437" w:rsidRDefault="009D1437" w:rsidP="00616EC4">
            <w:pPr>
              <w:pStyle w:val="ListParagraph"/>
              <w:ind w:left="0"/>
              <w:jc w:val="both"/>
            </w:pPr>
            <w:r w:rsidRPr="00AB7EA5">
              <w:t>Không được dùng không mã đăng ký gửi bảng tổng hợp thay thế, điều chỉnh các hóa đơn không mã gửi thông tin chi tiết.</w:t>
            </w:r>
          </w:p>
        </w:tc>
        <w:tc>
          <w:tcPr>
            <w:tcW w:w="2515" w:type="dxa"/>
            <w:tcBorders>
              <w:top w:val="single" w:sz="4" w:space="0" w:color="2E74B5"/>
              <w:left w:val="single" w:sz="4" w:space="0" w:color="2E74B5"/>
              <w:bottom w:val="single" w:sz="4" w:space="0" w:color="2E74B5"/>
              <w:right w:val="single" w:sz="4" w:space="0" w:color="2E74B5"/>
            </w:tcBorders>
          </w:tcPr>
          <w:p w14:paraId="0291CECB" w14:textId="77777777" w:rsidR="009D1437" w:rsidRPr="009372AD" w:rsidRDefault="009D1437" w:rsidP="00616EC4">
            <w:pPr>
              <w:jc w:val="both"/>
            </w:pPr>
          </w:p>
        </w:tc>
      </w:tr>
      <w:tr w:rsidR="009D1437" w:rsidRPr="00660ABB" w14:paraId="6FBA6E30"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3D406DFE" w14:textId="77777777" w:rsidR="009D1437" w:rsidRPr="009372AD" w:rsidRDefault="009D1437" w:rsidP="00616EC4">
            <w:pPr>
              <w:autoSpaceDE w:val="0"/>
              <w:autoSpaceDN w:val="0"/>
              <w:adjustRightInd w:val="0"/>
              <w:rPr>
                <w:rFonts w:eastAsia="Calibri"/>
              </w:rPr>
            </w:pPr>
            <w:r w:rsidRPr="009372AD">
              <w:rPr>
                <w:rFonts w:eastAsia="Calibri"/>
              </w:rPr>
              <w:t>OK: pattern;serial;invNumber</w:t>
            </w:r>
          </w:p>
          <w:p w14:paraId="6BC87B9E" w14:textId="77777777" w:rsidR="009D1437" w:rsidRPr="009372AD" w:rsidRDefault="009D1437" w:rsidP="00616EC4">
            <w:pPr>
              <w:autoSpaceDE w:val="0"/>
              <w:autoSpaceDN w:val="0"/>
              <w:adjustRightInd w:val="0"/>
              <w:rPr>
                <w:rFonts w:eastAsia="Calibri"/>
              </w:rPr>
            </w:pPr>
            <w:r w:rsidRPr="009372AD">
              <w:rPr>
                <w:rFonts w:eastAsia="Calibri"/>
              </w:rPr>
              <w:t>(Ví dụ:</w:t>
            </w:r>
          </w:p>
          <w:p w14:paraId="053B4E25" w14:textId="77777777" w:rsidR="009D1437" w:rsidRPr="009372AD" w:rsidRDefault="009D1437" w:rsidP="00616EC4">
            <w:pPr>
              <w:autoSpaceDE w:val="0"/>
              <w:autoSpaceDN w:val="0"/>
              <w:adjustRightInd w:val="0"/>
              <w:rPr>
                <w:rFonts w:eastAsia="Calibri"/>
              </w:rPr>
            </w:pPr>
            <w:r w:rsidRPr="009372AD">
              <w:rPr>
                <w:rFonts w:eastAsia="Calibri"/>
              </w:rPr>
              <w:t>OK:</w:t>
            </w:r>
            <w:r>
              <w:t xml:space="preserve"> </w:t>
            </w:r>
            <w:r w:rsidRPr="00A946F6">
              <w:rPr>
                <w:rFonts w:eastAsia="Calibri"/>
              </w:rPr>
              <w:t>1/001</w:t>
            </w:r>
            <w:r w:rsidRPr="009372AD">
              <w:rPr>
                <w:rFonts w:eastAsia="Calibri"/>
              </w:rPr>
              <w:t>;AA/12E;0000002)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F318ABA"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OK </w:t>
            </w:r>
            <w:r w:rsidRPr="009372AD">
              <w:rPr>
                <w:rFonts w:eastAsia="Calibri"/>
              </w:rPr>
              <w:sym w:font="Wingdings" w:char="F0E0"/>
            </w:r>
            <w:r w:rsidRPr="009372AD">
              <w:rPr>
                <w:rFonts w:eastAsia="Calibri"/>
              </w:rPr>
              <w:t xml:space="preserve"> đã phát hành hóa đơn thành công</w:t>
            </w:r>
          </w:p>
          <w:p w14:paraId="3AA3DEA2"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Patter</w:t>
            </w:r>
            <w:r w:rsidRPr="009372AD">
              <w:rPr>
                <w:rFonts w:eastAsia="Calibri"/>
              </w:rPr>
              <w:sym w:font="Wingdings" w:char="F0E0"/>
            </w:r>
            <w:r w:rsidRPr="009372AD">
              <w:rPr>
                <w:rFonts w:eastAsia="Calibri"/>
              </w:rPr>
              <w:t xml:space="preserve"> Mẫu số của hóa đơn điều chỉnh </w:t>
            </w:r>
          </w:p>
          <w:p w14:paraId="3BA0B742"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Serial </w:t>
            </w:r>
            <w:r w:rsidRPr="009372AD">
              <w:rPr>
                <w:rFonts w:eastAsia="Calibri"/>
              </w:rPr>
              <w:sym w:font="Wingdings" w:char="F0E0"/>
            </w:r>
            <w:r w:rsidRPr="009372AD">
              <w:rPr>
                <w:rFonts w:eastAsia="Calibri"/>
              </w:rPr>
              <w:t xml:space="preserve"> serial của hóa đơn điều chỉnh </w:t>
            </w:r>
          </w:p>
          <w:p w14:paraId="1FA3209E"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invNumber: số hóa đơn điều chỉnh </w:t>
            </w:r>
          </w:p>
          <w:p w14:paraId="5027055F" w14:textId="77777777" w:rsidR="009D1437" w:rsidRPr="009372AD" w:rsidRDefault="009D1437" w:rsidP="00616EC4">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14:paraId="0405DB4B" w14:textId="77777777" w:rsidR="009D1437" w:rsidRPr="009372AD" w:rsidRDefault="009D1437" w:rsidP="00616EC4">
            <w:pPr>
              <w:jc w:val="both"/>
            </w:pPr>
          </w:p>
        </w:tc>
      </w:tr>
    </w:tbl>
    <w:p w14:paraId="5E220C24" w14:textId="77777777" w:rsidR="009D1437" w:rsidRDefault="009D1437" w:rsidP="009D1437">
      <w:pPr>
        <w:rPr>
          <w:lang w:eastAsia="x-none"/>
        </w:rPr>
      </w:pPr>
    </w:p>
    <w:p w14:paraId="5B389FB6" w14:textId="77777777" w:rsidR="009D1437" w:rsidRDefault="009D1437" w:rsidP="009D1437">
      <w:pPr>
        <w:rPr>
          <w:b/>
          <w:u w:val="single"/>
        </w:rPr>
      </w:pPr>
      <w:r w:rsidRPr="00BA16A5">
        <w:rPr>
          <w:b/>
          <w:u w:val="single"/>
        </w:rPr>
        <w:t>Cấu trúc củ</w:t>
      </w:r>
      <w:r>
        <w:rPr>
          <w:b/>
          <w:u w:val="single"/>
        </w:rPr>
        <w:t>a xmlInv</w:t>
      </w:r>
      <w:r w:rsidRPr="00BA16A5">
        <w:rPr>
          <w:b/>
          <w:u w:val="single"/>
        </w:rPr>
        <w:t xml:space="preserve">Data (các trường </w:t>
      </w:r>
      <w:r w:rsidRPr="00BA16A5">
        <w:rPr>
          <w:b/>
          <w:color w:val="FF0000"/>
          <w:u w:val="single"/>
        </w:rPr>
        <w:t>*</w:t>
      </w:r>
      <w:r w:rsidRPr="00BA16A5">
        <w:rPr>
          <w:b/>
          <w:u w:val="single"/>
        </w:rPr>
        <w:t xml:space="preserve"> là bắt buộc):</w:t>
      </w:r>
    </w:p>
    <w:p w14:paraId="2653F2C5"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&lt;DieuChinhHD&gt;</w:t>
      </w:r>
    </w:p>
    <w:p w14:paraId="7D952762"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t>&lt;key/&gt;</w:t>
      </w:r>
    </w:p>
    <w:p w14:paraId="5E14E72A"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t>&lt;Type&gt;2&lt;/Type&gt;</w:t>
      </w:r>
    </w:p>
    <w:p w14:paraId="62F52D2B"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t>&lt;InvoiceNo/&gt;</w:t>
      </w:r>
    </w:p>
    <w:p w14:paraId="72D2AE93"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t>&lt;TTChung&gt;</w:t>
      </w:r>
    </w:p>
    <w:p w14:paraId="17802315"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&lt;MHSo/&gt;</w:t>
      </w:r>
    </w:p>
    <w:p w14:paraId="537AB8CD" w14:textId="1A1DADBD" w:rsidR="00AC6D3B" w:rsidRPr="00AC6D3B" w:rsidRDefault="009D1437" w:rsidP="00AC6D3B">
      <w:pPr>
        <w:rPr>
          <w:rFonts w:ascii="Consolas" w:hAnsi="Consolas" w:cs="Consolas"/>
          <w:color w:val="0000FF"/>
          <w:sz w:val="19"/>
          <w:szCs w:val="19"/>
          <w:highlight w:val="cyan"/>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00AC6D3B" w:rsidRPr="00AC6D3B">
        <w:rPr>
          <w:rFonts w:ascii="Consolas" w:hAnsi="Consolas" w:cs="Consolas"/>
          <w:color w:val="0000FF"/>
          <w:sz w:val="19"/>
          <w:szCs w:val="19"/>
          <w:highlight w:val="cyan"/>
        </w:rPr>
        <w:t>&lt;SBKe&gt;Số bảng kê&lt;/SBKe&gt;</w:t>
      </w:r>
    </w:p>
    <w:p w14:paraId="23006021" w14:textId="3A94BE53" w:rsidR="00AC6D3B" w:rsidRDefault="00AC6D3B" w:rsidP="00AC6D3B">
      <w:pPr>
        <w:rPr>
          <w:rFonts w:ascii="Consolas" w:hAnsi="Consolas" w:cs="Consolas"/>
          <w:color w:val="0000FF"/>
          <w:sz w:val="19"/>
          <w:szCs w:val="19"/>
        </w:rPr>
      </w:pPr>
      <w:r w:rsidRPr="00AC6D3B">
        <w:rPr>
          <w:rFonts w:ascii="Consolas" w:hAnsi="Consolas" w:cs="Consolas"/>
          <w:color w:val="0000FF"/>
          <w:sz w:val="19"/>
          <w:szCs w:val="19"/>
          <w:highlight w:val="cyan"/>
        </w:rPr>
        <w:t>&lt;NBKe&gt;Ngày bảng kê&lt;/NBKe&gt;</w:t>
      </w:r>
    </w:p>
    <w:p w14:paraId="655009BD" w14:textId="602FC0B2" w:rsidR="009D1437" w:rsidRPr="006A6243" w:rsidRDefault="009D1437" w:rsidP="00AC6D3B">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&lt;DVTTe&gt;VND&lt;/DVTTe&gt;</w:t>
      </w:r>
    </w:p>
    <w:p w14:paraId="4A9276E5"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&lt;TGia&gt;1&lt;/TGia&gt;</w:t>
      </w:r>
    </w:p>
    <w:p w14:paraId="6FE803DC" w14:textId="41AEBE32" w:rsidR="009D1437"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&lt;HTTToan&gt;TM</w:t>
      </w:r>
      <w:r w:rsidR="001C7E07">
        <w:rPr>
          <w:rFonts w:ascii="Consolas" w:hAnsi="Consolas" w:cs="Consolas"/>
          <w:color w:val="0000FF"/>
          <w:sz w:val="19"/>
          <w:szCs w:val="19"/>
        </w:rPr>
        <w:t>/CK</w:t>
      </w:r>
      <w:r w:rsidRPr="006A6243">
        <w:rPr>
          <w:rFonts w:ascii="Consolas" w:hAnsi="Consolas" w:cs="Consolas"/>
          <w:color w:val="0000FF"/>
          <w:sz w:val="19"/>
          <w:szCs w:val="19"/>
        </w:rPr>
        <w:t>&lt;/HTTToan&gt;</w:t>
      </w:r>
    </w:p>
    <w:p w14:paraId="54FEEAE6" w14:textId="093C78B5" w:rsidR="00406E2C" w:rsidRDefault="00406E2C" w:rsidP="001C7E07">
      <w:pPr>
        <w:autoSpaceDE w:val="0"/>
        <w:autoSpaceDN w:val="0"/>
        <w:adjustRightInd w:val="0"/>
        <w:ind w:left="720" w:firstLine="720"/>
        <w:jc w:val="both"/>
        <w:rPr>
          <w:rFonts w:ascii="Consolas" w:hAnsi="Consolas" w:cs="Consolas"/>
          <w:color w:val="0000FF"/>
          <w:sz w:val="19"/>
          <w:szCs w:val="19"/>
        </w:rPr>
      </w:pPr>
      <w:r w:rsidRPr="001C7E07">
        <w:rPr>
          <w:rFonts w:ascii="Consolas" w:hAnsi="Consolas" w:cs="Consolas"/>
          <w:color w:val="0000FF"/>
          <w:sz w:val="19"/>
          <w:szCs w:val="19"/>
          <w:highlight w:val="cyan"/>
        </w:rPr>
        <w:t>&lt;</w:t>
      </w:r>
      <w:r w:rsidRPr="001C7E07">
        <w:rPr>
          <w:rFonts w:ascii="Consolas" w:hAnsi="Consolas" w:cs="Consolas"/>
          <w:color w:val="C00000"/>
          <w:sz w:val="19"/>
          <w:szCs w:val="19"/>
          <w:highlight w:val="cyan"/>
        </w:rPr>
        <w:t>HDDThu</w:t>
      </w:r>
      <w:r w:rsidRPr="001C7E07">
        <w:rPr>
          <w:rFonts w:ascii="Consolas" w:hAnsi="Consolas" w:cs="Consolas"/>
          <w:color w:val="0000FF"/>
          <w:sz w:val="19"/>
          <w:szCs w:val="19"/>
          <w:highlight w:val="cyan"/>
        </w:rPr>
        <w:t>&gt;</w:t>
      </w:r>
      <w:r w:rsidRPr="001C7E07">
        <w:rPr>
          <w:rFonts w:ascii="Consolas" w:hAnsi="Consolas" w:cs="Consolas"/>
          <w:sz w:val="19"/>
          <w:szCs w:val="19"/>
          <w:highlight w:val="cyan"/>
        </w:rPr>
        <w:t>Hóa đơn đặc thù (Nhận các giá trị: 1-Hàng hóa là xe ô tô, xe mô tô, 2- Dịch vụ vận chuyển, 3- Dịch vụ vận chuyển trên nền tảng số, TMĐT). Nếu không truyền mặc định là 0- hóa đơn thường</w:t>
      </w:r>
      <w:r w:rsidRPr="001C7E07">
        <w:rPr>
          <w:rFonts w:ascii="Consolas" w:hAnsi="Consolas" w:cs="Consolas"/>
          <w:color w:val="0000FF"/>
          <w:sz w:val="19"/>
          <w:szCs w:val="19"/>
          <w:highlight w:val="cyan"/>
        </w:rPr>
        <w:t>&lt;/</w:t>
      </w:r>
      <w:r w:rsidRPr="001C7E07">
        <w:rPr>
          <w:rFonts w:ascii="Consolas" w:hAnsi="Consolas" w:cs="Consolas"/>
          <w:color w:val="C00000"/>
          <w:sz w:val="19"/>
          <w:szCs w:val="19"/>
          <w:highlight w:val="cyan"/>
        </w:rPr>
        <w:t>HDDThu</w:t>
      </w:r>
      <w:r w:rsidRPr="001C7E07">
        <w:rPr>
          <w:rFonts w:ascii="Consolas" w:hAnsi="Consolas" w:cs="Consolas"/>
          <w:color w:val="0000FF"/>
          <w:sz w:val="19"/>
          <w:szCs w:val="19"/>
          <w:highlight w:val="cyan"/>
        </w:rPr>
        <w:t>&gt;</w:t>
      </w:r>
    </w:p>
    <w:p w14:paraId="2AFB7F7D" w14:textId="63E7F608" w:rsidR="00AC6D3B" w:rsidRDefault="00AC6D3B" w:rsidP="001C7E07">
      <w:pPr>
        <w:autoSpaceDE w:val="0"/>
        <w:autoSpaceDN w:val="0"/>
        <w:adjustRightInd w:val="0"/>
        <w:ind w:left="720" w:firstLine="720"/>
        <w:jc w:val="both"/>
        <w:rPr>
          <w:rFonts w:ascii="Consolas" w:hAnsi="Consolas" w:cs="Consolas"/>
          <w:color w:val="0000FF"/>
          <w:sz w:val="19"/>
          <w:szCs w:val="19"/>
        </w:rPr>
      </w:pPr>
      <w:r w:rsidRPr="00AC6D3B">
        <w:rPr>
          <w:rFonts w:ascii="Consolas" w:hAnsi="Consolas" w:cs="Consolas"/>
          <w:color w:val="0000FF"/>
          <w:sz w:val="19"/>
          <w:szCs w:val="19"/>
          <w:highlight w:val="cyan"/>
        </w:rPr>
        <w:t>&lt;GiamThueGTGT&gt; Giảm thuế GTGT(Chỉ sử dụng cho hóa đơn bán hàng giảm thuế theo NQ của Quốc hội. Nhận giá trị 1/0)&lt;/GiamThueGTGT&gt;</w:t>
      </w:r>
    </w:p>
    <w:p w14:paraId="66488975" w14:textId="10822AB0" w:rsidR="00590868" w:rsidRPr="006A6243" w:rsidRDefault="00590868" w:rsidP="00590868">
      <w:pPr>
        <w:shd w:val="clear" w:color="auto" w:fill="FFFFFF"/>
        <w:ind w:left="1440"/>
        <w:rPr>
          <w:rFonts w:ascii="Consolas" w:hAnsi="Consolas" w:cs="Consolas"/>
          <w:color w:val="0000FF"/>
          <w:sz w:val="19"/>
          <w:szCs w:val="19"/>
        </w:rPr>
      </w:pPr>
      <w:r w:rsidRPr="003F2102">
        <w:rPr>
          <w:rFonts w:ascii="Courier New" w:hAnsi="Courier New" w:cs="Courier New"/>
          <w:i/>
          <w:color w:val="C00000"/>
          <w:sz w:val="20"/>
          <w:szCs w:val="20"/>
          <w:highlight w:val="cyan"/>
        </w:rPr>
        <w:t>&lt;HDCTTChinh&gt;</w:t>
      </w:r>
      <w:r w:rsidRPr="003F2102">
        <w:rPr>
          <w:rFonts w:ascii="Courier New" w:hAnsi="Courier New" w:cs="Courier New"/>
          <w:i/>
          <w:sz w:val="20"/>
          <w:szCs w:val="20"/>
          <w:highlight w:val="cyan"/>
        </w:rPr>
        <w:t>Hoá đơn cho thuê tài chính (Hóa đơn đối với hoạt động cho thuê tài chính)</w:t>
      </w:r>
      <w:r w:rsidRPr="003F2102">
        <w:rPr>
          <w:sz w:val="26"/>
          <w:szCs w:val="26"/>
          <w:highlight w:val="cyan"/>
          <w:shd w:val="clear" w:color="auto" w:fill="00FF00"/>
        </w:rPr>
        <w:t xml:space="preserve"> </w:t>
      </w:r>
      <w:r w:rsidRPr="003F2102">
        <w:rPr>
          <w:rFonts w:ascii="Courier New" w:hAnsi="Courier New" w:cs="Courier New"/>
          <w:i/>
          <w:sz w:val="20"/>
          <w:szCs w:val="20"/>
          <w:highlight w:val="cyan"/>
        </w:rPr>
        <w:t>Số (1: Hóa đơn dành cho hoạt động thuê tài chính, 0: Hóa đơn không dành cho hoạt động cho thuê tài chính)&lt;/</w:t>
      </w:r>
      <w:r w:rsidRPr="003F2102">
        <w:rPr>
          <w:rFonts w:ascii="Courier New" w:hAnsi="Courier New" w:cs="Courier New"/>
          <w:i/>
          <w:color w:val="C00000"/>
          <w:sz w:val="20"/>
          <w:szCs w:val="20"/>
          <w:highlight w:val="cyan"/>
        </w:rPr>
        <w:t>HDCTTChinh&gt;</w:t>
      </w:r>
    </w:p>
    <w:p w14:paraId="32E8F281"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t>&lt;/TTChung&gt;</w:t>
      </w:r>
    </w:p>
    <w:p w14:paraId="2DAC01C7"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t>&lt;NDHDon&gt;</w:t>
      </w:r>
    </w:p>
    <w:p w14:paraId="3ACCEAA3"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&lt;NBan&gt;</w:t>
      </w:r>
    </w:p>
    <w:p w14:paraId="0C0376BE"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&lt;LDDNBo/&gt;</w:t>
      </w:r>
    </w:p>
    <w:p w14:paraId="7BEF0A45"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&lt;HDSo/&gt;</w:t>
      </w:r>
    </w:p>
    <w:p w14:paraId="1C6A0290"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&lt;HVTNXHang/&gt;</w:t>
      </w:r>
    </w:p>
    <w:p w14:paraId="29F10DC7"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&lt;TNVChuyen/&gt;</w:t>
      </w:r>
    </w:p>
    <w:p w14:paraId="1FAA5F5D"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&lt;PTVChuyen/&gt;</w:t>
      </w:r>
    </w:p>
    <w:p w14:paraId="661944FB"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&lt;HDKTSo/&gt;</w:t>
      </w:r>
    </w:p>
    <w:p w14:paraId="1499AE74" w14:textId="77777777" w:rsidR="00E046BB" w:rsidRDefault="009D1437" w:rsidP="00E046BB">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&lt;HDKTNgay/&gt;</w:t>
      </w:r>
    </w:p>
    <w:p w14:paraId="297AAB7C" w14:textId="66C6446C" w:rsidR="00E046BB" w:rsidRPr="001C7E07" w:rsidRDefault="00E046BB" w:rsidP="00E046BB">
      <w:pPr>
        <w:ind w:left="1440" w:firstLine="720"/>
        <w:rPr>
          <w:rFonts w:ascii="Courier New" w:hAnsi="Courier New" w:cs="Courier New"/>
          <w:color w:val="0000FF"/>
          <w:sz w:val="20"/>
          <w:szCs w:val="20"/>
          <w:highlight w:val="cyan"/>
        </w:rPr>
      </w:pPr>
      <w:r w:rsidRPr="001C7E07">
        <w:rPr>
          <w:rFonts w:ascii="Courier New" w:hAnsi="Courier New" w:cs="Courier New"/>
          <w:color w:val="0000FF"/>
          <w:sz w:val="20"/>
          <w:szCs w:val="20"/>
          <w:highlight w:val="cyan"/>
        </w:rPr>
        <w:t>&lt;</w:t>
      </w:r>
      <w:r w:rsidRPr="001C7E07">
        <w:rPr>
          <w:rFonts w:ascii="Courier New" w:hAnsi="Courier New" w:cs="Courier New"/>
          <w:color w:val="C00000"/>
          <w:sz w:val="20"/>
          <w:szCs w:val="20"/>
          <w:highlight w:val="cyan"/>
        </w:rPr>
        <w:t>Website</w:t>
      </w:r>
      <w:r w:rsidRPr="001C7E07">
        <w:rPr>
          <w:rFonts w:ascii="Courier New" w:hAnsi="Courier New" w:cs="Courier New"/>
          <w:color w:val="0000FF"/>
          <w:sz w:val="20"/>
          <w:szCs w:val="20"/>
          <w:highlight w:val="cyan"/>
        </w:rPr>
        <w:t>&gt;</w:t>
      </w:r>
      <w:r w:rsidRPr="001C7E07">
        <w:rPr>
          <w:rFonts w:ascii="Courier New" w:hAnsi="Courier New" w:cs="Courier New"/>
          <w:color w:val="000000"/>
          <w:sz w:val="20"/>
          <w:szCs w:val="20"/>
          <w:highlight w:val="cyan"/>
        </w:rPr>
        <w:t>Website</w:t>
      </w:r>
      <w:r w:rsidRPr="001C7E07">
        <w:rPr>
          <w:rFonts w:ascii="Courier New" w:hAnsi="Courier New" w:cs="Courier New"/>
          <w:color w:val="0000FF"/>
          <w:sz w:val="20"/>
          <w:szCs w:val="20"/>
          <w:highlight w:val="cyan"/>
        </w:rPr>
        <w:t>&lt;/</w:t>
      </w:r>
      <w:r w:rsidRPr="001C7E07">
        <w:rPr>
          <w:rFonts w:ascii="Courier New" w:hAnsi="Courier New" w:cs="Courier New"/>
          <w:color w:val="C00000"/>
          <w:sz w:val="20"/>
          <w:szCs w:val="20"/>
          <w:highlight w:val="cyan"/>
        </w:rPr>
        <w:t>Website</w:t>
      </w:r>
      <w:r w:rsidRPr="001C7E07">
        <w:rPr>
          <w:rFonts w:ascii="Courier New" w:hAnsi="Courier New" w:cs="Courier New"/>
          <w:color w:val="0000FF"/>
          <w:sz w:val="20"/>
          <w:szCs w:val="20"/>
          <w:highlight w:val="cyan"/>
        </w:rPr>
        <w:t>&gt;</w:t>
      </w:r>
    </w:p>
    <w:p w14:paraId="621184D1" w14:textId="77777777" w:rsidR="00E046BB" w:rsidRPr="001C7E07" w:rsidRDefault="00E046BB" w:rsidP="00E046BB">
      <w:pPr>
        <w:autoSpaceDE w:val="0"/>
        <w:autoSpaceDN w:val="0"/>
        <w:adjustRightInd w:val="0"/>
        <w:rPr>
          <w:rFonts w:ascii="Courier New" w:hAnsi="Courier New" w:cs="Courier New"/>
          <w:color w:val="0000FF"/>
          <w:sz w:val="20"/>
          <w:szCs w:val="20"/>
          <w:highlight w:val="cyan"/>
        </w:rPr>
      </w:pPr>
      <w:r w:rsidRPr="001C7E07">
        <w:rPr>
          <w:rFonts w:ascii="Courier New" w:hAnsi="Courier New" w:cs="Courier New"/>
          <w:color w:val="0000FF"/>
          <w:sz w:val="20"/>
          <w:szCs w:val="20"/>
          <w:highlight w:val="cyan"/>
        </w:rPr>
        <w:tab/>
      </w:r>
      <w:r w:rsidRPr="001C7E07">
        <w:rPr>
          <w:rFonts w:ascii="Courier New" w:hAnsi="Courier New" w:cs="Courier New"/>
          <w:color w:val="0000FF"/>
          <w:sz w:val="20"/>
          <w:szCs w:val="20"/>
          <w:highlight w:val="cyan"/>
        </w:rPr>
        <w:tab/>
      </w:r>
      <w:r w:rsidRPr="001C7E07">
        <w:rPr>
          <w:rFonts w:ascii="Courier New" w:hAnsi="Courier New" w:cs="Courier New"/>
          <w:color w:val="0000FF"/>
          <w:sz w:val="20"/>
          <w:szCs w:val="20"/>
          <w:highlight w:val="cyan"/>
        </w:rPr>
        <w:tab/>
        <w:t>&lt;</w:t>
      </w:r>
      <w:r w:rsidRPr="001C7E07">
        <w:rPr>
          <w:rFonts w:ascii="Courier New" w:hAnsi="Courier New" w:cs="Courier New"/>
          <w:color w:val="A31515"/>
          <w:sz w:val="20"/>
          <w:szCs w:val="20"/>
          <w:highlight w:val="cyan"/>
        </w:rPr>
        <w:t>MCHang</w:t>
      </w:r>
      <w:r w:rsidRPr="001C7E07">
        <w:rPr>
          <w:rFonts w:ascii="Courier New" w:hAnsi="Courier New" w:cs="Courier New"/>
          <w:color w:val="0000FF"/>
          <w:sz w:val="20"/>
          <w:szCs w:val="20"/>
          <w:highlight w:val="cyan"/>
        </w:rPr>
        <w:t>&gt;</w:t>
      </w:r>
      <w:r w:rsidRPr="001C7E07">
        <w:rPr>
          <w:rFonts w:ascii="Courier New" w:hAnsi="Courier New" w:cs="Courier New"/>
          <w:color w:val="000000"/>
          <w:sz w:val="20"/>
          <w:szCs w:val="20"/>
          <w:highlight w:val="cyan"/>
        </w:rPr>
        <w:t>Mã cửa hàng người bán</w:t>
      </w:r>
      <w:r w:rsidRPr="001C7E07">
        <w:rPr>
          <w:rFonts w:ascii="Courier New" w:hAnsi="Courier New" w:cs="Courier New"/>
          <w:color w:val="0000FF"/>
          <w:sz w:val="20"/>
          <w:szCs w:val="20"/>
          <w:highlight w:val="cyan"/>
        </w:rPr>
        <w:t>&lt;/</w:t>
      </w:r>
      <w:r w:rsidRPr="001C7E07">
        <w:rPr>
          <w:rFonts w:ascii="Courier New" w:hAnsi="Courier New" w:cs="Courier New"/>
          <w:color w:val="A31515"/>
          <w:sz w:val="20"/>
          <w:szCs w:val="20"/>
          <w:highlight w:val="cyan"/>
        </w:rPr>
        <w:t>MCHang</w:t>
      </w:r>
      <w:r w:rsidRPr="001C7E07">
        <w:rPr>
          <w:rFonts w:ascii="Courier New" w:hAnsi="Courier New" w:cs="Courier New"/>
          <w:color w:val="0000FF"/>
          <w:sz w:val="20"/>
          <w:szCs w:val="20"/>
          <w:highlight w:val="cyan"/>
        </w:rPr>
        <w:t>&gt;</w:t>
      </w:r>
    </w:p>
    <w:p w14:paraId="3822C8B5" w14:textId="77727E55" w:rsidR="00E046BB" w:rsidRPr="006A6243" w:rsidRDefault="00E046BB" w:rsidP="00E046BB">
      <w:pPr>
        <w:autoSpaceDE w:val="0"/>
        <w:autoSpaceDN w:val="0"/>
        <w:adjustRightInd w:val="0"/>
        <w:rPr>
          <w:rFonts w:ascii="Consolas" w:hAnsi="Consolas" w:cs="Consolas"/>
          <w:color w:val="0000FF"/>
          <w:sz w:val="19"/>
          <w:szCs w:val="19"/>
        </w:rPr>
      </w:pPr>
      <w:r w:rsidRPr="001C7E07">
        <w:rPr>
          <w:rFonts w:ascii="Courier New" w:hAnsi="Courier New" w:cs="Courier New"/>
          <w:color w:val="0000FF"/>
          <w:sz w:val="20"/>
          <w:szCs w:val="20"/>
          <w:highlight w:val="cyan"/>
        </w:rPr>
        <w:tab/>
      </w:r>
      <w:r w:rsidRPr="001C7E07">
        <w:rPr>
          <w:rFonts w:ascii="Courier New" w:hAnsi="Courier New" w:cs="Courier New"/>
          <w:color w:val="0000FF"/>
          <w:sz w:val="20"/>
          <w:szCs w:val="20"/>
          <w:highlight w:val="cyan"/>
        </w:rPr>
        <w:tab/>
      </w:r>
      <w:r w:rsidRPr="001C7E07">
        <w:rPr>
          <w:rFonts w:ascii="Courier New" w:hAnsi="Courier New" w:cs="Courier New"/>
          <w:color w:val="0000FF"/>
          <w:sz w:val="20"/>
          <w:szCs w:val="20"/>
          <w:highlight w:val="cyan"/>
        </w:rPr>
        <w:tab/>
        <w:t>&lt;</w:t>
      </w:r>
      <w:r w:rsidRPr="001C7E07">
        <w:rPr>
          <w:rFonts w:ascii="Courier New" w:hAnsi="Courier New" w:cs="Courier New"/>
          <w:color w:val="A31515"/>
          <w:sz w:val="20"/>
          <w:szCs w:val="20"/>
          <w:highlight w:val="cyan"/>
        </w:rPr>
        <w:t>TCHang</w:t>
      </w:r>
      <w:r w:rsidRPr="001C7E07">
        <w:rPr>
          <w:rFonts w:ascii="Courier New" w:hAnsi="Courier New" w:cs="Courier New"/>
          <w:color w:val="0000FF"/>
          <w:sz w:val="20"/>
          <w:szCs w:val="20"/>
          <w:highlight w:val="cyan"/>
        </w:rPr>
        <w:t>&gt;</w:t>
      </w:r>
      <w:r w:rsidRPr="001C7E07">
        <w:rPr>
          <w:rFonts w:ascii="Courier New" w:hAnsi="Courier New" w:cs="Courier New"/>
          <w:color w:val="000000"/>
          <w:sz w:val="20"/>
          <w:szCs w:val="20"/>
          <w:highlight w:val="cyan"/>
        </w:rPr>
        <w:t>Tên cửa hàng người bán</w:t>
      </w:r>
      <w:r w:rsidRPr="001C7E07">
        <w:rPr>
          <w:rFonts w:ascii="Courier New" w:hAnsi="Courier New" w:cs="Courier New"/>
          <w:color w:val="0000FF"/>
          <w:sz w:val="20"/>
          <w:szCs w:val="20"/>
          <w:highlight w:val="cyan"/>
        </w:rPr>
        <w:t>&lt;/</w:t>
      </w:r>
      <w:r w:rsidRPr="001C7E07">
        <w:rPr>
          <w:rFonts w:ascii="Courier New" w:hAnsi="Courier New" w:cs="Courier New"/>
          <w:color w:val="A31515"/>
          <w:sz w:val="20"/>
          <w:szCs w:val="20"/>
          <w:highlight w:val="cyan"/>
        </w:rPr>
        <w:t>TCHang</w:t>
      </w:r>
      <w:r w:rsidRPr="001C7E07">
        <w:rPr>
          <w:rFonts w:ascii="Courier New" w:hAnsi="Courier New" w:cs="Courier New"/>
          <w:color w:val="0000FF"/>
          <w:sz w:val="20"/>
          <w:szCs w:val="20"/>
          <w:highlight w:val="cyan"/>
        </w:rPr>
        <w:t>&gt;</w:t>
      </w:r>
    </w:p>
    <w:p w14:paraId="0895A5A8"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&lt;/NBan&gt;</w:t>
      </w:r>
    </w:p>
    <w:p w14:paraId="7000C61E"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lastRenderedPageBreak/>
        <w:tab/>
      </w:r>
      <w:r w:rsidRPr="006A6243">
        <w:rPr>
          <w:rFonts w:ascii="Consolas" w:hAnsi="Consolas" w:cs="Consolas"/>
          <w:color w:val="0000FF"/>
          <w:sz w:val="19"/>
          <w:szCs w:val="19"/>
        </w:rPr>
        <w:tab/>
        <w:t>&lt;NMua&gt;</w:t>
      </w:r>
    </w:p>
    <w:p w14:paraId="68BD4D8E"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&lt;Ten&gt;txt Tên đơn vị mua hàng test bị lỗi&lt;/Ten&gt;</w:t>
      </w:r>
    </w:p>
    <w:p w14:paraId="415526B7"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&lt;MST&gt;8412221813&lt;/MST&gt;</w:t>
      </w:r>
    </w:p>
    <w:p w14:paraId="7ABB040F"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&lt;DChi&gt;Địa chỉ của bên mua lô 2A Làng Quốc Tế Thăng Long, phường Dịch Vọng Hậu, Quận Cầu Giấy, Hà Nội&lt;/DChi&gt;</w:t>
      </w:r>
    </w:p>
    <w:p w14:paraId="73979B86" w14:textId="77777777" w:rsidR="009D1437" w:rsidRPr="00AE187D" w:rsidRDefault="009D1437" w:rsidP="009D1437">
      <w:pPr>
        <w:rPr>
          <w:rFonts w:ascii="Consolas" w:hAnsi="Consolas" w:cs="Consolas"/>
          <w:color w:val="0000FF"/>
          <w:sz w:val="19"/>
          <w:szCs w:val="19"/>
          <w:lang w:val="nl-NL"/>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AE187D">
        <w:rPr>
          <w:rFonts w:ascii="Consolas" w:hAnsi="Consolas" w:cs="Consolas"/>
          <w:color w:val="0000FF"/>
          <w:sz w:val="19"/>
          <w:szCs w:val="19"/>
          <w:lang w:val="nl-NL"/>
        </w:rPr>
        <w:t>&lt;MKHang&gt;KH1706&lt;/MKHang&gt;</w:t>
      </w:r>
    </w:p>
    <w:p w14:paraId="1A36490F"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&lt;SDThoai&gt;0916996622&lt;/SDThoai&gt;</w:t>
      </w:r>
    </w:p>
    <w:p w14:paraId="2F9D9526"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&lt;DCTDTu&gt;thuy3t.hust@gmail.com,thuyexpress@gmail.com&lt;/DCTDTu&gt;</w:t>
      </w:r>
    </w:p>
    <w:p w14:paraId="4B6F9E55"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&lt;HVTNMHang&gt;txt test Họ tên người mua hàng&lt;/HVTNMHang&gt;</w:t>
      </w:r>
    </w:p>
    <w:p w14:paraId="141A0051"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&lt;STKNHang&gt;stk0192019201&lt;/STKNHang&gt;</w:t>
      </w:r>
    </w:p>
    <w:p w14:paraId="448AEA4F"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&lt;TNHang&gt;Ngân hàng người mua: Ngân hàng TMCP Đông Nam Á&lt;/TNHang&gt;</w:t>
      </w:r>
    </w:p>
    <w:p w14:paraId="7CC0F5B2" w14:textId="77777777" w:rsidR="00C1605F" w:rsidRPr="00AE187D" w:rsidRDefault="00C1605F" w:rsidP="001C7E07">
      <w:pPr>
        <w:autoSpaceDE w:val="0"/>
        <w:autoSpaceDN w:val="0"/>
        <w:adjustRightInd w:val="0"/>
        <w:ind w:left="1440" w:firstLine="720"/>
        <w:rPr>
          <w:rFonts w:ascii="Consolas" w:hAnsi="Consolas" w:cs="Consolas"/>
          <w:color w:val="000000"/>
          <w:sz w:val="19"/>
          <w:szCs w:val="19"/>
          <w:highlight w:val="cyan"/>
          <w:lang w:val="nl-NL"/>
        </w:rPr>
      </w:pPr>
      <w:r w:rsidRPr="00AE187D">
        <w:rPr>
          <w:rFonts w:ascii="Consolas" w:hAnsi="Consolas" w:cs="Consolas"/>
          <w:color w:val="000000"/>
          <w:sz w:val="19"/>
          <w:szCs w:val="19"/>
          <w:highlight w:val="cyan"/>
          <w:lang w:val="nl-NL"/>
        </w:rPr>
        <w:t>&lt;</w:t>
      </w:r>
      <w:r w:rsidRPr="00AE187D">
        <w:rPr>
          <w:rFonts w:ascii="Consolas" w:hAnsi="Consolas" w:cs="Consolas"/>
          <w:color w:val="C00000"/>
          <w:sz w:val="19"/>
          <w:szCs w:val="19"/>
          <w:highlight w:val="cyan"/>
          <w:lang w:val="nl-NL"/>
        </w:rPr>
        <w:t>MDVQHNSach</w:t>
      </w:r>
      <w:r w:rsidRPr="00AE187D">
        <w:rPr>
          <w:rFonts w:ascii="Consolas" w:hAnsi="Consolas" w:cs="Consolas"/>
          <w:color w:val="000000"/>
          <w:sz w:val="19"/>
          <w:szCs w:val="19"/>
          <w:highlight w:val="cyan"/>
          <w:lang w:val="nl-NL"/>
        </w:rPr>
        <w:t>&gt;Mã đơn vị quan hệ ngân sách người mua&lt;/</w:t>
      </w:r>
      <w:r w:rsidRPr="00AE187D">
        <w:rPr>
          <w:rFonts w:ascii="Consolas" w:hAnsi="Consolas" w:cs="Consolas"/>
          <w:color w:val="C00000"/>
          <w:sz w:val="19"/>
          <w:szCs w:val="19"/>
          <w:highlight w:val="cyan"/>
          <w:lang w:val="nl-NL"/>
        </w:rPr>
        <w:t>MDVQHNSach</w:t>
      </w:r>
      <w:r w:rsidRPr="00AE187D">
        <w:rPr>
          <w:rFonts w:ascii="Consolas" w:hAnsi="Consolas" w:cs="Consolas"/>
          <w:color w:val="000000"/>
          <w:sz w:val="19"/>
          <w:szCs w:val="19"/>
          <w:highlight w:val="cyan"/>
          <w:lang w:val="nl-NL"/>
        </w:rPr>
        <w:t>&gt;</w:t>
      </w:r>
    </w:p>
    <w:p w14:paraId="119EBAE8" w14:textId="77777777" w:rsidR="00C1605F" w:rsidRPr="00AE187D" w:rsidRDefault="00C1605F" w:rsidP="001C7E07">
      <w:pPr>
        <w:autoSpaceDE w:val="0"/>
        <w:autoSpaceDN w:val="0"/>
        <w:adjustRightInd w:val="0"/>
        <w:ind w:left="1440" w:firstLine="720"/>
        <w:rPr>
          <w:rFonts w:ascii="Consolas" w:hAnsi="Consolas" w:cs="Consolas"/>
          <w:color w:val="000000"/>
          <w:sz w:val="19"/>
          <w:szCs w:val="19"/>
          <w:highlight w:val="cyan"/>
          <w:lang w:val="nl-NL"/>
        </w:rPr>
      </w:pPr>
      <w:r w:rsidRPr="00AE187D">
        <w:rPr>
          <w:rFonts w:ascii="Consolas" w:hAnsi="Consolas" w:cs="Consolas"/>
          <w:color w:val="000000"/>
          <w:sz w:val="19"/>
          <w:szCs w:val="19"/>
          <w:highlight w:val="cyan"/>
          <w:lang w:val="nl-NL"/>
        </w:rPr>
        <w:t>&lt;</w:t>
      </w:r>
      <w:r w:rsidRPr="00AE187D">
        <w:rPr>
          <w:rFonts w:ascii="Consolas" w:hAnsi="Consolas" w:cs="Consolas"/>
          <w:color w:val="C00000"/>
          <w:sz w:val="19"/>
          <w:szCs w:val="19"/>
          <w:highlight w:val="cyan"/>
          <w:lang w:val="nl-NL"/>
        </w:rPr>
        <w:t>SHChieu</w:t>
      </w:r>
      <w:r w:rsidRPr="00AE187D">
        <w:rPr>
          <w:rFonts w:ascii="Consolas" w:hAnsi="Consolas" w:cs="Consolas"/>
          <w:color w:val="000000"/>
          <w:sz w:val="19"/>
          <w:szCs w:val="19"/>
          <w:highlight w:val="cyan"/>
          <w:lang w:val="nl-NL"/>
        </w:rPr>
        <w:t>&gt;Số hộ chiếu người mua&lt;/</w:t>
      </w:r>
      <w:r w:rsidRPr="00AE187D">
        <w:rPr>
          <w:rFonts w:ascii="Consolas" w:hAnsi="Consolas" w:cs="Consolas"/>
          <w:color w:val="C00000"/>
          <w:sz w:val="19"/>
          <w:szCs w:val="19"/>
          <w:highlight w:val="cyan"/>
          <w:lang w:val="nl-NL"/>
        </w:rPr>
        <w:t>SHChieu</w:t>
      </w:r>
      <w:r w:rsidRPr="00AE187D">
        <w:rPr>
          <w:rFonts w:ascii="Consolas" w:hAnsi="Consolas" w:cs="Consolas"/>
          <w:color w:val="000000"/>
          <w:sz w:val="19"/>
          <w:szCs w:val="19"/>
          <w:highlight w:val="cyan"/>
          <w:lang w:val="nl-NL"/>
        </w:rPr>
        <w:t>&gt;</w:t>
      </w:r>
    </w:p>
    <w:p w14:paraId="2D24EDBB" w14:textId="4029E458" w:rsidR="00C1605F" w:rsidRPr="00AE187D" w:rsidRDefault="00C1605F" w:rsidP="001C7E07">
      <w:pPr>
        <w:autoSpaceDE w:val="0"/>
        <w:autoSpaceDN w:val="0"/>
        <w:adjustRightInd w:val="0"/>
        <w:ind w:left="1440" w:firstLine="720"/>
        <w:rPr>
          <w:rFonts w:ascii="Consolas" w:hAnsi="Consolas" w:cs="Consolas"/>
          <w:color w:val="000000"/>
          <w:sz w:val="19"/>
          <w:szCs w:val="19"/>
          <w:highlight w:val="cyan"/>
          <w:lang w:val="nl-NL"/>
        </w:rPr>
      </w:pPr>
      <w:r w:rsidRPr="00AE187D">
        <w:rPr>
          <w:rFonts w:ascii="Consolas" w:hAnsi="Consolas" w:cs="Consolas"/>
          <w:color w:val="000000"/>
          <w:sz w:val="19"/>
          <w:szCs w:val="19"/>
          <w:highlight w:val="cyan"/>
          <w:lang w:val="nl-NL"/>
        </w:rPr>
        <w:t>&lt;</w:t>
      </w:r>
      <w:r w:rsidRPr="00AE187D">
        <w:rPr>
          <w:rFonts w:ascii="Consolas" w:hAnsi="Consolas" w:cs="Consolas"/>
          <w:color w:val="C00000"/>
          <w:sz w:val="19"/>
          <w:szCs w:val="19"/>
          <w:highlight w:val="cyan"/>
          <w:lang w:val="nl-NL"/>
        </w:rPr>
        <w:t>CCCDan</w:t>
      </w:r>
      <w:r w:rsidRPr="00AE187D">
        <w:rPr>
          <w:rFonts w:ascii="Consolas" w:hAnsi="Consolas" w:cs="Consolas"/>
          <w:color w:val="000000"/>
          <w:sz w:val="19"/>
          <w:szCs w:val="19"/>
          <w:highlight w:val="cyan"/>
          <w:lang w:val="nl-NL"/>
        </w:rPr>
        <w:t>&gt;Căn cước công dân người mua&lt;/</w:t>
      </w:r>
      <w:r w:rsidRPr="00AE187D">
        <w:rPr>
          <w:rFonts w:ascii="Consolas" w:hAnsi="Consolas" w:cs="Consolas"/>
          <w:color w:val="C00000"/>
          <w:sz w:val="19"/>
          <w:szCs w:val="19"/>
          <w:highlight w:val="cyan"/>
          <w:lang w:val="nl-NL"/>
        </w:rPr>
        <w:t>CCCDan</w:t>
      </w:r>
      <w:r w:rsidRPr="00AE187D">
        <w:rPr>
          <w:rFonts w:ascii="Consolas" w:hAnsi="Consolas" w:cs="Consolas"/>
          <w:color w:val="000000"/>
          <w:sz w:val="19"/>
          <w:szCs w:val="19"/>
          <w:highlight w:val="cyan"/>
          <w:lang w:val="nl-NL"/>
        </w:rPr>
        <w:t>&gt;</w:t>
      </w:r>
    </w:p>
    <w:p w14:paraId="6DC5E013" w14:textId="77777777" w:rsidR="000D601A" w:rsidRPr="00AE187D" w:rsidRDefault="000D601A" w:rsidP="001C7E07">
      <w:pPr>
        <w:shd w:val="clear" w:color="auto" w:fill="FFFFFF"/>
        <w:ind w:left="144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NCHChieu</w:t>
      </w:r>
      <w:r w:rsidRPr="00AE187D">
        <w:rPr>
          <w:rFonts w:ascii="Courier New" w:hAnsi="Courier New" w:cs="Courier New"/>
          <w:color w:val="0000FF"/>
          <w:sz w:val="20"/>
          <w:szCs w:val="20"/>
          <w:highlight w:val="cyan"/>
          <w:lang w:val="nl-NL"/>
        </w:rPr>
        <w:t>&gt;</w:t>
      </w:r>
      <w:r w:rsidRPr="00AE187D">
        <w:rPr>
          <w:rFonts w:ascii="Courier New" w:hAnsi="Courier New" w:cs="Courier New"/>
          <w:sz w:val="20"/>
          <w:szCs w:val="20"/>
          <w:highlight w:val="cyan"/>
          <w:lang w:val="nl-NL"/>
        </w:rPr>
        <w:t>Ngày cấp hộ chiếu người mua</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NCHChieu</w:t>
      </w:r>
      <w:r w:rsidRPr="00AE187D">
        <w:rPr>
          <w:rFonts w:ascii="Courier New" w:hAnsi="Courier New" w:cs="Courier New"/>
          <w:color w:val="0000FF"/>
          <w:sz w:val="20"/>
          <w:szCs w:val="20"/>
          <w:highlight w:val="cyan"/>
          <w:lang w:val="nl-NL"/>
        </w:rPr>
        <w:t>&gt;</w:t>
      </w:r>
    </w:p>
    <w:p w14:paraId="5B3234C2" w14:textId="77777777" w:rsidR="000D601A" w:rsidRPr="00AE187D" w:rsidRDefault="000D601A" w:rsidP="001C7E07">
      <w:pPr>
        <w:shd w:val="clear" w:color="auto" w:fill="FFFFFF"/>
        <w:ind w:left="144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NHHHChieu</w:t>
      </w:r>
      <w:r w:rsidRPr="00AE187D">
        <w:rPr>
          <w:rFonts w:ascii="Courier New" w:hAnsi="Courier New" w:cs="Courier New"/>
          <w:color w:val="0000FF"/>
          <w:sz w:val="20"/>
          <w:szCs w:val="20"/>
          <w:highlight w:val="cyan"/>
          <w:lang w:val="nl-NL"/>
        </w:rPr>
        <w:t>&gt;</w:t>
      </w:r>
      <w:r w:rsidRPr="00AE187D">
        <w:rPr>
          <w:rFonts w:ascii="Courier New" w:hAnsi="Courier New" w:cs="Courier New"/>
          <w:sz w:val="20"/>
          <w:szCs w:val="20"/>
          <w:highlight w:val="cyan"/>
          <w:lang w:val="nl-NL"/>
        </w:rPr>
        <w:t>Ngày hết hạn hộ chiếu người mua</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NHHHChieu</w:t>
      </w:r>
      <w:r w:rsidRPr="00AE187D">
        <w:rPr>
          <w:rFonts w:ascii="Courier New" w:hAnsi="Courier New" w:cs="Courier New"/>
          <w:color w:val="0000FF"/>
          <w:sz w:val="20"/>
          <w:szCs w:val="20"/>
          <w:highlight w:val="cyan"/>
          <w:lang w:val="nl-NL"/>
        </w:rPr>
        <w:t>&gt;</w:t>
      </w:r>
    </w:p>
    <w:p w14:paraId="296DA0FD" w14:textId="2AA03449" w:rsidR="000D601A" w:rsidRPr="00AE187D" w:rsidRDefault="000D601A" w:rsidP="001C7E07">
      <w:pPr>
        <w:shd w:val="clear" w:color="auto" w:fill="FFFFFF"/>
        <w:ind w:left="1440" w:firstLine="720"/>
        <w:rPr>
          <w:rFonts w:ascii="Consolas" w:hAnsi="Consolas" w:cs="Consolas"/>
          <w:color w:val="0000FF"/>
          <w:sz w:val="19"/>
          <w:szCs w:val="19"/>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QTich</w:t>
      </w:r>
      <w:r w:rsidRPr="00AE187D">
        <w:rPr>
          <w:rFonts w:ascii="Courier New" w:hAnsi="Courier New" w:cs="Courier New"/>
          <w:color w:val="0000FF"/>
          <w:sz w:val="20"/>
          <w:szCs w:val="20"/>
          <w:highlight w:val="cyan"/>
          <w:lang w:val="nl-NL"/>
        </w:rPr>
        <w:t>&gt;</w:t>
      </w:r>
      <w:r w:rsidRPr="00AE187D">
        <w:rPr>
          <w:rFonts w:ascii="Courier New" w:hAnsi="Courier New" w:cs="Courier New"/>
          <w:sz w:val="20"/>
          <w:szCs w:val="20"/>
          <w:highlight w:val="cyan"/>
          <w:lang w:val="nl-NL"/>
        </w:rPr>
        <w:t>Quốc tịch người mua</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QTich</w:t>
      </w:r>
      <w:r w:rsidRPr="00AE187D">
        <w:rPr>
          <w:rFonts w:ascii="Courier New" w:hAnsi="Courier New" w:cs="Courier New"/>
          <w:color w:val="0000FF"/>
          <w:sz w:val="20"/>
          <w:szCs w:val="20"/>
          <w:highlight w:val="cyan"/>
          <w:lang w:val="nl-NL"/>
        </w:rPr>
        <w:t>&gt;</w:t>
      </w:r>
    </w:p>
    <w:p w14:paraId="204BAC19"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&lt;/NMua&gt;</w:t>
      </w:r>
    </w:p>
    <w:p w14:paraId="1215F4EE"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&lt;DSHHDVu&gt;</w:t>
      </w:r>
    </w:p>
    <w:p w14:paraId="6F620AA0"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&lt;HHDVu&gt;</w:t>
      </w:r>
    </w:p>
    <w:p w14:paraId="1F3E96DC"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&lt;TChat&gt;1&lt;/TChat&gt;</w:t>
      </w:r>
    </w:p>
    <w:p w14:paraId="3F2E3DC7"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&lt;STT&gt;1&lt;/STT&gt;</w:t>
      </w:r>
    </w:p>
    <w:p w14:paraId="6C04DC8C"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&lt;MHHDVu/&gt;</w:t>
      </w:r>
    </w:p>
    <w:p w14:paraId="118DDE39"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&lt;THHDVu&gt;sản phẩm 1&lt;/THHDVu&gt;</w:t>
      </w:r>
    </w:p>
    <w:p w14:paraId="0A92F1D3"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&lt;DVTinh&gt;đơn vị 1&lt;/DVTinh&gt;</w:t>
      </w:r>
    </w:p>
    <w:p w14:paraId="4253D935"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&lt;SLuong&gt;21&lt;/SLuong&gt;</w:t>
      </w:r>
    </w:p>
    <w:p w14:paraId="25C0B0E1" w14:textId="77777777" w:rsidR="009D1437" w:rsidRPr="006A6243" w:rsidRDefault="009D1437" w:rsidP="009D1437">
      <w:pPr>
        <w:rPr>
          <w:rFonts w:ascii="Consolas" w:hAnsi="Consolas" w:cs="Consolas"/>
          <w:color w:val="0000FF"/>
          <w:sz w:val="19"/>
          <w:szCs w:val="19"/>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6A6243">
        <w:rPr>
          <w:rFonts w:ascii="Consolas" w:hAnsi="Consolas" w:cs="Consolas"/>
          <w:color w:val="0000FF"/>
          <w:sz w:val="19"/>
          <w:szCs w:val="19"/>
        </w:rPr>
        <w:t>&lt;DGia&gt;21&lt;/DGia&gt;</w:t>
      </w:r>
    </w:p>
    <w:p w14:paraId="6C4E6D6B"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&lt;TLCKhau&gt;0&lt;/TLCKhau&gt;</w:t>
      </w:r>
    </w:p>
    <w:p w14:paraId="17C89F3B" w14:textId="77777777" w:rsidR="009D1437"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&lt;STCKhau&gt;0&lt;/STCKhau&gt;</w:t>
      </w:r>
    </w:p>
    <w:p w14:paraId="7012EA7A" w14:textId="6395FD46" w:rsidR="005C30CF" w:rsidRPr="006A6243" w:rsidRDefault="005C30CF" w:rsidP="005C30CF">
      <w:pPr>
        <w:ind w:left="2880"/>
        <w:rPr>
          <w:rFonts w:ascii="Consolas" w:hAnsi="Consolas" w:cs="Consolas"/>
          <w:color w:val="0000FF"/>
          <w:sz w:val="19"/>
          <w:szCs w:val="19"/>
        </w:rPr>
      </w:pPr>
      <w:r w:rsidRPr="006A6243">
        <w:rPr>
          <w:rFonts w:ascii="Consolas" w:hAnsi="Consolas" w:cs="Consolas"/>
          <w:color w:val="0000FF"/>
          <w:sz w:val="19"/>
          <w:szCs w:val="19"/>
        </w:rPr>
        <w:t>&lt;</w:t>
      </w:r>
      <w:r>
        <w:rPr>
          <w:rFonts w:ascii="Consolas" w:hAnsi="Consolas" w:cs="Consolas"/>
          <w:color w:val="0000FF"/>
          <w:sz w:val="19"/>
          <w:szCs w:val="19"/>
        </w:rPr>
        <w:t>GTKCThue</w:t>
      </w:r>
      <w:r w:rsidRPr="006A6243">
        <w:rPr>
          <w:rFonts w:ascii="Consolas" w:hAnsi="Consolas" w:cs="Consolas"/>
          <w:color w:val="0000FF"/>
          <w:sz w:val="19"/>
          <w:szCs w:val="19"/>
        </w:rPr>
        <w:t>&gt;</w:t>
      </w:r>
      <w:r>
        <w:rPr>
          <w:rFonts w:ascii="Consolas" w:hAnsi="Consolas" w:cs="Consolas"/>
          <w:color w:val="0000FF"/>
          <w:sz w:val="19"/>
          <w:szCs w:val="19"/>
        </w:rPr>
        <w:t>Giảm trừ không chịu thuế</w:t>
      </w:r>
      <w:r w:rsidRPr="006A6243">
        <w:rPr>
          <w:rFonts w:ascii="Consolas" w:hAnsi="Consolas" w:cs="Consolas"/>
          <w:color w:val="0000FF"/>
          <w:sz w:val="19"/>
          <w:szCs w:val="19"/>
        </w:rPr>
        <w:t>&lt;/</w:t>
      </w:r>
      <w:r>
        <w:rPr>
          <w:rFonts w:ascii="Consolas" w:hAnsi="Consolas" w:cs="Consolas"/>
          <w:color w:val="0000FF"/>
          <w:sz w:val="19"/>
          <w:szCs w:val="19"/>
        </w:rPr>
        <w:t>GTKCThue</w:t>
      </w:r>
      <w:r w:rsidRPr="006A6243">
        <w:rPr>
          <w:rFonts w:ascii="Consolas" w:hAnsi="Consolas" w:cs="Consolas"/>
          <w:color w:val="0000FF"/>
          <w:sz w:val="19"/>
          <w:szCs w:val="19"/>
        </w:rPr>
        <w:t>&gt;</w:t>
      </w:r>
    </w:p>
    <w:p w14:paraId="06914991" w14:textId="77777777" w:rsidR="009D1437"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&lt;TSuat&gt;KHAC:11%&lt;/TSuat&gt;</w:t>
      </w:r>
    </w:p>
    <w:p w14:paraId="0EBFFCD2"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&lt;ThTien&gt;441&lt;/ThTien&gt;</w:t>
      </w:r>
    </w:p>
    <w:p w14:paraId="7652C027"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&lt;TTKhac&gt;</w:t>
      </w:r>
    </w:p>
    <w:p w14:paraId="5FA29D64"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&lt;TTin&gt;</w:t>
      </w:r>
    </w:p>
    <w:p w14:paraId="7C7CDDAA"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&lt;TTruong&gt;Amount&lt;/TTruong&gt;</w:t>
      </w:r>
    </w:p>
    <w:p w14:paraId="5D50C8E1" w14:textId="77777777" w:rsidR="009D1437" w:rsidRPr="00AE187D" w:rsidRDefault="009D1437" w:rsidP="009D1437">
      <w:pPr>
        <w:rPr>
          <w:rFonts w:ascii="Consolas" w:hAnsi="Consolas" w:cs="Consolas"/>
          <w:color w:val="0000FF"/>
          <w:sz w:val="19"/>
          <w:szCs w:val="19"/>
          <w:lang w:val="nl-NL"/>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AE187D">
        <w:rPr>
          <w:rFonts w:ascii="Consolas" w:hAnsi="Consolas" w:cs="Consolas"/>
          <w:color w:val="0000FF"/>
          <w:sz w:val="19"/>
          <w:szCs w:val="19"/>
          <w:lang w:val="nl-NL"/>
        </w:rPr>
        <w:t>&lt;KDLieu&gt;numeric&lt;/KDLieu&gt;</w:t>
      </w:r>
    </w:p>
    <w:p w14:paraId="7F373EF8"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&lt;DLieu&gt;489.51&lt;/DLieu&gt;</w:t>
      </w:r>
    </w:p>
    <w:p w14:paraId="0577AB21" w14:textId="77777777" w:rsidR="009D1437" w:rsidRPr="006A6243" w:rsidRDefault="009D1437" w:rsidP="009D1437">
      <w:pPr>
        <w:rPr>
          <w:rFonts w:ascii="Consolas" w:hAnsi="Consolas" w:cs="Consolas"/>
          <w:color w:val="0000FF"/>
          <w:sz w:val="19"/>
          <w:szCs w:val="19"/>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6A6243">
        <w:rPr>
          <w:rFonts w:ascii="Consolas" w:hAnsi="Consolas" w:cs="Consolas"/>
          <w:color w:val="0000FF"/>
          <w:sz w:val="19"/>
          <w:szCs w:val="19"/>
        </w:rPr>
        <w:t>&lt;/TTin&gt;</w:t>
      </w:r>
    </w:p>
    <w:p w14:paraId="5AECCE5A"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&lt;TTin&gt;</w:t>
      </w:r>
    </w:p>
    <w:p w14:paraId="49B549D5"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&lt;TTruong&gt;VATAmount&lt;/TTruong&gt;</w:t>
      </w:r>
    </w:p>
    <w:p w14:paraId="4ADE42E0" w14:textId="77777777" w:rsidR="009D1437" w:rsidRPr="00AE187D" w:rsidRDefault="009D1437" w:rsidP="009D1437">
      <w:pPr>
        <w:rPr>
          <w:rFonts w:ascii="Consolas" w:hAnsi="Consolas" w:cs="Consolas"/>
          <w:color w:val="0000FF"/>
          <w:sz w:val="19"/>
          <w:szCs w:val="19"/>
          <w:lang w:val="nl-NL"/>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AE187D">
        <w:rPr>
          <w:rFonts w:ascii="Consolas" w:hAnsi="Consolas" w:cs="Consolas"/>
          <w:color w:val="0000FF"/>
          <w:sz w:val="19"/>
          <w:szCs w:val="19"/>
          <w:lang w:val="nl-NL"/>
        </w:rPr>
        <w:t>&lt;KDLieu&gt;numeric&lt;/KDLieu&gt;</w:t>
      </w:r>
    </w:p>
    <w:p w14:paraId="4BB864B0"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&lt;DLieu&gt;48.51&lt;/DLieu&gt;</w:t>
      </w:r>
    </w:p>
    <w:p w14:paraId="7BFBA18E"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&lt;/TTin&gt;</w:t>
      </w:r>
    </w:p>
    <w:p w14:paraId="7F71BAD2"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&lt;/TTKhac&gt;</w:t>
      </w:r>
    </w:p>
    <w:p w14:paraId="1F042356" w14:textId="47CD60A1" w:rsidR="001C7E07" w:rsidRPr="00AE187D" w:rsidRDefault="001C7E07" w:rsidP="001C7E07">
      <w:pPr>
        <w:autoSpaceDE w:val="0"/>
        <w:autoSpaceDN w:val="0"/>
        <w:adjustRightInd w:val="0"/>
        <w:ind w:left="216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TTHHDTrung</w:t>
      </w:r>
      <w:r w:rsidRPr="00AE187D">
        <w:rPr>
          <w:rFonts w:ascii="Courier New" w:hAnsi="Courier New" w:cs="Courier New"/>
          <w:color w:val="0000FF"/>
          <w:sz w:val="20"/>
          <w:szCs w:val="20"/>
          <w:highlight w:val="cyan"/>
          <w:lang w:val="nl-NL"/>
        </w:rPr>
        <w:t>&gt;</w:t>
      </w:r>
    </w:p>
    <w:p w14:paraId="2D00DC6D" w14:textId="2157E4EC" w:rsidR="001C7E07" w:rsidRPr="00AE187D" w:rsidRDefault="001C7E07" w:rsidP="001C7E07">
      <w:pPr>
        <w:autoSpaceDE w:val="0"/>
        <w:autoSpaceDN w:val="0"/>
        <w:adjustRightInd w:val="0"/>
        <w:ind w:left="288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TTin</w:t>
      </w:r>
      <w:r w:rsidRPr="00AE187D">
        <w:rPr>
          <w:rFonts w:ascii="Courier New" w:hAnsi="Courier New" w:cs="Courier New"/>
          <w:color w:val="0000FF"/>
          <w:sz w:val="20"/>
          <w:szCs w:val="20"/>
          <w:highlight w:val="cyan"/>
          <w:lang w:val="nl-NL"/>
        </w:rPr>
        <w:t>&gt;</w:t>
      </w:r>
    </w:p>
    <w:p w14:paraId="6530EC21" w14:textId="57D8460C" w:rsidR="00023490" w:rsidRPr="00AE187D" w:rsidRDefault="00023490" w:rsidP="001C7E07">
      <w:pPr>
        <w:autoSpaceDE w:val="0"/>
        <w:autoSpaceDN w:val="0"/>
        <w:adjustRightInd w:val="0"/>
        <w:ind w:left="3600" w:firstLine="720"/>
        <w:jc w:val="both"/>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LHHDTrung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Loại hàng hóa đặc trưng (nhận các giá trị: 1- Hàng hóa là xe ô tô, xe mô tô, 2- Dịch vụ vận chuyển, 3- Dịch vụ vận chuyển trên nền tảng số, TMĐT)</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LHHDTrung</w:t>
      </w:r>
      <w:r w:rsidRPr="00AE187D">
        <w:rPr>
          <w:rFonts w:ascii="Courier New" w:hAnsi="Courier New" w:cs="Courier New"/>
          <w:color w:val="0000FF"/>
          <w:sz w:val="20"/>
          <w:szCs w:val="20"/>
          <w:highlight w:val="cyan"/>
          <w:lang w:val="nl-NL"/>
        </w:rPr>
        <w:t>&gt;</w:t>
      </w:r>
    </w:p>
    <w:p w14:paraId="20DFA401" w14:textId="16359EC7" w:rsidR="00023490" w:rsidRPr="00AE187D" w:rsidRDefault="00023490" w:rsidP="001C7E07">
      <w:pPr>
        <w:autoSpaceDE w:val="0"/>
        <w:autoSpaceDN w:val="0"/>
        <w:adjustRightInd w:val="0"/>
        <w:jc w:val="both"/>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TTruong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Tên trường (Nhận các giá trị: Số khung (</w:t>
      </w:r>
      <w:r w:rsidRPr="00AE187D">
        <w:rPr>
          <w:rFonts w:ascii="Courier New" w:hAnsi="Courier New" w:cs="Courier New"/>
          <w:color w:val="C00000"/>
          <w:sz w:val="20"/>
          <w:szCs w:val="20"/>
          <w:highlight w:val="cyan"/>
          <w:lang w:val="nl-NL"/>
        </w:rPr>
        <w:t>SKhung</w:t>
      </w:r>
      <w:r w:rsidRPr="00AE187D">
        <w:rPr>
          <w:rFonts w:ascii="Courier New" w:hAnsi="Courier New" w:cs="Courier New"/>
          <w:color w:val="000000"/>
          <w:sz w:val="20"/>
          <w:szCs w:val="20"/>
          <w:highlight w:val="cyan"/>
          <w:lang w:val="nl-NL"/>
        </w:rPr>
        <w:t>),</w:t>
      </w:r>
      <w:r w:rsidR="001C7E07" w:rsidRPr="00AE187D">
        <w:rPr>
          <w:rFonts w:ascii="Courier New" w:hAnsi="Courier New" w:cs="Courier New"/>
          <w:color w:val="000000"/>
          <w:sz w:val="20"/>
          <w:szCs w:val="20"/>
          <w:highlight w:val="cyan"/>
          <w:lang w:val="nl-NL"/>
        </w:rPr>
        <w:t xml:space="preserve"> </w:t>
      </w:r>
      <w:r w:rsidRPr="00AE187D">
        <w:rPr>
          <w:rFonts w:ascii="Courier New" w:hAnsi="Courier New" w:cs="Courier New"/>
          <w:color w:val="000000"/>
          <w:sz w:val="20"/>
          <w:szCs w:val="20"/>
          <w:highlight w:val="cyan"/>
          <w:lang w:val="nl-NL"/>
        </w:rPr>
        <w:t>Số máy (</w:t>
      </w:r>
      <w:r w:rsidRPr="00AE187D">
        <w:rPr>
          <w:rFonts w:ascii="Courier New" w:hAnsi="Courier New" w:cs="Courier New"/>
          <w:color w:val="C00000"/>
          <w:sz w:val="20"/>
          <w:szCs w:val="20"/>
          <w:highlight w:val="cyan"/>
          <w:lang w:val="nl-NL"/>
        </w:rPr>
        <w:t>SMay</w:t>
      </w:r>
      <w:r w:rsidRPr="00AE187D">
        <w:rPr>
          <w:rFonts w:ascii="Courier New" w:hAnsi="Courier New" w:cs="Courier New"/>
          <w:color w:val="000000"/>
          <w:sz w:val="20"/>
          <w:szCs w:val="20"/>
          <w:highlight w:val="cyan"/>
          <w:lang w:val="nl-NL"/>
        </w:rPr>
        <w:t>),</w:t>
      </w:r>
      <w:r w:rsidR="001C7E07" w:rsidRPr="00AE187D">
        <w:rPr>
          <w:rFonts w:ascii="Courier New" w:hAnsi="Courier New" w:cs="Courier New"/>
          <w:color w:val="000000"/>
          <w:sz w:val="20"/>
          <w:szCs w:val="20"/>
          <w:highlight w:val="cyan"/>
          <w:lang w:val="nl-NL"/>
        </w:rPr>
        <w:t xml:space="preserve"> </w:t>
      </w:r>
      <w:r w:rsidRPr="00AE187D">
        <w:rPr>
          <w:rFonts w:ascii="Courier New" w:hAnsi="Courier New" w:cs="Courier New"/>
          <w:color w:val="000000"/>
          <w:sz w:val="20"/>
          <w:szCs w:val="20"/>
          <w:highlight w:val="cyan"/>
          <w:lang w:val="nl-NL"/>
        </w:rPr>
        <w:t>Biển kiểm soát phương tiện vận chuyển (</w:t>
      </w:r>
      <w:r w:rsidRPr="00AE187D">
        <w:rPr>
          <w:rFonts w:ascii="Courier New" w:hAnsi="Courier New" w:cs="Courier New"/>
          <w:color w:val="C00000"/>
          <w:sz w:val="20"/>
          <w:szCs w:val="20"/>
          <w:highlight w:val="cyan"/>
          <w:lang w:val="nl-NL"/>
        </w:rPr>
        <w:t>BKSPTVChuyen</w:t>
      </w:r>
      <w:r w:rsidRPr="00AE187D">
        <w:rPr>
          <w:rFonts w:ascii="Courier New" w:hAnsi="Courier New" w:cs="Courier New"/>
          <w:color w:val="000000"/>
          <w:sz w:val="20"/>
          <w:szCs w:val="20"/>
          <w:highlight w:val="cyan"/>
          <w:lang w:val="nl-NL"/>
        </w:rPr>
        <w:t>), Tên người gửi hàng (</w:t>
      </w:r>
      <w:r w:rsidRPr="00AE187D">
        <w:rPr>
          <w:rFonts w:ascii="Courier New" w:hAnsi="Courier New" w:cs="Courier New"/>
          <w:color w:val="C00000"/>
          <w:sz w:val="20"/>
          <w:szCs w:val="20"/>
          <w:highlight w:val="cyan"/>
          <w:lang w:val="nl-NL"/>
        </w:rPr>
        <w:t>TNGHang</w:t>
      </w:r>
      <w:r w:rsidRPr="00AE187D">
        <w:rPr>
          <w:rFonts w:ascii="Courier New" w:hAnsi="Courier New" w:cs="Courier New"/>
          <w:color w:val="000000"/>
          <w:sz w:val="20"/>
          <w:szCs w:val="20"/>
          <w:highlight w:val="cyan"/>
          <w:lang w:val="nl-NL"/>
        </w:rPr>
        <w:t>), Địa chỉ người gửi hàng (</w:t>
      </w:r>
      <w:r w:rsidRPr="00AE187D">
        <w:rPr>
          <w:rFonts w:ascii="Courier New" w:hAnsi="Courier New" w:cs="Courier New"/>
          <w:color w:val="C00000"/>
          <w:sz w:val="20"/>
          <w:szCs w:val="20"/>
          <w:highlight w:val="cyan"/>
          <w:lang w:val="nl-NL"/>
        </w:rPr>
        <w:t>DCNGHang</w:t>
      </w:r>
      <w:r w:rsidRPr="00AE187D">
        <w:rPr>
          <w:rFonts w:ascii="Courier New" w:hAnsi="Courier New" w:cs="Courier New"/>
          <w:color w:val="000000"/>
          <w:sz w:val="20"/>
          <w:szCs w:val="20"/>
          <w:highlight w:val="cyan"/>
          <w:lang w:val="nl-NL"/>
        </w:rPr>
        <w:t>),</w:t>
      </w:r>
      <w:r w:rsidR="001C7E07" w:rsidRPr="00AE187D">
        <w:rPr>
          <w:rFonts w:ascii="Courier New" w:hAnsi="Courier New" w:cs="Courier New"/>
          <w:color w:val="000000"/>
          <w:sz w:val="20"/>
          <w:szCs w:val="20"/>
          <w:highlight w:val="cyan"/>
          <w:lang w:val="nl-NL"/>
        </w:rPr>
        <w:t xml:space="preserve"> </w:t>
      </w:r>
      <w:r w:rsidRPr="00AE187D">
        <w:rPr>
          <w:rFonts w:ascii="Courier New" w:hAnsi="Courier New" w:cs="Courier New"/>
          <w:color w:val="000000"/>
          <w:sz w:val="20"/>
          <w:szCs w:val="20"/>
          <w:highlight w:val="cyan"/>
          <w:lang w:val="nl-NL"/>
        </w:rPr>
        <w:t>MST người gửi hàng (</w:t>
      </w:r>
      <w:r w:rsidRPr="00AE187D">
        <w:rPr>
          <w:rFonts w:ascii="Courier New" w:hAnsi="Courier New" w:cs="Courier New"/>
          <w:color w:val="C00000"/>
          <w:sz w:val="20"/>
          <w:szCs w:val="20"/>
          <w:highlight w:val="cyan"/>
          <w:lang w:val="nl-NL"/>
        </w:rPr>
        <w:t>MSTNGHang</w:t>
      </w:r>
      <w:r w:rsidRPr="00AE187D">
        <w:rPr>
          <w:rFonts w:ascii="Courier New" w:hAnsi="Courier New" w:cs="Courier New"/>
          <w:color w:val="000000"/>
          <w:sz w:val="20"/>
          <w:szCs w:val="20"/>
          <w:highlight w:val="cyan"/>
          <w:lang w:val="nl-NL"/>
        </w:rPr>
        <w:t>), Số định danh người gửi hàng (</w:t>
      </w:r>
      <w:r w:rsidRPr="00AE187D">
        <w:rPr>
          <w:rFonts w:ascii="Courier New" w:hAnsi="Courier New" w:cs="Courier New"/>
          <w:color w:val="C00000"/>
          <w:sz w:val="20"/>
          <w:szCs w:val="20"/>
          <w:highlight w:val="cyan"/>
          <w:lang w:val="nl-NL"/>
        </w:rPr>
        <w:t>MDDNGHang</w:t>
      </w:r>
      <w:r w:rsidRPr="00AE187D">
        <w:rPr>
          <w:rFonts w:ascii="Courier New" w:hAnsi="Courier New" w:cs="Courier New"/>
          <w:color w:val="000000"/>
          <w:sz w:val="20"/>
          <w:szCs w:val="20"/>
          <w:highlight w:val="cyan"/>
          <w:lang w:val="nl-NL"/>
        </w:rPr>
        <w:t>))</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TTruong</w:t>
      </w:r>
      <w:r w:rsidRPr="00AE187D">
        <w:rPr>
          <w:rFonts w:ascii="Courier New" w:hAnsi="Courier New" w:cs="Courier New"/>
          <w:color w:val="0000FF"/>
          <w:sz w:val="20"/>
          <w:szCs w:val="20"/>
          <w:highlight w:val="cyan"/>
          <w:lang w:val="nl-NL"/>
        </w:rPr>
        <w:t>&gt;</w:t>
      </w:r>
    </w:p>
    <w:p w14:paraId="3EA37110" w14:textId="77777777" w:rsidR="00023490" w:rsidRPr="00AE187D" w:rsidRDefault="00023490" w:rsidP="00023490">
      <w:pPr>
        <w:autoSpaceDE w:val="0"/>
        <w:autoSpaceDN w:val="0"/>
        <w:adjustRightInd w:val="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DLieu</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Dữ liệu</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DLieu</w:t>
      </w:r>
      <w:r w:rsidRPr="00AE187D">
        <w:rPr>
          <w:rFonts w:ascii="Courier New" w:hAnsi="Courier New" w:cs="Courier New"/>
          <w:color w:val="0000FF"/>
          <w:sz w:val="20"/>
          <w:szCs w:val="20"/>
          <w:highlight w:val="cyan"/>
          <w:lang w:val="nl-NL"/>
        </w:rPr>
        <w:t>&gt;</w:t>
      </w:r>
    </w:p>
    <w:p w14:paraId="1F353D38" w14:textId="77777777" w:rsidR="00023490" w:rsidRPr="00AE187D" w:rsidRDefault="00023490" w:rsidP="00023490">
      <w:pPr>
        <w:autoSpaceDE w:val="0"/>
        <w:autoSpaceDN w:val="0"/>
        <w:adjustRightInd w:val="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TTin</w:t>
      </w:r>
      <w:r w:rsidRPr="00AE187D">
        <w:rPr>
          <w:rFonts w:ascii="Courier New" w:hAnsi="Courier New" w:cs="Courier New"/>
          <w:color w:val="0000FF"/>
          <w:sz w:val="20"/>
          <w:szCs w:val="20"/>
          <w:highlight w:val="cyan"/>
          <w:lang w:val="nl-NL"/>
        </w:rPr>
        <w:t>&gt;</w:t>
      </w:r>
    </w:p>
    <w:p w14:paraId="47CED793" w14:textId="6734D184" w:rsidR="00023490" w:rsidRDefault="00023490" w:rsidP="00023490">
      <w:pPr>
        <w:autoSpaceDE w:val="0"/>
        <w:autoSpaceDN w:val="0"/>
        <w:adjustRightInd w:val="0"/>
        <w:rPr>
          <w:rFonts w:ascii="Courier New" w:hAnsi="Courier New" w:cs="Courier New"/>
          <w:color w:val="0000FF"/>
          <w:sz w:val="20"/>
          <w:szCs w:val="20"/>
          <w:lang w:val="nl-NL"/>
        </w:rPr>
      </w:pPr>
      <w:r w:rsidRPr="00AE187D">
        <w:rPr>
          <w:rFonts w:ascii="Courier New" w:hAnsi="Courier New" w:cs="Courier New"/>
          <w:color w:val="0000FF"/>
          <w:sz w:val="20"/>
          <w:szCs w:val="20"/>
          <w:highlight w:val="cyan"/>
          <w:lang w:val="nl-NL"/>
        </w:rPr>
        <w:lastRenderedPageBreak/>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C00000"/>
          <w:sz w:val="20"/>
          <w:szCs w:val="20"/>
          <w:highlight w:val="cyan"/>
          <w:lang w:val="nl-NL"/>
        </w:rPr>
        <w:t>TTHHDTrung</w:t>
      </w:r>
      <w:r w:rsidRPr="00AE187D">
        <w:rPr>
          <w:rFonts w:ascii="Courier New" w:hAnsi="Courier New" w:cs="Courier New"/>
          <w:color w:val="0000FF"/>
          <w:sz w:val="20"/>
          <w:szCs w:val="20"/>
          <w:highlight w:val="cyan"/>
          <w:lang w:val="nl-NL"/>
        </w:rPr>
        <w:t>&gt;</w:t>
      </w:r>
    </w:p>
    <w:p w14:paraId="3D0191C5" w14:textId="77777777" w:rsidR="00BF4676" w:rsidRPr="00BF4676" w:rsidRDefault="00BF4676" w:rsidP="00BF4676">
      <w:pPr>
        <w:autoSpaceDE w:val="0"/>
        <w:autoSpaceDN w:val="0"/>
        <w:adjustRightInd w:val="0"/>
        <w:rPr>
          <w:rFonts w:ascii="Consolas" w:hAnsi="Consolas" w:cs="Consolas"/>
          <w:color w:val="0000FF"/>
          <w:sz w:val="19"/>
          <w:szCs w:val="19"/>
          <w:highlight w:val="cyan"/>
          <w:lang w:val="nl-NL"/>
        </w:rPr>
      </w:pPr>
      <w:r w:rsidRPr="00BF4676">
        <w:rPr>
          <w:rFonts w:ascii="Consolas" w:hAnsi="Consolas" w:cs="Consolas"/>
          <w:color w:val="0000FF"/>
          <w:sz w:val="19"/>
          <w:szCs w:val="19"/>
          <w:highlight w:val="cyan"/>
          <w:lang w:val="nl-NL"/>
        </w:rPr>
        <w:t>&lt;TLTThue&gt; Tỷ lệ tính thuế(Chỉ sử dụng cho hóa đơn bán hàng giảm thuế theo NQ của Quốc hội)&lt;/TLTThue&gt;</w:t>
      </w:r>
    </w:p>
    <w:p w14:paraId="72513750" w14:textId="0041FA34" w:rsidR="00BF4676" w:rsidRPr="00AE187D" w:rsidRDefault="00BF4676" w:rsidP="00BF4676">
      <w:pPr>
        <w:autoSpaceDE w:val="0"/>
        <w:autoSpaceDN w:val="0"/>
        <w:adjustRightInd w:val="0"/>
        <w:rPr>
          <w:rFonts w:ascii="Consolas" w:hAnsi="Consolas" w:cs="Consolas"/>
          <w:color w:val="0000FF"/>
          <w:sz w:val="19"/>
          <w:szCs w:val="19"/>
          <w:lang w:val="nl-NL"/>
        </w:rPr>
      </w:pPr>
      <w:r w:rsidRPr="00BF4676">
        <w:rPr>
          <w:rFonts w:ascii="Consolas" w:hAnsi="Consolas" w:cs="Consolas"/>
          <w:color w:val="0000FF"/>
          <w:sz w:val="19"/>
          <w:szCs w:val="19"/>
          <w:highlight w:val="cyan"/>
          <w:lang w:val="nl-NL"/>
        </w:rPr>
        <w:t>&lt;STGThue&gt; Số tiền giảm thuế(Chỉ sử dụng cho hóa đơn bán hàng giảm thuế theo NQ của Quốc hội)&lt;/STGThue&gt;</w:t>
      </w:r>
    </w:p>
    <w:p w14:paraId="4918FC68"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&lt;/HHDVu&gt;</w:t>
      </w:r>
    </w:p>
    <w:p w14:paraId="5E97EDD5"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&lt;/DSHHDVu&gt;</w:t>
      </w:r>
    </w:p>
    <w:p w14:paraId="058BEC3C"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&lt;TToan&gt;</w:t>
      </w:r>
    </w:p>
    <w:p w14:paraId="63F263D4"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&lt;THTTLTSuat&gt;</w:t>
      </w:r>
    </w:p>
    <w:p w14:paraId="64ECB865" w14:textId="77777777" w:rsidR="009D1437" w:rsidRPr="007A04D0"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7A04D0">
        <w:rPr>
          <w:rFonts w:ascii="Consolas" w:hAnsi="Consolas" w:cs="Consolas"/>
          <w:color w:val="0000FF"/>
          <w:sz w:val="19"/>
          <w:szCs w:val="19"/>
          <w:lang w:val="nl-NL"/>
        </w:rPr>
        <w:t>&lt;LTSuat&gt;</w:t>
      </w:r>
    </w:p>
    <w:p w14:paraId="686AE89C" w14:textId="77777777" w:rsidR="009D1437" w:rsidRPr="006A6243" w:rsidRDefault="009D1437" w:rsidP="009D1437">
      <w:pPr>
        <w:rPr>
          <w:rFonts w:ascii="Consolas" w:hAnsi="Consolas" w:cs="Consolas"/>
          <w:color w:val="0000FF"/>
          <w:sz w:val="19"/>
          <w:szCs w:val="19"/>
        </w:rPr>
      </w:pPr>
      <w:r w:rsidRPr="007A04D0">
        <w:rPr>
          <w:rFonts w:ascii="Consolas" w:hAnsi="Consolas" w:cs="Consolas"/>
          <w:color w:val="0000FF"/>
          <w:sz w:val="19"/>
          <w:szCs w:val="19"/>
          <w:lang w:val="nl-NL"/>
        </w:rPr>
        <w:tab/>
      </w:r>
      <w:r w:rsidRPr="007A04D0">
        <w:rPr>
          <w:rFonts w:ascii="Consolas" w:hAnsi="Consolas" w:cs="Consolas"/>
          <w:color w:val="0000FF"/>
          <w:sz w:val="19"/>
          <w:szCs w:val="19"/>
          <w:lang w:val="nl-NL"/>
        </w:rPr>
        <w:tab/>
      </w:r>
      <w:r w:rsidRPr="007A04D0">
        <w:rPr>
          <w:rFonts w:ascii="Consolas" w:hAnsi="Consolas" w:cs="Consolas"/>
          <w:color w:val="0000FF"/>
          <w:sz w:val="19"/>
          <w:szCs w:val="19"/>
          <w:lang w:val="nl-NL"/>
        </w:rPr>
        <w:tab/>
      </w:r>
      <w:r w:rsidRPr="007A04D0">
        <w:rPr>
          <w:rFonts w:ascii="Consolas" w:hAnsi="Consolas" w:cs="Consolas"/>
          <w:color w:val="0000FF"/>
          <w:sz w:val="19"/>
          <w:szCs w:val="19"/>
          <w:lang w:val="nl-NL"/>
        </w:rPr>
        <w:tab/>
      </w:r>
      <w:r w:rsidRPr="007A04D0">
        <w:rPr>
          <w:rFonts w:ascii="Consolas" w:hAnsi="Consolas" w:cs="Consolas"/>
          <w:color w:val="0000FF"/>
          <w:sz w:val="19"/>
          <w:szCs w:val="19"/>
          <w:lang w:val="nl-NL"/>
        </w:rPr>
        <w:tab/>
      </w:r>
      <w:r w:rsidRPr="006A6243">
        <w:rPr>
          <w:rFonts w:ascii="Consolas" w:hAnsi="Consolas" w:cs="Consolas"/>
          <w:color w:val="0000FF"/>
          <w:sz w:val="19"/>
          <w:szCs w:val="19"/>
        </w:rPr>
        <w:t>&lt;TSuat&gt;KHAC:11%&lt;/TSuat&gt;</w:t>
      </w:r>
    </w:p>
    <w:p w14:paraId="686A946B"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&lt;TThue&gt;49&lt;/TThue&gt;</w:t>
      </w:r>
    </w:p>
    <w:p w14:paraId="5BCCAE5A"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&lt;ThTien&gt;441&lt;/ThTien&gt;</w:t>
      </w:r>
    </w:p>
    <w:p w14:paraId="56499899"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&lt;/LTSuat&gt;</w:t>
      </w:r>
    </w:p>
    <w:p w14:paraId="6070009E"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&lt;/THTTLTSuat&gt;</w:t>
      </w:r>
    </w:p>
    <w:p w14:paraId="43D4A1D6"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&lt;TgTCThue&gt;441&lt;/TgTCThue&gt;</w:t>
      </w:r>
    </w:p>
    <w:p w14:paraId="4F5172EC"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&lt;TgTThue&gt;49&lt;/TgTThue&gt;</w:t>
      </w:r>
    </w:p>
    <w:p w14:paraId="02B29BF5" w14:textId="4FE23579" w:rsidR="009D1437"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&lt;TTCKTMai&gt;0&lt;/TTCKTMai&gt;</w:t>
      </w:r>
    </w:p>
    <w:p w14:paraId="528AF9DE" w14:textId="77777777" w:rsidR="00B62732" w:rsidRDefault="00B62732" w:rsidP="00B62732">
      <w:pPr>
        <w:shd w:val="clear" w:color="auto" w:fill="FFFFFF"/>
        <w:ind w:left="1440" w:firstLine="720"/>
        <w:rPr>
          <w:rFonts w:ascii="Courier New" w:hAnsi="Courier New" w:cs="Courier New"/>
          <w:color w:val="0000FF"/>
          <w:sz w:val="20"/>
          <w:szCs w:val="20"/>
          <w:highlight w:val="cyan"/>
        </w:rPr>
      </w:pPr>
      <w:r w:rsidRPr="00B62732">
        <w:rPr>
          <w:rFonts w:ascii="Consolas" w:hAnsi="Consolas" w:cs="Consolas"/>
          <w:color w:val="0000FF"/>
          <w:sz w:val="19"/>
          <w:szCs w:val="19"/>
          <w:highlight w:val="cyan"/>
        </w:rPr>
        <w:t>&lt;</w:t>
      </w:r>
      <w:r w:rsidRPr="00B62732">
        <w:rPr>
          <w:rFonts w:ascii="Consolas" w:hAnsi="Consolas" w:cs="Consolas"/>
          <w:color w:val="A31515"/>
          <w:sz w:val="19"/>
          <w:szCs w:val="19"/>
          <w:highlight w:val="cyan"/>
        </w:rPr>
        <w:t>TgTPhiSThue</w:t>
      </w:r>
      <w:r w:rsidRPr="00B62732">
        <w:rPr>
          <w:rFonts w:ascii="Consolas" w:hAnsi="Consolas" w:cs="Consolas"/>
          <w:color w:val="0000FF"/>
          <w:sz w:val="19"/>
          <w:szCs w:val="19"/>
          <w:highlight w:val="cyan"/>
        </w:rPr>
        <w:t>&gt;</w:t>
      </w:r>
      <w:r w:rsidRPr="00B62732">
        <w:rPr>
          <w:rFonts w:ascii="Consolas" w:hAnsi="Consolas" w:cs="Consolas"/>
          <w:color w:val="000000"/>
          <w:sz w:val="19"/>
          <w:szCs w:val="19"/>
          <w:highlight w:val="cyan"/>
        </w:rPr>
        <w:t>Tổng tiền phí</w:t>
      </w:r>
      <w:r w:rsidRPr="00B62732">
        <w:rPr>
          <w:rFonts w:ascii="Consolas" w:hAnsi="Consolas" w:cs="Consolas"/>
          <w:color w:val="0000FF"/>
          <w:sz w:val="19"/>
          <w:szCs w:val="19"/>
          <w:highlight w:val="cyan"/>
        </w:rPr>
        <w:t>&lt;</w:t>
      </w:r>
      <w:r w:rsidRPr="00B62732">
        <w:rPr>
          <w:rFonts w:ascii="Consolas" w:hAnsi="Consolas" w:cs="Consolas"/>
          <w:color w:val="A31515"/>
          <w:sz w:val="19"/>
          <w:szCs w:val="19"/>
          <w:highlight w:val="cyan"/>
        </w:rPr>
        <w:t>/TgTPhiSThue</w:t>
      </w:r>
      <w:r w:rsidRPr="00B62732">
        <w:rPr>
          <w:rFonts w:ascii="Courier New" w:hAnsi="Courier New" w:cs="Courier New"/>
          <w:color w:val="0000FF"/>
          <w:sz w:val="20"/>
          <w:szCs w:val="20"/>
          <w:highlight w:val="cyan"/>
        </w:rPr>
        <w:t>&gt;</w:t>
      </w:r>
    </w:p>
    <w:p w14:paraId="00A21413" w14:textId="1B07667E" w:rsidR="00BF4676" w:rsidRPr="00BF4676" w:rsidRDefault="00BF4676" w:rsidP="00B62732">
      <w:pPr>
        <w:shd w:val="clear" w:color="auto" w:fill="FFFFFF"/>
        <w:ind w:left="1440" w:firstLine="720"/>
        <w:rPr>
          <w:rFonts w:ascii="Courier New" w:hAnsi="Courier New" w:cs="Courier New"/>
          <w:color w:val="0000FF"/>
          <w:sz w:val="20"/>
          <w:szCs w:val="20"/>
          <w:highlight w:val="cyan"/>
        </w:rPr>
      </w:pPr>
      <w:r w:rsidRPr="00BF4676">
        <w:rPr>
          <w:rFonts w:ascii="Courier New" w:hAnsi="Courier New" w:cs="Courier New"/>
          <w:color w:val="0000FF"/>
          <w:sz w:val="20"/>
          <w:szCs w:val="20"/>
          <w:highlight w:val="cyan"/>
        </w:rPr>
        <w:t>&lt;STGThue&gt; Số tiền giảm thuế(Chỉ sử dụng cho hóa đơn bán hàng giảm thuế theo NQ của Quốc hội)&lt;/STGThue&gt;</w:t>
      </w:r>
    </w:p>
    <w:p w14:paraId="1915BFC7"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&lt;TgTTTBSo&gt;490&lt;/TgTTTBSo&gt;</w:t>
      </w:r>
    </w:p>
    <w:p w14:paraId="726AEA7E" w14:textId="31281598" w:rsidR="009D1437" w:rsidRPr="006A6243" w:rsidRDefault="001C7E07" w:rsidP="009D1437">
      <w:pPr>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 xml:space="preserve">&lt;TgTTTBChu&gt;Bốn </w:t>
      </w:r>
      <w:r w:rsidR="009D1437" w:rsidRPr="006A6243">
        <w:rPr>
          <w:rFonts w:ascii="Consolas" w:hAnsi="Consolas" w:cs="Consolas"/>
          <w:color w:val="0000FF"/>
          <w:sz w:val="19"/>
          <w:szCs w:val="19"/>
        </w:rPr>
        <w:t>trăm  chín  mươi đồng&lt;/TgTTTBChu&gt;</w:t>
      </w:r>
    </w:p>
    <w:p w14:paraId="0AB2D345"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&lt;/TToan&gt;</w:t>
      </w:r>
    </w:p>
    <w:p w14:paraId="095FBC56"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t>&lt;/NDHDon&gt;</w:t>
      </w:r>
    </w:p>
    <w:p w14:paraId="38C8E08C" w14:textId="77777777" w:rsidR="009D1437" w:rsidRPr="00A56BC0" w:rsidRDefault="009D1437" w:rsidP="009D1437">
      <w:pPr>
        <w:rPr>
          <w:lang w:eastAsia="x-none"/>
        </w:rPr>
      </w:pPr>
      <w:r w:rsidRPr="006A6243">
        <w:rPr>
          <w:rFonts w:ascii="Consolas" w:hAnsi="Consolas" w:cs="Consolas"/>
          <w:color w:val="0000FF"/>
          <w:sz w:val="19"/>
          <w:szCs w:val="19"/>
        </w:rPr>
        <w:t>&lt;/DieuChinhHD&gt;</w:t>
      </w:r>
    </w:p>
    <w:p w14:paraId="0D5B2245" w14:textId="77777777" w:rsidR="009D1437" w:rsidRDefault="009D1437" w:rsidP="00480762">
      <w:pPr>
        <w:pStyle w:val="Heading3"/>
      </w:pPr>
      <w:bookmarkStart w:id="302" w:name="_Toc198045365"/>
      <w:r>
        <w:t>Thay thế hóa đơn cũ (hóa đơn không tồn tại trên hệ thống)</w:t>
      </w:r>
      <w:bookmarkEnd w:id="302"/>
    </w:p>
    <w:p w14:paraId="7C3E6883" w14:textId="77777777" w:rsidR="009D1437" w:rsidRDefault="009D1437" w:rsidP="009D1437">
      <w:r>
        <w:t>URL</w:t>
      </w:r>
    </w:p>
    <w:p w14:paraId="013C5351" w14:textId="77777777" w:rsidR="009D1437" w:rsidRPr="004A4DD9" w:rsidRDefault="009D1437" w:rsidP="009D1437">
      <w:r>
        <w:t xml:space="preserve"> </w:t>
      </w:r>
      <w:r>
        <w:tab/>
      </w:r>
      <w:r>
        <w:rPr>
          <w:rFonts w:eastAsia="Calibri"/>
        </w:rPr>
        <w:t>s</w:t>
      </w:r>
      <w:r w:rsidRPr="009372AD">
        <w:rPr>
          <w:rFonts w:eastAsia="Calibri"/>
        </w:rPr>
        <w:t xml:space="preserve">tring </w:t>
      </w:r>
      <w:r>
        <w:rPr>
          <w:b/>
          <w:color w:val="000000"/>
        </w:rPr>
        <w:t>Replace</w:t>
      </w:r>
      <w:r w:rsidRPr="00C370E8">
        <w:rPr>
          <w:b/>
          <w:color w:val="000000"/>
        </w:rPr>
        <w:t>WithoutInv</w:t>
      </w:r>
      <w:r w:rsidRPr="00B356A7">
        <w:t xml:space="preserve"> </w:t>
      </w:r>
      <w:r w:rsidRPr="00B356A7">
        <w:rPr>
          <w:rFonts w:eastAsia="Calibri"/>
        </w:rPr>
        <w:t xml:space="preserve">(string </w:t>
      </w:r>
      <w:r w:rsidRPr="001C0F5D">
        <w:rPr>
          <w:rFonts w:eastAsia="Calibri"/>
          <w:b/>
        </w:rPr>
        <w:t>account</w:t>
      </w:r>
      <w:r w:rsidRPr="00B356A7">
        <w:rPr>
          <w:rFonts w:eastAsia="Calibri"/>
        </w:rPr>
        <w:t xml:space="preserve">, string </w:t>
      </w:r>
      <w:r w:rsidRPr="001C0F5D">
        <w:rPr>
          <w:rFonts w:eastAsia="Calibri"/>
          <w:b/>
        </w:rPr>
        <w:t>accPass</w:t>
      </w:r>
      <w:r w:rsidRPr="00B356A7">
        <w:rPr>
          <w:rFonts w:eastAsia="Calibri"/>
        </w:rPr>
        <w:t xml:space="preserve">, string </w:t>
      </w:r>
      <w:r w:rsidRPr="001C0F5D">
        <w:rPr>
          <w:rFonts w:eastAsia="Calibri"/>
          <w:b/>
        </w:rPr>
        <w:t>invXml</w:t>
      </w:r>
      <w:r w:rsidRPr="00B356A7">
        <w:rPr>
          <w:rFonts w:eastAsia="Calibri"/>
        </w:rPr>
        <w:t xml:space="preserve">, string </w:t>
      </w:r>
      <w:r w:rsidRPr="001C0F5D">
        <w:rPr>
          <w:rFonts w:eastAsia="Calibri"/>
          <w:b/>
        </w:rPr>
        <w:t>userName</w:t>
      </w:r>
      <w:r w:rsidRPr="00B356A7">
        <w:rPr>
          <w:rFonts w:eastAsia="Calibri"/>
        </w:rPr>
        <w:t xml:space="preserve">, string </w:t>
      </w:r>
      <w:r w:rsidRPr="001C0F5D">
        <w:rPr>
          <w:rFonts w:eastAsia="Calibri"/>
          <w:b/>
        </w:rPr>
        <w:t>userPass</w:t>
      </w:r>
      <w:r w:rsidRPr="00B356A7">
        <w:rPr>
          <w:rFonts w:eastAsia="Calibri"/>
        </w:rPr>
        <w:t xml:space="preserve">, string </w:t>
      </w:r>
      <w:r w:rsidRPr="001C0F5D">
        <w:rPr>
          <w:rFonts w:eastAsia="Calibri"/>
          <w:b/>
        </w:rPr>
        <w:t>oldPattern</w:t>
      </w:r>
      <w:r w:rsidRPr="00B356A7">
        <w:rPr>
          <w:rFonts w:eastAsia="Calibri"/>
        </w:rPr>
        <w:t xml:space="preserve">, string </w:t>
      </w:r>
      <w:r w:rsidRPr="001C0F5D">
        <w:rPr>
          <w:rFonts w:eastAsia="Calibri"/>
          <w:b/>
        </w:rPr>
        <w:t>oldSerial</w:t>
      </w:r>
      <w:r w:rsidRPr="00B356A7">
        <w:rPr>
          <w:rFonts w:eastAsia="Calibri"/>
        </w:rPr>
        <w:t xml:space="preserve">, decimal </w:t>
      </w:r>
      <w:r w:rsidRPr="001C0F5D">
        <w:rPr>
          <w:rFonts w:eastAsia="Calibri"/>
          <w:b/>
        </w:rPr>
        <w:t>oldNo</w:t>
      </w:r>
      <w:r w:rsidRPr="00B356A7">
        <w:rPr>
          <w:rFonts w:eastAsia="Calibri"/>
        </w:rPr>
        <w:t xml:space="preserve">, </w:t>
      </w:r>
      <w:r>
        <w:rPr>
          <w:rFonts w:eastAsia="Calibri"/>
        </w:rPr>
        <w:t xml:space="preserve">string </w:t>
      </w:r>
      <w:r w:rsidRPr="00BA6906">
        <w:rPr>
          <w:b/>
          <w:color w:val="000000"/>
        </w:rPr>
        <w:t>strOldArisingDate</w:t>
      </w:r>
      <w:r>
        <w:rPr>
          <w:rFonts w:ascii="Consolas" w:hAnsi="Consolas" w:cs="Consolas"/>
          <w:color w:val="000000"/>
          <w:sz w:val="19"/>
          <w:szCs w:val="19"/>
        </w:rPr>
        <w:t>,</w:t>
      </w:r>
      <w:r w:rsidRPr="00CA246D">
        <w:rPr>
          <w:rFonts w:eastAsia="Calibri"/>
        </w:rPr>
        <w:t xml:space="preserve"> int? </w:t>
      </w:r>
      <w:r w:rsidRPr="00707DA5">
        <w:rPr>
          <w:rFonts w:eastAsia="Calibri"/>
          <w:b/>
        </w:rPr>
        <w:t>convert</w:t>
      </w:r>
      <w:r w:rsidRPr="00CA246D">
        <w:rPr>
          <w:rFonts w:eastAsia="Calibri"/>
        </w:rPr>
        <w:t xml:space="preserve">, string </w:t>
      </w:r>
      <w:r w:rsidRPr="00707DA5">
        <w:rPr>
          <w:rFonts w:eastAsia="Calibri"/>
          <w:b/>
        </w:rPr>
        <w:t>pattern</w:t>
      </w:r>
      <w:r w:rsidRPr="00CA246D">
        <w:rPr>
          <w:rFonts w:eastAsia="Calibri"/>
        </w:rPr>
        <w:t xml:space="preserve"> = null, string </w:t>
      </w:r>
      <w:r w:rsidRPr="00707DA5">
        <w:rPr>
          <w:rFonts w:eastAsia="Calibri"/>
          <w:b/>
        </w:rPr>
        <w:t>serial</w:t>
      </w:r>
      <w:r w:rsidRPr="00CA246D">
        <w:rPr>
          <w:rFonts w:eastAsia="Calibri"/>
        </w:rPr>
        <w:t xml:space="preserve"> = null</w:t>
      </w:r>
      <w:r>
        <w:rPr>
          <w:rFonts w:eastAsia="Calibri"/>
        </w:rPr>
        <w:t xml:space="preserve">, int </w:t>
      </w:r>
      <w:r w:rsidRPr="00B7295A">
        <w:rPr>
          <w:b/>
          <w:color w:val="000000"/>
        </w:rPr>
        <w:t>relatedInvType</w:t>
      </w:r>
      <w:r>
        <w:rPr>
          <w:rFonts w:eastAsia="Calibri"/>
        </w:rPr>
        <w:t xml:space="preserve"> = 3, string </w:t>
      </w:r>
      <w:r>
        <w:rPr>
          <w:rFonts w:eastAsia="Calibri"/>
          <w:b/>
        </w:rPr>
        <w:t>fea</w:t>
      </w:r>
      <w:r w:rsidRPr="00BA6906">
        <w:rPr>
          <w:rFonts w:eastAsia="Calibri"/>
          <w:b/>
        </w:rPr>
        <w:t>ture</w:t>
      </w:r>
      <w:r>
        <w:rPr>
          <w:rFonts w:eastAsia="Calibri"/>
        </w:rPr>
        <w:t xml:space="preserve"> = “”</w:t>
      </w:r>
      <w:r w:rsidRPr="00B356A7">
        <w:rPr>
          <w:rFonts w:eastAsia="Calibri"/>
        </w:rPr>
        <w:t>)</w:t>
      </w:r>
      <w:r w:rsidRPr="009372AD">
        <w:rPr>
          <w:rFonts w:eastAsia="Calibri"/>
        </w:rPr>
        <w:t>.</w:t>
      </w:r>
    </w:p>
    <w:p w14:paraId="0255094B" w14:textId="77777777" w:rsidR="009D1437" w:rsidRPr="00593BE8" w:rsidRDefault="009D1437" w:rsidP="009D1437">
      <w:pPr>
        <w:pStyle w:val="N"/>
      </w:pPr>
      <w:r w:rsidRPr="00593BE8">
        <w:t>DESCRIPTION</w:t>
      </w:r>
    </w:p>
    <w:p w14:paraId="135244F0" w14:textId="77777777" w:rsidR="009D1437" w:rsidRDefault="009D1437" w:rsidP="009D1437">
      <w:pPr>
        <w:pStyle w:val="N"/>
      </w:pPr>
      <w:r>
        <w:tab/>
        <w:t>Đây là web service thực hiện thay thế hóa đơn cũ (hóa đơn không tồn tại trên hệ thống)</w:t>
      </w:r>
    </w:p>
    <w:p w14:paraId="562B5D20" w14:textId="77777777" w:rsidR="009D1437" w:rsidRPr="00007702" w:rsidRDefault="009D1437" w:rsidP="009D1437">
      <w:pPr>
        <w:pStyle w:val="N"/>
      </w:pPr>
      <w:r w:rsidRPr="00663B3E">
        <w:t>HTTP METHOD</w:t>
      </w:r>
    </w:p>
    <w:p w14:paraId="58A06D14" w14:textId="77777777" w:rsidR="009D1437" w:rsidRPr="00007702" w:rsidRDefault="009D1437" w:rsidP="009D1437">
      <w:pPr>
        <w:pStyle w:val="N"/>
        <w:rPr>
          <w:b/>
        </w:rPr>
      </w:pPr>
      <w:r>
        <w:tab/>
      </w:r>
      <w:r w:rsidRPr="00610AFD">
        <w:t>POST</w:t>
      </w:r>
    </w:p>
    <w:p w14:paraId="1D856F56" w14:textId="77777777" w:rsidR="009D1437" w:rsidRPr="00610AFD" w:rsidRDefault="009D1437" w:rsidP="009D1437">
      <w:pPr>
        <w:pStyle w:val="N"/>
      </w:pPr>
      <w:r w:rsidRPr="00610AFD">
        <w:t>REQUEST BODY</w:t>
      </w:r>
    </w:p>
    <w:p w14:paraId="230CEC45"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41D0C51E"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1C0F5D">
        <w:rPr>
          <w:rFonts w:eastAsia="Calibri"/>
          <w:b/>
        </w:rPr>
        <w:t>account</w:t>
      </w:r>
      <w:r>
        <w:rPr>
          <w:rFonts w:eastAsia="Calibri"/>
          <w:b/>
        </w:rPr>
        <w:t xml:space="preserve"> /</w:t>
      </w:r>
      <w:r w:rsidRPr="002D6DF4">
        <w:rPr>
          <w:rFonts w:eastAsia="Calibri"/>
          <w:b/>
        </w:rPr>
        <w:t xml:space="preserve"> </w:t>
      </w:r>
      <w:r w:rsidRPr="001C0F5D">
        <w:rPr>
          <w:rFonts w:eastAsia="Calibri"/>
          <w:b/>
        </w:rPr>
        <w:t>accPass</w:t>
      </w:r>
      <w:r w:rsidRPr="004720D2">
        <w:rPr>
          <w:rFonts w:eastAsia="Calibri"/>
          <w:b/>
        </w:rPr>
        <w:t xml:space="preserve">:  </w:t>
      </w:r>
      <w:r w:rsidRPr="004720D2">
        <w:rPr>
          <w:rFonts w:eastAsia="Calibri"/>
        </w:rPr>
        <w:t>Tài khoản được cấp phát cho nhân viên gọi lệnh phát hành hóa đơn</w:t>
      </w:r>
    </w:p>
    <w:p w14:paraId="0126F6A1"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1C0F5D">
        <w:rPr>
          <w:rFonts w:eastAsia="Calibri"/>
          <w:b/>
        </w:rPr>
        <w:t>invXml</w:t>
      </w:r>
      <w:r w:rsidRPr="009372AD">
        <w:rPr>
          <w:rFonts w:eastAsia="Calibri"/>
        </w:rPr>
        <w:t xml:space="preserve">: String XML dữ liệu hóa đơn </w:t>
      </w:r>
      <w:r>
        <w:rPr>
          <w:rFonts w:eastAsia="Calibri"/>
        </w:rPr>
        <w:t>thay thế</w:t>
      </w:r>
    </w:p>
    <w:p w14:paraId="4ED03316" w14:textId="77777777" w:rsidR="009D1437" w:rsidRPr="006A6243" w:rsidRDefault="009D1437" w:rsidP="009D1437">
      <w:pPr>
        <w:pStyle w:val="ListParagraph"/>
        <w:numPr>
          <w:ilvl w:val="0"/>
          <w:numId w:val="2"/>
        </w:numPr>
        <w:spacing w:after="0" w:line="360" w:lineRule="auto"/>
        <w:ind w:left="1080"/>
        <w:jc w:val="both"/>
        <w:rPr>
          <w:rFonts w:eastAsia="Calibri"/>
          <w:b/>
        </w:rPr>
      </w:pPr>
      <w:r w:rsidRPr="00707DA5">
        <w:rPr>
          <w:rFonts w:eastAsia="Calibri"/>
          <w:b/>
        </w:rPr>
        <w:t>oldPattern</w:t>
      </w:r>
      <w:r>
        <w:rPr>
          <w:rFonts w:eastAsia="Calibri"/>
          <w:b/>
        </w:rPr>
        <w:t xml:space="preserve">, </w:t>
      </w:r>
      <w:r w:rsidRPr="00707DA5">
        <w:rPr>
          <w:rFonts w:eastAsia="Calibri"/>
          <w:b/>
        </w:rPr>
        <w:t>oldSerial</w:t>
      </w:r>
      <w:r>
        <w:rPr>
          <w:rFonts w:eastAsia="Calibri"/>
          <w:b/>
        </w:rPr>
        <w:t xml:space="preserve">, </w:t>
      </w:r>
      <w:r w:rsidRPr="00707DA5">
        <w:rPr>
          <w:rFonts w:eastAsia="Calibri"/>
          <w:b/>
        </w:rPr>
        <w:t>oldNo</w:t>
      </w:r>
      <w:r>
        <w:rPr>
          <w:rFonts w:eastAsia="Calibri"/>
          <w:b/>
        </w:rPr>
        <w:t xml:space="preserve">: </w:t>
      </w:r>
      <w:r>
        <w:rPr>
          <w:rFonts w:eastAsia="Calibri"/>
        </w:rPr>
        <w:t>Các thông số mẫu số, ký hiệu, số hóa đơn của hóa đơn cũ (hóa đơn không tồn tại trên hệ thống).</w:t>
      </w:r>
    </w:p>
    <w:p w14:paraId="2444C077" w14:textId="77777777" w:rsidR="009D1437" w:rsidRPr="006A6243" w:rsidRDefault="009D1437" w:rsidP="009D1437">
      <w:pPr>
        <w:pStyle w:val="ListParagraph"/>
        <w:numPr>
          <w:ilvl w:val="0"/>
          <w:numId w:val="2"/>
        </w:numPr>
        <w:spacing w:after="0" w:line="360" w:lineRule="auto"/>
        <w:ind w:left="1080"/>
        <w:jc w:val="both"/>
        <w:rPr>
          <w:rFonts w:eastAsia="Calibri"/>
          <w:b/>
        </w:rPr>
      </w:pPr>
      <w:r w:rsidRPr="00BA6906">
        <w:rPr>
          <w:b/>
          <w:color w:val="000000"/>
        </w:rPr>
        <w:lastRenderedPageBreak/>
        <w:t>strOldArisingDate</w:t>
      </w:r>
      <w:r>
        <w:rPr>
          <w:b/>
          <w:color w:val="000000"/>
        </w:rPr>
        <w:t xml:space="preserve">: </w:t>
      </w:r>
      <w:r>
        <w:rPr>
          <w:color w:val="000000"/>
        </w:rPr>
        <w:t>Ngày hóa đơn của hóa đơn cũ, định dạng dd/MM/yyyy (Bắt buộc phải nhập đúng và đủ 2 chữ số cho ngày tháng, 4 chữ số cho năm. Ví dụ 01/12/2021)</w:t>
      </w:r>
    </w:p>
    <w:p w14:paraId="7C9862A1" w14:textId="77777777" w:rsidR="009D1437" w:rsidRPr="006A6243" w:rsidRDefault="009D1437" w:rsidP="009D1437">
      <w:pPr>
        <w:pStyle w:val="ListParagraph"/>
        <w:numPr>
          <w:ilvl w:val="0"/>
          <w:numId w:val="2"/>
        </w:numPr>
        <w:spacing w:after="0" w:line="360" w:lineRule="auto"/>
        <w:ind w:left="1080"/>
        <w:jc w:val="both"/>
        <w:rPr>
          <w:rFonts w:eastAsia="Calibri"/>
          <w:b/>
        </w:rPr>
      </w:pPr>
      <w:r w:rsidRPr="001C0F5D">
        <w:rPr>
          <w:rFonts w:eastAsia="Calibri"/>
          <w:b/>
        </w:rPr>
        <w:t>convert</w:t>
      </w:r>
      <w:r>
        <w:rPr>
          <w:rFonts w:eastAsia="Calibri"/>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7D0CACAD" w14:textId="77777777" w:rsidR="009D1437" w:rsidRPr="00E009AD" w:rsidRDefault="009D1437" w:rsidP="009D1437">
      <w:pPr>
        <w:pStyle w:val="ListParagraph"/>
        <w:numPr>
          <w:ilvl w:val="0"/>
          <w:numId w:val="2"/>
        </w:numPr>
        <w:spacing w:after="0" w:line="360" w:lineRule="auto"/>
        <w:ind w:left="1080"/>
        <w:jc w:val="both"/>
        <w:rPr>
          <w:rFonts w:eastAsia="Calibri"/>
          <w:b/>
        </w:rPr>
      </w:pPr>
      <w:r>
        <w:rPr>
          <w:b/>
        </w:rPr>
        <w:t>p</w:t>
      </w:r>
      <w:r w:rsidRPr="006479A0">
        <w:rPr>
          <w:b/>
        </w:rPr>
        <w:t>attern</w:t>
      </w:r>
      <w:r>
        <w:t>: Mẫu số</w:t>
      </w:r>
    </w:p>
    <w:p w14:paraId="6A496228" w14:textId="77777777" w:rsidR="009D1437" w:rsidRPr="00F7420B" w:rsidRDefault="009D1437" w:rsidP="009D1437">
      <w:pPr>
        <w:pStyle w:val="ListParagraph"/>
        <w:numPr>
          <w:ilvl w:val="0"/>
          <w:numId w:val="2"/>
        </w:numPr>
        <w:spacing w:after="0" w:line="360" w:lineRule="auto"/>
        <w:ind w:left="1080"/>
        <w:jc w:val="both"/>
      </w:pPr>
      <w:r>
        <w:rPr>
          <w:b/>
        </w:rPr>
        <w:t>s</w:t>
      </w:r>
      <w:r w:rsidRPr="006479A0">
        <w:rPr>
          <w:b/>
        </w:rPr>
        <w:t>erial</w:t>
      </w:r>
      <w:r>
        <w:t>: Ký hiệu</w:t>
      </w:r>
    </w:p>
    <w:p w14:paraId="1C47755F" w14:textId="77777777" w:rsidR="009D1437" w:rsidRPr="00F7420B" w:rsidRDefault="009D1437" w:rsidP="009D1437">
      <w:pPr>
        <w:pStyle w:val="ListParagraph"/>
        <w:numPr>
          <w:ilvl w:val="0"/>
          <w:numId w:val="2"/>
        </w:numPr>
        <w:spacing w:after="0" w:line="360" w:lineRule="auto"/>
        <w:ind w:left="1080"/>
        <w:jc w:val="both"/>
        <w:rPr>
          <w:rFonts w:eastAsia="Calibri"/>
          <w:b/>
        </w:rPr>
      </w:pPr>
      <w:r w:rsidRPr="00B7295A">
        <w:rPr>
          <w:b/>
          <w:color w:val="000000"/>
        </w:rPr>
        <w:t>relatedInvType</w:t>
      </w:r>
      <w:r>
        <w:rPr>
          <w:b/>
          <w:color w:val="000000"/>
        </w:rPr>
        <w:t xml:space="preserve">: </w:t>
      </w:r>
      <w:r w:rsidRPr="006301D5">
        <w:rPr>
          <w:color w:val="000000"/>
        </w:rPr>
        <w:t>Loại</w:t>
      </w:r>
      <w:r>
        <w:rPr>
          <w:color w:val="000000"/>
        </w:rPr>
        <w:t xml:space="preserve"> hóa đơn liên quan, mặc định là 3 (</w:t>
      </w:r>
      <w:r>
        <w:rPr>
          <w:rFonts w:ascii="Consolas" w:hAnsi="Consolas" w:cs="Consolas"/>
          <w:color w:val="008000"/>
          <w:sz w:val="19"/>
          <w:szCs w:val="19"/>
        </w:rPr>
        <w:t>Các loại hóa đơn theo Nghị định số 51/2010/NĐ-CP và Nghị định số 04/2014/NĐ-CP (Trừ hóa đơn điện tử có mã xác thực của cơ quan thuế theo Quyết định số 1209/QĐ-BTC và Quyết định số 2660/QĐ-BTC)</w:t>
      </w:r>
      <w:r>
        <w:rPr>
          <w:color w:val="000000"/>
        </w:rPr>
        <w:t>)</w:t>
      </w:r>
    </w:p>
    <w:p w14:paraId="7C6E7302" w14:textId="77777777" w:rsidR="009D1437" w:rsidRPr="006A6243" w:rsidRDefault="009D1437" w:rsidP="009D1437">
      <w:pPr>
        <w:pStyle w:val="ListParagraph"/>
        <w:numPr>
          <w:ilvl w:val="0"/>
          <w:numId w:val="2"/>
        </w:numPr>
        <w:spacing w:after="0" w:line="360" w:lineRule="auto"/>
        <w:ind w:left="1080"/>
        <w:jc w:val="both"/>
        <w:rPr>
          <w:rFonts w:eastAsia="Calibri"/>
          <w:b/>
        </w:rPr>
      </w:pPr>
      <w:r>
        <w:rPr>
          <w:rFonts w:eastAsia="Calibri"/>
          <w:b/>
        </w:rPr>
        <w:t xml:space="preserve">feature: </w:t>
      </w:r>
      <w:r>
        <w:rPr>
          <w:rFonts w:eastAsia="Calibri"/>
        </w:rPr>
        <w:t>trường sẽ dùng trong tương lai, hiện tại không có ý ngĩa, có thể nhập hoặc không</w:t>
      </w:r>
    </w:p>
    <w:p w14:paraId="343F0817"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599FB9E7"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712637A3"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62316DE3"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1D51791B" w14:textId="77777777" w:rsidR="009D1437" w:rsidRPr="00660ABB" w:rsidRDefault="009D1437" w:rsidP="00616EC4">
            <w:pPr>
              <w:pStyle w:val="ListParagraph"/>
            </w:pPr>
            <w:r>
              <w:t>Ghi chú</w:t>
            </w:r>
          </w:p>
        </w:tc>
      </w:tr>
      <w:tr w:rsidR="009D1437" w:rsidRPr="00660ABB" w14:paraId="03FEF5F9" w14:textId="77777777" w:rsidTr="00616EC4">
        <w:tc>
          <w:tcPr>
            <w:tcW w:w="1710" w:type="dxa"/>
            <w:tcBorders>
              <w:top w:val="single" w:sz="4" w:space="0" w:color="2E74B5"/>
              <w:left w:val="single" w:sz="4" w:space="0" w:color="2E74B5"/>
              <w:right w:val="single" w:sz="4" w:space="0" w:color="2E74B5"/>
            </w:tcBorders>
            <w:shd w:val="clear" w:color="auto" w:fill="auto"/>
          </w:tcPr>
          <w:p w14:paraId="5FABBC7E"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A6B04FD"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56AB483B" w14:textId="77777777" w:rsidR="009D1437" w:rsidRPr="009372AD" w:rsidRDefault="009D1437" w:rsidP="00616EC4">
            <w:pPr>
              <w:pStyle w:val="ListParagraph"/>
              <w:ind w:left="0"/>
              <w:jc w:val="both"/>
            </w:pPr>
          </w:p>
        </w:tc>
      </w:tr>
      <w:tr w:rsidR="009D1437" w:rsidRPr="00660ABB" w14:paraId="3331112C" w14:textId="77777777" w:rsidTr="00616EC4">
        <w:tc>
          <w:tcPr>
            <w:tcW w:w="1710" w:type="dxa"/>
            <w:tcBorders>
              <w:top w:val="single" w:sz="4" w:space="0" w:color="2E74B5"/>
              <w:left w:val="single" w:sz="4" w:space="0" w:color="2E74B5"/>
              <w:right w:val="single" w:sz="4" w:space="0" w:color="2E74B5"/>
            </w:tcBorders>
            <w:shd w:val="clear" w:color="auto" w:fill="auto"/>
          </w:tcPr>
          <w:p w14:paraId="672F1291" w14:textId="77777777" w:rsidR="009D1437" w:rsidRPr="009372AD" w:rsidRDefault="009D1437" w:rsidP="00616EC4">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3E83EF6" w14:textId="77777777" w:rsidR="009D1437" w:rsidRPr="009372AD" w:rsidRDefault="009D1437" w:rsidP="00616EC4">
            <w:pPr>
              <w:rPr>
                <w:rFonts w:eastAsia="Calibri"/>
              </w:rPr>
            </w:pPr>
            <w:r w:rsidRPr="009372AD">
              <w:rPr>
                <w:rFonts w:eastAsia="Calibri"/>
              </w:rPr>
              <w:t>Không tồn tại hóa đơn cần thay thế</w:t>
            </w:r>
          </w:p>
        </w:tc>
        <w:tc>
          <w:tcPr>
            <w:tcW w:w="2515" w:type="dxa"/>
            <w:tcBorders>
              <w:top w:val="single" w:sz="4" w:space="0" w:color="2E74B5"/>
              <w:left w:val="single" w:sz="4" w:space="0" w:color="2E74B5"/>
              <w:bottom w:val="single" w:sz="4" w:space="0" w:color="2E74B5"/>
              <w:right w:val="single" w:sz="4" w:space="0" w:color="2E74B5"/>
            </w:tcBorders>
          </w:tcPr>
          <w:p w14:paraId="4FC427A0" w14:textId="77777777" w:rsidR="009D1437" w:rsidRPr="009372AD" w:rsidRDefault="009D1437" w:rsidP="00616EC4">
            <w:pPr>
              <w:pStyle w:val="ListParagraph"/>
              <w:ind w:left="0"/>
              <w:jc w:val="both"/>
            </w:pPr>
          </w:p>
        </w:tc>
      </w:tr>
      <w:tr w:rsidR="009D1437" w:rsidRPr="00660ABB" w14:paraId="6EF64617" w14:textId="77777777" w:rsidTr="00616EC4">
        <w:tc>
          <w:tcPr>
            <w:tcW w:w="1710" w:type="dxa"/>
            <w:tcBorders>
              <w:top w:val="single" w:sz="4" w:space="0" w:color="2E74B5"/>
              <w:left w:val="single" w:sz="4" w:space="0" w:color="2E74B5"/>
              <w:right w:val="single" w:sz="4" w:space="0" w:color="2E74B5"/>
            </w:tcBorders>
            <w:shd w:val="clear" w:color="auto" w:fill="auto"/>
          </w:tcPr>
          <w:p w14:paraId="7C6C9BF9" w14:textId="77777777" w:rsidR="009D1437" w:rsidRPr="009372AD" w:rsidRDefault="009D1437" w:rsidP="00616EC4">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DA89B3C" w14:textId="77777777" w:rsidR="009D1437" w:rsidRPr="009372AD" w:rsidRDefault="009D1437" w:rsidP="00616EC4">
            <w:pPr>
              <w:rPr>
                <w:rFonts w:eastAsia="Calibri"/>
              </w:rPr>
            </w:pPr>
            <w:r w:rsidRPr="009372AD">
              <w:rPr>
                <w:rFonts w:eastAsia="Calibri"/>
              </w:rPr>
              <w:t>Dữ liệu xml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78584FB2" w14:textId="77777777" w:rsidR="009D1437" w:rsidRPr="009372AD" w:rsidRDefault="009D1437" w:rsidP="00616EC4">
            <w:pPr>
              <w:pStyle w:val="ListParagraph"/>
              <w:ind w:left="0"/>
              <w:jc w:val="both"/>
            </w:pPr>
          </w:p>
        </w:tc>
      </w:tr>
      <w:tr w:rsidR="009D1437" w:rsidRPr="00660ABB" w14:paraId="1C3F17F9" w14:textId="77777777" w:rsidTr="00616EC4">
        <w:tc>
          <w:tcPr>
            <w:tcW w:w="1710" w:type="dxa"/>
            <w:tcBorders>
              <w:top w:val="single" w:sz="4" w:space="0" w:color="2E74B5"/>
              <w:left w:val="single" w:sz="4" w:space="0" w:color="2E74B5"/>
              <w:right w:val="single" w:sz="4" w:space="0" w:color="2E74B5"/>
            </w:tcBorders>
            <w:shd w:val="clear" w:color="auto" w:fill="auto"/>
          </w:tcPr>
          <w:p w14:paraId="78EBC5E1" w14:textId="77777777" w:rsidR="009D1437" w:rsidRPr="009372AD" w:rsidRDefault="009D1437" w:rsidP="00616EC4">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8134DBD" w14:textId="77777777" w:rsidR="009D1437" w:rsidRPr="009372AD" w:rsidRDefault="009D1437" w:rsidP="00616EC4">
            <w:pPr>
              <w:rPr>
                <w:rFonts w:eastAsia="Calibri"/>
              </w:rPr>
            </w:pPr>
            <w:r w:rsidRPr="009575F7">
              <w:rPr>
                <w:rFonts w:eastAsia="Calibri"/>
              </w:rPr>
              <w:t>Có lỗi trong quá trình thay thế hóa đơn</w:t>
            </w:r>
          </w:p>
        </w:tc>
        <w:tc>
          <w:tcPr>
            <w:tcW w:w="2515" w:type="dxa"/>
            <w:tcBorders>
              <w:top w:val="single" w:sz="4" w:space="0" w:color="2E74B5"/>
              <w:left w:val="single" w:sz="4" w:space="0" w:color="2E74B5"/>
              <w:bottom w:val="single" w:sz="4" w:space="0" w:color="2E74B5"/>
              <w:right w:val="single" w:sz="4" w:space="0" w:color="2E74B5"/>
            </w:tcBorders>
          </w:tcPr>
          <w:p w14:paraId="679A0F05" w14:textId="77777777" w:rsidR="009D1437" w:rsidRPr="009372AD" w:rsidRDefault="009D1437" w:rsidP="00616EC4">
            <w:pPr>
              <w:pStyle w:val="ListParagraph"/>
              <w:ind w:left="0"/>
              <w:jc w:val="both"/>
            </w:pPr>
          </w:p>
        </w:tc>
      </w:tr>
      <w:tr w:rsidR="009D1437" w:rsidRPr="00660ABB" w14:paraId="1FC44493"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B87672D" w14:textId="77777777" w:rsidR="009D1437" w:rsidRPr="009372AD" w:rsidRDefault="009D1437" w:rsidP="00616EC4">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48DFA45" w14:textId="77777777" w:rsidR="009D1437" w:rsidRPr="009372AD" w:rsidRDefault="009D1437" w:rsidP="00616EC4">
            <w:pPr>
              <w:pStyle w:val="ListParagraph"/>
              <w:spacing w:after="0" w:line="240" w:lineRule="auto"/>
              <w:ind w:left="0"/>
              <w:rPr>
                <w:rFonts w:eastAsia="Calibri"/>
              </w:rPr>
            </w:pPr>
            <w:r w:rsidRPr="009372AD">
              <w:rPr>
                <w:rFonts w:eastAsia="Calibri"/>
              </w:rPr>
              <w:t>User name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65C7097F" w14:textId="77777777" w:rsidR="009D1437" w:rsidRPr="009372AD" w:rsidRDefault="009D1437" w:rsidP="00616EC4">
            <w:pPr>
              <w:jc w:val="both"/>
            </w:pPr>
          </w:p>
        </w:tc>
      </w:tr>
      <w:tr w:rsidR="009D1437" w:rsidRPr="00660ABB" w14:paraId="0193058F"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7878369" w14:textId="77777777" w:rsidR="009D1437" w:rsidRPr="009372AD" w:rsidRDefault="009D1437" w:rsidP="00616EC4">
            <w:pPr>
              <w:autoSpaceDE w:val="0"/>
              <w:autoSpaceDN w:val="0"/>
              <w:adjustRightInd w:val="0"/>
              <w:rPr>
                <w:rFonts w:eastAsia="Calibri"/>
              </w:rPr>
            </w:pPr>
            <w:r>
              <w:rPr>
                <w:rFonts w:eastAsia="Calibri"/>
              </w:rPr>
              <w:t>ERR:12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4C91BFA" w14:textId="77777777" w:rsidR="009D1437" w:rsidRPr="009372AD" w:rsidRDefault="009D1437" w:rsidP="00616EC4">
            <w:pPr>
              <w:pStyle w:val="ListParagraph"/>
              <w:spacing w:after="0" w:line="240" w:lineRule="auto"/>
              <w:ind w:left="0"/>
              <w:rPr>
                <w:rFonts w:eastAsia="Calibri"/>
              </w:rPr>
            </w:pPr>
            <w:r>
              <w:rPr>
                <w:rFonts w:eastAsia="Calibri"/>
              </w:rPr>
              <w:t>Ngày hóa đơn cũ không hợp lệ</w:t>
            </w:r>
          </w:p>
        </w:tc>
        <w:tc>
          <w:tcPr>
            <w:tcW w:w="2515" w:type="dxa"/>
            <w:tcBorders>
              <w:top w:val="single" w:sz="4" w:space="0" w:color="2E74B5"/>
              <w:left w:val="single" w:sz="4" w:space="0" w:color="2E74B5"/>
              <w:bottom w:val="single" w:sz="4" w:space="0" w:color="2E74B5"/>
              <w:right w:val="single" w:sz="4" w:space="0" w:color="2E74B5"/>
            </w:tcBorders>
          </w:tcPr>
          <w:p w14:paraId="22430E94" w14:textId="77777777" w:rsidR="009D1437" w:rsidRPr="009372AD" w:rsidRDefault="009D1437" w:rsidP="00616EC4">
            <w:pPr>
              <w:jc w:val="both"/>
            </w:pPr>
          </w:p>
        </w:tc>
      </w:tr>
      <w:tr w:rsidR="009D1437" w:rsidRPr="00660ABB" w14:paraId="5543F1D1"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048DE80" w14:textId="77777777" w:rsidR="009D1437" w:rsidRPr="009372AD" w:rsidRDefault="009D1437" w:rsidP="00616EC4">
            <w:pPr>
              <w:autoSpaceDE w:val="0"/>
              <w:autoSpaceDN w:val="0"/>
              <w:adjustRightInd w:val="0"/>
              <w:rPr>
                <w:rFonts w:eastAsia="Calibri"/>
              </w:rPr>
            </w:pPr>
            <w:r>
              <w:rPr>
                <w:rFonts w:eastAsia="Calibri"/>
              </w:rP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68C73AD" w14:textId="77777777" w:rsidR="009D1437" w:rsidRDefault="009D1437" w:rsidP="00616EC4">
            <w:pPr>
              <w:pStyle w:val="ListParagraph"/>
              <w:spacing w:after="0" w:line="240" w:lineRule="auto"/>
              <w:ind w:left="0"/>
              <w:rPr>
                <w:rFonts w:eastAsia="Calibri"/>
              </w:rPr>
            </w:pPr>
            <w:r>
              <w:rPr>
                <w:rFonts w:eastAsia="Calibri"/>
              </w:rPr>
              <w:t>Lỗi trong quá trình thực hiện cấp số hóa đơn</w:t>
            </w:r>
          </w:p>
        </w:tc>
        <w:tc>
          <w:tcPr>
            <w:tcW w:w="2515" w:type="dxa"/>
            <w:tcBorders>
              <w:top w:val="single" w:sz="4" w:space="0" w:color="2E74B5"/>
              <w:left w:val="single" w:sz="4" w:space="0" w:color="2E74B5"/>
              <w:bottom w:val="single" w:sz="4" w:space="0" w:color="2E74B5"/>
              <w:right w:val="single" w:sz="4" w:space="0" w:color="2E74B5"/>
            </w:tcBorders>
          </w:tcPr>
          <w:p w14:paraId="553E620A" w14:textId="77777777" w:rsidR="009D1437" w:rsidRPr="009372AD" w:rsidRDefault="009D1437" w:rsidP="00616EC4">
            <w:pPr>
              <w:jc w:val="both"/>
            </w:pPr>
          </w:p>
        </w:tc>
      </w:tr>
      <w:tr w:rsidR="009D1437" w:rsidRPr="00660ABB" w14:paraId="1C88E4DE"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AA0CF78" w14:textId="77777777" w:rsidR="009D1437" w:rsidRPr="009372AD" w:rsidRDefault="009D1437" w:rsidP="00616EC4">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64401B0" w14:textId="77777777" w:rsidR="009D1437" w:rsidRDefault="009D1437" w:rsidP="00616EC4">
            <w:pPr>
              <w:pStyle w:val="ListParagraph"/>
              <w:spacing w:after="0" w:line="240" w:lineRule="auto"/>
              <w:ind w:left="0"/>
              <w:rPr>
                <w:rFonts w:eastAsia="Calibri"/>
              </w:rPr>
            </w:pPr>
            <w:r>
              <w:rPr>
                <w:rFonts w:eastAsia="Calibri"/>
              </w:rPr>
              <w:t xml:space="preserve">Lỗi khi thực hiện </w:t>
            </w:r>
            <w:r w:rsidRPr="00170EAA">
              <w:rPr>
                <w:rFonts w:eastAsia="Calibri"/>
              </w:rPr>
              <w:t>Deserialize</w:t>
            </w:r>
            <w:r>
              <w:rPr>
                <w:rFonts w:eastAsia="Calibri"/>
              </w:rPr>
              <w:t xml:space="preserve"> chuỗi hóa đơn đầu vào</w:t>
            </w:r>
          </w:p>
        </w:tc>
        <w:tc>
          <w:tcPr>
            <w:tcW w:w="2515" w:type="dxa"/>
            <w:tcBorders>
              <w:top w:val="single" w:sz="4" w:space="0" w:color="2E74B5"/>
              <w:left w:val="single" w:sz="4" w:space="0" w:color="2E74B5"/>
              <w:bottom w:val="single" w:sz="4" w:space="0" w:color="2E74B5"/>
              <w:right w:val="single" w:sz="4" w:space="0" w:color="2E74B5"/>
            </w:tcBorders>
          </w:tcPr>
          <w:p w14:paraId="2A01A7A3" w14:textId="77777777" w:rsidR="009D1437" w:rsidRPr="009372AD" w:rsidRDefault="009D1437" w:rsidP="00616EC4">
            <w:pPr>
              <w:jc w:val="both"/>
            </w:pPr>
          </w:p>
        </w:tc>
      </w:tr>
      <w:tr w:rsidR="009D1437" w:rsidRPr="00660ABB" w14:paraId="271C546F"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AC0EB85" w14:textId="77777777" w:rsidR="009D1437" w:rsidRPr="009372AD" w:rsidRDefault="009D1437" w:rsidP="00616EC4">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14:paraId="6618231B"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707C230" w14:textId="77777777" w:rsidR="009D1437" w:rsidRDefault="009D1437" w:rsidP="00616EC4">
            <w:pPr>
              <w:pStyle w:val="ListParagraph"/>
              <w:spacing w:after="0" w:line="240" w:lineRule="auto"/>
              <w:ind w:left="0"/>
              <w:rPr>
                <w:rFonts w:eastAsia="Calibri"/>
              </w:rPr>
            </w:pPr>
            <w:r>
              <w:rPr>
                <w:rFonts w:eastAsia="Calibri"/>
              </w:rPr>
              <w:t>Pattern truyền vào không giống với hóa đơn cần điều chỉnh</w:t>
            </w:r>
          </w:p>
        </w:tc>
        <w:tc>
          <w:tcPr>
            <w:tcW w:w="2515" w:type="dxa"/>
            <w:tcBorders>
              <w:top w:val="single" w:sz="4" w:space="0" w:color="2E74B5"/>
              <w:left w:val="single" w:sz="4" w:space="0" w:color="2E74B5"/>
              <w:bottom w:val="single" w:sz="4" w:space="0" w:color="2E74B5"/>
              <w:right w:val="single" w:sz="4" w:space="0" w:color="2E74B5"/>
            </w:tcBorders>
          </w:tcPr>
          <w:p w14:paraId="0FB17D30" w14:textId="77777777" w:rsidR="009D1437" w:rsidRPr="009372AD" w:rsidRDefault="009D1437" w:rsidP="00616EC4">
            <w:pPr>
              <w:jc w:val="both"/>
            </w:pPr>
          </w:p>
        </w:tc>
      </w:tr>
      <w:tr w:rsidR="009D1437" w:rsidRPr="00660ABB" w14:paraId="5594AB7F"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4DFF06F" w14:textId="77777777" w:rsidR="009D1437" w:rsidRPr="009372AD" w:rsidRDefault="009D1437" w:rsidP="00616EC4">
            <w:pPr>
              <w:autoSpaceDE w:val="0"/>
              <w:autoSpaceDN w:val="0"/>
              <w:adjustRightInd w:val="0"/>
              <w:rPr>
                <w:rFonts w:eastAsia="Calibri"/>
              </w:rPr>
            </w:pPr>
            <w:r>
              <w:rPr>
                <w:rFonts w:eastAsia="Calibri"/>
              </w:rPr>
              <w:t>ERR:20</w:t>
            </w:r>
          </w:p>
          <w:p w14:paraId="1E177817"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566D2D1" w14:textId="77777777" w:rsidR="009D1437" w:rsidRDefault="009D1437" w:rsidP="00616EC4">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54B241D7" w14:textId="77777777" w:rsidR="009D1437" w:rsidRPr="009372AD" w:rsidRDefault="009D1437" w:rsidP="00616EC4">
            <w:pPr>
              <w:jc w:val="both"/>
            </w:pPr>
          </w:p>
        </w:tc>
      </w:tr>
      <w:tr w:rsidR="009D1437" w:rsidRPr="00660ABB" w14:paraId="2773CD4C"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3841189" w14:textId="77777777" w:rsidR="009D1437" w:rsidRPr="00DD2715" w:rsidRDefault="009D1437" w:rsidP="00616EC4">
            <w:pPr>
              <w:autoSpaceDE w:val="0"/>
              <w:autoSpaceDN w:val="0"/>
              <w:adjustRightInd w:val="0"/>
              <w:jc w:val="both"/>
            </w:pPr>
            <w: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CA18BE9" w14:textId="77777777" w:rsidR="009D1437" w:rsidRDefault="009D1437" w:rsidP="00616EC4">
            <w:pPr>
              <w:pStyle w:val="ListParagraph"/>
              <w:ind w:left="0"/>
              <w:jc w:val="both"/>
            </w:pPr>
            <w:r>
              <w:t>Lỗi chứng thư hết hạn</w:t>
            </w:r>
          </w:p>
        </w:tc>
        <w:tc>
          <w:tcPr>
            <w:tcW w:w="2515" w:type="dxa"/>
            <w:tcBorders>
              <w:top w:val="single" w:sz="4" w:space="0" w:color="2E74B5"/>
              <w:left w:val="single" w:sz="4" w:space="0" w:color="2E74B5"/>
              <w:bottom w:val="single" w:sz="4" w:space="0" w:color="2E74B5"/>
              <w:right w:val="single" w:sz="4" w:space="0" w:color="2E74B5"/>
            </w:tcBorders>
          </w:tcPr>
          <w:p w14:paraId="1C814D00" w14:textId="77777777" w:rsidR="009D1437" w:rsidRPr="009372AD" w:rsidRDefault="009D1437" w:rsidP="00616EC4">
            <w:pPr>
              <w:jc w:val="both"/>
            </w:pPr>
          </w:p>
        </w:tc>
      </w:tr>
      <w:tr w:rsidR="009D1437" w:rsidRPr="00660ABB" w14:paraId="7399B011"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0979D5A" w14:textId="77777777" w:rsidR="009D1437" w:rsidRDefault="009D1437" w:rsidP="00616EC4">
            <w:pPr>
              <w:autoSpaceDE w:val="0"/>
              <w:autoSpaceDN w:val="0"/>
              <w:adjustRightInd w:val="0"/>
              <w:jc w:val="both"/>
            </w:pPr>
            <w:r w:rsidRPr="002857D4">
              <w:t>ERR:60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37C36C5" w14:textId="77777777" w:rsidR="009D1437" w:rsidRDefault="009D1437" w:rsidP="00616EC4">
            <w:pPr>
              <w:pStyle w:val="ListParagraph"/>
              <w:ind w:left="0"/>
              <w:jc w:val="both"/>
            </w:pPr>
            <w:r w:rsidRPr="002857D4">
              <w:t>Chỉ được phép điều chỉnh hóa đơn cùng loại (Có mã / Không mã).</w:t>
            </w:r>
          </w:p>
        </w:tc>
        <w:tc>
          <w:tcPr>
            <w:tcW w:w="2515" w:type="dxa"/>
            <w:tcBorders>
              <w:top w:val="single" w:sz="4" w:space="0" w:color="2E74B5"/>
              <w:left w:val="single" w:sz="4" w:space="0" w:color="2E74B5"/>
              <w:bottom w:val="single" w:sz="4" w:space="0" w:color="2E74B5"/>
              <w:right w:val="single" w:sz="4" w:space="0" w:color="2E74B5"/>
            </w:tcBorders>
          </w:tcPr>
          <w:p w14:paraId="7F4E22CB" w14:textId="77777777" w:rsidR="009D1437" w:rsidRPr="009372AD" w:rsidRDefault="009D1437" w:rsidP="00616EC4">
            <w:pPr>
              <w:jc w:val="both"/>
            </w:pPr>
          </w:p>
        </w:tc>
      </w:tr>
      <w:tr w:rsidR="009D1437" w:rsidRPr="00660ABB" w14:paraId="4180C16E"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A0472C9" w14:textId="77777777" w:rsidR="009D1437" w:rsidRDefault="009D1437" w:rsidP="00616EC4">
            <w:pPr>
              <w:autoSpaceDE w:val="0"/>
              <w:autoSpaceDN w:val="0"/>
              <w:adjustRightInd w:val="0"/>
              <w:jc w:val="both"/>
            </w:pPr>
            <w:r w:rsidRPr="002857D4">
              <w:lastRenderedPageBreak/>
              <w:t>ERR:61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7B4778A" w14:textId="77777777" w:rsidR="009D1437" w:rsidRDefault="009D1437" w:rsidP="00616EC4">
            <w:pPr>
              <w:pStyle w:val="ListParagraph"/>
              <w:ind w:left="0"/>
              <w:jc w:val="both"/>
            </w:pPr>
            <w:r w:rsidRPr="002857D4">
              <w:t>Chỉ được phép điều chỉnh hóa đơn cùng loại (HD GTGT / HD bán hàng...).</w:t>
            </w:r>
          </w:p>
        </w:tc>
        <w:tc>
          <w:tcPr>
            <w:tcW w:w="2515" w:type="dxa"/>
            <w:tcBorders>
              <w:top w:val="single" w:sz="4" w:space="0" w:color="2E74B5"/>
              <w:left w:val="single" w:sz="4" w:space="0" w:color="2E74B5"/>
              <w:bottom w:val="single" w:sz="4" w:space="0" w:color="2E74B5"/>
              <w:right w:val="single" w:sz="4" w:space="0" w:color="2E74B5"/>
            </w:tcBorders>
          </w:tcPr>
          <w:p w14:paraId="715ABFE6" w14:textId="77777777" w:rsidR="009D1437" w:rsidRPr="009372AD" w:rsidRDefault="009D1437" w:rsidP="00616EC4">
            <w:pPr>
              <w:jc w:val="both"/>
            </w:pPr>
          </w:p>
        </w:tc>
      </w:tr>
      <w:tr w:rsidR="009D1437" w:rsidRPr="00660ABB" w14:paraId="1EBAEA91"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38981F1" w14:textId="77777777" w:rsidR="009D1437" w:rsidRDefault="009D1437" w:rsidP="00616EC4">
            <w:pPr>
              <w:autoSpaceDE w:val="0"/>
              <w:autoSpaceDN w:val="0"/>
              <w:adjustRightInd w:val="0"/>
              <w:jc w:val="both"/>
            </w:pPr>
            <w:r w:rsidRPr="002857D4">
              <w:t>ERR:62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D4A9A05" w14:textId="77777777" w:rsidR="009D1437" w:rsidRDefault="009D1437" w:rsidP="00616EC4">
            <w:pPr>
              <w:pStyle w:val="ListParagraph"/>
              <w:ind w:left="0"/>
              <w:jc w:val="both"/>
            </w:pPr>
            <w:r w:rsidRPr="002857D4">
              <w:t>Không được dùng không mã đăng ký gửi bảng tổng hợp thay thế, điều chỉnh các hóa đơn không mã gửi thông tin chi tiết.</w:t>
            </w:r>
          </w:p>
        </w:tc>
        <w:tc>
          <w:tcPr>
            <w:tcW w:w="2515" w:type="dxa"/>
            <w:tcBorders>
              <w:top w:val="single" w:sz="4" w:space="0" w:color="2E74B5"/>
              <w:left w:val="single" w:sz="4" w:space="0" w:color="2E74B5"/>
              <w:bottom w:val="single" w:sz="4" w:space="0" w:color="2E74B5"/>
              <w:right w:val="single" w:sz="4" w:space="0" w:color="2E74B5"/>
            </w:tcBorders>
          </w:tcPr>
          <w:p w14:paraId="420396BF" w14:textId="77777777" w:rsidR="009D1437" w:rsidRPr="009372AD" w:rsidRDefault="009D1437" w:rsidP="00616EC4">
            <w:pPr>
              <w:jc w:val="both"/>
            </w:pPr>
          </w:p>
        </w:tc>
      </w:tr>
      <w:tr w:rsidR="009D1437" w:rsidRPr="00660ABB" w14:paraId="3DD24759"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03C5739A" w14:textId="77777777" w:rsidR="009D1437" w:rsidRPr="009372AD" w:rsidRDefault="009D1437" w:rsidP="00616EC4">
            <w:pPr>
              <w:autoSpaceDE w:val="0"/>
              <w:autoSpaceDN w:val="0"/>
              <w:adjustRightInd w:val="0"/>
              <w:rPr>
                <w:rFonts w:eastAsia="Calibri"/>
              </w:rPr>
            </w:pPr>
            <w:r w:rsidRPr="009372AD">
              <w:rPr>
                <w:rFonts w:eastAsia="Calibri"/>
              </w:rPr>
              <w:t>OK: pattern;serial;invNumber</w:t>
            </w:r>
          </w:p>
          <w:p w14:paraId="48F093E4" w14:textId="77777777" w:rsidR="009D1437" w:rsidRPr="009372AD" w:rsidRDefault="009D1437" w:rsidP="00616EC4">
            <w:pPr>
              <w:autoSpaceDE w:val="0"/>
              <w:autoSpaceDN w:val="0"/>
              <w:adjustRightInd w:val="0"/>
              <w:rPr>
                <w:rFonts w:eastAsia="Calibri"/>
              </w:rPr>
            </w:pPr>
            <w:r w:rsidRPr="009372AD">
              <w:rPr>
                <w:rFonts w:eastAsia="Calibri"/>
              </w:rPr>
              <w:t>(Ví dụ:</w:t>
            </w:r>
          </w:p>
          <w:p w14:paraId="50666D77" w14:textId="77777777" w:rsidR="009D1437" w:rsidRPr="009372AD" w:rsidRDefault="009D1437" w:rsidP="00616EC4">
            <w:pPr>
              <w:autoSpaceDE w:val="0"/>
              <w:autoSpaceDN w:val="0"/>
              <w:adjustRightInd w:val="0"/>
              <w:rPr>
                <w:rFonts w:eastAsia="Calibri"/>
              </w:rPr>
            </w:pPr>
            <w:r w:rsidRPr="009372AD">
              <w:rPr>
                <w:rFonts w:eastAsia="Calibri"/>
              </w:rPr>
              <w:t>OK:</w:t>
            </w:r>
            <w:r w:rsidRPr="00A946F6">
              <w:rPr>
                <w:rFonts w:eastAsia="Calibri"/>
              </w:rPr>
              <w:t xml:space="preserve"> 1/001</w:t>
            </w:r>
            <w:r w:rsidRPr="009372AD">
              <w:rPr>
                <w:rFonts w:eastAsia="Calibri"/>
              </w:rPr>
              <w:t>;AA/12E;0000002)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4824DB1"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OK </w:t>
            </w:r>
            <w:r w:rsidRPr="009372AD">
              <w:rPr>
                <w:rFonts w:eastAsia="Calibri"/>
              </w:rPr>
              <w:sym w:font="Wingdings" w:char="F0E0"/>
            </w:r>
            <w:r w:rsidRPr="009372AD">
              <w:rPr>
                <w:rFonts w:eastAsia="Calibri"/>
              </w:rPr>
              <w:t xml:space="preserve"> đã phát hành hóa đơn </w:t>
            </w:r>
            <w:r>
              <w:rPr>
                <w:rFonts w:eastAsia="Calibri"/>
              </w:rPr>
              <w:t>thay thế</w:t>
            </w:r>
          </w:p>
          <w:p w14:paraId="15EB4284"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Patter</w:t>
            </w:r>
            <w:r w:rsidRPr="009372AD">
              <w:rPr>
                <w:rFonts w:eastAsia="Calibri"/>
              </w:rPr>
              <w:sym w:font="Wingdings" w:char="F0E0"/>
            </w:r>
            <w:r w:rsidRPr="009372AD">
              <w:rPr>
                <w:rFonts w:eastAsia="Calibri"/>
              </w:rPr>
              <w:t xml:space="preserve"> Mẫu số của hóa đơn </w:t>
            </w:r>
            <w:r>
              <w:rPr>
                <w:rFonts w:eastAsia="Calibri"/>
              </w:rPr>
              <w:t>thay thế</w:t>
            </w:r>
            <w:r w:rsidRPr="009372AD">
              <w:rPr>
                <w:rFonts w:eastAsia="Calibri"/>
              </w:rPr>
              <w:t xml:space="preserve"> </w:t>
            </w:r>
          </w:p>
          <w:p w14:paraId="7D6372CE"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Serial </w:t>
            </w:r>
            <w:r w:rsidRPr="009372AD">
              <w:rPr>
                <w:rFonts w:eastAsia="Calibri"/>
              </w:rPr>
              <w:sym w:font="Wingdings" w:char="F0E0"/>
            </w:r>
            <w:r w:rsidRPr="009372AD">
              <w:rPr>
                <w:rFonts w:eastAsia="Calibri"/>
              </w:rPr>
              <w:t xml:space="preserve"> serial của hóa đơn </w:t>
            </w:r>
            <w:r>
              <w:rPr>
                <w:rFonts w:eastAsia="Calibri"/>
              </w:rPr>
              <w:t>thay thế</w:t>
            </w:r>
            <w:r w:rsidRPr="009372AD">
              <w:rPr>
                <w:rFonts w:eastAsia="Calibri"/>
              </w:rPr>
              <w:t xml:space="preserve"> </w:t>
            </w:r>
          </w:p>
          <w:p w14:paraId="6B383328"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invNumber: số hóa đơn </w:t>
            </w:r>
            <w:r>
              <w:rPr>
                <w:rFonts w:eastAsia="Calibri"/>
              </w:rPr>
              <w:t>thay thế</w:t>
            </w:r>
            <w:r w:rsidRPr="009372AD">
              <w:rPr>
                <w:rFonts w:eastAsia="Calibri"/>
              </w:rPr>
              <w:t xml:space="preserve"> </w:t>
            </w:r>
          </w:p>
          <w:p w14:paraId="660F7C24" w14:textId="77777777" w:rsidR="009D1437" w:rsidRPr="009372AD" w:rsidRDefault="009D1437" w:rsidP="00616EC4">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14:paraId="7B1A5F98" w14:textId="77777777" w:rsidR="009D1437" w:rsidRPr="009372AD" w:rsidRDefault="009D1437" w:rsidP="00616EC4">
            <w:pPr>
              <w:jc w:val="both"/>
            </w:pPr>
          </w:p>
        </w:tc>
      </w:tr>
    </w:tbl>
    <w:p w14:paraId="4708085C" w14:textId="77777777" w:rsidR="009D1437" w:rsidRDefault="009D1437" w:rsidP="009D1437">
      <w:pPr>
        <w:spacing w:line="360" w:lineRule="auto"/>
        <w:jc w:val="both"/>
        <w:rPr>
          <w:rFonts w:eastAsia="Calibri"/>
          <w:b/>
          <w:u w:val="single"/>
        </w:rPr>
      </w:pPr>
    </w:p>
    <w:p w14:paraId="1A3581E6" w14:textId="77777777" w:rsidR="009D1437" w:rsidRDefault="009D1437" w:rsidP="009D1437">
      <w:pPr>
        <w:rPr>
          <w:b/>
          <w:u w:val="single"/>
        </w:rPr>
      </w:pPr>
      <w:r w:rsidRPr="000A4319">
        <w:rPr>
          <w:b/>
          <w:u w:val="single"/>
        </w:rPr>
        <w:t xml:space="preserve">Cấu trúc của </w:t>
      </w:r>
      <w:r>
        <w:rPr>
          <w:b/>
          <w:u w:val="single"/>
        </w:rPr>
        <w:t>xmlInv</w:t>
      </w:r>
      <w:r w:rsidRPr="000A4319">
        <w:rPr>
          <w:b/>
          <w:u w:val="single"/>
        </w:rPr>
        <w:t xml:space="preserve">Data (các trường </w:t>
      </w:r>
      <w:r w:rsidRPr="000A4319">
        <w:rPr>
          <w:b/>
          <w:color w:val="FF0000"/>
          <w:u w:val="single"/>
        </w:rPr>
        <w:t>*</w:t>
      </w:r>
      <w:r w:rsidRPr="000A4319">
        <w:rPr>
          <w:b/>
          <w:u w:val="single"/>
        </w:rPr>
        <w:t xml:space="preserve"> là bắt buộc):</w:t>
      </w:r>
    </w:p>
    <w:p w14:paraId="11C50B2E"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&lt;ThayTheHD&gt;</w:t>
      </w:r>
    </w:p>
    <w:p w14:paraId="4F4AA725"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t>&lt;key/&gt;</w:t>
      </w:r>
    </w:p>
    <w:p w14:paraId="7DFB228F"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t>&lt;InvoiceNo/&gt;</w:t>
      </w:r>
    </w:p>
    <w:p w14:paraId="2669CC46"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t>&lt;TTChung&gt;</w:t>
      </w:r>
    </w:p>
    <w:p w14:paraId="43CE6AE0"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&lt;MHSo/&gt;</w:t>
      </w:r>
    </w:p>
    <w:p w14:paraId="520C1DEE" w14:textId="77777777" w:rsidR="00630649" w:rsidRPr="00630649" w:rsidRDefault="00630649" w:rsidP="00630649">
      <w:pPr>
        <w:rPr>
          <w:rFonts w:ascii="Consolas" w:hAnsi="Consolas" w:cs="Consolas"/>
          <w:color w:val="0000FF"/>
          <w:sz w:val="19"/>
          <w:szCs w:val="19"/>
          <w:highlight w:val="cyan"/>
        </w:rPr>
      </w:pPr>
      <w:r w:rsidRPr="00630649">
        <w:rPr>
          <w:rFonts w:ascii="Consolas" w:hAnsi="Consolas" w:cs="Consolas"/>
          <w:color w:val="0000FF"/>
          <w:sz w:val="19"/>
          <w:szCs w:val="19"/>
          <w:highlight w:val="cyan"/>
        </w:rPr>
        <w:t>&lt;SBKe&gt;Số bảng kê(Bắt buộc đối với TCHDon = 5)&lt;/SBKe&gt;</w:t>
      </w:r>
    </w:p>
    <w:p w14:paraId="0F2C5623" w14:textId="77777777" w:rsidR="00630649" w:rsidRDefault="00630649" w:rsidP="00630649">
      <w:pPr>
        <w:rPr>
          <w:rFonts w:ascii="Consolas" w:hAnsi="Consolas" w:cs="Consolas"/>
          <w:color w:val="0000FF"/>
          <w:sz w:val="19"/>
          <w:szCs w:val="19"/>
        </w:rPr>
      </w:pPr>
      <w:r w:rsidRPr="00630649">
        <w:rPr>
          <w:rFonts w:ascii="Consolas" w:hAnsi="Consolas" w:cs="Consolas"/>
          <w:color w:val="0000FF"/>
          <w:sz w:val="19"/>
          <w:szCs w:val="19"/>
          <w:highlight w:val="cyan"/>
        </w:rPr>
        <w:t>&lt;NBKe&gt;Ngày bảng kê(Bắt buộc đối với TCHDon = 5)&lt;/NBKe&gt;</w:t>
      </w:r>
    </w:p>
    <w:p w14:paraId="3FBF4D3D" w14:textId="30CBA2AB" w:rsidR="009D1437" w:rsidRPr="007A04D0" w:rsidRDefault="009D1437" w:rsidP="00630649">
      <w:pPr>
        <w:rPr>
          <w:rFonts w:ascii="Consolas" w:hAnsi="Consolas" w:cs="Consolas"/>
          <w:color w:val="0000FF"/>
          <w:sz w:val="19"/>
          <w:szCs w:val="19"/>
          <w:lang w:val="en-SG"/>
        </w:rPr>
      </w:pPr>
      <w:r w:rsidRPr="007A04D0">
        <w:rPr>
          <w:rFonts w:ascii="Consolas" w:hAnsi="Consolas" w:cs="Consolas"/>
          <w:color w:val="0000FF"/>
          <w:sz w:val="19"/>
          <w:szCs w:val="19"/>
        </w:rPr>
        <w:tab/>
      </w:r>
      <w:r w:rsidRPr="007A04D0">
        <w:rPr>
          <w:rFonts w:ascii="Consolas" w:hAnsi="Consolas" w:cs="Consolas"/>
          <w:color w:val="0000FF"/>
          <w:sz w:val="19"/>
          <w:szCs w:val="19"/>
        </w:rPr>
        <w:tab/>
      </w:r>
      <w:r w:rsidRPr="007A04D0">
        <w:rPr>
          <w:rFonts w:ascii="Consolas" w:hAnsi="Consolas" w:cs="Consolas"/>
          <w:color w:val="0000FF"/>
          <w:sz w:val="19"/>
          <w:szCs w:val="19"/>
          <w:lang w:val="en-SG"/>
        </w:rPr>
        <w:t>&lt;DVTTe&gt;VND&lt;/DVTTe&gt;</w:t>
      </w:r>
    </w:p>
    <w:p w14:paraId="2902F3B4" w14:textId="77777777" w:rsidR="009D1437" w:rsidRPr="006A6243" w:rsidRDefault="009D1437" w:rsidP="009D1437">
      <w:pPr>
        <w:rPr>
          <w:rFonts w:ascii="Consolas" w:hAnsi="Consolas" w:cs="Consolas"/>
          <w:color w:val="0000FF"/>
          <w:sz w:val="19"/>
          <w:szCs w:val="19"/>
        </w:rPr>
      </w:pPr>
      <w:r w:rsidRPr="007A04D0">
        <w:rPr>
          <w:rFonts w:ascii="Consolas" w:hAnsi="Consolas" w:cs="Consolas"/>
          <w:color w:val="0000FF"/>
          <w:sz w:val="19"/>
          <w:szCs w:val="19"/>
          <w:lang w:val="en-SG"/>
        </w:rPr>
        <w:tab/>
      </w:r>
      <w:r w:rsidRPr="007A04D0">
        <w:rPr>
          <w:rFonts w:ascii="Consolas" w:hAnsi="Consolas" w:cs="Consolas"/>
          <w:color w:val="0000FF"/>
          <w:sz w:val="19"/>
          <w:szCs w:val="19"/>
          <w:lang w:val="en-SG"/>
        </w:rPr>
        <w:tab/>
      </w:r>
      <w:r w:rsidRPr="006A6243">
        <w:rPr>
          <w:rFonts w:ascii="Consolas" w:hAnsi="Consolas" w:cs="Consolas"/>
          <w:color w:val="0000FF"/>
          <w:sz w:val="19"/>
          <w:szCs w:val="19"/>
        </w:rPr>
        <w:t>&lt;TGia&gt;1&lt;/TGia&gt;</w:t>
      </w:r>
    </w:p>
    <w:p w14:paraId="714C125C" w14:textId="71CD425F" w:rsidR="009D1437"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&lt;HTTToan&gt;TM</w:t>
      </w:r>
      <w:r w:rsidR="001C7E07">
        <w:rPr>
          <w:rFonts w:ascii="Consolas" w:hAnsi="Consolas" w:cs="Consolas"/>
          <w:color w:val="0000FF"/>
          <w:sz w:val="19"/>
          <w:szCs w:val="19"/>
        </w:rPr>
        <w:t>/CK</w:t>
      </w:r>
      <w:r w:rsidRPr="006A6243">
        <w:rPr>
          <w:rFonts w:ascii="Consolas" w:hAnsi="Consolas" w:cs="Consolas"/>
          <w:color w:val="0000FF"/>
          <w:sz w:val="19"/>
          <w:szCs w:val="19"/>
        </w:rPr>
        <w:t>&lt;/HTTToan&gt;</w:t>
      </w:r>
    </w:p>
    <w:p w14:paraId="15482069" w14:textId="01A45EE7" w:rsidR="004649C0" w:rsidRDefault="004649C0" w:rsidP="001C7E07">
      <w:pPr>
        <w:autoSpaceDE w:val="0"/>
        <w:autoSpaceDN w:val="0"/>
        <w:adjustRightInd w:val="0"/>
        <w:ind w:left="720" w:firstLine="720"/>
        <w:rPr>
          <w:rFonts w:ascii="Consolas" w:hAnsi="Consolas" w:cs="Consolas"/>
          <w:color w:val="0000FF"/>
          <w:sz w:val="19"/>
          <w:szCs w:val="19"/>
        </w:rPr>
      </w:pPr>
      <w:r w:rsidRPr="001C7E07">
        <w:rPr>
          <w:rFonts w:ascii="Consolas" w:hAnsi="Consolas" w:cs="Consolas"/>
          <w:color w:val="0000FF"/>
          <w:sz w:val="19"/>
          <w:szCs w:val="19"/>
          <w:highlight w:val="cyan"/>
        </w:rPr>
        <w:t>&lt;</w:t>
      </w:r>
      <w:r w:rsidRPr="001C7E07">
        <w:rPr>
          <w:rFonts w:ascii="Consolas" w:hAnsi="Consolas" w:cs="Consolas"/>
          <w:color w:val="C00000"/>
          <w:sz w:val="19"/>
          <w:szCs w:val="19"/>
          <w:highlight w:val="cyan"/>
        </w:rPr>
        <w:t>HDDThu</w:t>
      </w:r>
      <w:r w:rsidRPr="001C7E07">
        <w:rPr>
          <w:rFonts w:ascii="Consolas" w:hAnsi="Consolas" w:cs="Consolas"/>
          <w:color w:val="0000FF"/>
          <w:sz w:val="19"/>
          <w:szCs w:val="19"/>
          <w:highlight w:val="cyan"/>
        </w:rPr>
        <w:t>&gt;</w:t>
      </w:r>
      <w:r w:rsidRPr="001C7E07">
        <w:rPr>
          <w:rFonts w:ascii="Consolas" w:hAnsi="Consolas" w:cs="Consolas"/>
          <w:sz w:val="19"/>
          <w:szCs w:val="19"/>
          <w:highlight w:val="cyan"/>
        </w:rPr>
        <w:t>Hóa đơn đặc thù (Nhận các giá trị: 1-Hàng hóa là xe ô tô, xe mô tô, 2- Dịch vụ vận chuyển, 3- Dịch vụ vận chuyển trên nền tảng số, TMĐT). Nếu không truyền mặc định là 0- hóa đơn thường</w:t>
      </w:r>
      <w:r w:rsidRPr="001C7E07">
        <w:rPr>
          <w:rFonts w:ascii="Consolas" w:hAnsi="Consolas" w:cs="Consolas"/>
          <w:color w:val="0000FF"/>
          <w:sz w:val="19"/>
          <w:szCs w:val="19"/>
          <w:highlight w:val="cyan"/>
        </w:rPr>
        <w:t>&lt;/</w:t>
      </w:r>
      <w:r w:rsidRPr="001C7E07">
        <w:rPr>
          <w:rFonts w:ascii="Consolas" w:hAnsi="Consolas" w:cs="Consolas"/>
          <w:color w:val="C00000"/>
          <w:sz w:val="19"/>
          <w:szCs w:val="19"/>
          <w:highlight w:val="cyan"/>
        </w:rPr>
        <w:t>HDDThu</w:t>
      </w:r>
      <w:r w:rsidRPr="001C7E07">
        <w:rPr>
          <w:rFonts w:ascii="Consolas" w:hAnsi="Consolas" w:cs="Consolas"/>
          <w:color w:val="0000FF"/>
          <w:sz w:val="19"/>
          <w:szCs w:val="19"/>
          <w:highlight w:val="cyan"/>
        </w:rPr>
        <w:t>&gt;</w:t>
      </w:r>
    </w:p>
    <w:p w14:paraId="21D156D2" w14:textId="28156EAC" w:rsidR="00630649" w:rsidRDefault="00630649" w:rsidP="001C7E07">
      <w:pPr>
        <w:autoSpaceDE w:val="0"/>
        <w:autoSpaceDN w:val="0"/>
        <w:adjustRightInd w:val="0"/>
        <w:ind w:left="720" w:firstLine="720"/>
        <w:rPr>
          <w:rFonts w:ascii="Consolas" w:hAnsi="Consolas" w:cs="Consolas"/>
          <w:color w:val="0000FF"/>
          <w:sz w:val="19"/>
          <w:szCs w:val="19"/>
        </w:rPr>
      </w:pPr>
      <w:r w:rsidRPr="00630649">
        <w:rPr>
          <w:rFonts w:ascii="Consolas" w:hAnsi="Consolas" w:cs="Consolas"/>
          <w:color w:val="0000FF"/>
          <w:sz w:val="19"/>
          <w:szCs w:val="19"/>
          <w:highlight w:val="cyan"/>
        </w:rPr>
        <w:t>&lt;GiamThueGTGT&gt; Giảm thuế GTGT(Chỉ sử dụng cho hóa đơn bán hàng giảm thuế theo NQ của Quốc hội. Nhận giá trị 1/0)&lt;/GiamThueGTGT&gt;</w:t>
      </w:r>
    </w:p>
    <w:p w14:paraId="64109AAE" w14:textId="6E9ACF6B" w:rsidR="008A5E95" w:rsidRPr="008A5E95" w:rsidRDefault="008A5E95" w:rsidP="008A5E95">
      <w:pPr>
        <w:shd w:val="clear" w:color="auto" w:fill="FFFFFF"/>
        <w:ind w:left="1440"/>
        <w:rPr>
          <w:rFonts w:ascii="Courier New" w:hAnsi="Courier New" w:cs="Courier New"/>
          <w:i/>
          <w:sz w:val="20"/>
          <w:szCs w:val="20"/>
        </w:rPr>
      </w:pPr>
      <w:r w:rsidRPr="003F2102">
        <w:rPr>
          <w:rFonts w:ascii="Courier New" w:hAnsi="Courier New" w:cs="Courier New"/>
          <w:i/>
          <w:color w:val="C00000"/>
          <w:sz w:val="20"/>
          <w:szCs w:val="20"/>
          <w:highlight w:val="cyan"/>
        </w:rPr>
        <w:t>&lt;HDCTTChinh&gt;</w:t>
      </w:r>
      <w:r w:rsidRPr="003F2102">
        <w:rPr>
          <w:rFonts w:ascii="Courier New" w:hAnsi="Courier New" w:cs="Courier New"/>
          <w:i/>
          <w:sz w:val="20"/>
          <w:szCs w:val="20"/>
          <w:highlight w:val="cyan"/>
        </w:rPr>
        <w:t>Hoá đơn cho thuê tài chính (Hóa đơn đối với hoạt động cho thuê tài chính)</w:t>
      </w:r>
      <w:r w:rsidRPr="003F2102">
        <w:rPr>
          <w:sz w:val="26"/>
          <w:szCs w:val="26"/>
          <w:highlight w:val="cyan"/>
          <w:shd w:val="clear" w:color="auto" w:fill="00FF00"/>
        </w:rPr>
        <w:t xml:space="preserve"> </w:t>
      </w:r>
      <w:r w:rsidRPr="003F2102">
        <w:rPr>
          <w:rFonts w:ascii="Courier New" w:hAnsi="Courier New" w:cs="Courier New"/>
          <w:i/>
          <w:sz w:val="20"/>
          <w:szCs w:val="20"/>
          <w:highlight w:val="cyan"/>
        </w:rPr>
        <w:t>Số (1: Hóa đơn dành cho hoạt động thuê tài chính, 0: Hóa đơn không dành cho hoạt động cho thuê tài chính)&lt;/</w:t>
      </w:r>
      <w:r w:rsidRPr="003F2102">
        <w:rPr>
          <w:rFonts w:ascii="Courier New" w:hAnsi="Courier New" w:cs="Courier New"/>
          <w:i/>
          <w:color w:val="C00000"/>
          <w:sz w:val="20"/>
          <w:szCs w:val="20"/>
          <w:highlight w:val="cyan"/>
        </w:rPr>
        <w:t>HDCTTChinh&gt;</w:t>
      </w:r>
    </w:p>
    <w:p w14:paraId="0E6948B0"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t>&lt;/TTChung&gt;</w:t>
      </w:r>
    </w:p>
    <w:p w14:paraId="781645C0"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t>&lt;NDHDon&gt;</w:t>
      </w:r>
    </w:p>
    <w:p w14:paraId="097ED156"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&lt;NBan&gt;</w:t>
      </w:r>
    </w:p>
    <w:p w14:paraId="41568F29"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&lt;LDDNBo/&gt;</w:t>
      </w:r>
    </w:p>
    <w:p w14:paraId="30BEDF3A"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&lt;HDSo/&gt;</w:t>
      </w:r>
    </w:p>
    <w:p w14:paraId="25868AEA"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&lt;HVTNXHang/&gt;</w:t>
      </w:r>
    </w:p>
    <w:p w14:paraId="358BFA7E"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&lt;TNVChuyen/&gt;</w:t>
      </w:r>
    </w:p>
    <w:p w14:paraId="56157230"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&lt;PTVChuyen/&gt;</w:t>
      </w:r>
    </w:p>
    <w:p w14:paraId="0FCA810B"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&lt;HDKTSo/&gt;</w:t>
      </w:r>
    </w:p>
    <w:p w14:paraId="66C54229" w14:textId="77777777" w:rsidR="009D1437"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&lt;HDKTNgay/&gt;</w:t>
      </w:r>
    </w:p>
    <w:p w14:paraId="366AE3D8" w14:textId="77777777" w:rsidR="00AA074F" w:rsidRPr="003A2D99" w:rsidRDefault="00AA074F" w:rsidP="00AA074F">
      <w:pPr>
        <w:autoSpaceDE w:val="0"/>
        <w:autoSpaceDN w:val="0"/>
        <w:adjustRightInd w:val="0"/>
        <w:ind w:left="1440" w:firstLine="720"/>
        <w:rPr>
          <w:rFonts w:ascii="Courier New" w:hAnsi="Courier New" w:cs="Courier New"/>
          <w:color w:val="0000FF"/>
          <w:sz w:val="20"/>
          <w:szCs w:val="20"/>
          <w:highlight w:val="cyan"/>
        </w:rPr>
      </w:pPr>
      <w:r w:rsidRPr="003A2D99">
        <w:rPr>
          <w:rFonts w:ascii="Courier New" w:hAnsi="Courier New" w:cs="Courier New"/>
          <w:color w:val="0000FF"/>
          <w:sz w:val="20"/>
          <w:szCs w:val="20"/>
          <w:highlight w:val="cyan"/>
        </w:rPr>
        <w:t>&lt;</w:t>
      </w:r>
      <w:r w:rsidRPr="003A2D99">
        <w:rPr>
          <w:rFonts w:ascii="Courier New" w:hAnsi="Courier New" w:cs="Courier New"/>
          <w:color w:val="C00000"/>
          <w:sz w:val="20"/>
          <w:szCs w:val="20"/>
          <w:highlight w:val="cyan"/>
        </w:rPr>
        <w:t>Website</w:t>
      </w:r>
      <w:r w:rsidRPr="003A2D99">
        <w:rPr>
          <w:rFonts w:ascii="Courier New" w:hAnsi="Courier New" w:cs="Courier New"/>
          <w:color w:val="0000FF"/>
          <w:sz w:val="20"/>
          <w:szCs w:val="20"/>
          <w:highlight w:val="cyan"/>
        </w:rPr>
        <w:t>&gt;</w:t>
      </w:r>
      <w:r w:rsidRPr="003A2D99">
        <w:rPr>
          <w:rFonts w:ascii="Courier New" w:hAnsi="Courier New" w:cs="Courier New"/>
          <w:color w:val="000000"/>
          <w:sz w:val="20"/>
          <w:szCs w:val="20"/>
          <w:highlight w:val="cyan"/>
        </w:rPr>
        <w:t>Website</w:t>
      </w:r>
      <w:r w:rsidRPr="003A2D99">
        <w:rPr>
          <w:rFonts w:ascii="Courier New" w:hAnsi="Courier New" w:cs="Courier New"/>
          <w:color w:val="0000FF"/>
          <w:sz w:val="20"/>
          <w:szCs w:val="20"/>
          <w:highlight w:val="cyan"/>
        </w:rPr>
        <w:t>&lt;/</w:t>
      </w:r>
      <w:r w:rsidRPr="003A2D99">
        <w:rPr>
          <w:rFonts w:ascii="Courier New" w:hAnsi="Courier New" w:cs="Courier New"/>
          <w:color w:val="C00000"/>
          <w:sz w:val="20"/>
          <w:szCs w:val="20"/>
          <w:highlight w:val="cyan"/>
        </w:rPr>
        <w:t>Website</w:t>
      </w:r>
      <w:r w:rsidRPr="003A2D99">
        <w:rPr>
          <w:rFonts w:ascii="Courier New" w:hAnsi="Courier New" w:cs="Courier New"/>
          <w:color w:val="0000FF"/>
          <w:sz w:val="20"/>
          <w:szCs w:val="20"/>
          <w:highlight w:val="cyan"/>
        </w:rPr>
        <w:t>&gt;</w:t>
      </w:r>
    </w:p>
    <w:p w14:paraId="3DB3A5CB" w14:textId="77777777" w:rsidR="00AA074F" w:rsidRPr="003A2D99" w:rsidRDefault="00AA074F" w:rsidP="00AA074F">
      <w:pPr>
        <w:autoSpaceDE w:val="0"/>
        <w:autoSpaceDN w:val="0"/>
        <w:adjustRightInd w:val="0"/>
        <w:rPr>
          <w:rFonts w:ascii="Courier New" w:hAnsi="Courier New" w:cs="Courier New"/>
          <w:color w:val="0000FF"/>
          <w:sz w:val="20"/>
          <w:szCs w:val="20"/>
          <w:highlight w:val="cyan"/>
        </w:rPr>
      </w:pPr>
      <w:r w:rsidRPr="003A2D99">
        <w:rPr>
          <w:rFonts w:ascii="Courier New" w:hAnsi="Courier New" w:cs="Courier New"/>
          <w:color w:val="0000FF"/>
          <w:sz w:val="20"/>
          <w:szCs w:val="20"/>
          <w:highlight w:val="cyan"/>
        </w:rPr>
        <w:tab/>
      </w:r>
      <w:r w:rsidRPr="003A2D99">
        <w:rPr>
          <w:rFonts w:ascii="Courier New" w:hAnsi="Courier New" w:cs="Courier New"/>
          <w:color w:val="0000FF"/>
          <w:sz w:val="20"/>
          <w:szCs w:val="20"/>
          <w:highlight w:val="cyan"/>
        </w:rPr>
        <w:tab/>
      </w:r>
      <w:r w:rsidRPr="003A2D99">
        <w:rPr>
          <w:rFonts w:ascii="Courier New" w:hAnsi="Courier New" w:cs="Courier New"/>
          <w:color w:val="0000FF"/>
          <w:sz w:val="20"/>
          <w:szCs w:val="20"/>
          <w:highlight w:val="cyan"/>
        </w:rPr>
        <w:tab/>
        <w:t>&lt;</w:t>
      </w:r>
      <w:r w:rsidRPr="003A2D99">
        <w:rPr>
          <w:rFonts w:ascii="Courier New" w:hAnsi="Courier New" w:cs="Courier New"/>
          <w:color w:val="A31515"/>
          <w:sz w:val="20"/>
          <w:szCs w:val="20"/>
          <w:highlight w:val="cyan"/>
        </w:rPr>
        <w:t>MCHang</w:t>
      </w:r>
      <w:r w:rsidRPr="003A2D99">
        <w:rPr>
          <w:rFonts w:ascii="Courier New" w:hAnsi="Courier New" w:cs="Courier New"/>
          <w:color w:val="0000FF"/>
          <w:sz w:val="20"/>
          <w:szCs w:val="20"/>
          <w:highlight w:val="cyan"/>
        </w:rPr>
        <w:t>&gt;</w:t>
      </w:r>
      <w:r w:rsidRPr="003A2D99">
        <w:rPr>
          <w:rFonts w:ascii="Courier New" w:hAnsi="Courier New" w:cs="Courier New"/>
          <w:color w:val="000000"/>
          <w:sz w:val="20"/>
          <w:szCs w:val="20"/>
          <w:highlight w:val="cyan"/>
        </w:rPr>
        <w:t>Mã cửa hàng người bán</w:t>
      </w:r>
      <w:r w:rsidRPr="003A2D99">
        <w:rPr>
          <w:rFonts w:ascii="Courier New" w:hAnsi="Courier New" w:cs="Courier New"/>
          <w:color w:val="0000FF"/>
          <w:sz w:val="20"/>
          <w:szCs w:val="20"/>
          <w:highlight w:val="cyan"/>
        </w:rPr>
        <w:t>&lt;/</w:t>
      </w:r>
      <w:r w:rsidRPr="003A2D99">
        <w:rPr>
          <w:rFonts w:ascii="Courier New" w:hAnsi="Courier New" w:cs="Courier New"/>
          <w:color w:val="A31515"/>
          <w:sz w:val="20"/>
          <w:szCs w:val="20"/>
          <w:highlight w:val="cyan"/>
        </w:rPr>
        <w:t>MCHang</w:t>
      </w:r>
      <w:r w:rsidRPr="003A2D99">
        <w:rPr>
          <w:rFonts w:ascii="Courier New" w:hAnsi="Courier New" w:cs="Courier New"/>
          <w:color w:val="0000FF"/>
          <w:sz w:val="20"/>
          <w:szCs w:val="20"/>
          <w:highlight w:val="cyan"/>
        </w:rPr>
        <w:t>&gt;</w:t>
      </w:r>
    </w:p>
    <w:p w14:paraId="04907F28" w14:textId="1258FCCA" w:rsidR="00AA074F" w:rsidRPr="006A6243" w:rsidRDefault="00AA074F" w:rsidP="00AA074F">
      <w:pPr>
        <w:autoSpaceDE w:val="0"/>
        <w:autoSpaceDN w:val="0"/>
        <w:adjustRightInd w:val="0"/>
        <w:rPr>
          <w:rFonts w:ascii="Consolas" w:hAnsi="Consolas" w:cs="Consolas"/>
          <w:color w:val="0000FF"/>
          <w:sz w:val="19"/>
          <w:szCs w:val="19"/>
        </w:rPr>
      </w:pPr>
      <w:r w:rsidRPr="003A2D99">
        <w:rPr>
          <w:rFonts w:ascii="Courier New" w:hAnsi="Courier New" w:cs="Courier New"/>
          <w:color w:val="0000FF"/>
          <w:sz w:val="20"/>
          <w:szCs w:val="20"/>
          <w:highlight w:val="cyan"/>
        </w:rPr>
        <w:tab/>
      </w:r>
      <w:r w:rsidRPr="003A2D99">
        <w:rPr>
          <w:rFonts w:ascii="Courier New" w:hAnsi="Courier New" w:cs="Courier New"/>
          <w:color w:val="0000FF"/>
          <w:sz w:val="20"/>
          <w:szCs w:val="20"/>
          <w:highlight w:val="cyan"/>
        </w:rPr>
        <w:tab/>
      </w:r>
      <w:r w:rsidRPr="003A2D99">
        <w:rPr>
          <w:rFonts w:ascii="Courier New" w:hAnsi="Courier New" w:cs="Courier New"/>
          <w:color w:val="0000FF"/>
          <w:sz w:val="20"/>
          <w:szCs w:val="20"/>
          <w:highlight w:val="cyan"/>
        </w:rPr>
        <w:tab/>
        <w:t>&lt;</w:t>
      </w:r>
      <w:r w:rsidRPr="003A2D99">
        <w:rPr>
          <w:rFonts w:ascii="Courier New" w:hAnsi="Courier New" w:cs="Courier New"/>
          <w:color w:val="A31515"/>
          <w:sz w:val="20"/>
          <w:szCs w:val="20"/>
          <w:highlight w:val="cyan"/>
        </w:rPr>
        <w:t>TCHang</w:t>
      </w:r>
      <w:r w:rsidRPr="003A2D99">
        <w:rPr>
          <w:rFonts w:ascii="Courier New" w:hAnsi="Courier New" w:cs="Courier New"/>
          <w:color w:val="0000FF"/>
          <w:sz w:val="20"/>
          <w:szCs w:val="20"/>
          <w:highlight w:val="cyan"/>
        </w:rPr>
        <w:t>&gt;</w:t>
      </w:r>
      <w:r w:rsidRPr="003A2D99">
        <w:rPr>
          <w:rFonts w:ascii="Courier New" w:hAnsi="Courier New" w:cs="Courier New"/>
          <w:color w:val="000000"/>
          <w:sz w:val="20"/>
          <w:szCs w:val="20"/>
          <w:highlight w:val="cyan"/>
        </w:rPr>
        <w:t>Tên cửa hàng người bán</w:t>
      </w:r>
      <w:r w:rsidRPr="003A2D99">
        <w:rPr>
          <w:rFonts w:ascii="Courier New" w:hAnsi="Courier New" w:cs="Courier New"/>
          <w:color w:val="0000FF"/>
          <w:sz w:val="20"/>
          <w:szCs w:val="20"/>
          <w:highlight w:val="cyan"/>
        </w:rPr>
        <w:t>&lt;/</w:t>
      </w:r>
      <w:r w:rsidRPr="003A2D99">
        <w:rPr>
          <w:rFonts w:ascii="Courier New" w:hAnsi="Courier New" w:cs="Courier New"/>
          <w:color w:val="A31515"/>
          <w:sz w:val="20"/>
          <w:szCs w:val="20"/>
          <w:highlight w:val="cyan"/>
        </w:rPr>
        <w:t>TCHang</w:t>
      </w:r>
      <w:r w:rsidRPr="003A2D99">
        <w:rPr>
          <w:rFonts w:ascii="Courier New" w:hAnsi="Courier New" w:cs="Courier New"/>
          <w:color w:val="0000FF"/>
          <w:sz w:val="20"/>
          <w:szCs w:val="20"/>
          <w:highlight w:val="cyan"/>
        </w:rPr>
        <w:t>&gt;</w:t>
      </w:r>
    </w:p>
    <w:p w14:paraId="3887FD74"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&lt;/NBan&gt;</w:t>
      </w:r>
    </w:p>
    <w:p w14:paraId="54132DD2"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&lt;NMua&gt;</w:t>
      </w:r>
    </w:p>
    <w:p w14:paraId="7ED1B397"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&lt;Ten&gt;txt Tên đơn vị mua hàng test bị lỗi&lt;/Ten&gt;</w:t>
      </w:r>
    </w:p>
    <w:p w14:paraId="4DE3B40C"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&lt;MST&gt;8412221813&lt;/MST&gt;</w:t>
      </w:r>
    </w:p>
    <w:p w14:paraId="337F0481"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lastRenderedPageBreak/>
        <w:tab/>
      </w:r>
      <w:r w:rsidRPr="006A6243">
        <w:rPr>
          <w:rFonts w:ascii="Consolas" w:hAnsi="Consolas" w:cs="Consolas"/>
          <w:color w:val="0000FF"/>
          <w:sz w:val="19"/>
          <w:szCs w:val="19"/>
        </w:rPr>
        <w:tab/>
      </w:r>
      <w:r w:rsidRPr="006A6243">
        <w:rPr>
          <w:rFonts w:ascii="Consolas" w:hAnsi="Consolas" w:cs="Consolas"/>
          <w:color w:val="0000FF"/>
          <w:sz w:val="19"/>
          <w:szCs w:val="19"/>
        </w:rPr>
        <w:tab/>
        <w:t>&lt;DChi&gt;Địa chỉ của bên mua lô 2A Làng Quốc Tế Thăng Long, phường Dịch Vọng Hậu, Quận Cầu Giấy, Hà Nội&lt;/DChi&gt;</w:t>
      </w:r>
    </w:p>
    <w:p w14:paraId="2ADCA208" w14:textId="77777777" w:rsidR="009D1437" w:rsidRPr="00AE187D" w:rsidRDefault="009D1437" w:rsidP="009D1437">
      <w:pPr>
        <w:rPr>
          <w:rFonts w:ascii="Consolas" w:hAnsi="Consolas" w:cs="Consolas"/>
          <w:color w:val="0000FF"/>
          <w:sz w:val="19"/>
          <w:szCs w:val="19"/>
          <w:lang w:val="nl-NL"/>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AE187D">
        <w:rPr>
          <w:rFonts w:ascii="Consolas" w:hAnsi="Consolas" w:cs="Consolas"/>
          <w:color w:val="0000FF"/>
          <w:sz w:val="19"/>
          <w:szCs w:val="19"/>
          <w:lang w:val="nl-NL"/>
        </w:rPr>
        <w:t>&lt;MKHang&gt;KH1706&lt;/MKHang&gt;</w:t>
      </w:r>
    </w:p>
    <w:p w14:paraId="6D40C639"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&lt;SDThoai&gt;0916996622&lt;/SDThoai&gt;</w:t>
      </w:r>
    </w:p>
    <w:p w14:paraId="6901772F"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&lt;DCTDTu&gt;thuy3t.hust@gmail.com,thuyexpress@gmail.com&lt;/DCTDTu&gt;</w:t>
      </w:r>
    </w:p>
    <w:p w14:paraId="7846374A"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&lt;HVTNMHang&gt;txt test Họ tên người mua hàng&lt;/HVTNMHang&gt;</w:t>
      </w:r>
    </w:p>
    <w:p w14:paraId="38C3FD55"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&lt;STKNHang&gt;stk0192019201&lt;/STKNHang&gt;</w:t>
      </w:r>
    </w:p>
    <w:p w14:paraId="51DA6BA3"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&lt;TNHang&gt;Ngân hàng người mua: Ngân hàng TMCP Đông Nam Á&lt;/TNHang&gt;</w:t>
      </w:r>
    </w:p>
    <w:p w14:paraId="445C7889" w14:textId="77777777" w:rsidR="009235FC" w:rsidRPr="00AE187D" w:rsidRDefault="009235FC" w:rsidP="003A2D99">
      <w:pPr>
        <w:autoSpaceDE w:val="0"/>
        <w:autoSpaceDN w:val="0"/>
        <w:adjustRightInd w:val="0"/>
        <w:ind w:left="1440" w:firstLine="720"/>
        <w:rPr>
          <w:rFonts w:ascii="Consolas" w:hAnsi="Consolas" w:cs="Consolas"/>
          <w:color w:val="000000"/>
          <w:sz w:val="19"/>
          <w:szCs w:val="19"/>
          <w:highlight w:val="cyan"/>
          <w:lang w:val="nl-NL"/>
        </w:rPr>
      </w:pPr>
      <w:r w:rsidRPr="00AE187D">
        <w:rPr>
          <w:rFonts w:ascii="Consolas" w:hAnsi="Consolas" w:cs="Consolas"/>
          <w:color w:val="000000"/>
          <w:sz w:val="19"/>
          <w:szCs w:val="19"/>
          <w:highlight w:val="cyan"/>
          <w:lang w:val="nl-NL"/>
        </w:rPr>
        <w:t>&lt;</w:t>
      </w:r>
      <w:r w:rsidRPr="00AE187D">
        <w:rPr>
          <w:rFonts w:ascii="Consolas" w:hAnsi="Consolas" w:cs="Consolas"/>
          <w:color w:val="C00000"/>
          <w:sz w:val="19"/>
          <w:szCs w:val="19"/>
          <w:highlight w:val="cyan"/>
          <w:lang w:val="nl-NL"/>
        </w:rPr>
        <w:t>MDVQHNSach</w:t>
      </w:r>
      <w:r w:rsidRPr="00AE187D">
        <w:rPr>
          <w:rFonts w:ascii="Consolas" w:hAnsi="Consolas" w:cs="Consolas"/>
          <w:color w:val="000000"/>
          <w:sz w:val="19"/>
          <w:szCs w:val="19"/>
          <w:highlight w:val="cyan"/>
          <w:lang w:val="nl-NL"/>
        </w:rPr>
        <w:t>&gt;Mã đơn vị quan hệ ngân sách người mua&lt;/</w:t>
      </w:r>
      <w:r w:rsidRPr="00AE187D">
        <w:rPr>
          <w:rFonts w:ascii="Consolas" w:hAnsi="Consolas" w:cs="Consolas"/>
          <w:color w:val="C00000"/>
          <w:sz w:val="19"/>
          <w:szCs w:val="19"/>
          <w:highlight w:val="cyan"/>
          <w:lang w:val="nl-NL"/>
        </w:rPr>
        <w:t>MDVQHNSach</w:t>
      </w:r>
      <w:r w:rsidRPr="00AE187D">
        <w:rPr>
          <w:rFonts w:ascii="Consolas" w:hAnsi="Consolas" w:cs="Consolas"/>
          <w:color w:val="000000"/>
          <w:sz w:val="19"/>
          <w:szCs w:val="19"/>
          <w:highlight w:val="cyan"/>
          <w:lang w:val="nl-NL"/>
        </w:rPr>
        <w:t>&gt;</w:t>
      </w:r>
    </w:p>
    <w:p w14:paraId="2A88FCD5" w14:textId="77777777" w:rsidR="009235FC" w:rsidRPr="00AE187D" w:rsidRDefault="009235FC" w:rsidP="003A2D99">
      <w:pPr>
        <w:autoSpaceDE w:val="0"/>
        <w:autoSpaceDN w:val="0"/>
        <w:adjustRightInd w:val="0"/>
        <w:ind w:left="1440" w:firstLine="720"/>
        <w:rPr>
          <w:rFonts w:ascii="Consolas" w:hAnsi="Consolas" w:cs="Consolas"/>
          <w:color w:val="000000"/>
          <w:sz w:val="19"/>
          <w:szCs w:val="19"/>
          <w:highlight w:val="cyan"/>
          <w:lang w:val="nl-NL"/>
        </w:rPr>
      </w:pPr>
      <w:r w:rsidRPr="00AE187D">
        <w:rPr>
          <w:rFonts w:ascii="Consolas" w:hAnsi="Consolas" w:cs="Consolas"/>
          <w:color w:val="000000"/>
          <w:sz w:val="19"/>
          <w:szCs w:val="19"/>
          <w:highlight w:val="cyan"/>
          <w:lang w:val="nl-NL"/>
        </w:rPr>
        <w:t>&lt;</w:t>
      </w:r>
      <w:r w:rsidRPr="00AE187D">
        <w:rPr>
          <w:rFonts w:ascii="Consolas" w:hAnsi="Consolas" w:cs="Consolas"/>
          <w:color w:val="C00000"/>
          <w:sz w:val="19"/>
          <w:szCs w:val="19"/>
          <w:highlight w:val="cyan"/>
          <w:lang w:val="nl-NL"/>
        </w:rPr>
        <w:t>SHChieu</w:t>
      </w:r>
      <w:r w:rsidRPr="00AE187D">
        <w:rPr>
          <w:rFonts w:ascii="Consolas" w:hAnsi="Consolas" w:cs="Consolas"/>
          <w:color w:val="000000"/>
          <w:sz w:val="19"/>
          <w:szCs w:val="19"/>
          <w:highlight w:val="cyan"/>
          <w:lang w:val="nl-NL"/>
        </w:rPr>
        <w:t>&gt;Số hộ chiếu người mua&lt;/</w:t>
      </w:r>
      <w:r w:rsidRPr="00AE187D">
        <w:rPr>
          <w:rFonts w:ascii="Consolas" w:hAnsi="Consolas" w:cs="Consolas"/>
          <w:color w:val="C00000"/>
          <w:sz w:val="19"/>
          <w:szCs w:val="19"/>
          <w:highlight w:val="cyan"/>
          <w:lang w:val="nl-NL"/>
        </w:rPr>
        <w:t>SHChieu</w:t>
      </w:r>
      <w:r w:rsidRPr="00AE187D">
        <w:rPr>
          <w:rFonts w:ascii="Consolas" w:hAnsi="Consolas" w:cs="Consolas"/>
          <w:color w:val="000000"/>
          <w:sz w:val="19"/>
          <w:szCs w:val="19"/>
          <w:highlight w:val="cyan"/>
          <w:lang w:val="nl-NL"/>
        </w:rPr>
        <w:t>&gt;</w:t>
      </w:r>
    </w:p>
    <w:p w14:paraId="568B983E" w14:textId="2229ED06" w:rsidR="009235FC" w:rsidRPr="00AE187D" w:rsidRDefault="009235FC" w:rsidP="003A2D99">
      <w:pPr>
        <w:autoSpaceDE w:val="0"/>
        <w:autoSpaceDN w:val="0"/>
        <w:adjustRightInd w:val="0"/>
        <w:ind w:left="1440" w:firstLine="720"/>
        <w:rPr>
          <w:rFonts w:ascii="Consolas" w:hAnsi="Consolas" w:cs="Consolas"/>
          <w:color w:val="000000"/>
          <w:sz w:val="19"/>
          <w:szCs w:val="19"/>
          <w:highlight w:val="cyan"/>
          <w:lang w:val="nl-NL"/>
        </w:rPr>
      </w:pPr>
      <w:r w:rsidRPr="00AE187D">
        <w:rPr>
          <w:rFonts w:ascii="Consolas" w:hAnsi="Consolas" w:cs="Consolas"/>
          <w:color w:val="000000"/>
          <w:sz w:val="19"/>
          <w:szCs w:val="19"/>
          <w:highlight w:val="cyan"/>
          <w:lang w:val="nl-NL"/>
        </w:rPr>
        <w:t>&lt;</w:t>
      </w:r>
      <w:r w:rsidRPr="00AE187D">
        <w:rPr>
          <w:rFonts w:ascii="Consolas" w:hAnsi="Consolas" w:cs="Consolas"/>
          <w:color w:val="C00000"/>
          <w:sz w:val="19"/>
          <w:szCs w:val="19"/>
          <w:highlight w:val="cyan"/>
          <w:lang w:val="nl-NL"/>
        </w:rPr>
        <w:t>CCCDan</w:t>
      </w:r>
      <w:r w:rsidRPr="00AE187D">
        <w:rPr>
          <w:rFonts w:ascii="Consolas" w:hAnsi="Consolas" w:cs="Consolas"/>
          <w:color w:val="000000"/>
          <w:sz w:val="19"/>
          <w:szCs w:val="19"/>
          <w:highlight w:val="cyan"/>
          <w:lang w:val="nl-NL"/>
        </w:rPr>
        <w:t>&gt;Căn cước công dân người mua&lt;/</w:t>
      </w:r>
      <w:r w:rsidRPr="00AE187D">
        <w:rPr>
          <w:rFonts w:ascii="Consolas" w:hAnsi="Consolas" w:cs="Consolas"/>
          <w:color w:val="C00000"/>
          <w:sz w:val="19"/>
          <w:szCs w:val="19"/>
          <w:highlight w:val="cyan"/>
          <w:lang w:val="nl-NL"/>
        </w:rPr>
        <w:t>CCCDan</w:t>
      </w:r>
      <w:r w:rsidRPr="00AE187D">
        <w:rPr>
          <w:rFonts w:ascii="Consolas" w:hAnsi="Consolas" w:cs="Consolas"/>
          <w:color w:val="000000"/>
          <w:sz w:val="19"/>
          <w:szCs w:val="19"/>
          <w:highlight w:val="cyan"/>
          <w:lang w:val="nl-NL"/>
        </w:rPr>
        <w:t>&gt;</w:t>
      </w:r>
    </w:p>
    <w:p w14:paraId="050A4F8C" w14:textId="77777777" w:rsidR="000D601A" w:rsidRPr="00AE187D" w:rsidRDefault="000D601A" w:rsidP="003A2D99">
      <w:pPr>
        <w:shd w:val="clear" w:color="auto" w:fill="FFFFFF"/>
        <w:ind w:left="216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NCHChieu</w:t>
      </w:r>
      <w:r w:rsidRPr="00AE187D">
        <w:rPr>
          <w:rFonts w:ascii="Courier New" w:hAnsi="Courier New" w:cs="Courier New"/>
          <w:color w:val="0000FF"/>
          <w:sz w:val="20"/>
          <w:szCs w:val="20"/>
          <w:highlight w:val="cyan"/>
          <w:lang w:val="nl-NL"/>
        </w:rPr>
        <w:t>&gt;</w:t>
      </w:r>
      <w:r w:rsidRPr="00AE187D">
        <w:rPr>
          <w:rFonts w:ascii="Courier New" w:hAnsi="Courier New" w:cs="Courier New"/>
          <w:sz w:val="20"/>
          <w:szCs w:val="20"/>
          <w:highlight w:val="cyan"/>
          <w:lang w:val="nl-NL"/>
        </w:rPr>
        <w:t>Ngày cấp hộ chiếu người mua</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NCHChieu</w:t>
      </w:r>
      <w:r w:rsidRPr="00AE187D">
        <w:rPr>
          <w:rFonts w:ascii="Courier New" w:hAnsi="Courier New" w:cs="Courier New"/>
          <w:color w:val="0000FF"/>
          <w:sz w:val="20"/>
          <w:szCs w:val="20"/>
          <w:highlight w:val="cyan"/>
          <w:lang w:val="nl-NL"/>
        </w:rPr>
        <w:t>&gt;</w:t>
      </w:r>
    </w:p>
    <w:p w14:paraId="779A55CB" w14:textId="77777777" w:rsidR="000D601A" w:rsidRPr="00AE187D" w:rsidRDefault="000D601A" w:rsidP="003A2D99">
      <w:pPr>
        <w:shd w:val="clear" w:color="auto" w:fill="FFFFFF"/>
        <w:ind w:left="144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NHHHChieu</w:t>
      </w:r>
      <w:r w:rsidRPr="00AE187D">
        <w:rPr>
          <w:rFonts w:ascii="Courier New" w:hAnsi="Courier New" w:cs="Courier New"/>
          <w:color w:val="0000FF"/>
          <w:sz w:val="20"/>
          <w:szCs w:val="20"/>
          <w:highlight w:val="cyan"/>
          <w:lang w:val="nl-NL"/>
        </w:rPr>
        <w:t>&gt;</w:t>
      </w:r>
      <w:r w:rsidRPr="00AE187D">
        <w:rPr>
          <w:rFonts w:ascii="Courier New" w:hAnsi="Courier New" w:cs="Courier New"/>
          <w:sz w:val="20"/>
          <w:szCs w:val="20"/>
          <w:highlight w:val="cyan"/>
          <w:lang w:val="nl-NL"/>
        </w:rPr>
        <w:t>Ngày hết hạn hộ chiếu người mua</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NHHHChieu</w:t>
      </w:r>
      <w:r w:rsidRPr="00AE187D">
        <w:rPr>
          <w:rFonts w:ascii="Courier New" w:hAnsi="Courier New" w:cs="Courier New"/>
          <w:color w:val="0000FF"/>
          <w:sz w:val="20"/>
          <w:szCs w:val="20"/>
          <w:highlight w:val="cyan"/>
          <w:lang w:val="nl-NL"/>
        </w:rPr>
        <w:t>&gt;</w:t>
      </w:r>
    </w:p>
    <w:p w14:paraId="5F02AF42" w14:textId="2EB5C43D" w:rsidR="000D601A" w:rsidRPr="00AE187D" w:rsidRDefault="000D601A" w:rsidP="003A2D99">
      <w:pPr>
        <w:shd w:val="clear" w:color="auto" w:fill="FFFFFF"/>
        <w:ind w:left="1440" w:firstLine="720"/>
        <w:rPr>
          <w:rFonts w:ascii="Consolas" w:hAnsi="Consolas" w:cs="Consolas"/>
          <w:color w:val="0000FF"/>
          <w:sz w:val="19"/>
          <w:szCs w:val="19"/>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QTich</w:t>
      </w:r>
      <w:r w:rsidRPr="00AE187D">
        <w:rPr>
          <w:rFonts w:ascii="Courier New" w:hAnsi="Courier New" w:cs="Courier New"/>
          <w:color w:val="0000FF"/>
          <w:sz w:val="20"/>
          <w:szCs w:val="20"/>
          <w:highlight w:val="cyan"/>
          <w:lang w:val="nl-NL"/>
        </w:rPr>
        <w:t>&gt;</w:t>
      </w:r>
      <w:r w:rsidRPr="00AE187D">
        <w:rPr>
          <w:rFonts w:ascii="Courier New" w:hAnsi="Courier New" w:cs="Courier New"/>
          <w:sz w:val="20"/>
          <w:szCs w:val="20"/>
          <w:highlight w:val="cyan"/>
          <w:lang w:val="nl-NL"/>
        </w:rPr>
        <w:t>Quốc tịch người mua</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QTich</w:t>
      </w:r>
      <w:r w:rsidRPr="00AE187D">
        <w:rPr>
          <w:rFonts w:ascii="Courier New" w:hAnsi="Courier New" w:cs="Courier New"/>
          <w:color w:val="0000FF"/>
          <w:sz w:val="20"/>
          <w:szCs w:val="20"/>
          <w:highlight w:val="cyan"/>
          <w:lang w:val="nl-NL"/>
        </w:rPr>
        <w:t>&gt;</w:t>
      </w:r>
    </w:p>
    <w:p w14:paraId="43602A2D"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&lt;/NMua&gt;</w:t>
      </w:r>
    </w:p>
    <w:p w14:paraId="5B3ED1A5"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&lt;DSHHDVu&gt;</w:t>
      </w:r>
    </w:p>
    <w:p w14:paraId="13FD83DB"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&lt;HHDVu&gt;</w:t>
      </w:r>
    </w:p>
    <w:p w14:paraId="7FB82506"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&lt;TChat&gt;1&lt;/TChat&gt;</w:t>
      </w:r>
    </w:p>
    <w:p w14:paraId="5671476C"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&lt;STT&gt;1&lt;/STT&gt;</w:t>
      </w:r>
    </w:p>
    <w:p w14:paraId="52CDD7F8"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&lt;MHHDVu/&gt;</w:t>
      </w:r>
    </w:p>
    <w:p w14:paraId="3DE327DA"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&lt;THHDVu&gt;sản phẩm 1&lt;/THHDVu&gt;</w:t>
      </w:r>
    </w:p>
    <w:p w14:paraId="4E7C991B"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&lt;DVTinh&gt;đơn vị 1&lt;/DVTinh&gt;</w:t>
      </w:r>
    </w:p>
    <w:p w14:paraId="1D0A8284"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&lt;SLuong&gt;21&lt;/SLuong&gt;</w:t>
      </w:r>
    </w:p>
    <w:p w14:paraId="373DD666" w14:textId="77777777" w:rsidR="009D1437" w:rsidRPr="006A6243" w:rsidRDefault="009D1437" w:rsidP="009D1437">
      <w:pPr>
        <w:rPr>
          <w:rFonts w:ascii="Consolas" w:hAnsi="Consolas" w:cs="Consolas"/>
          <w:color w:val="0000FF"/>
          <w:sz w:val="19"/>
          <w:szCs w:val="19"/>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6A6243">
        <w:rPr>
          <w:rFonts w:ascii="Consolas" w:hAnsi="Consolas" w:cs="Consolas"/>
          <w:color w:val="0000FF"/>
          <w:sz w:val="19"/>
          <w:szCs w:val="19"/>
        </w:rPr>
        <w:t>&lt;DGia&gt;21&lt;/DGia&gt;</w:t>
      </w:r>
    </w:p>
    <w:p w14:paraId="5A56D5BA"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&lt;TLCKhau&gt;0&lt;/TLCKhau&gt;</w:t>
      </w:r>
    </w:p>
    <w:p w14:paraId="50523622" w14:textId="77777777" w:rsidR="009D1437"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&lt;STCKhau&gt;0&lt;/STCKhau&gt;</w:t>
      </w:r>
    </w:p>
    <w:p w14:paraId="1E7FE118" w14:textId="18230D10" w:rsidR="00B4380C" w:rsidRPr="006A6243" w:rsidRDefault="00B4380C" w:rsidP="00B4380C">
      <w:pPr>
        <w:ind w:left="2880"/>
        <w:rPr>
          <w:rFonts w:ascii="Consolas" w:hAnsi="Consolas" w:cs="Consolas"/>
          <w:color w:val="0000FF"/>
          <w:sz w:val="19"/>
          <w:szCs w:val="19"/>
        </w:rPr>
      </w:pPr>
      <w:r w:rsidRPr="006A6243">
        <w:rPr>
          <w:rFonts w:ascii="Consolas" w:hAnsi="Consolas" w:cs="Consolas"/>
          <w:color w:val="0000FF"/>
          <w:sz w:val="19"/>
          <w:szCs w:val="19"/>
        </w:rPr>
        <w:t>&lt;</w:t>
      </w:r>
      <w:r>
        <w:rPr>
          <w:rFonts w:ascii="Consolas" w:hAnsi="Consolas" w:cs="Consolas"/>
          <w:color w:val="0000FF"/>
          <w:sz w:val="19"/>
          <w:szCs w:val="19"/>
        </w:rPr>
        <w:t>GTKCThue</w:t>
      </w:r>
      <w:r w:rsidRPr="006A6243">
        <w:rPr>
          <w:rFonts w:ascii="Consolas" w:hAnsi="Consolas" w:cs="Consolas"/>
          <w:color w:val="0000FF"/>
          <w:sz w:val="19"/>
          <w:szCs w:val="19"/>
        </w:rPr>
        <w:t>&gt;</w:t>
      </w:r>
      <w:r>
        <w:rPr>
          <w:rFonts w:ascii="Consolas" w:hAnsi="Consolas" w:cs="Consolas"/>
          <w:color w:val="0000FF"/>
          <w:sz w:val="19"/>
          <w:szCs w:val="19"/>
        </w:rPr>
        <w:t>Giảm trừ không chịu thuế</w:t>
      </w:r>
      <w:r w:rsidRPr="006A6243">
        <w:rPr>
          <w:rFonts w:ascii="Consolas" w:hAnsi="Consolas" w:cs="Consolas"/>
          <w:color w:val="0000FF"/>
          <w:sz w:val="19"/>
          <w:szCs w:val="19"/>
        </w:rPr>
        <w:t>&lt;/</w:t>
      </w:r>
      <w:r>
        <w:rPr>
          <w:rFonts w:ascii="Consolas" w:hAnsi="Consolas" w:cs="Consolas"/>
          <w:color w:val="0000FF"/>
          <w:sz w:val="19"/>
          <w:szCs w:val="19"/>
        </w:rPr>
        <w:t>GTKCThue</w:t>
      </w:r>
      <w:r w:rsidRPr="006A6243">
        <w:rPr>
          <w:rFonts w:ascii="Consolas" w:hAnsi="Consolas" w:cs="Consolas"/>
          <w:color w:val="0000FF"/>
          <w:sz w:val="19"/>
          <w:szCs w:val="19"/>
        </w:rPr>
        <w:t>&gt;</w:t>
      </w:r>
    </w:p>
    <w:p w14:paraId="7CF38FF6"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&lt;TSuat&gt;KHAC:11%&lt;/TSuat&gt;</w:t>
      </w:r>
    </w:p>
    <w:p w14:paraId="26E6D9DD"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&lt;ThTien&gt;441&lt;/ThTien&gt;</w:t>
      </w:r>
    </w:p>
    <w:p w14:paraId="0140B2C1"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&lt;TTKhac&gt;</w:t>
      </w:r>
    </w:p>
    <w:p w14:paraId="2A1643D2"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&lt;TTin&gt;</w:t>
      </w:r>
    </w:p>
    <w:p w14:paraId="3334A17D"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&lt;TTruong&gt;Amount&lt;/TTruong&gt;</w:t>
      </w:r>
    </w:p>
    <w:p w14:paraId="0524015B" w14:textId="77777777" w:rsidR="009D1437" w:rsidRPr="00AE187D" w:rsidRDefault="009D1437" w:rsidP="009D1437">
      <w:pPr>
        <w:rPr>
          <w:rFonts w:ascii="Consolas" w:hAnsi="Consolas" w:cs="Consolas"/>
          <w:color w:val="0000FF"/>
          <w:sz w:val="19"/>
          <w:szCs w:val="19"/>
          <w:lang w:val="nl-NL"/>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AE187D">
        <w:rPr>
          <w:rFonts w:ascii="Consolas" w:hAnsi="Consolas" w:cs="Consolas"/>
          <w:color w:val="0000FF"/>
          <w:sz w:val="19"/>
          <w:szCs w:val="19"/>
          <w:lang w:val="nl-NL"/>
        </w:rPr>
        <w:t>&lt;KDLieu&gt;numeric&lt;/KDLieu&gt;</w:t>
      </w:r>
    </w:p>
    <w:p w14:paraId="5154C016"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&lt;DLieu&gt;489.51&lt;/DLieu&gt;</w:t>
      </w:r>
    </w:p>
    <w:p w14:paraId="3B59DAC8" w14:textId="77777777" w:rsidR="009D1437" w:rsidRPr="006A6243" w:rsidRDefault="009D1437" w:rsidP="009D1437">
      <w:pPr>
        <w:rPr>
          <w:rFonts w:ascii="Consolas" w:hAnsi="Consolas" w:cs="Consolas"/>
          <w:color w:val="0000FF"/>
          <w:sz w:val="19"/>
          <w:szCs w:val="19"/>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6A6243">
        <w:rPr>
          <w:rFonts w:ascii="Consolas" w:hAnsi="Consolas" w:cs="Consolas"/>
          <w:color w:val="0000FF"/>
          <w:sz w:val="19"/>
          <w:szCs w:val="19"/>
        </w:rPr>
        <w:t>&lt;/TTin&gt;</w:t>
      </w:r>
    </w:p>
    <w:p w14:paraId="012AF118"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&lt;TTin&gt;</w:t>
      </w:r>
    </w:p>
    <w:p w14:paraId="676FCF4D"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&lt;TTruong&gt;VATAmount&lt;/TTruong&gt;</w:t>
      </w:r>
    </w:p>
    <w:p w14:paraId="4770B5E8" w14:textId="77777777" w:rsidR="009D1437" w:rsidRPr="00AE187D" w:rsidRDefault="009D1437" w:rsidP="009D1437">
      <w:pPr>
        <w:rPr>
          <w:rFonts w:ascii="Consolas" w:hAnsi="Consolas" w:cs="Consolas"/>
          <w:color w:val="0000FF"/>
          <w:sz w:val="19"/>
          <w:szCs w:val="19"/>
          <w:lang w:val="nl-NL"/>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AE187D">
        <w:rPr>
          <w:rFonts w:ascii="Consolas" w:hAnsi="Consolas" w:cs="Consolas"/>
          <w:color w:val="0000FF"/>
          <w:sz w:val="19"/>
          <w:szCs w:val="19"/>
          <w:lang w:val="nl-NL"/>
        </w:rPr>
        <w:t>&lt;KDLieu&gt;numeric&lt;/KDLieu&gt;</w:t>
      </w:r>
    </w:p>
    <w:p w14:paraId="49FF7107"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&lt;DLieu&gt;48.51&lt;/DLieu&gt;</w:t>
      </w:r>
    </w:p>
    <w:p w14:paraId="679FFB06"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&lt;/TTin&gt;</w:t>
      </w:r>
    </w:p>
    <w:p w14:paraId="7F6DFB14"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&lt;/TTKhac&gt;</w:t>
      </w:r>
    </w:p>
    <w:p w14:paraId="19942CF3" w14:textId="5C3B4FBC" w:rsidR="003A2D99" w:rsidRPr="00AE187D" w:rsidRDefault="003A2D99" w:rsidP="003A2D99">
      <w:pPr>
        <w:autoSpaceDE w:val="0"/>
        <w:autoSpaceDN w:val="0"/>
        <w:adjustRightInd w:val="0"/>
        <w:ind w:left="216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TTHHDTrung</w:t>
      </w:r>
      <w:r w:rsidRPr="00AE187D">
        <w:rPr>
          <w:rFonts w:ascii="Courier New" w:hAnsi="Courier New" w:cs="Courier New"/>
          <w:color w:val="0000FF"/>
          <w:sz w:val="20"/>
          <w:szCs w:val="20"/>
          <w:highlight w:val="cyan"/>
          <w:lang w:val="nl-NL"/>
        </w:rPr>
        <w:t>&gt;</w:t>
      </w:r>
    </w:p>
    <w:p w14:paraId="6A6EC01A" w14:textId="598C5424" w:rsidR="003A2D99" w:rsidRPr="00AE187D" w:rsidRDefault="003A2D99" w:rsidP="003A2D99">
      <w:pPr>
        <w:autoSpaceDE w:val="0"/>
        <w:autoSpaceDN w:val="0"/>
        <w:adjustRightInd w:val="0"/>
        <w:ind w:left="2880" w:firstLine="720"/>
        <w:rPr>
          <w:rFonts w:ascii="Courier New" w:hAnsi="Courier New" w:cs="Courier New"/>
          <w:color w:val="0000FF"/>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TTin</w:t>
      </w:r>
      <w:r w:rsidRPr="00AE187D">
        <w:rPr>
          <w:rFonts w:ascii="Courier New" w:hAnsi="Courier New" w:cs="Courier New"/>
          <w:color w:val="0000FF"/>
          <w:sz w:val="20"/>
          <w:szCs w:val="20"/>
          <w:highlight w:val="cyan"/>
          <w:lang w:val="nl-NL"/>
        </w:rPr>
        <w:t>&gt;</w:t>
      </w:r>
    </w:p>
    <w:p w14:paraId="47A1C606" w14:textId="142CE685" w:rsidR="00023490" w:rsidRPr="00AE187D" w:rsidRDefault="00023490" w:rsidP="003A2D99">
      <w:pPr>
        <w:autoSpaceDE w:val="0"/>
        <w:autoSpaceDN w:val="0"/>
        <w:adjustRightInd w:val="0"/>
        <w:ind w:left="3600" w:firstLine="720"/>
        <w:jc w:val="both"/>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LHHDTrung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Loại hàng hóa đặc trưng (nhận các giá trị: 1- Hàng hóa là xe ô tô, xe mô tô, 2- Dịch vụ vận chuyển, 3- Dịch vụ vận chuyển trên nền tảng số, TMĐT)</w:t>
      </w:r>
      <w:r w:rsidRPr="00AE187D">
        <w:rPr>
          <w:rFonts w:ascii="Courier New" w:hAnsi="Courier New" w:cs="Courier New"/>
          <w:color w:val="0000FF"/>
          <w:sz w:val="20"/>
          <w:szCs w:val="20"/>
          <w:highlight w:val="cyan"/>
          <w:lang w:val="nl-NL"/>
        </w:rPr>
        <w:t>&lt;/</w:t>
      </w:r>
      <w:r w:rsidRPr="00AE187D">
        <w:rPr>
          <w:rFonts w:ascii="Courier New" w:hAnsi="Courier New" w:cs="Courier New"/>
          <w:color w:val="C00000"/>
          <w:sz w:val="20"/>
          <w:szCs w:val="20"/>
          <w:highlight w:val="cyan"/>
          <w:lang w:val="nl-NL"/>
        </w:rPr>
        <w:t>LHHDTrung</w:t>
      </w:r>
      <w:r w:rsidRPr="00AE187D">
        <w:rPr>
          <w:rFonts w:ascii="Courier New" w:hAnsi="Courier New" w:cs="Courier New"/>
          <w:color w:val="0000FF"/>
          <w:sz w:val="20"/>
          <w:szCs w:val="20"/>
          <w:highlight w:val="cyan"/>
          <w:lang w:val="nl-NL"/>
        </w:rPr>
        <w:t>&gt;</w:t>
      </w:r>
    </w:p>
    <w:p w14:paraId="2436B8F6" w14:textId="50C85B1A" w:rsidR="00023490" w:rsidRPr="00AE187D" w:rsidRDefault="00023490" w:rsidP="003A2D99">
      <w:pPr>
        <w:autoSpaceDE w:val="0"/>
        <w:autoSpaceDN w:val="0"/>
        <w:adjustRightInd w:val="0"/>
        <w:jc w:val="both"/>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TTruong</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Tên trường (Nhận các giá trị: Số khung (</w:t>
      </w:r>
      <w:r w:rsidRPr="00AE187D">
        <w:rPr>
          <w:rFonts w:ascii="Courier New" w:hAnsi="Courier New" w:cs="Courier New"/>
          <w:color w:val="C00000"/>
          <w:sz w:val="20"/>
          <w:szCs w:val="20"/>
          <w:highlight w:val="cyan"/>
          <w:lang w:val="nl-NL"/>
        </w:rPr>
        <w:t>SKhung</w:t>
      </w:r>
      <w:r w:rsidRPr="00AE187D">
        <w:rPr>
          <w:rFonts w:ascii="Courier New" w:hAnsi="Courier New" w:cs="Courier New"/>
          <w:color w:val="000000"/>
          <w:sz w:val="20"/>
          <w:szCs w:val="20"/>
          <w:highlight w:val="cyan"/>
          <w:lang w:val="nl-NL"/>
        </w:rPr>
        <w:t>),</w:t>
      </w:r>
      <w:r w:rsidR="003A2D99" w:rsidRPr="00AE187D">
        <w:rPr>
          <w:rFonts w:ascii="Courier New" w:hAnsi="Courier New" w:cs="Courier New"/>
          <w:color w:val="000000"/>
          <w:sz w:val="20"/>
          <w:szCs w:val="20"/>
          <w:highlight w:val="cyan"/>
          <w:lang w:val="nl-NL"/>
        </w:rPr>
        <w:t xml:space="preserve"> </w:t>
      </w:r>
      <w:r w:rsidRPr="00AE187D">
        <w:rPr>
          <w:rFonts w:ascii="Courier New" w:hAnsi="Courier New" w:cs="Courier New"/>
          <w:color w:val="000000"/>
          <w:sz w:val="20"/>
          <w:szCs w:val="20"/>
          <w:highlight w:val="cyan"/>
          <w:lang w:val="nl-NL"/>
        </w:rPr>
        <w:t>Số máy (</w:t>
      </w:r>
      <w:r w:rsidRPr="00AE187D">
        <w:rPr>
          <w:rFonts w:ascii="Courier New" w:hAnsi="Courier New" w:cs="Courier New"/>
          <w:color w:val="C00000"/>
          <w:sz w:val="20"/>
          <w:szCs w:val="20"/>
          <w:highlight w:val="cyan"/>
          <w:lang w:val="nl-NL"/>
        </w:rPr>
        <w:t>SMay</w:t>
      </w:r>
      <w:r w:rsidRPr="00AE187D">
        <w:rPr>
          <w:rFonts w:ascii="Courier New" w:hAnsi="Courier New" w:cs="Courier New"/>
          <w:color w:val="000000"/>
          <w:sz w:val="20"/>
          <w:szCs w:val="20"/>
          <w:highlight w:val="cyan"/>
          <w:lang w:val="nl-NL"/>
        </w:rPr>
        <w:t>),</w:t>
      </w:r>
      <w:r w:rsidR="003A2D99" w:rsidRPr="00AE187D">
        <w:rPr>
          <w:rFonts w:ascii="Courier New" w:hAnsi="Courier New" w:cs="Courier New"/>
          <w:color w:val="000000"/>
          <w:sz w:val="20"/>
          <w:szCs w:val="20"/>
          <w:highlight w:val="cyan"/>
          <w:lang w:val="nl-NL"/>
        </w:rPr>
        <w:t xml:space="preserve"> </w:t>
      </w:r>
      <w:r w:rsidRPr="00AE187D">
        <w:rPr>
          <w:rFonts w:ascii="Courier New" w:hAnsi="Courier New" w:cs="Courier New"/>
          <w:color w:val="000000"/>
          <w:sz w:val="20"/>
          <w:szCs w:val="20"/>
          <w:highlight w:val="cyan"/>
          <w:lang w:val="nl-NL"/>
        </w:rPr>
        <w:t>Biển kiểm soát phương tiện vận chuyển (</w:t>
      </w:r>
      <w:r w:rsidRPr="00AE187D">
        <w:rPr>
          <w:rFonts w:ascii="Courier New" w:hAnsi="Courier New" w:cs="Courier New"/>
          <w:color w:val="C00000"/>
          <w:sz w:val="20"/>
          <w:szCs w:val="20"/>
          <w:highlight w:val="cyan"/>
          <w:lang w:val="nl-NL"/>
        </w:rPr>
        <w:t>BKSPTVChuyen</w:t>
      </w:r>
      <w:r w:rsidRPr="00AE187D">
        <w:rPr>
          <w:rFonts w:ascii="Courier New" w:hAnsi="Courier New" w:cs="Courier New"/>
          <w:color w:val="000000"/>
          <w:sz w:val="20"/>
          <w:szCs w:val="20"/>
          <w:highlight w:val="cyan"/>
          <w:lang w:val="nl-NL"/>
        </w:rPr>
        <w:t>), Tên người gửi hàng (</w:t>
      </w:r>
      <w:r w:rsidRPr="00AE187D">
        <w:rPr>
          <w:rFonts w:ascii="Courier New" w:hAnsi="Courier New" w:cs="Courier New"/>
          <w:color w:val="C00000"/>
          <w:sz w:val="20"/>
          <w:szCs w:val="20"/>
          <w:highlight w:val="cyan"/>
          <w:lang w:val="nl-NL"/>
        </w:rPr>
        <w:t>TNGHang</w:t>
      </w:r>
      <w:r w:rsidRPr="00AE187D">
        <w:rPr>
          <w:rFonts w:ascii="Courier New" w:hAnsi="Courier New" w:cs="Courier New"/>
          <w:color w:val="000000"/>
          <w:sz w:val="20"/>
          <w:szCs w:val="20"/>
          <w:highlight w:val="cyan"/>
          <w:lang w:val="nl-NL"/>
        </w:rPr>
        <w:t>), Địa chỉ người gửi hàng (</w:t>
      </w:r>
      <w:r w:rsidRPr="00AE187D">
        <w:rPr>
          <w:rFonts w:ascii="Courier New" w:hAnsi="Courier New" w:cs="Courier New"/>
          <w:color w:val="C00000"/>
          <w:sz w:val="20"/>
          <w:szCs w:val="20"/>
          <w:highlight w:val="cyan"/>
          <w:lang w:val="nl-NL"/>
        </w:rPr>
        <w:t>DCNGHang</w:t>
      </w:r>
      <w:r w:rsidRPr="00AE187D">
        <w:rPr>
          <w:rFonts w:ascii="Courier New" w:hAnsi="Courier New" w:cs="Courier New"/>
          <w:color w:val="000000"/>
          <w:sz w:val="20"/>
          <w:szCs w:val="20"/>
          <w:highlight w:val="cyan"/>
          <w:lang w:val="nl-NL"/>
        </w:rPr>
        <w:t>),</w:t>
      </w:r>
      <w:r w:rsidR="003A2D99" w:rsidRPr="00AE187D">
        <w:rPr>
          <w:rFonts w:ascii="Courier New" w:hAnsi="Courier New" w:cs="Courier New"/>
          <w:color w:val="000000"/>
          <w:sz w:val="20"/>
          <w:szCs w:val="20"/>
          <w:highlight w:val="cyan"/>
          <w:lang w:val="nl-NL"/>
        </w:rPr>
        <w:t xml:space="preserve"> </w:t>
      </w:r>
      <w:r w:rsidRPr="00AE187D">
        <w:rPr>
          <w:rFonts w:ascii="Courier New" w:hAnsi="Courier New" w:cs="Courier New"/>
          <w:color w:val="000000"/>
          <w:sz w:val="20"/>
          <w:szCs w:val="20"/>
          <w:highlight w:val="cyan"/>
          <w:lang w:val="nl-NL"/>
        </w:rPr>
        <w:t>MST người gửi hàng (</w:t>
      </w:r>
      <w:r w:rsidRPr="00AE187D">
        <w:rPr>
          <w:rFonts w:ascii="Courier New" w:hAnsi="Courier New" w:cs="Courier New"/>
          <w:color w:val="C00000"/>
          <w:sz w:val="20"/>
          <w:szCs w:val="20"/>
          <w:highlight w:val="cyan"/>
          <w:lang w:val="nl-NL"/>
        </w:rPr>
        <w:t>MSTNGHang</w:t>
      </w:r>
      <w:r w:rsidRPr="00AE187D">
        <w:rPr>
          <w:rFonts w:ascii="Courier New" w:hAnsi="Courier New" w:cs="Courier New"/>
          <w:color w:val="000000"/>
          <w:sz w:val="20"/>
          <w:szCs w:val="20"/>
          <w:highlight w:val="cyan"/>
          <w:lang w:val="nl-NL"/>
        </w:rPr>
        <w:t>), Số định danh người gửi hàng (</w:t>
      </w:r>
      <w:r w:rsidRPr="00AE187D">
        <w:rPr>
          <w:rFonts w:ascii="Courier New" w:hAnsi="Courier New" w:cs="Courier New"/>
          <w:color w:val="C00000"/>
          <w:sz w:val="20"/>
          <w:szCs w:val="20"/>
          <w:highlight w:val="cyan"/>
          <w:lang w:val="nl-NL"/>
        </w:rPr>
        <w:t>MDDNGHang</w:t>
      </w:r>
      <w:r w:rsidRPr="00AE187D">
        <w:rPr>
          <w:rFonts w:ascii="Courier New" w:hAnsi="Courier New" w:cs="Courier New"/>
          <w:color w:val="000000"/>
          <w:sz w:val="20"/>
          <w:szCs w:val="20"/>
          <w:highlight w:val="cyan"/>
          <w:lang w:val="nl-NL"/>
        </w:rPr>
        <w:t>))</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TTruong</w:t>
      </w:r>
      <w:r w:rsidRPr="00AE187D">
        <w:rPr>
          <w:rFonts w:ascii="Courier New" w:hAnsi="Courier New" w:cs="Courier New"/>
          <w:color w:val="0000FF"/>
          <w:sz w:val="20"/>
          <w:szCs w:val="20"/>
          <w:highlight w:val="cyan"/>
          <w:lang w:val="nl-NL"/>
        </w:rPr>
        <w:t>&gt;</w:t>
      </w:r>
    </w:p>
    <w:p w14:paraId="6262749B" w14:textId="77777777" w:rsidR="00023490" w:rsidRPr="00AE187D" w:rsidRDefault="00023490" w:rsidP="00023490">
      <w:pPr>
        <w:autoSpaceDE w:val="0"/>
        <w:autoSpaceDN w:val="0"/>
        <w:adjustRightInd w:val="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DLieu</w:t>
      </w:r>
      <w:r w:rsidRPr="00AE187D">
        <w:rPr>
          <w:rFonts w:ascii="Courier New" w:hAnsi="Courier New" w:cs="Courier New"/>
          <w:color w:val="0000FF"/>
          <w:sz w:val="20"/>
          <w:szCs w:val="20"/>
          <w:highlight w:val="cyan"/>
          <w:lang w:val="nl-NL"/>
        </w:rPr>
        <w:t>&gt;</w:t>
      </w:r>
      <w:r w:rsidRPr="00AE187D">
        <w:rPr>
          <w:rFonts w:ascii="Courier New" w:hAnsi="Courier New" w:cs="Courier New"/>
          <w:color w:val="000000"/>
          <w:sz w:val="20"/>
          <w:szCs w:val="20"/>
          <w:highlight w:val="cyan"/>
          <w:lang w:val="nl-NL"/>
        </w:rPr>
        <w:t>Dữ liệu</w:t>
      </w:r>
      <w:r w:rsidRPr="00AE187D">
        <w:rPr>
          <w:rFonts w:ascii="Courier New" w:hAnsi="Courier New" w:cs="Courier New"/>
          <w:color w:val="0000FF"/>
          <w:sz w:val="20"/>
          <w:szCs w:val="20"/>
          <w:highlight w:val="cyan"/>
          <w:lang w:val="nl-NL"/>
        </w:rPr>
        <w:t>&lt;/</w:t>
      </w:r>
      <w:r w:rsidRPr="00AE187D">
        <w:rPr>
          <w:rFonts w:ascii="Courier New" w:hAnsi="Courier New" w:cs="Courier New"/>
          <w:color w:val="A31515"/>
          <w:sz w:val="20"/>
          <w:szCs w:val="20"/>
          <w:highlight w:val="cyan"/>
          <w:lang w:val="nl-NL"/>
        </w:rPr>
        <w:t>DLieu</w:t>
      </w:r>
      <w:r w:rsidRPr="00AE187D">
        <w:rPr>
          <w:rFonts w:ascii="Courier New" w:hAnsi="Courier New" w:cs="Courier New"/>
          <w:color w:val="0000FF"/>
          <w:sz w:val="20"/>
          <w:szCs w:val="20"/>
          <w:highlight w:val="cyan"/>
          <w:lang w:val="nl-NL"/>
        </w:rPr>
        <w:t>&gt;</w:t>
      </w:r>
    </w:p>
    <w:p w14:paraId="762043D5" w14:textId="77777777" w:rsidR="00023490" w:rsidRPr="00AE187D" w:rsidRDefault="00023490" w:rsidP="00023490">
      <w:pPr>
        <w:autoSpaceDE w:val="0"/>
        <w:autoSpaceDN w:val="0"/>
        <w:adjustRightInd w:val="0"/>
        <w:rPr>
          <w:rFonts w:ascii="Courier New" w:hAnsi="Courier New" w:cs="Courier New"/>
          <w:color w:val="000000"/>
          <w:sz w:val="20"/>
          <w:szCs w:val="20"/>
          <w:highlight w:val="cyan"/>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A31515"/>
          <w:sz w:val="20"/>
          <w:szCs w:val="20"/>
          <w:highlight w:val="cyan"/>
          <w:lang w:val="nl-NL"/>
        </w:rPr>
        <w:t>TTin</w:t>
      </w:r>
      <w:r w:rsidRPr="00AE187D">
        <w:rPr>
          <w:rFonts w:ascii="Courier New" w:hAnsi="Courier New" w:cs="Courier New"/>
          <w:color w:val="0000FF"/>
          <w:sz w:val="20"/>
          <w:szCs w:val="20"/>
          <w:highlight w:val="cyan"/>
          <w:lang w:val="nl-NL"/>
        </w:rPr>
        <w:t>&gt;</w:t>
      </w:r>
    </w:p>
    <w:p w14:paraId="4ED7474D" w14:textId="77777777" w:rsidR="00023490" w:rsidRDefault="00023490" w:rsidP="00023490">
      <w:pPr>
        <w:autoSpaceDE w:val="0"/>
        <w:autoSpaceDN w:val="0"/>
        <w:adjustRightInd w:val="0"/>
        <w:rPr>
          <w:rFonts w:ascii="Courier New" w:hAnsi="Courier New" w:cs="Courier New"/>
          <w:color w:val="0000FF"/>
          <w:sz w:val="20"/>
          <w:szCs w:val="20"/>
          <w:lang w:val="nl-NL"/>
        </w:rPr>
      </w:pP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r>
      <w:r w:rsidRPr="00AE187D">
        <w:rPr>
          <w:rFonts w:ascii="Courier New" w:hAnsi="Courier New" w:cs="Courier New"/>
          <w:color w:val="0000FF"/>
          <w:sz w:val="20"/>
          <w:szCs w:val="20"/>
          <w:highlight w:val="cyan"/>
          <w:lang w:val="nl-NL"/>
        </w:rPr>
        <w:tab/>
        <w:t>&lt;/</w:t>
      </w:r>
      <w:r w:rsidRPr="00AE187D">
        <w:rPr>
          <w:rFonts w:ascii="Courier New" w:hAnsi="Courier New" w:cs="Courier New"/>
          <w:color w:val="C00000"/>
          <w:sz w:val="20"/>
          <w:szCs w:val="20"/>
          <w:highlight w:val="cyan"/>
          <w:lang w:val="nl-NL"/>
        </w:rPr>
        <w:t>TTHHDTrung</w:t>
      </w:r>
      <w:r w:rsidRPr="00AE187D">
        <w:rPr>
          <w:rFonts w:ascii="Courier New" w:hAnsi="Courier New" w:cs="Courier New"/>
          <w:color w:val="0000FF"/>
          <w:sz w:val="20"/>
          <w:szCs w:val="20"/>
          <w:highlight w:val="cyan"/>
          <w:lang w:val="nl-NL"/>
        </w:rPr>
        <w:t>&gt;</w:t>
      </w:r>
    </w:p>
    <w:p w14:paraId="42A7CC2A" w14:textId="77777777" w:rsidR="008518CC" w:rsidRPr="008518CC" w:rsidRDefault="008518CC" w:rsidP="008518CC">
      <w:pPr>
        <w:autoSpaceDE w:val="0"/>
        <w:autoSpaceDN w:val="0"/>
        <w:adjustRightInd w:val="0"/>
        <w:rPr>
          <w:rFonts w:ascii="Consolas" w:hAnsi="Consolas" w:cs="Consolas"/>
          <w:color w:val="0000FF"/>
          <w:sz w:val="19"/>
          <w:szCs w:val="19"/>
          <w:highlight w:val="cyan"/>
          <w:lang w:val="nl-NL"/>
        </w:rPr>
      </w:pPr>
      <w:r w:rsidRPr="008518CC">
        <w:rPr>
          <w:rFonts w:ascii="Consolas" w:hAnsi="Consolas" w:cs="Consolas"/>
          <w:color w:val="0000FF"/>
          <w:sz w:val="19"/>
          <w:szCs w:val="19"/>
          <w:highlight w:val="cyan"/>
          <w:lang w:val="nl-NL"/>
        </w:rPr>
        <w:t>&lt;TLTThue&gt; Tỷ lệ tính thuế(Chỉ sử dụng cho hóa đơn bán hàng giảm thuế theo NQ của Quốc hội)&lt;/TLTThue&gt;</w:t>
      </w:r>
    </w:p>
    <w:p w14:paraId="0C738CA2" w14:textId="3A503EED" w:rsidR="008518CC" w:rsidRPr="00AE187D" w:rsidRDefault="008518CC" w:rsidP="008518CC">
      <w:pPr>
        <w:autoSpaceDE w:val="0"/>
        <w:autoSpaceDN w:val="0"/>
        <w:adjustRightInd w:val="0"/>
        <w:rPr>
          <w:rFonts w:ascii="Consolas" w:hAnsi="Consolas" w:cs="Consolas"/>
          <w:color w:val="0000FF"/>
          <w:sz w:val="19"/>
          <w:szCs w:val="19"/>
          <w:lang w:val="nl-NL"/>
        </w:rPr>
      </w:pPr>
      <w:r w:rsidRPr="008518CC">
        <w:rPr>
          <w:rFonts w:ascii="Consolas" w:hAnsi="Consolas" w:cs="Consolas"/>
          <w:color w:val="0000FF"/>
          <w:sz w:val="19"/>
          <w:szCs w:val="19"/>
          <w:highlight w:val="cyan"/>
          <w:lang w:val="nl-NL"/>
        </w:rPr>
        <w:lastRenderedPageBreak/>
        <w:t>&lt;STGThue&gt; Số tiền giảm thuế(Chỉ sử dụng cho hóa đơn bán hàng giảm thuế theo NQ của Quốc hội)&lt;/STGThue&gt;</w:t>
      </w:r>
    </w:p>
    <w:p w14:paraId="7056A917" w14:textId="77777777" w:rsidR="00023490" w:rsidRPr="00AE187D" w:rsidRDefault="00023490" w:rsidP="009D1437">
      <w:pPr>
        <w:rPr>
          <w:rFonts w:ascii="Consolas" w:hAnsi="Consolas" w:cs="Consolas"/>
          <w:color w:val="0000FF"/>
          <w:sz w:val="19"/>
          <w:szCs w:val="19"/>
          <w:lang w:val="nl-NL"/>
        </w:rPr>
      </w:pPr>
    </w:p>
    <w:p w14:paraId="39462FAB"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&lt;/HHDVu&gt;</w:t>
      </w:r>
    </w:p>
    <w:p w14:paraId="549F8145"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&lt;/DSHHDVu&gt;</w:t>
      </w:r>
    </w:p>
    <w:p w14:paraId="062F1F38"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&lt;TToan&gt;</w:t>
      </w:r>
    </w:p>
    <w:p w14:paraId="58CD5114" w14:textId="77777777" w:rsidR="009D1437" w:rsidRPr="00AE187D"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&lt;THTTLTSuat&gt;</w:t>
      </w:r>
    </w:p>
    <w:p w14:paraId="57AC4CC6" w14:textId="77777777" w:rsidR="009D1437" w:rsidRPr="007A04D0" w:rsidRDefault="009D1437" w:rsidP="009D1437">
      <w:pPr>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7A04D0">
        <w:rPr>
          <w:rFonts w:ascii="Consolas" w:hAnsi="Consolas" w:cs="Consolas"/>
          <w:color w:val="0000FF"/>
          <w:sz w:val="19"/>
          <w:szCs w:val="19"/>
          <w:lang w:val="nl-NL"/>
        </w:rPr>
        <w:t>&lt;LTSuat&gt;</w:t>
      </w:r>
    </w:p>
    <w:p w14:paraId="080A1FF9" w14:textId="77777777" w:rsidR="009D1437" w:rsidRPr="006A6243" w:rsidRDefault="009D1437" w:rsidP="009D1437">
      <w:pPr>
        <w:rPr>
          <w:rFonts w:ascii="Consolas" w:hAnsi="Consolas" w:cs="Consolas"/>
          <w:color w:val="0000FF"/>
          <w:sz w:val="19"/>
          <w:szCs w:val="19"/>
        </w:rPr>
      </w:pPr>
      <w:r w:rsidRPr="007A04D0">
        <w:rPr>
          <w:rFonts w:ascii="Consolas" w:hAnsi="Consolas" w:cs="Consolas"/>
          <w:color w:val="0000FF"/>
          <w:sz w:val="19"/>
          <w:szCs w:val="19"/>
          <w:lang w:val="nl-NL"/>
        </w:rPr>
        <w:tab/>
      </w:r>
      <w:r w:rsidRPr="007A04D0">
        <w:rPr>
          <w:rFonts w:ascii="Consolas" w:hAnsi="Consolas" w:cs="Consolas"/>
          <w:color w:val="0000FF"/>
          <w:sz w:val="19"/>
          <w:szCs w:val="19"/>
          <w:lang w:val="nl-NL"/>
        </w:rPr>
        <w:tab/>
      </w:r>
      <w:r w:rsidRPr="007A04D0">
        <w:rPr>
          <w:rFonts w:ascii="Consolas" w:hAnsi="Consolas" w:cs="Consolas"/>
          <w:color w:val="0000FF"/>
          <w:sz w:val="19"/>
          <w:szCs w:val="19"/>
          <w:lang w:val="nl-NL"/>
        </w:rPr>
        <w:tab/>
      </w:r>
      <w:r w:rsidRPr="007A04D0">
        <w:rPr>
          <w:rFonts w:ascii="Consolas" w:hAnsi="Consolas" w:cs="Consolas"/>
          <w:color w:val="0000FF"/>
          <w:sz w:val="19"/>
          <w:szCs w:val="19"/>
          <w:lang w:val="nl-NL"/>
        </w:rPr>
        <w:tab/>
      </w:r>
      <w:r w:rsidRPr="007A04D0">
        <w:rPr>
          <w:rFonts w:ascii="Consolas" w:hAnsi="Consolas" w:cs="Consolas"/>
          <w:color w:val="0000FF"/>
          <w:sz w:val="19"/>
          <w:szCs w:val="19"/>
          <w:lang w:val="nl-NL"/>
        </w:rPr>
        <w:tab/>
      </w:r>
      <w:r w:rsidRPr="006A6243">
        <w:rPr>
          <w:rFonts w:ascii="Consolas" w:hAnsi="Consolas" w:cs="Consolas"/>
          <w:color w:val="0000FF"/>
          <w:sz w:val="19"/>
          <w:szCs w:val="19"/>
        </w:rPr>
        <w:t>&lt;TSuat&gt;KHAC:11%&lt;/TSuat&gt;</w:t>
      </w:r>
    </w:p>
    <w:p w14:paraId="07795759"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&lt;TThue&gt;49&lt;/TThue&gt;</w:t>
      </w:r>
    </w:p>
    <w:p w14:paraId="5518942C"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&lt;ThTien&gt;441&lt;/ThTien&gt;</w:t>
      </w:r>
    </w:p>
    <w:p w14:paraId="2AF94795"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&lt;/LTSuat&gt;</w:t>
      </w:r>
    </w:p>
    <w:p w14:paraId="383BF2AD"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&lt;/THTTLTSuat&gt;</w:t>
      </w:r>
    </w:p>
    <w:p w14:paraId="6ED99EA0"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&lt;TgTCThue&gt;441&lt;/TgTCThue&gt;</w:t>
      </w:r>
    </w:p>
    <w:p w14:paraId="2DA760C7"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&lt;TgTThue&gt;49&lt;/TgTThue&gt;</w:t>
      </w:r>
    </w:p>
    <w:p w14:paraId="0938877D" w14:textId="38A0A193" w:rsidR="009D1437"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&lt;TTCKTMai&gt;0&lt;/TTCKTMai&gt;</w:t>
      </w:r>
    </w:p>
    <w:p w14:paraId="4FC46676" w14:textId="77777777" w:rsidR="00B62732" w:rsidRDefault="00B62732" w:rsidP="00B62732">
      <w:pPr>
        <w:shd w:val="clear" w:color="auto" w:fill="FFFFFF"/>
        <w:ind w:left="1440" w:firstLine="720"/>
        <w:rPr>
          <w:rFonts w:ascii="Courier New" w:hAnsi="Courier New" w:cs="Courier New"/>
          <w:color w:val="0000FF"/>
          <w:sz w:val="20"/>
          <w:szCs w:val="20"/>
          <w:highlight w:val="cyan"/>
        </w:rPr>
      </w:pPr>
      <w:r w:rsidRPr="00B62732">
        <w:rPr>
          <w:rFonts w:ascii="Consolas" w:hAnsi="Consolas" w:cs="Consolas"/>
          <w:color w:val="0000FF"/>
          <w:sz w:val="19"/>
          <w:szCs w:val="19"/>
          <w:highlight w:val="cyan"/>
        </w:rPr>
        <w:t>&lt;</w:t>
      </w:r>
      <w:r w:rsidRPr="00B62732">
        <w:rPr>
          <w:rFonts w:ascii="Consolas" w:hAnsi="Consolas" w:cs="Consolas"/>
          <w:color w:val="A31515"/>
          <w:sz w:val="19"/>
          <w:szCs w:val="19"/>
          <w:highlight w:val="cyan"/>
        </w:rPr>
        <w:t>TgTPhiSThue</w:t>
      </w:r>
      <w:r w:rsidRPr="00B62732">
        <w:rPr>
          <w:rFonts w:ascii="Consolas" w:hAnsi="Consolas" w:cs="Consolas"/>
          <w:color w:val="0000FF"/>
          <w:sz w:val="19"/>
          <w:szCs w:val="19"/>
          <w:highlight w:val="cyan"/>
        </w:rPr>
        <w:t>&gt;</w:t>
      </w:r>
      <w:r w:rsidRPr="00B62732">
        <w:rPr>
          <w:rFonts w:ascii="Consolas" w:hAnsi="Consolas" w:cs="Consolas"/>
          <w:color w:val="000000"/>
          <w:sz w:val="19"/>
          <w:szCs w:val="19"/>
          <w:highlight w:val="cyan"/>
        </w:rPr>
        <w:t>Tổng tiền phí</w:t>
      </w:r>
      <w:r w:rsidRPr="00B62732">
        <w:rPr>
          <w:rFonts w:ascii="Consolas" w:hAnsi="Consolas" w:cs="Consolas"/>
          <w:color w:val="0000FF"/>
          <w:sz w:val="19"/>
          <w:szCs w:val="19"/>
          <w:highlight w:val="cyan"/>
        </w:rPr>
        <w:t>&lt;</w:t>
      </w:r>
      <w:r w:rsidRPr="00B62732">
        <w:rPr>
          <w:rFonts w:ascii="Consolas" w:hAnsi="Consolas" w:cs="Consolas"/>
          <w:color w:val="A31515"/>
          <w:sz w:val="19"/>
          <w:szCs w:val="19"/>
          <w:highlight w:val="cyan"/>
        </w:rPr>
        <w:t>/TgTPhiSThue</w:t>
      </w:r>
      <w:r w:rsidRPr="00B62732">
        <w:rPr>
          <w:rFonts w:ascii="Courier New" w:hAnsi="Courier New" w:cs="Courier New"/>
          <w:color w:val="0000FF"/>
          <w:sz w:val="20"/>
          <w:szCs w:val="20"/>
          <w:highlight w:val="cyan"/>
        </w:rPr>
        <w:t>&gt;</w:t>
      </w:r>
    </w:p>
    <w:p w14:paraId="331F1E6B" w14:textId="2043270D" w:rsidR="0053625D" w:rsidRPr="0053625D" w:rsidRDefault="0053625D" w:rsidP="00B62732">
      <w:pPr>
        <w:shd w:val="clear" w:color="auto" w:fill="FFFFFF"/>
        <w:ind w:left="1440" w:firstLine="720"/>
        <w:rPr>
          <w:rFonts w:ascii="Courier New" w:hAnsi="Courier New" w:cs="Courier New"/>
          <w:color w:val="0000FF"/>
          <w:sz w:val="20"/>
          <w:szCs w:val="20"/>
          <w:highlight w:val="cyan"/>
        </w:rPr>
      </w:pPr>
      <w:r w:rsidRPr="0053625D">
        <w:rPr>
          <w:rFonts w:ascii="Courier New" w:hAnsi="Courier New" w:cs="Courier New"/>
          <w:color w:val="0000FF"/>
          <w:sz w:val="20"/>
          <w:szCs w:val="20"/>
          <w:highlight w:val="cyan"/>
        </w:rPr>
        <w:t>&lt;STGThue&gt; Số tiền giảm thuế(Chỉ sử dụng cho hóa đơn bán hàng giảm thuế theo NQ của Quốc hội)&lt;/STGThue&gt;</w:t>
      </w:r>
    </w:p>
    <w:p w14:paraId="58B28E0A"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&lt;TgTTTBSo&gt;490&lt;/TgTTTBSo&gt;</w:t>
      </w:r>
    </w:p>
    <w:p w14:paraId="55000859"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&lt;TgTTTBChu&gt;Bốn  trăm  chín  mươi đồng&lt;/TgTTTBChu&gt;</w:t>
      </w:r>
    </w:p>
    <w:p w14:paraId="7D4D1BB0"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&lt;/TToan&gt;</w:t>
      </w:r>
    </w:p>
    <w:p w14:paraId="122C3B95" w14:textId="77777777" w:rsidR="009D1437" w:rsidRPr="006A6243" w:rsidRDefault="009D1437" w:rsidP="009D1437">
      <w:pPr>
        <w:rPr>
          <w:rFonts w:ascii="Consolas" w:hAnsi="Consolas" w:cs="Consolas"/>
          <w:color w:val="0000FF"/>
          <w:sz w:val="19"/>
          <w:szCs w:val="19"/>
        </w:rPr>
      </w:pPr>
      <w:r w:rsidRPr="006A6243">
        <w:rPr>
          <w:rFonts w:ascii="Consolas" w:hAnsi="Consolas" w:cs="Consolas"/>
          <w:color w:val="0000FF"/>
          <w:sz w:val="19"/>
          <w:szCs w:val="19"/>
        </w:rPr>
        <w:tab/>
        <w:t>&lt;/NDHDon&gt;</w:t>
      </w:r>
    </w:p>
    <w:p w14:paraId="45F6745B" w14:textId="77777777" w:rsidR="009D1437" w:rsidRDefault="009D1437" w:rsidP="009D1437">
      <w:pPr>
        <w:rPr>
          <w:rFonts w:ascii="Consolas" w:hAnsi="Consolas" w:cs="Consolas"/>
          <w:color w:val="0000FF"/>
          <w:sz w:val="19"/>
          <w:szCs w:val="19"/>
        </w:rPr>
      </w:pPr>
      <w:r w:rsidRPr="006A6243">
        <w:rPr>
          <w:rFonts w:ascii="Consolas" w:hAnsi="Consolas" w:cs="Consolas"/>
          <w:color w:val="0000FF"/>
          <w:sz w:val="19"/>
          <w:szCs w:val="19"/>
        </w:rPr>
        <w:t>&lt;/ThayTheHD&gt;</w:t>
      </w:r>
    </w:p>
    <w:p w14:paraId="1ADAADDD" w14:textId="77777777" w:rsidR="009D1437" w:rsidRPr="00A818E1" w:rsidRDefault="009D1437" w:rsidP="009D1437">
      <w:pPr>
        <w:rPr>
          <w:lang w:eastAsia="x-none"/>
        </w:rPr>
      </w:pPr>
    </w:p>
    <w:p w14:paraId="524CB2DA" w14:textId="77777777" w:rsidR="009D1437" w:rsidRPr="00A818E1" w:rsidRDefault="009D1437" w:rsidP="00480762">
      <w:pPr>
        <w:pStyle w:val="Heading3"/>
      </w:pPr>
      <w:bookmarkStart w:id="303" w:name="_Toc198045366"/>
      <w:r w:rsidRPr="00E26621">
        <w:t>Điều chỉnh hóa đơn không phát sinh hóa đơn mới</w:t>
      </w:r>
      <w:bookmarkEnd w:id="303"/>
    </w:p>
    <w:p w14:paraId="63763E8B" w14:textId="77777777" w:rsidR="009D1437" w:rsidRDefault="009D1437" w:rsidP="009D1437">
      <w:r>
        <w:t>URL</w:t>
      </w:r>
    </w:p>
    <w:p w14:paraId="4A4A432C" w14:textId="77777777" w:rsidR="009D1437" w:rsidRPr="004A4DD9" w:rsidRDefault="009D1437" w:rsidP="009D1437">
      <w:r>
        <w:t xml:space="preserve"> </w:t>
      </w:r>
      <w:r>
        <w:tab/>
      </w:r>
      <w:r>
        <w:rPr>
          <w:rFonts w:eastAsia="Calibri"/>
        </w:rPr>
        <w:t>s</w:t>
      </w:r>
      <w:r w:rsidRPr="009372AD">
        <w:rPr>
          <w:rFonts w:eastAsia="Calibri"/>
        </w:rPr>
        <w:t xml:space="preserve">tring </w:t>
      </w:r>
      <w:r w:rsidRPr="00E26621">
        <w:rPr>
          <w:b/>
          <w:color w:val="000000"/>
        </w:rPr>
        <w:t xml:space="preserve">AdjustInvoiceNote </w:t>
      </w:r>
      <w:r w:rsidRPr="00B356A7">
        <w:rPr>
          <w:rFonts w:eastAsia="Calibri"/>
        </w:rPr>
        <w:t>(</w:t>
      </w:r>
      <w:r w:rsidRPr="00E26621">
        <w:rPr>
          <w:rFonts w:eastAsia="Calibri"/>
        </w:rPr>
        <w:t xml:space="preserve">string </w:t>
      </w:r>
      <w:r w:rsidRPr="00E26621">
        <w:rPr>
          <w:rFonts w:eastAsia="Calibri"/>
          <w:b/>
        </w:rPr>
        <w:t>account</w:t>
      </w:r>
      <w:r w:rsidRPr="00E26621">
        <w:rPr>
          <w:rFonts w:eastAsia="Calibri"/>
        </w:rPr>
        <w:t xml:space="preserve">, string </w:t>
      </w:r>
      <w:r w:rsidRPr="00E26621">
        <w:rPr>
          <w:rFonts w:eastAsia="Calibri"/>
          <w:b/>
        </w:rPr>
        <w:t>accPass</w:t>
      </w:r>
      <w:r w:rsidRPr="00E26621">
        <w:rPr>
          <w:rFonts w:eastAsia="Calibri"/>
        </w:rPr>
        <w:t xml:space="preserve">, string </w:t>
      </w:r>
      <w:r w:rsidRPr="00E26621">
        <w:rPr>
          <w:rFonts w:eastAsia="Calibri"/>
          <w:b/>
        </w:rPr>
        <w:t>xmlInvData</w:t>
      </w:r>
      <w:r w:rsidRPr="00E26621">
        <w:rPr>
          <w:rFonts w:eastAsia="Calibri"/>
        </w:rPr>
        <w:t xml:space="preserve">, string </w:t>
      </w:r>
      <w:r w:rsidRPr="00E26621">
        <w:rPr>
          <w:rFonts w:eastAsia="Calibri"/>
          <w:b/>
        </w:rPr>
        <w:t>userName</w:t>
      </w:r>
      <w:r w:rsidRPr="00E26621">
        <w:rPr>
          <w:rFonts w:eastAsia="Calibri"/>
        </w:rPr>
        <w:t xml:space="preserve">, string </w:t>
      </w:r>
      <w:r w:rsidRPr="00E26621">
        <w:rPr>
          <w:rFonts w:eastAsia="Calibri"/>
          <w:b/>
        </w:rPr>
        <w:t>userPass</w:t>
      </w:r>
      <w:r w:rsidRPr="00E26621">
        <w:rPr>
          <w:rFonts w:eastAsia="Calibri"/>
        </w:rPr>
        <w:t xml:space="preserve">, string </w:t>
      </w:r>
      <w:r w:rsidRPr="00E26621">
        <w:rPr>
          <w:rFonts w:eastAsia="Calibri"/>
          <w:b/>
        </w:rPr>
        <w:t>fkey</w:t>
      </w:r>
      <w:r w:rsidRPr="00E26621">
        <w:rPr>
          <w:rFonts w:eastAsia="Calibri"/>
        </w:rPr>
        <w:t xml:space="preserve">, string </w:t>
      </w:r>
      <w:r w:rsidRPr="00E26621">
        <w:rPr>
          <w:rFonts w:eastAsia="Calibri"/>
          <w:b/>
        </w:rPr>
        <w:t>attachFile</w:t>
      </w:r>
      <w:r w:rsidRPr="00E26621">
        <w:rPr>
          <w:rFonts w:eastAsia="Calibri"/>
        </w:rPr>
        <w:t xml:space="preserve">, string </w:t>
      </w:r>
      <w:r w:rsidRPr="00E26621">
        <w:rPr>
          <w:rFonts w:eastAsia="Calibri"/>
          <w:b/>
        </w:rPr>
        <w:t>pattern</w:t>
      </w:r>
      <w:r>
        <w:rPr>
          <w:rFonts w:eastAsia="Calibri"/>
        </w:rPr>
        <w:t>)</w:t>
      </w:r>
    </w:p>
    <w:p w14:paraId="1DFFBF4F" w14:textId="77777777" w:rsidR="009D1437" w:rsidRPr="00593BE8" w:rsidRDefault="009D1437" w:rsidP="009D1437">
      <w:pPr>
        <w:pStyle w:val="N"/>
      </w:pPr>
      <w:r w:rsidRPr="00593BE8">
        <w:t>DESCRIPTION</w:t>
      </w:r>
    </w:p>
    <w:p w14:paraId="775B08BF" w14:textId="77777777" w:rsidR="009D1437" w:rsidRDefault="009D1437" w:rsidP="009D1437">
      <w:pPr>
        <w:pStyle w:val="N"/>
      </w:pPr>
      <w:r>
        <w:tab/>
        <w:t>Đây là web service thực hiện điều chỉnh thông tin hóa đơn mà không phát sinh hóa đơn mới</w:t>
      </w:r>
    </w:p>
    <w:p w14:paraId="7A6B796D" w14:textId="77777777" w:rsidR="009D1437" w:rsidRPr="00007702" w:rsidRDefault="009D1437" w:rsidP="009D1437">
      <w:pPr>
        <w:pStyle w:val="N"/>
      </w:pPr>
      <w:r w:rsidRPr="00663B3E">
        <w:t>HTTP METHOD</w:t>
      </w:r>
    </w:p>
    <w:p w14:paraId="081E3620" w14:textId="77777777" w:rsidR="009D1437" w:rsidRPr="00007702" w:rsidRDefault="009D1437" w:rsidP="009D1437">
      <w:pPr>
        <w:pStyle w:val="N"/>
        <w:rPr>
          <w:b/>
        </w:rPr>
      </w:pPr>
      <w:r>
        <w:tab/>
      </w:r>
      <w:r w:rsidRPr="00610AFD">
        <w:t>POST</w:t>
      </w:r>
    </w:p>
    <w:p w14:paraId="0A0F0FEB" w14:textId="77777777" w:rsidR="009D1437" w:rsidRPr="00610AFD" w:rsidRDefault="009D1437" w:rsidP="009D1437">
      <w:pPr>
        <w:pStyle w:val="N"/>
      </w:pPr>
      <w:r w:rsidRPr="00610AFD">
        <w:t>REQUEST BODY</w:t>
      </w:r>
    </w:p>
    <w:p w14:paraId="7EE256E0"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4C2BCB88" w14:textId="77777777" w:rsidR="009D1437" w:rsidRPr="00051C95" w:rsidRDefault="009D1437" w:rsidP="009D1437">
      <w:pPr>
        <w:pStyle w:val="ListParagraph"/>
        <w:numPr>
          <w:ilvl w:val="0"/>
          <w:numId w:val="2"/>
        </w:numPr>
        <w:spacing w:after="0" w:line="360" w:lineRule="auto"/>
        <w:ind w:left="1080"/>
        <w:jc w:val="both"/>
        <w:rPr>
          <w:rFonts w:eastAsia="Calibri"/>
          <w:b/>
          <w:u w:val="single"/>
        </w:rPr>
      </w:pPr>
      <w:r w:rsidRPr="001C0F5D">
        <w:rPr>
          <w:rFonts w:eastAsia="Calibri"/>
          <w:b/>
        </w:rPr>
        <w:t>account</w:t>
      </w:r>
      <w:r>
        <w:rPr>
          <w:rFonts w:eastAsia="Calibri"/>
          <w:b/>
        </w:rPr>
        <w:t xml:space="preserve"> /</w:t>
      </w:r>
      <w:r w:rsidRPr="002D6DF4">
        <w:rPr>
          <w:rFonts w:eastAsia="Calibri"/>
          <w:b/>
        </w:rPr>
        <w:t xml:space="preserve"> </w:t>
      </w:r>
      <w:r w:rsidRPr="001C0F5D">
        <w:rPr>
          <w:rFonts w:eastAsia="Calibri"/>
          <w:b/>
        </w:rPr>
        <w:t>accPass</w:t>
      </w:r>
      <w:r w:rsidRPr="004720D2">
        <w:rPr>
          <w:rFonts w:eastAsia="Calibri"/>
          <w:b/>
        </w:rPr>
        <w:t xml:space="preserve">:  </w:t>
      </w:r>
      <w:r w:rsidRPr="004720D2">
        <w:rPr>
          <w:rFonts w:eastAsia="Calibri"/>
        </w:rPr>
        <w:t>Tài khoản được cấp phát cho nhân viên gọi lệnh phát hành hóa đơn</w:t>
      </w:r>
    </w:p>
    <w:p w14:paraId="472BF97F"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E26621">
        <w:rPr>
          <w:rFonts w:eastAsia="Calibri"/>
          <w:b/>
        </w:rPr>
        <w:t>fkey</w:t>
      </w:r>
      <w:r w:rsidRPr="00051C95">
        <w:rPr>
          <w:rFonts w:eastAsia="Calibri"/>
        </w:rPr>
        <w:t>:</w:t>
      </w:r>
      <w:r>
        <w:rPr>
          <w:rFonts w:eastAsia="Calibri"/>
          <w:b/>
        </w:rPr>
        <w:t xml:space="preserve"> </w:t>
      </w:r>
      <w:r>
        <w:rPr>
          <w:rFonts w:eastAsia="Calibri"/>
        </w:rPr>
        <w:t>fkey của hóa đơn</w:t>
      </w:r>
    </w:p>
    <w:p w14:paraId="7D0F55D9"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E26621">
        <w:rPr>
          <w:rFonts w:eastAsia="Calibri"/>
          <w:b/>
        </w:rPr>
        <w:t>xmlInvData</w:t>
      </w:r>
      <w:r w:rsidRPr="009372AD">
        <w:rPr>
          <w:rFonts w:eastAsia="Calibri"/>
        </w:rPr>
        <w:t xml:space="preserve">: String XML dữ liệu hóa đơn </w:t>
      </w:r>
      <w:r>
        <w:rPr>
          <w:rFonts w:eastAsia="Calibri"/>
        </w:rPr>
        <w:t>điều chỉnh</w:t>
      </w:r>
    </w:p>
    <w:p w14:paraId="505D686E" w14:textId="77777777" w:rsidR="009D1437" w:rsidRPr="006A6243" w:rsidRDefault="009D1437" w:rsidP="009D1437">
      <w:pPr>
        <w:pStyle w:val="ListParagraph"/>
        <w:numPr>
          <w:ilvl w:val="0"/>
          <w:numId w:val="2"/>
        </w:numPr>
        <w:spacing w:after="0" w:line="360" w:lineRule="auto"/>
        <w:ind w:left="1080"/>
        <w:jc w:val="both"/>
        <w:rPr>
          <w:rFonts w:eastAsia="Calibri"/>
          <w:b/>
        </w:rPr>
      </w:pPr>
      <w:r w:rsidRPr="00E26621">
        <w:rPr>
          <w:rFonts w:eastAsia="Calibri"/>
          <w:b/>
        </w:rPr>
        <w:t>attachFile</w:t>
      </w:r>
      <w:r>
        <w:rPr>
          <w:rFonts w:eastAsia="Calibri"/>
          <w:b/>
        </w:rPr>
        <w:t xml:space="preserve">: </w:t>
      </w:r>
      <w:r>
        <w:rPr>
          <w:rFonts w:eastAsia="Calibri"/>
        </w:rPr>
        <w:t>đường dẫn tài liệu đính kèm</w:t>
      </w:r>
    </w:p>
    <w:p w14:paraId="2A7C34E1" w14:textId="77777777" w:rsidR="009D1437" w:rsidRPr="00E009AD" w:rsidRDefault="009D1437" w:rsidP="009D1437">
      <w:pPr>
        <w:pStyle w:val="ListParagraph"/>
        <w:numPr>
          <w:ilvl w:val="0"/>
          <w:numId w:val="2"/>
        </w:numPr>
        <w:spacing w:after="0" w:line="360" w:lineRule="auto"/>
        <w:ind w:left="1080"/>
        <w:jc w:val="both"/>
        <w:rPr>
          <w:rFonts w:eastAsia="Calibri"/>
          <w:b/>
        </w:rPr>
      </w:pPr>
      <w:r>
        <w:rPr>
          <w:b/>
        </w:rPr>
        <w:t>p</w:t>
      </w:r>
      <w:r w:rsidRPr="006479A0">
        <w:rPr>
          <w:b/>
        </w:rPr>
        <w:t>attern</w:t>
      </w:r>
      <w:r>
        <w:t>: Mẫu số hóa đơn</w:t>
      </w:r>
    </w:p>
    <w:p w14:paraId="7A056B4F" w14:textId="77777777" w:rsidR="009D1437" w:rsidRDefault="009D1437" w:rsidP="009D1437">
      <w:pPr>
        <w:pStyle w:val="N"/>
      </w:pPr>
      <w:r w:rsidRPr="00CA654D">
        <w:lastRenderedPageBreak/>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2FCB00DE"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3CF2B228"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45A97722"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114C1B96" w14:textId="77777777" w:rsidR="009D1437" w:rsidRPr="00660ABB" w:rsidRDefault="009D1437" w:rsidP="00616EC4">
            <w:pPr>
              <w:pStyle w:val="ListParagraph"/>
            </w:pPr>
            <w:r>
              <w:t>Ghi chú</w:t>
            </w:r>
          </w:p>
        </w:tc>
      </w:tr>
      <w:tr w:rsidR="009D1437" w:rsidRPr="00660ABB" w14:paraId="04805C5C" w14:textId="77777777" w:rsidTr="00616EC4">
        <w:tc>
          <w:tcPr>
            <w:tcW w:w="1710" w:type="dxa"/>
            <w:tcBorders>
              <w:top w:val="single" w:sz="4" w:space="0" w:color="2E74B5"/>
              <w:left w:val="single" w:sz="4" w:space="0" w:color="2E74B5"/>
              <w:right w:val="single" w:sz="4" w:space="0" w:color="2E74B5"/>
            </w:tcBorders>
            <w:shd w:val="clear" w:color="auto" w:fill="auto"/>
          </w:tcPr>
          <w:p w14:paraId="19ED010B"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44DC5E8"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26AE36FD" w14:textId="77777777" w:rsidR="009D1437" w:rsidRPr="009372AD" w:rsidRDefault="009D1437" w:rsidP="00616EC4">
            <w:pPr>
              <w:pStyle w:val="ListParagraph"/>
              <w:ind w:left="0"/>
              <w:jc w:val="both"/>
            </w:pPr>
          </w:p>
        </w:tc>
      </w:tr>
      <w:tr w:rsidR="009D1437" w:rsidRPr="00660ABB" w14:paraId="2F3BC9E2" w14:textId="77777777" w:rsidTr="00616EC4">
        <w:tc>
          <w:tcPr>
            <w:tcW w:w="1710" w:type="dxa"/>
            <w:tcBorders>
              <w:top w:val="single" w:sz="4" w:space="0" w:color="2E74B5"/>
              <w:left w:val="single" w:sz="4" w:space="0" w:color="2E74B5"/>
              <w:right w:val="single" w:sz="4" w:space="0" w:color="2E74B5"/>
            </w:tcBorders>
            <w:shd w:val="clear" w:color="auto" w:fill="auto"/>
          </w:tcPr>
          <w:p w14:paraId="4B63DDBC" w14:textId="77777777" w:rsidR="009D1437" w:rsidRPr="009372AD" w:rsidRDefault="009D1437" w:rsidP="00616EC4">
            <w:pPr>
              <w:rPr>
                <w:rFonts w:eastAsia="Calibri"/>
              </w:rPr>
            </w:pPr>
            <w:r>
              <w:rPr>
                <w:rFonts w:eastAsia="Calibri"/>
              </w:rPr>
              <w:t>ERR:61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13E447F" w14:textId="77777777" w:rsidR="009D1437" w:rsidRPr="009372AD" w:rsidRDefault="009D1437" w:rsidP="00616EC4">
            <w:pPr>
              <w:rPr>
                <w:rFonts w:eastAsia="Calibri"/>
              </w:rPr>
            </w:pPr>
            <w:r>
              <w:rPr>
                <w:rFonts w:eastAsia="Calibri"/>
              </w:rPr>
              <w:t>Fkey hóa đơn bị lỗi có giá trị rỗng hoặc null</w:t>
            </w:r>
          </w:p>
        </w:tc>
        <w:tc>
          <w:tcPr>
            <w:tcW w:w="2515" w:type="dxa"/>
            <w:tcBorders>
              <w:top w:val="single" w:sz="4" w:space="0" w:color="2E74B5"/>
              <w:left w:val="single" w:sz="4" w:space="0" w:color="2E74B5"/>
              <w:bottom w:val="single" w:sz="4" w:space="0" w:color="2E74B5"/>
              <w:right w:val="single" w:sz="4" w:space="0" w:color="2E74B5"/>
            </w:tcBorders>
          </w:tcPr>
          <w:p w14:paraId="5CD695C0" w14:textId="77777777" w:rsidR="009D1437" w:rsidRPr="009372AD" w:rsidRDefault="009D1437" w:rsidP="00616EC4">
            <w:pPr>
              <w:pStyle w:val="ListParagraph"/>
              <w:ind w:left="0"/>
              <w:jc w:val="both"/>
            </w:pPr>
          </w:p>
        </w:tc>
      </w:tr>
      <w:tr w:rsidR="009D1437" w:rsidRPr="00660ABB" w14:paraId="76E19CBA" w14:textId="77777777" w:rsidTr="00616EC4">
        <w:tc>
          <w:tcPr>
            <w:tcW w:w="1710" w:type="dxa"/>
            <w:tcBorders>
              <w:top w:val="single" w:sz="4" w:space="0" w:color="2E74B5"/>
              <w:left w:val="single" w:sz="4" w:space="0" w:color="2E74B5"/>
              <w:right w:val="single" w:sz="4" w:space="0" w:color="2E74B5"/>
            </w:tcBorders>
            <w:shd w:val="clear" w:color="auto" w:fill="auto"/>
          </w:tcPr>
          <w:p w14:paraId="23BCA27E" w14:textId="77777777" w:rsidR="009D1437" w:rsidRPr="009372AD" w:rsidRDefault="009D1437" w:rsidP="00616EC4">
            <w:pPr>
              <w:rPr>
                <w:rFonts w:eastAsia="Calibri"/>
              </w:rPr>
            </w:pPr>
            <w:r>
              <w:rPr>
                <w:rFonts w:eastAsia="Calibri"/>
              </w:rPr>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6B288E1" w14:textId="77777777" w:rsidR="009D1437" w:rsidRPr="009372AD" w:rsidRDefault="009D1437" w:rsidP="00616EC4">
            <w:pPr>
              <w:rPr>
                <w:rFonts w:eastAsia="Calibri"/>
              </w:rPr>
            </w:pPr>
            <w:r>
              <w:rPr>
                <w:rFonts w:eastAsia="Calibri"/>
              </w:rPr>
              <w:t>Không lấy được công ty</w:t>
            </w:r>
          </w:p>
        </w:tc>
        <w:tc>
          <w:tcPr>
            <w:tcW w:w="2515" w:type="dxa"/>
            <w:tcBorders>
              <w:top w:val="single" w:sz="4" w:space="0" w:color="2E74B5"/>
              <w:left w:val="single" w:sz="4" w:space="0" w:color="2E74B5"/>
              <w:bottom w:val="single" w:sz="4" w:space="0" w:color="2E74B5"/>
              <w:right w:val="single" w:sz="4" w:space="0" w:color="2E74B5"/>
            </w:tcBorders>
          </w:tcPr>
          <w:p w14:paraId="5A39CFB1" w14:textId="77777777" w:rsidR="009D1437" w:rsidRPr="009372AD" w:rsidRDefault="009D1437" w:rsidP="00616EC4">
            <w:pPr>
              <w:pStyle w:val="ListParagraph"/>
              <w:ind w:left="0"/>
              <w:jc w:val="both"/>
            </w:pPr>
          </w:p>
        </w:tc>
      </w:tr>
      <w:tr w:rsidR="009D1437" w:rsidRPr="00660ABB" w14:paraId="74296E19" w14:textId="77777777" w:rsidTr="00616EC4">
        <w:tc>
          <w:tcPr>
            <w:tcW w:w="1710" w:type="dxa"/>
            <w:tcBorders>
              <w:top w:val="single" w:sz="4" w:space="0" w:color="2E74B5"/>
              <w:left w:val="single" w:sz="4" w:space="0" w:color="2E74B5"/>
              <w:right w:val="single" w:sz="4" w:space="0" w:color="2E74B5"/>
            </w:tcBorders>
            <w:shd w:val="clear" w:color="auto" w:fill="auto"/>
          </w:tcPr>
          <w:p w14:paraId="48468D32" w14:textId="77777777" w:rsidR="009D1437" w:rsidRPr="009372AD" w:rsidRDefault="009D1437" w:rsidP="00616EC4">
            <w:pPr>
              <w:rPr>
                <w:rFonts w:eastAsia="Calibri"/>
              </w:rPr>
            </w:pPr>
            <w:r>
              <w:rPr>
                <w:rFonts w:eastAsia="Calibri"/>
              </w:rPr>
              <w:t>ERR:62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5A39A4B" w14:textId="77777777" w:rsidR="009D1437" w:rsidRPr="009372AD" w:rsidRDefault="009D1437" w:rsidP="00616EC4">
            <w:pPr>
              <w:rPr>
                <w:rFonts w:eastAsia="Calibri"/>
              </w:rPr>
            </w:pPr>
            <w:r>
              <w:rPr>
                <w:rFonts w:eastAsia="Calibri"/>
              </w:rPr>
              <w:t>Không lấy được nội dung điều chỉnh hóa đơn trong xml</w:t>
            </w:r>
          </w:p>
        </w:tc>
        <w:tc>
          <w:tcPr>
            <w:tcW w:w="2515" w:type="dxa"/>
            <w:tcBorders>
              <w:top w:val="single" w:sz="4" w:space="0" w:color="2E74B5"/>
              <w:left w:val="single" w:sz="4" w:space="0" w:color="2E74B5"/>
              <w:bottom w:val="single" w:sz="4" w:space="0" w:color="2E74B5"/>
              <w:right w:val="single" w:sz="4" w:space="0" w:color="2E74B5"/>
            </w:tcBorders>
          </w:tcPr>
          <w:p w14:paraId="00631501" w14:textId="77777777" w:rsidR="009D1437" w:rsidRPr="009372AD" w:rsidRDefault="009D1437" w:rsidP="00616EC4">
            <w:pPr>
              <w:pStyle w:val="ListParagraph"/>
              <w:ind w:left="0"/>
              <w:jc w:val="both"/>
            </w:pPr>
          </w:p>
        </w:tc>
      </w:tr>
      <w:tr w:rsidR="009D1437" w:rsidRPr="00660ABB" w14:paraId="63015F5F"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471B1C3" w14:textId="77777777" w:rsidR="009D1437" w:rsidRPr="009372AD" w:rsidRDefault="009D1437" w:rsidP="00616EC4">
            <w:pPr>
              <w:autoSpaceDE w:val="0"/>
              <w:autoSpaceDN w:val="0"/>
              <w:adjustRightInd w:val="0"/>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8BD77A8" w14:textId="77777777" w:rsidR="009D1437" w:rsidRPr="009372AD" w:rsidRDefault="009D1437" w:rsidP="00616EC4">
            <w:pPr>
              <w:pStyle w:val="ListParagraph"/>
              <w:spacing w:after="0" w:line="240" w:lineRule="auto"/>
              <w:ind w:left="0"/>
              <w:rPr>
                <w:rFonts w:eastAsia="Calibri"/>
              </w:rPr>
            </w:pPr>
            <w:r>
              <w:rPr>
                <w:rFonts w:eastAsia="Calibri"/>
              </w:rPr>
              <w:t>Lỗi không xác định. Exception, kiểm tra log</w:t>
            </w:r>
          </w:p>
        </w:tc>
        <w:tc>
          <w:tcPr>
            <w:tcW w:w="2515" w:type="dxa"/>
            <w:tcBorders>
              <w:top w:val="single" w:sz="4" w:space="0" w:color="2E74B5"/>
              <w:left w:val="single" w:sz="4" w:space="0" w:color="2E74B5"/>
              <w:bottom w:val="single" w:sz="4" w:space="0" w:color="2E74B5"/>
              <w:right w:val="single" w:sz="4" w:space="0" w:color="2E74B5"/>
            </w:tcBorders>
          </w:tcPr>
          <w:p w14:paraId="27A43E93" w14:textId="77777777" w:rsidR="009D1437" w:rsidRPr="009372AD" w:rsidRDefault="009D1437" w:rsidP="00616EC4">
            <w:pPr>
              <w:jc w:val="both"/>
            </w:pPr>
          </w:p>
        </w:tc>
      </w:tr>
      <w:tr w:rsidR="009D1437" w:rsidRPr="00660ABB" w14:paraId="23CB3493"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6B4B4C6" w14:textId="77777777" w:rsidR="009D1437" w:rsidRPr="009372AD" w:rsidRDefault="009D1437" w:rsidP="00616EC4">
            <w:pPr>
              <w:autoSpaceDE w:val="0"/>
              <w:autoSpaceDN w:val="0"/>
              <w:adjustRightInd w:val="0"/>
              <w:rPr>
                <w:rFonts w:eastAsia="Calibri"/>
              </w:rPr>
            </w:pPr>
            <w:r>
              <w:rPr>
                <w:rFonts w:eastAsia="Calibri"/>
              </w:rPr>
              <w:t>ERR:20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D87F409" w14:textId="77777777" w:rsidR="009D1437" w:rsidRPr="009372AD" w:rsidRDefault="009D1437" w:rsidP="00616EC4">
            <w:pPr>
              <w:pStyle w:val="ListParagraph"/>
              <w:spacing w:after="0" w:line="240" w:lineRule="auto"/>
              <w:ind w:left="0"/>
              <w:rPr>
                <w:rFonts w:eastAsia="Calibri"/>
              </w:rPr>
            </w:pPr>
            <w:r w:rsidRPr="009372AD">
              <w:rPr>
                <w:rFonts w:eastAsia="Calibri"/>
              </w:rPr>
              <w:t>User name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03A9CA86" w14:textId="77777777" w:rsidR="009D1437" w:rsidRPr="009372AD" w:rsidRDefault="009D1437" w:rsidP="00616EC4">
            <w:pPr>
              <w:jc w:val="both"/>
            </w:pPr>
          </w:p>
        </w:tc>
      </w:tr>
      <w:tr w:rsidR="009D1437" w:rsidRPr="00660ABB" w14:paraId="497CC1A5"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5ACA03A" w14:textId="77777777" w:rsidR="009D1437" w:rsidRPr="009372AD" w:rsidRDefault="009D1437" w:rsidP="00616EC4">
            <w:pPr>
              <w:autoSpaceDE w:val="0"/>
              <w:autoSpaceDN w:val="0"/>
              <w:adjustRightInd w:val="0"/>
              <w:rPr>
                <w:rFonts w:eastAsia="Calibri"/>
              </w:rPr>
            </w:pPr>
            <w:r>
              <w:rPr>
                <w:rFonts w:eastAsia="Calibri"/>
              </w:rPr>
              <w:t>ERR:25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A8BAD16" w14:textId="77777777" w:rsidR="009D1437" w:rsidRDefault="009D1437" w:rsidP="00616EC4">
            <w:pPr>
              <w:pStyle w:val="ListParagraph"/>
              <w:spacing w:after="0" w:line="240" w:lineRule="auto"/>
              <w:ind w:left="0"/>
              <w:rPr>
                <w:rFonts w:eastAsia="Calibri"/>
              </w:rPr>
            </w:pPr>
            <w:r>
              <w:rPr>
                <w:rFonts w:eastAsia="Calibri"/>
              </w:rPr>
              <w:t>Không tạo được invoice service</w:t>
            </w:r>
          </w:p>
        </w:tc>
        <w:tc>
          <w:tcPr>
            <w:tcW w:w="2515" w:type="dxa"/>
            <w:tcBorders>
              <w:top w:val="single" w:sz="4" w:space="0" w:color="2E74B5"/>
              <w:left w:val="single" w:sz="4" w:space="0" w:color="2E74B5"/>
              <w:bottom w:val="single" w:sz="4" w:space="0" w:color="2E74B5"/>
              <w:right w:val="single" w:sz="4" w:space="0" w:color="2E74B5"/>
            </w:tcBorders>
          </w:tcPr>
          <w:p w14:paraId="2B7BDA91" w14:textId="77777777" w:rsidR="009D1437" w:rsidRPr="009372AD" w:rsidRDefault="009D1437" w:rsidP="00616EC4">
            <w:pPr>
              <w:jc w:val="both"/>
            </w:pPr>
          </w:p>
        </w:tc>
      </w:tr>
      <w:tr w:rsidR="009D1437" w:rsidRPr="00660ABB" w14:paraId="16BACD7B"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21DB008" w14:textId="77777777" w:rsidR="009D1437" w:rsidRPr="009372AD" w:rsidRDefault="009D1437" w:rsidP="00616EC4">
            <w:pPr>
              <w:autoSpaceDE w:val="0"/>
              <w:autoSpaceDN w:val="0"/>
              <w:adjustRightInd w:val="0"/>
              <w:rPr>
                <w:rFonts w:eastAsia="Calibri"/>
              </w:rPr>
            </w:pPr>
            <w:r>
              <w:rPr>
                <w:rFonts w:eastAsia="Calibri"/>
              </w:rPr>
              <w:t>ERR:56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7F6FB9F" w14:textId="77777777" w:rsidR="009D1437" w:rsidRDefault="009D1437" w:rsidP="00616EC4">
            <w:pPr>
              <w:pStyle w:val="ListParagraph"/>
              <w:spacing w:after="0" w:line="240" w:lineRule="auto"/>
              <w:ind w:left="0"/>
              <w:rPr>
                <w:rFonts w:eastAsia="Calibri"/>
              </w:rPr>
            </w:pPr>
            <w:r>
              <w:rPr>
                <w:rFonts w:eastAsia="Calibri"/>
              </w:rPr>
              <w:t>Trạng thái hóa đơn không hợp lệ</w:t>
            </w:r>
          </w:p>
        </w:tc>
        <w:tc>
          <w:tcPr>
            <w:tcW w:w="2515" w:type="dxa"/>
            <w:tcBorders>
              <w:top w:val="single" w:sz="4" w:space="0" w:color="2E74B5"/>
              <w:left w:val="single" w:sz="4" w:space="0" w:color="2E74B5"/>
              <w:bottom w:val="single" w:sz="4" w:space="0" w:color="2E74B5"/>
              <w:right w:val="single" w:sz="4" w:space="0" w:color="2E74B5"/>
            </w:tcBorders>
          </w:tcPr>
          <w:p w14:paraId="391FDF00" w14:textId="77777777" w:rsidR="009D1437" w:rsidRPr="009372AD" w:rsidRDefault="009D1437" w:rsidP="00616EC4">
            <w:pPr>
              <w:jc w:val="both"/>
            </w:pPr>
          </w:p>
        </w:tc>
      </w:tr>
      <w:tr w:rsidR="009D1437" w:rsidRPr="00660ABB" w14:paraId="59C6B83A"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769B04B" w14:textId="77777777" w:rsidR="009D1437" w:rsidRPr="009372AD" w:rsidRDefault="009D1437" w:rsidP="00616EC4">
            <w:pPr>
              <w:autoSpaceDE w:val="0"/>
              <w:autoSpaceDN w:val="0"/>
              <w:adjustRightInd w:val="0"/>
              <w:rPr>
                <w:rFonts w:eastAsia="Calibri"/>
              </w:rPr>
            </w:pPr>
            <w:r w:rsidRPr="009372AD">
              <w:rPr>
                <w:rFonts w:eastAsia="Calibri"/>
              </w:rPr>
              <w:t>ERR:</w:t>
            </w:r>
            <w:r>
              <w:rPr>
                <w:rFonts w:eastAsia="Calibri"/>
              </w:rPr>
              <w:t>55</w:t>
            </w:r>
          </w:p>
          <w:p w14:paraId="4C9CE119"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9744A3C" w14:textId="77777777" w:rsidR="009D1437" w:rsidRDefault="009D1437" w:rsidP="00616EC4">
            <w:pPr>
              <w:pStyle w:val="ListParagraph"/>
              <w:spacing w:after="0" w:line="240" w:lineRule="auto"/>
              <w:ind w:left="0"/>
              <w:rPr>
                <w:rFonts w:eastAsia="Calibri"/>
              </w:rPr>
            </w:pPr>
            <w:r>
              <w:rPr>
                <w:rFonts w:eastAsia="Calibri"/>
              </w:rPr>
              <w:t>Pattern truyền vào không giống với pattern hóa đơn cần điều chỉnh</w:t>
            </w:r>
          </w:p>
        </w:tc>
        <w:tc>
          <w:tcPr>
            <w:tcW w:w="2515" w:type="dxa"/>
            <w:tcBorders>
              <w:top w:val="single" w:sz="4" w:space="0" w:color="2E74B5"/>
              <w:left w:val="single" w:sz="4" w:space="0" w:color="2E74B5"/>
              <w:bottom w:val="single" w:sz="4" w:space="0" w:color="2E74B5"/>
              <w:right w:val="single" w:sz="4" w:space="0" w:color="2E74B5"/>
            </w:tcBorders>
          </w:tcPr>
          <w:p w14:paraId="3D50A495" w14:textId="77777777" w:rsidR="009D1437" w:rsidRPr="009372AD" w:rsidRDefault="009D1437" w:rsidP="00616EC4">
            <w:pPr>
              <w:jc w:val="both"/>
            </w:pPr>
          </w:p>
        </w:tc>
      </w:tr>
      <w:tr w:rsidR="009D1437" w:rsidRPr="00660ABB" w14:paraId="7B71ADC2"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7966994" w14:textId="77777777" w:rsidR="009D1437" w:rsidRPr="009372AD" w:rsidRDefault="009D1437" w:rsidP="00616EC4">
            <w:pPr>
              <w:autoSpaceDE w:val="0"/>
              <w:autoSpaceDN w:val="0"/>
              <w:adjustRightInd w:val="0"/>
              <w:rPr>
                <w:rFonts w:eastAsia="Calibri"/>
              </w:rPr>
            </w:pPr>
            <w:r>
              <w:rPr>
                <w:rFonts w:eastAsia="Calibri"/>
              </w:rPr>
              <w:t>ERR:20</w:t>
            </w:r>
          </w:p>
          <w:p w14:paraId="205D2ACF"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1400B16" w14:textId="77777777" w:rsidR="009D1437" w:rsidRDefault="009D1437" w:rsidP="00616EC4">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00F61434" w14:textId="77777777" w:rsidR="009D1437" w:rsidRPr="009372AD" w:rsidRDefault="009D1437" w:rsidP="00616EC4">
            <w:pPr>
              <w:jc w:val="both"/>
            </w:pPr>
          </w:p>
        </w:tc>
      </w:tr>
      <w:tr w:rsidR="009D1437" w:rsidRPr="00660ABB" w14:paraId="1E029205"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323E563" w14:textId="77777777" w:rsidR="009D1437" w:rsidRPr="00DD2715" w:rsidRDefault="009D1437" w:rsidP="00616EC4">
            <w:pPr>
              <w:autoSpaceDE w:val="0"/>
              <w:autoSpaceDN w:val="0"/>
              <w:adjustRightInd w:val="0"/>
              <w:jc w:val="both"/>
            </w:pPr>
            <w: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323DA5D" w14:textId="77777777" w:rsidR="009D1437" w:rsidRDefault="009D1437" w:rsidP="00616EC4">
            <w:pPr>
              <w:pStyle w:val="ListParagraph"/>
              <w:ind w:left="0"/>
              <w:jc w:val="both"/>
            </w:pPr>
            <w:r>
              <w:t>Lỗi chứng thư hết hạn</w:t>
            </w:r>
          </w:p>
        </w:tc>
        <w:tc>
          <w:tcPr>
            <w:tcW w:w="2515" w:type="dxa"/>
            <w:tcBorders>
              <w:top w:val="single" w:sz="4" w:space="0" w:color="2E74B5"/>
              <w:left w:val="single" w:sz="4" w:space="0" w:color="2E74B5"/>
              <w:bottom w:val="single" w:sz="4" w:space="0" w:color="2E74B5"/>
              <w:right w:val="single" w:sz="4" w:space="0" w:color="2E74B5"/>
            </w:tcBorders>
          </w:tcPr>
          <w:p w14:paraId="317CDBA2" w14:textId="77777777" w:rsidR="009D1437" w:rsidRPr="009372AD" w:rsidRDefault="009D1437" w:rsidP="00616EC4">
            <w:pPr>
              <w:jc w:val="both"/>
            </w:pPr>
          </w:p>
        </w:tc>
      </w:tr>
      <w:tr w:rsidR="009D1437" w:rsidRPr="00660ABB" w14:paraId="7078FF34"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63A89E2F" w14:textId="77777777" w:rsidR="009D1437" w:rsidRPr="009372AD" w:rsidRDefault="009D1437" w:rsidP="00616EC4">
            <w:pPr>
              <w:autoSpaceDE w:val="0"/>
              <w:autoSpaceDN w:val="0"/>
              <w:adjustRightInd w:val="0"/>
              <w:rPr>
                <w:rFonts w:eastAsia="Calibri"/>
              </w:rPr>
            </w:pPr>
            <w:r w:rsidRPr="009372AD">
              <w:rPr>
                <w:rFonts w:eastAsia="Calibri"/>
              </w:rPr>
              <w:t>OK: pattern;serial;invNumber</w:t>
            </w:r>
          </w:p>
          <w:p w14:paraId="56C95F25" w14:textId="77777777" w:rsidR="009D1437" w:rsidRPr="009372AD" w:rsidRDefault="009D1437" w:rsidP="00616EC4">
            <w:pPr>
              <w:autoSpaceDE w:val="0"/>
              <w:autoSpaceDN w:val="0"/>
              <w:adjustRightInd w:val="0"/>
              <w:rPr>
                <w:rFonts w:eastAsia="Calibri"/>
              </w:rPr>
            </w:pPr>
            <w:r w:rsidRPr="009372AD">
              <w:rPr>
                <w:rFonts w:eastAsia="Calibri"/>
              </w:rPr>
              <w:t>(Ví dụ:</w:t>
            </w:r>
          </w:p>
          <w:p w14:paraId="0653E1C4" w14:textId="77777777" w:rsidR="009D1437" w:rsidRPr="009372AD" w:rsidRDefault="009D1437" w:rsidP="00616EC4">
            <w:pPr>
              <w:autoSpaceDE w:val="0"/>
              <w:autoSpaceDN w:val="0"/>
              <w:adjustRightInd w:val="0"/>
              <w:rPr>
                <w:rFonts w:eastAsia="Calibri"/>
              </w:rPr>
            </w:pPr>
            <w:r w:rsidRPr="009372AD">
              <w:rPr>
                <w:rFonts w:eastAsia="Calibri"/>
              </w:rPr>
              <w:t>OK:</w:t>
            </w:r>
            <w:r w:rsidRPr="00A946F6">
              <w:rPr>
                <w:rFonts w:eastAsia="Calibri"/>
              </w:rPr>
              <w:t xml:space="preserve"> 1/001</w:t>
            </w:r>
            <w:r w:rsidRPr="009372AD">
              <w:rPr>
                <w:rFonts w:eastAsia="Calibri"/>
              </w:rPr>
              <w:t>;AA/12E;0000002)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B08CF14"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OK </w:t>
            </w:r>
            <w:r w:rsidRPr="009372AD">
              <w:rPr>
                <w:rFonts w:eastAsia="Calibri"/>
              </w:rPr>
              <w:sym w:font="Wingdings" w:char="F0E0"/>
            </w:r>
            <w:r w:rsidRPr="009372AD">
              <w:rPr>
                <w:rFonts w:eastAsia="Calibri"/>
              </w:rPr>
              <w:t xml:space="preserve"> đã phát hành hóa đơn </w:t>
            </w:r>
            <w:r>
              <w:rPr>
                <w:rFonts w:eastAsia="Calibri"/>
              </w:rPr>
              <w:t>thay thế</w:t>
            </w:r>
          </w:p>
          <w:p w14:paraId="7BFD18EA"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Patter</w:t>
            </w:r>
            <w:r w:rsidRPr="009372AD">
              <w:rPr>
                <w:rFonts w:eastAsia="Calibri"/>
              </w:rPr>
              <w:sym w:font="Wingdings" w:char="F0E0"/>
            </w:r>
            <w:r w:rsidRPr="009372AD">
              <w:rPr>
                <w:rFonts w:eastAsia="Calibri"/>
              </w:rPr>
              <w:t xml:space="preserve"> Mẫu số của hóa đơn </w:t>
            </w:r>
            <w:r>
              <w:rPr>
                <w:rFonts w:eastAsia="Calibri"/>
              </w:rPr>
              <w:t>thay thế</w:t>
            </w:r>
            <w:r w:rsidRPr="009372AD">
              <w:rPr>
                <w:rFonts w:eastAsia="Calibri"/>
              </w:rPr>
              <w:t xml:space="preserve"> </w:t>
            </w:r>
          </w:p>
          <w:p w14:paraId="37B1C35E"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Serial </w:t>
            </w:r>
            <w:r w:rsidRPr="009372AD">
              <w:rPr>
                <w:rFonts w:eastAsia="Calibri"/>
              </w:rPr>
              <w:sym w:font="Wingdings" w:char="F0E0"/>
            </w:r>
            <w:r w:rsidRPr="009372AD">
              <w:rPr>
                <w:rFonts w:eastAsia="Calibri"/>
              </w:rPr>
              <w:t xml:space="preserve"> serial của hóa đơn </w:t>
            </w:r>
            <w:r>
              <w:rPr>
                <w:rFonts w:eastAsia="Calibri"/>
              </w:rPr>
              <w:t>thay thế</w:t>
            </w:r>
            <w:r w:rsidRPr="009372AD">
              <w:rPr>
                <w:rFonts w:eastAsia="Calibri"/>
              </w:rPr>
              <w:t xml:space="preserve"> </w:t>
            </w:r>
          </w:p>
          <w:p w14:paraId="39A0B874"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invNumber: số hóa đơn </w:t>
            </w:r>
            <w:r>
              <w:rPr>
                <w:rFonts w:eastAsia="Calibri"/>
              </w:rPr>
              <w:t>thay thế</w:t>
            </w:r>
            <w:r w:rsidRPr="009372AD">
              <w:rPr>
                <w:rFonts w:eastAsia="Calibri"/>
              </w:rPr>
              <w:t xml:space="preserve"> </w:t>
            </w:r>
          </w:p>
          <w:p w14:paraId="65D102AB" w14:textId="77777777" w:rsidR="009D1437" w:rsidRPr="009372AD" w:rsidRDefault="009D1437" w:rsidP="00616EC4">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14:paraId="1E6053BB" w14:textId="77777777" w:rsidR="009D1437" w:rsidRPr="009372AD" w:rsidRDefault="009D1437" w:rsidP="00616EC4">
            <w:pPr>
              <w:jc w:val="both"/>
            </w:pPr>
          </w:p>
        </w:tc>
      </w:tr>
    </w:tbl>
    <w:p w14:paraId="6CE358A9" w14:textId="77777777" w:rsidR="009D1437" w:rsidRDefault="009D1437" w:rsidP="009D1437">
      <w:pPr>
        <w:spacing w:line="360" w:lineRule="auto"/>
        <w:jc w:val="both"/>
        <w:rPr>
          <w:rFonts w:eastAsia="Calibri"/>
          <w:b/>
          <w:u w:val="single"/>
        </w:rPr>
      </w:pPr>
    </w:p>
    <w:p w14:paraId="68CD4573" w14:textId="77777777" w:rsidR="009D1437" w:rsidRDefault="009D1437" w:rsidP="009D1437">
      <w:pPr>
        <w:rPr>
          <w:b/>
          <w:u w:val="single"/>
        </w:rPr>
      </w:pPr>
      <w:r w:rsidRPr="000A4319">
        <w:rPr>
          <w:b/>
          <w:u w:val="single"/>
        </w:rPr>
        <w:t xml:space="preserve">Cấu trúc của </w:t>
      </w:r>
      <w:r>
        <w:rPr>
          <w:b/>
          <w:u w:val="single"/>
        </w:rPr>
        <w:t>xmlInv</w:t>
      </w:r>
      <w:r w:rsidRPr="000A4319">
        <w:rPr>
          <w:b/>
          <w:u w:val="single"/>
        </w:rPr>
        <w:t xml:space="preserve">Data (các trường </w:t>
      </w:r>
      <w:r w:rsidRPr="000A4319">
        <w:rPr>
          <w:b/>
          <w:color w:val="FF0000"/>
          <w:u w:val="single"/>
        </w:rPr>
        <w:t>*</w:t>
      </w:r>
      <w:r w:rsidRPr="000A4319">
        <w:rPr>
          <w:b/>
          <w:u w:val="single"/>
        </w:rPr>
        <w:t xml:space="preserve"> là bắt buộc):</w:t>
      </w:r>
    </w:p>
    <w:p w14:paraId="25EE48EF" w14:textId="77777777" w:rsidR="009D1437" w:rsidRDefault="009D1437" w:rsidP="009D1437">
      <w:pPr>
        <w:rPr>
          <w:rFonts w:ascii="Consolas" w:hAnsi="Consolas" w:cs="Consolas"/>
          <w:color w:val="0000FF"/>
          <w:sz w:val="19"/>
          <w:szCs w:val="19"/>
        </w:rPr>
      </w:pPr>
      <w:r w:rsidRPr="00556B0B">
        <w:rPr>
          <w:rFonts w:ascii="Consolas" w:hAnsi="Consolas" w:cs="Consolas"/>
          <w:color w:val="0000FF"/>
          <w:sz w:val="19"/>
          <w:szCs w:val="19"/>
        </w:rPr>
        <w:t>&lt;DieuChinhHD&gt;</w:t>
      </w:r>
    </w:p>
    <w:p w14:paraId="4170D1D7" w14:textId="77777777" w:rsidR="009D1437" w:rsidRDefault="009D1437" w:rsidP="009D1437">
      <w:pPr>
        <w:rPr>
          <w:rFonts w:ascii="Consolas" w:hAnsi="Consolas" w:cs="Consolas"/>
          <w:color w:val="0000FF"/>
          <w:sz w:val="19"/>
          <w:szCs w:val="19"/>
        </w:rPr>
      </w:pPr>
      <w:r>
        <w:rPr>
          <w:rFonts w:ascii="Consolas" w:hAnsi="Consolas" w:cs="Consolas"/>
          <w:color w:val="0000FF"/>
          <w:sz w:val="19"/>
          <w:szCs w:val="19"/>
        </w:rPr>
        <w:t xml:space="preserve">   </w:t>
      </w:r>
      <w:r w:rsidRPr="00556B0B">
        <w:rPr>
          <w:rFonts w:ascii="Consolas" w:hAnsi="Consolas" w:cs="Consolas"/>
          <w:color w:val="0000FF"/>
          <w:sz w:val="19"/>
          <w:szCs w:val="19"/>
        </w:rPr>
        <w:t>&lt;Description&gt;</w:t>
      </w:r>
      <w:r>
        <w:rPr>
          <w:rFonts w:ascii="Consolas" w:hAnsi="Consolas" w:cs="Consolas"/>
          <w:color w:val="0000FF"/>
          <w:sz w:val="19"/>
          <w:szCs w:val="19"/>
        </w:rPr>
        <w:t>Nội dung điều chỉnh</w:t>
      </w:r>
      <w:r w:rsidRPr="00556B0B">
        <w:rPr>
          <w:rFonts w:ascii="Consolas" w:hAnsi="Consolas" w:cs="Consolas"/>
          <w:color w:val="FF0000"/>
          <w:sz w:val="19"/>
          <w:szCs w:val="19"/>
        </w:rPr>
        <w:t>*</w:t>
      </w:r>
      <w:r w:rsidRPr="00556B0B">
        <w:rPr>
          <w:rFonts w:ascii="Consolas" w:hAnsi="Consolas" w:cs="Consolas"/>
          <w:color w:val="0000FF"/>
          <w:sz w:val="19"/>
          <w:szCs w:val="19"/>
        </w:rPr>
        <w:t>&lt;/Description&gt;</w:t>
      </w:r>
    </w:p>
    <w:p w14:paraId="202EF6DB" w14:textId="77777777" w:rsidR="009D1437" w:rsidRDefault="009D1437" w:rsidP="009D1437">
      <w:pPr>
        <w:rPr>
          <w:rFonts w:ascii="Consolas" w:hAnsi="Consolas" w:cs="Consolas"/>
          <w:color w:val="0000FF"/>
          <w:sz w:val="19"/>
          <w:szCs w:val="19"/>
        </w:rPr>
      </w:pPr>
      <w:r w:rsidRPr="00556B0B">
        <w:rPr>
          <w:rFonts w:ascii="Consolas" w:hAnsi="Consolas" w:cs="Consolas"/>
          <w:color w:val="0000FF"/>
          <w:sz w:val="19"/>
          <w:szCs w:val="19"/>
        </w:rPr>
        <w:t>&lt;/DieuChinhHD&gt;</w:t>
      </w:r>
    </w:p>
    <w:p w14:paraId="44C0E98E" w14:textId="77777777" w:rsidR="009D1437" w:rsidRPr="00FD1E1C" w:rsidRDefault="009D1437" w:rsidP="009D1437">
      <w:pPr>
        <w:rPr>
          <w:lang w:eastAsia="x-none"/>
        </w:rPr>
      </w:pPr>
    </w:p>
    <w:p w14:paraId="37CCB6B1" w14:textId="77777777" w:rsidR="009D1437" w:rsidRPr="00DC6348" w:rsidRDefault="009D1437" w:rsidP="00480762">
      <w:pPr>
        <w:pStyle w:val="Heading3"/>
        <w:rPr>
          <w:ins w:id="304" w:author="Comparison" w:date="2022-04-14T16:30:00Z"/>
        </w:rPr>
      </w:pPr>
      <w:bookmarkStart w:id="305" w:name="_Toc198045367"/>
      <w:ins w:id="306" w:author="Comparison" w:date="2022-04-14T16:30:00Z">
        <w:r w:rsidRPr="00DC6348">
          <w:t>lấy giá trị Hash cho điều chỉnh thay thế  hóa đơn cũ token Smart CA(Bước 1)</w:t>
        </w:r>
        <w:bookmarkEnd w:id="305"/>
      </w:ins>
    </w:p>
    <w:p w14:paraId="4389706E" w14:textId="77777777" w:rsidR="009D1437" w:rsidRPr="00DC6348" w:rsidRDefault="009D1437" w:rsidP="009D1437">
      <w:pPr>
        <w:rPr>
          <w:ins w:id="307" w:author="Comparison" w:date="2022-04-14T16:30:00Z"/>
          <w:lang w:eastAsia="x-none"/>
        </w:rPr>
      </w:pPr>
      <w:ins w:id="308" w:author="Comparison" w:date="2022-04-14T16:30:00Z">
        <w:r w:rsidRPr="00DC6348">
          <w:rPr>
            <w:lang w:eastAsia="x-none"/>
          </w:rPr>
          <w:t>Url</w:t>
        </w:r>
      </w:ins>
    </w:p>
    <w:p w14:paraId="0AAAF46C" w14:textId="77777777" w:rsidR="009D1437" w:rsidRPr="00DC6348" w:rsidRDefault="009D1437" w:rsidP="009D1437">
      <w:pPr>
        <w:rPr>
          <w:ins w:id="309" w:author="Comparison" w:date="2022-04-14T16:30:00Z"/>
          <w:color w:val="000000"/>
        </w:rPr>
      </w:pPr>
      <w:ins w:id="310" w:author="Comparison" w:date="2022-04-14T16:30:00Z">
        <w:r w:rsidRPr="00DC6348">
          <w:rPr>
            <w:lang w:eastAsia="x-none"/>
          </w:rPr>
          <w:tab/>
        </w:r>
        <w:r w:rsidRPr="00DC6348">
          <w:rPr>
            <w:color w:val="0000FF"/>
          </w:rPr>
          <w:t>string</w:t>
        </w:r>
        <w:r w:rsidRPr="00DC6348">
          <w:rPr>
            <w:color w:val="000000"/>
          </w:rPr>
          <w:t xml:space="preserve"> </w:t>
        </w:r>
        <w:r w:rsidRPr="00DC6348">
          <w:rPr>
            <w:b/>
            <w:color w:val="000000"/>
          </w:rPr>
          <w:t>getHashInvSmartCAToken</w:t>
        </w:r>
        <w:r w:rsidRPr="00DC6348">
          <w:rPr>
            <w:color w:val="000000"/>
          </w:rPr>
          <w:t>(</w:t>
        </w:r>
        <w:r w:rsidRPr="00DC6348">
          <w:rPr>
            <w:color w:val="0000FF"/>
          </w:rPr>
          <w:t>string</w:t>
        </w:r>
        <w:r w:rsidRPr="00DC6348">
          <w:rPr>
            <w:color w:val="000000"/>
          </w:rPr>
          <w:t xml:space="preserve"> account, </w:t>
        </w:r>
        <w:r w:rsidRPr="00DC6348">
          <w:rPr>
            <w:color w:val="0000FF"/>
          </w:rPr>
          <w:t>string</w:t>
        </w:r>
        <w:r w:rsidRPr="00DC6348">
          <w:rPr>
            <w:color w:val="000000"/>
          </w:rPr>
          <w:t xml:space="preserve"> accPass, </w:t>
        </w:r>
        <w:r w:rsidRPr="00DC6348">
          <w:rPr>
            <w:color w:val="0000FF"/>
          </w:rPr>
          <w:t>string</w:t>
        </w:r>
        <w:r w:rsidRPr="00DC6348">
          <w:rPr>
            <w:color w:val="000000"/>
          </w:rPr>
          <w:t xml:space="preserve"> invXml, </w:t>
        </w:r>
        <w:r w:rsidRPr="00DC6348">
          <w:rPr>
            <w:color w:val="0000FF"/>
          </w:rPr>
          <w:t>string</w:t>
        </w:r>
        <w:r w:rsidRPr="00DC6348">
          <w:rPr>
            <w:color w:val="000000"/>
          </w:rPr>
          <w:t xml:space="preserve"> userName, </w:t>
        </w:r>
        <w:r w:rsidRPr="00DC6348">
          <w:rPr>
            <w:color w:val="0000FF"/>
          </w:rPr>
          <w:t>string</w:t>
        </w:r>
        <w:r w:rsidRPr="00DC6348">
          <w:rPr>
            <w:color w:val="000000"/>
          </w:rPr>
          <w:t xml:space="preserve"> userPass, </w:t>
        </w:r>
        <w:r w:rsidRPr="00DC6348">
          <w:rPr>
            <w:color w:val="0000FF"/>
          </w:rPr>
          <w:t>string</w:t>
        </w:r>
        <w:r w:rsidRPr="00DC6348">
          <w:rPr>
            <w:color w:val="000000"/>
          </w:rPr>
          <w:t xml:space="preserve"> oldPattern, </w:t>
        </w:r>
        <w:r w:rsidRPr="00DC6348">
          <w:rPr>
            <w:color w:val="0000FF"/>
          </w:rPr>
          <w:t>string</w:t>
        </w:r>
        <w:r w:rsidRPr="00DC6348">
          <w:rPr>
            <w:color w:val="000000"/>
          </w:rPr>
          <w:t xml:space="preserve"> oldSerial, </w:t>
        </w:r>
        <w:r w:rsidRPr="00DC6348">
          <w:rPr>
            <w:color w:val="0000FF"/>
          </w:rPr>
          <w:t>decimal</w:t>
        </w:r>
        <w:r w:rsidRPr="00DC6348">
          <w:rPr>
            <w:color w:val="000000"/>
          </w:rPr>
          <w:t xml:space="preserve"> oldNo, </w:t>
        </w:r>
        <w:r w:rsidRPr="00DC6348">
          <w:rPr>
            <w:color w:val="0000FF"/>
          </w:rPr>
          <w:t>string</w:t>
        </w:r>
        <w:r w:rsidRPr="00DC6348">
          <w:rPr>
            <w:color w:val="000000"/>
          </w:rPr>
          <w:t xml:space="preserve"> strOldArisingDate, </w:t>
        </w:r>
        <w:r w:rsidRPr="00DC6348">
          <w:rPr>
            <w:color w:val="0000FF"/>
          </w:rPr>
          <w:t>int</w:t>
        </w:r>
        <w:r w:rsidRPr="00DC6348">
          <w:rPr>
            <w:color w:val="000000"/>
          </w:rPr>
          <w:t xml:space="preserve"> typeSign, </w:t>
        </w:r>
        <w:r w:rsidRPr="00DC6348">
          <w:rPr>
            <w:color w:val="0000FF"/>
          </w:rPr>
          <w:t>int</w:t>
        </w:r>
        <w:r w:rsidRPr="00DC6348">
          <w:rPr>
            <w:color w:val="000000"/>
          </w:rPr>
          <w:t xml:space="preserve">? convert, </w:t>
        </w:r>
        <w:r w:rsidRPr="00DC6348">
          <w:rPr>
            <w:color w:val="0000FF"/>
          </w:rPr>
          <w:t>string</w:t>
        </w:r>
        <w:r w:rsidRPr="00DC6348">
          <w:rPr>
            <w:color w:val="000000"/>
          </w:rPr>
          <w:t xml:space="preserve"> pattern = </w:t>
        </w:r>
        <w:r w:rsidRPr="00DC6348">
          <w:rPr>
            <w:color w:val="0000FF"/>
          </w:rPr>
          <w:t>null</w:t>
        </w:r>
        <w:r w:rsidRPr="00DC6348">
          <w:rPr>
            <w:color w:val="000000"/>
          </w:rPr>
          <w:t xml:space="preserve">, </w:t>
        </w:r>
        <w:r w:rsidRPr="00DC6348">
          <w:rPr>
            <w:color w:val="0000FF"/>
          </w:rPr>
          <w:t>string</w:t>
        </w:r>
        <w:r w:rsidRPr="00DC6348">
          <w:rPr>
            <w:color w:val="000000"/>
          </w:rPr>
          <w:t xml:space="preserve"> serial = </w:t>
        </w:r>
        <w:r w:rsidRPr="00DC6348">
          <w:rPr>
            <w:color w:val="0000FF"/>
          </w:rPr>
          <w:t>null</w:t>
        </w:r>
        <w:r w:rsidRPr="00DC6348">
          <w:rPr>
            <w:color w:val="000000"/>
          </w:rPr>
          <w:t xml:space="preserve">, </w:t>
        </w:r>
        <w:r w:rsidRPr="00DC6348">
          <w:rPr>
            <w:color w:val="0000FF"/>
          </w:rPr>
          <w:t>int</w:t>
        </w:r>
        <w:r w:rsidRPr="00DC6348">
          <w:rPr>
            <w:color w:val="000000"/>
          </w:rPr>
          <w:t xml:space="preserve"> relatedInvType = 3)</w:t>
        </w:r>
      </w:ins>
    </w:p>
    <w:p w14:paraId="5B6F7926" w14:textId="77777777" w:rsidR="009D1437" w:rsidRPr="00DC6348" w:rsidRDefault="009D1437" w:rsidP="009D1437">
      <w:pPr>
        <w:pStyle w:val="N"/>
        <w:rPr>
          <w:ins w:id="311" w:author="Comparison" w:date="2022-04-14T16:30:00Z"/>
        </w:rPr>
      </w:pPr>
      <w:ins w:id="312" w:author="Comparison" w:date="2022-04-14T16:30:00Z">
        <w:r w:rsidRPr="00DC6348">
          <w:rPr>
            <w:color w:val="000000"/>
          </w:rPr>
          <w:tab/>
        </w:r>
        <w:moveToRangeStart w:id="313" w:author="Comparison" w:date="2022-04-14T16:30:00Z" w:name="move100846234"/>
        <w:r w:rsidRPr="00DC6348">
          <w:t>DESCRIPTION</w:t>
        </w:r>
      </w:ins>
    </w:p>
    <w:p w14:paraId="5E877D32" w14:textId="647163B1" w:rsidR="009D1437" w:rsidRPr="00DC6348" w:rsidRDefault="009D1437" w:rsidP="009D1437">
      <w:pPr>
        <w:pStyle w:val="N"/>
        <w:rPr>
          <w:ins w:id="314" w:author="Comparison" w:date="2022-04-14T16:30:00Z"/>
        </w:rPr>
      </w:pPr>
      <w:ins w:id="315" w:author="Comparison" w:date="2022-04-14T16:30:00Z">
        <w:r w:rsidRPr="00DC6348">
          <w:tab/>
        </w:r>
        <w:moveToRangeEnd w:id="313"/>
        <w:r w:rsidRPr="00DC6348">
          <w:tab/>
          <w:t xml:space="preserve">Đây là web service thực hiện điều chỉnh, thay thế hóa đơn cũ (hóa đơn không tồn </w:t>
        </w:r>
        <w:r w:rsidRPr="00DC6348">
          <w:lastRenderedPageBreak/>
          <w:t>tại trên hệ thống) sử dụng token.</w:t>
        </w:r>
      </w:ins>
    </w:p>
    <w:p w14:paraId="0EDAD191" w14:textId="77777777" w:rsidR="009D1437" w:rsidRPr="00DC6348" w:rsidRDefault="009D1437" w:rsidP="009D1437">
      <w:pPr>
        <w:pStyle w:val="N"/>
        <w:rPr>
          <w:ins w:id="316" w:author="Comparison" w:date="2022-04-14T16:30:00Z"/>
        </w:rPr>
      </w:pPr>
      <w:moveToRangeStart w:id="317" w:author="Comparison" w:date="2022-04-14T16:30:00Z" w:name="move100846235"/>
      <w:ins w:id="318" w:author="Comparison" w:date="2022-04-14T16:30:00Z">
        <w:r w:rsidRPr="00DC6348">
          <w:t>HTTP METHOD</w:t>
        </w:r>
      </w:ins>
    </w:p>
    <w:p w14:paraId="7BA65873" w14:textId="77777777" w:rsidR="009D1437" w:rsidRPr="00DC6348" w:rsidRDefault="009D1437" w:rsidP="009D1437">
      <w:pPr>
        <w:pStyle w:val="N"/>
        <w:rPr>
          <w:ins w:id="319" w:author="Comparison" w:date="2022-04-14T16:30:00Z"/>
          <w:b/>
        </w:rPr>
      </w:pPr>
      <w:ins w:id="320" w:author="Comparison" w:date="2022-04-14T16:30:00Z">
        <w:r w:rsidRPr="00DC6348">
          <w:tab/>
          <w:t>POST</w:t>
        </w:r>
      </w:ins>
    </w:p>
    <w:p w14:paraId="379C3D7F" w14:textId="77777777" w:rsidR="009D1437" w:rsidRPr="00DC6348" w:rsidRDefault="009D1437" w:rsidP="009D1437">
      <w:pPr>
        <w:pStyle w:val="N"/>
        <w:rPr>
          <w:ins w:id="321" w:author="Comparison" w:date="2022-04-14T16:30:00Z"/>
        </w:rPr>
      </w:pPr>
      <w:ins w:id="322" w:author="Comparison" w:date="2022-04-14T16:30:00Z">
        <w:r w:rsidRPr="00DC6348">
          <w:t>REQUEST BODY</w:t>
        </w:r>
      </w:ins>
    </w:p>
    <w:moveToRangeEnd w:id="317"/>
    <w:p w14:paraId="7FF00594" w14:textId="77777777" w:rsidR="009D1437" w:rsidRPr="00DC6348" w:rsidRDefault="009D1437" w:rsidP="009D1437">
      <w:pPr>
        <w:pStyle w:val="ListParagraph"/>
        <w:numPr>
          <w:ilvl w:val="0"/>
          <w:numId w:val="3"/>
        </w:numPr>
        <w:spacing w:after="0" w:line="360" w:lineRule="auto"/>
        <w:jc w:val="both"/>
        <w:rPr>
          <w:ins w:id="323" w:author="Comparison" w:date="2022-04-14T16:30:00Z"/>
          <w:rFonts w:eastAsia="Calibri"/>
          <w:b/>
        </w:rPr>
      </w:pPr>
      <w:ins w:id="324" w:author="Comparison" w:date="2022-04-14T16:30:00Z">
        <w:r w:rsidRPr="00DC6348">
          <w:rPr>
            <w:rFonts w:eastAsia="Calibri"/>
            <w:b/>
          </w:rPr>
          <w:t xml:space="preserve">Account/ACPass:  </w:t>
        </w:r>
        <w:r w:rsidRPr="00DC6348">
          <w:rPr>
            <w:rFonts w:eastAsia="Calibri"/>
          </w:rPr>
          <w:t>Tài khoản được cấp phát cho nhân viên gọi lệnh gửi thông điệp.</w:t>
        </w:r>
      </w:ins>
    </w:p>
    <w:p w14:paraId="3612F3CE" w14:textId="77777777" w:rsidR="009D1437" w:rsidRPr="00DC6348" w:rsidRDefault="009D1437" w:rsidP="009D1437">
      <w:pPr>
        <w:pStyle w:val="ListParagraph"/>
        <w:numPr>
          <w:ilvl w:val="0"/>
          <w:numId w:val="2"/>
        </w:numPr>
        <w:spacing w:after="0" w:line="360" w:lineRule="auto"/>
        <w:ind w:left="1080"/>
        <w:jc w:val="both"/>
        <w:rPr>
          <w:ins w:id="325" w:author="Comparison" w:date="2022-04-14T16:30:00Z"/>
          <w:rFonts w:eastAsia="Calibri"/>
          <w:b/>
        </w:rPr>
      </w:pPr>
      <w:moveToRangeStart w:id="326" w:author="Comparison" w:date="2022-04-14T16:30:00Z" w:name="move100846242"/>
      <w:ins w:id="327" w:author="Comparison" w:date="2022-04-14T16:30:00Z">
        <w:r w:rsidRPr="00DC6348">
          <w:rPr>
            <w:rFonts w:eastAsia="Calibri"/>
            <w:b/>
          </w:rPr>
          <w:t>Username/pass</w:t>
        </w:r>
        <w:r w:rsidRPr="00DC6348">
          <w:rPr>
            <w:rFonts w:eastAsia="Calibri"/>
          </w:rPr>
          <w:t>: Tài khoản được cấp phát cho khách hàng để gọi đến webservice (tài khoản có quyền ServiceRole trong hệ thống).</w:t>
        </w:r>
      </w:ins>
    </w:p>
    <w:moveToRangeEnd w:id="326"/>
    <w:p w14:paraId="101FF530" w14:textId="77777777" w:rsidR="009D1437" w:rsidRPr="00DC6348" w:rsidRDefault="009D1437" w:rsidP="009D1437">
      <w:pPr>
        <w:pStyle w:val="ListParagraph"/>
        <w:numPr>
          <w:ilvl w:val="0"/>
          <w:numId w:val="2"/>
        </w:numPr>
        <w:spacing w:after="0" w:line="360" w:lineRule="auto"/>
        <w:ind w:left="1080"/>
        <w:jc w:val="both"/>
        <w:rPr>
          <w:ins w:id="328" w:author="Comparison" w:date="2022-04-14T16:30:00Z"/>
          <w:rFonts w:eastAsia="Calibri"/>
          <w:b/>
        </w:rPr>
      </w:pPr>
      <w:ins w:id="329" w:author="Comparison" w:date="2022-04-14T16:30:00Z">
        <w:r w:rsidRPr="00DC6348">
          <w:rPr>
            <w:rFonts w:eastAsia="Calibri"/>
            <w:b/>
          </w:rPr>
          <w:t>invXml</w:t>
        </w:r>
        <w:r w:rsidRPr="00DC6348">
          <w:rPr>
            <w:rFonts w:eastAsia="Calibri"/>
          </w:rPr>
          <w:t>: String XML dữ liệu hóa đơn điều chỉnh, thay thế</w:t>
        </w:r>
      </w:ins>
    </w:p>
    <w:p w14:paraId="350DF3A0" w14:textId="77777777" w:rsidR="009D1437" w:rsidRPr="00DC6348" w:rsidRDefault="009D1437" w:rsidP="009D1437">
      <w:pPr>
        <w:pStyle w:val="ListParagraph"/>
        <w:numPr>
          <w:ilvl w:val="0"/>
          <w:numId w:val="2"/>
        </w:numPr>
        <w:spacing w:after="0" w:line="360" w:lineRule="auto"/>
        <w:ind w:left="1080"/>
        <w:jc w:val="both"/>
        <w:rPr>
          <w:ins w:id="330" w:author="Comparison" w:date="2022-04-14T16:30:00Z"/>
          <w:rFonts w:eastAsia="Calibri"/>
          <w:b/>
        </w:rPr>
      </w:pPr>
      <w:ins w:id="331" w:author="Comparison" w:date="2022-04-14T16:30:00Z">
        <w:r w:rsidRPr="00DC6348">
          <w:rPr>
            <w:rFonts w:eastAsia="Calibri"/>
            <w:b/>
          </w:rPr>
          <w:t xml:space="preserve">oldPattern, oldSerial, oldNo: </w:t>
        </w:r>
        <w:r w:rsidRPr="00DC6348">
          <w:rPr>
            <w:rFonts w:eastAsia="Calibri"/>
          </w:rPr>
          <w:t>Các thông số mẫu số, ký hiệu, số hóa đơn của hóa đơn cũ (hóa đơn không tồn tại trên hệ thống).</w:t>
        </w:r>
      </w:ins>
    </w:p>
    <w:p w14:paraId="73481C03" w14:textId="77777777" w:rsidR="009D1437" w:rsidRPr="00DC6348" w:rsidRDefault="009D1437" w:rsidP="009D1437">
      <w:pPr>
        <w:pStyle w:val="ListParagraph"/>
        <w:numPr>
          <w:ilvl w:val="0"/>
          <w:numId w:val="2"/>
        </w:numPr>
        <w:spacing w:after="0" w:line="360" w:lineRule="auto"/>
        <w:ind w:left="1080"/>
        <w:jc w:val="both"/>
        <w:rPr>
          <w:ins w:id="332" w:author="Comparison" w:date="2022-04-14T16:30:00Z"/>
          <w:rFonts w:eastAsia="Calibri"/>
          <w:b/>
        </w:rPr>
      </w:pPr>
      <w:ins w:id="333" w:author="Comparison" w:date="2022-04-14T16:30:00Z">
        <w:r w:rsidRPr="00DC6348">
          <w:rPr>
            <w:b/>
            <w:color w:val="000000"/>
          </w:rPr>
          <w:t xml:space="preserve">strOldArisingDate: </w:t>
        </w:r>
        <w:r w:rsidRPr="00DC6348">
          <w:rPr>
            <w:color w:val="000000"/>
          </w:rPr>
          <w:t>Ngày hóa đơn của hóa đơn cũ, định dạng dd/MM/yyyy (Bắt buộc phải nhập đúng và đủ 2 chữ số cho ngày tháng, 4 chữ số cho năm. Ví dụ 01/12/2021)</w:t>
        </w:r>
      </w:ins>
    </w:p>
    <w:p w14:paraId="30678598" w14:textId="77777777" w:rsidR="009D1437" w:rsidRPr="00DC6348" w:rsidRDefault="009D1437" w:rsidP="009D1437">
      <w:pPr>
        <w:pStyle w:val="ListParagraph"/>
        <w:numPr>
          <w:ilvl w:val="0"/>
          <w:numId w:val="2"/>
        </w:numPr>
        <w:spacing w:after="0" w:line="360" w:lineRule="auto"/>
        <w:ind w:left="1080"/>
        <w:jc w:val="both"/>
        <w:rPr>
          <w:ins w:id="334" w:author="Comparison" w:date="2022-04-14T16:30:00Z"/>
          <w:rFonts w:eastAsia="Calibri"/>
          <w:b/>
        </w:rPr>
      </w:pPr>
      <w:ins w:id="335" w:author="Comparison" w:date="2022-04-14T16:30:00Z">
        <w:r w:rsidRPr="00DC6348">
          <w:rPr>
            <w:rFonts w:eastAsia="Calibri"/>
            <w:b/>
          </w:rPr>
          <w:t>convert</w:t>
        </w:r>
        <w:r w:rsidRPr="00DC6348">
          <w:rPr>
            <w:rFonts w:eastAsia="Calibri"/>
          </w:rPr>
          <w:t>: Mặc định là 0, (0 – Không cần convert từ TCVN3 sang Unicode. 1- Cần convert từ TCVN3 sang Unicode)</w:t>
        </w:r>
      </w:ins>
    </w:p>
    <w:p w14:paraId="0E7CDE48" w14:textId="77777777" w:rsidR="009D1437" w:rsidRPr="00DC6348" w:rsidRDefault="009D1437" w:rsidP="009D1437">
      <w:pPr>
        <w:pStyle w:val="ListParagraph"/>
        <w:numPr>
          <w:ilvl w:val="0"/>
          <w:numId w:val="2"/>
        </w:numPr>
        <w:spacing w:after="0" w:line="360" w:lineRule="auto"/>
        <w:ind w:left="1080"/>
        <w:jc w:val="both"/>
        <w:rPr>
          <w:ins w:id="336" w:author="Comparison" w:date="2022-04-14T16:30:00Z"/>
          <w:rFonts w:eastAsia="Calibri"/>
          <w:b/>
        </w:rPr>
      </w:pPr>
      <w:moveToRangeStart w:id="337" w:author="Comparison" w:date="2022-04-14T16:30:00Z" w:name="move100846240"/>
      <w:ins w:id="338" w:author="Comparison" w:date="2022-04-14T16:30:00Z">
        <w:r w:rsidRPr="00DC6348">
          <w:rPr>
            <w:b/>
          </w:rPr>
          <w:t>pattern</w:t>
        </w:r>
        <w:r w:rsidRPr="00DC6348">
          <w:t>: Mẫu số</w:t>
        </w:r>
      </w:ins>
    </w:p>
    <w:moveToRangeEnd w:id="337"/>
    <w:p w14:paraId="67681D43" w14:textId="77777777" w:rsidR="009D1437" w:rsidRPr="00DC6348" w:rsidRDefault="009D1437" w:rsidP="009D1437">
      <w:pPr>
        <w:pStyle w:val="ListParagraph"/>
        <w:numPr>
          <w:ilvl w:val="0"/>
          <w:numId w:val="2"/>
        </w:numPr>
        <w:spacing w:after="0" w:line="360" w:lineRule="auto"/>
        <w:ind w:left="1080"/>
        <w:jc w:val="both"/>
        <w:rPr>
          <w:ins w:id="339" w:author="Comparison" w:date="2022-04-14T16:30:00Z"/>
          <w:rFonts w:eastAsia="Calibri"/>
          <w:b/>
        </w:rPr>
      </w:pPr>
      <w:ins w:id="340" w:author="Comparison" w:date="2022-04-14T16:30:00Z">
        <w:r w:rsidRPr="00DC6348">
          <w:rPr>
            <w:b/>
          </w:rPr>
          <w:t>serial</w:t>
        </w:r>
        <w:r w:rsidRPr="00DC6348">
          <w:t>: Ký hiệu</w:t>
        </w:r>
      </w:ins>
    </w:p>
    <w:p w14:paraId="20377A85" w14:textId="77777777" w:rsidR="009D1437" w:rsidRPr="00DC6348" w:rsidRDefault="009D1437" w:rsidP="009D1437">
      <w:pPr>
        <w:pStyle w:val="ListParagraph"/>
        <w:numPr>
          <w:ilvl w:val="0"/>
          <w:numId w:val="2"/>
        </w:numPr>
        <w:spacing w:after="0" w:line="360" w:lineRule="auto"/>
        <w:ind w:left="1080"/>
        <w:jc w:val="both"/>
        <w:rPr>
          <w:ins w:id="341" w:author="Comparison" w:date="2022-04-14T16:30:00Z"/>
          <w:rFonts w:eastAsia="Calibri"/>
          <w:b/>
        </w:rPr>
      </w:pPr>
      <w:ins w:id="342" w:author="Comparison" w:date="2022-04-14T16:30:00Z">
        <w:r w:rsidRPr="00DC6348">
          <w:rPr>
            <w:b/>
            <w:color w:val="000000"/>
          </w:rPr>
          <w:t>typeSign</w:t>
        </w:r>
        <w:r w:rsidRPr="00DC6348">
          <w:rPr>
            <w:color w:val="000000"/>
          </w:rPr>
          <w:t>: phát hành mới: 0, thay thế = 1, điều chỉnh tăng = 2, điều chỉnh giảm = 3, điều chỉnh thông tin = 4</w:t>
        </w:r>
      </w:ins>
    </w:p>
    <w:p w14:paraId="0B63F85E" w14:textId="77777777" w:rsidR="009D1437" w:rsidRPr="00DC6348" w:rsidRDefault="009D1437">
      <w:pPr>
        <w:pStyle w:val="ListParagraph"/>
        <w:numPr>
          <w:ilvl w:val="0"/>
          <w:numId w:val="2"/>
        </w:numPr>
        <w:spacing w:after="0" w:line="360" w:lineRule="auto"/>
        <w:ind w:left="1080"/>
        <w:jc w:val="both"/>
        <w:rPr>
          <w:ins w:id="343" w:author="Comparison" w:date="2022-04-14T16:30:00Z"/>
          <w:b/>
        </w:rPr>
        <w:pPrChange w:id="344" w:author="Comparison" w:date="2022-04-14T16:30:00Z">
          <w:pPr/>
        </w:pPrChange>
      </w:pPr>
      <w:ins w:id="345" w:author="Comparison" w:date="2022-04-14T16:30:00Z">
        <w:r w:rsidRPr="00DC6348">
          <w:rPr>
            <w:b/>
            <w:color w:val="000000"/>
          </w:rPr>
          <w:t xml:space="preserve">relatedInvType: </w:t>
        </w:r>
        <w:r w:rsidRPr="00DC6348">
          <w:rPr>
            <w:color w:val="000000"/>
          </w:rPr>
          <w:t>Loại hóa đơn liên quan, mặc định là 3 (</w:t>
        </w:r>
        <w:r w:rsidRPr="00DC6348">
          <w:rPr>
            <w:rFonts w:ascii="Consolas" w:hAnsi="Consolas" w:cs="Consolas"/>
            <w:color w:val="008000"/>
            <w:sz w:val="19"/>
            <w:szCs w:val="19"/>
          </w:rPr>
          <w:t>Các loại hóa đơn theo Nghị định số 51/2010/NĐ-CP và Nghị định số 04/2014/NĐ-CP (Trừ hóa đơn điện tử có mã xác thực của cơ quan thuế theo Quyết định số 1209/QĐ-BTC và Quyết định số 2660/QĐ-BTC)</w:t>
        </w:r>
        <w:r w:rsidRPr="00DC6348">
          <w:rPr>
            <w:color w:val="000000"/>
          </w:rPr>
          <w:t>))</w:t>
        </w:r>
        <w:moveToRangeStart w:id="346" w:author="Comparison" w:date="2022-04-14T16:30:00Z" w:name="move100846241"/>
      </w:ins>
    </w:p>
    <w:p w14:paraId="153BDC88" w14:textId="77777777" w:rsidR="009D1437" w:rsidRPr="00DC6348" w:rsidRDefault="009D1437" w:rsidP="009D1437">
      <w:pPr>
        <w:pStyle w:val="N"/>
        <w:rPr>
          <w:ins w:id="347" w:author="Comparison" w:date="2022-04-14T16:30:00Z"/>
        </w:rPr>
      </w:pPr>
      <w:ins w:id="348" w:author="Comparison" w:date="2022-04-14T16:30:00Z">
        <w:r w:rsidRPr="00DC6348">
          <w:t>RETURNS</w:t>
        </w:r>
      </w:ins>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DC6348" w14:paraId="4F45AD3B" w14:textId="77777777" w:rsidTr="00616EC4">
        <w:trPr>
          <w:ins w:id="349" w:author="Comparison" w:date="2022-04-14T16:30:00Z"/>
        </w:trPr>
        <w:tc>
          <w:tcPr>
            <w:tcW w:w="1710" w:type="dxa"/>
            <w:tcBorders>
              <w:top w:val="single" w:sz="4" w:space="0" w:color="2E74B5"/>
              <w:left w:val="single" w:sz="4" w:space="0" w:color="2E74B5"/>
              <w:bottom w:val="single" w:sz="4" w:space="0" w:color="2E74B5"/>
              <w:right w:val="single" w:sz="4" w:space="0" w:color="2E74B5"/>
            </w:tcBorders>
            <w:shd w:val="clear" w:color="auto" w:fill="F2F2F2"/>
            <w:hideMark/>
          </w:tcPr>
          <w:p w14:paraId="34881198" w14:textId="77777777" w:rsidR="009D1437" w:rsidRPr="00DC6348" w:rsidRDefault="009D1437" w:rsidP="00616EC4">
            <w:pPr>
              <w:pStyle w:val="ListParagraph"/>
              <w:jc w:val="center"/>
              <w:rPr>
                <w:ins w:id="350" w:author="Comparison" w:date="2022-04-14T16:30:00Z"/>
              </w:rPr>
            </w:pPr>
            <w:ins w:id="351" w:author="Comparison" w:date="2022-04-14T16:30:00Z">
              <w:r w:rsidRPr="00DC6348">
                <w:t>Kết quả</w:t>
              </w:r>
            </w:ins>
          </w:p>
        </w:tc>
        <w:tc>
          <w:tcPr>
            <w:tcW w:w="5040" w:type="dxa"/>
            <w:tcBorders>
              <w:top w:val="single" w:sz="4" w:space="0" w:color="2E74B5"/>
              <w:left w:val="single" w:sz="4" w:space="0" w:color="2E74B5"/>
              <w:bottom w:val="single" w:sz="4" w:space="0" w:color="2E74B5"/>
              <w:right w:val="single" w:sz="4" w:space="0" w:color="2E74B5"/>
            </w:tcBorders>
            <w:shd w:val="clear" w:color="auto" w:fill="F2F2F2"/>
            <w:hideMark/>
          </w:tcPr>
          <w:p w14:paraId="6317B2EF" w14:textId="77777777" w:rsidR="009D1437" w:rsidRPr="00DC6348" w:rsidRDefault="009D1437" w:rsidP="00616EC4">
            <w:pPr>
              <w:pStyle w:val="ListParagraph"/>
              <w:rPr>
                <w:ins w:id="352" w:author="Comparison" w:date="2022-04-14T16:30:00Z"/>
              </w:rPr>
            </w:pPr>
            <w:ins w:id="353" w:author="Comparison" w:date="2022-04-14T16:30:00Z">
              <w:r w:rsidRPr="00DC6348">
                <w:t>Mô tả</w:t>
              </w:r>
            </w:ins>
          </w:p>
        </w:tc>
        <w:tc>
          <w:tcPr>
            <w:tcW w:w="2515" w:type="dxa"/>
            <w:tcBorders>
              <w:top w:val="single" w:sz="4" w:space="0" w:color="2E74B5"/>
              <w:left w:val="single" w:sz="4" w:space="0" w:color="2E74B5"/>
              <w:bottom w:val="single" w:sz="4" w:space="0" w:color="2E74B5"/>
              <w:right w:val="single" w:sz="4" w:space="0" w:color="2E74B5"/>
            </w:tcBorders>
            <w:shd w:val="clear" w:color="auto" w:fill="F2F2F2"/>
            <w:hideMark/>
          </w:tcPr>
          <w:p w14:paraId="1F3855F0" w14:textId="77777777" w:rsidR="009D1437" w:rsidRPr="00DC6348" w:rsidRDefault="009D1437" w:rsidP="00616EC4">
            <w:pPr>
              <w:pStyle w:val="ListParagraph"/>
              <w:rPr>
                <w:ins w:id="354" w:author="Comparison" w:date="2022-04-14T16:30:00Z"/>
              </w:rPr>
            </w:pPr>
            <w:ins w:id="355" w:author="Comparison" w:date="2022-04-14T16:30:00Z">
              <w:r w:rsidRPr="00DC6348">
                <w:t>Ghi chú</w:t>
              </w:r>
            </w:ins>
          </w:p>
        </w:tc>
      </w:tr>
      <w:tr w:rsidR="009D1437" w:rsidRPr="00DC6348" w14:paraId="27059FCC" w14:textId="77777777" w:rsidTr="00616EC4">
        <w:trPr>
          <w:ins w:id="356" w:author="Comparison" w:date="2022-04-14T16:30:00Z"/>
        </w:trPr>
        <w:tc>
          <w:tcPr>
            <w:tcW w:w="1710" w:type="dxa"/>
            <w:tcBorders>
              <w:top w:val="single" w:sz="4" w:space="0" w:color="2E74B5"/>
              <w:left w:val="single" w:sz="4" w:space="0" w:color="2E74B5"/>
              <w:bottom w:val="single" w:sz="4" w:space="0" w:color="auto"/>
              <w:right w:val="single" w:sz="4" w:space="0" w:color="2E74B5"/>
            </w:tcBorders>
            <w:hideMark/>
          </w:tcPr>
          <w:p w14:paraId="3F13907E" w14:textId="77777777" w:rsidR="009D1437" w:rsidRPr="00DC6348" w:rsidRDefault="009D1437" w:rsidP="00616EC4">
            <w:pPr>
              <w:autoSpaceDE w:val="0"/>
              <w:autoSpaceDN w:val="0"/>
              <w:adjustRightInd w:val="0"/>
              <w:jc w:val="both"/>
              <w:rPr>
                <w:ins w:id="357" w:author="Comparison" w:date="2022-04-14T16:30:00Z"/>
                <w:sz w:val="19"/>
                <w:szCs w:val="19"/>
              </w:rPr>
            </w:pPr>
            <w:ins w:id="358" w:author="Comparison" w:date="2022-04-14T16:30:00Z">
              <w:r w:rsidRPr="00DC6348">
                <w:t>ERR:1</w:t>
              </w:r>
            </w:ins>
          </w:p>
        </w:tc>
        <w:tc>
          <w:tcPr>
            <w:tcW w:w="5040" w:type="dxa"/>
            <w:tcBorders>
              <w:top w:val="single" w:sz="4" w:space="0" w:color="2E74B5"/>
              <w:left w:val="single" w:sz="4" w:space="0" w:color="2E74B5"/>
              <w:bottom w:val="single" w:sz="4" w:space="0" w:color="2E74B5"/>
              <w:right w:val="single" w:sz="4" w:space="0" w:color="2E74B5"/>
            </w:tcBorders>
            <w:hideMark/>
          </w:tcPr>
          <w:p w14:paraId="6C9B065D" w14:textId="77777777" w:rsidR="009D1437" w:rsidRPr="00DC6348" w:rsidRDefault="009D1437" w:rsidP="00616EC4">
            <w:pPr>
              <w:pStyle w:val="ListParagraph"/>
              <w:ind w:left="0"/>
              <w:jc w:val="both"/>
              <w:rPr>
                <w:ins w:id="359" w:author="Comparison" w:date="2022-04-14T16:30:00Z"/>
              </w:rPr>
            </w:pPr>
            <w:ins w:id="360" w:author="Comparison" w:date="2022-04-14T16:30:00Z">
              <w:r w:rsidRPr="00DC6348">
                <w:t>Tài khoản đăng nhập sai hoặc không có quyền</w:t>
              </w:r>
            </w:ins>
          </w:p>
        </w:tc>
        <w:tc>
          <w:tcPr>
            <w:tcW w:w="2515" w:type="dxa"/>
            <w:tcBorders>
              <w:top w:val="single" w:sz="4" w:space="0" w:color="2E74B5"/>
              <w:left w:val="single" w:sz="4" w:space="0" w:color="2E74B5"/>
              <w:bottom w:val="single" w:sz="4" w:space="0" w:color="2E74B5"/>
              <w:right w:val="single" w:sz="4" w:space="0" w:color="2E74B5"/>
            </w:tcBorders>
          </w:tcPr>
          <w:p w14:paraId="125020C3" w14:textId="77777777" w:rsidR="009D1437" w:rsidRPr="00DC6348" w:rsidRDefault="009D1437" w:rsidP="00616EC4">
            <w:pPr>
              <w:pStyle w:val="ListParagraph"/>
              <w:ind w:left="0"/>
              <w:jc w:val="both"/>
              <w:rPr>
                <w:ins w:id="361" w:author="Comparison" w:date="2022-04-14T16:30:00Z"/>
              </w:rPr>
            </w:pPr>
          </w:p>
        </w:tc>
        <w:moveToRangeEnd w:id="346"/>
      </w:tr>
      <w:tr w:rsidR="009D1437" w:rsidRPr="00DC6348" w14:paraId="3D4B2FC4" w14:textId="77777777" w:rsidTr="00616EC4">
        <w:trPr>
          <w:ins w:id="362" w:author="Comparison" w:date="2022-04-14T16:30:00Z"/>
        </w:trPr>
        <w:tc>
          <w:tcPr>
            <w:tcW w:w="1710" w:type="dxa"/>
            <w:tcBorders>
              <w:top w:val="single" w:sz="4" w:space="0" w:color="2E74B5"/>
              <w:left w:val="single" w:sz="4" w:space="0" w:color="2E74B5"/>
              <w:bottom w:val="single" w:sz="4" w:space="0" w:color="auto"/>
              <w:right w:val="single" w:sz="4" w:space="0" w:color="2E74B5"/>
            </w:tcBorders>
            <w:hideMark/>
          </w:tcPr>
          <w:p w14:paraId="1DD02F7A" w14:textId="77777777" w:rsidR="009D1437" w:rsidRPr="00DC6348" w:rsidRDefault="009D1437" w:rsidP="00616EC4">
            <w:pPr>
              <w:rPr>
                <w:ins w:id="363" w:author="Comparison" w:date="2022-04-14T16:30:00Z"/>
                <w:rFonts w:eastAsia="Calibri"/>
              </w:rPr>
            </w:pPr>
            <w:ins w:id="364" w:author="Comparison" w:date="2022-04-14T16:30:00Z">
              <w:r w:rsidRPr="00DC6348">
                <w:rPr>
                  <w:rFonts w:eastAsia="Calibri"/>
                </w:rPr>
                <w:t>ERR:2</w:t>
              </w:r>
            </w:ins>
          </w:p>
        </w:tc>
        <w:tc>
          <w:tcPr>
            <w:tcW w:w="5040" w:type="dxa"/>
            <w:tcBorders>
              <w:top w:val="single" w:sz="4" w:space="0" w:color="2E74B5"/>
              <w:left w:val="single" w:sz="4" w:space="0" w:color="2E74B5"/>
              <w:bottom w:val="single" w:sz="4" w:space="0" w:color="2E74B5"/>
              <w:right w:val="single" w:sz="4" w:space="0" w:color="2E74B5"/>
            </w:tcBorders>
            <w:hideMark/>
          </w:tcPr>
          <w:p w14:paraId="56BA110B" w14:textId="77777777" w:rsidR="009D1437" w:rsidRPr="00DC6348" w:rsidRDefault="009D1437" w:rsidP="00616EC4">
            <w:pPr>
              <w:rPr>
                <w:ins w:id="365" w:author="Comparison" w:date="2022-04-14T16:30:00Z"/>
                <w:rFonts w:eastAsia="Calibri"/>
              </w:rPr>
            </w:pPr>
            <w:ins w:id="366" w:author="Comparison" w:date="2022-04-14T16:30:00Z">
              <w:r w:rsidRPr="00DC6348">
                <w:rPr>
                  <w:rFonts w:eastAsia="Calibri"/>
                </w:rPr>
                <w:t>Không tìm thấy công ty</w:t>
              </w:r>
            </w:ins>
          </w:p>
        </w:tc>
        <w:tc>
          <w:tcPr>
            <w:tcW w:w="2515" w:type="dxa"/>
            <w:tcBorders>
              <w:top w:val="single" w:sz="4" w:space="0" w:color="2E74B5"/>
              <w:left w:val="single" w:sz="4" w:space="0" w:color="2E74B5"/>
              <w:bottom w:val="single" w:sz="4" w:space="0" w:color="2E74B5"/>
              <w:right w:val="single" w:sz="4" w:space="0" w:color="2E74B5"/>
            </w:tcBorders>
          </w:tcPr>
          <w:p w14:paraId="3B2CB5E7" w14:textId="77777777" w:rsidR="009D1437" w:rsidRPr="00DC6348" w:rsidRDefault="009D1437" w:rsidP="00616EC4">
            <w:pPr>
              <w:pStyle w:val="ListParagraph"/>
              <w:ind w:left="0"/>
              <w:jc w:val="both"/>
              <w:rPr>
                <w:ins w:id="367" w:author="Comparison" w:date="2022-04-14T16:30:00Z"/>
              </w:rPr>
            </w:pPr>
          </w:p>
        </w:tc>
      </w:tr>
      <w:tr w:rsidR="009D1437" w:rsidRPr="00DC6348" w14:paraId="7C6EBECC" w14:textId="77777777" w:rsidTr="00616EC4">
        <w:trPr>
          <w:ins w:id="368" w:author="Comparison" w:date="2022-04-14T16:30:00Z"/>
        </w:trPr>
        <w:tc>
          <w:tcPr>
            <w:tcW w:w="1710" w:type="dxa"/>
            <w:tcBorders>
              <w:top w:val="single" w:sz="4" w:space="0" w:color="2E74B5"/>
              <w:left w:val="single" w:sz="4" w:space="0" w:color="2E74B5"/>
              <w:bottom w:val="single" w:sz="4" w:space="0" w:color="auto"/>
              <w:right w:val="single" w:sz="4" w:space="0" w:color="2E74B5"/>
            </w:tcBorders>
            <w:hideMark/>
          </w:tcPr>
          <w:p w14:paraId="08744BAC" w14:textId="77777777" w:rsidR="009D1437" w:rsidRPr="00DC6348" w:rsidRDefault="009D1437" w:rsidP="00616EC4">
            <w:pPr>
              <w:rPr>
                <w:ins w:id="369" w:author="Comparison" w:date="2022-04-14T16:30:00Z"/>
                <w:rFonts w:eastAsia="Calibri"/>
              </w:rPr>
            </w:pPr>
            <w:ins w:id="370" w:author="Comparison" w:date="2022-04-14T16:30:00Z">
              <w:r w:rsidRPr="00DC6348">
                <w:rPr>
                  <w:rFonts w:eastAsia="Calibri"/>
                </w:rPr>
                <w:t>ERR:30</w:t>
              </w:r>
            </w:ins>
          </w:p>
        </w:tc>
        <w:tc>
          <w:tcPr>
            <w:tcW w:w="5040" w:type="dxa"/>
            <w:tcBorders>
              <w:top w:val="single" w:sz="4" w:space="0" w:color="2E74B5"/>
              <w:left w:val="single" w:sz="4" w:space="0" w:color="2E74B5"/>
              <w:bottom w:val="single" w:sz="4" w:space="0" w:color="2E74B5"/>
              <w:right w:val="single" w:sz="4" w:space="0" w:color="2E74B5"/>
            </w:tcBorders>
            <w:hideMark/>
          </w:tcPr>
          <w:p w14:paraId="7087B450" w14:textId="77777777" w:rsidR="009D1437" w:rsidRPr="00DC6348" w:rsidRDefault="009D1437" w:rsidP="00616EC4">
            <w:pPr>
              <w:rPr>
                <w:ins w:id="371" w:author="Comparison" w:date="2022-04-14T16:30:00Z"/>
                <w:rFonts w:eastAsia="Calibri"/>
              </w:rPr>
            </w:pPr>
            <w:ins w:id="372" w:author="Comparison" w:date="2022-04-14T16:30:00Z">
              <w:r w:rsidRPr="00DC6348">
                <w:t>Tạo mới hóa đơn có lỗi</w:t>
              </w:r>
            </w:ins>
          </w:p>
        </w:tc>
        <w:tc>
          <w:tcPr>
            <w:tcW w:w="2515" w:type="dxa"/>
            <w:tcBorders>
              <w:top w:val="single" w:sz="4" w:space="0" w:color="2E74B5"/>
              <w:left w:val="single" w:sz="4" w:space="0" w:color="2E74B5"/>
              <w:bottom w:val="single" w:sz="4" w:space="0" w:color="2E74B5"/>
              <w:right w:val="single" w:sz="4" w:space="0" w:color="2E74B5"/>
            </w:tcBorders>
          </w:tcPr>
          <w:p w14:paraId="211D4F0F" w14:textId="77777777" w:rsidR="009D1437" w:rsidRPr="00DC6348" w:rsidRDefault="009D1437" w:rsidP="00616EC4">
            <w:pPr>
              <w:pStyle w:val="ListParagraph"/>
              <w:ind w:left="0"/>
              <w:jc w:val="both"/>
              <w:rPr>
                <w:ins w:id="373" w:author="Comparison" w:date="2022-04-14T16:30:00Z"/>
              </w:rPr>
            </w:pPr>
          </w:p>
        </w:tc>
      </w:tr>
      <w:tr w:rsidR="009D1437" w:rsidRPr="00DC6348" w14:paraId="1CB0427A" w14:textId="77777777" w:rsidTr="00616EC4">
        <w:trPr>
          <w:ins w:id="374" w:author="Comparison" w:date="2022-04-14T16:30:00Z"/>
        </w:trPr>
        <w:tc>
          <w:tcPr>
            <w:tcW w:w="1710" w:type="dxa"/>
            <w:tcBorders>
              <w:top w:val="single" w:sz="4" w:space="0" w:color="2E74B5"/>
              <w:left w:val="single" w:sz="4" w:space="0" w:color="2E74B5"/>
              <w:bottom w:val="single" w:sz="4" w:space="0" w:color="auto"/>
              <w:right w:val="single" w:sz="4" w:space="0" w:color="2E74B5"/>
            </w:tcBorders>
            <w:hideMark/>
          </w:tcPr>
          <w:p w14:paraId="3F9A9BD5" w14:textId="77777777" w:rsidR="009D1437" w:rsidRPr="00DC6348" w:rsidRDefault="009D1437" w:rsidP="00616EC4">
            <w:pPr>
              <w:rPr>
                <w:ins w:id="375" w:author="Comparison" w:date="2022-04-14T16:30:00Z"/>
                <w:rFonts w:eastAsia="Calibri"/>
              </w:rPr>
            </w:pPr>
            <w:ins w:id="376" w:author="Comparison" w:date="2022-04-14T16:30:00Z">
              <w:r w:rsidRPr="00DC6348">
                <w:rPr>
                  <w:rFonts w:eastAsia="Calibri"/>
                </w:rPr>
                <w:t>ERR:5</w:t>
              </w:r>
            </w:ins>
          </w:p>
        </w:tc>
        <w:tc>
          <w:tcPr>
            <w:tcW w:w="5040" w:type="dxa"/>
            <w:tcBorders>
              <w:top w:val="single" w:sz="4" w:space="0" w:color="2E74B5"/>
              <w:left w:val="single" w:sz="4" w:space="0" w:color="2E74B5"/>
              <w:bottom w:val="single" w:sz="4" w:space="0" w:color="2E74B5"/>
              <w:right w:val="single" w:sz="4" w:space="0" w:color="2E74B5"/>
            </w:tcBorders>
            <w:hideMark/>
          </w:tcPr>
          <w:p w14:paraId="295920CF" w14:textId="77777777" w:rsidR="009D1437" w:rsidRPr="00DC6348" w:rsidRDefault="009D1437" w:rsidP="00616EC4">
            <w:pPr>
              <w:rPr>
                <w:ins w:id="377" w:author="Comparison" w:date="2022-04-14T16:30:00Z"/>
                <w:rFonts w:eastAsia="Calibri"/>
              </w:rPr>
            </w:pPr>
            <w:ins w:id="378" w:author="Comparison" w:date="2022-04-14T16:30:00Z">
              <w:r w:rsidRPr="00DC6348">
                <w:rPr>
                  <w:rFonts w:eastAsia="Calibri"/>
                </w:rPr>
                <w:t>Không phát hành được hóa đơn hoặc lỗi hệ thống</w:t>
              </w:r>
            </w:ins>
          </w:p>
        </w:tc>
        <w:tc>
          <w:tcPr>
            <w:tcW w:w="2515" w:type="dxa"/>
            <w:tcBorders>
              <w:top w:val="single" w:sz="4" w:space="0" w:color="2E74B5"/>
              <w:left w:val="single" w:sz="4" w:space="0" w:color="2E74B5"/>
              <w:bottom w:val="single" w:sz="4" w:space="0" w:color="2E74B5"/>
              <w:right w:val="single" w:sz="4" w:space="0" w:color="2E74B5"/>
            </w:tcBorders>
          </w:tcPr>
          <w:p w14:paraId="5B4C644A" w14:textId="77777777" w:rsidR="009D1437" w:rsidRPr="00DC6348" w:rsidRDefault="009D1437" w:rsidP="00616EC4">
            <w:pPr>
              <w:pStyle w:val="ListParagraph"/>
              <w:ind w:left="0"/>
              <w:jc w:val="both"/>
              <w:rPr>
                <w:ins w:id="379" w:author="Comparison" w:date="2022-04-14T16:30:00Z"/>
              </w:rPr>
            </w:pPr>
          </w:p>
        </w:tc>
      </w:tr>
      <w:tr w:rsidR="009D1437" w:rsidRPr="00DC6348" w14:paraId="7CA99BCF" w14:textId="77777777" w:rsidTr="00616EC4">
        <w:trPr>
          <w:ins w:id="380" w:author="Comparison" w:date="2022-04-14T16:30:00Z"/>
        </w:trPr>
        <w:tc>
          <w:tcPr>
            <w:tcW w:w="1710" w:type="dxa"/>
            <w:tcBorders>
              <w:top w:val="single" w:sz="4" w:space="0" w:color="2E74B5"/>
              <w:left w:val="single" w:sz="4" w:space="0" w:color="2E74B5"/>
              <w:bottom w:val="single" w:sz="4" w:space="0" w:color="auto"/>
              <w:right w:val="single" w:sz="4" w:space="0" w:color="2E74B5"/>
            </w:tcBorders>
            <w:hideMark/>
          </w:tcPr>
          <w:p w14:paraId="30F302C3" w14:textId="77777777" w:rsidR="009D1437" w:rsidRPr="00DC6348" w:rsidRDefault="009D1437" w:rsidP="00616EC4">
            <w:pPr>
              <w:rPr>
                <w:ins w:id="381" w:author="Comparison" w:date="2022-04-14T16:30:00Z"/>
                <w:rFonts w:eastAsia="Calibri"/>
              </w:rPr>
            </w:pPr>
            <w:ins w:id="382" w:author="Comparison" w:date="2022-04-14T16:30:00Z">
              <w:r w:rsidRPr="00DC6348">
                <w:rPr>
                  <w:rFonts w:eastAsia="Calibri"/>
                </w:rPr>
                <w:t>ERR:3</w:t>
              </w:r>
            </w:ins>
          </w:p>
        </w:tc>
        <w:tc>
          <w:tcPr>
            <w:tcW w:w="5040" w:type="dxa"/>
            <w:tcBorders>
              <w:top w:val="single" w:sz="4" w:space="0" w:color="2E74B5"/>
              <w:left w:val="single" w:sz="4" w:space="0" w:color="2E74B5"/>
              <w:bottom w:val="single" w:sz="4" w:space="0" w:color="2E74B5"/>
              <w:right w:val="single" w:sz="4" w:space="0" w:color="2E74B5"/>
            </w:tcBorders>
            <w:hideMark/>
          </w:tcPr>
          <w:p w14:paraId="75BDAE68" w14:textId="77777777" w:rsidR="009D1437" w:rsidRPr="00DC6348" w:rsidRDefault="009D1437" w:rsidP="00616EC4">
            <w:pPr>
              <w:rPr>
                <w:ins w:id="383" w:author="Comparison" w:date="2022-04-14T16:30:00Z"/>
                <w:rFonts w:eastAsia="Calibri"/>
              </w:rPr>
            </w:pPr>
            <w:ins w:id="384" w:author="Comparison" w:date="2022-04-14T16:30:00Z">
              <w:r w:rsidRPr="00DC6348">
                <w:rPr>
                  <w:rFonts w:eastAsia="Calibri"/>
                </w:rPr>
                <w:t>Dữ liệu xml đầu vào không đúng quy định</w:t>
              </w:r>
            </w:ins>
          </w:p>
        </w:tc>
        <w:tc>
          <w:tcPr>
            <w:tcW w:w="2515" w:type="dxa"/>
            <w:tcBorders>
              <w:top w:val="single" w:sz="4" w:space="0" w:color="2E74B5"/>
              <w:left w:val="single" w:sz="4" w:space="0" w:color="2E74B5"/>
              <w:bottom w:val="single" w:sz="4" w:space="0" w:color="2E74B5"/>
              <w:right w:val="single" w:sz="4" w:space="0" w:color="2E74B5"/>
            </w:tcBorders>
          </w:tcPr>
          <w:p w14:paraId="08D8B522" w14:textId="77777777" w:rsidR="009D1437" w:rsidRPr="00DC6348" w:rsidRDefault="009D1437" w:rsidP="00616EC4">
            <w:pPr>
              <w:pStyle w:val="ListParagraph"/>
              <w:ind w:left="0"/>
              <w:jc w:val="both"/>
              <w:rPr>
                <w:ins w:id="385" w:author="Comparison" w:date="2022-04-14T16:30:00Z"/>
              </w:rPr>
            </w:pPr>
          </w:p>
        </w:tc>
      </w:tr>
      <w:tr w:rsidR="009D1437" w:rsidRPr="00DC6348" w14:paraId="0D1EA95C" w14:textId="77777777" w:rsidTr="00616EC4">
        <w:trPr>
          <w:trHeight w:val="70"/>
          <w:ins w:id="386" w:author="Comparison" w:date="2022-04-14T16:30:00Z"/>
        </w:trPr>
        <w:tc>
          <w:tcPr>
            <w:tcW w:w="1710" w:type="dxa"/>
            <w:tcBorders>
              <w:top w:val="single" w:sz="4" w:space="0" w:color="2E74B5"/>
              <w:left w:val="single" w:sz="4" w:space="0" w:color="2E74B5"/>
              <w:bottom w:val="single" w:sz="4" w:space="0" w:color="2E74B5"/>
              <w:right w:val="single" w:sz="4" w:space="0" w:color="2E74B5"/>
            </w:tcBorders>
            <w:hideMark/>
          </w:tcPr>
          <w:p w14:paraId="11CB58D3" w14:textId="77777777" w:rsidR="009D1437" w:rsidRPr="00DC6348" w:rsidRDefault="009D1437" w:rsidP="00616EC4">
            <w:pPr>
              <w:autoSpaceDE w:val="0"/>
              <w:autoSpaceDN w:val="0"/>
              <w:adjustRightInd w:val="0"/>
              <w:rPr>
                <w:ins w:id="387" w:author="Comparison" w:date="2022-04-14T16:30:00Z"/>
                <w:rFonts w:eastAsia="Calibri"/>
              </w:rPr>
            </w:pPr>
            <w:ins w:id="388" w:author="Comparison" w:date="2022-04-14T16:30:00Z">
              <w:r w:rsidRPr="00DC6348">
                <w:rPr>
                  <w:rFonts w:eastAsia="Calibri"/>
                </w:rPr>
                <w:lastRenderedPageBreak/>
                <w:t>ERR:7</w:t>
              </w:r>
            </w:ins>
          </w:p>
        </w:tc>
        <w:tc>
          <w:tcPr>
            <w:tcW w:w="5040" w:type="dxa"/>
            <w:tcBorders>
              <w:top w:val="single" w:sz="4" w:space="0" w:color="2E74B5"/>
              <w:left w:val="single" w:sz="4" w:space="0" w:color="2E74B5"/>
              <w:bottom w:val="single" w:sz="4" w:space="0" w:color="2E74B5"/>
              <w:right w:val="single" w:sz="4" w:space="0" w:color="2E74B5"/>
            </w:tcBorders>
            <w:hideMark/>
          </w:tcPr>
          <w:p w14:paraId="411B5D9C" w14:textId="77777777" w:rsidR="009D1437" w:rsidRPr="00DC6348" w:rsidRDefault="009D1437" w:rsidP="00616EC4">
            <w:pPr>
              <w:pStyle w:val="ListParagraph"/>
              <w:spacing w:after="0" w:line="240" w:lineRule="auto"/>
              <w:ind w:left="0"/>
              <w:rPr>
                <w:ins w:id="389" w:author="Comparison" w:date="2022-04-14T16:30:00Z"/>
                <w:rFonts w:eastAsia="Calibri"/>
              </w:rPr>
            </w:pPr>
            <w:ins w:id="390" w:author="Comparison" w:date="2022-04-14T16:30:00Z">
              <w:r w:rsidRPr="00DC6348">
                <w:rPr>
                  <w:rFonts w:eastAsia="Calibri"/>
                </w:rPr>
                <w:t>User name không phù hợp, không tìm thấy company tương ứng cho user.</w:t>
              </w:r>
            </w:ins>
          </w:p>
        </w:tc>
        <w:tc>
          <w:tcPr>
            <w:tcW w:w="2515" w:type="dxa"/>
            <w:tcBorders>
              <w:top w:val="single" w:sz="4" w:space="0" w:color="2E74B5"/>
              <w:left w:val="single" w:sz="4" w:space="0" w:color="2E74B5"/>
              <w:bottom w:val="single" w:sz="4" w:space="0" w:color="2E74B5"/>
              <w:right w:val="single" w:sz="4" w:space="0" w:color="2E74B5"/>
            </w:tcBorders>
          </w:tcPr>
          <w:p w14:paraId="51E30409" w14:textId="77777777" w:rsidR="009D1437" w:rsidRPr="00DC6348" w:rsidRDefault="009D1437" w:rsidP="00616EC4">
            <w:pPr>
              <w:jc w:val="both"/>
              <w:rPr>
                <w:ins w:id="391" w:author="Comparison" w:date="2022-04-14T16:30:00Z"/>
              </w:rPr>
            </w:pPr>
          </w:p>
        </w:tc>
      </w:tr>
      <w:tr w:rsidR="009D1437" w:rsidRPr="00DC6348" w14:paraId="03F31D80" w14:textId="77777777" w:rsidTr="00616EC4">
        <w:trPr>
          <w:trHeight w:val="70"/>
          <w:ins w:id="392" w:author="Comparison" w:date="2022-04-14T16:30:00Z"/>
        </w:trPr>
        <w:tc>
          <w:tcPr>
            <w:tcW w:w="1710" w:type="dxa"/>
            <w:tcBorders>
              <w:top w:val="single" w:sz="4" w:space="0" w:color="2E74B5"/>
              <w:left w:val="single" w:sz="4" w:space="0" w:color="2E74B5"/>
              <w:bottom w:val="single" w:sz="4" w:space="0" w:color="2E74B5"/>
              <w:right w:val="single" w:sz="4" w:space="0" w:color="2E74B5"/>
            </w:tcBorders>
            <w:hideMark/>
          </w:tcPr>
          <w:p w14:paraId="6C53EAF6" w14:textId="77777777" w:rsidR="009D1437" w:rsidRPr="00DC6348" w:rsidRDefault="009D1437" w:rsidP="00616EC4">
            <w:pPr>
              <w:autoSpaceDE w:val="0"/>
              <w:autoSpaceDN w:val="0"/>
              <w:adjustRightInd w:val="0"/>
              <w:rPr>
                <w:ins w:id="393" w:author="Comparison" w:date="2022-04-14T16:30:00Z"/>
                <w:rFonts w:eastAsia="Calibri"/>
              </w:rPr>
            </w:pPr>
            <w:ins w:id="394" w:author="Comparison" w:date="2022-04-14T16:30:00Z">
              <w:r w:rsidRPr="00DC6348">
                <w:rPr>
                  <w:rFonts w:eastAsia="Calibri"/>
                </w:rPr>
                <w:t>ERR:12</w:t>
              </w:r>
            </w:ins>
          </w:p>
        </w:tc>
        <w:tc>
          <w:tcPr>
            <w:tcW w:w="5040" w:type="dxa"/>
            <w:tcBorders>
              <w:top w:val="single" w:sz="4" w:space="0" w:color="2E74B5"/>
              <w:left w:val="single" w:sz="4" w:space="0" w:color="2E74B5"/>
              <w:bottom w:val="single" w:sz="4" w:space="0" w:color="2E74B5"/>
              <w:right w:val="single" w:sz="4" w:space="0" w:color="2E74B5"/>
            </w:tcBorders>
            <w:hideMark/>
          </w:tcPr>
          <w:p w14:paraId="6A69D693" w14:textId="77777777" w:rsidR="009D1437" w:rsidRPr="00DC6348" w:rsidRDefault="009D1437" w:rsidP="00616EC4">
            <w:pPr>
              <w:pStyle w:val="ListParagraph"/>
              <w:spacing w:after="0" w:line="240" w:lineRule="auto"/>
              <w:ind w:left="0"/>
              <w:rPr>
                <w:ins w:id="395" w:author="Comparison" w:date="2022-04-14T16:30:00Z"/>
                <w:rFonts w:eastAsia="Calibri"/>
              </w:rPr>
            </w:pPr>
            <w:ins w:id="396" w:author="Comparison" w:date="2022-04-14T16:30:00Z">
              <w:r w:rsidRPr="00DC6348">
                <w:rPr>
                  <w:rFonts w:eastAsia="Calibri"/>
                </w:rPr>
                <w:t>Ngày hóa đơn cũ không hợp lệ</w:t>
              </w:r>
            </w:ins>
          </w:p>
        </w:tc>
        <w:tc>
          <w:tcPr>
            <w:tcW w:w="2515" w:type="dxa"/>
            <w:tcBorders>
              <w:top w:val="single" w:sz="4" w:space="0" w:color="2E74B5"/>
              <w:left w:val="single" w:sz="4" w:space="0" w:color="2E74B5"/>
              <w:bottom w:val="single" w:sz="4" w:space="0" w:color="2E74B5"/>
              <w:right w:val="single" w:sz="4" w:space="0" w:color="2E74B5"/>
            </w:tcBorders>
          </w:tcPr>
          <w:p w14:paraId="7959C54D" w14:textId="77777777" w:rsidR="009D1437" w:rsidRPr="00DC6348" w:rsidRDefault="009D1437" w:rsidP="00616EC4">
            <w:pPr>
              <w:jc w:val="both"/>
              <w:rPr>
                <w:ins w:id="397" w:author="Comparison" w:date="2022-04-14T16:30:00Z"/>
              </w:rPr>
            </w:pPr>
          </w:p>
        </w:tc>
      </w:tr>
      <w:tr w:rsidR="009D1437" w:rsidRPr="00DC6348" w14:paraId="31EF4E5B" w14:textId="77777777" w:rsidTr="00616EC4">
        <w:trPr>
          <w:trHeight w:val="70"/>
          <w:ins w:id="398" w:author="Comparison" w:date="2022-04-14T16:30:00Z"/>
        </w:trPr>
        <w:tc>
          <w:tcPr>
            <w:tcW w:w="1710" w:type="dxa"/>
            <w:tcBorders>
              <w:top w:val="single" w:sz="4" w:space="0" w:color="2E74B5"/>
              <w:left w:val="single" w:sz="4" w:space="0" w:color="2E74B5"/>
              <w:bottom w:val="single" w:sz="4" w:space="0" w:color="2E74B5"/>
              <w:right w:val="single" w:sz="4" w:space="0" w:color="2E74B5"/>
            </w:tcBorders>
            <w:hideMark/>
          </w:tcPr>
          <w:p w14:paraId="20BF7B2A" w14:textId="77777777" w:rsidR="009D1437" w:rsidRPr="00DC6348" w:rsidRDefault="009D1437" w:rsidP="00616EC4">
            <w:pPr>
              <w:autoSpaceDE w:val="0"/>
              <w:autoSpaceDN w:val="0"/>
              <w:adjustRightInd w:val="0"/>
              <w:rPr>
                <w:ins w:id="399" w:author="Comparison" w:date="2022-04-14T16:30:00Z"/>
                <w:rFonts w:eastAsia="Calibri"/>
              </w:rPr>
            </w:pPr>
            <w:ins w:id="400" w:author="Comparison" w:date="2022-04-14T16:30:00Z">
              <w:r w:rsidRPr="00DC6348">
                <w:rPr>
                  <w:rFonts w:eastAsia="Calibri"/>
                </w:rPr>
                <w:t>ERR:20</w:t>
              </w:r>
            </w:ins>
          </w:p>
        </w:tc>
        <w:tc>
          <w:tcPr>
            <w:tcW w:w="5040" w:type="dxa"/>
            <w:tcBorders>
              <w:top w:val="single" w:sz="4" w:space="0" w:color="2E74B5"/>
              <w:left w:val="single" w:sz="4" w:space="0" w:color="2E74B5"/>
              <w:bottom w:val="single" w:sz="4" w:space="0" w:color="2E74B5"/>
              <w:right w:val="single" w:sz="4" w:space="0" w:color="2E74B5"/>
            </w:tcBorders>
            <w:hideMark/>
          </w:tcPr>
          <w:p w14:paraId="6CE4AE8E" w14:textId="77777777" w:rsidR="009D1437" w:rsidRPr="00DC6348" w:rsidRDefault="009D1437" w:rsidP="00616EC4">
            <w:pPr>
              <w:pStyle w:val="ListParagraph"/>
              <w:spacing w:after="0" w:line="240" w:lineRule="auto"/>
              <w:ind w:left="0"/>
              <w:rPr>
                <w:ins w:id="401" w:author="Comparison" w:date="2022-04-14T16:30:00Z"/>
                <w:rFonts w:eastAsia="Calibri"/>
              </w:rPr>
            </w:pPr>
            <w:ins w:id="402" w:author="Comparison" w:date="2022-04-14T16:30:00Z">
              <w:r w:rsidRPr="00DC6348">
                <w:rPr>
                  <w:rFonts w:eastAsia="Calibri"/>
                </w:rPr>
                <w:t>Tham số pattern and serial không hợp lệ</w:t>
              </w:r>
            </w:ins>
          </w:p>
        </w:tc>
        <w:tc>
          <w:tcPr>
            <w:tcW w:w="2515" w:type="dxa"/>
            <w:tcBorders>
              <w:top w:val="single" w:sz="4" w:space="0" w:color="2E74B5"/>
              <w:left w:val="single" w:sz="4" w:space="0" w:color="2E74B5"/>
              <w:bottom w:val="single" w:sz="4" w:space="0" w:color="2E74B5"/>
              <w:right w:val="single" w:sz="4" w:space="0" w:color="2E74B5"/>
            </w:tcBorders>
          </w:tcPr>
          <w:p w14:paraId="1C09758C" w14:textId="77777777" w:rsidR="009D1437" w:rsidRPr="00DC6348" w:rsidRDefault="009D1437" w:rsidP="00616EC4">
            <w:pPr>
              <w:jc w:val="both"/>
              <w:rPr>
                <w:ins w:id="403" w:author="Comparison" w:date="2022-04-14T16:30:00Z"/>
              </w:rPr>
            </w:pPr>
          </w:p>
        </w:tc>
      </w:tr>
      <w:tr w:rsidR="009D1437" w:rsidRPr="00DC6348" w14:paraId="7E81D8D2" w14:textId="77777777" w:rsidTr="00616EC4">
        <w:trPr>
          <w:trHeight w:val="70"/>
          <w:ins w:id="404" w:author="Comparison" w:date="2022-04-14T16:30:00Z"/>
        </w:trPr>
        <w:tc>
          <w:tcPr>
            <w:tcW w:w="1710" w:type="dxa"/>
            <w:tcBorders>
              <w:top w:val="single" w:sz="4" w:space="0" w:color="2E74B5"/>
              <w:left w:val="single" w:sz="4" w:space="0" w:color="2E74B5"/>
              <w:bottom w:val="single" w:sz="4" w:space="0" w:color="2E74B5"/>
              <w:right w:val="single" w:sz="4" w:space="0" w:color="2E74B5"/>
            </w:tcBorders>
            <w:hideMark/>
          </w:tcPr>
          <w:p w14:paraId="449DD260" w14:textId="77777777" w:rsidR="009D1437" w:rsidRPr="00DC6348" w:rsidRDefault="009D1437" w:rsidP="00616EC4">
            <w:pPr>
              <w:autoSpaceDE w:val="0"/>
              <w:autoSpaceDN w:val="0"/>
              <w:adjustRightInd w:val="0"/>
              <w:rPr>
                <w:ins w:id="405" w:author="Comparison" w:date="2022-04-14T16:30:00Z"/>
                <w:rFonts w:eastAsia="Calibri"/>
              </w:rPr>
            </w:pPr>
            <w:ins w:id="406" w:author="Comparison" w:date="2022-04-14T16:30:00Z">
              <w:r w:rsidRPr="00DC6348">
                <w:rPr>
                  <w:rFonts w:eastAsia="Calibri"/>
                </w:rPr>
                <w:t>ERR:21</w:t>
              </w:r>
            </w:ins>
          </w:p>
        </w:tc>
        <w:tc>
          <w:tcPr>
            <w:tcW w:w="5040" w:type="dxa"/>
            <w:tcBorders>
              <w:top w:val="single" w:sz="4" w:space="0" w:color="2E74B5"/>
              <w:left w:val="single" w:sz="4" w:space="0" w:color="2E74B5"/>
              <w:bottom w:val="single" w:sz="4" w:space="0" w:color="2E74B5"/>
              <w:right w:val="single" w:sz="4" w:space="0" w:color="2E74B5"/>
            </w:tcBorders>
            <w:hideMark/>
          </w:tcPr>
          <w:p w14:paraId="759C7421" w14:textId="77777777" w:rsidR="009D1437" w:rsidRPr="00DC6348" w:rsidRDefault="009D1437" w:rsidP="00616EC4">
            <w:pPr>
              <w:pStyle w:val="ListParagraph"/>
              <w:spacing w:after="0" w:line="240" w:lineRule="auto"/>
              <w:ind w:left="0"/>
              <w:rPr>
                <w:ins w:id="407" w:author="Comparison" w:date="2022-04-14T16:30:00Z"/>
                <w:rFonts w:eastAsia="Calibri"/>
              </w:rPr>
            </w:pPr>
            <w:ins w:id="408" w:author="Comparison" w:date="2022-04-14T16:30:00Z">
              <w:r w:rsidRPr="00DC6348">
                <w:rPr>
                  <w:rFonts w:eastAsia="Calibri"/>
                </w:rPr>
                <w:t>Tài khoản không tồn tại</w:t>
              </w:r>
            </w:ins>
          </w:p>
        </w:tc>
        <w:tc>
          <w:tcPr>
            <w:tcW w:w="2515" w:type="dxa"/>
            <w:tcBorders>
              <w:top w:val="single" w:sz="4" w:space="0" w:color="2E74B5"/>
              <w:left w:val="single" w:sz="4" w:space="0" w:color="2E74B5"/>
              <w:bottom w:val="single" w:sz="4" w:space="0" w:color="2E74B5"/>
              <w:right w:val="single" w:sz="4" w:space="0" w:color="2E74B5"/>
            </w:tcBorders>
          </w:tcPr>
          <w:p w14:paraId="0E200C3A" w14:textId="77777777" w:rsidR="009D1437" w:rsidRPr="00DC6348" w:rsidRDefault="009D1437" w:rsidP="00616EC4">
            <w:pPr>
              <w:jc w:val="both"/>
              <w:rPr>
                <w:ins w:id="409" w:author="Comparison" w:date="2022-04-14T16:30:00Z"/>
              </w:rPr>
            </w:pPr>
          </w:p>
        </w:tc>
      </w:tr>
      <w:tr w:rsidR="009D1437" w:rsidRPr="00DC6348" w14:paraId="580F54B5" w14:textId="77777777" w:rsidTr="00616EC4">
        <w:trPr>
          <w:trHeight w:val="70"/>
          <w:ins w:id="410" w:author="Comparison" w:date="2022-04-14T16:30:00Z"/>
        </w:trPr>
        <w:tc>
          <w:tcPr>
            <w:tcW w:w="1710" w:type="dxa"/>
            <w:tcBorders>
              <w:top w:val="single" w:sz="4" w:space="0" w:color="2E74B5"/>
              <w:left w:val="single" w:sz="4" w:space="0" w:color="2E74B5"/>
              <w:bottom w:val="single" w:sz="4" w:space="0" w:color="2E74B5"/>
              <w:right w:val="single" w:sz="4" w:space="0" w:color="2E74B5"/>
            </w:tcBorders>
          </w:tcPr>
          <w:p w14:paraId="5667E2A1" w14:textId="77777777" w:rsidR="009D1437" w:rsidRPr="00DC6348" w:rsidRDefault="009D1437" w:rsidP="00616EC4">
            <w:pPr>
              <w:autoSpaceDE w:val="0"/>
              <w:autoSpaceDN w:val="0"/>
              <w:adjustRightInd w:val="0"/>
              <w:rPr>
                <w:ins w:id="411" w:author="Comparison" w:date="2022-04-14T16:30:00Z"/>
                <w:rFonts w:eastAsia="Calibri"/>
              </w:rPr>
            </w:pPr>
            <w:ins w:id="412" w:author="Comparison" w:date="2022-04-14T16:30:00Z">
              <w:r w:rsidRPr="00DC6348">
                <w:rPr>
                  <w:rFonts w:eastAsia="Calibri"/>
                </w:rPr>
                <w:t>ERR:22</w:t>
              </w:r>
            </w:ins>
          </w:p>
          <w:p w14:paraId="6A6E1B85" w14:textId="77777777" w:rsidR="009D1437" w:rsidRPr="00DC6348" w:rsidRDefault="009D1437" w:rsidP="00616EC4">
            <w:pPr>
              <w:autoSpaceDE w:val="0"/>
              <w:autoSpaceDN w:val="0"/>
              <w:adjustRightInd w:val="0"/>
              <w:rPr>
                <w:ins w:id="413" w:author="Comparison" w:date="2022-04-14T16:30:00Z"/>
                <w:rFonts w:eastAsia="Calibri"/>
              </w:rPr>
            </w:pPr>
          </w:p>
        </w:tc>
        <w:tc>
          <w:tcPr>
            <w:tcW w:w="5040" w:type="dxa"/>
            <w:tcBorders>
              <w:top w:val="single" w:sz="4" w:space="0" w:color="2E74B5"/>
              <w:left w:val="single" w:sz="4" w:space="0" w:color="2E74B5"/>
              <w:bottom w:val="single" w:sz="4" w:space="0" w:color="2E74B5"/>
              <w:right w:val="single" w:sz="4" w:space="0" w:color="2E74B5"/>
            </w:tcBorders>
            <w:hideMark/>
          </w:tcPr>
          <w:p w14:paraId="1D229FC6" w14:textId="77777777" w:rsidR="009D1437" w:rsidRPr="00DC6348" w:rsidRDefault="009D1437" w:rsidP="00616EC4">
            <w:pPr>
              <w:pStyle w:val="ListParagraph"/>
              <w:spacing w:after="0" w:line="240" w:lineRule="auto"/>
              <w:ind w:left="0"/>
              <w:rPr>
                <w:ins w:id="414" w:author="Comparison" w:date="2022-04-14T16:30:00Z"/>
                <w:rFonts w:eastAsia="Calibri"/>
              </w:rPr>
            </w:pPr>
            <w:ins w:id="415" w:author="Comparison" w:date="2022-04-14T16:30:00Z">
              <w:r w:rsidRPr="00DC6348">
                <w:rPr>
                  <w:rFonts w:eastAsia="Calibri"/>
                </w:rPr>
                <w:t>Không tìm thấy keystores</w:t>
              </w:r>
            </w:ins>
          </w:p>
        </w:tc>
        <w:tc>
          <w:tcPr>
            <w:tcW w:w="2515" w:type="dxa"/>
            <w:tcBorders>
              <w:top w:val="single" w:sz="4" w:space="0" w:color="2E74B5"/>
              <w:left w:val="single" w:sz="4" w:space="0" w:color="2E74B5"/>
              <w:bottom w:val="single" w:sz="4" w:space="0" w:color="2E74B5"/>
              <w:right w:val="single" w:sz="4" w:space="0" w:color="2E74B5"/>
            </w:tcBorders>
          </w:tcPr>
          <w:p w14:paraId="54583C54" w14:textId="77777777" w:rsidR="009D1437" w:rsidRPr="00DC6348" w:rsidRDefault="009D1437" w:rsidP="00616EC4">
            <w:pPr>
              <w:jc w:val="both"/>
              <w:rPr>
                <w:ins w:id="416" w:author="Comparison" w:date="2022-04-14T16:30:00Z"/>
              </w:rPr>
            </w:pPr>
          </w:p>
        </w:tc>
      </w:tr>
      <w:tr w:rsidR="009D1437" w:rsidRPr="00DC6348" w14:paraId="1E7699D9" w14:textId="77777777" w:rsidTr="00616EC4">
        <w:trPr>
          <w:trHeight w:val="70"/>
          <w:ins w:id="417" w:author="Comparison" w:date="2022-04-14T16:30:00Z"/>
        </w:trPr>
        <w:tc>
          <w:tcPr>
            <w:tcW w:w="1710" w:type="dxa"/>
            <w:tcBorders>
              <w:top w:val="single" w:sz="4" w:space="0" w:color="2E74B5"/>
              <w:left w:val="single" w:sz="4" w:space="0" w:color="2E74B5"/>
              <w:bottom w:val="single" w:sz="4" w:space="0" w:color="2E74B5"/>
              <w:right w:val="single" w:sz="4" w:space="0" w:color="2E74B5"/>
            </w:tcBorders>
          </w:tcPr>
          <w:p w14:paraId="5F3176B3" w14:textId="77777777" w:rsidR="009D1437" w:rsidRPr="00DC6348" w:rsidRDefault="009D1437" w:rsidP="00616EC4">
            <w:pPr>
              <w:autoSpaceDE w:val="0"/>
              <w:autoSpaceDN w:val="0"/>
              <w:adjustRightInd w:val="0"/>
              <w:rPr>
                <w:ins w:id="418" w:author="Comparison" w:date="2022-04-14T16:30:00Z"/>
                <w:rFonts w:eastAsia="Calibri"/>
              </w:rPr>
            </w:pPr>
            <w:ins w:id="419" w:author="Comparison" w:date="2022-04-14T16:30:00Z">
              <w:r w:rsidRPr="00DC6348">
                <w:rPr>
                  <w:rFonts w:eastAsia="Calibri"/>
                </w:rPr>
                <w:t>ERR:28</w:t>
              </w:r>
            </w:ins>
          </w:p>
          <w:p w14:paraId="07A38DCB" w14:textId="77777777" w:rsidR="009D1437" w:rsidRPr="00DC6348" w:rsidRDefault="009D1437" w:rsidP="00616EC4">
            <w:pPr>
              <w:autoSpaceDE w:val="0"/>
              <w:autoSpaceDN w:val="0"/>
              <w:adjustRightInd w:val="0"/>
              <w:rPr>
                <w:ins w:id="420" w:author="Comparison" w:date="2022-04-14T16:30:00Z"/>
                <w:rFonts w:eastAsia="Calibri"/>
              </w:rPr>
            </w:pPr>
          </w:p>
        </w:tc>
        <w:tc>
          <w:tcPr>
            <w:tcW w:w="5040" w:type="dxa"/>
            <w:tcBorders>
              <w:top w:val="single" w:sz="4" w:space="0" w:color="2E74B5"/>
              <w:left w:val="single" w:sz="4" w:space="0" w:color="2E74B5"/>
              <w:bottom w:val="single" w:sz="4" w:space="0" w:color="2E74B5"/>
              <w:right w:val="single" w:sz="4" w:space="0" w:color="2E74B5"/>
            </w:tcBorders>
            <w:hideMark/>
          </w:tcPr>
          <w:p w14:paraId="28835347" w14:textId="77777777" w:rsidR="009D1437" w:rsidRPr="00DC6348" w:rsidRDefault="009D1437" w:rsidP="00616EC4">
            <w:pPr>
              <w:pStyle w:val="ListParagraph"/>
              <w:spacing w:after="0" w:line="240" w:lineRule="auto"/>
              <w:ind w:left="0"/>
              <w:rPr>
                <w:ins w:id="421" w:author="Comparison" w:date="2022-04-14T16:30:00Z"/>
                <w:rFonts w:eastAsia="Calibri"/>
              </w:rPr>
            </w:pPr>
            <w:ins w:id="422" w:author="Comparison" w:date="2022-04-14T16:30:00Z">
              <w:r w:rsidRPr="00DC6348">
                <w:t>Chứng thư chưa có trong hệ thống</w:t>
              </w:r>
            </w:ins>
          </w:p>
        </w:tc>
        <w:tc>
          <w:tcPr>
            <w:tcW w:w="2515" w:type="dxa"/>
            <w:tcBorders>
              <w:top w:val="single" w:sz="4" w:space="0" w:color="2E74B5"/>
              <w:left w:val="single" w:sz="4" w:space="0" w:color="2E74B5"/>
              <w:bottom w:val="single" w:sz="4" w:space="0" w:color="2E74B5"/>
              <w:right w:val="single" w:sz="4" w:space="0" w:color="2E74B5"/>
            </w:tcBorders>
          </w:tcPr>
          <w:p w14:paraId="511E9CEA" w14:textId="77777777" w:rsidR="009D1437" w:rsidRPr="00DC6348" w:rsidRDefault="009D1437" w:rsidP="00616EC4">
            <w:pPr>
              <w:jc w:val="both"/>
              <w:rPr>
                <w:ins w:id="423" w:author="Comparison" w:date="2022-04-14T16:30:00Z"/>
              </w:rPr>
            </w:pPr>
          </w:p>
        </w:tc>
      </w:tr>
      <w:tr w:rsidR="009D1437" w:rsidRPr="00DC6348" w14:paraId="5E986B9E" w14:textId="77777777" w:rsidTr="00616EC4">
        <w:trPr>
          <w:trHeight w:val="70"/>
          <w:ins w:id="424" w:author="Comparison" w:date="2022-04-14T16:30:00Z"/>
        </w:trPr>
        <w:tc>
          <w:tcPr>
            <w:tcW w:w="1710" w:type="dxa"/>
            <w:tcBorders>
              <w:top w:val="single" w:sz="4" w:space="0" w:color="2E74B5"/>
              <w:left w:val="single" w:sz="4" w:space="0" w:color="2E74B5"/>
              <w:bottom w:val="single" w:sz="4" w:space="0" w:color="2E74B5"/>
              <w:right w:val="single" w:sz="4" w:space="0" w:color="2E74B5"/>
            </w:tcBorders>
            <w:hideMark/>
          </w:tcPr>
          <w:p w14:paraId="46F8CF55" w14:textId="77777777" w:rsidR="009D1437" w:rsidRPr="00DC6348" w:rsidRDefault="009D1437" w:rsidP="00616EC4">
            <w:pPr>
              <w:autoSpaceDE w:val="0"/>
              <w:autoSpaceDN w:val="0"/>
              <w:adjustRightInd w:val="0"/>
              <w:rPr>
                <w:ins w:id="425" w:author="Comparison" w:date="2022-04-14T16:30:00Z"/>
                <w:rFonts w:eastAsia="Calibri"/>
              </w:rPr>
            </w:pPr>
            <w:ins w:id="426" w:author="Comparison" w:date="2022-04-14T16:30:00Z">
              <w:r w:rsidRPr="00DC6348">
                <w:t>ERR:24</w:t>
              </w:r>
            </w:ins>
          </w:p>
        </w:tc>
        <w:tc>
          <w:tcPr>
            <w:tcW w:w="5040" w:type="dxa"/>
            <w:tcBorders>
              <w:top w:val="single" w:sz="4" w:space="0" w:color="2E74B5"/>
              <w:left w:val="single" w:sz="4" w:space="0" w:color="2E74B5"/>
              <w:bottom w:val="single" w:sz="4" w:space="0" w:color="2E74B5"/>
              <w:right w:val="single" w:sz="4" w:space="0" w:color="2E74B5"/>
            </w:tcBorders>
            <w:hideMark/>
          </w:tcPr>
          <w:p w14:paraId="5236BDE1" w14:textId="77777777" w:rsidR="009D1437" w:rsidRPr="00DC6348" w:rsidRDefault="009D1437" w:rsidP="00616EC4">
            <w:pPr>
              <w:pStyle w:val="ListParagraph"/>
              <w:spacing w:after="0" w:line="240" w:lineRule="auto"/>
              <w:ind w:left="0"/>
              <w:rPr>
                <w:ins w:id="427" w:author="Comparison" w:date="2022-04-14T16:30:00Z"/>
              </w:rPr>
            </w:pPr>
            <w:ins w:id="428" w:author="Comparison" w:date="2022-04-14T16:30:00Z">
              <w:r w:rsidRPr="00DC6348">
                <w:t>chứng thư không dùng</w:t>
              </w:r>
            </w:ins>
          </w:p>
        </w:tc>
        <w:tc>
          <w:tcPr>
            <w:tcW w:w="2515" w:type="dxa"/>
            <w:tcBorders>
              <w:top w:val="single" w:sz="4" w:space="0" w:color="2E74B5"/>
              <w:left w:val="single" w:sz="4" w:space="0" w:color="2E74B5"/>
              <w:bottom w:val="single" w:sz="4" w:space="0" w:color="2E74B5"/>
              <w:right w:val="single" w:sz="4" w:space="0" w:color="2E74B5"/>
            </w:tcBorders>
          </w:tcPr>
          <w:p w14:paraId="191F3DF4" w14:textId="77777777" w:rsidR="009D1437" w:rsidRPr="00DC6348" w:rsidRDefault="009D1437" w:rsidP="00616EC4">
            <w:pPr>
              <w:jc w:val="both"/>
              <w:rPr>
                <w:ins w:id="429" w:author="Comparison" w:date="2022-04-14T16:30:00Z"/>
              </w:rPr>
            </w:pPr>
          </w:p>
        </w:tc>
      </w:tr>
      <w:tr w:rsidR="009D1437" w:rsidRPr="00DC6348" w14:paraId="2CDBA2D0" w14:textId="77777777" w:rsidTr="00616EC4">
        <w:trPr>
          <w:trHeight w:val="70"/>
          <w:ins w:id="430" w:author="Comparison" w:date="2022-04-14T16:30:00Z"/>
        </w:trPr>
        <w:tc>
          <w:tcPr>
            <w:tcW w:w="1710" w:type="dxa"/>
            <w:tcBorders>
              <w:top w:val="single" w:sz="4" w:space="0" w:color="2E74B5"/>
              <w:left w:val="single" w:sz="4" w:space="0" w:color="2E74B5"/>
              <w:bottom w:val="single" w:sz="4" w:space="0" w:color="2E74B5"/>
              <w:right w:val="single" w:sz="4" w:space="0" w:color="2E74B5"/>
            </w:tcBorders>
            <w:hideMark/>
          </w:tcPr>
          <w:p w14:paraId="18656C29" w14:textId="77777777" w:rsidR="009D1437" w:rsidRPr="00DC6348" w:rsidRDefault="009D1437" w:rsidP="00616EC4">
            <w:pPr>
              <w:autoSpaceDE w:val="0"/>
              <w:autoSpaceDN w:val="0"/>
              <w:adjustRightInd w:val="0"/>
              <w:jc w:val="both"/>
              <w:rPr>
                <w:ins w:id="431" w:author="Comparison" w:date="2022-04-14T16:30:00Z"/>
              </w:rPr>
            </w:pPr>
            <w:ins w:id="432" w:author="Comparison" w:date="2022-04-14T16:30:00Z">
              <w:r w:rsidRPr="00DC6348">
                <w:t>ERR:27</w:t>
              </w:r>
            </w:ins>
          </w:p>
        </w:tc>
        <w:tc>
          <w:tcPr>
            <w:tcW w:w="5040" w:type="dxa"/>
            <w:tcBorders>
              <w:top w:val="single" w:sz="4" w:space="0" w:color="2E74B5"/>
              <w:left w:val="single" w:sz="4" w:space="0" w:color="2E74B5"/>
              <w:bottom w:val="single" w:sz="4" w:space="0" w:color="2E74B5"/>
              <w:right w:val="single" w:sz="4" w:space="0" w:color="2E74B5"/>
            </w:tcBorders>
            <w:hideMark/>
          </w:tcPr>
          <w:p w14:paraId="05F3199E" w14:textId="77777777" w:rsidR="009D1437" w:rsidRPr="00DC6348" w:rsidRDefault="009D1437" w:rsidP="00616EC4">
            <w:pPr>
              <w:pStyle w:val="ListParagraph"/>
              <w:ind w:left="0"/>
              <w:jc w:val="both"/>
              <w:rPr>
                <w:ins w:id="433" w:author="Comparison" w:date="2022-04-14T16:30:00Z"/>
              </w:rPr>
            </w:pPr>
            <w:ins w:id="434" w:author="Comparison" w:date="2022-04-14T16:30:00Z">
              <w:r w:rsidRPr="00DC6348">
                <w:t>Lỗi chứng thư hết hạn</w:t>
              </w:r>
            </w:ins>
          </w:p>
        </w:tc>
        <w:tc>
          <w:tcPr>
            <w:tcW w:w="2515" w:type="dxa"/>
            <w:tcBorders>
              <w:top w:val="single" w:sz="4" w:space="0" w:color="2E74B5"/>
              <w:left w:val="single" w:sz="4" w:space="0" w:color="2E74B5"/>
              <w:bottom w:val="single" w:sz="4" w:space="0" w:color="2E74B5"/>
              <w:right w:val="single" w:sz="4" w:space="0" w:color="2E74B5"/>
            </w:tcBorders>
          </w:tcPr>
          <w:p w14:paraId="5A2A8921" w14:textId="77777777" w:rsidR="009D1437" w:rsidRPr="00DC6348" w:rsidRDefault="009D1437" w:rsidP="00616EC4">
            <w:pPr>
              <w:jc w:val="both"/>
              <w:rPr>
                <w:ins w:id="435" w:author="Comparison" w:date="2022-04-14T16:30:00Z"/>
              </w:rPr>
            </w:pPr>
          </w:p>
        </w:tc>
      </w:tr>
      <w:tr w:rsidR="009D1437" w14:paraId="3224CBCD"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tcPr>
          <w:p w14:paraId="0101C7A7" w14:textId="77777777" w:rsidR="009D1437" w:rsidRDefault="009D1437" w:rsidP="00616EC4">
            <w:pPr>
              <w:autoSpaceDE w:val="0"/>
              <w:autoSpaceDN w:val="0"/>
              <w:adjustRightInd w:val="0"/>
              <w:jc w:val="both"/>
            </w:pPr>
            <w:r w:rsidRPr="00971B35">
              <w:t>ERR:60</w:t>
            </w:r>
          </w:p>
        </w:tc>
        <w:tc>
          <w:tcPr>
            <w:tcW w:w="5040" w:type="dxa"/>
            <w:tcBorders>
              <w:top w:val="single" w:sz="4" w:space="0" w:color="2E74B5"/>
              <w:left w:val="single" w:sz="4" w:space="0" w:color="2E74B5"/>
              <w:bottom w:val="single" w:sz="4" w:space="0" w:color="2E74B5"/>
              <w:right w:val="single" w:sz="4" w:space="0" w:color="2E74B5"/>
            </w:tcBorders>
          </w:tcPr>
          <w:p w14:paraId="3C550D16" w14:textId="77777777" w:rsidR="009D1437" w:rsidRDefault="009D1437" w:rsidP="00616EC4">
            <w:pPr>
              <w:pStyle w:val="ListParagraph"/>
              <w:ind w:left="0"/>
              <w:jc w:val="both"/>
            </w:pPr>
            <w:r w:rsidRPr="00971B35">
              <w:t>Chỉ được phép điều chỉnh hóa đơn cùng loại (Có mã / Không mã).</w:t>
            </w:r>
          </w:p>
        </w:tc>
        <w:tc>
          <w:tcPr>
            <w:tcW w:w="2515" w:type="dxa"/>
            <w:tcBorders>
              <w:top w:val="single" w:sz="4" w:space="0" w:color="2E74B5"/>
              <w:left w:val="single" w:sz="4" w:space="0" w:color="2E74B5"/>
              <w:bottom w:val="single" w:sz="4" w:space="0" w:color="2E74B5"/>
              <w:right w:val="single" w:sz="4" w:space="0" w:color="2E74B5"/>
            </w:tcBorders>
          </w:tcPr>
          <w:p w14:paraId="25E3E068" w14:textId="77777777" w:rsidR="009D1437" w:rsidRDefault="009D1437" w:rsidP="00616EC4">
            <w:pPr>
              <w:jc w:val="both"/>
            </w:pPr>
          </w:p>
        </w:tc>
      </w:tr>
      <w:tr w:rsidR="009D1437" w14:paraId="393FE0C3"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tcPr>
          <w:p w14:paraId="48AB3F07" w14:textId="77777777" w:rsidR="009D1437" w:rsidRDefault="009D1437" w:rsidP="00616EC4">
            <w:pPr>
              <w:autoSpaceDE w:val="0"/>
              <w:autoSpaceDN w:val="0"/>
              <w:adjustRightInd w:val="0"/>
              <w:jc w:val="both"/>
            </w:pPr>
            <w:r w:rsidRPr="00971B35">
              <w:t>ERR:61</w:t>
            </w:r>
          </w:p>
        </w:tc>
        <w:tc>
          <w:tcPr>
            <w:tcW w:w="5040" w:type="dxa"/>
            <w:tcBorders>
              <w:top w:val="single" w:sz="4" w:space="0" w:color="2E74B5"/>
              <w:left w:val="single" w:sz="4" w:space="0" w:color="2E74B5"/>
              <w:bottom w:val="single" w:sz="4" w:space="0" w:color="2E74B5"/>
              <w:right w:val="single" w:sz="4" w:space="0" w:color="2E74B5"/>
            </w:tcBorders>
          </w:tcPr>
          <w:p w14:paraId="6C9DDB4A" w14:textId="77777777" w:rsidR="009D1437" w:rsidRDefault="009D1437" w:rsidP="00616EC4">
            <w:pPr>
              <w:pStyle w:val="ListParagraph"/>
              <w:ind w:left="0"/>
              <w:jc w:val="both"/>
            </w:pPr>
            <w:r w:rsidRPr="00971B35">
              <w:t>Chỉ được phép điều chỉnh hóa đơn cùng loại (HD GTGT / HD bán hàng...).</w:t>
            </w:r>
          </w:p>
        </w:tc>
        <w:tc>
          <w:tcPr>
            <w:tcW w:w="2515" w:type="dxa"/>
            <w:tcBorders>
              <w:top w:val="single" w:sz="4" w:space="0" w:color="2E74B5"/>
              <w:left w:val="single" w:sz="4" w:space="0" w:color="2E74B5"/>
              <w:bottom w:val="single" w:sz="4" w:space="0" w:color="2E74B5"/>
              <w:right w:val="single" w:sz="4" w:space="0" w:color="2E74B5"/>
            </w:tcBorders>
          </w:tcPr>
          <w:p w14:paraId="7EF2875C" w14:textId="77777777" w:rsidR="009D1437" w:rsidRDefault="009D1437" w:rsidP="00616EC4">
            <w:pPr>
              <w:jc w:val="both"/>
            </w:pPr>
          </w:p>
        </w:tc>
      </w:tr>
      <w:tr w:rsidR="009D1437" w14:paraId="2511DF61"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tcPr>
          <w:p w14:paraId="629E7AEB" w14:textId="77777777" w:rsidR="009D1437" w:rsidRDefault="009D1437" w:rsidP="00616EC4">
            <w:pPr>
              <w:autoSpaceDE w:val="0"/>
              <w:autoSpaceDN w:val="0"/>
              <w:adjustRightInd w:val="0"/>
              <w:jc w:val="both"/>
            </w:pPr>
            <w:r w:rsidRPr="00971B35">
              <w:t>ERR:62</w:t>
            </w:r>
          </w:p>
        </w:tc>
        <w:tc>
          <w:tcPr>
            <w:tcW w:w="5040" w:type="dxa"/>
            <w:tcBorders>
              <w:top w:val="single" w:sz="4" w:space="0" w:color="2E74B5"/>
              <w:left w:val="single" w:sz="4" w:space="0" w:color="2E74B5"/>
              <w:bottom w:val="single" w:sz="4" w:space="0" w:color="2E74B5"/>
              <w:right w:val="single" w:sz="4" w:space="0" w:color="2E74B5"/>
            </w:tcBorders>
          </w:tcPr>
          <w:p w14:paraId="74DE80A7" w14:textId="77777777" w:rsidR="009D1437" w:rsidRDefault="009D1437" w:rsidP="00616EC4">
            <w:pPr>
              <w:pStyle w:val="ListParagraph"/>
              <w:ind w:left="0"/>
              <w:jc w:val="both"/>
            </w:pPr>
            <w:r w:rsidRPr="00971B35">
              <w:t>Không được dùng không mã đăng ký gửi bảng tổng hợp thay thế, điều chỉnh các hóa đơn không mã gửi thông tin chi tiết.</w:t>
            </w:r>
          </w:p>
        </w:tc>
        <w:tc>
          <w:tcPr>
            <w:tcW w:w="2515" w:type="dxa"/>
            <w:tcBorders>
              <w:top w:val="single" w:sz="4" w:space="0" w:color="2E74B5"/>
              <w:left w:val="single" w:sz="4" w:space="0" w:color="2E74B5"/>
              <w:bottom w:val="single" w:sz="4" w:space="0" w:color="2E74B5"/>
              <w:right w:val="single" w:sz="4" w:space="0" w:color="2E74B5"/>
            </w:tcBorders>
          </w:tcPr>
          <w:p w14:paraId="16FA8D78" w14:textId="77777777" w:rsidR="009D1437" w:rsidRDefault="009D1437" w:rsidP="00616EC4">
            <w:pPr>
              <w:jc w:val="both"/>
            </w:pPr>
          </w:p>
        </w:tc>
      </w:tr>
      <w:tr w:rsidR="009D1437" w14:paraId="52B06C97" w14:textId="77777777" w:rsidTr="00616EC4">
        <w:trPr>
          <w:trHeight w:val="70"/>
          <w:ins w:id="436" w:author="Comparison" w:date="2022-04-14T16:30:00Z"/>
        </w:trPr>
        <w:tc>
          <w:tcPr>
            <w:tcW w:w="1710" w:type="dxa"/>
            <w:tcBorders>
              <w:top w:val="single" w:sz="4" w:space="0" w:color="2E74B5"/>
              <w:left w:val="single" w:sz="4" w:space="0" w:color="2E74B5"/>
              <w:bottom w:val="single" w:sz="4" w:space="0" w:color="auto"/>
              <w:right w:val="single" w:sz="4" w:space="0" w:color="2E74B5"/>
            </w:tcBorders>
            <w:hideMark/>
          </w:tcPr>
          <w:p w14:paraId="39B35B37" w14:textId="77777777" w:rsidR="009D1437" w:rsidRDefault="009D1437" w:rsidP="00616EC4">
            <w:pPr>
              <w:autoSpaceDE w:val="0"/>
              <w:autoSpaceDN w:val="0"/>
              <w:adjustRightInd w:val="0"/>
              <w:rPr>
                <w:ins w:id="437" w:author="Comparison" w:date="2022-04-14T16:30:00Z"/>
                <w:rFonts w:eastAsia="Calibri"/>
              </w:rPr>
            </w:pPr>
            <w:ins w:id="438" w:author="Comparison" w:date="2022-04-14T16:30:00Z">
              <w:r>
                <w:rPr>
                  <w:rFonts w:eastAsia="Calibri"/>
                </w:rPr>
                <w:t>Dữ liệu xml đầu vào không đúng quy định</w:t>
              </w:r>
            </w:ins>
          </w:p>
        </w:tc>
        <w:tc>
          <w:tcPr>
            <w:tcW w:w="5040" w:type="dxa"/>
            <w:tcBorders>
              <w:top w:val="single" w:sz="4" w:space="0" w:color="2E74B5"/>
              <w:left w:val="single" w:sz="4" w:space="0" w:color="2E74B5"/>
              <w:bottom w:val="single" w:sz="4" w:space="0" w:color="2E74B5"/>
              <w:right w:val="single" w:sz="4" w:space="0" w:color="2E74B5"/>
            </w:tcBorders>
            <w:hideMark/>
          </w:tcPr>
          <w:p w14:paraId="30BF11B1" w14:textId="77777777" w:rsidR="009D1437" w:rsidRPr="00971B35" w:rsidRDefault="009D1437" w:rsidP="00616EC4">
            <w:pPr>
              <w:rPr>
                <w:ins w:id="439" w:author="Comparison" w:date="2022-04-14T16:30:00Z"/>
                <w:rFonts w:eastAsia="Calibri"/>
              </w:rPr>
            </w:pPr>
            <w:ins w:id="440" w:author="Comparison" w:date="2022-04-14T16:30:00Z">
              <w:r w:rsidRPr="00971B35">
                <w:rPr>
                  <w:rFonts w:eastAsia="Calibri"/>
                </w:rPr>
                <w:t>Chuỗi trả về</w:t>
              </w:r>
            </w:ins>
          </w:p>
        </w:tc>
        <w:tc>
          <w:tcPr>
            <w:tcW w:w="2515" w:type="dxa"/>
            <w:tcBorders>
              <w:top w:val="single" w:sz="4" w:space="0" w:color="2E74B5"/>
              <w:left w:val="single" w:sz="4" w:space="0" w:color="2E74B5"/>
              <w:bottom w:val="single" w:sz="4" w:space="0" w:color="2E74B5"/>
              <w:right w:val="single" w:sz="4" w:space="0" w:color="2E74B5"/>
            </w:tcBorders>
          </w:tcPr>
          <w:p w14:paraId="2D167C6F" w14:textId="77777777" w:rsidR="009D1437" w:rsidRDefault="009D1437" w:rsidP="00616EC4">
            <w:pPr>
              <w:jc w:val="both"/>
              <w:rPr>
                <w:ins w:id="441" w:author="Comparison" w:date="2022-04-14T16:30:00Z"/>
              </w:rPr>
            </w:pPr>
          </w:p>
        </w:tc>
      </w:tr>
    </w:tbl>
    <w:p w14:paraId="5542B485" w14:textId="77777777" w:rsidR="009D1437" w:rsidRDefault="009D1437" w:rsidP="009D1437">
      <w:pPr>
        <w:pStyle w:val="ListParagraph"/>
        <w:numPr>
          <w:ilvl w:val="0"/>
          <w:numId w:val="2"/>
        </w:numPr>
        <w:spacing w:after="0" w:line="360" w:lineRule="auto"/>
        <w:ind w:left="1080"/>
        <w:jc w:val="both"/>
        <w:rPr>
          <w:ins w:id="442" w:author="Comparison" w:date="2022-04-14T16:30:00Z"/>
          <w:rFonts w:eastAsia="Calibri"/>
          <w:b/>
        </w:rPr>
      </w:pPr>
      <w:ins w:id="443" w:author="Comparison" w:date="2022-04-14T16:30:00Z">
        <w:r>
          <w:rPr>
            <w:rFonts w:eastAsia="Calibri"/>
            <w:b/>
          </w:rPr>
          <w:t>chuỗi xml</w:t>
        </w:r>
      </w:ins>
    </w:p>
    <w:p w14:paraId="7B144015" w14:textId="77777777" w:rsidR="009D1437" w:rsidRDefault="009D1437" w:rsidP="009D1437">
      <w:pPr>
        <w:rPr>
          <w:ins w:id="444" w:author="Comparison" w:date="2022-04-14T16:30:00Z"/>
          <w:rFonts w:ascii="Courier New" w:hAnsi="Courier New" w:cs="Courier New"/>
          <w:color w:val="000000"/>
          <w:sz w:val="18"/>
          <w:szCs w:val="18"/>
          <w:shd w:val="clear" w:color="auto" w:fill="FFFFFF"/>
        </w:rPr>
      </w:pPr>
      <w:ins w:id="445" w:author="Comparison" w:date="2022-04-14T16:30:00Z">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52EB69CD" w14:textId="77777777" w:rsidR="009D1437" w:rsidRDefault="009D1437" w:rsidP="009D1437">
      <w:pPr>
        <w:ind w:firstLine="720"/>
        <w:rPr>
          <w:ins w:id="446" w:author="Comparison" w:date="2022-04-14T16:30:00Z"/>
          <w:rStyle w:val="hljs-tag"/>
          <w:color w:val="0000FF"/>
        </w:rPr>
      </w:pPr>
      <w:ins w:id="447" w:author="Comparison" w:date="2022-04-14T16:30:00Z">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ins>
    </w:p>
    <w:p w14:paraId="2C46C733" w14:textId="77777777" w:rsidR="009D1437" w:rsidRDefault="009D1437" w:rsidP="009D1437">
      <w:pPr>
        <w:ind w:left="720" w:firstLine="720"/>
        <w:rPr>
          <w:ins w:id="448" w:author="Comparison" w:date="2022-04-14T16:30:00Z"/>
          <w:color w:val="000000"/>
          <w:shd w:val="clear" w:color="auto" w:fill="FFFFFF"/>
        </w:rPr>
      </w:pPr>
      <w:ins w:id="449" w:author="Comparison" w:date="2022-04-14T16:30:00Z">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70633DCB-F356-4269-A957-569016AE0017</w:t>
        </w:r>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3254AE52" w14:textId="77777777" w:rsidR="009D1437" w:rsidRDefault="009D1437" w:rsidP="009D1437">
      <w:pPr>
        <w:ind w:left="720" w:firstLine="720"/>
        <w:rPr>
          <w:ins w:id="450" w:author="Comparison" w:date="2022-04-14T16:30:00Z"/>
          <w:rStyle w:val="hljs-tag"/>
          <w:color w:val="0000FF"/>
        </w:rPr>
      </w:pPr>
      <w:ins w:id="451" w:author="Comparison" w:date="2022-04-14T16:30:00Z">
        <w:r>
          <w:rPr>
            <w:rStyle w:val="hljs-tag"/>
            <w:color w:val="0000FF"/>
            <w:sz w:val="18"/>
            <w:szCs w:val="18"/>
          </w:rPr>
          <w:t xml:space="preserve"> &lt;</w:t>
        </w:r>
        <w:r>
          <w:rPr>
            <w:rStyle w:val="hljs-name"/>
            <w:rFonts w:ascii="Courier New" w:hAnsi="Courier New" w:cs="Courier New"/>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20045793</w:t>
        </w:r>
        <w:r>
          <w:rPr>
            <w:rStyle w:val="hljs-tag"/>
            <w:color w:val="0000FF"/>
            <w:sz w:val="18"/>
            <w:szCs w:val="18"/>
          </w:rPr>
          <w:t>&lt;/</w:t>
        </w:r>
        <w:r>
          <w:rPr>
            <w:rStyle w:val="hljs-name"/>
            <w:rFonts w:ascii="Courier New" w:hAnsi="Courier New" w:cs="Courier New"/>
            <w:color w:val="0000FF"/>
            <w:sz w:val="18"/>
            <w:szCs w:val="18"/>
          </w:rPr>
          <w:t>idInv</w:t>
        </w:r>
        <w:r>
          <w:rPr>
            <w:rStyle w:val="hljs-tag"/>
            <w:color w:val="0000FF"/>
            <w:sz w:val="18"/>
            <w:szCs w:val="18"/>
          </w:rPr>
          <w:t>&gt;</w:t>
        </w:r>
      </w:ins>
    </w:p>
    <w:p w14:paraId="75B03B81" w14:textId="77777777" w:rsidR="009D1437" w:rsidRDefault="009D1437" w:rsidP="009D1437">
      <w:pPr>
        <w:ind w:left="720" w:firstLine="720"/>
        <w:rPr>
          <w:ins w:id="452" w:author="Comparison" w:date="2022-04-14T16:30:00Z"/>
          <w:rStyle w:val="hljs-tag"/>
          <w:color w:val="0000FF"/>
          <w:sz w:val="18"/>
          <w:szCs w:val="18"/>
        </w:rPr>
      </w:pPr>
      <w:ins w:id="453" w:author="Comparison" w:date="2022-04-14T16:30:00Z">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hashValue</w:t>
        </w:r>
        <w:r>
          <w:rPr>
            <w:rStyle w:val="hljs-tag"/>
            <w:color w:val="0000FF"/>
            <w:sz w:val="18"/>
            <w:szCs w:val="18"/>
          </w:rPr>
          <w:t>&gt;</w:t>
        </w:r>
        <w:r>
          <w:rPr>
            <w:rFonts w:ascii="Courier New" w:hAnsi="Courier New" w:cs="Courier New"/>
            <w:color w:val="000000"/>
            <w:sz w:val="18"/>
            <w:szCs w:val="18"/>
            <w:shd w:val="clear" w:color="auto" w:fill="FFFFFF"/>
          </w:rPr>
          <w:t>GhdasQwB5B8Y0/lSRHM0K8OXMZo=</w:t>
        </w:r>
        <w:r>
          <w:rPr>
            <w:rStyle w:val="hljs-tag"/>
            <w:color w:val="0000FF"/>
            <w:sz w:val="18"/>
            <w:szCs w:val="18"/>
          </w:rPr>
          <w:t>&lt;/</w:t>
        </w:r>
        <w:r>
          <w:rPr>
            <w:rStyle w:val="hljs-name"/>
            <w:rFonts w:ascii="Courier New" w:hAnsi="Courier New" w:cs="Courier New"/>
            <w:color w:val="0000FF"/>
            <w:sz w:val="18"/>
            <w:szCs w:val="18"/>
          </w:rPr>
          <w:t>hashValue</w:t>
        </w:r>
        <w:r>
          <w:rPr>
            <w:rStyle w:val="hljs-tag"/>
            <w:color w:val="0000FF"/>
            <w:sz w:val="18"/>
            <w:szCs w:val="18"/>
          </w:rPr>
          <w:t>&gt;</w:t>
        </w:r>
      </w:ins>
    </w:p>
    <w:p w14:paraId="04E7BB27" w14:textId="77777777" w:rsidR="009D1437" w:rsidRDefault="009D1437" w:rsidP="009D1437">
      <w:pPr>
        <w:ind w:left="720" w:firstLine="720"/>
        <w:rPr>
          <w:ins w:id="454" w:author="Comparison" w:date="2022-04-14T16:30:00Z"/>
          <w:rStyle w:val="hljs-tag"/>
          <w:color w:val="0000FF"/>
          <w:sz w:val="18"/>
          <w:szCs w:val="18"/>
        </w:rPr>
      </w:pPr>
      <w:ins w:id="455" w:author="Comparison" w:date="2022-04-14T16:30:00Z">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pattern</w:t>
        </w:r>
        <w:r>
          <w:rPr>
            <w:rStyle w:val="hljs-tag"/>
            <w:color w:val="0000FF"/>
            <w:sz w:val="18"/>
            <w:szCs w:val="18"/>
          </w:rPr>
          <w:t>&gt;</w:t>
        </w:r>
        <w:r>
          <w:rPr>
            <w:rFonts w:ascii="Courier New" w:hAnsi="Courier New" w:cs="Courier New"/>
            <w:color w:val="000000"/>
            <w:sz w:val="18"/>
            <w:szCs w:val="18"/>
            <w:shd w:val="clear" w:color="auto" w:fill="FFFFFF"/>
          </w:rPr>
          <w:t>1/002</w:t>
        </w:r>
        <w:r>
          <w:rPr>
            <w:rStyle w:val="hljs-tag"/>
            <w:color w:val="0000FF"/>
            <w:sz w:val="18"/>
            <w:szCs w:val="18"/>
          </w:rPr>
          <w:t>&lt;/</w:t>
        </w:r>
        <w:r>
          <w:rPr>
            <w:rStyle w:val="hljs-name"/>
            <w:rFonts w:ascii="Courier New" w:hAnsi="Courier New" w:cs="Courier New"/>
            <w:color w:val="0000FF"/>
            <w:sz w:val="18"/>
            <w:szCs w:val="18"/>
          </w:rPr>
          <w:t>pattern</w:t>
        </w:r>
        <w:r>
          <w:rPr>
            <w:rStyle w:val="hljs-tag"/>
            <w:color w:val="0000FF"/>
            <w:sz w:val="18"/>
            <w:szCs w:val="18"/>
          </w:rPr>
          <w:t>&gt;</w:t>
        </w:r>
      </w:ins>
    </w:p>
    <w:p w14:paraId="4903813D" w14:textId="77777777" w:rsidR="009D1437" w:rsidRDefault="009D1437" w:rsidP="009D1437">
      <w:pPr>
        <w:ind w:left="720" w:firstLine="720"/>
        <w:rPr>
          <w:ins w:id="456" w:author="Comparison" w:date="2022-04-14T16:30:00Z"/>
          <w:color w:val="000000"/>
          <w:shd w:val="clear" w:color="auto" w:fill="FFFFFF"/>
        </w:rPr>
      </w:pPr>
      <w:ins w:id="457" w:author="Comparison" w:date="2022-04-14T16:30:00Z">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serial</w:t>
        </w:r>
        <w:r>
          <w:rPr>
            <w:rStyle w:val="hljs-tag"/>
            <w:color w:val="0000FF"/>
            <w:sz w:val="18"/>
            <w:szCs w:val="18"/>
          </w:rPr>
          <w:t>&gt;</w:t>
        </w:r>
        <w:r>
          <w:rPr>
            <w:rFonts w:ascii="Courier New" w:hAnsi="Courier New" w:cs="Courier New"/>
            <w:color w:val="000000"/>
            <w:sz w:val="18"/>
            <w:szCs w:val="18"/>
            <w:shd w:val="clear" w:color="auto" w:fill="FFFFFF"/>
          </w:rPr>
          <w:t>C22TWA</w:t>
        </w:r>
        <w:r>
          <w:rPr>
            <w:rStyle w:val="hljs-tag"/>
            <w:color w:val="0000FF"/>
            <w:sz w:val="18"/>
            <w:szCs w:val="18"/>
          </w:rPr>
          <w:t>&lt;/</w:t>
        </w:r>
        <w:r>
          <w:rPr>
            <w:rStyle w:val="hljs-name"/>
            <w:rFonts w:ascii="Courier New" w:hAnsi="Courier New" w:cs="Courier New"/>
            <w:color w:val="0000FF"/>
            <w:sz w:val="18"/>
            <w:szCs w:val="18"/>
          </w:rPr>
          <w:t>serial</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2681D23C" w14:textId="77777777" w:rsidR="009D1437" w:rsidRDefault="009D1437" w:rsidP="009D1437">
      <w:pPr>
        <w:ind w:firstLine="720"/>
        <w:rPr>
          <w:ins w:id="458" w:author="Comparison" w:date="2022-04-14T16:30:00Z"/>
          <w:rStyle w:val="hljs-tag"/>
          <w:color w:val="0000FF"/>
        </w:rPr>
      </w:pPr>
      <w:ins w:id="459" w:author="Comparison" w:date="2022-04-14T16:30:00Z">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ins>
    </w:p>
    <w:p w14:paraId="5D6B0FCD" w14:textId="77777777" w:rsidR="009D1437" w:rsidRDefault="009D1437" w:rsidP="009D1437">
      <w:pPr>
        <w:rPr>
          <w:ins w:id="460" w:author="Comparison" w:date="2022-04-14T16:30:00Z"/>
          <w:rStyle w:val="hljs-tag"/>
          <w:color w:val="0000FF"/>
          <w:sz w:val="18"/>
          <w:szCs w:val="18"/>
        </w:rPr>
      </w:pPr>
      <w:ins w:id="461" w:author="Comparison" w:date="2022-04-14T16:30:00Z">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ins>
    </w:p>
    <w:p w14:paraId="6F4A1AAA" w14:textId="77777777" w:rsidR="009D1437" w:rsidRDefault="009D1437" w:rsidP="009D1437">
      <w:pPr>
        <w:rPr>
          <w:ins w:id="462" w:author="Comparison" w:date="2022-04-14T16:30:00Z"/>
          <w:szCs w:val="28"/>
        </w:rPr>
      </w:pPr>
      <w:ins w:id="463" w:author="Comparison" w:date="2022-04-14T16:30:00Z">
        <w:r>
          <w:rPr>
            <w:szCs w:val="28"/>
          </w:rPr>
          <w:t xml:space="preserve">Trong đó: </w:t>
        </w:r>
        <w:r>
          <w:rPr>
            <w:szCs w:val="28"/>
          </w:rPr>
          <w:tab/>
          <w:t xml:space="preserve">            tag </w:t>
        </w:r>
        <w:r>
          <w:rPr>
            <w:rFonts w:ascii="Consolas" w:hAnsi="Consolas" w:cs="Consolas"/>
            <w:color w:val="0000FF"/>
            <w:sz w:val="19"/>
            <w:szCs w:val="19"/>
            <w:highlight w:val="white"/>
          </w:rPr>
          <w:t>&lt;key&gt;</w:t>
        </w:r>
        <w:r>
          <w:rPr>
            <w:szCs w:val="28"/>
          </w:rPr>
          <w:t>: fkey</w:t>
        </w:r>
      </w:ins>
    </w:p>
    <w:p w14:paraId="08EDDAE1" w14:textId="77777777" w:rsidR="009D1437" w:rsidRDefault="009D1437" w:rsidP="009D1437">
      <w:pPr>
        <w:rPr>
          <w:ins w:id="464" w:author="Comparison" w:date="2022-04-14T16:30:00Z"/>
          <w:szCs w:val="28"/>
        </w:rPr>
      </w:pPr>
      <w:ins w:id="465" w:author="Comparison" w:date="2022-04-14T16:30:00Z">
        <w:r>
          <w:rPr>
            <w:szCs w:val="28"/>
          </w:rPr>
          <w:tab/>
        </w:r>
        <w:r>
          <w:rPr>
            <w:szCs w:val="28"/>
          </w:rPr>
          <w:tab/>
        </w:r>
        <w:r>
          <w:rPr>
            <w:szCs w:val="28"/>
          </w:rPr>
          <w:tab/>
          <w:t xml:space="preserve">tag </w:t>
        </w:r>
        <w:r>
          <w:rPr>
            <w:rFonts w:ascii="Consolas" w:hAnsi="Consolas" w:cs="Consolas"/>
            <w:color w:val="0000FF"/>
            <w:sz w:val="19"/>
            <w:szCs w:val="19"/>
            <w:highlight w:val="white"/>
          </w:rPr>
          <w:t>&lt;idInv&gt;</w:t>
        </w:r>
        <w:r>
          <w:rPr>
            <w:szCs w:val="28"/>
          </w:rPr>
          <w:t>: id hóa đơn trên hệ thống vnpt</w:t>
        </w:r>
      </w:ins>
    </w:p>
    <w:p w14:paraId="27F2AB9A" w14:textId="77777777" w:rsidR="009D1437" w:rsidRDefault="009D1437" w:rsidP="009D1437">
      <w:pPr>
        <w:rPr>
          <w:ins w:id="466" w:author="Comparison" w:date="2022-04-14T16:30:00Z"/>
          <w:szCs w:val="28"/>
        </w:rPr>
      </w:pPr>
      <w:ins w:id="467" w:author="Comparison" w:date="2022-04-14T16:30:00Z">
        <w:r>
          <w:rPr>
            <w:szCs w:val="28"/>
          </w:rPr>
          <w:tab/>
        </w:r>
        <w:r>
          <w:rPr>
            <w:szCs w:val="28"/>
          </w:rPr>
          <w:tab/>
        </w:r>
        <w:r>
          <w:rPr>
            <w:szCs w:val="28"/>
          </w:rPr>
          <w:tab/>
          <w:t xml:space="preserve">tag </w:t>
        </w:r>
        <w:r>
          <w:rPr>
            <w:rFonts w:ascii="Consolas" w:hAnsi="Consolas" w:cs="Consolas"/>
            <w:color w:val="0000FF"/>
            <w:sz w:val="19"/>
            <w:szCs w:val="19"/>
            <w:highlight w:val="white"/>
          </w:rPr>
          <w:t>&lt;hashValue&gt;</w:t>
        </w:r>
        <w:r>
          <w:rPr>
            <w:szCs w:val="28"/>
          </w:rPr>
          <w:t>:  chuỗi hash</w:t>
        </w:r>
      </w:ins>
    </w:p>
    <w:p w14:paraId="23ADFFD3" w14:textId="77777777" w:rsidR="009D1437" w:rsidRDefault="009D1437" w:rsidP="009D1437">
      <w:pPr>
        <w:rPr>
          <w:ins w:id="468" w:author="Comparison" w:date="2022-04-14T16:30:00Z"/>
          <w:szCs w:val="28"/>
        </w:rPr>
      </w:pPr>
      <w:ins w:id="469" w:author="Comparison" w:date="2022-04-14T16:30:00Z">
        <w:r>
          <w:rPr>
            <w:szCs w:val="28"/>
          </w:rPr>
          <w:tab/>
        </w:r>
        <w:r>
          <w:rPr>
            <w:szCs w:val="28"/>
          </w:rPr>
          <w:tab/>
        </w:r>
        <w:r>
          <w:rPr>
            <w:szCs w:val="28"/>
          </w:rPr>
          <w:tab/>
          <w:t xml:space="preserve">tag </w:t>
        </w:r>
        <w:r>
          <w:rPr>
            <w:rFonts w:ascii="Consolas" w:hAnsi="Consolas" w:cs="Consolas"/>
            <w:color w:val="0000FF"/>
            <w:sz w:val="19"/>
            <w:szCs w:val="19"/>
            <w:highlight w:val="white"/>
          </w:rPr>
          <w:t>&lt;pattern&gt;</w:t>
        </w:r>
        <w:r>
          <w:rPr>
            <w:szCs w:val="28"/>
          </w:rPr>
          <w:t>: mẫu số</w:t>
        </w:r>
      </w:ins>
    </w:p>
    <w:p w14:paraId="653C0310" w14:textId="77777777" w:rsidR="009D1437" w:rsidRDefault="009D1437" w:rsidP="009D1437">
      <w:pPr>
        <w:rPr>
          <w:ins w:id="470" w:author="Comparison" w:date="2022-04-14T16:30:00Z"/>
          <w:szCs w:val="28"/>
        </w:rPr>
      </w:pPr>
      <w:ins w:id="471" w:author="Comparison" w:date="2022-04-14T16:30:00Z">
        <w:r>
          <w:rPr>
            <w:szCs w:val="28"/>
          </w:rPr>
          <w:tab/>
        </w:r>
        <w:r>
          <w:rPr>
            <w:szCs w:val="28"/>
          </w:rPr>
          <w:tab/>
        </w:r>
        <w:r>
          <w:rPr>
            <w:szCs w:val="28"/>
          </w:rPr>
          <w:tab/>
          <w:t xml:space="preserve">tag </w:t>
        </w:r>
        <w:r>
          <w:rPr>
            <w:rFonts w:ascii="Consolas" w:hAnsi="Consolas" w:cs="Consolas"/>
            <w:color w:val="0000FF"/>
            <w:sz w:val="19"/>
            <w:szCs w:val="19"/>
            <w:highlight w:val="white"/>
          </w:rPr>
          <w:t>&lt;serial&gt;</w:t>
        </w:r>
        <w:r>
          <w:rPr>
            <w:szCs w:val="28"/>
          </w:rPr>
          <w:t>: ký hiệu</w:t>
        </w:r>
      </w:ins>
    </w:p>
    <w:p w14:paraId="4A4E6C9B" w14:textId="77777777" w:rsidR="009D1437" w:rsidRDefault="009D1437" w:rsidP="00480762">
      <w:pPr>
        <w:pStyle w:val="Heading3"/>
        <w:rPr>
          <w:ins w:id="472" w:author="Comparison" w:date="2022-04-14T16:30:00Z"/>
        </w:rPr>
      </w:pPr>
      <w:bookmarkStart w:id="473" w:name="_Toc198045368"/>
      <w:ins w:id="474" w:author="Comparison" w:date="2022-04-14T16:30:00Z">
        <w:r>
          <w:t>Gửi điều chỉnh, thay thế hóa đơn cũ sử dụng token smart CA (Bước 2)</w:t>
        </w:r>
        <w:bookmarkEnd w:id="473"/>
      </w:ins>
    </w:p>
    <w:p w14:paraId="3DA95073" w14:textId="77777777" w:rsidR="009D1437" w:rsidRDefault="009D1437">
      <w:pPr>
        <w:pStyle w:val="N"/>
        <w:rPr>
          <w:ins w:id="475" w:author="Comparison" w:date="2022-04-14T16:30:00Z"/>
        </w:rPr>
        <w:pPrChange w:id="476" w:author="Comparison" w:date="2022-04-14T16:30:00Z">
          <w:pPr>
            <w:tabs>
              <w:tab w:val="left" w:pos="720"/>
            </w:tabs>
          </w:pPr>
        </w:pPrChange>
      </w:pPr>
      <w:moveToRangeStart w:id="477" w:author="Comparison" w:date="2022-04-14T16:30:00Z" w:name="move100846233"/>
      <w:ins w:id="478" w:author="Comparison" w:date="2022-04-14T16:30:00Z">
        <w:r>
          <w:t>URL</w:t>
        </w:r>
      </w:ins>
    </w:p>
    <w:moveToRangeEnd w:id="477"/>
    <w:p w14:paraId="238012F6" w14:textId="77777777" w:rsidR="009D1437" w:rsidRPr="00DC584F" w:rsidRDefault="009D1437">
      <w:pPr>
        <w:pStyle w:val="N"/>
        <w:rPr>
          <w:ins w:id="479" w:author="Comparison" w:date="2022-04-14T16:30:00Z"/>
          <w:b/>
        </w:rPr>
        <w:pPrChange w:id="480" w:author="Comparison" w:date="2022-04-14T16:30:00Z">
          <w:pPr>
            <w:tabs>
              <w:tab w:val="left" w:pos="720"/>
            </w:tabs>
            <w:ind w:left="720"/>
          </w:pPr>
        </w:pPrChange>
      </w:pPr>
      <w:ins w:id="481" w:author="Comparison" w:date="2022-04-14T16:30:00Z">
        <w:r>
          <w:tab/>
          <w:t xml:space="preserve"> string </w:t>
        </w:r>
        <w:r>
          <w:rPr>
            <w:b/>
          </w:rPr>
          <w:t>AdjustReplaceWithoutInvSmartCA (</w:t>
        </w:r>
        <w:r>
          <w:rPr>
            <w:color w:val="0000FF"/>
          </w:rPr>
          <w:t>string</w:t>
        </w:r>
        <w:r>
          <w:t xml:space="preserve"> Account, </w:t>
        </w:r>
        <w:r>
          <w:rPr>
            <w:color w:val="0000FF"/>
          </w:rPr>
          <w:t>string</w:t>
        </w:r>
        <w:r>
          <w:t xml:space="preserve"> ACpass, </w:t>
        </w:r>
        <w:r>
          <w:rPr>
            <w:color w:val="0000FF"/>
          </w:rPr>
          <w:t>string</w:t>
        </w:r>
        <w:r>
          <w:t xml:space="preserve"> xmlInvData, </w:t>
        </w:r>
        <w:r>
          <w:rPr>
            <w:color w:val="0000FF"/>
          </w:rPr>
          <w:t>string</w:t>
        </w:r>
        <w:r>
          <w:t xml:space="preserve"> username, </w:t>
        </w:r>
        <w:r>
          <w:rPr>
            <w:color w:val="0000FF"/>
          </w:rPr>
          <w:t>string</w:t>
        </w:r>
        <w:r>
          <w:t xml:space="preserve"> password,</w:t>
        </w:r>
        <w:r>
          <w:rPr>
            <w:color w:val="0000FF"/>
          </w:rPr>
          <w:t xml:space="preserve">int </w:t>
        </w:r>
        <w:r>
          <w:t xml:space="preserve">type, </w:t>
        </w:r>
        <w:r>
          <w:rPr>
            <w:color w:val="0000FF"/>
          </w:rPr>
          <w:t>string</w:t>
        </w:r>
        <w:r>
          <w:t xml:space="preserve"> pattern = </w:t>
        </w:r>
        <w:r>
          <w:rPr>
            <w:color w:val="A31515"/>
          </w:rPr>
          <w:t>""</w:t>
        </w:r>
        <w:r>
          <w:t xml:space="preserve">, </w:t>
        </w:r>
        <w:r>
          <w:rPr>
            <w:color w:val="0000FF"/>
          </w:rPr>
          <w:t>string</w:t>
        </w:r>
        <w:r>
          <w:t xml:space="preserve"> serial = </w:t>
        </w:r>
        <w:r>
          <w:rPr>
            <w:color w:val="A31515"/>
          </w:rPr>
          <w:t>""</w:t>
        </w:r>
        <w:r>
          <w:rPr>
            <w:b/>
          </w:rPr>
          <w:t xml:space="preserve">) </w:t>
        </w:r>
        <w:moveToRangeStart w:id="482" w:author="Comparison" w:date="2022-04-14T16:30:00Z" w:name="move100846236"/>
      </w:ins>
    </w:p>
    <w:p w14:paraId="03643047" w14:textId="77777777" w:rsidR="009D1437" w:rsidRDefault="009D1437" w:rsidP="009D1437">
      <w:pPr>
        <w:pStyle w:val="N"/>
        <w:rPr>
          <w:ins w:id="483" w:author="Comparison" w:date="2022-04-14T16:30:00Z"/>
        </w:rPr>
      </w:pPr>
      <w:ins w:id="484" w:author="Comparison" w:date="2022-04-14T16:30:00Z">
        <w:r>
          <w:t>DESCRIPTION</w:t>
        </w:r>
      </w:ins>
    </w:p>
    <w:moveToRangeEnd w:id="482"/>
    <w:p w14:paraId="359CBD28" w14:textId="77777777" w:rsidR="009D1437" w:rsidRDefault="009D1437" w:rsidP="009D1437">
      <w:pPr>
        <w:pStyle w:val="N"/>
        <w:rPr>
          <w:ins w:id="485" w:author="Comparison" w:date="2022-04-14T16:30:00Z"/>
        </w:rPr>
      </w:pPr>
      <w:ins w:id="486" w:author="Comparison" w:date="2022-04-14T16:30:00Z">
        <w:r>
          <w:lastRenderedPageBreak/>
          <w:tab/>
          <w:t>Đây là web service cho phép gửi thông tin điều chỉnh, thay thế hóa đơn điện tử cũ ( không tồn tại trong hệ thống) với các hệ thống sử dụng token, sau khi thực hiện gọi hàm Lấy giá trị Hash ở bước 1 (</w:t>
        </w:r>
        <w:r>
          <w:rPr>
            <w:b/>
          </w:rPr>
          <w:t>3.2.11</w:t>
        </w:r>
        <w:r>
          <w:t>)</w:t>
        </w:r>
      </w:ins>
    </w:p>
    <w:p w14:paraId="59116532" w14:textId="77777777" w:rsidR="009D1437" w:rsidRDefault="009D1437" w:rsidP="009D1437">
      <w:pPr>
        <w:pStyle w:val="N"/>
        <w:rPr>
          <w:ins w:id="487" w:author="Comparison" w:date="2022-04-14T16:30:00Z"/>
        </w:rPr>
      </w:pPr>
      <w:moveToRangeStart w:id="488" w:author="Comparison" w:date="2022-04-14T16:30:00Z" w:name="move100846237"/>
      <w:ins w:id="489" w:author="Comparison" w:date="2022-04-14T16:30:00Z">
        <w:r>
          <w:t>HTTP METHOD</w:t>
        </w:r>
      </w:ins>
    </w:p>
    <w:p w14:paraId="0B641BD0" w14:textId="5630A8F5" w:rsidR="009D1437" w:rsidRDefault="009D1437" w:rsidP="009D1437">
      <w:pPr>
        <w:pStyle w:val="N"/>
        <w:rPr>
          <w:ins w:id="490" w:author="Comparison" w:date="2022-04-14T16:30:00Z"/>
          <w:b/>
        </w:rPr>
      </w:pPr>
      <w:ins w:id="491" w:author="Comparison" w:date="2022-04-14T16:30:00Z">
        <w:r>
          <w:tab/>
        </w:r>
        <w:moveToRangeEnd w:id="488"/>
        <w:r>
          <w:tab/>
        </w:r>
        <w:moveToRangeStart w:id="492" w:author="Comparison" w:date="2022-04-14T16:30:00Z" w:name="move100846238"/>
        <w:r>
          <w:t>POST</w:t>
        </w:r>
      </w:ins>
    </w:p>
    <w:p w14:paraId="1A8BBC94" w14:textId="77777777" w:rsidR="009D1437" w:rsidRDefault="009D1437" w:rsidP="009D1437">
      <w:pPr>
        <w:pStyle w:val="N"/>
        <w:rPr>
          <w:ins w:id="493" w:author="Comparison" w:date="2022-04-14T16:30:00Z"/>
        </w:rPr>
      </w:pPr>
      <w:ins w:id="494" w:author="Comparison" w:date="2022-04-14T16:30:00Z">
        <w:r>
          <w:t>REQUEST BODY</w:t>
        </w:r>
      </w:ins>
    </w:p>
    <w:moveToRangeEnd w:id="492"/>
    <w:p w14:paraId="7DCE2E36" w14:textId="77777777" w:rsidR="009D1437" w:rsidRDefault="009D1437" w:rsidP="009D1437">
      <w:pPr>
        <w:pStyle w:val="ListParagraph"/>
        <w:numPr>
          <w:ilvl w:val="0"/>
          <w:numId w:val="2"/>
        </w:numPr>
        <w:spacing w:after="0" w:line="360" w:lineRule="auto"/>
        <w:ind w:left="1080"/>
        <w:jc w:val="both"/>
        <w:rPr>
          <w:ins w:id="495" w:author="Comparison" w:date="2022-04-14T16:30:00Z"/>
          <w:rFonts w:eastAsia="Calibri"/>
          <w:b/>
          <w:u w:val="single"/>
        </w:rPr>
      </w:pPr>
      <w:ins w:id="496" w:author="Comparison" w:date="2022-04-14T16:30:00Z">
        <w:r>
          <w:rPr>
            <w:rFonts w:eastAsia="Calibri"/>
            <w:b/>
          </w:rPr>
          <w:t xml:space="preserve">Account/ACPass:  </w:t>
        </w:r>
        <w:r>
          <w:rPr>
            <w:rFonts w:eastAsia="Calibri"/>
          </w:rPr>
          <w:t>Tài khoản được cấp phát cho nhân viên gọi lệnh gửi thông điệp.</w:t>
        </w:r>
      </w:ins>
    </w:p>
    <w:p w14:paraId="69CFD383" w14:textId="77777777" w:rsidR="009D1437" w:rsidRDefault="009D1437" w:rsidP="009D1437">
      <w:pPr>
        <w:pStyle w:val="ListParagraph"/>
        <w:numPr>
          <w:ilvl w:val="0"/>
          <w:numId w:val="2"/>
        </w:numPr>
        <w:spacing w:after="0" w:line="360" w:lineRule="auto"/>
        <w:ind w:left="1080"/>
        <w:jc w:val="both"/>
        <w:rPr>
          <w:ins w:id="497" w:author="Comparison" w:date="2022-04-14T16:30:00Z"/>
          <w:rFonts w:eastAsia="Calibri"/>
          <w:b/>
          <w:u w:val="single"/>
        </w:rPr>
      </w:pPr>
      <w:ins w:id="498" w:author="Comparison" w:date="2022-04-14T16:30:00Z">
        <w:r>
          <w:rPr>
            <w:b/>
            <w:color w:val="000000"/>
          </w:rPr>
          <w:t>username</w:t>
        </w:r>
        <w:r>
          <w:rPr>
            <w:rFonts w:eastAsia="Calibri"/>
            <w:b/>
          </w:rPr>
          <w:t>/</w:t>
        </w:r>
        <w:r>
          <w:rPr>
            <w:b/>
            <w:color w:val="000000"/>
          </w:rPr>
          <w:t>password</w:t>
        </w:r>
        <w:r>
          <w:rPr>
            <w:rFonts w:eastAsia="Calibri"/>
          </w:rPr>
          <w:t>: Tài khoản được cấp phát cho khách hàng để gọi đến webservice (tài khoản có quyền ServiceRole trong hệ thống).</w:t>
        </w:r>
      </w:ins>
    </w:p>
    <w:p w14:paraId="64F23935" w14:textId="77777777" w:rsidR="009D1437" w:rsidRDefault="009D1437" w:rsidP="009D1437">
      <w:pPr>
        <w:pStyle w:val="ListParagraph"/>
        <w:numPr>
          <w:ilvl w:val="0"/>
          <w:numId w:val="2"/>
        </w:numPr>
        <w:spacing w:after="0" w:line="360" w:lineRule="auto"/>
        <w:ind w:left="1080"/>
        <w:jc w:val="both"/>
        <w:rPr>
          <w:ins w:id="499" w:author="Comparison" w:date="2022-04-14T16:30:00Z"/>
          <w:rFonts w:eastAsia="Calibri"/>
          <w:b/>
          <w:u w:val="single"/>
        </w:rPr>
      </w:pPr>
      <w:ins w:id="500" w:author="Comparison" w:date="2022-04-14T16:30:00Z">
        <w:r>
          <w:rPr>
            <w:b/>
            <w:color w:val="000000"/>
          </w:rPr>
          <w:t>xmlInvData</w:t>
        </w:r>
        <w:r>
          <w:rPr>
            <w:color w:val="000000"/>
          </w:rPr>
          <w:t>: chuỗi xml dữ liệu ký hash.</w:t>
        </w:r>
        <w:r>
          <w:rPr>
            <w:rFonts w:eastAsia="Calibri"/>
            <w:b/>
            <w:u w:val="single"/>
          </w:rPr>
          <w:t xml:space="preserve"> </w:t>
        </w:r>
      </w:ins>
    </w:p>
    <w:p w14:paraId="3B898051" w14:textId="77777777" w:rsidR="009D1437" w:rsidRDefault="009D1437" w:rsidP="009D1437">
      <w:pPr>
        <w:pStyle w:val="ListParagraph"/>
        <w:numPr>
          <w:ilvl w:val="0"/>
          <w:numId w:val="2"/>
        </w:numPr>
        <w:spacing w:after="0" w:line="360" w:lineRule="auto"/>
        <w:ind w:left="1080"/>
        <w:jc w:val="both"/>
        <w:rPr>
          <w:ins w:id="501" w:author="Comparison" w:date="2022-04-14T16:30:00Z"/>
          <w:rFonts w:eastAsia="Calibri"/>
          <w:b/>
          <w:u w:val="single"/>
        </w:rPr>
      </w:pPr>
      <w:ins w:id="502" w:author="Comparison" w:date="2022-04-14T16:30:00Z">
        <w:r>
          <w:rPr>
            <w:b/>
            <w:color w:val="000000"/>
          </w:rPr>
          <w:t>Type</w:t>
        </w:r>
        <w:r>
          <w:rPr>
            <w:rFonts w:eastAsia="Calibri"/>
            <w:b/>
            <w:u w:val="single"/>
          </w:rPr>
          <w:t xml:space="preserve">: </w:t>
        </w:r>
        <w:r>
          <w:rPr>
            <w:color w:val="000000"/>
          </w:rPr>
          <w:t>phát hành mới: 0, thay thế = 1, điều chỉnh tăng = 2, điều chỉnh giảm = 3, điều chỉnh thông tin = 4</w:t>
        </w:r>
      </w:ins>
    </w:p>
    <w:p w14:paraId="250C8A01" w14:textId="77777777" w:rsidR="009D1437" w:rsidRDefault="009D1437" w:rsidP="009D1437">
      <w:pPr>
        <w:pStyle w:val="ListParagraph"/>
        <w:numPr>
          <w:ilvl w:val="0"/>
          <w:numId w:val="2"/>
        </w:numPr>
        <w:spacing w:after="0" w:line="360" w:lineRule="auto"/>
        <w:ind w:left="1080"/>
        <w:jc w:val="both"/>
        <w:rPr>
          <w:ins w:id="503" w:author="Comparison" w:date="2022-04-14T16:30:00Z"/>
          <w:rFonts w:eastAsia="Calibri"/>
          <w:b/>
        </w:rPr>
      </w:pPr>
      <w:ins w:id="504" w:author="Comparison" w:date="2022-04-14T16:30:00Z">
        <w:r>
          <w:rPr>
            <w:b/>
          </w:rPr>
          <w:t>pattern</w:t>
        </w:r>
        <w:r>
          <w:t>: Mẫu số</w:t>
        </w:r>
      </w:ins>
    </w:p>
    <w:p w14:paraId="6D171563" w14:textId="77777777" w:rsidR="009D1437" w:rsidRDefault="009D1437">
      <w:pPr>
        <w:pStyle w:val="ListParagraph"/>
        <w:numPr>
          <w:ilvl w:val="0"/>
          <w:numId w:val="2"/>
        </w:numPr>
        <w:spacing w:after="0" w:line="360" w:lineRule="auto"/>
        <w:ind w:left="1080"/>
        <w:jc w:val="both"/>
        <w:rPr>
          <w:ins w:id="505" w:author="Comparison" w:date="2022-04-14T16:30:00Z"/>
          <w:b/>
        </w:rPr>
        <w:pPrChange w:id="506" w:author="Comparison" w:date="2022-04-14T16:30:00Z">
          <w:pPr>
            <w:pStyle w:val="ListParagraph"/>
            <w:spacing w:after="0" w:line="360" w:lineRule="auto"/>
            <w:jc w:val="both"/>
          </w:pPr>
        </w:pPrChange>
      </w:pPr>
      <w:ins w:id="507" w:author="Comparison" w:date="2022-04-14T16:30:00Z">
        <w:r>
          <w:rPr>
            <w:b/>
          </w:rPr>
          <w:t>serial</w:t>
        </w:r>
        <w:r>
          <w:t>: Ký hiệu</w:t>
        </w:r>
        <w:moveToRangeStart w:id="508" w:author="Comparison" w:date="2022-04-14T16:30:00Z" w:name="move100846239"/>
      </w:ins>
    </w:p>
    <w:p w14:paraId="299C6CAE" w14:textId="77777777" w:rsidR="009D1437" w:rsidRDefault="009D1437" w:rsidP="009D1437">
      <w:pPr>
        <w:pStyle w:val="N"/>
        <w:rPr>
          <w:ins w:id="509" w:author="Comparison" w:date="2022-04-14T16:30:00Z"/>
        </w:rPr>
      </w:pPr>
      <w:ins w:id="510" w:author="Comparison" w:date="2022-04-14T16:30:00Z">
        <w:r>
          <w:t>RETURNS</w:t>
        </w:r>
      </w:ins>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511" w:author="Comparison" w:date="2022-04-14T16:30:00Z">
          <w:tblPr>
            <w:tblW w:w="0" w:type="nil"/>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2430"/>
        <w:gridCol w:w="4950"/>
        <w:gridCol w:w="1885"/>
        <w:tblGridChange w:id="512">
          <w:tblGrid>
            <w:gridCol w:w="1284"/>
            <w:gridCol w:w="1146"/>
            <w:gridCol w:w="564"/>
            <w:gridCol w:w="540"/>
            <w:gridCol w:w="3846"/>
            <w:gridCol w:w="654"/>
            <w:gridCol w:w="399"/>
            <w:gridCol w:w="832"/>
            <w:gridCol w:w="1284"/>
          </w:tblGrid>
        </w:tblGridChange>
      </w:tblGrid>
      <w:tr w:rsidR="009D1437" w14:paraId="73402E29" w14:textId="77777777" w:rsidTr="00616EC4">
        <w:trPr>
          <w:ins w:id="513" w:author="Comparison" w:date="2022-04-14T16:30:00Z"/>
          <w:trPrChange w:id="514" w:author="Comparison" w:date="2022-04-14T16:30:00Z">
            <w:trPr>
              <w:gridBefore w:val="1"/>
            </w:trPr>
          </w:trPrChange>
        </w:trPr>
        <w:tc>
          <w:tcPr>
            <w:tcW w:w="2430" w:type="dxa"/>
            <w:tcBorders>
              <w:top w:val="single" w:sz="4" w:space="0" w:color="2E74B5"/>
              <w:left w:val="single" w:sz="4" w:space="0" w:color="2E74B5"/>
              <w:bottom w:val="single" w:sz="4" w:space="0" w:color="2E74B5"/>
              <w:right w:val="single" w:sz="4" w:space="0" w:color="2E74B5"/>
            </w:tcBorders>
            <w:shd w:val="clear" w:color="auto" w:fill="F2F2F2"/>
            <w:hideMark/>
            <w:tcPrChange w:id="515" w:author="Comparison" w:date="2022-04-14T16:30:00Z">
              <w:tcPr>
                <w:tcW w:w="1710" w:type="dxa"/>
                <w:gridSpan w:val="2"/>
                <w:tcBorders>
                  <w:top w:val="single" w:sz="4" w:space="0" w:color="2E74B5"/>
                  <w:left w:val="single" w:sz="4" w:space="5" w:color="2E74B5"/>
                  <w:bottom w:val="single" w:sz="4" w:space="0" w:color="2E74B5"/>
                  <w:right w:val="single" w:sz="4" w:space="5" w:color="2E74B5"/>
                </w:tcBorders>
                <w:shd w:val="clear" w:color="auto" w:fill="F2F2F2"/>
                <w:hideMark/>
              </w:tcPr>
            </w:tcPrChange>
          </w:tcPr>
          <w:p w14:paraId="71021079" w14:textId="77777777" w:rsidR="009D1437" w:rsidRDefault="009D1437">
            <w:pPr>
              <w:pStyle w:val="ListParagraph"/>
              <w:rPr>
                <w:ins w:id="516" w:author="Comparison" w:date="2022-04-14T16:30:00Z"/>
              </w:rPr>
              <w:pPrChange w:id="517" w:author="Comparison" w:date="2022-04-14T16:30:00Z">
                <w:pPr>
                  <w:pStyle w:val="ListParagraph"/>
                  <w:jc w:val="center"/>
                </w:pPr>
              </w:pPrChange>
            </w:pPr>
            <w:ins w:id="518" w:author="Comparison" w:date="2022-04-14T16:30:00Z">
              <w:r>
                <w:t>Kết quả</w:t>
              </w:r>
            </w:ins>
          </w:p>
        </w:tc>
        <w:tc>
          <w:tcPr>
            <w:tcW w:w="4950" w:type="dxa"/>
            <w:tcBorders>
              <w:top w:val="single" w:sz="4" w:space="0" w:color="2E74B5"/>
              <w:left w:val="single" w:sz="4" w:space="0" w:color="2E74B5"/>
              <w:bottom w:val="single" w:sz="4" w:space="0" w:color="2E74B5"/>
              <w:right w:val="single" w:sz="4" w:space="0" w:color="2E74B5"/>
            </w:tcBorders>
            <w:shd w:val="clear" w:color="auto" w:fill="F2F2F2"/>
            <w:hideMark/>
            <w:tcPrChange w:id="519" w:author="Comparison" w:date="2022-04-14T16:30:00Z">
              <w:tcPr>
                <w:tcW w:w="5040" w:type="dxa"/>
                <w:gridSpan w:val="3"/>
                <w:tcBorders>
                  <w:top w:val="single" w:sz="4" w:space="0" w:color="2E74B5"/>
                  <w:left w:val="single" w:sz="4" w:space="5" w:color="2E74B5"/>
                  <w:bottom w:val="single" w:sz="4" w:space="0" w:color="2E74B5"/>
                  <w:right w:val="single" w:sz="4" w:space="5" w:color="2E74B5"/>
                </w:tcBorders>
                <w:shd w:val="clear" w:color="auto" w:fill="F2F2F2"/>
                <w:hideMark/>
              </w:tcPr>
            </w:tcPrChange>
          </w:tcPr>
          <w:p w14:paraId="773ED3CF" w14:textId="77777777" w:rsidR="009D1437" w:rsidRDefault="009D1437" w:rsidP="00616EC4">
            <w:pPr>
              <w:pStyle w:val="ListParagraph"/>
              <w:rPr>
                <w:ins w:id="520" w:author="Comparison" w:date="2022-04-14T16:30:00Z"/>
              </w:rPr>
            </w:pPr>
            <w:ins w:id="521" w:author="Comparison" w:date="2022-04-14T16:30:00Z">
              <w:r>
                <w:t>Mô tả</w:t>
              </w:r>
            </w:ins>
          </w:p>
        </w:tc>
        <w:tc>
          <w:tcPr>
            <w:tcW w:w="1885" w:type="dxa"/>
            <w:tcBorders>
              <w:top w:val="single" w:sz="4" w:space="0" w:color="2E74B5"/>
              <w:left w:val="single" w:sz="4" w:space="0" w:color="2E74B5"/>
              <w:bottom w:val="single" w:sz="4" w:space="0" w:color="2E74B5"/>
              <w:right w:val="single" w:sz="4" w:space="0" w:color="2E74B5"/>
            </w:tcBorders>
            <w:shd w:val="clear" w:color="auto" w:fill="F2F2F2"/>
            <w:hideMark/>
            <w:tcPrChange w:id="522" w:author="Comparison" w:date="2022-04-14T16:30:00Z">
              <w:tcPr>
                <w:tcW w:w="2515" w:type="dxa"/>
                <w:gridSpan w:val="3"/>
                <w:tcBorders>
                  <w:top w:val="single" w:sz="4" w:space="0" w:color="2E74B5"/>
                  <w:left w:val="single" w:sz="4" w:space="5" w:color="2E74B5"/>
                  <w:bottom w:val="single" w:sz="4" w:space="0" w:color="2E74B5"/>
                  <w:right w:val="single" w:sz="4" w:space="5" w:color="2E74B5"/>
                </w:tcBorders>
                <w:shd w:val="clear" w:color="auto" w:fill="F2F2F2"/>
                <w:hideMark/>
              </w:tcPr>
            </w:tcPrChange>
          </w:tcPr>
          <w:p w14:paraId="4050B518" w14:textId="77777777" w:rsidR="009D1437" w:rsidRDefault="009D1437" w:rsidP="00616EC4">
            <w:pPr>
              <w:pStyle w:val="ListParagraph"/>
              <w:rPr>
                <w:ins w:id="523" w:author="Comparison" w:date="2022-04-14T16:30:00Z"/>
              </w:rPr>
            </w:pPr>
            <w:ins w:id="524" w:author="Comparison" w:date="2022-04-14T16:30:00Z">
              <w:r>
                <w:t>Ghi chú</w:t>
              </w:r>
            </w:ins>
          </w:p>
        </w:tc>
        <w:moveToRangeEnd w:id="508"/>
      </w:tr>
      <w:tr w:rsidR="009D1437" w14:paraId="2D2D3F0C" w14:textId="77777777" w:rsidTr="00616EC4">
        <w:trPr>
          <w:ins w:id="525" w:author="Comparison" w:date="2022-04-14T16:30:00Z"/>
        </w:trPr>
        <w:tc>
          <w:tcPr>
            <w:tcW w:w="2430" w:type="dxa"/>
            <w:tcBorders>
              <w:top w:val="single" w:sz="4" w:space="0" w:color="2E74B5"/>
              <w:left w:val="single" w:sz="4" w:space="0" w:color="2E74B5"/>
              <w:bottom w:val="single" w:sz="4" w:space="0" w:color="auto"/>
              <w:right w:val="single" w:sz="4" w:space="0" w:color="2E74B5"/>
            </w:tcBorders>
            <w:hideMark/>
          </w:tcPr>
          <w:p w14:paraId="0037CFF0" w14:textId="77777777" w:rsidR="009D1437" w:rsidRDefault="009D1437" w:rsidP="00616EC4">
            <w:pPr>
              <w:autoSpaceDE w:val="0"/>
              <w:autoSpaceDN w:val="0"/>
              <w:adjustRightInd w:val="0"/>
              <w:rPr>
                <w:ins w:id="526" w:author="Comparison" w:date="2022-04-14T16:30:00Z"/>
                <w:rFonts w:eastAsia="Calibri"/>
                <w:sz w:val="19"/>
                <w:szCs w:val="19"/>
              </w:rPr>
            </w:pPr>
            <w:ins w:id="527" w:author="Comparison" w:date="2022-04-14T16:30:00Z">
              <w:r>
                <w:rPr>
                  <w:rFonts w:eastAsia="Calibri"/>
                </w:rPr>
                <w:t>ERR:1</w:t>
              </w:r>
            </w:ins>
          </w:p>
        </w:tc>
        <w:tc>
          <w:tcPr>
            <w:tcW w:w="4950" w:type="dxa"/>
            <w:tcBorders>
              <w:top w:val="single" w:sz="4" w:space="0" w:color="2E74B5"/>
              <w:left w:val="single" w:sz="4" w:space="0" w:color="2E74B5"/>
              <w:bottom w:val="single" w:sz="4" w:space="0" w:color="2E74B5"/>
              <w:right w:val="single" w:sz="4" w:space="0" w:color="2E74B5"/>
            </w:tcBorders>
            <w:hideMark/>
          </w:tcPr>
          <w:p w14:paraId="7830D32C" w14:textId="77777777" w:rsidR="009D1437" w:rsidRDefault="009D1437" w:rsidP="00616EC4">
            <w:pPr>
              <w:pStyle w:val="ListParagraph"/>
              <w:spacing w:after="0" w:line="240" w:lineRule="auto"/>
              <w:ind w:left="0"/>
              <w:rPr>
                <w:ins w:id="528" w:author="Comparison" w:date="2022-04-14T16:30:00Z"/>
                <w:rFonts w:eastAsia="Calibri"/>
              </w:rPr>
            </w:pPr>
            <w:ins w:id="529" w:author="Comparison" w:date="2022-04-14T16:30:00Z">
              <w:r>
                <w:rPr>
                  <w:rFonts w:eastAsia="Calibri"/>
                </w:rPr>
                <w:t xml:space="preserve">Tài khoản đăng nhập sai hoặc không có quyền </w:t>
              </w:r>
            </w:ins>
          </w:p>
        </w:tc>
        <w:tc>
          <w:tcPr>
            <w:tcW w:w="1885" w:type="dxa"/>
            <w:tcBorders>
              <w:top w:val="single" w:sz="4" w:space="0" w:color="2E74B5"/>
              <w:left w:val="single" w:sz="4" w:space="0" w:color="2E74B5"/>
              <w:bottom w:val="single" w:sz="4" w:space="0" w:color="2E74B5"/>
              <w:right w:val="single" w:sz="4" w:space="0" w:color="2E74B5"/>
            </w:tcBorders>
          </w:tcPr>
          <w:p w14:paraId="0422268A" w14:textId="77777777" w:rsidR="009D1437" w:rsidRDefault="009D1437" w:rsidP="00616EC4">
            <w:pPr>
              <w:pStyle w:val="ListParagraph"/>
              <w:ind w:left="0"/>
              <w:jc w:val="both"/>
              <w:rPr>
                <w:ins w:id="530" w:author="Comparison" w:date="2022-04-14T16:30:00Z"/>
              </w:rPr>
            </w:pPr>
          </w:p>
        </w:tc>
      </w:tr>
      <w:tr w:rsidR="009D1437" w14:paraId="674D3F38" w14:textId="77777777" w:rsidTr="00616EC4">
        <w:trPr>
          <w:ins w:id="531"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3BD86AB4" w14:textId="77777777" w:rsidR="009D1437" w:rsidRDefault="009D1437" w:rsidP="00616EC4">
            <w:pPr>
              <w:autoSpaceDE w:val="0"/>
              <w:autoSpaceDN w:val="0"/>
              <w:adjustRightInd w:val="0"/>
              <w:rPr>
                <w:ins w:id="532" w:author="Comparison" w:date="2022-04-14T16:30:00Z"/>
                <w:rFonts w:eastAsia="Calibri"/>
              </w:rPr>
            </w:pPr>
            <w:ins w:id="533" w:author="Comparison" w:date="2022-04-14T16:30:00Z">
              <w:r>
                <w:rPr>
                  <w:rFonts w:eastAsia="Calibri"/>
                </w:rPr>
                <w:t>ERR:21</w:t>
              </w:r>
            </w:ins>
          </w:p>
        </w:tc>
        <w:tc>
          <w:tcPr>
            <w:tcW w:w="4950" w:type="dxa"/>
            <w:tcBorders>
              <w:top w:val="single" w:sz="4" w:space="0" w:color="2E74B5"/>
              <w:left w:val="single" w:sz="4" w:space="0" w:color="2E74B5"/>
              <w:bottom w:val="single" w:sz="4" w:space="0" w:color="2E74B5"/>
              <w:right w:val="single" w:sz="4" w:space="0" w:color="2E74B5"/>
            </w:tcBorders>
            <w:hideMark/>
          </w:tcPr>
          <w:p w14:paraId="78824FD5" w14:textId="77777777" w:rsidR="009D1437" w:rsidRDefault="009D1437" w:rsidP="00616EC4">
            <w:pPr>
              <w:rPr>
                <w:ins w:id="534" w:author="Comparison" w:date="2022-04-14T16:30:00Z"/>
                <w:rFonts w:eastAsia="Calibri"/>
              </w:rPr>
            </w:pPr>
            <w:ins w:id="535" w:author="Comparison" w:date="2022-04-14T16:30:00Z">
              <w:r>
                <w:rPr>
                  <w:rFonts w:eastAsia="Calibri"/>
                </w:rPr>
                <w:t>Không tìm thấy công ty hoặc tài khoản không tồn tại</w:t>
              </w:r>
            </w:ins>
          </w:p>
        </w:tc>
        <w:tc>
          <w:tcPr>
            <w:tcW w:w="1885" w:type="dxa"/>
            <w:tcBorders>
              <w:top w:val="single" w:sz="4" w:space="0" w:color="2E74B5"/>
              <w:left w:val="single" w:sz="4" w:space="0" w:color="2E74B5"/>
              <w:bottom w:val="single" w:sz="4" w:space="0" w:color="2E74B5"/>
              <w:right w:val="single" w:sz="4" w:space="0" w:color="2E74B5"/>
            </w:tcBorders>
          </w:tcPr>
          <w:p w14:paraId="3A3D936B" w14:textId="77777777" w:rsidR="009D1437" w:rsidRDefault="009D1437" w:rsidP="00616EC4">
            <w:pPr>
              <w:jc w:val="both"/>
              <w:rPr>
                <w:ins w:id="536" w:author="Comparison" w:date="2022-04-14T16:30:00Z"/>
              </w:rPr>
            </w:pPr>
          </w:p>
        </w:tc>
      </w:tr>
      <w:tr w:rsidR="009D1437" w14:paraId="10DFEEA1" w14:textId="77777777" w:rsidTr="00616EC4">
        <w:trPr>
          <w:ins w:id="537"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197F2EE6" w14:textId="77777777" w:rsidR="009D1437" w:rsidRDefault="009D1437" w:rsidP="00616EC4">
            <w:pPr>
              <w:autoSpaceDE w:val="0"/>
              <w:autoSpaceDN w:val="0"/>
              <w:adjustRightInd w:val="0"/>
              <w:rPr>
                <w:ins w:id="538" w:author="Comparison" w:date="2022-04-14T16:30:00Z"/>
                <w:rFonts w:eastAsia="Calibri"/>
              </w:rPr>
            </w:pPr>
            <w:ins w:id="539" w:author="Comparison" w:date="2022-04-14T16:30:00Z">
              <w:r>
                <w:rPr>
                  <w:rFonts w:eastAsia="Calibri"/>
                </w:rPr>
                <w:t>ERR:22</w:t>
              </w:r>
            </w:ins>
          </w:p>
        </w:tc>
        <w:tc>
          <w:tcPr>
            <w:tcW w:w="4950" w:type="dxa"/>
            <w:tcBorders>
              <w:top w:val="single" w:sz="4" w:space="0" w:color="2E74B5"/>
              <w:left w:val="single" w:sz="4" w:space="0" w:color="2E74B5"/>
              <w:bottom w:val="single" w:sz="4" w:space="0" w:color="2E74B5"/>
              <w:right w:val="single" w:sz="4" w:space="0" w:color="2E74B5"/>
            </w:tcBorders>
            <w:hideMark/>
          </w:tcPr>
          <w:p w14:paraId="3F36E214" w14:textId="77777777" w:rsidR="009D1437" w:rsidRDefault="009D1437" w:rsidP="00616EC4">
            <w:pPr>
              <w:rPr>
                <w:ins w:id="540" w:author="Comparison" w:date="2022-04-14T16:30:00Z"/>
                <w:rFonts w:eastAsia="Calibri"/>
              </w:rPr>
            </w:pPr>
            <w:ins w:id="541" w:author="Comparison" w:date="2022-04-14T16:30:00Z">
              <w:r>
                <w:rPr>
                  <w:rFonts w:eastAsia="Calibri"/>
                </w:rPr>
                <w:t>Công ty chưa đăng ký chứng thư số</w:t>
              </w:r>
            </w:ins>
          </w:p>
        </w:tc>
        <w:tc>
          <w:tcPr>
            <w:tcW w:w="1885" w:type="dxa"/>
            <w:tcBorders>
              <w:top w:val="single" w:sz="4" w:space="0" w:color="2E74B5"/>
              <w:left w:val="single" w:sz="4" w:space="0" w:color="2E74B5"/>
              <w:bottom w:val="single" w:sz="4" w:space="0" w:color="2E74B5"/>
              <w:right w:val="single" w:sz="4" w:space="0" w:color="2E74B5"/>
            </w:tcBorders>
          </w:tcPr>
          <w:p w14:paraId="378BFFC5" w14:textId="77777777" w:rsidR="009D1437" w:rsidRDefault="009D1437" w:rsidP="00616EC4">
            <w:pPr>
              <w:pStyle w:val="ListParagraph"/>
              <w:ind w:left="0"/>
              <w:jc w:val="both"/>
              <w:rPr>
                <w:ins w:id="542" w:author="Comparison" w:date="2022-04-14T16:30:00Z"/>
              </w:rPr>
            </w:pPr>
          </w:p>
        </w:tc>
      </w:tr>
      <w:tr w:rsidR="009D1437" w14:paraId="7352E40F" w14:textId="77777777" w:rsidTr="00616EC4">
        <w:trPr>
          <w:ins w:id="543"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79D24398" w14:textId="77777777" w:rsidR="009D1437" w:rsidRDefault="009D1437" w:rsidP="00616EC4">
            <w:pPr>
              <w:autoSpaceDE w:val="0"/>
              <w:autoSpaceDN w:val="0"/>
              <w:adjustRightInd w:val="0"/>
              <w:rPr>
                <w:ins w:id="544" w:author="Comparison" w:date="2022-04-14T16:30:00Z"/>
                <w:rFonts w:eastAsia="Calibri"/>
              </w:rPr>
            </w:pPr>
            <w:ins w:id="545" w:author="Comparison" w:date="2022-04-14T16:30:00Z">
              <w:r>
                <w:rPr>
                  <w:rFonts w:eastAsia="Calibri"/>
                </w:rPr>
                <w:t>ERR:28</w:t>
              </w:r>
            </w:ins>
          </w:p>
        </w:tc>
        <w:tc>
          <w:tcPr>
            <w:tcW w:w="4950" w:type="dxa"/>
            <w:tcBorders>
              <w:top w:val="single" w:sz="4" w:space="0" w:color="2E74B5"/>
              <w:left w:val="single" w:sz="4" w:space="0" w:color="2E74B5"/>
              <w:bottom w:val="single" w:sz="4" w:space="0" w:color="2E74B5"/>
              <w:right w:val="single" w:sz="4" w:space="0" w:color="2E74B5"/>
            </w:tcBorders>
            <w:hideMark/>
          </w:tcPr>
          <w:p w14:paraId="12780566" w14:textId="77777777" w:rsidR="009D1437" w:rsidRDefault="009D1437" w:rsidP="00616EC4">
            <w:pPr>
              <w:rPr>
                <w:ins w:id="546" w:author="Comparison" w:date="2022-04-14T16:30:00Z"/>
                <w:rFonts w:eastAsia="Calibri"/>
              </w:rPr>
            </w:pPr>
            <w:ins w:id="547" w:author="Comparison" w:date="2022-04-14T16:30:00Z">
              <w:r>
                <w:rPr>
                  <w:rFonts w:eastAsia="Calibri"/>
                </w:rPr>
                <w:t>Chưa có thông tin chứng thư trong hệ thống</w:t>
              </w:r>
            </w:ins>
          </w:p>
        </w:tc>
        <w:tc>
          <w:tcPr>
            <w:tcW w:w="1885" w:type="dxa"/>
            <w:tcBorders>
              <w:top w:val="single" w:sz="4" w:space="0" w:color="2E74B5"/>
              <w:left w:val="single" w:sz="4" w:space="0" w:color="2E74B5"/>
              <w:bottom w:val="single" w:sz="4" w:space="0" w:color="2E74B5"/>
              <w:right w:val="single" w:sz="4" w:space="0" w:color="2E74B5"/>
            </w:tcBorders>
          </w:tcPr>
          <w:p w14:paraId="2173D22E" w14:textId="77777777" w:rsidR="009D1437" w:rsidRDefault="009D1437" w:rsidP="00616EC4">
            <w:pPr>
              <w:pStyle w:val="ListParagraph"/>
              <w:ind w:left="0"/>
              <w:jc w:val="both"/>
              <w:rPr>
                <w:ins w:id="548" w:author="Comparison" w:date="2022-04-14T16:30:00Z"/>
              </w:rPr>
            </w:pPr>
          </w:p>
        </w:tc>
      </w:tr>
      <w:tr w:rsidR="009D1437" w14:paraId="11FBBA01" w14:textId="77777777" w:rsidTr="00616EC4">
        <w:trPr>
          <w:ins w:id="549"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4E03F9E0" w14:textId="77777777" w:rsidR="009D1437" w:rsidRDefault="009D1437" w:rsidP="00616EC4">
            <w:pPr>
              <w:autoSpaceDE w:val="0"/>
              <w:autoSpaceDN w:val="0"/>
              <w:adjustRightInd w:val="0"/>
              <w:rPr>
                <w:ins w:id="550" w:author="Comparison" w:date="2022-04-14T16:30:00Z"/>
                <w:rFonts w:eastAsia="Calibri"/>
              </w:rPr>
            </w:pPr>
            <w:ins w:id="551" w:author="Comparison" w:date="2022-04-14T16:30:00Z">
              <w:r>
                <w:rPr>
                  <w:rFonts w:eastAsia="Calibri"/>
                </w:rPr>
                <w:t>ERR:24</w:t>
              </w:r>
            </w:ins>
          </w:p>
        </w:tc>
        <w:tc>
          <w:tcPr>
            <w:tcW w:w="4950" w:type="dxa"/>
            <w:tcBorders>
              <w:top w:val="single" w:sz="4" w:space="0" w:color="2E74B5"/>
              <w:left w:val="single" w:sz="4" w:space="0" w:color="2E74B5"/>
              <w:bottom w:val="single" w:sz="4" w:space="0" w:color="2E74B5"/>
              <w:right w:val="single" w:sz="4" w:space="0" w:color="2E74B5"/>
            </w:tcBorders>
            <w:hideMark/>
          </w:tcPr>
          <w:p w14:paraId="0995EBE8" w14:textId="77777777" w:rsidR="009D1437" w:rsidRDefault="009D1437" w:rsidP="00616EC4">
            <w:pPr>
              <w:rPr>
                <w:ins w:id="552" w:author="Comparison" w:date="2022-04-14T16:30:00Z"/>
                <w:rFonts w:eastAsia="Calibri"/>
              </w:rPr>
            </w:pPr>
            <w:ins w:id="553" w:author="Comparison" w:date="2022-04-14T16:30:00Z">
              <w:r>
                <w:rPr>
                  <w:rFonts w:eastAsia="Calibri"/>
                </w:rPr>
                <w:t>Chứng thư truyền lên không đúng với chứng thư đăng ký trong hệ thống</w:t>
              </w:r>
            </w:ins>
          </w:p>
        </w:tc>
        <w:tc>
          <w:tcPr>
            <w:tcW w:w="1885" w:type="dxa"/>
            <w:tcBorders>
              <w:top w:val="single" w:sz="4" w:space="0" w:color="2E74B5"/>
              <w:left w:val="single" w:sz="4" w:space="0" w:color="2E74B5"/>
              <w:bottom w:val="single" w:sz="4" w:space="0" w:color="2E74B5"/>
              <w:right w:val="single" w:sz="4" w:space="0" w:color="2E74B5"/>
            </w:tcBorders>
          </w:tcPr>
          <w:p w14:paraId="5787DB7A" w14:textId="77777777" w:rsidR="009D1437" w:rsidRDefault="009D1437" w:rsidP="00616EC4">
            <w:pPr>
              <w:pStyle w:val="ListParagraph"/>
              <w:ind w:left="0"/>
              <w:jc w:val="both"/>
              <w:rPr>
                <w:ins w:id="554" w:author="Comparison" w:date="2022-04-14T16:30:00Z"/>
              </w:rPr>
            </w:pPr>
          </w:p>
        </w:tc>
      </w:tr>
      <w:tr w:rsidR="009D1437" w14:paraId="32DAC137" w14:textId="77777777" w:rsidTr="00616EC4">
        <w:trPr>
          <w:ins w:id="555"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011B744F" w14:textId="77777777" w:rsidR="009D1437" w:rsidRDefault="009D1437" w:rsidP="00616EC4">
            <w:pPr>
              <w:autoSpaceDE w:val="0"/>
              <w:autoSpaceDN w:val="0"/>
              <w:adjustRightInd w:val="0"/>
              <w:rPr>
                <w:ins w:id="556" w:author="Comparison" w:date="2022-04-14T16:30:00Z"/>
                <w:rFonts w:eastAsia="Calibri"/>
              </w:rPr>
            </w:pPr>
            <w:ins w:id="557" w:author="Comparison" w:date="2022-04-14T16:30:00Z">
              <w:r>
                <w:rPr>
                  <w:rFonts w:eastAsia="Calibri"/>
                </w:rPr>
                <w:t>ERR:27</w:t>
              </w:r>
            </w:ins>
          </w:p>
        </w:tc>
        <w:tc>
          <w:tcPr>
            <w:tcW w:w="4950" w:type="dxa"/>
            <w:tcBorders>
              <w:top w:val="single" w:sz="4" w:space="0" w:color="2E74B5"/>
              <w:left w:val="single" w:sz="4" w:space="0" w:color="2E74B5"/>
              <w:bottom w:val="single" w:sz="4" w:space="0" w:color="2E74B5"/>
              <w:right w:val="single" w:sz="4" w:space="0" w:color="2E74B5"/>
            </w:tcBorders>
            <w:hideMark/>
          </w:tcPr>
          <w:p w14:paraId="1549BA2B" w14:textId="77777777" w:rsidR="009D1437" w:rsidRDefault="009D1437" w:rsidP="00616EC4">
            <w:pPr>
              <w:pStyle w:val="ListParagraph"/>
              <w:spacing w:after="0" w:line="240" w:lineRule="auto"/>
              <w:ind w:left="0"/>
              <w:rPr>
                <w:ins w:id="558" w:author="Comparison" w:date="2022-04-14T16:30:00Z"/>
                <w:rFonts w:eastAsia="Calibri"/>
              </w:rPr>
            </w:pPr>
            <w:ins w:id="559" w:author="Comparison" w:date="2022-04-14T16:30:00Z">
              <w:r>
                <w:rPr>
                  <w:rFonts w:eastAsia="Calibri"/>
                </w:rPr>
                <w:t>Chứng thư chưa đến thời điểm sử dụng</w:t>
              </w:r>
            </w:ins>
          </w:p>
        </w:tc>
        <w:tc>
          <w:tcPr>
            <w:tcW w:w="1885" w:type="dxa"/>
            <w:tcBorders>
              <w:top w:val="single" w:sz="4" w:space="0" w:color="2E74B5"/>
              <w:left w:val="single" w:sz="4" w:space="0" w:color="2E74B5"/>
              <w:bottom w:val="single" w:sz="4" w:space="0" w:color="2E74B5"/>
              <w:right w:val="single" w:sz="4" w:space="0" w:color="2E74B5"/>
            </w:tcBorders>
          </w:tcPr>
          <w:p w14:paraId="4877B154" w14:textId="77777777" w:rsidR="009D1437" w:rsidRDefault="009D1437" w:rsidP="00616EC4">
            <w:pPr>
              <w:pStyle w:val="ListParagraph"/>
              <w:ind w:left="0"/>
              <w:jc w:val="both"/>
              <w:rPr>
                <w:ins w:id="560" w:author="Comparison" w:date="2022-04-14T16:30:00Z"/>
              </w:rPr>
            </w:pPr>
          </w:p>
        </w:tc>
      </w:tr>
      <w:tr w:rsidR="009D1437" w14:paraId="1EF9FEBF" w14:textId="77777777" w:rsidTr="00616EC4">
        <w:trPr>
          <w:ins w:id="561"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0D33271C" w14:textId="77777777" w:rsidR="009D1437" w:rsidRDefault="009D1437" w:rsidP="00616EC4">
            <w:pPr>
              <w:autoSpaceDE w:val="0"/>
              <w:autoSpaceDN w:val="0"/>
              <w:adjustRightInd w:val="0"/>
              <w:rPr>
                <w:ins w:id="562" w:author="Comparison" w:date="2022-04-14T16:30:00Z"/>
                <w:rFonts w:eastAsia="Calibri"/>
              </w:rPr>
            </w:pPr>
            <w:ins w:id="563" w:author="Comparison" w:date="2022-04-14T16:30:00Z">
              <w:r>
                <w:rPr>
                  <w:rFonts w:eastAsia="Calibri"/>
                </w:rPr>
                <w:t>ERR:26</w:t>
              </w:r>
            </w:ins>
          </w:p>
        </w:tc>
        <w:tc>
          <w:tcPr>
            <w:tcW w:w="4950" w:type="dxa"/>
            <w:tcBorders>
              <w:top w:val="single" w:sz="4" w:space="0" w:color="2E74B5"/>
              <w:left w:val="single" w:sz="4" w:space="0" w:color="2E74B5"/>
              <w:bottom w:val="single" w:sz="4" w:space="0" w:color="2E74B5"/>
              <w:right w:val="single" w:sz="4" w:space="0" w:color="2E74B5"/>
            </w:tcBorders>
            <w:hideMark/>
          </w:tcPr>
          <w:p w14:paraId="7E7025A0" w14:textId="77777777" w:rsidR="009D1437" w:rsidRDefault="009D1437" w:rsidP="00616EC4">
            <w:pPr>
              <w:pStyle w:val="ListParagraph"/>
              <w:spacing w:after="0" w:line="240" w:lineRule="auto"/>
              <w:ind w:left="0"/>
              <w:rPr>
                <w:ins w:id="564" w:author="Comparison" w:date="2022-04-14T16:30:00Z"/>
                <w:rFonts w:eastAsia="Calibri"/>
              </w:rPr>
            </w:pPr>
            <w:ins w:id="565" w:author="Comparison" w:date="2022-04-14T16:30:00Z">
              <w:r>
                <w:rPr>
                  <w:rFonts w:eastAsia="Calibri"/>
                </w:rPr>
                <w:t>Chứng thư số hết hạn</w:t>
              </w:r>
            </w:ins>
          </w:p>
        </w:tc>
        <w:tc>
          <w:tcPr>
            <w:tcW w:w="1885" w:type="dxa"/>
            <w:tcBorders>
              <w:top w:val="single" w:sz="4" w:space="0" w:color="2E74B5"/>
              <w:left w:val="single" w:sz="4" w:space="0" w:color="2E74B5"/>
              <w:bottom w:val="single" w:sz="4" w:space="0" w:color="2E74B5"/>
              <w:right w:val="single" w:sz="4" w:space="0" w:color="2E74B5"/>
            </w:tcBorders>
          </w:tcPr>
          <w:p w14:paraId="2F605DC4" w14:textId="77777777" w:rsidR="009D1437" w:rsidRDefault="009D1437" w:rsidP="00616EC4">
            <w:pPr>
              <w:pStyle w:val="ListParagraph"/>
              <w:ind w:left="0"/>
              <w:jc w:val="both"/>
              <w:rPr>
                <w:ins w:id="566" w:author="Comparison" w:date="2022-04-14T16:30:00Z"/>
              </w:rPr>
            </w:pPr>
          </w:p>
        </w:tc>
      </w:tr>
      <w:tr w:rsidR="009D1437" w14:paraId="2C804251" w14:textId="77777777" w:rsidTr="00616EC4">
        <w:trPr>
          <w:ins w:id="567"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77AEB75B" w14:textId="77777777" w:rsidR="009D1437" w:rsidRDefault="009D1437" w:rsidP="00616EC4">
            <w:pPr>
              <w:autoSpaceDE w:val="0"/>
              <w:autoSpaceDN w:val="0"/>
              <w:adjustRightInd w:val="0"/>
              <w:rPr>
                <w:ins w:id="568" w:author="Comparison" w:date="2022-04-14T16:30:00Z"/>
                <w:rFonts w:eastAsia="Calibri"/>
              </w:rPr>
            </w:pPr>
            <w:ins w:id="569" w:author="Comparison" w:date="2022-04-14T16:30:00Z">
              <w:r>
                <w:rPr>
                  <w:rFonts w:eastAsia="Calibri"/>
                </w:rPr>
                <w:t>ERR:3</w:t>
              </w:r>
            </w:ins>
          </w:p>
        </w:tc>
        <w:tc>
          <w:tcPr>
            <w:tcW w:w="4950" w:type="dxa"/>
            <w:tcBorders>
              <w:top w:val="single" w:sz="4" w:space="0" w:color="2E74B5"/>
              <w:left w:val="single" w:sz="4" w:space="0" w:color="2E74B5"/>
              <w:bottom w:val="single" w:sz="4" w:space="0" w:color="2E74B5"/>
              <w:right w:val="single" w:sz="4" w:space="0" w:color="2E74B5"/>
            </w:tcBorders>
            <w:hideMark/>
          </w:tcPr>
          <w:p w14:paraId="04BD1353" w14:textId="77777777" w:rsidR="009D1437" w:rsidRDefault="009D1437" w:rsidP="00616EC4">
            <w:pPr>
              <w:pStyle w:val="ListParagraph"/>
              <w:spacing w:after="0" w:line="240" w:lineRule="auto"/>
              <w:ind w:left="0"/>
              <w:rPr>
                <w:ins w:id="570" w:author="Comparison" w:date="2022-04-14T16:30:00Z"/>
                <w:rFonts w:eastAsia="Calibri"/>
              </w:rPr>
            </w:pPr>
            <w:ins w:id="571" w:author="Comparison" w:date="2022-04-14T16:30:00Z">
              <w:r>
                <w:rPr>
                  <w:rFonts w:eastAsia="Calibri"/>
                </w:rPr>
                <w:t>Dữ liệu xml đầu vào không đúng quy định</w:t>
              </w:r>
            </w:ins>
          </w:p>
        </w:tc>
        <w:tc>
          <w:tcPr>
            <w:tcW w:w="1885" w:type="dxa"/>
            <w:tcBorders>
              <w:top w:val="single" w:sz="4" w:space="0" w:color="2E74B5"/>
              <w:left w:val="single" w:sz="4" w:space="0" w:color="2E74B5"/>
              <w:bottom w:val="single" w:sz="4" w:space="0" w:color="2E74B5"/>
              <w:right w:val="single" w:sz="4" w:space="0" w:color="2E74B5"/>
            </w:tcBorders>
          </w:tcPr>
          <w:p w14:paraId="649B14F7" w14:textId="77777777" w:rsidR="009D1437" w:rsidRDefault="009D1437" w:rsidP="00616EC4">
            <w:pPr>
              <w:pStyle w:val="ListParagraph"/>
              <w:ind w:left="0"/>
              <w:jc w:val="both"/>
              <w:rPr>
                <w:ins w:id="572" w:author="Comparison" w:date="2022-04-14T16:30:00Z"/>
              </w:rPr>
            </w:pPr>
          </w:p>
        </w:tc>
      </w:tr>
      <w:tr w:rsidR="009D1437" w14:paraId="7E411924" w14:textId="77777777" w:rsidTr="00616EC4">
        <w:trPr>
          <w:ins w:id="573"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4F7CD732" w14:textId="77777777" w:rsidR="009D1437" w:rsidRDefault="009D1437" w:rsidP="00616EC4">
            <w:pPr>
              <w:autoSpaceDE w:val="0"/>
              <w:autoSpaceDN w:val="0"/>
              <w:adjustRightInd w:val="0"/>
              <w:rPr>
                <w:ins w:id="574" w:author="Comparison" w:date="2022-04-14T16:30:00Z"/>
                <w:rFonts w:eastAsia="Calibri"/>
              </w:rPr>
            </w:pPr>
            <w:ins w:id="575" w:author="Comparison" w:date="2022-04-14T16:30:00Z">
              <w:r>
                <w:rPr>
                  <w:rFonts w:eastAsia="Calibri"/>
                </w:rPr>
                <w:t>ERR:20</w:t>
              </w:r>
            </w:ins>
          </w:p>
        </w:tc>
        <w:tc>
          <w:tcPr>
            <w:tcW w:w="4950" w:type="dxa"/>
            <w:tcBorders>
              <w:top w:val="single" w:sz="4" w:space="0" w:color="2E74B5"/>
              <w:left w:val="single" w:sz="4" w:space="0" w:color="2E74B5"/>
              <w:bottom w:val="single" w:sz="4" w:space="0" w:color="2E74B5"/>
              <w:right w:val="single" w:sz="4" w:space="0" w:color="2E74B5"/>
            </w:tcBorders>
            <w:hideMark/>
          </w:tcPr>
          <w:p w14:paraId="035874BB" w14:textId="77777777" w:rsidR="009D1437" w:rsidRDefault="009D1437" w:rsidP="00616EC4">
            <w:pPr>
              <w:pStyle w:val="ListParagraph"/>
              <w:spacing w:after="0" w:line="240" w:lineRule="auto"/>
              <w:ind w:left="0"/>
              <w:rPr>
                <w:ins w:id="576" w:author="Comparison" w:date="2022-04-14T16:30:00Z"/>
                <w:rFonts w:eastAsia="Calibri"/>
              </w:rPr>
            </w:pPr>
            <w:ins w:id="577" w:author="Comparison" w:date="2022-04-14T16:30:00Z">
              <w:r>
                <w:t>Không tìm thấy dải hóa đơn</w:t>
              </w:r>
            </w:ins>
          </w:p>
        </w:tc>
        <w:tc>
          <w:tcPr>
            <w:tcW w:w="1885" w:type="dxa"/>
            <w:tcBorders>
              <w:top w:val="single" w:sz="4" w:space="0" w:color="2E74B5"/>
              <w:left w:val="single" w:sz="4" w:space="0" w:color="2E74B5"/>
              <w:bottom w:val="single" w:sz="4" w:space="0" w:color="2E74B5"/>
              <w:right w:val="single" w:sz="4" w:space="0" w:color="2E74B5"/>
            </w:tcBorders>
            <w:hideMark/>
          </w:tcPr>
          <w:p w14:paraId="7382DC0F" w14:textId="77777777" w:rsidR="009D1437" w:rsidRDefault="009D1437" w:rsidP="00616EC4">
            <w:pPr>
              <w:jc w:val="both"/>
              <w:rPr>
                <w:ins w:id="578" w:author="Comparison" w:date="2022-04-14T16:30:00Z"/>
              </w:rPr>
            </w:pPr>
            <w:ins w:id="579" w:author="Comparison" w:date="2022-04-14T16:30:00Z">
              <w:r>
                <w:t xml:space="preserve">Không tìm thấy dải hóa đơn hoặc tài khoản phát hành không có quyền phát hành hóa đơn trên dải </w:t>
              </w:r>
              <w:r>
                <w:lastRenderedPageBreak/>
                <w:t>hóa đơn truyền lên.</w:t>
              </w:r>
            </w:ins>
          </w:p>
        </w:tc>
      </w:tr>
      <w:tr w:rsidR="009D1437" w14:paraId="658FC0C9" w14:textId="77777777" w:rsidTr="00616EC4">
        <w:trPr>
          <w:trHeight w:val="368"/>
          <w:ins w:id="580"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226E7749" w14:textId="77777777" w:rsidR="009D1437" w:rsidRDefault="009D1437" w:rsidP="00616EC4">
            <w:pPr>
              <w:autoSpaceDE w:val="0"/>
              <w:autoSpaceDN w:val="0"/>
              <w:adjustRightInd w:val="0"/>
              <w:rPr>
                <w:ins w:id="581" w:author="Comparison" w:date="2022-04-14T16:30:00Z"/>
                <w:rFonts w:eastAsia="Calibri"/>
              </w:rPr>
            </w:pPr>
            <w:ins w:id="582" w:author="Comparison" w:date="2022-04-14T16:30:00Z">
              <w:r>
                <w:rPr>
                  <w:rFonts w:eastAsia="Calibri"/>
                </w:rPr>
                <w:lastRenderedPageBreak/>
                <w:t>ERR:8</w:t>
              </w:r>
            </w:ins>
          </w:p>
        </w:tc>
        <w:tc>
          <w:tcPr>
            <w:tcW w:w="4950" w:type="dxa"/>
            <w:tcBorders>
              <w:top w:val="single" w:sz="4" w:space="0" w:color="2E74B5"/>
              <w:left w:val="single" w:sz="4" w:space="0" w:color="2E74B5"/>
              <w:bottom w:val="single" w:sz="4" w:space="0" w:color="2E74B5"/>
              <w:right w:val="single" w:sz="4" w:space="0" w:color="2E74B5"/>
            </w:tcBorders>
            <w:hideMark/>
          </w:tcPr>
          <w:p w14:paraId="02E2F315" w14:textId="77777777" w:rsidR="009D1437" w:rsidRDefault="009D1437" w:rsidP="00616EC4">
            <w:pPr>
              <w:pStyle w:val="ListParagraph"/>
              <w:spacing w:after="0" w:line="240" w:lineRule="auto"/>
              <w:ind w:left="0"/>
              <w:rPr>
                <w:ins w:id="583" w:author="Comparison" w:date="2022-04-14T16:30:00Z"/>
                <w:rFonts w:eastAsia="Calibri"/>
              </w:rPr>
            </w:pPr>
            <w:ins w:id="584" w:author="Comparison" w:date="2022-04-14T16:30:00Z">
              <w:r>
                <w:rPr>
                  <w:rFonts w:eastAsia="Calibri"/>
                </w:rPr>
                <w:t>Hóa đơn điều chỉnh hoặc thay thế chưa phát hành hoặc đã điều chỉnh  không được thay thế</w:t>
              </w:r>
            </w:ins>
          </w:p>
        </w:tc>
        <w:tc>
          <w:tcPr>
            <w:tcW w:w="1885" w:type="dxa"/>
            <w:tcBorders>
              <w:top w:val="single" w:sz="4" w:space="0" w:color="2E74B5"/>
              <w:left w:val="single" w:sz="4" w:space="0" w:color="2E74B5"/>
              <w:bottom w:val="single" w:sz="4" w:space="0" w:color="2E74B5"/>
              <w:right w:val="single" w:sz="4" w:space="0" w:color="2E74B5"/>
            </w:tcBorders>
          </w:tcPr>
          <w:p w14:paraId="57940BA6" w14:textId="77777777" w:rsidR="009D1437" w:rsidRDefault="009D1437" w:rsidP="00616EC4">
            <w:pPr>
              <w:ind w:left="360"/>
              <w:jc w:val="both"/>
              <w:rPr>
                <w:ins w:id="585" w:author="Comparison" w:date="2022-04-14T16:30:00Z"/>
              </w:rPr>
            </w:pPr>
          </w:p>
        </w:tc>
      </w:tr>
      <w:tr w:rsidR="009D1437" w14:paraId="25E256DE" w14:textId="77777777" w:rsidTr="00616EC4">
        <w:trPr>
          <w:ins w:id="586"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56E3DBED" w14:textId="77777777" w:rsidR="009D1437" w:rsidRDefault="009D1437" w:rsidP="00616EC4">
            <w:pPr>
              <w:autoSpaceDE w:val="0"/>
              <w:autoSpaceDN w:val="0"/>
              <w:adjustRightInd w:val="0"/>
              <w:rPr>
                <w:ins w:id="587" w:author="Comparison" w:date="2022-04-14T16:30:00Z"/>
                <w:rFonts w:eastAsia="Calibri"/>
              </w:rPr>
            </w:pPr>
            <w:ins w:id="588" w:author="Comparison" w:date="2022-04-14T16:30:00Z">
              <w:r>
                <w:rPr>
                  <w:rFonts w:eastAsia="Calibri"/>
                </w:rPr>
                <w:t>ERR:2</w:t>
              </w:r>
            </w:ins>
          </w:p>
        </w:tc>
        <w:tc>
          <w:tcPr>
            <w:tcW w:w="4950" w:type="dxa"/>
            <w:tcBorders>
              <w:top w:val="single" w:sz="4" w:space="0" w:color="2E74B5"/>
              <w:left w:val="single" w:sz="4" w:space="0" w:color="2E74B5"/>
              <w:bottom w:val="single" w:sz="4" w:space="0" w:color="2E74B5"/>
              <w:right w:val="single" w:sz="4" w:space="0" w:color="2E74B5"/>
            </w:tcBorders>
            <w:hideMark/>
          </w:tcPr>
          <w:p w14:paraId="7E78E511" w14:textId="77777777" w:rsidR="009D1437" w:rsidRDefault="009D1437" w:rsidP="00616EC4">
            <w:pPr>
              <w:pStyle w:val="ListParagraph"/>
              <w:spacing w:after="0" w:line="240" w:lineRule="auto"/>
              <w:ind w:left="0"/>
              <w:rPr>
                <w:ins w:id="589" w:author="Comparison" w:date="2022-04-14T16:30:00Z"/>
                <w:rFonts w:eastAsia="Calibri"/>
              </w:rPr>
            </w:pPr>
            <w:ins w:id="590" w:author="Comparison" w:date="2022-04-14T16:30:00Z">
              <w:r>
                <w:t>Không tồn tại hóa đơn cần thay thế và điều chỉnh</w:t>
              </w:r>
            </w:ins>
          </w:p>
        </w:tc>
        <w:tc>
          <w:tcPr>
            <w:tcW w:w="1885" w:type="dxa"/>
            <w:tcBorders>
              <w:top w:val="single" w:sz="4" w:space="0" w:color="2E74B5"/>
              <w:left w:val="single" w:sz="4" w:space="0" w:color="2E74B5"/>
              <w:bottom w:val="single" w:sz="4" w:space="0" w:color="2E74B5"/>
              <w:right w:val="single" w:sz="4" w:space="0" w:color="2E74B5"/>
            </w:tcBorders>
          </w:tcPr>
          <w:p w14:paraId="7EF8B26F" w14:textId="77777777" w:rsidR="009D1437" w:rsidRDefault="009D1437" w:rsidP="00616EC4">
            <w:pPr>
              <w:ind w:left="360"/>
              <w:jc w:val="both"/>
              <w:rPr>
                <w:ins w:id="591" w:author="Comparison" w:date="2022-04-14T16:30:00Z"/>
              </w:rPr>
            </w:pPr>
          </w:p>
        </w:tc>
      </w:tr>
      <w:tr w:rsidR="009D1437" w14:paraId="2D3F830A" w14:textId="77777777" w:rsidTr="00616EC4">
        <w:trPr>
          <w:trHeight w:val="413"/>
          <w:ins w:id="592" w:author="Comparison" w:date="2022-04-14T16:30:00Z"/>
          <w:trPrChange w:id="593" w:author="Comparison" w:date="2022-04-14T16:30:00Z">
            <w:trPr>
              <w:gridBefore w:val="1"/>
              <w:trHeight w:val="413"/>
            </w:trPr>
          </w:trPrChange>
        </w:trPr>
        <w:tc>
          <w:tcPr>
            <w:tcW w:w="2430" w:type="dxa"/>
            <w:tcBorders>
              <w:top w:val="single" w:sz="4" w:space="0" w:color="2E74B5"/>
              <w:left w:val="single" w:sz="4" w:space="0" w:color="2E74B5"/>
              <w:bottom w:val="single" w:sz="4" w:space="0" w:color="2E74B5"/>
              <w:right w:val="single" w:sz="4" w:space="0" w:color="2E74B5"/>
            </w:tcBorders>
            <w:hideMark/>
            <w:tcPrChange w:id="594" w:author="Comparison" w:date="2022-04-14T16:30:00Z">
              <w:tcPr>
                <w:tcW w:w="2250" w:type="dxa"/>
                <w:gridSpan w:val="3"/>
                <w:tcBorders>
                  <w:top w:val="single" w:sz="4" w:space="0" w:color="2E74B5"/>
                  <w:left w:val="single" w:sz="4" w:space="5" w:color="2E74B5"/>
                  <w:bottom w:val="single" w:sz="4" w:space="0" w:color="2E74B5"/>
                  <w:right w:val="single" w:sz="4" w:space="5" w:color="2E74B5"/>
                </w:tcBorders>
                <w:hideMark/>
              </w:tcPr>
            </w:tcPrChange>
          </w:tcPr>
          <w:p w14:paraId="772B56F1" w14:textId="77777777" w:rsidR="009D1437" w:rsidRDefault="009D1437" w:rsidP="00616EC4">
            <w:pPr>
              <w:autoSpaceDE w:val="0"/>
              <w:autoSpaceDN w:val="0"/>
              <w:adjustRightInd w:val="0"/>
              <w:rPr>
                <w:ins w:id="595" w:author="Comparison" w:date="2022-04-14T16:30:00Z"/>
                <w:rFonts w:eastAsia="Calibri"/>
              </w:rPr>
            </w:pPr>
            <w:moveToRangeStart w:id="596" w:author="Comparison" w:date="2022-04-14T16:30:00Z" w:name="move100846243"/>
            <w:ins w:id="597" w:author="Comparison" w:date="2022-04-14T16:30:00Z">
              <w:r>
                <w:rPr>
                  <w:rFonts w:eastAsia="Calibri"/>
                </w:rPr>
                <w:t>ERR:5</w:t>
              </w:r>
            </w:ins>
          </w:p>
        </w:tc>
        <w:tc>
          <w:tcPr>
            <w:tcW w:w="4950" w:type="dxa"/>
            <w:tcBorders>
              <w:top w:val="single" w:sz="4" w:space="0" w:color="2E74B5"/>
              <w:left w:val="single" w:sz="4" w:space="0" w:color="2E74B5"/>
              <w:bottom w:val="single" w:sz="4" w:space="0" w:color="2E74B5"/>
              <w:right w:val="single" w:sz="4" w:space="0" w:color="2E74B5"/>
            </w:tcBorders>
            <w:hideMark/>
            <w:tcPrChange w:id="598" w:author="Comparison" w:date="2022-04-14T16:30:00Z">
              <w:tcPr>
                <w:tcW w:w="4899" w:type="dxa"/>
                <w:gridSpan w:val="3"/>
                <w:tcBorders>
                  <w:top w:val="single" w:sz="4" w:space="0" w:color="2E74B5"/>
                  <w:left w:val="single" w:sz="4" w:space="5" w:color="2E74B5"/>
                  <w:bottom w:val="single" w:sz="4" w:space="0" w:color="2E74B5"/>
                  <w:right w:val="single" w:sz="4" w:space="5" w:color="2E74B5"/>
                </w:tcBorders>
                <w:hideMark/>
              </w:tcPr>
            </w:tcPrChange>
          </w:tcPr>
          <w:p w14:paraId="54B342A7" w14:textId="77777777" w:rsidR="009D1437" w:rsidRDefault="009D1437" w:rsidP="00616EC4">
            <w:pPr>
              <w:pStyle w:val="ListParagraph"/>
              <w:spacing w:after="0" w:line="240" w:lineRule="auto"/>
              <w:ind w:left="0"/>
              <w:rPr>
                <w:ins w:id="599" w:author="Comparison" w:date="2022-04-14T16:30:00Z"/>
                <w:rFonts w:eastAsia="Calibri"/>
              </w:rPr>
            </w:pPr>
            <w:ins w:id="600" w:author="Comparison" w:date="2022-04-14T16:30:00Z">
              <w:r>
                <w:rPr>
                  <w:rFonts w:eastAsia="Calibri"/>
                </w:rPr>
                <w:t>Có lỗi xảy ra</w:t>
              </w:r>
            </w:ins>
          </w:p>
        </w:tc>
        <w:tc>
          <w:tcPr>
            <w:tcW w:w="1885" w:type="dxa"/>
            <w:tcBorders>
              <w:top w:val="single" w:sz="4" w:space="0" w:color="2E74B5"/>
              <w:left w:val="single" w:sz="4" w:space="0" w:color="2E74B5"/>
              <w:bottom w:val="single" w:sz="4" w:space="0" w:color="2E74B5"/>
              <w:right w:val="single" w:sz="4" w:space="0" w:color="2E74B5"/>
            </w:tcBorders>
            <w:hideMark/>
            <w:tcPrChange w:id="601" w:author="Comparison" w:date="2022-04-14T16:30:00Z">
              <w:tcPr>
                <w:tcW w:w="2116" w:type="dxa"/>
                <w:gridSpan w:val="2"/>
                <w:tcBorders>
                  <w:top w:val="single" w:sz="4" w:space="0" w:color="2E74B5"/>
                  <w:left w:val="single" w:sz="4" w:space="5" w:color="2E74B5"/>
                  <w:bottom w:val="single" w:sz="4" w:space="0" w:color="2E74B5"/>
                  <w:right w:val="single" w:sz="4" w:space="5" w:color="2E74B5"/>
                </w:tcBorders>
                <w:hideMark/>
              </w:tcPr>
            </w:tcPrChange>
          </w:tcPr>
          <w:p w14:paraId="7C10D81B" w14:textId="77777777" w:rsidR="009D1437" w:rsidRDefault="009D1437">
            <w:pPr>
              <w:jc w:val="both"/>
              <w:rPr>
                <w:ins w:id="602" w:author="Comparison" w:date="2022-04-14T16:30:00Z"/>
              </w:rPr>
              <w:pPrChange w:id="603" w:author="Comparison" w:date="2022-04-14T16:30:00Z">
                <w:pPr>
                  <w:pStyle w:val="ListParagraph"/>
                </w:pPr>
              </w:pPrChange>
            </w:pPr>
            <w:ins w:id="604" w:author="Comparison" w:date="2022-04-14T16:30:00Z">
              <w:r>
                <w:t>Ló lỗi xảy ra hóa đơ</w:t>
              </w:r>
            </w:ins>
          </w:p>
        </w:tc>
        <w:moveToRangeEnd w:id="596"/>
      </w:tr>
      <w:tr w:rsidR="009D1437" w14:paraId="199FBA80" w14:textId="77777777" w:rsidTr="00616EC4">
        <w:trPr>
          <w:ins w:id="605"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7892DA97" w14:textId="77777777" w:rsidR="009D1437" w:rsidRDefault="009D1437" w:rsidP="00616EC4">
            <w:pPr>
              <w:autoSpaceDE w:val="0"/>
              <w:autoSpaceDN w:val="0"/>
              <w:adjustRightInd w:val="0"/>
              <w:rPr>
                <w:ins w:id="606" w:author="Comparison" w:date="2022-04-14T16:30:00Z"/>
                <w:rFonts w:eastAsia="Calibri"/>
              </w:rPr>
            </w:pPr>
            <w:ins w:id="607" w:author="Comparison" w:date="2022-04-14T16:30:00Z">
              <w:r>
                <w:rPr>
                  <w:rFonts w:eastAsia="Calibri"/>
                </w:rPr>
                <w:t>ERR:30</w:t>
              </w:r>
            </w:ins>
          </w:p>
        </w:tc>
        <w:tc>
          <w:tcPr>
            <w:tcW w:w="4950" w:type="dxa"/>
            <w:tcBorders>
              <w:top w:val="single" w:sz="4" w:space="0" w:color="2E74B5"/>
              <w:left w:val="single" w:sz="4" w:space="0" w:color="2E74B5"/>
              <w:bottom w:val="single" w:sz="4" w:space="0" w:color="2E74B5"/>
              <w:right w:val="single" w:sz="4" w:space="0" w:color="2E74B5"/>
            </w:tcBorders>
            <w:hideMark/>
          </w:tcPr>
          <w:p w14:paraId="34D8C965" w14:textId="77777777" w:rsidR="009D1437" w:rsidRDefault="009D1437" w:rsidP="00616EC4">
            <w:pPr>
              <w:pStyle w:val="ListParagraph"/>
              <w:ind w:left="0"/>
              <w:jc w:val="both"/>
              <w:rPr>
                <w:ins w:id="608" w:author="Comparison" w:date="2022-04-14T16:30:00Z"/>
              </w:rPr>
            </w:pPr>
            <w:ins w:id="609" w:author="Comparison" w:date="2022-04-14T16:30:00Z">
              <w:r>
                <w:t>Tạo mới hóa đơn có lỗi</w:t>
              </w:r>
            </w:ins>
          </w:p>
        </w:tc>
        <w:tc>
          <w:tcPr>
            <w:tcW w:w="1885" w:type="dxa"/>
            <w:tcBorders>
              <w:top w:val="single" w:sz="4" w:space="0" w:color="2E74B5"/>
              <w:left w:val="single" w:sz="4" w:space="0" w:color="2E74B5"/>
              <w:bottom w:val="single" w:sz="4" w:space="0" w:color="2E74B5"/>
              <w:right w:val="single" w:sz="4" w:space="0" w:color="2E74B5"/>
            </w:tcBorders>
          </w:tcPr>
          <w:p w14:paraId="7BB2E8F3" w14:textId="77777777" w:rsidR="009D1437" w:rsidRDefault="009D1437" w:rsidP="00616EC4">
            <w:pPr>
              <w:ind w:left="360"/>
              <w:jc w:val="both"/>
              <w:rPr>
                <w:ins w:id="610" w:author="Comparison" w:date="2022-04-14T16:30:00Z"/>
              </w:rPr>
            </w:pPr>
          </w:p>
        </w:tc>
      </w:tr>
      <w:tr w:rsidR="009D1437" w14:paraId="58664952" w14:textId="77777777" w:rsidTr="00616EC4">
        <w:trPr>
          <w:ins w:id="611"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1FC27CAB" w14:textId="77777777" w:rsidR="009D1437" w:rsidRDefault="009D1437" w:rsidP="00616EC4">
            <w:pPr>
              <w:autoSpaceDE w:val="0"/>
              <w:autoSpaceDN w:val="0"/>
              <w:adjustRightInd w:val="0"/>
              <w:rPr>
                <w:ins w:id="612" w:author="Comparison" w:date="2022-04-14T16:30:00Z"/>
                <w:rFonts w:eastAsia="Calibri"/>
              </w:rPr>
            </w:pPr>
            <w:ins w:id="613" w:author="Comparison" w:date="2022-04-14T16:30:00Z">
              <w:r>
                <w:rPr>
                  <w:rFonts w:eastAsia="Calibri"/>
                </w:rPr>
                <w:t>OK: pattern;serial;invNumber</w:t>
              </w:r>
            </w:ins>
          </w:p>
          <w:p w14:paraId="0335807F" w14:textId="77777777" w:rsidR="009D1437" w:rsidRDefault="009D1437" w:rsidP="00616EC4">
            <w:pPr>
              <w:autoSpaceDE w:val="0"/>
              <w:autoSpaceDN w:val="0"/>
              <w:adjustRightInd w:val="0"/>
              <w:rPr>
                <w:ins w:id="614" w:author="Comparison" w:date="2022-04-14T16:30:00Z"/>
                <w:rFonts w:eastAsia="Calibri"/>
              </w:rPr>
            </w:pPr>
            <w:ins w:id="615" w:author="Comparison" w:date="2022-04-14T16:30:00Z">
              <w:r>
                <w:rPr>
                  <w:rFonts w:eastAsia="Calibri"/>
                </w:rPr>
                <w:t>(Ví dụ:</w:t>
              </w:r>
            </w:ins>
          </w:p>
          <w:p w14:paraId="368F297B" w14:textId="77777777" w:rsidR="009D1437" w:rsidRDefault="009D1437" w:rsidP="00616EC4">
            <w:pPr>
              <w:autoSpaceDE w:val="0"/>
              <w:autoSpaceDN w:val="0"/>
              <w:adjustRightInd w:val="0"/>
              <w:rPr>
                <w:ins w:id="616" w:author="Comparison" w:date="2022-04-14T16:30:00Z"/>
                <w:rFonts w:eastAsia="Calibri"/>
              </w:rPr>
            </w:pPr>
            <w:ins w:id="617" w:author="Comparison" w:date="2022-04-14T16:30:00Z">
              <w:r>
                <w:rPr>
                  <w:rFonts w:eastAsia="Calibri"/>
                </w:rPr>
                <w:t>OK:01GTKT3/001;AA/12E;0000002)</w:t>
              </w:r>
            </w:ins>
          </w:p>
        </w:tc>
        <w:tc>
          <w:tcPr>
            <w:tcW w:w="4950" w:type="dxa"/>
            <w:tcBorders>
              <w:top w:val="single" w:sz="4" w:space="0" w:color="2E74B5"/>
              <w:left w:val="single" w:sz="4" w:space="0" w:color="2E74B5"/>
              <w:bottom w:val="single" w:sz="4" w:space="0" w:color="2E74B5"/>
              <w:right w:val="single" w:sz="4" w:space="0" w:color="2E74B5"/>
            </w:tcBorders>
          </w:tcPr>
          <w:p w14:paraId="2D372702" w14:textId="77777777" w:rsidR="009D1437" w:rsidRDefault="009D1437" w:rsidP="00616EC4">
            <w:pPr>
              <w:pStyle w:val="ListParagraph"/>
              <w:numPr>
                <w:ilvl w:val="0"/>
                <w:numId w:val="4"/>
              </w:numPr>
              <w:spacing w:after="0" w:line="240" w:lineRule="auto"/>
              <w:rPr>
                <w:ins w:id="618" w:author="Comparison" w:date="2022-04-14T16:30:00Z"/>
                <w:rFonts w:eastAsia="Calibri"/>
              </w:rPr>
            </w:pPr>
            <w:ins w:id="619" w:author="Comparison" w:date="2022-04-14T16:30:00Z">
              <w:r>
                <w:rPr>
                  <w:rFonts w:eastAsia="Calibri"/>
                </w:rPr>
                <w:t xml:space="preserve">OK </w:t>
              </w:r>
              <w:r>
                <w:rPr>
                  <w:rFonts w:eastAsia="Calibri"/>
                </w:rPr>
                <w:sym w:font="Wingdings" w:char="F0E0"/>
              </w:r>
              <w:r>
                <w:rPr>
                  <w:rFonts w:eastAsia="Calibri"/>
                </w:rPr>
                <w:t xml:space="preserve"> đã phát hành hóa đơn thành công</w:t>
              </w:r>
            </w:ins>
          </w:p>
          <w:p w14:paraId="37E0419B" w14:textId="77777777" w:rsidR="009D1437" w:rsidRDefault="009D1437" w:rsidP="00616EC4">
            <w:pPr>
              <w:pStyle w:val="ListParagraph"/>
              <w:numPr>
                <w:ilvl w:val="0"/>
                <w:numId w:val="4"/>
              </w:numPr>
              <w:spacing w:after="0" w:line="240" w:lineRule="auto"/>
              <w:rPr>
                <w:ins w:id="620" w:author="Comparison" w:date="2022-04-14T16:30:00Z"/>
                <w:rFonts w:eastAsia="Calibri"/>
              </w:rPr>
            </w:pPr>
            <w:ins w:id="621" w:author="Comparison" w:date="2022-04-14T16:30:00Z">
              <w:r>
                <w:rPr>
                  <w:rFonts w:eastAsia="Calibri"/>
                </w:rPr>
                <w:t>Patter</w:t>
              </w:r>
              <w:r>
                <w:rPr>
                  <w:rFonts w:eastAsia="Calibri"/>
                </w:rPr>
                <w:sym w:font="Wingdings" w:char="F0E0"/>
              </w:r>
              <w:r>
                <w:rPr>
                  <w:rFonts w:eastAsia="Calibri"/>
                </w:rPr>
                <w:t xml:space="preserve"> Mẫu số của hóa đơn điều chỉnh,thay thế </w:t>
              </w:r>
            </w:ins>
          </w:p>
          <w:p w14:paraId="3141B4E5" w14:textId="77777777" w:rsidR="009D1437" w:rsidRDefault="009D1437" w:rsidP="00616EC4">
            <w:pPr>
              <w:pStyle w:val="ListParagraph"/>
              <w:numPr>
                <w:ilvl w:val="0"/>
                <w:numId w:val="4"/>
              </w:numPr>
              <w:spacing w:after="0" w:line="240" w:lineRule="auto"/>
              <w:rPr>
                <w:ins w:id="622" w:author="Comparison" w:date="2022-04-14T16:30:00Z"/>
                <w:rFonts w:eastAsia="Calibri"/>
              </w:rPr>
            </w:pPr>
            <w:ins w:id="623" w:author="Comparison" w:date="2022-04-14T16:30:00Z">
              <w:r>
                <w:rPr>
                  <w:rFonts w:eastAsia="Calibri"/>
                </w:rPr>
                <w:t xml:space="preserve">Serial </w:t>
              </w:r>
              <w:r>
                <w:rPr>
                  <w:rFonts w:eastAsia="Calibri"/>
                </w:rPr>
                <w:sym w:font="Wingdings" w:char="F0E0"/>
              </w:r>
              <w:r>
                <w:rPr>
                  <w:rFonts w:eastAsia="Calibri"/>
                </w:rPr>
                <w:t xml:space="preserve"> serial của hóa đơn điều chỉnh,thay thế </w:t>
              </w:r>
            </w:ins>
          </w:p>
          <w:p w14:paraId="40C58A03" w14:textId="77777777" w:rsidR="009D1437" w:rsidRDefault="009D1437" w:rsidP="00616EC4">
            <w:pPr>
              <w:pStyle w:val="ListParagraph"/>
              <w:numPr>
                <w:ilvl w:val="0"/>
                <w:numId w:val="4"/>
              </w:numPr>
              <w:spacing w:after="0" w:line="240" w:lineRule="auto"/>
              <w:rPr>
                <w:ins w:id="624" w:author="Comparison" w:date="2022-04-14T16:30:00Z"/>
                <w:rFonts w:eastAsia="Calibri"/>
              </w:rPr>
            </w:pPr>
            <w:ins w:id="625" w:author="Comparison" w:date="2022-04-14T16:30:00Z">
              <w:r>
                <w:rPr>
                  <w:rFonts w:eastAsia="Calibri"/>
                </w:rPr>
                <w:t xml:space="preserve">invNumber: số hóa đơn điều chỉnh,thay thế </w:t>
              </w:r>
            </w:ins>
          </w:p>
          <w:p w14:paraId="754C603D" w14:textId="77777777" w:rsidR="009D1437" w:rsidRDefault="009D1437" w:rsidP="00616EC4">
            <w:pPr>
              <w:pStyle w:val="ListParagraph"/>
              <w:spacing w:after="0" w:line="240" w:lineRule="auto"/>
              <w:rPr>
                <w:ins w:id="626" w:author="Comparison" w:date="2022-04-14T16:30:00Z"/>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14:paraId="0E150B7C" w14:textId="77777777" w:rsidR="009D1437" w:rsidRDefault="009D1437" w:rsidP="00616EC4">
            <w:pPr>
              <w:ind w:left="360"/>
              <w:jc w:val="both"/>
              <w:rPr>
                <w:ins w:id="627" w:author="Comparison" w:date="2022-04-14T16:30:00Z"/>
              </w:rPr>
            </w:pPr>
          </w:p>
        </w:tc>
      </w:tr>
    </w:tbl>
    <w:p w14:paraId="6717AE3F" w14:textId="77777777" w:rsidR="009D1437" w:rsidRDefault="009D1437" w:rsidP="009D1437">
      <w:pPr>
        <w:rPr>
          <w:ins w:id="628" w:author="Comparison" w:date="2022-04-14T16:30:00Z"/>
          <w:lang w:eastAsia="x-none"/>
        </w:rPr>
      </w:pPr>
    </w:p>
    <w:p w14:paraId="12849077" w14:textId="77777777" w:rsidR="009D1437" w:rsidRDefault="009D1437" w:rsidP="009D1437">
      <w:pPr>
        <w:rPr>
          <w:ins w:id="629" w:author="Comparison" w:date="2022-04-14T16:30:00Z"/>
          <w:b/>
          <w:lang w:eastAsia="x-none"/>
        </w:rPr>
      </w:pPr>
      <w:ins w:id="630" w:author="Comparison" w:date="2022-04-14T16:30:00Z">
        <w:r>
          <w:rPr>
            <w:b/>
            <w:lang w:eastAsia="x-none"/>
          </w:rPr>
          <w:t>Cấu trúc chuỗi xmlData truyền lên:</w:t>
        </w:r>
      </w:ins>
    </w:p>
    <w:p w14:paraId="02A6D616" w14:textId="77777777" w:rsidR="009D1437" w:rsidRDefault="009D1437" w:rsidP="009D1437">
      <w:pPr>
        <w:ind w:firstLine="720"/>
        <w:rPr>
          <w:ins w:id="631" w:author="Comparison" w:date="2022-04-14T16:30:00Z"/>
          <w:rStyle w:val="hljs-tag"/>
          <w:rFonts w:ascii="Courier New" w:hAnsi="Courier New" w:cs="Courier New"/>
          <w:color w:val="0000FF"/>
          <w:sz w:val="18"/>
          <w:szCs w:val="18"/>
        </w:rPr>
      </w:pPr>
      <w:ins w:id="632" w:author="Comparison" w:date="2022-04-14T16:30:00Z">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ins>
    </w:p>
    <w:p w14:paraId="556FCDF3" w14:textId="77777777" w:rsidR="009D1437" w:rsidRDefault="009D1437" w:rsidP="009D1437">
      <w:pPr>
        <w:ind w:firstLine="720"/>
        <w:rPr>
          <w:ins w:id="633" w:author="Comparison" w:date="2022-04-14T16:30:00Z"/>
          <w:color w:val="000000"/>
          <w:shd w:val="clear" w:color="auto" w:fill="FFFFFF"/>
        </w:rPr>
      </w:pPr>
      <w:ins w:id="634" w:author="Comparison" w:date="2022-04-14T16:30:00Z">
        <w:r>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ab/>
        </w:r>
        <w:r>
          <w:rPr>
            <w:rStyle w:val="hljs-tag"/>
            <w:color w:val="0000FF"/>
            <w:sz w:val="18"/>
            <w:szCs w:val="18"/>
          </w:rPr>
          <w:t>&lt;</w:t>
        </w:r>
        <w:r>
          <w:rPr>
            <w:rStyle w:val="hljs-name"/>
            <w:rFonts w:ascii="Courier New" w:hAnsi="Courier New" w:cs="Courier New"/>
            <w:color w:val="0000FF"/>
            <w:sz w:val="18"/>
            <w:szCs w:val="18"/>
          </w:rPr>
          <w:t>SerialCert</w:t>
        </w:r>
        <w:r>
          <w:rPr>
            <w:rStyle w:val="hljs-tag"/>
            <w:color w:val="0000FF"/>
            <w:sz w:val="18"/>
            <w:szCs w:val="18"/>
          </w:rPr>
          <w:t>&gt;</w:t>
        </w:r>
        <w:r>
          <w:rPr>
            <w:rFonts w:ascii="Courier New" w:hAnsi="Courier New" w:cs="Courier New"/>
            <w:color w:val="000000"/>
            <w:sz w:val="18"/>
            <w:szCs w:val="18"/>
            <w:shd w:val="clear" w:color="auto" w:fill="FFFFFF"/>
          </w:rPr>
          <w:t>54010101BFD227F36296CA2414AC334E</w:t>
        </w:r>
        <w:r>
          <w:rPr>
            <w:rStyle w:val="hljs-tag"/>
            <w:color w:val="0000FF"/>
            <w:sz w:val="18"/>
            <w:szCs w:val="18"/>
          </w:rPr>
          <w:t>&lt;/</w:t>
        </w:r>
        <w:r>
          <w:rPr>
            <w:rStyle w:val="hljs-name"/>
            <w:rFonts w:ascii="Courier New" w:hAnsi="Courier New" w:cs="Courier New"/>
            <w:color w:val="0000FF"/>
            <w:sz w:val="18"/>
            <w:szCs w:val="18"/>
          </w:rPr>
          <w:t>SerialCert</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3D3CD9D1" w14:textId="77777777" w:rsidR="009D1437" w:rsidRDefault="009D1437" w:rsidP="009D1437">
      <w:pPr>
        <w:ind w:left="720" w:firstLine="720"/>
        <w:rPr>
          <w:ins w:id="635" w:author="Comparison" w:date="2022-04-14T16:30:00Z"/>
          <w:rFonts w:ascii="Courier New" w:hAnsi="Courier New" w:cs="Courier New"/>
          <w:color w:val="000000"/>
          <w:sz w:val="18"/>
          <w:szCs w:val="18"/>
          <w:shd w:val="clear" w:color="auto" w:fill="FFFFFF"/>
        </w:rPr>
      </w:pPr>
      <w:ins w:id="636" w:author="Comparison" w:date="2022-04-14T16:30:00Z">
        <w:r>
          <w:rPr>
            <w:rStyle w:val="hljs-tag"/>
            <w:color w:val="0000FF"/>
            <w:sz w:val="18"/>
            <w:szCs w:val="18"/>
          </w:rPr>
          <w:t>&lt;</w:t>
        </w:r>
        <w:r>
          <w:rPr>
            <w:rStyle w:val="hljs-name"/>
            <w:rFonts w:ascii="Courier New" w:hAnsi="Courier New" w:cs="Courier New"/>
            <w:color w:val="0000FF"/>
            <w:sz w:val="18"/>
            <w:szCs w:val="18"/>
          </w:rPr>
          <w:t>PatternOld</w:t>
        </w:r>
        <w:r>
          <w:rPr>
            <w:rStyle w:val="hljs-tag"/>
            <w:color w:val="0000FF"/>
            <w:sz w:val="18"/>
            <w:szCs w:val="18"/>
          </w:rPr>
          <w:t>&gt;</w:t>
        </w:r>
        <w:r>
          <w:rPr>
            <w:rFonts w:ascii="Courier New" w:hAnsi="Courier New" w:cs="Courier New"/>
            <w:color w:val="000000"/>
            <w:sz w:val="18"/>
            <w:szCs w:val="18"/>
            <w:shd w:val="clear" w:color="auto" w:fill="FFFFFF"/>
          </w:rPr>
          <w:t>1/003</w:t>
        </w:r>
        <w:r>
          <w:rPr>
            <w:rStyle w:val="hljs-tag"/>
            <w:color w:val="0000FF"/>
            <w:sz w:val="18"/>
            <w:szCs w:val="18"/>
          </w:rPr>
          <w:t>&lt;/</w:t>
        </w:r>
        <w:r>
          <w:rPr>
            <w:rStyle w:val="hljs-name"/>
            <w:rFonts w:ascii="Courier New" w:hAnsi="Courier New" w:cs="Courier New"/>
            <w:color w:val="0000FF"/>
            <w:sz w:val="18"/>
            <w:szCs w:val="18"/>
          </w:rPr>
          <w:t>PatternOld</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627CFF0A" w14:textId="77777777" w:rsidR="009D1437" w:rsidRDefault="009D1437" w:rsidP="009D1437">
      <w:pPr>
        <w:ind w:left="720" w:firstLine="720"/>
        <w:rPr>
          <w:ins w:id="637" w:author="Comparison" w:date="2022-04-14T16:30:00Z"/>
          <w:rStyle w:val="hljs-tag"/>
          <w:color w:val="0000FF"/>
        </w:rPr>
      </w:pPr>
      <w:ins w:id="638" w:author="Comparison" w:date="2022-04-14T16:30:00Z">
        <w:r>
          <w:rPr>
            <w:rStyle w:val="hljs-tag"/>
            <w:color w:val="0000FF"/>
            <w:sz w:val="18"/>
            <w:szCs w:val="18"/>
          </w:rPr>
          <w:t>&lt;</w:t>
        </w:r>
        <w:r>
          <w:rPr>
            <w:rStyle w:val="hljs-name"/>
            <w:rFonts w:ascii="Courier New" w:hAnsi="Courier New" w:cs="Courier New"/>
            <w:color w:val="0000FF"/>
            <w:sz w:val="18"/>
            <w:szCs w:val="18"/>
          </w:rPr>
          <w:t>SerialOld</w:t>
        </w:r>
        <w:r>
          <w:rPr>
            <w:rStyle w:val="hljs-tag"/>
            <w:color w:val="0000FF"/>
            <w:sz w:val="18"/>
            <w:szCs w:val="18"/>
          </w:rPr>
          <w:t>&gt;</w:t>
        </w:r>
        <w:r>
          <w:rPr>
            <w:rFonts w:ascii="Courier New" w:hAnsi="Courier New" w:cs="Courier New"/>
            <w:color w:val="000000"/>
            <w:sz w:val="18"/>
            <w:szCs w:val="18"/>
            <w:shd w:val="clear" w:color="auto" w:fill="FFFFFF"/>
          </w:rPr>
          <w:t>C22TWS</w:t>
        </w:r>
        <w:r>
          <w:rPr>
            <w:rStyle w:val="hljs-tag"/>
            <w:color w:val="0000FF"/>
            <w:sz w:val="18"/>
            <w:szCs w:val="18"/>
          </w:rPr>
          <w:t>&lt;/</w:t>
        </w:r>
        <w:r>
          <w:rPr>
            <w:rStyle w:val="hljs-name"/>
            <w:rFonts w:ascii="Courier New" w:hAnsi="Courier New" w:cs="Courier New"/>
            <w:color w:val="0000FF"/>
            <w:sz w:val="18"/>
            <w:szCs w:val="18"/>
          </w:rPr>
          <w:t>SerialOld</w:t>
        </w:r>
        <w:r>
          <w:rPr>
            <w:rStyle w:val="hljs-tag"/>
            <w:color w:val="0000FF"/>
            <w:sz w:val="18"/>
            <w:szCs w:val="18"/>
          </w:rPr>
          <w:t>&gt;</w:t>
        </w:r>
      </w:ins>
    </w:p>
    <w:p w14:paraId="705113D9" w14:textId="77777777" w:rsidR="009D1437" w:rsidRDefault="009D1437" w:rsidP="009D1437">
      <w:pPr>
        <w:ind w:firstLine="720"/>
        <w:rPr>
          <w:ins w:id="639" w:author="Comparison" w:date="2022-04-14T16:30:00Z"/>
          <w:rStyle w:val="hljs-tag"/>
          <w:color w:val="0000FF"/>
          <w:sz w:val="18"/>
          <w:szCs w:val="18"/>
        </w:rPr>
      </w:pPr>
      <w:ins w:id="640" w:author="Comparison" w:date="2022-04-14T16:30:00Z">
        <w:r>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ab/>
        </w:r>
        <w:r>
          <w:rPr>
            <w:rStyle w:val="hljs-tag"/>
            <w:color w:val="0000FF"/>
            <w:sz w:val="18"/>
            <w:szCs w:val="18"/>
          </w:rPr>
          <w:t>&lt;</w:t>
        </w:r>
        <w:r>
          <w:rPr>
            <w:rStyle w:val="hljs-name"/>
            <w:rFonts w:ascii="Courier New" w:hAnsi="Courier New" w:cs="Courier New"/>
            <w:color w:val="0000FF"/>
            <w:sz w:val="18"/>
            <w:szCs w:val="18"/>
          </w:rPr>
          <w:t>NoOlde</w:t>
        </w:r>
        <w:r>
          <w:rPr>
            <w:rStyle w:val="hljs-tag"/>
            <w:color w:val="0000FF"/>
            <w:sz w:val="18"/>
            <w:szCs w:val="18"/>
          </w:rPr>
          <w:t>&gt;</w:t>
        </w:r>
        <w:r>
          <w:rPr>
            <w:rFonts w:ascii="Courier New" w:hAnsi="Courier New" w:cs="Courier New"/>
            <w:color w:val="000000"/>
            <w:sz w:val="18"/>
            <w:szCs w:val="18"/>
            <w:shd w:val="clear" w:color="auto" w:fill="FFFFFF"/>
          </w:rPr>
          <w:t>00000001</w:t>
        </w:r>
        <w:r>
          <w:rPr>
            <w:rStyle w:val="hljs-tag"/>
            <w:color w:val="0000FF"/>
            <w:sz w:val="18"/>
            <w:szCs w:val="18"/>
          </w:rPr>
          <w:t>&lt;/</w:t>
        </w:r>
        <w:r>
          <w:rPr>
            <w:rStyle w:val="hljs-name"/>
            <w:rFonts w:ascii="Courier New" w:hAnsi="Courier New" w:cs="Courier New"/>
            <w:color w:val="0000FF"/>
            <w:sz w:val="18"/>
            <w:szCs w:val="18"/>
          </w:rPr>
          <w:t>NoOlde</w:t>
        </w:r>
        <w:r>
          <w:rPr>
            <w:rStyle w:val="hljs-tag"/>
            <w:color w:val="0000FF"/>
            <w:sz w:val="18"/>
            <w:szCs w:val="18"/>
          </w:rPr>
          <w:t>&gt;</w:t>
        </w:r>
      </w:ins>
    </w:p>
    <w:p w14:paraId="71735747" w14:textId="77777777" w:rsidR="009D1437" w:rsidRDefault="009D1437" w:rsidP="009D1437">
      <w:pPr>
        <w:ind w:firstLine="720"/>
        <w:rPr>
          <w:ins w:id="641" w:author="Comparison" w:date="2022-04-14T16:30:00Z"/>
          <w:color w:val="000000"/>
          <w:shd w:val="clear" w:color="auto" w:fill="FFFFFF"/>
        </w:rPr>
      </w:pPr>
      <w:ins w:id="642" w:author="Comparison" w:date="2022-04-14T16:30:00Z">
        <w:r>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ab/>
        </w:r>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70E82AE9" w14:textId="77777777" w:rsidR="009D1437" w:rsidRDefault="009D1437" w:rsidP="009D1437">
      <w:pPr>
        <w:ind w:left="1440" w:firstLine="720"/>
        <w:rPr>
          <w:ins w:id="643" w:author="Comparison" w:date="2022-04-14T16:30:00Z"/>
          <w:rFonts w:ascii="Courier New" w:hAnsi="Courier New" w:cs="Courier New"/>
          <w:color w:val="000000"/>
          <w:sz w:val="18"/>
          <w:szCs w:val="18"/>
          <w:shd w:val="clear" w:color="auto" w:fill="FFFFFF"/>
        </w:rPr>
      </w:pPr>
      <w:ins w:id="644" w:author="Comparison" w:date="2022-04-14T16:30:00Z">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25904521-A4FB-4A43-BEF8-8455D64A0429</w:t>
        </w:r>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15C3310C" w14:textId="77777777" w:rsidR="009D1437" w:rsidRDefault="009D1437" w:rsidP="009D1437">
      <w:pPr>
        <w:ind w:left="1440" w:firstLine="720"/>
        <w:rPr>
          <w:ins w:id="645" w:author="Comparison" w:date="2022-04-14T16:30:00Z"/>
          <w:rFonts w:ascii="Courier New" w:hAnsi="Courier New" w:cs="Courier New"/>
          <w:color w:val="000000"/>
          <w:sz w:val="18"/>
          <w:szCs w:val="18"/>
          <w:shd w:val="clear" w:color="auto" w:fill="FFFFFF"/>
        </w:rPr>
      </w:pPr>
      <w:ins w:id="646" w:author="Comparison" w:date="2022-04-14T16:30:00Z">
        <w:r>
          <w:rPr>
            <w:rStyle w:val="hljs-tag"/>
            <w:color w:val="0000FF"/>
            <w:sz w:val="18"/>
            <w:szCs w:val="18"/>
          </w:rPr>
          <w:t>&lt;</w:t>
        </w:r>
        <w:r>
          <w:rPr>
            <w:rStyle w:val="hljs-name"/>
            <w:rFonts w:ascii="Courier New" w:hAnsi="Courier New" w:cs="Courier New"/>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20043083</w:t>
        </w:r>
        <w:r>
          <w:rPr>
            <w:rStyle w:val="hljs-tag"/>
            <w:color w:val="0000FF"/>
            <w:sz w:val="18"/>
            <w:szCs w:val="18"/>
          </w:rPr>
          <w:t>&lt;/</w:t>
        </w:r>
        <w:r>
          <w:rPr>
            <w:rStyle w:val="hljs-name"/>
            <w:rFonts w:ascii="Courier New" w:hAnsi="Courier New" w:cs="Courier New"/>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7C3D4B55" w14:textId="77777777" w:rsidR="009D1437" w:rsidRDefault="009D1437" w:rsidP="009D1437">
      <w:pPr>
        <w:ind w:left="1440" w:firstLine="720"/>
        <w:rPr>
          <w:ins w:id="647" w:author="Comparison" w:date="2022-04-14T16:30:00Z"/>
          <w:rStyle w:val="hljs-tag"/>
          <w:color w:val="0000FF"/>
        </w:rPr>
      </w:pPr>
      <w:ins w:id="648" w:author="Comparison" w:date="2022-04-14T16:30:00Z">
        <w:r>
          <w:rPr>
            <w:rStyle w:val="hljs-tag"/>
            <w:color w:val="0000FF"/>
            <w:sz w:val="18"/>
            <w:szCs w:val="18"/>
          </w:rPr>
          <w:t>&lt;</w:t>
        </w:r>
        <w:r>
          <w:rPr>
            <w:rStyle w:val="hljs-name"/>
            <w:rFonts w:ascii="Courier New" w:hAnsi="Courier New" w:cs="Courier New"/>
            <w:color w:val="0000FF"/>
            <w:sz w:val="18"/>
            <w:szCs w:val="18"/>
          </w:rPr>
          <w:t>signValue</w:t>
        </w:r>
        <w:r>
          <w:rPr>
            <w:rStyle w:val="hljs-tag"/>
            <w:color w:val="0000FF"/>
            <w:sz w:val="18"/>
            <w:szCs w:val="18"/>
          </w:rPr>
          <w:t>&gt;</w:t>
        </w:r>
        <w:r>
          <w:rPr>
            <w:rFonts w:ascii="Courier New" w:hAnsi="Courier New" w:cs="Courier New"/>
            <w:color w:val="000000"/>
            <w:sz w:val="18"/>
            <w:szCs w:val="18"/>
            <w:shd w:val="clear" w:color="auto" w:fill="FFFFFF"/>
          </w:rPr>
          <w:t>EKkR0sNI67yHpuvLKWFdVg1jg4Rkm3gSZZAj0m+t/T0O/RGpg2wjItTxBLmZgoUU08szexYTzZQX+x37IExQTtd27XE5D0APA08jjXe/MG+uVRSFoPxf5H9pgwcwlIWVusZhTpLZrTkEhr2fEg+haW9fKuizKI+mur6NlndpJWE=</w:t>
        </w:r>
        <w:r>
          <w:rPr>
            <w:rStyle w:val="hljs-tag"/>
            <w:color w:val="0000FF"/>
            <w:sz w:val="18"/>
            <w:szCs w:val="18"/>
          </w:rPr>
          <w:t>&lt;/</w:t>
        </w:r>
        <w:r>
          <w:rPr>
            <w:rStyle w:val="hljs-name"/>
            <w:rFonts w:ascii="Courier New" w:hAnsi="Courier New" w:cs="Courier New"/>
            <w:color w:val="0000FF"/>
            <w:sz w:val="18"/>
            <w:szCs w:val="18"/>
          </w:rPr>
          <w:t>signValue</w:t>
        </w:r>
        <w:r>
          <w:rPr>
            <w:rStyle w:val="hljs-tag"/>
            <w:color w:val="0000FF"/>
            <w:sz w:val="18"/>
            <w:szCs w:val="18"/>
          </w:rPr>
          <w:t>&gt;</w:t>
        </w:r>
      </w:ins>
    </w:p>
    <w:p w14:paraId="56800200" w14:textId="77777777" w:rsidR="009D1437" w:rsidRDefault="009D1437" w:rsidP="009D1437">
      <w:pPr>
        <w:ind w:left="720" w:firstLine="720"/>
        <w:rPr>
          <w:ins w:id="649" w:author="Comparison" w:date="2022-04-14T16:30:00Z"/>
          <w:rStyle w:val="hljs-tag"/>
          <w:color w:val="0000FF"/>
          <w:sz w:val="18"/>
          <w:szCs w:val="18"/>
        </w:rPr>
      </w:pPr>
      <w:ins w:id="650" w:author="Comparison" w:date="2022-04-14T16:30:00Z">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ins>
    </w:p>
    <w:p w14:paraId="07D9993D" w14:textId="77777777" w:rsidR="009D1437" w:rsidRDefault="009D1437" w:rsidP="009D1437">
      <w:pPr>
        <w:ind w:firstLine="720"/>
        <w:rPr>
          <w:ins w:id="651" w:author="Comparison" w:date="2022-04-14T16:30:00Z"/>
          <w:rStyle w:val="hljs-tag"/>
          <w:color w:val="0000FF"/>
          <w:sz w:val="18"/>
          <w:szCs w:val="18"/>
        </w:rPr>
      </w:pPr>
      <w:ins w:id="652" w:author="Comparison" w:date="2022-04-14T16:30:00Z">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ins>
    </w:p>
    <w:p w14:paraId="41D86777" w14:textId="77777777" w:rsidR="009D1437" w:rsidRDefault="009D1437" w:rsidP="009D1437">
      <w:pPr>
        <w:ind w:firstLine="720"/>
        <w:rPr>
          <w:ins w:id="653" w:author="Comparison" w:date="2022-04-14T16:30:00Z"/>
          <w:szCs w:val="28"/>
        </w:rPr>
      </w:pPr>
      <w:ins w:id="654" w:author="Comparison" w:date="2022-04-14T16:30:00Z">
        <w:r>
          <w:rPr>
            <w:szCs w:val="28"/>
          </w:rPr>
          <w:t xml:space="preserve">Trong đó: </w:t>
        </w:r>
        <w:r>
          <w:rPr>
            <w:szCs w:val="28"/>
          </w:rPr>
          <w:tab/>
          <w:t xml:space="preserve">tag </w:t>
        </w:r>
        <w:r>
          <w:rPr>
            <w:rFonts w:ascii="Consolas" w:hAnsi="Consolas" w:cs="Consolas"/>
            <w:color w:val="0000FF"/>
            <w:sz w:val="19"/>
            <w:szCs w:val="19"/>
            <w:highlight w:val="white"/>
          </w:rPr>
          <w:t>&lt;SerialCert&gt;</w:t>
        </w:r>
        <w:r>
          <w:rPr>
            <w:rFonts w:ascii="Consolas" w:hAnsi="Consolas" w:cs="Consolas"/>
            <w:color w:val="0000FF"/>
            <w:sz w:val="19"/>
            <w:szCs w:val="19"/>
          </w:rPr>
          <w:t xml:space="preserve">: </w:t>
        </w:r>
        <w:r>
          <w:rPr>
            <w:szCs w:val="28"/>
          </w:rPr>
          <w:t>serial chứng thư của công ty</w:t>
        </w:r>
      </w:ins>
    </w:p>
    <w:p w14:paraId="260623D0" w14:textId="7026D1E6" w:rsidR="009D1437" w:rsidRDefault="009D1437" w:rsidP="009D1437">
      <w:pPr>
        <w:pStyle w:val="ListParagraph"/>
        <w:numPr>
          <w:ilvl w:val="2"/>
          <w:numId w:val="4"/>
        </w:numPr>
        <w:spacing w:after="0" w:line="240" w:lineRule="auto"/>
        <w:rPr>
          <w:ins w:id="655" w:author="Comparison" w:date="2022-04-14T16:30:00Z"/>
          <w:rFonts w:eastAsia="Calibri"/>
        </w:rPr>
      </w:pPr>
      <w:ins w:id="656" w:author="Comparison" w:date="2022-04-14T16:30:00Z">
        <w:r>
          <w:rPr>
            <w:szCs w:val="28"/>
          </w:rPr>
          <w:t xml:space="preserve">tag </w:t>
        </w:r>
        <w:r>
          <w:rPr>
            <w:rFonts w:ascii="Consolas" w:hAnsi="Consolas" w:cs="Consolas"/>
            <w:color w:val="0000FF"/>
            <w:sz w:val="19"/>
            <w:szCs w:val="19"/>
            <w:highlight w:val="white"/>
          </w:rPr>
          <w:t>&lt;</w:t>
        </w:r>
        <w:r>
          <w:rPr>
            <w:rStyle w:val="Heading1Char"/>
            <w:rFonts w:ascii="Courier New" w:eastAsiaTheme="minorHAnsi" w:hAnsi="Courier New" w:cs="Courier New"/>
            <w:color w:val="0000FF"/>
            <w:sz w:val="18"/>
            <w:szCs w:val="18"/>
          </w:rPr>
          <w:t xml:space="preserve"> </w:t>
        </w:r>
        <w:r>
          <w:rPr>
            <w:rStyle w:val="hljs-name"/>
            <w:rFonts w:ascii="Courier New" w:hAnsi="Courier New" w:cs="Courier New"/>
            <w:color w:val="0000FF"/>
            <w:sz w:val="18"/>
            <w:szCs w:val="18"/>
          </w:rPr>
          <w:t>PatternOld</w:t>
        </w:r>
        <w:r>
          <w:rPr>
            <w:rFonts w:ascii="Consolas" w:hAnsi="Consolas" w:cs="Consolas"/>
            <w:color w:val="0000FF"/>
            <w:sz w:val="19"/>
            <w:szCs w:val="19"/>
            <w:highlight w:val="white"/>
          </w:rPr>
          <w:t xml:space="preserve"> &gt;</w:t>
        </w:r>
        <w:r>
          <w:rPr>
            <w:szCs w:val="28"/>
          </w:rPr>
          <w:t xml:space="preserve">: </w:t>
        </w:r>
        <w:r>
          <w:rPr>
            <w:rFonts w:eastAsia="Calibri"/>
          </w:rPr>
          <w:t>Mẫu số của hóa đơn điều chỉnh,</w:t>
        </w:r>
      </w:ins>
      <w:r w:rsidR="003A2D99">
        <w:rPr>
          <w:rFonts w:eastAsia="Calibri"/>
        </w:rPr>
        <w:t xml:space="preserve"> </w:t>
      </w:r>
      <w:ins w:id="657" w:author="Comparison" w:date="2022-04-14T16:30:00Z">
        <w:r>
          <w:rPr>
            <w:rFonts w:eastAsia="Calibri"/>
          </w:rPr>
          <w:t>thay thế cũ</w:t>
        </w:r>
      </w:ins>
    </w:p>
    <w:p w14:paraId="5498A566" w14:textId="1C4F5FF7" w:rsidR="009D1437" w:rsidRDefault="009D1437" w:rsidP="009D1437">
      <w:pPr>
        <w:ind w:left="2160"/>
        <w:rPr>
          <w:ins w:id="658" w:author="Comparison" w:date="2022-04-14T16:30:00Z"/>
          <w:rFonts w:eastAsia="Calibri"/>
        </w:rPr>
      </w:pPr>
      <w:ins w:id="659" w:author="Comparison" w:date="2022-04-14T16:30:00Z">
        <w:r>
          <w:rPr>
            <w:szCs w:val="28"/>
          </w:rPr>
          <w:t>tag&lt;</w:t>
        </w:r>
        <w:r>
          <w:rPr>
            <w:rStyle w:val="Heading1Char"/>
            <w:rFonts w:ascii="Courier New" w:eastAsiaTheme="minorHAnsi" w:hAnsi="Courier New" w:cs="Courier New"/>
            <w:color w:val="0000FF"/>
            <w:sz w:val="18"/>
            <w:szCs w:val="18"/>
          </w:rPr>
          <w:t xml:space="preserve"> </w:t>
        </w:r>
        <w:r>
          <w:rPr>
            <w:rStyle w:val="hljs-name"/>
            <w:rFonts w:ascii="Courier New" w:hAnsi="Courier New" w:cs="Courier New"/>
            <w:color w:val="0000FF"/>
            <w:sz w:val="18"/>
            <w:szCs w:val="18"/>
          </w:rPr>
          <w:t>SerialOld</w:t>
        </w:r>
        <w:r>
          <w:rPr>
            <w:szCs w:val="28"/>
          </w:rPr>
          <w:t xml:space="preserve"> &gt;:</w:t>
        </w:r>
        <w:r>
          <w:rPr>
            <w:rFonts w:eastAsia="Calibri"/>
          </w:rPr>
          <w:t xml:space="preserve"> hóa đơn điều chỉnh,</w:t>
        </w:r>
      </w:ins>
      <w:r w:rsidR="003A2D99">
        <w:rPr>
          <w:rFonts w:eastAsia="Calibri"/>
        </w:rPr>
        <w:t xml:space="preserve"> </w:t>
      </w:r>
      <w:ins w:id="660" w:author="Comparison" w:date="2022-04-14T16:30:00Z">
        <w:r>
          <w:rPr>
            <w:rFonts w:eastAsia="Calibri"/>
          </w:rPr>
          <w:t>thay thế cũ</w:t>
        </w:r>
      </w:ins>
    </w:p>
    <w:p w14:paraId="7F0E14CA" w14:textId="416F9152" w:rsidR="009D1437" w:rsidRPr="00AE187D" w:rsidRDefault="009D1437" w:rsidP="009D1437">
      <w:pPr>
        <w:ind w:left="2160"/>
        <w:rPr>
          <w:ins w:id="661" w:author="Comparison" w:date="2022-04-14T16:30:00Z"/>
          <w:rFonts w:ascii="Courier New" w:hAnsi="Courier New" w:cs="Courier New"/>
          <w:sz w:val="18"/>
          <w:szCs w:val="18"/>
          <w:lang w:val="nl-NL"/>
        </w:rPr>
      </w:pPr>
      <w:ins w:id="662" w:author="Comparison" w:date="2022-04-14T16:30:00Z">
        <w:r w:rsidRPr="00AE187D">
          <w:rPr>
            <w:rFonts w:eastAsia="Calibri"/>
            <w:lang w:val="nl-NL"/>
          </w:rPr>
          <w:t>tag&lt;</w:t>
        </w:r>
        <w:r w:rsidRPr="00AE187D">
          <w:rPr>
            <w:rStyle w:val="Heading1Char"/>
            <w:rFonts w:ascii="Courier New" w:eastAsiaTheme="minorHAnsi" w:hAnsi="Courier New" w:cs="Courier New"/>
            <w:color w:val="0000FF"/>
            <w:sz w:val="18"/>
            <w:szCs w:val="18"/>
            <w:lang w:val="nl-NL"/>
          </w:rPr>
          <w:t xml:space="preserve"> </w:t>
        </w:r>
        <w:r w:rsidRPr="00AE187D">
          <w:rPr>
            <w:rStyle w:val="hljs-name"/>
            <w:rFonts w:ascii="Courier New" w:hAnsi="Courier New" w:cs="Courier New"/>
            <w:color w:val="0000FF"/>
            <w:sz w:val="18"/>
            <w:szCs w:val="18"/>
            <w:lang w:val="nl-NL"/>
          </w:rPr>
          <w:t xml:space="preserve">NoOlde&gt;: </w:t>
        </w:r>
        <w:r w:rsidRPr="00AE187D">
          <w:rPr>
            <w:rStyle w:val="hljs-name"/>
            <w:rFonts w:ascii="Courier New" w:hAnsi="Courier New" w:cs="Courier New"/>
            <w:sz w:val="18"/>
            <w:szCs w:val="18"/>
            <w:lang w:val="nl-NL"/>
          </w:rPr>
          <w:t>số hóa đơn cũ</w:t>
        </w:r>
      </w:ins>
    </w:p>
    <w:p w14:paraId="5A40884F" w14:textId="77777777" w:rsidR="009D1437" w:rsidRPr="00AE187D" w:rsidRDefault="009D1437" w:rsidP="009D1437">
      <w:pPr>
        <w:rPr>
          <w:ins w:id="663" w:author="Comparison" w:date="2022-04-14T16:30:00Z"/>
          <w:szCs w:val="28"/>
          <w:lang w:val="nl-NL"/>
        </w:rPr>
      </w:pPr>
      <w:ins w:id="664" w:author="Comparison" w:date="2022-04-14T16:30:00Z">
        <w:r w:rsidRPr="00AE187D">
          <w:rPr>
            <w:szCs w:val="28"/>
            <w:lang w:val="nl-NL"/>
          </w:rPr>
          <w:tab/>
        </w:r>
        <w:r w:rsidRPr="00AE187D">
          <w:rPr>
            <w:szCs w:val="28"/>
            <w:lang w:val="nl-NL"/>
          </w:rPr>
          <w:tab/>
        </w:r>
        <w:r w:rsidRPr="00AE187D">
          <w:rPr>
            <w:szCs w:val="28"/>
            <w:lang w:val="nl-NL"/>
          </w:rPr>
          <w:tab/>
          <w:t xml:space="preserve">tag </w:t>
        </w:r>
        <w:r w:rsidRPr="00AE187D">
          <w:rPr>
            <w:rFonts w:ascii="Consolas" w:hAnsi="Consolas" w:cs="Consolas"/>
            <w:color w:val="0000FF"/>
            <w:sz w:val="19"/>
            <w:szCs w:val="19"/>
            <w:highlight w:val="white"/>
            <w:lang w:val="nl-NL"/>
          </w:rPr>
          <w:t>&lt;idInv&gt;</w:t>
        </w:r>
        <w:r w:rsidRPr="00AE187D">
          <w:rPr>
            <w:szCs w:val="28"/>
            <w:lang w:val="nl-NL"/>
          </w:rPr>
          <w:t>: id hóa đơn trên hệ thống vnpt</w:t>
        </w:r>
      </w:ins>
    </w:p>
    <w:p w14:paraId="78BA3382" w14:textId="77777777" w:rsidR="009D1437" w:rsidRDefault="009D1437" w:rsidP="009D1437">
      <w:pPr>
        <w:rPr>
          <w:ins w:id="665" w:author="Comparison" w:date="2022-04-14T16:30:00Z"/>
          <w:szCs w:val="28"/>
        </w:rPr>
      </w:pPr>
      <w:ins w:id="666" w:author="Comparison" w:date="2022-04-14T16:30:00Z">
        <w:r w:rsidRPr="00AE187D">
          <w:rPr>
            <w:szCs w:val="28"/>
            <w:lang w:val="nl-NL"/>
          </w:rPr>
          <w:tab/>
        </w:r>
        <w:r w:rsidRPr="00AE187D">
          <w:rPr>
            <w:szCs w:val="28"/>
            <w:lang w:val="nl-NL"/>
          </w:rPr>
          <w:tab/>
        </w:r>
        <w:r w:rsidRPr="00AE187D">
          <w:rPr>
            <w:szCs w:val="28"/>
            <w:lang w:val="nl-NL"/>
          </w:rPr>
          <w:tab/>
        </w:r>
        <w:r>
          <w:rPr>
            <w:szCs w:val="28"/>
          </w:rPr>
          <w:t xml:space="preserve">tag </w:t>
        </w:r>
        <w:r>
          <w:rPr>
            <w:rFonts w:ascii="Consolas" w:hAnsi="Consolas" w:cs="Consolas"/>
            <w:color w:val="0000FF"/>
            <w:sz w:val="19"/>
            <w:szCs w:val="19"/>
            <w:highlight w:val="white"/>
          </w:rPr>
          <w:t>&lt;signValue&gt;</w:t>
        </w:r>
        <w:r>
          <w:rPr>
            <w:szCs w:val="28"/>
          </w:rPr>
          <w:t>:  chuỗi ký</w:t>
        </w:r>
      </w:ins>
    </w:p>
    <w:p w14:paraId="1A570940" w14:textId="77777777" w:rsidR="009D1437" w:rsidRDefault="009D1437" w:rsidP="009D1437">
      <w:pPr>
        <w:ind w:left="1440" w:firstLine="720"/>
        <w:rPr>
          <w:ins w:id="667" w:author="Comparison" w:date="2022-04-14T16:30:00Z"/>
          <w:szCs w:val="28"/>
        </w:rPr>
      </w:pPr>
      <w:ins w:id="668" w:author="Comparison" w:date="2022-04-14T16:30:00Z">
        <w:r>
          <w:rPr>
            <w:szCs w:val="28"/>
          </w:rPr>
          <w:t xml:space="preserve">tag </w:t>
        </w:r>
        <w:r>
          <w:rPr>
            <w:rFonts w:ascii="Consolas" w:hAnsi="Consolas" w:cs="Consolas"/>
            <w:color w:val="0000FF"/>
            <w:sz w:val="19"/>
            <w:szCs w:val="19"/>
            <w:highlight w:val="white"/>
          </w:rPr>
          <w:t>&lt;key&gt;</w:t>
        </w:r>
        <w:r>
          <w:rPr>
            <w:szCs w:val="28"/>
          </w:rPr>
          <w:t>: fkey</w:t>
        </w:r>
      </w:ins>
    </w:p>
    <w:p w14:paraId="180A9C04" w14:textId="77777777" w:rsidR="009D1437" w:rsidRDefault="009D1437" w:rsidP="009D1437">
      <w:pPr>
        <w:rPr>
          <w:ins w:id="669" w:author="Comparison" w:date="2022-04-14T16:30:00Z"/>
          <w:szCs w:val="28"/>
        </w:rPr>
      </w:pPr>
    </w:p>
    <w:p w14:paraId="6A100F08" w14:textId="77777777" w:rsidR="009D1437" w:rsidRDefault="009D1437" w:rsidP="009D1437"/>
    <w:p w14:paraId="051D8DFC" w14:textId="12B44A11" w:rsidR="009D1437" w:rsidRPr="009B3088" w:rsidRDefault="009D1437" w:rsidP="00480762">
      <w:pPr>
        <w:pStyle w:val="Heading3"/>
        <w:rPr>
          <w:ins w:id="670" w:author="Comparison" w:date="2022-04-14T16:30:00Z"/>
        </w:rPr>
      </w:pPr>
      <w:bookmarkStart w:id="671" w:name="_Toc198045369"/>
      <w:r>
        <w:rPr>
          <w:lang w:val="en-US"/>
        </w:rPr>
        <w:t>L</w:t>
      </w:r>
      <w:ins w:id="672" w:author="Comparison" w:date="2022-04-14T16:30:00Z">
        <w:r w:rsidRPr="009B3088">
          <w:t xml:space="preserve">ấy giá trị Hash cho điều chỉnh thay thế </w:t>
        </w:r>
      </w:ins>
      <w:r>
        <w:rPr>
          <w:lang w:val="en-US"/>
        </w:rPr>
        <w:t>không tồn tại hóa đơn cũ với</w:t>
      </w:r>
      <w:ins w:id="673" w:author="Comparison" w:date="2022-04-14T16:30:00Z">
        <w:r w:rsidRPr="009B3088">
          <w:t xml:space="preserve"> Smart CA(Bước 1)</w:t>
        </w:r>
        <w:bookmarkEnd w:id="671"/>
      </w:ins>
    </w:p>
    <w:p w14:paraId="59DCBB7C" w14:textId="77777777" w:rsidR="009D1437" w:rsidRDefault="009D1437" w:rsidP="009D1437">
      <w:pPr>
        <w:rPr>
          <w:ins w:id="674" w:author="Comparison" w:date="2022-04-14T16:30:00Z"/>
          <w:lang w:eastAsia="x-none"/>
        </w:rPr>
      </w:pPr>
      <w:ins w:id="675" w:author="Comparison" w:date="2022-04-14T16:30:00Z">
        <w:r>
          <w:rPr>
            <w:lang w:eastAsia="x-none"/>
          </w:rPr>
          <w:t>Url</w:t>
        </w:r>
      </w:ins>
    </w:p>
    <w:p w14:paraId="04117412" w14:textId="77777777" w:rsidR="009D1437" w:rsidRDefault="009D1437" w:rsidP="009D1437">
      <w:pPr>
        <w:rPr>
          <w:ins w:id="676" w:author="Comparison" w:date="2022-04-14T16:30:00Z"/>
          <w:color w:val="000000"/>
        </w:rPr>
      </w:pPr>
      <w:ins w:id="677" w:author="Comparison" w:date="2022-04-14T16:30:00Z">
        <w:r>
          <w:rPr>
            <w:lang w:eastAsia="x-none"/>
          </w:rPr>
          <w:tab/>
        </w:r>
        <w:r>
          <w:rPr>
            <w:color w:val="0000FF"/>
          </w:rPr>
          <w:t>string</w:t>
        </w:r>
        <w:r>
          <w:rPr>
            <w:color w:val="000000"/>
          </w:rPr>
          <w:t xml:space="preserve"> </w:t>
        </w:r>
      </w:ins>
      <w:r w:rsidRPr="00557650">
        <w:rPr>
          <w:b/>
          <w:color w:val="000000"/>
        </w:rPr>
        <w:t>GetHashWithOutInvSmartCA</w:t>
      </w:r>
      <w:ins w:id="678" w:author="Comparison" w:date="2022-04-14T16:30:00Z">
        <w:r>
          <w:rPr>
            <w:color w:val="000000"/>
          </w:rPr>
          <w:t>(</w:t>
        </w:r>
      </w:ins>
      <w:r>
        <w:rPr>
          <w:rFonts w:ascii="Consolas" w:hAnsi="Consolas" w:cs="Consolas"/>
          <w:color w:val="0000FF"/>
          <w:sz w:val="19"/>
          <w:szCs w:val="19"/>
        </w:rPr>
        <w:t>string</w:t>
      </w:r>
      <w:r>
        <w:rPr>
          <w:rFonts w:ascii="Consolas" w:hAnsi="Consolas" w:cs="Consolas"/>
          <w:color w:val="000000"/>
          <w:sz w:val="19"/>
          <w:szCs w:val="19"/>
        </w:rPr>
        <w:t xml:space="preserve"> Account, </w:t>
      </w:r>
      <w:r>
        <w:rPr>
          <w:rFonts w:ascii="Consolas" w:hAnsi="Consolas" w:cs="Consolas"/>
          <w:color w:val="0000FF"/>
          <w:sz w:val="19"/>
          <w:szCs w:val="19"/>
        </w:rPr>
        <w:t>string</w:t>
      </w:r>
      <w:r>
        <w:rPr>
          <w:rFonts w:ascii="Consolas" w:hAnsi="Consolas" w:cs="Consolas"/>
          <w:color w:val="000000"/>
          <w:sz w:val="19"/>
          <w:szCs w:val="19"/>
        </w:rPr>
        <w:t xml:space="preserve"> ACpass, </w:t>
      </w:r>
      <w:r>
        <w:rPr>
          <w:rFonts w:ascii="Consolas" w:hAnsi="Consolas" w:cs="Consolas"/>
          <w:color w:val="0000FF"/>
          <w:sz w:val="19"/>
          <w:szCs w:val="19"/>
        </w:rPr>
        <w:t>string</w:t>
      </w:r>
      <w:r>
        <w:rPr>
          <w:rFonts w:ascii="Consolas" w:hAnsi="Consolas" w:cs="Consolas"/>
          <w:color w:val="000000"/>
          <w:sz w:val="19"/>
          <w:szCs w:val="19"/>
        </w:rPr>
        <w:t xml:space="preserve"> xmlInvData, </w:t>
      </w:r>
      <w:r>
        <w:rPr>
          <w:rFonts w:ascii="Consolas" w:hAnsi="Consolas" w:cs="Consolas"/>
          <w:color w:val="0000FF"/>
          <w:sz w:val="19"/>
          <w:szCs w:val="19"/>
        </w:rPr>
        <w:t>string</w:t>
      </w:r>
      <w:r>
        <w:rPr>
          <w:rFonts w:ascii="Consolas" w:hAnsi="Consolas" w:cs="Consolas"/>
          <w:color w:val="000000"/>
          <w:sz w:val="19"/>
          <w:szCs w:val="19"/>
        </w:rPr>
        <w:t xml:space="preserve"> username, </w:t>
      </w:r>
      <w:r>
        <w:rPr>
          <w:rFonts w:ascii="Consolas" w:hAnsi="Consolas" w:cs="Consolas"/>
          <w:color w:val="0000FF"/>
          <w:sz w:val="19"/>
          <w:szCs w:val="19"/>
        </w:rPr>
        <w:t>string</w:t>
      </w:r>
      <w:r>
        <w:rPr>
          <w:rFonts w:ascii="Consolas" w:hAnsi="Consolas" w:cs="Consolas"/>
          <w:color w:val="000000"/>
          <w:sz w:val="19"/>
          <w:szCs w:val="19"/>
        </w:rPr>
        <w:t xml:space="preserve"> password, </w:t>
      </w:r>
      <w:r>
        <w:rPr>
          <w:rFonts w:ascii="Consolas" w:hAnsi="Consolas" w:cs="Consolas"/>
          <w:color w:val="0000FF"/>
          <w:sz w:val="19"/>
          <w:szCs w:val="19"/>
        </w:rPr>
        <w:t>string</w:t>
      </w:r>
      <w:r>
        <w:rPr>
          <w:rFonts w:ascii="Consolas" w:hAnsi="Consolas" w:cs="Consolas"/>
          <w:color w:val="000000"/>
          <w:sz w:val="19"/>
          <w:szCs w:val="19"/>
        </w:rPr>
        <w:t xml:space="preserve"> serialCert, </w:t>
      </w:r>
      <w:r>
        <w:rPr>
          <w:rFonts w:ascii="Consolas" w:hAnsi="Consolas" w:cs="Consolas"/>
          <w:color w:val="0000FF"/>
          <w:sz w:val="19"/>
          <w:szCs w:val="19"/>
        </w:rPr>
        <w:t>int</w:t>
      </w:r>
      <w:r>
        <w:rPr>
          <w:rFonts w:ascii="Consolas" w:hAnsi="Consolas" w:cs="Consolas"/>
          <w:color w:val="000000"/>
          <w:sz w:val="19"/>
          <w:szCs w:val="19"/>
        </w:rPr>
        <w:t xml:space="preserve"> type, </w:t>
      </w:r>
      <w:r>
        <w:rPr>
          <w:rFonts w:ascii="Consolas" w:hAnsi="Consolas" w:cs="Consolas"/>
          <w:color w:val="0000FF"/>
          <w:sz w:val="19"/>
          <w:szCs w:val="19"/>
        </w:rPr>
        <w:t>string</w:t>
      </w:r>
      <w:r>
        <w:rPr>
          <w:rFonts w:ascii="Consolas" w:hAnsi="Consolas" w:cs="Consolas"/>
          <w:color w:val="000000"/>
          <w:sz w:val="19"/>
          <w:szCs w:val="19"/>
        </w:rPr>
        <w:t xml:space="preserve"> oldPattern, </w:t>
      </w:r>
      <w:r>
        <w:rPr>
          <w:rFonts w:ascii="Consolas" w:hAnsi="Consolas" w:cs="Consolas"/>
          <w:color w:val="0000FF"/>
          <w:sz w:val="19"/>
          <w:szCs w:val="19"/>
        </w:rPr>
        <w:t>string</w:t>
      </w:r>
      <w:r>
        <w:rPr>
          <w:rFonts w:ascii="Consolas" w:hAnsi="Consolas" w:cs="Consolas"/>
          <w:color w:val="000000"/>
          <w:sz w:val="19"/>
          <w:szCs w:val="19"/>
        </w:rPr>
        <w:t xml:space="preserve"> oldSerial, </w:t>
      </w:r>
      <w:r>
        <w:rPr>
          <w:rFonts w:ascii="Consolas" w:hAnsi="Consolas" w:cs="Consolas"/>
          <w:color w:val="0000FF"/>
          <w:sz w:val="19"/>
          <w:szCs w:val="19"/>
        </w:rPr>
        <w:t>decimal</w:t>
      </w:r>
      <w:r>
        <w:rPr>
          <w:rFonts w:ascii="Consolas" w:hAnsi="Consolas" w:cs="Consolas"/>
          <w:color w:val="000000"/>
          <w:sz w:val="19"/>
          <w:szCs w:val="19"/>
        </w:rPr>
        <w:t xml:space="preserve"> oldNo, </w:t>
      </w:r>
      <w:r>
        <w:rPr>
          <w:rFonts w:ascii="Consolas" w:hAnsi="Consolas" w:cs="Consolas"/>
          <w:color w:val="0000FF"/>
          <w:sz w:val="19"/>
          <w:szCs w:val="19"/>
        </w:rPr>
        <w:t>string</w:t>
      </w:r>
      <w:r>
        <w:rPr>
          <w:rFonts w:ascii="Consolas" w:hAnsi="Consolas" w:cs="Consolas"/>
          <w:color w:val="000000"/>
          <w:sz w:val="19"/>
          <w:szCs w:val="19"/>
        </w:rPr>
        <w:t xml:space="preserve"> strOldArisingDate, </w:t>
      </w:r>
      <w:r>
        <w:rPr>
          <w:rFonts w:ascii="Consolas" w:hAnsi="Consolas" w:cs="Consolas"/>
          <w:color w:val="0000FF"/>
          <w:sz w:val="19"/>
          <w:szCs w:val="19"/>
        </w:rPr>
        <w:t>int</w:t>
      </w:r>
      <w:r>
        <w:rPr>
          <w:rFonts w:ascii="Consolas" w:hAnsi="Consolas" w:cs="Consolas"/>
          <w:color w:val="000000"/>
          <w:sz w:val="19"/>
          <w:szCs w:val="19"/>
        </w:rPr>
        <w:t xml:space="preserve"> oldInvType, </w:t>
      </w:r>
      <w:r>
        <w:rPr>
          <w:rFonts w:ascii="Consolas" w:hAnsi="Consolas" w:cs="Consolas"/>
          <w:color w:val="0000FF"/>
          <w:sz w:val="19"/>
          <w:szCs w:val="19"/>
        </w:rPr>
        <w:t>string</w:t>
      </w:r>
      <w:r>
        <w:rPr>
          <w:rFonts w:ascii="Consolas" w:hAnsi="Consolas" w:cs="Consolas"/>
          <w:color w:val="000000"/>
          <w:sz w:val="19"/>
          <w:szCs w:val="19"/>
        </w:rPr>
        <w:t xml:space="preserve"> pattern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serial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convert = 0</w:t>
      </w:r>
      <w:ins w:id="679" w:author="Comparison" w:date="2022-04-14T16:30:00Z">
        <w:r>
          <w:rPr>
            <w:color w:val="000000"/>
          </w:rPr>
          <w:t>)</w:t>
        </w:r>
      </w:ins>
    </w:p>
    <w:p w14:paraId="2C9E78DC" w14:textId="77777777" w:rsidR="009D1437" w:rsidRDefault="009D1437" w:rsidP="009D1437">
      <w:pPr>
        <w:pStyle w:val="N"/>
        <w:rPr>
          <w:ins w:id="680" w:author="Comparison" w:date="2022-04-14T16:30:00Z"/>
        </w:rPr>
      </w:pPr>
      <w:ins w:id="681" w:author="Comparison" w:date="2022-04-14T16:30:00Z">
        <w:r>
          <w:rPr>
            <w:color w:val="000000"/>
          </w:rPr>
          <w:tab/>
        </w:r>
        <w:r>
          <w:t>DESCRIPTION</w:t>
        </w:r>
      </w:ins>
    </w:p>
    <w:p w14:paraId="568F4ABD" w14:textId="77777777" w:rsidR="009D1437" w:rsidRDefault="009D1437" w:rsidP="009D1437">
      <w:pPr>
        <w:pStyle w:val="N"/>
        <w:rPr>
          <w:ins w:id="682" w:author="Comparison" w:date="2022-04-14T16:30:00Z"/>
        </w:rPr>
      </w:pPr>
      <w:ins w:id="683" w:author="Comparison" w:date="2022-04-14T16:30:00Z">
        <w:r>
          <w:lastRenderedPageBreak/>
          <w:tab/>
        </w:r>
        <w:r>
          <w:tab/>
          <w:t>Đây là web service thực hiện điều chỉnh, thay thế hóa đơn cũ (hóa đơn không tồn tại trên hệ thống) sử dụng token.</w:t>
        </w:r>
      </w:ins>
    </w:p>
    <w:p w14:paraId="5233250D" w14:textId="77777777" w:rsidR="009D1437" w:rsidRDefault="009D1437" w:rsidP="009D1437">
      <w:pPr>
        <w:pStyle w:val="N"/>
        <w:rPr>
          <w:ins w:id="684" w:author="Comparison" w:date="2022-04-14T16:30:00Z"/>
        </w:rPr>
      </w:pPr>
      <w:ins w:id="685" w:author="Comparison" w:date="2022-04-14T16:30:00Z">
        <w:r>
          <w:t>HTTP METHOD</w:t>
        </w:r>
      </w:ins>
    </w:p>
    <w:p w14:paraId="0F214F40" w14:textId="77777777" w:rsidR="009D1437" w:rsidRDefault="009D1437" w:rsidP="009D1437">
      <w:pPr>
        <w:pStyle w:val="N"/>
        <w:rPr>
          <w:ins w:id="686" w:author="Comparison" w:date="2022-04-14T16:30:00Z"/>
          <w:b/>
        </w:rPr>
      </w:pPr>
      <w:ins w:id="687" w:author="Comparison" w:date="2022-04-14T16:30:00Z">
        <w:r>
          <w:tab/>
          <w:t>POST</w:t>
        </w:r>
      </w:ins>
    </w:p>
    <w:p w14:paraId="0BE9F078" w14:textId="77777777" w:rsidR="009D1437" w:rsidRDefault="009D1437" w:rsidP="009D1437">
      <w:pPr>
        <w:pStyle w:val="N"/>
        <w:rPr>
          <w:ins w:id="688" w:author="Comparison" w:date="2022-04-14T16:30:00Z"/>
        </w:rPr>
      </w:pPr>
      <w:ins w:id="689" w:author="Comparison" w:date="2022-04-14T16:30:00Z">
        <w:r>
          <w:t>REQUEST BODY</w:t>
        </w:r>
      </w:ins>
    </w:p>
    <w:p w14:paraId="28BAD122" w14:textId="77777777" w:rsidR="009D1437" w:rsidRDefault="009D1437" w:rsidP="009D1437">
      <w:pPr>
        <w:pStyle w:val="ListParagraph"/>
        <w:numPr>
          <w:ilvl w:val="0"/>
          <w:numId w:val="3"/>
        </w:numPr>
        <w:spacing w:after="0" w:line="360" w:lineRule="auto"/>
        <w:jc w:val="both"/>
        <w:rPr>
          <w:ins w:id="690" w:author="Comparison" w:date="2022-04-14T16:30:00Z"/>
          <w:rFonts w:eastAsia="Calibri"/>
          <w:b/>
          <w:u w:val="single"/>
        </w:rPr>
      </w:pPr>
      <w:ins w:id="691" w:author="Comparison" w:date="2022-04-14T16:30:00Z">
        <w:r>
          <w:rPr>
            <w:rFonts w:eastAsia="Calibri"/>
            <w:b/>
          </w:rPr>
          <w:t xml:space="preserve">Account/ACPass:  </w:t>
        </w:r>
        <w:r>
          <w:rPr>
            <w:rFonts w:eastAsia="Calibri"/>
          </w:rPr>
          <w:t>Tài khoản được cấp phát cho nhân viên gọi lệnh gửi thông điệp.</w:t>
        </w:r>
      </w:ins>
    </w:p>
    <w:p w14:paraId="21F5DF45" w14:textId="77777777" w:rsidR="009D1437" w:rsidRDefault="009D1437" w:rsidP="009D1437">
      <w:pPr>
        <w:pStyle w:val="ListParagraph"/>
        <w:numPr>
          <w:ilvl w:val="0"/>
          <w:numId w:val="2"/>
        </w:numPr>
        <w:spacing w:after="0" w:line="360" w:lineRule="auto"/>
        <w:ind w:left="1080"/>
        <w:jc w:val="both"/>
        <w:rPr>
          <w:ins w:id="692" w:author="Comparison" w:date="2022-04-14T16:30:00Z"/>
          <w:rFonts w:eastAsia="Calibri"/>
          <w:b/>
          <w:u w:val="single"/>
        </w:rPr>
      </w:pPr>
      <w:ins w:id="693" w:author="Comparison" w:date="2022-04-14T16:30:00Z">
        <w:r>
          <w:rPr>
            <w:rFonts w:eastAsia="Calibri"/>
            <w:b/>
          </w:rPr>
          <w:t>Username/pass</w:t>
        </w:r>
        <w:r>
          <w:rPr>
            <w:rFonts w:eastAsia="Calibri"/>
          </w:rPr>
          <w:t>: Tài khoản được cấp phát cho khách hàng để gọi đến webservice (tài khoản có quyền ServiceRole trong hệ thống).</w:t>
        </w:r>
      </w:ins>
    </w:p>
    <w:p w14:paraId="70830C57" w14:textId="77777777" w:rsidR="009D1437" w:rsidRDefault="009D1437" w:rsidP="009D1437">
      <w:pPr>
        <w:pStyle w:val="ListParagraph"/>
        <w:numPr>
          <w:ilvl w:val="0"/>
          <w:numId w:val="2"/>
        </w:numPr>
        <w:spacing w:after="0" w:line="360" w:lineRule="auto"/>
        <w:ind w:left="1080"/>
        <w:jc w:val="both"/>
        <w:rPr>
          <w:ins w:id="694" w:author="Comparison" w:date="2022-04-14T16:30:00Z"/>
          <w:rFonts w:eastAsia="Calibri"/>
          <w:b/>
          <w:u w:val="single"/>
        </w:rPr>
      </w:pPr>
      <w:r w:rsidRPr="00B13CD5">
        <w:rPr>
          <w:rFonts w:eastAsia="Calibri"/>
          <w:b/>
        </w:rPr>
        <w:t>xmlInvData</w:t>
      </w:r>
      <w:ins w:id="695" w:author="Comparison" w:date="2022-04-14T16:30:00Z">
        <w:r>
          <w:rPr>
            <w:rFonts w:eastAsia="Calibri"/>
          </w:rPr>
          <w:t>: String XML dữ liệu hóa đơn điều chỉnh, thay thế</w:t>
        </w:r>
      </w:ins>
    </w:p>
    <w:p w14:paraId="6E7D613C" w14:textId="77777777" w:rsidR="009D1437" w:rsidRDefault="009D1437" w:rsidP="009D1437">
      <w:pPr>
        <w:pStyle w:val="ListParagraph"/>
        <w:numPr>
          <w:ilvl w:val="0"/>
          <w:numId w:val="2"/>
        </w:numPr>
        <w:spacing w:after="0" w:line="360" w:lineRule="auto"/>
        <w:ind w:left="1080"/>
        <w:jc w:val="both"/>
        <w:rPr>
          <w:ins w:id="696" w:author="Comparison" w:date="2022-04-14T16:30:00Z"/>
          <w:rFonts w:eastAsia="Calibri"/>
          <w:b/>
        </w:rPr>
      </w:pPr>
      <w:ins w:id="697" w:author="Comparison" w:date="2022-04-14T16:30:00Z">
        <w:r>
          <w:rPr>
            <w:rFonts w:eastAsia="Calibri"/>
            <w:b/>
          </w:rPr>
          <w:t xml:space="preserve">oldPattern, oldSerial, oldNo: </w:t>
        </w:r>
        <w:r>
          <w:rPr>
            <w:rFonts w:eastAsia="Calibri"/>
          </w:rPr>
          <w:t>Các thông số mẫu số, ký hiệu, số hóa đơn của hóa đơn cũ (hóa đơn không tồn tại trên hệ thống).</w:t>
        </w:r>
      </w:ins>
    </w:p>
    <w:p w14:paraId="5B082FE9" w14:textId="77777777" w:rsidR="009D1437" w:rsidRPr="00932205" w:rsidRDefault="009D1437" w:rsidP="009D1437">
      <w:pPr>
        <w:pStyle w:val="ListParagraph"/>
        <w:numPr>
          <w:ilvl w:val="0"/>
          <w:numId w:val="2"/>
        </w:numPr>
        <w:spacing w:after="0" w:line="360" w:lineRule="auto"/>
        <w:ind w:left="1080"/>
        <w:jc w:val="both"/>
        <w:rPr>
          <w:rFonts w:eastAsia="Calibri"/>
          <w:b/>
        </w:rPr>
      </w:pPr>
      <w:ins w:id="698" w:author="Comparison" w:date="2022-04-14T16:30:00Z">
        <w:r>
          <w:rPr>
            <w:b/>
            <w:color w:val="000000"/>
          </w:rPr>
          <w:t xml:space="preserve">strOldArisingDate: </w:t>
        </w:r>
        <w:r>
          <w:rPr>
            <w:color w:val="000000"/>
          </w:rPr>
          <w:t>Ngày hóa đơn của hóa đơn cũ, định dạng dd/MM/yyyy (Bắt buộc phải nhập đúng và đủ 2 chữ số cho ngày tháng, 4 chữ số cho năm. Ví dụ 01/12/2021)</w:t>
        </w:r>
      </w:ins>
    </w:p>
    <w:p w14:paraId="6422D3E3" w14:textId="77777777" w:rsidR="009D1437" w:rsidRDefault="009D1437" w:rsidP="009D1437">
      <w:pPr>
        <w:pStyle w:val="ListParagraph"/>
        <w:numPr>
          <w:ilvl w:val="0"/>
          <w:numId w:val="2"/>
        </w:numPr>
        <w:spacing w:after="0" w:line="360" w:lineRule="auto"/>
        <w:ind w:left="1080"/>
        <w:jc w:val="both"/>
        <w:rPr>
          <w:ins w:id="699" w:author="Comparison" w:date="2022-04-14T16:30:00Z"/>
          <w:rFonts w:eastAsia="Calibri"/>
          <w:b/>
        </w:rPr>
      </w:pPr>
      <w:r w:rsidRPr="00932205">
        <w:rPr>
          <w:b/>
          <w:color w:val="000000"/>
        </w:rPr>
        <w:t>oldInvType</w:t>
      </w:r>
      <w:r>
        <w:rPr>
          <w:rFonts w:ascii="Consolas" w:hAnsi="Consolas" w:cs="Consolas"/>
          <w:color w:val="000000"/>
          <w:sz w:val="19"/>
          <w:szCs w:val="19"/>
        </w:rPr>
        <w:t>: loại hóa đơn cũ theo quy định (</w:t>
      </w:r>
      <w:ins w:id="700" w:author="Comparison" w:date="2022-04-14T16:30:00Z">
        <w:r>
          <w:rPr>
            <w:rFonts w:ascii="Consolas" w:hAnsi="Consolas" w:cs="Consolas"/>
            <w:color w:val="008000"/>
            <w:sz w:val="19"/>
            <w:szCs w:val="19"/>
          </w:rPr>
          <w:t>Các loại hóa đơn theo Nghị định số 51/2010/NĐ-CP và Nghị định số 04/2014/NĐ-CP (Trừ hóa đơn điện tử có mã xác thực của cơ quan thuế theo Quyết định số 1209/QĐ-BTC và Quyết định số 2660/QĐ-BTC</w:t>
        </w:r>
      </w:ins>
      <w:r>
        <w:rPr>
          <w:rFonts w:ascii="Consolas" w:hAnsi="Consolas" w:cs="Consolas"/>
          <w:color w:val="000000"/>
          <w:sz w:val="19"/>
          <w:szCs w:val="19"/>
        </w:rPr>
        <w:t>)</w:t>
      </w:r>
    </w:p>
    <w:p w14:paraId="272787EE" w14:textId="77777777" w:rsidR="009D1437" w:rsidRDefault="009D1437" w:rsidP="009D1437">
      <w:pPr>
        <w:pStyle w:val="ListParagraph"/>
        <w:numPr>
          <w:ilvl w:val="0"/>
          <w:numId w:val="2"/>
        </w:numPr>
        <w:spacing w:after="0" w:line="360" w:lineRule="auto"/>
        <w:ind w:left="1080"/>
        <w:jc w:val="both"/>
        <w:rPr>
          <w:ins w:id="701" w:author="Comparison" w:date="2022-04-14T16:30:00Z"/>
          <w:rFonts w:eastAsia="Calibri"/>
          <w:b/>
        </w:rPr>
      </w:pPr>
      <w:ins w:id="702" w:author="Comparison" w:date="2022-04-14T16:30:00Z">
        <w:r>
          <w:rPr>
            <w:rFonts w:eastAsia="Calibri"/>
            <w:b/>
          </w:rPr>
          <w:t>convert</w:t>
        </w:r>
        <w:r>
          <w:rPr>
            <w:rFonts w:eastAsia="Calibri"/>
          </w:rPr>
          <w:t>: Mặc định là 0, (0 – Không cần convert từ TCVN3 sang Unicode. 1- Cần convert từ TCVN3 sang Unicode)</w:t>
        </w:r>
      </w:ins>
    </w:p>
    <w:p w14:paraId="32966E7C" w14:textId="77777777" w:rsidR="009D1437" w:rsidRDefault="009D1437" w:rsidP="009D1437">
      <w:pPr>
        <w:pStyle w:val="ListParagraph"/>
        <w:numPr>
          <w:ilvl w:val="0"/>
          <w:numId w:val="2"/>
        </w:numPr>
        <w:spacing w:after="0" w:line="360" w:lineRule="auto"/>
        <w:ind w:left="1080"/>
        <w:jc w:val="both"/>
        <w:rPr>
          <w:ins w:id="703" w:author="Comparison" w:date="2022-04-14T16:30:00Z"/>
          <w:rFonts w:eastAsia="Calibri"/>
          <w:b/>
        </w:rPr>
      </w:pPr>
      <w:ins w:id="704" w:author="Comparison" w:date="2022-04-14T16:30:00Z">
        <w:r>
          <w:rPr>
            <w:b/>
          </w:rPr>
          <w:t>pattern</w:t>
        </w:r>
        <w:r>
          <w:t>: Mẫu số</w:t>
        </w:r>
      </w:ins>
    </w:p>
    <w:p w14:paraId="5019474A" w14:textId="77777777" w:rsidR="009D1437" w:rsidRDefault="009D1437" w:rsidP="009D1437">
      <w:pPr>
        <w:pStyle w:val="ListParagraph"/>
        <w:numPr>
          <w:ilvl w:val="0"/>
          <w:numId w:val="2"/>
        </w:numPr>
        <w:spacing w:after="0" w:line="360" w:lineRule="auto"/>
        <w:ind w:left="1080"/>
        <w:jc w:val="both"/>
        <w:rPr>
          <w:ins w:id="705" w:author="Comparison" w:date="2022-04-14T16:30:00Z"/>
          <w:rFonts w:eastAsia="Calibri"/>
          <w:b/>
        </w:rPr>
      </w:pPr>
      <w:ins w:id="706" w:author="Comparison" w:date="2022-04-14T16:30:00Z">
        <w:r>
          <w:rPr>
            <w:b/>
          </w:rPr>
          <w:t>serial</w:t>
        </w:r>
        <w:r>
          <w:t>: Ký hiệu</w:t>
        </w:r>
      </w:ins>
    </w:p>
    <w:p w14:paraId="74D0BD38" w14:textId="77777777" w:rsidR="009D1437" w:rsidRDefault="009D1437" w:rsidP="009D1437">
      <w:pPr>
        <w:pStyle w:val="ListParagraph"/>
        <w:numPr>
          <w:ilvl w:val="0"/>
          <w:numId w:val="2"/>
        </w:numPr>
        <w:spacing w:after="0" w:line="360" w:lineRule="auto"/>
        <w:ind w:left="1080"/>
        <w:jc w:val="both"/>
        <w:rPr>
          <w:ins w:id="707" w:author="Comparison" w:date="2022-04-14T16:30:00Z"/>
          <w:rFonts w:eastAsia="Calibri"/>
          <w:b/>
        </w:rPr>
      </w:pPr>
      <w:ins w:id="708" w:author="Comparison" w:date="2022-04-14T16:30:00Z">
        <w:r>
          <w:rPr>
            <w:b/>
            <w:color w:val="000000"/>
          </w:rPr>
          <w:t>type</w:t>
        </w:r>
        <w:r>
          <w:rPr>
            <w:color w:val="000000"/>
          </w:rPr>
          <w:t>: phát hành mới: 0, thay thế = 1, điều chỉnh tăng = 2, điều chỉnh giảm = 3, điều chỉnh thông tin = 4</w:t>
        </w:r>
      </w:ins>
    </w:p>
    <w:p w14:paraId="06F7F74C" w14:textId="77777777" w:rsidR="009D1437" w:rsidRDefault="009D1437">
      <w:pPr>
        <w:pStyle w:val="ListParagraph"/>
        <w:spacing w:after="0" w:line="360" w:lineRule="auto"/>
        <w:ind w:left="1080"/>
        <w:jc w:val="both"/>
        <w:rPr>
          <w:ins w:id="709" w:author="Comparison" w:date="2022-04-14T16:30:00Z"/>
          <w:b/>
        </w:rPr>
        <w:pPrChange w:id="710" w:author="Comparison" w:date="2022-04-14T16:30:00Z">
          <w:pPr/>
        </w:pPrChange>
      </w:pPr>
    </w:p>
    <w:p w14:paraId="71D6CC17" w14:textId="77777777" w:rsidR="009D1437" w:rsidRDefault="009D1437" w:rsidP="009D1437">
      <w:pPr>
        <w:pStyle w:val="N"/>
        <w:rPr>
          <w:ins w:id="711" w:author="Comparison" w:date="2022-04-14T16:30:00Z"/>
        </w:rPr>
      </w:pPr>
      <w:ins w:id="712" w:author="Comparison" w:date="2022-04-14T16:30:00Z">
        <w:r>
          <w:t>RETURNS</w:t>
        </w:r>
      </w:ins>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14:paraId="274632EC" w14:textId="77777777" w:rsidTr="00616EC4">
        <w:trPr>
          <w:ins w:id="713" w:author="Comparison" w:date="2022-04-14T16:30:00Z"/>
        </w:trPr>
        <w:tc>
          <w:tcPr>
            <w:tcW w:w="1710" w:type="dxa"/>
            <w:tcBorders>
              <w:top w:val="single" w:sz="4" w:space="0" w:color="2E74B5"/>
              <w:left w:val="single" w:sz="4" w:space="0" w:color="2E74B5"/>
              <w:bottom w:val="single" w:sz="4" w:space="0" w:color="2E74B5"/>
              <w:right w:val="single" w:sz="4" w:space="0" w:color="2E74B5"/>
            </w:tcBorders>
            <w:shd w:val="clear" w:color="auto" w:fill="F2F2F2"/>
            <w:hideMark/>
          </w:tcPr>
          <w:p w14:paraId="58607202" w14:textId="77777777" w:rsidR="009D1437" w:rsidRDefault="009D1437" w:rsidP="00616EC4">
            <w:pPr>
              <w:pStyle w:val="ListParagraph"/>
              <w:jc w:val="center"/>
              <w:rPr>
                <w:ins w:id="714" w:author="Comparison" w:date="2022-04-14T16:30:00Z"/>
              </w:rPr>
            </w:pPr>
            <w:ins w:id="715" w:author="Comparison" w:date="2022-04-14T16:30:00Z">
              <w:r>
                <w:t>Kết quả</w:t>
              </w:r>
            </w:ins>
          </w:p>
        </w:tc>
        <w:tc>
          <w:tcPr>
            <w:tcW w:w="5040" w:type="dxa"/>
            <w:tcBorders>
              <w:top w:val="single" w:sz="4" w:space="0" w:color="2E74B5"/>
              <w:left w:val="single" w:sz="4" w:space="0" w:color="2E74B5"/>
              <w:bottom w:val="single" w:sz="4" w:space="0" w:color="2E74B5"/>
              <w:right w:val="single" w:sz="4" w:space="0" w:color="2E74B5"/>
            </w:tcBorders>
            <w:shd w:val="clear" w:color="auto" w:fill="F2F2F2"/>
            <w:hideMark/>
          </w:tcPr>
          <w:p w14:paraId="0702A70C" w14:textId="77777777" w:rsidR="009D1437" w:rsidRDefault="009D1437" w:rsidP="00616EC4">
            <w:pPr>
              <w:pStyle w:val="ListParagraph"/>
              <w:rPr>
                <w:ins w:id="716" w:author="Comparison" w:date="2022-04-14T16:30:00Z"/>
              </w:rPr>
            </w:pPr>
            <w:ins w:id="717" w:author="Comparison" w:date="2022-04-14T16:30:00Z">
              <w:r>
                <w:t>Mô tả</w:t>
              </w:r>
            </w:ins>
          </w:p>
        </w:tc>
        <w:tc>
          <w:tcPr>
            <w:tcW w:w="2515" w:type="dxa"/>
            <w:tcBorders>
              <w:top w:val="single" w:sz="4" w:space="0" w:color="2E74B5"/>
              <w:left w:val="single" w:sz="4" w:space="0" w:color="2E74B5"/>
              <w:bottom w:val="single" w:sz="4" w:space="0" w:color="2E74B5"/>
              <w:right w:val="single" w:sz="4" w:space="0" w:color="2E74B5"/>
            </w:tcBorders>
            <w:shd w:val="clear" w:color="auto" w:fill="F2F2F2"/>
            <w:hideMark/>
          </w:tcPr>
          <w:p w14:paraId="0BCF358E" w14:textId="77777777" w:rsidR="009D1437" w:rsidRDefault="009D1437" w:rsidP="00616EC4">
            <w:pPr>
              <w:pStyle w:val="ListParagraph"/>
              <w:rPr>
                <w:ins w:id="718" w:author="Comparison" w:date="2022-04-14T16:30:00Z"/>
              </w:rPr>
            </w:pPr>
            <w:ins w:id="719" w:author="Comparison" w:date="2022-04-14T16:30:00Z">
              <w:r>
                <w:t>Ghi chú</w:t>
              </w:r>
            </w:ins>
          </w:p>
        </w:tc>
      </w:tr>
      <w:tr w:rsidR="009D1437" w14:paraId="542F24BE" w14:textId="77777777" w:rsidTr="00616EC4">
        <w:trPr>
          <w:ins w:id="720" w:author="Comparison" w:date="2022-04-14T16:30:00Z"/>
        </w:trPr>
        <w:tc>
          <w:tcPr>
            <w:tcW w:w="1710" w:type="dxa"/>
            <w:tcBorders>
              <w:top w:val="single" w:sz="4" w:space="0" w:color="2E74B5"/>
              <w:left w:val="single" w:sz="4" w:space="0" w:color="2E74B5"/>
              <w:bottom w:val="single" w:sz="4" w:space="0" w:color="auto"/>
              <w:right w:val="single" w:sz="4" w:space="0" w:color="2E74B5"/>
            </w:tcBorders>
            <w:hideMark/>
          </w:tcPr>
          <w:p w14:paraId="4B1C5343" w14:textId="77777777" w:rsidR="009D1437" w:rsidRDefault="009D1437" w:rsidP="00616EC4">
            <w:pPr>
              <w:autoSpaceDE w:val="0"/>
              <w:autoSpaceDN w:val="0"/>
              <w:adjustRightInd w:val="0"/>
              <w:jc w:val="both"/>
              <w:rPr>
                <w:ins w:id="721" w:author="Comparison" w:date="2022-04-14T16:30:00Z"/>
                <w:sz w:val="19"/>
                <w:szCs w:val="19"/>
              </w:rPr>
            </w:pPr>
            <w:ins w:id="722" w:author="Comparison" w:date="2022-04-14T16:30:00Z">
              <w:r>
                <w:t>ERR:1</w:t>
              </w:r>
            </w:ins>
          </w:p>
        </w:tc>
        <w:tc>
          <w:tcPr>
            <w:tcW w:w="5040" w:type="dxa"/>
            <w:tcBorders>
              <w:top w:val="single" w:sz="4" w:space="0" w:color="2E74B5"/>
              <w:left w:val="single" w:sz="4" w:space="0" w:color="2E74B5"/>
              <w:bottom w:val="single" w:sz="4" w:space="0" w:color="2E74B5"/>
              <w:right w:val="single" w:sz="4" w:space="0" w:color="2E74B5"/>
            </w:tcBorders>
            <w:hideMark/>
          </w:tcPr>
          <w:p w14:paraId="18B30EC7" w14:textId="77777777" w:rsidR="009D1437" w:rsidRDefault="009D1437" w:rsidP="00616EC4">
            <w:pPr>
              <w:pStyle w:val="ListParagraph"/>
              <w:ind w:left="0"/>
              <w:jc w:val="both"/>
              <w:rPr>
                <w:ins w:id="723" w:author="Comparison" w:date="2022-04-14T16:30:00Z"/>
              </w:rPr>
            </w:pPr>
            <w:ins w:id="724" w:author="Comparison" w:date="2022-04-14T16:30:00Z">
              <w:r>
                <w:t>Tài khoản đăng nhập sai hoặc không có quyền</w:t>
              </w:r>
            </w:ins>
          </w:p>
        </w:tc>
        <w:tc>
          <w:tcPr>
            <w:tcW w:w="2515" w:type="dxa"/>
            <w:tcBorders>
              <w:top w:val="single" w:sz="4" w:space="0" w:color="2E74B5"/>
              <w:left w:val="single" w:sz="4" w:space="0" w:color="2E74B5"/>
              <w:bottom w:val="single" w:sz="4" w:space="0" w:color="2E74B5"/>
              <w:right w:val="single" w:sz="4" w:space="0" w:color="2E74B5"/>
            </w:tcBorders>
          </w:tcPr>
          <w:p w14:paraId="284AAF2D" w14:textId="77777777" w:rsidR="009D1437" w:rsidRDefault="009D1437" w:rsidP="00616EC4">
            <w:pPr>
              <w:pStyle w:val="ListParagraph"/>
              <w:ind w:left="0"/>
              <w:jc w:val="both"/>
              <w:rPr>
                <w:ins w:id="725" w:author="Comparison" w:date="2022-04-14T16:30:00Z"/>
              </w:rPr>
            </w:pPr>
          </w:p>
        </w:tc>
      </w:tr>
      <w:tr w:rsidR="009D1437" w14:paraId="192E8728" w14:textId="77777777" w:rsidTr="00616EC4">
        <w:trPr>
          <w:ins w:id="726" w:author="Comparison" w:date="2022-04-14T16:30:00Z"/>
        </w:trPr>
        <w:tc>
          <w:tcPr>
            <w:tcW w:w="1710" w:type="dxa"/>
            <w:tcBorders>
              <w:top w:val="single" w:sz="4" w:space="0" w:color="2E74B5"/>
              <w:left w:val="single" w:sz="4" w:space="0" w:color="2E74B5"/>
              <w:bottom w:val="single" w:sz="4" w:space="0" w:color="auto"/>
              <w:right w:val="single" w:sz="4" w:space="0" w:color="2E74B5"/>
            </w:tcBorders>
            <w:hideMark/>
          </w:tcPr>
          <w:p w14:paraId="2FA16D3C" w14:textId="77777777" w:rsidR="009D1437" w:rsidRDefault="009D1437" w:rsidP="00616EC4">
            <w:pPr>
              <w:rPr>
                <w:ins w:id="727" w:author="Comparison" w:date="2022-04-14T16:30:00Z"/>
                <w:rFonts w:eastAsia="Calibri"/>
              </w:rPr>
            </w:pPr>
            <w:ins w:id="728" w:author="Comparison" w:date="2022-04-14T16:30:00Z">
              <w:r>
                <w:rPr>
                  <w:rFonts w:eastAsia="Calibri"/>
                </w:rPr>
                <w:t>ERR:2</w:t>
              </w:r>
            </w:ins>
          </w:p>
        </w:tc>
        <w:tc>
          <w:tcPr>
            <w:tcW w:w="5040" w:type="dxa"/>
            <w:tcBorders>
              <w:top w:val="single" w:sz="4" w:space="0" w:color="2E74B5"/>
              <w:left w:val="single" w:sz="4" w:space="0" w:color="2E74B5"/>
              <w:bottom w:val="single" w:sz="4" w:space="0" w:color="2E74B5"/>
              <w:right w:val="single" w:sz="4" w:space="0" w:color="2E74B5"/>
            </w:tcBorders>
            <w:hideMark/>
          </w:tcPr>
          <w:p w14:paraId="5EE852F6" w14:textId="77777777" w:rsidR="009D1437" w:rsidRDefault="009D1437" w:rsidP="00616EC4">
            <w:pPr>
              <w:rPr>
                <w:ins w:id="729" w:author="Comparison" w:date="2022-04-14T16:30:00Z"/>
                <w:rFonts w:eastAsia="Calibri"/>
              </w:rPr>
            </w:pPr>
            <w:ins w:id="730" w:author="Comparison" w:date="2022-04-14T16:30:00Z">
              <w:r>
                <w:rPr>
                  <w:rFonts w:eastAsia="Calibri"/>
                </w:rPr>
                <w:t>Không tìm thấy công ty</w:t>
              </w:r>
            </w:ins>
          </w:p>
        </w:tc>
        <w:tc>
          <w:tcPr>
            <w:tcW w:w="2515" w:type="dxa"/>
            <w:tcBorders>
              <w:top w:val="single" w:sz="4" w:space="0" w:color="2E74B5"/>
              <w:left w:val="single" w:sz="4" w:space="0" w:color="2E74B5"/>
              <w:bottom w:val="single" w:sz="4" w:space="0" w:color="2E74B5"/>
              <w:right w:val="single" w:sz="4" w:space="0" w:color="2E74B5"/>
            </w:tcBorders>
          </w:tcPr>
          <w:p w14:paraId="11C3A21A" w14:textId="77777777" w:rsidR="009D1437" w:rsidRDefault="009D1437" w:rsidP="00616EC4">
            <w:pPr>
              <w:pStyle w:val="ListParagraph"/>
              <w:ind w:left="0"/>
              <w:jc w:val="both"/>
              <w:rPr>
                <w:ins w:id="731" w:author="Comparison" w:date="2022-04-14T16:30:00Z"/>
              </w:rPr>
            </w:pPr>
          </w:p>
        </w:tc>
      </w:tr>
      <w:tr w:rsidR="009D1437" w14:paraId="50A03AFF" w14:textId="77777777" w:rsidTr="00616EC4">
        <w:trPr>
          <w:ins w:id="732" w:author="Comparison" w:date="2022-04-14T16:30:00Z"/>
        </w:trPr>
        <w:tc>
          <w:tcPr>
            <w:tcW w:w="1710" w:type="dxa"/>
            <w:tcBorders>
              <w:top w:val="single" w:sz="4" w:space="0" w:color="2E74B5"/>
              <w:left w:val="single" w:sz="4" w:space="0" w:color="2E74B5"/>
              <w:bottom w:val="single" w:sz="4" w:space="0" w:color="auto"/>
              <w:right w:val="single" w:sz="4" w:space="0" w:color="2E74B5"/>
            </w:tcBorders>
            <w:hideMark/>
          </w:tcPr>
          <w:p w14:paraId="2903B67D" w14:textId="77777777" w:rsidR="009D1437" w:rsidRDefault="009D1437" w:rsidP="00616EC4">
            <w:pPr>
              <w:rPr>
                <w:ins w:id="733" w:author="Comparison" w:date="2022-04-14T16:30:00Z"/>
                <w:rFonts w:eastAsia="Calibri"/>
              </w:rPr>
            </w:pPr>
            <w:ins w:id="734" w:author="Comparison" w:date="2022-04-14T16:30:00Z">
              <w:r>
                <w:rPr>
                  <w:rFonts w:eastAsia="Calibri"/>
                </w:rPr>
                <w:t>ERR:30</w:t>
              </w:r>
            </w:ins>
          </w:p>
        </w:tc>
        <w:tc>
          <w:tcPr>
            <w:tcW w:w="5040" w:type="dxa"/>
            <w:tcBorders>
              <w:top w:val="single" w:sz="4" w:space="0" w:color="2E74B5"/>
              <w:left w:val="single" w:sz="4" w:space="0" w:color="2E74B5"/>
              <w:bottom w:val="single" w:sz="4" w:space="0" w:color="2E74B5"/>
              <w:right w:val="single" w:sz="4" w:space="0" w:color="2E74B5"/>
            </w:tcBorders>
            <w:hideMark/>
          </w:tcPr>
          <w:p w14:paraId="0E7CB2A7" w14:textId="77777777" w:rsidR="009D1437" w:rsidRDefault="009D1437" w:rsidP="00616EC4">
            <w:pPr>
              <w:rPr>
                <w:ins w:id="735" w:author="Comparison" w:date="2022-04-14T16:30:00Z"/>
                <w:rFonts w:eastAsia="Calibri"/>
              </w:rPr>
            </w:pPr>
            <w:ins w:id="736" w:author="Comparison" w:date="2022-04-14T16:30:00Z">
              <w:r>
                <w:t>Tạo mới hóa đơn có lỗi</w:t>
              </w:r>
            </w:ins>
          </w:p>
        </w:tc>
        <w:tc>
          <w:tcPr>
            <w:tcW w:w="2515" w:type="dxa"/>
            <w:tcBorders>
              <w:top w:val="single" w:sz="4" w:space="0" w:color="2E74B5"/>
              <w:left w:val="single" w:sz="4" w:space="0" w:color="2E74B5"/>
              <w:bottom w:val="single" w:sz="4" w:space="0" w:color="2E74B5"/>
              <w:right w:val="single" w:sz="4" w:space="0" w:color="2E74B5"/>
            </w:tcBorders>
          </w:tcPr>
          <w:p w14:paraId="60DE70F4" w14:textId="77777777" w:rsidR="009D1437" w:rsidRDefault="009D1437" w:rsidP="00616EC4">
            <w:pPr>
              <w:pStyle w:val="ListParagraph"/>
              <w:ind w:left="0"/>
              <w:jc w:val="both"/>
              <w:rPr>
                <w:ins w:id="737" w:author="Comparison" w:date="2022-04-14T16:30:00Z"/>
              </w:rPr>
            </w:pPr>
          </w:p>
        </w:tc>
      </w:tr>
      <w:tr w:rsidR="009D1437" w14:paraId="2F3E8869" w14:textId="77777777" w:rsidTr="00616EC4">
        <w:trPr>
          <w:ins w:id="738" w:author="Comparison" w:date="2022-04-14T16:30:00Z"/>
        </w:trPr>
        <w:tc>
          <w:tcPr>
            <w:tcW w:w="1710" w:type="dxa"/>
            <w:tcBorders>
              <w:top w:val="single" w:sz="4" w:space="0" w:color="2E74B5"/>
              <w:left w:val="single" w:sz="4" w:space="0" w:color="2E74B5"/>
              <w:bottom w:val="single" w:sz="4" w:space="0" w:color="auto"/>
              <w:right w:val="single" w:sz="4" w:space="0" w:color="2E74B5"/>
            </w:tcBorders>
            <w:hideMark/>
          </w:tcPr>
          <w:p w14:paraId="2E043A3B" w14:textId="77777777" w:rsidR="009D1437" w:rsidRDefault="009D1437" w:rsidP="00616EC4">
            <w:pPr>
              <w:rPr>
                <w:ins w:id="739" w:author="Comparison" w:date="2022-04-14T16:30:00Z"/>
                <w:rFonts w:eastAsia="Calibri"/>
              </w:rPr>
            </w:pPr>
            <w:ins w:id="740" w:author="Comparison" w:date="2022-04-14T16:30:00Z">
              <w:r>
                <w:rPr>
                  <w:rFonts w:eastAsia="Calibri"/>
                </w:rPr>
                <w:t>ERR:5</w:t>
              </w:r>
            </w:ins>
          </w:p>
        </w:tc>
        <w:tc>
          <w:tcPr>
            <w:tcW w:w="5040" w:type="dxa"/>
            <w:tcBorders>
              <w:top w:val="single" w:sz="4" w:space="0" w:color="2E74B5"/>
              <w:left w:val="single" w:sz="4" w:space="0" w:color="2E74B5"/>
              <w:bottom w:val="single" w:sz="4" w:space="0" w:color="2E74B5"/>
              <w:right w:val="single" w:sz="4" w:space="0" w:color="2E74B5"/>
            </w:tcBorders>
            <w:hideMark/>
          </w:tcPr>
          <w:p w14:paraId="733AAAFE" w14:textId="77777777" w:rsidR="009D1437" w:rsidRDefault="009D1437" w:rsidP="00616EC4">
            <w:pPr>
              <w:rPr>
                <w:ins w:id="741" w:author="Comparison" w:date="2022-04-14T16:30:00Z"/>
                <w:rFonts w:eastAsia="Calibri"/>
              </w:rPr>
            </w:pPr>
            <w:ins w:id="742" w:author="Comparison" w:date="2022-04-14T16:30:00Z">
              <w:r>
                <w:rPr>
                  <w:rFonts w:eastAsia="Calibri"/>
                </w:rPr>
                <w:t>Không phát hành được hóa đơn hoặc lỗi hệ thống</w:t>
              </w:r>
            </w:ins>
          </w:p>
        </w:tc>
        <w:tc>
          <w:tcPr>
            <w:tcW w:w="2515" w:type="dxa"/>
            <w:tcBorders>
              <w:top w:val="single" w:sz="4" w:space="0" w:color="2E74B5"/>
              <w:left w:val="single" w:sz="4" w:space="0" w:color="2E74B5"/>
              <w:bottom w:val="single" w:sz="4" w:space="0" w:color="2E74B5"/>
              <w:right w:val="single" w:sz="4" w:space="0" w:color="2E74B5"/>
            </w:tcBorders>
          </w:tcPr>
          <w:p w14:paraId="2CBED001" w14:textId="77777777" w:rsidR="009D1437" w:rsidRDefault="009D1437" w:rsidP="00616EC4">
            <w:pPr>
              <w:pStyle w:val="ListParagraph"/>
              <w:ind w:left="0"/>
              <w:jc w:val="both"/>
              <w:rPr>
                <w:ins w:id="743" w:author="Comparison" w:date="2022-04-14T16:30:00Z"/>
              </w:rPr>
            </w:pPr>
          </w:p>
        </w:tc>
      </w:tr>
      <w:tr w:rsidR="009D1437" w14:paraId="2D9576C7" w14:textId="77777777" w:rsidTr="00616EC4">
        <w:trPr>
          <w:ins w:id="744" w:author="Comparison" w:date="2022-04-14T16:30:00Z"/>
        </w:trPr>
        <w:tc>
          <w:tcPr>
            <w:tcW w:w="1710" w:type="dxa"/>
            <w:tcBorders>
              <w:top w:val="single" w:sz="4" w:space="0" w:color="2E74B5"/>
              <w:left w:val="single" w:sz="4" w:space="0" w:color="2E74B5"/>
              <w:bottom w:val="single" w:sz="4" w:space="0" w:color="auto"/>
              <w:right w:val="single" w:sz="4" w:space="0" w:color="2E74B5"/>
            </w:tcBorders>
            <w:hideMark/>
          </w:tcPr>
          <w:p w14:paraId="0D03FA04" w14:textId="77777777" w:rsidR="009D1437" w:rsidRDefault="009D1437" w:rsidP="00616EC4">
            <w:pPr>
              <w:rPr>
                <w:ins w:id="745" w:author="Comparison" w:date="2022-04-14T16:30:00Z"/>
                <w:rFonts w:eastAsia="Calibri"/>
              </w:rPr>
            </w:pPr>
            <w:ins w:id="746" w:author="Comparison" w:date="2022-04-14T16:30:00Z">
              <w:r>
                <w:rPr>
                  <w:rFonts w:eastAsia="Calibri"/>
                </w:rPr>
                <w:lastRenderedPageBreak/>
                <w:t>ERR:3</w:t>
              </w:r>
            </w:ins>
          </w:p>
        </w:tc>
        <w:tc>
          <w:tcPr>
            <w:tcW w:w="5040" w:type="dxa"/>
            <w:tcBorders>
              <w:top w:val="single" w:sz="4" w:space="0" w:color="2E74B5"/>
              <w:left w:val="single" w:sz="4" w:space="0" w:color="2E74B5"/>
              <w:bottom w:val="single" w:sz="4" w:space="0" w:color="2E74B5"/>
              <w:right w:val="single" w:sz="4" w:space="0" w:color="2E74B5"/>
            </w:tcBorders>
            <w:hideMark/>
          </w:tcPr>
          <w:p w14:paraId="6C9B2512" w14:textId="77777777" w:rsidR="009D1437" w:rsidRDefault="009D1437" w:rsidP="00616EC4">
            <w:pPr>
              <w:rPr>
                <w:ins w:id="747" w:author="Comparison" w:date="2022-04-14T16:30:00Z"/>
                <w:rFonts w:eastAsia="Calibri"/>
              </w:rPr>
            </w:pPr>
            <w:ins w:id="748" w:author="Comparison" w:date="2022-04-14T16:30:00Z">
              <w:r>
                <w:rPr>
                  <w:rFonts w:eastAsia="Calibri"/>
                </w:rPr>
                <w:t>Dữ liệu xml đầu vào không đúng quy định</w:t>
              </w:r>
            </w:ins>
          </w:p>
        </w:tc>
        <w:tc>
          <w:tcPr>
            <w:tcW w:w="2515" w:type="dxa"/>
            <w:tcBorders>
              <w:top w:val="single" w:sz="4" w:space="0" w:color="2E74B5"/>
              <w:left w:val="single" w:sz="4" w:space="0" w:color="2E74B5"/>
              <w:bottom w:val="single" w:sz="4" w:space="0" w:color="2E74B5"/>
              <w:right w:val="single" w:sz="4" w:space="0" w:color="2E74B5"/>
            </w:tcBorders>
          </w:tcPr>
          <w:p w14:paraId="16EA1788" w14:textId="77777777" w:rsidR="009D1437" w:rsidRDefault="009D1437" w:rsidP="00616EC4">
            <w:pPr>
              <w:pStyle w:val="ListParagraph"/>
              <w:ind w:left="0"/>
              <w:jc w:val="both"/>
              <w:rPr>
                <w:ins w:id="749" w:author="Comparison" w:date="2022-04-14T16:30:00Z"/>
              </w:rPr>
            </w:pPr>
          </w:p>
        </w:tc>
      </w:tr>
      <w:tr w:rsidR="009D1437" w14:paraId="7665FA26" w14:textId="77777777" w:rsidTr="00616EC4">
        <w:trPr>
          <w:trHeight w:val="70"/>
          <w:ins w:id="750" w:author="Comparison" w:date="2022-04-14T16:30:00Z"/>
        </w:trPr>
        <w:tc>
          <w:tcPr>
            <w:tcW w:w="1710" w:type="dxa"/>
            <w:tcBorders>
              <w:top w:val="single" w:sz="4" w:space="0" w:color="2E74B5"/>
              <w:left w:val="single" w:sz="4" w:space="0" w:color="2E74B5"/>
              <w:bottom w:val="single" w:sz="4" w:space="0" w:color="2E74B5"/>
              <w:right w:val="single" w:sz="4" w:space="0" w:color="2E74B5"/>
            </w:tcBorders>
            <w:hideMark/>
          </w:tcPr>
          <w:p w14:paraId="59FA76E0" w14:textId="77777777" w:rsidR="009D1437" w:rsidRDefault="009D1437" w:rsidP="00616EC4">
            <w:pPr>
              <w:autoSpaceDE w:val="0"/>
              <w:autoSpaceDN w:val="0"/>
              <w:adjustRightInd w:val="0"/>
              <w:rPr>
                <w:ins w:id="751" w:author="Comparison" w:date="2022-04-14T16:30:00Z"/>
                <w:rFonts w:eastAsia="Calibri"/>
              </w:rPr>
            </w:pPr>
            <w:ins w:id="752" w:author="Comparison" w:date="2022-04-14T16:30:00Z">
              <w:r>
                <w:rPr>
                  <w:rFonts w:eastAsia="Calibri"/>
                </w:rPr>
                <w:t>ERR:7</w:t>
              </w:r>
            </w:ins>
          </w:p>
        </w:tc>
        <w:tc>
          <w:tcPr>
            <w:tcW w:w="5040" w:type="dxa"/>
            <w:tcBorders>
              <w:top w:val="single" w:sz="4" w:space="0" w:color="2E74B5"/>
              <w:left w:val="single" w:sz="4" w:space="0" w:color="2E74B5"/>
              <w:bottom w:val="single" w:sz="4" w:space="0" w:color="2E74B5"/>
              <w:right w:val="single" w:sz="4" w:space="0" w:color="2E74B5"/>
            </w:tcBorders>
            <w:hideMark/>
          </w:tcPr>
          <w:p w14:paraId="78AF4D42" w14:textId="77777777" w:rsidR="009D1437" w:rsidRDefault="009D1437" w:rsidP="00616EC4">
            <w:pPr>
              <w:pStyle w:val="ListParagraph"/>
              <w:spacing w:after="0" w:line="240" w:lineRule="auto"/>
              <w:ind w:left="0"/>
              <w:rPr>
                <w:ins w:id="753" w:author="Comparison" w:date="2022-04-14T16:30:00Z"/>
                <w:rFonts w:eastAsia="Calibri"/>
              </w:rPr>
            </w:pPr>
            <w:ins w:id="754" w:author="Comparison" w:date="2022-04-14T16:30:00Z">
              <w:r>
                <w:rPr>
                  <w:rFonts w:eastAsia="Calibri"/>
                </w:rPr>
                <w:t>User name không phù hợp, không tìm thấy company tương ứng cho user.</w:t>
              </w:r>
            </w:ins>
          </w:p>
        </w:tc>
        <w:tc>
          <w:tcPr>
            <w:tcW w:w="2515" w:type="dxa"/>
            <w:tcBorders>
              <w:top w:val="single" w:sz="4" w:space="0" w:color="2E74B5"/>
              <w:left w:val="single" w:sz="4" w:space="0" w:color="2E74B5"/>
              <w:bottom w:val="single" w:sz="4" w:space="0" w:color="2E74B5"/>
              <w:right w:val="single" w:sz="4" w:space="0" w:color="2E74B5"/>
            </w:tcBorders>
          </w:tcPr>
          <w:p w14:paraId="7833CDAA" w14:textId="77777777" w:rsidR="009D1437" w:rsidRDefault="009D1437" w:rsidP="00616EC4">
            <w:pPr>
              <w:jc w:val="both"/>
              <w:rPr>
                <w:ins w:id="755" w:author="Comparison" w:date="2022-04-14T16:30:00Z"/>
              </w:rPr>
            </w:pPr>
          </w:p>
        </w:tc>
      </w:tr>
      <w:tr w:rsidR="009D1437" w14:paraId="25F42134" w14:textId="77777777" w:rsidTr="00616EC4">
        <w:trPr>
          <w:trHeight w:val="70"/>
          <w:ins w:id="756" w:author="Comparison" w:date="2022-04-14T16:30:00Z"/>
        </w:trPr>
        <w:tc>
          <w:tcPr>
            <w:tcW w:w="1710" w:type="dxa"/>
            <w:tcBorders>
              <w:top w:val="single" w:sz="4" w:space="0" w:color="2E74B5"/>
              <w:left w:val="single" w:sz="4" w:space="0" w:color="2E74B5"/>
              <w:bottom w:val="single" w:sz="4" w:space="0" w:color="2E74B5"/>
              <w:right w:val="single" w:sz="4" w:space="0" w:color="2E74B5"/>
            </w:tcBorders>
            <w:hideMark/>
          </w:tcPr>
          <w:p w14:paraId="413A8CB3" w14:textId="77777777" w:rsidR="009D1437" w:rsidRDefault="009D1437" w:rsidP="00616EC4">
            <w:pPr>
              <w:autoSpaceDE w:val="0"/>
              <w:autoSpaceDN w:val="0"/>
              <w:adjustRightInd w:val="0"/>
              <w:rPr>
                <w:ins w:id="757" w:author="Comparison" w:date="2022-04-14T16:30:00Z"/>
                <w:rFonts w:eastAsia="Calibri"/>
              </w:rPr>
            </w:pPr>
            <w:ins w:id="758" w:author="Comparison" w:date="2022-04-14T16:30:00Z">
              <w:r>
                <w:rPr>
                  <w:rFonts w:eastAsia="Calibri"/>
                </w:rPr>
                <w:t>ERR:12</w:t>
              </w:r>
            </w:ins>
          </w:p>
        </w:tc>
        <w:tc>
          <w:tcPr>
            <w:tcW w:w="5040" w:type="dxa"/>
            <w:tcBorders>
              <w:top w:val="single" w:sz="4" w:space="0" w:color="2E74B5"/>
              <w:left w:val="single" w:sz="4" w:space="0" w:color="2E74B5"/>
              <w:bottom w:val="single" w:sz="4" w:space="0" w:color="2E74B5"/>
              <w:right w:val="single" w:sz="4" w:space="0" w:color="2E74B5"/>
            </w:tcBorders>
            <w:hideMark/>
          </w:tcPr>
          <w:p w14:paraId="7E348378" w14:textId="77777777" w:rsidR="009D1437" w:rsidRDefault="009D1437" w:rsidP="00616EC4">
            <w:pPr>
              <w:pStyle w:val="ListParagraph"/>
              <w:spacing w:after="0" w:line="240" w:lineRule="auto"/>
              <w:ind w:left="0"/>
              <w:rPr>
                <w:ins w:id="759" w:author="Comparison" w:date="2022-04-14T16:30:00Z"/>
                <w:rFonts w:eastAsia="Calibri"/>
              </w:rPr>
            </w:pPr>
            <w:ins w:id="760" w:author="Comparison" w:date="2022-04-14T16:30:00Z">
              <w:r>
                <w:rPr>
                  <w:rFonts w:eastAsia="Calibri"/>
                </w:rPr>
                <w:t>Ngày hóa đơn cũ không hợp lệ</w:t>
              </w:r>
            </w:ins>
          </w:p>
        </w:tc>
        <w:tc>
          <w:tcPr>
            <w:tcW w:w="2515" w:type="dxa"/>
            <w:tcBorders>
              <w:top w:val="single" w:sz="4" w:space="0" w:color="2E74B5"/>
              <w:left w:val="single" w:sz="4" w:space="0" w:color="2E74B5"/>
              <w:bottom w:val="single" w:sz="4" w:space="0" w:color="2E74B5"/>
              <w:right w:val="single" w:sz="4" w:space="0" w:color="2E74B5"/>
            </w:tcBorders>
          </w:tcPr>
          <w:p w14:paraId="3FA487A2" w14:textId="77777777" w:rsidR="009D1437" w:rsidRDefault="009D1437" w:rsidP="00616EC4">
            <w:pPr>
              <w:jc w:val="both"/>
              <w:rPr>
                <w:ins w:id="761" w:author="Comparison" w:date="2022-04-14T16:30:00Z"/>
              </w:rPr>
            </w:pPr>
          </w:p>
        </w:tc>
      </w:tr>
      <w:tr w:rsidR="009D1437" w14:paraId="20EA698B" w14:textId="77777777" w:rsidTr="00616EC4">
        <w:trPr>
          <w:trHeight w:val="70"/>
          <w:ins w:id="762" w:author="Comparison" w:date="2022-04-14T16:30:00Z"/>
        </w:trPr>
        <w:tc>
          <w:tcPr>
            <w:tcW w:w="1710" w:type="dxa"/>
            <w:tcBorders>
              <w:top w:val="single" w:sz="4" w:space="0" w:color="2E74B5"/>
              <w:left w:val="single" w:sz="4" w:space="0" w:color="2E74B5"/>
              <w:bottom w:val="single" w:sz="4" w:space="0" w:color="2E74B5"/>
              <w:right w:val="single" w:sz="4" w:space="0" w:color="2E74B5"/>
            </w:tcBorders>
            <w:hideMark/>
          </w:tcPr>
          <w:p w14:paraId="21AA8915" w14:textId="77777777" w:rsidR="009D1437" w:rsidRDefault="009D1437" w:rsidP="00616EC4">
            <w:pPr>
              <w:autoSpaceDE w:val="0"/>
              <w:autoSpaceDN w:val="0"/>
              <w:adjustRightInd w:val="0"/>
              <w:rPr>
                <w:ins w:id="763" w:author="Comparison" w:date="2022-04-14T16:30:00Z"/>
                <w:rFonts w:eastAsia="Calibri"/>
              </w:rPr>
            </w:pPr>
            <w:ins w:id="764" w:author="Comparison" w:date="2022-04-14T16:30:00Z">
              <w:r>
                <w:rPr>
                  <w:rFonts w:eastAsia="Calibri"/>
                </w:rPr>
                <w:t>ERR:20</w:t>
              </w:r>
            </w:ins>
          </w:p>
        </w:tc>
        <w:tc>
          <w:tcPr>
            <w:tcW w:w="5040" w:type="dxa"/>
            <w:tcBorders>
              <w:top w:val="single" w:sz="4" w:space="0" w:color="2E74B5"/>
              <w:left w:val="single" w:sz="4" w:space="0" w:color="2E74B5"/>
              <w:bottom w:val="single" w:sz="4" w:space="0" w:color="2E74B5"/>
              <w:right w:val="single" w:sz="4" w:space="0" w:color="2E74B5"/>
            </w:tcBorders>
            <w:hideMark/>
          </w:tcPr>
          <w:p w14:paraId="26599F28" w14:textId="77777777" w:rsidR="009D1437" w:rsidRDefault="009D1437" w:rsidP="00616EC4">
            <w:pPr>
              <w:pStyle w:val="ListParagraph"/>
              <w:spacing w:after="0" w:line="240" w:lineRule="auto"/>
              <w:ind w:left="0"/>
              <w:rPr>
                <w:ins w:id="765" w:author="Comparison" w:date="2022-04-14T16:30:00Z"/>
                <w:rFonts w:eastAsia="Calibri"/>
              </w:rPr>
            </w:pPr>
            <w:ins w:id="766" w:author="Comparison" w:date="2022-04-14T16:30:00Z">
              <w:r>
                <w:rPr>
                  <w:rFonts w:eastAsia="Calibri"/>
                </w:rPr>
                <w:t>Tham số pattern and serial không hợp lệ</w:t>
              </w:r>
            </w:ins>
          </w:p>
        </w:tc>
        <w:tc>
          <w:tcPr>
            <w:tcW w:w="2515" w:type="dxa"/>
            <w:tcBorders>
              <w:top w:val="single" w:sz="4" w:space="0" w:color="2E74B5"/>
              <w:left w:val="single" w:sz="4" w:space="0" w:color="2E74B5"/>
              <w:bottom w:val="single" w:sz="4" w:space="0" w:color="2E74B5"/>
              <w:right w:val="single" w:sz="4" w:space="0" w:color="2E74B5"/>
            </w:tcBorders>
          </w:tcPr>
          <w:p w14:paraId="573B81AB" w14:textId="77777777" w:rsidR="009D1437" w:rsidRDefault="009D1437" w:rsidP="00616EC4">
            <w:pPr>
              <w:jc w:val="both"/>
              <w:rPr>
                <w:ins w:id="767" w:author="Comparison" w:date="2022-04-14T16:30:00Z"/>
              </w:rPr>
            </w:pPr>
          </w:p>
        </w:tc>
      </w:tr>
      <w:tr w:rsidR="009D1437" w14:paraId="1E32EB0C" w14:textId="77777777" w:rsidTr="00616EC4">
        <w:trPr>
          <w:trHeight w:val="70"/>
          <w:ins w:id="768" w:author="Comparison" w:date="2022-04-14T16:30:00Z"/>
        </w:trPr>
        <w:tc>
          <w:tcPr>
            <w:tcW w:w="1710" w:type="dxa"/>
            <w:tcBorders>
              <w:top w:val="single" w:sz="4" w:space="0" w:color="2E74B5"/>
              <w:left w:val="single" w:sz="4" w:space="0" w:color="2E74B5"/>
              <w:bottom w:val="single" w:sz="4" w:space="0" w:color="2E74B5"/>
              <w:right w:val="single" w:sz="4" w:space="0" w:color="2E74B5"/>
            </w:tcBorders>
            <w:hideMark/>
          </w:tcPr>
          <w:p w14:paraId="5BDFCCF7" w14:textId="77777777" w:rsidR="009D1437" w:rsidRDefault="009D1437" w:rsidP="00616EC4">
            <w:pPr>
              <w:autoSpaceDE w:val="0"/>
              <w:autoSpaceDN w:val="0"/>
              <w:adjustRightInd w:val="0"/>
              <w:rPr>
                <w:ins w:id="769" w:author="Comparison" w:date="2022-04-14T16:30:00Z"/>
                <w:rFonts w:eastAsia="Calibri"/>
              </w:rPr>
            </w:pPr>
            <w:ins w:id="770" w:author="Comparison" w:date="2022-04-14T16:30:00Z">
              <w:r>
                <w:rPr>
                  <w:rFonts w:eastAsia="Calibri"/>
                </w:rPr>
                <w:t>ERR:21</w:t>
              </w:r>
            </w:ins>
          </w:p>
        </w:tc>
        <w:tc>
          <w:tcPr>
            <w:tcW w:w="5040" w:type="dxa"/>
            <w:tcBorders>
              <w:top w:val="single" w:sz="4" w:space="0" w:color="2E74B5"/>
              <w:left w:val="single" w:sz="4" w:space="0" w:color="2E74B5"/>
              <w:bottom w:val="single" w:sz="4" w:space="0" w:color="2E74B5"/>
              <w:right w:val="single" w:sz="4" w:space="0" w:color="2E74B5"/>
            </w:tcBorders>
            <w:hideMark/>
          </w:tcPr>
          <w:p w14:paraId="33C706E8" w14:textId="77777777" w:rsidR="009D1437" w:rsidRDefault="009D1437" w:rsidP="00616EC4">
            <w:pPr>
              <w:pStyle w:val="ListParagraph"/>
              <w:spacing w:after="0" w:line="240" w:lineRule="auto"/>
              <w:ind w:left="0"/>
              <w:rPr>
                <w:ins w:id="771" w:author="Comparison" w:date="2022-04-14T16:30:00Z"/>
                <w:rFonts w:eastAsia="Calibri"/>
              </w:rPr>
            </w:pPr>
            <w:ins w:id="772" w:author="Comparison" w:date="2022-04-14T16:30:00Z">
              <w:r>
                <w:rPr>
                  <w:rFonts w:eastAsia="Calibri"/>
                </w:rPr>
                <w:t>Tài khoản không tồn tại</w:t>
              </w:r>
            </w:ins>
          </w:p>
        </w:tc>
        <w:tc>
          <w:tcPr>
            <w:tcW w:w="2515" w:type="dxa"/>
            <w:tcBorders>
              <w:top w:val="single" w:sz="4" w:space="0" w:color="2E74B5"/>
              <w:left w:val="single" w:sz="4" w:space="0" w:color="2E74B5"/>
              <w:bottom w:val="single" w:sz="4" w:space="0" w:color="2E74B5"/>
              <w:right w:val="single" w:sz="4" w:space="0" w:color="2E74B5"/>
            </w:tcBorders>
          </w:tcPr>
          <w:p w14:paraId="7560D0B0" w14:textId="77777777" w:rsidR="009D1437" w:rsidRDefault="009D1437" w:rsidP="00616EC4">
            <w:pPr>
              <w:jc w:val="both"/>
              <w:rPr>
                <w:ins w:id="773" w:author="Comparison" w:date="2022-04-14T16:30:00Z"/>
              </w:rPr>
            </w:pPr>
          </w:p>
        </w:tc>
      </w:tr>
      <w:tr w:rsidR="009D1437" w14:paraId="62CDC810" w14:textId="77777777" w:rsidTr="00616EC4">
        <w:trPr>
          <w:trHeight w:val="70"/>
          <w:ins w:id="774" w:author="Comparison" w:date="2022-04-14T16:30:00Z"/>
        </w:trPr>
        <w:tc>
          <w:tcPr>
            <w:tcW w:w="1710" w:type="dxa"/>
            <w:tcBorders>
              <w:top w:val="single" w:sz="4" w:space="0" w:color="2E74B5"/>
              <w:left w:val="single" w:sz="4" w:space="0" w:color="2E74B5"/>
              <w:bottom w:val="single" w:sz="4" w:space="0" w:color="2E74B5"/>
              <w:right w:val="single" w:sz="4" w:space="0" w:color="2E74B5"/>
            </w:tcBorders>
          </w:tcPr>
          <w:p w14:paraId="226FEF9F" w14:textId="77777777" w:rsidR="009D1437" w:rsidRDefault="009D1437" w:rsidP="00616EC4">
            <w:pPr>
              <w:autoSpaceDE w:val="0"/>
              <w:autoSpaceDN w:val="0"/>
              <w:adjustRightInd w:val="0"/>
              <w:rPr>
                <w:ins w:id="775" w:author="Comparison" w:date="2022-04-14T16:30:00Z"/>
                <w:rFonts w:eastAsia="Calibri"/>
              </w:rPr>
            </w:pPr>
            <w:ins w:id="776" w:author="Comparison" w:date="2022-04-14T16:30:00Z">
              <w:r>
                <w:rPr>
                  <w:rFonts w:eastAsia="Calibri"/>
                </w:rPr>
                <w:t>ERR:22</w:t>
              </w:r>
            </w:ins>
          </w:p>
          <w:p w14:paraId="3B486C72" w14:textId="77777777" w:rsidR="009D1437" w:rsidRDefault="009D1437" w:rsidP="00616EC4">
            <w:pPr>
              <w:autoSpaceDE w:val="0"/>
              <w:autoSpaceDN w:val="0"/>
              <w:adjustRightInd w:val="0"/>
              <w:rPr>
                <w:ins w:id="777" w:author="Comparison" w:date="2022-04-14T16:30:00Z"/>
                <w:rFonts w:eastAsia="Calibri"/>
              </w:rPr>
            </w:pPr>
          </w:p>
        </w:tc>
        <w:tc>
          <w:tcPr>
            <w:tcW w:w="5040" w:type="dxa"/>
            <w:tcBorders>
              <w:top w:val="single" w:sz="4" w:space="0" w:color="2E74B5"/>
              <w:left w:val="single" w:sz="4" w:space="0" w:color="2E74B5"/>
              <w:bottom w:val="single" w:sz="4" w:space="0" w:color="2E74B5"/>
              <w:right w:val="single" w:sz="4" w:space="0" w:color="2E74B5"/>
            </w:tcBorders>
            <w:hideMark/>
          </w:tcPr>
          <w:p w14:paraId="64752867" w14:textId="77777777" w:rsidR="009D1437" w:rsidRDefault="009D1437" w:rsidP="00616EC4">
            <w:pPr>
              <w:pStyle w:val="ListParagraph"/>
              <w:spacing w:after="0" w:line="240" w:lineRule="auto"/>
              <w:ind w:left="0"/>
              <w:rPr>
                <w:ins w:id="778" w:author="Comparison" w:date="2022-04-14T16:30:00Z"/>
                <w:rFonts w:eastAsia="Calibri"/>
              </w:rPr>
            </w:pPr>
            <w:ins w:id="779" w:author="Comparison" w:date="2022-04-14T16:30:00Z">
              <w:r>
                <w:rPr>
                  <w:rFonts w:eastAsia="Calibri"/>
                </w:rPr>
                <w:t>Không tìm thấy keystores</w:t>
              </w:r>
            </w:ins>
          </w:p>
        </w:tc>
        <w:tc>
          <w:tcPr>
            <w:tcW w:w="2515" w:type="dxa"/>
            <w:tcBorders>
              <w:top w:val="single" w:sz="4" w:space="0" w:color="2E74B5"/>
              <w:left w:val="single" w:sz="4" w:space="0" w:color="2E74B5"/>
              <w:bottom w:val="single" w:sz="4" w:space="0" w:color="2E74B5"/>
              <w:right w:val="single" w:sz="4" w:space="0" w:color="2E74B5"/>
            </w:tcBorders>
          </w:tcPr>
          <w:p w14:paraId="7D9BF332" w14:textId="77777777" w:rsidR="009D1437" w:rsidRDefault="009D1437" w:rsidP="00616EC4">
            <w:pPr>
              <w:jc w:val="both"/>
              <w:rPr>
                <w:ins w:id="780" w:author="Comparison" w:date="2022-04-14T16:30:00Z"/>
              </w:rPr>
            </w:pPr>
          </w:p>
        </w:tc>
      </w:tr>
      <w:tr w:rsidR="009D1437" w14:paraId="2BB5D4FA" w14:textId="77777777" w:rsidTr="00616EC4">
        <w:trPr>
          <w:trHeight w:val="70"/>
          <w:ins w:id="781" w:author="Comparison" w:date="2022-04-14T16:30:00Z"/>
        </w:trPr>
        <w:tc>
          <w:tcPr>
            <w:tcW w:w="1710" w:type="dxa"/>
            <w:tcBorders>
              <w:top w:val="single" w:sz="4" w:space="0" w:color="2E74B5"/>
              <w:left w:val="single" w:sz="4" w:space="0" w:color="2E74B5"/>
              <w:bottom w:val="single" w:sz="4" w:space="0" w:color="2E74B5"/>
              <w:right w:val="single" w:sz="4" w:space="0" w:color="2E74B5"/>
            </w:tcBorders>
          </w:tcPr>
          <w:p w14:paraId="0B80F43E" w14:textId="77777777" w:rsidR="009D1437" w:rsidRDefault="009D1437" w:rsidP="00616EC4">
            <w:pPr>
              <w:autoSpaceDE w:val="0"/>
              <w:autoSpaceDN w:val="0"/>
              <w:adjustRightInd w:val="0"/>
              <w:rPr>
                <w:ins w:id="782" w:author="Comparison" w:date="2022-04-14T16:30:00Z"/>
                <w:rFonts w:eastAsia="Calibri"/>
              </w:rPr>
            </w:pPr>
            <w:ins w:id="783" w:author="Comparison" w:date="2022-04-14T16:30:00Z">
              <w:r>
                <w:rPr>
                  <w:rFonts w:eastAsia="Calibri"/>
                </w:rPr>
                <w:t>ERR:28</w:t>
              </w:r>
            </w:ins>
          </w:p>
          <w:p w14:paraId="6D26AD9C" w14:textId="77777777" w:rsidR="009D1437" w:rsidRDefault="009D1437" w:rsidP="00616EC4">
            <w:pPr>
              <w:autoSpaceDE w:val="0"/>
              <w:autoSpaceDN w:val="0"/>
              <w:adjustRightInd w:val="0"/>
              <w:rPr>
                <w:ins w:id="784" w:author="Comparison" w:date="2022-04-14T16:30:00Z"/>
                <w:rFonts w:eastAsia="Calibri"/>
              </w:rPr>
            </w:pPr>
          </w:p>
        </w:tc>
        <w:tc>
          <w:tcPr>
            <w:tcW w:w="5040" w:type="dxa"/>
            <w:tcBorders>
              <w:top w:val="single" w:sz="4" w:space="0" w:color="2E74B5"/>
              <w:left w:val="single" w:sz="4" w:space="0" w:color="2E74B5"/>
              <w:bottom w:val="single" w:sz="4" w:space="0" w:color="2E74B5"/>
              <w:right w:val="single" w:sz="4" w:space="0" w:color="2E74B5"/>
            </w:tcBorders>
            <w:hideMark/>
          </w:tcPr>
          <w:p w14:paraId="7FDF379F" w14:textId="77777777" w:rsidR="009D1437" w:rsidRDefault="009D1437" w:rsidP="00616EC4">
            <w:pPr>
              <w:pStyle w:val="ListParagraph"/>
              <w:spacing w:after="0" w:line="240" w:lineRule="auto"/>
              <w:ind w:left="0"/>
              <w:rPr>
                <w:ins w:id="785" w:author="Comparison" w:date="2022-04-14T16:30:00Z"/>
                <w:rFonts w:eastAsia="Calibri"/>
              </w:rPr>
            </w:pPr>
            <w:ins w:id="786" w:author="Comparison" w:date="2022-04-14T16:30:00Z">
              <w:r>
                <w:t>Chứng thư chưa có trong hệ thống</w:t>
              </w:r>
            </w:ins>
          </w:p>
        </w:tc>
        <w:tc>
          <w:tcPr>
            <w:tcW w:w="2515" w:type="dxa"/>
            <w:tcBorders>
              <w:top w:val="single" w:sz="4" w:space="0" w:color="2E74B5"/>
              <w:left w:val="single" w:sz="4" w:space="0" w:color="2E74B5"/>
              <w:bottom w:val="single" w:sz="4" w:space="0" w:color="2E74B5"/>
              <w:right w:val="single" w:sz="4" w:space="0" w:color="2E74B5"/>
            </w:tcBorders>
          </w:tcPr>
          <w:p w14:paraId="3165DC01" w14:textId="77777777" w:rsidR="009D1437" w:rsidRDefault="009D1437" w:rsidP="00616EC4">
            <w:pPr>
              <w:jc w:val="both"/>
              <w:rPr>
                <w:ins w:id="787" w:author="Comparison" w:date="2022-04-14T16:30:00Z"/>
              </w:rPr>
            </w:pPr>
          </w:p>
        </w:tc>
      </w:tr>
      <w:tr w:rsidR="009D1437" w14:paraId="7BA124A1" w14:textId="77777777" w:rsidTr="00616EC4">
        <w:trPr>
          <w:trHeight w:val="70"/>
          <w:ins w:id="788" w:author="Comparison" w:date="2022-04-14T16:30:00Z"/>
        </w:trPr>
        <w:tc>
          <w:tcPr>
            <w:tcW w:w="1710" w:type="dxa"/>
            <w:tcBorders>
              <w:top w:val="single" w:sz="4" w:space="0" w:color="2E74B5"/>
              <w:left w:val="single" w:sz="4" w:space="0" w:color="2E74B5"/>
              <w:bottom w:val="single" w:sz="4" w:space="0" w:color="2E74B5"/>
              <w:right w:val="single" w:sz="4" w:space="0" w:color="2E74B5"/>
            </w:tcBorders>
            <w:hideMark/>
          </w:tcPr>
          <w:p w14:paraId="79B840A6" w14:textId="77777777" w:rsidR="009D1437" w:rsidRDefault="009D1437" w:rsidP="00616EC4">
            <w:pPr>
              <w:autoSpaceDE w:val="0"/>
              <w:autoSpaceDN w:val="0"/>
              <w:adjustRightInd w:val="0"/>
              <w:rPr>
                <w:ins w:id="789" w:author="Comparison" w:date="2022-04-14T16:30:00Z"/>
                <w:rFonts w:eastAsia="Calibri"/>
              </w:rPr>
            </w:pPr>
            <w:ins w:id="790" w:author="Comparison" w:date="2022-04-14T16:30:00Z">
              <w:r>
                <w:t>ERR:24</w:t>
              </w:r>
            </w:ins>
          </w:p>
        </w:tc>
        <w:tc>
          <w:tcPr>
            <w:tcW w:w="5040" w:type="dxa"/>
            <w:tcBorders>
              <w:top w:val="single" w:sz="4" w:space="0" w:color="2E74B5"/>
              <w:left w:val="single" w:sz="4" w:space="0" w:color="2E74B5"/>
              <w:bottom w:val="single" w:sz="4" w:space="0" w:color="2E74B5"/>
              <w:right w:val="single" w:sz="4" w:space="0" w:color="2E74B5"/>
            </w:tcBorders>
            <w:hideMark/>
          </w:tcPr>
          <w:p w14:paraId="2C952B99" w14:textId="77777777" w:rsidR="009D1437" w:rsidRDefault="009D1437" w:rsidP="00616EC4">
            <w:pPr>
              <w:pStyle w:val="ListParagraph"/>
              <w:spacing w:after="0" w:line="240" w:lineRule="auto"/>
              <w:ind w:left="0"/>
              <w:rPr>
                <w:ins w:id="791" w:author="Comparison" w:date="2022-04-14T16:30:00Z"/>
              </w:rPr>
            </w:pPr>
            <w:ins w:id="792" w:author="Comparison" w:date="2022-04-14T16:30:00Z">
              <w:r>
                <w:t>chứng thư không dùng</w:t>
              </w:r>
            </w:ins>
          </w:p>
        </w:tc>
        <w:tc>
          <w:tcPr>
            <w:tcW w:w="2515" w:type="dxa"/>
            <w:tcBorders>
              <w:top w:val="single" w:sz="4" w:space="0" w:color="2E74B5"/>
              <w:left w:val="single" w:sz="4" w:space="0" w:color="2E74B5"/>
              <w:bottom w:val="single" w:sz="4" w:space="0" w:color="2E74B5"/>
              <w:right w:val="single" w:sz="4" w:space="0" w:color="2E74B5"/>
            </w:tcBorders>
          </w:tcPr>
          <w:p w14:paraId="71B659D5" w14:textId="77777777" w:rsidR="009D1437" w:rsidRDefault="009D1437" w:rsidP="00616EC4">
            <w:pPr>
              <w:jc w:val="both"/>
              <w:rPr>
                <w:ins w:id="793" w:author="Comparison" w:date="2022-04-14T16:30:00Z"/>
              </w:rPr>
            </w:pPr>
          </w:p>
        </w:tc>
      </w:tr>
      <w:tr w:rsidR="009D1437" w14:paraId="119E18E1" w14:textId="77777777" w:rsidTr="00616EC4">
        <w:trPr>
          <w:trHeight w:val="70"/>
          <w:ins w:id="794" w:author="Comparison" w:date="2022-04-14T16:30:00Z"/>
        </w:trPr>
        <w:tc>
          <w:tcPr>
            <w:tcW w:w="1710" w:type="dxa"/>
            <w:tcBorders>
              <w:top w:val="single" w:sz="4" w:space="0" w:color="2E74B5"/>
              <w:left w:val="single" w:sz="4" w:space="0" w:color="2E74B5"/>
              <w:bottom w:val="single" w:sz="4" w:space="0" w:color="2E74B5"/>
              <w:right w:val="single" w:sz="4" w:space="0" w:color="2E74B5"/>
            </w:tcBorders>
            <w:hideMark/>
          </w:tcPr>
          <w:p w14:paraId="70073630" w14:textId="77777777" w:rsidR="009D1437" w:rsidRDefault="009D1437" w:rsidP="00616EC4">
            <w:pPr>
              <w:autoSpaceDE w:val="0"/>
              <w:autoSpaceDN w:val="0"/>
              <w:adjustRightInd w:val="0"/>
              <w:jc w:val="both"/>
              <w:rPr>
                <w:ins w:id="795" w:author="Comparison" w:date="2022-04-14T16:30:00Z"/>
              </w:rPr>
            </w:pPr>
            <w:ins w:id="796" w:author="Comparison" w:date="2022-04-14T16:30:00Z">
              <w:r>
                <w:t>ERR:27</w:t>
              </w:r>
            </w:ins>
          </w:p>
        </w:tc>
        <w:tc>
          <w:tcPr>
            <w:tcW w:w="5040" w:type="dxa"/>
            <w:tcBorders>
              <w:top w:val="single" w:sz="4" w:space="0" w:color="2E74B5"/>
              <w:left w:val="single" w:sz="4" w:space="0" w:color="2E74B5"/>
              <w:bottom w:val="single" w:sz="4" w:space="0" w:color="2E74B5"/>
              <w:right w:val="single" w:sz="4" w:space="0" w:color="2E74B5"/>
            </w:tcBorders>
            <w:hideMark/>
          </w:tcPr>
          <w:p w14:paraId="5FB6B976" w14:textId="77777777" w:rsidR="009D1437" w:rsidRDefault="009D1437" w:rsidP="00616EC4">
            <w:pPr>
              <w:pStyle w:val="ListParagraph"/>
              <w:ind w:left="0"/>
              <w:jc w:val="both"/>
              <w:rPr>
                <w:ins w:id="797" w:author="Comparison" w:date="2022-04-14T16:30:00Z"/>
              </w:rPr>
            </w:pPr>
            <w:ins w:id="798" w:author="Comparison" w:date="2022-04-14T16:30:00Z">
              <w:r>
                <w:t>Lỗi chứng thư hết hạn</w:t>
              </w:r>
            </w:ins>
          </w:p>
        </w:tc>
        <w:tc>
          <w:tcPr>
            <w:tcW w:w="2515" w:type="dxa"/>
            <w:tcBorders>
              <w:top w:val="single" w:sz="4" w:space="0" w:color="2E74B5"/>
              <w:left w:val="single" w:sz="4" w:space="0" w:color="2E74B5"/>
              <w:bottom w:val="single" w:sz="4" w:space="0" w:color="2E74B5"/>
              <w:right w:val="single" w:sz="4" w:space="0" w:color="2E74B5"/>
            </w:tcBorders>
          </w:tcPr>
          <w:p w14:paraId="7FF5BE9A" w14:textId="77777777" w:rsidR="009D1437" w:rsidRDefault="009D1437" w:rsidP="00616EC4">
            <w:pPr>
              <w:jc w:val="both"/>
              <w:rPr>
                <w:ins w:id="799" w:author="Comparison" w:date="2022-04-14T16:30:00Z"/>
              </w:rPr>
            </w:pPr>
          </w:p>
        </w:tc>
      </w:tr>
      <w:tr w:rsidR="009D1437" w14:paraId="1C9D0499" w14:textId="77777777" w:rsidTr="00616EC4">
        <w:trPr>
          <w:trHeight w:val="70"/>
          <w:ins w:id="800" w:author="Comparison" w:date="2022-04-14T16:30:00Z"/>
        </w:trPr>
        <w:tc>
          <w:tcPr>
            <w:tcW w:w="1710" w:type="dxa"/>
            <w:tcBorders>
              <w:top w:val="single" w:sz="4" w:space="0" w:color="2E74B5"/>
              <w:left w:val="single" w:sz="4" w:space="0" w:color="2E74B5"/>
              <w:bottom w:val="single" w:sz="4" w:space="0" w:color="auto"/>
              <w:right w:val="single" w:sz="4" w:space="0" w:color="2E74B5"/>
            </w:tcBorders>
            <w:hideMark/>
          </w:tcPr>
          <w:p w14:paraId="792D17D2" w14:textId="77777777" w:rsidR="009D1437" w:rsidRDefault="009D1437" w:rsidP="00616EC4">
            <w:pPr>
              <w:autoSpaceDE w:val="0"/>
              <w:autoSpaceDN w:val="0"/>
              <w:adjustRightInd w:val="0"/>
              <w:rPr>
                <w:ins w:id="801" w:author="Comparison" w:date="2022-04-14T16:30:00Z"/>
                <w:rFonts w:eastAsia="Calibri"/>
              </w:rPr>
            </w:pPr>
            <w:ins w:id="802" w:author="Comparison" w:date="2022-04-14T16:30:00Z">
              <w:r>
                <w:rPr>
                  <w:rFonts w:eastAsia="Calibri"/>
                </w:rPr>
                <w:t>Dữ liệu xml đầu vào không đúng quy định</w:t>
              </w:r>
            </w:ins>
          </w:p>
        </w:tc>
        <w:tc>
          <w:tcPr>
            <w:tcW w:w="5040" w:type="dxa"/>
            <w:tcBorders>
              <w:top w:val="single" w:sz="4" w:space="0" w:color="2E74B5"/>
              <w:left w:val="single" w:sz="4" w:space="0" w:color="2E74B5"/>
              <w:bottom w:val="single" w:sz="4" w:space="0" w:color="2E74B5"/>
              <w:right w:val="single" w:sz="4" w:space="0" w:color="2E74B5"/>
            </w:tcBorders>
            <w:hideMark/>
          </w:tcPr>
          <w:p w14:paraId="51F7DA4F" w14:textId="77777777" w:rsidR="009D1437" w:rsidRDefault="009D1437" w:rsidP="00616EC4">
            <w:pPr>
              <w:pStyle w:val="ListParagraph"/>
              <w:spacing w:after="0" w:line="240" w:lineRule="auto"/>
              <w:ind w:left="360"/>
              <w:rPr>
                <w:ins w:id="803" w:author="Comparison" w:date="2022-04-14T16:30:00Z"/>
                <w:rFonts w:eastAsia="Calibri"/>
              </w:rPr>
            </w:pPr>
            <w:ins w:id="804" w:author="Comparison" w:date="2022-04-14T16:30:00Z">
              <w:r>
                <w:rPr>
                  <w:rFonts w:eastAsia="Calibri"/>
                </w:rPr>
                <w:t>Chuỗi trả về</w:t>
              </w:r>
            </w:ins>
          </w:p>
        </w:tc>
        <w:tc>
          <w:tcPr>
            <w:tcW w:w="2515" w:type="dxa"/>
            <w:tcBorders>
              <w:top w:val="single" w:sz="4" w:space="0" w:color="2E74B5"/>
              <w:left w:val="single" w:sz="4" w:space="0" w:color="2E74B5"/>
              <w:bottom w:val="single" w:sz="4" w:space="0" w:color="2E74B5"/>
              <w:right w:val="single" w:sz="4" w:space="0" w:color="2E74B5"/>
            </w:tcBorders>
          </w:tcPr>
          <w:p w14:paraId="2C7EEED4" w14:textId="77777777" w:rsidR="009D1437" w:rsidRDefault="009D1437" w:rsidP="00616EC4">
            <w:pPr>
              <w:jc w:val="both"/>
              <w:rPr>
                <w:ins w:id="805" w:author="Comparison" w:date="2022-04-14T16:30:00Z"/>
              </w:rPr>
            </w:pPr>
          </w:p>
        </w:tc>
      </w:tr>
    </w:tbl>
    <w:p w14:paraId="4EC6234B" w14:textId="77777777" w:rsidR="009D1437" w:rsidRDefault="009D1437" w:rsidP="009D1437">
      <w:pPr>
        <w:pStyle w:val="ListParagraph"/>
        <w:numPr>
          <w:ilvl w:val="0"/>
          <w:numId w:val="2"/>
        </w:numPr>
        <w:spacing w:after="0" w:line="360" w:lineRule="auto"/>
        <w:ind w:left="1080"/>
        <w:jc w:val="both"/>
        <w:rPr>
          <w:ins w:id="806" w:author="Comparison" w:date="2022-04-14T16:30:00Z"/>
          <w:rFonts w:eastAsia="Calibri"/>
          <w:b/>
        </w:rPr>
      </w:pPr>
      <w:ins w:id="807" w:author="Comparison" w:date="2022-04-14T16:30:00Z">
        <w:r>
          <w:rPr>
            <w:rFonts w:eastAsia="Calibri"/>
            <w:b/>
          </w:rPr>
          <w:t>chuỗi xml</w:t>
        </w:r>
      </w:ins>
    </w:p>
    <w:p w14:paraId="2244D98D" w14:textId="77777777" w:rsidR="009D1437" w:rsidRDefault="009D1437" w:rsidP="009D1437">
      <w:pPr>
        <w:rPr>
          <w:ins w:id="808" w:author="Comparison" w:date="2022-04-14T16:30:00Z"/>
          <w:rFonts w:ascii="Courier New" w:hAnsi="Courier New" w:cs="Courier New"/>
          <w:color w:val="000000"/>
          <w:sz w:val="18"/>
          <w:szCs w:val="18"/>
          <w:shd w:val="clear" w:color="auto" w:fill="FFFFFF"/>
        </w:rPr>
      </w:pPr>
      <w:ins w:id="809" w:author="Comparison" w:date="2022-04-14T16:30:00Z">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465ABFE1" w14:textId="77777777" w:rsidR="009D1437" w:rsidRDefault="009D1437" w:rsidP="009D1437">
      <w:pPr>
        <w:ind w:firstLine="720"/>
        <w:rPr>
          <w:ins w:id="810" w:author="Comparison" w:date="2022-04-14T16:30:00Z"/>
          <w:rStyle w:val="hljs-tag"/>
          <w:color w:val="0000FF"/>
        </w:rPr>
      </w:pPr>
      <w:ins w:id="811" w:author="Comparison" w:date="2022-04-14T16:30:00Z">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ins>
    </w:p>
    <w:p w14:paraId="227FE36C" w14:textId="77777777" w:rsidR="009D1437" w:rsidRDefault="009D1437" w:rsidP="009D1437">
      <w:pPr>
        <w:ind w:left="720" w:firstLine="720"/>
        <w:rPr>
          <w:ins w:id="812" w:author="Comparison" w:date="2022-04-14T16:30:00Z"/>
          <w:color w:val="000000"/>
          <w:shd w:val="clear" w:color="auto" w:fill="FFFFFF"/>
        </w:rPr>
      </w:pPr>
      <w:ins w:id="813" w:author="Comparison" w:date="2022-04-14T16:30:00Z">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70633DCB-F356-4269-A957-569016AE0017</w:t>
        </w:r>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1F44610E" w14:textId="77777777" w:rsidR="009D1437" w:rsidRDefault="009D1437" w:rsidP="009D1437">
      <w:pPr>
        <w:ind w:left="720" w:firstLine="720"/>
        <w:rPr>
          <w:ins w:id="814" w:author="Comparison" w:date="2022-04-14T16:30:00Z"/>
          <w:rStyle w:val="hljs-tag"/>
          <w:color w:val="0000FF"/>
        </w:rPr>
      </w:pPr>
      <w:ins w:id="815" w:author="Comparison" w:date="2022-04-14T16:30:00Z">
        <w:r>
          <w:rPr>
            <w:rStyle w:val="hljs-tag"/>
            <w:color w:val="0000FF"/>
            <w:sz w:val="18"/>
            <w:szCs w:val="18"/>
          </w:rPr>
          <w:t xml:space="preserve"> &lt;</w:t>
        </w:r>
        <w:r>
          <w:rPr>
            <w:rStyle w:val="hljs-name"/>
            <w:rFonts w:ascii="Courier New" w:hAnsi="Courier New" w:cs="Courier New"/>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20045793</w:t>
        </w:r>
        <w:r>
          <w:rPr>
            <w:rStyle w:val="hljs-tag"/>
            <w:color w:val="0000FF"/>
            <w:sz w:val="18"/>
            <w:szCs w:val="18"/>
          </w:rPr>
          <w:t>&lt;/</w:t>
        </w:r>
        <w:r>
          <w:rPr>
            <w:rStyle w:val="hljs-name"/>
            <w:rFonts w:ascii="Courier New" w:hAnsi="Courier New" w:cs="Courier New"/>
            <w:color w:val="0000FF"/>
            <w:sz w:val="18"/>
            <w:szCs w:val="18"/>
          </w:rPr>
          <w:t>idInv</w:t>
        </w:r>
        <w:r>
          <w:rPr>
            <w:rStyle w:val="hljs-tag"/>
            <w:color w:val="0000FF"/>
            <w:sz w:val="18"/>
            <w:szCs w:val="18"/>
          </w:rPr>
          <w:t>&gt;</w:t>
        </w:r>
      </w:ins>
    </w:p>
    <w:p w14:paraId="1D4C201E" w14:textId="77777777" w:rsidR="009D1437" w:rsidRDefault="009D1437" w:rsidP="009D1437">
      <w:pPr>
        <w:ind w:left="720" w:firstLine="720"/>
        <w:rPr>
          <w:ins w:id="816" w:author="Comparison" w:date="2022-04-14T16:30:00Z"/>
          <w:rStyle w:val="hljs-tag"/>
          <w:color w:val="0000FF"/>
          <w:sz w:val="18"/>
          <w:szCs w:val="18"/>
        </w:rPr>
      </w:pPr>
      <w:ins w:id="817" w:author="Comparison" w:date="2022-04-14T16:30:00Z">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hashValue</w:t>
        </w:r>
        <w:r>
          <w:rPr>
            <w:rStyle w:val="hljs-tag"/>
            <w:color w:val="0000FF"/>
            <w:sz w:val="18"/>
            <w:szCs w:val="18"/>
          </w:rPr>
          <w:t>&gt;</w:t>
        </w:r>
        <w:r>
          <w:rPr>
            <w:rFonts w:ascii="Courier New" w:hAnsi="Courier New" w:cs="Courier New"/>
            <w:color w:val="000000"/>
            <w:sz w:val="18"/>
            <w:szCs w:val="18"/>
            <w:shd w:val="clear" w:color="auto" w:fill="FFFFFF"/>
          </w:rPr>
          <w:t>GhdasQwB5B8Y0/lSRHM0K8OXMZo=</w:t>
        </w:r>
        <w:r>
          <w:rPr>
            <w:rStyle w:val="hljs-tag"/>
            <w:color w:val="0000FF"/>
            <w:sz w:val="18"/>
            <w:szCs w:val="18"/>
          </w:rPr>
          <w:t>&lt;/</w:t>
        </w:r>
        <w:r>
          <w:rPr>
            <w:rStyle w:val="hljs-name"/>
            <w:rFonts w:ascii="Courier New" w:hAnsi="Courier New" w:cs="Courier New"/>
            <w:color w:val="0000FF"/>
            <w:sz w:val="18"/>
            <w:szCs w:val="18"/>
          </w:rPr>
          <w:t>hashValue</w:t>
        </w:r>
        <w:r>
          <w:rPr>
            <w:rStyle w:val="hljs-tag"/>
            <w:color w:val="0000FF"/>
            <w:sz w:val="18"/>
            <w:szCs w:val="18"/>
          </w:rPr>
          <w:t>&gt;</w:t>
        </w:r>
      </w:ins>
    </w:p>
    <w:p w14:paraId="0C78E410" w14:textId="77777777" w:rsidR="009D1437" w:rsidRDefault="009D1437" w:rsidP="009D1437">
      <w:pPr>
        <w:ind w:left="720" w:firstLine="720"/>
        <w:rPr>
          <w:ins w:id="818" w:author="Comparison" w:date="2022-04-14T16:30:00Z"/>
          <w:rStyle w:val="hljs-tag"/>
          <w:color w:val="0000FF"/>
          <w:sz w:val="18"/>
          <w:szCs w:val="18"/>
        </w:rPr>
      </w:pPr>
      <w:ins w:id="819" w:author="Comparison" w:date="2022-04-14T16:30:00Z">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pattern</w:t>
        </w:r>
        <w:r>
          <w:rPr>
            <w:rStyle w:val="hljs-tag"/>
            <w:color w:val="0000FF"/>
            <w:sz w:val="18"/>
            <w:szCs w:val="18"/>
          </w:rPr>
          <w:t>&gt;</w:t>
        </w:r>
        <w:r>
          <w:rPr>
            <w:rFonts w:ascii="Courier New" w:hAnsi="Courier New" w:cs="Courier New"/>
            <w:color w:val="000000"/>
            <w:sz w:val="18"/>
            <w:szCs w:val="18"/>
            <w:shd w:val="clear" w:color="auto" w:fill="FFFFFF"/>
          </w:rPr>
          <w:t>1/002</w:t>
        </w:r>
        <w:r>
          <w:rPr>
            <w:rStyle w:val="hljs-tag"/>
            <w:color w:val="0000FF"/>
            <w:sz w:val="18"/>
            <w:szCs w:val="18"/>
          </w:rPr>
          <w:t>&lt;/</w:t>
        </w:r>
        <w:r>
          <w:rPr>
            <w:rStyle w:val="hljs-name"/>
            <w:rFonts w:ascii="Courier New" w:hAnsi="Courier New" w:cs="Courier New"/>
            <w:color w:val="0000FF"/>
            <w:sz w:val="18"/>
            <w:szCs w:val="18"/>
          </w:rPr>
          <w:t>pattern</w:t>
        </w:r>
        <w:r>
          <w:rPr>
            <w:rStyle w:val="hljs-tag"/>
            <w:color w:val="0000FF"/>
            <w:sz w:val="18"/>
            <w:szCs w:val="18"/>
          </w:rPr>
          <w:t>&gt;</w:t>
        </w:r>
      </w:ins>
    </w:p>
    <w:p w14:paraId="14D1E007" w14:textId="77777777" w:rsidR="009D1437" w:rsidRDefault="009D1437" w:rsidP="009D1437">
      <w:pPr>
        <w:ind w:left="720" w:firstLine="720"/>
        <w:rPr>
          <w:ins w:id="820" w:author="Comparison" w:date="2022-04-14T16:30:00Z"/>
          <w:color w:val="000000"/>
          <w:shd w:val="clear" w:color="auto" w:fill="FFFFFF"/>
        </w:rPr>
      </w:pPr>
      <w:ins w:id="821" w:author="Comparison" w:date="2022-04-14T16:30:00Z">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serial</w:t>
        </w:r>
        <w:r>
          <w:rPr>
            <w:rStyle w:val="hljs-tag"/>
            <w:color w:val="0000FF"/>
            <w:sz w:val="18"/>
            <w:szCs w:val="18"/>
          </w:rPr>
          <w:t>&gt;</w:t>
        </w:r>
        <w:r>
          <w:rPr>
            <w:rFonts w:ascii="Courier New" w:hAnsi="Courier New" w:cs="Courier New"/>
            <w:color w:val="000000"/>
            <w:sz w:val="18"/>
            <w:szCs w:val="18"/>
            <w:shd w:val="clear" w:color="auto" w:fill="FFFFFF"/>
          </w:rPr>
          <w:t>C22TWA</w:t>
        </w:r>
        <w:r>
          <w:rPr>
            <w:rStyle w:val="hljs-tag"/>
            <w:color w:val="0000FF"/>
            <w:sz w:val="18"/>
            <w:szCs w:val="18"/>
          </w:rPr>
          <w:t>&lt;/</w:t>
        </w:r>
        <w:r>
          <w:rPr>
            <w:rStyle w:val="hljs-name"/>
            <w:rFonts w:ascii="Courier New" w:hAnsi="Courier New" w:cs="Courier New"/>
            <w:color w:val="0000FF"/>
            <w:sz w:val="18"/>
            <w:szCs w:val="18"/>
          </w:rPr>
          <w:t>serial</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528C3872" w14:textId="77777777" w:rsidR="009D1437" w:rsidRDefault="009D1437" w:rsidP="009D1437">
      <w:pPr>
        <w:ind w:firstLine="720"/>
        <w:rPr>
          <w:ins w:id="822" w:author="Comparison" w:date="2022-04-14T16:30:00Z"/>
          <w:rStyle w:val="hljs-tag"/>
          <w:color w:val="0000FF"/>
        </w:rPr>
      </w:pPr>
      <w:ins w:id="823" w:author="Comparison" w:date="2022-04-14T16:30:00Z">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ins>
    </w:p>
    <w:p w14:paraId="685E4753" w14:textId="77777777" w:rsidR="009D1437" w:rsidRDefault="009D1437" w:rsidP="009D1437">
      <w:pPr>
        <w:rPr>
          <w:ins w:id="824" w:author="Comparison" w:date="2022-04-14T16:30:00Z"/>
          <w:rStyle w:val="hljs-tag"/>
          <w:color w:val="0000FF"/>
          <w:sz w:val="18"/>
          <w:szCs w:val="18"/>
        </w:rPr>
      </w:pPr>
      <w:ins w:id="825" w:author="Comparison" w:date="2022-04-14T16:30:00Z">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ins>
    </w:p>
    <w:p w14:paraId="03E33A29" w14:textId="77777777" w:rsidR="009D1437" w:rsidRDefault="009D1437" w:rsidP="009D1437">
      <w:pPr>
        <w:rPr>
          <w:ins w:id="826" w:author="Comparison" w:date="2022-04-14T16:30:00Z"/>
          <w:szCs w:val="28"/>
        </w:rPr>
      </w:pPr>
      <w:ins w:id="827" w:author="Comparison" w:date="2022-04-14T16:30:00Z">
        <w:r>
          <w:rPr>
            <w:szCs w:val="28"/>
          </w:rPr>
          <w:t xml:space="preserve">Trong đó: </w:t>
        </w:r>
        <w:r>
          <w:rPr>
            <w:szCs w:val="28"/>
          </w:rPr>
          <w:tab/>
          <w:t xml:space="preserve">            tag </w:t>
        </w:r>
        <w:r>
          <w:rPr>
            <w:rFonts w:ascii="Consolas" w:hAnsi="Consolas" w:cs="Consolas"/>
            <w:color w:val="0000FF"/>
            <w:sz w:val="19"/>
            <w:szCs w:val="19"/>
            <w:highlight w:val="white"/>
          </w:rPr>
          <w:t>&lt;key&gt;</w:t>
        </w:r>
        <w:r>
          <w:rPr>
            <w:szCs w:val="28"/>
          </w:rPr>
          <w:t>: fkey</w:t>
        </w:r>
      </w:ins>
    </w:p>
    <w:p w14:paraId="3F3AE5CD" w14:textId="77777777" w:rsidR="009D1437" w:rsidRDefault="009D1437" w:rsidP="009D1437">
      <w:pPr>
        <w:rPr>
          <w:ins w:id="828" w:author="Comparison" w:date="2022-04-14T16:30:00Z"/>
          <w:szCs w:val="28"/>
        </w:rPr>
      </w:pPr>
      <w:ins w:id="829" w:author="Comparison" w:date="2022-04-14T16:30:00Z">
        <w:r>
          <w:rPr>
            <w:szCs w:val="28"/>
          </w:rPr>
          <w:tab/>
        </w:r>
        <w:r>
          <w:rPr>
            <w:szCs w:val="28"/>
          </w:rPr>
          <w:tab/>
        </w:r>
        <w:r>
          <w:rPr>
            <w:szCs w:val="28"/>
          </w:rPr>
          <w:tab/>
          <w:t xml:space="preserve">tag </w:t>
        </w:r>
        <w:r>
          <w:rPr>
            <w:rFonts w:ascii="Consolas" w:hAnsi="Consolas" w:cs="Consolas"/>
            <w:color w:val="0000FF"/>
            <w:sz w:val="19"/>
            <w:szCs w:val="19"/>
            <w:highlight w:val="white"/>
          </w:rPr>
          <w:t>&lt;idInv&gt;</w:t>
        </w:r>
        <w:r>
          <w:rPr>
            <w:szCs w:val="28"/>
          </w:rPr>
          <w:t>: id hóa đơn trên hệ thống vnpt</w:t>
        </w:r>
      </w:ins>
    </w:p>
    <w:p w14:paraId="518EB812" w14:textId="77777777" w:rsidR="009D1437" w:rsidRDefault="009D1437" w:rsidP="009D1437">
      <w:pPr>
        <w:rPr>
          <w:ins w:id="830" w:author="Comparison" w:date="2022-04-14T16:30:00Z"/>
          <w:szCs w:val="28"/>
        </w:rPr>
      </w:pPr>
      <w:ins w:id="831" w:author="Comparison" w:date="2022-04-14T16:30:00Z">
        <w:r>
          <w:rPr>
            <w:szCs w:val="28"/>
          </w:rPr>
          <w:tab/>
        </w:r>
        <w:r>
          <w:rPr>
            <w:szCs w:val="28"/>
          </w:rPr>
          <w:tab/>
        </w:r>
        <w:r>
          <w:rPr>
            <w:szCs w:val="28"/>
          </w:rPr>
          <w:tab/>
          <w:t xml:space="preserve">tag </w:t>
        </w:r>
        <w:r>
          <w:rPr>
            <w:rFonts w:ascii="Consolas" w:hAnsi="Consolas" w:cs="Consolas"/>
            <w:color w:val="0000FF"/>
            <w:sz w:val="19"/>
            <w:szCs w:val="19"/>
            <w:highlight w:val="white"/>
          </w:rPr>
          <w:t>&lt;hashValue&gt;</w:t>
        </w:r>
        <w:r>
          <w:rPr>
            <w:szCs w:val="28"/>
          </w:rPr>
          <w:t>:  chuỗi hash</w:t>
        </w:r>
      </w:ins>
    </w:p>
    <w:p w14:paraId="6B387922" w14:textId="77777777" w:rsidR="009D1437" w:rsidRDefault="009D1437" w:rsidP="009D1437">
      <w:pPr>
        <w:rPr>
          <w:ins w:id="832" w:author="Comparison" w:date="2022-04-14T16:30:00Z"/>
          <w:szCs w:val="28"/>
        </w:rPr>
      </w:pPr>
      <w:ins w:id="833" w:author="Comparison" w:date="2022-04-14T16:30:00Z">
        <w:r>
          <w:rPr>
            <w:szCs w:val="28"/>
          </w:rPr>
          <w:tab/>
        </w:r>
        <w:r>
          <w:rPr>
            <w:szCs w:val="28"/>
          </w:rPr>
          <w:tab/>
        </w:r>
        <w:r>
          <w:rPr>
            <w:szCs w:val="28"/>
          </w:rPr>
          <w:tab/>
          <w:t xml:space="preserve">tag </w:t>
        </w:r>
        <w:r>
          <w:rPr>
            <w:rFonts w:ascii="Consolas" w:hAnsi="Consolas" w:cs="Consolas"/>
            <w:color w:val="0000FF"/>
            <w:sz w:val="19"/>
            <w:szCs w:val="19"/>
            <w:highlight w:val="white"/>
          </w:rPr>
          <w:t>&lt;pattern&gt;</w:t>
        </w:r>
        <w:r>
          <w:rPr>
            <w:szCs w:val="28"/>
          </w:rPr>
          <w:t>: mẫu số</w:t>
        </w:r>
      </w:ins>
    </w:p>
    <w:p w14:paraId="708BEB16" w14:textId="77777777" w:rsidR="009D1437" w:rsidRDefault="009D1437" w:rsidP="009D1437">
      <w:pPr>
        <w:rPr>
          <w:ins w:id="834" w:author="Comparison" w:date="2022-04-14T16:30:00Z"/>
          <w:szCs w:val="28"/>
        </w:rPr>
      </w:pPr>
      <w:ins w:id="835" w:author="Comparison" w:date="2022-04-14T16:30:00Z">
        <w:r>
          <w:rPr>
            <w:szCs w:val="28"/>
          </w:rPr>
          <w:tab/>
        </w:r>
        <w:r>
          <w:rPr>
            <w:szCs w:val="28"/>
          </w:rPr>
          <w:tab/>
        </w:r>
        <w:r>
          <w:rPr>
            <w:szCs w:val="28"/>
          </w:rPr>
          <w:tab/>
          <w:t xml:space="preserve">tag </w:t>
        </w:r>
        <w:r>
          <w:rPr>
            <w:rFonts w:ascii="Consolas" w:hAnsi="Consolas" w:cs="Consolas"/>
            <w:color w:val="0000FF"/>
            <w:sz w:val="19"/>
            <w:szCs w:val="19"/>
            <w:highlight w:val="white"/>
          </w:rPr>
          <w:t>&lt;serial&gt;</w:t>
        </w:r>
        <w:r>
          <w:rPr>
            <w:szCs w:val="28"/>
          </w:rPr>
          <w:t>: ký hiệu</w:t>
        </w:r>
      </w:ins>
    </w:p>
    <w:p w14:paraId="42C68DD3" w14:textId="77777777" w:rsidR="009D1437" w:rsidRDefault="009D1437" w:rsidP="00480762">
      <w:pPr>
        <w:pStyle w:val="Heading3"/>
        <w:rPr>
          <w:ins w:id="836" w:author="Comparison" w:date="2022-04-14T16:30:00Z"/>
        </w:rPr>
      </w:pPr>
      <w:bookmarkStart w:id="837" w:name="_Toc198045370"/>
      <w:ins w:id="838" w:author="Comparison" w:date="2022-04-14T16:30:00Z">
        <w:r>
          <w:t xml:space="preserve">Gửi điều chỉnh, thay thế </w:t>
        </w:r>
      </w:ins>
      <w:r>
        <w:rPr>
          <w:lang w:val="en-US"/>
        </w:rPr>
        <w:t>không tồn tại hóa đơn cũ với</w:t>
      </w:r>
      <w:ins w:id="839" w:author="Comparison" w:date="2022-04-14T16:30:00Z">
        <w:r>
          <w:t xml:space="preserve"> smart CA (Bước 2)</w:t>
        </w:r>
        <w:bookmarkEnd w:id="837"/>
      </w:ins>
    </w:p>
    <w:p w14:paraId="563BA19B" w14:textId="77777777" w:rsidR="009D1437" w:rsidRDefault="009D1437">
      <w:pPr>
        <w:pStyle w:val="N"/>
        <w:rPr>
          <w:ins w:id="840" w:author="Comparison" w:date="2022-04-14T16:30:00Z"/>
        </w:rPr>
        <w:pPrChange w:id="841" w:author="Comparison" w:date="2022-04-14T16:30:00Z">
          <w:pPr>
            <w:tabs>
              <w:tab w:val="left" w:pos="720"/>
            </w:tabs>
          </w:pPr>
        </w:pPrChange>
      </w:pPr>
      <w:ins w:id="842" w:author="Comparison" w:date="2022-04-14T16:30:00Z">
        <w:r>
          <w:t>URL</w:t>
        </w:r>
      </w:ins>
    </w:p>
    <w:p w14:paraId="48B39BDD" w14:textId="77777777" w:rsidR="009D1437" w:rsidRPr="00105F4F" w:rsidRDefault="009D1437">
      <w:pPr>
        <w:pStyle w:val="N"/>
        <w:rPr>
          <w:ins w:id="843" w:author="Comparison" w:date="2022-04-14T16:30:00Z"/>
          <w:b/>
        </w:rPr>
        <w:pPrChange w:id="844" w:author="Comparison" w:date="2022-04-14T16:30:00Z">
          <w:pPr>
            <w:tabs>
              <w:tab w:val="left" w:pos="720"/>
            </w:tabs>
            <w:ind w:left="720"/>
          </w:pPr>
        </w:pPrChange>
      </w:pPr>
      <w:ins w:id="845" w:author="Comparison" w:date="2022-04-14T16:30:00Z">
        <w:r>
          <w:tab/>
          <w:t xml:space="preserve"> string </w:t>
        </w:r>
      </w:ins>
      <w:r>
        <w:t>AdjustReplaceWithOutInvSmartCA</w:t>
      </w:r>
      <w:r>
        <w:rPr>
          <w:b/>
        </w:rPr>
        <w:t xml:space="preserve"> </w:t>
      </w:r>
      <w:ins w:id="846" w:author="Comparison" w:date="2022-04-14T16:30:00Z">
        <w:r>
          <w:rPr>
            <w:b/>
          </w:rPr>
          <w:t>(</w:t>
        </w:r>
        <w:r>
          <w:rPr>
            <w:color w:val="0000FF"/>
          </w:rPr>
          <w:t>string</w:t>
        </w:r>
        <w:r>
          <w:t xml:space="preserve"> Account, </w:t>
        </w:r>
        <w:r>
          <w:rPr>
            <w:color w:val="0000FF"/>
          </w:rPr>
          <w:t>string</w:t>
        </w:r>
        <w:r>
          <w:t xml:space="preserve"> ACpass, </w:t>
        </w:r>
        <w:r>
          <w:rPr>
            <w:color w:val="0000FF"/>
          </w:rPr>
          <w:t>string</w:t>
        </w:r>
        <w:r>
          <w:t xml:space="preserve"> xmlInvData, </w:t>
        </w:r>
        <w:r>
          <w:rPr>
            <w:color w:val="0000FF"/>
          </w:rPr>
          <w:t>string</w:t>
        </w:r>
        <w:r>
          <w:t xml:space="preserve"> username, </w:t>
        </w:r>
        <w:r>
          <w:rPr>
            <w:color w:val="0000FF"/>
          </w:rPr>
          <w:t>string</w:t>
        </w:r>
        <w:r>
          <w:t xml:space="preserve"> password,</w:t>
        </w:r>
        <w:r>
          <w:rPr>
            <w:color w:val="0000FF"/>
          </w:rPr>
          <w:t xml:space="preserve">int </w:t>
        </w:r>
        <w:r>
          <w:t xml:space="preserve">type, </w:t>
        </w:r>
        <w:r>
          <w:rPr>
            <w:color w:val="0000FF"/>
          </w:rPr>
          <w:t>string</w:t>
        </w:r>
        <w:r>
          <w:t xml:space="preserve"> pattern = </w:t>
        </w:r>
        <w:r>
          <w:rPr>
            <w:color w:val="A31515"/>
          </w:rPr>
          <w:t>""</w:t>
        </w:r>
        <w:r>
          <w:t xml:space="preserve">, </w:t>
        </w:r>
        <w:r>
          <w:rPr>
            <w:color w:val="0000FF"/>
          </w:rPr>
          <w:t>string</w:t>
        </w:r>
        <w:r>
          <w:t xml:space="preserve"> serial = </w:t>
        </w:r>
        <w:r>
          <w:rPr>
            <w:color w:val="A31515"/>
          </w:rPr>
          <w:t>""</w:t>
        </w:r>
        <w:r>
          <w:rPr>
            <w:b/>
          </w:rPr>
          <w:t xml:space="preserve">) </w:t>
        </w:r>
      </w:ins>
    </w:p>
    <w:p w14:paraId="2D6F3DFC" w14:textId="77777777" w:rsidR="009D1437" w:rsidRDefault="009D1437" w:rsidP="009D1437">
      <w:pPr>
        <w:pStyle w:val="N"/>
        <w:rPr>
          <w:ins w:id="847" w:author="Comparison" w:date="2022-04-14T16:30:00Z"/>
        </w:rPr>
      </w:pPr>
      <w:ins w:id="848" w:author="Comparison" w:date="2022-04-14T16:30:00Z">
        <w:r>
          <w:t>DESCRIPTION</w:t>
        </w:r>
      </w:ins>
    </w:p>
    <w:p w14:paraId="1FA9B814" w14:textId="77777777" w:rsidR="009D1437" w:rsidRDefault="009D1437" w:rsidP="009D1437">
      <w:pPr>
        <w:pStyle w:val="N"/>
        <w:rPr>
          <w:ins w:id="849" w:author="Comparison" w:date="2022-04-14T16:30:00Z"/>
        </w:rPr>
      </w:pPr>
      <w:ins w:id="850" w:author="Comparison" w:date="2022-04-14T16:30:00Z">
        <w:r>
          <w:tab/>
          <w:t>Đây là web service cho phép gửi thông tin điều chỉnh, thay thế hóa đơn  không tồn tại trong hệ thống với các hệ thống sử dụng token, sau khi thực hiện gọi hàm Lấy giá trị Hash ở bước 1 (</w:t>
        </w:r>
        <w:r>
          <w:rPr>
            <w:b/>
          </w:rPr>
          <w:t>3.2.1</w:t>
        </w:r>
      </w:ins>
      <w:r>
        <w:rPr>
          <w:b/>
        </w:rPr>
        <w:t>3</w:t>
      </w:r>
      <w:ins w:id="851" w:author="Comparison" w:date="2022-04-14T16:30:00Z">
        <w:r>
          <w:t>)</w:t>
        </w:r>
      </w:ins>
    </w:p>
    <w:p w14:paraId="4D078E56" w14:textId="77777777" w:rsidR="009D1437" w:rsidRDefault="009D1437" w:rsidP="009D1437">
      <w:pPr>
        <w:pStyle w:val="N"/>
        <w:rPr>
          <w:ins w:id="852" w:author="Comparison" w:date="2022-04-14T16:30:00Z"/>
        </w:rPr>
      </w:pPr>
      <w:ins w:id="853" w:author="Comparison" w:date="2022-04-14T16:30:00Z">
        <w:r>
          <w:t>HTTP METHOD</w:t>
        </w:r>
      </w:ins>
    </w:p>
    <w:p w14:paraId="35EC667D" w14:textId="77777777" w:rsidR="009D1437" w:rsidRDefault="009D1437" w:rsidP="009D1437">
      <w:pPr>
        <w:pStyle w:val="N"/>
        <w:rPr>
          <w:ins w:id="854" w:author="Comparison" w:date="2022-04-14T16:30:00Z"/>
          <w:b/>
        </w:rPr>
      </w:pPr>
      <w:ins w:id="855" w:author="Comparison" w:date="2022-04-14T16:30:00Z">
        <w:r>
          <w:tab/>
        </w:r>
        <w:r>
          <w:tab/>
          <w:t>POST</w:t>
        </w:r>
      </w:ins>
    </w:p>
    <w:p w14:paraId="49249CCE" w14:textId="77777777" w:rsidR="009D1437" w:rsidRDefault="009D1437" w:rsidP="009D1437">
      <w:pPr>
        <w:pStyle w:val="N"/>
        <w:rPr>
          <w:ins w:id="856" w:author="Comparison" w:date="2022-04-14T16:30:00Z"/>
        </w:rPr>
      </w:pPr>
      <w:ins w:id="857" w:author="Comparison" w:date="2022-04-14T16:30:00Z">
        <w:r>
          <w:lastRenderedPageBreak/>
          <w:t>REQUEST BODY</w:t>
        </w:r>
      </w:ins>
    </w:p>
    <w:p w14:paraId="1CA06B0C" w14:textId="77777777" w:rsidR="009D1437" w:rsidRDefault="009D1437" w:rsidP="009D1437">
      <w:pPr>
        <w:pStyle w:val="ListParagraph"/>
        <w:numPr>
          <w:ilvl w:val="0"/>
          <w:numId w:val="2"/>
        </w:numPr>
        <w:spacing w:after="0" w:line="360" w:lineRule="auto"/>
        <w:ind w:left="1080"/>
        <w:jc w:val="both"/>
        <w:rPr>
          <w:ins w:id="858" w:author="Comparison" w:date="2022-04-14T16:30:00Z"/>
          <w:rFonts w:eastAsia="Calibri"/>
          <w:b/>
          <w:u w:val="single"/>
        </w:rPr>
      </w:pPr>
      <w:ins w:id="859" w:author="Comparison" w:date="2022-04-14T16:30:00Z">
        <w:r>
          <w:rPr>
            <w:rFonts w:eastAsia="Calibri"/>
            <w:b/>
          </w:rPr>
          <w:t xml:space="preserve">Account/ACPass:  </w:t>
        </w:r>
        <w:r>
          <w:rPr>
            <w:rFonts w:eastAsia="Calibri"/>
          </w:rPr>
          <w:t>Tài khoản được cấp phát cho nhân viên gọi lệnh gửi thông điệp.</w:t>
        </w:r>
      </w:ins>
    </w:p>
    <w:p w14:paraId="51376787" w14:textId="77777777" w:rsidR="009D1437" w:rsidRDefault="009D1437" w:rsidP="009D1437">
      <w:pPr>
        <w:pStyle w:val="ListParagraph"/>
        <w:numPr>
          <w:ilvl w:val="0"/>
          <w:numId w:val="2"/>
        </w:numPr>
        <w:spacing w:after="0" w:line="360" w:lineRule="auto"/>
        <w:ind w:left="1080"/>
        <w:jc w:val="both"/>
        <w:rPr>
          <w:ins w:id="860" w:author="Comparison" w:date="2022-04-14T16:30:00Z"/>
          <w:rFonts w:eastAsia="Calibri"/>
          <w:b/>
          <w:u w:val="single"/>
        </w:rPr>
      </w:pPr>
      <w:ins w:id="861" w:author="Comparison" w:date="2022-04-14T16:30:00Z">
        <w:r>
          <w:rPr>
            <w:b/>
            <w:color w:val="000000"/>
          </w:rPr>
          <w:t>username</w:t>
        </w:r>
        <w:r>
          <w:rPr>
            <w:rFonts w:eastAsia="Calibri"/>
            <w:b/>
          </w:rPr>
          <w:t>/</w:t>
        </w:r>
        <w:r>
          <w:rPr>
            <w:b/>
            <w:color w:val="000000"/>
          </w:rPr>
          <w:t>password</w:t>
        </w:r>
        <w:r>
          <w:rPr>
            <w:rFonts w:eastAsia="Calibri"/>
          </w:rPr>
          <w:t>: Tài khoản được cấp phát cho khách hàng để gọi đến webservice (tài khoản có quyền ServiceRole trong hệ thống).</w:t>
        </w:r>
      </w:ins>
    </w:p>
    <w:p w14:paraId="558B7A69" w14:textId="77777777" w:rsidR="009D1437" w:rsidRDefault="009D1437" w:rsidP="009D1437">
      <w:pPr>
        <w:pStyle w:val="ListParagraph"/>
        <w:numPr>
          <w:ilvl w:val="0"/>
          <w:numId w:val="2"/>
        </w:numPr>
        <w:spacing w:after="0" w:line="360" w:lineRule="auto"/>
        <w:ind w:left="1080"/>
        <w:jc w:val="both"/>
        <w:rPr>
          <w:ins w:id="862" w:author="Comparison" w:date="2022-04-14T16:30:00Z"/>
          <w:rFonts w:eastAsia="Calibri"/>
          <w:b/>
          <w:u w:val="single"/>
        </w:rPr>
      </w:pPr>
      <w:ins w:id="863" w:author="Comparison" w:date="2022-04-14T16:30:00Z">
        <w:r>
          <w:rPr>
            <w:b/>
            <w:color w:val="000000"/>
          </w:rPr>
          <w:t>xmlInvData</w:t>
        </w:r>
        <w:r>
          <w:rPr>
            <w:color w:val="000000"/>
          </w:rPr>
          <w:t>: chuỗi xml dữ liệu ký hash.</w:t>
        </w:r>
        <w:r>
          <w:rPr>
            <w:rFonts w:eastAsia="Calibri"/>
            <w:b/>
            <w:u w:val="single"/>
          </w:rPr>
          <w:t xml:space="preserve"> </w:t>
        </w:r>
      </w:ins>
    </w:p>
    <w:p w14:paraId="62E3FC36" w14:textId="77777777" w:rsidR="009D1437" w:rsidRDefault="009D1437" w:rsidP="009D1437">
      <w:pPr>
        <w:pStyle w:val="ListParagraph"/>
        <w:numPr>
          <w:ilvl w:val="0"/>
          <w:numId w:val="2"/>
        </w:numPr>
        <w:spacing w:after="0" w:line="360" w:lineRule="auto"/>
        <w:ind w:left="1080"/>
        <w:jc w:val="both"/>
        <w:rPr>
          <w:ins w:id="864" w:author="Comparison" w:date="2022-04-14T16:30:00Z"/>
          <w:rFonts w:eastAsia="Calibri"/>
          <w:b/>
          <w:u w:val="single"/>
        </w:rPr>
      </w:pPr>
      <w:ins w:id="865" w:author="Comparison" w:date="2022-04-14T16:30:00Z">
        <w:r>
          <w:rPr>
            <w:b/>
            <w:color w:val="000000"/>
          </w:rPr>
          <w:t>Type</w:t>
        </w:r>
        <w:r>
          <w:rPr>
            <w:rFonts w:eastAsia="Calibri"/>
            <w:b/>
            <w:u w:val="single"/>
          </w:rPr>
          <w:t xml:space="preserve">: </w:t>
        </w:r>
        <w:r>
          <w:rPr>
            <w:color w:val="000000"/>
          </w:rPr>
          <w:t>phát hành mới: 0, thay thế = 1, điều chỉnh tăng = 2, điều chỉnh giảm = 3, điều chỉnh thông tin = 4</w:t>
        </w:r>
      </w:ins>
    </w:p>
    <w:p w14:paraId="5F4F9D4D" w14:textId="77777777" w:rsidR="009D1437" w:rsidRDefault="009D1437" w:rsidP="009D1437">
      <w:pPr>
        <w:pStyle w:val="ListParagraph"/>
        <w:numPr>
          <w:ilvl w:val="0"/>
          <w:numId w:val="2"/>
        </w:numPr>
        <w:spacing w:after="0" w:line="360" w:lineRule="auto"/>
        <w:ind w:left="1080"/>
        <w:jc w:val="both"/>
        <w:rPr>
          <w:ins w:id="866" w:author="Comparison" w:date="2022-04-14T16:30:00Z"/>
          <w:rFonts w:eastAsia="Calibri"/>
          <w:b/>
        </w:rPr>
      </w:pPr>
      <w:ins w:id="867" w:author="Comparison" w:date="2022-04-14T16:30:00Z">
        <w:r>
          <w:rPr>
            <w:b/>
          </w:rPr>
          <w:t>pattern</w:t>
        </w:r>
        <w:r>
          <w:t>: Mẫu số</w:t>
        </w:r>
      </w:ins>
    </w:p>
    <w:p w14:paraId="0C526C37" w14:textId="77777777" w:rsidR="009D1437" w:rsidRDefault="009D1437">
      <w:pPr>
        <w:pStyle w:val="ListParagraph"/>
        <w:numPr>
          <w:ilvl w:val="0"/>
          <w:numId w:val="2"/>
        </w:numPr>
        <w:spacing w:after="0" w:line="360" w:lineRule="auto"/>
        <w:ind w:left="1080"/>
        <w:jc w:val="both"/>
        <w:rPr>
          <w:ins w:id="868" w:author="Comparison" w:date="2022-04-14T16:30:00Z"/>
          <w:b/>
        </w:rPr>
        <w:pPrChange w:id="869" w:author="Comparison" w:date="2022-04-14T16:30:00Z">
          <w:pPr>
            <w:pStyle w:val="ListParagraph"/>
            <w:spacing w:after="0" w:line="360" w:lineRule="auto"/>
            <w:jc w:val="both"/>
          </w:pPr>
        </w:pPrChange>
      </w:pPr>
      <w:ins w:id="870" w:author="Comparison" w:date="2022-04-14T16:30:00Z">
        <w:r>
          <w:rPr>
            <w:b/>
          </w:rPr>
          <w:t>serial</w:t>
        </w:r>
        <w:r>
          <w:t>: Ký hiệu</w:t>
        </w:r>
      </w:ins>
    </w:p>
    <w:p w14:paraId="510E3A45" w14:textId="77777777" w:rsidR="009D1437" w:rsidRDefault="009D1437" w:rsidP="009D1437">
      <w:pPr>
        <w:pStyle w:val="N"/>
        <w:rPr>
          <w:ins w:id="871" w:author="Comparison" w:date="2022-04-14T16:30:00Z"/>
        </w:rPr>
      </w:pPr>
      <w:ins w:id="872" w:author="Comparison" w:date="2022-04-14T16:30:00Z">
        <w:r>
          <w:t>RETURNS</w:t>
        </w:r>
      </w:ins>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873" w:author="Comparison" w:date="2022-04-14T16:30:00Z">
          <w:tblPr>
            <w:tblW w:w="0" w:type="nil"/>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2430"/>
        <w:gridCol w:w="4950"/>
        <w:gridCol w:w="1885"/>
        <w:tblGridChange w:id="874">
          <w:tblGrid>
            <w:gridCol w:w="1284"/>
            <w:gridCol w:w="1146"/>
            <w:gridCol w:w="564"/>
            <w:gridCol w:w="540"/>
            <w:gridCol w:w="3846"/>
            <w:gridCol w:w="654"/>
            <w:gridCol w:w="399"/>
            <w:gridCol w:w="832"/>
            <w:gridCol w:w="1284"/>
          </w:tblGrid>
        </w:tblGridChange>
      </w:tblGrid>
      <w:tr w:rsidR="009D1437" w14:paraId="4FC15A51" w14:textId="77777777" w:rsidTr="00616EC4">
        <w:trPr>
          <w:ins w:id="875" w:author="Comparison" w:date="2022-04-14T16:30:00Z"/>
          <w:trPrChange w:id="876" w:author="Comparison" w:date="2022-04-14T16:30:00Z">
            <w:trPr>
              <w:gridBefore w:val="1"/>
            </w:trPr>
          </w:trPrChange>
        </w:trPr>
        <w:tc>
          <w:tcPr>
            <w:tcW w:w="2430" w:type="dxa"/>
            <w:tcBorders>
              <w:top w:val="single" w:sz="4" w:space="0" w:color="2E74B5"/>
              <w:left w:val="single" w:sz="4" w:space="0" w:color="2E74B5"/>
              <w:bottom w:val="single" w:sz="4" w:space="0" w:color="2E74B5"/>
              <w:right w:val="single" w:sz="4" w:space="0" w:color="2E74B5"/>
            </w:tcBorders>
            <w:shd w:val="clear" w:color="auto" w:fill="F2F2F2"/>
            <w:hideMark/>
            <w:tcPrChange w:id="877" w:author="Comparison" w:date="2022-04-14T16:30:00Z">
              <w:tcPr>
                <w:tcW w:w="1710" w:type="dxa"/>
                <w:gridSpan w:val="2"/>
                <w:tcBorders>
                  <w:top w:val="single" w:sz="4" w:space="0" w:color="2E74B5"/>
                  <w:left w:val="single" w:sz="4" w:space="5" w:color="2E74B5"/>
                  <w:bottom w:val="single" w:sz="4" w:space="0" w:color="2E74B5"/>
                  <w:right w:val="single" w:sz="4" w:space="5" w:color="2E74B5"/>
                </w:tcBorders>
                <w:shd w:val="clear" w:color="auto" w:fill="F2F2F2"/>
                <w:hideMark/>
              </w:tcPr>
            </w:tcPrChange>
          </w:tcPr>
          <w:p w14:paraId="29DE3D10" w14:textId="77777777" w:rsidR="009D1437" w:rsidRDefault="009D1437">
            <w:pPr>
              <w:pStyle w:val="ListParagraph"/>
              <w:rPr>
                <w:ins w:id="878" w:author="Comparison" w:date="2022-04-14T16:30:00Z"/>
              </w:rPr>
              <w:pPrChange w:id="879" w:author="Comparison" w:date="2022-04-14T16:30:00Z">
                <w:pPr>
                  <w:pStyle w:val="ListParagraph"/>
                  <w:jc w:val="center"/>
                </w:pPr>
              </w:pPrChange>
            </w:pPr>
            <w:ins w:id="880" w:author="Comparison" w:date="2022-04-14T16:30:00Z">
              <w:r>
                <w:t>Kết quả</w:t>
              </w:r>
            </w:ins>
          </w:p>
        </w:tc>
        <w:tc>
          <w:tcPr>
            <w:tcW w:w="4950" w:type="dxa"/>
            <w:tcBorders>
              <w:top w:val="single" w:sz="4" w:space="0" w:color="2E74B5"/>
              <w:left w:val="single" w:sz="4" w:space="0" w:color="2E74B5"/>
              <w:bottom w:val="single" w:sz="4" w:space="0" w:color="2E74B5"/>
              <w:right w:val="single" w:sz="4" w:space="0" w:color="2E74B5"/>
            </w:tcBorders>
            <w:shd w:val="clear" w:color="auto" w:fill="F2F2F2"/>
            <w:hideMark/>
            <w:tcPrChange w:id="881" w:author="Comparison" w:date="2022-04-14T16:30:00Z">
              <w:tcPr>
                <w:tcW w:w="5040" w:type="dxa"/>
                <w:gridSpan w:val="3"/>
                <w:tcBorders>
                  <w:top w:val="single" w:sz="4" w:space="0" w:color="2E74B5"/>
                  <w:left w:val="single" w:sz="4" w:space="5" w:color="2E74B5"/>
                  <w:bottom w:val="single" w:sz="4" w:space="0" w:color="2E74B5"/>
                  <w:right w:val="single" w:sz="4" w:space="5" w:color="2E74B5"/>
                </w:tcBorders>
                <w:shd w:val="clear" w:color="auto" w:fill="F2F2F2"/>
                <w:hideMark/>
              </w:tcPr>
            </w:tcPrChange>
          </w:tcPr>
          <w:p w14:paraId="4DD95A0A" w14:textId="77777777" w:rsidR="009D1437" w:rsidRDefault="009D1437" w:rsidP="00616EC4">
            <w:pPr>
              <w:pStyle w:val="ListParagraph"/>
              <w:rPr>
                <w:ins w:id="882" w:author="Comparison" w:date="2022-04-14T16:30:00Z"/>
              </w:rPr>
            </w:pPr>
            <w:ins w:id="883" w:author="Comparison" w:date="2022-04-14T16:30:00Z">
              <w:r>
                <w:t>Mô tả</w:t>
              </w:r>
            </w:ins>
          </w:p>
        </w:tc>
        <w:tc>
          <w:tcPr>
            <w:tcW w:w="1885" w:type="dxa"/>
            <w:tcBorders>
              <w:top w:val="single" w:sz="4" w:space="0" w:color="2E74B5"/>
              <w:left w:val="single" w:sz="4" w:space="0" w:color="2E74B5"/>
              <w:bottom w:val="single" w:sz="4" w:space="0" w:color="2E74B5"/>
              <w:right w:val="single" w:sz="4" w:space="0" w:color="2E74B5"/>
            </w:tcBorders>
            <w:shd w:val="clear" w:color="auto" w:fill="F2F2F2"/>
            <w:hideMark/>
            <w:tcPrChange w:id="884" w:author="Comparison" w:date="2022-04-14T16:30:00Z">
              <w:tcPr>
                <w:tcW w:w="2515" w:type="dxa"/>
                <w:gridSpan w:val="3"/>
                <w:tcBorders>
                  <w:top w:val="single" w:sz="4" w:space="0" w:color="2E74B5"/>
                  <w:left w:val="single" w:sz="4" w:space="5" w:color="2E74B5"/>
                  <w:bottom w:val="single" w:sz="4" w:space="0" w:color="2E74B5"/>
                  <w:right w:val="single" w:sz="4" w:space="5" w:color="2E74B5"/>
                </w:tcBorders>
                <w:shd w:val="clear" w:color="auto" w:fill="F2F2F2"/>
                <w:hideMark/>
              </w:tcPr>
            </w:tcPrChange>
          </w:tcPr>
          <w:p w14:paraId="2660198F" w14:textId="77777777" w:rsidR="009D1437" w:rsidRDefault="009D1437" w:rsidP="00616EC4">
            <w:pPr>
              <w:pStyle w:val="ListParagraph"/>
              <w:rPr>
                <w:ins w:id="885" w:author="Comparison" w:date="2022-04-14T16:30:00Z"/>
              </w:rPr>
            </w:pPr>
            <w:ins w:id="886" w:author="Comparison" w:date="2022-04-14T16:30:00Z">
              <w:r>
                <w:t>Ghi chú</w:t>
              </w:r>
            </w:ins>
          </w:p>
        </w:tc>
      </w:tr>
      <w:tr w:rsidR="009D1437" w14:paraId="1D0A9270" w14:textId="77777777" w:rsidTr="00616EC4">
        <w:trPr>
          <w:ins w:id="887" w:author="Comparison" w:date="2022-04-14T16:30:00Z"/>
        </w:trPr>
        <w:tc>
          <w:tcPr>
            <w:tcW w:w="2430" w:type="dxa"/>
            <w:tcBorders>
              <w:top w:val="single" w:sz="4" w:space="0" w:color="2E74B5"/>
              <w:left w:val="single" w:sz="4" w:space="0" w:color="2E74B5"/>
              <w:bottom w:val="single" w:sz="4" w:space="0" w:color="auto"/>
              <w:right w:val="single" w:sz="4" w:space="0" w:color="2E74B5"/>
            </w:tcBorders>
            <w:hideMark/>
          </w:tcPr>
          <w:p w14:paraId="47B2A752" w14:textId="77777777" w:rsidR="009D1437" w:rsidRDefault="009D1437" w:rsidP="00616EC4">
            <w:pPr>
              <w:autoSpaceDE w:val="0"/>
              <w:autoSpaceDN w:val="0"/>
              <w:adjustRightInd w:val="0"/>
              <w:rPr>
                <w:ins w:id="888" w:author="Comparison" w:date="2022-04-14T16:30:00Z"/>
                <w:rFonts w:eastAsia="Calibri"/>
                <w:sz w:val="19"/>
                <w:szCs w:val="19"/>
              </w:rPr>
            </w:pPr>
            <w:ins w:id="889" w:author="Comparison" w:date="2022-04-14T16:30:00Z">
              <w:r>
                <w:rPr>
                  <w:rFonts w:eastAsia="Calibri"/>
                </w:rPr>
                <w:t>ERR:1</w:t>
              </w:r>
            </w:ins>
          </w:p>
        </w:tc>
        <w:tc>
          <w:tcPr>
            <w:tcW w:w="4950" w:type="dxa"/>
            <w:tcBorders>
              <w:top w:val="single" w:sz="4" w:space="0" w:color="2E74B5"/>
              <w:left w:val="single" w:sz="4" w:space="0" w:color="2E74B5"/>
              <w:bottom w:val="single" w:sz="4" w:space="0" w:color="2E74B5"/>
              <w:right w:val="single" w:sz="4" w:space="0" w:color="2E74B5"/>
            </w:tcBorders>
            <w:hideMark/>
          </w:tcPr>
          <w:p w14:paraId="2BC9E316" w14:textId="77777777" w:rsidR="009D1437" w:rsidRDefault="009D1437" w:rsidP="00616EC4">
            <w:pPr>
              <w:pStyle w:val="ListParagraph"/>
              <w:spacing w:after="0" w:line="240" w:lineRule="auto"/>
              <w:ind w:left="0"/>
              <w:rPr>
                <w:ins w:id="890" w:author="Comparison" w:date="2022-04-14T16:30:00Z"/>
                <w:rFonts w:eastAsia="Calibri"/>
              </w:rPr>
            </w:pPr>
            <w:ins w:id="891" w:author="Comparison" w:date="2022-04-14T16:30:00Z">
              <w:r>
                <w:rPr>
                  <w:rFonts w:eastAsia="Calibri"/>
                </w:rPr>
                <w:t xml:space="preserve">Tài khoản đăng nhập sai hoặc không có quyền </w:t>
              </w:r>
            </w:ins>
          </w:p>
        </w:tc>
        <w:tc>
          <w:tcPr>
            <w:tcW w:w="1885" w:type="dxa"/>
            <w:tcBorders>
              <w:top w:val="single" w:sz="4" w:space="0" w:color="2E74B5"/>
              <w:left w:val="single" w:sz="4" w:space="0" w:color="2E74B5"/>
              <w:bottom w:val="single" w:sz="4" w:space="0" w:color="2E74B5"/>
              <w:right w:val="single" w:sz="4" w:space="0" w:color="2E74B5"/>
            </w:tcBorders>
          </w:tcPr>
          <w:p w14:paraId="7B1984DA" w14:textId="77777777" w:rsidR="009D1437" w:rsidRDefault="009D1437" w:rsidP="00616EC4">
            <w:pPr>
              <w:pStyle w:val="ListParagraph"/>
              <w:ind w:left="0"/>
              <w:jc w:val="both"/>
              <w:rPr>
                <w:ins w:id="892" w:author="Comparison" w:date="2022-04-14T16:30:00Z"/>
              </w:rPr>
            </w:pPr>
          </w:p>
        </w:tc>
      </w:tr>
      <w:tr w:rsidR="009D1437" w14:paraId="57C9908A" w14:textId="77777777" w:rsidTr="00616EC4">
        <w:trPr>
          <w:ins w:id="893"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39A09440" w14:textId="77777777" w:rsidR="009D1437" w:rsidRDefault="009D1437" w:rsidP="00616EC4">
            <w:pPr>
              <w:autoSpaceDE w:val="0"/>
              <w:autoSpaceDN w:val="0"/>
              <w:adjustRightInd w:val="0"/>
              <w:rPr>
                <w:ins w:id="894" w:author="Comparison" w:date="2022-04-14T16:30:00Z"/>
                <w:rFonts w:eastAsia="Calibri"/>
              </w:rPr>
            </w:pPr>
            <w:ins w:id="895" w:author="Comparison" w:date="2022-04-14T16:30:00Z">
              <w:r>
                <w:rPr>
                  <w:rFonts w:eastAsia="Calibri"/>
                </w:rPr>
                <w:t>ERR:21</w:t>
              </w:r>
            </w:ins>
          </w:p>
        </w:tc>
        <w:tc>
          <w:tcPr>
            <w:tcW w:w="4950" w:type="dxa"/>
            <w:tcBorders>
              <w:top w:val="single" w:sz="4" w:space="0" w:color="2E74B5"/>
              <w:left w:val="single" w:sz="4" w:space="0" w:color="2E74B5"/>
              <w:bottom w:val="single" w:sz="4" w:space="0" w:color="2E74B5"/>
              <w:right w:val="single" w:sz="4" w:space="0" w:color="2E74B5"/>
            </w:tcBorders>
            <w:hideMark/>
          </w:tcPr>
          <w:p w14:paraId="6064329D" w14:textId="77777777" w:rsidR="009D1437" w:rsidRDefault="009D1437" w:rsidP="00616EC4">
            <w:pPr>
              <w:rPr>
                <w:ins w:id="896" w:author="Comparison" w:date="2022-04-14T16:30:00Z"/>
                <w:rFonts w:eastAsia="Calibri"/>
              </w:rPr>
            </w:pPr>
            <w:ins w:id="897" w:author="Comparison" w:date="2022-04-14T16:30:00Z">
              <w:r>
                <w:rPr>
                  <w:rFonts w:eastAsia="Calibri"/>
                </w:rPr>
                <w:t>Không tìm thấy công ty hoặc tài khoản không tồn tại</w:t>
              </w:r>
            </w:ins>
          </w:p>
        </w:tc>
        <w:tc>
          <w:tcPr>
            <w:tcW w:w="1885" w:type="dxa"/>
            <w:tcBorders>
              <w:top w:val="single" w:sz="4" w:space="0" w:color="2E74B5"/>
              <w:left w:val="single" w:sz="4" w:space="0" w:color="2E74B5"/>
              <w:bottom w:val="single" w:sz="4" w:space="0" w:color="2E74B5"/>
              <w:right w:val="single" w:sz="4" w:space="0" w:color="2E74B5"/>
            </w:tcBorders>
          </w:tcPr>
          <w:p w14:paraId="7EF6A94B" w14:textId="77777777" w:rsidR="009D1437" w:rsidRDefault="009D1437" w:rsidP="00616EC4">
            <w:pPr>
              <w:jc w:val="both"/>
              <w:rPr>
                <w:ins w:id="898" w:author="Comparison" w:date="2022-04-14T16:30:00Z"/>
              </w:rPr>
            </w:pPr>
          </w:p>
        </w:tc>
      </w:tr>
      <w:tr w:rsidR="009D1437" w14:paraId="0C052266" w14:textId="77777777" w:rsidTr="00616EC4">
        <w:trPr>
          <w:ins w:id="899"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6ABAE65B" w14:textId="77777777" w:rsidR="009D1437" w:rsidRDefault="009D1437" w:rsidP="00616EC4">
            <w:pPr>
              <w:autoSpaceDE w:val="0"/>
              <w:autoSpaceDN w:val="0"/>
              <w:adjustRightInd w:val="0"/>
              <w:rPr>
                <w:ins w:id="900" w:author="Comparison" w:date="2022-04-14T16:30:00Z"/>
                <w:rFonts w:eastAsia="Calibri"/>
              </w:rPr>
            </w:pPr>
            <w:ins w:id="901" w:author="Comparison" w:date="2022-04-14T16:30:00Z">
              <w:r>
                <w:rPr>
                  <w:rFonts w:eastAsia="Calibri"/>
                </w:rPr>
                <w:t>ERR:22</w:t>
              </w:r>
            </w:ins>
          </w:p>
        </w:tc>
        <w:tc>
          <w:tcPr>
            <w:tcW w:w="4950" w:type="dxa"/>
            <w:tcBorders>
              <w:top w:val="single" w:sz="4" w:space="0" w:color="2E74B5"/>
              <w:left w:val="single" w:sz="4" w:space="0" w:color="2E74B5"/>
              <w:bottom w:val="single" w:sz="4" w:space="0" w:color="2E74B5"/>
              <w:right w:val="single" w:sz="4" w:space="0" w:color="2E74B5"/>
            </w:tcBorders>
            <w:hideMark/>
          </w:tcPr>
          <w:p w14:paraId="1F24244D" w14:textId="77777777" w:rsidR="009D1437" w:rsidRDefault="009D1437" w:rsidP="00616EC4">
            <w:pPr>
              <w:rPr>
                <w:ins w:id="902" w:author="Comparison" w:date="2022-04-14T16:30:00Z"/>
                <w:rFonts w:eastAsia="Calibri"/>
              </w:rPr>
            </w:pPr>
            <w:ins w:id="903" w:author="Comparison" w:date="2022-04-14T16:30:00Z">
              <w:r>
                <w:rPr>
                  <w:rFonts w:eastAsia="Calibri"/>
                </w:rPr>
                <w:t>Công ty chưa đăng ký chứng thư số</w:t>
              </w:r>
            </w:ins>
          </w:p>
        </w:tc>
        <w:tc>
          <w:tcPr>
            <w:tcW w:w="1885" w:type="dxa"/>
            <w:tcBorders>
              <w:top w:val="single" w:sz="4" w:space="0" w:color="2E74B5"/>
              <w:left w:val="single" w:sz="4" w:space="0" w:color="2E74B5"/>
              <w:bottom w:val="single" w:sz="4" w:space="0" w:color="2E74B5"/>
              <w:right w:val="single" w:sz="4" w:space="0" w:color="2E74B5"/>
            </w:tcBorders>
          </w:tcPr>
          <w:p w14:paraId="48915F63" w14:textId="77777777" w:rsidR="009D1437" w:rsidRDefault="009D1437" w:rsidP="00616EC4">
            <w:pPr>
              <w:pStyle w:val="ListParagraph"/>
              <w:ind w:left="0"/>
              <w:jc w:val="both"/>
              <w:rPr>
                <w:ins w:id="904" w:author="Comparison" w:date="2022-04-14T16:30:00Z"/>
              </w:rPr>
            </w:pPr>
          </w:p>
        </w:tc>
      </w:tr>
      <w:tr w:rsidR="009D1437" w14:paraId="6D2B6D11" w14:textId="77777777" w:rsidTr="00616EC4">
        <w:trPr>
          <w:ins w:id="905"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3C0556D5" w14:textId="77777777" w:rsidR="009D1437" w:rsidRDefault="009D1437" w:rsidP="00616EC4">
            <w:pPr>
              <w:autoSpaceDE w:val="0"/>
              <w:autoSpaceDN w:val="0"/>
              <w:adjustRightInd w:val="0"/>
              <w:rPr>
                <w:ins w:id="906" w:author="Comparison" w:date="2022-04-14T16:30:00Z"/>
                <w:rFonts w:eastAsia="Calibri"/>
              </w:rPr>
            </w:pPr>
            <w:ins w:id="907" w:author="Comparison" w:date="2022-04-14T16:30:00Z">
              <w:r>
                <w:rPr>
                  <w:rFonts w:eastAsia="Calibri"/>
                </w:rPr>
                <w:t>ERR:28</w:t>
              </w:r>
            </w:ins>
          </w:p>
        </w:tc>
        <w:tc>
          <w:tcPr>
            <w:tcW w:w="4950" w:type="dxa"/>
            <w:tcBorders>
              <w:top w:val="single" w:sz="4" w:space="0" w:color="2E74B5"/>
              <w:left w:val="single" w:sz="4" w:space="0" w:color="2E74B5"/>
              <w:bottom w:val="single" w:sz="4" w:space="0" w:color="2E74B5"/>
              <w:right w:val="single" w:sz="4" w:space="0" w:color="2E74B5"/>
            </w:tcBorders>
            <w:hideMark/>
          </w:tcPr>
          <w:p w14:paraId="33E0F090" w14:textId="77777777" w:rsidR="009D1437" w:rsidRDefault="009D1437" w:rsidP="00616EC4">
            <w:pPr>
              <w:rPr>
                <w:ins w:id="908" w:author="Comparison" w:date="2022-04-14T16:30:00Z"/>
                <w:rFonts w:eastAsia="Calibri"/>
              </w:rPr>
            </w:pPr>
            <w:ins w:id="909" w:author="Comparison" w:date="2022-04-14T16:30:00Z">
              <w:r>
                <w:rPr>
                  <w:rFonts w:eastAsia="Calibri"/>
                </w:rPr>
                <w:t>Chưa có thông tin chứng thư trong hệ thống</w:t>
              </w:r>
            </w:ins>
          </w:p>
        </w:tc>
        <w:tc>
          <w:tcPr>
            <w:tcW w:w="1885" w:type="dxa"/>
            <w:tcBorders>
              <w:top w:val="single" w:sz="4" w:space="0" w:color="2E74B5"/>
              <w:left w:val="single" w:sz="4" w:space="0" w:color="2E74B5"/>
              <w:bottom w:val="single" w:sz="4" w:space="0" w:color="2E74B5"/>
              <w:right w:val="single" w:sz="4" w:space="0" w:color="2E74B5"/>
            </w:tcBorders>
          </w:tcPr>
          <w:p w14:paraId="57798D37" w14:textId="77777777" w:rsidR="009D1437" w:rsidRDefault="009D1437" w:rsidP="00616EC4">
            <w:pPr>
              <w:pStyle w:val="ListParagraph"/>
              <w:ind w:left="0"/>
              <w:jc w:val="both"/>
              <w:rPr>
                <w:ins w:id="910" w:author="Comparison" w:date="2022-04-14T16:30:00Z"/>
              </w:rPr>
            </w:pPr>
          </w:p>
        </w:tc>
      </w:tr>
      <w:tr w:rsidR="009D1437" w14:paraId="12995C26" w14:textId="77777777" w:rsidTr="00616EC4">
        <w:trPr>
          <w:ins w:id="911"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36040935" w14:textId="77777777" w:rsidR="009D1437" w:rsidRDefault="009D1437" w:rsidP="00616EC4">
            <w:pPr>
              <w:autoSpaceDE w:val="0"/>
              <w:autoSpaceDN w:val="0"/>
              <w:adjustRightInd w:val="0"/>
              <w:rPr>
                <w:ins w:id="912" w:author="Comparison" w:date="2022-04-14T16:30:00Z"/>
                <w:rFonts w:eastAsia="Calibri"/>
              </w:rPr>
            </w:pPr>
            <w:ins w:id="913" w:author="Comparison" w:date="2022-04-14T16:30:00Z">
              <w:r>
                <w:rPr>
                  <w:rFonts w:eastAsia="Calibri"/>
                </w:rPr>
                <w:t>ERR:24</w:t>
              </w:r>
            </w:ins>
          </w:p>
        </w:tc>
        <w:tc>
          <w:tcPr>
            <w:tcW w:w="4950" w:type="dxa"/>
            <w:tcBorders>
              <w:top w:val="single" w:sz="4" w:space="0" w:color="2E74B5"/>
              <w:left w:val="single" w:sz="4" w:space="0" w:color="2E74B5"/>
              <w:bottom w:val="single" w:sz="4" w:space="0" w:color="2E74B5"/>
              <w:right w:val="single" w:sz="4" w:space="0" w:color="2E74B5"/>
            </w:tcBorders>
            <w:hideMark/>
          </w:tcPr>
          <w:p w14:paraId="53E1FC9C" w14:textId="77777777" w:rsidR="009D1437" w:rsidRDefault="009D1437" w:rsidP="00616EC4">
            <w:pPr>
              <w:rPr>
                <w:ins w:id="914" w:author="Comparison" w:date="2022-04-14T16:30:00Z"/>
                <w:rFonts w:eastAsia="Calibri"/>
              </w:rPr>
            </w:pPr>
            <w:ins w:id="915" w:author="Comparison" w:date="2022-04-14T16:30:00Z">
              <w:r>
                <w:rPr>
                  <w:rFonts w:eastAsia="Calibri"/>
                </w:rPr>
                <w:t>Chứng thư truyền lên không đúng với chứng thư đăng ký trong hệ thống</w:t>
              </w:r>
            </w:ins>
          </w:p>
        </w:tc>
        <w:tc>
          <w:tcPr>
            <w:tcW w:w="1885" w:type="dxa"/>
            <w:tcBorders>
              <w:top w:val="single" w:sz="4" w:space="0" w:color="2E74B5"/>
              <w:left w:val="single" w:sz="4" w:space="0" w:color="2E74B5"/>
              <w:bottom w:val="single" w:sz="4" w:space="0" w:color="2E74B5"/>
              <w:right w:val="single" w:sz="4" w:space="0" w:color="2E74B5"/>
            </w:tcBorders>
          </w:tcPr>
          <w:p w14:paraId="1FA4DC05" w14:textId="77777777" w:rsidR="009D1437" w:rsidRDefault="009D1437" w:rsidP="00616EC4">
            <w:pPr>
              <w:pStyle w:val="ListParagraph"/>
              <w:ind w:left="0"/>
              <w:jc w:val="both"/>
              <w:rPr>
                <w:ins w:id="916" w:author="Comparison" w:date="2022-04-14T16:30:00Z"/>
              </w:rPr>
            </w:pPr>
          </w:p>
        </w:tc>
      </w:tr>
      <w:tr w:rsidR="009D1437" w14:paraId="055EF26F" w14:textId="77777777" w:rsidTr="00616EC4">
        <w:trPr>
          <w:ins w:id="917"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2070D75A" w14:textId="77777777" w:rsidR="009D1437" w:rsidRDefault="009D1437" w:rsidP="00616EC4">
            <w:pPr>
              <w:autoSpaceDE w:val="0"/>
              <w:autoSpaceDN w:val="0"/>
              <w:adjustRightInd w:val="0"/>
              <w:rPr>
                <w:ins w:id="918" w:author="Comparison" w:date="2022-04-14T16:30:00Z"/>
                <w:rFonts w:eastAsia="Calibri"/>
              </w:rPr>
            </w:pPr>
            <w:ins w:id="919" w:author="Comparison" w:date="2022-04-14T16:30:00Z">
              <w:r>
                <w:rPr>
                  <w:rFonts w:eastAsia="Calibri"/>
                </w:rPr>
                <w:t>ERR:27</w:t>
              </w:r>
            </w:ins>
          </w:p>
        </w:tc>
        <w:tc>
          <w:tcPr>
            <w:tcW w:w="4950" w:type="dxa"/>
            <w:tcBorders>
              <w:top w:val="single" w:sz="4" w:space="0" w:color="2E74B5"/>
              <w:left w:val="single" w:sz="4" w:space="0" w:color="2E74B5"/>
              <w:bottom w:val="single" w:sz="4" w:space="0" w:color="2E74B5"/>
              <w:right w:val="single" w:sz="4" w:space="0" w:color="2E74B5"/>
            </w:tcBorders>
            <w:hideMark/>
          </w:tcPr>
          <w:p w14:paraId="24025E5B" w14:textId="77777777" w:rsidR="009D1437" w:rsidRDefault="009D1437" w:rsidP="00616EC4">
            <w:pPr>
              <w:pStyle w:val="ListParagraph"/>
              <w:spacing w:after="0" w:line="240" w:lineRule="auto"/>
              <w:ind w:left="0"/>
              <w:rPr>
                <w:ins w:id="920" w:author="Comparison" w:date="2022-04-14T16:30:00Z"/>
                <w:rFonts w:eastAsia="Calibri"/>
              </w:rPr>
            </w:pPr>
            <w:ins w:id="921" w:author="Comparison" w:date="2022-04-14T16:30:00Z">
              <w:r>
                <w:rPr>
                  <w:rFonts w:eastAsia="Calibri"/>
                </w:rPr>
                <w:t>Chứng thư chưa đến thời điểm sử dụng</w:t>
              </w:r>
            </w:ins>
          </w:p>
        </w:tc>
        <w:tc>
          <w:tcPr>
            <w:tcW w:w="1885" w:type="dxa"/>
            <w:tcBorders>
              <w:top w:val="single" w:sz="4" w:space="0" w:color="2E74B5"/>
              <w:left w:val="single" w:sz="4" w:space="0" w:color="2E74B5"/>
              <w:bottom w:val="single" w:sz="4" w:space="0" w:color="2E74B5"/>
              <w:right w:val="single" w:sz="4" w:space="0" w:color="2E74B5"/>
            </w:tcBorders>
          </w:tcPr>
          <w:p w14:paraId="09EA878D" w14:textId="77777777" w:rsidR="009D1437" w:rsidRDefault="009D1437" w:rsidP="00616EC4">
            <w:pPr>
              <w:pStyle w:val="ListParagraph"/>
              <w:ind w:left="0"/>
              <w:jc w:val="both"/>
              <w:rPr>
                <w:ins w:id="922" w:author="Comparison" w:date="2022-04-14T16:30:00Z"/>
              </w:rPr>
            </w:pPr>
          </w:p>
        </w:tc>
      </w:tr>
      <w:tr w:rsidR="009D1437" w14:paraId="3FBC4715" w14:textId="77777777" w:rsidTr="00616EC4">
        <w:trPr>
          <w:ins w:id="923"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2687475F" w14:textId="77777777" w:rsidR="009D1437" w:rsidRDefault="009D1437" w:rsidP="00616EC4">
            <w:pPr>
              <w:autoSpaceDE w:val="0"/>
              <w:autoSpaceDN w:val="0"/>
              <w:adjustRightInd w:val="0"/>
              <w:rPr>
                <w:ins w:id="924" w:author="Comparison" w:date="2022-04-14T16:30:00Z"/>
                <w:rFonts w:eastAsia="Calibri"/>
              </w:rPr>
            </w:pPr>
            <w:ins w:id="925" w:author="Comparison" w:date="2022-04-14T16:30:00Z">
              <w:r>
                <w:rPr>
                  <w:rFonts w:eastAsia="Calibri"/>
                </w:rPr>
                <w:t>ERR:26</w:t>
              </w:r>
            </w:ins>
          </w:p>
        </w:tc>
        <w:tc>
          <w:tcPr>
            <w:tcW w:w="4950" w:type="dxa"/>
            <w:tcBorders>
              <w:top w:val="single" w:sz="4" w:space="0" w:color="2E74B5"/>
              <w:left w:val="single" w:sz="4" w:space="0" w:color="2E74B5"/>
              <w:bottom w:val="single" w:sz="4" w:space="0" w:color="2E74B5"/>
              <w:right w:val="single" w:sz="4" w:space="0" w:color="2E74B5"/>
            </w:tcBorders>
            <w:hideMark/>
          </w:tcPr>
          <w:p w14:paraId="2EC9C015" w14:textId="77777777" w:rsidR="009D1437" w:rsidRDefault="009D1437" w:rsidP="00616EC4">
            <w:pPr>
              <w:pStyle w:val="ListParagraph"/>
              <w:spacing w:after="0" w:line="240" w:lineRule="auto"/>
              <w:ind w:left="0"/>
              <w:rPr>
                <w:ins w:id="926" w:author="Comparison" w:date="2022-04-14T16:30:00Z"/>
                <w:rFonts w:eastAsia="Calibri"/>
              </w:rPr>
            </w:pPr>
            <w:ins w:id="927" w:author="Comparison" w:date="2022-04-14T16:30:00Z">
              <w:r>
                <w:rPr>
                  <w:rFonts w:eastAsia="Calibri"/>
                </w:rPr>
                <w:t>Chứng thư số hết hạn</w:t>
              </w:r>
            </w:ins>
          </w:p>
        </w:tc>
        <w:tc>
          <w:tcPr>
            <w:tcW w:w="1885" w:type="dxa"/>
            <w:tcBorders>
              <w:top w:val="single" w:sz="4" w:space="0" w:color="2E74B5"/>
              <w:left w:val="single" w:sz="4" w:space="0" w:color="2E74B5"/>
              <w:bottom w:val="single" w:sz="4" w:space="0" w:color="2E74B5"/>
              <w:right w:val="single" w:sz="4" w:space="0" w:color="2E74B5"/>
            </w:tcBorders>
          </w:tcPr>
          <w:p w14:paraId="0CDAC4CB" w14:textId="77777777" w:rsidR="009D1437" w:rsidRDefault="009D1437" w:rsidP="00616EC4">
            <w:pPr>
              <w:pStyle w:val="ListParagraph"/>
              <w:ind w:left="0"/>
              <w:jc w:val="both"/>
              <w:rPr>
                <w:ins w:id="928" w:author="Comparison" w:date="2022-04-14T16:30:00Z"/>
              </w:rPr>
            </w:pPr>
          </w:p>
        </w:tc>
      </w:tr>
      <w:tr w:rsidR="009D1437" w14:paraId="1867E575" w14:textId="77777777" w:rsidTr="00616EC4">
        <w:trPr>
          <w:ins w:id="929"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34FFD855" w14:textId="77777777" w:rsidR="009D1437" w:rsidRDefault="009D1437" w:rsidP="00616EC4">
            <w:pPr>
              <w:autoSpaceDE w:val="0"/>
              <w:autoSpaceDN w:val="0"/>
              <w:adjustRightInd w:val="0"/>
              <w:rPr>
                <w:ins w:id="930" w:author="Comparison" w:date="2022-04-14T16:30:00Z"/>
                <w:rFonts w:eastAsia="Calibri"/>
              </w:rPr>
            </w:pPr>
            <w:ins w:id="931" w:author="Comparison" w:date="2022-04-14T16:30:00Z">
              <w:r>
                <w:rPr>
                  <w:rFonts w:eastAsia="Calibri"/>
                </w:rPr>
                <w:t>ERR:3</w:t>
              </w:r>
            </w:ins>
          </w:p>
        </w:tc>
        <w:tc>
          <w:tcPr>
            <w:tcW w:w="4950" w:type="dxa"/>
            <w:tcBorders>
              <w:top w:val="single" w:sz="4" w:space="0" w:color="2E74B5"/>
              <w:left w:val="single" w:sz="4" w:space="0" w:color="2E74B5"/>
              <w:bottom w:val="single" w:sz="4" w:space="0" w:color="2E74B5"/>
              <w:right w:val="single" w:sz="4" w:space="0" w:color="2E74B5"/>
            </w:tcBorders>
            <w:hideMark/>
          </w:tcPr>
          <w:p w14:paraId="561AF757" w14:textId="77777777" w:rsidR="009D1437" w:rsidRDefault="009D1437" w:rsidP="00616EC4">
            <w:pPr>
              <w:pStyle w:val="ListParagraph"/>
              <w:spacing w:after="0" w:line="240" w:lineRule="auto"/>
              <w:ind w:left="0"/>
              <w:rPr>
                <w:ins w:id="932" w:author="Comparison" w:date="2022-04-14T16:30:00Z"/>
                <w:rFonts w:eastAsia="Calibri"/>
              </w:rPr>
            </w:pPr>
            <w:ins w:id="933" w:author="Comparison" w:date="2022-04-14T16:30:00Z">
              <w:r>
                <w:rPr>
                  <w:rFonts w:eastAsia="Calibri"/>
                </w:rPr>
                <w:t>Dữ liệu xml đầu vào không đúng quy định</w:t>
              </w:r>
            </w:ins>
          </w:p>
        </w:tc>
        <w:tc>
          <w:tcPr>
            <w:tcW w:w="1885" w:type="dxa"/>
            <w:tcBorders>
              <w:top w:val="single" w:sz="4" w:space="0" w:color="2E74B5"/>
              <w:left w:val="single" w:sz="4" w:space="0" w:color="2E74B5"/>
              <w:bottom w:val="single" w:sz="4" w:space="0" w:color="2E74B5"/>
              <w:right w:val="single" w:sz="4" w:space="0" w:color="2E74B5"/>
            </w:tcBorders>
          </w:tcPr>
          <w:p w14:paraId="638FA2DD" w14:textId="77777777" w:rsidR="009D1437" w:rsidRDefault="009D1437" w:rsidP="00616EC4">
            <w:pPr>
              <w:pStyle w:val="ListParagraph"/>
              <w:ind w:left="0"/>
              <w:jc w:val="both"/>
              <w:rPr>
                <w:ins w:id="934" w:author="Comparison" w:date="2022-04-14T16:30:00Z"/>
              </w:rPr>
            </w:pPr>
          </w:p>
        </w:tc>
      </w:tr>
      <w:tr w:rsidR="009D1437" w14:paraId="54BAC806" w14:textId="77777777" w:rsidTr="00616EC4">
        <w:trPr>
          <w:ins w:id="935"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64DA85EE" w14:textId="77777777" w:rsidR="009D1437" w:rsidRDefault="009D1437" w:rsidP="00616EC4">
            <w:pPr>
              <w:autoSpaceDE w:val="0"/>
              <w:autoSpaceDN w:val="0"/>
              <w:adjustRightInd w:val="0"/>
              <w:rPr>
                <w:ins w:id="936" w:author="Comparison" w:date="2022-04-14T16:30:00Z"/>
                <w:rFonts w:eastAsia="Calibri"/>
              </w:rPr>
            </w:pPr>
            <w:ins w:id="937" w:author="Comparison" w:date="2022-04-14T16:30:00Z">
              <w:r>
                <w:rPr>
                  <w:rFonts w:eastAsia="Calibri"/>
                </w:rPr>
                <w:t>ERR:20</w:t>
              </w:r>
            </w:ins>
          </w:p>
        </w:tc>
        <w:tc>
          <w:tcPr>
            <w:tcW w:w="4950" w:type="dxa"/>
            <w:tcBorders>
              <w:top w:val="single" w:sz="4" w:space="0" w:color="2E74B5"/>
              <w:left w:val="single" w:sz="4" w:space="0" w:color="2E74B5"/>
              <w:bottom w:val="single" w:sz="4" w:space="0" w:color="2E74B5"/>
              <w:right w:val="single" w:sz="4" w:space="0" w:color="2E74B5"/>
            </w:tcBorders>
            <w:hideMark/>
          </w:tcPr>
          <w:p w14:paraId="2E50DFCB" w14:textId="77777777" w:rsidR="009D1437" w:rsidRDefault="009D1437" w:rsidP="00616EC4">
            <w:pPr>
              <w:pStyle w:val="ListParagraph"/>
              <w:spacing w:after="0" w:line="240" w:lineRule="auto"/>
              <w:ind w:left="0"/>
              <w:rPr>
                <w:ins w:id="938" w:author="Comparison" w:date="2022-04-14T16:30:00Z"/>
                <w:rFonts w:eastAsia="Calibri"/>
              </w:rPr>
            </w:pPr>
            <w:ins w:id="939" w:author="Comparison" w:date="2022-04-14T16:30:00Z">
              <w:r>
                <w:t>Không tìm thấy dải hóa đơn</w:t>
              </w:r>
            </w:ins>
          </w:p>
        </w:tc>
        <w:tc>
          <w:tcPr>
            <w:tcW w:w="1885" w:type="dxa"/>
            <w:tcBorders>
              <w:top w:val="single" w:sz="4" w:space="0" w:color="2E74B5"/>
              <w:left w:val="single" w:sz="4" w:space="0" w:color="2E74B5"/>
              <w:bottom w:val="single" w:sz="4" w:space="0" w:color="2E74B5"/>
              <w:right w:val="single" w:sz="4" w:space="0" w:color="2E74B5"/>
            </w:tcBorders>
            <w:hideMark/>
          </w:tcPr>
          <w:p w14:paraId="6FA62A89" w14:textId="77777777" w:rsidR="009D1437" w:rsidRDefault="009D1437" w:rsidP="00616EC4">
            <w:pPr>
              <w:jc w:val="both"/>
              <w:rPr>
                <w:ins w:id="940" w:author="Comparison" w:date="2022-04-14T16:30:00Z"/>
              </w:rPr>
            </w:pPr>
            <w:ins w:id="941" w:author="Comparison" w:date="2022-04-14T16:30:00Z">
              <w:r>
                <w:t>Không tìm thấy dải hóa đơn hoặc tài khoản phát hành không có quyền phát hành hóa đơn trên dải hóa đơn truyền lên.</w:t>
              </w:r>
            </w:ins>
          </w:p>
        </w:tc>
      </w:tr>
      <w:tr w:rsidR="009D1437" w14:paraId="5EACD297" w14:textId="77777777" w:rsidTr="00616EC4">
        <w:trPr>
          <w:trHeight w:val="368"/>
          <w:ins w:id="942"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1C986A92" w14:textId="77777777" w:rsidR="009D1437" w:rsidRDefault="009D1437" w:rsidP="00616EC4">
            <w:pPr>
              <w:autoSpaceDE w:val="0"/>
              <w:autoSpaceDN w:val="0"/>
              <w:adjustRightInd w:val="0"/>
              <w:rPr>
                <w:ins w:id="943" w:author="Comparison" w:date="2022-04-14T16:30:00Z"/>
                <w:rFonts w:eastAsia="Calibri"/>
              </w:rPr>
            </w:pPr>
            <w:ins w:id="944" w:author="Comparison" w:date="2022-04-14T16:30:00Z">
              <w:r>
                <w:rPr>
                  <w:rFonts w:eastAsia="Calibri"/>
                </w:rPr>
                <w:t>ERR:8</w:t>
              </w:r>
            </w:ins>
          </w:p>
        </w:tc>
        <w:tc>
          <w:tcPr>
            <w:tcW w:w="4950" w:type="dxa"/>
            <w:tcBorders>
              <w:top w:val="single" w:sz="4" w:space="0" w:color="2E74B5"/>
              <w:left w:val="single" w:sz="4" w:space="0" w:color="2E74B5"/>
              <w:bottom w:val="single" w:sz="4" w:space="0" w:color="2E74B5"/>
              <w:right w:val="single" w:sz="4" w:space="0" w:color="2E74B5"/>
            </w:tcBorders>
            <w:hideMark/>
          </w:tcPr>
          <w:p w14:paraId="1E3D1518" w14:textId="77777777" w:rsidR="009D1437" w:rsidRDefault="009D1437" w:rsidP="00616EC4">
            <w:pPr>
              <w:pStyle w:val="ListParagraph"/>
              <w:spacing w:after="0" w:line="240" w:lineRule="auto"/>
              <w:ind w:left="0"/>
              <w:rPr>
                <w:ins w:id="945" w:author="Comparison" w:date="2022-04-14T16:30:00Z"/>
                <w:rFonts w:eastAsia="Calibri"/>
              </w:rPr>
            </w:pPr>
            <w:ins w:id="946" w:author="Comparison" w:date="2022-04-14T16:30:00Z">
              <w:r>
                <w:rPr>
                  <w:rFonts w:eastAsia="Calibri"/>
                </w:rPr>
                <w:t>Hóa đơn điều chỉnh hoặc thay thế chưa phát hành hoặc đã điều chỉnh  không được thay thế</w:t>
              </w:r>
            </w:ins>
          </w:p>
        </w:tc>
        <w:tc>
          <w:tcPr>
            <w:tcW w:w="1885" w:type="dxa"/>
            <w:tcBorders>
              <w:top w:val="single" w:sz="4" w:space="0" w:color="2E74B5"/>
              <w:left w:val="single" w:sz="4" w:space="0" w:color="2E74B5"/>
              <w:bottom w:val="single" w:sz="4" w:space="0" w:color="2E74B5"/>
              <w:right w:val="single" w:sz="4" w:space="0" w:color="2E74B5"/>
            </w:tcBorders>
          </w:tcPr>
          <w:p w14:paraId="285EFA15" w14:textId="77777777" w:rsidR="009D1437" w:rsidRDefault="009D1437" w:rsidP="00616EC4">
            <w:pPr>
              <w:ind w:left="360"/>
              <w:jc w:val="both"/>
              <w:rPr>
                <w:ins w:id="947" w:author="Comparison" w:date="2022-04-14T16:30:00Z"/>
              </w:rPr>
            </w:pPr>
          </w:p>
        </w:tc>
      </w:tr>
      <w:tr w:rsidR="009D1437" w14:paraId="021F3835" w14:textId="77777777" w:rsidTr="00616EC4">
        <w:trPr>
          <w:ins w:id="948"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2717D854" w14:textId="77777777" w:rsidR="009D1437" w:rsidRDefault="009D1437" w:rsidP="00616EC4">
            <w:pPr>
              <w:autoSpaceDE w:val="0"/>
              <w:autoSpaceDN w:val="0"/>
              <w:adjustRightInd w:val="0"/>
              <w:rPr>
                <w:ins w:id="949" w:author="Comparison" w:date="2022-04-14T16:30:00Z"/>
                <w:rFonts w:eastAsia="Calibri"/>
              </w:rPr>
            </w:pPr>
            <w:ins w:id="950" w:author="Comparison" w:date="2022-04-14T16:30:00Z">
              <w:r>
                <w:rPr>
                  <w:rFonts w:eastAsia="Calibri"/>
                </w:rPr>
                <w:t>ERR:2</w:t>
              </w:r>
            </w:ins>
          </w:p>
        </w:tc>
        <w:tc>
          <w:tcPr>
            <w:tcW w:w="4950" w:type="dxa"/>
            <w:tcBorders>
              <w:top w:val="single" w:sz="4" w:space="0" w:color="2E74B5"/>
              <w:left w:val="single" w:sz="4" w:space="0" w:color="2E74B5"/>
              <w:bottom w:val="single" w:sz="4" w:space="0" w:color="2E74B5"/>
              <w:right w:val="single" w:sz="4" w:space="0" w:color="2E74B5"/>
            </w:tcBorders>
            <w:hideMark/>
          </w:tcPr>
          <w:p w14:paraId="58D2D074" w14:textId="77777777" w:rsidR="009D1437" w:rsidRDefault="009D1437" w:rsidP="00616EC4">
            <w:pPr>
              <w:pStyle w:val="ListParagraph"/>
              <w:spacing w:after="0" w:line="240" w:lineRule="auto"/>
              <w:ind w:left="0"/>
              <w:rPr>
                <w:ins w:id="951" w:author="Comparison" w:date="2022-04-14T16:30:00Z"/>
                <w:rFonts w:eastAsia="Calibri"/>
              </w:rPr>
            </w:pPr>
            <w:ins w:id="952" w:author="Comparison" w:date="2022-04-14T16:30:00Z">
              <w:r>
                <w:t>Không tồn tại hóa đơn cần thay thế và điều chỉnh</w:t>
              </w:r>
            </w:ins>
          </w:p>
        </w:tc>
        <w:tc>
          <w:tcPr>
            <w:tcW w:w="1885" w:type="dxa"/>
            <w:tcBorders>
              <w:top w:val="single" w:sz="4" w:space="0" w:color="2E74B5"/>
              <w:left w:val="single" w:sz="4" w:space="0" w:color="2E74B5"/>
              <w:bottom w:val="single" w:sz="4" w:space="0" w:color="2E74B5"/>
              <w:right w:val="single" w:sz="4" w:space="0" w:color="2E74B5"/>
            </w:tcBorders>
          </w:tcPr>
          <w:p w14:paraId="2A93C5FD" w14:textId="77777777" w:rsidR="009D1437" w:rsidRDefault="009D1437" w:rsidP="00616EC4">
            <w:pPr>
              <w:ind w:left="360"/>
              <w:jc w:val="both"/>
              <w:rPr>
                <w:ins w:id="953" w:author="Comparison" w:date="2022-04-14T16:30:00Z"/>
              </w:rPr>
            </w:pPr>
          </w:p>
        </w:tc>
      </w:tr>
      <w:tr w:rsidR="009D1437" w14:paraId="1513824E" w14:textId="77777777" w:rsidTr="00616EC4">
        <w:trPr>
          <w:trHeight w:val="413"/>
          <w:ins w:id="954" w:author="Comparison" w:date="2022-04-14T16:30:00Z"/>
          <w:trPrChange w:id="955" w:author="Comparison" w:date="2022-04-14T16:30:00Z">
            <w:trPr>
              <w:gridBefore w:val="1"/>
              <w:trHeight w:val="413"/>
            </w:trPr>
          </w:trPrChange>
        </w:trPr>
        <w:tc>
          <w:tcPr>
            <w:tcW w:w="2430" w:type="dxa"/>
            <w:tcBorders>
              <w:top w:val="single" w:sz="4" w:space="0" w:color="2E74B5"/>
              <w:left w:val="single" w:sz="4" w:space="0" w:color="2E74B5"/>
              <w:bottom w:val="single" w:sz="4" w:space="0" w:color="2E74B5"/>
              <w:right w:val="single" w:sz="4" w:space="0" w:color="2E74B5"/>
            </w:tcBorders>
            <w:hideMark/>
            <w:tcPrChange w:id="956" w:author="Comparison" w:date="2022-04-14T16:30:00Z">
              <w:tcPr>
                <w:tcW w:w="2250" w:type="dxa"/>
                <w:gridSpan w:val="3"/>
                <w:tcBorders>
                  <w:top w:val="single" w:sz="4" w:space="0" w:color="2E74B5"/>
                  <w:left w:val="single" w:sz="4" w:space="5" w:color="2E74B5"/>
                  <w:bottom w:val="single" w:sz="4" w:space="0" w:color="2E74B5"/>
                  <w:right w:val="single" w:sz="4" w:space="5" w:color="2E74B5"/>
                </w:tcBorders>
                <w:hideMark/>
              </w:tcPr>
            </w:tcPrChange>
          </w:tcPr>
          <w:p w14:paraId="02BBECB3" w14:textId="77777777" w:rsidR="009D1437" w:rsidRDefault="009D1437" w:rsidP="00616EC4">
            <w:pPr>
              <w:autoSpaceDE w:val="0"/>
              <w:autoSpaceDN w:val="0"/>
              <w:adjustRightInd w:val="0"/>
              <w:rPr>
                <w:ins w:id="957" w:author="Comparison" w:date="2022-04-14T16:30:00Z"/>
                <w:rFonts w:eastAsia="Calibri"/>
              </w:rPr>
            </w:pPr>
            <w:ins w:id="958" w:author="Comparison" w:date="2022-04-14T16:30:00Z">
              <w:r>
                <w:rPr>
                  <w:rFonts w:eastAsia="Calibri"/>
                </w:rPr>
                <w:t>ERR:5</w:t>
              </w:r>
            </w:ins>
          </w:p>
        </w:tc>
        <w:tc>
          <w:tcPr>
            <w:tcW w:w="4950" w:type="dxa"/>
            <w:tcBorders>
              <w:top w:val="single" w:sz="4" w:space="0" w:color="2E74B5"/>
              <w:left w:val="single" w:sz="4" w:space="0" w:color="2E74B5"/>
              <w:bottom w:val="single" w:sz="4" w:space="0" w:color="2E74B5"/>
              <w:right w:val="single" w:sz="4" w:space="0" w:color="2E74B5"/>
            </w:tcBorders>
            <w:hideMark/>
            <w:tcPrChange w:id="959" w:author="Comparison" w:date="2022-04-14T16:30:00Z">
              <w:tcPr>
                <w:tcW w:w="4899" w:type="dxa"/>
                <w:gridSpan w:val="3"/>
                <w:tcBorders>
                  <w:top w:val="single" w:sz="4" w:space="0" w:color="2E74B5"/>
                  <w:left w:val="single" w:sz="4" w:space="5" w:color="2E74B5"/>
                  <w:bottom w:val="single" w:sz="4" w:space="0" w:color="2E74B5"/>
                  <w:right w:val="single" w:sz="4" w:space="5" w:color="2E74B5"/>
                </w:tcBorders>
                <w:hideMark/>
              </w:tcPr>
            </w:tcPrChange>
          </w:tcPr>
          <w:p w14:paraId="7E743F48" w14:textId="77777777" w:rsidR="009D1437" w:rsidRDefault="009D1437" w:rsidP="00616EC4">
            <w:pPr>
              <w:pStyle w:val="ListParagraph"/>
              <w:spacing w:after="0" w:line="240" w:lineRule="auto"/>
              <w:ind w:left="0"/>
              <w:rPr>
                <w:ins w:id="960" w:author="Comparison" w:date="2022-04-14T16:30:00Z"/>
                <w:rFonts w:eastAsia="Calibri"/>
              </w:rPr>
            </w:pPr>
            <w:ins w:id="961" w:author="Comparison" w:date="2022-04-14T16:30:00Z">
              <w:r>
                <w:rPr>
                  <w:rFonts w:eastAsia="Calibri"/>
                </w:rPr>
                <w:t>Có lỗi xảy ra</w:t>
              </w:r>
            </w:ins>
          </w:p>
        </w:tc>
        <w:tc>
          <w:tcPr>
            <w:tcW w:w="1885" w:type="dxa"/>
            <w:tcBorders>
              <w:top w:val="single" w:sz="4" w:space="0" w:color="2E74B5"/>
              <w:left w:val="single" w:sz="4" w:space="0" w:color="2E74B5"/>
              <w:bottom w:val="single" w:sz="4" w:space="0" w:color="2E74B5"/>
              <w:right w:val="single" w:sz="4" w:space="0" w:color="2E74B5"/>
            </w:tcBorders>
            <w:hideMark/>
            <w:tcPrChange w:id="962" w:author="Comparison" w:date="2022-04-14T16:30:00Z">
              <w:tcPr>
                <w:tcW w:w="2116" w:type="dxa"/>
                <w:gridSpan w:val="2"/>
                <w:tcBorders>
                  <w:top w:val="single" w:sz="4" w:space="0" w:color="2E74B5"/>
                  <w:left w:val="single" w:sz="4" w:space="5" w:color="2E74B5"/>
                  <w:bottom w:val="single" w:sz="4" w:space="0" w:color="2E74B5"/>
                  <w:right w:val="single" w:sz="4" w:space="5" w:color="2E74B5"/>
                </w:tcBorders>
                <w:hideMark/>
              </w:tcPr>
            </w:tcPrChange>
          </w:tcPr>
          <w:p w14:paraId="4CAC9D18" w14:textId="77777777" w:rsidR="009D1437" w:rsidRDefault="009D1437">
            <w:pPr>
              <w:jc w:val="both"/>
              <w:rPr>
                <w:ins w:id="963" w:author="Comparison" w:date="2022-04-14T16:30:00Z"/>
              </w:rPr>
              <w:pPrChange w:id="964" w:author="Comparison" w:date="2022-04-14T16:30:00Z">
                <w:pPr>
                  <w:pStyle w:val="ListParagraph"/>
                </w:pPr>
              </w:pPrChange>
            </w:pPr>
            <w:ins w:id="965" w:author="Comparison" w:date="2022-04-14T16:30:00Z">
              <w:r>
                <w:t xml:space="preserve">Ló lỗi xảy ra hóa đơn cần </w:t>
              </w:r>
            </w:ins>
          </w:p>
        </w:tc>
      </w:tr>
      <w:tr w:rsidR="009D1437" w14:paraId="21DE6EA8" w14:textId="77777777" w:rsidTr="00616EC4">
        <w:trPr>
          <w:ins w:id="966"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287AA2FC" w14:textId="77777777" w:rsidR="009D1437" w:rsidRDefault="009D1437" w:rsidP="00616EC4">
            <w:pPr>
              <w:autoSpaceDE w:val="0"/>
              <w:autoSpaceDN w:val="0"/>
              <w:adjustRightInd w:val="0"/>
              <w:rPr>
                <w:ins w:id="967" w:author="Comparison" w:date="2022-04-14T16:30:00Z"/>
                <w:rFonts w:eastAsia="Calibri"/>
              </w:rPr>
            </w:pPr>
            <w:ins w:id="968" w:author="Comparison" w:date="2022-04-14T16:30:00Z">
              <w:r>
                <w:rPr>
                  <w:rFonts w:eastAsia="Calibri"/>
                </w:rPr>
                <w:lastRenderedPageBreak/>
                <w:t>ERR:30</w:t>
              </w:r>
            </w:ins>
          </w:p>
        </w:tc>
        <w:tc>
          <w:tcPr>
            <w:tcW w:w="4950" w:type="dxa"/>
            <w:tcBorders>
              <w:top w:val="single" w:sz="4" w:space="0" w:color="2E74B5"/>
              <w:left w:val="single" w:sz="4" w:space="0" w:color="2E74B5"/>
              <w:bottom w:val="single" w:sz="4" w:space="0" w:color="2E74B5"/>
              <w:right w:val="single" w:sz="4" w:space="0" w:color="2E74B5"/>
            </w:tcBorders>
            <w:hideMark/>
          </w:tcPr>
          <w:p w14:paraId="03CB5D51" w14:textId="77777777" w:rsidR="009D1437" w:rsidRDefault="009D1437" w:rsidP="00616EC4">
            <w:pPr>
              <w:pStyle w:val="ListParagraph"/>
              <w:ind w:left="0"/>
              <w:jc w:val="both"/>
              <w:rPr>
                <w:ins w:id="969" w:author="Comparison" w:date="2022-04-14T16:30:00Z"/>
              </w:rPr>
            </w:pPr>
            <w:ins w:id="970" w:author="Comparison" w:date="2022-04-14T16:30:00Z">
              <w:r>
                <w:t>Tạo mới hóa đơn có lỗi</w:t>
              </w:r>
            </w:ins>
          </w:p>
        </w:tc>
        <w:tc>
          <w:tcPr>
            <w:tcW w:w="1885" w:type="dxa"/>
            <w:tcBorders>
              <w:top w:val="single" w:sz="4" w:space="0" w:color="2E74B5"/>
              <w:left w:val="single" w:sz="4" w:space="0" w:color="2E74B5"/>
              <w:bottom w:val="single" w:sz="4" w:space="0" w:color="2E74B5"/>
              <w:right w:val="single" w:sz="4" w:space="0" w:color="2E74B5"/>
            </w:tcBorders>
          </w:tcPr>
          <w:p w14:paraId="2BC78FA5" w14:textId="77777777" w:rsidR="009D1437" w:rsidRDefault="009D1437" w:rsidP="00616EC4">
            <w:pPr>
              <w:ind w:left="360"/>
              <w:jc w:val="both"/>
              <w:rPr>
                <w:ins w:id="971" w:author="Comparison" w:date="2022-04-14T16:30:00Z"/>
              </w:rPr>
            </w:pPr>
          </w:p>
        </w:tc>
      </w:tr>
      <w:tr w:rsidR="009D1437" w14:paraId="7E6892B4" w14:textId="77777777" w:rsidTr="00616EC4">
        <w:trPr>
          <w:ins w:id="972"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6D47E1F8" w14:textId="77777777" w:rsidR="009D1437" w:rsidRDefault="009D1437" w:rsidP="00616EC4">
            <w:pPr>
              <w:autoSpaceDE w:val="0"/>
              <w:autoSpaceDN w:val="0"/>
              <w:adjustRightInd w:val="0"/>
              <w:rPr>
                <w:ins w:id="973" w:author="Comparison" w:date="2022-04-14T16:30:00Z"/>
                <w:rFonts w:eastAsia="Calibri"/>
              </w:rPr>
            </w:pPr>
            <w:ins w:id="974" w:author="Comparison" w:date="2022-04-14T16:30:00Z">
              <w:r>
                <w:rPr>
                  <w:rFonts w:eastAsia="Calibri"/>
                </w:rPr>
                <w:t>OK: pattern;serial;invNumber</w:t>
              </w:r>
            </w:ins>
          </w:p>
          <w:p w14:paraId="79B4D71C" w14:textId="77777777" w:rsidR="009D1437" w:rsidRDefault="009D1437" w:rsidP="00616EC4">
            <w:pPr>
              <w:autoSpaceDE w:val="0"/>
              <w:autoSpaceDN w:val="0"/>
              <w:adjustRightInd w:val="0"/>
              <w:rPr>
                <w:ins w:id="975" w:author="Comparison" w:date="2022-04-14T16:30:00Z"/>
                <w:rFonts w:eastAsia="Calibri"/>
              </w:rPr>
            </w:pPr>
            <w:ins w:id="976" w:author="Comparison" w:date="2022-04-14T16:30:00Z">
              <w:r>
                <w:rPr>
                  <w:rFonts w:eastAsia="Calibri"/>
                </w:rPr>
                <w:t>(Ví dụ:</w:t>
              </w:r>
            </w:ins>
          </w:p>
          <w:p w14:paraId="29AD3C4B" w14:textId="77777777" w:rsidR="009D1437" w:rsidRDefault="009D1437" w:rsidP="00616EC4">
            <w:pPr>
              <w:autoSpaceDE w:val="0"/>
              <w:autoSpaceDN w:val="0"/>
              <w:adjustRightInd w:val="0"/>
              <w:rPr>
                <w:ins w:id="977" w:author="Comparison" w:date="2022-04-14T16:30:00Z"/>
                <w:rFonts w:eastAsia="Calibri"/>
              </w:rPr>
            </w:pPr>
            <w:ins w:id="978" w:author="Comparison" w:date="2022-04-14T16:30:00Z">
              <w:r>
                <w:rPr>
                  <w:rFonts w:eastAsia="Calibri"/>
                </w:rPr>
                <w:t>OK:01GTKT3/001;AA/12E;0000002)</w:t>
              </w:r>
            </w:ins>
          </w:p>
        </w:tc>
        <w:tc>
          <w:tcPr>
            <w:tcW w:w="4950" w:type="dxa"/>
            <w:tcBorders>
              <w:top w:val="single" w:sz="4" w:space="0" w:color="2E74B5"/>
              <w:left w:val="single" w:sz="4" w:space="0" w:color="2E74B5"/>
              <w:bottom w:val="single" w:sz="4" w:space="0" w:color="2E74B5"/>
              <w:right w:val="single" w:sz="4" w:space="0" w:color="2E74B5"/>
            </w:tcBorders>
          </w:tcPr>
          <w:p w14:paraId="75EECB1B" w14:textId="77777777" w:rsidR="009D1437" w:rsidRDefault="009D1437" w:rsidP="00616EC4">
            <w:pPr>
              <w:pStyle w:val="ListParagraph"/>
              <w:numPr>
                <w:ilvl w:val="0"/>
                <w:numId w:val="4"/>
              </w:numPr>
              <w:spacing w:after="0" w:line="240" w:lineRule="auto"/>
              <w:rPr>
                <w:ins w:id="979" w:author="Comparison" w:date="2022-04-14T16:30:00Z"/>
                <w:rFonts w:eastAsia="Calibri"/>
              </w:rPr>
            </w:pPr>
            <w:ins w:id="980" w:author="Comparison" w:date="2022-04-14T16:30:00Z">
              <w:r>
                <w:rPr>
                  <w:rFonts w:eastAsia="Calibri"/>
                </w:rPr>
                <w:t xml:space="preserve">OK </w:t>
              </w:r>
              <w:r>
                <w:rPr>
                  <w:rFonts w:eastAsia="Calibri"/>
                </w:rPr>
                <w:sym w:font="Wingdings" w:char="F0E0"/>
              </w:r>
              <w:r>
                <w:rPr>
                  <w:rFonts w:eastAsia="Calibri"/>
                </w:rPr>
                <w:t xml:space="preserve"> đã phát hành hóa đơn thành công</w:t>
              </w:r>
            </w:ins>
          </w:p>
          <w:p w14:paraId="64F2BE0C" w14:textId="77777777" w:rsidR="009D1437" w:rsidRDefault="009D1437" w:rsidP="00616EC4">
            <w:pPr>
              <w:pStyle w:val="ListParagraph"/>
              <w:numPr>
                <w:ilvl w:val="0"/>
                <w:numId w:val="4"/>
              </w:numPr>
              <w:spacing w:after="0" w:line="240" w:lineRule="auto"/>
              <w:rPr>
                <w:ins w:id="981" w:author="Comparison" w:date="2022-04-14T16:30:00Z"/>
                <w:rFonts w:eastAsia="Calibri"/>
              </w:rPr>
            </w:pPr>
            <w:ins w:id="982" w:author="Comparison" w:date="2022-04-14T16:30:00Z">
              <w:r>
                <w:rPr>
                  <w:rFonts w:eastAsia="Calibri"/>
                </w:rPr>
                <w:t>Patter</w:t>
              </w:r>
              <w:r>
                <w:rPr>
                  <w:rFonts w:eastAsia="Calibri"/>
                </w:rPr>
                <w:sym w:font="Wingdings" w:char="F0E0"/>
              </w:r>
              <w:r>
                <w:rPr>
                  <w:rFonts w:eastAsia="Calibri"/>
                </w:rPr>
                <w:t xml:space="preserve"> Mẫu số của hóa đơn điều chỉnh,thay thế </w:t>
              </w:r>
            </w:ins>
          </w:p>
          <w:p w14:paraId="4F71BA49" w14:textId="77777777" w:rsidR="009D1437" w:rsidRDefault="009D1437" w:rsidP="00616EC4">
            <w:pPr>
              <w:pStyle w:val="ListParagraph"/>
              <w:numPr>
                <w:ilvl w:val="0"/>
                <w:numId w:val="4"/>
              </w:numPr>
              <w:spacing w:after="0" w:line="240" w:lineRule="auto"/>
              <w:rPr>
                <w:ins w:id="983" w:author="Comparison" w:date="2022-04-14T16:30:00Z"/>
                <w:rFonts w:eastAsia="Calibri"/>
              </w:rPr>
            </w:pPr>
            <w:ins w:id="984" w:author="Comparison" w:date="2022-04-14T16:30:00Z">
              <w:r>
                <w:rPr>
                  <w:rFonts w:eastAsia="Calibri"/>
                </w:rPr>
                <w:t xml:space="preserve">Serial </w:t>
              </w:r>
              <w:r>
                <w:rPr>
                  <w:rFonts w:eastAsia="Calibri"/>
                </w:rPr>
                <w:sym w:font="Wingdings" w:char="F0E0"/>
              </w:r>
              <w:r>
                <w:rPr>
                  <w:rFonts w:eastAsia="Calibri"/>
                </w:rPr>
                <w:t xml:space="preserve"> serial của hóa đơn điều chỉnh,thay thế </w:t>
              </w:r>
            </w:ins>
          </w:p>
          <w:p w14:paraId="590459E2" w14:textId="298A204E" w:rsidR="009D1437" w:rsidRDefault="009D1437" w:rsidP="00616EC4">
            <w:pPr>
              <w:pStyle w:val="ListParagraph"/>
              <w:numPr>
                <w:ilvl w:val="0"/>
                <w:numId w:val="4"/>
              </w:numPr>
              <w:spacing w:after="0" w:line="240" w:lineRule="auto"/>
              <w:rPr>
                <w:ins w:id="985" w:author="Comparison" w:date="2022-04-14T16:30:00Z"/>
                <w:rFonts w:eastAsia="Calibri"/>
              </w:rPr>
            </w:pPr>
            <w:ins w:id="986" w:author="Comparison" w:date="2022-04-14T16:30:00Z">
              <w:r>
                <w:rPr>
                  <w:rFonts w:eastAsia="Calibri"/>
                </w:rPr>
                <w:t>invNumber: số hóa đơn điều chỉnh,</w:t>
              </w:r>
            </w:ins>
            <w:r w:rsidR="003A2D99">
              <w:rPr>
                <w:rFonts w:eastAsia="Calibri"/>
              </w:rPr>
              <w:t xml:space="preserve"> </w:t>
            </w:r>
            <w:ins w:id="987" w:author="Comparison" w:date="2022-04-14T16:30:00Z">
              <w:r>
                <w:rPr>
                  <w:rFonts w:eastAsia="Calibri"/>
                </w:rPr>
                <w:t xml:space="preserve">thay thế </w:t>
              </w:r>
            </w:ins>
          </w:p>
          <w:p w14:paraId="16F92B5D" w14:textId="77777777" w:rsidR="009D1437" w:rsidRDefault="009D1437" w:rsidP="00616EC4">
            <w:pPr>
              <w:pStyle w:val="ListParagraph"/>
              <w:spacing w:after="0" w:line="240" w:lineRule="auto"/>
              <w:rPr>
                <w:ins w:id="988" w:author="Comparison" w:date="2022-04-14T16:30:00Z"/>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14:paraId="700156B7" w14:textId="77777777" w:rsidR="009D1437" w:rsidRDefault="009D1437" w:rsidP="00616EC4">
            <w:pPr>
              <w:ind w:left="360"/>
              <w:jc w:val="both"/>
              <w:rPr>
                <w:ins w:id="989" w:author="Comparison" w:date="2022-04-14T16:30:00Z"/>
              </w:rPr>
            </w:pPr>
          </w:p>
        </w:tc>
      </w:tr>
    </w:tbl>
    <w:p w14:paraId="0CD0F6B5" w14:textId="77777777" w:rsidR="009D1437" w:rsidRDefault="009D1437" w:rsidP="009D1437">
      <w:pPr>
        <w:rPr>
          <w:ins w:id="990" w:author="Comparison" w:date="2022-04-14T16:30:00Z"/>
          <w:lang w:eastAsia="x-none"/>
        </w:rPr>
      </w:pPr>
    </w:p>
    <w:p w14:paraId="47954636" w14:textId="77777777" w:rsidR="009D1437" w:rsidRDefault="009D1437" w:rsidP="009D1437">
      <w:pPr>
        <w:rPr>
          <w:ins w:id="991" w:author="Comparison" w:date="2022-04-14T16:30:00Z"/>
          <w:b/>
          <w:lang w:eastAsia="x-none"/>
        </w:rPr>
      </w:pPr>
      <w:ins w:id="992" w:author="Comparison" w:date="2022-04-14T16:30:00Z">
        <w:r>
          <w:rPr>
            <w:b/>
            <w:lang w:eastAsia="x-none"/>
          </w:rPr>
          <w:t>Cấu trúc chuỗi xmlData truyền lên:</w:t>
        </w:r>
      </w:ins>
    </w:p>
    <w:p w14:paraId="44B351E5" w14:textId="77777777" w:rsidR="009D1437" w:rsidRDefault="009D1437" w:rsidP="009D1437">
      <w:pPr>
        <w:ind w:firstLine="720"/>
        <w:rPr>
          <w:ins w:id="993" w:author="Comparison" w:date="2022-04-14T16:30:00Z"/>
          <w:rStyle w:val="hljs-tag"/>
          <w:rFonts w:ascii="Courier New" w:hAnsi="Courier New" w:cs="Courier New"/>
          <w:color w:val="0000FF"/>
          <w:sz w:val="18"/>
          <w:szCs w:val="18"/>
        </w:rPr>
      </w:pPr>
      <w:ins w:id="994" w:author="Comparison" w:date="2022-04-14T16:30:00Z">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ins>
    </w:p>
    <w:p w14:paraId="2E599496" w14:textId="77777777" w:rsidR="009D1437" w:rsidRDefault="009D1437" w:rsidP="009D1437">
      <w:pPr>
        <w:ind w:firstLine="720"/>
        <w:rPr>
          <w:ins w:id="995" w:author="Comparison" w:date="2022-04-14T16:30:00Z"/>
          <w:color w:val="000000"/>
          <w:shd w:val="clear" w:color="auto" w:fill="FFFFFF"/>
        </w:rPr>
      </w:pPr>
      <w:ins w:id="996" w:author="Comparison" w:date="2022-04-14T16:30:00Z">
        <w:r>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ab/>
        </w:r>
        <w:r>
          <w:rPr>
            <w:rStyle w:val="hljs-tag"/>
            <w:color w:val="0000FF"/>
            <w:sz w:val="18"/>
            <w:szCs w:val="18"/>
          </w:rPr>
          <w:t>&lt;</w:t>
        </w:r>
        <w:r>
          <w:rPr>
            <w:rStyle w:val="hljs-name"/>
            <w:rFonts w:ascii="Courier New" w:hAnsi="Courier New" w:cs="Courier New"/>
            <w:color w:val="0000FF"/>
            <w:sz w:val="18"/>
            <w:szCs w:val="18"/>
          </w:rPr>
          <w:t>SerialCert</w:t>
        </w:r>
        <w:r>
          <w:rPr>
            <w:rStyle w:val="hljs-tag"/>
            <w:color w:val="0000FF"/>
            <w:sz w:val="18"/>
            <w:szCs w:val="18"/>
          </w:rPr>
          <w:t>&gt;</w:t>
        </w:r>
        <w:r>
          <w:rPr>
            <w:rFonts w:ascii="Courier New" w:hAnsi="Courier New" w:cs="Courier New"/>
            <w:color w:val="000000"/>
            <w:sz w:val="18"/>
            <w:szCs w:val="18"/>
            <w:shd w:val="clear" w:color="auto" w:fill="FFFFFF"/>
          </w:rPr>
          <w:t>54010101BFD227F36296CA2414AC334E</w:t>
        </w:r>
        <w:r>
          <w:rPr>
            <w:rStyle w:val="hljs-tag"/>
            <w:color w:val="0000FF"/>
            <w:sz w:val="18"/>
            <w:szCs w:val="18"/>
          </w:rPr>
          <w:t>&lt;/</w:t>
        </w:r>
        <w:r>
          <w:rPr>
            <w:rStyle w:val="hljs-name"/>
            <w:rFonts w:ascii="Courier New" w:hAnsi="Courier New" w:cs="Courier New"/>
            <w:color w:val="0000FF"/>
            <w:sz w:val="18"/>
            <w:szCs w:val="18"/>
          </w:rPr>
          <w:t>SerialCert</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3DA60287" w14:textId="77777777" w:rsidR="009D1437" w:rsidRDefault="009D1437" w:rsidP="009D1437">
      <w:pPr>
        <w:ind w:left="720" w:firstLine="720"/>
        <w:rPr>
          <w:ins w:id="997" w:author="Comparison" w:date="2022-04-14T16:30:00Z"/>
          <w:rFonts w:ascii="Courier New" w:hAnsi="Courier New" w:cs="Courier New"/>
          <w:color w:val="000000"/>
          <w:sz w:val="18"/>
          <w:szCs w:val="18"/>
          <w:shd w:val="clear" w:color="auto" w:fill="FFFFFF"/>
        </w:rPr>
      </w:pPr>
      <w:ins w:id="998" w:author="Comparison" w:date="2022-04-14T16:30:00Z">
        <w:r>
          <w:rPr>
            <w:rStyle w:val="hljs-tag"/>
            <w:color w:val="0000FF"/>
            <w:sz w:val="18"/>
            <w:szCs w:val="18"/>
          </w:rPr>
          <w:t>&lt;</w:t>
        </w:r>
        <w:r>
          <w:rPr>
            <w:rStyle w:val="hljs-name"/>
            <w:rFonts w:ascii="Courier New" w:hAnsi="Courier New" w:cs="Courier New"/>
            <w:color w:val="0000FF"/>
            <w:sz w:val="18"/>
            <w:szCs w:val="18"/>
          </w:rPr>
          <w:t>PatternOld</w:t>
        </w:r>
        <w:r>
          <w:rPr>
            <w:rStyle w:val="hljs-tag"/>
            <w:color w:val="0000FF"/>
            <w:sz w:val="18"/>
            <w:szCs w:val="18"/>
          </w:rPr>
          <w:t>&gt;</w:t>
        </w:r>
        <w:r>
          <w:rPr>
            <w:rFonts w:ascii="Courier New" w:hAnsi="Courier New" w:cs="Courier New"/>
            <w:color w:val="000000"/>
            <w:sz w:val="18"/>
            <w:szCs w:val="18"/>
            <w:shd w:val="clear" w:color="auto" w:fill="FFFFFF"/>
          </w:rPr>
          <w:t>1/003</w:t>
        </w:r>
        <w:r>
          <w:rPr>
            <w:rStyle w:val="hljs-tag"/>
            <w:color w:val="0000FF"/>
            <w:sz w:val="18"/>
            <w:szCs w:val="18"/>
          </w:rPr>
          <w:t>&lt;/</w:t>
        </w:r>
        <w:r>
          <w:rPr>
            <w:rStyle w:val="hljs-name"/>
            <w:rFonts w:ascii="Courier New" w:hAnsi="Courier New" w:cs="Courier New"/>
            <w:color w:val="0000FF"/>
            <w:sz w:val="18"/>
            <w:szCs w:val="18"/>
          </w:rPr>
          <w:t>PatternOld</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24BBCC30" w14:textId="77777777" w:rsidR="009D1437" w:rsidRDefault="009D1437" w:rsidP="009D1437">
      <w:pPr>
        <w:ind w:left="720" w:firstLine="720"/>
        <w:rPr>
          <w:ins w:id="999" w:author="Comparison" w:date="2022-04-14T16:30:00Z"/>
          <w:rStyle w:val="hljs-tag"/>
          <w:color w:val="0000FF"/>
        </w:rPr>
      </w:pPr>
      <w:ins w:id="1000" w:author="Comparison" w:date="2022-04-14T16:30:00Z">
        <w:r>
          <w:rPr>
            <w:rStyle w:val="hljs-tag"/>
            <w:color w:val="0000FF"/>
            <w:sz w:val="18"/>
            <w:szCs w:val="18"/>
          </w:rPr>
          <w:t>&lt;</w:t>
        </w:r>
        <w:r>
          <w:rPr>
            <w:rStyle w:val="hljs-name"/>
            <w:rFonts w:ascii="Courier New" w:hAnsi="Courier New" w:cs="Courier New"/>
            <w:color w:val="0000FF"/>
            <w:sz w:val="18"/>
            <w:szCs w:val="18"/>
          </w:rPr>
          <w:t>SerialOld</w:t>
        </w:r>
        <w:r>
          <w:rPr>
            <w:rStyle w:val="hljs-tag"/>
            <w:color w:val="0000FF"/>
            <w:sz w:val="18"/>
            <w:szCs w:val="18"/>
          </w:rPr>
          <w:t>&gt;</w:t>
        </w:r>
        <w:r>
          <w:rPr>
            <w:rFonts w:ascii="Courier New" w:hAnsi="Courier New" w:cs="Courier New"/>
            <w:color w:val="000000"/>
            <w:sz w:val="18"/>
            <w:szCs w:val="18"/>
            <w:shd w:val="clear" w:color="auto" w:fill="FFFFFF"/>
          </w:rPr>
          <w:t>C22TWS</w:t>
        </w:r>
        <w:r>
          <w:rPr>
            <w:rStyle w:val="hljs-tag"/>
            <w:color w:val="0000FF"/>
            <w:sz w:val="18"/>
            <w:szCs w:val="18"/>
          </w:rPr>
          <w:t>&lt;/</w:t>
        </w:r>
        <w:r>
          <w:rPr>
            <w:rStyle w:val="hljs-name"/>
            <w:rFonts w:ascii="Courier New" w:hAnsi="Courier New" w:cs="Courier New"/>
            <w:color w:val="0000FF"/>
            <w:sz w:val="18"/>
            <w:szCs w:val="18"/>
          </w:rPr>
          <w:t>SerialOld</w:t>
        </w:r>
        <w:r>
          <w:rPr>
            <w:rStyle w:val="hljs-tag"/>
            <w:color w:val="0000FF"/>
            <w:sz w:val="18"/>
            <w:szCs w:val="18"/>
          </w:rPr>
          <w:t>&gt;</w:t>
        </w:r>
      </w:ins>
    </w:p>
    <w:p w14:paraId="53950A6E" w14:textId="77777777" w:rsidR="009D1437" w:rsidRDefault="009D1437" w:rsidP="009D1437">
      <w:pPr>
        <w:ind w:firstLine="720"/>
        <w:rPr>
          <w:ins w:id="1001" w:author="Comparison" w:date="2022-04-14T16:30:00Z"/>
          <w:rStyle w:val="hljs-tag"/>
          <w:color w:val="0000FF"/>
          <w:sz w:val="18"/>
          <w:szCs w:val="18"/>
        </w:rPr>
      </w:pPr>
      <w:ins w:id="1002" w:author="Comparison" w:date="2022-04-14T16:30:00Z">
        <w:r>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ab/>
        </w:r>
        <w:r>
          <w:rPr>
            <w:rStyle w:val="hljs-tag"/>
            <w:color w:val="0000FF"/>
            <w:sz w:val="18"/>
            <w:szCs w:val="18"/>
          </w:rPr>
          <w:t>&lt;</w:t>
        </w:r>
        <w:r>
          <w:rPr>
            <w:rStyle w:val="hljs-name"/>
            <w:rFonts w:ascii="Courier New" w:hAnsi="Courier New" w:cs="Courier New"/>
            <w:color w:val="0000FF"/>
            <w:sz w:val="18"/>
            <w:szCs w:val="18"/>
          </w:rPr>
          <w:t>NoOlde</w:t>
        </w:r>
        <w:r>
          <w:rPr>
            <w:rStyle w:val="hljs-tag"/>
            <w:color w:val="0000FF"/>
            <w:sz w:val="18"/>
            <w:szCs w:val="18"/>
          </w:rPr>
          <w:t>&gt;</w:t>
        </w:r>
        <w:r>
          <w:rPr>
            <w:rFonts w:ascii="Courier New" w:hAnsi="Courier New" w:cs="Courier New"/>
            <w:color w:val="000000"/>
            <w:sz w:val="18"/>
            <w:szCs w:val="18"/>
            <w:shd w:val="clear" w:color="auto" w:fill="FFFFFF"/>
          </w:rPr>
          <w:t>00000001</w:t>
        </w:r>
        <w:r>
          <w:rPr>
            <w:rStyle w:val="hljs-tag"/>
            <w:color w:val="0000FF"/>
            <w:sz w:val="18"/>
            <w:szCs w:val="18"/>
          </w:rPr>
          <w:t>&lt;/</w:t>
        </w:r>
        <w:r>
          <w:rPr>
            <w:rStyle w:val="hljs-name"/>
            <w:rFonts w:ascii="Courier New" w:hAnsi="Courier New" w:cs="Courier New"/>
            <w:color w:val="0000FF"/>
            <w:sz w:val="18"/>
            <w:szCs w:val="18"/>
          </w:rPr>
          <w:t>NoOlde</w:t>
        </w:r>
        <w:r>
          <w:rPr>
            <w:rStyle w:val="hljs-tag"/>
            <w:color w:val="0000FF"/>
            <w:sz w:val="18"/>
            <w:szCs w:val="18"/>
          </w:rPr>
          <w:t>&gt;</w:t>
        </w:r>
      </w:ins>
    </w:p>
    <w:p w14:paraId="17BDF242" w14:textId="77777777" w:rsidR="009D1437" w:rsidRDefault="009D1437" w:rsidP="009D1437">
      <w:pPr>
        <w:ind w:firstLine="720"/>
        <w:rPr>
          <w:ins w:id="1003" w:author="Comparison" w:date="2022-04-14T16:30:00Z"/>
          <w:color w:val="000000"/>
          <w:shd w:val="clear" w:color="auto" w:fill="FFFFFF"/>
        </w:rPr>
      </w:pPr>
      <w:ins w:id="1004" w:author="Comparison" w:date="2022-04-14T16:30:00Z">
        <w:r>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ab/>
        </w:r>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6D038EB6" w14:textId="77777777" w:rsidR="009D1437" w:rsidRDefault="009D1437" w:rsidP="009D1437">
      <w:pPr>
        <w:ind w:left="1440" w:firstLine="720"/>
        <w:rPr>
          <w:ins w:id="1005" w:author="Comparison" w:date="2022-04-14T16:30:00Z"/>
          <w:rFonts w:ascii="Courier New" w:hAnsi="Courier New" w:cs="Courier New"/>
          <w:color w:val="000000"/>
          <w:sz w:val="18"/>
          <w:szCs w:val="18"/>
          <w:shd w:val="clear" w:color="auto" w:fill="FFFFFF"/>
        </w:rPr>
      </w:pPr>
      <w:ins w:id="1006" w:author="Comparison" w:date="2022-04-14T16:30:00Z">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25904521-A4FB-4A43-BEF8-8455D64A0429</w:t>
        </w:r>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3C86D9EC" w14:textId="77777777" w:rsidR="009D1437" w:rsidRDefault="009D1437" w:rsidP="009D1437">
      <w:pPr>
        <w:ind w:left="1440" w:firstLine="720"/>
        <w:rPr>
          <w:ins w:id="1007" w:author="Comparison" w:date="2022-04-14T16:30:00Z"/>
          <w:rFonts w:ascii="Courier New" w:hAnsi="Courier New" w:cs="Courier New"/>
          <w:color w:val="000000"/>
          <w:sz w:val="18"/>
          <w:szCs w:val="18"/>
          <w:shd w:val="clear" w:color="auto" w:fill="FFFFFF"/>
        </w:rPr>
      </w:pPr>
      <w:ins w:id="1008" w:author="Comparison" w:date="2022-04-14T16:30:00Z">
        <w:r>
          <w:rPr>
            <w:rStyle w:val="hljs-tag"/>
            <w:color w:val="0000FF"/>
            <w:sz w:val="18"/>
            <w:szCs w:val="18"/>
          </w:rPr>
          <w:t>&lt;</w:t>
        </w:r>
        <w:r>
          <w:rPr>
            <w:rStyle w:val="hljs-name"/>
            <w:rFonts w:ascii="Courier New" w:hAnsi="Courier New" w:cs="Courier New"/>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20043083</w:t>
        </w:r>
        <w:r>
          <w:rPr>
            <w:rStyle w:val="hljs-tag"/>
            <w:color w:val="0000FF"/>
            <w:sz w:val="18"/>
            <w:szCs w:val="18"/>
          </w:rPr>
          <w:t>&lt;/</w:t>
        </w:r>
        <w:r>
          <w:rPr>
            <w:rStyle w:val="hljs-name"/>
            <w:rFonts w:ascii="Courier New" w:hAnsi="Courier New" w:cs="Courier New"/>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1C630BAD" w14:textId="77777777" w:rsidR="009D1437" w:rsidRDefault="009D1437" w:rsidP="009D1437">
      <w:pPr>
        <w:ind w:left="1440" w:firstLine="720"/>
        <w:rPr>
          <w:ins w:id="1009" w:author="Comparison" w:date="2022-04-14T16:30:00Z"/>
          <w:rStyle w:val="hljs-tag"/>
          <w:color w:val="0000FF"/>
        </w:rPr>
      </w:pPr>
      <w:ins w:id="1010" w:author="Comparison" w:date="2022-04-14T16:30:00Z">
        <w:r>
          <w:rPr>
            <w:rStyle w:val="hljs-tag"/>
            <w:color w:val="0000FF"/>
            <w:sz w:val="18"/>
            <w:szCs w:val="18"/>
          </w:rPr>
          <w:t>&lt;</w:t>
        </w:r>
        <w:r>
          <w:rPr>
            <w:rStyle w:val="hljs-name"/>
            <w:rFonts w:ascii="Courier New" w:hAnsi="Courier New" w:cs="Courier New"/>
            <w:color w:val="0000FF"/>
            <w:sz w:val="18"/>
            <w:szCs w:val="18"/>
          </w:rPr>
          <w:t>signValue</w:t>
        </w:r>
        <w:r>
          <w:rPr>
            <w:rStyle w:val="hljs-tag"/>
            <w:color w:val="0000FF"/>
            <w:sz w:val="18"/>
            <w:szCs w:val="18"/>
          </w:rPr>
          <w:t>&gt;</w:t>
        </w:r>
        <w:r>
          <w:rPr>
            <w:rFonts w:ascii="Courier New" w:hAnsi="Courier New" w:cs="Courier New"/>
            <w:color w:val="000000"/>
            <w:sz w:val="18"/>
            <w:szCs w:val="18"/>
            <w:shd w:val="clear" w:color="auto" w:fill="FFFFFF"/>
          </w:rPr>
          <w:t>EKkR0sNI67yHpuvLKWFdVg1jg4Rkm3gSZZAj0m+t/T0O/RGpg2wjItTxBLmZgoUU08szexYTzZQX+x37IExQTtd27XE5D0APA08jjXe/MG+uVRSFoPxf5H9pgwcwlIWVusZhTpLZrTkEhr2fEg+haW9fKuizKI+mur6NlndpJWE=</w:t>
        </w:r>
        <w:r>
          <w:rPr>
            <w:rStyle w:val="hljs-tag"/>
            <w:color w:val="0000FF"/>
            <w:sz w:val="18"/>
            <w:szCs w:val="18"/>
          </w:rPr>
          <w:t>&lt;/</w:t>
        </w:r>
        <w:r>
          <w:rPr>
            <w:rStyle w:val="hljs-name"/>
            <w:rFonts w:ascii="Courier New" w:hAnsi="Courier New" w:cs="Courier New"/>
            <w:color w:val="0000FF"/>
            <w:sz w:val="18"/>
            <w:szCs w:val="18"/>
          </w:rPr>
          <w:t>signValue</w:t>
        </w:r>
        <w:r>
          <w:rPr>
            <w:rStyle w:val="hljs-tag"/>
            <w:color w:val="0000FF"/>
            <w:sz w:val="18"/>
            <w:szCs w:val="18"/>
          </w:rPr>
          <w:t>&gt;</w:t>
        </w:r>
      </w:ins>
    </w:p>
    <w:p w14:paraId="1EC3B6A1" w14:textId="77777777" w:rsidR="009D1437" w:rsidRDefault="009D1437" w:rsidP="009D1437">
      <w:pPr>
        <w:ind w:left="720" w:firstLine="720"/>
        <w:rPr>
          <w:ins w:id="1011" w:author="Comparison" w:date="2022-04-14T16:30:00Z"/>
          <w:rStyle w:val="hljs-tag"/>
          <w:color w:val="0000FF"/>
          <w:sz w:val="18"/>
          <w:szCs w:val="18"/>
        </w:rPr>
      </w:pPr>
      <w:ins w:id="1012" w:author="Comparison" w:date="2022-04-14T16:30:00Z">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ins>
    </w:p>
    <w:p w14:paraId="5541FC9A" w14:textId="77777777" w:rsidR="009D1437" w:rsidRDefault="009D1437" w:rsidP="009D1437">
      <w:pPr>
        <w:ind w:firstLine="720"/>
        <w:rPr>
          <w:ins w:id="1013" w:author="Comparison" w:date="2022-04-14T16:30:00Z"/>
          <w:rStyle w:val="hljs-tag"/>
          <w:color w:val="0000FF"/>
          <w:sz w:val="18"/>
          <w:szCs w:val="18"/>
        </w:rPr>
      </w:pPr>
      <w:ins w:id="1014" w:author="Comparison" w:date="2022-04-14T16:30:00Z">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ins>
    </w:p>
    <w:p w14:paraId="5F849009" w14:textId="77777777" w:rsidR="009D1437" w:rsidRDefault="009D1437" w:rsidP="009D1437">
      <w:pPr>
        <w:ind w:firstLine="720"/>
        <w:rPr>
          <w:ins w:id="1015" w:author="Comparison" w:date="2022-04-14T16:30:00Z"/>
          <w:szCs w:val="28"/>
        </w:rPr>
      </w:pPr>
      <w:ins w:id="1016" w:author="Comparison" w:date="2022-04-14T16:30:00Z">
        <w:r>
          <w:rPr>
            <w:szCs w:val="28"/>
          </w:rPr>
          <w:t xml:space="preserve">Trong đó: </w:t>
        </w:r>
        <w:r>
          <w:rPr>
            <w:szCs w:val="28"/>
          </w:rPr>
          <w:tab/>
          <w:t xml:space="preserve">tag </w:t>
        </w:r>
        <w:r>
          <w:rPr>
            <w:rFonts w:ascii="Consolas" w:hAnsi="Consolas" w:cs="Consolas"/>
            <w:color w:val="0000FF"/>
            <w:sz w:val="19"/>
            <w:szCs w:val="19"/>
            <w:highlight w:val="white"/>
          </w:rPr>
          <w:t>&lt;SerialCert&gt;</w:t>
        </w:r>
        <w:r>
          <w:rPr>
            <w:rFonts w:ascii="Consolas" w:hAnsi="Consolas" w:cs="Consolas"/>
            <w:color w:val="0000FF"/>
            <w:sz w:val="19"/>
            <w:szCs w:val="19"/>
          </w:rPr>
          <w:t xml:space="preserve">: </w:t>
        </w:r>
        <w:r>
          <w:rPr>
            <w:szCs w:val="28"/>
          </w:rPr>
          <w:t>serial chứng thư của công ty</w:t>
        </w:r>
      </w:ins>
    </w:p>
    <w:p w14:paraId="7B969F47" w14:textId="0BC6D1F7" w:rsidR="009D1437" w:rsidRDefault="009D1437" w:rsidP="009D1437">
      <w:pPr>
        <w:pStyle w:val="ListParagraph"/>
        <w:numPr>
          <w:ilvl w:val="2"/>
          <w:numId w:val="4"/>
        </w:numPr>
        <w:spacing w:after="0" w:line="240" w:lineRule="auto"/>
        <w:rPr>
          <w:ins w:id="1017" w:author="Comparison" w:date="2022-04-14T16:30:00Z"/>
          <w:rFonts w:eastAsia="Calibri"/>
        </w:rPr>
      </w:pPr>
      <w:ins w:id="1018" w:author="Comparison" w:date="2022-04-14T16:30:00Z">
        <w:r>
          <w:rPr>
            <w:szCs w:val="28"/>
          </w:rPr>
          <w:t xml:space="preserve">tag </w:t>
        </w:r>
        <w:r>
          <w:rPr>
            <w:rFonts w:ascii="Consolas" w:hAnsi="Consolas" w:cs="Consolas"/>
            <w:color w:val="0000FF"/>
            <w:sz w:val="19"/>
            <w:szCs w:val="19"/>
            <w:highlight w:val="white"/>
          </w:rPr>
          <w:t>&lt;</w:t>
        </w:r>
        <w:r>
          <w:rPr>
            <w:rStyle w:val="Heading1Char"/>
            <w:rFonts w:ascii="Courier New" w:eastAsiaTheme="minorHAnsi" w:hAnsi="Courier New" w:cs="Courier New"/>
            <w:color w:val="0000FF"/>
            <w:sz w:val="18"/>
            <w:szCs w:val="18"/>
          </w:rPr>
          <w:t xml:space="preserve"> </w:t>
        </w:r>
        <w:r>
          <w:rPr>
            <w:rStyle w:val="hljs-name"/>
            <w:rFonts w:ascii="Courier New" w:hAnsi="Courier New" w:cs="Courier New"/>
            <w:color w:val="0000FF"/>
            <w:sz w:val="18"/>
            <w:szCs w:val="18"/>
          </w:rPr>
          <w:t>PatternOld</w:t>
        </w:r>
        <w:r>
          <w:rPr>
            <w:rFonts w:ascii="Consolas" w:hAnsi="Consolas" w:cs="Consolas"/>
            <w:color w:val="0000FF"/>
            <w:sz w:val="19"/>
            <w:szCs w:val="19"/>
            <w:highlight w:val="white"/>
          </w:rPr>
          <w:t xml:space="preserve"> &gt;</w:t>
        </w:r>
        <w:r>
          <w:rPr>
            <w:szCs w:val="28"/>
          </w:rPr>
          <w:t xml:space="preserve">: </w:t>
        </w:r>
        <w:r>
          <w:rPr>
            <w:rFonts w:eastAsia="Calibri"/>
          </w:rPr>
          <w:t>Mẫu số của hóa đơn điều chỉnh,</w:t>
        </w:r>
      </w:ins>
      <w:r w:rsidR="003A2D99">
        <w:rPr>
          <w:rFonts w:eastAsia="Calibri"/>
        </w:rPr>
        <w:t xml:space="preserve"> </w:t>
      </w:r>
      <w:ins w:id="1019" w:author="Comparison" w:date="2022-04-14T16:30:00Z">
        <w:r>
          <w:rPr>
            <w:rFonts w:eastAsia="Calibri"/>
          </w:rPr>
          <w:t>thay thế cũ</w:t>
        </w:r>
      </w:ins>
    </w:p>
    <w:p w14:paraId="5C696A37" w14:textId="330617AB" w:rsidR="009D1437" w:rsidRDefault="009D1437" w:rsidP="009D1437">
      <w:pPr>
        <w:ind w:left="2160"/>
        <w:rPr>
          <w:ins w:id="1020" w:author="Comparison" w:date="2022-04-14T16:30:00Z"/>
          <w:rFonts w:eastAsia="Calibri"/>
        </w:rPr>
      </w:pPr>
      <w:ins w:id="1021" w:author="Comparison" w:date="2022-04-14T16:30:00Z">
        <w:r>
          <w:rPr>
            <w:szCs w:val="28"/>
          </w:rPr>
          <w:t>tag&lt;</w:t>
        </w:r>
        <w:r>
          <w:rPr>
            <w:rStyle w:val="Heading1Char"/>
            <w:rFonts w:ascii="Courier New" w:eastAsiaTheme="minorHAnsi" w:hAnsi="Courier New" w:cs="Courier New"/>
            <w:color w:val="0000FF"/>
            <w:sz w:val="18"/>
            <w:szCs w:val="18"/>
          </w:rPr>
          <w:t xml:space="preserve"> </w:t>
        </w:r>
        <w:r>
          <w:rPr>
            <w:rStyle w:val="hljs-name"/>
            <w:rFonts w:ascii="Courier New" w:hAnsi="Courier New" w:cs="Courier New"/>
            <w:color w:val="0000FF"/>
            <w:sz w:val="18"/>
            <w:szCs w:val="18"/>
          </w:rPr>
          <w:t>SerialOld</w:t>
        </w:r>
        <w:r>
          <w:rPr>
            <w:szCs w:val="28"/>
          </w:rPr>
          <w:t xml:space="preserve"> &gt;:</w:t>
        </w:r>
        <w:r>
          <w:rPr>
            <w:rFonts w:eastAsia="Calibri"/>
          </w:rPr>
          <w:t xml:space="preserve"> hóa đơn điều chỉnh,</w:t>
        </w:r>
      </w:ins>
      <w:r w:rsidR="003A2D99">
        <w:rPr>
          <w:rFonts w:eastAsia="Calibri"/>
        </w:rPr>
        <w:t xml:space="preserve"> </w:t>
      </w:r>
      <w:ins w:id="1022" w:author="Comparison" w:date="2022-04-14T16:30:00Z">
        <w:r>
          <w:rPr>
            <w:rFonts w:eastAsia="Calibri"/>
          </w:rPr>
          <w:t>thay thế cũ</w:t>
        </w:r>
      </w:ins>
    </w:p>
    <w:p w14:paraId="531CB0E6" w14:textId="56B4D465" w:rsidR="009D1437" w:rsidRPr="00AE187D" w:rsidRDefault="009D1437" w:rsidP="009D1437">
      <w:pPr>
        <w:ind w:left="2160"/>
        <w:rPr>
          <w:ins w:id="1023" w:author="Comparison" w:date="2022-04-14T16:30:00Z"/>
          <w:rFonts w:ascii="Courier New" w:hAnsi="Courier New" w:cs="Courier New"/>
          <w:sz w:val="18"/>
          <w:szCs w:val="18"/>
          <w:lang w:val="nl-NL"/>
        </w:rPr>
      </w:pPr>
      <w:ins w:id="1024" w:author="Comparison" w:date="2022-04-14T16:30:00Z">
        <w:r w:rsidRPr="00AE187D">
          <w:rPr>
            <w:rFonts w:eastAsia="Calibri"/>
            <w:lang w:val="nl-NL"/>
          </w:rPr>
          <w:t>tag&lt;</w:t>
        </w:r>
        <w:r w:rsidRPr="00AE187D">
          <w:rPr>
            <w:rStyle w:val="Heading1Char"/>
            <w:rFonts w:ascii="Courier New" w:eastAsiaTheme="minorHAnsi" w:hAnsi="Courier New" w:cs="Courier New"/>
            <w:color w:val="0000FF"/>
            <w:sz w:val="18"/>
            <w:szCs w:val="18"/>
            <w:lang w:val="nl-NL"/>
          </w:rPr>
          <w:t xml:space="preserve"> </w:t>
        </w:r>
        <w:r w:rsidRPr="00AE187D">
          <w:rPr>
            <w:rStyle w:val="hljs-name"/>
            <w:rFonts w:ascii="Courier New" w:hAnsi="Courier New" w:cs="Courier New"/>
            <w:color w:val="0000FF"/>
            <w:sz w:val="18"/>
            <w:szCs w:val="18"/>
            <w:lang w:val="nl-NL"/>
          </w:rPr>
          <w:t xml:space="preserve">NoOlde&gt;: </w:t>
        </w:r>
        <w:r w:rsidRPr="00AE187D">
          <w:rPr>
            <w:rStyle w:val="hljs-name"/>
            <w:rFonts w:ascii="Courier New" w:hAnsi="Courier New" w:cs="Courier New"/>
            <w:sz w:val="18"/>
            <w:szCs w:val="18"/>
            <w:lang w:val="nl-NL"/>
          </w:rPr>
          <w:t>số hóa đơn cũ</w:t>
        </w:r>
      </w:ins>
    </w:p>
    <w:p w14:paraId="0EBB3722" w14:textId="77777777" w:rsidR="009D1437" w:rsidRPr="00AE187D" w:rsidRDefault="009D1437" w:rsidP="009D1437">
      <w:pPr>
        <w:rPr>
          <w:ins w:id="1025" w:author="Comparison" w:date="2022-04-14T16:30:00Z"/>
          <w:szCs w:val="28"/>
          <w:lang w:val="nl-NL"/>
        </w:rPr>
      </w:pPr>
      <w:ins w:id="1026" w:author="Comparison" w:date="2022-04-14T16:30:00Z">
        <w:r w:rsidRPr="00AE187D">
          <w:rPr>
            <w:szCs w:val="28"/>
            <w:lang w:val="nl-NL"/>
          </w:rPr>
          <w:tab/>
        </w:r>
        <w:r w:rsidRPr="00AE187D">
          <w:rPr>
            <w:szCs w:val="28"/>
            <w:lang w:val="nl-NL"/>
          </w:rPr>
          <w:tab/>
        </w:r>
        <w:r w:rsidRPr="00AE187D">
          <w:rPr>
            <w:szCs w:val="28"/>
            <w:lang w:val="nl-NL"/>
          </w:rPr>
          <w:tab/>
          <w:t xml:space="preserve">tag </w:t>
        </w:r>
        <w:r w:rsidRPr="00AE187D">
          <w:rPr>
            <w:rFonts w:ascii="Consolas" w:hAnsi="Consolas" w:cs="Consolas"/>
            <w:color w:val="0000FF"/>
            <w:sz w:val="19"/>
            <w:szCs w:val="19"/>
            <w:highlight w:val="white"/>
            <w:lang w:val="nl-NL"/>
          </w:rPr>
          <w:t>&lt;idInv&gt;</w:t>
        </w:r>
        <w:r w:rsidRPr="00AE187D">
          <w:rPr>
            <w:szCs w:val="28"/>
            <w:lang w:val="nl-NL"/>
          </w:rPr>
          <w:t>: id hóa đơn trên hệ thống vnpt</w:t>
        </w:r>
      </w:ins>
    </w:p>
    <w:p w14:paraId="3F3EC315" w14:textId="77777777" w:rsidR="009D1437" w:rsidRDefault="009D1437" w:rsidP="009D1437">
      <w:pPr>
        <w:rPr>
          <w:ins w:id="1027" w:author="Comparison" w:date="2022-04-14T16:30:00Z"/>
          <w:szCs w:val="28"/>
        </w:rPr>
      </w:pPr>
      <w:ins w:id="1028" w:author="Comparison" w:date="2022-04-14T16:30:00Z">
        <w:r w:rsidRPr="00AE187D">
          <w:rPr>
            <w:szCs w:val="28"/>
            <w:lang w:val="nl-NL"/>
          </w:rPr>
          <w:tab/>
        </w:r>
        <w:r w:rsidRPr="00AE187D">
          <w:rPr>
            <w:szCs w:val="28"/>
            <w:lang w:val="nl-NL"/>
          </w:rPr>
          <w:tab/>
        </w:r>
        <w:r w:rsidRPr="00AE187D">
          <w:rPr>
            <w:szCs w:val="28"/>
            <w:lang w:val="nl-NL"/>
          </w:rPr>
          <w:tab/>
        </w:r>
        <w:r>
          <w:rPr>
            <w:szCs w:val="28"/>
          </w:rPr>
          <w:t xml:space="preserve">tag </w:t>
        </w:r>
        <w:r>
          <w:rPr>
            <w:rFonts w:ascii="Consolas" w:hAnsi="Consolas" w:cs="Consolas"/>
            <w:color w:val="0000FF"/>
            <w:sz w:val="19"/>
            <w:szCs w:val="19"/>
            <w:highlight w:val="white"/>
          </w:rPr>
          <w:t>&lt;signValue&gt;</w:t>
        </w:r>
        <w:r>
          <w:rPr>
            <w:szCs w:val="28"/>
          </w:rPr>
          <w:t>:  chuỗi ký</w:t>
        </w:r>
      </w:ins>
    </w:p>
    <w:p w14:paraId="65CECB27" w14:textId="77777777" w:rsidR="009D1437" w:rsidRDefault="009D1437" w:rsidP="009D1437">
      <w:pPr>
        <w:ind w:left="1440" w:firstLine="720"/>
        <w:rPr>
          <w:ins w:id="1029" w:author="Comparison" w:date="2022-04-14T16:30:00Z"/>
          <w:szCs w:val="28"/>
        </w:rPr>
      </w:pPr>
      <w:ins w:id="1030" w:author="Comparison" w:date="2022-04-14T16:30:00Z">
        <w:r>
          <w:rPr>
            <w:szCs w:val="28"/>
          </w:rPr>
          <w:t xml:space="preserve">tag </w:t>
        </w:r>
        <w:r>
          <w:rPr>
            <w:rFonts w:ascii="Consolas" w:hAnsi="Consolas" w:cs="Consolas"/>
            <w:color w:val="0000FF"/>
            <w:sz w:val="19"/>
            <w:szCs w:val="19"/>
            <w:highlight w:val="white"/>
          </w:rPr>
          <w:t>&lt;key&gt;</w:t>
        </w:r>
        <w:r>
          <w:rPr>
            <w:szCs w:val="28"/>
          </w:rPr>
          <w:t>: fkey</w:t>
        </w:r>
      </w:ins>
    </w:p>
    <w:p w14:paraId="49547ECB" w14:textId="77777777" w:rsidR="009D1437" w:rsidRDefault="009D1437" w:rsidP="009D1437">
      <w:pPr>
        <w:rPr>
          <w:ins w:id="1031" w:author="Comparison" w:date="2022-04-14T16:30:00Z"/>
          <w:szCs w:val="28"/>
        </w:rPr>
      </w:pPr>
    </w:p>
    <w:p w14:paraId="4991139A" w14:textId="77777777" w:rsidR="009D1437" w:rsidRDefault="009D1437" w:rsidP="009D1437"/>
    <w:p w14:paraId="5DA9DD53" w14:textId="77777777" w:rsidR="009D1437" w:rsidRPr="009B3088" w:rsidRDefault="009D1437" w:rsidP="00480762">
      <w:pPr>
        <w:pStyle w:val="Heading3"/>
        <w:rPr>
          <w:ins w:id="1032" w:author="Comparison" w:date="2022-04-14T16:30:00Z"/>
        </w:rPr>
      </w:pPr>
      <w:bookmarkStart w:id="1033" w:name="_Toc198045371"/>
      <w:r>
        <w:rPr>
          <w:lang w:val="en-US"/>
        </w:rPr>
        <w:t>L</w:t>
      </w:r>
      <w:ins w:id="1034" w:author="Comparison" w:date="2022-04-14T16:30:00Z">
        <w:r w:rsidRPr="009B3088">
          <w:t xml:space="preserve">ấy giá trị Hash cho điều chỉnh thay thế  </w:t>
        </w:r>
      </w:ins>
      <w:r>
        <w:rPr>
          <w:lang w:val="en-US"/>
        </w:rPr>
        <w:t>không tồn tại hóa đơn cũ với</w:t>
      </w:r>
      <w:ins w:id="1035" w:author="Comparison" w:date="2022-04-14T16:30:00Z">
        <w:r w:rsidRPr="009B3088">
          <w:t xml:space="preserve"> </w:t>
        </w:r>
      </w:ins>
      <w:r>
        <w:rPr>
          <w:lang w:val="en-US"/>
        </w:rPr>
        <w:t>Token</w:t>
      </w:r>
      <w:ins w:id="1036" w:author="Comparison" w:date="2022-04-14T16:30:00Z">
        <w:r w:rsidRPr="009B3088">
          <w:t>(Bước 1)</w:t>
        </w:r>
        <w:bookmarkEnd w:id="1033"/>
      </w:ins>
    </w:p>
    <w:p w14:paraId="589CA5F2" w14:textId="77777777" w:rsidR="009D1437" w:rsidRDefault="009D1437" w:rsidP="009D1437">
      <w:pPr>
        <w:rPr>
          <w:ins w:id="1037" w:author="Comparison" w:date="2022-04-14T16:30:00Z"/>
          <w:lang w:eastAsia="x-none"/>
        </w:rPr>
      </w:pPr>
      <w:ins w:id="1038" w:author="Comparison" w:date="2022-04-14T16:30:00Z">
        <w:r>
          <w:rPr>
            <w:lang w:eastAsia="x-none"/>
          </w:rPr>
          <w:t>Url</w:t>
        </w:r>
      </w:ins>
    </w:p>
    <w:p w14:paraId="0C972B3B" w14:textId="77777777" w:rsidR="009D1437" w:rsidRDefault="009D1437" w:rsidP="009D1437">
      <w:pPr>
        <w:rPr>
          <w:ins w:id="1039" w:author="Comparison" w:date="2022-04-14T16:30:00Z"/>
          <w:color w:val="000000"/>
        </w:rPr>
      </w:pPr>
      <w:ins w:id="1040" w:author="Comparison" w:date="2022-04-14T16:30:00Z">
        <w:r>
          <w:rPr>
            <w:lang w:eastAsia="x-none"/>
          </w:rPr>
          <w:tab/>
        </w:r>
        <w:r>
          <w:rPr>
            <w:color w:val="0000FF"/>
          </w:rPr>
          <w:t>string</w:t>
        </w:r>
        <w:r>
          <w:rPr>
            <w:color w:val="000000"/>
          </w:rPr>
          <w:t xml:space="preserve"> </w:t>
        </w:r>
      </w:ins>
      <w:r>
        <w:rPr>
          <w:b/>
          <w:color w:val="000000"/>
        </w:rPr>
        <w:t>GetHashWithOutInvToken</w:t>
      </w:r>
      <w:ins w:id="1041" w:author="Comparison" w:date="2022-04-14T16:30:00Z">
        <w:r>
          <w:rPr>
            <w:color w:val="000000"/>
          </w:rPr>
          <w:t>(</w:t>
        </w:r>
      </w:ins>
      <w:r>
        <w:rPr>
          <w:rFonts w:ascii="Consolas" w:hAnsi="Consolas" w:cs="Consolas"/>
          <w:color w:val="0000FF"/>
          <w:sz w:val="19"/>
          <w:szCs w:val="19"/>
        </w:rPr>
        <w:t>string</w:t>
      </w:r>
      <w:r>
        <w:rPr>
          <w:rFonts w:ascii="Consolas" w:hAnsi="Consolas" w:cs="Consolas"/>
          <w:color w:val="000000"/>
          <w:sz w:val="19"/>
          <w:szCs w:val="19"/>
        </w:rPr>
        <w:t xml:space="preserve"> Account, </w:t>
      </w:r>
      <w:r>
        <w:rPr>
          <w:rFonts w:ascii="Consolas" w:hAnsi="Consolas" w:cs="Consolas"/>
          <w:color w:val="0000FF"/>
          <w:sz w:val="19"/>
          <w:szCs w:val="19"/>
        </w:rPr>
        <w:t>string</w:t>
      </w:r>
      <w:r>
        <w:rPr>
          <w:rFonts w:ascii="Consolas" w:hAnsi="Consolas" w:cs="Consolas"/>
          <w:color w:val="000000"/>
          <w:sz w:val="19"/>
          <w:szCs w:val="19"/>
        </w:rPr>
        <w:t xml:space="preserve"> ACpass, </w:t>
      </w:r>
      <w:r>
        <w:rPr>
          <w:rFonts w:ascii="Consolas" w:hAnsi="Consolas" w:cs="Consolas"/>
          <w:color w:val="0000FF"/>
          <w:sz w:val="19"/>
          <w:szCs w:val="19"/>
        </w:rPr>
        <w:t>string</w:t>
      </w:r>
      <w:r>
        <w:rPr>
          <w:rFonts w:ascii="Consolas" w:hAnsi="Consolas" w:cs="Consolas"/>
          <w:color w:val="000000"/>
          <w:sz w:val="19"/>
          <w:szCs w:val="19"/>
        </w:rPr>
        <w:t xml:space="preserve"> xmlInvData, </w:t>
      </w:r>
      <w:r>
        <w:rPr>
          <w:rFonts w:ascii="Consolas" w:hAnsi="Consolas" w:cs="Consolas"/>
          <w:color w:val="0000FF"/>
          <w:sz w:val="19"/>
          <w:szCs w:val="19"/>
        </w:rPr>
        <w:t>string</w:t>
      </w:r>
      <w:r>
        <w:rPr>
          <w:rFonts w:ascii="Consolas" w:hAnsi="Consolas" w:cs="Consolas"/>
          <w:color w:val="000000"/>
          <w:sz w:val="19"/>
          <w:szCs w:val="19"/>
        </w:rPr>
        <w:t xml:space="preserve"> username, </w:t>
      </w:r>
      <w:r>
        <w:rPr>
          <w:rFonts w:ascii="Consolas" w:hAnsi="Consolas" w:cs="Consolas"/>
          <w:color w:val="0000FF"/>
          <w:sz w:val="19"/>
          <w:szCs w:val="19"/>
        </w:rPr>
        <w:t>string</w:t>
      </w:r>
      <w:r>
        <w:rPr>
          <w:rFonts w:ascii="Consolas" w:hAnsi="Consolas" w:cs="Consolas"/>
          <w:color w:val="000000"/>
          <w:sz w:val="19"/>
          <w:szCs w:val="19"/>
        </w:rPr>
        <w:t xml:space="preserve"> password, </w:t>
      </w:r>
      <w:r>
        <w:rPr>
          <w:rFonts w:ascii="Consolas" w:hAnsi="Consolas" w:cs="Consolas"/>
          <w:color w:val="0000FF"/>
          <w:sz w:val="19"/>
          <w:szCs w:val="19"/>
        </w:rPr>
        <w:t>string</w:t>
      </w:r>
      <w:r>
        <w:rPr>
          <w:rFonts w:ascii="Consolas" w:hAnsi="Consolas" w:cs="Consolas"/>
          <w:color w:val="000000"/>
          <w:sz w:val="19"/>
          <w:szCs w:val="19"/>
        </w:rPr>
        <w:t xml:space="preserve"> serialCert, </w:t>
      </w:r>
      <w:r>
        <w:rPr>
          <w:rFonts w:ascii="Consolas" w:hAnsi="Consolas" w:cs="Consolas"/>
          <w:color w:val="0000FF"/>
          <w:sz w:val="19"/>
          <w:szCs w:val="19"/>
        </w:rPr>
        <w:t>int</w:t>
      </w:r>
      <w:r>
        <w:rPr>
          <w:rFonts w:ascii="Consolas" w:hAnsi="Consolas" w:cs="Consolas"/>
          <w:color w:val="000000"/>
          <w:sz w:val="19"/>
          <w:szCs w:val="19"/>
        </w:rPr>
        <w:t xml:space="preserve"> type, </w:t>
      </w:r>
      <w:r>
        <w:rPr>
          <w:rFonts w:ascii="Consolas" w:hAnsi="Consolas" w:cs="Consolas"/>
          <w:color w:val="0000FF"/>
          <w:sz w:val="19"/>
          <w:szCs w:val="19"/>
        </w:rPr>
        <w:t>string</w:t>
      </w:r>
      <w:r>
        <w:rPr>
          <w:rFonts w:ascii="Consolas" w:hAnsi="Consolas" w:cs="Consolas"/>
          <w:color w:val="000000"/>
          <w:sz w:val="19"/>
          <w:szCs w:val="19"/>
        </w:rPr>
        <w:t xml:space="preserve"> oldPattern, </w:t>
      </w:r>
      <w:r>
        <w:rPr>
          <w:rFonts w:ascii="Consolas" w:hAnsi="Consolas" w:cs="Consolas"/>
          <w:color w:val="0000FF"/>
          <w:sz w:val="19"/>
          <w:szCs w:val="19"/>
        </w:rPr>
        <w:t>string</w:t>
      </w:r>
      <w:r>
        <w:rPr>
          <w:rFonts w:ascii="Consolas" w:hAnsi="Consolas" w:cs="Consolas"/>
          <w:color w:val="000000"/>
          <w:sz w:val="19"/>
          <w:szCs w:val="19"/>
        </w:rPr>
        <w:t xml:space="preserve"> oldSerial, </w:t>
      </w:r>
      <w:r>
        <w:rPr>
          <w:rFonts w:ascii="Consolas" w:hAnsi="Consolas" w:cs="Consolas"/>
          <w:color w:val="0000FF"/>
          <w:sz w:val="19"/>
          <w:szCs w:val="19"/>
        </w:rPr>
        <w:t>decimal</w:t>
      </w:r>
      <w:r>
        <w:rPr>
          <w:rFonts w:ascii="Consolas" w:hAnsi="Consolas" w:cs="Consolas"/>
          <w:color w:val="000000"/>
          <w:sz w:val="19"/>
          <w:szCs w:val="19"/>
        </w:rPr>
        <w:t xml:space="preserve"> oldNo, </w:t>
      </w:r>
      <w:r>
        <w:rPr>
          <w:rFonts w:ascii="Consolas" w:hAnsi="Consolas" w:cs="Consolas"/>
          <w:color w:val="0000FF"/>
          <w:sz w:val="19"/>
          <w:szCs w:val="19"/>
        </w:rPr>
        <w:t>string</w:t>
      </w:r>
      <w:r>
        <w:rPr>
          <w:rFonts w:ascii="Consolas" w:hAnsi="Consolas" w:cs="Consolas"/>
          <w:color w:val="000000"/>
          <w:sz w:val="19"/>
          <w:szCs w:val="19"/>
        </w:rPr>
        <w:t xml:space="preserve"> strOldArisingDate, </w:t>
      </w:r>
      <w:r>
        <w:rPr>
          <w:rFonts w:ascii="Consolas" w:hAnsi="Consolas" w:cs="Consolas"/>
          <w:color w:val="0000FF"/>
          <w:sz w:val="19"/>
          <w:szCs w:val="19"/>
        </w:rPr>
        <w:t>int</w:t>
      </w:r>
      <w:r>
        <w:rPr>
          <w:rFonts w:ascii="Consolas" w:hAnsi="Consolas" w:cs="Consolas"/>
          <w:color w:val="000000"/>
          <w:sz w:val="19"/>
          <w:szCs w:val="19"/>
        </w:rPr>
        <w:t xml:space="preserve"> oldInvType, </w:t>
      </w:r>
      <w:r>
        <w:rPr>
          <w:rFonts w:ascii="Consolas" w:hAnsi="Consolas" w:cs="Consolas"/>
          <w:color w:val="0000FF"/>
          <w:sz w:val="19"/>
          <w:szCs w:val="19"/>
        </w:rPr>
        <w:t>string</w:t>
      </w:r>
      <w:r>
        <w:rPr>
          <w:rFonts w:ascii="Consolas" w:hAnsi="Consolas" w:cs="Consolas"/>
          <w:color w:val="000000"/>
          <w:sz w:val="19"/>
          <w:szCs w:val="19"/>
        </w:rPr>
        <w:t xml:space="preserve"> pattern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serial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convert = 0</w:t>
      </w:r>
      <w:ins w:id="1042" w:author="Comparison" w:date="2022-04-14T16:30:00Z">
        <w:r>
          <w:rPr>
            <w:color w:val="000000"/>
          </w:rPr>
          <w:t>)</w:t>
        </w:r>
      </w:ins>
    </w:p>
    <w:p w14:paraId="1E6222A5" w14:textId="77777777" w:rsidR="009D1437" w:rsidRDefault="009D1437" w:rsidP="009D1437">
      <w:pPr>
        <w:pStyle w:val="N"/>
        <w:rPr>
          <w:ins w:id="1043" w:author="Comparison" w:date="2022-04-14T16:30:00Z"/>
        </w:rPr>
      </w:pPr>
      <w:ins w:id="1044" w:author="Comparison" w:date="2022-04-14T16:30:00Z">
        <w:r>
          <w:rPr>
            <w:color w:val="000000"/>
          </w:rPr>
          <w:tab/>
        </w:r>
        <w:r>
          <w:t>DESCRIPTION</w:t>
        </w:r>
      </w:ins>
    </w:p>
    <w:p w14:paraId="35D7CDDD" w14:textId="77777777" w:rsidR="009D1437" w:rsidRDefault="009D1437" w:rsidP="009D1437">
      <w:pPr>
        <w:pStyle w:val="N"/>
        <w:rPr>
          <w:ins w:id="1045" w:author="Comparison" w:date="2022-04-14T16:30:00Z"/>
        </w:rPr>
      </w:pPr>
      <w:ins w:id="1046" w:author="Comparison" w:date="2022-04-14T16:30:00Z">
        <w:r>
          <w:tab/>
        </w:r>
        <w:r>
          <w:tab/>
          <w:t>Đây là web service thực hiện điều chỉnh, thay thế hóa đơn cũ (hóa đơn không tồn tại trên hệ thống) sử dụng token.</w:t>
        </w:r>
      </w:ins>
    </w:p>
    <w:p w14:paraId="33015A6C" w14:textId="77777777" w:rsidR="009D1437" w:rsidRDefault="009D1437" w:rsidP="009D1437">
      <w:pPr>
        <w:pStyle w:val="N"/>
        <w:rPr>
          <w:ins w:id="1047" w:author="Comparison" w:date="2022-04-14T16:30:00Z"/>
        </w:rPr>
      </w:pPr>
      <w:ins w:id="1048" w:author="Comparison" w:date="2022-04-14T16:30:00Z">
        <w:r>
          <w:t>HTTP METHOD</w:t>
        </w:r>
      </w:ins>
    </w:p>
    <w:p w14:paraId="55F6B17B" w14:textId="77777777" w:rsidR="009D1437" w:rsidRDefault="009D1437" w:rsidP="009D1437">
      <w:pPr>
        <w:pStyle w:val="N"/>
        <w:rPr>
          <w:ins w:id="1049" w:author="Comparison" w:date="2022-04-14T16:30:00Z"/>
          <w:b/>
        </w:rPr>
      </w:pPr>
      <w:ins w:id="1050" w:author="Comparison" w:date="2022-04-14T16:30:00Z">
        <w:r>
          <w:tab/>
          <w:t>POST</w:t>
        </w:r>
      </w:ins>
    </w:p>
    <w:p w14:paraId="7403AA20" w14:textId="77777777" w:rsidR="009D1437" w:rsidRDefault="009D1437" w:rsidP="009D1437">
      <w:pPr>
        <w:pStyle w:val="N"/>
        <w:rPr>
          <w:ins w:id="1051" w:author="Comparison" w:date="2022-04-14T16:30:00Z"/>
        </w:rPr>
      </w:pPr>
      <w:ins w:id="1052" w:author="Comparison" w:date="2022-04-14T16:30:00Z">
        <w:r>
          <w:t>REQUEST BODY</w:t>
        </w:r>
      </w:ins>
    </w:p>
    <w:p w14:paraId="4BA283C9" w14:textId="77777777" w:rsidR="009D1437" w:rsidRDefault="009D1437" w:rsidP="009D1437">
      <w:pPr>
        <w:pStyle w:val="ListParagraph"/>
        <w:numPr>
          <w:ilvl w:val="0"/>
          <w:numId w:val="3"/>
        </w:numPr>
        <w:spacing w:after="0" w:line="360" w:lineRule="auto"/>
        <w:jc w:val="both"/>
        <w:rPr>
          <w:ins w:id="1053" w:author="Comparison" w:date="2022-04-14T16:30:00Z"/>
          <w:rFonts w:eastAsia="Calibri"/>
          <w:b/>
          <w:u w:val="single"/>
        </w:rPr>
      </w:pPr>
      <w:ins w:id="1054" w:author="Comparison" w:date="2022-04-14T16:30:00Z">
        <w:r>
          <w:rPr>
            <w:rFonts w:eastAsia="Calibri"/>
            <w:b/>
          </w:rPr>
          <w:lastRenderedPageBreak/>
          <w:t xml:space="preserve">Account/ACPass:  </w:t>
        </w:r>
        <w:r>
          <w:rPr>
            <w:rFonts w:eastAsia="Calibri"/>
          </w:rPr>
          <w:t>Tài khoản được cấp phát cho nhân viên gọi lệnh gửi thông điệp.</w:t>
        </w:r>
      </w:ins>
    </w:p>
    <w:p w14:paraId="34A6A118" w14:textId="77777777" w:rsidR="009D1437" w:rsidRDefault="009D1437" w:rsidP="009D1437">
      <w:pPr>
        <w:pStyle w:val="ListParagraph"/>
        <w:numPr>
          <w:ilvl w:val="0"/>
          <w:numId w:val="2"/>
        </w:numPr>
        <w:spacing w:after="0" w:line="360" w:lineRule="auto"/>
        <w:ind w:left="1080"/>
        <w:jc w:val="both"/>
        <w:rPr>
          <w:ins w:id="1055" w:author="Comparison" w:date="2022-04-14T16:30:00Z"/>
          <w:rFonts w:eastAsia="Calibri"/>
          <w:b/>
          <w:u w:val="single"/>
        </w:rPr>
      </w:pPr>
      <w:ins w:id="1056" w:author="Comparison" w:date="2022-04-14T16:30:00Z">
        <w:r>
          <w:rPr>
            <w:rFonts w:eastAsia="Calibri"/>
            <w:b/>
          </w:rPr>
          <w:t>Username/pass</w:t>
        </w:r>
        <w:r>
          <w:rPr>
            <w:rFonts w:eastAsia="Calibri"/>
          </w:rPr>
          <w:t>: Tài khoản được cấp phát cho khách hàng để gọi đến webservice (tài khoản có quyền ServiceRole trong hệ thống).</w:t>
        </w:r>
      </w:ins>
    </w:p>
    <w:p w14:paraId="777EDED9" w14:textId="77777777" w:rsidR="009D1437" w:rsidRDefault="009D1437" w:rsidP="009D1437">
      <w:pPr>
        <w:pStyle w:val="ListParagraph"/>
        <w:numPr>
          <w:ilvl w:val="0"/>
          <w:numId w:val="2"/>
        </w:numPr>
        <w:spacing w:after="0" w:line="360" w:lineRule="auto"/>
        <w:ind w:left="1080"/>
        <w:jc w:val="both"/>
        <w:rPr>
          <w:ins w:id="1057" w:author="Comparison" w:date="2022-04-14T16:30:00Z"/>
          <w:rFonts w:eastAsia="Calibri"/>
          <w:b/>
          <w:u w:val="single"/>
        </w:rPr>
      </w:pPr>
      <w:r w:rsidRPr="00B13CD5">
        <w:rPr>
          <w:rFonts w:eastAsia="Calibri"/>
          <w:b/>
        </w:rPr>
        <w:t>xmlInvData</w:t>
      </w:r>
      <w:ins w:id="1058" w:author="Comparison" w:date="2022-04-14T16:30:00Z">
        <w:r>
          <w:rPr>
            <w:rFonts w:eastAsia="Calibri"/>
          </w:rPr>
          <w:t>: String XML dữ liệu hóa đơn điều chỉnh, thay thế</w:t>
        </w:r>
      </w:ins>
    </w:p>
    <w:p w14:paraId="59380F76" w14:textId="77777777" w:rsidR="009D1437" w:rsidRDefault="009D1437" w:rsidP="009D1437">
      <w:pPr>
        <w:pStyle w:val="ListParagraph"/>
        <w:numPr>
          <w:ilvl w:val="0"/>
          <w:numId w:val="2"/>
        </w:numPr>
        <w:spacing w:after="0" w:line="360" w:lineRule="auto"/>
        <w:ind w:left="1080"/>
        <w:jc w:val="both"/>
        <w:rPr>
          <w:ins w:id="1059" w:author="Comparison" w:date="2022-04-14T16:30:00Z"/>
          <w:rFonts w:eastAsia="Calibri"/>
          <w:b/>
        </w:rPr>
      </w:pPr>
      <w:ins w:id="1060" w:author="Comparison" w:date="2022-04-14T16:30:00Z">
        <w:r>
          <w:rPr>
            <w:rFonts w:eastAsia="Calibri"/>
            <w:b/>
          </w:rPr>
          <w:t xml:space="preserve">oldPattern, oldSerial, oldNo: </w:t>
        </w:r>
        <w:r>
          <w:rPr>
            <w:rFonts w:eastAsia="Calibri"/>
          </w:rPr>
          <w:t>Các thông số mẫu số, ký hiệu, số hóa đơn của hóa đơn cũ (hóa đơn không tồn tại trên hệ thống).</w:t>
        </w:r>
      </w:ins>
    </w:p>
    <w:p w14:paraId="56B5F99B" w14:textId="77777777" w:rsidR="009D1437" w:rsidRPr="00932205" w:rsidRDefault="009D1437" w:rsidP="009D1437">
      <w:pPr>
        <w:pStyle w:val="ListParagraph"/>
        <w:numPr>
          <w:ilvl w:val="0"/>
          <w:numId w:val="2"/>
        </w:numPr>
        <w:spacing w:after="0" w:line="360" w:lineRule="auto"/>
        <w:ind w:left="1080"/>
        <w:jc w:val="both"/>
        <w:rPr>
          <w:rFonts w:eastAsia="Calibri"/>
          <w:b/>
        </w:rPr>
      </w:pPr>
      <w:ins w:id="1061" w:author="Comparison" w:date="2022-04-14T16:30:00Z">
        <w:r>
          <w:rPr>
            <w:b/>
            <w:color w:val="000000"/>
          </w:rPr>
          <w:t xml:space="preserve">strOldArisingDate: </w:t>
        </w:r>
        <w:r>
          <w:rPr>
            <w:color w:val="000000"/>
          </w:rPr>
          <w:t>Ngày hóa đơn của hóa đơn cũ, định dạng dd/MM/yyyy (Bắt buộc phải nhập đúng và đủ 2 chữ số cho ngày tháng, 4 chữ số cho năm. Ví dụ 01/12/2021)</w:t>
        </w:r>
      </w:ins>
    </w:p>
    <w:p w14:paraId="1E35A40D" w14:textId="77777777" w:rsidR="009D1437" w:rsidRDefault="009D1437" w:rsidP="009D1437">
      <w:pPr>
        <w:pStyle w:val="ListParagraph"/>
        <w:numPr>
          <w:ilvl w:val="0"/>
          <w:numId w:val="2"/>
        </w:numPr>
        <w:spacing w:after="0" w:line="360" w:lineRule="auto"/>
        <w:ind w:left="1080"/>
        <w:jc w:val="both"/>
        <w:rPr>
          <w:ins w:id="1062" w:author="Comparison" w:date="2022-04-14T16:30:00Z"/>
          <w:rFonts w:eastAsia="Calibri"/>
          <w:b/>
        </w:rPr>
      </w:pPr>
      <w:r w:rsidRPr="00932205">
        <w:rPr>
          <w:b/>
          <w:color w:val="000000"/>
        </w:rPr>
        <w:t>oldInvType</w:t>
      </w:r>
      <w:r>
        <w:rPr>
          <w:rFonts w:ascii="Consolas" w:hAnsi="Consolas" w:cs="Consolas"/>
          <w:color w:val="000000"/>
          <w:sz w:val="19"/>
          <w:szCs w:val="19"/>
        </w:rPr>
        <w:t>: loại hóa đơn cũ theo quy định (</w:t>
      </w:r>
      <w:ins w:id="1063" w:author="Comparison" w:date="2022-04-14T16:30:00Z">
        <w:r>
          <w:rPr>
            <w:rFonts w:ascii="Consolas" w:hAnsi="Consolas" w:cs="Consolas"/>
            <w:color w:val="008000"/>
            <w:sz w:val="19"/>
            <w:szCs w:val="19"/>
          </w:rPr>
          <w:t>Các loại hóa đơn theo Nghị định số 51/2010/NĐ-CP và Nghị định số 04/2014/NĐ-CP (Trừ hóa đơn điện tử có mã xác thực của cơ quan thuế theo Quyết định số 1209/QĐ-BTC và Quyết định số 2660/QĐ-BTC</w:t>
        </w:r>
      </w:ins>
      <w:r>
        <w:rPr>
          <w:rFonts w:ascii="Consolas" w:hAnsi="Consolas" w:cs="Consolas"/>
          <w:color w:val="000000"/>
          <w:sz w:val="19"/>
          <w:szCs w:val="19"/>
        </w:rPr>
        <w:t>)</w:t>
      </w:r>
    </w:p>
    <w:p w14:paraId="0AE33A0D" w14:textId="77777777" w:rsidR="009D1437" w:rsidRDefault="009D1437" w:rsidP="009D1437">
      <w:pPr>
        <w:pStyle w:val="ListParagraph"/>
        <w:numPr>
          <w:ilvl w:val="0"/>
          <w:numId w:val="2"/>
        </w:numPr>
        <w:spacing w:after="0" w:line="360" w:lineRule="auto"/>
        <w:ind w:left="1080"/>
        <w:jc w:val="both"/>
        <w:rPr>
          <w:ins w:id="1064" w:author="Comparison" w:date="2022-04-14T16:30:00Z"/>
          <w:rFonts w:eastAsia="Calibri"/>
          <w:b/>
        </w:rPr>
      </w:pPr>
      <w:ins w:id="1065" w:author="Comparison" w:date="2022-04-14T16:30:00Z">
        <w:r>
          <w:rPr>
            <w:rFonts w:eastAsia="Calibri"/>
            <w:b/>
          </w:rPr>
          <w:t>convert</w:t>
        </w:r>
        <w:r>
          <w:rPr>
            <w:rFonts w:eastAsia="Calibri"/>
          </w:rPr>
          <w:t>: Mặc định là 0, (0 – Không cần convert từ TCVN3 sang Unicode. 1- Cần convert từ TCVN3 sang Unicode)</w:t>
        </w:r>
      </w:ins>
    </w:p>
    <w:p w14:paraId="4A36C875" w14:textId="77777777" w:rsidR="009D1437" w:rsidRDefault="009D1437" w:rsidP="009D1437">
      <w:pPr>
        <w:pStyle w:val="ListParagraph"/>
        <w:numPr>
          <w:ilvl w:val="0"/>
          <w:numId w:val="2"/>
        </w:numPr>
        <w:spacing w:after="0" w:line="360" w:lineRule="auto"/>
        <w:ind w:left="1080"/>
        <w:jc w:val="both"/>
        <w:rPr>
          <w:ins w:id="1066" w:author="Comparison" w:date="2022-04-14T16:30:00Z"/>
          <w:rFonts w:eastAsia="Calibri"/>
          <w:b/>
        </w:rPr>
      </w:pPr>
      <w:ins w:id="1067" w:author="Comparison" w:date="2022-04-14T16:30:00Z">
        <w:r>
          <w:rPr>
            <w:b/>
          </w:rPr>
          <w:t>pattern</w:t>
        </w:r>
        <w:r>
          <w:t>: Mẫu số</w:t>
        </w:r>
      </w:ins>
    </w:p>
    <w:p w14:paraId="32B51223" w14:textId="77777777" w:rsidR="009D1437" w:rsidRDefault="009D1437" w:rsidP="009D1437">
      <w:pPr>
        <w:pStyle w:val="ListParagraph"/>
        <w:numPr>
          <w:ilvl w:val="0"/>
          <w:numId w:val="2"/>
        </w:numPr>
        <w:spacing w:after="0" w:line="360" w:lineRule="auto"/>
        <w:ind w:left="1080"/>
        <w:jc w:val="both"/>
        <w:rPr>
          <w:ins w:id="1068" w:author="Comparison" w:date="2022-04-14T16:30:00Z"/>
          <w:rFonts w:eastAsia="Calibri"/>
          <w:b/>
        </w:rPr>
      </w:pPr>
      <w:ins w:id="1069" w:author="Comparison" w:date="2022-04-14T16:30:00Z">
        <w:r>
          <w:rPr>
            <w:b/>
          </w:rPr>
          <w:t>serial</w:t>
        </w:r>
        <w:r>
          <w:t>: Ký hiệu</w:t>
        </w:r>
      </w:ins>
    </w:p>
    <w:p w14:paraId="67859630" w14:textId="77777777" w:rsidR="009D1437" w:rsidRDefault="009D1437" w:rsidP="009D1437">
      <w:pPr>
        <w:pStyle w:val="ListParagraph"/>
        <w:numPr>
          <w:ilvl w:val="0"/>
          <w:numId w:val="2"/>
        </w:numPr>
        <w:spacing w:after="0" w:line="360" w:lineRule="auto"/>
        <w:ind w:left="1080"/>
        <w:jc w:val="both"/>
        <w:rPr>
          <w:ins w:id="1070" w:author="Comparison" w:date="2022-04-14T16:30:00Z"/>
          <w:rFonts w:eastAsia="Calibri"/>
          <w:b/>
        </w:rPr>
      </w:pPr>
      <w:ins w:id="1071" w:author="Comparison" w:date="2022-04-14T16:30:00Z">
        <w:r>
          <w:rPr>
            <w:b/>
            <w:color w:val="000000"/>
          </w:rPr>
          <w:t>type</w:t>
        </w:r>
        <w:r>
          <w:rPr>
            <w:color w:val="000000"/>
          </w:rPr>
          <w:t>: phát hành mới: 0, thay thế = 1, điều chỉnh tăng = 2, điều chỉnh giảm = 3, điều chỉnh thông tin = 4</w:t>
        </w:r>
      </w:ins>
    </w:p>
    <w:p w14:paraId="0ADFA89A" w14:textId="77777777" w:rsidR="009D1437" w:rsidRDefault="009D1437">
      <w:pPr>
        <w:pStyle w:val="ListParagraph"/>
        <w:spacing w:after="0" w:line="360" w:lineRule="auto"/>
        <w:ind w:left="1080"/>
        <w:jc w:val="both"/>
        <w:rPr>
          <w:ins w:id="1072" w:author="Comparison" w:date="2022-04-14T16:30:00Z"/>
          <w:b/>
        </w:rPr>
        <w:pPrChange w:id="1073" w:author="Comparison" w:date="2022-04-14T16:30:00Z">
          <w:pPr/>
        </w:pPrChange>
      </w:pPr>
    </w:p>
    <w:p w14:paraId="4153C468" w14:textId="77777777" w:rsidR="009D1437" w:rsidRDefault="009D1437" w:rsidP="009D1437">
      <w:pPr>
        <w:pStyle w:val="N"/>
        <w:rPr>
          <w:ins w:id="1074" w:author="Comparison" w:date="2022-04-14T16:30:00Z"/>
        </w:rPr>
      </w:pPr>
      <w:ins w:id="1075" w:author="Comparison" w:date="2022-04-14T16:30:00Z">
        <w:r>
          <w:t>RETURNS</w:t>
        </w:r>
      </w:ins>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14:paraId="23596EA1" w14:textId="77777777" w:rsidTr="00616EC4">
        <w:trPr>
          <w:ins w:id="1076" w:author="Comparison" w:date="2022-04-14T16:30:00Z"/>
        </w:trPr>
        <w:tc>
          <w:tcPr>
            <w:tcW w:w="1710" w:type="dxa"/>
            <w:tcBorders>
              <w:top w:val="single" w:sz="4" w:space="0" w:color="2E74B5"/>
              <w:left w:val="single" w:sz="4" w:space="0" w:color="2E74B5"/>
              <w:bottom w:val="single" w:sz="4" w:space="0" w:color="2E74B5"/>
              <w:right w:val="single" w:sz="4" w:space="0" w:color="2E74B5"/>
            </w:tcBorders>
            <w:shd w:val="clear" w:color="auto" w:fill="F2F2F2"/>
            <w:hideMark/>
          </w:tcPr>
          <w:p w14:paraId="45A2A6EB" w14:textId="77777777" w:rsidR="009D1437" w:rsidRDefault="009D1437" w:rsidP="00616EC4">
            <w:pPr>
              <w:pStyle w:val="ListParagraph"/>
              <w:jc w:val="center"/>
              <w:rPr>
                <w:ins w:id="1077" w:author="Comparison" w:date="2022-04-14T16:30:00Z"/>
              </w:rPr>
            </w:pPr>
            <w:ins w:id="1078" w:author="Comparison" w:date="2022-04-14T16:30:00Z">
              <w:r>
                <w:t>Kết quả</w:t>
              </w:r>
            </w:ins>
          </w:p>
        </w:tc>
        <w:tc>
          <w:tcPr>
            <w:tcW w:w="5040" w:type="dxa"/>
            <w:tcBorders>
              <w:top w:val="single" w:sz="4" w:space="0" w:color="2E74B5"/>
              <w:left w:val="single" w:sz="4" w:space="0" w:color="2E74B5"/>
              <w:bottom w:val="single" w:sz="4" w:space="0" w:color="2E74B5"/>
              <w:right w:val="single" w:sz="4" w:space="0" w:color="2E74B5"/>
            </w:tcBorders>
            <w:shd w:val="clear" w:color="auto" w:fill="F2F2F2"/>
            <w:hideMark/>
          </w:tcPr>
          <w:p w14:paraId="0BEA56BF" w14:textId="77777777" w:rsidR="009D1437" w:rsidRDefault="009D1437" w:rsidP="00616EC4">
            <w:pPr>
              <w:pStyle w:val="ListParagraph"/>
              <w:rPr>
                <w:ins w:id="1079" w:author="Comparison" w:date="2022-04-14T16:30:00Z"/>
              </w:rPr>
            </w:pPr>
            <w:ins w:id="1080" w:author="Comparison" w:date="2022-04-14T16:30:00Z">
              <w:r>
                <w:t>Mô tả</w:t>
              </w:r>
            </w:ins>
          </w:p>
        </w:tc>
        <w:tc>
          <w:tcPr>
            <w:tcW w:w="2515" w:type="dxa"/>
            <w:tcBorders>
              <w:top w:val="single" w:sz="4" w:space="0" w:color="2E74B5"/>
              <w:left w:val="single" w:sz="4" w:space="0" w:color="2E74B5"/>
              <w:bottom w:val="single" w:sz="4" w:space="0" w:color="2E74B5"/>
              <w:right w:val="single" w:sz="4" w:space="0" w:color="2E74B5"/>
            </w:tcBorders>
            <w:shd w:val="clear" w:color="auto" w:fill="F2F2F2"/>
            <w:hideMark/>
          </w:tcPr>
          <w:p w14:paraId="380E9AE7" w14:textId="77777777" w:rsidR="009D1437" w:rsidRDefault="009D1437" w:rsidP="00616EC4">
            <w:pPr>
              <w:pStyle w:val="ListParagraph"/>
              <w:rPr>
                <w:ins w:id="1081" w:author="Comparison" w:date="2022-04-14T16:30:00Z"/>
              </w:rPr>
            </w:pPr>
            <w:ins w:id="1082" w:author="Comparison" w:date="2022-04-14T16:30:00Z">
              <w:r>
                <w:t>Ghi chú</w:t>
              </w:r>
            </w:ins>
          </w:p>
        </w:tc>
      </w:tr>
      <w:tr w:rsidR="009D1437" w14:paraId="6DF76310" w14:textId="77777777" w:rsidTr="00616EC4">
        <w:trPr>
          <w:ins w:id="1083" w:author="Comparison" w:date="2022-04-14T16:30:00Z"/>
        </w:trPr>
        <w:tc>
          <w:tcPr>
            <w:tcW w:w="1710" w:type="dxa"/>
            <w:tcBorders>
              <w:top w:val="single" w:sz="4" w:space="0" w:color="2E74B5"/>
              <w:left w:val="single" w:sz="4" w:space="0" w:color="2E74B5"/>
              <w:bottom w:val="single" w:sz="4" w:space="0" w:color="auto"/>
              <w:right w:val="single" w:sz="4" w:space="0" w:color="2E74B5"/>
            </w:tcBorders>
            <w:hideMark/>
          </w:tcPr>
          <w:p w14:paraId="38F5E0BE" w14:textId="77777777" w:rsidR="009D1437" w:rsidRDefault="009D1437" w:rsidP="00616EC4">
            <w:pPr>
              <w:autoSpaceDE w:val="0"/>
              <w:autoSpaceDN w:val="0"/>
              <w:adjustRightInd w:val="0"/>
              <w:jc w:val="both"/>
              <w:rPr>
                <w:ins w:id="1084" w:author="Comparison" w:date="2022-04-14T16:30:00Z"/>
                <w:sz w:val="19"/>
                <w:szCs w:val="19"/>
              </w:rPr>
            </w:pPr>
            <w:ins w:id="1085" w:author="Comparison" w:date="2022-04-14T16:30:00Z">
              <w:r>
                <w:t>ERR:1</w:t>
              </w:r>
            </w:ins>
          </w:p>
        </w:tc>
        <w:tc>
          <w:tcPr>
            <w:tcW w:w="5040" w:type="dxa"/>
            <w:tcBorders>
              <w:top w:val="single" w:sz="4" w:space="0" w:color="2E74B5"/>
              <w:left w:val="single" w:sz="4" w:space="0" w:color="2E74B5"/>
              <w:bottom w:val="single" w:sz="4" w:space="0" w:color="2E74B5"/>
              <w:right w:val="single" w:sz="4" w:space="0" w:color="2E74B5"/>
            </w:tcBorders>
            <w:hideMark/>
          </w:tcPr>
          <w:p w14:paraId="4BBBB316" w14:textId="77777777" w:rsidR="009D1437" w:rsidRDefault="009D1437" w:rsidP="00616EC4">
            <w:pPr>
              <w:pStyle w:val="ListParagraph"/>
              <w:ind w:left="0"/>
              <w:jc w:val="both"/>
              <w:rPr>
                <w:ins w:id="1086" w:author="Comparison" w:date="2022-04-14T16:30:00Z"/>
              </w:rPr>
            </w:pPr>
            <w:ins w:id="1087" w:author="Comparison" w:date="2022-04-14T16:30:00Z">
              <w:r>
                <w:t>Tài khoản đăng nhập sai hoặc không có quyền</w:t>
              </w:r>
            </w:ins>
          </w:p>
        </w:tc>
        <w:tc>
          <w:tcPr>
            <w:tcW w:w="2515" w:type="dxa"/>
            <w:tcBorders>
              <w:top w:val="single" w:sz="4" w:space="0" w:color="2E74B5"/>
              <w:left w:val="single" w:sz="4" w:space="0" w:color="2E74B5"/>
              <w:bottom w:val="single" w:sz="4" w:space="0" w:color="2E74B5"/>
              <w:right w:val="single" w:sz="4" w:space="0" w:color="2E74B5"/>
            </w:tcBorders>
          </w:tcPr>
          <w:p w14:paraId="7AD23991" w14:textId="77777777" w:rsidR="009D1437" w:rsidRDefault="009D1437" w:rsidP="00616EC4">
            <w:pPr>
              <w:pStyle w:val="ListParagraph"/>
              <w:ind w:left="0"/>
              <w:jc w:val="both"/>
              <w:rPr>
                <w:ins w:id="1088" w:author="Comparison" w:date="2022-04-14T16:30:00Z"/>
              </w:rPr>
            </w:pPr>
          </w:p>
        </w:tc>
      </w:tr>
      <w:tr w:rsidR="009D1437" w14:paraId="7AD0BA2E" w14:textId="77777777" w:rsidTr="00616EC4">
        <w:trPr>
          <w:ins w:id="1089" w:author="Comparison" w:date="2022-04-14T16:30:00Z"/>
        </w:trPr>
        <w:tc>
          <w:tcPr>
            <w:tcW w:w="1710" w:type="dxa"/>
            <w:tcBorders>
              <w:top w:val="single" w:sz="4" w:space="0" w:color="2E74B5"/>
              <w:left w:val="single" w:sz="4" w:space="0" w:color="2E74B5"/>
              <w:bottom w:val="single" w:sz="4" w:space="0" w:color="auto"/>
              <w:right w:val="single" w:sz="4" w:space="0" w:color="2E74B5"/>
            </w:tcBorders>
            <w:hideMark/>
          </w:tcPr>
          <w:p w14:paraId="46A05286" w14:textId="77777777" w:rsidR="009D1437" w:rsidRDefault="009D1437" w:rsidP="00616EC4">
            <w:pPr>
              <w:rPr>
                <w:ins w:id="1090" w:author="Comparison" w:date="2022-04-14T16:30:00Z"/>
                <w:rFonts w:eastAsia="Calibri"/>
              </w:rPr>
            </w:pPr>
            <w:ins w:id="1091" w:author="Comparison" w:date="2022-04-14T16:30:00Z">
              <w:r>
                <w:rPr>
                  <w:rFonts w:eastAsia="Calibri"/>
                </w:rPr>
                <w:t>ERR:2</w:t>
              </w:r>
            </w:ins>
          </w:p>
        </w:tc>
        <w:tc>
          <w:tcPr>
            <w:tcW w:w="5040" w:type="dxa"/>
            <w:tcBorders>
              <w:top w:val="single" w:sz="4" w:space="0" w:color="2E74B5"/>
              <w:left w:val="single" w:sz="4" w:space="0" w:color="2E74B5"/>
              <w:bottom w:val="single" w:sz="4" w:space="0" w:color="2E74B5"/>
              <w:right w:val="single" w:sz="4" w:space="0" w:color="2E74B5"/>
            </w:tcBorders>
            <w:hideMark/>
          </w:tcPr>
          <w:p w14:paraId="0F8AC64F" w14:textId="77777777" w:rsidR="009D1437" w:rsidRDefault="009D1437" w:rsidP="00616EC4">
            <w:pPr>
              <w:rPr>
                <w:ins w:id="1092" w:author="Comparison" w:date="2022-04-14T16:30:00Z"/>
                <w:rFonts w:eastAsia="Calibri"/>
              </w:rPr>
            </w:pPr>
            <w:ins w:id="1093" w:author="Comparison" w:date="2022-04-14T16:30:00Z">
              <w:r>
                <w:rPr>
                  <w:rFonts w:eastAsia="Calibri"/>
                </w:rPr>
                <w:t>Không tìm thấy công ty</w:t>
              </w:r>
            </w:ins>
          </w:p>
        </w:tc>
        <w:tc>
          <w:tcPr>
            <w:tcW w:w="2515" w:type="dxa"/>
            <w:tcBorders>
              <w:top w:val="single" w:sz="4" w:space="0" w:color="2E74B5"/>
              <w:left w:val="single" w:sz="4" w:space="0" w:color="2E74B5"/>
              <w:bottom w:val="single" w:sz="4" w:space="0" w:color="2E74B5"/>
              <w:right w:val="single" w:sz="4" w:space="0" w:color="2E74B5"/>
            </w:tcBorders>
          </w:tcPr>
          <w:p w14:paraId="59E68031" w14:textId="77777777" w:rsidR="009D1437" w:rsidRDefault="009D1437" w:rsidP="00616EC4">
            <w:pPr>
              <w:pStyle w:val="ListParagraph"/>
              <w:ind w:left="0"/>
              <w:jc w:val="both"/>
              <w:rPr>
                <w:ins w:id="1094" w:author="Comparison" w:date="2022-04-14T16:30:00Z"/>
              </w:rPr>
            </w:pPr>
          </w:p>
        </w:tc>
      </w:tr>
      <w:tr w:rsidR="009D1437" w14:paraId="364E39A8" w14:textId="77777777" w:rsidTr="00616EC4">
        <w:trPr>
          <w:ins w:id="1095" w:author="Comparison" w:date="2022-04-14T16:30:00Z"/>
        </w:trPr>
        <w:tc>
          <w:tcPr>
            <w:tcW w:w="1710" w:type="dxa"/>
            <w:tcBorders>
              <w:top w:val="single" w:sz="4" w:space="0" w:color="2E74B5"/>
              <w:left w:val="single" w:sz="4" w:space="0" w:color="2E74B5"/>
              <w:bottom w:val="single" w:sz="4" w:space="0" w:color="auto"/>
              <w:right w:val="single" w:sz="4" w:space="0" w:color="2E74B5"/>
            </w:tcBorders>
            <w:hideMark/>
          </w:tcPr>
          <w:p w14:paraId="34836382" w14:textId="77777777" w:rsidR="009D1437" w:rsidRDefault="009D1437" w:rsidP="00616EC4">
            <w:pPr>
              <w:rPr>
                <w:ins w:id="1096" w:author="Comparison" w:date="2022-04-14T16:30:00Z"/>
                <w:rFonts w:eastAsia="Calibri"/>
              </w:rPr>
            </w:pPr>
            <w:ins w:id="1097" w:author="Comparison" w:date="2022-04-14T16:30:00Z">
              <w:r>
                <w:rPr>
                  <w:rFonts w:eastAsia="Calibri"/>
                </w:rPr>
                <w:t>ERR:30</w:t>
              </w:r>
            </w:ins>
          </w:p>
        </w:tc>
        <w:tc>
          <w:tcPr>
            <w:tcW w:w="5040" w:type="dxa"/>
            <w:tcBorders>
              <w:top w:val="single" w:sz="4" w:space="0" w:color="2E74B5"/>
              <w:left w:val="single" w:sz="4" w:space="0" w:color="2E74B5"/>
              <w:bottom w:val="single" w:sz="4" w:space="0" w:color="2E74B5"/>
              <w:right w:val="single" w:sz="4" w:space="0" w:color="2E74B5"/>
            </w:tcBorders>
            <w:hideMark/>
          </w:tcPr>
          <w:p w14:paraId="2F8D422D" w14:textId="77777777" w:rsidR="009D1437" w:rsidRDefault="009D1437" w:rsidP="00616EC4">
            <w:pPr>
              <w:rPr>
                <w:ins w:id="1098" w:author="Comparison" w:date="2022-04-14T16:30:00Z"/>
                <w:rFonts w:eastAsia="Calibri"/>
              </w:rPr>
            </w:pPr>
            <w:ins w:id="1099" w:author="Comparison" w:date="2022-04-14T16:30:00Z">
              <w:r>
                <w:t>Tạo mới hóa đơn có lỗi</w:t>
              </w:r>
            </w:ins>
          </w:p>
        </w:tc>
        <w:tc>
          <w:tcPr>
            <w:tcW w:w="2515" w:type="dxa"/>
            <w:tcBorders>
              <w:top w:val="single" w:sz="4" w:space="0" w:color="2E74B5"/>
              <w:left w:val="single" w:sz="4" w:space="0" w:color="2E74B5"/>
              <w:bottom w:val="single" w:sz="4" w:space="0" w:color="2E74B5"/>
              <w:right w:val="single" w:sz="4" w:space="0" w:color="2E74B5"/>
            </w:tcBorders>
          </w:tcPr>
          <w:p w14:paraId="59308AEB" w14:textId="77777777" w:rsidR="009D1437" w:rsidRDefault="009D1437" w:rsidP="00616EC4">
            <w:pPr>
              <w:pStyle w:val="ListParagraph"/>
              <w:ind w:left="0"/>
              <w:jc w:val="both"/>
              <w:rPr>
                <w:ins w:id="1100" w:author="Comparison" w:date="2022-04-14T16:30:00Z"/>
              </w:rPr>
            </w:pPr>
          </w:p>
        </w:tc>
      </w:tr>
      <w:tr w:rsidR="009D1437" w14:paraId="38921164" w14:textId="77777777" w:rsidTr="00616EC4">
        <w:trPr>
          <w:ins w:id="1101" w:author="Comparison" w:date="2022-04-14T16:30:00Z"/>
        </w:trPr>
        <w:tc>
          <w:tcPr>
            <w:tcW w:w="1710" w:type="dxa"/>
            <w:tcBorders>
              <w:top w:val="single" w:sz="4" w:space="0" w:color="2E74B5"/>
              <w:left w:val="single" w:sz="4" w:space="0" w:color="2E74B5"/>
              <w:bottom w:val="single" w:sz="4" w:space="0" w:color="auto"/>
              <w:right w:val="single" w:sz="4" w:space="0" w:color="2E74B5"/>
            </w:tcBorders>
            <w:hideMark/>
          </w:tcPr>
          <w:p w14:paraId="7206A52A" w14:textId="77777777" w:rsidR="009D1437" w:rsidRDefault="009D1437" w:rsidP="00616EC4">
            <w:pPr>
              <w:rPr>
                <w:ins w:id="1102" w:author="Comparison" w:date="2022-04-14T16:30:00Z"/>
                <w:rFonts w:eastAsia="Calibri"/>
              </w:rPr>
            </w:pPr>
            <w:ins w:id="1103" w:author="Comparison" w:date="2022-04-14T16:30:00Z">
              <w:r>
                <w:rPr>
                  <w:rFonts w:eastAsia="Calibri"/>
                </w:rPr>
                <w:t>ERR:5</w:t>
              </w:r>
            </w:ins>
          </w:p>
        </w:tc>
        <w:tc>
          <w:tcPr>
            <w:tcW w:w="5040" w:type="dxa"/>
            <w:tcBorders>
              <w:top w:val="single" w:sz="4" w:space="0" w:color="2E74B5"/>
              <w:left w:val="single" w:sz="4" w:space="0" w:color="2E74B5"/>
              <w:bottom w:val="single" w:sz="4" w:space="0" w:color="2E74B5"/>
              <w:right w:val="single" w:sz="4" w:space="0" w:color="2E74B5"/>
            </w:tcBorders>
            <w:hideMark/>
          </w:tcPr>
          <w:p w14:paraId="03FB32E0" w14:textId="77777777" w:rsidR="009D1437" w:rsidRDefault="009D1437" w:rsidP="00616EC4">
            <w:pPr>
              <w:rPr>
                <w:ins w:id="1104" w:author="Comparison" w:date="2022-04-14T16:30:00Z"/>
                <w:rFonts w:eastAsia="Calibri"/>
              </w:rPr>
            </w:pPr>
            <w:ins w:id="1105" w:author="Comparison" w:date="2022-04-14T16:30:00Z">
              <w:r>
                <w:rPr>
                  <w:rFonts w:eastAsia="Calibri"/>
                </w:rPr>
                <w:t>Không phát hành được hóa đơn hoặc lỗi hệ thống</w:t>
              </w:r>
            </w:ins>
          </w:p>
        </w:tc>
        <w:tc>
          <w:tcPr>
            <w:tcW w:w="2515" w:type="dxa"/>
            <w:tcBorders>
              <w:top w:val="single" w:sz="4" w:space="0" w:color="2E74B5"/>
              <w:left w:val="single" w:sz="4" w:space="0" w:color="2E74B5"/>
              <w:bottom w:val="single" w:sz="4" w:space="0" w:color="2E74B5"/>
              <w:right w:val="single" w:sz="4" w:space="0" w:color="2E74B5"/>
            </w:tcBorders>
          </w:tcPr>
          <w:p w14:paraId="56DB5D2B" w14:textId="77777777" w:rsidR="009D1437" w:rsidRDefault="009D1437" w:rsidP="00616EC4">
            <w:pPr>
              <w:pStyle w:val="ListParagraph"/>
              <w:ind w:left="0"/>
              <w:jc w:val="both"/>
              <w:rPr>
                <w:ins w:id="1106" w:author="Comparison" w:date="2022-04-14T16:30:00Z"/>
              </w:rPr>
            </w:pPr>
          </w:p>
        </w:tc>
      </w:tr>
      <w:tr w:rsidR="009D1437" w14:paraId="5FCFFEE8" w14:textId="77777777" w:rsidTr="00616EC4">
        <w:trPr>
          <w:ins w:id="1107" w:author="Comparison" w:date="2022-04-14T16:30:00Z"/>
        </w:trPr>
        <w:tc>
          <w:tcPr>
            <w:tcW w:w="1710" w:type="dxa"/>
            <w:tcBorders>
              <w:top w:val="single" w:sz="4" w:space="0" w:color="2E74B5"/>
              <w:left w:val="single" w:sz="4" w:space="0" w:color="2E74B5"/>
              <w:bottom w:val="single" w:sz="4" w:space="0" w:color="auto"/>
              <w:right w:val="single" w:sz="4" w:space="0" w:color="2E74B5"/>
            </w:tcBorders>
            <w:hideMark/>
          </w:tcPr>
          <w:p w14:paraId="56B1E9D7" w14:textId="77777777" w:rsidR="009D1437" w:rsidRDefault="009D1437" w:rsidP="00616EC4">
            <w:pPr>
              <w:rPr>
                <w:ins w:id="1108" w:author="Comparison" w:date="2022-04-14T16:30:00Z"/>
                <w:rFonts w:eastAsia="Calibri"/>
              </w:rPr>
            </w:pPr>
            <w:ins w:id="1109" w:author="Comparison" w:date="2022-04-14T16:30:00Z">
              <w:r>
                <w:rPr>
                  <w:rFonts w:eastAsia="Calibri"/>
                </w:rPr>
                <w:t>ERR:3</w:t>
              </w:r>
            </w:ins>
          </w:p>
        </w:tc>
        <w:tc>
          <w:tcPr>
            <w:tcW w:w="5040" w:type="dxa"/>
            <w:tcBorders>
              <w:top w:val="single" w:sz="4" w:space="0" w:color="2E74B5"/>
              <w:left w:val="single" w:sz="4" w:space="0" w:color="2E74B5"/>
              <w:bottom w:val="single" w:sz="4" w:space="0" w:color="2E74B5"/>
              <w:right w:val="single" w:sz="4" w:space="0" w:color="2E74B5"/>
            </w:tcBorders>
            <w:hideMark/>
          </w:tcPr>
          <w:p w14:paraId="0264C602" w14:textId="77777777" w:rsidR="009D1437" w:rsidRDefault="009D1437" w:rsidP="00616EC4">
            <w:pPr>
              <w:rPr>
                <w:ins w:id="1110" w:author="Comparison" w:date="2022-04-14T16:30:00Z"/>
                <w:rFonts w:eastAsia="Calibri"/>
              </w:rPr>
            </w:pPr>
            <w:ins w:id="1111" w:author="Comparison" w:date="2022-04-14T16:30:00Z">
              <w:r>
                <w:rPr>
                  <w:rFonts w:eastAsia="Calibri"/>
                </w:rPr>
                <w:t>Dữ liệu xml đầu vào không đúng quy định</w:t>
              </w:r>
            </w:ins>
          </w:p>
        </w:tc>
        <w:tc>
          <w:tcPr>
            <w:tcW w:w="2515" w:type="dxa"/>
            <w:tcBorders>
              <w:top w:val="single" w:sz="4" w:space="0" w:color="2E74B5"/>
              <w:left w:val="single" w:sz="4" w:space="0" w:color="2E74B5"/>
              <w:bottom w:val="single" w:sz="4" w:space="0" w:color="2E74B5"/>
              <w:right w:val="single" w:sz="4" w:space="0" w:color="2E74B5"/>
            </w:tcBorders>
          </w:tcPr>
          <w:p w14:paraId="6F0CF997" w14:textId="77777777" w:rsidR="009D1437" w:rsidRDefault="009D1437" w:rsidP="00616EC4">
            <w:pPr>
              <w:pStyle w:val="ListParagraph"/>
              <w:ind w:left="0"/>
              <w:jc w:val="both"/>
              <w:rPr>
                <w:ins w:id="1112" w:author="Comparison" w:date="2022-04-14T16:30:00Z"/>
              </w:rPr>
            </w:pPr>
          </w:p>
        </w:tc>
      </w:tr>
      <w:tr w:rsidR="009D1437" w14:paraId="3B22E360" w14:textId="77777777" w:rsidTr="00616EC4">
        <w:trPr>
          <w:trHeight w:val="70"/>
          <w:ins w:id="1113" w:author="Comparison" w:date="2022-04-14T16:30:00Z"/>
        </w:trPr>
        <w:tc>
          <w:tcPr>
            <w:tcW w:w="1710" w:type="dxa"/>
            <w:tcBorders>
              <w:top w:val="single" w:sz="4" w:space="0" w:color="2E74B5"/>
              <w:left w:val="single" w:sz="4" w:space="0" w:color="2E74B5"/>
              <w:bottom w:val="single" w:sz="4" w:space="0" w:color="2E74B5"/>
              <w:right w:val="single" w:sz="4" w:space="0" w:color="2E74B5"/>
            </w:tcBorders>
            <w:hideMark/>
          </w:tcPr>
          <w:p w14:paraId="4972EE29" w14:textId="77777777" w:rsidR="009D1437" w:rsidRDefault="009D1437" w:rsidP="00616EC4">
            <w:pPr>
              <w:autoSpaceDE w:val="0"/>
              <w:autoSpaceDN w:val="0"/>
              <w:adjustRightInd w:val="0"/>
              <w:rPr>
                <w:ins w:id="1114" w:author="Comparison" w:date="2022-04-14T16:30:00Z"/>
                <w:rFonts w:eastAsia="Calibri"/>
              </w:rPr>
            </w:pPr>
            <w:ins w:id="1115" w:author="Comparison" w:date="2022-04-14T16:30:00Z">
              <w:r>
                <w:rPr>
                  <w:rFonts w:eastAsia="Calibri"/>
                </w:rPr>
                <w:t>ERR:7</w:t>
              </w:r>
            </w:ins>
          </w:p>
        </w:tc>
        <w:tc>
          <w:tcPr>
            <w:tcW w:w="5040" w:type="dxa"/>
            <w:tcBorders>
              <w:top w:val="single" w:sz="4" w:space="0" w:color="2E74B5"/>
              <w:left w:val="single" w:sz="4" w:space="0" w:color="2E74B5"/>
              <w:bottom w:val="single" w:sz="4" w:space="0" w:color="2E74B5"/>
              <w:right w:val="single" w:sz="4" w:space="0" w:color="2E74B5"/>
            </w:tcBorders>
            <w:hideMark/>
          </w:tcPr>
          <w:p w14:paraId="5927799A" w14:textId="77777777" w:rsidR="009D1437" w:rsidRDefault="009D1437" w:rsidP="00616EC4">
            <w:pPr>
              <w:pStyle w:val="ListParagraph"/>
              <w:spacing w:after="0" w:line="240" w:lineRule="auto"/>
              <w:ind w:left="0"/>
              <w:rPr>
                <w:ins w:id="1116" w:author="Comparison" w:date="2022-04-14T16:30:00Z"/>
                <w:rFonts w:eastAsia="Calibri"/>
              </w:rPr>
            </w:pPr>
            <w:ins w:id="1117" w:author="Comparison" w:date="2022-04-14T16:30:00Z">
              <w:r>
                <w:rPr>
                  <w:rFonts w:eastAsia="Calibri"/>
                </w:rPr>
                <w:t>User name không phù hợp, không tìm thấy company tương ứng cho user.</w:t>
              </w:r>
            </w:ins>
          </w:p>
        </w:tc>
        <w:tc>
          <w:tcPr>
            <w:tcW w:w="2515" w:type="dxa"/>
            <w:tcBorders>
              <w:top w:val="single" w:sz="4" w:space="0" w:color="2E74B5"/>
              <w:left w:val="single" w:sz="4" w:space="0" w:color="2E74B5"/>
              <w:bottom w:val="single" w:sz="4" w:space="0" w:color="2E74B5"/>
              <w:right w:val="single" w:sz="4" w:space="0" w:color="2E74B5"/>
            </w:tcBorders>
          </w:tcPr>
          <w:p w14:paraId="5A70F990" w14:textId="77777777" w:rsidR="009D1437" w:rsidRDefault="009D1437" w:rsidP="00616EC4">
            <w:pPr>
              <w:jc w:val="both"/>
              <w:rPr>
                <w:ins w:id="1118" w:author="Comparison" w:date="2022-04-14T16:30:00Z"/>
              </w:rPr>
            </w:pPr>
          </w:p>
        </w:tc>
      </w:tr>
      <w:tr w:rsidR="009D1437" w14:paraId="2576F8A6" w14:textId="77777777" w:rsidTr="00616EC4">
        <w:trPr>
          <w:trHeight w:val="70"/>
          <w:ins w:id="1119" w:author="Comparison" w:date="2022-04-14T16:30:00Z"/>
        </w:trPr>
        <w:tc>
          <w:tcPr>
            <w:tcW w:w="1710" w:type="dxa"/>
            <w:tcBorders>
              <w:top w:val="single" w:sz="4" w:space="0" w:color="2E74B5"/>
              <w:left w:val="single" w:sz="4" w:space="0" w:color="2E74B5"/>
              <w:bottom w:val="single" w:sz="4" w:space="0" w:color="2E74B5"/>
              <w:right w:val="single" w:sz="4" w:space="0" w:color="2E74B5"/>
            </w:tcBorders>
            <w:hideMark/>
          </w:tcPr>
          <w:p w14:paraId="4479C074" w14:textId="77777777" w:rsidR="009D1437" w:rsidRDefault="009D1437" w:rsidP="00616EC4">
            <w:pPr>
              <w:autoSpaceDE w:val="0"/>
              <w:autoSpaceDN w:val="0"/>
              <w:adjustRightInd w:val="0"/>
              <w:rPr>
                <w:ins w:id="1120" w:author="Comparison" w:date="2022-04-14T16:30:00Z"/>
                <w:rFonts w:eastAsia="Calibri"/>
              </w:rPr>
            </w:pPr>
            <w:ins w:id="1121" w:author="Comparison" w:date="2022-04-14T16:30:00Z">
              <w:r>
                <w:rPr>
                  <w:rFonts w:eastAsia="Calibri"/>
                </w:rPr>
                <w:t>ERR:12</w:t>
              </w:r>
            </w:ins>
          </w:p>
        </w:tc>
        <w:tc>
          <w:tcPr>
            <w:tcW w:w="5040" w:type="dxa"/>
            <w:tcBorders>
              <w:top w:val="single" w:sz="4" w:space="0" w:color="2E74B5"/>
              <w:left w:val="single" w:sz="4" w:space="0" w:color="2E74B5"/>
              <w:bottom w:val="single" w:sz="4" w:space="0" w:color="2E74B5"/>
              <w:right w:val="single" w:sz="4" w:space="0" w:color="2E74B5"/>
            </w:tcBorders>
            <w:hideMark/>
          </w:tcPr>
          <w:p w14:paraId="0DD8EF2C" w14:textId="77777777" w:rsidR="009D1437" w:rsidRDefault="009D1437" w:rsidP="00616EC4">
            <w:pPr>
              <w:pStyle w:val="ListParagraph"/>
              <w:spacing w:after="0" w:line="240" w:lineRule="auto"/>
              <w:ind w:left="0"/>
              <w:rPr>
                <w:ins w:id="1122" w:author="Comparison" w:date="2022-04-14T16:30:00Z"/>
                <w:rFonts w:eastAsia="Calibri"/>
              </w:rPr>
            </w:pPr>
            <w:ins w:id="1123" w:author="Comparison" w:date="2022-04-14T16:30:00Z">
              <w:r>
                <w:rPr>
                  <w:rFonts w:eastAsia="Calibri"/>
                </w:rPr>
                <w:t>Ngày hóa đơn cũ không hợp lệ</w:t>
              </w:r>
            </w:ins>
          </w:p>
        </w:tc>
        <w:tc>
          <w:tcPr>
            <w:tcW w:w="2515" w:type="dxa"/>
            <w:tcBorders>
              <w:top w:val="single" w:sz="4" w:space="0" w:color="2E74B5"/>
              <w:left w:val="single" w:sz="4" w:space="0" w:color="2E74B5"/>
              <w:bottom w:val="single" w:sz="4" w:space="0" w:color="2E74B5"/>
              <w:right w:val="single" w:sz="4" w:space="0" w:color="2E74B5"/>
            </w:tcBorders>
          </w:tcPr>
          <w:p w14:paraId="565C13F8" w14:textId="77777777" w:rsidR="009D1437" w:rsidRDefault="009D1437" w:rsidP="00616EC4">
            <w:pPr>
              <w:jc w:val="both"/>
              <w:rPr>
                <w:ins w:id="1124" w:author="Comparison" w:date="2022-04-14T16:30:00Z"/>
              </w:rPr>
            </w:pPr>
          </w:p>
        </w:tc>
      </w:tr>
      <w:tr w:rsidR="009D1437" w14:paraId="094A3959" w14:textId="77777777" w:rsidTr="00616EC4">
        <w:trPr>
          <w:trHeight w:val="70"/>
          <w:ins w:id="1125" w:author="Comparison" w:date="2022-04-14T16:30:00Z"/>
        </w:trPr>
        <w:tc>
          <w:tcPr>
            <w:tcW w:w="1710" w:type="dxa"/>
            <w:tcBorders>
              <w:top w:val="single" w:sz="4" w:space="0" w:color="2E74B5"/>
              <w:left w:val="single" w:sz="4" w:space="0" w:color="2E74B5"/>
              <w:bottom w:val="single" w:sz="4" w:space="0" w:color="2E74B5"/>
              <w:right w:val="single" w:sz="4" w:space="0" w:color="2E74B5"/>
            </w:tcBorders>
            <w:hideMark/>
          </w:tcPr>
          <w:p w14:paraId="602DACD4" w14:textId="77777777" w:rsidR="009D1437" w:rsidRDefault="009D1437" w:rsidP="00616EC4">
            <w:pPr>
              <w:autoSpaceDE w:val="0"/>
              <w:autoSpaceDN w:val="0"/>
              <w:adjustRightInd w:val="0"/>
              <w:rPr>
                <w:ins w:id="1126" w:author="Comparison" w:date="2022-04-14T16:30:00Z"/>
                <w:rFonts w:eastAsia="Calibri"/>
              </w:rPr>
            </w:pPr>
            <w:ins w:id="1127" w:author="Comparison" w:date="2022-04-14T16:30:00Z">
              <w:r>
                <w:rPr>
                  <w:rFonts w:eastAsia="Calibri"/>
                </w:rPr>
                <w:t>ERR:20</w:t>
              </w:r>
            </w:ins>
          </w:p>
        </w:tc>
        <w:tc>
          <w:tcPr>
            <w:tcW w:w="5040" w:type="dxa"/>
            <w:tcBorders>
              <w:top w:val="single" w:sz="4" w:space="0" w:color="2E74B5"/>
              <w:left w:val="single" w:sz="4" w:space="0" w:color="2E74B5"/>
              <w:bottom w:val="single" w:sz="4" w:space="0" w:color="2E74B5"/>
              <w:right w:val="single" w:sz="4" w:space="0" w:color="2E74B5"/>
            </w:tcBorders>
            <w:hideMark/>
          </w:tcPr>
          <w:p w14:paraId="534C2784" w14:textId="77777777" w:rsidR="009D1437" w:rsidRDefault="009D1437" w:rsidP="00616EC4">
            <w:pPr>
              <w:pStyle w:val="ListParagraph"/>
              <w:spacing w:after="0" w:line="240" w:lineRule="auto"/>
              <w:ind w:left="0"/>
              <w:rPr>
                <w:ins w:id="1128" w:author="Comparison" w:date="2022-04-14T16:30:00Z"/>
                <w:rFonts w:eastAsia="Calibri"/>
              </w:rPr>
            </w:pPr>
            <w:ins w:id="1129" w:author="Comparison" w:date="2022-04-14T16:30:00Z">
              <w:r>
                <w:rPr>
                  <w:rFonts w:eastAsia="Calibri"/>
                </w:rPr>
                <w:t>Tham số pattern and serial không hợp lệ</w:t>
              </w:r>
            </w:ins>
          </w:p>
        </w:tc>
        <w:tc>
          <w:tcPr>
            <w:tcW w:w="2515" w:type="dxa"/>
            <w:tcBorders>
              <w:top w:val="single" w:sz="4" w:space="0" w:color="2E74B5"/>
              <w:left w:val="single" w:sz="4" w:space="0" w:color="2E74B5"/>
              <w:bottom w:val="single" w:sz="4" w:space="0" w:color="2E74B5"/>
              <w:right w:val="single" w:sz="4" w:space="0" w:color="2E74B5"/>
            </w:tcBorders>
          </w:tcPr>
          <w:p w14:paraId="2B94DF60" w14:textId="77777777" w:rsidR="009D1437" w:rsidRDefault="009D1437" w:rsidP="00616EC4">
            <w:pPr>
              <w:jc w:val="both"/>
              <w:rPr>
                <w:ins w:id="1130" w:author="Comparison" w:date="2022-04-14T16:30:00Z"/>
              </w:rPr>
            </w:pPr>
          </w:p>
        </w:tc>
      </w:tr>
      <w:tr w:rsidR="009D1437" w14:paraId="5C8D71CF" w14:textId="77777777" w:rsidTr="00616EC4">
        <w:trPr>
          <w:trHeight w:val="70"/>
          <w:ins w:id="1131" w:author="Comparison" w:date="2022-04-14T16:30:00Z"/>
        </w:trPr>
        <w:tc>
          <w:tcPr>
            <w:tcW w:w="1710" w:type="dxa"/>
            <w:tcBorders>
              <w:top w:val="single" w:sz="4" w:space="0" w:color="2E74B5"/>
              <w:left w:val="single" w:sz="4" w:space="0" w:color="2E74B5"/>
              <w:bottom w:val="single" w:sz="4" w:space="0" w:color="2E74B5"/>
              <w:right w:val="single" w:sz="4" w:space="0" w:color="2E74B5"/>
            </w:tcBorders>
            <w:hideMark/>
          </w:tcPr>
          <w:p w14:paraId="7F86CC24" w14:textId="77777777" w:rsidR="009D1437" w:rsidRDefault="009D1437" w:rsidP="00616EC4">
            <w:pPr>
              <w:autoSpaceDE w:val="0"/>
              <w:autoSpaceDN w:val="0"/>
              <w:adjustRightInd w:val="0"/>
              <w:rPr>
                <w:ins w:id="1132" w:author="Comparison" w:date="2022-04-14T16:30:00Z"/>
                <w:rFonts w:eastAsia="Calibri"/>
              </w:rPr>
            </w:pPr>
            <w:ins w:id="1133" w:author="Comparison" w:date="2022-04-14T16:30:00Z">
              <w:r>
                <w:rPr>
                  <w:rFonts w:eastAsia="Calibri"/>
                </w:rPr>
                <w:t>ERR:21</w:t>
              </w:r>
            </w:ins>
          </w:p>
        </w:tc>
        <w:tc>
          <w:tcPr>
            <w:tcW w:w="5040" w:type="dxa"/>
            <w:tcBorders>
              <w:top w:val="single" w:sz="4" w:space="0" w:color="2E74B5"/>
              <w:left w:val="single" w:sz="4" w:space="0" w:color="2E74B5"/>
              <w:bottom w:val="single" w:sz="4" w:space="0" w:color="2E74B5"/>
              <w:right w:val="single" w:sz="4" w:space="0" w:color="2E74B5"/>
            </w:tcBorders>
            <w:hideMark/>
          </w:tcPr>
          <w:p w14:paraId="715285D9" w14:textId="77777777" w:rsidR="009D1437" w:rsidRDefault="009D1437" w:rsidP="00616EC4">
            <w:pPr>
              <w:pStyle w:val="ListParagraph"/>
              <w:spacing w:after="0" w:line="240" w:lineRule="auto"/>
              <w:ind w:left="0"/>
              <w:rPr>
                <w:ins w:id="1134" w:author="Comparison" w:date="2022-04-14T16:30:00Z"/>
                <w:rFonts w:eastAsia="Calibri"/>
              </w:rPr>
            </w:pPr>
            <w:ins w:id="1135" w:author="Comparison" w:date="2022-04-14T16:30:00Z">
              <w:r>
                <w:rPr>
                  <w:rFonts w:eastAsia="Calibri"/>
                </w:rPr>
                <w:t>Tài khoản không tồn tại</w:t>
              </w:r>
            </w:ins>
          </w:p>
        </w:tc>
        <w:tc>
          <w:tcPr>
            <w:tcW w:w="2515" w:type="dxa"/>
            <w:tcBorders>
              <w:top w:val="single" w:sz="4" w:space="0" w:color="2E74B5"/>
              <w:left w:val="single" w:sz="4" w:space="0" w:color="2E74B5"/>
              <w:bottom w:val="single" w:sz="4" w:space="0" w:color="2E74B5"/>
              <w:right w:val="single" w:sz="4" w:space="0" w:color="2E74B5"/>
            </w:tcBorders>
          </w:tcPr>
          <w:p w14:paraId="05E5D0F1" w14:textId="77777777" w:rsidR="009D1437" w:rsidRDefault="009D1437" w:rsidP="00616EC4">
            <w:pPr>
              <w:jc w:val="both"/>
              <w:rPr>
                <w:ins w:id="1136" w:author="Comparison" w:date="2022-04-14T16:30:00Z"/>
              </w:rPr>
            </w:pPr>
          </w:p>
        </w:tc>
      </w:tr>
      <w:tr w:rsidR="009D1437" w14:paraId="72BC7786" w14:textId="77777777" w:rsidTr="00616EC4">
        <w:trPr>
          <w:trHeight w:val="70"/>
          <w:ins w:id="1137" w:author="Comparison" w:date="2022-04-14T16:30:00Z"/>
        </w:trPr>
        <w:tc>
          <w:tcPr>
            <w:tcW w:w="1710" w:type="dxa"/>
            <w:tcBorders>
              <w:top w:val="single" w:sz="4" w:space="0" w:color="2E74B5"/>
              <w:left w:val="single" w:sz="4" w:space="0" w:color="2E74B5"/>
              <w:bottom w:val="single" w:sz="4" w:space="0" w:color="2E74B5"/>
              <w:right w:val="single" w:sz="4" w:space="0" w:color="2E74B5"/>
            </w:tcBorders>
          </w:tcPr>
          <w:p w14:paraId="3953FE3F" w14:textId="77777777" w:rsidR="009D1437" w:rsidRDefault="009D1437" w:rsidP="00616EC4">
            <w:pPr>
              <w:autoSpaceDE w:val="0"/>
              <w:autoSpaceDN w:val="0"/>
              <w:adjustRightInd w:val="0"/>
              <w:rPr>
                <w:ins w:id="1138" w:author="Comparison" w:date="2022-04-14T16:30:00Z"/>
                <w:rFonts w:eastAsia="Calibri"/>
              </w:rPr>
            </w:pPr>
            <w:ins w:id="1139" w:author="Comparison" w:date="2022-04-14T16:30:00Z">
              <w:r>
                <w:rPr>
                  <w:rFonts w:eastAsia="Calibri"/>
                </w:rPr>
                <w:t>ERR:22</w:t>
              </w:r>
            </w:ins>
          </w:p>
          <w:p w14:paraId="664D8DE0" w14:textId="77777777" w:rsidR="009D1437" w:rsidRDefault="009D1437" w:rsidP="00616EC4">
            <w:pPr>
              <w:autoSpaceDE w:val="0"/>
              <w:autoSpaceDN w:val="0"/>
              <w:adjustRightInd w:val="0"/>
              <w:rPr>
                <w:ins w:id="1140" w:author="Comparison" w:date="2022-04-14T16:30:00Z"/>
                <w:rFonts w:eastAsia="Calibri"/>
              </w:rPr>
            </w:pPr>
          </w:p>
        </w:tc>
        <w:tc>
          <w:tcPr>
            <w:tcW w:w="5040" w:type="dxa"/>
            <w:tcBorders>
              <w:top w:val="single" w:sz="4" w:space="0" w:color="2E74B5"/>
              <w:left w:val="single" w:sz="4" w:space="0" w:color="2E74B5"/>
              <w:bottom w:val="single" w:sz="4" w:space="0" w:color="2E74B5"/>
              <w:right w:val="single" w:sz="4" w:space="0" w:color="2E74B5"/>
            </w:tcBorders>
            <w:hideMark/>
          </w:tcPr>
          <w:p w14:paraId="4848C628" w14:textId="77777777" w:rsidR="009D1437" w:rsidRDefault="009D1437" w:rsidP="00616EC4">
            <w:pPr>
              <w:pStyle w:val="ListParagraph"/>
              <w:spacing w:after="0" w:line="240" w:lineRule="auto"/>
              <w:ind w:left="0"/>
              <w:rPr>
                <w:ins w:id="1141" w:author="Comparison" w:date="2022-04-14T16:30:00Z"/>
                <w:rFonts w:eastAsia="Calibri"/>
              </w:rPr>
            </w:pPr>
            <w:ins w:id="1142" w:author="Comparison" w:date="2022-04-14T16:30:00Z">
              <w:r>
                <w:rPr>
                  <w:rFonts w:eastAsia="Calibri"/>
                </w:rPr>
                <w:lastRenderedPageBreak/>
                <w:t>Không tìm thấy keystores</w:t>
              </w:r>
            </w:ins>
          </w:p>
        </w:tc>
        <w:tc>
          <w:tcPr>
            <w:tcW w:w="2515" w:type="dxa"/>
            <w:tcBorders>
              <w:top w:val="single" w:sz="4" w:space="0" w:color="2E74B5"/>
              <w:left w:val="single" w:sz="4" w:space="0" w:color="2E74B5"/>
              <w:bottom w:val="single" w:sz="4" w:space="0" w:color="2E74B5"/>
              <w:right w:val="single" w:sz="4" w:space="0" w:color="2E74B5"/>
            </w:tcBorders>
          </w:tcPr>
          <w:p w14:paraId="2AE6C912" w14:textId="77777777" w:rsidR="009D1437" w:rsidRDefault="009D1437" w:rsidP="00616EC4">
            <w:pPr>
              <w:jc w:val="both"/>
              <w:rPr>
                <w:ins w:id="1143" w:author="Comparison" w:date="2022-04-14T16:30:00Z"/>
              </w:rPr>
            </w:pPr>
          </w:p>
        </w:tc>
      </w:tr>
      <w:tr w:rsidR="009D1437" w14:paraId="731BED49" w14:textId="77777777" w:rsidTr="00616EC4">
        <w:trPr>
          <w:trHeight w:val="70"/>
          <w:ins w:id="1144" w:author="Comparison" w:date="2022-04-14T16:30:00Z"/>
        </w:trPr>
        <w:tc>
          <w:tcPr>
            <w:tcW w:w="1710" w:type="dxa"/>
            <w:tcBorders>
              <w:top w:val="single" w:sz="4" w:space="0" w:color="2E74B5"/>
              <w:left w:val="single" w:sz="4" w:space="0" w:color="2E74B5"/>
              <w:bottom w:val="single" w:sz="4" w:space="0" w:color="2E74B5"/>
              <w:right w:val="single" w:sz="4" w:space="0" w:color="2E74B5"/>
            </w:tcBorders>
          </w:tcPr>
          <w:p w14:paraId="43425487" w14:textId="77777777" w:rsidR="009D1437" w:rsidRDefault="009D1437" w:rsidP="00616EC4">
            <w:pPr>
              <w:autoSpaceDE w:val="0"/>
              <w:autoSpaceDN w:val="0"/>
              <w:adjustRightInd w:val="0"/>
              <w:rPr>
                <w:ins w:id="1145" w:author="Comparison" w:date="2022-04-14T16:30:00Z"/>
                <w:rFonts w:eastAsia="Calibri"/>
              </w:rPr>
            </w:pPr>
            <w:ins w:id="1146" w:author="Comparison" w:date="2022-04-14T16:30:00Z">
              <w:r>
                <w:rPr>
                  <w:rFonts w:eastAsia="Calibri"/>
                </w:rPr>
                <w:t>ERR:28</w:t>
              </w:r>
            </w:ins>
          </w:p>
          <w:p w14:paraId="62B19AD4" w14:textId="77777777" w:rsidR="009D1437" w:rsidRDefault="009D1437" w:rsidP="00616EC4">
            <w:pPr>
              <w:autoSpaceDE w:val="0"/>
              <w:autoSpaceDN w:val="0"/>
              <w:adjustRightInd w:val="0"/>
              <w:rPr>
                <w:ins w:id="1147" w:author="Comparison" w:date="2022-04-14T16:30:00Z"/>
                <w:rFonts w:eastAsia="Calibri"/>
              </w:rPr>
            </w:pPr>
          </w:p>
        </w:tc>
        <w:tc>
          <w:tcPr>
            <w:tcW w:w="5040" w:type="dxa"/>
            <w:tcBorders>
              <w:top w:val="single" w:sz="4" w:space="0" w:color="2E74B5"/>
              <w:left w:val="single" w:sz="4" w:space="0" w:color="2E74B5"/>
              <w:bottom w:val="single" w:sz="4" w:space="0" w:color="2E74B5"/>
              <w:right w:val="single" w:sz="4" w:space="0" w:color="2E74B5"/>
            </w:tcBorders>
            <w:hideMark/>
          </w:tcPr>
          <w:p w14:paraId="528DA469" w14:textId="77777777" w:rsidR="009D1437" w:rsidRDefault="009D1437" w:rsidP="00616EC4">
            <w:pPr>
              <w:pStyle w:val="ListParagraph"/>
              <w:spacing w:after="0" w:line="240" w:lineRule="auto"/>
              <w:ind w:left="0"/>
              <w:rPr>
                <w:ins w:id="1148" w:author="Comparison" w:date="2022-04-14T16:30:00Z"/>
                <w:rFonts w:eastAsia="Calibri"/>
              </w:rPr>
            </w:pPr>
            <w:ins w:id="1149" w:author="Comparison" w:date="2022-04-14T16:30:00Z">
              <w:r>
                <w:t>Chứng thư chưa có trong hệ thống</w:t>
              </w:r>
            </w:ins>
          </w:p>
        </w:tc>
        <w:tc>
          <w:tcPr>
            <w:tcW w:w="2515" w:type="dxa"/>
            <w:tcBorders>
              <w:top w:val="single" w:sz="4" w:space="0" w:color="2E74B5"/>
              <w:left w:val="single" w:sz="4" w:space="0" w:color="2E74B5"/>
              <w:bottom w:val="single" w:sz="4" w:space="0" w:color="2E74B5"/>
              <w:right w:val="single" w:sz="4" w:space="0" w:color="2E74B5"/>
            </w:tcBorders>
          </w:tcPr>
          <w:p w14:paraId="1EE9317B" w14:textId="77777777" w:rsidR="009D1437" w:rsidRDefault="009D1437" w:rsidP="00616EC4">
            <w:pPr>
              <w:jc w:val="both"/>
              <w:rPr>
                <w:ins w:id="1150" w:author="Comparison" w:date="2022-04-14T16:30:00Z"/>
              </w:rPr>
            </w:pPr>
          </w:p>
        </w:tc>
      </w:tr>
      <w:tr w:rsidR="009D1437" w14:paraId="718D6FD5" w14:textId="77777777" w:rsidTr="00616EC4">
        <w:trPr>
          <w:trHeight w:val="70"/>
          <w:ins w:id="1151" w:author="Comparison" w:date="2022-04-14T16:30:00Z"/>
        </w:trPr>
        <w:tc>
          <w:tcPr>
            <w:tcW w:w="1710" w:type="dxa"/>
            <w:tcBorders>
              <w:top w:val="single" w:sz="4" w:space="0" w:color="2E74B5"/>
              <w:left w:val="single" w:sz="4" w:space="0" w:color="2E74B5"/>
              <w:bottom w:val="single" w:sz="4" w:space="0" w:color="2E74B5"/>
              <w:right w:val="single" w:sz="4" w:space="0" w:color="2E74B5"/>
            </w:tcBorders>
            <w:hideMark/>
          </w:tcPr>
          <w:p w14:paraId="116AECCD" w14:textId="77777777" w:rsidR="009D1437" w:rsidRDefault="009D1437" w:rsidP="00616EC4">
            <w:pPr>
              <w:autoSpaceDE w:val="0"/>
              <w:autoSpaceDN w:val="0"/>
              <w:adjustRightInd w:val="0"/>
              <w:rPr>
                <w:ins w:id="1152" w:author="Comparison" w:date="2022-04-14T16:30:00Z"/>
                <w:rFonts w:eastAsia="Calibri"/>
              </w:rPr>
            </w:pPr>
            <w:ins w:id="1153" w:author="Comparison" w:date="2022-04-14T16:30:00Z">
              <w:r>
                <w:t>ERR:24</w:t>
              </w:r>
            </w:ins>
          </w:p>
        </w:tc>
        <w:tc>
          <w:tcPr>
            <w:tcW w:w="5040" w:type="dxa"/>
            <w:tcBorders>
              <w:top w:val="single" w:sz="4" w:space="0" w:color="2E74B5"/>
              <w:left w:val="single" w:sz="4" w:space="0" w:color="2E74B5"/>
              <w:bottom w:val="single" w:sz="4" w:space="0" w:color="2E74B5"/>
              <w:right w:val="single" w:sz="4" w:space="0" w:color="2E74B5"/>
            </w:tcBorders>
            <w:hideMark/>
          </w:tcPr>
          <w:p w14:paraId="4E0B41E0" w14:textId="77777777" w:rsidR="009D1437" w:rsidRDefault="009D1437" w:rsidP="00616EC4">
            <w:pPr>
              <w:pStyle w:val="ListParagraph"/>
              <w:spacing w:after="0" w:line="240" w:lineRule="auto"/>
              <w:ind w:left="0"/>
              <w:rPr>
                <w:ins w:id="1154" w:author="Comparison" w:date="2022-04-14T16:30:00Z"/>
              </w:rPr>
            </w:pPr>
            <w:ins w:id="1155" w:author="Comparison" w:date="2022-04-14T16:30:00Z">
              <w:r>
                <w:t>chứng thư không dùng</w:t>
              </w:r>
            </w:ins>
          </w:p>
        </w:tc>
        <w:tc>
          <w:tcPr>
            <w:tcW w:w="2515" w:type="dxa"/>
            <w:tcBorders>
              <w:top w:val="single" w:sz="4" w:space="0" w:color="2E74B5"/>
              <w:left w:val="single" w:sz="4" w:space="0" w:color="2E74B5"/>
              <w:bottom w:val="single" w:sz="4" w:space="0" w:color="2E74B5"/>
              <w:right w:val="single" w:sz="4" w:space="0" w:color="2E74B5"/>
            </w:tcBorders>
          </w:tcPr>
          <w:p w14:paraId="20EAFA34" w14:textId="77777777" w:rsidR="009D1437" w:rsidRDefault="009D1437" w:rsidP="00616EC4">
            <w:pPr>
              <w:jc w:val="both"/>
              <w:rPr>
                <w:ins w:id="1156" w:author="Comparison" w:date="2022-04-14T16:30:00Z"/>
              </w:rPr>
            </w:pPr>
          </w:p>
        </w:tc>
      </w:tr>
      <w:tr w:rsidR="009D1437" w14:paraId="7736E832" w14:textId="77777777" w:rsidTr="00616EC4">
        <w:trPr>
          <w:trHeight w:val="70"/>
          <w:ins w:id="1157" w:author="Comparison" w:date="2022-04-14T16:30:00Z"/>
        </w:trPr>
        <w:tc>
          <w:tcPr>
            <w:tcW w:w="1710" w:type="dxa"/>
            <w:tcBorders>
              <w:top w:val="single" w:sz="4" w:space="0" w:color="2E74B5"/>
              <w:left w:val="single" w:sz="4" w:space="0" w:color="2E74B5"/>
              <w:bottom w:val="single" w:sz="4" w:space="0" w:color="2E74B5"/>
              <w:right w:val="single" w:sz="4" w:space="0" w:color="2E74B5"/>
            </w:tcBorders>
            <w:hideMark/>
          </w:tcPr>
          <w:p w14:paraId="5A084181" w14:textId="77777777" w:rsidR="009D1437" w:rsidRDefault="009D1437" w:rsidP="00616EC4">
            <w:pPr>
              <w:autoSpaceDE w:val="0"/>
              <w:autoSpaceDN w:val="0"/>
              <w:adjustRightInd w:val="0"/>
              <w:jc w:val="both"/>
              <w:rPr>
                <w:ins w:id="1158" w:author="Comparison" w:date="2022-04-14T16:30:00Z"/>
              </w:rPr>
            </w:pPr>
            <w:ins w:id="1159" w:author="Comparison" w:date="2022-04-14T16:30:00Z">
              <w:r>
                <w:t>ERR:27</w:t>
              </w:r>
            </w:ins>
          </w:p>
        </w:tc>
        <w:tc>
          <w:tcPr>
            <w:tcW w:w="5040" w:type="dxa"/>
            <w:tcBorders>
              <w:top w:val="single" w:sz="4" w:space="0" w:color="2E74B5"/>
              <w:left w:val="single" w:sz="4" w:space="0" w:color="2E74B5"/>
              <w:bottom w:val="single" w:sz="4" w:space="0" w:color="2E74B5"/>
              <w:right w:val="single" w:sz="4" w:space="0" w:color="2E74B5"/>
            </w:tcBorders>
            <w:hideMark/>
          </w:tcPr>
          <w:p w14:paraId="09C5C6E9" w14:textId="77777777" w:rsidR="009D1437" w:rsidRDefault="009D1437" w:rsidP="00616EC4">
            <w:pPr>
              <w:pStyle w:val="ListParagraph"/>
              <w:ind w:left="0"/>
              <w:jc w:val="both"/>
              <w:rPr>
                <w:ins w:id="1160" w:author="Comparison" w:date="2022-04-14T16:30:00Z"/>
              </w:rPr>
            </w:pPr>
            <w:ins w:id="1161" w:author="Comparison" w:date="2022-04-14T16:30:00Z">
              <w:r>
                <w:t>Lỗi chứng thư hết hạn</w:t>
              </w:r>
            </w:ins>
          </w:p>
        </w:tc>
        <w:tc>
          <w:tcPr>
            <w:tcW w:w="2515" w:type="dxa"/>
            <w:tcBorders>
              <w:top w:val="single" w:sz="4" w:space="0" w:color="2E74B5"/>
              <w:left w:val="single" w:sz="4" w:space="0" w:color="2E74B5"/>
              <w:bottom w:val="single" w:sz="4" w:space="0" w:color="2E74B5"/>
              <w:right w:val="single" w:sz="4" w:space="0" w:color="2E74B5"/>
            </w:tcBorders>
          </w:tcPr>
          <w:p w14:paraId="036C9258" w14:textId="77777777" w:rsidR="009D1437" w:rsidRDefault="009D1437" w:rsidP="00616EC4">
            <w:pPr>
              <w:jc w:val="both"/>
              <w:rPr>
                <w:ins w:id="1162" w:author="Comparison" w:date="2022-04-14T16:30:00Z"/>
              </w:rPr>
            </w:pPr>
          </w:p>
        </w:tc>
      </w:tr>
      <w:tr w:rsidR="009D1437" w14:paraId="54FA22F0" w14:textId="77777777" w:rsidTr="00616EC4">
        <w:trPr>
          <w:trHeight w:val="70"/>
          <w:ins w:id="1163" w:author="Comparison" w:date="2022-04-14T16:30:00Z"/>
        </w:trPr>
        <w:tc>
          <w:tcPr>
            <w:tcW w:w="1710" w:type="dxa"/>
            <w:tcBorders>
              <w:top w:val="single" w:sz="4" w:space="0" w:color="2E74B5"/>
              <w:left w:val="single" w:sz="4" w:space="0" w:color="2E74B5"/>
              <w:bottom w:val="single" w:sz="4" w:space="0" w:color="auto"/>
              <w:right w:val="single" w:sz="4" w:space="0" w:color="2E74B5"/>
            </w:tcBorders>
            <w:hideMark/>
          </w:tcPr>
          <w:p w14:paraId="1076C924" w14:textId="77777777" w:rsidR="009D1437" w:rsidRDefault="009D1437" w:rsidP="00616EC4">
            <w:pPr>
              <w:autoSpaceDE w:val="0"/>
              <w:autoSpaceDN w:val="0"/>
              <w:adjustRightInd w:val="0"/>
              <w:rPr>
                <w:ins w:id="1164" w:author="Comparison" w:date="2022-04-14T16:30:00Z"/>
                <w:rFonts w:eastAsia="Calibri"/>
              </w:rPr>
            </w:pPr>
            <w:ins w:id="1165" w:author="Comparison" w:date="2022-04-14T16:30:00Z">
              <w:r>
                <w:rPr>
                  <w:rFonts w:eastAsia="Calibri"/>
                </w:rPr>
                <w:t>Dữ liệu xml đầu vào không đúng quy định</w:t>
              </w:r>
            </w:ins>
          </w:p>
        </w:tc>
        <w:tc>
          <w:tcPr>
            <w:tcW w:w="5040" w:type="dxa"/>
            <w:tcBorders>
              <w:top w:val="single" w:sz="4" w:space="0" w:color="2E74B5"/>
              <w:left w:val="single" w:sz="4" w:space="0" w:color="2E74B5"/>
              <w:bottom w:val="single" w:sz="4" w:space="0" w:color="2E74B5"/>
              <w:right w:val="single" w:sz="4" w:space="0" w:color="2E74B5"/>
            </w:tcBorders>
            <w:hideMark/>
          </w:tcPr>
          <w:p w14:paraId="380F3109" w14:textId="77777777" w:rsidR="009D1437" w:rsidRDefault="009D1437" w:rsidP="00616EC4">
            <w:pPr>
              <w:pStyle w:val="ListParagraph"/>
              <w:spacing w:after="0" w:line="240" w:lineRule="auto"/>
              <w:ind w:left="360"/>
              <w:rPr>
                <w:ins w:id="1166" w:author="Comparison" w:date="2022-04-14T16:30:00Z"/>
                <w:rFonts w:eastAsia="Calibri"/>
              </w:rPr>
            </w:pPr>
            <w:ins w:id="1167" w:author="Comparison" w:date="2022-04-14T16:30:00Z">
              <w:r>
                <w:rPr>
                  <w:rFonts w:eastAsia="Calibri"/>
                </w:rPr>
                <w:t>Chuỗi trả về</w:t>
              </w:r>
            </w:ins>
          </w:p>
        </w:tc>
        <w:tc>
          <w:tcPr>
            <w:tcW w:w="2515" w:type="dxa"/>
            <w:tcBorders>
              <w:top w:val="single" w:sz="4" w:space="0" w:color="2E74B5"/>
              <w:left w:val="single" w:sz="4" w:space="0" w:color="2E74B5"/>
              <w:bottom w:val="single" w:sz="4" w:space="0" w:color="2E74B5"/>
              <w:right w:val="single" w:sz="4" w:space="0" w:color="2E74B5"/>
            </w:tcBorders>
          </w:tcPr>
          <w:p w14:paraId="39D900A2" w14:textId="77777777" w:rsidR="009D1437" w:rsidRDefault="009D1437" w:rsidP="00616EC4">
            <w:pPr>
              <w:jc w:val="both"/>
              <w:rPr>
                <w:ins w:id="1168" w:author="Comparison" w:date="2022-04-14T16:30:00Z"/>
              </w:rPr>
            </w:pPr>
          </w:p>
        </w:tc>
      </w:tr>
    </w:tbl>
    <w:p w14:paraId="1B1B3418" w14:textId="77777777" w:rsidR="009D1437" w:rsidRDefault="009D1437" w:rsidP="009D1437">
      <w:pPr>
        <w:pStyle w:val="ListParagraph"/>
        <w:numPr>
          <w:ilvl w:val="0"/>
          <w:numId w:val="2"/>
        </w:numPr>
        <w:spacing w:after="0" w:line="360" w:lineRule="auto"/>
        <w:ind w:left="1080"/>
        <w:jc w:val="both"/>
        <w:rPr>
          <w:ins w:id="1169" w:author="Comparison" w:date="2022-04-14T16:30:00Z"/>
          <w:rFonts w:eastAsia="Calibri"/>
          <w:b/>
        </w:rPr>
      </w:pPr>
      <w:ins w:id="1170" w:author="Comparison" w:date="2022-04-14T16:30:00Z">
        <w:r>
          <w:rPr>
            <w:rFonts w:eastAsia="Calibri"/>
            <w:b/>
          </w:rPr>
          <w:t>chuỗi xml</w:t>
        </w:r>
      </w:ins>
    </w:p>
    <w:p w14:paraId="7DAA4D90" w14:textId="77777777" w:rsidR="009D1437" w:rsidRDefault="009D1437" w:rsidP="009D1437">
      <w:pPr>
        <w:rPr>
          <w:ins w:id="1171" w:author="Comparison" w:date="2022-04-14T16:30:00Z"/>
          <w:rFonts w:ascii="Courier New" w:hAnsi="Courier New" w:cs="Courier New"/>
          <w:color w:val="000000"/>
          <w:sz w:val="18"/>
          <w:szCs w:val="18"/>
          <w:shd w:val="clear" w:color="auto" w:fill="FFFFFF"/>
        </w:rPr>
      </w:pPr>
      <w:ins w:id="1172" w:author="Comparison" w:date="2022-04-14T16:30:00Z">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096E8D25" w14:textId="77777777" w:rsidR="009D1437" w:rsidRDefault="009D1437" w:rsidP="009D1437">
      <w:pPr>
        <w:ind w:firstLine="720"/>
        <w:rPr>
          <w:ins w:id="1173" w:author="Comparison" w:date="2022-04-14T16:30:00Z"/>
          <w:rStyle w:val="hljs-tag"/>
          <w:color w:val="0000FF"/>
        </w:rPr>
      </w:pPr>
      <w:ins w:id="1174" w:author="Comparison" w:date="2022-04-14T16:30:00Z">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ins>
    </w:p>
    <w:p w14:paraId="7129736B" w14:textId="77777777" w:rsidR="009D1437" w:rsidRDefault="009D1437" w:rsidP="009D1437">
      <w:pPr>
        <w:ind w:left="720" w:firstLine="720"/>
        <w:rPr>
          <w:ins w:id="1175" w:author="Comparison" w:date="2022-04-14T16:30:00Z"/>
          <w:color w:val="000000"/>
          <w:shd w:val="clear" w:color="auto" w:fill="FFFFFF"/>
        </w:rPr>
      </w:pPr>
      <w:ins w:id="1176" w:author="Comparison" w:date="2022-04-14T16:30:00Z">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70633DCB-F356-4269-A957-569016AE0017</w:t>
        </w:r>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5E3DCBCD" w14:textId="77777777" w:rsidR="009D1437" w:rsidRDefault="009D1437" w:rsidP="009D1437">
      <w:pPr>
        <w:ind w:left="720" w:firstLine="720"/>
        <w:rPr>
          <w:ins w:id="1177" w:author="Comparison" w:date="2022-04-14T16:30:00Z"/>
          <w:rStyle w:val="hljs-tag"/>
          <w:color w:val="0000FF"/>
        </w:rPr>
      </w:pPr>
      <w:ins w:id="1178" w:author="Comparison" w:date="2022-04-14T16:30:00Z">
        <w:r>
          <w:rPr>
            <w:rStyle w:val="hljs-tag"/>
            <w:color w:val="0000FF"/>
            <w:sz w:val="18"/>
            <w:szCs w:val="18"/>
          </w:rPr>
          <w:t xml:space="preserve"> &lt;</w:t>
        </w:r>
        <w:r>
          <w:rPr>
            <w:rStyle w:val="hljs-name"/>
            <w:rFonts w:ascii="Courier New" w:hAnsi="Courier New" w:cs="Courier New"/>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20045793</w:t>
        </w:r>
        <w:r>
          <w:rPr>
            <w:rStyle w:val="hljs-tag"/>
            <w:color w:val="0000FF"/>
            <w:sz w:val="18"/>
            <w:szCs w:val="18"/>
          </w:rPr>
          <w:t>&lt;/</w:t>
        </w:r>
        <w:r>
          <w:rPr>
            <w:rStyle w:val="hljs-name"/>
            <w:rFonts w:ascii="Courier New" w:hAnsi="Courier New" w:cs="Courier New"/>
            <w:color w:val="0000FF"/>
            <w:sz w:val="18"/>
            <w:szCs w:val="18"/>
          </w:rPr>
          <w:t>idInv</w:t>
        </w:r>
        <w:r>
          <w:rPr>
            <w:rStyle w:val="hljs-tag"/>
            <w:color w:val="0000FF"/>
            <w:sz w:val="18"/>
            <w:szCs w:val="18"/>
          </w:rPr>
          <w:t>&gt;</w:t>
        </w:r>
      </w:ins>
    </w:p>
    <w:p w14:paraId="03C0621A" w14:textId="77777777" w:rsidR="009D1437" w:rsidRDefault="009D1437" w:rsidP="009D1437">
      <w:pPr>
        <w:ind w:left="720" w:firstLine="720"/>
        <w:rPr>
          <w:ins w:id="1179" w:author="Comparison" w:date="2022-04-14T16:30:00Z"/>
          <w:rStyle w:val="hljs-tag"/>
          <w:color w:val="0000FF"/>
          <w:sz w:val="18"/>
          <w:szCs w:val="18"/>
        </w:rPr>
      </w:pPr>
      <w:ins w:id="1180" w:author="Comparison" w:date="2022-04-14T16:30:00Z">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hashValue</w:t>
        </w:r>
        <w:r>
          <w:rPr>
            <w:rStyle w:val="hljs-tag"/>
            <w:color w:val="0000FF"/>
            <w:sz w:val="18"/>
            <w:szCs w:val="18"/>
          </w:rPr>
          <w:t>&gt;</w:t>
        </w:r>
        <w:r>
          <w:rPr>
            <w:rFonts w:ascii="Courier New" w:hAnsi="Courier New" w:cs="Courier New"/>
            <w:color w:val="000000"/>
            <w:sz w:val="18"/>
            <w:szCs w:val="18"/>
            <w:shd w:val="clear" w:color="auto" w:fill="FFFFFF"/>
          </w:rPr>
          <w:t>GhdasQwB5B8Y0/lSRHM0K8OXMZo=</w:t>
        </w:r>
        <w:r>
          <w:rPr>
            <w:rStyle w:val="hljs-tag"/>
            <w:color w:val="0000FF"/>
            <w:sz w:val="18"/>
            <w:szCs w:val="18"/>
          </w:rPr>
          <w:t>&lt;/</w:t>
        </w:r>
        <w:r>
          <w:rPr>
            <w:rStyle w:val="hljs-name"/>
            <w:rFonts w:ascii="Courier New" w:hAnsi="Courier New" w:cs="Courier New"/>
            <w:color w:val="0000FF"/>
            <w:sz w:val="18"/>
            <w:szCs w:val="18"/>
          </w:rPr>
          <w:t>hashValue</w:t>
        </w:r>
        <w:r>
          <w:rPr>
            <w:rStyle w:val="hljs-tag"/>
            <w:color w:val="0000FF"/>
            <w:sz w:val="18"/>
            <w:szCs w:val="18"/>
          </w:rPr>
          <w:t>&gt;</w:t>
        </w:r>
      </w:ins>
    </w:p>
    <w:p w14:paraId="06801EC5" w14:textId="77777777" w:rsidR="009D1437" w:rsidRDefault="009D1437" w:rsidP="009D1437">
      <w:pPr>
        <w:ind w:left="720" w:firstLine="720"/>
        <w:rPr>
          <w:ins w:id="1181" w:author="Comparison" w:date="2022-04-14T16:30:00Z"/>
          <w:rStyle w:val="hljs-tag"/>
          <w:color w:val="0000FF"/>
          <w:sz w:val="18"/>
          <w:szCs w:val="18"/>
        </w:rPr>
      </w:pPr>
      <w:ins w:id="1182" w:author="Comparison" w:date="2022-04-14T16:30:00Z">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pattern</w:t>
        </w:r>
        <w:r>
          <w:rPr>
            <w:rStyle w:val="hljs-tag"/>
            <w:color w:val="0000FF"/>
            <w:sz w:val="18"/>
            <w:szCs w:val="18"/>
          </w:rPr>
          <w:t>&gt;</w:t>
        </w:r>
        <w:r>
          <w:rPr>
            <w:rFonts w:ascii="Courier New" w:hAnsi="Courier New" w:cs="Courier New"/>
            <w:color w:val="000000"/>
            <w:sz w:val="18"/>
            <w:szCs w:val="18"/>
            <w:shd w:val="clear" w:color="auto" w:fill="FFFFFF"/>
          </w:rPr>
          <w:t>1/002</w:t>
        </w:r>
        <w:r>
          <w:rPr>
            <w:rStyle w:val="hljs-tag"/>
            <w:color w:val="0000FF"/>
            <w:sz w:val="18"/>
            <w:szCs w:val="18"/>
          </w:rPr>
          <w:t>&lt;/</w:t>
        </w:r>
        <w:r>
          <w:rPr>
            <w:rStyle w:val="hljs-name"/>
            <w:rFonts w:ascii="Courier New" w:hAnsi="Courier New" w:cs="Courier New"/>
            <w:color w:val="0000FF"/>
            <w:sz w:val="18"/>
            <w:szCs w:val="18"/>
          </w:rPr>
          <w:t>pattern</w:t>
        </w:r>
        <w:r>
          <w:rPr>
            <w:rStyle w:val="hljs-tag"/>
            <w:color w:val="0000FF"/>
            <w:sz w:val="18"/>
            <w:szCs w:val="18"/>
          </w:rPr>
          <w:t>&gt;</w:t>
        </w:r>
      </w:ins>
    </w:p>
    <w:p w14:paraId="7C291C31" w14:textId="77777777" w:rsidR="009D1437" w:rsidRDefault="009D1437" w:rsidP="009D1437">
      <w:pPr>
        <w:ind w:left="720" w:firstLine="720"/>
        <w:rPr>
          <w:ins w:id="1183" w:author="Comparison" w:date="2022-04-14T16:30:00Z"/>
          <w:color w:val="000000"/>
          <w:shd w:val="clear" w:color="auto" w:fill="FFFFFF"/>
        </w:rPr>
      </w:pPr>
      <w:ins w:id="1184" w:author="Comparison" w:date="2022-04-14T16:30:00Z">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serial</w:t>
        </w:r>
        <w:r>
          <w:rPr>
            <w:rStyle w:val="hljs-tag"/>
            <w:color w:val="0000FF"/>
            <w:sz w:val="18"/>
            <w:szCs w:val="18"/>
          </w:rPr>
          <w:t>&gt;</w:t>
        </w:r>
        <w:r>
          <w:rPr>
            <w:rFonts w:ascii="Courier New" w:hAnsi="Courier New" w:cs="Courier New"/>
            <w:color w:val="000000"/>
            <w:sz w:val="18"/>
            <w:szCs w:val="18"/>
            <w:shd w:val="clear" w:color="auto" w:fill="FFFFFF"/>
          </w:rPr>
          <w:t>C22TWA</w:t>
        </w:r>
        <w:r>
          <w:rPr>
            <w:rStyle w:val="hljs-tag"/>
            <w:color w:val="0000FF"/>
            <w:sz w:val="18"/>
            <w:szCs w:val="18"/>
          </w:rPr>
          <w:t>&lt;/</w:t>
        </w:r>
        <w:r>
          <w:rPr>
            <w:rStyle w:val="hljs-name"/>
            <w:rFonts w:ascii="Courier New" w:hAnsi="Courier New" w:cs="Courier New"/>
            <w:color w:val="0000FF"/>
            <w:sz w:val="18"/>
            <w:szCs w:val="18"/>
          </w:rPr>
          <w:t>serial</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502B7F95" w14:textId="77777777" w:rsidR="009D1437" w:rsidRDefault="009D1437" w:rsidP="009D1437">
      <w:pPr>
        <w:ind w:firstLine="720"/>
        <w:rPr>
          <w:ins w:id="1185" w:author="Comparison" w:date="2022-04-14T16:30:00Z"/>
          <w:rStyle w:val="hljs-tag"/>
          <w:color w:val="0000FF"/>
        </w:rPr>
      </w:pPr>
      <w:ins w:id="1186" w:author="Comparison" w:date="2022-04-14T16:30:00Z">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ins>
    </w:p>
    <w:p w14:paraId="2FCA53AB" w14:textId="77777777" w:rsidR="009D1437" w:rsidRDefault="009D1437" w:rsidP="009D1437">
      <w:pPr>
        <w:rPr>
          <w:ins w:id="1187" w:author="Comparison" w:date="2022-04-14T16:30:00Z"/>
          <w:rStyle w:val="hljs-tag"/>
          <w:color w:val="0000FF"/>
          <w:sz w:val="18"/>
          <w:szCs w:val="18"/>
        </w:rPr>
      </w:pPr>
      <w:ins w:id="1188" w:author="Comparison" w:date="2022-04-14T16:30:00Z">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ins>
    </w:p>
    <w:p w14:paraId="7FF8871B" w14:textId="77777777" w:rsidR="009D1437" w:rsidRDefault="009D1437" w:rsidP="009D1437">
      <w:pPr>
        <w:rPr>
          <w:ins w:id="1189" w:author="Comparison" w:date="2022-04-14T16:30:00Z"/>
          <w:szCs w:val="28"/>
        </w:rPr>
      </w:pPr>
      <w:ins w:id="1190" w:author="Comparison" w:date="2022-04-14T16:30:00Z">
        <w:r>
          <w:rPr>
            <w:szCs w:val="28"/>
          </w:rPr>
          <w:t xml:space="preserve">Trong đó: </w:t>
        </w:r>
        <w:r>
          <w:rPr>
            <w:szCs w:val="28"/>
          </w:rPr>
          <w:tab/>
          <w:t xml:space="preserve">            tag </w:t>
        </w:r>
        <w:r>
          <w:rPr>
            <w:rFonts w:ascii="Consolas" w:hAnsi="Consolas" w:cs="Consolas"/>
            <w:color w:val="0000FF"/>
            <w:sz w:val="19"/>
            <w:szCs w:val="19"/>
            <w:highlight w:val="white"/>
          </w:rPr>
          <w:t>&lt;key&gt;</w:t>
        </w:r>
        <w:r>
          <w:rPr>
            <w:szCs w:val="28"/>
          </w:rPr>
          <w:t>: fkey</w:t>
        </w:r>
      </w:ins>
    </w:p>
    <w:p w14:paraId="7C641BA7" w14:textId="77777777" w:rsidR="009D1437" w:rsidRDefault="009D1437" w:rsidP="009D1437">
      <w:pPr>
        <w:rPr>
          <w:ins w:id="1191" w:author="Comparison" w:date="2022-04-14T16:30:00Z"/>
          <w:szCs w:val="28"/>
        </w:rPr>
      </w:pPr>
      <w:ins w:id="1192" w:author="Comparison" w:date="2022-04-14T16:30:00Z">
        <w:r>
          <w:rPr>
            <w:szCs w:val="28"/>
          </w:rPr>
          <w:tab/>
        </w:r>
        <w:r>
          <w:rPr>
            <w:szCs w:val="28"/>
          </w:rPr>
          <w:tab/>
        </w:r>
        <w:r>
          <w:rPr>
            <w:szCs w:val="28"/>
          </w:rPr>
          <w:tab/>
          <w:t xml:space="preserve">tag </w:t>
        </w:r>
        <w:r>
          <w:rPr>
            <w:rFonts w:ascii="Consolas" w:hAnsi="Consolas" w:cs="Consolas"/>
            <w:color w:val="0000FF"/>
            <w:sz w:val="19"/>
            <w:szCs w:val="19"/>
            <w:highlight w:val="white"/>
          </w:rPr>
          <w:t>&lt;idInv&gt;</w:t>
        </w:r>
        <w:r>
          <w:rPr>
            <w:szCs w:val="28"/>
          </w:rPr>
          <w:t>: id hóa đơn trên hệ thống vnpt</w:t>
        </w:r>
      </w:ins>
    </w:p>
    <w:p w14:paraId="2785D7D2" w14:textId="77777777" w:rsidR="009D1437" w:rsidRDefault="009D1437" w:rsidP="009D1437">
      <w:pPr>
        <w:rPr>
          <w:ins w:id="1193" w:author="Comparison" w:date="2022-04-14T16:30:00Z"/>
          <w:szCs w:val="28"/>
        </w:rPr>
      </w:pPr>
      <w:ins w:id="1194" w:author="Comparison" w:date="2022-04-14T16:30:00Z">
        <w:r>
          <w:rPr>
            <w:szCs w:val="28"/>
          </w:rPr>
          <w:tab/>
        </w:r>
        <w:r>
          <w:rPr>
            <w:szCs w:val="28"/>
          </w:rPr>
          <w:tab/>
        </w:r>
        <w:r>
          <w:rPr>
            <w:szCs w:val="28"/>
          </w:rPr>
          <w:tab/>
          <w:t xml:space="preserve">tag </w:t>
        </w:r>
        <w:r>
          <w:rPr>
            <w:rFonts w:ascii="Consolas" w:hAnsi="Consolas" w:cs="Consolas"/>
            <w:color w:val="0000FF"/>
            <w:sz w:val="19"/>
            <w:szCs w:val="19"/>
            <w:highlight w:val="white"/>
          </w:rPr>
          <w:t>&lt;hashValue&gt;</w:t>
        </w:r>
        <w:r>
          <w:rPr>
            <w:szCs w:val="28"/>
          </w:rPr>
          <w:t>:  chuỗi hash</w:t>
        </w:r>
      </w:ins>
    </w:p>
    <w:p w14:paraId="54B55A65" w14:textId="77777777" w:rsidR="009D1437" w:rsidRDefault="009D1437" w:rsidP="009D1437">
      <w:pPr>
        <w:rPr>
          <w:ins w:id="1195" w:author="Comparison" w:date="2022-04-14T16:30:00Z"/>
          <w:szCs w:val="28"/>
        </w:rPr>
      </w:pPr>
      <w:ins w:id="1196" w:author="Comparison" w:date="2022-04-14T16:30:00Z">
        <w:r>
          <w:rPr>
            <w:szCs w:val="28"/>
          </w:rPr>
          <w:tab/>
        </w:r>
        <w:r>
          <w:rPr>
            <w:szCs w:val="28"/>
          </w:rPr>
          <w:tab/>
        </w:r>
        <w:r>
          <w:rPr>
            <w:szCs w:val="28"/>
          </w:rPr>
          <w:tab/>
          <w:t xml:space="preserve">tag </w:t>
        </w:r>
        <w:r>
          <w:rPr>
            <w:rFonts w:ascii="Consolas" w:hAnsi="Consolas" w:cs="Consolas"/>
            <w:color w:val="0000FF"/>
            <w:sz w:val="19"/>
            <w:szCs w:val="19"/>
            <w:highlight w:val="white"/>
          </w:rPr>
          <w:t>&lt;pattern&gt;</w:t>
        </w:r>
        <w:r>
          <w:rPr>
            <w:szCs w:val="28"/>
          </w:rPr>
          <w:t>: mẫu số</w:t>
        </w:r>
      </w:ins>
    </w:p>
    <w:p w14:paraId="4C59BCFE" w14:textId="77777777" w:rsidR="009D1437" w:rsidRDefault="009D1437" w:rsidP="009D1437">
      <w:pPr>
        <w:rPr>
          <w:ins w:id="1197" w:author="Comparison" w:date="2022-04-14T16:30:00Z"/>
          <w:szCs w:val="28"/>
        </w:rPr>
      </w:pPr>
      <w:ins w:id="1198" w:author="Comparison" w:date="2022-04-14T16:30:00Z">
        <w:r>
          <w:rPr>
            <w:szCs w:val="28"/>
          </w:rPr>
          <w:tab/>
        </w:r>
        <w:r>
          <w:rPr>
            <w:szCs w:val="28"/>
          </w:rPr>
          <w:tab/>
        </w:r>
        <w:r>
          <w:rPr>
            <w:szCs w:val="28"/>
          </w:rPr>
          <w:tab/>
          <w:t xml:space="preserve">tag </w:t>
        </w:r>
        <w:r>
          <w:rPr>
            <w:rFonts w:ascii="Consolas" w:hAnsi="Consolas" w:cs="Consolas"/>
            <w:color w:val="0000FF"/>
            <w:sz w:val="19"/>
            <w:szCs w:val="19"/>
            <w:highlight w:val="white"/>
          </w:rPr>
          <w:t>&lt;serial&gt;</w:t>
        </w:r>
        <w:r>
          <w:rPr>
            <w:szCs w:val="28"/>
          </w:rPr>
          <w:t>: ký hiệu</w:t>
        </w:r>
      </w:ins>
    </w:p>
    <w:p w14:paraId="29B4301F" w14:textId="77777777" w:rsidR="009D1437" w:rsidRDefault="009D1437" w:rsidP="00480762">
      <w:pPr>
        <w:pStyle w:val="Heading3"/>
        <w:rPr>
          <w:ins w:id="1199" w:author="Comparison" w:date="2022-04-14T16:30:00Z"/>
        </w:rPr>
      </w:pPr>
      <w:bookmarkStart w:id="1200" w:name="_Toc198045372"/>
      <w:ins w:id="1201" w:author="Comparison" w:date="2022-04-14T16:30:00Z">
        <w:r>
          <w:t xml:space="preserve">Gửi điều chỉnh, thay thế </w:t>
        </w:r>
      </w:ins>
      <w:r>
        <w:rPr>
          <w:lang w:val="en-US"/>
        </w:rPr>
        <w:t>không tồn tại hóa đơn cũ với</w:t>
      </w:r>
      <w:ins w:id="1202" w:author="Comparison" w:date="2022-04-14T16:30:00Z">
        <w:r>
          <w:t xml:space="preserve"> </w:t>
        </w:r>
      </w:ins>
      <w:r>
        <w:rPr>
          <w:lang w:val="en-US"/>
        </w:rPr>
        <w:t>Token</w:t>
      </w:r>
      <w:ins w:id="1203" w:author="Comparison" w:date="2022-04-14T16:30:00Z">
        <w:r>
          <w:t xml:space="preserve"> (Bước 2)</w:t>
        </w:r>
        <w:bookmarkEnd w:id="1200"/>
      </w:ins>
    </w:p>
    <w:p w14:paraId="00A6D28F" w14:textId="77777777" w:rsidR="009D1437" w:rsidRDefault="009D1437">
      <w:pPr>
        <w:pStyle w:val="N"/>
        <w:rPr>
          <w:ins w:id="1204" w:author="Comparison" w:date="2022-04-14T16:30:00Z"/>
        </w:rPr>
        <w:pPrChange w:id="1205" w:author="Comparison" w:date="2022-04-14T16:30:00Z">
          <w:pPr>
            <w:tabs>
              <w:tab w:val="left" w:pos="720"/>
            </w:tabs>
          </w:pPr>
        </w:pPrChange>
      </w:pPr>
      <w:ins w:id="1206" w:author="Comparison" w:date="2022-04-14T16:30:00Z">
        <w:r>
          <w:t>URL</w:t>
        </w:r>
      </w:ins>
    </w:p>
    <w:p w14:paraId="1AE85B65" w14:textId="77777777" w:rsidR="009D1437" w:rsidRDefault="009D1437">
      <w:pPr>
        <w:spacing w:after="160" w:line="259" w:lineRule="auto"/>
        <w:rPr>
          <w:ins w:id="1207" w:author="Comparison" w:date="2022-04-14T16:30:00Z"/>
          <w:b/>
        </w:rPr>
        <w:pPrChange w:id="1208" w:author="Comparison" w:date="2022-04-14T16:30:00Z">
          <w:pPr>
            <w:tabs>
              <w:tab w:val="left" w:pos="720"/>
            </w:tabs>
            <w:ind w:left="720"/>
          </w:pPr>
        </w:pPrChange>
      </w:pPr>
      <w:ins w:id="1209" w:author="Comparison" w:date="2022-04-14T16:30:00Z">
        <w:r>
          <w:tab/>
          <w:t xml:space="preserve"> string </w:t>
        </w:r>
      </w:ins>
      <w:r>
        <w:rPr>
          <w:b/>
          <w:color w:val="000000"/>
        </w:rPr>
        <w:t>AdjustReplaceWithOutInvToken</w:t>
      </w:r>
      <w:r>
        <w:rPr>
          <w:b/>
        </w:rPr>
        <w:t xml:space="preserve"> </w:t>
      </w:r>
      <w:ins w:id="1210" w:author="Comparison" w:date="2022-04-14T16:30:00Z">
        <w:r>
          <w:rPr>
            <w:b/>
          </w:rPr>
          <w:t>(</w:t>
        </w:r>
        <w:r>
          <w:rPr>
            <w:rFonts w:ascii="Consolas" w:hAnsi="Consolas" w:cs="Consolas"/>
            <w:color w:val="0000FF"/>
            <w:sz w:val="19"/>
            <w:szCs w:val="19"/>
          </w:rPr>
          <w:t>string</w:t>
        </w:r>
        <w:r>
          <w:rPr>
            <w:rFonts w:ascii="Consolas" w:hAnsi="Consolas" w:cs="Consolas"/>
            <w:color w:val="000000"/>
            <w:sz w:val="19"/>
            <w:szCs w:val="19"/>
          </w:rPr>
          <w:t xml:space="preserve"> Account, </w:t>
        </w:r>
        <w:r>
          <w:rPr>
            <w:rFonts w:ascii="Consolas" w:hAnsi="Consolas" w:cs="Consolas"/>
            <w:color w:val="0000FF"/>
            <w:sz w:val="19"/>
            <w:szCs w:val="19"/>
          </w:rPr>
          <w:t>string</w:t>
        </w:r>
        <w:r>
          <w:rPr>
            <w:rFonts w:ascii="Consolas" w:hAnsi="Consolas" w:cs="Consolas"/>
            <w:color w:val="000000"/>
            <w:sz w:val="19"/>
            <w:szCs w:val="19"/>
          </w:rPr>
          <w:t xml:space="preserve"> ACpass, </w:t>
        </w:r>
        <w:r>
          <w:rPr>
            <w:rFonts w:ascii="Consolas" w:hAnsi="Consolas" w:cs="Consolas"/>
            <w:color w:val="0000FF"/>
            <w:sz w:val="19"/>
            <w:szCs w:val="19"/>
          </w:rPr>
          <w:t>string</w:t>
        </w:r>
        <w:r>
          <w:rPr>
            <w:rFonts w:ascii="Consolas" w:hAnsi="Consolas" w:cs="Consolas"/>
            <w:color w:val="000000"/>
            <w:sz w:val="19"/>
            <w:szCs w:val="19"/>
          </w:rPr>
          <w:t xml:space="preserve"> xmlInvData, </w:t>
        </w:r>
        <w:r>
          <w:rPr>
            <w:rFonts w:ascii="Consolas" w:hAnsi="Consolas" w:cs="Consolas"/>
            <w:color w:val="0000FF"/>
            <w:sz w:val="19"/>
            <w:szCs w:val="19"/>
          </w:rPr>
          <w:t>string</w:t>
        </w:r>
        <w:r>
          <w:rPr>
            <w:rFonts w:ascii="Consolas" w:hAnsi="Consolas" w:cs="Consolas"/>
            <w:color w:val="000000"/>
            <w:sz w:val="19"/>
            <w:szCs w:val="19"/>
          </w:rPr>
          <w:t xml:space="preserve"> username, </w:t>
        </w:r>
        <w:r>
          <w:rPr>
            <w:rFonts w:ascii="Consolas" w:hAnsi="Consolas" w:cs="Consolas"/>
            <w:color w:val="0000FF"/>
            <w:sz w:val="19"/>
            <w:szCs w:val="19"/>
          </w:rPr>
          <w:t>string</w:t>
        </w:r>
        <w:r>
          <w:rPr>
            <w:rFonts w:ascii="Consolas" w:hAnsi="Consolas" w:cs="Consolas"/>
            <w:color w:val="000000"/>
            <w:sz w:val="19"/>
            <w:szCs w:val="19"/>
          </w:rPr>
          <w:t xml:space="preserve"> password,</w:t>
        </w:r>
        <w:r>
          <w:rPr>
            <w:rFonts w:ascii="Consolas" w:hAnsi="Consolas" w:cs="Consolas"/>
            <w:color w:val="0000FF"/>
            <w:sz w:val="19"/>
            <w:szCs w:val="19"/>
          </w:rPr>
          <w:t xml:space="preserve">int </w:t>
        </w:r>
        <w:r>
          <w:rPr>
            <w:rFonts w:ascii="Consolas" w:hAnsi="Consolas" w:cs="Consolas"/>
            <w:color w:val="000000"/>
            <w:sz w:val="19"/>
            <w:szCs w:val="19"/>
          </w:rPr>
          <w:t xml:space="preserve">type, </w:t>
        </w:r>
        <w:r>
          <w:rPr>
            <w:rFonts w:ascii="Consolas" w:hAnsi="Consolas" w:cs="Consolas"/>
            <w:color w:val="0000FF"/>
            <w:sz w:val="19"/>
            <w:szCs w:val="19"/>
          </w:rPr>
          <w:t>string</w:t>
        </w:r>
        <w:r>
          <w:rPr>
            <w:rFonts w:ascii="Consolas" w:hAnsi="Consolas" w:cs="Consolas"/>
            <w:color w:val="000000"/>
            <w:sz w:val="19"/>
            <w:szCs w:val="19"/>
          </w:rPr>
          <w:t xml:space="preserve"> pattern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serial = </w:t>
        </w:r>
        <w:r>
          <w:rPr>
            <w:rFonts w:ascii="Consolas" w:hAnsi="Consolas" w:cs="Consolas"/>
            <w:color w:val="A31515"/>
            <w:sz w:val="19"/>
            <w:szCs w:val="19"/>
          </w:rPr>
          <w:t>""</w:t>
        </w:r>
        <w:r>
          <w:rPr>
            <w:b/>
          </w:rPr>
          <w:t xml:space="preserve">) </w:t>
        </w:r>
      </w:ins>
    </w:p>
    <w:p w14:paraId="5F06E1F2" w14:textId="77777777" w:rsidR="009D1437" w:rsidRDefault="009D1437" w:rsidP="009D1437">
      <w:pPr>
        <w:pStyle w:val="N"/>
        <w:rPr>
          <w:ins w:id="1211" w:author="Comparison" w:date="2022-04-14T16:30:00Z"/>
        </w:rPr>
      </w:pPr>
      <w:ins w:id="1212" w:author="Comparison" w:date="2022-04-14T16:30:00Z">
        <w:r>
          <w:t>DESCRIPTION</w:t>
        </w:r>
      </w:ins>
    </w:p>
    <w:p w14:paraId="2616E55B" w14:textId="77777777" w:rsidR="009D1437" w:rsidRDefault="009D1437" w:rsidP="009D1437">
      <w:pPr>
        <w:pStyle w:val="N"/>
        <w:rPr>
          <w:ins w:id="1213" w:author="Comparison" w:date="2022-04-14T16:30:00Z"/>
        </w:rPr>
      </w:pPr>
      <w:ins w:id="1214" w:author="Comparison" w:date="2022-04-14T16:30:00Z">
        <w:r>
          <w:tab/>
          <w:t>Đây là web service cho phép gửi thông tin điều chỉnh, thay thế hóa đơn  không tồn tại trong hệ thống với các hệ thống sử dụng token, sau khi thực hiện gọi hàm Lấy giá trị Hash ở bước 1 (</w:t>
        </w:r>
        <w:r>
          <w:rPr>
            <w:b/>
          </w:rPr>
          <w:t>3.2.1</w:t>
        </w:r>
      </w:ins>
      <w:r>
        <w:rPr>
          <w:b/>
        </w:rPr>
        <w:t>5</w:t>
      </w:r>
      <w:ins w:id="1215" w:author="Comparison" w:date="2022-04-14T16:30:00Z">
        <w:r>
          <w:t>)</w:t>
        </w:r>
      </w:ins>
    </w:p>
    <w:p w14:paraId="5769AD86" w14:textId="77777777" w:rsidR="009D1437" w:rsidRDefault="009D1437" w:rsidP="009D1437">
      <w:pPr>
        <w:pStyle w:val="N"/>
        <w:rPr>
          <w:ins w:id="1216" w:author="Comparison" w:date="2022-04-14T16:30:00Z"/>
        </w:rPr>
      </w:pPr>
      <w:ins w:id="1217" w:author="Comparison" w:date="2022-04-14T16:30:00Z">
        <w:r>
          <w:t>HTTP METHOD</w:t>
        </w:r>
      </w:ins>
    </w:p>
    <w:p w14:paraId="0C32C2E0" w14:textId="77777777" w:rsidR="009D1437" w:rsidRDefault="009D1437" w:rsidP="009D1437">
      <w:pPr>
        <w:pStyle w:val="N"/>
        <w:rPr>
          <w:ins w:id="1218" w:author="Comparison" w:date="2022-04-14T16:30:00Z"/>
          <w:b/>
        </w:rPr>
      </w:pPr>
      <w:ins w:id="1219" w:author="Comparison" w:date="2022-04-14T16:30:00Z">
        <w:r>
          <w:tab/>
        </w:r>
        <w:r>
          <w:tab/>
          <w:t>POST</w:t>
        </w:r>
      </w:ins>
    </w:p>
    <w:p w14:paraId="126AD302" w14:textId="77777777" w:rsidR="009D1437" w:rsidRDefault="009D1437" w:rsidP="009D1437">
      <w:pPr>
        <w:pStyle w:val="N"/>
        <w:rPr>
          <w:ins w:id="1220" w:author="Comparison" w:date="2022-04-14T16:30:00Z"/>
        </w:rPr>
      </w:pPr>
      <w:ins w:id="1221" w:author="Comparison" w:date="2022-04-14T16:30:00Z">
        <w:r>
          <w:t>REQUEST BODY</w:t>
        </w:r>
      </w:ins>
    </w:p>
    <w:p w14:paraId="272DC015" w14:textId="77777777" w:rsidR="009D1437" w:rsidRDefault="009D1437" w:rsidP="009D1437">
      <w:pPr>
        <w:pStyle w:val="ListParagraph"/>
        <w:numPr>
          <w:ilvl w:val="0"/>
          <w:numId w:val="2"/>
        </w:numPr>
        <w:spacing w:after="0" w:line="360" w:lineRule="auto"/>
        <w:ind w:left="1080"/>
        <w:jc w:val="both"/>
        <w:rPr>
          <w:ins w:id="1222" w:author="Comparison" w:date="2022-04-14T16:30:00Z"/>
          <w:rFonts w:eastAsia="Calibri"/>
          <w:b/>
          <w:u w:val="single"/>
        </w:rPr>
      </w:pPr>
      <w:ins w:id="1223" w:author="Comparison" w:date="2022-04-14T16:30:00Z">
        <w:r>
          <w:rPr>
            <w:rFonts w:eastAsia="Calibri"/>
            <w:b/>
          </w:rPr>
          <w:t xml:space="preserve">Account/ACPass:  </w:t>
        </w:r>
        <w:r>
          <w:rPr>
            <w:rFonts w:eastAsia="Calibri"/>
          </w:rPr>
          <w:t>Tài khoản được cấp phát cho nhân viên gọi lệnh gửi thông điệp.</w:t>
        </w:r>
      </w:ins>
    </w:p>
    <w:p w14:paraId="212E9CA1" w14:textId="77777777" w:rsidR="009D1437" w:rsidRDefault="009D1437" w:rsidP="009D1437">
      <w:pPr>
        <w:pStyle w:val="ListParagraph"/>
        <w:numPr>
          <w:ilvl w:val="0"/>
          <w:numId w:val="2"/>
        </w:numPr>
        <w:spacing w:after="0" w:line="360" w:lineRule="auto"/>
        <w:ind w:left="1080"/>
        <w:jc w:val="both"/>
        <w:rPr>
          <w:ins w:id="1224" w:author="Comparison" w:date="2022-04-14T16:30:00Z"/>
          <w:rFonts w:eastAsia="Calibri"/>
          <w:b/>
          <w:u w:val="single"/>
        </w:rPr>
      </w:pPr>
      <w:ins w:id="1225" w:author="Comparison" w:date="2022-04-14T16:30:00Z">
        <w:r>
          <w:rPr>
            <w:b/>
            <w:color w:val="000000"/>
          </w:rPr>
          <w:t>username</w:t>
        </w:r>
        <w:r>
          <w:rPr>
            <w:rFonts w:eastAsia="Calibri"/>
            <w:b/>
          </w:rPr>
          <w:t>/</w:t>
        </w:r>
        <w:r>
          <w:rPr>
            <w:b/>
            <w:color w:val="000000"/>
          </w:rPr>
          <w:t>password</w:t>
        </w:r>
        <w:r>
          <w:rPr>
            <w:rFonts w:eastAsia="Calibri"/>
          </w:rPr>
          <w:t>: Tài khoản được cấp phát cho khách hàng để gọi đến webservice (tài khoản có quyền ServiceRole trong hệ thống).</w:t>
        </w:r>
      </w:ins>
    </w:p>
    <w:p w14:paraId="143B8C68" w14:textId="77777777" w:rsidR="009D1437" w:rsidRDefault="009D1437" w:rsidP="009D1437">
      <w:pPr>
        <w:pStyle w:val="ListParagraph"/>
        <w:numPr>
          <w:ilvl w:val="0"/>
          <w:numId w:val="2"/>
        </w:numPr>
        <w:spacing w:after="0" w:line="360" w:lineRule="auto"/>
        <w:ind w:left="1080"/>
        <w:jc w:val="both"/>
        <w:rPr>
          <w:ins w:id="1226" w:author="Comparison" w:date="2022-04-14T16:30:00Z"/>
          <w:rFonts w:eastAsia="Calibri"/>
          <w:b/>
          <w:u w:val="single"/>
        </w:rPr>
      </w:pPr>
      <w:ins w:id="1227" w:author="Comparison" w:date="2022-04-14T16:30:00Z">
        <w:r>
          <w:rPr>
            <w:b/>
            <w:color w:val="000000"/>
          </w:rPr>
          <w:t>xmlInvData</w:t>
        </w:r>
        <w:r>
          <w:rPr>
            <w:color w:val="000000"/>
          </w:rPr>
          <w:t>: chuỗi xml dữ liệu ký hash.</w:t>
        </w:r>
        <w:r>
          <w:rPr>
            <w:rFonts w:eastAsia="Calibri"/>
            <w:b/>
            <w:u w:val="single"/>
          </w:rPr>
          <w:t xml:space="preserve"> </w:t>
        </w:r>
      </w:ins>
    </w:p>
    <w:p w14:paraId="4B8622EF" w14:textId="77777777" w:rsidR="009D1437" w:rsidRDefault="009D1437" w:rsidP="009D1437">
      <w:pPr>
        <w:pStyle w:val="ListParagraph"/>
        <w:numPr>
          <w:ilvl w:val="0"/>
          <w:numId w:val="2"/>
        </w:numPr>
        <w:spacing w:after="0" w:line="360" w:lineRule="auto"/>
        <w:ind w:left="1080"/>
        <w:jc w:val="both"/>
        <w:rPr>
          <w:ins w:id="1228" w:author="Comparison" w:date="2022-04-14T16:30:00Z"/>
          <w:rFonts w:eastAsia="Calibri"/>
          <w:b/>
          <w:u w:val="single"/>
        </w:rPr>
      </w:pPr>
      <w:ins w:id="1229" w:author="Comparison" w:date="2022-04-14T16:30:00Z">
        <w:r>
          <w:rPr>
            <w:b/>
            <w:color w:val="000000"/>
          </w:rPr>
          <w:lastRenderedPageBreak/>
          <w:t>Type</w:t>
        </w:r>
        <w:r>
          <w:rPr>
            <w:rFonts w:eastAsia="Calibri"/>
            <w:b/>
            <w:u w:val="single"/>
          </w:rPr>
          <w:t xml:space="preserve">: </w:t>
        </w:r>
        <w:r>
          <w:rPr>
            <w:color w:val="000000"/>
          </w:rPr>
          <w:t>phát hành mới: 0, thay thế = 1, điều chỉnh tăng = 2, điều chỉnh giảm = 3, điều chỉnh thông tin = 4</w:t>
        </w:r>
      </w:ins>
    </w:p>
    <w:p w14:paraId="73F70AA8" w14:textId="77777777" w:rsidR="009D1437" w:rsidRDefault="009D1437" w:rsidP="009D1437">
      <w:pPr>
        <w:pStyle w:val="ListParagraph"/>
        <w:numPr>
          <w:ilvl w:val="0"/>
          <w:numId w:val="2"/>
        </w:numPr>
        <w:spacing w:after="0" w:line="360" w:lineRule="auto"/>
        <w:ind w:left="1080"/>
        <w:jc w:val="both"/>
        <w:rPr>
          <w:ins w:id="1230" w:author="Comparison" w:date="2022-04-14T16:30:00Z"/>
          <w:rFonts w:eastAsia="Calibri"/>
          <w:b/>
        </w:rPr>
      </w:pPr>
      <w:ins w:id="1231" w:author="Comparison" w:date="2022-04-14T16:30:00Z">
        <w:r>
          <w:rPr>
            <w:b/>
          </w:rPr>
          <w:t>pattern</w:t>
        </w:r>
        <w:r>
          <w:t>: Mẫu số</w:t>
        </w:r>
      </w:ins>
    </w:p>
    <w:p w14:paraId="6760B515" w14:textId="77777777" w:rsidR="009D1437" w:rsidRDefault="009D1437">
      <w:pPr>
        <w:pStyle w:val="ListParagraph"/>
        <w:numPr>
          <w:ilvl w:val="0"/>
          <w:numId w:val="2"/>
        </w:numPr>
        <w:spacing w:after="0" w:line="360" w:lineRule="auto"/>
        <w:ind w:left="1080"/>
        <w:jc w:val="both"/>
        <w:rPr>
          <w:ins w:id="1232" w:author="Comparison" w:date="2022-04-14T16:30:00Z"/>
          <w:b/>
        </w:rPr>
        <w:pPrChange w:id="1233" w:author="Comparison" w:date="2022-04-14T16:30:00Z">
          <w:pPr>
            <w:pStyle w:val="ListParagraph"/>
            <w:spacing w:after="0" w:line="360" w:lineRule="auto"/>
            <w:jc w:val="both"/>
          </w:pPr>
        </w:pPrChange>
      </w:pPr>
      <w:ins w:id="1234" w:author="Comparison" w:date="2022-04-14T16:30:00Z">
        <w:r>
          <w:rPr>
            <w:b/>
          </w:rPr>
          <w:t>serial</w:t>
        </w:r>
        <w:r>
          <w:t>: Ký hiệu</w:t>
        </w:r>
      </w:ins>
    </w:p>
    <w:p w14:paraId="040FCFC2" w14:textId="77777777" w:rsidR="009D1437" w:rsidRDefault="009D1437" w:rsidP="009D1437">
      <w:pPr>
        <w:pStyle w:val="N"/>
        <w:rPr>
          <w:ins w:id="1235" w:author="Comparison" w:date="2022-04-14T16:30:00Z"/>
        </w:rPr>
      </w:pPr>
      <w:ins w:id="1236" w:author="Comparison" w:date="2022-04-14T16:30:00Z">
        <w:r>
          <w:t>RETURNS</w:t>
        </w:r>
      </w:ins>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1237" w:author="Comparison" w:date="2022-04-14T16:30:00Z">
          <w:tblPr>
            <w:tblW w:w="0" w:type="nil"/>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2430"/>
        <w:gridCol w:w="4950"/>
        <w:gridCol w:w="1885"/>
        <w:tblGridChange w:id="1238">
          <w:tblGrid>
            <w:gridCol w:w="1284"/>
            <w:gridCol w:w="1146"/>
            <w:gridCol w:w="564"/>
            <w:gridCol w:w="540"/>
            <w:gridCol w:w="3846"/>
            <w:gridCol w:w="654"/>
            <w:gridCol w:w="399"/>
            <w:gridCol w:w="832"/>
            <w:gridCol w:w="1284"/>
          </w:tblGrid>
        </w:tblGridChange>
      </w:tblGrid>
      <w:tr w:rsidR="009D1437" w14:paraId="1ACF37E4" w14:textId="77777777" w:rsidTr="00616EC4">
        <w:trPr>
          <w:ins w:id="1239" w:author="Comparison" w:date="2022-04-14T16:30:00Z"/>
          <w:trPrChange w:id="1240" w:author="Comparison" w:date="2022-04-14T16:30:00Z">
            <w:trPr>
              <w:gridBefore w:val="1"/>
            </w:trPr>
          </w:trPrChange>
        </w:trPr>
        <w:tc>
          <w:tcPr>
            <w:tcW w:w="2430" w:type="dxa"/>
            <w:tcBorders>
              <w:top w:val="single" w:sz="4" w:space="0" w:color="2E74B5"/>
              <w:left w:val="single" w:sz="4" w:space="0" w:color="2E74B5"/>
              <w:bottom w:val="single" w:sz="4" w:space="0" w:color="2E74B5"/>
              <w:right w:val="single" w:sz="4" w:space="0" w:color="2E74B5"/>
            </w:tcBorders>
            <w:shd w:val="clear" w:color="auto" w:fill="F2F2F2"/>
            <w:hideMark/>
            <w:tcPrChange w:id="1241" w:author="Comparison" w:date="2022-04-14T16:30:00Z">
              <w:tcPr>
                <w:tcW w:w="1710" w:type="dxa"/>
                <w:gridSpan w:val="2"/>
                <w:tcBorders>
                  <w:top w:val="single" w:sz="4" w:space="0" w:color="2E74B5"/>
                  <w:left w:val="single" w:sz="4" w:space="5" w:color="2E74B5"/>
                  <w:bottom w:val="single" w:sz="4" w:space="0" w:color="2E74B5"/>
                  <w:right w:val="single" w:sz="4" w:space="5" w:color="2E74B5"/>
                </w:tcBorders>
                <w:shd w:val="clear" w:color="auto" w:fill="F2F2F2"/>
                <w:hideMark/>
              </w:tcPr>
            </w:tcPrChange>
          </w:tcPr>
          <w:p w14:paraId="6DA1F2E1" w14:textId="77777777" w:rsidR="009D1437" w:rsidRDefault="009D1437">
            <w:pPr>
              <w:pStyle w:val="ListParagraph"/>
              <w:rPr>
                <w:ins w:id="1242" w:author="Comparison" w:date="2022-04-14T16:30:00Z"/>
              </w:rPr>
              <w:pPrChange w:id="1243" w:author="Comparison" w:date="2022-04-14T16:30:00Z">
                <w:pPr>
                  <w:pStyle w:val="ListParagraph"/>
                  <w:jc w:val="center"/>
                </w:pPr>
              </w:pPrChange>
            </w:pPr>
            <w:ins w:id="1244" w:author="Comparison" w:date="2022-04-14T16:30:00Z">
              <w:r>
                <w:t>Kết quả</w:t>
              </w:r>
            </w:ins>
          </w:p>
        </w:tc>
        <w:tc>
          <w:tcPr>
            <w:tcW w:w="4950" w:type="dxa"/>
            <w:tcBorders>
              <w:top w:val="single" w:sz="4" w:space="0" w:color="2E74B5"/>
              <w:left w:val="single" w:sz="4" w:space="0" w:color="2E74B5"/>
              <w:bottom w:val="single" w:sz="4" w:space="0" w:color="2E74B5"/>
              <w:right w:val="single" w:sz="4" w:space="0" w:color="2E74B5"/>
            </w:tcBorders>
            <w:shd w:val="clear" w:color="auto" w:fill="F2F2F2"/>
            <w:hideMark/>
            <w:tcPrChange w:id="1245" w:author="Comparison" w:date="2022-04-14T16:30:00Z">
              <w:tcPr>
                <w:tcW w:w="5040" w:type="dxa"/>
                <w:gridSpan w:val="3"/>
                <w:tcBorders>
                  <w:top w:val="single" w:sz="4" w:space="0" w:color="2E74B5"/>
                  <w:left w:val="single" w:sz="4" w:space="5" w:color="2E74B5"/>
                  <w:bottom w:val="single" w:sz="4" w:space="0" w:color="2E74B5"/>
                  <w:right w:val="single" w:sz="4" w:space="5" w:color="2E74B5"/>
                </w:tcBorders>
                <w:shd w:val="clear" w:color="auto" w:fill="F2F2F2"/>
                <w:hideMark/>
              </w:tcPr>
            </w:tcPrChange>
          </w:tcPr>
          <w:p w14:paraId="78EFA4C9" w14:textId="77777777" w:rsidR="009D1437" w:rsidRDefault="009D1437" w:rsidP="00616EC4">
            <w:pPr>
              <w:pStyle w:val="ListParagraph"/>
              <w:rPr>
                <w:ins w:id="1246" w:author="Comparison" w:date="2022-04-14T16:30:00Z"/>
              </w:rPr>
            </w:pPr>
            <w:ins w:id="1247" w:author="Comparison" w:date="2022-04-14T16:30:00Z">
              <w:r>
                <w:t>Mô tả</w:t>
              </w:r>
            </w:ins>
          </w:p>
        </w:tc>
        <w:tc>
          <w:tcPr>
            <w:tcW w:w="1885" w:type="dxa"/>
            <w:tcBorders>
              <w:top w:val="single" w:sz="4" w:space="0" w:color="2E74B5"/>
              <w:left w:val="single" w:sz="4" w:space="0" w:color="2E74B5"/>
              <w:bottom w:val="single" w:sz="4" w:space="0" w:color="2E74B5"/>
              <w:right w:val="single" w:sz="4" w:space="0" w:color="2E74B5"/>
            </w:tcBorders>
            <w:shd w:val="clear" w:color="auto" w:fill="F2F2F2"/>
            <w:hideMark/>
            <w:tcPrChange w:id="1248" w:author="Comparison" w:date="2022-04-14T16:30:00Z">
              <w:tcPr>
                <w:tcW w:w="2515" w:type="dxa"/>
                <w:gridSpan w:val="3"/>
                <w:tcBorders>
                  <w:top w:val="single" w:sz="4" w:space="0" w:color="2E74B5"/>
                  <w:left w:val="single" w:sz="4" w:space="5" w:color="2E74B5"/>
                  <w:bottom w:val="single" w:sz="4" w:space="0" w:color="2E74B5"/>
                  <w:right w:val="single" w:sz="4" w:space="5" w:color="2E74B5"/>
                </w:tcBorders>
                <w:shd w:val="clear" w:color="auto" w:fill="F2F2F2"/>
                <w:hideMark/>
              </w:tcPr>
            </w:tcPrChange>
          </w:tcPr>
          <w:p w14:paraId="1C91A763" w14:textId="77777777" w:rsidR="009D1437" w:rsidRDefault="009D1437" w:rsidP="00616EC4">
            <w:pPr>
              <w:pStyle w:val="ListParagraph"/>
              <w:rPr>
                <w:ins w:id="1249" w:author="Comparison" w:date="2022-04-14T16:30:00Z"/>
              </w:rPr>
            </w:pPr>
            <w:ins w:id="1250" w:author="Comparison" w:date="2022-04-14T16:30:00Z">
              <w:r>
                <w:t>Ghi chú</w:t>
              </w:r>
            </w:ins>
          </w:p>
        </w:tc>
      </w:tr>
      <w:tr w:rsidR="009D1437" w14:paraId="711E48ED" w14:textId="77777777" w:rsidTr="00616EC4">
        <w:trPr>
          <w:ins w:id="1251" w:author="Comparison" w:date="2022-04-14T16:30:00Z"/>
        </w:trPr>
        <w:tc>
          <w:tcPr>
            <w:tcW w:w="2430" w:type="dxa"/>
            <w:tcBorders>
              <w:top w:val="single" w:sz="4" w:space="0" w:color="2E74B5"/>
              <w:left w:val="single" w:sz="4" w:space="0" w:color="2E74B5"/>
              <w:bottom w:val="single" w:sz="4" w:space="0" w:color="auto"/>
              <w:right w:val="single" w:sz="4" w:space="0" w:color="2E74B5"/>
            </w:tcBorders>
            <w:hideMark/>
          </w:tcPr>
          <w:p w14:paraId="1A9FDEC7" w14:textId="77777777" w:rsidR="009D1437" w:rsidRDefault="009D1437" w:rsidP="00616EC4">
            <w:pPr>
              <w:autoSpaceDE w:val="0"/>
              <w:autoSpaceDN w:val="0"/>
              <w:adjustRightInd w:val="0"/>
              <w:rPr>
                <w:ins w:id="1252" w:author="Comparison" w:date="2022-04-14T16:30:00Z"/>
                <w:rFonts w:eastAsia="Calibri"/>
                <w:sz w:val="19"/>
                <w:szCs w:val="19"/>
              </w:rPr>
            </w:pPr>
            <w:ins w:id="1253" w:author="Comparison" w:date="2022-04-14T16:30:00Z">
              <w:r>
                <w:rPr>
                  <w:rFonts w:eastAsia="Calibri"/>
                </w:rPr>
                <w:t>ERR:1</w:t>
              </w:r>
            </w:ins>
          </w:p>
        </w:tc>
        <w:tc>
          <w:tcPr>
            <w:tcW w:w="4950" w:type="dxa"/>
            <w:tcBorders>
              <w:top w:val="single" w:sz="4" w:space="0" w:color="2E74B5"/>
              <w:left w:val="single" w:sz="4" w:space="0" w:color="2E74B5"/>
              <w:bottom w:val="single" w:sz="4" w:space="0" w:color="2E74B5"/>
              <w:right w:val="single" w:sz="4" w:space="0" w:color="2E74B5"/>
            </w:tcBorders>
            <w:hideMark/>
          </w:tcPr>
          <w:p w14:paraId="02322D92" w14:textId="77777777" w:rsidR="009D1437" w:rsidRDefault="009D1437" w:rsidP="00616EC4">
            <w:pPr>
              <w:pStyle w:val="ListParagraph"/>
              <w:spacing w:after="0" w:line="240" w:lineRule="auto"/>
              <w:ind w:left="0"/>
              <w:rPr>
                <w:ins w:id="1254" w:author="Comparison" w:date="2022-04-14T16:30:00Z"/>
                <w:rFonts w:eastAsia="Calibri"/>
              </w:rPr>
            </w:pPr>
            <w:ins w:id="1255" w:author="Comparison" w:date="2022-04-14T16:30:00Z">
              <w:r>
                <w:rPr>
                  <w:rFonts w:eastAsia="Calibri"/>
                </w:rPr>
                <w:t xml:space="preserve">Tài khoản đăng nhập sai hoặc không có quyền </w:t>
              </w:r>
            </w:ins>
          </w:p>
        </w:tc>
        <w:tc>
          <w:tcPr>
            <w:tcW w:w="1885" w:type="dxa"/>
            <w:tcBorders>
              <w:top w:val="single" w:sz="4" w:space="0" w:color="2E74B5"/>
              <w:left w:val="single" w:sz="4" w:space="0" w:color="2E74B5"/>
              <w:bottom w:val="single" w:sz="4" w:space="0" w:color="2E74B5"/>
              <w:right w:val="single" w:sz="4" w:space="0" w:color="2E74B5"/>
            </w:tcBorders>
          </w:tcPr>
          <w:p w14:paraId="5A0AF322" w14:textId="77777777" w:rsidR="009D1437" w:rsidRDefault="009D1437" w:rsidP="00616EC4">
            <w:pPr>
              <w:pStyle w:val="ListParagraph"/>
              <w:ind w:left="0"/>
              <w:jc w:val="both"/>
              <w:rPr>
                <w:ins w:id="1256" w:author="Comparison" w:date="2022-04-14T16:30:00Z"/>
              </w:rPr>
            </w:pPr>
          </w:p>
        </w:tc>
      </w:tr>
      <w:tr w:rsidR="009D1437" w14:paraId="4C5EFA55" w14:textId="77777777" w:rsidTr="00616EC4">
        <w:trPr>
          <w:ins w:id="1257"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31E09A52" w14:textId="77777777" w:rsidR="009D1437" w:rsidRDefault="009D1437" w:rsidP="00616EC4">
            <w:pPr>
              <w:autoSpaceDE w:val="0"/>
              <w:autoSpaceDN w:val="0"/>
              <w:adjustRightInd w:val="0"/>
              <w:rPr>
                <w:ins w:id="1258" w:author="Comparison" w:date="2022-04-14T16:30:00Z"/>
                <w:rFonts w:eastAsia="Calibri"/>
              </w:rPr>
            </w:pPr>
            <w:ins w:id="1259" w:author="Comparison" w:date="2022-04-14T16:30:00Z">
              <w:r>
                <w:rPr>
                  <w:rFonts w:eastAsia="Calibri"/>
                </w:rPr>
                <w:t>ERR:21</w:t>
              </w:r>
            </w:ins>
          </w:p>
        </w:tc>
        <w:tc>
          <w:tcPr>
            <w:tcW w:w="4950" w:type="dxa"/>
            <w:tcBorders>
              <w:top w:val="single" w:sz="4" w:space="0" w:color="2E74B5"/>
              <w:left w:val="single" w:sz="4" w:space="0" w:color="2E74B5"/>
              <w:bottom w:val="single" w:sz="4" w:space="0" w:color="2E74B5"/>
              <w:right w:val="single" w:sz="4" w:space="0" w:color="2E74B5"/>
            </w:tcBorders>
            <w:hideMark/>
          </w:tcPr>
          <w:p w14:paraId="108CF6C3" w14:textId="77777777" w:rsidR="009D1437" w:rsidRDefault="009D1437" w:rsidP="00616EC4">
            <w:pPr>
              <w:rPr>
                <w:ins w:id="1260" w:author="Comparison" w:date="2022-04-14T16:30:00Z"/>
                <w:rFonts w:eastAsia="Calibri"/>
              </w:rPr>
            </w:pPr>
            <w:ins w:id="1261" w:author="Comparison" w:date="2022-04-14T16:30:00Z">
              <w:r>
                <w:rPr>
                  <w:rFonts w:eastAsia="Calibri"/>
                </w:rPr>
                <w:t>Không tìm thấy công ty hoặc tài khoản không tồn tại</w:t>
              </w:r>
            </w:ins>
          </w:p>
        </w:tc>
        <w:tc>
          <w:tcPr>
            <w:tcW w:w="1885" w:type="dxa"/>
            <w:tcBorders>
              <w:top w:val="single" w:sz="4" w:space="0" w:color="2E74B5"/>
              <w:left w:val="single" w:sz="4" w:space="0" w:color="2E74B5"/>
              <w:bottom w:val="single" w:sz="4" w:space="0" w:color="2E74B5"/>
              <w:right w:val="single" w:sz="4" w:space="0" w:color="2E74B5"/>
            </w:tcBorders>
          </w:tcPr>
          <w:p w14:paraId="0AE34872" w14:textId="77777777" w:rsidR="009D1437" w:rsidRDefault="009D1437" w:rsidP="00616EC4">
            <w:pPr>
              <w:jc w:val="both"/>
              <w:rPr>
                <w:ins w:id="1262" w:author="Comparison" w:date="2022-04-14T16:30:00Z"/>
              </w:rPr>
            </w:pPr>
          </w:p>
        </w:tc>
      </w:tr>
      <w:tr w:rsidR="009D1437" w14:paraId="5E6F9533" w14:textId="77777777" w:rsidTr="00616EC4">
        <w:trPr>
          <w:ins w:id="1263"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72B65C34" w14:textId="77777777" w:rsidR="009D1437" w:rsidRDefault="009D1437" w:rsidP="00616EC4">
            <w:pPr>
              <w:autoSpaceDE w:val="0"/>
              <w:autoSpaceDN w:val="0"/>
              <w:adjustRightInd w:val="0"/>
              <w:rPr>
                <w:ins w:id="1264" w:author="Comparison" w:date="2022-04-14T16:30:00Z"/>
                <w:rFonts w:eastAsia="Calibri"/>
              </w:rPr>
            </w:pPr>
            <w:ins w:id="1265" w:author="Comparison" w:date="2022-04-14T16:30:00Z">
              <w:r>
                <w:rPr>
                  <w:rFonts w:eastAsia="Calibri"/>
                </w:rPr>
                <w:t>ERR:22</w:t>
              </w:r>
            </w:ins>
          </w:p>
        </w:tc>
        <w:tc>
          <w:tcPr>
            <w:tcW w:w="4950" w:type="dxa"/>
            <w:tcBorders>
              <w:top w:val="single" w:sz="4" w:space="0" w:color="2E74B5"/>
              <w:left w:val="single" w:sz="4" w:space="0" w:color="2E74B5"/>
              <w:bottom w:val="single" w:sz="4" w:space="0" w:color="2E74B5"/>
              <w:right w:val="single" w:sz="4" w:space="0" w:color="2E74B5"/>
            </w:tcBorders>
            <w:hideMark/>
          </w:tcPr>
          <w:p w14:paraId="58FC221D" w14:textId="77777777" w:rsidR="009D1437" w:rsidRDefault="009D1437" w:rsidP="00616EC4">
            <w:pPr>
              <w:rPr>
                <w:ins w:id="1266" w:author="Comparison" w:date="2022-04-14T16:30:00Z"/>
                <w:rFonts w:eastAsia="Calibri"/>
              </w:rPr>
            </w:pPr>
            <w:ins w:id="1267" w:author="Comparison" w:date="2022-04-14T16:30:00Z">
              <w:r>
                <w:rPr>
                  <w:rFonts w:eastAsia="Calibri"/>
                </w:rPr>
                <w:t>Công ty chưa đăng ký chứng thư số</w:t>
              </w:r>
            </w:ins>
          </w:p>
        </w:tc>
        <w:tc>
          <w:tcPr>
            <w:tcW w:w="1885" w:type="dxa"/>
            <w:tcBorders>
              <w:top w:val="single" w:sz="4" w:space="0" w:color="2E74B5"/>
              <w:left w:val="single" w:sz="4" w:space="0" w:color="2E74B5"/>
              <w:bottom w:val="single" w:sz="4" w:space="0" w:color="2E74B5"/>
              <w:right w:val="single" w:sz="4" w:space="0" w:color="2E74B5"/>
            </w:tcBorders>
          </w:tcPr>
          <w:p w14:paraId="5BB589AD" w14:textId="77777777" w:rsidR="009D1437" w:rsidRDefault="009D1437" w:rsidP="00616EC4">
            <w:pPr>
              <w:pStyle w:val="ListParagraph"/>
              <w:ind w:left="0"/>
              <w:jc w:val="both"/>
              <w:rPr>
                <w:ins w:id="1268" w:author="Comparison" w:date="2022-04-14T16:30:00Z"/>
              </w:rPr>
            </w:pPr>
          </w:p>
        </w:tc>
      </w:tr>
      <w:tr w:rsidR="009D1437" w14:paraId="32640140" w14:textId="77777777" w:rsidTr="00616EC4">
        <w:trPr>
          <w:ins w:id="1269"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79BBC02F" w14:textId="77777777" w:rsidR="009D1437" w:rsidRDefault="009D1437" w:rsidP="00616EC4">
            <w:pPr>
              <w:autoSpaceDE w:val="0"/>
              <w:autoSpaceDN w:val="0"/>
              <w:adjustRightInd w:val="0"/>
              <w:rPr>
                <w:ins w:id="1270" w:author="Comparison" w:date="2022-04-14T16:30:00Z"/>
                <w:rFonts w:eastAsia="Calibri"/>
              </w:rPr>
            </w:pPr>
            <w:ins w:id="1271" w:author="Comparison" w:date="2022-04-14T16:30:00Z">
              <w:r>
                <w:rPr>
                  <w:rFonts w:eastAsia="Calibri"/>
                </w:rPr>
                <w:t>ERR:28</w:t>
              </w:r>
            </w:ins>
          </w:p>
        </w:tc>
        <w:tc>
          <w:tcPr>
            <w:tcW w:w="4950" w:type="dxa"/>
            <w:tcBorders>
              <w:top w:val="single" w:sz="4" w:space="0" w:color="2E74B5"/>
              <w:left w:val="single" w:sz="4" w:space="0" w:color="2E74B5"/>
              <w:bottom w:val="single" w:sz="4" w:space="0" w:color="2E74B5"/>
              <w:right w:val="single" w:sz="4" w:space="0" w:color="2E74B5"/>
            </w:tcBorders>
            <w:hideMark/>
          </w:tcPr>
          <w:p w14:paraId="32C8B22D" w14:textId="77777777" w:rsidR="009D1437" w:rsidRDefault="009D1437" w:rsidP="00616EC4">
            <w:pPr>
              <w:rPr>
                <w:ins w:id="1272" w:author="Comparison" w:date="2022-04-14T16:30:00Z"/>
                <w:rFonts w:eastAsia="Calibri"/>
              </w:rPr>
            </w:pPr>
            <w:ins w:id="1273" w:author="Comparison" w:date="2022-04-14T16:30:00Z">
              <w:r>
                <w:rPr>
                  <w:rFonts w:eastAsia="Calibri"/>
                </w:rPr>
                <w:t>Chưa có thông tin chứng thư trong hệ thống</w:t>
              </w:r>
            </w:ins>
          </w:p>
        </w:tc>
        <w:tc>
          <w:tcPr>
            <w:tcW w:w="1885" w:type="dxa"/>
            <w:tcBorders>
              <w:top w:val="single" w:sz="4" w:space="0" w:color="2E74B5"/>
              <w:left w:val="single" w:sz="4" w:space="0" w:color="2E74B5"/>
              <w:bottom w:val="single" w:sz="4" w:space="0" w:color="2E74B5"/>
              <w:right w:val="single" w:sz="4" w:space="0" w:color="2E74B5"/>
            </w:tcBorders>
          </w:tcPr>
          <w:p w14:paraId="58683FCA" w14:textId="77777777" w:rsidR="009D1437" w:rsidRDefault="009D1437" w:rsidP="00616EC4">
            <w:pPr>
              <w:pStyle w:val="ListParagraph"/>
              <w:ind w:left="0"/>
              <w:jc w:val="both"/>
              <w:rPr>
                <w:ins w:id="1274" w:author="Comparison" w:date="2022-04-14T16:30:00Z"/>
              </w:rPr>
            </w:pPr>
          </w:p>
        </w:tc>
      </w:tr>
      <w:tr w:rsidR="009D1437" w14:paraId="66541E6F" w14:textId="77777777" w:rsidTr="00616EC4">
        <w:trPr>
          <w:ins w:id="1275"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4190B80F" w14:textId="77777777" w:rsidR="009D1437" w:rsidRDefault="009D1437" w:rsidP="00616EC4">
            <w:pPr>
              <w:autoSpaceDE w:val="0"/>
              <w:autoSpaceDN w:val="0"/>
              <w:adjustRightInd w:val="0"/>
              <w:rPr>
                <w:ins w:id="1276" w:author="Comparison" w:date="2022-04-14T16:30:00Z"/>
                <w:rFonts w:eastAsia="Calibri"/>
              </w:rPr>
            </w:pPr>
            <w:ins w:id="1277" w:author="Comparison" w:date="2022-04-14T16:30:00Z">
              <w:r>
                <w:rPr>
                  <w:rFonts w:eastAsia="Calibri"/>
                </w:rPr>
                <w:t>ERR:24</w:t>
              </w:r>
            </w:ins>
          </w:p>
        </w:tc>
        <w:tc>
          <w:tcPr>
            <w:tcW w:w="4950" w:type="dxa"/>
            <w:tcBorders>
              <w:top w:val="single" w:sz="4" w:space="0" w:color="2E74B5"/>
              <w:left w:val="single" w:sz="4" w:space="0" w:color="2E74B5"/>
              <w:bottom w:val="single" w:sz="4" w:space="0" w:color="2E74B5"/>
              <w:right w:val="single" w:sz="4" w:space="0" w:color="2E74B5"/>
            </w:tcBorders>
            <w:hideMark/>
          </w:tcPr>
          <w:p w14:paraId="67F2000C" w14:textId="77777777" w:rsidR="009D1437" w:rsidRDefault="009D1437" w:rsidP="00616EC4">
            <w:pPr>
              <w:rPr>
                <w:ins w:id="1278" w:author="Comparison" w:date="2022-04-14T16:30:00Z"/>
                <w:rFonts w:eastAsia="Calibri"/>
              </w:rPr>
            </w:pPr>
            <w:ins w:id="1279" w:author="Comparison" w:date="2022-04-14T16:30:00Z">
              <w:r>
                <w:rPr>
                  <w:rFonts w:eastAsia="Calibri"/>
                </w:rPr>
                <w:t>Chứng thư truyền lên không đúng với chứng thư đăng ký trong hệ thống</w:t>
              </w:r>
            </w:ins>
          </w:p>
        </w:tc>
        <w:tc>
          <w:tcPr>
            <w:tcW w:w="1885" w:type="dxa"/>
            <w:tcBorders>
              <w:top w:val="single" w:sz="4" w:space="0" w:color="2E74B5"/>
              <w:left w:val="single" w:sz="4" w:space="0" w:color="2E74B5"/>
              <w:bottom w:val="single" w:sz="4" w:space="0" w:color="2E74B5"/>
              <w:right w:val="single" w:sz="4" w:space="0" w:color="2E74B5"/>
            </w:tcBorders>
          </w:tcPr>
          <w:p w14:paraId="49F8BC14" w14:textId="77777777" w:rsidR="009D1437" w:rsidRDefault="009D1437" w:rsidP="00616EC4">
            <w:pPr>
              <w:pStyle w:val="ListParagraph"/>
              <w:ind w:left="0"/>
              <w:jc w:val="both"/>
              <w:rPr>
                <w:ins w:id="1280" w:author="Comparison" w:date="2022-04-14T16:30:00Z"/>
              </w:rPr>
            </w:pPr>
          </w:p>
        </w:tc>
      </w:tr>
      <w:tr w:rsidR="009D1437" w14:paraId="70E996E6" w14:textId="77777777" w:rsidTr="00616EC4">
        <w:trPr>
          <w:ins w:id="1281"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442079FE" w14:textId="77777777" w:rsidR="009D1437" w:rsidRDefault="009D1437" w:rsidP="00616EC4">
            <w:pPr>
              <w:autoSpaceDE w:val="0"/>
              <w:autoSpaceDN w:val="0"/>
              <w:adjustRightInd w:val="0"/>
              <w:rPr>
                <w:ins w:id="1282" w:author="Comparison" w:date="2022-04-14T16:30:00Z"/>
                <w:rFonts w:eastAsia="Calibri"/>
              </w:rPr>
            </w:pPr>
            <w:ins w:id="1283" w:author="Comparison" w:date="2022-04-14T16:30:00Z">
              <w:r>
                <w:rPr>
                  <w:rFonts w:eastAsia="Calibri"/>
                </w:rPr>
                <w:t>ERR:27</w:t>
              </w:r>
            </w:ins>
          </w:p>
        </w:tc>
        <w:tc>
          <w:tcPr>
            <w:tcW w:w="4950" w:type="dxa"/>
            <w:tcBorders>
              <w:top w:val="single" w:sz="4" w:space="0" w:color="2E74B5"/>
              <w:left w:val="single" w:sz="4" w:space="0" w:color="2E74B5"/>
              <w:bottom w:val="single" w:sz="4" w:space="0" w:color="2E74B5"/>
              <w:right w:val="single" w:sz="4" w:space="0" w:color="2E74B5"/>
            </w:tcBorders>
            <w:hideMark/>
          </w:tcPr>
          <w:p w14:paraId="2CF4CDCE" w14:textId="77777777" w:rsidR="009D1437" w:rsidRDefault="009D1437" w:rsidP="00616EC4">
            <w:pPr>
              <w:pStyle w:val="ListParagraph"/>
              <w:spacing w:after="0" w:line="240" w:lineRule="auto"/>
              <w:ind w:left="0"/>
              <w:rPr>
                <w:ins w:id="1284" w:author="Comparison" w:date="2022-04-14T16:30:00Z"/>
                <w:rFonts w:eastAsia="Calibri"/>
              </w:rPr>
            </w:pPr>
            <w:ins w:id="1285" w:author="Comparison" w:date="2022-04-14T16:30:00Z">
              <w:r>
                <w:rPr>
                  <w:rFonts w:eastAsia="Calibri"/>
                </w:rPr>
                <w:t>Chứng thư chưa đến thời điểm sử dụng</w:t>
              </w:r>
            </w:ins>
          </w:p>
        </w:tc>
        <w:tc>
          <w:tcPr>
            <w:tcW w:w="1885" w:type="dxa"/>
            <w:tcBorders>
              <w:top w:val="single" w:sz="4" w:space="0" w:color="2E74B5"/>
              <w:left w:val="single" w:sz="4" w:space="0" w:color="2E74B5"/>
              <w:bottom w:val="single" w:sz="4" w:space="0" w:color="2E74B5"/>
              <w:right w:val="single" w:sz="4" w:space="0" w:color="2E74B5"/>
            </w:tcBorders>
          </w:tcPr>
          <w:p w14:paraId="46882B15" w14:textId="77777777" w:rsidR="009D1437" w:rsidRDefault="009D1437" w:rsidP="00616EC4">
            <w:pPr>
              <w:pStyle w:val="ListParagraph"/>
              <w:ind w:left="0"/>
              <w:jc w:val="both"/>
              <w:rPr>
                <w:ins w:id="1286" w:author="Comparison" w:date="2022-04-14T16:30:00Z"/>
              </w:rPr>
            </w:pPr>
          </w:p>
        </w:tc>
      </w:tr>
      <w:tr w:rsidR="009D1437" w14:paraId="69A26849" w14:textId="77777777" w:rsidTr="00616EC4">
        <w:trPr>
          <w:ins w:id="1287"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4C4EE054" w14:textId="77777777" w:rsidR="009D1437" w:rsidRDefault="009D1437" w:rsidP="00616EC4">
            <w:pPr>
              <w:autoSpaceDE w:val="0"/>
              <w:autoSpaceDN w:val="0"/>
              <w:adjustRightInd w:val="0"/>
              <w:rPr>
                <w:ins w:id="1288" w:author="Comparison" w:date="2022-04-14T16:30:00Z"/>
                <w:rFonts w:eastAsia="Calibri"/>
              </w:rPr>
            </w:pPr>
            <w:ins w:id="1289" w:author="Comparison" w:date="2022-04-14T16:30:00Z">
              <w:r>
                <w:rPr>
                  <w:rFonts w:eastAsia="Calibri"/>
                </w:rPr>
                <w:t>ERR:26</w:t>
              </w:r>
            </w:ins>
          </w:p>
        </w:tc>
        <w:tc>
          <w:tcPr>
            <w:tcW w:w="4950" w:type="dxa"/>
            <w:tcBorders>
              <w:top w:val="single" w:sz="4" w:space="0" w:color="2E74B5"/>
              <w:left w:val="single" w:sz="4" w:space="0" w:color="2E74B5"/>
              <w:bottom w:val="single" w:sz="4" w:space="0" w:color="2E74B5"/>
              <w:right w:val="single" w:sz="4" w:space="0" w:color="2E74B5"/>
            </w:tcBorders>
            <w:hideMark/>
          </w:tcPr>
          <w:p w14:paraId="0900CA37" w14:textId="77777777" w:rsidR="009D1437" w:rsidRDefault="009D1437" w:rsidP="00616EC4">
            <w:pPr>
              <w:pStyle w:val="ListParagraph"/>
              <w:spacing w:after="0" w:line="240" w:lineRule="auto"/>
              <w:ind w:left="0"/>
              <w:rPr>
                <w:ins w:id="1290" w:author="Comparison" w:date="2022-04-14T16:30:00Z"/>
                <w:rFonts w:eastAsia="Calibri"/>
              </w:rPr>
            </w:pPr>
            <w:ins w:id="1291" w:author="Comparison" w:date="2022-04-14T16:30:00Z">
              <w:r>
                <w:rPr>
                  <w:rFonts w:eastAsia="Calibri"/>
                </w:rPr>
                <w:t>Chứng thư số hết hạn</w:t>
              </w:r>
            </w:ins>
          </w:p>
        </w:tc>
        <w:tc>
          <w:tcPr>
            <w:tcW w:w="1885" w:type="dxa"/>
            <w:tcBorders>
              <w:top w:val="single" w:sz="4" w:space="0" w:color="2E74B5"/>
              <w:left w:val="single" w:sz="4" w:space="0" w:color="2E74B5"/>
              <w:bottom w:val="single" w:sz="4" w:space="0" w:color="2E74B5"/>
              <w:right w:val="single" w:sz="4" w:space="0" w:color="2E74B5"/>
            </w:tcBorders>
          </w:tcPr>
          <w:p w14:paraId="7E5A4F55" w14:textId="77777777" w:rsidR="009D1437" w:rsidRDefault="009D1437" w:rsidP="00616EC4">
            <w:pPr>
              <w:pStyle w:val="ListParagraph"/>
              <w:ind w:left="0"/>
              <w:jc w:val="both"/>
              <w:rPr>
                <w:ins w:id="1292" w:author="Comparison" w:date="2022-04-14T16:30:00Z"/>
              </w:rPr>
            </w:pPr>
          </w:p>
        </w:tc>
      </w:tr>
      <w:tr w:rsidR="009D1437" w14:paraId="101F14BF" w14:textId="77777777" w:rsidTr="00616EC4">
        <w:trPr>
          <w:ins w:id="1293"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1687B4D4" w14:textId="77777777" w:rsidR="009D1437" w:rsidRDefault="009D1437" w:rsidP="00616EC4">
            <w:pPr>
              <w:autoSpaceDE w:val="0"/>
              <w:autoSpaceDN w:val="0"/>
              <w:adjustRightInd w:val="0"/>
              <w:rPr>
                <w:ins w:id="1294" w:author="Comparison" w:date="2022-04-14T16:30:00Z"/>
                <w:rFonts w:eastAsia="Calibri"/>
              </w:rPr>
            </w:pPr>
            <w:ins w:id="1295" w:author="Comparison" w:date="2022-04-14T16:30:00Z">
              <w:r>
                <w:rPr>
                  <w:rFonts w:eastAsia="Calibri"/>
                </w:rPr>
                <w:t>ERR:3</w:t>
              </w:r>
            </w:ins>
          </w:p>
        </w:tc>
        <w:tc>
          <w:tcPr>
            <w:tcW w:w="4950" w:type="dxa"/>
            <w:tcBorders>
              <w:top w:val="single" w:sz="4" w:space="0" w:color="2E74B5"/>
              <w:left w:val="single" w:sz="4" w:space="0" w:color="2E74B5"/>
              <w:bottom w:val="single" w:sz="4" w:space="0" w:color="2E74B5"/>
              <w:right w:val="single" w:sz="4" w:space="0" w:color="2E74B5"/>
            </w:tcBorders>
            <w:hideMark/>
          </w:tcPr>
          <w:p w14:paraId="6F30E99A" w14:textId="77777777" w:rsidR="009D1437" w:rsidRDefault="009D1437" w:rsidP="00616EC4">
            <w:pPr>
              <w:pStyle w:val="ListParagraph"/>
              <w:spacing w:after="0" w:line="240" w:lineRule="auto"/>
              <w:ind w:left="0"/>
              <w:rPr>
                <w:ins w:id="1296" w:author="Comparison" w:date="2022-04-14T16:30:00Z"/>
                <w:rFonts w:eastAsia="Calibri"/>
              </w:rPr>
            </w:pPr>
            <w:ins w:id="1297" w:author="Comparison" w:date="2022-04-14T16:30:00Z">
              <w:r>
                <w:rPr>
                  <w:rFonts w:eastAsia="Calibri"/>
                </w:rPr>
                <w:t>Dữ liệu xml đầu vào không đúng quy định</w:t>
              </w:r>
            </w:ins>
          </w:p>
        </w:tc>
        <w:tc>
          <w:tcPr>
            <w:tcW w:w="1885" w:type="dxa"/>
            <w:tcBorders>
              <w:top w:val="single" w:sz="4" w:space="0" w:color="2E74B5"/>
              <w:left w:val="single" w:sz="4" w:space="0" w:color="2E74B5"/>
              <w:bottom w:val="single" w:sz="4" w:space="0" w:color="2E74B5"/>
              <w:right w:val="single" w:sz="4" w:space="0" w:color="2E74B5"/>
            </w:tcBorders>
          </w:tcPr>
          <w:p w14:paraId="427EA8D0" w14:textId="77777777" w:rsidR="009D1437" w:rsidRDefault="009D1437" w:rsidP="00616EC4">
            <w:pPr>
              <w:pStyle w:val="ListParagraph"/>
              <w:ind w:left="0"/>
              <w:jc w:val="both"/>
              <w:rPr>
                <w:ins w:id="1298" w:author="Comparison" w:date="2022-04-14T16:30:00Z"/>
              </w:rPr>
            </w:pPr>
          </w:p>
        </w:tc>
      </w:tr>
      <w:tr w:rsidR="009D1437" w14:paraId="5A0522F3" w14:textId="77777777" w:rsidTr="00616EC4">
        <w:trPr>
          <w:ins w:id="1299"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136BAD6B" w14:textId="77777777" w:rsidR="009D1437" w:rsidRDefault="009D1437" w:rsidP="00616EC4">
            <w:pPr>
              <w:autoSpaceDE w:val="0"/>
              <w:autoSpaceDN w:val="0"/>
              <w:adjustRightInd w:val="0"/>
              <w:rPr>
                <w:ins w:id="1300" w:author="Comparison" w:date="2022-04-14T16:30:00Z"/>
                <w:rFonts w:eastAsia="Calibri"/>
              </w:rPr>
            </w:pPr>
            <w:ins w:id="1301" w:author="Comparison" w:date="2022-04-14T16:30:00Z">
              <w:r>
                <w:rPr>
                  <w:rFonts w:eastAsia="Calibri"/>
                </w:rPr>
                <w:t>ERR:20</w:t>
              </w:r>
            </w:ins>
          </w:p>
        </w:tc>
        <w:tc>
          <w:tcPr>
            <w:tcW w:w="4950" w:type="dxa"/>
            <w:tcBorders>
              <w:top w:val="single" w:sz="4" w:space="0" w:color="2E74B5"/>
              <w:left w:val="single" w:sz="4" w:space="0" w:color="2E74B5"/>
              <w:bottom w:val="single" w:sz="4" w:space="0" w:color="2E74B5"/>
              <w:right w:val="single" w:sz="4" w:space="0" w:color="2E74B5"/>
            </w:tcBorders>
            <w:hideMark/>
          </w:tcPr>
          <w:p w14:paraId="24E8A708" w14:textId="77777777" w:rsidR="009D1437" w:rsidRDefault="009D1437" w:rsidP="00616EC4">
            <w:pPr>
              <w:pStyle w:val="ListParagraph"/>
              <w:spacing w:after="0" w:line="240" w:lineRule="auto"/>
              <w:ind w:left="0"/>
              <w:rPr>
                <w:ins w:id="1302" w:author="Comparison" w:date="2022-04-14T16:30:00Z"/>
                <w:rFonts w:eastAsia="Calibri"/>
              </w:rPr>
            </w:pPr>
            <w:ins w:id="1303" w:author="Comparison" w:date="2022-04-14T16:30:00Z">
              <w:r>
                <w:t>Không tìm thấy dải hóa đơn</w:t>
              </w:r>
            </w:ins>
          </w:p>
        </w:tc>
        <w:tc>
          <w:tcPr>
            <w:tcW w:w="1885" w:type="dxa"/>
            <w:tcBorders>
              <w:top w:val="single" w:sz="4" w:space="0" w:color="2E74B5"/>
              <w:left w:val="single" w:sz="4" w:space="0" w:color="2E74B5"/>
              <w:bottom w:val="single" w:sz="4" w:space="0" w:color="2E74B5"/>
              <w:right w:val="single" w:sz="4" w:space="0" w:color="2E74B5"/>
            </w:tcBorders>
            <w:hideMark/>
          </w:tcPr>
          <w:p w14:paraId="0C5CAA7D" w14:textId="77777777" w:rsidR="009D1437" w:rsidRDefault="009D1437" w:rsidP="00616EC4">
            <w:pPr>
              <w:jc w:val="both"/>
              <w:rPr>
                <w:ins w:id="1304" w:author="Comparison" w:date="2022-04-14T16:30:00Z"/>
              </w:rPr>
            </w:pPr>
            <w:ins w:id="1305" w:author="Comparison" w:date="2022-04-14T16:30:00Z">
              <w:r>
                <w:t>Không tìm thấy dải hóa đơn hoặc tài khoản phát hành không có quyền phát hành hóa đơn trên dải hóa đơn truyền lên.</w:t>
              </w:r>
            </w:ins>
          </w:p>
        </w:tc>
      </w:tr>
      <w:tr w:rsidR="009D1437" w14:paraId="3A401264" w14:textId="77777777" w:rsidTr="00616EC4">
        <w:trPr>
          <w:trHeight w:val="368"/>
          <w:ins w:id="1306"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121A9E32" w14:textId="77777777" w:rsidR="009D1437" w:rsidRDefault="009D1437" w:rsidP="00616EC4">
            <w:pPr>
              <w:autoSpaceDE w:val="0"/>
              <w:autoSpaceDN w:val="0"/>
              <w:adjustRightInd w:val="0"/>
              <w:rPr>
                <w:ins w:id="1307" w:author="Comparison" w:date="2022-04-14T16:30:00Z"/>
                <w:rFonts w:eastAsia="Calibri"/>
              </w:rPr>
            </w:pPr>
            <w:ins w:id="1308" w:author="Comparison" w:date="2022-04-14T16:30:00Z">
              <w:r>
                <w:rPr>
                  <w:rFonts w:eastAsia="Calibri"/>
                </w:rPr>
                <w:t>ERR:8</w:t>
              </w:r>
            </w:ins>
          </w:p>
        </w:tc>
        <w:tc>
          <w:tcPr>
            <w:tcW w:w="4950" w:type="dxa"/>
            <w:tcBorders>
              <w:top w:val="single" w:sz="4" w:space="0" w:color="2E74B5"/>
              <w:left w:val="single" w:sz="4" w:space="0" w:color="2E74B5"/>
              <w:bottom w:val="single" w:sz="4" w:space="0" w:color="2E74B5"/>
              <w:right w:val="single" w:sz="4" w:space="0" w:color="2E74B5"/>
            </w:tcBorders>
            <w:hideMark/>
          </w:tcPr>
          <w:p w14:paraId="22339671" w14:textId="77777777" w:rsidR="009D1437" w:rsidRDefault="009D1437" w:rsidP="00616EC4">
            <w:pPr>
              <w:pStyle w:val="ListParagraph"/>
              <w:spacing w:after="0" w:line="240" w:lineRule="auto"/>
              <w:ind w:left="0"/>
              <w:rPr>
                <w:ins w:id="1309" w:author="Comparison" w:date="2022-04-14T16:30:00Z"/>
                <w:rFonts w:eastAsia="Calibri"/>
              </w:rPr>
            </w:pPr>
            <w:ins w:id="1310" w:author="Comparison" w:date="2022-04-14T16:30:00Z">
              <w:r>
                <w:rPr>
                  <w:rFonts w:eastAsia="Calibri"/>
                </w:rPr>
                <w:t>Hóa đơn điều chỉnh hoặc thay thế chưa phát hành hoặc đã điều chỉnh  không được thay thế</w:t>
              </w:r>
            </w:ins>
          </w:p>
        </w:tc>
        <w:tc>
          <w:tcPr>
            <w:tcW w:w="1885" w:type="dxa"/>
            <w:tcBorders>
              <w:top w:val="single" w:sz="4" w:space="0" w:color="2E74B5"/>
              <w:left w:val="single" w:sz="4" w:space="0" w:color="2E74B5"/>
              <w:bottom w:val="single" w:sz="4" w:space="0" w:color="2E74B5"/>
              <w:right w:val="single" w:sz="4" w:space="0" w:color="2E74B5"/>
            </w:tcBorders>
          </w:tcPr>
          <w:p w14:paraId="301F4252" w14:textId="77777777" w:rsidR="009D1437" w:rsidRDefault="009D1437" w:rsidP="00616EC4">
            <w:pPr>
              <w:ind w:left="360"/>
              <w:jc w:val="both"/>
              <w:rPr>
                <w:ins w:id="1311" w:author="Comparison" w:date="2022-04-14T16:30:00Z"/>
              </w:rPr>
            </w:pPr>
          </w:p>
        </w:tc>
      </w:tr>
      <w:tr w:rsidR="009D1437" w14:paraId="34FA14CA" w14:textId="77777777" w:rsidTr="00616EC4">
        <w:trPr>
          <w:ins w:id="1312"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470E4E8F" w14:textId="77777777" w:rsidR="009D1437" w:rsidRDefault="009D1437" w:rsidP="00616EC4">
            <w:pPr>
              <w:autoSpaceDE w:val="0"/>
              <w:autoSpaceDN w:val="0"/>
              <w:adjustRightInd w:val="0"/>
              <w:rPr>
                <w:ins w:id="1313" w:author="Comparison" w:date="2022-04-14T16:30:00Z"/>
                <w:rFonts w:eastAsia="Calibri"/>
              </w:rPr>
            </w:pPr>
            <w:ins w:id="1314" w:author="Comparison" w:date="2022-04-14T16:30:00Z">
              <w:r>
                <w:rPr>
                  <w:rFonts w:eastAsia="Calibri"/>
                </w:rPr>
                <w:t>ERR:2</w:t>
              </w:r>
            </w:ins>
          </w:p>
        </w:tc>
        <w:tc>
          <w:tcPr>
            <w:tcW w:w="4950" w:type="dxa"/>
            <w:tcBorders>
              <w:top w:val="single" w:sz="4" w:space="0" w:color="2E74B5"/>
              <w:left w:val="single" w:sz="4" w:space="0" w:color="2E74B5"/>
              <w:bottom w:val="single" w:sz="4" w:space="0" w:color="2E74B5"/>
              <w:right w:val="single" w:sz="4" w:space="0" w:color="2E74B5"/>
            </w:tcBorders>
            <w:hideMark/>
          </w:tcPr>
          <w:p w14:paraId="0AE8A1B0" w14:textId="77777777" w:rsidR="009D1437" w:rsidRDefault="009D1437" w:rsidP="00616EC4">
            <w:pPr>
              <w:pStyle w:val="ListParagraph"/>
              <w:spacing w:after="0" w:line="240" w:lineRule="auto"/>
              <w:ind w:left="0"/>
              <w:rPr>
                <w:ins w:id="1315" w:author="Comparison" w:date="2022-04-14T16:30:00Z"/>
                <w:rFonts w:eastAsia="Calibri"/>
              </w:rPr>
            </w:pPr>
            <w:ins w:id="1316" w:author="Comparison" w:date="2022-04-14T16:30:00Z">
              <w:r>
                <w:t>Không tồn tại hóa đơn cần thay thế và điều chỉnh</w:t>
              </w:r>
            </w:ins>
          </w:p>
        </w:tc>
        <w:tc>
          <w:tcPr>
            <w:tcW w:w="1885" w:type="dxa"/>
            <w:tcBorders>
              <w:top w:val="single" w:sz="4" w:space="0" w:color="2E74B5"/>
              <w:left w:val="single" w:sz="4" w:space="0" w:color="2E74B5"/>
              <w:bottom w:val="single" w:sz="4" w:space="0" w:color="2E74B5"/>
              <w:right w:val="single" w:sz="4" w:space="0" w:color="2E74B5"/>
            </w:tcBorders>
          </w:tcPr>
          <w:p w14:paraId="198F9955" w14:textId="77777777" w:rsidR="009D1437" w:rsidRDefault="009D1437" w:rsidP="00616EC4">
            <w:pPr>
              <w:ind w:left="360"/>
              <w:jc w:val="both"/>
              <w:rPr>
                <w:ins w:id="1317" w:author="Comparison" w:date="2022-04-14T16:30:00Z"/>
              </w:rPr>
            </w:pPr>
          </w:p>
        </w:tc>
      </w:tr>
      <w:tr w:rsidR="009D1437" w14:paraId="2EEA78E0" w14:textId="77777777" w:rsidTr="00616EC4">
        <w:trPr>
          <w:trHeight w:val="413"/>
          <w:ins w:id="1318" w:author="Comparison" w:date="2022-04-14T16:30:00Z"/>
          <w:trPrChange w:id="1319" w:author="Comparison" w:date="2022-04-14T16:30:00Z">
            <w:trPr>
              <w:gridBefore w:val="1"/>
              <w:trHeight w:val="413"/>
            </w:trPr>
          </w:trPrChange>
        </w:trPr>
        <w:tc>
          <w:tcPr>
            <w:tcW w:w="2430" w:type="dxa"/>
            <w:tcBorders>
              <w:top w:val="single" w:sz="4" w:space="0" w:color="2E74B5"/>
              <w:left w:val="single" w:sz="4" w:space="0" w:color="2E74B5"/>
              <w:bottom w:val="single" w:sz="4" w:space="0" w:color="2E74B5"/>
              <w:right w:val="single" w:sz="4" w:space="0" w:color="2E74B5"/>
            </w:tcBorders>
            <w:hideMark/>
            <w:tcPrChange w:id="1320" w:author="Comparison" w:date="2022-04-14T16:30:00Z">
              <w:tcPr>
                <w:tcW w:w="2250" w:type="dxa"/>
                <w:gridSpan w:val="3"/>
                <w:tcBorders>
                  <w:top w:val="single" w:sz="4" w:space="0" w:color="2E74B5"/>
                  <w:left w:val="single" w:sz="4" w:space="5" w:color="2E74B5"/>
                  <w:bottom w:val="single" w:sz="4" w:space="0" w:color="2E74B5"/>
                  <w:right w:val="single" w:sz="4" w:space="5" w:color="2E74B5"/>
                </w:tcBorders>
                <w:hideMark/>
              </w:tcPr>
            </w:tcPrChange>
          </w:tcPr>
          <w:p w14:paraId="78FC6B16" w14:textId="77777777" w:rsidR="009D1437" w:rsidRDefault="009D1437" w:rsidP="00616EC4">
            <w:pPr>
              <w:autoSpaceDE w:val="0"/>
              <w:autoSpaceDN w:val="0"/>
              <w:adjustRightInd w:val="0"/>
              <w:rPr>
                <w:ins w:id="1321" w:author="Comparison" w:date="2022-04-14T16:30:00Z"/>
                <w:rFonts w:eastAsia="Calibri"/>
              </w:rPr>
            </w:pPr>
            <w:ins w:id="1322" w:author="Comparison" w:date="2022-04-14T16:30:00Z">
              <w:r>
                <w:rPr>
                  <w:rFonts w:eastAsia="Calibri"/>
                </w:rPr>
                <w:t>ERR:5</w:t>
              </w:r>
            </w:ins>
          </w:p>
        </w:tc>
        <w:tc>
          <w:tcPr>
            <w:tcW w:w="4950" w:type="dxa"/>
            <w:tcBorders>
              <w:top w:val="single" w:sz="4" w:space="0" w:color="2E74B5"/>
              <w:left w:val="single" w:sz="4" w:space="0" w:color="2E74B5"/>
              <w:bottom w:val="single" w:sz="4" w:space="0" w:color="2E74B5"/>
              <w:right w:val="single" w:sz="4" w:space="0" w:color="2E74B5"/>
            </w:tcBorders>
            <w:hideMark/>
            <w:tcPrChange w:id="1323" w:author="Comparison" w:date="2022-04-14T16:30:00Z">
              <w:tcPr>
                <w:tcW w:w="4899" w:type="dxa"/>
                <w:gridSpan w:val="3"/>
                <w:tcBorders>
                  <w:top w:val="single" w:sz="4" w:space="0" w:color="2E74B5"/>
                  <w:left w:val="single" w:sz="4" w:space="5" w:color="2E74B5"/>
                  <w:bottom w:val="single" w:sz="4" w:space="0" w:color="2E74B5"/>
                  <w:right w:val="single" w:sz="4" w:space="5" w:color="2E74B5"/>
                </w:tcBorders>
                <w:hideMark/>
              </w:tcPr>
            </w:tcPrChange>
          </w:tcPr>
          <w:p w14:paraId="06A525CE" w14:textId="77777777" w:rsidR="009D1437" w:rsidRDefault="009D1437" w:rsidP="00616EC4">
            <w:pPr>
              <w:pStyle w:val="ListParagraph"/>
              <w:spacing w:after="0" w:line="240" w:lineRule="auto"/>
              <w:ind w:left="0"/>
              <w:rPr>
                <w:ins w:id="1324" w:author="Comparison" w:date="2022-04-14T16:30:00Z"/>
                <w:rFonts w:eastAsia="Calibri"/>
              </w:rPr>
            </w:pPr>
            <w:ins w:id="1325" w:author="Comparison" w:date="2022-04-14T16:30:00Z">
              <w:r>
                <w:rPr>
                  <w:rFonts w:eastAsia="Calibri"/>
                </w:rPr>
                <w:t>Có lỗi xảy ra</w:t>
              </w:r>
            </w:ins>
          </w:p>
        </w:tc>
        <w:tc>
          <w:tcPr>
            <w:tcW w:w="1885" w:type="dxa"/>
            <w:tcBorders>
              <w:top w:val="single" w:sz="4" w:space="0" w:color="2E74B5"/>
              <w:left w:val="single" w:sz="4" w:space="0" w:color="2E74B5"/>
              <w:bottom w:val="single" w:sz="4" w:space="0" w:color="2E74B5"/>
              <w:right w:val="single" w:sz="4" w:space="0" w:color="2E74B5"/>
            </w:tcBorders>
            <w:hideMark/>
            <w:tcPrChange w:id="1326" w:author="Comparison" w:date="2022-04-14T16:30:00Z">
              <w:tcPr>
                <w:tcW w:w="2116" w:type="dxa"/>
                <w:gridSpan w:val="2"/>
                <w:tcBorders>
                  <w:top w:val="single" w:sz="4" w:space="0" w:color="2E74B5"/>
                  <w:left w:val="single" w:sz="4" w:space="5" w:color="2E74B5"/>
                  <w:bottom w:val="single" w:sz="4" w:space="0" w:color="2E74B5"/>
                  <w:right w:val="single" w:sz="4" w:space="5" w:color="2E74B5"/>
                </w:tcBorders>
                <w:hideMark/>
              </w:tcPr>
            </w:tcPrChange>
          </w:tcPr>
          <w:p w14:paraId="08A7F83A" w14:textId="77777777" w:rsidR="009D1437" w:rsidRDefault="009D1437">
            <w:pPr>
              <w:jc w:val="both"/>
              <w:rPr>
                <w:ins w:id="1327" w:author="Comparison" w:date="2022-04-14T16:30:00Z"/>
              </w:rPr>
              <w:pPrChange w:id="1328" w:author="Comparison" w:date="2022-04-14T16:30:00Z">
                <w:pPr>
                  <w:pStyle w:val="ListParagraph"/>
                </w:pPr>
              </w:pPrChange>
            </w:pPr>
            <w:ins w:id="1329" w:author="Comparison" w:date="2022-04-14T16:30:00Z">
              <w:r>
                <w:t xml:space="preserve">Ló lỗi xảy ra hóa đơn cần </w:t>
              </w:r>
            </w:ins>
          </w:p>
        </w:tc>
      </w:tr>
      <w:tr w:rsidR="009D1437" w14:paraId="789717E9" w14:textId="77777777" w:rsidTr="00616EC4">
        <w:trPr>
          <w:ins w:id="1330"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742BFEDE" w14:textId="77777777" w:rsidR="009D1437" w:rsidRDefault="009D1437" w:rsidP="00616EC4">
            <w:pPr>
              <w:autoSpaceDE w:val="0"/>
              <w:autoSpaceDN w:val="0"/>
              <w:adjustRightInd w:val="0"/>
              <w:rPr>
                <w:ins w:id="1331" w:author="Comparison" w:date="2022-04-14T16:30:00Z"/>
                <w:rFonts w:eastAsia="Calibri"/>
              </w:rPr>
            </w:pPr>
            <w:ins w:id="1332" w:author="Comparison" w:date="2022-04-14T16:30:00Z">
              <w:r>
                <w:rPr>
                  <w:rFonts w:eastAsia="Calibri"/>
                </w:rPr>
                <w:t>ERR:30</w:t>
              </w:r>
            </w:ins>
          </w:p>
        </w:tc>
        <w:tc>
          <w:tcPr>
            <w:tcW w:w="4950" w:type="dxa"/>
            <w:tcBorders>
              <w:top w:val="single" w:sz="4" w:space="0" w:color="2E74B5"/>
              <w:left w:val="single" w:sz="4" w:space="0" w:color="2E74B5"/>
              <w:bottom w:val="single" w:sz="4" w:space="0" w:color="2E74B5"/>
              <w:right w:val="single" w:sz="4" w:space="0" w:color="2E74B5"/>
            </w:tcBorders>
            <w:hideMark/>
          </w:tcPr>
          <w:p w14:paraId="56DD6E27" w14:textId="77777777" w:rsidR="009D1437" w:rsidRDefault="009D1437" w:rsidP="00616EC4">
            <w:pPr>
              <w:pStyle w:val="ListParagraph"/>
              <w:ind w:left="0"/>
              <w:jc w:val="both"/>
              <w:rPr>
                <w:ins w:id="1333" w:author="Comparison" w:date="2022-04-14T16:30:00Z"/>
              </w:rPr>
            </w:pPr>
            <w:ins w:id="1334" w:author="Comparison" w:date="2022-04-14T16:30:00Z">
              <w:r>
                <w:t>Tạo mới hóa đơn có lỗi</w:t>
              </w:r>
            </w:ins>
          </w:p>
        </w:tc>
        <w:tc>
          <w:tcPr>
            <w:tcW w:w="1885" w:type="dxa"/>
            <w:tcBorders>
              <w:top w:val="single" w:sz="4" w:space="0" w:color="2E74B5"/>
              <w:left w:val="single" w:sz="4" w:space="0" w:color="2E74B5"/>
              <w:bottom w:val="single" w:sz="4" w:space="0" w:color="2E74B5"/>
              <w:right w:val="single" w:sz="4" w:space="0" w:color="2E74B5"/>
            </w:tcBorders>
          </w:tcPr>
          <w:p w14:paraId="07D7B067" w14:textId="77777777" w:rsidR="009D1437" w:rsidRDefault="009D1437" w:rsidP="00616EC4">
            <w:pPr>
              <w:ind w:left="360"/>
              <w:jc w:val="both"/>
              <w:rPr>
                <w:ins w:id="1335" w:author="Comparison" w:date="2022-04-14T16:30:00Z"/>
              </w:rPr>
            </w:pPr>
          </w:p>
        </w:tc>
      </w:tr>
      <w:tr w:rsidR="009D1437" w14:paraId="7F4E9AF8" w14:textId="77777777" w:rsidTr="00616EC4">
        <w:trPr>
          <w:ins w:id="1336"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577D4433" w14:textId="77777777" w:rsidR="009D1437" w:rsidRDefault="009D1437" w:rsidP="00616EC4">
            <w:pPr>
              <w:autoSpaceDE w:val="0"/>
              <w:autoSpaceDN w:val="0"/>
              <w:adjustRightInd w:val="0"/>
              <w:rPr>
                <w:ins w:id="1337" w:author="Comparison" w:date="2022-04-14T16:30:00Z"/>
                <w:rFonts w:eastAsia="Calibri"/>
              </w:rPr>
            </w:pPr>
            <w:ins w:id="1338" w:author="Comparison" w:date="2022-04-14T16:30:00Z">
              <w:r>
                <w:rPr>
                  <w:rFonts w:eastAsia="Calibri"/>
                </w:rPr>
                <w:t>OK: pattern;serial;invNumber</w:t>
              </w:r>
            </w:ins>
          </w:p>
          <w:p w14:paraId="7BAE2A6C" w14:textId="77777777" w:rsidR="009D1437" w:rsidRDefault="009D1437" w:rsidP="00616EC4">
            <w:pPr>
              <w:autoSpaceDE w:val="0"/>
              <w:autoSpaceDN w:val="0"/>
              <w:adjustRightInd w:val="0"/>
              <w:rPr>
                <w:ins w:id="1339" w:author="Comparison" w:date="2022-04-14T16:30:00Z"/>
                <w:rFonts w:eastAsia="Calibri"/>
              </w:rPr>
            </w:pPr>
            <w:ins w:id="1340" w:author="Comparison" w:date="2022-04-14T16:30:00Z">
              <w:r>
                <w:rPr>
                  <w:rFonts w:eastAsia="Calibri"/>
                </w:rPr>
                <w:t>(Ví dụ:</w:t>
              </w:r>
            </w:ins>
          </w:p>
          <w:p w14:paraId="639E5F87" w14:textId="77777777" w:rsidR="009D1437" w:rsidRDefault="009D1437" w:rsidP="00616EC4">
            <w:pPr>
              <w:autoSpaceDE w:val="0"/>
              <w:autoSpaceDN w:val="0"/>
              <w:adjustRightInd w:val="0"/>
              <w:rPr>
                <w:ins w:id="1341" w:author="Comparison" w:date="2022-04-14T16:30:00Z"/>
                <w:rFonts w:eastAsia="Calibri"/>
              </w:rPr>
            </w:pPr>
            <w:ins w:id="1342" w:author="Comparison" w:date="2022-04-14T16:30:00Z">
              <w:r>
                <w:rPr>
                  <w:rFonts w:eastAsia="Calibri"/>
                </w:rPr>
                <w:t>OK:01GTKT3/001;AA/12E;0000002)</w:t>
              </w:r>
            </w:ins>
          </w:p>
        </w:tc>
        <w:tc>
          <w:tcPr>
            <w:tcW w:w="4950" w:type="dxa"/>
            <w:tcBorders>
              <w:top w:val="single" w:sz="4" w:space="0" w:color="2E74B5"/>
              <w:left w:val="single" w:sz="4" w:space="0" w:color="2E74B5"/>
              <w:bottom w:val="single" w:sz="4" w:space="0" w:color="2E74B5"/>
              <w:right w:val="single" w:sz="4" w:space="0" w:color="2E74B5"/>
            </w:tcBorders>
          </w:tcPr>
          <w:p w14:paraId="4DC3A645" w14:textId="77777777" w:rsidR="009D1437" w:rsidRDefault="009D1437" w:rsidP="00616EC4">
            <w:pPr>
              <w:pStyle w:val="ListParagraph"/>
              <w:numPr>
                <w:ilvl w:val="0"/>
                <w:numId w:val="4"/>
              </w:numPr>
              <w:spacing w:after="0" w:line="240" w:lineRule="auto"/>
              <w:rPr>
                <w:ins w:id="1343" w:author="Comparison" w:date="2022-04-14T16:30:00Z"/>
                <w:rFonts w:eastAsia="Calibri"/>
              </w:rPr>
            </w:pPr>
            <w:ins w:id="1344" w:author="Comparison" w:date="2022-04-14T16:30:00Z">
              <w:r>
                <w:rPr>
                  <w:rFonts w:eastAsia="Calibri"/>
                </w:rPr>
                <w:t xml:space="preserve">OK </w:t>
              </w:r>
              <w:r>
                <w:rPr>
                  <w:rFonts w:eastAsia="Calibri"/>
                </w:rPr>
                <w:sym w:font="Wingdings" w:char="F0E0"/>
              </w:r>
              <w:r>
                <w:rPr>
                  <w:rFonts w:eastAsia="Calibri"/>
                </w:rPr>
                <w:t xml:space="preserve"> đã phát hành hóa đơn thành công</w:t>
              </w:r>
            </w:ins>
          </w:p>
          <w:p w14:paraId="65CE71F1" w14:textId="77777777" w:rsidR="009D1437" w:rsidRDefault="009D1437" w:rsidP="00616EC4">
            <w:pPr>
              <w:pStyle w:val="ListParagraph"/>
              <w:numPr>
                <w:ilvl w:val="0"/>
                <w:numId w:val="4"/>
              </w:numPr>
              <w:spacing w:after="0" w:line="240" w:lineRule="auto"/>
              <w:rPr>
                <w:ins w:id="1345" w:author="Comparison" w:date="2022-04-14T16:30:00Z"/>
                <w:rFonts w:eastAsia="Calibri"/>
              </w:rPr>
            </w:pPr>
            <w:ins w:id="1346" w:author="Comparison" w:date="2022-04-14T16:30:00Z">
              <w:r>
                <w:rPr>
                  <w:rFonts w:eastAsia="Calibri"/>
                </w:rPr>
                <w:t>Patter</w:t>
              </w:r>
              <w:r>
                <w:rPr>
                  <w:rFonts w:eastAsia="Calibri"/>
                </w:rPr>
                <w:sym w:font="Wingdings" w:char="F0E0"/>
              </w:r>
              <w:r>
                <w:rPr>
                  <w:rFonts w:eastAsia="Calibri"/>
                </w:rPr>
                <w:t xml:space="preserve"> Mẫu số của hóa đơn điều chỉnh,thay thế </w:t>
              </w:r>
            </w:ins>
          </w:p>
          <w:p w14:paraId="3BF61254" w14:textId="77777777" w:rsidR="009D1437" w:rsidRDefault="009D1437" w:rsidP="00616EC4">
            <w:pPr>
              <w:pStyle w:val="ListParagraph"/>
              <w:numPr>
                <w:ilvl w:val="0"/>
                <w:numId w:val="4"/>
              </w:numPr>
              <w:spacing w:after="0" w:line="240" w:lineRule="auto"/>
              <w:rPr>
                <w:ins w:id="1347" w:author="Comparison" w:date="2022-04-14T16:30:00Z"/>
                <w:rFonts w:eastAsia="Calibri"/>
              </w:rPr>
            </w:pPr>
            <w:ins w:id="1348" w:author="Comparison" w:date="2022-04-14T16:30:00Z">
              <w:r>
                <w:rPr>
                  <w:rFonts w:eastAsia="Calibri"/>
                </w:rPr>
                <w:t xml:space="preserve">Serial </w:t>
              </w:r>
              <w:r>
                <w:rPr>
                  <w:rFonts w:eastAsia="Calibri"/>
                </w:rPr>
                <w:sym w:font="Wingdings" w:char="F0E0"/>
              </w:r>
              <w:r>
                <w:rPr>
                  <w:rFonts w:eastAsia="Calibri"/>
                </w:rPr>
                <w:t xml:space="preserve"> serial của hóa đơn điều chỉnh,thay thế </w:t>
              </w:r>
            </w:ins>
          </w:p>
          <w:p w14:paraId="6A29E9F1" w14:textId="2E0D5091" w:rsidR="009D1437" w:rsidRDefault="009D1437" w:rsidP="00616EC4">
            <w:pPr>
              <w:pStyle w:val="ListParagraph"/>
              <w:numPr>
                <w:ilvl w:val="0"/>
                <w:numId w:val="4"/>
              </w:numPr>
              <w:spacing w:after="0" w:line="240" w:lineRule="auto"/>
              <w:rPr>
                <w:ins w:id="1349" w:author="Comparison" w:date="2022-04-14T16:30:00Z"/>
                <w:rFonts w:eastAsia="Calibri"/>
              </w:rPr>
            </w:pPr>
            <w:ins w:id="1350" w:author="Comparison" w:date="2022-04-14T16:30:00Z">
              <w:r>
                <w:rPr>
                  <w:rFonts w:eastAsia="Calibri"/>
                </w:rPr>
                <w:t>invNumber: số hóa đơn điều chỉnh,</w:t>
              </w:r>
            </w:ins>
            <w:r w:rsidR="003A2D99">
              <w:rPr>
                <w:rFonts w:eastAsia="Calibri"/>
              </w:rPr>
              <w:t xml:space="preserve"> </w:t>
            </w:r>
            <w:ins w:id="1351" w:author="Comparison" w:date="2022-04-14T16:30:00Z">
              <w:r>
                <w:rPr>
                  <w:rFonts w:eastAsia="Calibri"/>
                </w:rPr>
                <w:t xml:space="preserve">thay thế </w:t>
              </w:r>
            </w:ins>
          </w:p>
          <w:p w14:paraId="6500C30D" w14:textId="77777777" w:rsidR="009D1437" w:rsidRDefault="009D1437" w:rsidP="00616EC4">
            <w:pPr>
              <w:pStyle w:val="ListParagraph"/>
              <w:spacing w:after="0" w:line="240" w:lineRule="auto"/>
              <w:rPr>
                <w:ins w:id="1352" w:author="Comparison" w:date="2022-04-14T16:30:00Z"/>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14:paraId="6947B744" w14:textId="77777777" w:rsidR="009D1437" w:rsidRDefault="009D1437" w:rsidP="00616EC4">
            <w:pPr>
              <w:ind w:left="360"/>
              <w:jc w:val="both"/>
              <w:rPr>
                <w:ins w:id="1353" w:author="Comparison" w:date="2022-04-14T16:30:00Z"/>
              </w:rPr>
            </w:pPr>
          </w:p>
        </w:tc>
      </w:tr>
    </w:tbl>
    <w:p w14:paraId="059C122F" w14:textId="77777777" w:rsidR="009D1437" w:rsidRDefault="009D1437" w:rsidP="009D1437">
      <w:pPr>
        <w:rPr>
          <w:ins w:id="1354" w:author="Comparison" w:date="2022-04-14T16:30:00Z"/>
          <w:lang w:eastAsia="x-none"/>
        </w:rPr>
      </w:pPr>
    </w:p>
    <w:p w14:paraId="4F7252BD" w14:textId="77777777" w:rsidR="009D1437" w:rsidRDefault="009D1437" w:rsidP="009D1437">
      <w:pPr>
        <w:rPr>
          <w:ins w:id="1355" w:author="Comparison" w:date="2022-04-14T16:30:00Z"/>
          <w:b/>
          <w:lang w:eastAsia="x-none"/>
        </w:rPr>
      </w:pPr>
      <w:ins w:id="1356" w:author="Comparison" w:date="2022-04-14T16:30:00Z">
        <w:r>
          <w:rPr>
            <w:b/>
            <w:lang w:eastAsia="x-none"/>
          </w:rPr>
          <w:t>Cấu trúc chuỗi xmlData truyền lên:</w:t>
        </w:r>
      </w:ins>
    </w:p>
    <w:p w14:paraId="6FDD094E" w14:textId="77777777" w:rsidR="009D1437" w:rsidRDefault="009D1437" w:rsidP="009D1437">
      <w:pPr>
        <w:ind w:firstLine="720"/>
        <w:rPr>
          <w:ins w:id="1357" w:author="Comparison" w:date="2022-04-14T16:30:00Z"/>
          <w:rStyle w:val="hljs-tag"/>
          <w:rFonts w:ascii="Courier New" w:hAnsi="Courier New" w:cs="Courier New"/>
          <w:color w:val="0000FF"/>
          <w:sz w:val="18"/>
          <w:szCs w:val="18"/>
        </w:rPr>
      </w:pPr>
      <w:ins w:id="1358" w:author="Comparison" w:date="2022-04-14T16:30:00Z">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ins>
    </w:p>
    <w:p w14:paraId="0DBADDB7" w14:textId="77777777" w:rsidR="009D1437" w:rsidRDefault="009D1437" w:rsidP="009D1437">
      <w:pPr>
        <w:ind w:firstLine="720"/>
        <w:rPr>
          <w:ins w:id="1359" w:author="Comparison" w:date="2022-04-14T16:30:00Z"/>
          <w:color w:val="000000"/>
          <w:shd w:val="clear" w:color="auto" w:fill="FFFFFF"/>
        </w:rPr>
      </w:pPr>
      <w:ins w:id="1360" w:author="Comparison" w:date="2022-04-14T16:30:00Z">
        <w:r>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ab/>
        </w:r>
        <w:r>
          <w:rPr>
            <w:rStyle w:val="hljs-tag"/>
            <w:color w:val="0000FF"/>
            <w:sz w:val="18"/>
            <w:szCs w:val="18"/>
          </w:rPr>
          <w:t>&lt;</w:t>
        </w:r>
        <w:r>
          <w:rPr>
            <w:rStyle w:val="hljs-name"/>
            <w:rFonts w:ascii="Courier New" w:hAnsi="Courier New" w:cs="Courier New"/>
            <w:color w:val="0000FF"/>
            <w:sz w:val="18"/>
            <w:szCs w:val="18"/>
          </w:rPr>
          <w:t>SerialCert</w:t>
        </w:r>
        <w:r>
          <w:rPr>
            <w:rStyle w:val="hljs-tag"/>
            <w:color w:val="0000FF"/>
            <w:sz w:val="18"/>
            <w:szCs w:val="18"/>
          </w:rPr>
          <w:t>&gt;</w:t>
        </w:r>
        <w:r>
          <w:rPr>
            <w:rFonts w:ascii="Courier New" w:hAnsi="Courier New" w:cs="Courier New"/>
            <w:color w:val="000000"/>
            <w:sz w:val="18"/>
            <w:szCs w:val="18"/>
            <w:shd w:val="clear" w:color="auto" w:fill="FFFFFF"/>
          </w:rPr>
          <w:t>54010101BFD227F36296CA2414AC334E</w:t>
        </w:r>
        <w:r>
          <w:rPr>
            <w:rStyle w:val="hljs-tag"/>
            <w:color w:val="0000FF"/>
            <w:sz w:val="18"/>
            <w:szCs w:val="18"/>
          </w:rPr>
          <w:t>&lt;/</w:t>
        </w:r>
        <w:r>
          <w:rPr>
            <w:rStyle w:val="hljs-name"/>
            <w:rFonts w:ascii="Courier New" w:hAnsi="Courier New" w:cs="Courier New"/>
            <w:color w:val="0000FF"/>
            <w:sz w:val="18"/>
            <w:szCs w:val="18"/>
          </w:rPr>
          <w:t>SerialCert</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54D86A01" w14:textId="77777777" w:rsidR="009D1437" w:rsidRDefault="009D1437" w:rsidP="009D1437">
      <w:pPr>
        <w:ind w:left="720" w:firstLine="720"/>
        <w:rPr>
          <w:ins w:id="1361" w:author="Comparison" w:date="2022-04-14T16:30:00Z"/>
          <w:rFonts w:ascii="Courier New" w:hAnsi="Courier New" w:cs="Courier New"/>
          <w:color w:val="000000"/>
          <w:sz w:val="18"/>
          <w:szCs w:val="18"/>
          <w:shd w:val="clear" w:color="auto" w:fill="FFFFFF"/>
        </w:rPr>
      </w:pPr>
      <w:ins w:id="1362" w:author="Comparison" w:date="2022-04-14T16:30:00Z">
        <w:r>
          <w:rPr>
            <w:rStyle w:val="hljs-tag"/>
            <w:color w:val="0000FF"/>
            <w:sz w:val="18"/>
            <w:szCs w:val="18"/>
          </w:rPr>
          <w:t>&lt;</w:t>
        </w:r>
        <w:r>
          <w:rPr>
            <w:rStyle w:val="hljs-name"/>
            <w:rFonts w:ascii="Courier New" w:hAnsi="Courier New" w:cs="Courier New"/>
            <w:color w:val="0000FF"/>
            <w:sz w:val="18"/>
            <w:szCs w:val="18"/>
          </w:rPr>
          <w:t>PatternOld</w:t>
        </w:r>
        <w:r>
          <w:rPr>
            <w:rStyle w:val="hljs-tag"/>
            <w:color w:val="0000FF"/>
            <w:sz w:val="18"/>
            <w:szCs w:val="18"/>
          </w:rPr>
          <w:t>&gt;</w:t>
        </w:r>
        <w:r>
          <w:rPr>
            <w:rFonts w:ascii="Courier New" w:hAnsi="Courier New" w:cs="Courier New"/>
            <w:color w:val="000000"/>
            <w:sz w:val="18"/>
            <w:szCs w:val="18"/>
            <w:shd w:val="clear" w:color="auto" w:fill="FFFFFF"/>
          </w:rPr>
          <w:t>1/003</w:t>
        </w:r>
        <w:r>
          <w:rPr>
            <w:rStyle w:val="hljs-tag"/>
            <w:color w:val="0000FF"/>
            <w:sz w:val="18"/>
            <w:szCs w:val="18"/>
          </w:rPr>
          <w:t>&lt;/</w:t>
        </w:r>
        <w:r>
          <w:rPr>
            <w:rStyle w:val="hljs-name"/>
            <w:rFonts w:ascii="Courier New" w:hAnsi="Courier New" w:cs="Courier New"/>
            <w:color w:val="0000FF"/>
            <w:sz w:val="18"/>
            <w:szCs w:val="18"/>
          </w:rPr>
          <w:t>PatternOld</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0D678EDE" w14:textId="77777777" w:rsidR="009D1437" w:rsidRDefault="009D1437" w:rsidP="009D1437">
      <w:pPr>
        <w:ind w:left="720" w:firstLine="720"/>
        <w:rPr>
          <w:ins w:id="1363" w:author="Comparison" w:date="2022-04-14T16:30:00Z"/>
          <w:rStyle w:val="hljs-tag"/>
          <w:color w:val="0000FF"/>
        </w:rPr>
      </w:pPr>
      <w:ins w:id="1364" w:author="Comparison" w:date="2022-04-14T16:30:00Z">
        <w:r>
          <w:rPr>
            <w:rStyle w:val="hljs-tag"/>
            <w:color w:val="0000FF"/>
            <w:sz w:val="18"/>
            <w:szCs w:val="18"/>
          </w:rPr>
          <w:t>&lt;</w:t>
        </w:r>
        <w:r>
          <w:rPr>
            <w:rStyle w:val="hljs-name"/>
            <w:rFonts w:ascii="Courier New" w:hAnsi="Courier New" w:cs="Courier New"/>
            <w:color w:val="0000FF"/>
            <w:sz w:val="18"/>
            <w:szCs w:val="18"/>
          </w:rPr>
          <w:t>SerialOld</w:t>
        </w:r>
        <w:r>
          <w:rPr>
            <w:rStyle w:val="hljs-tag"/>
            <w:color w:val="0000FF"/>
            <w:sz w:val="18"/>
            <w:szCs w:val="18"/>
          </w:rPr>
          <w:t>&gt;</w:t>
        </w:r>
        <w:r>
          <w:rPr>
            <w:rFonts w:ascii="Courier New" w:hAnsi="Courier New" w:cs="Courier New"/>
            <w:color w:val="000000"/>
            <w:sz w:val="18"/>
            <w:szCs w:val="18"/>
            <w:shd w:val="clear" w:color="auto" w:fill="FFFFFF"/>
          </w:rPr>
          <w:t>C22TWS</w:t>
        </w:r>
        <w:r>
          <w:rPr>
            <w:rStyle w:val="hljs-tag"/>
            <w:color w:val="0000FF"/>
            <w:sz w:val="18"/>
            <w:szCs w:val="18"/>
          </w:rPr>
          <w:t>&lt;/</w:t>
        </w:r>
        <w:r>
          <w:rPr>
            <w:rStyle w:val="hljs-name"/>
            <w:rFonts w:ascii="Courier New" w:hAnsi="Courier New" w:cs="Courier New"/>
            <w:color w:val="0000FF"/>
            <w:sz w:val="18"/>
            <w:szCs w:val="18"/>
          </w:rPr>
          <w:t>SerialOld</w:t>
        </w:r>
        <w:r>
          <w:rPr>
            <w:rStyle w:val="hljs-tag"/>
            <w:color w:val="0000FF"/>
            <w:sz w:val="18"/>
            <w:szCs w:val="18"/>
          </w:rPr>
          <w:t>&gt;</w:t>
        </w:r>
      </w:ins>
    </w:p>
    <w:p w14:paraId="58E0A0B5" w14:textId="77777777" w:rsidR="009D1437" w:rsidRDefault="009D1437" w:rsidP="009D1437">
      <w:pPr>
        <w:ind w:firstLine="720"/>
        <w:rPr>
          <w:ins w:id="1365" w:author="Comparison" w:date="2022-04-14T16:30:00Z"/>
          <w:rStyle w:val="hljs-tag"/>
          <w:color w:val="0000FF"/>
          <w:sz w:val="18"/>
          <w:szCs w:val="18"/>
        </w:rPr>
      </w:pPr>
      <w:ins w:id="1366" w:author="Comparison" w:date="2022-04-14T16:30:00Z">
        <w:r>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ab/>
        </w:r>
        <w:r>
          <w:rPr>
            <w:rStyle w:val="hljs-tag"/>
            <w:color w:val="0000FF"/>
            <w:sz w:val="18"/>
            <w:szCs w:val="18"/>
          </w:rPr>
          <w:t>&lt;</w:t>
        </w:r>
        <w:r>
          <w:rPr>
            <w:rStyle w:val="hljs-name"/>
            <w:rFonts w:ascii="Courier New" w:hAnsi="Courier New" w:cs="Courier New"/>
            <w:color w:val="0000FF"/>
            <w:sz w:val="18"/>
            <w:szCs w:val="18"/>
          </w:rPr>
          <w:t>NoOlde</w:t>
        </w:r>
        <w:r>
          <w:rPr>
            <w:rStyle w:val="hljs-tag"/>
            <w:color w:val="0000FF"/>
            <w:sz w:val="18"/>
            <w:szCs w:val="18"/>
          </w:rPr>
          <w:t>&gt;</w:t>
        </w:r>
        <w:r>
          <w:rPr>
            <w:rFonts w:ascii="Courier New" w:hAnsi="Courier New" w:cs="Courier New"/>
            <w:color w:val="000000"/>
            <w:sz w:val="18"/>
            <w:szCs w:val="18"/>
            <w:shd w:val="clear" w:color="auto" w:fill="FFFFFF"/>
          </w:rPr>
          <w:t>00000001</w:t>
        </w:r>
        <w:r>
          <w:rPr>
            <w:rStyle w:val="hljs-tag"/>
            <w:color w:val="0000FF"/>
            <w:sz w:val="18"/>
            <w:szCs w:val="18"/>
          </w:rPr>
          <w:t>&lt;/</w:t>
        </w:r>
        <w:r>
          <w:rPr>
            <w:rStyle w:val="hljs-name"/>
            <w:rFonts w:ascii="Courier New" w:hAnsi="Courier New" w:cs="Courier New"/>
            <w:color w:val="0000FF"/>
            <w:sz w:val="18"/>
            <w:szCs w:val="18"/>
          </w:rPr>
          <w:t>NoOlde</w:t>
        </w:r>
        <w:r>
          <w:rPr>
            <w:rStyle w:val="hljs-tag"/>
            <w:color w:val="0000FF"/>
            <w:sz w:val="18"/>
            <w:szCs w:val="18"/>
          </w:rPr>
          <w:t>&gt;</w:t>
        </w:r>
      </w:ins>
    </w:p>
    <w:p w14:paraId="3C821339" w14:textId="77777777" w:rsidR="009D1437" w:rsidRDefault="009D1437" w:rsidP="009D1437">
      <w:pPr>
        <w:ind w:firstLine="720"/>
        <w:rPr>
          <w:ins w:id="1367" w:author="Comparison" w:date="2022-04-14T16:30:00Z"/>
          <w:color w:val="000000"/>
          <w:shd w:val="clear" w:color="auto" w:fill="FFFFFF"/>
        </w:rPr>
      </w:pPr>
      <w:ins w:id="1368" w:author="Comparison" w:date="2022-04-14T16:30:00Z">
        <w:r>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ab/>
        </w:r>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652858E2" w14:textId="77777777" w:rsidR="009D1437" w:rsidRDefault="009D1437" w:rsidP="009D1437">
      <w:pPr>
        <w:ind w:left="1440" w:firstLine="720"/>
        <w:rPr>
          <w:ins w:id="1369" w:author="Comparison" w:date="2022-04-14T16:30:00Z"/>
          <w:rFonts w:ascii="Courier New" w:hAnsi="Courier New" w:cs="Courier New"/>
          <w:color w:val="000000"/>
          <w:sz w:val="18"/>
          <w:szCs w:val="18"/>
          <w:shd w:val="clear" w:color="auto" w:fill="FFFFFF"/>
        </w:rPr>
      </w:pPr>
      <w:ins w:id="1370" w:author="Comparison" w:date="2022-04-14T16:30:00Z">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25904521-A4FB-4A43-BEF8-8455D64A0429</w:t>
        </w:r>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57E6B483" w14:textId="77777777" w:rsidR="009D1437" w:rsidRDefault="009D1437" w:rsidP="009D1437">
      <w:pPr>
        <w:ind w:left="1440" w:firstLine="720"/>
        <w:rPr>
          <w:ins w:id="1371" w:author="Comparison" w:date="2022-04-14T16:30:00Z"/>
          <w:rFonts w:ascii="Courier New" w:hAnsi="Courier New" w:cs="Courier New"/>
          <w:color w:val="000000"/>
          <w:sz w:val="18"/>
          <w:szCs w:val="18"/>
          <w:shd w:val="clear" w:color="auto" w:fill="FFFFFF"/>
        </w:rPr>
      </w:pPr>
      <w:ins w:id="1372" w:author="Comparison" w:date="2022-04-14T16:30:00Z">
        <w:r>
          <w:rPr>
            <w:rStyle w:val="hljs-tag"/>
            <w:color w:val="0000FF"/>
            <w:sz w:val="18"/>
            <w:szCs w:val="18"/>
          </w:rPr>
          <w:t>&lt;</w:t>
        </w:r>
        <w:r>
          <w:rPr>
            <w:rStyle w:val="hljs-name"/>
            <w:rFonts w:ascii="Courier New" w:hAnsi="Courier New" w:cs="Courier New"/>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20043083</w:t>
        </w:r>
        <w:r>
          <w:rPr>
            <w:rStyle w:val="hljs-tag"/>
            <w:color w:val="0000FF"/>
            <w:sz w:val="18"/>
            <w:szCs w:val="18"/>
          </w:rPr>
          <w:t>&lt;/</w:t>
        </w:r>
        <w:r>
          <w:rPr>
            <w:rStyle w:val="hljs-name"/>
            <w:rFonts w:ascii="Courier New" w:hAnsi="Courier New" w:cs="Courier New"/>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48A7DA55" w14:textId="77777777" w:rsidR="009D1437" w:rsidRDefault="009D1437" w:rsidP="009D1437">
      <w:pPr>
        <w:ind w:left="1440" w:firstLine="720"/>
        <w:rPr>
          <w:ins w:id="1373" w:author="Comparison" w:date="2022-04-14T16:30:00Z"/>
          <w:rStyle w:val="hljs-tag"/>
          <w:color w:val="0000FF"/>
        </w:rPr>
      </w:pPr>
      <w:ins w:id="1374" w:author="Comparison" w:date="2022-04-14T16:30:00Z">
        <w:r>
          <w:rPr>
            <w:rStyle w:val="hljs-tag"/>
            <w:color w:val="0000FF"/>
            <w:sz w:val="18"/>
            <w:szCs w:val="18"/>
          </w:rPr>
          <w:t>&lt;</w:t>
        </w:r>
        <w:r>
          <w:rPr>
            <w:rStyle w:val="hljs-name"/>
            <w:rFonts w:ascii="Courier New" w:hAnsi="Courier New" w:cs="Courier New"/>
            <w:color w:val="0000FF"/>
            <w:sz w:val="18"/>
            <w:szCs w:val="18"/>
          </w:rPr>
          <w:t>signValue</w:t>
        </w:r>
        <w:r>
          <w:rPr>
            <w:rStyle w:val="hljs-tag"/>
            <w:color w:val="0000FF"/>
            <w:sz w:val="18"/>
            <w:szCs w:val="18"/>
          </w:rPr>
          <w:t>&gt;</w:t>
        </w:r>
        <w:r>
          <w:rPr>
            <w:rFonts w:ascii="Courier New" w:hAnsi="Courier New" w:cs="Courier New"/>
            <w:color w:val="000000"/>
            <w:sz w:val="18"/>
            <w:szCs w:val="18"/>
            <w:shd w:val="clear" w:color="auto" w:fill="FFFFFF"/>
          </w:rPr>
          <w:t>EKkR0sNI67yHpuvLKWFdVg1jg4Rkm3gSZZAj0m+t/T0O/RGpg2wjItTxBLmZgoUU08szexYTzZQX+x37IExQTtd27XE5D0APA08jjXe/MG+uVRSFoPxf5H9pgwcwlIWVusZhTpLZrTkEhr2fEg+haW9fKuizKI+mur6NlndpJWE=</w:t>
        </w:r>
        <w:r>
          <w:rPr>
            <w:rStyle w:val="hljs-tag"/>
            <w:color w:val="0000FF"/>
            <w:sz w:val="18"/>
            <w:szCs w:val="18"/>
          </w:rPr>
          <w:t>&lt;/</w:t>
        </w:r>
        <w:r>
          <w:rPr>
            <w:rStyle w:val="hljs-name"/>
            <w:rFonts w:ascii="Courier New" w:hAnsi="Courier New" w:cs="Courier New"/>
            <w:color w:val="0000FF"/>
            <w:sz w:val="18"/>
            <w:szCs w:val="18"/>
          </w:rPr>
          <w:t>signValue</w:t>
        </w:r>
        <w:r>
          <w:rPr>
            <w:rStyle w:val="hljs-tag"/>
            <w:color w:val="0000FF"/>
            <w:sz w:val="18"/>
            <w:szCs w:val="18"/>
          </w:rPr>
          <w:t>&gt;</w:t>
        </w:r>
      </w:ins>
    </w:p>
    <w:p w14:paraId="6A6FD96D" w14:textId="77777777" w:rsidR="009D1437" w:rsidRDefault="009D1437" w:rsidP="009D1437">
      <w:pPr>
        <w:ind w:left="720" w:firstLine="720"/>
        <w:rPr>
          <w:ins w:id="1375" w:author="Comparison" w:date="2022-04-14T16:30:00Z"/>
          <w:rStyle w:val="hljs-tag"/>
          <w:color w:val="0000FF"/>
          <w:sz w:val="18"/>
          <w:szCs w:val="18"/>
        </w:rPr>
      </w:pPr>
      <w:ins w:id="1376" w:author="Comparison" w:date="2022-04-14T16:30:00Z">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ins>
    </w:p>
    <w:p w14:paraId="5FF50FAD" w14:textId="77777777" w:rsidR="009D1437" w:rsidRDefault="009D1437" w:rsidP="009D1437">
      <w:pPr>
        <w:ind w:firstLine="720"/>
        <w:rPr>
          <w:ins w:id="1377" w:author="Comparison" w:date="2022-04-14T16:30:00Z"/>
          <w:rStyle w:val="hljs-tag"/>
          <w:color w:val="0000FF"/>
          <w:sz w:val="18"/>
          <w:szCs w:val="18"/>
        </w:rPr>
      </w:pPr>
      <w:ins w:id="1378" w:author="Comparison" w:date="2022-04-14T16:30:00Z">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ins>
    </w:p>
    <w:p w14:paraId="57673AF6" w14:textId="77777777" w:rsidR="009D1437" w:rsidRDefault="009D1437" w:rsidP="009D1437">
      <w:pPr>
        <w:ind w:firstLine="720"/>
        <w:rPr>
          <w:ins w:id="1379" w:author="Comparison" w:date="2022-04-14T16:30:00Z"/>
          <w:szCs w:val="28"/>
        </w:rPr>
      </w:pPr>
      <w:ins w:id="1380" w:author="Comparison" w:date="2022-04-14T16:30:00Z">
        <w:r>
          <w:rPr>
            <w:szCs w:val="28"/>
          </w:rPr>
          <w:t xml:space="preserve">Trong đó: </w:t>
        </w:r>
        <w:r>
          <w:rPr>
            <w:szCs w:val="28"/>
          </w:rPr>
          <w:tab/>
          <w:t xml:space="preserve">tag </w:t>
        </w:r>
        <w:r>
          <w:rPr>
            <w:rFonts w:ascii="Consolas" w:hAnsi="Consolas" w:cs="Consolas"/>
            <w:color w:val="0000FF"/>
            <w:sz w:val="19"/>
            <w:szCs w:val="19"/>
            <w:highlight w:val="white"/>
          </w:rPr>
          <w:t>&lt;SerialCert&gt;</w:t>
        </w:r>
        <w:r>
          <w:rPr>
            <w:rFonts w:ascii="Consolas" w:hAnsi="Consolas" w:cs="Consolas"/>
            <w:color w:val="0000FF"/>
            <w:sz w:val="19"/>
            <w:szCs w:val="19"/>
          </w:rPr>
          <w:t xml:space="preserve">: </w:t>
        </w:r>
        <w:r>
          <w:rPr>
            <w:szCs w:val="28"/>
          </w:rPr>
          <w:t>serial chứng thư của công ty</w:t>
        </w:r>
      </w:ins>
    </w:p>
    <w:p w14:paraId="2E4DC46A" w14:textId="5DF57EC6" w:rsidR="009D1437" w:rsidRDefault="009D1437" w:rsidP="009D1437">
      <w:pPr>
        <w:pStyle w:val="ListParagraph"/>
        <w:numPr>
          <w:ilvl w:val="2"/>
          <w:numId w:val="4"/>
        </w:numPr>
        <w:spacing w:after="0" w:line="240" w:lineRule="auto"/>
        <w:rPr>
          <w:ins w:id="1381" w:author="Comparison" w:date="2022-04-14T16:30:00Z"/>
          <w:rFonts w:eastAsia="Calibri"/>
        </w:rPr>
      </w:pPr>
      <w:ins w:id="1382" w:author="Comparison" w:date="2022-04-14T16:30:00Z">
        <w:r>
          <w:rPr>
            <w:szCs w:val="28"/>
          </w:rPr>
          <w:t xml:space="preserve">tag </w:t>
        </w:r>
        <w:r>
          <w:rPr>
            <w:rFonts w:ascii="Consolas" w:hAnsi="Consolas" w:cs="Consolas"/>
            <w:color w:val="0000FF"/>
            <w:sz w:val="19"/>
            <w:szCs w:val="19"/>
            <w:highlight w:val="white"/>
          </w:rPr>
          <w:t>&lt;</w:t>
        </w:r>
        <w:r>
          <w:rPr>
            <w:rStyle w:val="Heading1Char"/>
            <w:rFonts w:ascii="Courier New" w:eastAsiaTheme="minorHAnsi" w:hAnsi="Courier New" w:cs="Courier New"/>
            <w:color w:val="0000FF"/>
            <w:sz w:val="18"/>
            <w:szCs w:val="18"/>
          </w:rPr>
          <w:t xml:space="preserve"> </w:t>
        </w:r>
        <w:r>
          <w:rPr>
            <w:rStyle w:val="hljs-name"/>
            <w:rFonts w:ascii="Courier New" w:hAnsi="Courier New" w:cs="Courier New"/>
            <w:color w:val="0000FF"/>
            <w:sz w:val="18"/>
            <w:szCs w:val="18"/>
          </w:rPr>
          <w:t>PatternOld</w:t>
        </w:r>
        <w:r>
          <w:rPr>
            <w:rFonts w:ascii="Consolas" w:hAnsi="Consolas" w:cs="Consolas"/>
            <w:color w:val="0000FF"/>
            <w:sz w:val="19"/>
            <w:szCs w:val="19"/>
            <w:highlight w:val="white"/>
          </w:rPr>
          <w:t xml:space="preserve"> &gt;</w:t>
        </w:r>
        <w:r>
          <w:rPr>
            <w:szCs w:val="28"/>
          </w:rPr>
          <w:t xml:space="preserve">: </w:t>
        </w:r>
        <w:r>
          <w:rPr>
            <w:rFonts w:eastAsia="Calibri"/>
          </w:rPr>
          <w:t>Mẫu số của hóa đơn điều chỉnh,</w:t>
        </w:r>
      </w:ins>
      <w:r w:rsidR="003A2D99">
        <w:rPr>
          <w:rFonts w:eastAsia="Calibri"/>
        </w:rPr>
        <w:t xml:space="preserve"> </w:t>
      </w:r>
      <w:ins w:id="1383" w:author="Comparison" w:date="2022-04-14T16:30:00Z">
        <w:r>
          <w:rPr>
            <w:rFonts w:eastAsia="Calibri"/>
          </w:rPr>
          <w:t>thay thế cũ</w:t>
        </w:r>
      </w:ins>
    </w:p>
    <w:p w14:paraId="7874D033" w14:textId="72450C4B" w:rsidR="009D1437" w:rsidRDefault="009D1437" w:rsidP="009D1437">
      <w:pPr>
        <w:ind w:left="2160"/>
        <w:rPr>
          <w:ins w:id="1384" w:author="Comparison" w:date="2022-04-14T16:30:00Z"/>
          <w:rFonts w:eastAsia="Calibri"/>
        </w:rPr>
      </w:pPr>
      <w:ins w:id="1385" w:author="Comparison" w:date="2022-04-14T16:30:00Z">
        <w:r>
          <w:rPr>
            <w:szCs w:val="28"/>
          </w:rPr>
          <w:t>tag&lt;</w:t>
        </w:r>
        <w:r>
          <w:rPr>
            <w:rStyle w:val="Heading1Char"/>
            <w:rFonts w:ascii="Courier New" w:eastAsiaTheme="minorHAnsi" w:hAnsi="Courier New" w:cs="Courier New"/>
            <w:color w:val="0000FF"/>
            <w:sz w:val="18"/>
            <w:szCs w:val="18"/>
          </w:rPr>
          <w:t xml:space="preserve"> </w:t>
        </w:r>
        <w:r>
          <w:rPr>
            <w:rStyle w:val="hljs-name"/>
            <w:rFonts w:ascii="Courier New" w:hAnsi="Courier New" w:cs="Courier New"/>
            <w:color w:val="0000FF"/>
            <w:sz w:val="18"/>
            <w:szCs w:val="18"/>
          </w:rPr>
          <w:t>SerialOld</w:t>
        </w:r>
        <w:r>
          <w:rPr>
            <w:szCs w:val="28"/>
          </w:rPr>
          <w:t xml:space="preserve"> &gt;:</w:t>
        </w:r>
        <w:r>
          <w:rPr>
            <w:rFonts w:eastAsia="Calibri"/>
          </w:rPr>
          <w:t xml:space="preserve"> hóa đơn điều chỉnh,</w:t>
        </w:r>
      </w:ins>
      <w:r w:rsidR="003A2D99">
        <w:rPr>
          <w:rFonts w:eastAsia="Calibri"/>
        </w:rPr>
        <w:t xml:space="preserve"> </w:t>
      </w:r>
      <w:ins w:id="1386" w:author="Comparison" w:date="2022-04-14T16:30:00Z">
        <w:r>
          <w:rPr>
            <w:rFonts w:eastAsia="Calibri"/>
          </w:rPr>
          <w:t>thay thế cũ</w:t>
        </w:r>
      </w:ins>
    </w:p>
    <w:p w14:paraId="34642F7C" w14:textId="77777777" w:rsidR="009D1437" w:rsidRPr="00AE187D" w:rsidRDefault="009D1437" w:rsidP="009D1437">
      <w:pPr>
        <w:ind w:left="2160"/>
        <w:rPr>
          <w:ins w:id="1387" w:author="Comparison" w:date="2022-04-14T16:30:00Z"/>
          <w:rFonts w:ascii="Courier New" w:hAnsi="Courier New" w:cs="Courier New"/>
          <w:sz w:val="18"/>
          <w:szCs w:val="18"/>
          <w:lang w:val="nl-NL"/>
        </w:rPr>
      </w:pPr>
      <w:ins w:id="1388" w:author="Comparison" w:date="2022-04-14T16:30:00Z">
        <w:r w:rsidRPr="00AE187D">
          <w:rPr>
            <w:rFonts w:eastAsia="Calibri"/>
            <w:lang w:val="nl-NL"/>
          </w:rPr>
          <w:t>tag&lt;</w:t>
        </w:r>
        <w:r w:rsidRPr="00AE187D">
          <w:rPr>
            <w:rStyle w:val="Heading1Char"/>
            <w:rFonts w:ascii="Courier New" w:eastAsiaTheme="minorHAnsi" w:hAnsi="Courier New" w:cs="Courier New"/>
            <w:color w:val="0000FF"/>
            <w:sz w:val="18"/>
            <w:szCs w:val="18"/>
            <w:lang w:val="nl-NL"/>
          </w:rPr>
          <w:t xml:space="preserve"> </w:t>
        </w:r>
        <w:r w:rsidRPr="00AE187D">
          <w:rPr>
            <w:rStyle w:val="hljs-name"/>
            <w:rFonts w:ascii="Courier New" w:hAnsi="Courier New" w:cs="Courier New"/>
            <w:color w:val="0000FF"/>
            <w:sz w:val="18"/>
            <w:szCs w:val="18"/>
            <w:lang w:val="nl-NL"/>
          </w:rPr>
          <w:t xml:space="preserve">NoOlde&gt; : </w:t>
        </w:r>
        <w:r w:rsidRPr="00AE187D">
          <w:rPr>
            <w:rStyle w:val="hljs-name"/>
            <w:rFonts w:ascii="Courier New" w:hAnsi="Courier New" w:cs="Courier New"/>
            <w:sz w:val="18"/>
            <w:szCs w:val="18"/>
            <w:lang w:val="nl-NL"/>
          </w:rPr>
          <w:t>số hóa đơn cũ</w:t>
        </w:r>
      </w:ins>
    </w:p>
    <w:p w14:paraId="027E84BD" w14:textId="77777777" w:rsidR="009D1437" w:rsidRPr="00AE187D" w:rsidRDefault="009D1437" w:rsidP="009D1437">
      <w:pPr>
        <w:rPr>
          <w:ins w:id="1389" w:author="Comparison" w:date="2022-04-14T16:30:00Z"/>
          <w:szCs w:val="28"/>
          <w:lang w:val="nl-NL"/>
        </w:rPr>
      </w:pPr>
      <w:ins w:id="1390" w:author="Comparison" w:date="2022-04-14T16:30:00Z">
        <w:r w:rsidRPr="00AE187D">
          <w:rPr>
            <w:szCs w:val="28"/>
            <w:lang w:val="nl-NL"/>
          </w:rPr>
          <w:tab/>
        </w:r>
        <w:r w:rsidRPr="00AE187D">
          <w:rPr>
            <w:szCs w:val="28"/>
            <w:lang w:val="nl-NL"/>
          </w:rPr>
          <w:tab/>
        </w:r>
        <w:r w:rsidRPr="00AE187D">
          <w:rPr>
            <w:szCs w:val="28"/>
            <w:lang w:val="nl-NL"/>
          </w:rPr>
          <w:tab/>
          <w:t xml:space="preserve">tag </w:t>
        </w:r>
        <w:r w:rsidRPr="00AE187D">
          <w:rPr>
            <w:rFonts w:ascii="Consolas" w:hAnsi="Consolas" w:cs="Consolas"/>
            <w:color w:val="0000FF"/>
            <w:sz w:val="19"/>
            <w:szCs w:val="19"/>
            <w:highlight w:val="white"/>
            <w:lang w:val="nl-NL"/>
          </w:rPr>
          <w:t>&lt;idInv&gt;</w:t>
        </w:r>
        <w:r w:rsidRPr="00AE187D">
          <w:rPr>
            <w:szCs w:val="28"/>
            <w:lang w:val="nl-NL"/>
          </w:rPr>
          <w:t>: id hóa đơn trên hệ thống vnpt</w:t>
        </w:r>
      </w:ins>
    </w:p>
    <w:p w14:paraId="4AB6EE39" w14:textId="77777777" w:rsidR="009D1437" w:rsidRDefault="009D1437" w:rsidP="009D1437">
      <w:pPr>
        <w:rPr>
          <w:ins w:id="1391" w:author="Comparison" w:date="2022-04-14T16:30:00Z"/>
          <w:szCs w:val="28"/>
        </w:rPr>
      </w:pPr>
      <w:ins w:id="1392" w:author="Comparison" w:date="2022-04-14T16:30:00Z">
        <w:r w:rsidRPr="00AE187D">
          <w:rPr>
            <w:szCs w:val="28"/>
            <w:lang w:val="nl-NL"/>
          </w:rPr>
          <w:tab/>
        </w:r>
        <w:r w:rsidRPr="00AE187D">
          <w:rPr>
            <w:szCs w:val="28"/>
            <w:lang w:val="nl-NL"/>
          </w:rPr>
          <w:tab/>
        </w:r>
        <w:r w:rsidRPr="00AE187D">
          <w:rPr>
            <w:szCs w:val="28"/>
            <w:lang w:val="nl-NL"/>
          </w:rPr>
          <w:tab/>
        </w:r>
        <w:r>
          <w:rPr>
            <w:szCs w:val="28"/>
          </w:rPr>
          <w:t xml:space="preserve">tag </w:t>
        </w:r>
        <w:r>
          <w:rPr>
            <w:rFonts w:ascii="Consolas" w:hAnsi="Consolas" w:cs="Consolas"/>
            <w:color w:val="0000FF"/>
            <w:sz w:val="19"/>
            <w:szCs w:val="19"/>
            <w:highlight w:val="white"/>
          </w:rPr>
          <w:t>&lt;signValue&gt;</w:t>
        </w:r>
        <w:r>
          <w:rPr>
            <w:szCs w:val="28"/>
          </w:rPr>
          <w:t>:  chuỗi ký</w:t>
        </w:r>
      </w:ins>
    </w:p>
    <w:p w14:paraId="66DDD6F3" w14:textId="77777777" w:rsidR="009D1437" w:rsidRDefault="009D1437" w:rsidP="009D1437">
      <w:pPr>
        <w:ind w:left="1440" w:firstLine="720"/>
        <w:rPr>
          <w:ins w:id="1393" w:author="Comparison" w:date="2022-04-14T16:30:00Z"/>
          <w:szCs w:val="28"/>
        </w:rPr>
      </w:pPr>
      <w:ins w:id="1394" w:author="Comparison" w:date="2022-04-14T16:30:00Z">
        <w:r>
          <w:rPr>
            <w:szCs w:val="28"/>
          </w:rPr>
          <w:t xml:space="preserve">tag </w:t>
        </w:r>
        <w:r>
          <w:rPr>
            <w:rFonts w:ascii="Consolas" w:hAnsi="Consolas" w:cs="Consolas"/>
            <w:color w:val="0000FF"/>
            <w:sz w:val="19"/>
            <w:szCs w:val="19"/>
            <w:highlight w:val="white"/>
          </w:rPr>
          <w:t>&lt;key&gt;</w:t>
        </w:r>
        <w:r>
          <w:rPr>
            <w:szCs w:val="28"/>
          </w:rPr>
          <w:t>: fkey</w:t>
        </w:r>
      </w:ins>
    </w:p>
    <w:p w14:paraId="678C1BBD" w14:textId="77777777" w:rsidR="009D1437" w:rsidRDefault="009D1437" w:rsidP="009D1437">
      <w:pPr>
        <w:rPr>
          <w:ins w:id="1395" w:author="Comparison" w:date="2022-04-14T16:30:00Z"/>
          <w:szCs w:val="28"/>
        </w:rPr>
      </w:pPr>
    </w:p>
    <w:p w14:paraId="05111E58" w14:textId="77777777" w:rsidR="009D1437" w:rsidRDefault="009D1437" w:rsidP="00480762">
      <w:pPr>
        <w:pStyle w:val="Heading3"/>
      </w:pPr>
      <w:bookmarkStart w:id="1396" w:name="_Toc198045373"/>
      <w:r>
        <w:t xml:space="preserve">Thay thế, điều chỉnh hóa đơn sử dụng </w:t>
      </w:r>
      <w:r>
        <w:rPr>
          <w:lang w:val="en-US"/>
        </w:rPr>
        <w:t xml:space="preserve">SmartCa </w:t>
      </w:r>
      <w:r>
        <w:t>(bước 2)</w:t>
      </w:r>
      <w:bookmarkEnd w:id="1396"/>
    </w:p>
    <w:p w14:paraId="7CC5D308" w14:textId="77777777" w:rsidR="009D1437" w:rsidRPr="00593BE8" w:rsidRDefault="009D1437" w:rsidP="009D1437">
      <w:pPr>
        <w:pStyle w:val="N"/>
      </w:pPr>
      <w:r w:rsidRPr="00593BE8">
        <w:t>URL</w:t>
      </w:r>
    </w:p>
    <w:p w14:paraId="4C3DDB88" w14:textId="77777777" w:rsidR="009D1437" w:rsidRDefault="009D1437" w:rsidP="009D1437">
      <w:pPr>
        <w:pStyle w:val="N"/>
      </w:pPr>
      <w:r>
        <w:tab/>
      </w:r>
      <w:r w:rsidRPr="00007702">
        <w:t xml:space="preserve"> </w:t>
      </w:r>
      <w:r>
        <w:t>s</w:t>
      </w:r>
      <w:r w:rsidRPr="00EB3AC8">
        <w:t xml:space="preserve">tring </w:t>
      </w:r>
      <w:r w:rsidRPr="004D457E">
        <w:rPr>
          <w:b/>
        </w:rPr>
        <w:t>AdjustReplaceInvSmartCA</w:t>
      </w:r>
      <w:r w:rsidRPr="00761E77">
        <w:t xml:space="preserve"> (string Account, string ACpass, string xmlInvData, string username, string password, int type, string pattern = "", string serial = "")</w:t>
      </w:r>
    </w:p>
    <w:p w14:paraId="7C1BD388" w14:textId="77777777" w:rsidR="009D1437" w:rsidRPr="00593BE8" w:rsidRDefault="009D1437" w:rsidP="009D1437">
      <w:pPr>
        <w:pStyle w:val="N"/>
      </w:pPr>
      <w:r w:rsidRPr="00593BE8">
        <w:t>DESCRIPTION</w:t>
      </w:r>
    </w:p>
    <w:p w14:paraId="528F1485" w14:textId="77777777" w:rsidR="009D1437" w:rsidRDefault="009D1437" w:rsidP="009D1437">
      <w:pPr>
        <w:pStyle w:val="N"/>
      </w:pPr>
      <w:r>
        <w:tab/>
        <w:t>Đây là web service cho phép thay thế , điều chỉnh hóa đơn cho các khách hàng sử dụng SmartCA, sau khi thực hiện gọi hàm Lấy giá trị Hash ở bước 1 (</w:t>
      </w:r>
      <w:r>
        <w:rPr>
          <w:b/>
        </w:rPr>
        <w:t>3.1.25</w:t>
      </w:r>
      <w:r>
        <w:t>)</w:t>
      </w:r>
    </w:p>
    <w:p w14:paraId="561325EE" w14:textId="77777777" w:rsidR="009D1437" w:rsidRPr="00007702" w:rsidRDefault="009D1437" w:rsidP="009D1437">
      <w:pPr>
        <w:pStyle w:val="N"/>
      </w:pPr>
      <w:r w:rsidRPr="00663B3E">
        <w:t>HTTP METHOD</w:t>
      </w:r>
    </w:p>
    <w:p w14:paraId="37A2FFB7" w14:textId="77777777" w:rsidR="009D1437" w:rsidRPr="00007702" w:rsidRDefault="009D1437" w:rsidP="009D1437">
      <w:pPr>
        <w:pStyle w:val="N"/>
        <w:rPr>
          <w:b/>
        </w:rPr>
      </w:pPr>
      <w:r w:rsidRPr="00610AFD">
        <w:tab/>
      </w:r>
      <w:r w:rsidRPr="00610AFD">
        <w:tab/>
        <w:t>POST</w:t>
      </w:r>
    </w:p>
    <w:p w14:paraId="0338EAAC" w14:textId="77777777" w:rsidR="009D1437" w:rsidRPr="00610AFD" w:rsidRDefault="009D1437" w:rsidP="009D1437">
      <w:pPr>
        <w:pStyle w:val="N"/>
      </w:pPr>
      <w:r w:rsidRPr="00610AFD">
        <w:t>REQUEST BODY</w:t>
      </w:r>
    </w:p>
    <w:p w14:paraId="398F7E22"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Tài khoản được cấp phát cho nhân viên gọi lệnh phát hành hóa đơn</w:t>
      </w:r>
    </w:p>
    <w:p w14:paraId="50E6BA4A" w14:textId="77777777" w:rsidR="009D1437" w:rsidRPr="000D3AC0"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3E8594DB" w14:textId="41CAF48D" w:rsidR="009D1437" w:rsidRPr="00DA6FA0" w:rsidRDefault="009D1437" w:rsidP="009D1437">
      <w:pPr>
        <w:pStyle w:val="ListParagraph"/>
        <w:numPr>
          <w:ilvl w:val="0"/>
          <w:numId w:val="2"/>
        </w:numPr>
        <w:spacing w:after="0" w:line="360" w:lineRule="auto"/>
        <w:ind w:left="1080"/>
        <w:jc w:val="both"/>
        <w:rPr>
          <w:rFonts w:eastAsia="Calibri"/>
          <w:b/>
          <w:u w:val="single"/>
        </w:rPr>
      </w:pPr>
      <w:r w:rsidRPr="000D3AC0">
        <w:rPr>
          <w:b/>
          <w:color w:val="000000"/>
          <w:highlight w:val="white"/>
        </w:rPr>
        <w:t>xmlInvData</w:t>
      </w:r>
      <w:r w:rsidRPr="000D3AC0">
        <w:rPr>
          <w:color w:val="000000"/>
        </w:rPr>
        <w:t>: chuỗ</w:t>
      </w:r>
      <w:r>
        <w:rPr>
          <w:color w:val="000000"/>
        </w:rPr>
        <w:t xml:space="preserve">i xml </w:t>
      </w:r>
      <w:r w:rsidR="003A2D99">
        <w:rPr>
          <w:color w:val="000000"/>
        </w:rPr>
        <w:t>thông tin hóa đơn (</w:t>
      </w:r>
      <w:r>
        <w:rPr>
          <w:color w:val="000000"/>
        </w:rPr>
        <w:t>theo mô tả)</w:t>
      </w:r>
    </w:p>
    <w:p w14:paraId="25AC6595" w14:textId="77777777" w:rsidR="009D1437" w:rsidRPr="00DA6FA0" w:rsidRDefault="009D1437" w:rsidP="009D1437">
      <w:pPr>
        <w:pStyle w:val="ListParagraph"/>
        <w:numPr>
          <w:ilvl w:val="0"/>
          <w:numId w:val="2"/>
        </w:numPr>
        <w:spacing w:after="0" w:line="360" w:lineRule="auto"/>
        <w:ind w:left="1080"/>
        <w:jc w:val="both"/>
        <w:rPr>
          <w:rFonts w:eastAsia="Calibri"/>
          <w:b/>
          <w:u w:val="single"/>
        </w:rPr>
      </w:pPr>
      <w:r w:rsidRPr="00DA6FA0">
        <w:rPr>
          <w:b/>
          <w:highlight w:val="white"/>
        </w:rPr>
        <w:t>type</w:t>
      </w:r>
      <w:r w:rsidRPr="00DA6FA0">
        <w:t>: thay thế = 1, điều chỉnh tăng = 2, điều chỉnh giả</w:t>
      </w:r>
      <w:r>
        <w:t xml:space="preserve">m = </w:t>
      </w:r>
      <w:r w:rsidRPr="00DA6FA0">
        <w:t>3, điều chỉnh thông tin = 4</w:t>
      </w:r>
    </w:p>
    <w:p w14:paraId="61C1DEAB"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mẫu số</w:t>
      </w:r>
      <w:r>
        <w:rPr>
          <w:color w:val="000000"/>
        </w:rPr>
        <w:t xml:space="preserve"> hóa đơn</w:t>
      </w:r>
    </w:p>
    <w:p w14:paraId="65882248"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lastRenderedPageBreak/>
        <w:t>serial</w:t>
      </w:r>
      <w:r w:rsidRPr="005A1839">
        <w:rPr>
          <w:color w:val="000000"/>
        </w:rPr>
        <w:t>: ký hiệu</w:t>
      </w:r>
      <w:r>
        <w:rPr>
          <w:color w:val="000000"/>
        </w:rPr>
        <w:t xml:space="preserve"> hóa đơn</w:t>
      </w:r>
    </w:p>
    <w:p w14:paraId="32980E08"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4950"/>
        <w:gridCol w:w="1885"/>
      </w:tblGrid>
      <w:tr w:rsidR="009D1437" w:rsidRPr="00660ABB" w14:paraId="47704DFF"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F2F2F2"/>
          </w:tcPr>
          <w:p w14:paraId="0E5F15A3" w14:textId="77777777" w:rsidR="009D1437" w:rsidRPr="00660ABB" w:rsidRDefault="009D1437" w:rsidP="00616EC4">
            <w:pPr>
              <w:pStyle w:val="ListParagraph"/>
            </w:pPr>
            <w:r>
              <w:t>Kết 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14:paraId="70CDC1B0" w14:textId="77777777" w:rsidR="009D1437" w:rsidRPr="00660ABB" w:rsidRDefault="009D1437" w:rsidP="00616EC4">
            <w:pPr>
              <w:pStyle w:val="ListParagraph"/>
            </w:pPr>
            <w:r w:rsidRPr="00660ABB">
              <w:t>Mô 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14:paraId="208C74FA" w14:textId="77777777" w:rsidR="009D1437" w:rsidRPr="00660ABB" w:rsidRDefault="009D1437" w:rsidP="00616EC4">
            <w:pPr>
              <w:pStyle w:val="ListParagraph"/>
            </w:pPr>
            <w:r>
              <w:t>Ghi chú</w:t>
            </w:r>
          </w:p>
        </w:tc>
      </w:tr>
      <w:tr w:rsidR="009D1437" w:rsidRPr="00660ABB" w14:paraId="17817146" w14:textId="77777777" w:rsidTr="00616EC4">
        <w:tc>
          <w:tcPr>
            <w:tcW w:w="2430" w:type="dxa"/>
            <w:tcBorders>
              <w:top w:val="single" w:sz="4" w:space="0" w:color="2E74B5"/>
              <w:left w:val="single" w:sz="4" w:space="0" w:color="2E74B5"/>
              <w:right w:val="single" w:sz="4" w:space="0" w:color="2E74B5"/>
            </w:tcBorders>
            <w:shd w:val="clear" w:color="auto" w:fill="auto"/>
          </w:tcPr>
          <w:p w14:paraId="3A6D0BCD" w14:textId="77777777" w:rsidR="009D1437" w:rsidRPr="009372AD" w:rsidRDefault="009D1437" w:rsidP="00616EC4">
            <w:pPr>
              <w:autoSpaceDE w:val="0"/>
              <w:autoSpaceDN w:val="0"/>
              <w:adjustRightInd w:val="0"/>
              <w:rPr>
                <w:rFonts w:eastAsia="Calibri"/>
                <w:sz w:val="19"/>
                <w:szCs w:val="19"/>
              </w:rPr>
            </w:pPr>
            <w:r w:rsidRPr="009372AD">
              <w:rPr>
                <w:rFonts w:eastAsia="Calibri"/>
              </w:rPr>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046A7AFD" w14:textId="77777777" w:rsidR="009D1437" w:rsidRPr="009372AD" w:rsidRDefault="009D1437" w:rsidP="00616EC4">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w:t>
            </w:r>
          </w:p>
        </w:tc>
        <w:tc>
          <w:tcPr>
            <w:tcW w:w="1885" w:type="dxa"/>
            <w:tcBorders>
              <w:top w:val="single" w:sz="4" w:space="0" w:color="2E74B5"/>
              <w:left w:val="single" w:sz="4" w:space="0" w:color="2E74B5"/>
              <w:bottom w:val="single" w:sz="4" w:space="0" w:color="2E74B5"/>
              <w:right w:val="single" w:sz="4" w:space="0" w:color="2E74B5"/>
            </w:tcBorders>
          </w:tcPr>
          <w:p w14:paraId="03FCE247" w14:textId="77777777" w:rsidR="009D1437" w:rsidRPr="009372AD" w:rsidRDefault="009D1437" w:rsidP="00616EC4">
            <w:pPr>
              <w:pStyle w:val="ListParagraph"/>
              <w:ind w:left="0"/>
              <w:jc w:val="both"/>
            </w:pPr>
          </w:p>
        </w:tc>
      </w:tr>
      <w:tr w:rsidR="009D1437" w:rsidRPr="00660ABB" w14:paraId="28B48B08"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5BE335BD" w14:textId="77777777" w:rsidR="009D1437" w:rsidRPr="009372AD" w:rsidRDefault="009D1437" w:rsidP="00616EC4">
            <w:pPr>
              <w:autoSpaceDE w:val="0"/>
              <w:autoSpaceDN w:val="0"/>
              <w:adjustRightInd w:val="0"/>
              <w:rPr>
                <w:rFonts w:eastAsia="Calibri"/>
              </w:rPr>
            </w:pPr>
            <w:r w:rsidRPr="00E22984">
              <w:rPr>
                <w:rFonts w:eastAsia="Calibri"/>
              </w:rPr>
              <w:t>ERR:21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6916D0D" w14:textId="77777777" w:rsidR="009D1437" w:rsidRPr="009372AD" w:rsidRDefault="009D1437" w:rsidP="00616EC4">
            <w:pPr>
              <w:rPr>
                <w:rFonts w:eastAsia="Calibri"/>
              </w:rPr>
            </w:pPr>
            <w:r>
              <w:rPr>
                <w:rFonts w:eastAsia="Calibri"/>
              </w:rPr>
              <w:t>Không tìm thấy công ty hoặc tài khoản không tồn tại</w:t>
            </w:r>
          </w:p>
        </w:tc>
        <w:tc>
          <w:tcPr>
            <w:tcW w:w="1885" w:type="dxa"/>
            <w:tcBorders>
              <w:top w:val="single" w:sz="4" w:space="0" w:color="2E74B5"/>
              <w:left w:val="single" w:sz="4" w:space="0" w:color="2E74B5"/>
              <w:bottom w:val="single" w:sz="4" w:space="0" w:color="2E74B5"/>
              <w:right w:val="single" w:sz="4" w:space="0" w:color="2E74B5"/>
            </w:tcBorders>
          </w:tcPr>
          <w:p w14:paraId="041159F4" w14:textId="77777777" w:rsidR="009D1437" w:rsidRPr="009372AD" w:rsidRDefault="009D1437" w:rsidP="00616EC4">
            <w:pPr>
              <w:jc w:val="both"/>
            </w:pPr>
          </w:p>
        </w:tc>
      </w:tr>
      <w:tr w:rsidR="009D1437" w:rsidRPr="00660ABB" w14:paraId="2A0238D2"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31467DE2" w14:textId="77777777" w:rsidR="009D1437" w:rsidRPr="009372AD" w:rsidRDefault="009D1437" w:rsidP="00616EC4">
            <w:pPr>
              <w:autoSpaceDE w:val="0"/>
              <w:autoSpaceDN w:val="0"/>
              <w:adjustRightInd w:val="0"/>
              <w:rPr>
                <w:rFonts w:eastAsia="Calibri"/>
              </w:rPr>
            </w:pPr>
            <w:r w:rsidRPr="00E22984">
              <w:rPr>
                <w:rFonts w:eastAsia="Calibri"/>
              </w:rPr>
              <w:t>ERR:22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85827FB" w14:textId="77777777" w:rsidR="009D1437" w:rsidRPr="009372AD" w:rsidRDefault="009D1437" w:rsidP="00616EC4">
            <w:pPr>
              <w:rPr>
                <w:rFonts w:eastAsia="Calibri"/>
              </w:rPr>
            </w:pPr>
            <w:r>
              <w:rPr>
                <w:rFonts w:eastAsia="Calibri"/>
              </w:rPr>
              <w:t>Công ty chưa đăng ký chứng thư</w:t>
            </w:r>
          </w:p>
        </w:tc>
        <w:tc>
          <w:tcPr>
            <w:tcW w:w="1885" w:type="dxa"/>
            <w:tcBorders>
              <w:top w:val="single" w:sz="4" w:space="0" w:color="2E74B5"/>
              <w:left w:val="single" w:sz="4" w:space="0" w:color="2E74B5"/>
              <w:bottom w:val="single" w:sz="4" w:space="0" w:color="2E74B5"/>
              <w:right w:val="single" w:sz="4" w:space="0" w:color="2E74B5"/>
            </w:tcBorders>
          </w:tcPr>
          <w:p w14:paraId="6902C310" w14:textId="77777777" w:rsidR="009D1437" w:rsidRPr="009372AD" w:rsidRDefault="009D1437" w:rsidP="00616EC4">
            <w:pPr>
              <w:pStyle w:val="ListParagraph"/>
              <w:ind w:left="0"/>
              <w:jc w:val="both"/>
            </w:pPr>
          </w:p>
        </w:tc>
      </w:tr>
      <w:tr w:rsidR="009D1437" w:rsidRPr="00660ABB" w14:paraId="62059E4C"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324A9B5E" w14:textId="77777777" w:rsidR="009D1437" w:rsidRPr="009372AD" w:rsidRDefault="009D1437" w:rsidP="00616EC4">
            <w:pPr>
              <w:autoSpaceDE w:val="0"/>
              <w:autoSpaceDN w:val="0"/>
              <w:adjustRightInd w:val="0"/>
              <w:rPr>
                <w:rFonts w:eastAsia="Calibri"/>
              </w:rPr>
            </w:pPr>
            <w:r w:rsidRPr="00E22984">
              <w:rPr>
                <w:rFonts w:eastAsia="Calibri"/>
              </w:rPr>
              <w:t>ERR:28</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3373F22" w14:textId="77777777" w:rsidR="009D1437" w:rsidRPr="009372AD" w:rsidRDefault="009D1437" w:rsidP="00616EC4">
            <w:pPr>
              <w:rPr>
                <w:rFonts w:eastAsia="Calibri"/>
              </w:rPr>
            </w:pPr>
            <w:r>
              <w:rPr>
                <w:rFonts w:eastAsia="Calibri"/>
              </w:rPr>
              <w:t>Chưa có thông tin chứng thư trong hệ thống</w:t>
            </w:r>
          </w:p>
        </w:tc>
        <w:tc>
          <w:tcPr>
            <w:tcW w:w="1885" w:type="dxa"/>
            <w:tcBorders>
              <w:top w:val="single" w:sz="4" w:space="0" w:color="2E74B5"/>
              <w:left w:val="single" w:sz="4" w:space="0" w:color="2E74B5"/>
              <w:bottom w:val="single" w:sz="4" w:space="0" w:color="2E74B5"/>
              <w:right w:val="single" w:sz="4" w:space="0" w:color="2E74B5"/>
            </w:tcBorders>
          </w:tcPr>
          <w:p w14:paraId="297E0153" w14:textId="77777777" w:rsidR="009D1437" w:rsidRPr="009372AD" w:rsidRDefault="009D1437" w:rsidP="00616EC4">
            <w:pPr>
              <w:pStyle w:val="ListParagraph"/>
              <w:ind w:left="0"/>
              <w:jc w:val="both"/>
            </w:pPr>
          </w:p>
        </w:tc>
      </w:tr>
      <w:tr w:rsidR="009D1437" w:rsidRPr="00660ABB" w14:paraId="1B003F44"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C96BEF3" w14:textId="77777777" w:rsidR="009D1437" w:rsidRPr="009372AD" w:rsidRDefault="009D1437" w:rsidP="00616EC4">
            <w:pPr>
              <w:autoSpaceDE w:val="0"/>
              <w:autoSpaceDN w:val="0"/>
              <w:adjustRightInd w:val="0"/>
              <w:rPr>
                <w:rFonts w:eastAsia="Calibri"/>
              </w:rPr>
            </w:pPr>
            <w:r w:rsidRPr="00E22984">
              <w:rPr>
                <w:rFonts w:eastAsia="Calibri"/>
              </w:rPr>
              <w:t>ERR:24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0E2834FD" w14:textId="77777777" w:rsidR="009D1437" w:rsidRPr="009372AD" w:rsidRDefault="009D1437" w:rsidP="00616EC4">
            <w:pPr>
              <w:rPr>
                <w:rFonts w:eastAsia="Calibri"/>
              </w:rPr>
            </w:pPr>
            <w:r>
              <w:rPr>
                <w:rFonts w:eastAsia="Calibri"/>
              </w:rPr>
              <w:t>Chứng thư truyền lên không đúng với chứng thư đăng ký trong hệ thống</w:t>
            </w:r>
          </w:p>
        </w:tc>
        <w:tc>
          <w:tcPr>
            <w:tcW w:w="1885" w:type="dxa"/>
            <w:tcBorders>
              <w:top w:val="single" w:sz="4" w:space="0" w:color="2E74B5"/>
              <w:left w:val="single" w:sz="4" w:space="0" w:color="2E74B5"/>
              <w:bottom w:val="single" w:sz="4" w:space="0" w:color="2E74B5"/>
              <w:right w:val="single" w:sz="4" w:space="0" w:color="2E74B5"/>
            </w:tcBorders>
          </w:tcPr>
          <w:p w14:paraId="3785970A" w14:textId="77777777" w:rsidR="009D1437" w:rsidRPr="009372AD" w:rsidRDefault="009D1437" w:rsidP="00616EC4">
            <w:pPr>
              <w:pStyle w:val="ListParagraph"/>
              <w:ind w:left="0"/>
              <w:jc w:val="both"/>
            </w:pPr>
          </w:p>
        </w:tc>
      </w:tr>
      <w:tr w:rsidR="009D1437" w:rsidRPr="00660ABB" w14:paraId="1EB7D97E"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7387C501" w14:textId="77777777" w:rsidR="009D1437" w:rsidRPr="009372AD" w:rsidRDefault="009D1437" w:rsidP="00616EC4">
            <w:pPr>
              <w:autoSpaceDE w:val="0"/>
              <w:autoSpaceDN w:val="0"/>
              <w:adjustRightInd w:val="0"/>
              <w:rPr>
                <w:rFonts w:eastAsia="Calibri"/>
              </w:rPr>
            </w:pPr>
            <w:r w:rsidRPr="00E22984">
              <w:rPr>
                <w:rFonts w:eastAsia="Calibri"/>
              </w:rPr>
              <w:t>ERR:27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A9DA522" w14:textId="77777777" w:rsidR="009D1437" w:rsidRPr="009372AD" w:rsidRDefault="009D1437" w:rsidP="00616EC4">
            <w:pPr>
              <w:pStyle w:val="ListParagraph"/>
              <w:spacing w:after="0" w:line="240" w:lineRule="auto"/>
              <w:ind w:left="0"/>
              <w:rPr>
                <w:rFonts w:eastAsia="Calibri"/>
              </w:rPr>
            </w:pPr>
            <w:r>
              <w:rPr>
                <w:rFonts w:eastAsia="Calibri"/>
              </w:rPr>
              <w:t>Chứng thư chưa đến thời điểm sử dụng</w:t>
            </w:r>
          </w:p>
        </w:tc>
        <w:tc>
          <w:tcPr>
            <w:tcW w:w="1885" w:type="dxa"/>
            <w:tcBorders>
              <w:top w:val="single" w:sz="4" w:space="0" w:color="2E74B5"/>
              <w:left w:val="single" w:sz="4" w:space="0" w:color="2E74B5"/>
              <w:bottom w:val="single" w:sz="4" w:space="0" w:color="2E74B5"/>
              <w:right w:val="single" w:sz="4" w:space="0" w:color="2E74B5"/>
            </w:tcBorders>
          </w:tcPr>
          <w:p w14:paraId="4CD4E73C" w14:textId="77777777" w:rsidR="009D1437" w:rsidRPr="009372AD" w:rsidRDefault="009D1437" w:rsidP="00616EC4">
            <w:pPr>
              <w:pStyle w:val="ListParagraph"/>
              <w:ind w:left="0"/>
              <w:jc w:val="both"/>
            </w:pPr>
          </w:p>
        </w:tc>
      </w:tr>
      <w:tr w:rsidR="009D1437" w:rsidRPr="00660ABB" w14:paraId="772A6250"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E1F7172" w14:textId="77777777" w:rsidR="009D1437" w:rsidRPr="009372AD" w:rsidRDefault="009D1437" w:rsidP="00616EC4">
            <w:pPr>
              <w:autoSpaceDE w:val="0"/>
              <w:autoSpaceDN w:val="0"/>
              <w:adjustRightInd w:val="0"/>
              <w:rPr>
                <w:rFonts w:eastAsia="Calibri"/>
              </w:rPr>
            </w:pPr>
            <w:r w:rsidRPr="00E22984">
              <w:rPr>
                <w:rFonts w:eastAsia="Calibri"/>
              </w:rPr>
              <w:t>ERR:26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74FDE81" w14:textId="77777777" w:rsidR="009D1437" w:rsidRPr="009372AD" w:rsidRDefault="009D1437" w:rsidP="00616EC4">
            <w:pPr>
              <w:pStyle w:val="ListParagraph"/>
              <w:spacing w:after="0" w:line="240" w:lineRule="auto"/>
              <w:ind w:left="0"/>
              <w:rPr>
                <w:rFonts w:eastAsia="Calibri"/>
              </w:rPr>
            </w:pPr>
            <w:r>
              <w:rPr>
                <w:rFonts w:eastAsia="Calibri"/>
              </w:rPr>
              <w:t>Chứng thư hết hạn</w:t>
            </w:r>
          </w:p>
        </w:tc>
        <w:tc>
          <w:tcPr>
            <w:tcW w:w="1885" w:type="dxa"/>
            <w:tcBorders>
              <w:top w:val="single" w:sz="4" w:space="0" w:color="2E74B5"/>
              <w:left w:val="single" w:sz="4" w:space="0" w:color="2E74B5"/>
              <w:bottom w:val="single" w:sz="4" w:space="0" w:color="2E74B5"/>
              <w:right w:val="single" w:sz="4" w:space="0" w:color="2E74B5"/>
            </w:tcBorders>
          </w:tcPr>
          <w:p w14:paraId="7E17EEA0" w14:textId="77777777" w:rsidR="009D1437" w:rsidRPr="009372AD" w:rsidRDefault="009D1437" w:rsidP="00616EC4">
            <w:pPr>
              <w:pStyle w:val="ListParagraph"/>
              <w:ind w:left="0"/>
              <w:jc w:val="both"/>
            </w:pPr>
          </w:p>
        </w:tc>
      </w:tr>
      <w:tr w:rsidR="009D1437" w:rsidRPr="00660ABB" w14:paraId="2874E72B"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300A905F" w14:textId="77777777" w:rsidR="009D1437" w:rsidRPr="009372AD" w:rsidRDefault="009D1437" w:rsidP="00616EC4">
            <w:pPr>
              <w:autoSpaceDE w:val="0"/>
              <w:autoSpaceDN w:val="0"/>
              <w:adjustRightInd w:val="0"/>
              <w:rPr>
                <w:rFonts w:eastAsia="Calibri"/>
              </w:rPr>
            </w:pPr>
            <w:r w:rsidRPr="00E22984">
              <w:rPr>
                <w:rFonts w:eastAsia="Calibri"/>
              </w:rPr>
              <w:t>ERR:3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2051695A" w14:textId="77777777" w:rsidR="009D1437" w:rsidRPr="009372AD" w:rsidRDefault="009D1437" w:rsidP="00616EC4">
            <w:pPr>
              <w:pStyle w:val="ListParagraph"/>
              <w:spacing w:after="0" w:line="240" w:lineRule="auto"/>
              <w:ind w:left="0"/>
              <w:rPr>
                <w:rFonts w:eastAsia="Calibri"/>
              </w:rPr>
            </w:pPr>
            <w:r w:rsidRPr="009372AD">
              <w:rPr>
                <w:rFonts w:eastAsia="Calibri"/>
              </w:rPr>
              <w:t>Dữ liệu xml đầu vào không đúng quy định</w:t>
            </w:r>
          </w:p>
        </w:tc>
        <w:tc>
          <w:tcPr>
            <w:tcW w:w="1885" w:type="dxa"/>
            <w:tcBorders>
              <w:top w:val="single" w:sz="4" w:space="0" w:color="2E74B5"/>
              <w:left w:val="single" w:sz="4" w:space="0" w:color="2E74B5"/>
              <w:bottom w:val="single" w:sz="4" w:space="0" w:color="2E74B5"/>
              <w:right w:val="single" w:sz="4" w:space="0" w:color="2E74B5"/>
            </w:tcBorders>
          </w:tcPr>
          <w:p w14:paraId="6E435731" w14:textId="77777777" w:rsidR="009D1437" w:rsidRPr="009372AD" w:rsidRDefault="009D1437" w:rsidP="00616EC4">
            <w:pPr>
              <w:pStyle w:val="ListParagraph"/>
              <w:ind w:left="0"/>
              <w:jc w:val="both"/>
            </w:pPr>
          </w:p>
        </w:tc>
      </w:tr>
      <w:tr w:rsidR="009D1437" w:rsidRPr="00660ABB" w14:paraId="1A3B7D6B"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27D5138C" w14:textId="77777777" w:rsidR="009D1437" w:rsidRPr="009372AD" w:rsidRDefault="009D1437" w:rsidP="00616EC4">
            <w:pPr>
              <w:autoSpaceDE w:val="0"/>
              <w:autoSpaceDN w:val="0"/>
              <w:adjustRightInd w:val="0"/>
              <w:rPr>
                <w:rFonts w:eastAsia="Calibri"/>
              </w:rPr>
            </w:pPr>
            <w:r w:rsidRPr="00E22984">
              <w:rPr>
                <w:rFonts w:eastAsia="Calibri"/>
              </w:rPr>
              <w:t>ERR:20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45B9ACE" w14:textId="77777777" w:rsidR="009D1437" w:rsidRDefault="009D1437" w:rsidP="00616EC4">
            <w:pPr>
              <w:pStyle w:val="ListParagraph"/>
              <w:spacing w:after="0" w:line="240" w:lineRule="auto"/>
              <w:ind w:left="0"/>
              <w:rPr>
                <w:rFonts w:eastAsia="Calibri"/>
              </w:rPr>
            </w:pPr>
            <w:r>
              <w:t>Không tìm thấy dải hóa đơn</w:t>
            </w:r>
          </w:p>
        </w:tc>
        <w:tc>
          <w:tcPr>
            <w:tcW w:w="1885" w:type="dxa"/>
            <w:tcBorders>
              <w:top w:val="single" w:sz="4" w:space="0" w:color="2E74B5"/>
              <w:left w:val="single" w:sz="4" w:space="0" w:color="2E74B5"/>
              <w:bottom w:val="single" w:sz="4" w:space="0" w:color="2E74B5"/>
              <w:right w:val="single" w:sz="4" w:space="0" w:color="2E74B5"/>
            </w:tcBorders>
          </w:tcPr>
          <w:p w14:paraId="394EAC79" w14:textId="77777777" w:rsidR="009D1437" w:rsidRPr="00731CD1" w:rsidRDefault="009D1437" w:rsidP="00616EC4">
            <w:pPr>
              <w:jc w:val="both"/>
            </w:pPr>
            <w:r>
              <w:t>Không tìm thấy dải hóa đơn hoặc tài khoản phát hành không có quyền phát hành hóa đơn trên dải hóa đơn truyền lên.</w:t>
            </w:r>
          </w:p>
        </w:tc>
      </w:tr>
      <w:tr w:rsidR="009D1437" w:rsidRPr="00660ABB" w14:paraId="68B348EB" w14:textId="77777777" w:rsidTr="00616EC4">
        <w:trPr>
          <w:trHeight w:val="368"/>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77473514" w14:textId="77777777" w:rsidR="009D1437" w:rsidRPr="009372AD" w:rsidRDefault="009D1437" w:rsidP="00616EC4">
            <w:pPr>
              <w:autoSpaceDE w:val="0"/>
              <w:autoSpaceDN w:val="0"/>
              <w:adjustRightInd w:val="0"/>
              <w:rPr>
                <w:rFonts w:eastAsia="Calibri"/>
              </w:rPr>
            </w:pPr>
            <w:r w:rsidRPr="00E22984">
              <w:rPr>
                <w:rFonts w:eastAsia="Calibri"/>
              </w:rPr>
              <w:t>ERR:6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01CC3DD9" w14:textId="77777777" w:rsidR="009D1437" w:rsidRDefault="009D1437" w:rsidP="00616EC4">
            <w:pPr>
              <w:pStyle w:val="ListParagraph"/>
              <w:spacing w:after="0" w:line="240" w:lineRule="auto"/>
              <w:ind w:left="0"/>
              <w:rPr>
                <w:rFonts w:eastAsia="Calibri"/>
              </w:rPr>
            </w:pPr>
            <w:r>
              <w:rPr>
                <w:rFonts w:eastAsia="Calibri"/>
              </w:rPr>
              <w:t>Không còn đủ số lượng hóa đơn để phát hành</w:t>
            </w:r>
          </w:p>
        </w:tc>
        <w:tc>
          <w:tcPr>
            <w:tcW w:w="1885" w:type="dxa"/>
            <w:tcBorders>
              <w:top w:val="single" w:sz="4" w:space="0" w:color="2E74B5"/>
              <w:left w:val="single" w:sz="4" w:space="0" w:color="2E74B5"/>
              <w:bottom w:val="single" w:sz="4" w:space="0" w:color="2E74B5"/>
              <w:right w:val="single" w:sz="4" w:space="0" w:color="2E74B5"/>
            </w:tcBorders>
          </w:tcPr>
          <w:p w14:paraId="136D71CC" w14:textId="77777777" w:rsidR="009D1437" w:rsidRPr="00731CD1" w:rsidRDefault="009D1437" w:rsidP="00616EC4">
            <w:pPr>
              <w:ind w:left="360"/>
              <w:jc w:val="both"/>
            </w:pPr>
          </w:p>
        </w:tc>
      </w:tr>
      <w:tr w:rsidR="009D1437" w:rsidRPr="00660ABB" w14:paraId="0C2CBCF6"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41015DDA" w14:textId="77777777" w:rsidR="009D1437" w:rsidRPr="009372AD" w:rsidRDefault="009D1437" w:rsidP="00616EC4">
            <w:pPr>
              <w:autoSpaceDE w:val="0"/>
              <w:autoSpaceDN w:val="0"/>
              <w:adjustRightInd w:val="0"/>
              <w:rPr>
                <w:rFonts w:eastAsia="Calibri"/>
              </w:rPr>
            </w:pPr>
            <w:r w:rsidRPr="00E22984">
              <w:rPr>
                <w:rFonts w:eastAsia="Calibri"/>
              </w:rP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C7A3F0C" w14:textId="77777777" w:rsidR="009D1437" w:rsidRDefault="009D1437" w:rsidP="00616EC4">
            <w:pPr>
              <w:pStyle w:val="ListParagraph"/>
              <w:spacing w:after="0" w:line="240" w:lineRule="auto"/>
              <w:ind w:left="0"/>
              <w:rPr>
                <w:rFonts w:eastAsia="Calibri"/>
              </w:rPr>
            </w:pPr>
            <w:r>
              <w:t>Lô có số hóa đơn vượt quá max cho phép</w:t>
            </w:r>
          </w:p>
        </w:tc>
        <w:tc>
          <w:tcPr>
            <w:tcW w:w="1885" w:type="dxa"/>
            <w:tcBorders>
              <w:top w:val="single" w:sz="4" w:space="0" w:color="2E74B5"/>
              <w:left w:val="single" w:sz="4" w:space="0" w:color="2E74B5"/>
              <w:bottom w:val="single" w:sz="4" w:space="0" w:color="2E74B5"/>
              <w:right w:val="single" w:sz="4" w:space="0" w:color="2E74B5"/>
            </w:tcBorders>
          </w:tcPr>
          <w:p w14:paraId="28D19ACF" w14:textId="77777777" w:rsidR="009D1437" w:rsidRPr="00731CD1" w:rsidRDefault="009D1437" w:rsidP="00616EC4">
            <w:pPr>
              <w:ind w:left="360"/>
              <w:jc w:val="both"/>
            </w:pPr>
          </w:p>
        </w:tc>
      </w:tr>
      <w:tr w:rsidR="009D1437" w:rsidRPr="00660ABB" w14:paraId="3EE486F9" w14:textId="77777777" w:rsidTr="00616EC4">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2B59E0F7" w14:textId="77777777" w:rsidR="009D1437" w:rsidRPr="009372AD" w:rsidRDefault="009D1437" w:rsidP="00616EC4">
            <w:pPr>
              <w:autoSpaceDE w:val="0"/>
              <w:autoSpaceDN w:val="0"/>
              <w:adjustRightInd w:val="0"/>
              <w:rPr>
                <w:rFonts w:eastAsia="Calibri"/>
              </w:rPr>
            </w:pPr>
            <w:r w:rsidRPr="00E22984">
              <w:rPr>
                <w:rFonts w:eastAsia="Calibri"/>
              </w:rP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2183507" w14:textId="77777777" w:rsidR="009D1437" w:rsidRDefault="009D1437" w:rsidP="00616EC4">
            <w:pPr>
              <w:pStyle w:val="ListParagraph"/>
              <w:spacing w:after="0" w:line="240" w:lineRule="auto"/>
              <w:ind w:left="0"/>
              <w:rPr>
                <w:rFonts w:eastAsia="Calibri"/>
              </w:rPr>
            </w:pPr>
            <w:r>
              <w:rPr>
                <w:rFonts w:eastAsia="Calibri"/>
              </w:rPr>
              <w:t>Có lỗi xảy ra</w:t>
            </w:r>
          </w:p>
        </w:tc>
        <w:tc>
          <w:tcPr>
            <w:tcW w:w="1885" w:type="dxa"/>
            <w:tcBorders>
              <w:top w:val="single" w:sz="4" w:space="0" w:color="2E74B5"/>
              <w:left w:val="single" w:sz="4" w:space="0" w:color="2E74B5"/>
              <w:bottom w:val="single" w:sz="4" w:space="0" w:color="2E74B5"/>
              <w:right w:val="single" w:sz="4" w:space="0" w:color="2E74B5"/>
            </w:tcBorders>
          </w:tcPr>
          <w:p w14:paraId="65B72A74" w14:textId="77777777" w:rsidR="009D1437" w:rsidRPr="00731CD1" w:rsidRDefault="009D1437" w:rsidP="00616EC4">
            <w:pPr>
              <w:jc w:val="both"/>
            </w:pPr>
            <w:r>
              <w:t>Lỗi không xác định</w:t>
            </w:r>
          </w:p>
        </w:tc>
      </w:tr>
      <w:tr w:rsidR="009D1437" w:rsidRPr="00660ABB" w14:paraId="47D419E5"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01AC856" w14:textId="77777777" w:rsidR="009D1437" w:rsidRPr="00E22984" w:rsidRDefault="009D1437" w:rsidP="00616EC4">
            <w:pPr>
              <w:autoSpaceDE w:val="0"/>
              <w:autoSpaceDN w:val="0"/>
              <w:adjustRightInd w:val="0"/>
              <w:rPr>
                <w:rFonts w:eastAsia="Calibri"/>
              </w:rPr>
            </w:pPr>
            <w:r w:rsidRPr="00E22984">
              <w:rPr>
                <w:rFonts w:eastAsia="Calibri"/>
              </w:rPr>
              <w:t>ERR:30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E8468D3" w14:textId="77777777" w:rsidR="009D1437" w:rsidRDefault="009D1437" w:rsidP="00616EC4">
            <w:pPr>
              <w:pStyle w:val="ListParagraph"/>
              <w:ind w:left="0"/>
              <w:jc w:val="both"/>
            </w:pPr>
            <w:r>
              <w:t>Tạo mới hóa đơn có lỗi</w:t>
            </w:r>
          </w:p>
        </w:tc>
        <w:tc>
          <w:tcPr>
            <w:tcW w:w="1885" w:type="dxa"/>
            <w:tcBorders>
              <w:top w:val="single" w:sz="4" w:space="0" w:color="2E74B5"/>
              <w:left w:val="single" w:sz="4" w:space="0" w:color="2E74B5"/>
              <w:bottom w:val="single" w:sz="4" w:space="0" w:color="2E74B5"/>
              <w:right w:val="single" w:sz="4" w:space="0" w:color="2E74B5"/>
            </w:tcBorders>
          </w:tcPr>
          <w:p w14:paraId="38B661D6" w14:textId="77777777" w:rsidR="009D1437" w:rsidRPr="00731CD1" w:rsidRDefault="009D1437" w:rsidP="00616EC4">
            <w:pPr>
              <w:ind w:left="360"/>
              <w:jc w:val="both"/>
            </w:pPr>
          </w:p>
        </w:tc>
      </w:tr>
      <w:tr w:rsidR="009D1437" w:rsidRPr="00660ABB" w14:paraId="62D87F04"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2EF24726" w14:textId="77777777" w:rsidR="009D1437" w:rsidRPr="00E22984" w:rsidRDefault="009D1437" w:rsidP="00616EC4">
            <w:pPr>
              <w:autoSpaceDE w:val="0"/>
              <w:autoSpaceDN w:val="0"/>
              <w:adjustRightInd w:val="0"/>
              <w:rPr>
                <w:rFonts w:eastAsia="Calibri"/>
              </w:rPr>
            </w:pPr>
            <w:r>
              <w:t>ERR:35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1FA0584B" w14:textId="77777777" w:rsidR="009D1437" w:rsidRDefault="009D1437" w:rsidP="00616EC4">
            <w:pPr>
              <w:pStyle w:val="ListParagraph"/>
              <w:ind w:left="0"/>
              <w:jc w:val="both"/>
            </w:pPr>
            <w:r>
              <w:t>Công ty đăng ký DK01 cả có mã, không mã. Tạo cả ký hiệu cả 2 dải có mã và không mã sẽ yêu cầu bắt buộc truyền pattern, serial</w:t>
            </w:r>
          </w:p>
        </w:tc>
        <w:tc>
          <w:tcPr>
            <w:tcW w:w="1885" w:type="dxa"/>
            <w:tcBorders>
              <w:top w:val="single" w:sz="4" w:space="0" w:color="2E74B5"/>
              <w:left w:val="single" w:sz="4" w:space="0" w:color="2E74B5"/>
              <w:bottom w:val="single" w:sz="4" w:space="0" w:color="2E74B5"/>
              <w:right w:val="single" w:sz="4" w:space="0" w:color="2E74B5"/>
            </w:tcBorders>
          </w:tcPr>
          <w:p w14:paraId="656806C4" w14:textId="77777777" w:rsidR="009D1437" w:rsidRPr="00731CD1" w:rsidRDefault="009D1437" w:rsidP="00616EC4">
            <w:pPr>
              <w:ind w:left="360"/>
              <w:jc w:val="both"/>
            </w:pPr>
          </w:p>
        </w:tc>
      </w:tr>
      <w:tr w:rsidR="009D1437" w:rsidRPr="00660ABB" w14:paraId="1C6311C2"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268DB949" w14:textId="77777777" w:rsidR="009D1437" w:rsidRDefault="009D1437" w:rsidP="00616EC4">
            <w:pPr>
              <w:autoSpaceDE w:val="0"/>
              <w:autoSpaceDN w:val="0"/>
              <w:adjustRightInd w:val="0"/>
            </w:pPr>
            <w:r w:rsidRPr="00393E7A">
              <w:t>ERR:60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2609F086" w14:textId="77777777" w:rsidR="009D1437" w:rsidRDefault="009D1437" w:rsidP="00616EC4">
            <w:pPr>
              <w:pStyle w:val="ListParagraph"/>
              <w:ind w:left="0"/>
              <w:jc w:val="both"/>
            </w:pPr>
            <w:r w:rsidRPr="00393E7A">
              <w:t>Chỉ được phép điều chỉnh hóa đơn cùng loại (Có mã / Không mã).</w:t>
            </w:r>
          </w:p>
        </w:tc>
        <w:tc>
          <w:tcPr>
            <w:tcW w:w="1885" w:type="dxa"/>
            <w:tcBorders>
              <w:top w:val="single" w:sz="4" w:space="0" w:color="2E74B5"/>
              <w:left w:val="single" w:sz="4" w:space="0" w:color="2E74B5"/>
              <w:bottom w:val="single" w:sz="4" w:space="0" w:color="2E74B5"/>
              <w:right w:val="single" w:sz="4" w:space="0" w:color="2E74B5"/>
            </w:tcBorders>
          </w:tcPr>
          <w:p w14:paraId="665D17B3" w14:textId="77777777" w:rsidR="009D1437" w:rsidRPr="00731CD1" w:rsidRDefault="009D1437" w:rsidP="00616EC4">
            <w:pPr>
              <w:ind w:left="360"/>
              <w:jc w:val="both"/>
            </w:pPr>
          </w:p>
        </w:tc>
      </w:tr>
      <w:tr w:rsidR="009D1437" w:rsidRPr="00660ABB" w14:paraId="4B0719A6"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1FAD1040" w14:textId="77777777" w:rsidR="009D1437" w:rsidRDefault="009D1437" w:rsidP="00616EC4">
            <w:pPr>
              <w:autoSpaceDE w:val="0"/>
              <w:autoSpaceDN w:val="0"/>
              <w:adjustRightInd w:val="0"/>
            </w:pPr>
            <w:r w:rsidRPr="00393E7A">
              <w:t>ERR:61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4D5539BF" w14:textId="77777777" w:rsidR="009D1437" w:rsidRDefault="009D1437" w:rsidP="00616EC4">
            <w:pPr>
              <w:pStyle w:val="ListParagraph"/>
              <w:ind w:left="0"/>
              <w:jc w:val="both"/>
            </w:pPr>
            <w:r w:rsidRPr="00393E7A">
              <w:t>Chỉ được phép điều chỉnh hóa đơn cùng loại (HD GTGT / HD bán hàng...).</w:t>
            </w:r>
          </w:p>
        </w:tc>
        <w:tc>
          <w:tcPr>
            <w:tcW w:w="1885" w:type="dxa"/>
            <w:tcBorders>
              <w:top w:val="single" w:sz="4" w:space="0" w:color="2E74B5"/>
              <w:left w:val="single" w:sz="4" w:space="0" w:color="2E74B5"/>
              <w:bottom w:val="single" w:sz="4" w:space="0" w:color="2E74B5"/>
              <w:right w:val="single" w:sz="4" w:space="0" w:color="2E74B5"/>
            </w:tcBorders>
          </w:tcPr>
          <w:p w14:paraId="59952DB3" w14:textId="77777777" w:rsidR="009D1437" w:rsidRPr="00731CD1" w:rsidRDefault="009D1437" w:rsidP="00616EC4">
            <w:pPr>
              <w:ind w:left="360"/>
              <w:jc w:val="both"/>
            </w:pPr>
          </w:p>
        </w:tc>
      </w:tr>
      <w:tr w:rsidR="009D1437" w:rsidRPr="00660ABB" w14:paraId="050A845C"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A6FC52D" w14:textId="77777777" w:rsidR="009D1437" w:rsidRDefault="009D1437" w:rsidP="00616EC4">
            <w:pPr>
              <w:autoSpaceDE w:val="0"/>
              <w:autoSpaceDN w:val="0"/>
              <w:adjustRightInd w:val="0"/>
            </w:pPr>
            <w:r w:rsidRPr="00393E7A">
              <w:lastRenderedPageBreak/>
              <w:t>ERR:62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5CEC4150" w14:textId="77777777" w:rsidR="009D1437" w:rsidRDefault="009D1437" w:rsidP="00616EC4">
            <w:pPr>
              <w:pStyle w:val="ListParagraph"/>
              <w:ind w:left="0"/>
              <w:jc w:val="both"/>
            </w:pPr>
            <w:r w:rsidRPr="00393E7A">
              <w:t>Không được dùng không mã đăng ký gửi bảng tổng hợp thay thế, điều chỉnh các hóa đơn không mã gửi thông tin chi tiết.</w:t>
            </w:r>
          </w:p>
        </w:tc>
        <w:tc>
          <w:tcPr>
            <w:tcW w:w="1885" w:type="dxa"/>
            <w:tcBorders>
              <w:top w:val="single" w:sz="4" w:space="0" w:color="2E74B5"/>
              <w:left w:val="single" w:sz="4" w:space="0" w:color="2E74B5"/>
              <w:bottom w:val="single" w:sz="4" w:space="0" w:color="2E74B5"/>
              <w:right w:val="single" w:sz="4" w:space="0" w:color="2E74B5"/>
            </w:tcBorders>
          </w:tcPr>
          <w:p w14:paraId="6E927E77" w14:textId="77777777" w:rsidR="009D1437" w:rsidRPr="00731CD1" w:rsidRDefault="009D1437" w:rsidP="00616EC4">
            <w:pPr>
              <w:ind w:left="360"/>
              <w:jc w:val="both"/>
            </w:pPr>
          </w:p>
        </w:tc>
      </w:tr>
      <w:tr w:rsidR="009D1437" w:rsidRPr="00660ABB" w14:paraId="4A089F03"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7F846AE6" w14:textId="77777777" w:rsidR="009D1437" w:rsidRPr="009372AD" w:rsidRDefault="009D1437" w:rsidP="00616EC4">
            <w:pPr>
              <w:autoSpaceDE w:val="0"/>
              <w:autoSpaceDN w:val="0"/>
              <w:adjustRightInd w:val="0"/>
              <w:rPr>
                <w:rFonts w:eastAsia="Calibri"/>
              </w:rPr>
            </w:pPr>
            <w:r w:rsidRPr="009372AD">
              <w:rPr>
                <w:rFonts w:eastAsia="Calibri"/>
              </w:rPr>
              <w:t>OK: pattern;serial;invNumber</w:t>
            </w:r>
          </w:p>
          <w:p w14:paraId="16060393" w14:textId="77777777" w:rsidR="009D1437" w:rsidRPr="009372AD" w:rsidRDefault="009D1437" w:rsidP="00616EC4">
            <w:pPr>
              <w:autoSpaceDE w:val="0"/>
              <w:autoSpaceDN w:val="0"/>
              <w:adjustRightInd w:val="0"/>
              <w:rPr>
                <w:rFonts w:eastAsia="Calibri"/>
              </w:rPr>
            </w:pPr>
            <w:r w:rsidRPr="009372AD">
              <w:rPr>
                <w:rFonts w:eastAsia="Calibri"/>
              </w:rPr>
              <w:t>(Ví dụ:</w:t>
            </w:r>
          </w:p>
          <w:p w14:paraId="7FC3E85A" w14:textId="77777777" w:rsidR="009D1437" w:rsidRPr="009372AD" w:rsidRDefault="009D1437" w:rsidP="00616EC4">
            <w:pPr>
              <w:autoSpaceDE w:val="0"/>
              <w:autoSpaceDN w:val="0"/>
              <w:adjustRightInd w:val="0"/>
              <w:rPr>
                <w:rFonts w:eastAsia="Calibri"/>
              </w:rPr>
            </w:pPr>
            <w:r w:rsidRPr="009372AD">
              <w:rPr>
                <w:rFonts w:eastAsia="Calibri"/>
              </w:rPr>
              <w:t>OK:01GTKT3/001;AA/12E;0000002)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19B5CF9D"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OK </w:t>
            </w:r>
            <w:r w:rsidRPr="009372AD">
              <w:rPr>
                <w:rFonts w:eastAsia="Calibri"/>
              </w:rPr>
              <w:sym w:font="Wingdings" w:char="F0E0"/>
            </w:r>
            <w:r w:rsidRPr="009372AD">
              <w:rPr>
                <w:rFonts w:eastAsia="Calibri"/>
              </w:rPr>
              <w:t xml:space="preserve"> đã phát hành hóa đơn thành công</w:t>
            </w:r>
          </w:p>
          <w:p w14:paraId="6EEA8AE1"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Patter</w:t>
            </w:r>
            <w:r w:rsidRPr="009372AD">
              <w:rPr>
                <w:rFonts w:eastAsia="Calibri"/>
              </w:rPr>
              <w:sym w:font="Wingdings" w:char="F0E0"/>
            </w:r>
            <w:r w:rsidRPr="009372AD">
              <w:rPr>
                <w:rFonts w:eastAsia="Calibri"/>
              </w:rPr>
              <w:t xml:space="preserve"> Mẫu số của hóa đơn điều chỉnh </w:t>
            </w:r>
          </w:p>
          <w:p w14:paraId="36DED991"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Serial </w:t>
            </w:r>
            <w:r w:rsidRPr="009372AD">
              <w:rPr>
                <w:rFonts w:eastAsia="Calibri"/>
              </w:rPr>
              <w:sym w:font="Wingdings" w:char="F0E0"/>
            </w:r>
            <w:r w:rsidRPr="009372AD">
              <w:rPr>
                <w:rFonts w:eastAsia="Calibri"/>
              </w:rPr>
              <w:t xml:space="preserve"> serial của hóa đơn điều chỉnh </w:t>
            </w:r>
          </w:p>
          <w:p w14:paraId="1E4D6506"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invNumber: số hóa đơn điều chỉnh </w:t>
            </w:r>
          </w:p>
          <w:p w14:paraId="1A294663" w14:textId="77777777" w:rsidR="009D1437" w:rsidRPr="009372AD" w:rsidRDefault="009D1437" w:rsidP="00616EC4">
            <w:pPr>
              <w:pStyle w:val="ListParagraph"/>
              <w:spacing w:after="0" w:line="240" w:lineRule="auto"/>
              <w:rPr>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14:paraId="3C7E0813" w14:textId="77777777" w:rsidR="009D1437" w:rsidRPr="00731CD1" w:rsidRDefault="009D1437" w:rsidP="00616EC4">
            <w:pPr>
              <w:ind w:left="360"/>
              <w:jc w:val="both"/>
            </w:pPr>
          </w:p>
        </w:tc>
      </w:tr>
    </w:tbl>
    <w:p w14:paraId="47C91553" w14:textId="77777777" w:rsidR="009D1437" w:rsidRDefault="009D1437" w:rsidP="009D1437">
      <w:pPr>
        <w:rPr>
          <w:lang w:eastAsia="x-none"/>
        </w:rPr>
      </w:pPr>
    </w:p>
    <w:p w14:paraId="0843E5D3" w14:textId="77777777" w:rsidR="009D1437" w:rsidRDefault="009D1437" w:rsidP="009D1437">
      <w:pPr>
        <w:autoSpaceDE w:val="0"/>
        <w:autoSpaceDN w:val="0"/>
        <w:adjustRightInd w:val="0"/>
        <w:rPr>
          <w:color w:val="000000"/>
        </w:rPr>
      </w:pPr>
      <w:r w:rsidRPr="004D7DA9">
        <w:rPr>
          <w:b/>
          <w:color w:val="000000"/>
        </w:rPr>
        <w:t xml:space="preserve">Cấu trúc </w:t>
      </w:r>
      <w:r w:rsidRPr="004D7DA9">
        <w:rPr>
          <w:b/>
          <w:color w:val="000000"/>
          <w:highlight w:val="white"/>
        </w:rPr>
        <w:t>xmlInvData</w:t>
      </w:r>
      <w:r w:rsidRPr="004D7DA9">
        <w:rPr>
          <w:color w:val="000000"/>
        </w:rPr>
        <w:t>:</w:t>
      </w:r>
    </w:p>
    <w:p w14:paraId="2FD48CDF" w14:textId="77777777" w:rsidR="009D1437" w:rsidRPr="004D7DA9" w:rsidRDefault="009D1437" w:rsidP="009D1437">
      <w:pPr>
        <w:autoSpaceDE w:val="0"/>
        <w:autoSpaceDN w:val="0"/>
        <w:adjustRightInd w:val="0"/>
        <w:rPr>
          <w:color w:val="000000"/>
        </w:rPr>
      </w:pPr>
    </w:p>
    <w:p w14:paraId="082D09DA" w14:textId="77777777" w:rsidR="009D1437" w:rsidRPr="00B45A22" w:rsidRDefault="009D1437" w:rsidP="009D1437">
      <w:pPr>
        <w:shd w:val="clear" w:color="auto" w:fill="FFFFFF"/>
        <w:rPr>
          <w:rFonts w:ascii="Courier New" w:hAnsi="Courier New" w:cs="Courier New"/>
          <w:b/>
          <w:bCs/>
          <w:color w:val="000000"/>
          <w:sz w:val="20"/>
          <w:szCs w:val="20"/>
        </w:rPr>
      </w:pPr>
      <w:r w:rsidRPr="00B45A22">
        <w:rPr>
          <w:rFonts w:ascii="Courier New" w:hAnsi="Courier New" w:cs="Courier New"/>
          <w:color w:val="0000FF"/>
          <w:sz w:val="20"/>
          <w:szCs w:val="20"/>
        </w:rPr>
        <w:t>&lt;Invoices&gt;</w:t>
      </w:r>
    </w:p>
    <w:p w14:paraId="42DFA492" w14:textId="77777777" w:rsidR="009D1437" w:rsidRPr="00B45A22" w:rsidRDefault="009D1437" w:rsidP="009D143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&lt;SerialCert&gt;</w:t>
      </w:r>
      <w:r w:rsidRPr="00B45A22">
        <w:rPr>
          <w:rFonts w:ascii="Courier New" w:hAnsi="Courier New" w:cs="Courier New"/>
          <w:b/>
          <w:bCs/>
          <w:color w:val="000000"/>
          <w:sz w:val="20"/>
          <w:szCs w:val="20"/>
        </w:rPr>
        <w:t xml:space="preserve"> serial chứng thư của công ty </w:t>
      </w:r>
      <w:r w:rsidRPr="00B45A22">
        <w:rPr>
          <w:rFonts w:ascii="Courier New" w:hAnsi="Courier New" w:cs="Courier New"/>
          <w:color w:val="0000FF"/>
          <w:sz w:val="20"/>
          <w:szCs w:val="20"/>
        </w:rPr>
        <w:t>&lt;/SerialCert&gt;</w:t>
      </w:r>
    </w:p>
    <w:p w14:paraId="18B94D9B" w14:textId="77777777" w:rsidR="009D1437" w:rsidRPr="00B45A22" w:rsidRDefault="009D1437" w:rsidP="009D143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&lt;PatternOld&gt;</w:t>
      </w:r>
      <w:r w:rsidRPr="00B45A22">
        <w:rPr>
          <w:rFonts w:ascii="Courier New" w:hAnsi="Courier New" w:cs="Courier New"/>
          <w:b/>
          <w:bCs/>
          <w:color w:val="000000"/>
          <w:sz w:val="20"/>
          <w:szCs w:val="20"/>
        </w:rPr>
        <w:t xml:space="preserve"> mẫu số của hóa đơn bị điều chỉnh, thay thế </w:t>
      </w:r>
      <w:r w:rsidRPr="00B45A22">
        <w:rPr>
          <w:rFonts w:ascii="Courier New" w:hAnsi="Courier New" w:cs="Courier New"/>
          <w:color w:val="0000FF"/>
          <w:sz w:val="20"/>
          <w:szCs w:val="20"/>
        </w:rPr>
        <w:t>&lt;/PatternOld&gt;</w:t>
      </w:r>
    </w:p>
    <w:p w14:paraId="17E3019D" w14:textId="77777777" w:rsidR="009D1437" w:rsidRPr="00B45A22" w:rsidRDefault="009D1437" w:rsidP="009D143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&lt;SerialOld&gt;</w:t>
      </w:r>
      <w:r w:rsidRPr="00B45A22">
        <w:rPr>
          <w:rFonts w:ascii="Courier New" w:hAnsi="Courier New" w:cs="Courier New"/>
          <w:b/>
          <w:bCs/>
          <w:color w:val="000000"/>
          <w:sz w:val="20"/>
          <w:szCs w:val="20"/>
        </w:rPr>
        <w:t xml:space="preserve"> ký hiệu của hóa đơn bị điều chỉnh, thay thế </w:t>
      </w:r>
      <w:r w:rsidRPr="00B45A22">
        <w:rPr>
          <w:rFonts w:ascii="Courier New" w:hAnsi="Courier New" w:cs="Courier New"/>
          <w:color w:val="0000FF"/>
          <w:sz w:val="20"/>
          <w:szCs w:val="20"/>
        </w:rPr>
        <w:t>&lt;/SerialOld&gt;</w:t>
      </w:r>
    </w:p>
    <w:p w14:paraId="7AC19064" w14:textId="77777777" w:rsidR="009D1437" w:rsidRPr="00B45A22" w:rsidRDefault="009D1437" w:rsidP="009D143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&lt;NoOlde&gt;</w:t>
      </w:r>
      <w:r w:rsidRPr="00B45A22">
        <w:rPr>
          <w:rFonts w:ascii="Courier New" w:hAnsi="Courier New" w:cs="Courier New"/>
          <w:b/>
          <w:bCs/>
          <w:color w:val="000000"/>
          <w:sz w:val="20"/>
          <w:szCs w:val="20"/>
        </w:rPr>
        <w:t xml:space="preserve"> số hóa đơn của hóa đơn bị điều chỉnh, thay thế </w:t>
      </w:r>
      <w:r w:rsidRPr="00B45A22">
        <w:rPr>
          <w:rFonts w:ascii="Courier New" w:hAnsi="Courier New" w:cs="Courier New"/>
          <w:color w:val="0000FF"/>
          <w:sz w:val="20"/>
          <w:szCs w:val="20"/>
        </w:rPr>
        <w:t>&lt;/NoOlde&gt;</w:t>
      </w:r>
    </w:p>
    <w:p w14:paraId="6ECD3A8C" w14:textId="77777777" w:rsidR="009D1437" w:rsidRPr="00B45A22" w:rsidRDefault="009D1437" w:rsidP="009D143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&lt;Inv&gt;</w:t>
      </w:r>
    </w:p>
    <w:p w14:paraId="524BEE31" w14:textId="77777777" w:rsidR="009D1437" w:rsidRPr="00B45A22" w:rsidRDefault="009D1437" w:rsidP="009D143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&lt;key&gt;</w:t>
      </w:r>
      <w:r w:rsidRPr="00B45A22">
        <w:rPr>
          <w:rFonts w:ascii="Courier New" w:hAnsi="Courier New" w:cs="Courier New"/>
          <w:b/>
          <w:bCs/>
          <w:color w:val="000000"/>
          <w:sz w:val="20"/>
          <w:szCs w:val="20"/>
        </w:rPr>
        <w:t xml:space="preserve"> fkey hóa đơn mới </w:t>
      </w:r>
      <w:r w:rsidRPr="00B45A22">
        <w:rPr>
          <w:rFonts w:ascii="Courier New" w:hAnsi="Courier New" w:cs="Courier New"/>
          <w:color w:val="0000FF"/>
          <w:sz w:val="20"/>
          <w:szCs w:val="20"/>
        </w:rPr>
        <w:t>&lt;/key&gt;</w:t>
      </w:r>
    </w:p>
    <w:p w14:paraId="45FDA5D7" w14:textId="77777777" w:rsidR="009D1437" w:rsidRPr="00B45A22" w:rsidRDefault="009D1437" w:rsidP="009D143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&lt;idInv&gt;</w:t>
      </w:r>
      <w:r w:rsidRPr="00B45A22">
        <w:rPr>
          <w:rFonts w:ascii="Courier New" w:hAnsi="Courier New" w:cs="Courier New"/>
          <w:b/>
          <w:bCs/>
          <w:color w:val="000000"/>
          <w:sz w:val="20"/>
          <w:szCs w:val="20"/>
        </w:rPr>
        <w:t xml:space="preserve"> id hóa đơn mới trên hệ thống vnpt </w:t>
      </w:r>
      <w:r w:rsidRPr="00B45A22">
        <w:rPr>
          <w:rFonts w:ascii="Courier New" w:hAnsi="Courier New" w:cs="Courier New"/>
          <w:color w:val="0000FF"/>
          <w:sz w:val="20"/>
          <w:szCs w:val="20"/>
        </w:rPr>
        <w:t>&lt;/idInv&gt;</w:t>
      </w:r>
    </w:p>
    <w:p w14:paraId="2ED0135B" w14:textId="77777777" w:rsidR="009D1437" w:rsidRPr="00B45A22" w:rsidRDefault="009D1437" w:rsidP="009D143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&lt;signValue&gt;</w:t>
      </w:r>
      <w:r w:rsidRPr="00B45A22">
        <w:rPr>
          <w:rFonts w:ascii="Courier New" w:hAnsi="Courier New" w:cs="Courier New"/>
          <w:b/>
          <w:bCs/>
          <w:color w:val="000000"/>
          <w:sz w:val="20"/>
          <w:szCs w:val="20"/>
        </w:rPr>
        <w:t xml:space="preserve"> chuỗi ký </w:t>
      </w:r>
      <w:r w:rsidRPr="00B45A22">
        <w:rPr>
          <w:rFonts w:ascii="Courier New" w:hAnsi="Courier New" w:cs="Courier New"/>
          <w:color w:val="0000FF"/>
          <w:sz w:val="20"/>
          <w:szCs w:val="20"/>
        </w:rPr>
        <w:t>&lt;/signValue&gt;</w:t>
      </w:r>
    </w:p>
    <w:p w14:paraId="7F835343" w14:textId="77777777" w:rsidR="009D1437" w:rsidRPr="00B45A22" w:rsidRDefault="009D1437" w:rsidP="009D143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&lt;/Inv&gt;</w:t>
      </w:r>
    </w:p>
    <w:p w14:paraId="6C1E1CEF" w14:textId="77777777" w:rsidR="009D1437" w:rsidRPr="00B45A22" w:rsidRDefault="009D1437" w:rsidP="009D1437">
      <w:pPr>
        <w:shd w:val="clear" w:color="auto" w:fill="FFFFFF"/>
        <w:rPr>
          <w:rFonts w:ascii="Courier New" w:hAnsi="Courier New" w:cs="Courier New"/>
          <w:b/>
          <w:bCs/>
          <w:color w:val="000000"/>
          <w:sz w:val="20"/>
          <w:szCs w:val="20"/>
        </w:rPr>
      </w:pPr>
      <w:r w:rsidRPr="00B45A22">
        <w:rPr>
          <w:rFonts w:ascii="Courier New" w:hAnsi="Courier New" w:cs="Courier New"/>
          <w:color w:val="0000FF"/>
          <w:sz w:val="20"/>
          <w:szCs w:val="20"/>
        </w:rPr>
        <w:t>&lt;/Invoices&gt;</w:t>
      </w:r>
    </w:p>
    <w:p w14:paraId="5A48F6BB" w14:textId="77777777" w:rsidR="009D1437" w:rsidRDefault="009D1437" w:rsidP="009D1437">
      <w:pPr>
        <w:rPr>
          <w:szCs w:val="28"/>
        </w:rPr>
      </w:pPr>
    </w:p>
    <w:p w14:paraId="3C2E5227" w14:textId="77777777" w:rsidR="009D1437" w:rsidRDefault="009D1437" w:rsidP="009D1437">
      <w:pPr>
        <w:rPr>
          <w:szCs w:val="28"/>
        </w:rPr>
      </w:pPr>
      <w:r>
        <w:rPr>
          <w:szCs w:val="28"/>
        </w:rPr>
        <w:t xml:space="preserve">Trong đó: </w:t>
      </w:r>
      <w:r>
        <w:rPr>
          <w:szCs w:val="28"/>
        </w:rPr>
        <w:tab/>
      </w:r>
      <w:r>
        <w:rPr>
          <w:szCs w:val="28"/>
        </w:rPr>
        <w:tab/>
        <w:t xml:space="preserve">tag </w:t>
      </w:r>
      <w:r w:rsidRPr="00C75024">
        <w:rPr>
          <w:rFonts w:ascii="Consolas" w:hAnsi="Consolas" w:cs="Consolas"/>
          <w:color w:val="0000FF"/>
          <w:sz w:val="19"/>
          <w:szCs w:val="19"/>
          <w:highlight w:val="white"/>
        </w:rPr>
        <w:t>&lt;SerialCert&gt;</w:t>
      </w:r>
      <w:r>
        <w:rPr>
          <w:rFonts w:ascii="Consolas" w:hAnsi="Consolas" w:cs="Consolas"/>
          <w:color w:val="0000FF"/>
          <w:sz w:val="19"/>
          <w:szCs w:val="19"/>
        </w:rPr>
        <w:t xml:space="preserve">: </w:t>
      </w:r>
      <w:r w:rsidRPr="006E43BB">
        <w:rPr>
          <w:szCs w:val="28"/>
        </w:rPr>
        <w:t>serial chứng thư của công ty</w:t>
      </w:r>
    </w:p>
    <w:p w14:paraId="5812836C" w14:textId="77777777" w:rsidR="009D1437" w:rsidRDefault="009D1437" w:rsidP="009D1437">
      <w:pPr>
        <w:ind w:firstLine="720"/>
        <w:rPr>
          <w:rFonts w:ascii="Consolas" w:hAnsi="Consolas" w:cs="Consolas"/>
          <w:color w:val="0000FF"/>
          <w:sz w:val="19"/>
          <w:szCs w:val="19"/>
        </w:rPr>
      </w:pPr>
      <w:r>
        <w:rPr>
          <w:szCs w:val="28"/>
        </w:rPr>
        <w:tab/>
      </w:r>
      <w:r>
        <w:rPr>
          <w:szCs w:val="28"/>
        </w:rPr>
        <w:tab/>
        <w:t xml:space="preserve">tag </w:t>
      </w:r>
      <w:r w:rsidRPr="005B5A4F">
        <w:rPr>
          <w:rFonts w:ascii="Consolas" w:hAnsi="Consolas" w:cs="Consolas"/>
          <w:color w:val="0000FF"/>
          <w:sz w:val="19"/>
          <w:szCs w:val="19"/>
        </w:rPr>
        <w:t>&lt;PatternOld&gt;</w:t>
      </w:r>
      <w:r>
        <w:rPr>
          <w:rFonts w:ascii="Consolas" w:hAnsi="Consolas" w:cs="Consolas"/>
          <w:color w:val="0000FF"/>
          <w:sz w:val="19"/>
          <w:szCs w:val="19"/>
        </w:rPr>
        <w:t xml:space="preserve">: </w:t>
      </w:r>
      <w:r w:rsidRPr="00433E03">
        <w:rPr>
          <w:szCs w:val="28"/>
        </w:rPr>
        <w:t>mẫu số của hóa đơn bị điều chỉnh, thay thế</w:t>
      </w:r>
    </w:p>
    <w:p w14:paraId="5948BD98" w14:textId="77777777" w:rsidR="009D1437" w:rsidRDefault="009D1437" w:rsidP="009D1437">
      <w:pPr>
        <w:ind w:firstLine="72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szCs w:val="28"/>
        </w:rPr>
        <w:t xml:space="preserve">tag </w:t>
      </w:r>
      <w:r>
        <w:rPr>
          <w:rFonts w:ascii="Consolas" w:hAnsi="Consolas" w:cs="Consolas"/>
          <w:color w:val="0000FF"/>
          <w:sz w:val="19"/>
          <w:szCs w:val="19"/>
        </w:rPr>
        <w:t>&lt;</w:t>
      </w:r>
      <w:r w:rsidRPr="005B5A4F">
        <w:rPr>
          <w:rFonts w:ascii="Consolas" w:hAnsi="Consolas" w:cs="Consolas"/>
          <w:color w:val="0000FF"/>
          <w:sz w:val="19"/>
          <w:szCs w:val="19"/>
        </w:rPr>
        <w:t>SerialOld</w:t>
      </w:r>
      <w:r>
        <w:rPr>
          <w:rFonts w:ascii="Consolas" w:hAnsi="Consolas" w:cs="Consolas"/>
          <w:color w:val="0000FF"/>
          <w:sz w:val="19"/>
          <w:szCs w:val="19"/>
        </w:rPr>
        <w:t xml:space="preserve">&gt;: </w:t>
      </w:r>
      <w:r w:rsidRPr="00433E03">
        <w:rPr>
          <w:szCs w:val="28"/>
        </w:rPr>
        <w:t>ký hiệu của hóa đơn bị điều chỉnh, thay thế</w:t>
      </w:r>
    </w:p>
    <w:p w14:paraId="569E579E" w14:textId="77777777" w:rsidR="009D1437" w:rsidRPr="00433E03" w:rsidRDefault="009D1437" w:rsidP="009D1437">
      <w:pPr>
        <w:ind w:firstLine="72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szCs w:val="28"/>
        </w:rPr>
        <w:t xml:space="preserve">tag </w:t>
      </w:r>
      <w:r>
        <w:rPr>
          <w:rFonts w:ascii="Consolas" w:hAnsi="Consolas" w:cs="Consolas"/>
          <w:color w:val="0000FF"/>
          <w:sz w:val="19"/>
          <w:szCs w:val="19"/>
        </w:rPr>
        <w:t>&lt;</w:t>
      </w:r>
      <w:r w:rsidRPr="005B5A4F">
        <w:rPr>
          <w:rFonts w:ascii="Consolas" w:hAnsi="Consolas" w:cs="Consolas"/>
          <w:color w:val="0000FF"/>
          <w:sz w:val="19"/>
          <w:szCs w:val="19"/>
        </w:rPr>
        <w:t>NoOlde</w:t>
      </w:r>
      <w:r>
        <w:rPr>
          <w:rFonts w:ascii="Consolas" w:hAnsi="Consolas" w:cs="Consolas"/>
          <w:color w:val="0000FF"/>
          <w:sz w:val="19"/>
          <w:szCs w:val="19"/>
        </w:rPr>
        <w:t xml:space="preserve">&gt;: </w:t>
      </w:r>
      <w:r w:rsidRPr="00433E03">
        <w:rPr>
          <w:szCs w:val="28"/>
        </w:rPr>
        <w:t>số hóa đơn của hóa đơn bị điều chỉnh, thay thế</w:t>
      </w:r>
    </w:p>
    <w:p w14:paraId="13943BB7" w14:textId="77777777" w:rsidR="009D1437" w:rsidRDefault="009D1437" w:rsidP="009D1437">
      <w:pPr>
        <w:ind w:left="1440" w:firstLine="720"/>
        <w:rPr>
          <w:szCs w:val="28"/>
        </w:rPr>
      </w:pPr>
      <w:r>
        <w:rPr>
          <w:szCs w:val="28"/>
        </w:rPr>
        <w:t xml:space="preserve">tag </w:t>
      </w:r>
      <w:r w:rsidRPr="00735530">
        <w:rPr>
          <w:rFonts w:ascii="Consolas" w:hAnsi="Consolas" w:cs="Consolas"/>
          <w:color w:val="0000FF"/>
          <w:sz w:val="19"/>
          <w:szCs w:val="19"/>
          <w:highlight w:val="white"/>
        </w:rPr>
        <w:t>&lt;key&gt;</w:t>
      </w:r>
      <w:r>
        <w:rPr>
          <w:szCs w:val="28"/>
        </w:rPr>
        <w:t>: fkey hóa đơn mới</w:t>
      </w:r>
    </w:p>
    <w:p w14:paraId="38C3A3DD" w14:textId="77777777" w:rsidR="009D1437" w:rsidRPr="00735530" w:rsidRDefault="009D1437" w:rsidP="009D143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&lt;idInv&gt;</w:t>
      </w:r>
      <w:r w:rsidRPr="00735530">
        <w:rPr>
          <w:szCs w:val="28"/>
        </w:rPr>
        <w:t xml:space="preserve">: id hóa đơn </w:t>
      </w:r>
      <w:r>
        <w:rPr>
          <w:szCs w:val="28"/>
        </w:rPr>
        <w:t>mới</w:t>
      </w:r>
      <w:r w:rsidRPr="00735530">
        <w:rPr>
          <w:szCs w:val="28"/>
        </w:rPr>
        <w:t xml:space="preserve"> trên hệ thống vnpt</w:t>
      </w:r>
    </w:p>
    <w:p w14:paraId="44721A98" w14:textId="77777777" w:rsidR="009D1437" w:rsidRDefault="009D1437" w:rsidP="009D1437">
      <w:pPr>
        <w:pStyle w:val="ListParagraph"/>
        <w:rPr>
          <w:szCs w:val="28"/>
        </w:rPr>
      </w:pPr>
      <w:r w:rsidRPr="00735530">
        <w:rPr>
          <w:szCs w:val="28"/>
        </w:rPr>
        <w:tab/>
      </w:r>
      <w:r w:rsidRPr="00735530">
        <w:rPr>
          <w:szCs w:val="28"/>
        </w:rPr>
        <w:tab/>
        <w:t xml:space="preserve">tag </w:t>
      </w:r>
      <w:r w:rsidRPr="00735530">
        <w:rPr>
          <w:rFonts w:ascii="Consolas" w:hAnsi="Consolas" w:cs="Consolas"/>
          <w:color w:val="0000FF"/>
          <w:sz w:val="19"/>
          <w:szCs w:val="19"/>
          <w:highlight w:val="white"/>
        </w:rPr>
        <w:t>&lt;</w:t>
      </w:r>
      <w:r w:rsidRPr="00C75024">
        <w:rPr>
          <w:rFonts w:ascii="Consolas" w:hAnsi="Consolas" w:cs="Consolas"/>
          <w:color w:val="0000FF"/>
          <w:sz w:val="19"/>
          <w:szCs w:val="19"/>
          <w:highlight w:val="white"/>
        </w:rPr>
        <w:t>signValue</w:t>
      </w:r>
      <w:r w:rsidRPr="00735530">
        <w:rPr>
          <w:rFonts w:ascii="Consolas" w:hAnsi="Consolas" w:cs="Consolas"/>
          <w:color w:val="0000FF"/>
          <w:sz w:val="19"/>
          <w:szCs w:val="19"/>
          <w:highlight w:val="white"/>
        </w:rPr>
        <w:t>&gt;</w:t>
      </w:r>
      <w:r w:rsidRPr="00735530">
        <w:rPr>
          <w:szCs w:val="28"/>
        </w:rPr>
        <w:t xml:space="preserve">: </w:t>
      </w:r>
      <w:r>
        <w:rPr>
          <w:szCs w:val="28"/>
        </w:rPr>
        <w:t xml:space="preserve"> giá trị ký số của hóa đơn mới</w:t>
      </w:r>
    </w:p>
    <w:p w14:paraId="687313BB" w14:textId="77777777" w:rsidR="009D1437" w:rsidRDefault="009D1437" w:rsidP="009D1437">
      <w:pPr>
        <w:pStyle w:val="ListParagraph"/>
        <w:ind w:left="1440"/>
        <w:rPr>
          <w:szCs w:val="28"/>
        </w:rPr>
      </w:pPr>
    </w:p>
    <w:p w14:paraId="21C8D6F6" w14:textId="77777777" w:rsidR="009D1437" w:rsidRDefault="009D1437" w:rsidP="00480762">
      <w:pPr>
        <w:pStyle w:val="Heading3"/>
      </w:pPr>
      <w:bookmarkStart w:id="1397" w:name="_Toc198045374"/>
      <w:r>
        <w:t>Lấy thông tin config</w:t>
      </w:r>
      <w:bookmarkEnd w:id="1397"/>
      <w:r>
        <w:t xml:space="preserve"> </w:t>
      </w:r>
    </w:p>
    <w:p w14:paraId="30EB4FAB" w14:textId="77777777" w:rsidR="009D1437" w:rsidRPr="00593BE8" w:rsidRDefault="009D1437" w:rsidP="009D1437">
      <w:pPr>
        <w:pStyle w:val="N"/>
      </w:pPr>
      <w:r w:rsidRPr="00593BE8">
        <w:t>URL</w:t>
      </w:r>
    </w:p>
    <w:p w14:paraId="4E5C24B8" w14:textId="77777777" w:rsidR="009D1437" w:rsidRDefault="009D1437" w:rsidP="009D1437">
      <w:pPr>
        <w:pStyle w:val="N"/>
      </w:pPr>
      <w:r>
        <w:tab/>
      </w:r>
      <w:r w:rsidRPr="00007702">
        <w:t xml:space="preserve"> </w:t>
      </w:r>
      <w:r>
        <w:t>s</w:t>
      </w:r>
      <w:r w:rsidRPr="00EB3AC8">
        <w:t xml:space="preserve">tring </w:t>
      </w:r>
      <w:r w:rsidRPr="00915883">
        <w:rPr>
          <w:b/>
          <w:color w:val="000000"/>
          <w:sz w:val="26"/>
          <w:szCs w:val="26"/>
        </w:rPr>
        <w:t>getCompanyConfig</w:t>
      </w:r>
      <w:r w:rsidRPr="00761E77">
        <w:t xml:space="preserve"> (string Account, string ACpass, string </w:t>
      </w:r>
      <w:r>
        <w:rPr>
          <w:rFonts w:ascii="Consolas" w:hAnsi="Consolas" w:cs="Consolas"/>
          <w:color w:val="000000"/>
          <w:sz w:val="19"/>
          <w:szCs w:val="19"/>
        </w:rPr>
        <w:t>configKey</w:t>
      </w:r>
      <w:r w:rsidRPr="00761E77">
        <w:t>)</w:t>
      </w:r>
    </w:p>
    <w:p w14:paraId="3FF97944" w14:textId="77777777" w:rsidR="009D1437" w:rsidRPr="00593BE8" w:rsidRDefault="009D1437" w:rsidP="009D1437">
      <w:pPr>
        <w:pStyle w:val="N"/>
      </w:pPr>
      <w:r w:rsidRPr="00593BE8">
        <w:t>DESCRIPTION</w:t>
      </w:r>
    </w:p>
    <w:p w14:paraId="60ADF80C" w14:textId="77777777" w:rsidR="009D1437" w:rsidRDefault="009D1437" w:rsidP="009D1437">
      <w:pPr>
        <w:pStyle w:val="N"/>
      </w:pPr>
      <w:r>
        <w:tab/>
        <w:t xml:space="preserve">Đây là web service cho kiểm tra xem đã có config chưa </w:t>
      </w:r>
    </w:p>
    <w:p w14:paraId="0D11D61B" w14:textId="77777777" w:rsidR="009D1437" w:rsidRPr="00007702" w:rsidRDefault="009D1437" w:rsidP="009D1437">
      <w:pPr>
        <w:pStyle w:val="N"/>
      </w:pPr>
      <w:r w:rsidRPr="00663B3E">
        <w:t>HTTP METHOD</w:t>
      </w:r>
    </w:p>
    <w:p w14:paraId="004F72F3" w14:textId="77777777" w:rsidR="009D1437" w:rsidRPr="00007702" w:rsidRDefault="009D1437" w:rsidP="009D1437">
      <w:pPr>
        <w:pStyle w:val="N"/>
        <w:rPr>
          <w:b/>
        </w:rPr>
      </w:pPr>
      <w:r w:rsidRPr="00610AFD">
        <w:tab/>
      </w:r>
      <w:r w:rsidRPr="00610AFD">
        <w:tab/>
        <w:t>POST</w:t>
      </w:r>
    </w:p>
    <w:p w14:paraId="02F97D0B" w14:textId="77777777" w:rsidR="009D1437" w:rsidRPr="00610AFD" w:rsidRDefault="009D1437" w:rsidP="009D1437">
      <w:pPr>
        <w:pStyle w:val="N"/>
      </w:pPr>
      <w:r w:rsidRPr="00610AFD">
        <w:t>REQUEST BODY</w:t>
      </w:r>
    </w:p>
    <w:p w14:paraId="383EBB48"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Tài khoản được cấp phát cho nhân viên gọi lệnh phát hành hóa đơn</w:t>
      </w:r>
    </w:p>
    <w:p w14:paraId="59A3886B"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915883">
        <w:rPr>
          <w:b/>
          <w:color w:val="000000"/>
        </w:rPr>
        <w:lastRenderedPageBreak/>
        <w:t>configKey</w:t>
      </w:r>
      <w:r>
        <w:rPr>
          <w:color w:val="000000"/>
        </w:rPr>
        <w:t>: key config</w:t>
      </w:r>
    </w:p>
    <w:p w14:paraId="71B55187"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4950"/>
        <w:gridCol w:w="1885"/>
      </w:tblGrid>
      <w:tr w:rsidR="009D1437" w:rsidRPr="00660ABB" w14:paraId="71987FC0"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F2F2F2"/>
          </w:tcPr>
          <w:p w14:paraId="54058E05" w14:textId="77777777" w:rsidR="009D1437" w:rsidRPr="00660ABB" w:rsidRDefault="009D1437" w:rsidP="00616EC4">
            <w:pPr>
              <w:pStyle w:val="ListParagraph"/>
            </w:pPr>
            <w:r>
              <w:t>Kết 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14:paraId="742637E5" w14:textId="77777777" w:rsidR="009D1437" w:rsidRPr="00660ABB" w:rsidRDefault="009D1437" w:rsidP="00616EC4">
            <w:pPr>
              <w:pStyle w:val="ListParagraph"/>
            </w:pPr>
            <w:r w:rsidRPr="00660ABB">
              <w:t>Mô 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14:paraId="793B4379" w14:textId="77777777" w:rsidR="009D1437" w:rsidRPr="00660ABB" w:rsidRDefault="009D1437" w:rsidP="00616EC4">
            <w:pPr>
              <w:pStyle w:val="ListParagraph"/>
            </w:pPr>
            <w:r>
              <w:t>Ghi chú</w:t>
            </w:r>
          </w:p>
        </w:tc>
      </w:tr>
      <w:tr w:rsidR="009D1437" w:rsidRPr="00660ABB" w14:paraId="010B91BE" w14:textId="77777777" w:rsidTr="00616EC4">
        <w:tc>
          <w:tcPr>
            <w:tcW w:w="2430" w:type="dxa"/>
            <w:tcBorders>
              <w:top w:val="single" w:sz="4" w:space="0" w:color="2E74B5"/>
              <w:left w:val="single" w:sz="4" w:space="0" w:color="2E74B5"/>
              <w:right w:val="single" w:sz="4" w:space="0" w:color="2E74B5"/>
            </w:tcBorders>
            <w:shd w:val="clear" w:color="auto" w:fill="auto"/>
          </w:tcPr>
          <w:p w14:paraId="0269E044" w14:textId="77777777" w:rsidR="009D1437" w:rsidRPr="009372AD" w:rsidRDefault="009D1437" w:rsidP="00616EC4">
            <w:pPr>
              <w:autoSpaceDE w:val="0"/>
              <w:autoSpaceDN w:val="0"/>
              <w:adjustRightInd w:val="0"/>
              <w:rPr>
                <w:rFonts w:eastAsia="Calibri"/>
                <w:sz w:val="19"/>
                <w:szCs w:val="19"/>
              </w:rPr>
            </w:pPr>
            <w:r w:rsidRPr="009372AD">
              <w:rPr>
                <w:rFonts w:eastAsia="Calibri"/>
              </w:rPr>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2CD3964" w14:textId="77777777" w:rsidR="009D1437" w:rsidRPr="009372AD" w:rsidRDefault="009D1437" w:rsidP="00616EC4">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w:t>
            </w:r>
          </w:p>
        </w:tc>
        <w:tc>
          <w:tcPr>
            <w:tcW w:w="1885" w:type="dxa"/>
            <w:tcBorders>
              <w:top w:val="single" w:sz="4" w:space="0" w:color="2E74B5"/>
              <w:left w:val="single" w:sz="4" w:space="0" w:color="2E74B5"/>
              <w:bottom w:val="single" w:sz="4" w:space="0" w:color="2E74B5"/>
              <w:right w:val="single" w:sz="4" w:space="0" w:color="2E74B5"/>
            </w:tcBorders>
          </w:tcPr>
          <w:p w14:paraId="061F7D03" w14:textId="77777777" w:rsidR="009D1437" w:rsidRPr="009372AD" w:rsidRDefault="009D1437" w:rsidP="00616EC4">
            <w:pPr>
              <w:pStyle w:val="ListParagraph"/>
              <w:ind w:left="0"/>
              <w:jc w:val="both"/>
            </w:pPr>
          </w:p>
        </w:tc>
      </w:tr>
      <w:tr w:rsidR="009D1437" w:rsidRPr="00660ABB" w14:paraId="36197CED"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33E2DB99" w14:textId="77777777" w:rsidR="009D1437" w:rsidRPr="009372AD" w:rsidRDefault="009D1437" w:rsidP="00616EC4">
            <w:pPr>
              <w:autoSpaceDE w:val="0"/>
              <w:autoSpaceDN w:val="0"/>
              <w:adjustRightInd w:val="0"/>
              <w:rPr>
                <w:rFonts w:eastAsia="Calibri"/>
              </w:rPr>
            </w:pPr>
            <w:r w:rsidRPr="00E22984">
              <w:rPr>
                <w:rFonts w:eastAsia="Calibri"/>
              </w:rPr>
              <w:t>ERR:</w:t>
            </w:r>
            <w:r>
              <w:rPr>
                <w:rFonts w:eastAsia="Calibri"/>
              </w:rPr>
              <w:t>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210F518E" w14:textId="77777777" w:rsidR="009D1437" w:rsidRPr="009372AD" w:rsidRDefault="009D1437" w:rsidP="00616EC4">
            <w:pPr>
              <w:rPr>
                <w:rFonts w:eastAsia="Calibri"/>
              </w:rPr>
            </w:pPr>
            <w:r>
              <w:rPr>
                <w:rFonts w:eastAsia="Calibri"/>
              </w:rPr>
              <w:t>Không tìm thấy công ty hoặc tài khoản không tồn tại</w:t>
            </w:r>
          </w:p>
        </w:tc>
        <w:tc>
          <w:tcPr>
            <w:tcW w:w="1885" w:type="dxa"/>
            <w:tcBorders>
              <w:top w:val="single" w:sz="4" w:space="0" w:color="2E74B5"/>
              <w:left w:val="single" w:sz="4" w:space="0" w:color="2E74B5"/>
              <w:bottom w:val="single" w:sz="4" w:space="0" w:color="2E74B5"/>
              <w:right w:val="single" w:sz="4" w:space="0" w:color="2E74B5"/>
            </w:tcBorders>
          </w:tcPr>
          <w:p w14:paraId="63B872D0" w14:textId="77777777" w:rsidR="009D1437" w:rsidRPr="009372AD" w:rsidRDefault="009D1437" w:rsidP="00616EC4">
            <w:pPr>
              <w:jc w:val="both"/>
            </w:pPr>
          </w:p>
        </w:tc>
      </w:tr>
      <w:tr w:rsidR="009D1437" w:rsidRPr="00660ABB" w14:paraId="3A0C64F1"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ADA6CB6" w14:textId="77777777" w:rsidR="009D1437" w:rsidRPr="009372AD" w:rsidRDefault="009D1437" w:rsidP="00616EC4">
            <w:pPr>
              <w:autoSpaceDE w:val="0"/>
              <w:autoSpaceDN w:val="0"/>
              <w:adjustRightInd w:val="0"/>
              <w:rPr>
                <w:rFonts w:eastAsia="Calibri"/>
              </w:rPr>
            </w:pPr>
            <w:r w:rsidRPr="00E22984">
              <w:rPr>
                <w:rFonts w:eastAsia="Calibri"/>
              </w:rPr>
              <w:t>ERR:</w:t>
            </w:r>
            <w:r>
              <w:rPr>
                <w:rFonts w:eastAsia="Calibri"/>
              </w:rPr>
              <w:t>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8894912" w14:textId="77777777" w:rsidR="009D1437" w:rsidRPr="009372AD" w:rsidRDefault="009D1437" w:rsidP="00616EC4">
            <w:pPr>
              <w:rPr>
                <w:rFonts w:eastAsia="Calibri"/>
              </w:rPr>
            </w:pPr>
            <w:r>
              <w:rPr>
                <w:rFonts w:eastAsia="Calibri"/>
              </w:rPr>
              <w:t>Key null</w:t>
            </w:r>
          </w:p>
        </w:tc>
        <w:tc>
          <w:tcPr>
            <w:tcW w:w="1885" w:type="dxa"/>
            <w:tcBorders>
              <w:top w:val="single" w:sz="4" w:space="0" w:color="2E74B5"/>
              <w:left w:val="single" w:sz="4" w:space="0" w:color="2E74B5"/>
              <w:bottom w:val="single" w:sz="4" w:space="0" w:color="2E74B5"/>
              <w:right w:val="single" w:sz="4" w:space="0" w:color="2E74B5"/>
            </w:tcBorders>
          </w:tcPr>
          <w:p w14:paraId="45C53844" w14:textId="77777777" w:rsidR="009D1437" w:rsidRPr="009372AD" w:rsidRDefault="009D1437" w:rsidP="00616EC4">
            <w:pPr>
              <w:pStyle w:val="ListParagraph"/>
              <w:ind w:left="0"/>
              <w:jc w:val="both"/>
            </w:pPr>
          </w:p>
        </w:tc>
      </w:tr>
      <w:tr w:rsidR="009D1437" w:rsidRPr="00660ABB" w14:paraId="73119AFC"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8893C09" w14:textId="77777777" w:rsidR="009D1437" w:rsidRPr="009372AD" w:rsidRDefault="009D1437" w:rsidP="00616EC4">
            <w:pPr>
              <w:autoSpaceDE w:val="0"/>
              <w:autoSpaceDN w:val="0"/>
              <w:adjustRightInd w:val="0"/>
              <w:rPr>
                <w:rFonts w:eastAsia="Calibri"/>
              </w:rPr>
            </w:pPr>
            <w:r w:rsidRPr="00E22984">
              <w:rPr>
                <w:rFonts w:eastAsia="Calibri"/>
              </w:rPr>
              <w:t>ERR:3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13D0C784" w14:textId="77777777" w:rsidR="009D1437" w:rsidRPr="00915883" w:rsidRDefault="009D1437" w:rsidP="00616EC4">
            <w:pPr>
              <w:pStyle w:val="ListParagraph"/>
              <w:spacing w:after="0" w:line="240" w:lineRule="auto"/>
              <w:ind w:left="0"/>
              <w:rPr>
                <w:rFonts w:eastAsia="Calibri"/>
              </w:rPr>
            </w:pPr>
            <w:r w:rsidRPr="00915883">
              <w:t>Mã thông điệp không thuộc công ty tra cứu</w:t>
            </w:r>
          </w:p>
        </w:tc>
        <w:tc>
          <w:tcPr>
            <w:tcW w:w="1885" w:type="dxa"/>
            <w:tcBorders>
              <w:top w:val="single" w:sz="4" w:space="0" w:color="2E74B5"/>
              <w:left w:val="single" w:sz="4" w:space="0" w:color="2E74B5"/>
              <w:bottom w:val="single" w:sz="4" w:space="0" w:color="2E74B5"/>
              <w:right w:val="single" w:sz="4" w:space="0" w:color="2E74B5"/>
            </w:tcBorders>
          </w:tcPr>
          <w:p w14:paraId="4B82C6CE" w14:textId="77777777" w:rsidR="009D1437" w:rsidRPr="009372AD" w:rsidRDefault="009D1437" w:rsidP="00616EC4">
            <w:pPr>
              <w:pStyle w:val="ListParagraph"/>
              <w:ind w:left="0"/>
              <w:jc w:val="both"/>
            </w:pPr>
          </w:p>
        </w:tc>
      </w:tr>
      <w:tr w:rsidR="009D1437" w:rsidRPr="00660ABB" w14:paraId="62769327" w14:textId="77777777" w:rsidTr="00616EC4">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573A0B3" w14:textId="77777777" w:rsidR="009D1437" w:rsidRPr="009372AD" w:rsidRDefault="009D1437" w:rsidP="00616EC4">
            <w:pPr>
              <w:autoSpaceDE w:val="0"/>
              <w:autoSpaceDN w:val="0"/>
              <w:adjustRightInd w:val="0"/>
              <w:rPr>
                <w:rFonts w:eastAsia="Calibri"/>
              </w:rPr>
            </w:pPr>
            <w:r w:rsidRPr="00E22984">
              <w:rPr>
                <w:rFonts w:eastAsia="Calibri"/>
              </w:rP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FE89CEA" w14:textId="77777777" w:rsidR="009D1437" w:rsidRDefault="009D1437" w:rsidP="00616EC4">
            <w:pPr>
              <w:pStyle w:val="ListParagraph"/>
              <w:spacing w:after="0" w:line="240" w:lineRule="auto"/>
              <w:ind w:left="0"/>
              <w:rPr>
                <w:rFonts w:eastAsia="Calibri"/>
              </w:rPr>
            </w:pPr>
            <w:r>
              <w:rPr>
                <w:rFonts w:eastAsia="Calibri"/>
              </w:rPr>
              <w:t>Có lỗi xảy ra</w:t>
            </w:r>
          </w:p>
        </w:tc>
        <w:tc>
          <w:tcPr>
            <w:tcW w:w="1885" w:type="dxa"/>
            <w:tcBorders>
              <w:top w:val="single" w:sz="4" w:space="0" w:color="2E74B5"/>
              <w:left w:val="single" w:sz="4" w:space="0" w:color="2E74B5"/>
              <w:bottom w:val="single" w:sz="4" w:space="0" w:color="2E74B5"/>
              <w:right w:val="single" w:sz="4" w:space="0" w:color="2E74B5"/>
            </w:tcBorders>
          </w:tcPr>
          <w:p w14:paraId="59D88516" w14:textId="77777777" w:rsidR="009D1437" w:rsidRPr="00731CD1" w:rsidRDefault="009D1437" w:rsidP="00616EC4">
            <w:pPr>
              <w:jc w:val="both"/>
            </w:pPr>
            <w:r>
              <w:t>Lỗi không xác định</w:t>
            </w:r>
          </w:p>
        </w:tc>
      </w:tr>
      <w:tr w:rsidR="009D1437" w:rsidRPr="00660ABB" w14:paraId="335798B9"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79F82A2A" w14:textId="77777777" w:rsidR="009D1437" w:rsidRPr="009372AD" w:rsidRDefault="009D1437" w:rsidP="00616EC4">
            <w:pPr>
              <w:autoSpaceDE w:val="0"/>
              <w:autoSpaceDN w:val="0"/>
              <w:adjustRightInd w:val="0"/>
              <w:rPr>
                <w:rFonts w:eastAsia="Calibri"/>
              </w:rPr>
            </w:pPr>
            <w:r w:rsidRPr="009372AD">
              <w:rPr>
                <w:rFonts w:eastAsia="Calibri"/>
              </w:rPr>
              <w:t xml:space="preserve">OK: </w:t>
            </w:r>
            <w:r>
              <w:rPr>
                <w:rFonts w:eastAsia="Calibri"/>
              </w:rPr>
              <w:t>stringBase64</w:t>
            </w:r>
          </w:p>
          <w:p w14:paraId="407675C8" w14:textId="77777777" w:rsidR="009D1437" w:rsidRPr="009372AD" w:rsidRDefault="009D1437" w:rsidP="00616EC4">
            <w:pPr>
              <w:autoSpaceDE w:val="0"/>
              <w:autoSpaceDN w:val="0"/>
              <w:adjustRightInd w:val="0"/>
              <w:rPr>
                <w:rFonts w:eastAsia="Calibri"/>
              </w:rPr>
            </w:pP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1B91627C" w14:textId="77777777" w:rsidR="009D1437" w:rsidRPr="00915883" w:rsidRDefault="009D1437" w:rsidP="00616EC4">
            <w:pPr>
              <w:rPr>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14:paraId="337BE6F2" w14:textId="77777777" w:rsidR="009D1437" w:rsidRPr="00731CD1" w:rsidRDefault="009D1437" w:rsidP="00616EC4">
            <w:pPr>
              <w:ind w:left="360"/>
              <w:jc w:val="both"/>
            </w:pPr>
          </w:p>
        </w:tc>
      </w:tr>
    </w:tbl>
    <w:p w14:paraId="428ABDA2" w14:textId="77777777" w:rsidR="009D1437" w:rsidRDefault="009D1437" w:rsidP="009D1437">
      <w:pPr>
        <w:autoSpaceDE w:val="0"/>
        <w:autoSpaceDN w:val="0"/>
        <w:adjustRightInd w:val="0"/>
        <w:rPr>
          <w:color w:val="000000"/>
        </w:rPr>
      </w:pPr>
    </w:p>
    <w:p w14:paraId="5F99D42E" w14:textId="77777777" w:rsidR="009D1437" w:rsidRDefault="009D1437" w:rsidP="009D1437">
      <w:pPr>
        <w:autoSpaceDE w:val="0"/>
        <w:autoSpaceDN w:val="0"/>
        <w:adjustRightInd w:val="0"/>
        <w:rPr>
          <w:color w:val="000000"/>
        </w:rPr>
      </w:pPr>
    </w:p>
    <w:p w14:paraId="2B6DCADE" w14:textId="77777777" w:rsidR="009D1437" w:rsidRDefault="009D1437" w:rsidP="009D1437">
      <w:pPr>
        <w:autoSpaceDE w:val="0"/>
        <w:autoSpaceDN w:val="0"/>
        <w:adjustRightInd w:val="0"/>
        <w:rPr>
          <w:color w:val="000000"/>
        </w:rPr>
      </w:pPr>
    </w:p>
    <w:p w14:paraId="2E0C7E8A" w14:textId="77777777" w:rsidR="009D1437" w:rsidRDefault="009D1437" w:rsidP="0085100F">
      <w:pPr>
        <w:pStyle w:val="Heading1"/>
      </w:pPr>
      <w:bookmarkStart w:id="1398" w:name="_Toc198045375"/>
      <w:r>
        <w:lastRenderedPageBreak/>
        <w:t>Danh sách các hàm tích chứng từ khấu trừ thu nhập cá nhân</w:t>
      </w:r>
      <w:bookmarkEnd w:id="1398"/>
    </w:p>
    <w:p w14:paraId="305F5072" w14:textId="77777777" w:rsidR="009D1437" w:rsidRDefault="009D1437" w:rsidP="0085100F">
      <w:pPr>
        <w:pStyle w:val="Heading2"/>
      </w:pPr>
      <w:bookmarkStart w:id="1399" w:name="_Toc198045376"/>
      <w:r>
        <w:t>Nhóm các hàm webservice tạo lập và phát hàng chứng từ(PublishSerive)</w:t>
      </w:r>
      <w:bookmarkEnd w:id="1399"/>
    </w:p>
    <w:p w14:paraId="539DF6DC" w14:textId="77777777" w:rsidR="009D1437" w:rsidRDefault="009D1437" w:rsidP="00480762">
      <w:pPr>
        <w:pStyle w:val="Heading3"/>
      </w:pPr>
      <w:r>
        <w:rPr>
          <w:lang w:val="en-US"/>
        </w:rPr>
        <w:t xml:space="preserve"> </w:t>
      </w:r>
      <w:bookmarkStart w:id="1400" w:name="_Toc198045377"/>
      <w:r>
        <w:rPr>
          <w:lang w:val="en-US"/>
        </w:rPr>
        <w:t>P</w:t>
      </w:r>
      <w:r>
        <w:t>hát hành chứng từ</w:t>
      </w:r>
      <w:r>
        <w:rPr>
          <w:lang w:val="en-US"/>
        </w:rPr>
        <w:t xml:space="preserve"> (HSM)</w:t>
      </w:r>
      <w:bookmarkEnd w:id="1400"/>
      <w:r>
        <w:tab/>
      </w:r>
    </w:p>
    <w:p w14:paraId="6E1440C4" w14:textId="77777777" w:rsidR="009D1437" w:rsidRPr="00000ECB" w:rsidRDefault="009D1437" w:rsidP="009D1437">
      <w:pPr>
        <w:pStyle w:val="NormalIndent"/>
        <w:rPr>
          <w:lang w:eastAsia="x-none"/>
        </w:rPr>
      </w:pPr>
      <w:r>
        <w:rPr>
          <w:lang w:eastAsia="x-none"/>
        </w:rPr>
        <w:t>Url</w:t>
      </w:r>
    </w:p>
    <w:p w14:paraId="1A05A028" w14:textId="77777777" w:rsidR="009D1437" w:rsidRPr="00885F8A" w:rsidRDefault="009D1437" w:rsidP="009D1437">
      <w:pPr>
        <w:pStyle w:val="N"/>
      </w:pPr>
      <w:r w:rsidRPr="00885F8A">
        <w:t xml:space="preserve">String </w:t>
      </w:r>
      <w:r w:rsidRPr="00045BC2">
        <w:rPr>
          <w:b/>
        </w:rPr>
        <w:t xml:space="preserve">ImportAndPublishCTT </w:t>
      </w:r>
      <w:r w:rsidRPr="00885F8A">
        <w:t>(</w:t>
      </w:r>
      <w:r w:rsidRPr="00CD4230">
        <w:t>string Account, string ACpass, string xmlInvData, string username, string password, string pattern = "", string serial = "", int convert = 0</w:t>
      </w:r>
      <w:r w:rsidRPr="00885F8A">
        <w:t>).</w:t>
      </w:r>
    </w:p>
    <w:p w14:paraId="64DDE93C" w14:textId="77777777" w:rsidR="009D1437" w:rsidRPr="00593BE8" w:rsidRDefault="009D1437" w:rsidP="009D1437">
      <w:pPr>
        <w:pStyle w:val="N"/>
      </w:pPr>
      <w:r w:rsidRPr="00593BE8">
        <w:t>DESCRIPTION</w:t>
      </w:r>
    </w:p>
    <w:p w14:paraId="3049804F" w14:textId="77777777" w:rsidR="009D1437" w:rsidRPr="007C1EEB" w:rsidRDefault="009D1437" w:rsidP="009D1437">
      <w:pPr>
        <w:pStyle w:val="N"/>
      </w:pPr>
      <w:r>
        <w:tab/>
        <w:t>Đây là web service cho phép phát hành chứng từ với dữ liệu XML của khách hàng, tối đa cho 5000 chứng từ.</w:t>
      </w:r>
    </w:p>
    <w:p w14:paraId="0ECC248E" w14:textId="77777777" w:rsidR="009D1437" w:rsidRPr="00007702" w:rsidRDefault="009D1437" w:rsidP="009D1437">
      <w:pPr>
        <w:pStyle w:val="N"/>
      </w:pPr>
      <w:r w:rsidRPr="00663B3E">
        <w:t>HTTP METHOD</w:t>
      </w:r>
    </w:p>
    <w:p w14:paraId="48A3047F" w14:textId="77777777" w:rsidR="009D1437" w:rsidRPr="00007702" w:rsidRDefault="009D1437" w:rsidP="009D1437">
      <w:pPr>
        <w:pStyle w:val="N"/>
        <w:rPr>
          <w:b/>
        </w:rPr>
      </w:pPr>
      <w:r w:rsidRPr="00610AFD">
        <w:tab/>
      </w:r>
      <w:r w:rsidRPr="00610AFD">
        <w:tab/>
        <w:t>POST</w:t>
      </w:r>
    </w:p>
    <w:p w14:paraId="30F05CB8" w14:textId="77777777" w:rsidR="009D1437" w:rsidRPr="00610AFD" w:rsidRDefault="009D1437" w:rsidP="009D1437">
      <w:pPr>
        <w:pStyle w:val="N"/>
      </w:pPr>
      <w:r w:rsidRPr="00610AFD">
        <w:t>REQUEST BODY</w:t>
      </w:r>
    </w:p>
    <w:p w14:paraId="1021DDDB" w14:textId="1738885F" w:rsidR="009D1437" w:rsidRPr="009372AD" w:rsidRDefault="003A2D99" w:rsidP="009D1437">
      <w:pPr>
        <w:pStyle w:val="ListParagraph"/>
        <w:numPr>
          <w:ilvl w:val="0"/>
          <w:numId w:val="3"/>
        </w:numPr>
        <w:spacing w:after="0" w:line="360" w:lineRule="auto"/>
        <w:jc w:val="both"/>
        <w:rPr>
          <w:rFonts w:eastAsia="Calibri"/>
          <w:b/>
          <w:u w:val="single"/>
        </w:rPr>
      </w:pPr>
      <w:r>
        <w:rPr>
          <w:rFonts w:eastAsia="Calibri"/>
          <w:b/>
        </w:rPr>
        <w:t>Account/ACPass</w:t>
      </w:r>
      <w:r w:rsidR="009D1437" w:rsidRPr="009372AD">
        <w:rPr>
          <w:rFonts w:eastAsia="Calibri"/>
          <w:b/>
        </w:rPr>
        <w:t xml:space="preserve">:  </w:t>
      </w:r>
      <w:r w:rsidR="009D1437" w:rsidRPr="009372AD">
        <w:rPr>
          <w:rFonts w:eastAsia="Calibri"/>
        </w:rPr>
        <w:t xml:space="preserve">Tài khoản được cấp phát cho nhân viên gọi lệnh phát hành </w:t>
      </w:r>
      <w:r w:rsidR="009D1437">
        <w:rPr>
          <w:rFonts w:eastAsia="Calibri"/>
        </w:rPr>
        <w:t>chứng từ</w:t>
      </w:r>
    </w:p>
    <w:p w14:paraId="7E48DA52" w14:textId="660C1661"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w:t>
      </w:r>
      <w:r w:rsidR="003A2D99">
        <w:rPr>
          <w:rFonts w:eastAsia="Calibri"/>
        </w:rPr>
        <w:t>n webservice (</w:t>
      </w:r>
      <w:r>
        <w:rPr>
          <w:rFonts w:eastAsia="Calibri"/>
        </w:rPr>
        <w:t>tài khoản có quyền ServiceRole trong hệ thống)</w:t>
      </w:r>
      <w:r w:rsidRPr="009372AD">
        <w:rPr>
          <w:rFonts w:eastAsia="Calibri"/>
        </w:rPr>
        <w:t>.</w:t>
      </w:r>
    </w:p>
    <w:p w14:paraId="4BEC6BBB" w14:textId="0E014526" w:rsidR="009D1437" w:rsidRPr="0085200C"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xml:space="preserve">: </w:t>
      </w:r>
      <w:r>
        <w:rPr>
          <w:rFonts w:eastAsia="Calibri"/>
        </w:rPr>
        <w:t>Chuỗi</w:t>
      </w:r>
      <w:r w:rsidRPr="009372AD">
        <w:rPr>
          <w:rFonts w:eastAsia="Calibri"/>
        </w:rPr>
        <w:t xml:space="preserve"> XML dữ liệu </w:t>
      </w:r>
      <w:r>
        <w:rPr>
          <w:rFonts w:eastAsia="Calibri"/>
        </w:rPr>
        <w:t>chứng từ</w:t>
      </w:r>
      <w:r w:rsidR="003A2D99">
        <w:rPr>
          <w:rFonts w:eastAsia="Calibri"/>
        </w:rPr>
        <w:t xml:space="preserve"> (</w:t>
      </w:r>
      <w:r>
        <w:rPr>
          <w:rFonts w:eastAsia="Calibri"/>
        </w:rPr>
        <w:t>theo cấu trúc mô tả)</w:t>
      </w:r>
    </w:p>
    <w:p w14:paraId="47EDCD29" w14:textId="77777777" w:rsidR="009D1437" w:rsidRPr="00F8431D" w:rsidRDefault="009D1437" w:rsidP="009D1437">
      <w:pPr>
        <w:pStyle w:val="ListParagraph"/>
        <w:numPr>
          <w:ilvl w:val="0"/>
          <w:numId w:val="2"/>
        </w:numPr>
        <w:spacing w:after="0" w:line="360" w:lineRule="auto"/>
        <w:ind w:left="1080"/>
        <w:jc w:val="both"/>
        <w:rPr>
          <w:rFonts w:eastAsia="Calibri"/>
          <w:b/>
          <w:u w:val="single"/>
        </w:rPr>
      </w:pPr>
      <w:r>
        <w:rPr>
          <w:rFonts w:eastAsia="Calibri"/>
          <w:b/>
        </w:rPr>
        <w:t>pattern</w:t>
      </w:r>
      <w:r w:rsidRPr="00F8431D">
        <w:rPr>
          <w:rFonts w:eastAsia="Calibri"/>
          <w:b/>
        </w:rPr>
        <w:t>:</w:t>
      </w:r>
      <w:r>
        <w:rPr>
          <w:rFonts w:eastAsia="Calibri"/>
          <w:b/>
        </w:rPr>
        <w:t xml:space="preserve"> </w:t>
      </w:r>
      <w:r>
        <w:rPr>
          <w:rFonts w:eastAsia="Calibri"/>
        </w:rPr>
        <w:t>Mẫu số chứng từ</w:t>
      </w:r>
    </w:p>
    <w:p w14:paraId="08E46AC6" w14:textId="77777777" w:rsidR="009D1437" w:rsidRPr="0085200C" w:rsidRDefault="009D1437" w:rsidP="009D1437">
      <w:pPr>
        <w:pStyle w:val="ListParagraph"/>
        <w:numPr>
          <w:ilvl w:val="0"/>
          <w:numId w:val="2"/>
        </w:numPr>
        <w:spacing w:after="0" w:line="360" w:lineRule="auto"/>
        <w:ind w:left="1080"/>
        <w:jc w:val="both"/>
        <w:rPr>
          <w:rFonts w:eastAsia="Calibri"/>
          <w:b/>
          <w:u w:val="single"/>
        </w:rPr>
      </w:pPr>
      <w:r>
        <w:rPr>
          <w:rFonts w:eastAsia="Calibri"/>
          <w:b/>
        </w:rPr>
        <w:t>serial</w:t>
      </w:r>
      <w:r w:rsidRPr="00F8431D">
        <w:rPr>
          <w:rFonts w:eastAsia="Calibri"/>
          <w:b/>
        </w:rPr>
        <w:t>:</w:t>
      </w:r>
      <w:r w:rsidRPr="00F8431D">
        <w:rPr>
          <w:rFonts w:eastAsia="Calibri"/>
        </w:rPr>
        <w:t xml:space="preserve"> </w:t>
      </w:r>
      <w:r>
        <w:rPr>
          <w:rFonts w:eastAsia="Calibri"/>
        </w:rPr>
        <w:t>Ký hiệu chứng từ</w:t>
      </w:r>
    </w:p>
    <w:p w14:paraId="3DE0EF58"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 xml:space="preserve">convert: </w:t>
      </w:r>
      <w:r w:rsidRPr="009372AD">
        <w:rPr>
          <w:rFonts w:eastAsia="Calibri"/>
        </w:rPr>
        <w:t>Mặc đị</w:t>
      </w:r>
      <w:r>
        <w:rPr>
          <w:rFonts w:eastAsia="Calibri"/>
        </w:rPr>
        <w:t>nh là 0 (</w:t>
      </w:r>
      <w:r w:rsidRPr="009372AD">
        <w:rPr>
          <w:rFonts w:eastAsia="Calibri"/>
        </w:rPr>
        <w:t>0 – Không cần convert từ</w:t>
      </w:r>
      <w:r>
        <w:rPr>
          <w:rFonts w:eastAsia="Calibri"/>
        </w:rPr>
        <w:t xml:space="preserve"> TCVN3 sang Unicode / </w:t>
      </w:r>
      <w:r w:rsidRPr="009372AD">
        <w:rPr>
          <w:rFonts w:eastAsia="Calibri"/>
        </w:rPr>
        <w:t>1- Cần convert từ</w:t>
      </w:r>
      <w:r>
        <w:rPr>
          <w:rFonts w:eastAsia="Calibri"/>
        </w:rPr>
        <w:t xml:space="preserve"> TCVN3 sang Unicode)</w:t>
      </w:r>
    </w:p>
    <w:p w14:paraId="794ACC65" w14:textId="77777777" w:rsidR="009D1437" w:rsidRDefault="009D1437" w:rsidP="009D1437">
      <w:pPr>
        <w:pStyle w:val="N"/>
      </w:pPr>
      <w:r w:rsidRPr="00CA654D">
        <w:t>RETURNS</w:t>
      </w:r>
    </w:p>
    <w:p w14:paraId="45903F32" w14:textId="77777777" w:rsidR="009D1437" w:rsidRPr="00CA654D" w:rsidRDefault="009D1437" w:rsidP="009D1437">
      <w:pPr>
        <w:pStyle w:val="N"/>
      </w:pPr>
      <w:r>
        <w:tab/>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3"/>
        <w:gridCol w:w="5162"/>
        <w:gridCol w:w="1380"/>
      </w:tblGrid>
      <w:tr w:rsidR="009D1437" w:rsidRPr="00660ABB" w14:paraId="59557855"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F2F2F2"/>
          </w:tcPr>
          <w:p w14:paraId="49D5286C" w14:textId="77777777" w:rsidR="009D1437" w:rsidRPr="00660ABB" w:rsidRDefault="009D1437" w:rsidP="00616EC4">
            <w:pPr>
              <w:pStyle w:val="ListParagraph"/>
            </w:pPr>
            <w:r>
              <w:t>Kết quả</w:t>
            </w:r>
          </w:p>
        </w:tc>
        <w:tc>
          <w:tcPr>
            <w:tcW w:w="5272" w:type="dxa"/>
            <w:tcBorders>
              <w:top w:val="single" w:sz="4" w:space="0" w:color="2E74B5"/>
              <w:left w:val="single" w:sz="4" w:space="0" w:color="2E74B5"/>
              <w:bottom w:val="single" w:sz="4" w:space="0" w:color="2E74B5"/>
              <w:right w:val="single" w:sz="4" w:space="0" w:color="2E74B5"/>
            </w:tcBorders>
            <w:shd w:val="clear" w:color="auto" w:fill="F2F2F2"/>
          </w:tcPr>
          <w:p w14:paraId="117C871C" w14:textId="77777777" w:rsidR="009D1437" w:rsidRPr="00660ABB" w:rsidRDefault="009D1437" w:rsidP="00616EC4">
            <w:pPr>
              <w:pStyle w:val="ListParagraph"/>
            </w:pPr>
            <w:r w:rsidRPr="00660ABB">
              <w:t>Mô tả</w:t>
            </w:r>
          </w:p>
        </w:tc>
        <w:tc>
          <w:tcPr>
            <w:tcW w:w="1383" w:type="dxa"/>
            <w:tcBorders>
              <w:top w:val="single" w:sz="4" w:space="0" w:color="2E74B5"/>
              <w:left w:val="single" w:sz="4" w:space="0" w:color="2E74B5"/>
              <w:bottom w:val="single" w:sz="4" w:space="0" w:color="2E74B5"/>
              <w:right w:val="single" w:sz="4" w:space="0" w:color="2E74B5"/>
            </w:tcBorders>
            <w:shd w:val="clear" w:color="auto" w:fill="F2F2F2"/>
          </w:tcPr>
          <w:p w14:paraId="715808C6" w14:textId="77777777" w:rsidR="009D1437" w:rsidRPr="00660ABB" w:rsidRDefault="009D1437" w:rsidP="00616EC4">
            <w:pPr>
              <w:pStyle w:val="ListParagraph"/>
            </w:pPr>
            <w:r>
              <w:t>Ghi chú</w:t>
            </w:r>
          </w:p>
        </w:tc>
      </w:tr>
      <w:tr w:rsidR="009D1437" w:rsidRPr="00660ABB" w14:paraId="27F3CE8F" w14:textId="77777777" w:rsidTr="00616EC4">
        <w:tc>
          <w:tcPr>
            <w:tcW w:w="2610" w:type="dxa"/>
            <w:tcBorders>
              <w:top w:val="single" w:sz="4" w:space="0" w:color="2E74B5"/>
              <w:left w:val="single" w:sz="4" w:space="0" w:color="2E74B5"/>
              <w:right w:val="single" w:sz="4" w:space="0" w:color="2E74B5"/>
            </w:tcBorders>
            <w:shd w:val="clear" w:color="auto" w:fill="auto"/>
          </w:tcPr>
          <w:p w14:paraId="3EF63E01" w14:textId="77777777" w:rsidR="009D1437" w:rsidRPr="009372AD" w:rsidRDefault="009D1437" w:rsidP="00616EC4">
            <w:pPr>
              <w:autoSpaceDE w:val="0"/>
              <w:autoSpaceDN w:val="0"/>
              <w:adjustRightInd w:val="0"/>
              <w:jc w:val="both"/>
              <w:rPr>
                <w:sz w:val="19"/>
                <w:szCs w:val="19"/>
              </w:rPr>
            </w:pPr>
            <w:r w:rsidRPr="009372AD">
              <w:t>ERR:1</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07B58023" w14:textId="77777777" w:rsidR="009D1437" w:rsidRPr="009372AD" w:rsidRDefault="009D1437" w:rsidP="00616EC4">
            <w:pPr>
              <w:pStyle w:val="ListParagraph"/>
              <w:ind w:left="0"/>
              <w:jc w:val="both"/>
            </w:pPr>
            <w:r w:rsidRPr="009372AD">
              <w:t>Tài khoản đăng nhập sai hoặc không có quyền thêm khách hàng</w:t>
            </w:r>
          </w:p>
        </w:tc>
        <w:tc>
          <w:tcPr>
            <w:tcW w:w="1383" w:type="dxa"/>
            <w:tcBorders>
              <w:top w:val="single" w:sz="4" w:space="0" w:color="2E74B5"/>
              <w:left w:val="single" w:sz="4" w:space="0" w:color="2E74B5"/>
              <w:bottom w:val="single" w:sz="4" w:space="0" w:color="2E74B5"/>
              <w:right w:val="single" w:sz="4" w:space="0" w:color="2E74B5"/>
            </w:tcBorders>
          </w:tcPr>
          <w:p w14:paraId="59017509" w14:textId="77777777" w:rsidR="009D1437" w:rsidRPr="009372AD" w:rsidRDefault="009D1437" w:rsidP="00616EC4">
            <w:pPr>
              <w:pStyle w:val="ListParagraph"/>
              <w:ind w:left="0"/>
              <w:jc w:val="both"/>
            </w:pPr>
          </w:p>
        </w:tc>
      </w:tr>
      <w:tr w:rsidR="009D1437" w:rsidRPr="00660ABB" w14:paraId="210A96D1"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4F481A31" w14:textId="77777777" w:rsidR="009D1437" w:rsidRPr="009372AD" w:rsidRDefault="009D1437" w:rsidP="00616EC4">
            <w:pPr>
              <w:jc w:val="both"/>
            </w:pPr>
            <w:r w:rsidRPr="009372AD">
              <w:t>ERR:3</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1C21A644" w14:textId="77777777" w:rsidR="009D1437" w:rsidRPr="009372AD" w:rsidRDefault="009D1437" w:rsidP="00616EC4">
            <w:pPr>
              <w:jc w:val="both"/>
            </w:pPr>
            <w:r w:rsidRPr="009372AD">
              <w:t>Dữ liệu xml đầu vào không đúng quy định</w:t>
            </w:r>
          </w:p>
        </w:tc>
        <w:tc>
          <w:tcPr>
            <w:tcW w:w="1383" w:type="dxa"/>
            <w:tcBorders>
              <w:top w:val="single" w:sz="4" w:space="0" w:color="2E74B5"/>
              <w:left w:val="single" w:sz="4" w:space="0" w:color="2E74B5"/>
              <w:bottom w:val="single" w:sz="4" w:space="0" w:color="2E74B5"/>
              <w:right w:val="single" w:sz="4" w:space="0" w:color="2E74B5"/>
            </w:tcBorders>
          </w:tcPr>
          <w:p w14:paraId="51F437B9" w14:textId="77777777" w:rsidR="009D1437" w:rsidRPr="009372AD" w:rsidRDefault="009D1437" w:rsidP="00616EC4">
            <w:pPr>
              <w:jc w:val="both"/>
            </w:pPr>
            <w:r>
              <w:t xml:space="preserve">Hệ thống sẽ trả về lỗi nếu 1 chứng từ trong </w:t>
            </w:r>
            <w:r>
              <w:lastRenderedPageBreak/>
              <w:t>chuỗi XML đầu vào không hợp lệ, cả lô chứng từ sẽ không được phát hành.</w:t>
            </w:r>
          </w:p>
        </w:tc>
      </w:tr>
      <w:tr w:rsidR="009D1437" w:rsidRPr="00660ABB" w14:paraId="481B88AB"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2E4884E7" w14:textId="77777777" w:rsidR="009D1437" w:rsidRPr="009372AD" w:rsidRDefault="009D1437" w:rsidP="00616EC4">
            <w:pPr>
              <w:autoSpaceDE w:val="0"/>
              <w:autoSpaceDN w:val="0"/>
              <w:adjustRightInd w:val="0"/>
              <w:jc w:val="both"/>
            </w:pPr>
            <w:r w:rsidRPr="009372AD">
              <w:lastRenderedPageBreak/>
              <w:t>ERR:7</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2F1F5581" w14:textId="77777777" w:rsidR="009D1437" w:rsidRPr="00997040" w:rsidRDefault="009D1437" w:rsidP="00616EC4">
            <w:pPr>
              <w:pStyle w:val="ListParagraph"/>
              <w:ind w:left="0"/>
              <w:jc w:val="both"/>
            </w:pPr>
            <w:r>
              <w:t xml:space="preserve">Thông tin về </w:t>
            </w:r>
            <w:r w:rsidRPr="009372AD">
              <w:rPr>
                <w:rFonts w:eastAsia="Calibri"/>
                <w:b/>
              </w:rPr>
              <w:t>Username/pass</w:t>
            </w:r>
            <w:r>
              <w:rPr>
                <w:rFonts w:eastAsia="Calibri"/>
                <w:b/>
              </w:rPr>
              <w:t xml:space="preserve"> </w:t>
            </w:r>
            <w:r>
              <w:rPr>
                <w:rFonts w:eastAsia="Calibri"/>
              </w:rPr>
              <w:t>không hợp lệ</w:t>
            </w:r>
          </w:p>
        </w:tc>
        <w:tc>
          <w:tcPr>
            <w:tcW w:w="1383" w:type="dxa"/>
            <w:tcBorders>
              <w:top w:val="single" w:sz="4" w:space="0" w:color="2E74B5"/>
              <w:left w:val="single" w:sz="4" w:space="0" w:color="2E74B5"/>
              <w:bottom w:val="single" w:sz="4" w:space="0" w:color="2E74B5"/>
              <w:right w:val="single" w:sz="4" w:space="0" w:color="2E74B5"/>
            </w:tcBorders>
          </w:tcPr>
          <w:p w14:paraId="6020098E" w14:textId="77777777" w:rsidR="009D1437" w:rsidRPr="00660ABB" w:rsidRDefault="009D1437" w:rsidP="00616EC4">
            <w:pPr>
              <w:pStyle w:val="ListParagraph"/>
            </w:pPr>
          </w:p>
        </w:tc>
      </w:tr>
      <w:tr w:rsidR="009D1437" w:rsidRPr="00660ABB" w14:paraId="47954428"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6356DA2A" w14:textId="77777777" w:rsidR="009D1437" w:rsidRPr="009372AD" w:rsidRDefault="009D1437" w:rsidP="00616EC4">
            <w:pPr>
              <w:autoSpaceDE w:val="0"/>
              <w:autoSpaceDN w:val="0"/>
              <w:adjustRightInd w:val="0"/>
              <w:jc w:val="both"/>
            </w:pPr>
            <w:r w:rsidRPr="009372AD">
              <w:t>ERR:20</w:t>
            </w:r>
          </w:p>
          <w:p w14:paraId="15FC797E" w14:textId="77777777" w:rsidR="009D1437" w:rsidRPr="009372AD" w:rsidRDefault="009D1437" w:rsidP="00616EC4">
            <w:pPr>
              <w:autoSpaceDE w:val="0"/>
              <w:autoSpaceDN w:val="0"/>
              <w:adjustRightInd w:val="0"/>
              <w:jc w:val="both"/>
            </w:pP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11CD9065" w14:textId="77777777" w:rsidR="009D1437" w:rsidRPr="009372AD" w:rsidRDefault="009D1437" w:rsidP="00616EC4">
            <w:pPr>
              <w:pStyle w:val="ListParagraph"/>
              <w:ind w:left="0"/>
              <w:jc w:val="both"/>
            </w:pPr>
            <w:r>
              <w:t>Pattern và S</w:t>
            </w:r>
            <w:r w:rsidRPr="009372AD">
              <w:t xml:space="preserve">erial không phù hợp, hoặc không tồn tại </w:t>
            </w:r>
            <w:r>
              <w:t>chứng từ</w:t>
            </w:r>
            <w:r w:rsidRPr="009372AD">
              <w:t xml:space="preserve"> đã đăng kí có sử dụ</w:t>
            </w:r>
            <w:r>
              <w:t>ng Pattern và S</w:t>
            </w:r>
            <w:r w:rsidRPr="009372AD">
              <w:t>erial truyền vào</w:t>
            </w:r>
            <w:r>
              <w:t>.</w:t>
            </w:r>
          </w:p>
        </w:tc>
        <w:tc>
          <w:tcPr>
            <w:tcW w:w="1383" w:type="dxa"/>
            <w:tcBorders>
              <w:top w:val="single" w:sz="4" w:space="0" w:color="2E74B5"/>
              <w:left w:val="single" w:sz="4" w:space="0" w:color="2E74B5"/>
              <w:bottom w:val="single" w:sz="4" w:space="0" w:color="2E74B5"/>
              <w:right w:val="single" w:sz="4" w:space="0" w:color="2E74B5"/>
            </w:tcBorders>
          </w:tcPr>
          <w:p w14:paraId="16294052" w14:textId="77777777" w:rsidR="009D1437" w:rsidRPr="00660ABB" w:rsidRDefault="009D1437" w:rsidP="00616EC4">
            <w:pPr>
              <w:pStyle w:val="ListParagraph"/>
            </w:pPr>
          </w:p>
        </w:tc>
      </w:tr>
      <w:tr w:rsidR="009D1437" w:rsidRPr="00660ABB" w14:paraId="287BA85A"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44649F7A" w14:textId="77777777" w:rsidR="009D1437" w:rsidRPr="009372AD" w:rsidRDefault="009D1437" w:rsidP="00616EC4">
            <w:pPr>
              <w:autoSpaceDE w:val="0"/>
              <w:autoSpaceDN w:val="0"/>
              <w:adjustRightInd w:val="0"/>
              <w:jc w:val="both"/>
            </w:pPr>
            <w:r w:rsidRPr="009372AD">
              <w:t>ERR:5</w:t>
            </w:r>
          </w:p>
          <w:p w14:paraId="6346E934" w14:textId="77777777" w:rsidR="009D1437" w:rsidRPr="009372AD" w:rsidRDefault="009D1437" w:rsidP="00616EC4">
            <w:pPr>
              <w:autoSpaceDE w:val="0"/>
              <w:autoSpaceDN w:val="0"/>
              <w:adjustRightInd w:val="0"/>
              <w:jc w:val="both"/>
            </w:pP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326D6095" w14:textId="77777777" w:rsidR="009D1437" w:rsidRPr="009372AD" w:rsidRDefault="009D1437" w:rsidP="00616EC4">
            <w:pPr>
              <w:pStyle w:val="ListParagraph"/>
              <w:ind w:left="0"/>
              <w:jc w:val="both"/>
            </w:pPr>
            <w:r w:rsidRPr="009372AD">
              <w:t xml:space="preserve">Không phát hành được </w:t>
            </w:r>
            <w:r>
              <w:t>chứng từ</w:t>
            </w:r>
          </w:p>
        </w:tc>
        <w:tc>
          <w:tcPr>
            <w:tcW w:w="1383" w:type="dxa"/>
            <w:tcBorders>
              <w:top w:val="single" w:sz="4" w:space="0" w:color="2E74B5"/>
              <w:left w:val="single" w:sz="4" w:space="0" w:color="2E74B5"/>
              <w:bottom w:val="single" w:sz="4" w:space="0" w:color="2E74B5"/>
              <w:right w:val="single" w:sz="4" w:space="0" w:color="2E74B5"/>
            </w:tcBorders>
          </w:tcPr>
          <w:p w14:paraId="291F152A" w14:textId="77777777" w:rsidR="009D1437" w:rsidRPr="009372AD" w:rsidRDefault="009D1437" w:rsidP="00616EC4">
            <w:pPr>
              <w:pStyle w:val="ListParagraph"/>
              <w:ind w:left="0"/>
              <w:jc w:val="both"/>
            </w:pPr>
            <w:r>
              <w:t>Lỗi không xác định, kiểm tra exception trả về (</w:t>
            </w:r>
            <w:r w:rsidRPr="009372AD">
              <w:t>DB roll back</w:t>
            </w:r>
            <w:r>
              <w:t>)</w:t>
            </w:r>
          </w:p>
        </w:tc>
      </w:tr>
      <w:tr w:rsidR="009D1437" w:rsidRPr="00660ABB" w14:paraId="5A471A9E"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2AF65219" w14:textId="77777777" w:rsidR="009D1437" w:rsidRPr="009372AD" w:rsidRDefault="009D1437" w:rsidP="00616EC4">
            <w:pPr>
              <w:autoSpaceDE w:val="0"/>
              <w:autoSpaceDN w:val="0"/>
              <w:adjustRightInd w:val="0"/>
              <w:jc w:val="both"/>
            </w:pPr>
            <w:r>
              <w:t>ERR:10</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46B854E9" w14:textId="77777777" w:rsidR="009D1437" w:rsidRPr="009372AD" w:rsidRDefault="009D1437" w:rsidP="00616EC4">
            <w:pPr>
              <w:pStyle w:val="ListParagraph"/>
              <w:ind w:left="0"/>
              <w:jc w:val="both"/>
            </w:pPr>
            <w:r>
              <w:t>Lô có số chứng từ vượt quá số lượng cho phép</w:t>
            </w:r>
          </w:p>
        </w:tc>
        <w:tc>
          <w:tcPr>
            <w:tcW w:w="1383" w:type="dxa"/>
            <w:tcBorders>
              <w:top w:val="single" w:sz="4" w:space="0" w:color="2E74B5"/>
              <w:left w:val="single" w:sz="4" w:space="0" w:color="2E74B5"/>
              <w:bottom w:val="single" w:sz="4" w:space="0" w:color="2E74B5"/>
              <w:right w:val="single" w:sz="4" w:space="0" w:color="2E74B5"/>
            </w:tcBorders>
          </w:tcPr>
          <w:p w14:paraId="289E4198" w14:textId="77777777" w:rsidR="009D1437" w:rsidRDefault="009D1437" w:rsidP="00616EC4">
            <w:pPr>
              <w:pStyle w:val="ListParagraph"/>
              <w:ind w:left="0"/>
              <w:jc w:val="both"/>
            </w:pPr>
          </w:p>
        </w:tc>
      </w:tr>
      <w:tr w:rsidR="009D1437" w:rsidRPr="00660ABB" w14:paraId="70A81468"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74D4F44A" w14:textId="77777777" w:rsidR="009D1437" w:rsidRDefault="009D1437" w:rsidP="00616EC4">
            <w:pPr>
              <w:autoSpaceDE w:val="0"/>
              <w:autoSpaceDN w:val="0"/>
              <w:adjustRightInd w:val="0"/>
              <w:jc w:val="both"/>
            </w:pPr>
            <w:r w:rsidRPr="005C2875">
              <w:t>ERR:6</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28ACB35F" w14:textId="77777777" w:rsidR="009D1437" w:rsidRDefault="009D1437" w:rsidP="00616EC4">
            <w:pPr>
              <w:pStyle w:val="ListParagraph"/>
              <w:ind w:left="0"/>
              <w:jc w:val="both"/>
            </w:pPr>
            <w:r>
              <w:t>Dải chứng từ không đủ số chứng từ cho lô phát hành</w:t>
            </w:r>
          </w:p>
        </w:tc>
        <w:tc>
          <w:tcPr>
            <w:tcW w:w="1383" w:type="dxa"/>
            <w:tcBorders>
              <w:top w:val="single" w:sz="4" w:space="0" w:color="2E74B5"/>
              <w:left w:val="single" w:sz="4" w:space="0" w:color="2E74B5"/>
              <w:bottom w:val="single" w:sz="4" w:space="0" w:color="2E74B5"/>
              <w:right w:val="single" w:sz="4" w:space="0" w:color="2E74B5"/>
            </w:tcBorders>
          </w:tcPr>
          <w:p w14:paraId="0469F9FD" w14:textId="77777777" w:rsidR="009D1437" w:rsidRDefault="009D1437" w:rsidP="00616EC4">
            <w:pPr>
              <w:pStyle w:val="ListParagraph"/>
              <w:ind w:left="0"/>
              <w:jc w:val="both"/>
            </w:pPr>
          </w:p>
        </w:tc>
      </w:tr>
      <w:tr w:rsidR="009D1437" w:rsidRPr="00660ABB" w14:paraId="20112740"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7B23CE24" w14:textId="77777777" w:rsidR="009D1437" w:rsidRPr="005C2875" w:rsidRDefault="009D1437" w:rsidP="00616EC4">
            <w:pPr>
              <w:autoSpaceDE w:val="0"/>
              <w:autoSpaceDN w:val="0"/>
              <w:adjustRightInd w:val="0"/>
              <w:jc w:val="both"/>
            </w:pPr>
            <w:r w:rsidRPr="0075262D">
              <w:t>ERR:13</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27A83EBB" w14:textId="77777777" w:rsidR="009D1437" w:rsidRDefault="009D1437" w:rsidP="00616EC4">
            <w:pPr>
              <w:pStyle w:val="ListParagraph"/>
              <w:ind w:left="0"/>
              <w:jc w:val="both"/>
            </w:pPr>
            <w:r>
              <w:t>Lỗi trùng fkey</w:t>
            </w:r>
          </w:p>
        </w:tc>
        <w:tc>
          <w:tcPr>
            <w:tcW w:w="1383" w:type="dxa"/>
            <w:tcBorders>
              <w:top w:val="single" w:sz="4" w:space="0" w:color="2E74B5"/>
              <w:left w:val="single" w:sz="4" w:space="0" w:color="2E74B5"/>
              <w:bottom w:val="single" w:sz="4" w:space="0" w:color="2E74B5"/>
              <w:right w:val="single" w:sz="4" w:space="0" w:color="2E74B5"/>
            </w:tcBorders>
          </w:tcPr>
          <w:p w14:paraId="7C7B44F3" w14:textId="77777777" w:rsidR="009D1437" w:rsidRDefault="009D1437" w:rsidP="00616EC4">
            <w:pPr>
              <w:pStyle w:val="ListParagraph"/>
              <w:ind w:left="0"/>
              <w:jc w:val="both"/>
            </w:pPr>
            <w:r>
              <w:t>1 hoặc nhiều chứng từ trong lô chứng từ có Fkey trùng với Fkey của chứng từ đã phát hành</w:t>
            </w:r>
          </w:p>
        </w:tc>
      </w:tr>
      <w:tr w:rsidR="009D1437" w:rsidRPr="00660ABB" w14:paraId="4DF41C4A"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4D1B7739" w14:textId="77777777" w:rsidR="009D1437" w:rsidRPr="0075262D" w:rsidRDefault="009D1437" w:rsidP="00616EC4">
            <w:pPr>
              <w:autoSpaceDE w:val="0"/>
              <w:autoSpaceDN w:val="0"/>
              <w:adjustRightInd w:val="0"/>
              <w:jc w:val="both"/>
            </w:pPr>
            <w:r w:rsidRPr="00DD2715">
              <w:t>ERR:21</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31B9AFA8" w14:textId="77777777" w:rsidR="009D1437" w:rsidRDefault="009D1437" w:rsidP="00616EC4">
            <w:pPr>
              <w:pStyle w:val="ListParagraph"/>
              <w:ind w:left="0"/>
              <w:jc w:val="both"/>
            </w:pPr>
            <w:r>
              <w:t>Lỗi trùng số chứng từ</w:t>
            </w:r>
          </w:p>
        </w:tc>
        <w:tc>
          <w:tcPr>
            <w:tcW w:w="1383" w:type="dxa"/>
            <w:tcBorders>
              <w:top w:val="single" w:sz="4" w:space="0" w:color="2E74B5"/>
              <w:left w:val="single" w:sz="4" w:space="0" w:color="2E74B5"/>
              <w:bottom w:val="single" w:sz="4" w:space="0" w:color="2E74B5"/>
              <w:right w:val="single" w:sz="4" w:space="0" w:color="2E74B5"/>
            </w:tcBorders>
          </w:tcPr>
          <w:p w14:paraId="3B9493BA" w14:textId="77777777" w:rsidR="009D1437" w:rsidRDefault="009D1437" w:rsidP="00616EC4">
            <w:pPr>
              <w:pStyle w:val="ListParagraph"/>
              <w:ind w:left="0"/>
              <w:jc w:val="both"/>
            </w:pPr>
          </w:p>
        </w:tc>
      </w:tr>
      <w:tr w:rsidR="009D1437" w:rsidRPr="00660ABB" w14:paraId="2ABEBE21"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28EE14EE" w14:textId="77777777" w:rsidR="009D1437" w:rsidRPr="00DD2715" w:rsidRDefault="009D1437" w:rsidP="00616EC4">
            <w:pPr>
              <w:autoSpaceDE w:val="0"/>
              <w:autoSpaceDN w:val="0"/>
              <w:adjustRightInd w:val="0"/>
              <w:jc w:val="both"/>
            </w:pPr>
            <w:r>
              <w:t>ERR:29</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50A5C454" w14:textId="77777777" w:rsidR="009D1437" w:rsidRDefault="009D1437" w:rsidP="00616EC4">
            <w:pPr>
              <w:pStyle w:val="ListParagraph"/>
              <w:ind w:left="0"/>
              <w:jc w:val="both"/>
            </w:pPr>
            <w:r>
              <w:t>Lỗi chứng thư hết hạn</w:t>
            </w:r>
          </w:p>
        </w:tc>
        <w:tc>
          <w:tcPr>
            <w:tcW w:w="1383" w:type="dxa"/>
            <w:tcBorders>
              <w:top w:val="single" w:sz="4" w:space="0" w:color="2E74B5"/>
              <w:left w:val="single" w:sz="4" w:space="0" w:color="2E74B5"/>
              <w:bottom w:val="single" w:sz="4" w:space="0" w:color="2E74B5"/>
              <w:right w:val="single" w:sz="4" w:space="0" w:color="2E74B5"/>
            </w:tcBorders>
          </w:tcPr>
          <w:p w14:paraId="0269AA81" w14:textId="77777777" w:rsidR="009D1437" w:rsidRDefault="009D1437" w:rsidP="00616EC4">
            <w:pPr>
              <w:pStyle w:val="ListParagraph"/>
              <w:ind w:left="0"/>
              <w:jc w:val="both"/>
            </w:pPr>
          </w:p>
        </w:tc>
      </w:tr>
      <w:tr w:rsidR="009D1437" w:rsidRPr="00660ABB" w14:paraId="6DEB3BE1"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7290B25B" w14:textId="77777777" w:rsidR="009D1437" w:rsidRPr="00DD2715" w:rsidRDefault="009D1437" w:rsidP="00616EC4">
            <w:pPr>
              <w:autoSpaceDE w:val="0"/>
              <w:autoSpaceDN w:val="0"/>
              <w:adjustRightInd w:val="0"/>
              <w:jc w:val="both"/>
            </w:pPr>
            <w:r>
              <w:t>ERR:30</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34175102" w14:textId="77777777" w:rsidR="009D1437" w:rsidRPr="00517DC0" w:rsidRDefault="009D1437" w:rsidP="00616EC4">
            <w:pPr>
              <w:pStyle w:val="ListParagraph"/>
              <w:ind w:left="0"/>
              <w:jc w:val="both"/>
            </w:pPr>
            <w:r w:rsidRPr="00517DC0">
              <w:t xml:space="preserve">Danh sách </w:t>
            </w:r>
            <w:r>
              <w:t>chứng từ</w:t>
            </w:r>
            <w:r w:rsidRPr="00517DC0">
              <w:t xml:space="preserve"> tồn tại ngày </w:t>
            </w:r>
            <w:r>
              <w:t>chứng từ</w:t>
            </w:r>
            <w:r w:rsidRPr="00517DC0">
              <w:t xml:space="preserve"> nhỏ hơn ngày </w:t>
            </w:r>
            <w:r>
              <w:t>chứng từ</w:t>
            </w:r>
            <w:r w:rsidRPr="00517DC0">
              <w:t xml:space="preserve"> đã phát hành</w:t>
            </w:r>
          </w:p>
        </w:tc>
        <w:tc>
          <w:tcPr>
            <w:tcW w:w="1383" w:type="dxa"/>
            <w:tcBorders>
              <w:top w:val="single" w:sz="4" w:space="0" w:color="2E74B5"/>
              <w:left w:val="single" w:sz="4" w:space="0" w:color="2E74B5"/>
              <w:bottom w:val="single" w:sz="4" w:space="0" w:color="2E74B5"/>
              <w:right w:val="single" w:sz="4" w:space="0" w:color="2E74B5"/>
            </w:tcBorders>
          </w:tcPr>
          <w:p w14:paraId="7D8B8E9E" w14:textId="77777777" w:rsidR="009D1437" w:rsidRDefault="009D1437" w:rsidP="00616EC4">
            <w:pPr>
              <w:pStyle w:val="ListParagraph"/>
              <w:ind w:left="0"/>
              <w:jc w:val="both"/>
            </w:pPr>
          </w:p>
        </w:tc>
      </w:tr>
      <w:tr w:rsidR="009D1437" w:rsidRPr="00660ABB" w14:paraId="11F2222E" w14:textId="77777777" w:rsidTr="00616EC4">
        <w:tc>
          <w:tcPr>
            <w:tcW w:w="2610" w:type="dxa"/>
            <w:tcBorders>
              <w:top w:val="single" w:sz="4" w:space="0" w:color="2E74B5"/>
              <w:left w:val="single" w:sz="4" w:space="0" w:color="2E74B5"/>
              <w:bottom w:val="single" w:sz="4" w:space="0" w:color="2E74B5"/>
              <w:right w:val="single" w:sz="4" w:space="0" w:color="2E74B5"/>
            </w:tcBorders>
            <w:shd w:val="clear" w:color="auto" w:fill="auto"/>
          </w:tcPr>
          <w:p w14:paraId="746529EF" w14:textId="77777777" w:rsidR="009D1437" w:rsidRDefault="009D1437" w:rsidP="00616EC4">
            <w:pPr>
              <w:autoSpaceDE w:val="0"/>
              <w:autoSpaceDN w:val="0"/>
              <w:adjustRightInd w:val="0"/>
              <w:jc w:val="both"/>
            </w:pPr>
            <w:r>
              <w:t>OK:</w:t>
            </w:r>
            <w:r w:rsidRPr="009372AD">
              <w:t>pattern;serial1-</w:t>
            </w:r>
            <w:r>
              <w:t>key1_</w:t>
            </w:r>
            <w:r w:rsidRPr="009372AD">
              <w:t>num1,</w:t>
            </w:r>
            <w:r>
              <w:t>key2_</w:t>
            </w:r>
            <w:r w:rsidRPr="009372AD">
              <w:t>num12,</w:t>
            </w:r>
            <w:r>
              <w:t xml:space="preserve"> …)</w:t>
            </w:r>
          </w:p>
          <w:p w14:paraId="6806B81F" w14:textId="77777777" w:rsidR="009D1437" w:rsidRPr="005765F2" w:rsidRDefault="009D1437" w:rsidP="00616EC4">
            <w:pPr>
              <w:autoSpaceDE w:val="0"/>
              <w:autoSpaceDN w:val="0"/>
              <w:adjustRightInd w:val="0"/>
              <w:jc w:val="both"/>
              <w:rPr>
                <w:b/>
              </w:rPr>
            </w:pPr>
            <w:r w:rsidRPr="005765F2">
              <w:rPr>
                <w:b/>
              </w:rPr>
              <w:t>(Ví dụ:</w:t>
            </w:r>
          </w:p>
          <w:p w14:paraId="4A9AA6BA" w14:textId="77777777" w:rsidR="00F94001" w:rsidRDefault="00F94001" w:rsidP="00F94001">
            <w:pPr>
              <w:autoSpaceDE w:val="0"/>
              <w:autoSpaceDN w:val="0"/>
              <w:adjustRightInd w:val="0"/>
              <w:jc w:val="both"/>
              <w:rPr>
                <w:b/>
              </w:rPr>
            </w:pPr>
            <w:r w:rsidRPr="005765F2">
              <w:rPr>
                <w:b/>
              </w:rPr>
              <w:lastRenderedPageBreak/>
              <w:t>OK:</w:t>
            </w:r>
            <w:r>
              <w:rPr>
                <w:b/>
              </w:rPr>
              <w:t>03/TNCN</w:t>
            </w:r>
            <w:r w:rsidRPr="005765F2">
              <w:rPr>
                <w:b/>
              </w:rPr>
              <w:t>;</w:t>
            </w:r>
            <w:r>
              <w:rPr>
                <w:b/>
              </w:rPr>
              <w:t>CT</w:t>
            </w:r>
            <w:r w:rsidRPr="005765F2">
              <w:rPr>
                <w:b/>
              </w:rPr>
              <w:t>/</w:t>
            </w:r>
            <w:r>
              <w:rPr>
                <w:b/>
              </w:rPr>
              <w:t>25E</w:t>
            </w:r>
            <w:r w:rsidRPr="005765F2">
              <w:rPr>
                <w:b/>
              </w:rPr>
              <w:t>-key1_1,key2_2,</w:t>
            </w:r>
          </w:p>
          <w:p w14:paraId="796C182D" w14:textId="29FB0D08" w:rsidR="009D1437" w:rsidRDefault="00F94001" w:rsidP="00F94001">
            <w:pPr>
              <w:autoSpaceDE w:val="0"/>
              <w:autoSpaceDN w:val="0"/>
              <w:adjustRightInd w:val="0"/>
              <w:jc w:val="both"/>
            </w:pPr>
            <w:r w:rsidRPr="005765F2">
              <w:rPr>
                <w:b/>
              </w:rPr>
              <w:t>key3_3,key4_4,key5_5)</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14:paraId="42E8714E" w14:textId="77777777" w:rsidR="009D1437" w:rsidRPr="005765F2" w:rsidRDefault="009D1437" w:rsidP="00616EC4">
            <w:pPr>
              <w:jc w:val="both"/>
            </w:pPr>
            <w:r w:rsidRPr="005765F2">
              <w:lastRenderedPageBreak/>
              <w:t xml:space="preserve">OK </w:t>
            </w:r>
            <w:r w:rsidRPr="009372AD">
              <w:sym w:font="Wingdings" w:char="F0E0"/>
            </w:r>
            <w:r w:rsidRPr="005765F2">
              <w:t xml:space="preserve"> đã phát hành </w:t>
            </w:r>
            <w:r>
              <w:t>chứng từ</w:t>
            </w:r>
            <w:r w:rsidRPr="005765F2">
              <w:t xml:space="preserve"> thành công</w:t>
            </w:r>
          </w:p>
          <w:p w14:paraId="6A4F9A05" w14:textId="77777777" w:rsidR="009D1437" w:rsidRPr="005765F2" w:rsidRDefault="009D1437" w:rsidP="00616EC4">
            <w:pPr>
              <w:jc w:val="both"/>
            </w:pPr>
            <w:r w:rsidRPr="005765F2">
              <w:t xml:space="preserve">Pattern </w:t>
            </w:r>
            <w:r w:rsidRPr="009372AD">
              <w:sym w:font="Wingdings" w:char="F0E0"/>
            </w:r>
            <w:r w:rsidRPr="005765F2">
              <w:t xml:space="preserve"> Mẫu số của các </w:t>
            </w:r>
            <w:r>
              <w:t>chứng từ</w:t>
            </w:r>
            <w:r w:rsidRPr="005765F2">
              <w:t xml:space="preserve"> đã phát hành</w:t>
            </w:r>
          </w:p>
          <w:p w14:paraId="0AD4A61C" w14:textId="77777777" w:rsidR="009D1437" w:rsidRPr="005765F2" w:rsidRDefault="009D1437" w:rsidP="00616EC4">
            <w:pPr>
              <w:jc w:val="both"/>
            </w:pPr>
            <w:r w:rsidRPr="005765F2">
              <w:t xml:space="preserve">Serial1 </w:t>
            </w:r>
            <w:r w:rsidRPr="009372AD">
              <w:sym w:font="Wingdings" w:char="F0E0"/>
            </w:r>
            <w:r w:rsidRPr="005765F2">
              <w:t xml:space="preserve"> serial của dãy các </w:t>
            </w:r>
            <w:r>
              <w:t>chứng từ</w:t>
            </w:r>
            <w:r w:rsidRPr="005765F2">
              <w:t xml:space="preserve"> phát hành </w:t>
            </w:r>
          </w:p>
          <w:p w14:paraId="1AF5300E" w14:textId="77777777" w:rsidR="009D1437" w:rsidRPr="005765F2" w:rsidRDefault="009D1437" w:rsidP="00616EC4">
            <w:pPr>
              <w:jc w:val="both"/>
            </w:pPr>
            <w:r w:rsidRPr="005765F2">
              <w:t xml:space="preserve">num1, num2… là các số </w:t>
            </w:r>
            <w:r>
              <w:t>chứng từ</w:t>
            </w:r>
          </w:p>
          <w:p w14:paraId="4B413F2F" w14:textId="77777777" w:rsidR="009D1437" w:rsidRPr="00517DC0" w:rsidRDefault="009D1437" w:rsidP="00616EC4">
            <w:pPr>
              <w:pStyle w:val="ListParagraph"/>
              <w:ind w:left="0"/>
              <w:jc w:val="both"/>
            </w:pPr>
            <w:r>
              <w:lastRenderedPageBreak/>
              <w:t>key1,key2… là khóa để nhận biết chứng từ phát hành cho khách hàng nào(lấy từ đầu vào)</w:t>
            </w:r>
          </w:p>
        </w:tc>
        <w:tc>
          <w:tcPr>
            <w:tcW w:w="1383" w:type="dxa"/>
            <w:tcBorders>
              <w:top w:val="single" w:sz="4" w:space="0" w:color="2E74B5"/>
              <w:left w:val="single" w:sz="4" w:space="0" w:color="2E74B5"/>
              <w:bottom w:val="single" w:sz="4" w:space="0" w:color="2E74B5"/>
              <w:right w:val="single" w:sz="4" w:space="0" w:color="2E74B5"/>
            </w:tcBorders>
          </w:tcPr>
          <w:p w14:paraId="2121CD76" w14:textId="77777777" w:rsidR="009D1437" w:rsidRPr="005765F2" w:rsidRDefault="009D1437" w:rsidP="00616EC4">
            <w:pPr>
              <w:jc w:val="both"/>
            </w:pPr>
            <w:r w:rsidRPr="005765F2">
              <w:lastRenderedPageBreak/>
              <w:t xml:space="preserve">Các </w:t>
            </w:r>
            <w:r>
              <w:t>chứng từ</w:t>
            </w:r>
            <w:r w:rsidRPr="005765F2">
              <w:t xml:space="preserve"> có serial khác nhau </w:t>
            </w:r>
            <w:r w:rsidRPr="005765F2">
              <w:lastRenderedPageBreak/>
              <w:t>phân cách bởi dấu “;”</w:t>
            </w:r>
          </w:p>
          <w:p w14:paraId="28D3E41C" w14:textId="77777777" w:rsidR="009D1437" w:rsidRPr="005765F2" w:rsidRDefault="009D1437" w:rsidP="00616EC4">
            <w:pPr>
              <w:jc w:val="both"/>
            </w:pPr>
            <w:r w:rsidRPr="005765F2">
              <w:t xml:space="preserve">Các số </w:t>
            </w:r>
            <w:r>
              <w:t>chứng từ</w:t>
            </w:r>
            <w:r w:rsidRPr="005765F2">
              <w:t xml:space="preserve"> phân cách bởi “,”</w:t>
            </w:r>
          </w:p>
          <w:p w14:paraId="63E2E182" w14:textId="77777777" w:rsidR="009D1437" w:rsidRDefault="009D1437" w:rsidP="00616EC4">
            <w:pPr>
              <w:pStyle w:val="ListParagraph"/>
              <w:ind w:left="0"/>
              <w:jc w:val="both"/>
            </w:pPr>
          </w:p>
        </w:tc>
      </w:tr>
    </w:tbl>
    <w:p w14:paraId="1115EC0C" w14:textId="77777777" w:rsidR="009D1437" w:rsidRDefault="009D1437" w:rsidP="009D1437">
      <w:pPr>
        <w:rPr>
          <w:lang w:eastAsia="x-none"/>
        </w:rPr>
      </w:pPr>
    </w:p>
    <w:p w14:paraId="110D37B8" w14:textId="77777777" w:rsidR="009D1437" w:rsidRDefault="009D1437" w:rsidP="009D1437">
      <w:pPr>
        <w:rPr>
          <w:lang w:eastAsia="x-none"/>
        </w:rPr>
      </w:pPr>
      <w:r w:rsidRPr="00FE7CBB">
        <w:rPr>
          <w:b/>
          <w:u w:val="single"/>
          <w:lang w:eastAsia="x-none"/>
        </w:rPr>
        <w:t>Định dạng chuỗi xml đầu vào</w:t>
      </w:r>
      <w:r>
        <w:rPr>
          <w:b/>
          <w:u w:val="single"/>
          <w:lang w:eastAsia="x-none"/>
        </w:rPr>
        <w:t xml:space="preserve"> </w:t>
      </w:r>
      <w:r w:rsidRPr="00FE7CBB">
        <w:rPr>
          <w:b/>
          <w:u w:val="single"/>
        </w:rPr>
        <w:t xml:space="preserve">(các trường </w:t>
      </w:r>
      <w:r w:rsidRPr="00FE7CBB">
        <w:rPr>
          <w:b/>
          <w:color w:val="FF0000"/>
          <w:u w:val="single"/>
        </w:rPr>
        <w:t>*</w:t>
      </w:r>
      <w:r w:rsidRPr="00FE7CBB">
        <w:rPr>
          <w:b/>
          <w:u w:val="single"/>
        </w:rPr>
        <w:t xml:space="preserve"> là bắt buộc):</w:t>
      </w:r>
    </w:p>
    <w:p w14:paraId="431F3987"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&lt;DSCTu&gt;</w:t>
      </w:r>
    </w:p>
    <w:p w14:paraId="1FEEC5EA"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r w:rsidRPr="005F4496">
        <w:t xml:space="preserve"> </w:t>
      </w:r>
      <w:r w:rsidRPr="005F4496">
        <w:rPr>
          <w:rFonts w:ascii="Consolas" w:hAnsi="Consolas" w:cs="Consolas"/>
          <w:color w:val="A31515"/>
          <w:sz w:val="19"/>
          <w:szCs w:val="19"/>
        </w:rPr>
        <w:t>CTu</w:t>
      </w:r>
      <w:r>
        <w:rPr>
          <w:rFonts w:ascii="Consolas" w:hAnsi="Consolas" w:cs="Consolas"/>
          <w:color w:val="0000FF"/>
          <w:sz w:val="19"/>
          <w:szCs w:val="19"/>
        </w:rPr>
        <w:t>&gt;</w:t>
      </w:r>
    </w:p>
    <w:p w14:paraId="262B5BA1"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 của chứng từ</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&gt;</w:t>
      </w:r>
    </w:p>
    <w:p w14:paraId="6866FD1D"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sidRPr="005F4496">
        <w:rPr>
          <w:rFonts w:ascii="Consolas" w:hAnsi="Consolas" w:cs="Consolas"/>
          <w:color w:val="A31515"/>
          <w:sz w:val="19"/>
          <w:szCs w:val="19"/>
        </w:rPr>
        <w:t>DLCTu</w:t>
      </w:r>
      <w:r>
        <w:rPr>
          <w:rFonts w:ascii="Consolas" w:hAnsi="Consolas" w:cs="Consolas"/>
          <w:color w:val="0000FF"/>
          <w:sz w:val="19"/>
          <w:szCs w:val="19"/>
        </w:rPr>
        <w:t>&gt;</w:t>
      </w:r>
    </w:p>
    <w:p w14:paraId="52092244"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14:paraId="437477A6" w14:textId="77777777" w:rsidR="009D1437" w:rsidRDefault="009D1437" w:rsidP="009D143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t>&lt;</w:t>
      </w:r>
      <w:r w:rsidRPr="005F4496">
        <w:rPr>
          <w:rFonts w:ascii="Consolas" w:hAnsi="Consolas" w:cs="Consolas"/>
          <w:color w:val="A31515"/>
          <w:sz w:val="19"/>
          <w:szCs w:val="19"/>
        </w:rPr>
        <w:t>NLap</w:t>
      </w:r>
      <w:r>
        <w:rPr>
          <w:rFonts w:ascii="Consolas" w:hAnsi="Consolas" w:cs="Consolas"/>
          <w:color w:val="0000FF"/>
          <w:sz w:val="19"/>
          <w:szCs w:val="19"/>
        </w:rPr>
        <w:t>&gt;</w:t>
      </w:r>
      <w:r>
        <w:rPr>
          <w:rFonts w:ascii="Consolas" w:hAnsi="Consolas" w:cs="Consolas"/>
          <w:color w:val="000000"/>
          <w:sz w:val="19"/>
          <w:szCs w:val="19"/>
        </w:rPr>
        <w:t xml:space="preserve">Ngày lập chứng từ </w:t>
      </w:r>
      <w:r>
        <w:rPr>
          <w:rFonts w:ascii="Consolas" w:hAnsi="Consolas" w:cs="Consolas"/>
          <w:color w:val="0000FF"/>
          <w:sz w:val="19"/>
          <w:szCs w:val="19"/>
        </w:rPr>
        <w:t>&lt;/</w:t>
      </w:r>
      <w:r w:rsidRPr="005F4496">
        <w:rPr>
          <w:rFonts w:ascii="Consolas" w:hAnsi="Consolas" w:cs="Consolas"/>
          <w:color w:val="A31515"/>
          <w:sz w:val="19"/>
          <w:szCs w:val="19"/>
        </w:rPr>
        <w:t>NLap</w:t>
      </w:r>
      <w:r>
        <w:rPr>
          <w:rFonts w:ascii="Consolas" w:hAnsi="Consolas" w:cs="Consolas"/>
          <w:color w:val="0000FF"/>
          <w:sz w:val="19"/>
          <w:szCs w:val="19"/>
        </w:rPr>
        <w:t>&gt;</w:t>
      </w:r>
    </w:p>
    <w:p w14:paraId="661EF930" w14:textId="77777777" w:rsidR="009D1437" w:rsidRDefault="009D1437" w:rsidP="009D1437">
      <w:pPr>
        <w:shd w:val="clear" w:color="auto" w:fill="FFFFFE"/>
        <w:spacing w:line="270" w:lineRule="atLeast"/>
        <w:ind w:left="1440"/>
        <w:rPr>
          <w:rFonts w:ascii="Courier New" w:hAnsi="Courier New" w:cs="Courier New"/>
          <w:color w:val="000000"/>
          <w:sz w:val="18"/>
          <w:szCs w:val="18"/>
        </w:rPr>
      </w:pPr>
      <w:r>
        <w:rPr>
          <w:rFonts w:ascii="Courier New" w:hAnsi="Courier New" w:cs="Courier New"/>
          <w:color w:val="000000"/>
          <w:sz w:val="18"/>
          <w:szCs w:val="18"/>
        </w:rPr>
        <w:t>&lt;</w:t>
      </w:r>
      <w:r w:rsidRPr="00614199">
        <w:rPr>
          <w:rFonts w:ascii="Courier New" w:hAnsi="Courier New" w:cs="Courier New"/>
          <w:color w:val="C00000"/>
          <w:sz w:val="18"/>
          <w:szCs w:val="18"/>
        </w:rPr>
        <w:t>TTKhac</w:t>
      </w:r>
      <w:r>
        <w:rPr>
          <w:rFonts w:ascii="Courier New" w:hAnsi="Courier New" w:cs="Courier New"/>
          <w:color w:val="000000"/>
          <w:sz w:val="18"/>
          <w:szCs w:val="18"/>
        </w:rPr>
        <w:t>&gt;</w:t>
      </w:r>
    </w:p>
    <w:p w14:paraId="4D4A9721" w14:textId="77777777" w:rsidR="009D1437" w:rsidRDefault="009D1437" w:rsidP="009D1437">
      <w:pPr>
        <w:shd w:val="clear" w:color="auto" w:fill="FFFFFE"/>
        <w:spacing w:line="270" w:lineRule="atLeast"/>
        <w:ind w:left="1440"/>
        <w:rPr>
          <w:rFonts w:ascii="Courier New" w:hAnsi="Courier New" w:cs="Courier New"/>
          <w:color w:val="000000"/>
          <w:sz w:val="18"/>
          <w:szCs w:val="18"/>
        </w:rPr>
      </w:pPr>
      <w:r>
        <w:rPr>
          <w:rFonts w:ascii="Courier New" w:hAnsi="Courier New" w:cs="Courier New"/>
          <w:color w:val="000000"/>
          <w:sz w:val="18"/>
          <w:szCs w:val="18"/>
        </w:rPr>
        <w:t>      &lt;</w:t>
      </w:r>
      <w:r w:rsidRPr="00614199">
        <w:rPr>
          <w:rFonts w:ascii="Courier New" w:hAnsi="Courier New" w:cs="Courier New"/>
          <w:color w:val="C00000"/>
          <w:sz w:val="18"/>
          <w:szCs w:val="18"/>
        </w:rPr>
        <w:t>TTin</w:t>
      </w:r>
      <w:r>
        <w:rPr>
          <w:rFonts w:ascii="Courier New" w:hAnsi="Courier New" w:cs="Courier New"/>
          <w:color w:val="000000"/>
          <w:sz w:val="18"/>
          <w:szCs w:val="18"/>
        </w:rPr>
        <w:t>&gt;</w:t>
      </w:r>
    </w:p>
    <w:p w14:paraId="4194AE05" w14:textId="77777777" w:rsidR="009D1437" w:rsidRDefault="009D1437" w:rsidP="009D1437">
      <w:pPr>
        <w:shd w:val="clear" w:color="auto" w:fill="FFFFFE"/>
        <w:spacing w:line="270" w:lineRule="atLeast"/>
        <w:ind w:left="1440"/>
        <w:rPr>
          <w:rFonts w:ascii="Courier New" w:hAnsi="Courier New" w:cs="Courier New"/>
          <w:color w:val="000000"/>
          <w:sz w:val="18"/>
          <w:szCs w:val="18"/>
        </w:rPr>
      </w:pPr>
      <w:r>
        <w:rPr>
          <w:rFonts w:ascii="Courier New" w:hAnsi="Courier New" w:cs="Courier New"/>
          <w:color w:val="000000"/>
          <w:sz w:val="18"/>
          <w:szCs w:val="18"/>
        </w:rPr>
        <w:t>           &lt;</w:t>
      </w:r>
      <w:r w:rsidRPr="00614199">
        <w:rPr>
          <w:rFonts w:ascii="Courier New" w:hAnsi="Courier New" w:cs="Courier New"/>
          <w:color w:val="C00000"/>
          <w:sz w:val="18"/>
          <w:szCs w:val="18"/>
        </w:rPr>
        <w:t>TTruong</w:t>
      </w:r>
      <w:r>
        <w:rPr>
          <w:rFonts w:ascii="Courier New" w:hAnsi="Courier New" w:cs="Courier New"/>
          <w:color w:val="000000"/>
          <w:sz w:val="18"/>
          <w:szCs w:val="18"/>
        </w:rPr>
        <w:t>&gt;GChu&lt;/</w:t>
      </w:r>
      <w:r w:rsidRPr="00614199">
        <w:rPr>
          <w:rFonts w:ascii="Courier New" w:hAnsi="Courier New" w:cs="Courier New"/>
          <w:color w:val="C00000"/>
          <w:sz w:val="18"/>
          <w:szCs w:val="18"/>
        </w:rPr>
        <w:t>TTruong</w:t>
      </w:r>
      <w:r>
        <w:rPr>
          <w:rFonts w:ascii="Courier New" w:hAnsi="Courier New" w:cs="Courier New"/>
          <w:color w:val="000000"/>
          <w:sz w:val="18"/>
          <w:szCs w:val="18"/>
        </w:rPr>
        <w:t>&gt;</w:t>
      </w:r>
    </w:p>
    <w:p w14:paraId="7FE4D845" w14:textId="77777777" w:rsidR="009D1437" w:rsidRPr="00AE187D" w:rsidRDefault="009D1437" w:rsidP="009D1437">
      <w:pPr>
        <w:shd w:val="clear" w:color="auto" w:fill="FFFFFE"/>
        <w:spacing w:line="270" w:lineRule="atLeast"/>
        <w:ind w:left="1440"/>
        <w:rPr>
          <w:rFonts w:ascii="Courier New" w:hAnsi="Courier New" w:cs="Courier New"/>
          <w:color w:val="000000"/>
          <w:sz w:val="18"/>
          <w:szCs w:val="18"/>
          <w:lang w:val="nl-NL"/>
        </w:rPr>
      </w:pPr>
      <w:r>
        <w:rPr>
          <w:rFonts w:ascii="Courier New" w:hAnsi="Courier New" w:cs="Courier New"/>
          <w:color w:val="000000"/>
          <w:sz w:val="18"/>
          <w:szCs w:val="18"/>
        </w:rPr>
        <w:t>           </w:t>
      </w:r>
      <w:r w:rsidRPr="00AE187D">
        <w:rPr>
          <w:rFonts w:ascii="Courier New" w:hAnsi="Courier New" w:cs="Courier New"/>
          <w:color w:val="000000"/>
          <w:sz w:val="18"/>
          <w:szCs w:val="18"/>
          <w:lang w:val="nl-NL"/>
        </w:rPr>
        <w:t>&lt;</w:t>
      </w:r>
      <w:r w:rsidRPr="00AE187D">
        <w:rPr>
          <w:rFonts w:ascii="Courier New" w:hAnsi="Courier New" w:cs="Courier New"/>
          <w:color w:val="C00000"/>
          <w:sz w:val="18"/>
          <w:szCs w:val="18"/>
          <w:lang w:val="nl-NL"/>
        </w:rPr>
        <w:t>KDLieu</w:t>
      </w:r>
      <w:r w:rsidRPr="00AE187D">
        <w:rPr>
          <w:rFonts w:ascii="Courier New" w:hAnsi="Courier New" w:cs="Courier New"/>
          <w:color w:val="000000"/>
          <w:sz w:val="18"/>
          <w:szCs w:val="18"/>
          <w:lang w:val="nl-NL"/>
        </w:rPr>
        <w:t>&gt;string&lt;/</w:t>
      </w:r>
      <w:r w:rsidRPr="00AE187D">
        <w:rPr>
          <w:rFonts w:ascii="Courier New" w:hAnsi="Courier New" w:cs="Courier New"/>
          <w:color w:val="C00000"/>
          <w:sz w:val="18"/>
          <w:szCs w:val="18"/>
          <w:lang w:val="nl-NL"/>
        </w:rPr>
        <w:t>KDLieu</w:t>
      </w:r>
      <w:r w:rsidRPr="00AE187D">
        <w:rPr>
          <w:rFonts w:ascii="Courier New" w:hAnsi="Courier New" w:cs="Courier New"/>
          <w:color w:val="000000"/>
          <w:sz w:val="18"/>
          <w:szCs w:val="18"/>
          <w:lang w:val="nl-NL"/>
        </w:rPr>
        <w:t>&gt;</w:t>
      </w:r>
    </w:p>
    <w:p w14:paraId="0949C2D6" w14:textId="77777777" w:rsidR="009D1437" w:rsidRPr="00AE187D" w:rsidRDefault="009D1437" w:rsidP="009D1437">
      <w:pPr>
        <w:shd w:val="clear" w:color="auto" w:fill="FFFFFE"/>
        <w:spacing w:line="270" w:lineRule="atLeast"/>
        <w:ind w:left="1440"/>
        <w:rPr>
          <w:rFonts w:ascii="Courier New" w:hAnsi="Courier New" w:cs="Courier New"/>
          <w:color w:val="000000"/>
          <w:sz w:val="18"/>
          <w:szCs w:val="18"/>
          <w:lang w:val="nl-NL"/>
        </w:rPr>
      </w:pPr>
      <w:r w:rsidRPr="00AE187D">
        <w:rPr>
          <w:rFonts w:ascii="Courier New" w:hAnsi="Courier New" w:cs="Courier New"/>
          <w:color w:val="000000"/>
          <w:sz w:val="18"/>
          <w:szCs w:val="18"/>
          <w:lang w:val="nl-NL"/>
        </w:rPr>
        <w:t>           &lt;</w:t>
      </w:r>
      <w:r w:rsidRPr="00AE187D">
        <w:rPr>
          <w:rFonts w:ascii="Courier New" w:hAnsi="Courier New" w:cs="Courier New"/>
          <w:color w:val="C00000"/>
          <w:sz w:val="18"/>
          <w:szCs w:val="18"/>
          <w:lang w:val="nl-NL"/>
        </w:rPr>
        <w:t>DLieu</w:t>
      </w:r>
      <w:r w:rsidRPr="00AE187D">
        <w:rPr>
          <w:rFonts w:ascii="Courier New" w:hAnsi="Courier New" w:cs="Courier New"/>
          <w:color w:val="000000"/>
          <w:sz w:val="18"/>
          <w:szCs w:val="18"/>
          <w:lang w:val="nl-NL"/>
        </w:rPr>
        <w:t>&gt;</w:t>
      </w:r>
      <w:r>
        <w:rPr>
          <w:rFonts w:ascii="Courier New" w:hAnsi="Courier New" w:cs="Courier New"/>
          <w:color w:val="000000"/>
          <w:sz w:val="18"/>
          <w:szCs w:val="18"/>
          <w:lang w:val="vi-VN"/>
        </w:rPr>
        <w:t>Nội dung ghi chú</w:t>
      </w:r>
      <w:r w:rsidRPr="00AE187D">
        <w:rPr>
          <w:rFonts w:ascii="Courier New" w:hAnsi="Courier New" w:cs="Courier New"/>
          <w:color w:val="000000"/>
          <w:sz w:val="18"/>
          <w:szCs w:val="18"/>
          <w:lang w:val="nl-NL"/>
        </w:rPr>
        <w:t>&lt;/</w:t>
      </w:r>
      <w:r w:rsidRPr="00AE187D">
        <w:rPr>
          <w:rFonts w:ascii="Courier New" w:hAnsi="Courier New" w:cs="Courier New"/>
          <w:color w:val="C00000"/>
          <w:sz w:val="18"/>
          <w:szCs w:val="18"/>
          <w:lang w:val="nl-NL"/>
        </w:rPr>
        <w:t>DLieu</w:t>
      </w:r>
      <w:r w:rsidRPr="00AE187D">
        <w:rPr>
          <w:rFonts w:ascii="Courier New" w:hAnsi="Courier New" w:cs="Courier New"/>
          <w:color w:val="000000"/>
          <w:sz w:val="18"/>
          <w:szCs w:val="18"/>
          <w:lang w:val="nl-NL"/>
        </w:rPr>
        <w:t>&gt;</w:t>
      </w:r>
    </w:p>
    <w:p w14:paraId="6DC43147" w14:textId="77777777" w:rsidR="009D1437" w:rsidRDefault="009D1437" w:rsidP="009D1437">
      <w:pPr>
        <w:shd w:val="clear" w:color="auto" w:fill="FFFFFE"/>
        <w:spacing w:line="270" w:lineRule="atLeast"/>
        <w:ind w:left="1440"/>
        <w:rPr>
          <w:rFonts w:ascii="Courier New" w:hAnsi="Courier New" w:cs="Courier New"/>
          <w:color w:val="000000"/>
          <w:sz w:val="18"/>
          <w:szCs w:val="18"/>
        </w:rPr>
      </w:pPr>
      <w:r w:rsidRPr="00AE187D">
        <w:rPr>
          <w:rFonts w:ascii="Courier New" w:hAnsi="Courier New" w:cs="Courier New"/>
          <w:color w:val="000000"/>
          <w:sz w:val="18"/>
          <w:szCs w:val="18"/>
          <w:lang w:val="nl-NL"/>
        </w:rPr>
        <w:t>      </w:t>
      </w:r>
      <w:r>
        <w:rPr>
          <w:rFonts w:ascii="Courier New" w:hAnsi="Courier New" w:cs="Courier New"/>
          <w:color w:val="000000"/>
          <w:sz w:val="18"/>
          <w:szCs w:val="18"/>
        </w:rPr>
        <w:t>&lt;/</w:t>
      </w:r>
      <w:r w:rsidRPr="00614199">
        <w:rPr>
          <w:rFonts w:ascii="Courier New" w:hAnsi="Courier New" w:cs="Courier New"/>
          <w:color w:val="C00000"/>
          <w:sz w:val="18"/>
          <w:szCs w:val="18"/>
        </w:rPr>
        <w:t>TTin</w:t>
      </w:r>
      <w:r>
        <w:rPr>
          <w:rFonts w:ascii="Courier New" w:hAnsi="Courier New" w:cs="Courier New"/>
          <w:color w:val="000000"/>
          <w:sz w:val="18"/>
          <w:szCs w:val="18"/>
        </w:rPr>
        <w:t>&gt;</w:t>
      </w:r>
    </w:p>
    <w:p w14:paraId="1AA37113" w14:textId="77777777" w:rsidR="009D1437" w:rsidRDefault="009D1437" w:rsidP="009D1437">
      <w:pPr>
        <w:shd w:val="clear" w:color="auto" w:fill="FFFFFE"/>
        <w:spacing w:line="270" w:lineRule="atLeast"/>
        <w:ind w:left="1440"/>
        <w:rPr>
          <w:rFonts w:ascii="Courier New" w:hAnsi="Courier New" w:cs="Courier New"/>
          <w:color w:val="000000"/>
          <w:sz w:val="18"/>
          <w:szCs w:val="18"/>
        </w:rPr>
      </w:pPr>
      <w:r>
        <w:rPr>
          <w:rFonts w:ascii="Courier New" w:hAnsi="Courier New" w:cs="Courier New"/>
          <w:color w:val="000000"/>
          <w:sz w:val="18"/>
          <w:szCs w:val="18"/>
        </w:rPr>
        <w:t>&lt;/</w:t>
      </w:r>
      <w:r w:rsidRPr="00614199">
        <w:rPr>
          <w:rFonts w:ascii="Courier New" w:hAnsi="Courier New" w:cs="Courier New"/>
          <w:color w:val="C00000"/>
          <w:sz w:val="18"/>
          <w:szCs w:val="18"/>
        </w:rPr>
        <w:t>TTKhac</w:t>
      </w:r>
      <w:r>
        <w:rPr>
          <w:rFonts w:ascii="Courier New" w:hAnsi="Courier New" w:cs="Courier New"/>
          <w:color w:val="000000"/>
          <w:sz w:val="18"/>
          <w:szCs w:val="18"/>
        </w:rPr>
        <w:t>&gt;</w:t>
      </w:r>
    </w:p>
    <w:p w14:paraId="0B35982F" w14:textId="77777777" w:rsidR="009D1437" w:rsidRDefault="009D1437" w:rsidP="009D1437">
      <w:pPr>
        <w:autoSpaceDE w:val="0"/>
        <w:autoSpaceDN w:val="0"/>
        <w:adjustRightInd w:val="0"/>
        <w:ind w:left="720"/>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TTChung</w:t>
      </w:r>
      <w:r>
        <w:rPr>
          <w:rFonts w:ascii="Consolas" w:hAnsi="Consolas" w:cs="Consolas"/>
          <w:color w:val="0000FF"/>
          <w:sz w:val="19"/>
          <w:szCs w:val="19"/>
        </w:rPr>
        <w:t>&gt;</w:t>
      </w:r>
    </w:p>
    <w:p w14:paraId="221BF1FB"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sidRPr="002E2A3F">
        <w:rPr>
          <w:rFonts w:ascii="Consolas" w:hAnsi="Consolas" w:cs="Consolas"/>
          <w:color w:val="A31515"/>
          <w:sz w:val="19"/>
          <w:szCs w:val="19"/>
        </w:rPr>
        <w:t>NDCTu</w:t>
      </w:r>
      <w:r>
        <w:rPr>
          <w:rFonts w:ascii="Consolas" w:hAnsi="Consolas" w:cs="Consolas"/>
          <w:color w:val="0000FF"/>
          <w:sz w:val="19"/>
          <w:szCs w:val="19"/>
        </w:rPr>
        <w:t>&gt;</w:t>
      </w:r>
    </w:p>
    <w:p w14:paraId="251EF8C9" w14:textId="77777777" w:rsidR="009D1437" w:rsidRDefault="009D1437" w:rsidP="009D143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sidRPr="002E2A3F">
        <w:rPr>
          <w:rFonts w:ascii="Consolas" w:hAnsi="Consolas" w:cs="Consolas"/>
          <w:color w:val="A31515"/>
          <w:sz w:val="19"/>
          <w:szCs w:val="19"/>
        </w:rPr>
        <w:t>NNT</w:t>
      </w:r>
      <w:r>
        <w:rPr>
          <w:rFonts w:ascii="Consolas" w:hAnsi="Consolas" w:cs="Consolas"/>
          <w:color w:val="0000FF"/>
          <w:sz w:val="19"/>
          <w:szCs w:val="19"/>
        </w:rPr>
        <w:t>&gt;</w:t>
      </w:r>
    </w:p>
    <w:p w14:paraId="303AFF40" w14:textId="7C2CDD2D" w:rsidR="009D1437" w:rsidRPr="00AE187D" w:rsidRDefault="009D1437" w:rsidP="009D1437">
      <w:pPr>
        <w:autoSpaceDE w:val="0"/>
        <w:autoSpaceDN w:val="0"/>
        <w:adjustRightInd w:val="0"/>
        <w:rPr>
          <w:rFonts w:ascii="Consolas" w:hAnsi="Consolas" w:cs="Consolas"/>
          <w:color w:val="0000FF"/>
          <w:sz w:val="19"/>
          <w:szCs w:val="19"/>
          <w:lang w:val="nl-NL"/>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B52800">
        <w:rPr>
          <w:rFonts w:ascii="Consolas" w:hAnsi="Consolas" w:cs="Consolas"/>
          <w:color w:val="0000FF"/>
          <w:sz w:val="19"/>
          <w:szCs w:val="19"/>
          <w:highlight w:val="yellow"/>
          <w:lang w:val="nl-NL"/>
        </w:rPr>
        <w:t>&lt;</w:t>
      </w:r>
      <w:r w:rsidRPr="00B52800">
        <w:rPr>
          <w:rFonts w:ascii="Consolas" w:hAnsi="Consolas" w:cs="Consolas"/>
          <w:color w:val="A31515"/>
          <w:sz w:val="19"/>
          <w:szCs w:val="19"/>
          <w:highlight w:val="yellow"/>
          <w:lang w:val="nl-NL"/>
        </w:rPr>
        <w:t>Ten</w:t>
      </w:r>
      <w:r w:rsidRPr="00B52800">
        <w:rPr>
          <w:rFonts w:ascii="Consolas" w:hAnsi="Consolas" w:cs="Consolas"/>
          <w:color w:val="0000FF"/>
          <w:sz w:val="19"/>
          <w:szCs w:val="19"/>
          <w:highlight w:val="yellow"/>
          <w:lang w:val="nl-NL"/>
        </w:rPr>
        <w:t>&gt;</w:t>
      </w:r>
      <w:r w:rsidRPr="00B52800">
        <w:rPr>
          <w:rFonts w:ascii="Consolas" w:hAnsi="Consolas" w:cs="Consolas"/>
          <w:color w:val="000000"/>
          <w:sz w:val="19"/>
          <w:szCs w:val="19"/>
          <w:highlight w:val="yellow"/>
          <w:lang w:val="nl-NL"/>
        </w:rPr>
        <w:t>Tên</w:t>
      </w:r>
      <w:r w:rsidR="000E26B3" w:rsidRPr="00B52800">
        <w:rPr>
          <w:color w:val="000000"/>
          <w:sz w:val="18"/>
          <w:szCs w:val="18"/>
          <w:highlight w:val="yellow"/>
          <w:shd w:val="clear" w:color="auto" w:fill="FFFFFF"/>
          <w:lang w:val="nl-NL"/>
        </w:rPr>
        <w:t>*</w:t>
      </w:r>
      <w:r w:rsidRPr="00B52800">
        <w:rPr>
          <w:rFonts w:ascii="Consolas" w:hAnsi="Consolas" w:cs="Consolas"/>
          <w:color w:val="0000FF"/>
          <w:sz w:val="19"/>
          <w:szCs w:val="19"/>
          <w:highlight w:val="yellow"/>
          <w:lang w:val="nl-NL"/>
        </w:rPr>
        <w:t>&lt;/</w:t>
      </w:r>
      <w:r w:rsidRPr="00B52800">
        <w:rPr>
          <w:rFonts w:ascii="Consolas" w:hAnsi="Consolas" w:cs="Consolas"/>
          <w:color w:val="A31515"/>
          <w:sz w:val="19"/>
          <w:szCs w:val="19"/>
          <w:highlight w:val="yellow"/>
          <w:lang w:val="nl-NL"/>
        </w:rPr>
        <w:t>Ten</w:t>
      </w:r>
      <w:r w:rsidRPr="00B52800">
        <w:rPr>
          <w:rFonts w:ascii="Consolas" w:hAnsi="Consolas" w:cs="Consolas"/>
          <w:color w:val="0000FF"/>
          <w:sz w:val="19"/>
          <w:szCs w:val="19"/>
          <w:highlight w:val="yellow"/>
          <w:lang w:val="nl-NL"/>
        </w:rPr>
        <w:t>&gt;</w:t>
      </w:r>
    </w:p>
    <w:p w14:paraId="625F17FC" w14:textId="77777777" w:rsidR="009D1437" w:rsidRPr="00AE187D" w:rsidRDefault="009D1437" w:rsidP="009D1437">
      <w:pPr>
        <w:autoSpaceDE w:val="0"/>
        <w:autoSpaceDN w:val="0"/>
        <w:adjustRightInd w:val="0"/>
        <w:ind w:left="1440" w:firstLine="720"/>
        <w:rPr>
          <w:rFonts w:ascii="Consolas" w:hAnsi="Consolas" w:cs="Consolas"/>
          <w:color w:val="000000"/>
          <w:sz w:val="19"/>
          <w:szCs w:val="19"/>
          <w:lang w:val="nl-NL"/>
        </w:rPr>
      </w:pPr>
      <w:r w:rsidRPr="00AE187D">
        <w:rPr>
          <w:rFonts w:ascii="Consolas" w:hAnsi="Consolas" w:cs="Consolas"/>
          <w:color w:val="0000FF"/>
          <w:sz w:val="19"/>
          <w:szCs w:val="19"/>
          <w:lang w:val="nl-NL"/>
        </w:rPr>
        <w:t>&lt;</w:t>
      </w:r>
      <w:r w:rsidRPr="00AE187D">
        <w:rPr>
          <w:rFonts w:ascii="Consolas" w:eastAsiaTheme="minorHAnsi" w:hAnsi="Consolas" w:cs="Consolas"/>
          <w:color w:val="C00000"/>
          <w:sz w:val="19"/>
          <w:szCs w:val="19"/>
          <w:lang w:val="nl-NL"/>
        </w:rPr>
        <w:t>MKHang</w:t>
      </w:r>
      <w:r w:rsidRPr="00AE187D">
        <w:rPr>
          <w:rFonts w:ascii="Consolas" w:eastAsiaTheme="minorHAnsi" w:hAnsi="Consolas" w:cs="Consolas"/>
          <w:color w:val="0000FF"/>
          <w:sz w:val="19"/>
          <w:szCs w:val="19"/>
          <w:lang w:val="nl-NL"/>
        </w:rPr>
        <w:t>&gt;</w:t>
      </w:r>
      <w:r w:rsidRPr="00AE187D">
        <w:rPr>
          <w:rFonts w:ascii="Consolas" w:eastAsiaTheme="minorHAnsi" w:hAnsi="Consolas" w:cs="Consolas"/>
          <w:sz w:val="19"/>
          <w:szCs w:val="19"/>
          <w:lang w:val="nl-NL"/>
        </w:rPr>
        <w:t>Mã khách hàng</w:t>
      </w:r>
      <w:r w:rsidRPr="00AE187D">
        <w:rPr>
          <w:rFonts w:ascii="Consolas" w:eastAsiaTheme="minorHAnsi" w:hAnsi="Consolas" w:cs="Consolas"/>
          <w:color w:val="0000FF"/>
          <w:sz w:val="19"/>
          <w:szCs w:val="19"/>
          <w:lang w:val="nl-NL"/>
        </w:rPr>
        <w:t>&lt;/</w:t>
      </w:r>
      <w:r w:rsidRPr="00AE187D">
        <w:rPr>
          <w:rFonts w:ascii="Consolas" w:eastAsiaTheme="minorHAnsi" w:hAnsi="Consolas" w:cs="Consolas"/>
          <w:color w:val="C00000"/>
          <w:sz w:val="19"/>
          <w:szCs w:val="19"/>
          <w:lang w:val="nl-NL"/>
        </w:rPr>
        <w:t>MKHang</w:t>
      </w:r>
      <w:r w:rsidRPr="00AE187D">
        <w:rPr>
          <w:rFonts w:ascii="Consolas" w:eastAsiaTheme="minorHAnsi" w:hAnsi="Consolas" w:cs="Consolas"/>
          <w:color w:val="0000FF"/>
          <w:sz w:val="19"/>
          <w:szCs w:val="19"/>
          <w:lang w:val="nl-NL"/>
        </w:rPr>
        <w:t>&gt;</w:t>
      </w:r>
    </w:p>
    <w:p w14:paraId="7528014D"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MST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số thuế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MST</w:t>
      </w:r>
      <w:r w:rsidRPr="00AE187D">
        <w:rPr>
          <w:rFonts w:ascii="Consolas" w:hAnsi="Consolas" w:cs="Consolas"/>
          <w:color w:val="0000FF"/>
          <w:sz w:val="19"/>
          <w:szCs w:val="19"/>
          <w:lang w:val="nl-NL"/>
        </w:rPr>
        <w:t>&gt;</w:t>
      </w:r>
    </w:p>
    <w:p w14:paraId="1AC6D040" w14:textId="6231EEF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B52800">
        <w:rPr>
          <w:rFonts w:ascii="Consolas" w:hAnsi="Consolas" w:cs="Consolas"/>
          <w:color w:val="0000FF"/>
          <w:sz w:val="19"/>
          <w:szCs w:val="19"/>
          <w:highlight w:val="yellow"/>
          <w:lang w:val="nl-NL"/>
        </w:rPr>
        <w:t>&lt;</w:t>
      </w:r>
      <w:r w:rsidRPr="00B52800">
        <w:rPr>
          <w:rFonts w:ascii="Consolas" w:hAnsi="Consolas" w:cs="Consolas"/>
          <w:color w:val="A31515"/>
          <w:sz w:val="19"/>
          <w:szCs w:val="19"/>
          <w:highlight w:val="yellow"/>
          <w:lang w:val="nl-NL"/>
        </w:rPr>
        <w:t>DChi</w:t>
      </w:r>
      <w:r w:rsidRPr="00B52800">
        <w:rPr>
          <w:rFonts w:ascii="Consolas" w:hAnsi="Consolas" w:cs="Consolas"/>
          <w:color w:val="0000FF"/>
          <w:sz w:val="19"/>
          <w:szCs w:val="19"/>
          <w:highlight w:val="yellow"/>
          <w:lang w:val="nl-NL"/>
        </w:rPr>
        <w:t>&gt;</w:t>
      </w:r>
      <w:r w:rsidRPr="00B52800">
        <w:rPr>
          <w:rFonts w:ascii="Consolas" w:hAnsi="Consolas" w:cs="Consolas"/>
          <w:color w:val="000000"/>
          <w:sz w:val="19"/>
          <w:szCs w:val="19"/>
          <w:highlight w:val="yellow"/>
          <w:lang w:val="nl-NL"/>
        </w:rPr>
        <w:t>Địa chỉ</w:t>
      </w:r>
      <w:r w:rsidR="000E26B3" w:rsidRPr="00B52800">
        <w:rPr>
          <w:color w:val="000000"/>
          <w:sz w:val="18"/>
          <w:szCs w:val="18"/>
          <w:highlight w:val="yellow"/>
          <w:shd w:val="clear" w:color="auto" w:fill="FFFFFF"/>
          <w:lang w:val="nl-NL"/>
        </w:rPr>
        <w:t>*</w:t>
      </w:r>
      <w:r w:rsidRPr="00B52800">
        <w:rPr>
          <w:rFonts w:ascii="Consolas" w:hAnsi="Consolas" w:cs="Consolas"/>
          <w:color w:val="0000FF"/>
          <w:sz w:val="19"/>
          <w:szCs w:val="19"/>
          <w:highlight w:val="yellow"/>
          <w:lang w:val="nl-NL"/>
        </w:rPr>
        <w:t>&lt;/</w:t>
      </w:r>
      <w:r w:rsidRPr="00B52800">
        <w:rPr>
          <w:rFonts w:ascii="Consolas" w:hAnsi="Consolas" w:cs="Consolas"/>
          <w:color w:val="A31515"/>
          <w:sz w:val="19"/>
          <w:szCs w:val="19"/>
          <w:highlight w:val="yellow"/>
          <w:lang w:val="nl-NL"/>
        </w:rPr>
        <w:t>DChi</w:t>
      </w:r>
      <w:r w:rsidRPr="00B52800">
        <w:rPr>
          <w:rFonts w:ascii="Consolas" w:hAnsi="Consolas" w:cs="Consolas"/>
          <w:color w:val="0000FF"/>
          <w:sz w:val="19"/>
          <w:szCs w:val="19"/>
          <w:highlight w:val="yellow"/>
          <w:lang w:val="nl-NL"/>
        </w:rPr>
        <w:t>&gt;</w:t>
      </w:r>
    </w:p>
    <w:p w14:paraId="582FE2AB"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C00000"/>
          <w:sz w:val="19"/>
          <w:szCs w:val="19"/>
          <w:lang w:val="nl-NL"/>
        </w:rPr>
        <w:t>QTich</w:t>
      </w:r>
      <w:r w:rsidRPr="00AE187D">
        <w:rPr>
          <w:rFonts w:ascii="Consolas" w:hAnsi="Consolas" w:cs="Consolas"/>
          <w:color w:val="0000FF"/>
          <w:sz w:val="19"/>
          <w:szCs w:val="19"/>
          <w:lang w:val="nl-NL"/>
        </w:rPr>
        <w:t>&gt;</w:t>
      </w:r>
      <w:r w:rsidRPr="00AE187D">
        <w:rPr>
          <w:rFonts w:ascii="Consolas" w:hAnsi="Consolas" w:cs="Consolas"/>
          <w:sz w:val="19"/>
          <w:szCs w:val="19"/>
          <w:lang w:val="nl-NL"/>
        </w:rPr>
        <w:t>Quốc tịch(VN)</w:t>
      </w:r>
      <w:r w:rsidRPr="00AE187D">
        <w:rPr>
          <w:rFonts w:ascii="Consolas" w:hAnsi="Consolas" w:cs="Consolas"/>
          <w:color w:val="0000FF"/>
          <w:sz w:val="19"/>
          <w:szCs w:val="19"/>
          <w:lang w:val="nl-NL"/>
        </w:rPr>
        <w:t>&lt;/</w:t>
      </w:r>
      <w:r w:rsidRPr="00AE187D">
        <w:rPr>
          <w:rFonts w:ascii="Consolas" w:hAnsi="Consolas" w:cs="Consolas"/>
          <w:color w:val="C00000"/>
          <w:sz w:val="19"/>
          <w:szCs w:val="19"/>
          <w:lang w:val="nl-NL"/>
        </w:rPr>
        <w:t>QTich</w:t>
      </w:r>
      <w:r w:rsidRPr="00AE187D">
        <w:rPr>
          <w:rFonts w:ascii="Consolas" w:hAnsi="Consolas" w:cs="Consolas"/>
          <w:color w:val="0000FF"/>
          <w:sz w:val="19"/>
          <w:szCs w:val="19"/>
          <w:lang w:val="nl-NL"/>
        </w:rPr>
        <w:t>&gt;</w:t>
      </w:r>
    </w:p>
    <w:p w14:paraId="40179589"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CNCTru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cá nhân cư trú</w:t>
      </w:r>
      <w:r w:rsidRPr="00AE187D">
        <w:rPr>
          <w:lang w:val="nl-NL"/>
        </w:rPr>
        <w:t xml:space="preserve"> </w:t>
      </w:r>
      <w:r w:rsidRPr="00AE187D">
        <w:rPr>
          <w:rFonts w:ascii="Consolas" w:hAnsi="Consolas"/>
          <w:sz w:val="19"/>
          <w:szCs w:val="19"/>
          <w:lang w:val="nl-NL"/>
        </w:rPr>
        <w:t>Số (0: Cá nhân không cư trú, 1: Cá nhân cư trú)*</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CNCTru</w:t>
      </w:r>
      <w:r w:rsidRPr="00AE187D">
        <w:rPr>
          <w:rFonts w:ascii="Consolas" w:hAnsi="Consolas" w:cs="Consolas"/>
          <w:color w:val="0000FF"/>
          <w:sz w:val="19"/>
          <w:szCs w:val="19"/>
          <w:lang w:val="nl-NL"/>
        </w:rPr>
        <w:t>&gt;</w:t>
      </w:r>
    </w:p>
    <w:p w14:paraId="3FFB9F8C" w14:textId="77777777" w:rsidR="00F94001" w:rsidRPr="00C50264" w:rsidRDefault="009D1437" w:rsidP="00F94001">
      <w:pPr>
        <w:autoSpaceDE w:val="0"/>
        <w:autoSpaceDN w:val="0"/>
        <w:adjustRightInd w:val="0"/>
        <w:rPr>
          <w:rFonts w:ascii="Cascadia Mono" w:eastAsiaTheme="minorHAnsi" w:hAnsi="Cascadia Mono" w:cs="Cascadia Mono"/>
          <w:color w:val="000000"/>
          <w:sz w:val="19"/>
          <w:szCs w:val="19"/>
          <w:highlight w:val="yellow"/>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00F94001" w:rsidRPr="00C50264">
        <w:rPr>
          <w:rFonts w:ascii="Cascadia Mono" w:eastAsiaTheme="minorHAnsi" w:hAnsi="Cascadia Mono" w:cs="Cascadia Mono"/>
          <w:color w:val="0000FF"/>
          <w:sz w:val="19"/>
          <w:szCs w:val="19"/>
          <w:highlight w:val="yellow"/>
          <w:lang w:val="nl-NL"/>
        </w:rPr>
        <w:t>&lt;</w:t>
      </w:r>
      <w:r w:rsidR="00F94001" w:rsidRPr="00C50264">
        <w:rPr>
          <w:rFonts w:ascii="Cascadia Mono" w:eastAsiaTheme="minorHAnsi" w:hAnsi="Cascadia Mono" w:cs="Cascadia Mono"/>
          <w:color w:val="A31515"/>
          <w:sz w:val="19"/>
          <w:szCs w:val="19"/>
          <w:highlight w:val="yellow"/>
          <w:lang w:val="nl-NL"/>
        </w:rPr>
        <w:t>CMND</w:t>
      </w:r>
      <w:r w:rsidR="00F94001" w:rsidRPr="00C50264">
        <w:rPr>
          <w:rFonts w:ascii="Cascadia Mono" w:eastAsiaTheme="minorHAnsi" w:hAnsi="Cascadia Mono" w:cs="Cascadia Mono"/>
          <w:color w:val="0000FF"/>
          <w:sz w:val="19"/>
          <w:szCs w:val="19"/>
          <w:highlight w:val="yellow"/>
          <w:lang w:val="nl-NL"/>
        </w:rPr>
        <w:t>&gt;</w:t>
      </w:r>
      <w:r w:rsidR="00F94001" w:rsidRPr="00AE187D">
        <w:rPr>
          <w:rFonts w:ascii="Arial" w:hAnsi="Arial" w:cs="Arial"/>
          <w:color w:val="222222"/>
          <w:sz w:val="26"/>
          <w:szCs w:val="26"/>
          <w:highlight w:val="yellow"/>
          <w:lang w:val="nl-NL"/>
        </w:rPr>
        <w:t xml:space="preserve"> </w:t>
      </w:r>
      <w:r w:rsidR="00F94001" w:rsidRPr="00AE187D">
        <w:rPr>
          <w:rFonts w:ascii="Cascadia Mono" w:eastAsiaTheme="minorHAnsi" w:hAnsi="Cascadia Mono" w:cs="Cascadia Mono"/>
          <w:color w:val="000000"/>
          <w:sz w:val="19"/>
          <w:szCs w:val="19"/>
          <w:highlight w:val="yellow"/>
          <w:lang w:val="nl-NL"/>
        </w:rPr>
        <w:t>Số định danh cá nhân, giấy tờ tùy thân hoặc số hộ chiếu</w:t>
      </w:r>
      <w:r w:rsidR="00F94001" w:rsidRPr="00C50264">
        <w:rPr>
          <w:rFonts w:ascii="Cascadia Mono" w:eastAsiaTheme="minorHAnsi" w:hAnsi="Cascadia Mono" w:cs="Cascadia Mono"/>
          <w:color w:val="000000"/>
          <w:sz w:val="19"/>
          <w:szCs w:val="19"/>
          <w:highlight w:val="yellow"/>
          <w:lang w:val="nl-NL"/>
        </w:rPr>
        <w:t xml:space="preserve"> (Đối với trường hợp không có MST))</w:t>
      </w:r>
      <w:r w:rsidR="00F94001" w:rsidRPr="00C50264">
        <w:rPr>
          <w:rFonts w:ascii="Cascadia Mono" w:eastAsiaTheme="minorHAnsi" w:hAnsi="Cascadia Mono" w:cs="Cascadia Mono"/>
          <w:color w:val="0000FF"/>
          <w:sz w:val="19"/>
          <w:szCs w:val="19"/>
          <w:highlight w:val="yellow"/>
          <w:lang w:val="nl-NL"/>
        </w:rPr>
        <w:t>&lt;/</w:t>
      </w:r>
      <w:r w:rsidR="00F94001" w:rsidRPr="00C50264">
        <w:rPr>
          <w:rFonts w:ascii="Cascadia Mono" w:eastAsiaTheme="minorHAnsi" w:hAnsi="Cascadia Mono" w:cs="Cascadia Mono"/>
          <w:color w:val="A31515"/>
          <w:sz w:val="19"/>
          <w:szCs w:val="19"/>
          <w:highlight w:val="yellow"/>
          <w:lang w:val="nl-NL"/>
        </w:rPr>
        <w:t>CMND</w:t>
      </w:r>
      <w:r w:rsidR="00F94001" w:rsidRPr="00C50264">
        <w:rPr>
          <w:rFonts w:ascii="Cascadia Mono" w:eastAsiaTheme="minorHAnsi" w:hAnsi="Cascadia Mono" w:cs="Cascadia Mono"/>
          <w:color w:val="0000FF"/>
          <w:sz w:val="19"/>
          <w:szCs w:val="19"/>
          <w:highlight w:val="yellow"/>
          <w:lang w:val="nl-NL"/>
        </w:rPr>
        <w:t>&gt;</w:t>
      </w:r>
    </w:p>
    <w:p w14:paraId="050DBF49"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DCTDTu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Địa chỉ thư điện tử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DCTDTu</w:t>
      </w:r>
      <w:r w:rsidRPr="00AE187D">
        <w:rPr>
          <w:rFonts w:ascii="Consolas" w:hAnsi="Consolas" w:cs="Consolas"/>
          <w:color w:val="0000FF"/>
          <w:sz w:val="19"/>
          <w:szCs w:val="19"/>
          <w:lang w:val="nl-NL"/>
        </w:rPr>
        <w:t>&gt;</w:t>
      </w:r>
    </w:p>
    <w:p w14:paraId="7B7014C7" w14:textId="6F0B4AC3"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B52800">
        <w:rPr>
          <w:rFonts w:ascii="Consolas" w:hAnsi="Consolas" w:cs="Consolas"/>
          <w:color w:val="0000FF"/>
          <w:sz w:val="19"/>
          <w:szCs w:val="19"/>
          <w:highlight w:val="yellow"/>
          <w:lang w:val="nl-NL"/>
        </w:rPr>
        <w:t>&lt;</w:t>
      </w:r>
      <w:r w:rsidRPr="00B52800">
        <w:rPr>
          <w:highlight w:val="yellow"/>
          <w:lang w:val="nl-NL"/>
        </w:rPr>
        <w:t xml:space="preserve"> </w:t>
      </w:r>
      <w:r w:rsidRPr="00B52800">
        <w:rPr>
          <w:rFonts w:ascii="Consolas" w:hAnsi="Consolas" w:cs="Consolas"/>
          <w:color w:val="A31515"/>
          <w:sz w:val="19"/>
          <w:szCs w:val="19"/>
          <w:highlight w:val="yellow"/>
          <w:lang w:val="nl-NL"/>
        </w:rPr>
        <w:t xml:space="preserve">SDThoai </w:t>
      </w:r>
      <w:r w:rsidRPr="00B52800">
        <w:rPr>
          <w:rFonts w:ascii="Consolas" w:hAnsi="Consolas" w:cs="Consolas"/>
          <w:color w:val="0000FF"/>
          <w:sz w:val="19"/>
          <w:szCs w:val="19"/>
          <w:highlight w:val="yellow"/>
          <w:lang w:val="nl-NL"/>
        </w:rPr>
        <w:t>&gt;</w:t>
      </w:r>
      <w:r w:rsidRPr="00B52800">
        <w:rPr>
          <w:rFonts w:ascii="Consolas" w:hAnsi="Consolas" w:cs="Consolas"/>
          <w:color w:val="000000"/>
          <w:sz w:val="19"/>
          <w:szCs w:val="19"/>
          <w:highlight w:val="yellow"/>
          <w:lang w:val="nl-NL"/>
        </w:rPr>
        <w:t>Số điện thoại</w:t>
      </w:r>
      <w:r w:rsidR="000E26B3" w:rsidRPr="00B52800">
        <w:rPr>
          <w:rFonts w:ascii="Consolas" w:hAnsi="Consolas" w:cs="Consolas"/>
          <w:color w:val="0000FF"/>
          <w:sz w:val="19"/>
          <w:szCs w:val="19"/>
          <w:highlight w:val="yellow"/>
          <w:lang w:val="nl-NL"/>
        </w:rPr>
        <w:t>*</w:t>
      </w:r>
      <w:r w:rsidRPr="00B52800">
        <w:rPr>
          <w:rFonts w:ascii="Consolas" w:hAnsi="Consolas" w:cs="Consolas"/>
          <w:color w:val="0000FF"/>
          <w:sz w:val="19"/>
          <w:szCs w:val="19"/>
          <w:highlight w:val="yellow"/>
          <w:lang w:val="nl-NL"/>
        </w:rPr>
        <w:t>&lt;/</w:t>
      </w:r>
      <w:r w:rsidRPr="00B52800">
        <w:rPr>
          <w:rFonts w:ascii="Consolas" w:hAnsi="Consolas" w:cs="Consolas"/>
          <w:color w:val="A31515"/>
          <w:sz w:val="19"/>
          <w:szCs w:val="19"/>
          <w:highlight w:val="yellow"/>
          <w:lang w:val="nl-NL"/>
        </w:rPr>
        <w:t xml:space="preserve"> SDThoai </w:t>
      </w:r>
      <w:r w:rsidRPr="00B52800">
        <w:rPr>
          <w:rFonts w:ascii="Consolas" w:hAnsi="Consolas" w:cs="Consolas"/>
          <w:color w:val="0000FF"/>
          <w:sz w:val="19"/>
          <w:szCs w:val="19"/>
          <w:highlight w:val="yellow"/>
          <w:lang w:val="nl-NL"/>
        </w:rPr>
        <w:t>&gt;</w:t>
      </w:r>
    </w:p>
    <w:p w14:paraId="15DA1E84" w14:textId="3F1932AA" w:rsidR="009D1437" w:rsidRPr="00F94001" w:rsidRDefault="009D1437" w:rsidP="009D1437">
      <w:pPr>
        <w:autoSpaceDE w:val="0"/>
        <w:autoSpaceDN w:val="0"/>
        <w:adjustRightInd w:val="0"/>
        <w:rPr>
          <w:rFonts w:ascii="Cascadia Mono" w:eastAsiaTheme="minorHAnsi" w:hAnsi="Cascadia Mono" w:cs="Cascadia Mono"/>
          <w:color w:val="000000"/>
          <w:sz w:val="19"/>
          <w:szCs w:val="19"/>
          <w:highlight w:val="white"/>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00F94001" w:rsidRPr="00C50264">
        <w:rPr>
          <w:rFonts w:ascii="Cascadia Mono" w:eastAsiaTheme="minorHAnsi" w:hAnsi="Cascadia Mono" w:cs="Cascadia Mono"/>
          <w:color w:val="0000FF"/>
          <w:sz w:val="19"/>
          <w:szCs w:val="19"/>
          <w:highlight w:val="cyan"/>
          <w:lang w:val="nl-NL"/>
        </w:rPr>
        <w:t>&lt;</w:t>
      </w:r>
      <w:r w:rsidR="00F94001" w:rsidRPr="00C50264">
        <w:rPr>
          <w:rFonts w:ascii="Cascadia Mono" w:eastAsiaTheme="minorHAnsi" w:hAnsi="Cascadia Mono" w:cs="Cascadia Mono"/>
          <w:color w:val="A31515"/>
          <w:sz w:val="19"/>
          <w:szCs w:val="19"/>
          <w:highlight w:val="cyan"/>
          <w:lang w:val="nl-NL"/>
        </w:rPr>
        <w:t>GChu</w:t>
      </w:r>
      <w:r w:rsidR="00F94001" w:rsidRPr="00C50264">
        <w:rPr>
          <w:rFonts w:ascii="Cascadia Mono" w:eastAsiaTheme="minorHAnsi" w:hAnsi="Cascadia Mono" w:cs="Cascadia Mono"/>
          <w:color w:val="0000FF"/>
          <w:sz w:val="19"/>
          <w:szCs w:val="19"/>
          <w:highlight w:val="cyan"/>
          <w:lang w:val="nl-NL"/>
        </w:rPr>
        <w:t>&gt;</w:t>
      </w:r>
      <w:r w:rsidR="00F94001" w:rsidRPr="00C50264">
        <w:rPr>
          <w:rFonts w:ascii="Cascadia Mono" w:eastAsiaTheme="minorHAnsi" w:hAnsi="Cascadia Mono" w:cs="Cascadia Mono"/>
          <w:color w:val="000000"/>
          <w:sz w:val="19"/>
          <w:szCs w:val="19"/>
          <w:highlight w:val="cyan"/>
          <w:lang w:val="nl-NL"/>
        </w:rPr>
        <w:t xml:space="preserve">Ghi chú 255 </w:t>
      </w:r>
      <w:r w:rsidR="00F94001" w:rsidRPr="00C50264">
        <w:rPr>
          <w:rFonts w:ascii="Cascadia Mono" w:eastAsiaTheme="minorHAnsi" w:hAnsi="Cascadia Mono" w:cs="Cascadia Mono"/>
          <w:color w:val="0000FF"/>
          <w:sz w:val="19"/>
          <w:szCs w:val="19"/>
          <w:highlight w:val="cyan"/>
          <w:lang w:val="nl-NL"/>
        </w:rPr>
        <w:t>&lt;/</w:t>
      </w:r>
      <w:r w:rsidR="00F94001" w:rsidRPr="00C50264">
        <w:rPr>
          <w:rFonts w:ascii="Cascadia Mono" w:eastAsiaTheme="minorHAnsi" w:hAnsi="Cascadia Mono" w:cs="Cascadia Mono"/>
          <w:color w:val="A31515"/>
          <w:sz w:val="19"/>
          <w:szCs w:val="19"/>
          <w:highlight w:val="cyan"/>
          <w:lang w:val="nl-NL"/>
        </w:rPr>
        <w:t>GChu</w:t>
      </w:r>
      <w:r w:rsidR="00F94001" w:rsidRPr="00C50264">
        <w:rPr>
          <w:rFonts w:ascii="Cascadia Mono" w:eastAsiaTheme="minorHAnsi" w:hAnsi="Cascadia Mono" w:cs="Cascadia Mono"/>
          <w:color w:val="0000FF"/>
          <w:sz w:val="19"/>
          <w:szCs w:val="19"/>
          <w:highlight w:val="cyan"/>
          <w:lang w:val="nl-NL"/>
        </w:rPr>
        <w:t>&gt;</w:t>
      </w:r>
    </w:p>
    <w:p w14:paraId="6BD16A1E"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NNT</w:t>
      </w:r>
      <w:r w:rsidRPr="00AE187D">
        <w:rPr>
          <w:rFonts w:ascii="Consolas" w:hAnsi="Consolas" w:cs="Consolas"/>
          <w:color w:val="0000FF"/>
          <w:sz w:val="19"/>
          <w:szCs w:val="19"/>
          <w:lang w:val="nl-NL"/>
        </w:rPr>
        <w:t>&gt;</w:t>
      </w:r>
    </w:p>
    <w:p w14:paraId="5BE0FBA1"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TTNCNKTru</w:t>
      </w:r>
      <w:r w:rsidRPr="00AE187D">
        <w:rPr>
          <w:rFonts w:ascii="Consolas" w:hAnsi="Consolas" w:cs="Consolas"/>
          <w:color w:val="0000FF"/>
          <w:sz w:val="19"/>
          <w:szCs w:val="19"/>
          <w:lang w:val="nl-NL"/>
        </w:rPr>
        <w:t>&gt;</w:t>
      </w:r>
    </w:p>
    <w:p w14:paraId="61223DB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KTNhap&gt;</w:t>
      </w:r>
      <w:r w:rsidRPr="00AE187D">
        <w:rPr>
          <w:color w:val="000000"/>
          <w:sz w:val="18"/>
          <w:szCs w:val="18"/>
          <w:shd w:val="clear" w:color="auto" w:fill="FFFFFF"/>
          <w:lang w:val="nl-NL"/>
        </w:rPr>
        <w:t>Khoản thu nhập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KTNhap</w:t>
      </w:r>
      <w:r w:rsidRPr="00AE187D">
        <w:rPr>
          <w:rFonts w:ascii="Consolas" w:hAnsi="Consolas" w:cs="Consolas"/>
          <w:color w:val="0000FF"/>
          <w:sz w:val="19"/>
          <w:szCs w:val="19"/>
          <w:lang w:val="nl-NL"/>
        </w:rPr>
        <w:t>&gt;</w:t>
      </w:r>
    </w:p>
    <w:p w14:paraId="79A62A02"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&lt;T</w:t>
      </w:r>
      <w:r w:rsidRPr="00AE187D">
        <w:rPr>
          <w:rFonts w:ascii="Consolas" w:hAnsi="Consolas" w:cs="Consolas"/>
          <w:color w:val="A31515"/>
          <w:sz w:val="19"/>
          <w:szCs w:val="19"/>
          <w:lang w:val="nl-NL"/>
        </w:rPr>
        <w:t>Thang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Thời điểm trả thu nhập(từ tháng)*</w:t>
      </w:r>
      <w:r w:rsidRPr="00AE187D">
        <w:rPr>
          <w:rFonts w:ascii="Consolas" w:hAnsi="Consolas" w:cs="Consolas"/>
          <w:color w:val="0000FF"/>
          <w:sz w:val="19"/>
          <w:szCs w:val="19"/>
          <w:lang w:val="nl-NL"/>
        </w:rPr>
        <w:t>&lt;/</w:t>
      </w:r>
      <w:r w:rsidRPr="00AE187D">
        <w:rPr>
          <w:lang w:val="nl-NL"/>
        </w:rPr>
        <w:t xml:space="preserve"> </w:t>
      </w:r>
      <w:r w:rsidRPr="00AE187D">
        <w:rPr>
          <w:rFonts w:ascii="Consolas" w:hAnsi="Consolas" w:cs="Consolas"/>
          <w:color w:val="0000FF"/>
          <w:sz w:val="19"/>
          <w:szCs w:val="19"/>
          <w:lang w:val="nl-NL"/>
        </w:rPr>
        <w:t>T</w:t>
      </w:r>
      <w:r w:rsidRPr="00AE187D">
        <w:rPr>
          <w:rFonts w:ascii="Consolas" w:hAnsi="Consolas" w:cs="Consolas"/>
          <w:color w:val="A31515"/>
          <w:sz w:val="19"/>
          <w:szCs w:val="19"/>
          <w:lang w:val="nl-NL"/>
        </w:rPr>
        <w:t>Thang</w:t>
      </w:r>
      <w:r w:rsidRPr="00AE187D">
        <w:rPr>
          <w:rFonts w:ascii="Consolas" w:hAnsi="Consolas" w:cs="Consolas"/>
          <w:color w:val="0000FF"/>
          <w:sz w:val="19"/>
          <w:szCs w:val="19"/>
          <w:lang w:val="nl-NL"/>
        </w:rPr>
        <w:t>&gt;</w:t>
      </w:r>
    </w:p>
    <w:p w14:paraId="76A68616" w14:textId="77777777" w:rsidR="009D1437" w:rsidRPr="00AE187D" w:rsidRDefault="009D1437" w:rsidP="009D1437">
      <w:pPr>
        <w:autoSpaceDE w:val="0"/>
        <w:autoSpaceDN w:val="0"/>
        <w:adjustRightInd w:val="0"/>
        <w:ind w:left="1440" w:firstLine="720"/>
        <w:rPr>
          <w:rFonts w:ascii="Consolas" w:hAnsi="Consolas" w:cs="Consolas"/>
          <w:color w:val="000000"/>
          <w:sz w:val="19"/>
          <w:szCs w:val="19"/>
          <w:lang w:val="nl-NL"/>
        </w:rPr>
      </w:pPr>
      <w:r w:rsidRPr="00AE187D">
        <w:rPr>
          <w:rFonts w:ascii="Consolas" w:hAnsi="Consolas" w:cs="Consolas"/>
          <w:color w:val="0000FF"/>
          <w:sz w:val="19"/>
          <w:szCs w:val="19"/>
          <w:lang w:val="nl-NL"/>
        </w:rPr>
        <w:t>&lt;D</w:t>
      </w:r>
      <w:r w:rsidRPr="00AE187D">
        <w:rPr>
          <w:rFonts w:ascii="Consolas" w:hAnsi="Consolas" w:cs="Consolas"/>
          <w:color w:val="A31515"/>
          <w:sz w:val="19"/>
          <w:szCs w:val="19"/>
          <w:lang w:val="nl-NL"/>
        </w:rPr>
        <w:t>Thang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Thời điểm trả thu nhập(Đến tháng)*</w:t>
      </w:r>
      <w:r w:rsidRPr="00AE187D">
        <w:rPr>
          <w:rFonts w:ascii="Consolas" w:hAnsi="Consolas" w:cs="Consolas"/>
          <w:color w:val="0000FF"/>
          <w:sz w:val="19"/>
          <w:szCs w:val="19"/>
          <w:lang w:val="nl-NL"/>
        </w:rPr>
        <w:t>&lt;/</w:t>
      </w:r>
      <w:r w:rsidRPr="00AE187D">
        <w:rPr>
          <w:lang w:val="nl-NL"/>
        </w:rPr>
        <w:t xml:space="preserve"> </w:t>
      </w:r>
      <w:r w:rsidRPr="00AE187D">
        <w:rPr>
          <w:rFonts w:ascii="Consolas" w:hAnsi="Consolas" w:cs="Consolas"/>
          <w:color w:val="0000FF"/>
          <w:sz w:val="19"/>
          <w:szCs w:val="19"/>
          <w:lang w:val="nl-NL"/>
        </w:rPr>
        <w:t>D</w:t>
      </w:r>
      <w:r w:rsidRPr="00AE187D">
        <w:rPr>
          <w:rFonts w:ascii="Consolas" w:hAnsi="Consolas" w:cs="Consolas"/>
          <w:color w:val="A31515"/>
          <w:sz w:val="19"/>
          <w:szCs w:val="19"/>
          <w:lang w:val="nl-NL"/>
        </w:rPr>
        <w:t>Thang</w:t>
      </w:r>
      <w:r w:rsidRPr="00AE187D">
        <w:rPr>
          <w:rFonts w:ascii="Consolas" w:hAnsi="Consolas" w:cs="Consolas"/>
          <w:color w:val="0000FF"/>
          <w:sz w:val="19"/>
          <w:szCs w:val="19"/>
          <w:lang w:val="nl-NL"/>
        </w:rPr>
        <w:t>&gt;</w:t>
      </w:r>
    </w:p>
    <w:p w14:paraId="6D72E177" w14:textId="77777777" w:rsidR="009D1437" w:rsidRPr="00AE187D" w:rsidRDefault="009D1437" w:rsidP="009D1437">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C00000"/>
          <w:sz w:val="19"/>
          <w:szCs w:val="19"/>
          <w:lang w:val="nl-NL"/>
        </w:rPr>
        <w:t>Nam</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 Thời điểm trả thu nhập(năm)*</w:t>
      </w:r>
      <w:r w:rsidRPr="00AE187D">
        <w:rPr>
          <w:rFonts w:ascii="Consolas" w:hAnsi="Consolas" w:cs="Consolas"/>
          <w:color w:val="0000FF"/>
          <w:sz w:val="19"/>
          <w:szCs w:val="19"/>
          <w:lang w:val="nl-NL"/>
        </w:rPr>
        <w:t>&lt;/</w:t>
      </w:r>
      <w:r w:rsidRPr="00AE187D">
        <w:rPr>
          <w:lang w:val="nl-NL"/>
        </w:rPr>
        <w:t xml:space="preserve"> </w:t>
      </w:r>
      <w:r w:rsidRPr="00AE187D">
        <w:rPr>
          <w:rFonts w:ascii="Consolas" w:hAnsi="Consolas" w:cs="Consolas"/>
          <w:color w:val="A31515"/>
          <w:sz w:val="19"/>
          <w:szCs w:val="19"/>
          <w:lang w:val="nl-NL"/>
        </w:rPr>
        <w:t>Nam</w:t>
      </w:r>
      <w:r w:rsidRPr="00AE187D">
        <w:rPr>
          <w:rFonts w:ascii="Consolas" w:hAnsi="Consolas" w:cs="Consolas"/>
          <w:color w:val="0000FF"/>
          <w:sz w:val="19"/>
          <w:szCs w:val="19"/>
          <w:lang w:val="nl-NL"/>
        </w:rPr>
        <w:t>&gt;</w:t>
      </w:r>
    </w:p>
    <w:p w14:paraId="4BE5F2C9" w14:textId="49DD8B9C" w:rsidR="00F94001" w:rsidRPr="00F94001" w:rsidRDefault="00F94001" w:rsidP="009D1437">
      <w:pPr>
        <w:autoSpaceDE w:val="0"/>
        <w:autoSpaceDN w:val="0"/>
        <w:adjustRightInd w:val="0"/>
        <w:rPr>
          <w:rFonts w:ascii="Cascadia Mono" w:eastAsiaTheme="minorHAnsi" w:hAnsi="Cascadia Mono" w:cs="Cascadia Mono"/>
          <w:color w:val="000000"/>
          <w:sz w:val="19"/>
          <w:szCs w:val="19"/>
          <w:highlight w:val="cyan"/>
          <w:lang w:val="nl-NL"/>
        </w:rPr>
      </w:pPr>
      <w:r w:rsidRPr="00AE187D">
        <w:rPr>
          <w:rFonts w:ascii="Consolas" w:hAnsi="Consolas" w:cs="Consolas"/>
          <w:color w:val="000000"/>
          <w:sz w:val="19"/>
          <w:szCs w:val="19"/>
          <w:lang w:val="nl-NL"/>
        </w:rPr>
        <w:tab/>
      </w:r>
      <w:r w:rsidRPr="00AE187D">
        <w:rPr>
          <w:rFonts w:ascii="Consolas" w:hAnsi="Consolas" w:cs="Consolas"/>
          <w:color w:val="000000"/>
          <w:sz w:val="19"/>
          <w:szCs w:val="19"/>
          <w:lang w:val="nl-NL"/>
        </w:rPr>
        <w:tab/>
      </w:r>
      <w:r w:rsidRPr="00AE187D">
        <w:rPr>
          <w:rFonts w:ascii="Consolas" w:hAnsi="Consolas" w:cs="Consolas"/>
          <w:color w:val="000000"/>
          <w:sz w:val="19"/>
          <w:szCs w:val="19"/>
          <w:lang w:val="nl-NL"/>
        </w:rPr>
        <w:tab/>
      </w:r>
      <w:r w:rsidRPr="008E1D94">
        <w:rPr>
          <w:rFonts w:ascii="Cascadia Mono" w:eastAsiaTheme="minorHAnsi" w:hAnsi="Cascadia Mono" w:cs="Cascadia Mono"/>
          <w:color w:val="0000FF"/>
          <w:sz w:val="19"/>
          <w:szCs w:val="19"/>
          <w:highlight w:val="cyan"/>
          <w:lang w:val="nl-NL"/>
        </w:rPr>
        <w:t>&lt;</w:t>
      </w:r>
      <w:r w:rsidRPr="008E1D94">
        <w:rPr>
          <w:rFonts w:ascii="Cascadia Mono" w:eastAsiaTheme="minorHAnsi" w:hAnsi="Cascadia Mono" w:cs="Cascadia Mono"/>
          <w:color w:val="A31515"/>
          <w:sz w:val="19"/>
          <w:szCs w:val="19"/>
          <w:highlight w:val="cyan"/>
          <w:lang w:val="nl-NL"/>
        </w:rPr>
        <w:t>TThien</w:t>
      </w:r>
      <w:r w:rsidRPr="008E1D94">
        <w:rPr>
          <w:rFonts w:ascii="Cascadia Mono" w:eastAsiaTheme="minorHAnsi" w:hAnsi="Cascadia Mono" w:cs="Cascadia Mono"/>
          <w:color w:val="0000FF"/>
          <w:sz w:val="19"/>
          <w:szCs w:val="19"/>
          <w:highlight w:val="cyan"/>
          <w:lang w:val="nl-NL"/>
        </w:rPr>
        <w:t>&gt;</w:t>
      </w:r>
      <w:r w:rsidRPr="008E1D94">
        <w:rPr>
          <w:rFonts w:ascii="Cascadia Mono" w:eastAsiaTheme="minorHAnsi" w:hAnsi="Cascadia Mono" w:cs="Cascadia Mono"/>
          <w:color w:val="000000"/>
          <w:sz w:val="19"/>
          <w:szCs w:val="19"/>
          <w:highlight w:val="cyan"/>
          <w:lang w:val="nl-NL"/>
        </w:rPr>
        <w:t>Khoản đóng từ thiện, nhân đạo, khuyến học: *</w:t>
      </w:r>
      <w:r w:rsidRPr="008E1D94">
        <w:rPr>
          <w:rFonts w:ascii="Cascadia Mono" w:eastAsiaTheme="minorHAnsi" w:hAnsi="Cascadia Mono" w:cs="Cascadia Mono"/>
          <w:color w:val="0000FF"/>
          <w:sz w:val="19"/>
          <w:szCs w:val="19"/>
          <w:highlight w:val="cyan"/>
          <w:lang w:val="nl-NL"/>
        </w:rPr>
        <w:t>&lt;/</w:t>
      </w:r>
      <w:r w:rsidRPr="008E1D94">
        <w:rPr>
          <w:rFonts w:ascii="Cascadia Mono" w:eastAsiaTheme="minorHAnsi" w:hAnsi="Cascadia Mono" w:cs="Cascadia Mono"/>
          <w:color w:val="A31515"/>
          <w:sz w:val="19"/>
          <w:szCs w:val="19"/>
          <w:highlight w:val="cyan"/>
          <w:lang w:val="nl-NL"/>
        </w:rPr>
        <w:t>TThien</w:t>
      </w:r>
      <w:r w:rsidRPr="008E1D94">
        <w:rPr>
          <w:rFonts w:ascii="Cascadia Mono" w:eastAsiaTheme="minorHAnsi" w:hAnsi="Cascadia Mono" w:cs="Cascadia Mono"/>
          <w:color w:val="0000FF"/>
          <w:sz w:val="19"/>
          <w:szCs w:val="19"/>
          <w:highlight w:val="cyan"/>
          <w:lang w:val="nl-NL"/>
        </w:rPr>
        <w:t>&gt;</w:t>
      </w:r>
    </w:p>
    <w:p w14:paraId="6B408C96"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lang w:val="nl-NL"/>
        </w:rPr>
        <w:t xml:space="preserve"> </w:t>
      </w:r>
      <w:r w:rsidRPr="00AE187D">
        <w:rPr>
          <w:rFonts w:ascii="Consolas" w:hAnsi="Consolas" w:cs="Consolas"/>
          <w:color w:val="A31515"/>
          <w:sz w:val="19"/>
          <w:szCs w:val="19"/>
          <w:lang w:val="nl-NL"/>
        </w:rPr>
        <w:t>TTNCThue</w:t>
      </w:r>
      <w:r w:rsidRPr="00AE187D">
        <w:rPr>
          <w:rFonts w:ascii="Consolas" w:hAnsi="Consolas" w:cs="Consolas"/>
          <w:color w:val="0000FF"/>
          <w:sz w:val="19"/>
          <w:szCs w:val="19"/>
          <w:lang w:val="nl-NL"/>
        </w:rPr>
        <w:t>&gt;</w:t>
      </w:r>
      <w:r w:rsidRPr="00AE187D">
        <w:rPr>
          <w:color w:val="000000"/>
          <w:sz w:val="18"/>
          <w:szCs w:val="18"/>
          <w:shd w:val="clear" w:color="auto" w:fill="FFFFFF"/>
          <w:lang w:val="nl-NL"/>
        </w:rPr>
        <w:t xml:space="preserve"> </w:t>
      </w:r>
      <w:r w:rsidRPr="00AE187D">
        <w:rPr>
          <w:rFonts w:ascii="Consolas" w:hAnsi="Consolas"/>
          <w:sz w:val="18"/>
          <w:szCs w:val="18"/>
          <w:lang w:val="nl-NL"/>
        </w:rPr>
        <w:t>Tổng thu nhập chịu thuế (</w:t>
      </w:r>
      <w:r w:rsidRPr="00AE187D">
        <w:rPr>
          <w:rFonts w:ascii="Consolas" w:hAnsi="Consolas"/>
          <w:color w:val="FF0000"/>
          <w:sz w:val="18"/>
          <w:szCs w:val="18"/>
          <w:lang w:val="nl-NL"/>
        </w:rPr>
        <w:t>Tổng thu nhập chịu thuế phải khấu trừ</w:t>
      </w:r>
      <w:r w:rsidRPr="00AE187D">
        <w:rPr>
          <w:rFonts w:ascii="Consolas" w:hAnsi="Consolas"/>
          <w:sz w:val="18"/>
          <w:szCs w:val="18"/>
          <w:lang w:val="nl-NL"/>
        </w:rPr>
        <w:t>)*</w:t>
      </w:r>
      <w:r w:rsidRPr="00AE187D">
        <w:rPr>
          <w:rFonts w:ascii="Consolas" w:hAnsi="Consolas" w:cs="Consolas"/>
          <w:color w:val="0000FF"/>
          <w:sz w:val="18"/>
          <w:szCs w:val="18"/>
          <w:lang w:val="nl-NL"/>
        </w:rPr>
        <w:t>&lt;/</w:t>
      </w:r>
      <w:r w:rsidRPr="00AE187D">
        <w:rPr>
          <w:rFonts w:ascii="Consolas" w:hAnsi="Consolas" w:cs="Consolas"/>
          <w:color w:val="A31515"/>
          <w:sz w:val="19"/>
          <w:szCs w:val="19"/>
          <w:lang w:val="nl-NL"/>
        </w:rPr>
        <w:t xml:space="preserve"> TTNCThue</w:t>
      </w:r>
      <w:r w:rsidRPr="00AE187D">
        <w:rPr>
          <w:rFonts w:ascii="Consolas" w:hAnsi="Consolas" w:cs="Consolas"/>
          <w:color w:val="0000FF"/>
          <w:sz w:val="19"/>
          <w:szCs w:val="19"/>
          <w:lang w:val="nl-NL"/>
        </w:rPr>
        <w:t xml:space="preserve"> &gt;</w:t>
      </w:r>
    </w:p>
    <w:p w14:paraId="265E4829"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lang w:val="nl-NL"/>
        </w:rPr>
        <w:t xml:space="preserve"> </w:t>
      </w:r>
      <w:r w:rsidRPr="00AE187D">
        <w:rPr>
          <w:rFonts w:ascii="Consolas" w:hAnsi="Consolas" w:cs="Consolas"/>
          <w:color w:val="A31515"/>
          <w:sz w:val="19"/>
          <w:szCs w:val="19"/>
          <w:lang w:val="nl-NL"/>
        </w:rPr>
        <w:t>TTNTThue</w:t>
      </w:r>
      <w:r w:rsidRPr="00AE187D">
        <w:rPr>
          <w:rFonts w:ascii="Consolas" w:hAnsi="Consolas" w:cs="Consolas"/>
          <w:color w:val="0000FF"/>
          <w:sz w:val="19"/>
          <w:szCs w:val="19"/>
          <w:lang w:val="nl-NL"/>
        </w:rPr>
        <w:t>&gt;</w:t>
      </w:r>
      <w:r w:rsidRPr="00AE187D">
        <w:rPr>
          <w:lang w:val="nl-NL"/>
        </w:rPr>
        <w:t xml:space="preserve"> </w:t>
      </w:r>
      <w:r w:rsidRPr="00AE187D">
        <w:rPr>
          <w:rFonts w:ascii="Consolas" w:hAnsi="Consolas"/>
          <w:sz w:val="18"/>
          <w:szCs w:val="18"/>
          <w:lang w:val="nl-NL"/>
        </w:rPr>
        <w:t>Tổng thu nhập tính thuế*</w:t>
      </w:r>
      <w:r w:rsidRPr="00AE187D">
        <w:rPr>
          <w:lang w:val="nl-NL"/>
        </w:rPr>
        <w:t xml:space="preserve"> </w:t>
      </w:r>
      <w:r w:rsidRPr="00AE187D">
        <w:rPr>
          <w:rFonts w:ascii="Consolas" w:hAnsi="Consolas" w:cs="Consolas"/>
          <w:color w:val="0000FF"/>
          <w:sz w:val="19"/>
          <w:szCs w:val="19"/>
          <w:lang w:val="nl-NL"/>
        </w:rPr>
        <w:t>&lt;/</w:t>
      </w:r>
      <w:r w:rsidRPr="00AE187D">
        <w:rPr>
          <w:lang w:val="nl-NL"/>
        </w:rPr>
        <w:t xml:space="preserve"> </w:t>
      </w:r>
      <w:r w:rsidRPr="00AE187D">
        <w:rPr>
          <w:rFonts w:ascii="Consolas" w:hAnsi="Consolas" w:cs="Consolas"/>
          <w:color w:val="A31515"/>
          <w:sz w:val="19"/>
          <w:szCs w:val="19"/>
          <w:lang w:val="nl-NL"/>
        </w:rPr>
        <w:t xml:space="preserve">TTNTThue </w:t>
      </w:r>
      <w:r w:rsidRPr="00AE187D">
        <w:rPr>
          <w:rFonts w:ascii="Consolas" w:hAnsi="Consolas" w:cs="Consolas"/>
          <w:color w:val="0000FF"/>
          <w:sz w:val="19"/>
          <w:szCs w:val="19"/>
          <w:lang w:val="nl-NL"/>
        </w:rPr>
        <w:t>&gt;</w:t>
      </w:r>
    </w:p>
    <w:p w14:paraId="0A031581" w14:textId="77777777" w:rsidR="009D1437" w:rsidRPr="00AE187D" w:rsidRDefault="009D1437" w:rsidP="009D1437">
      <w:pPr>
        <w:spacing w:line="312" w:lineRule="auto"/>
        <w:rPr>
          <w:highlight w:val="yellow"/>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lang w:val="nl-NL"/>
        </w:rPr>
        <w:t xml:space="preserve"> </w:t>
      </w:r>
      <w:r w:rsidRPr="00AE187D">
        <w:rPr>
          <w:rFonts w:ascii="Consolas" w:hAnsi="Consolas" w:cs="Consolas"/>
          <w:color w:val="A31515"/>
          <w:sz w:val="19"/>
          <w:szCs w:val="19"/>
          <w:lang w:val="nl-NL"/>
        </w:rPr>
        <w:t>SThue</w:t>
      </w:r>
      <w:r w:rsidRPr="00AE187D">
        <w:rPr>
          <w:rFonts w:ascii="Consolas" w:hAnsi="Consolas" w:cs="Consolas"/>
          <w:color w:val="0000FF"/>
          <w:sz w:val="19"/>
          <w:szCs w:val="19"/>
          <w:lang w:val="nl-NL"/>
        </w:rPr>
        <w:t>&gt;</w:t>
      </w:r>
      <w:r w:rsidRPr="00AE187D">
        <w:rPr>
          <w:rFonts w:ascii="Consolas" w:hAnsi="Consolas"/>
          <w:sz w:val="18"/>
          <w:szCs w:val="18"/>
          <w:lang w:val="nl-NL"/>
        </w:rPr>
        <w:t>Số thuế (Số thuế thu nhập cá nhân đã khấu trừ) *</w:t>
      </w:r>
      <w:r w:rsidRPr="00AE187D">
        <w:rPr>
          <w:rFonts w:ascii="Consolas" w:hAnsi="Consolas" w:cs="Consolas"/>
          <w:color w:val="A31515"/>
          <w:sz w:val="19"/>
          <w:szCs w:val="19"/>
          <w:lang w:val="nl-NL"/>
        </w:rPr>
        <w:t xml:space="preserve">&lt;/SThue </w:t>
      </w:r>
      <w:r w:rsidRPr="00AE187D">
        <w:rPr>
          <w:rFonts w:ascii="Consolas" w:hAnsi="Consolas" w:cs="Consolas"/>
          <w:color w:val="0000FF"/>
          <w:sz w:val="19"/>
          <w:szCs w:val="19"/>
          <w:lang w:val="nl-NL"/>
        </w:rPr>
        <w:t>&gt;</w:t>
      </w:r>
    </w:p>
    <w:p w14:paraId="335CA9B7" w14:textId="77777777" w:rsidR="009D1437" w:rsidRPr="00AE187D" w:rsidRDefault="009D1437" w:rsidP="009D1437">
      <w:pPr>
        <w:autoSpaceDE w:val="0"/>
        <w:autoSpaceDN w:val="0"/>
        <w:adjustRightInd w:val="0"/>
        <w:rPr>
          <w:rFonts w:ascii="Consolas" w:hAnsi="Consolas" w:cs="Consolas"/>
          <w:color w:val="C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C00000"/>
          <w:sz w:val="19"/>
          <w:szCs w:val="19"/>
          <w:lang w:val="nl-NL"/>
        </w:rPr>
        <w:t>&lt;Bhiem&gt;</w:t>
      </w:r>
      <w:r w:rsidRPr="00AE187D">
        <w:rPr>
          <w:rFonts w:ascii="Consolas" w:hAnsi="Consolas" w:cs="Consolas"/>
          <w:sz w:val="19"/>
          <w:szCs w:val="19"/>
          <w:lang w:val="nl-NL"/>
        </w:rPr>
        <w:t xml:space="preserve">Khoản đóng bảo hiểm bắt buộc </w:t>
      </w:r>
      <w:r w:rsidRPr="00AE187D">
        <w:rPr>
          <w:rFonts w:ascii="Consolas" w:hAnsi="Consolas" w:cs="Consolas"/>
          <w:color w:val="C00000"/>
          <w:sz w:val="19"/>
          <w:szCs w:val="19"/>
          <w:lang w:val="nl-NL"/>
        </w:rPr>
        <w:t>*&lt;/Bhiem&gt;</w:t>
      </w:r>
    </w:p>
    <w:p w14:paraId="04E79FA2" w14:textId="0F9E9AEE" w:rsidR="009D1437" w:rsidRPr="00AE187D" w:rsidRDefault="009D1437" w:rsidP="009D1437">
      <w:pPr>
        <w:autoSpaceDE w:val="0"/>
        <w:autoSpaceDN w:val="0"/>
        <w:adjustRightInd w:val="0"/>
        <w:ind w:left="1440" w:firstLine="720"/>
        <w:rPr>
          <w:color w:val="FF0000"/>
          <w:lang w:val="nl-NL"/>
        </w:rPr>
      </w:pPr>
      <w:r w:rsidRPr="00AE187D">
        <w:rPr>
          <w:rFonts w:ascii="Consolas" w:eastAsiaTheme="minorHAnsi" w:hAnsi="Consolas" w:cs="Consolas"/>
          <w:color w:val="C00000"/>
          <w:sz w:val="19"/>
          <w:szCs w:val="19"/>
          <w:lang w:val="nl-NL"/>
        </w:rPr>
        <w:t>&lt;</w:t>
      </w:r>
      <w:r w:rsidR="002317E8" w:rsidRPr="00AE187D">
        <w:rPr>
          <w:rFonts w:ascii="Consolas" w:hAnsi="Consolas" w:cs="Arial"/>
          <w:color w:val="C00000"/>
          <w:sz w:val="20"/>
          <w:lang w:val="nl-NL"/>
        </w:rPr>
        <w:t>STNCDNhan</w:t>
      </w:r>
      <w:r w:rsidRPr="00AE187D">
        <w:rPr>
          <w:rFonts w:ascii="Consolas" w:eastAsiaTheme="minorHAnsi" w:hAnsi="Consolas" w:cs="Consolas"/>
          <w:color w:val="C00000"/>
          <w:sz w:val="19"/>
          <w:szCs w:val="19"/>
          <w:lang w:val="nl-NL"/>
        </w:rPr>
        <w:t>&gt;</w:t>
      </w:r>
      <w:r w:rsidRPr="00AE187D">
        <w:rPr>
          <w:rFonts w:ascii="Consolas" w:eastAsiaTheme="minorHAnsi" w:hAnsi="Consolas" w:cs="Consolas"/>
          <w:sz w:val="19"/>
          <w:szCs w:val="19"/>
          <w:lang w:val="nl-NL"/>
        </w:rPr>
        <w:t>Số thu nhập cá nhân còn được nhận *</w:t>
      </w:r>
      <w:r w:rsidRPr="00AE187D">
        <w:rPr>
          <w:rFonts w:ascii="Consolas" w:eastAsiaTheme="minorHAnsi" w:hAnsi="Consolas" w:cs="Consolas"/>
          <w:color w:val="C00000"/>
          <w:sz w:val="19"/>
          <w:szCs w:val="19"/>
          <w:lang w:val="nl-NL"/>
        </w:rPr>
        <w:t>&lt;/</w:t>
      </w:r>
      <w:r w:rsidR="002317E8" w:rsidRPr="00AE187D">
        <w:rPr>
          <w:rFonts w:ascii="Consolas" w:hAnsi="Consolas" w:cs="Arial"/>
          <w:color w:val="C00000"/>
          <w:sz w:val="20"/>
          <w:lang w:val="nl-NL"/>
        </w:rPr>
        <w:t>STNCDNhan</w:t>
      </w:r>
      <w:r w:rsidRPr="00AE187D">
        <w:rPr>
          <w:rFonts w:ascii="Consolas" w:eastAsiaTheme="minorHAnsi" w:hAnsi="Consolas" w:cs="Consolas"/>
          <w:color w:val="C00000"/>
          <w:sz w:val="19"/>
          <w:szCs w:val="19"/>
          <w:lang w:val="nl-NL"/>
        </w:rPr>
        <w:t>&gt;</w:t>
      </w:r>
    </w:p>
    <w:p w14:paraId="44E3CEA3"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TTNCNKTru</w:t>
      </w:r>
      <w:r w:rsidRPr="00AE187D">
        <w:rPr>
          <w:rFonts w:ascii="Consolas" w:hAnsi="Consolas" w:cs="Consolas"/>
          <w:color w:val="0000FF"/>
          <w:sz w:val="19"/>
          <w:szCs w:val="19"/>
          <w:lang w:val="nl-NL"/>
        </w:rPr>
        <w:t>&gt;</w:t>
      </w:r>
    </w:p>
    <w:p w14:paraId="727B134F"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t>&lt;/</w:t>
      </w:r>
      <w:r w:rsidRPr="00AE187D">
        <w:rPr>
          <w:lang w:val="nl-NL"/>
        </w:rPr>
        <w:t xml:space="preserve"> </w:t>
      </w:r>
      <w:r w:rsidRPr="00AE187D">
        <w:rPr>
          <w:rFonts w:ascii="Consolas" w:hAnsi="Consolas" w:cs="Consolas"/>
          <w:color w:val="A31515"/>
          <w:sz w:val="19"/>
          <w:szCs w:val="19"/>
          <w:lang w:val="nl-NL"/>
        </w:rPr>
        <w:t>NDCTu</w:t>
      </w:r>
      <w:r w:rsidRPr="00AE187D">
        <w:rPr>
          <w:rFonts w:ascii="Consolas" w:hAnsi="Consolas" w:cs="Consolas"/>
          <w:color w:val="0000FF"/>
          <w:sz w:val="19"/>
          <w:szCs w:val="19"/>
          <w:lang w:val="nl-NL"/>
        </w:rPr>
        <w:t>&gt;</w:t>
      </w:r>
    </w:p>
    <w:p w14:paraId="76A0C491"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 xml:space="preserve">    &lt;/</w:t>
      </w:r>
      <w:r w:rsidRPr="00AE187D">
        <w:rPr>
          <w:rFonts w:ascii="Consolas" w:hAnsi="Consolas" w:cs="Consolas"/>
          <w:color w:val="A31515"/>
          <w:sz w:val="19"/>
          <w:szCs w:val="19"/>
          <w:lang w:val="nl-NL"/>
        </w:rPr>
        <w:t>DLCTu</w:t>
      </w:r>
      <w:r w:rsidRPr="00AE187D">
        <w:rPr>
          <w:rFonts w:ascii="Consolas" w:hAnsi="Consolas" w:cs="Consolas"/>
          <w:color w:val="0000FF"/>
          <w:sz w:val="19"/>
          <w:szCs w:val="19"/>
          <w:lang w:val="nl-NL"/>
        </w:rPr>
        <w:t>&gt;</w:t>
      </w:r>
    </w:p>
    <w:p w14:paraId="10A1ED15" w14:textId="77777777" w:rsidR="009D1437" w:rsidRPr="00AE187D" w:rsidRDefault="009D1437" w:rsidP="009D1437">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lastRenderedPageBreak/>
        <w:t xml:space="preserve">  &lt;/</w:t>
      </w:r>
      <w:r w:rsidRPr="00AE187D">
        <w:rPr>
          <w:rFonts w:ascii="Consolas" w:hAnsi="Consolas" w:cs="Consolas"/>
          <w:color w:val="A31515"/>
          <w:sz w:val="19"/>
          <w:szCs w:val="19"/>
          <w:lang w:val="nl-NL"/>
        </w:rPr>
        <w:t>CTu</w:t>
      </w:r>
      <w:r w:rsidRPr="00AE187D">
        <w:rPr>
          <w:rFonts w:ascii="Consolas" w:hAnsi="Consolas" w:cs="Consolas"/>
          <w:color w:val="0000FF"/>
          <w:sz w:val="19"/>
          <w:szCs w:val="19"/>
          <w:lang w:val="nl-NL"/>
        </w:rPr>
        <w:t>&gt;</w:t>
      </w:r>
    </w:p>
    <w:p w14:paraId="2F110297" w14:textId="77777777" w:rsidR="009D1437" w:rsidRPr="00AE187D" w:rsidRDefault="009D1437" w:rsidP="009D1437">
      <w:pPr>
        <w:rPr>
          <w:lang w:val="nl-NL"/>
        </w:rPr>
      </w:pPr>
      <w:r w:rsidRPr="00AE187D">
        <w:rPr>
          <w:rFonts w:ascii="Consolas" w:hAnsi="Consolas" w:cs="Consolas"/>
          <w:color w:val="0000FF"/>
          <w:sz w:val="19"/>
          <w:szCs w:val="19"/>
          <w:lang w:val="nl-NL"/>
        </w:rPr>
        <w:t>&lt;/DSCTu&gt;</w:t>
      </w:r>
      <w:r w:rsidRPr="00AE187D">
        <w:rPr>
          <w:lang w:val="nl-NL"/>
        </w:rPr>
        <w:t xml:space="preserve"> </w:t>
      </w:r>
    </w:p>
    <w:p w14:paraId="3A9D2B08" w14:textId="77777777" w:rsidR="009D1437" w:rsidRDefault="009D1437" w:rsidP="00480762">
      <w:pPr>
        <w:pStyle w:val="Heading3"/>
      </w:pPr>
      <w:r>
        <w:t xml:space="preserve"> </w:t>
      </w:r>
      <w:bookmarkStart w:id="1401" w:name="_Toc198045378"/>
      <w:r>
        <w:t>Lấy giá trị Hash cho phát hành chứng từ sử dụng token(bước 1)</w:t>
      </w:r>
      <w:bookmarkEnd w:id="1401"/>
    </w:p>
    <w:p w14:paraId="3A889305" w14:textId="77777777" w:rsidR="009D1437" w:rsidRDefault="009D1437" w:rsidP="009D1437">
      <w:pPr>
        <w:pStyle w:val="N"/>
      </w:pPr>
      <w:r>
        <w:t>s</w:t>
      </w:r>
      <w:r w:rsidRPr="00EB3AC8">
        <w:t xml:space="preserve">tring </w:t>
      </w:r>
      <w:r w:rsidRPr="008E3746">
        <w:rPr>
          <w:b/>
        </w:rPr>
        <w:t xml:space="preserve">getHashCTTWithToken </w:t>
      </w:r>
      <w:r w:rsidRPr="00A0628B">
        <w:t>(string Account, string ACpass, string xmlInvData, string username, string password, string serialCert, int type, string invToken, string pattern = "", string serial = "", int convert = 0)</w:t>
      </w:r>
    </w:p>
    <w:p w14:paraId="247CFABD" w14:textId="77777777" w:rsidR="009D1437" w:rsidRPr="00593BE8" w:rsidRDefault="009D1437" w:rsidP="009D1437">
      <w:pPr>
        <w:pStyle w:val="N"/>
      </w:pPr>
      <w:r w:rsidRPr="00593BE8">
        <w:t>DESCRIPTION</w:t>
      </w:r>
    </w:p>
    <w:p w14:paraId="69ABE8EB" w14:textId="77777777" w:rsidR="009D1437" w:rsidRPr="007C1EEB" w:rsidRDefault="009D1437" w:rsidP="009D1437">
      <w:pPr>
        <w:pStyle w:val="N"/>
      </w:pPr>
      <w:r>
        <w:tab/>
        <w:t>Đây là web service cho phép phát hành chứng từ với các hệ thống sử dụng token, thực hiện truyền dữ liệu chứng từ và lấy giá trị hash value để ký số bằng token ở client.</w:t>
      </w:r>
    </w:p>
    <w:p w14:paraId="03136B6C" w14:textId="77777777" w:rsidR="009D1437" w:rsidRPr="00007702" w:rsidRDefault="009D1437" w:rsidP="009D1437">
      <w:pPr>
        <w:pStyle w:val="N"/>
      </w:pPr>
      <w:r w:rsidRPr="00663B3E">
        <w:t>HTTP METHOD</w:t>
      </w:r>
    </w:p>
    <w:p w14:paraId="1B0CBEDE" w14:textId="77777777" w:rsidR="009D1437" w:rsidRPr="00007702" w:rsidRDefault="009D1437" w:rsidP="009D1437">
      <w:pPr>
        <w:pStyle w:val="N"/>
        <w:rPr>
          <w:b/>
        </w:rPr>
      </w:pPr>
      <w:r w:rsidRPr="00610AFD">
        <w:tab/>
      </w:r>
      <w:r w:rsidRPr="00610AFD">
        <w:tab/>
        <w:t>POST</w:t>
      </w:r>
    </w:p>
    <w:p w14:paraId="5302F9B4" w14:textId="77777777" w:rsidR="009D1437" w:rsidRPr="00610AFD" w:rsidRDefault="009D1437" w:rsidP="009D1437">
      <w:pPr>
        <w:pStyle w:val="N"/>
      </w:pPr>
      <w:r w:rsidRPr="00610AFD">
        <w:t>REQUEST BODY</w:t>
      </w:r>
    </w:p>
    <w:p w14:paraId="343261EE"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 xml:space="preserve">Tài khoản được cấp phát cho nhân viên gọi lệnh phát hành </w:t>
      </w:r>
      <w:r>
        <w:rPr>
          <w:rFonts w:eastAsia="Calibri"/>
        </w:rPr>
        <w:t>chứng từ</w:t>
      </w:r>
    </w:p>
    <w:p w14:paraId="0BE3C4C0" w14:textId="77777777" w:rsidR="009D1437" w:rsidRPr="00076E1C"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3BFFB2B2" w14:textId="77777777" w:rsidR="009D1437" w:rsidRPr="004D34F1" w:rsidRDefault="009D1437" w:rsidP="009D1437">
      <w:pPr>
        <w:pStyle w:val="ListParagraph"/>
        <w:numPr>
          <w:ilvl w:val="0"/>
          <w:numId w:val="2"/>
        </w:numPr>
        <w:spacing w:after="0" w:line="360" w:lineRule="auto"/>
        <w:ind w:left="1080"/>
        <w:jc w:val="both"/>
        <w:rPr>
          <w:rFonts w:eastAsia="Calibri"/>
          <w:b/>
          <w:u w:val="single"/>
        </w:rPr>
      </w:pPr>
      <w:r w:rsidRPr="00076E1C">
        <w:rPr>
          <w:b/>
          <w:color w:val="000000"/>
          <w:highlight w:val="white"/>
        </w:rPr>
        <w:t>xmlInvData</w:t>
      </w:r>
      <w:r w:rsidRPr="00076E1C">
        <w:rPr>
          <w:color w:val="000000"/>
        </w:rPr>
        <w:t xml:space="preserve">: chuỗi xml </w:t>
      </w:r>
      <w:r>
        <w:rPr>
          <w:color w:val="000000"/>
        </w:rPr>
        <w:t>chứng từ</w:t>
      </w:r>
      <w:r w:rsidRPr="00076E1C">
        <w:rPr>
          <w:color w:val="000000"/>
        </w:rPr>
        <w:t xml:space="preserve"> (theo mẫ</w:t>
      </w:r>
      <w:r>
        <w:rPr>
          <w:color w:val="000000"/>
        </w:rPr>
        <w:t>u mô tả kèm theo</w:t>
      </w:r>
      <w:r w:rsidRPr="00076E1C">
        <w:rPr>
          <w:color w:val="000000"/>
        </w:rPr>
        <w:t>)</w:t>
      </w:r>
    </w:p>
    <w:p w14:paraId="5B77324D" w14:textId="77777777" w:rsidR="009D1437" w:rsidRPr="004D34F1" w:rsidRDefault="009D1437" w:rsidP="009D1437">
      <w:pPr>
        <w:pStyle w:val="ListParagraph"/>
        <w:numPr>
          <w:ilvl w:val="0"/>
          <w:numId w:val="2"/>
        </w:numPr>
        <w:spacing w:after="0" w:line="360" w:lineRule="auto"/>
        <w:ind w:left="1080"/>
        <w:jc w:val="both"/>
        <w:rPr>
          <w:rFonts w:eastAsia="Calibri"/>
          <w:b/>
          <w:u w:val="single"/>
        </w:rPr>
      </w:pPr>
      <w:r w:rsidRPr="004D34F1">
        <w:rPr>
          <w:b/>
          <w:color w:val="000000"/>
          <w:highlight w:val="white"/>
        </w:rPr>
        <w:t>serialCert</w:t>
      </w:r>
      <w:r>
        <w:rPr>
          <w:color w:val="000000"/>
        </w:rPr>
        <w:t>: S</w:t>
      </w:r>
      <w:r w:rsidRPr="004D34F1">
        <w:rPr>
          <w:color w:val="000000"/>
        </w:rPr>
        <w:t>erial của chứng thư</w:t>
      </w:r>
      <w:r>
        <w:rPr>
          <w:color w:val="000000"/>
        </w:rPr>
        <w:t xml:space="preserve"> số</w:t>
      </w:r>
      <w:r w:rsidRPr="004D34F1">
        <w:rPr>
          <w:color w:val="000000"/>
        </w:rPr>
        <w:t xml:space="preserve"> công ty đã đăng ký trong hệ thống</w:t>
      </w:r>
    </w:p>
    <w:p w14:paraId="06D1936F"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4D34F1">
        <w:rPr>
          <w:b/>
          <w:color w:val="000000"/>
          <w:highlight w:val="white"/>
        </w:rPr>
        <w:t>type</w:t>
      </w:r>
      <w:r w:rsidRPr="004D34F1">
        <w:rPr>
          <w:color w:val="000000"/>
        </w:rPr>
        <w:t>: phát hành mới: 0, thay thế = 1, điều chỉnh tăng = 2, điều chỉnh giảm = 3, điều chỉnh thông tin = 4</w:t>
      </w:r>
    </w:p>
    <w:p w14:paraId="3111CC89" w14:textId="30CE274F"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invToken</w:t>
      </w:r>
      <w:r w:rsidRPr="005A1839">
        <w:rPr>
          <w:color w:val="000000"/>
        </w:rPr>
        <w:t xml:space="preserve">: chuỗi token </w:t>
      </w:r>
      <w:r>
        <w:rPr>
          <w:color w:val="000000"/>
        </w:rPr>
        <w:t>chứng từ</w:t>
      </w:r>
      <w:r w:rsidRPr="005A1839">
        <w:rPr>
          <w:color w:val="000000"/>
        </w:rPr>
        <w:t xml:space="preserve"> = mẫu số;ký hiệu;số </w:t>
      </w:r>
      <w:r>
        <w:rPr>
          <w:color w:val="000000"/>
        </w:rPr>
        <w:t>chứng từ</w:t>
      </w:r>
      <w:r w:rsidRPr="005A1839">
        <w:rPr>
          <w:color w:val="000000"/>
        </w:rPr>
        <w:t xml:space="preserve"> (ví dụ: </w:t>
      </w:r>
      <w:r w:rsidR="00567FDB">
        <w:rPr>
          <w:color w:val="A31515"/>
        </w:rPr>
        <w:t>03/TNCN</w:t>
      </w:r>
      <w:r w:rsidR="00567FDB" w:rsidRPr="005A1839">
        <w:rPr>
          <w:color w:val="A31515"/>
          <w:highlight w:val="white"/>
        </w:rPr>
        <w:t>/001;</w:t>
      </w:r>
      <w:r w:rsidR="00567FDB">
        <w:rPr>
          <w:color w:val="A31515"/>
          <w:highlight w:val="white"/>
        </w:rPr>
        <w:t>CT/25E</w:t>
      </w:r>
      <w:r w:rsidR="00567FDB" w:rsidRPr="005A1839">
        <w:rPr>
          <w:color w:val="A31515"/>
          <w:highlight w:val="white"/>
        </w:rPr>
        <w:t>;1</w:t>
      </w:r>
      <w:r w:rsidRPr="005A1839">
        <w:rPr>
          <w:color w:val="000000"/>
        </w:rPr>
        <w:t>) – chỉ cần khi thay thế/ điều chỉ</w:t>
      </w:r>
      <w:r>
        <w:rPr>
          <w:color w:val="000000"/>
        </w:rPr>
        <w:t>nh; phát hành thì để trống</w:t>
      </w:r>
    </w:p>
    <w:p w14:paraId="12E07AFD"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mẫu số</w:t>
      </w:r>
      <w:r>
        <w:rPr>
          <w:color w:val="000000"/>
        </w:rPr>
        <w:t xml:space="preserve"> chứng từ</w:t>
      </w:r>
    </w:p>
    <w:p w14:paraId="48DAFFDF"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serial</w:t>
      </w:r>
      <w:r w:rsidRPr="005A1839">
        <w:rPr>
          <w:color w:val="000000"/>
        </w:rPr>
        <w:t>: ký hiệu</w:t>
      </w:r>
      <w:r>
        <w:rPr>
          <w:color w:val="000000"/>
        </w:rPr>
        <w:t xml:space="preserve"> chứng từ</w:t>
      </w:r>
    </w:p>
    <w:p w14:paraId="1496DE30" w14:textId="77777777" w:rsidR="009D1437" w:rsidRPr="004D34F1" w:rsidRDefault="009D1437" w:rsidP="009D1437">
      <w:pPr>
        <w:spacing w:line="360" w:lineRule="auto"/>
        <w:jc w:val="both"/>
        <w:rPr>
          <w:rFonts w:eastAsia="Calibri"/>
          <w:b/>
          <w:u w:val="single"/>
        </w:rPr>
      </w:pPr>
    </w:p>
    <w:p w14:paraId="7AD6988C"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9D1437" w:rsidRPr="00660ABB" w14:paraId="33F8FAE5"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15A72D25" w14:textId="77777777" w:rsidR="009D1437" w:rsidRPr="00660ABB" w:rsidRDefault="009D1437" w:rsidP="00616EC4">
            <w:pPr>
              <w:pStyle w:val="ListParagraph"/>
            </w:pPr>
            <w:r>
              <w:t>Kết 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497BA8B3" w14:textId="77777777" w:rsidR="009D1437" w:rsidRPr="00660ABB" w:rsidRDefault="009D1437" w:rsidP="00616EC4">
            <w:pPr>
              <w:pStyle w:val="ListParagraph"/>
            </w:pPr>
            <w:r w:rsidRPr="00660ABB">
              <w:t>Mô 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2803C713" w14:textId="77777777" w:rsidR="009D1437" w:rsidRPr="00660ABB" w:rsidRDefault="009D1437" w:rsidP="00616EC4">
            <w:pPr>
              <w:pStyle w:val="ListParagraph"/>
            </w:pPr>
            <w:r>
              <w:t>Ghi chú</w:t>
            </w:r>
          </w:p>
        </w:tc>
      </w:tr>
      <w:tr w:rsidR="009D1437" w:rsidRPr="00660ABB" w14:paraId="2795D0AA" w14:textId="77777777" w:rsidTr="00616EC4">
        <w:tc>
          <w:tcPr>
            <w:tcW w:w="2250" w:type="dxa"/>
            <w:tcBorders>
              <w:top w:val="single" w:sz="4" w:space="0" w:color="2E74B5"/>
              <w:left w:val="single" w:sz="4" w:space="0" w:color="2E74B5"/>
              <w:right w:val="single" w:sz="4" w:space="0" w:color="2E74B5"/>
            </w:tcBorders>
            <w:shd w:val="clear" w:color="auto" w:fill="auto"/>
          </w:tcPr>
          <w:p w14:paraId="71BDF89B" w14:textId="77777777" w:rsidR="009D1437" w:rsidRPr="009372AD" w:rsidRDefault="009D1437" w:rsidP="00616EC4">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FF75536" w14:textId="77777777" w:rsidR="009D1437" w:rsidRPr="009372AD" w:rsidRDefault="009D1437" w:rsidP="00616EC4">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14:paraId="6E8CB8AE" w14:textId="77777777" w:rsidR="009D1437" w:rsidRPr="009372AD" w:rsidRDefault="009D1437" w:rsidP="00616EC4">
            <w:pPr>
              <w:pStyle w:val="ListParagraph"/>
              <w:ind w:left="0"/>
              <w:jc w:val="both"/>
            </w:pPr>
          </w:p>
        </w:tc>
      </w:tr>
      <w:tr w:rsidR="009D1437" w:rsidRPr="00660ABB" w14:paraId="1DFD6FEA"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972E180" w14:textId="77777777" w:rsidR="009D1437" w:rsidRPr="009372AD" w:rsidRDefault="009D1437" w:rsidP="00616EC4">
            <w:pPr>
              <w:autoSpaceDE w:val="0"/>
              <w:autoSpaceDN w:val="0"/>
              <w:adjustRightInd w:val="0"/>
              <w:rPr>
                <w:rFonts w:eastAsia="Calibri"/>
              </w:rPr>
            </w:pPr>
            <w:r w:rsidRPr="00E22984">
              <w:rPr>
                <w:rFonts w:eastAsia="Calibri"/>
              </w:rPr>
              <w:t>ERR:21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741B9E1" w14:textId="77777777" w:rsidR="009D1437" w:rsidRPr="009372AD" w:rsidRDefault="009D1437" w:rsidP="00616EC4">
            <w:pPr>
              <w:rPr>
                <w:rFonts w:eastAsia="Calibri"/>
              </w:rPr>
            </w:pPr>
            <w:r>
              <w:rPr>
                <w:rFonts w:eastAsia="Calibri"/>
              </w:rPr>
              <w:t>Không tìm thấy công ty hoặc tài khoản không tồn tại</w:t>
            </w:r>
          </w:p>
        </w:tc>
        <w:tc>
          <w:tcPr>
            <w:tcW w:w="2116" w:type="dxa"/>
            <w:tcBorders>
              <w:top w:val="single" w:sz="4" w:space="0" w:color="2E74B5"/>
              <w:left w:val="single" w:sz="4" w:space="0" w:color="2E74B5"/>
              <w:bottom w:val="single" w:sz="4" w:space="0" w:color="2E74B5"/>
              <w:right w:val="single" w:sz="4" w:space="0" w:color="2E74B5"/>
            </w:tcBorders>
          </w:tcPr>
          <w:p w14:paraId="7F84A010" w14:textId="77777777" w:rsidR="009D1437" w:rsidRPr="009372AD" w:rsidRDefault="009D1437" w:rsidP="00616EC4">
            <w:pPr>
              <w:jc w:val="both"/>
            </w:pPr>
          </w:p>
        </w:tc>
      </w:tr>
      <w:tr w:rsidR="009D1437" w:rsidRPr="00660ABB" w14:paraId="1C62261D"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EBB1F47" w14:textId="77777777" w:rsidR="009D1437" w:rsidRPr="009372AD" w:rsidRDefault="009D1437" w:rsidP="00616EC4">
            <w:pPr>
              <w:autoSpaceDE w:val="0"/>
              <w:autoSpaceDN w:val="0"/>
              <w:adjustRightInd w:val="0"/>
              <w:rPr>
                <w:rFonts w:eastAsia="Calibri"/>
              </w:rPr>
            </w:pPr>
            <w:r w:rsidRPr="00E22984">
              <w:rPr>
                <w:rFonts w:eastAsia="Calibri"/>
              </w:rPr>
              <w:t>ERR:22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BABB446" w14:textId="77777777" w:rsidR="009D1437" w:rsidRPr="009372AD" w:rsidRDefault="009D1437" w:rsidP="00616EC4">
            <w:pPr>
              <w:rPr>
                <w:rFonts w:eastAsia="Calibri"/>
              </w:rPr>
            </w:pPr>
            <w:r>
              <w:rPr>
                <w:rFonts w:eastAsia="Calibri"/>
              </w:rPr>
              <w:t>Công ty chưa đăng ký chứng thư số</w:t>
            </w:r>
          </w:p>
        </w:tc>
        <w:tc>
          <w:tcPr>
            <w:tcW w:w="2116" w:type="dxa"/>
            <w:tcBorders>
              <w:top w:val="single" w:sz="4" w:space="0" w:color="2E74B5"/>
              <w:left w:val="single" w:sz="4" w:space="0" w:color="2E74B5"/>
              <w:bottom w:val="single" w:sz="4" w:space="0" w:color="2E74B5"/>
              <w:right w:val="single" w:sz="4" w:space="0" w:color="2E74B5"/>
            </w:tcBorders>
          </w:tcPr>
          <w:p w14:paraId="552F8DDC" w14:textId="77777777" w:rsidR="009D1437" w:rsidRPr="009372AD" w:rsidRDefault="009D1437" w:rsidP="00616EC4">
            <w:pPr>
              <w:pStyle w:val="ListParagraph"/>
              <w:ind w:left="0"/>
              <w:jc w:val="both"/>
            </w:pPr>
          </w:p>
        </w:tc>
      </w:tr>
      <w:tr w:rsidR="009D1437" w:rsidRPr="00660ABB" w14:paraId="33EC5E53"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C5CDD4E" w14:textId="77777777" w:rsidR="009D1437" w:rsidRPr="009372AD" w:rsidRDefault="009D1437" w:rsidP="00616EC4">
            <w:pPr>
              <w:autoSpaceDE w:val="0"/>
              <w:autoSpaceDN w:val="0"/>
              <w:adjustRightInd w:val="0"/>
              <w:rPr>
                <w:rFonts w:eastAsia="Calibri"/>
              </w:rPr>
            </w:pPr>
            <w:r w:rsidRPr="00E22984">
              <w:rPr>
                <w:rFonts w:eastAsia="Calibri"/>
              </w:rPr>
              <w:lastRenderedPageBreak/>
              <w:t>ERR:28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1A2F113" w14:textId="77777777" w:rsidR="009D1437" w:rsidRPr="009372AD" w:rsidRDefault="009D1437" w:rsidP="00616EC4">
            <w:pPr>
              <w:rPr>
                <w:rFonts w:eastAsia="Calibri"/>
              </w:rPr>
            </w:pPr>
            <w:r>
              <w:rPr>
                <w:rFonts w:eastAsia="Calibri"/>
              </w:rPr>
              <w:t>Chưa có thông tin chứng thư trong hệ thống</w:t>
            </w:r>
          </w:p>
        </w:tc>
        <w:tc>
          <w:tcPr>
            <w:tcW w:w="2116" w:type="dxa"/>
            <w:tcBorders>
              <w:top w:val="single" w:sz="4" w:space="0" w:color="2E74B5"/>
              <w:left w:val="single" w:sz="4" w:space="0" w:color="2E74B5"/>
              <w:bottom w:val="single" w:sz="4" w:space="0" w:color="2E74B5"/>
              <w:right w:val="single" w:sz="4" w:space="0" w:color="2E74B5"/>
            </w:tcBorders>
          </w:tcPr>
          <w:p w14:paraId="33072392" w14:textId="77777777" w:rsidR="009D1437" w:rsidRPr="009372AD" w:rsidRDefault="009D1437" w:rsidP="00616EC4">
            <w:pPr>
              <w:pStyle w:val="ListParagraph"/>
              <w:ind w:left="0"/>
              <w:jc w:val="both"/>
            </w:pPr>
          </w:p>
        </w:tc>
      </w:tr>
      <w:tr w:rsidR="009D1437" w:rsidRPr="00660ABB" w14:paraId="28D33B15"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DEB582B" w14:textId="77777777" w:rsidR="009D1437" w:rsidRPr="009372AD" w:rsidRDefault="009D1437" w:rsidP="00616EC4">
            <w:pPr>
              <w:autoSpaceDE w:val="0"/>
              <w:autoSpaceDN w:val="0"/>
              <w:adjustRightInd w:val="0"/>
              <w:rPr>
                <w:rFonts w:eastAsia="Calibri"/>
              </w:rPr>
            </w:pPr>
            <w:r w:rsidRPr="00E22984">
              <w:rPr>
                <w:rFonts w:eastAsia="Calibri"/>
              </w:rPr>
              <w:t>ERR:24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8A21E13" w14:textId="77777777" w:rsidR="009D1437" w:rsidRPr="009372AD" w:rsidRDefault="009D1437" w:rsidP="00616EC4">
            <w:pPr>
              <w:rPr>
                <w:rFonts w:eastAsia="Calibri"/>
              </w:rPr>
            </w:pPr>
            <w:r>
              <w:rPr>
                <w:rFonts w:eastAsia="Calibri"/>
              </w:rPr>
              <w:t>Chứng thư truyền lên không đúng với chứng thư đăng ký trong hệ thống</w:t>
            </w:r>
          </w:p>
        </w:tc>
        <w:tc>
          <w:tcPr>
            <w:tcW w:w="2116" w:type="dxa"/>
            <w:tcBorders>
              <w:top w:val="single" w:sz="4" w:space="0" w:color="2E74B5"/>
              <w:left w:val="single" w:sz="4" w:space="0" w:color="2E74B5"/>
              <w:bottom w:val="single" w:sz="4" w:space="0" w:color="2E74B5"/>
              <w:right w:val="single" w:sz="4" w:space="0" w:color="2E74B5"/>
            </w:tcBorders>
          </w:tcPr>
          <w:p w14:paraId="1E687813" w14:textId="77777777" w:rsidR="009D1437" w:rsidRPr="009372AD" w:rsidRDefault="009D1437" w:rsidP="00616EC4">
            <w:pPr>
              <w:pStyle w:val="ListParagraph"/>
              <w:ind w:left="0"/>
              <w:jc w:val="both"/>
            </w:pPr>
          </w:p>
        </w:tc>
      </w:tr>
      <w:tr w:rsidR="009D1437" w:rsidRPr="00660ABB" w14:paraId="1556F1B3"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A8E67B9" w14:textId="77777777" w:rsidR="009D1437" w:rsidRPr="009372AD" w:rsidRDefault="009D1437" w:rsidP="00616EC4">
            <w:pPr>
              <w:autoSpaceDE w:val="0"/>
              <w:autoSpaceDN w:val="0"/>
              <w:adjustRightInd w:val="0"/>
              <w:rPr>
                <w:rFonts w:eastAsia="Calibri"/>
              </w:rPr>
            </w:pPr>
            <w:r w:rsidRPr="00E22984">
              <w:rPr>
                <w:rFonts w:eastAsia="Calibri"/>
              </w:rPr>
              <w:t>ERR:27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42E0EE7" w14:textId="77777777" w:rsidR="009D1437" w:rsidRPr="009372AD" w:rsidRDefault="009D1437" w:rsidP="00616EC4">
            <w:pPr>
              <w:pStyle w:val="ListParagraph"/>
              <w:spacing w:after="0" w:line="240" w:lineRule="auto"/>
              <w:ind w:left="0"/>
              <w:rPr>
                <w:rFonts w:eastAsia="Calibri"/>
              </w:rPr>
            </w:pPr>
            <w:r>
              <w:rPr>
                <w:rFonts w:eastAsia="Calibri"/>
              </w:rPr>
              <w:t>Chứng thư chưa đến thời điểm sử dụng</w:t>
            </w:r>
          </w:p>
        </w:tc>
        <w:tc>
          <w:tcPr>
            <w:tcW w:w="2116" w:type="dxa"/>
            <w:tcBorders>
              <w:top w:val="single" w:sz="4" w:space="0" w:color="2E74B5"/>
              <w:left w:val="single" w:sz="4" w:space="0" w:color="2E74B5"/>
              <w:bottom w:val="single" w:sz="4" w:space="0" w:color="2E74B5"/>
              <w:right w:val="single" w:sz="4" w:space="0" w:color="2E74B5"/>
            </w:tcBorders>
          </w:tcPr>
          <w:p w14:paraId="05FEA6F0" w14:textId="77777777" w:rsidR="009D1437" w:rsidRPr="009372AD" w:rsidRDefault="009D1437" w:rsidP="00616EC4">
            <w:pPr>
              <w:pStyle w:val="ListParagraph"/>
              <w:ind w:left="0"/>
              <w:jc w:val="both"/>
            </w:pPr>
          </w:p>
        </w:tc>
      </w:tr>
      <w:tr w:rsidR="009D1437" w:rsidRPr="00660ABB" w14:paraId="7C337A2B"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3830F75" w14:textId="77777777" w:rsidR="009D1437" w:rsidRPr="009372AD" w:rsidRDefault="009D1437" w:rsidP="00616EC4">
            <w:pPr>
              <w:autoSpaceDE w:val="0"/>
              <w:autoSpaceDN w:val="0"/>
              <w:adjustRightInd w:val="0"/>
              <w:rPr>
                <w:rFonts w:eastAsia="Calibri"/>
              </w:rPr>
            </w:pPr>
            <w:r w:rsidRPr="00E22984">
              <w:rPr>
                <w:rFonts w:eastAsia="Calibri"/>
              </w:rPr>
              <w:t>ERR:26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5F4D486" w14:textId="77777777" w:rsidR="009D1437" w:rsidRPr="009372AD" w:rsidRDefault="009D1437" w:rsidP="00616EC4">
            <w:pPr>
              <w:pStyle w:val="ListParagraph"/>
              <w:spacing w:after="0" w:line="240" w:lineRule="auto"/>
              <w:ind w:left="0"/>
              <w:rPr>
                <w:rFonts w:eastAsia="Calibri"/>
              </w:rPr>
            </w:pPr>
            <w:r>
              <w:rPr>
                <w:rFonts w:eastAsia="Calibri"/>
              </w:rPr>
              <w:t>Chứng thư số hết hạn</w:t>
            </w:r>
          </w:p>
        </w:tc>
        <w:tc>
          <w:tcPr>
            <w:tcW w:w="2116" w:type="dxa"/>
            <w:tcBorders>
              <w:top w:val="single" w:sz="4" w:space="0" w:color="2E74B5"/>
              <w:left w:val="single" w:sz="4" w:space="0" w:color="2E74B5"/>
              <w:bottom w:val="single" w:sz="4" w:space="0" w:color="2E74B5"/>
              <w:right w:val="single" w:sz="4" w:space="0" w:color="2E74B5"/>
            </w:tcBorders>
          </w:tcPr>
          <w:p w14:paraId="6C89C410" w14:textId="77777777" w:rsidR="009D1437" w:rsidRPr="009372AD" w:rsidRDefault="009D1437" w:rsidP="00616EC4">
            <w:pPr>
              <w:pStyle w:val="ListParagraph"/>
              <w:ind w:left="0"/>
              <w:jc w:val="both"/>
            </w:pPr>
          </w:p>
        </w:tc>
      </w:tr>
      <w:tr w:rsidR="009D1437" w:rsidRPr="00660ABB" w14:paraId="5FC6266F"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DE2B43D" w14:textId="77777777" w:rsidR="009D1437" w:rsidRPr="009372AD" w:rsidRDefault="009D1437" w:rsidP="00616EC4">
            <w:pPr>
              <w:autoSpaceDE w:val="0"/>
              <w:autoSpaceDN w:val="0"/>
              <w:adjustRightInd w:val="0"/>
              <w:rPr>
                <w:rFonts w:eastAsia="Calibri"/>
              </w:rPr>
            </w:pPr>
            <w:r w:rsidRPr="00E22984">
              <w:rPr>
                <w:rFonts w:eastAsia="Calibri"/>
              </w:rPr>
              <w:t>ERR:3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D29624C" w14:textId="77777777" w:rsidR="009D1437" w:rsidRPr="009372AD" w:rsidRDefault="009D1437" w:rsidP="00616EC4">
            <w:pPr>
              <w:pStyle w:val="ListParagraph"/>
              <w:spacing w:after="0" w:line="240" w:lineRule="auto"/>
              <w:ind w:left="0"/>
              <w:rPr>
                <w:rFonts w:eastAsia="Calibri"/>
              </w:rPr>
            </w:pPr>
            <w:r w:rsidRPr="009372AD">
              <w:rPr>
                <w:rFonts w:eastAsia="Calibri"/>
              </w:rPr>
              <w:t>Dữ liệu xml đầu vào không đúng quy định</w:t>
            </w:r>
          </w:p>
        </w:tc>
        <w:tc>
          <w:tcPr>
            <w:tcW w:w="2116" w:type="dxa"/>
            <w:tcBorders>
              <w:top w:val="single" w:sz="4" w:space="0" w:color="2E74B5"/>
              <w:left w:val="single" w:sz="4" w:space="0" w:color="2E74B5"/>
              <w:bottom w:val="single" w:sz="4" w:space="0" w:color="2E74B5"/>
              <w:right w:val="single" w:sz="4" w:space="0" w:color="2E74B5"/>
            </w:tcBorders>
          </w:tcPr>
          <w:p w14:paraId="17ACEB28" w14:textId="77777777" w:rsidR="009D1437" w:rsidRPr="009372AD" w:rsidRDefault="009D1437" w:rsidP="00616EC4">
            <w:pPr>
              <w:pStyle w:val="ListParagraph"/>
              <w:ind w:left="0"/>
              <w:jc w:val="both"/>
            </w:pPr>
          </w:p>
        </w:tc>
      </w:tr>
      <w:tr w:rsidR="009D1437" w:rsidRPr="00660ABB" w14:paraId="3AD09ADD"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FBD6669" w14:textId="77777777" w:rsidR="009D1437" w:rsidRPr="009372AD" w:rsidRDefault="009D1437" w:rsidP="00616EC4">
            <w:pPr>
              <w:autoSpaceDE w:val="0"/>
              <w:autoSpaceDN w:val="0"/>
              <w:adjustRightInd w:val="0"/>
              <w:rPr>
                <w:rFonts w:eastAsia="Calibri"/>
              </w:rPr>
            </w:pPr>
            <w:r w:rsidRPr="00E22984">
              <w:rPr>
                <w:rFonts w:eastAsia="Calibri"/>
              </w:rPr>
              <w:t>ERR:20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00EAE2D" w14:textId="77777777" w:rsidR="009D1437" w:rsidRDefault="009D1437" w:rsidP="00616EC4">
            <w:pPr>
              <w:pStyle w:val="ListParagraph"/>
              <w:spacing w:after="0" w:line="240" w:lineRule="auto"/>
              <w:ind w:left="0"/>
              <w:rPr>
                <w:rFonts w:eastAsia="Calibri"/>
              </w:rPr>
            </w:pPr>
            <w:r w:rsidRPr="002A5863">
              <w:t xml:space="preserve">Dải </w:t>
            </w:r>
            <w:r>
              <w:t>chứng từ</w:t>
            </w:r>
            <w:r w:rsidRPr="002A5863">
              <w:t xml:space="preserve"> </w:t>
            </w:r>
            <w:r>
              <w:t>hết,</w:t>
            </w:r>
            <w:r w:rsidRPr="002A5863">
              <w:t xml:space="preserve"> User/Account không có quyền với Serial</w:t>
            </w:r>
            <w:r>
              <w:t>/Pattern và S</w:t>
            </w:r>
            <w:r w:rsidRPr="002A5863">
              <w:t>erial không phù hợp</w:t>
            </w:r>
          </w:p>
        </w:tc>
        <w:tc>
          <w:tcPr>
            <w:tcW w:w="2116" w:type="dxa"/>
            <w:tcBorders>
              <w:top w:val="single" w:sz="4" w:space="0" w:color="2E74B5"/>
              <w:left w:val="single" w:sz="4" w:space="0" w:color="2E74B5"/>
              <w:bottom w:val="single" w:sz="4" w:space="0" w:color="2E74B5"/>
              <w:right w:val="single" w:sz="4" w:space="0" w:color="2E74B5"/>
            </w:tcBorders>
          </w:tcPr>
          <w:p w14:paraId="3E3CBAA1" w14:textId="77777777" w:rsidR="009D1437" w:rsidRPr="00731CD1" w:rsidRDefault="009D1437" w:rsidP="00616EC4">
            <w:pPr>
              <w:ind w:left="360"/>
              <w:jc w:val="both"/>
            </w:pPr>
          </w:p>
        </w:tc>
      </w:tr>
      <w:tr w:rsidR="009D1437" w:rsidRPr="00660ABB" w14:paraId="2772C0BC" w14:textId="77777777" w:rsidTr="00616EC4">
        <w:trPr>
          <w:trHeight w:val="368"/>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FD1EB18" w14:textId="77777777" w:rsidR="009D1437" w:rsidRPr="009372AD" w:rsidRDefault="009D1437" w:rsidP="00616EC4">
            <w:pPr>
              <w:autoSpaceDE w:val="0"/>
              <w:autoSpaceDN w:val="0"/>
              <w:adjustRightInd w:val="0"/>
              <w:rPr>
                <w:rFonts w:eastAsia="Calibri"/>
              </w:rPr>
            </w:pPr>
            <w:r w:rsidRPr="00E22984">
              <w:rPr>
                <w:rFonts w:eastAsia="Calibri"/>
              </w:rPr>
              <w:t>ERR:6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334FD9D" w14:textId="77777777" w:rsidR="009D1437" w:rsidRDefault="009D1437" w:rsidP="00616EC4">
            <w:pPr>
              <w:pStyle w:val="ListParagraph"/>
              <w:spacing w:after="0" w:line="240" w:lineRule="auto"/>
              <w:ind w:left="0"/>
              <w:rPr>
                <w:rFonts w:eastAsia="Calibri"/>
              </w:rPr>
            </w:pPr>
            <w:r>
              <w:rPr>
                <w:rFonts w:eastAsia="Calibri"/>
              </w:rPr>
              <w:t>Không còn đủ số lượng chứng từ để phát hành</w:t>
            </w:r>
          </w:p>
        </w:tc>
        <w:tc>
          <w:tcPr>
            <w:tcW w:w="2116" w:type="dxa"/>
            <w:tcBorders>
              <w:top w:val="single" w:sz="4" w:space="0" w:color="2E74B5"/>
              <w:left w:val="single" w:sz="4" w:space="0" w:color="2E74B5"/>
              <w:bottom w:val="single" w:sz="4" w:space="0" w:color="2E74B5"/>
              <w:right w:val="single" w:sz="4" w:space="0" w:color="2E74B5"/>
            </w:tcBorders>
          </w:tcPr>
          <w:p w14:paraId="02F260A8" w14:textId="77777777" w:rsidR="009D1437" w:rsidRPr="00731CD1" w:rsidRDefault="009D1437" w:rsidP="00616EC4">
            <w:pPr>
              <w:ind w:left="360"/>
              <w:jc w:val="both"/>
            </w:pPr>
          </w:p>
        </w:tc>
      </w:tr>
      <w:tr w:rsidR="009D1437" w:rsidRPr="00660ABB" w14:paraId="540E2951"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858AC82" w14:textId="77777777" w:rsidR="009D1437" w:rsidRPr="009372AD" w:rsidRDefault="009D1437" w:rsidP="00616EC4">
            <w:pPr>
              <w:autoSpaceDE w:val="0"/>
              <w:autoSpaceDN w:val="0"/>
              <w:adjustRightInd w:val="0"/>
              <w:rPr>
                <w:rFonts w:eastAsia="Calibri"/>
              </w:rPr>
            </w:pPr>
            <w:r w:rsidRPr="00E22984">
              <w:rPr>
                <w:rFonts w:eastAsia="Calibri"/>
              </w:rPr>
              <w:t>ERR:10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CDF019E" w14:textId="77777777" w:rsidR="009D1437" w:rsidRDefault="009D1437" w:rsidP="00616EC4">
            <w:pPr>
              <w:pStyle w:val="ListParagraph"/>
              <w:spacing w:after="0" w:line="240" w:lineRule="auto"/>
              <w:ind w:left="0"/>
              <w:rPr>
                <w:rFonts w:eastAsia="Calibri"/>
              </w:rPr>
            </w:pPr>
            <w:r>
              <w:t>Lô có số chứng từ vượt quá số lượng tối đa cho phép</w:t>
            </w:r>
          </w:p>
        </w:tc>
        <w:tc>
          <w:tcPr>
            <w:tcW w:w="2116" w:type="dxa"/>
            <w:tcBorders>
              <w:top w:val="single" w:sz="4" w:space="0" w:color="2E74B5"/>
              <w:left w:val="single" w:sz="4" w:space="0" w:color="2E74B5"/>
              <w:bottom w:val="single" w:sz="4" w:space="0" w:color="2E74B5"/>
              <w:right w:val="single" w:sz="4" w:space="0" w:color="2E74B5"/>
            </w:tcBorders>
          </w:tcPr>
          <w:p w14:paraId="124DF71F" w14:textId="77777777" w:rsidR="009D1437" w:rsidRPr="00731CD1" w:rsidRDefault="009D1437" w:rsidP="00616EC4">
            <w:pPr>
              <w:ind w:left="360"/>
              <w:jc w:val="both"/>
            </w:pPr>
          </w:p>
        </w:tc>
      </w:tr>
      <w:tr w:rsidR="009D1437" w:rsidRPr="00660ABB" w14:paraId="6CD5C144" w14:textId="77777777" w:rsidTr="00616EC4">
        <w:trPr>
          <w:trHeight w:val="413"/>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E53E616" w14:textId="77777777" w:rsidR="009D1437" w:rsidRPr="009372AD" w:rsidRDefault="009D1437" w:rsidP="00616EC4">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3AEB5C8" w14:textId="77777777" w:rsidR="009D1437" w:rsidRDefault="009D1437" w:rsidP="00616EC4">
            <w:pPr>
              <w:pStyle w:val="ListParagraph"/>
              <w:spacing w:after="0" w:line="240" w:lineRule="auto"/>
              <w:ind w:left="0"/>
              <w:rPr>
                <w:rFonts w:eastAsia="Calibri"/>
              </w:rPr>
            </w:pPr>
            <w:r>
              <w:rPr>
                <w:rFonts w:eastAsia="Calibri"/>
              </w:rPr>
              <w:t>Có lỗi xảy ra</w:t>
            </w:r>
          </w:p>
        </w:tc>
        <w:tc>
          <w:tcPr>
            <w:tcW w:w="2116" w:type="dxa"/>
            <w:tcBorders>
              <w:top w:val="single" w:sz="4" w:space="0" w:color="2E74B5"/>
              <w:left w:val="single" w:sz="4" w:space="0" w:color="2E74B5"/>
              <w:bottom w:val="single" w:sz="4" w:space="0" w:color="2E74B5"/>
              <w:right w:val="single" w:sz="4" w:space="0" w:color="2E74B5"/>
            </w:tcBorders>
          </w:tcPr>
          <w:p w14:paraId="508080B0" w14:textId="77777777" w:rsidR="009D1437" w:rsidRPr="00731CD1" w:rsidRDefault="009D1437" w:rsidP="00616EC4">
            <w:pPr>
              <w:jc w:val="both"/>
            </w:pPr>
            <w:r>
              <w:t>Lỗi không xác định</w:t>
            </w:r>
          </w:p>
        </w:tc>
      </w:tr>
      <w:tr w:rsidR="009D1437" w:rsidRPr="00660ABB" w14:paraId="3050FFD8"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F644C08" w14:textId="77777777" w:rsidR="009D1437" w:rsidRPr="00E22984" w:rsidRDefault="009D1437" w:rsidP="00616EC4">
            <w:pPr>
              <w:autoSpaceDE w:val="0"/>
              <w:autoSpaceDN w:val="0"/>
              <w:adjustRightInd w:val="0"/>
              <w:rPr>
                <w:rFonts w:eastAsia="Calibri"/>
              </w:rPr>
            </w:pPr>
            <w:r w:rsidRPr="00E22984">
              <w:rPr>
                <w:rFonts w:eastAsia="Calibri"/>
              </w:rPr>
              <w:t>ERR:30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5C5B257" w14:textId="77777777" w:rsidR="009D1437" w:rsidRDefault="009D1437" w:rsidP="00616EC4">
            <w:pPr>
              <w:pStyle w:val="ListParagraph"/>
              <w:ind w:left="0"/>
              <w:jc w:val="both"/>
            </w:pPr>
            <w:r>
              <w:t>Tạo mới chứng từ có lỗi</w:t>
            </w:r>
          </w:p>
        </w:tc>
        <w:tc>
          <w:tcPr>
            <w:tcW w:w="2116" w:type="dxa"/>
            <w:tcBorders>
              <w:top w:val="single" w:sz="4" w:space="0" w:color="2E74B5"/>
              <w:left w:val="single" w:sz="4" w:space="0" w:color="2E74B5"/>
              <w:bottom w:val="single" w:sz="4" w:space="0" w:color="2E74B5"/>
              <w:right w:val="single" w:sz="4" w:space="0" w:color="2E74B5"/>
            </w:tcBorders>
          </w:tcPr>
          <w:p w14:paraId="2C576882" w14:textId="77777777" w:rsidR="009D1437" w:rsidRPr="00731CD1" w:rsidRDefault="009D1437" w:rsidP="00616EC4">
            <w:pPr>
              <w:ind w:left="360"/>
              <w:jc w:val="both"/>
            </w:pPr>
          </w:p>
        </w:tc>
      </w:tr>
      <w:tr w:rsidR="009D1437" w:rsidRPr="00660ABB" w14:paraId="5ED6C6AB"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2E73D949" w14:textId="77777777" w:rsidR="009D1437" w:rsidRPr="00E22984" w:rsidRDefault="009D1437" w:rsidP="00616EC4">
            <w:pPr>
              <w:autoSpaceDE w:val="0"/>
              <w:autoSpaceDN w:val="0"/>
              <w:adjustRightInd w:val="0"/>
              <w:rPr>
                <w:rFonts w:eastAsia="Calibri"/>
              </w:rPr>
            </w:pPr>
            <w:r>
              <w:t>ERR:35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D639ADD" w14:textId="77777777" w:rsidR="009D1437" w:rsidRDefault="009D1437" w:rsidP="00616EC4">
            <w:pPr>
              <w:pStyle w:val="ListParagraph"/>
              <w:ind w:left="0"/>
              <w:jc w:val="both"/>
            </w:pPr>
            <w:r>
              <w:t>Công ty đăng ký DK01 cả có mã, không mã. Tạo cả ký hiệu cả 2 dải có mã và không mã sẽ yêu cầu bắt buộc truyền pattern, serial</w:t>
            </w:r>
          </w:p>
        </w:tc>
        <w:tc>
          <w:tcPr>
            <w:tcW w:w="2116" w:type="dxa"/>
            <w:tcBorders>
              <w:top w:val="single" w:sz="4" w:space="0" w:color="2E74B5"/>
              <w:left w:val="single" w:sz="4" w:space="0" w:color="2E74B5"/>
              <w:bottom w:val="single" w:sz="4" w:space="0" w:color="2E74B5"/>
              <w:right w:val="single" w:sz="4" w:space="0" w:color="2E74B5"/>
            </w:tcBorders>
          </w:tcPr>
          <w:p w14:paraId="6138E5DA" w14:textId="77777777" w:rsidR="009D1437" w:rsidRPr="00731CD1" w:rsidRDefault="009D1437" w:rsidP="00616EC4">
            <w:pPr>
              <w:ind w:left="360"/>
              <w:jc w:val="both"/>
            </w:pPr>
          </w:p>
        </w:tc>
      </w:tr>
      <w:tr w:rsidR="009D1437" w:rsidRPr="00660ABB" w14:paraId="4DFA2EE8"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0906C3A" w14:textId="77777777" w:rsidR="009D1437" w:rsidRPr="009372AD" w:rsidRDefault="009D1437" w:rsidP="00616EC4">
            <w:pPr>
              <w:autoSpaceDE w:val="0"/>
              <w:autoSpaceDN w:val="0"/>
              <w:adjustRightInd w:val="0"/>
              <w:rPr>
                <w:rFonts w:eastAsia="Calibri"/>
              </w:rPr>
            </w:pPr>
            <w:r>
              <w:rPr>
                <w:szCs w:val="28"/>
              </w:rPr>
              <w:t>Chuỗi xml trả về</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F94F2AA" w14:textId="77777777" w:rsidR="009D1437" w:rsidRPr="00F75A5F" w:rsidRDefault="009D1437" w:rsidP="00616EC4">
            <w:pPr>
              <w:rPr>
                <w:rFonts w:eastAsia="Calibri"/>
              </w:rPr>
            </w:pPr>
            <w:r>
              <w:rPr>
                <w:rFonts w:eastAsia="Calibri"/>
              </w:rPr>
              <w:t>Chuỗi trả về</w:t>
            </w:r>
          </w:p>
        </w:tc>
        <w:tc>
          <w:tcPr>
            <w:tcW w:w="2116" w:type="dxa"/>
            <w:tcBorders>
              <w:top w:val="single" w:sz="4" w:space="0" w:color="2E74B5"/>
              <w:left w:val="single" w:sz="4" w:space="0" w:color="2E74B5"/>
              <w:bottom w:val="single" w:sz="4" w:space="0" w:color="2E74B5"/>
              <w:right w:val="single" w:sz="4" w:space="0" w:color="2E74B5"/>
            </w:tcBorders>
          </w:tcPr>
          <w:p w14:paraId="402E5EDE" w14:textId="77777777" w:rsidR="009D1437" w:rsidRPr="00731CD1" w:rsidRDefault="009D1437" w:rsidP="00616EC4">
            <w:pPr>
              <w:ind w:left="360"/>
              <w:jc w:val="both"/>
            </w:pPr>
          </w:p>
        </w:tc>
      </w:tr>
    </w:tbl>
    <w:p w14:paraId="11E66655" w14:textId="77777777" w:rsidR="009D1437" w:rsidRDefault="009D1437" w:rsidP="009D1437">
      <w:pPr>
        <w:rPr>
          <w:lang w:eastAsia="x-none"/>
        </w:rPr>
      </w:pPr>
    </w:p>
    <w:p w14:paraId="4EF07B82" w14:textId="77777777" w:rsidR="009D1437" w:rsidRDefault="009D1437" w:rsidP="009D1437">
      <w:pPr>
        <w:rPr>
          <w:lang w:eastAsia="x-none"/>
        </w:rPr>
      </w:pPr>
      <w:r>
        <w:rPr>
          <w:lang w:eastAsia="x-none"/>
        </w:rPr>
        <w:t>Cấu trúc chuỗi XML trả về:</w:t>
      </w:r>
    </w:p>
    <w:p w14:paraId="7ABEFFA4"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color w:val="0000FF"/>
          <w:sz w:val="20"/>
          <w:szCs w:val="20"/>
        </w:rPr>
        <w:t>&lt;Invoices&gt;</w:t>
      </w:r>
    </w:p>
    <w:p w14:paraId="0C62397B"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2F43E3C0"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&lt;key&gt;</w:t>
      </w:r>
      <w:r w:rsidRPr="00193CC8">
        <w:rPr>
          <w:rFonts w:ascii="Courier New" w:hAnsi="Courier New" w:cs="Courier New"/>
          <w:b/>
          <w:bCs/>
          <w:color w:val="000000"/>
          <w:sz w:val="20"/>
          <w:szCs w:val="20"/>
        </w:rPr>
        <w:t>123</w:t>
      </w:r>
      <w:r w:rsidRPr="00193CC8">
        <w:rPr>
          <w:rFonts w:ascii="Courier New" w:hAnsi="Courier New" w:cs="Courier New"/>
          <w:color w:val="0000FF"/>
          <w:sz w:val="20"/>
          <w:szCs w:val="20"/>
        </w:rPr>
        <w:t>&lt;/key&gt;</w:t>
      </w:r>
    </w:p>
    <w:p w14:paraId="5A84FBD7"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&lt;idInv&gt;</w:t>
      </w:r>
      <w:r w:rsidRPr="00193CC8">
        <w:rPr>
          <w:rFonts w:ascii="Courier New" w:hAnsi="Courier New" w:cs="Courier New"/>
          <w:b/>
          <w:bCs/>
          <w:color w:val="000000"/>
          <w:sz w:val="20"/>
          <w:szCs w:val="20"/>
        </w:rPr>
        <w:t>128668</w:t>
      </w:r>
      <w:r w:rsidRPr="00193CC8">
        <w:rPr>
          <w:rFonts w:ascii="Courier New" w:hAnsi="Courier New" w:cs="Courier New"/>
          <w:color w:val="0000FF"/>
          <w:sz w:val="20"/>
          <w:szCs w:val="20"/>
        </w:rPr>
        <w:t>&lt;/idInv&gt;</w:t>
      </w:r>
    </w:p>
    <w:p w14:paraId="3ABE3EB3"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&lt;hashValue&gt;</w:t>
      </w:r>
      <w:r w:rsidRPr="00193CC8">
        <w:rPr>
          <w:rFonts w:ascii="Courier New" w:hAnsi="Courier New" w:cs="Courier New"/>
          <w:b/>
          <w:bCs/>
          <w:color w:val="000000"/>
          <w:sz w:val="20"/>
          <w:szCs w:val="20"/>
        </w:rPr>
        <w:t>rKdYgeYc7CYLOhjfNFDZ8nBaWjA=</w:t>
      </w:r>
      <w:r w:rsidRPr="00193CC8">
        <w:rPr>
          <w:rFonts w:ascii="Courier New" w:hAnsi="Courier New" w:cs="Courier New"/>
          <w:color w:val="0000FF"/>
          <w:sz w:val="20"/>
          <w:szCs w:val="20"/>
        </w:rPr>
        <w:t>&lt;/hashValue&gt;</w:t>
      </w:r>
    </w:p>
    <w:p w14:paraId="2F781978" w14:textId="230925BE"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&lt;pattern&gt;</w:t>
      </w:r>
      <w:r w:rsidR="00567FDB">
        <w:rPr>
          <w:rFonts w:ascii="Courier New" w:hAnsi="Courier New" w:cs="Courier New"/>
          <w:b/>
          <w:bCs/>
          <w:color w:val="000000"/>
          <w:sz w:val="20"/>
          <w:szCs w:val="20"/>
        </w:rPr>
        <w:t>03/TNCN</w:t>
      </w:r>
      <w:r w:rsidRPr="00193CC8">
        <w:rPr>
          <w:rFonts w:ascii="Courier New" w:hAnsi="Courier New" w:cs="Courier New"/>
          <w:b/>
          <w:bCs/>
          <w:color w:val="000000"/>
          <w:sz w:val="20"/>
          <w:szCs w:val="20"/>
        </w:rPr>
        <w:t>/001</w:t>
      </w:r>
      <w:r w:rsidRPr="00193CC8">
        <w:rPr>
          <w:rFonts w:ascii="Courier New" w:hAnsi="Courier New" w:cs="Courier New"/>
          <w:color w:val="0000FF"/>
          <w:sz w:val="20"/>
          <w:szCs w:val="20"/>
        </w:rPr>
        <w:t>&lt;/pattern&gt;</w:t>
      </w:r>
    </w:p>
    <w:p w14:paraId="2D75CC2A" w14:textId="52790AF5"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&lt;serial&gt;</w:t>
      </w:r>
      <w:r w:rsidR="00567FDB">
        <w:rPr>
          <w:rFonts w:ascii="Courier New" w:hAnsi="Courier New" w:cs="Courier New"/>
          <w:b/>
          <w:bCs/>
          <w:color w:val="000000"/>
          <w:sz w:val="20"/>
          <w:szCs w:val="20"/>
        </w:rPr>
        <w:t>CT</w:t>
      </w:r>
      <w:r>
        <w:rPr>
          <w:rFonts w:ascii="Courier New" w:hAnsi="Courier New" w:cs="Courier New"/>
          <w:b/>
          <w:bCs/>
          <w:color w:val="000000"/>
          <w:sz w:val="20"/>
          <w:szCs w:val="20"/>
        </w:rPr>
        <w:t>/2</w:t>
      </w:r>
      <w:r w:rsidR="00567FDB">
        <w:rPr>
          <w:rFonts w:ascii="Courier New" w:hAnsi="Courier New" w:cs="Courier New"/>
          <w:b/>
          <w:bCs/>
          <w:color w:val="000000"/>
          <w:sz w:val="20"/>
          <w:szCs w:val="20"/>
        </w:rPr>
        <w:t>5E</w:t>
      </w:r>
      <w:r w:rsidRPr="00193CC8">
        <w:rPr>
          <w:rFonts w:ascii="Courier New" w:hAnsi="Courier New" w:cs="Courier New"/>
          <w:color w:val="0000FF"/>
          <w:sz w:val="20"/>
          <w:szCs w:val="20"/>
        </w:rPr>
        <w:t>&lt;/serial&gt;</w:t>
      </w:r>
    </w:p>
    <w:p w14:paraId="1B262A3F"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222F7533"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11AFF5DB"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&lt;key&gt;</w:t>
      </w:r>
      <w:r w:rsidRPr="00193CC8">
        <w:rPr>
          <w:rFonts w:ascii="Courier New" w:hAnsi="Courier New" w:cs="Courier New"/>
          <w:b/>
          <w:bCs/>
          <w:color w:val="000000"/>
          <w:sz w:val="20"/>
          <w:szCs w:val="20"/>
        </w:rPr>
        <w:t>456</w:t>
      </w:r>
      <w:r w:rsidRPr="00193CC8">
        <w:rPr>
          <w:rFonts w:ascii="Courier New" w:hAnsi="Courier New" w:cs="Courier New"/>
          <w:color w:val="0000FF"/>
          <w:sz w:val="20"/>
          <w:szCs w:val="20"/>
        </w:rPr>
        <w:t>&lt;/key&gt;</w:t>
      </w:r>
    </w:p>
    <w:p w14:paraId="26777B3F"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&lt;idInv&gt;</w:t>
      </w:r>
      <w:r w:rsidRPr="00193CC8">
        <w:rPr>
          <w:rFonts w:ascii="Courier New" w:hAnsi="Courier New" w:cs="Courier New"/>
          <w:b/>
          <w:bCs/>
          <w:color w:val="000000"/>
          <w:sz w:val="20"/>
          <w:szCs w:val="20"/>
        </w:rPr>
        <w:t>128923</w:t>
      </w:r>
      <w:r w:rsidRPr="00193CC8">
        <w:rPr>
          <w:rFonts w:ascii="Courier New" w:hAnsi="Courier New" w:cs="Courier New"/>
          <w:color w:val="0000FF"/>
          <w:sz w:val="20"/>
          <w:szCs w:val="20"/>
        </w:rPr>
        <w:t>&lt;/idInv&gt;</w:t>
      </w:r>
    </w:p>
    <w:p w14:paraId="50BFEB90"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&lt;hashValue&gt;</w:t>
      </w:r>
      <w:r w:rsidRPr="00193CC8">
        <w:rPr>
          <w:rFonts w:ascii="Courier New" w:hAnsi="Courier New" w:cs="Courier New"/>
          <w:b/>
          <w:bCs/>
          <w:color w:val="000000"/>
          <w:sz w:val="20"/>
          <w:szCs w:val="20"/>
        </w:rPr>
        <w:t>2p60p82YQhqjMHG9t/toIaLfENQ=</w:t>
      </w:r>
      <w:r w:rsidRPr="00193CC8">
        <w:rPr>
          <w:rFonts w:ascii="Courier New" w:hAnsi="Courier New" w:cs="Courier New"/>
          <w:color w:val="0000FF"/>
          <w:sz w:val="20"/>
          <w:szCs w:val="20"/>
        </w:rPr>
        <w:t>&lt;/hashValue&gt;</w:t>
      </w:r>
    </w:p>
    <w:p w14:paraId="6DBCDEAF" w14:textId="27C5CA1D"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&lt;pattern&gt;</w:t>
      </w:r>
      <w:r w:rsidR="00567FDB">
        <w:rPr>
          <w:rFonts w:ascii="Courier New" w:hAnsi="Courier New" w:cs="Courier New"/>
          <w:b/>
          <w:bCs/>
          <w:color w:val="000000"/>
          <w:sz w:val="20"/>
          <w:szCs w:val="20"/>
        </w:rPr>
        <w:t>03/TNCN</w:t>
      </w:r>
      <w:r w:rsidR="00567FDB" w:rsidRPr="00193CC8">
        <w:rPr>
          <w:rFonts w:ascii="Courier New" w:hAnsi="Courier New" w:cs="Courier New"/>
          <w:b/>
          <w:bCs/>
          <w:color w:val="000000"/>
          <w:sz w:val="20"/>
          <w:szCs w:val="20"/>
        </w:rPr>
        <w:t>/001</w:t>
      </w:r>
      <w:r w:rsidRPr="00193CC8">
        <w:rPr>
          <w:rFonts w:ascii="Courier New" w:hAnsi="Courier New" w:cs="Courier New"/>
          <w:color w:val="0000FF"/>
          <w:sz w:val="20"/>
          <w:szCs w:val="20"/>
        </w:rPr>
        <w:t>&lt;/pattern&gt;</w:t>
      </w:r>
    </w:p>
    <w:p w14:paraId="01B7C495" w14:textId="61674E11"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&lt;serial&gt;</w:t>
      </w:r>
      <w:r w:rsidR="00567FDB">
        <w:rPr>
          <w:rFonts w:ascii="Courier New" w:hAnsi="Courier New" w:cs="Courier New"/>
          <w:b/>
          <w:bCs/>
          <w:color w:val="000000"/>
          <w:sz w:val="20"/>
          <w:szCs w:val="20"/>
        </w:rPr>
        <w:t>CT/25E</w:t>
      </w:r>
      <w:r w:rsidRPr="00193CC8">
        <w:rPr>
          <w:rFonts w:ascii="Courier New" w:hAnsi="Courier New" w:cs="Courier New"/>
          <w:color w:val="0000FF"/>
          <w:sz w:val="20"/>
          <w:szCs w:val="20"/>
        </w:rPr>
        <w:t>&lt;/serial&gt;</w:t>
      </w:r>
    </w:p>
    <w:p w14:paraId="01FD35EA"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6A0A04CF" w14:textId="77777777" w:rsidR="009D1437" w:rsidRDefault="009D1437" w:rsidP="009D1437">
      <w:pPr>
        <w:shd w:val="clear" w:color="auto" w:fill="FFFFFF"/>
        <w:rPr>
          <w:rFonts w:ascii="Courier New" w:hAnsi="Courier New" w:cs="Courier New"/>
          <w:color w:val="0000FF"/>
          <w:sz w:val="20"/>
          <w:szCs w:val="20"/>
        </w:rPr>
      </w:pPr>
      <w:r w:rsidRPr="00193CC8">
        <w:rPr>
          <w:rFonts w:ascii="Courier New" w:hAnsi="Courier New" w:cs="Courier New"/>
          <w:color w:val="0000FF"/>
          <w:sz w:val="20"/>
          <w:szCs w:val="20"/>
        </w:rPr>
        <w:t>&lt;/Invoices&gt;</w:t>
      </w:r>
    </w:p>
    <w:p w14:paraId="1D676FE2" w14:textId="77777777" w:rsidR="009D1437" w:rsidRPr="00193CC8" w:rsidRDefault="009D1437" w:rsidP="009D1437">
      <w:pPr>
        <w:shd w:val="clear" w:color="auto" w:fill="FFFFFF"/>
        <w:rPr>
          <w:rFonts w:ascii="Courier New" w:hAnsi="Courier New" w:cs="Courier New"/>
          <w:b/>
          <w:bCs/>
          <w:color w:val="000000"/>
          <w:sz w:val="20"/>
          <w:szCs w:val="20"/>
        </w:rPr>
      </w:pPr>
    </w:p>
    <w:p w14:paraId="243BF883" w14:textId="77777777" w:rsidR="009D1437" w:rsidRDefault="009D1437" w:rsidP="009D1437">
      <w:pPr>
        <w:rPr>
          <w:szCs w:val="28"/>
        </w:rPr>
      </w:pPr>
      <w:r>
        <w:rPr>
          <w:szCs w:val="28"/>
        </w:rPr>
        <w:t xml:space="preserve">Trong đó: </w:t>
      </w:r>
      <w:r>
        <w:rPr>
          <w:szCs w:val="28"/>
        </w:rPr>
        <w:tab/>
        <w:t xml:space="preserve">            tag </w:t>
      </w:r>
      <w:r w:rsidRPr="00735530">
        <w:rPr>
          <w:rFonts w:ascii="Consolas" w:hAnsi="Consolas" w:cs="Consolas"/>
          <w:color w:val="0000FF"/>
          <w:sz w:val="19"/>
          <w:szCs w:val="19"/>
          <w:highlight w:val="white"/>
        </w:rPr>
        <w:t>&lt;key&gt;</w:t>
      </w:r>
      <w:r>
        <w:rPr>
          <w:szCs w:val="28"/>
        </w:rPr>
        <w:t>: fkey</w:t>
      </w:r>
    </w:p>
    <w:p w14:paraId="2BB9710A" w14:textId="77777777" w:rsidR="009D1437" w:rsidRPr="00735530" w:rsidRDefault="009D1437" w:rsidP="009D143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&lt;idInv&gt;</w:t>
      </w:r>
      <w:r w:rsidRPr="00735530">
        <w:rPr>
          <w:szCs w:val="28"/>
        </w:rPr>
        <w:t xml:space="preserve">: id </w:t>
      </w:r>
      <w:r>
        <w:rPr>
          <w:szCs w:val="28"/>
        </w:rPr>
        <w:t>chứng từ</w:t>
      </w:r>
      <w:r w:rsidRPr="00735530">
        <w:rPr>
          <w:szCs w:val="28"/>
        </w:rPr>
        <w:t xml:space="preserve"> trên hệ thống vnpt</w:t>
      </w:r>
    </w:p>
    <w:p w14:paraId="04324FFF" w14:textId="77777777" w:rsidR="009D1437" w:rsidRPr="00735530" w:rsidRDefault="009D1437" w:rsidP="009D1437">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&lt;hashValue&gt;</w:t>
      </w:r>
      <w:r w:rsidRPr="00735530">
        <w:rPr>
          <w:szCs w:val="28"/>
        </w:rPr>
        <w:t xml:space="preserve">: </w:t>
      </w:r>
      <w:r>
        <w:rPr>
          <w:szCs w:val="28"/>
        </w:rPr>
        <w:t xml:space="preserve"> chuỗi hash</w:t>
      </w:r>
    </w:p>
    <w:p w14:paraId="1933A86E" w14:textId="77777777" w:rsidR="009D1437" w:rsidRDefault="009D1437" w:rsidP="009D1437">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&lt;pattern&gt;</w:t>
      </w:r>
      <w:r w:rsidRPr="00735530">
        <w:rPr>
          <w:szCs w:val="28"/>
        </w:rPr>
        <w:t>:</w:t>
      </w:r>
      <w:r>
        <w:rPr>
          <w:szCs w:val="28"/>
        </w:rPr>
        <w:t xml:space="preserve"> mẫu số</w:t>
      </w:r>
    </w:p>
    <w:p w14:paraId="6DD13FAD" w14:textId="77777777" w:rsidR="009D1437" w:rsidRPr="00193CC8" w:rsidRDefault="009D1437" w:rsidP="009D143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&lt;serial&gt;</w:t>
      </w:r>
      <w:r>
        <w:rPr>
          <w:szCs w:val="28"/>
        </w:rPr>
        <w:t>: ký hiệu</w:t>
      </w:r>
    </w:p>
    <w:p w14:paraId="0F84C723" w14:textId="77777777" w:rsidR="009D1437" w:rsidRPr="008E3746" w:rsidRDefault="009D1437" w:rsidP="009D1437">
      <w:pPr>
        <w:ind w:left="990"/>
        <w:rPr>
          <w:lang w:val="x-none" w:eastAsia="x-none"/>
        </w:rPr>
      </w:pPr>
    </w:p>
    <w:p w14:paraId="73D843C8" w14:textId="77777777" w:rsidR="009D1437" w:rsidRDefault="009D1437" w:rsidP="00480762">
      <w:pPr>
        <w:pStyle w:val="Heading3"/>
      </w:pPr>
      <w:r>
        <w:lastRenderedPageBreak/>
        <w:t xml:space="preserve"> </w:t>
      </w:r>
      <w:bookmarkStart w:id="1402" w:name="_Toc198045379"/>
      <w:r>
        <w:t>Gửi phát hành chứng từ sử dụng token(bước 2)</w:t>
      </w:r>
      <w:bookmarkEnd w:id="1402"/>
    </w:p>
    <w:p w14:paraId="4AAD4717" w14:textId="77777777" w:rsidR="009D1437" w:rsidRPr="00593BE8" w:rsidRDefault="009D1437" w:rsidP="009D1437">
      <w:pPr>
        <w:pStyle w:val="N"/>
      </w:pPr>
      <w:r>
        <w:tab/>
      </w:r>
      <w:r w:rsidRPr="00593BE8">
        <w:t>URL</w:t>
      </w:r>
    </w:p>
    <w:p w14:paraId="748D2BDF" w14:textId="77777777" w:rsidR="009D1437" w:rsidRDefault="009D1437" w:rsidP="009D1437">
      <w:pPr>
        <w:pStyle w:val="N"/>
      </w:pPr>
      <w:r>
        <w:tab/>
      </w:r>
      <w:r w:rsidRPr="00007702">
        <w:t xml:space="preserve"> </w:t>
      </w:r>
      <w:r>
        <w:t>s</w:t>
      </w:r>
      <w:r w:rsidRPr="00EB3AC8">
        <w:t xml:space="preserve">tring </w:t>
      </w:r>
      <w:r w:rsidRPr="008E3746">
        <w:rPr>
          <w:b/>
        </w:rPr>
        <w:t xml:space="preserve">publishCTTWithToken </w:t>
      </w:r>
      <w:r w:rsidRPr="00EB3AC8">
        <w:t>(string Account, string ACpass, string xmlInvData, string username, string password, string pattern = "", string serial = "").</w:t>
      </w:r>
    </w:p>
    <w:p w14:paraId="66D90724" w14:textId="77777777" w:rsidR="009D1437" w:rsidRPr="00593BE8" w:rsidRDefault="009D1437" w:rsidP="009D1437">
      <w:pPr>
        <w:pStyle w:val="N"/>
      </w:pPr>
      <w:r w:rsidRPr="00593BE8">
        <w:t>DESCRIPTION</w:t>
      </w:r>
    </w:p>
    <w:p w14:paraId="2EF3D71B" w14:textId="77777777" w:rsidR="009D1437" w:rsidRPr="007C1EEB" w:rsidRDefault="009D1437" w:rsidP="009D1437">
      <w:pPr>
        <w:pStyle w:val="N"/>
      </w:pPr>
      <w:r>
        <w:tab/>
        <w:t>Đây là web service cho phép phát hành chứng từ với các hệ thống sử dụng token, sau khi thực hiện gọi hàm Lấy giá trị Hash ở bước 1 (</w:t>
      </w:r>
      <w:r>
        <w:rPr>
          <w:b/>
        </w:rPr>
        <w:t>4.1.2</w:t>
      </w:r>
      <w:r>
        <w:t>)</w:t>
      </w:r>
    </w:p>
    <w:p w14:paraId="5B8FF748" w14:textId="77777777" w:rsidR="009D1437" w:rsidRPr="00007702" w:rsidRDefault="009D1437" w:rsidP="009D1437">
      <w:pPr>
        <w:pStyle w:val="N"/>
      </w:pPr>
      <w:r w:rsidRPr="00663B3E">
        <w:t>HTTP METHOD</w:t>
      </w:r>
    </w:p>
    <w:p w14:paraId="3D0E6225" w14:textId="77777777" w:rsidR="009D1437" w:rsidRPr="00007702" w:rsidRDefault="009D1437" w:rsidP="009D1437">
      <w:pPr>
        <w:pStyle w:val="N"/>
        <w:rPr>
          <w:b/>
        </w:rPr>
      </w:pPr>
      <w:r w:rsidRPr="00610AFD">
        <w:tab/>
      </w:r>
      <w:r w:rsidRPr="00610AFD">
        <w:tab/>
        <w:t>POST</w:t>
      </w:r>
    </w:p>
    <w:p w14:paraId="6BD7E8E0" w14:textId="77777777" w:rsidR="009D1437" w:rsidRPr="00610AFD" w:rsidRDefault="009D1437" w:rsidP="009D1437">
      <w:pPr>
        <w:pStyle w:val="N"/>
      </w:pPr>
      <w:r w:rsidRPr="00610AFD">
        <w:t>REQUEST BODY</w:t>
      </w:r>
    </w:p>
    <w:p w14:paraId="550DC57F"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 xml:space="preserve">Tài khoản được cấp phát cho nhân viên gọi lệnh phát hành </w:t>
      </w:r>
      <w:r>
        <w:rPr>
          <w:rFonts w:eastAsia="Calibri"/>
        </w:rPr>
        <w:t>chứng từ</w:t>
      </w:r>
    </w:p>
    <w:p w14:paraId="0C5E772D" w14:textId="77777777" w:rsidR="009D1437" w:rsidRPr="000D3AC0"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1F0EAB41" w14:textId="77777777" w:rsidR="009D1437" w:rsidRPr="000D3AC0" w:rsidRDefault="009D1437" w:rsidP="009D1437">
      <w:pPr>
        <w:pStyle w:val="ListParagraph"/>
        <w:numPr>
          <w:ilvl w:val="0"/>
          <w:numId w:val="2"/>
        </w:numPr>
        <w:spacing w:after="0" w:line="360" w:lineRule="auto"/>
        <w:ind w:left="1080"/>
        <w:jc w:val="both"/>
        <w:rPr>
          <w:rFonts w:eastAsia="Calibri"/>
          <w:b/>
          <w:u w:val="single"/>
        </w:rPr>
      </w:pPr>
      <w:r w:rsidRPr="000D3AC0">
        <w:rPr>
          <w:b/>
          <w:color w:val="000000"/>
          <w:highlight w:val="white"/>
        </w:rPr>
        <w:t>xmlInvData</w:t>
      </w:r>
      <w:r w:rsidRPr="000D3AC0">
        <w:rPr>
          <w:color w:val="000000"/>
        </w:rPr>
        <w:t xml:space="preserve">: chuỗi xml dữ liệu ký hash hóa </w:t>
      </w:r>
    </w:p>
    <w:p w14:paraId="10CC8F0B"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mẫu số</w:t>
      </w:r>
      <w:r>
        <w:rPr>
          <w:color w:val="000000"/>
        </w:rPr>
        <w:t xml:space="preserve"> chứng từ</w:t>
      </w:r>
    </w:p>
    <w:p w14:paraId="129855D7" w14:textId="77777777" w:rsidR="009D1437" w:rsidRPr="00761E77"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serial</w:t>
      </w:r>
      <w:r w:rsidRPr="005A1839">
        <w:rPr>
          <w:color w:val="000000"/>
        </w:rPr>
        <w:t>: ký hiệu</w:t>
      </w:r>
      <w:r>
        <w:rPr>
          <w:color w:val="000000"/>
        </w:rPr>
        <w:t xml:space="preserve"> chứng từ</w:t>
      </w:r>
    </w:p>
    <w:p w14:paraId="7921DF76" w14:textId="77777777" w:rsidR="009D1437" w:rsidRPr="00761E77"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 xml:space="preserve">convert: </w:t>
      </w:r>
      <w:r w:rsidRPr="009372AD">
        <w:rPr>
          <w:rFonts w:eastAsia="Calibri"/>
        </w:rPr>
        <w:t>Mặc đị</w:t>
      </w:r>
      <w:r>
        <w:rPr>
          <w:rFonts w:eastAsia="Calibri"/>
        </w:rPr>
        <w:t>nh là 0 (</w:t>
      </w:r>
      <w:r w:rsidRPr="009372AD">
        <w:rPr>
          <w:rFonts w:eastAsia="Calibri"/>
        </w:rPr>
        <w:t>0 – Không cần convert từ</w:t>
      </w:r>
      <w:r>
        <w:rPr>
          <w:rFonts w:eastAsia="Calibri"/>
        </w:rPr>
        <w:t xml:space="preserve"> TCVN3 sang Unicode / </w:t>
      </w:r>
      <w:r w:rsidRPr="009372AD">
        <w:rPr>
          <w:rFonts w:eastAsia="Calibri"/>
        </w:rPr>
        <w:t>1- Cần convert từ</w:t>
      </w:r>
      <w:r>
        <w:rPr>
          <w:rFonts w:eastAsia="Calibri"/>
        </w:rPr>
        <w:t xml:space="preserve"> TCVN3 sang Unicode)</w:t>
      </w:r>
    </w:p>
    <w:p w14:paraId="2386A136" w14:textId="77777777" w:rsidR="009D1437" w:rsidRPr="005A1839" w:rsidRDefault="009D1437" w:rsidP="009D1437">
      <w:pPr>
        <w:pStyle w:val="ListParagraph"/>
        <w:spacing w:after="0" w:line="360" w:lineRule="auto"/>
        <w:ind w:left="1080"/>
        <w:jc w:val="both"/>
        <w:rPr>
          <w:rFonts w:eastAsia="Calibri"/>
          <w:b/>
          <w:u w:val="single"/>
        </w:rPr>
      </w:pPr>
    </w:p>
    <w:p w14:paraId="7EE36B75"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4950"/>
        <w:gridCol w:w="1885"/>
      </w:tblGrid>
      <w:tr w:rsidR="009D1437" w:rsidRPr="00660ABB" w14:paraId="0E009C1D"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F2F2F2"/>
          </w:tcPr>
          <w:p w14:paraId="759E5559" w14:textId="77777777" w:rsidR="009D1437" w:rsidRPr="00660ABB" w:rsidRDefault="009D1437" w:rsidP="00616EC4">
            <w:pPr>
              <w:pStyle w:val="ListParagraph"/>
            </w:pPr>
            <w:r>
              <w:t>Kết 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14:paraId="563D1C42" w14:textId="77777777" w:rsidR="009D1437" w:rsidRPr="00660ABB" w:rsidRDefault="009D1437" w:rsidP="00616EC4">
            <w:pPr>
              <w:pStyle w:val="ListParagraph"/>
            </w:pPr>
            <w:r w:rsidRPr="00660ABB">
              <w:t>Mô 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14:paraId="01720398" w14:textId="77777777" w:rsidR="009D1437" w:rsidRPr="00660ABB" w:rsidRDefault="009D1437" w:rsidP="00616EC4">
            <w:pPr>
              <w:pStyle w:val="ListParagraph"/>
            </w:pPr>
            <w:r>
              <w:t>Ghi chú</w:t>
            </w:r>
          </w:p>
        </w:tc>
      </w:tr>
      <w:tr w:rsidR="009D1437" w:rsidRPr="00660ABB" w14:paraId="4135DD97" w14:textId="77777777" w:rsidTr="00616EC4">
        <w:tc>
          <w:tcPr>
            <w:tcW w:w="2430" w:type="dxa"/>
            <w:tcBorders>
              <w:top w:val="single" w:sz="4" w:space="0" w:color="2E74B5"/>
              <w:left w:val="single" w:sz="4" w:space="0" w:color="2E74B5"/>
              <w:right w:val="single" w:sz="4" w:space="0" w:color="2E74B5"/>
            </w:tcBorders>
            <w:shd w:val="clear" w:color="auto" w:fill="auto"/>
          </w:tcPr>
          <w:p w14:paraId="4871B95C" w14:textId="77777777" w:rsidR="009D1437" w:rsidRPr="009372AD" w:rsidRDefault="009D1437" w:rsidP="00616EC4">
            <w:pPr>
              <w:autoSpaceDE w:val="0"/>
              <w:autoSpaceDN w:val="0"/>
              <w:adjustRightInd w:val="0"/>
              <w:rPr>
                <w:rFonts w:eastAsia="Calibri"/>
                <w:sz w:val="19"/>
                <w:szCs w:val="19"/>
              </w:rPr>
            </w:pPr>
            <w:r w:rsidRPr="009372AD">
              <w:rPr>
                <w:rFonts w:eastAsia="Calibri"/>
              </w:rPr>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4DE0E5EF" w14:textId="77777777" w:rsidR="009D1437" w:rsidRPr="009372AD" w:rsidRDefault="009D1437" w:rsidP="00616EC4">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 phát hành chứng từ</w:t>
            </w:r>
          </w:p>
        </w:tc>
        <w:tc>
          <w:tcPr>
            <w:tcW w:w="1885" w:type="dxa"/>
            <w:tcBorders>
              <w:top w:val="single" w:sz="4" w:space="0" w:color="2E74B5"/>
              <w:left w:val="single" w:sz="4" w:space="0" w:color="2E74B5"/>
              <w:bottom w:val="single" w:sz="4" w:space="0" w:color="2E74B5"/>
              <w:right w:val="single" w:sz="4" w:space="0" w:color="2E74B5"/>
            </w:tcBorders>
          </w:tcPr>
          <w:p w14:paraId="47E1EC5F" w14:textId="77777777" w:rsidR="009D1437" w:rsidRPr="009372AD" w:rsidRDefault="009D1437" w:rsidP="00616EC4">
            <w:pPr>
              <w:pStyle w:val="ListParagraph"/>
              <w:ind w:left="0"/>
              <w:jc w:val="both"/>
            </w:pPr>
          </w:p>
        </w:tc>
      </w:tr>
      <w:tr w:rsidR="009D1437" w:rsidRPr="00660ABB" w14:paraId="4F657186"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4A82C4F8" w14:textId="77777777" w:rsidR="009D1437" w:rsidRPr="009372AD" w:rsidRDefault="009D1437" w:rsidP="00616EC4">
            <w:pPr>
              <w:autoSpaceDE w:val="0"/>
              <w:autoSpaceDN w:val="0"/>
              <w:adjustRightInd w:val="0"/>
              <w:rPr>
                <w:rFonts w:eastAsia="Calibri"/>
              </w:rPr>
            </w:pPr>
            <w:r w:rsidRPr="00E22984">
              <w:rPr>
                <w:rFonts w:eastAsia="Calibri"/>
              </w:rPr>
              <w:t>ERR:21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15CB3324" w14:textId="77777777" w:rsidR="009D1437" w:rsidRPr="009372AD" w:rsidRDefault="009D1437" w:rsidP="00616EC4">
            <w:pPr>
              <w:rPr>
                <w:rFonts w:eastAsia="Calibri"/>
              </w:rPr>
            </w:pPr>
            <w:r>
              <w:rPr>
                <w:rFonts w:eastAsia="Calibri"/>
              </w:rPr>
              <w:t>Không tìm thấy công ty hoặc tài khoản không tồn tại</w:t>
            </w:r>
          </w:p>
        </w:tc>
        <w:tc>
          <w:tcPr>
            <w:tcW w:w="1885" w:type="dxa"/>
            <w:tcBorders>
              <w:top w:val="single" w:sz="4" w:space="0" w:color="2E74B5"/>
              <w:left w:val="single" w:sz="4" w:space="0" w:color="2E74B5"/>
              <w:bottom w:val="single" w:sz="4" w:space="0" w:color="2E74B5"/>
              <w:right w:val="single" w:sz="4" w:space="0" w:color="2E74B5"/>
            </w:tcBorders>
          </w:tcPr>
          <w:p w14:paraId="2F75A5C6" w14:textId="77777777" w:rsidR="009D1437" w:rsidRPr="009372AD" w:rsidRDefault="009D1437" w:rsidP="00616EC4">
            <w:pPr>
              <w:jc w:val="both"/>
            </w:pPr>
          </w:p>
        </w:tc>
      </w:tr>
      <w:tr w:rsidR="009D1437" w:rsidRPr="00660ABB" w14:paraId="2818BBB4"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1C0FE4C" w14:textId="77777777" w:rsidR="009D1437" w:rsidRPr="009372AD" w:rsidRDefault="009D1437" w:rsidP="00616EC4">
            <w:pPr>
              <w:autoSpaceDE w:val="0"/>
              <w:autoSpaceDN w:val="0"/>
              <w:adjustRightInd w:val="0"/>
              <w:rPr>
                <w:rFonts w:eastAsia="Calibri"/>
              </w:rPr>
            </w:pPr>
            <w:r w:rsidRPr="00E22984">
              <w:rPr>
                <w:rFonts w:eastAsia="Calibri"/>
              </w:rPr>
              <w:t>ERR:22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3E84A34" w14:textId="77777777" w:rsidR="009D1437" w:rsidRPr="009372AD" w:rsidRDefault="009D1437" w:rsidP="00616EC4">
            <w:pPr>
              <w:rPr>
                <w:rFonts w:eastAsia="Calibri"/>
              </w:rPr>
            </w:pPr>
            <w:r>
              <w:rPr>
                <w:rFonts w:eastAsia="Calibri"/>
              </w:rPr>
              <w:t>Công ty chưa đăng ký chứng thư số</w:t>
            </w:r>
          </w:p>
        </w:tc>
        <w:tc>
          <w:tcPr>
            <w:tcW w:w="1885" w:type="dxa"/>
            <w:tcBorders>
              <w:top w:val="single" w:sz="4" w:space="0" w:color="2E74B5"/>
              <w:left w:val="single" w:sz="4" w:space="0" w:color="2E74B5"/>
              <w:bottom w:val="single" w:sz="4" w:space="0" w:color="2E74B5"/>
              <w:right w:val="single" w:sz="4" w:space="0" w:color="2E74B5"/>
            </w:tcBorders>
          </w:tcPr>
          <w:p w14:paraId="61738741" w14:textId="77777777" w:rsidR="009D1437" w:rsidRPr="009372AD" w:rsidRDefault="009D1437" w:rsidP="00616EC4">
            <w:pPr>
              <w:pStyle w:val="ListParagraph"/>
              <w:ind w:left="0"/>
              <w:jc w:val="both"/>
            </w:pPr>
          </w:p>
        </w:tc>
      </w:tr>
      <w:tr w:rsidR="009D1437" w:rsidRPr="00660ABB" w14:paraId="68091EC0"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57E5C23A" w14:textId="77777777" w:rsidR="009D1437" w:rsidRPr="009372AD" w:rsidRDefault="009D1437" w:rsidP="00616EC4">
            <w:pPr>
              <w:autoSpaceDE w:val="0"/>
              <w:autoSpaceDN w:val="0"/>
              <w:adjustRightInd w:val="0"/>
              <w:rPr>
                <w:rFonts w:eastAsia="Calibri"/>
              </w:rPr>
            </w:pPr>
            <w:r w:rsidRPr="00E22984">
              <w:rPr>
                <w:rFonts w:eastAsia="Calibri"/>
              </w:rPr>
              <w:t>ERR:28</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2459231C" w14:textId="77777777" w:rsidR="009D1437" w:rsidRPr="009372AD" w:rsidRDefault="009D1437" w:rsidP="00616EC4">
            <w:pPr>
              <w:rPr>
                <w:rFonts w:eastAsia="Calibri"/>
              </w:rPr>
            </w:pPr>
            <w:r>
              <w:rPr>
                <w:rFonts w:eastAsia="Calibri"/>
              </w:rPr>
              <w:t>Chưa có thông tin chứng thư trong hệ thống</w:t>
            </w:r>
          </w:p>
        </w:tc>
        <w:tc>
          <w:tcPr>
            <w:tcW w:w="1885" w:type="dxa"/>
            <w:tcBorders>
              <w:top w:val="single" w:sz="4" w:space="0" w:color="2E74B5"/>
              <w:left w:val="single" w:sz="4" w:space="0" w:color="2E74B5"/>
              <w:bottom w:val="single" w:sz="4" w:space="0" w:color="2E74B5"/>
              <w:right w:val="single" w:sz="4" w:space="0" w:color="2E74B5"/>
            </w:tcBorders>
          </w:tcPr>
          <w:p w14:paraId="0AA49C34" w14:textId="77777777" w:rsidR="009D1437" w:rsidRPr="009372AD" w:rsidRDefault="009D1437" w:rsidP="00616EC4">
            <w:pPr>
              <w:pStyle w:val="ListParagraph"/>
              <w:ind w:left="0"/>
              <w:jc w:val="both"/>
            </w:pPr>
          </w:p>
        </w:tc>
      </w:tr>
      <w:tr w:rsidR="009D1437" w:rsidRPr="00660ABB" w14:paraId="07395153"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40ED9DDE" w14:textId="77777777" w:rsidR="009D1437" w:rsidRPr="009372AD" w:rsidRDefault="009D1437" w:rsidP="00616EC4">
            <w:pPr>
              <w:autoSpaceDE w:val="0"/>
              <w:autoSpaceDN w:val="0"/>
              <w:adjustRightInd w:val="0"/>
              <w:rPr>
                <w:rFonts w:eastAsia="Calibri"/>
              </w:rPr>
            </w:pPr>
            <w:r w:rsidRPr="00E22984">
              <w:rPr>
                <w:rFonts w:eastAsia="Calibri"/>
              </w:rPr>
              <w:t>ERR:24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6CE199F" w14:textId="77777777" w:rsidR="009D1437" w:rsidRPr="009372AD" w:rsidRDefault="009D1437" w:rsidP="00616EC4">
            <w:pPr>
              <w:rPr>
                <w:rFonts w:eastAsia="Calibri"/>
              </w:rPr>
            </w:pPr>
            <w:r>
              <w:rPr>
                <w:rFonts w:eastAsia="Calibri"/>
              </w:rPr>
              <w:t>Chứng thư truyền lên không đúng với chứng thư đăng ký trong hệ thống</w:t>
            </w:r>
          </w:p>
        </w:tc>
        <w:tc>
          <w:tcPr>
            <w:tcW w:w="1885" w:type="dxa"/>
            <w:tcBorders>
              <w:top w:val="single" w:sz="4" w:space="0" w:color="2E74B5"/>
              <w:left w:val="single" w:sz="4" w:space="0" w:color="2E74B5"/>
              <w:bottom w:val="single" w:sz="4" w:space="0" w:color="2E74B5"/>
              <w:right w:val="single" w:sz="4" w:space="0" w:color="2E74B5"/>
            </w:tcBorders>
          </w:tcPr>
          <w:p w14:paraId="5BB9F002" w14:textId="77777777" w:rsidR="009D1437" w:rsidRPr="009372AD" w:rsidRDefault="009D1437" w:rsidP="00616EC4">
            <w:pPr>
              <w:pStyle w:val="ListParagraph"/>
              <w:ind w:left="0"/>
              <w:jc w:val="both"/>
            </w:pPr>
          </w:p>
        </w:tc>
      </w:tr>
      <w:tr w:rsidR="009D1437" w:rsidRPr="00660ABB" w14:paraId="7A9D6E3E"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3CF19367" w14:textId="77777777" w:rsidR="009D1437" w:rsidRPr="009372AD" w:rsidRDefault="009D1437" w:rsidP="00616EC4">
            <w:pPr>
              <w:autoSpaceDE w:val="0"/>
              <w:autoSpaceDN w:val="0"/>
              <w:adjustRightInd w:val="0"/>
              <w:rPr>
                <w:rFonts w:eastAsia="Calibri"/>
              </w:rPr>
            </w:pPr>
            <w:r w:rsidRPr="00E22984">
              <w:rPr>
                <w:rFonts w:eastAsia="Calibri"/>
              </w:rPr>
              <w:t>ERR:27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1AB09D61" w14:textId="77777777" w:rsidR="009D1437" w:rsidRPr="009372AD" w:rsidRDefault="009D1437" w:rsidP="00616EC4">
            <w:pPr>
              <w:pStyle w:val="ListParagraph"/>
              <w:spacing w:after="0" w:line="240" w:lineRule="auto"/>
              <w:ind w:left="0"/>
              <w:rPr>
                <w:rFonts w:eastAsia="Calibri"/>
              </w:rPr>
            </w:pPr>
            <w:r>
              <w:rPr>
                <w:rFonts w:eastAsia="Calibri"/>
              </w:rPr>
              <w:t>Chứng thư chưa đến thời điểm sử dụng</w:t>
            </w:r>
          </w:p>
        </w:tc>
        <w:tc>
          <w:tcPr>
            <w:tcW w:w="1885" w:type="dxa"/>
            <w:tcBorders>
              <w:top w:val="single" w:sz="4" w:space="0" w:color="2E74B5"/>
              <w:left w:val="single" w:sz="4" w:space="0" w:color="2E74B5"/>
              <w:bottom w:val="single" w:sz="4" w:space="0" w:color="2E74B5"/>
              <w:right w:val="single" w:sz="4" w:space="0" w:color="2E74B5"/>
            </w:tcBorders>
          </w:tcPr>
          <w:p w14:paraId="0492463E" w14:textId="77777777" w:rsidR="009D1437" w:rsidRPr="009372AD" w:rsidRDefault="009D1437" w:rsidP="00616EC4">
            <w:pPr>
              <w:pStyle w:val="ListParagraph"/>
              <w:ind w:left="0"/>
              <w:jc w:val="both"/>
            </w:pPr>
          </w:p>
        </w:tc>
      </w:tr>
      <w:tr w:rsidR="009D1437" w:rsidRPr="00660ABB" w14:paraId="5826B7C4"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49B49CC" w14:textId="77777777" w:rsidR="009D1437" w:rsidRPr="009372AD" w:rsidRDefault="009D1437" w:rsidP="00616EC4">
            <w:pPr>
              <w:autoSpaceDE w:val="0"/>
              <w:autoSpaceDN w:val="0"/>
              <w:adjustRightInd w:val="0"/>
              <w:rPr>
                <w:rFonts w:eastAsia="Calibri"/>
              </w:rPr>
            </w:pPr>
            <w:r w:rsidRPr="00E22984">
              <w:rPr>
                <w:rFonts w:eastAsia="Calibri"/>
              </w:rPr>
              <w:lastRenderedPageBreak/>
              <w:t>ERR:26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546AC198" w14:textId="77777777" w:rsidR="009D1437" w:rsidRPr="009372AD" w:rsidRDefault="009D1437" w:rsidP="00616EC4">
            <w:pPr>
              <w:pStyle w:val="ListParagraph"/>
              <w:spacing w:after="0" w:line="240" w:lineRule="auto"/>
              <w:ind w:left="0"/>
              <w:rPr>
                <w:rFonts w:eastAsia="Calibri"/>
              </w:rPr>
            </w:pPr>
            <w:r>
              <w:rPr>
                <w:rFonts w:eastAsia="Calibri"/>
              </w:rPr>
              <w:t>Chứng thư số hết hạn</w:t>
            </w:r>
          </w:p>
        </w:tc>
        <w:tc>
          <w:tcPr>
            <w:tcW w:w="1885" w:type="dxa"/>
            <w:tcBorders>
              <w:top w:val="single" w:sz="4" w:space="0" w:color="2E74B5"/>
              <w:left w:val="single" w:sz="4" w:space="0" w:color="2E74B5"/>
              <w:bottom w:val="single" w:sz="4" w:space="0" w:color="2E74B5"/>
              <w:right w:val="single" w:sz="4" w:space="0" w:color="2E74B5"/>
            </w:tcBorders>
          </w:tcPr>
          <w:p w14:paraId="1E91BDAF" w14:textId="77777777" w:rsidR="009D1437" w:rsidRPr="009372AD" w:rsidRDefault="009D1437" w:rsidP="00616EC4">
            <w:pPr>
              <w:pStyle w:val="ListParagraph"/>
              <w:ind w:left="0"/>
              <w:jc w:val="both"/>
            </w:pPr>
          </w:p>
        </w:tc>
      </w:tr>
      <w:tr w:rsidR="009D1437" w:rsidRPr="00660ABB" w14:paraId="450E9E5C"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064C832" w14:textId="77777777" w:rsidR="009D1437" w:rsidRPr="009372AD" w:rsidRDefault="009D1437" w:rsidP="00616EC4">
            <w:pPr>
              <w:autoSpaceDE w:val="0"/>
              <w:autoSpaceDN w:val="0"/>
              <w:adjustRightInd w:val="0"/>
              <w:rPr>
                <w:rFonts w:eastAsia="Calibri"/>
              </w:rPr>
            </w:pPr>
            <w:r w:rsidRPr="00E22984">
              <w:rPr>
                <w:rFonts w:eastAsia="Calibri"/>
              </w:rPr>
              <w:t>ERR:3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156118E2" w14:textId="77777777" w:rsidR="009D1437" w:rsidRPr="009372AD" w:rsidRDefault="009D1437" w:rsidP="00616EC4">
            <w:pPr>
              <w:pStyle w:val="ListParagraph"/>
              <w:spacing w:after="0" w:line="240" w:lineRule="auto"/>
              <w:ind w:left="0"/>
              <w:rPr>
                <w:rFonts w:eastAsia="Calibri"/>
              </w:rPr>
            </w:pPr>
            <w:r w:rsidRPr="009372AD">
              <w:rPr>
                <w:rFonts w:eastAsia="Calibri"/>
              </w:rPr>
              <w:t>Dữ liệu xml đầu vào không đúng quy định</w:t>
            </w:r>
          </w:p>
        </w:tc>
        <w:tc>
          <w:tcPr>
            <w:tcW w:w="1885" w:type="dxa"/>
            <w:tcBorders>
              <w:top w:val="single" w:sz="4" w:space="0" w:color="2E74B5"/>
              <w:left w:val="single" w:sz="4" w:space="0" w:color="2E74B5"/>
              <w:bottom w:val="single" w:sz="4" w:space="0" w:color="2E74B5"/>
              <w:right w:val="single" w:sz="4" w:space="0" w:color="2E74B5"/>
            </w:tcBorders>
          </w:tcPr>
          <w:p w14:paraId="49044D19" w14:textId="77777777" w:rsidR="009D1437" w:rsidRPr="009372AD" w:rsidRDefault="009D1437" w:rsidP="00616EC4">
            <w:pPr>
              <w:pStyle w:val="ListParagraph"/>
              <w:ind w:left="0"/>
              <w:jc w:val="both"/>
            </w:pPr>
          </w:p>
        </w:tc>
      </w:tr>
      <w:tr w:rsidR="009D1437" w:rsidRPr="00660ABB" w14:paraId="7DBB0B9F"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5CDE06F0" w14:textId="77777777" w:rsidR="009D1437" w:rsidRPr="009372AD" w:rsidRDefault="009D1437" w:rsidP="00616EC4">
            <w:pPr>
              <w:autoSpaceDE w:val="0"/>
              <w:autoSpaceDN w:val="0"/>
              <w:adjustRightInd w:val="0"/>
              <w:rPr>
                <w:rFonts w:eastAsia="Calibri"/>
              </w:rPr>
            </w:pPr>
            <w:r w:rsidRPr="00E22984">
              <w:rPr>
                <w:rFonts w:eastAsia="Calibri"/>
              </w:rPr>
              <w:t>ERR:20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4CBD0505" w14:textId="77777777" w:rsidR="009D1437" w:rsidRDefault="009D1437" w:rsidP="00616EC4">
            <w:pPr>
              <w:pStyle w:val="ListParagraph"/>
              <w:spacing w:after="0" w:line="240" w:lineRule="auto"/>
              <w:ind w:left="0"/>
              <w:rPr>
                <w:rFonts w:eastAsia="Calibri"/>
              </w:rPr>
            </w:pPr>
            <w:r>
              <w:t>Không tìm thấy dải chứng từ</w:t>
            </w:r>
          </w:p>
        </w:tc>
        <w:tc>
          <w:tcPr>
            <w:tcW w:w="1885" w:type="dxa"/>
            <w:tcBorders>
              <w:top w:val="single" w:sz="4" w:space="0" w:color="2E74B5"/>
              <w:left w:val="single" w:sz="4" w:space="0" w:color="2E74B5"/>
              <w:bottom w:val="single" w:sz="4" w:space="0" w:color="2E74B5"/>
              <w:right w:val="single" w:sz="4" w:space="0" w:color="2E74B5"/>
            </w:tcBorders>
          </w:tcPr>
          <w:p w14:paraId="0A7676DF" w14:textId="77777777" w:rsidR="009D1437" w:rsidRPr="00731CD1" w:rsidRDefault="009D1437" w:rsidP="00616EC4">
            <w:pPr>
              <w:jc w:val="both"/>
            </w:pPr>
            <w:r>
              <w:t>Không tìm thấy dải chứng từ hoặc tài khoản phát hành không có quyền phát hành chứng từ trên dải chứng từ truyền lên.</w:t>
            </w:r>
          </w:p>
        </w:tc>
      </w:tr>
      <w:tr w:rsidR="009D1437" w:rsidRPr="00660ABB" w14:paraId="429CAC70" w14:textId="77777777" w:rsidTr="00616EC4">
        <w:trPr>
          <w:trHeight w:val="368"/>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BB9BEF6" w14:textId="77777777" w:rsidR="009D1437" w:rsidRPr="009372AD" w:rsidRDefault="009D1437" w:rsidP="00616EC4">
            <w:pPr>
              <w:autoSpaceDE w:val="0"/>
              <w:autoSpaceDN w:val="0"/>
              <w:adjustRightInd w:val="0"/>
              <w:rPr>
                <w:rFonts w:eastAsia="Calibri"/>
              </w:rPr>
            </w:pPr>
            <w:r w:rsidRPr="00E22984">
              <w:rPr>
                <w:rFonts w:eastAsia="Calibri"/>
              </w:rPr>
              <w:t>ERR:6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FDFA1EE" w14:textId="77777777" w:rsidR="009D1437" w:rsidRDefault="009D1437" w:rsidP="00616EC4">
            <w:pPr>
              <w:pStyle w:val="ListParagraph"/>
              <w:spacing w:after="0" w:line="240" w:lineRule="auto"/>
              <w:ind w:left="0"/>
              <w:rPr>
                <w:rFonts w:eastAsia="Calibri"/>
              </w:rPr>
            </w:pPr>
            <w:r>
              <w:rPr>
                <w:rFonts w:eastAsia="Calibri"/>
              </w:rPr>
              <w:t>Không còn đủ số lượng chứng từ để phát hành</w:t>
            </w:r>
          </w:p>
        </w:tc>
        <w:tc>
          <w:tcPr>
            <w:tcW w:w="1885" w:type="dxa"/>
            <w:tcBorders>
              <w:top w:val="single" w:sz="4" w:space="0" w:color="2E74B5"/>
              <w:left w:val="single" w:sz="4" w:space="0" w:color="2E74B5"/>
              <w:bottom w:val="single" w:sz="4" w:space="0" w:color="2E74B5"/>
              <w:right w:val="single" w:sz="4" w:space="0" w:color="2E74B5"/>
            </w:tcBorders>
          </w:tcPr>
          <w:p w14:paraId="71541AFF" w14:textId="77777777" w:rsidR="009D1437" w:rsidRPr="00731CD1" w:rsidRDefault="009D1437" w:rsidP="00616EC4">
            <w:pPr>
              <w:ind w:left="360"/>
              <w:jc w:val="both"/>
            </w:pPr>
          </w:p>
        </w:tc>
      </w:tr>
      <w:tr w:rsidR="009D1437" w:rsidRPr="00660ABB" w14:paraId="79FD5923"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F900BA6" w14:textId="77777777" w:rsidR="009D1437" w:rsidRPr="009372AD" w:rsidRDefault="009D1437" w:rsidP="00616EC4">
            <w:pPr>
              <w:autoSpaceDE w:val="0"/>
              <w:autoSpaceDN w:val="0"/>
              <w:adjustRightInd w:val="0"/>
              <w:rPr>
                <w:rFonts w:eastAsia="Calibri"/>
              </w:rPr>
            </w:pPr>
            <w:r w:rsidRPr="00E22984">
              <w:rPr>
                <w:rFonts w:eastAsia="Calibri"/>
              </w:rP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241B934F" w14:textId="77777777" w:rsidR="009D1437" w:rsidRDefault="009D1437" w:rsidP="00616EC4">
            <w:pPr>
              <w:pStyle w:val="ListParagraph"/>
              <w:spacing w:after="0" w:line="240" w:lineRule="auto"/>
              <w:ind w:left="0"/>
              <w:rPr>
                <w:rFonts w:eastAsia="Calibri"/>
              </w:rPr>
            </w:pPr>
            <w:r>
              <w:t>Lô có số chứng từ vượt quá max cho phép</w:t>
            </w:r>
          </w:p>
        </w:tc>
        <w:tc>
          <w:tcPr>
            <w:tcW w:w="1885" w:type="dxa"/>
            <w:tcBorders>
              <w:top w:val="single" w:sz="4" w:space="0" w:color="2E74B5"/>
              <w:left w:val="single" w:sz="4" w:space="0" w:color="2E74B5"/>
              <w:bottom w:val="single" w:sz="4" w:space="0" w:color="2E74B5"/>
              <w:right w:val="single" w:sz="4" w:space="0" w:color="2E74B5"/>
            </w:tcBorders>
          </w:tcPr>
          <w:p w14:paraId="50EEF36C" w14:textId="77777777" w:rsidR="009D1437" w:rsidRPr="00731CD1" w:rsidRDefault="009D1437" w:rsidP="00616EC4">
            <w:pPr>
              <w:ind w:left="360"/>
              <w:jc w:val="both"/>
            </w:pPr>
          </w:p>
        </w:tc>
      </w:tr>
      <w:tr w:rsidR="009D1437" w:rsidRPr="00660ABB" w14:paraId="078688C1" w14:textId="77777777" w:rsidTr="00616EC4">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7518AEE" w14:textId="77777777" w:rsidR="009D1437" w:rsidRPr="009372AD" w:rsidRDefault="009D1437" w:rsidP="00616EC4">
            <w:pPr>
              <w:autoSpaceDE w:val="0"/>
              <w:autoSpaceDN w:val="0"/>
              <w:adjustRightInd w:val="0"/>
              <w:rPr>
                <w:rFonts w:eastAsia="Calibri"/>
              </w:rPr>
            </w:pPr>
            <w:r w:rsidRPr="00E22984">
              <w:rPr>
                <w:rFonts w:eastAsia="Calibri"/>
              </w:rP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5E4B7FA3" w14:textId="77777777" w:rsidR="009D1437" w:rsidRDefault="009D1437" w:rsidP="00616EC4">
            <w:pPr>
              <w:pStyle w:val="ListParagraph"/>
              <w:spacing w:after="0" w:line="240" w:lineRule="auto"/>
              <w:ind w:left="0"/>
              <w:rPr>
                <w:rFonts w:eastAsia="Calibri"/>
              </w:rPr>
            </w:pPr>
            <w:r>
              <w:rPr>
                <w:rFonts w:eastAsia="Calibri"/>
              </w:rPr>
              <w:t>Có lỗi xảy ra</w:t>
            </w:r>
          </w:p>
        </w:tc>
        <w:tc>
          <w:tcPr>
            <w:tcW w:w="1885" w:type="dxa"/>
            <w:tcBorders>
              <w:top w:val="single" w:sz="4" w:space="0" w:color="2E74B5"/>
              <w:left w:val="single" w:sz="4" w:space="0" w:color="2E74B5"/>
              <w:bottom w:val="single" w:sz="4" w:space="0" w:color="2E74B5"/>
              <w:right w:val="single" w:sz="4" w:space="0" w:color="2E74B5"/>
            </w:tcBorders>
          </w:tcPr>
          <w:p w14:paraId="116C6C61" w14:textId="77777777" w:rsidR="009D1437" w:rsidRPr="00731CD1" w:rsidRDefault="009D1437" w:rsidP="00616EC4">
            <w:pPr>
              <w:jc w:val="both"/>
            </w:pPr>
            <w:r>
              <w:t>Lỗi không xác định</w:t>
            </w:r>
          </w:p>
        </w:tc>
      </w:tr>
      <w:tr w:rsidR="009D1437" w:rsidRPr="00660ABB" w14:paraId="04828612"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4F38FA7A" w14:textId="77777777" w:rsidR="009D1437" w:rsidRPr="00E22984" w:rsidRDefault="009D1437" w:rsidP="00616EC4">
            <w:pPr>
              <w:autoSpaceDE w:val="0"/>
              <w:autoSpaceDN w:val="0"/>
              <w:adjustRightInd w:val="0"/>
              <w:rPr>
                <w:rFonts w:eastAsia="Calibri"/>
              </w:rPr>
            </w:pPr>
            <w:r w:rsidRPr="00E22984">
              <w:rPr>
                <w:rFonts w:eastAsia="Calibri"/>
              </w:rPr>
              <w:t>ERR:30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57EDF428" w14:textId="77777777" w:rsidR="009D1437" w:rsidRDefault="009D1437" w:rsidP="00616EC4">
            <w:pPr>
              <w:pStyle w:val="ListParagraph"/>
              <w:ind w:left="0"/>
              <w:jc w:val="both"/>
            </w:pPr>
            <w:r>
              <w:t>Tạo mới chứng từ có lỗi</w:t>
            </w:r>
          </w:p>
        </w:tc>
        <w:tc>
          <w:tcPr>
            <w:tcW w:w="1885" w:type="dxa"/>
            <w:tcBorders>
              <w:top w:val="single" w:sz="4" w:space="0" w:color="2E74B5"/>
              <w:left w:val="single" w:sz="4" w:space="0" w:color="2E74B5"/>
              <w:bottom w:val="single" w:sz="4" w:space="0" w:color="2E74B5"/>
              <w:right w:val="single" w:sz="4" w:space="0" w:color="2E74B5"/>
            </w:tcBorders>
          </w:tcPr>
          <w:p w14:paraId="5EBC9A91" w14:textId="77777777" w:rsidR="009D1437" w:rsidRPr="00731CD1" w:rsidRDefault="009D1437" w:rsidP="00616EC4">
            <w:pPr>
              <w:ind w:left="360"/>
              <w:jc w:val="both"/>
            </w:pPr>
          </w:p>
        </w:tc>
      </w:tr>
      <w:tr w:rsidR="009D1437" w:rsidRPr="00660ABB" w14:paraId="6B07ACF0"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1E5E0867" w14:textId="77777777" w:rsidR="009D1437" w:rsidRPr="009372AD" w:rsidRDefault="009D1437" w:rsidP="00616EC4">
            <w:pPr>
              <w:autoSpaceDE w:val="0"/>
              <w:autoSpaceDN w:val="0"/>
              <w:adjustRightInd w:val="0"/>
              <w:rPr>
                <w:rFonts w:eastAsia="Calibri"/>
              </w:rPr>
            </w:pPr>
            <w:r w:rsidRPr="009372AD">
              <w:rPr>
                <w:rFonts w:eastAsia="Calibri"/>
              </w:rPr>
              <w:t>OK: pattern;serial;invNumber</w:t>
            </w:r>
          </w:p>
          <w:p w14:paraId="1875232C" w14:textId="77777777" w:rsidR="009D1437" w:rsidRPr="009372AD" w:rsidRDefault="009D1437" w:rsidP="00616EC4">
            <w:pPr>
              <w:autoSpaceDE w:val="0"/>
              <w:autoSpaceDN w:val="0"/>
              <w:adjustRightInd w:val="0"/>
              <w:rPr>
                <w:rFonts w:eastAsia="Calibri"/>
              </w:rPr>
            </w:pPr>
            <w:r w:rsidRPr="009372AD">
              <w:rPr>
                <w:rFonts w:eastAsia="Calibri"/>
              </w:rPr>
              <w:t>(Ví dụ:</w:t>
            </w:r>
          </w:p>
          <w:p w14:paraId="60D31AF6" w14:textId="77777777" w:rsidR="009D1437" w:rsidRPr="009372AD" w:rsidRDefault="009D1437" w:rsidP="00616EC4">
            <w:pPr>
              <w:autoSpaceDE w:val="0"/>
              <w:autoSpaceDN w:val="0"/>
              <w:adjustRightInd w:val="0"/>
              <w:rPr>
                <w:rFonts w:eastAsia="Calibri"/>
              </w:rPr>
            </w:pPr>
            <w:r w:rsidRPr="009372AD">
              <w:rPr>
                <w:rFonts w:eastAsia="Calibri"/>
              </w:rPr>
              <w:t>OK:</w:t>
            </w:r>
            <w:r>
              <w:t xml:space="preserve"> </w:t>
            </w:r>
            <w:r w:rsidRPr="00796338">
              <w:rPr>
                <w:rFonts w:eastAsia="Calibri"/>
              </w:rPr>
              <w:t>CTT56</w:t>
            </w:r>
            <w:r w:rsidRPr="009372AD">
              <w:rPr>
                <w:rFonts w:eastAsia="Calibri"/>
              </w:rPr>
              <w:t>/001;AA/</w:t>
            </w:r>
            <w:r>
              <w:rPr>
                <w:rFonts w:eastAsia="Calibri"/>
              </w:rPr>
              <w:t>2022</w:t>
            </w:r>
            <w:r w:rsidRPr="009372AD">
              <w:rPr>
                <w:rFonts w:eastAsia="Calibri"/>
              </w:rPr>
              <w:t>;0000002)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1DBE3040"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OK </w:t>
            </w:r>
            <w:r w:rsidRPr="009372AD">
              <w:rPr>
                <w:rFonts w:eastAsia="Calibri"/>
              </w:rPr>
              <w:sym w:font="Wingdings" w:char="F0E0"/>
            </w:r>
            <w:r w:rsidRPr="009372AD">
              <w:rPr>
                <w:rFonts w:eastAsia="Calibri"/>
              </w:rPr>
              <w:t xml:space="preserve"> đã phát hành </w:t>
            </w:r>
            <w:r>
              <w:rPr>
                <w:rFonts w:eastAsia="Calibri"/>
              </w:rPr>
              <w:t>chứng từ</w:t>
            </w:r>
            <w:r w:rsidRPr="009372AD">
              <w:rPr>
                <w:rFonts w:eastAsia="Calibri"/>
              </w:rPr>
              <w:t xml:space="preserve"> thành công</w:t>
            </w:r>
          </w:p>
          <w:p w14:paraId="244DDBC5"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Patter</w:t>
            </w:r>
            <w:r w:rsidRPr="009372AD">
              <w:rPr>
                <w:rFonts w:eastAsia="Calibri"/>
              </w:rPr>
              <w:sym w:font="Wingdings" w:char="F0E0"/>
            </w:r>
            <w:r w:rsidRPr="009372AD">
              <w:rPr>
                <w:rFonts w:eastAsia="Calibri"/>
              </w:rPr>
              <w:t xml:space="preserve"> Mẫu số của </w:t>
            </w:r>
            <w:r>
              <w:rPr>
                <w:rFonts w:eastAsia="Calibri"/>
              </w:rPr>
              <w:t>chứng từ</w:t>
            </w:r>
            <w:r w:rsidRPr="009372AD">
              <w:rPr>
                <w:rFonts w:eastAsia="Calibri"/>
              </w:rPr>
              <w:t xml:space="preserve"> điều chỉnh </w:t>
            </w:r>
          </w:p>
          <w:p w14:paraId="59F4EA35"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Serial </w:t>
            </w:r>
            <w:r w:rsidRPr="009372AD">
              <w:rPr>
                <w:rFonts w:eastAsia="Calibri"/>
              </w:rPr>
              <w:sym w:font="Wingdings" w:char="F0E0"/>
            </w:r>
            <w:r w:rsidRPr="009372AD">
              <w:rPr>
                <w:rFonts w:eastAsia="Calibri"/>
              </w:rPr>
              <w:t xml:space="preserve"> serial của </w:t>
            </w:r>
            <w:r>
              <w:rPr>
                <w:rFonts w:eastAsia="Calibri"/>
              </w:rPr>
              <w:t>chứng từ</w:t>
            </w:r>
            <w:r w:rsidRPr="009372AD">
              <w:rPr>
                <w:rFonts w:eastAsia="Calibri"/>
              </w:rPr>
              <w:t xml:space="preserve"> điều chỉnh </w:t>
            </w:r>
          </w:p>
          <w:p w14:paraId="23C9E4B3"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invNumber: số </w:t>
            </w:r>
            <w:r>
              <w:rPr>
                <w:rFonts w:eastAsia="Calibri"/>
              </w:rPr>
              <w:t>chứng từ</w:t>
            </w:r>
            <w:r w:rsidRPr="009372AD">
              <w:rPr>
                <w:rFonts w:eastAsia="Calibri"/>
              </w:rPr>
              <w:t xml:space="preserve"> điều chỉnh </w:t>
            </w:r>
          </w:p>
          <w:p w14:paraId="13575AA8" w14:textId="77777777" w:rsidR="009D1437" w:rsidRPr="009372AD" w:rsidRDefault="009D1437" w:rsidP="00616EC4">
            <w:pPr>
              <w:pStyle w:val="ListParagraph"/>
              <w:spacing w:after="0" w:line="240" w:lineRule="auto"/>
              <w:rPr>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14:paraId="193D9847" w14:textId="77777777" w:rsidR="009D1437" w:rsidRPr="00731CD1" w:rsidRDefault="009D1437" w:rsidP="00616EC4">
            <w:pPr>
              <w:ind w:left="360"/>
              <w:jc w:val="both"/>
            </w:pPr>
          </w:p>
        </w:tc>
      </w:tr>
    </w:tbl>
    <w:p w14:paraId="20826887" w14:textId="77777777" w:rsidR="009D1437" w:rsidRDefault="009D1437" w:rsidP="009D1437">
      <w:pPr>
        <w:rPr>
          <w:lang w:eastAsia="x-none"/>
        </w:rPr>
      </w:pPr>
    </w:p>
    <w:p w14:paraId="45F0C7E7" w14:textId="77777777" w:rsidR="009D1437" w:rsidRPr="007B211F" w:rsidRDefault="009D1437" w:rsidP="009D1437">
      <w:pPr>
        <w:rPr>
          <w:b/>
          <w:lang w:eastAsia="x-none"/>
        </w:rPr>
      </w:pPr>
      <w:r w:rsidRPr="007B211F">
        <w:rPr>
          <w:b/>
          <w:lang w:eastAsia="x-none"/>
        </w:rPr>
        <w:t>Cấu trúc chuỗi xmlData truyền lên:</w:t>
      </w:r>
    </w:p>
    <w:p w14:paraId="4131BFFC"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&lt;Invoices&gt;</w:t>
      </w:r>
    </w:p>
    <w:p w14:paraId="2C9F02EF"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t>&lt;SerialCert&gt;</w:t>
      </w:r>
      <w:r w:rsidRPr="00273C53">
        <w:rPr>
          <w:rFonts w:ascii="Consolas" w:hAnsi="Consolas" w:cs="Consolas"/>
          <w:sz w:val="19"/>
          <w:szCs w:val="19"/>
          <w:highlight w:val="white"/>
        </w:rPr>
        <w:t>540171AA56FDB2F8476BBD781251C83D</w:t>
      </w:r>
      <w:r w:rsidRPr="00C75024">
        <w:rPr>
          <w:rFonts w:ascii="Consolas" w:hAnsi="Consolas" w:cs="Consolas"/>
          <w:color w:val="0000FF"/>
          <w:sz w:val="19"/>
          <w:szCs w:val="19"/>
          <w:highlight w:val="white"/>
        </w:rPr>
        <w:t>&lt;/SerialCert&gt;</w:t>
      </w:r>
    </w:p>
    <w:p w14:paraId="6B40633D"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t>&lt;Inv&gt;</w:t>
      </w:r>
    </w:p>
    <w:p w14:paraId="202C01E4"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r>
      <w:r w:rsidRPr="00C75024">
        <w:rPr>
          <w:rFonts w:ascii="Consolas" w:hAnsi="Consolas" w:cs="Consolas"/>
          <w:color w:val="0000FF"/>
          <w:sz w:val="19"/>
          <w:szCs w:val="19"/>
          <w:highlight w:val="white"/>
        </w:rPr>
        <w:tab/>
        <w:t>&lt;key&gt;</w:t>
      </w:r>
      <w:r w:rsidRPr="00273C53">
        <w:rPr>
          <w:rFonts w:ascii="Consolas" w:hAnsi="Consolas" w:cs="Consolas"/>
          <w:sz w:val="19"/>
          <w:szCs w:val="19"/>
          <w:highlight w:val="white"/>
        </w:rPr>
        <w:t>789</w:t>
      </w:r>
      <w:r w:rsidRPr="00C75024">
        <w:rPr>
          <w:rFonts w:ascii="Consolas" w:hAnsi="Consolas" w:cs="Consolas"/>
          <w:color w:val="0000FF"/>
          <w:sz w:val="19"/>
          <w:szCs w:val="19"/>
          <w:highlight w:val="white"/>
        </w:rPr>
        <w:t>&lt;/key&gt;</w:t>
      </w:r>
    </w:p>
    <w:p w14:paraId="53513C80"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r>
      <w:r w:rsidRPr="00C75024">
        <w:rPr>
          <w:rFonts w:ascii="Consolas" w:hAnsi="Consolas" w:cs="Consolas"/>
          <w:color w:val="0000FF"/>
          <w:sz w:val="19"/>
          <w:szCs w:val="19"/>
          <w:highlight w:val="white"/>
        </w:rPr>
        <w:tab/>
        <w:t>&lt;idInv&gt;</w:t>
      </w:r>
      <w:r w:rsidRPr="00273C53">
        <w:rPr>
          <w:rFonts w:ascii="Consolas" w:hAnsi="Consolas" w:cs="Consolas"/>
          <w:sz w:val="19"/>
          <w:szCs w:val="19"/>
          <w:highlight w:val="white"/>
        </w:rPr>
        <w:t>10</w:t>
      </w:r>
      <w:r w:rsidRPr="00C75024">
        <w:rPr>
          <w:rFonts w:ascii="Consolas" w:hAnsi="Consolas" w:cs="Consolas"/>
          <w:color w:val="0000FF"/>
          <w:sz w:val="19"/>
          <w:szCs w:val="19"/>
          <w:highlight w:val="white"/>
        </w:rPr>
        <w:t>&lt;/idInv&gt;</w:t>
      </w:r>
    </w:p>
    <w:p w14:paraId="6E8AEEF0"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r>
      <w:r w:rsidRPr="00C75024">
        <w:rPr>
          <w:rFonts w:ascii="Consolas" w:hAnsi="Consolas" w:cs="Consolas"/>
          <w:color w:val="0000FF"/>
          <w:sz w:val="19"/>
          <w:szCs w:val="19"/>
          <w:highlight w:val="white"/>
        </w:rPr>
        <w:tab/>
        <w:t>&lt;signValue&gt;</w:t>
      </w:r>
      <w:r w:rsidRPr="00273C53">
        <w:rPr>
          <w:rFonts w:ascii="Consolas" w:hAnsi="Consolas" w:cs="Consolas"/>
          <w:sz w:val="19"/>
          <w:szCs w:val="19"/>
          <w:highlight w:val="white"/>
        </w:rPr>
        <w:t>J2k7CsSN9Gb6PmsHD9yDJS1/j3s=</w:t>
      </w:r>
      <w:r w:rsidRPr="00C75024">
        <w:rPr>
          <w:rFonts w:ascii="Consolas" w:hAnsi="Consolas" w:cs="Consolas"/>
          <w:color w:val="0000FF"/>
          <w:sz w:val="19"/>
          <w:szCs w:val="19"/>
          <w:highlight w:val="white"/>
        </w:rPr>
        <w:t>&lt;/signValue&gt;</w:t>
      </w:r>
    </w:p>
    <w:p w14:paraId="62FD515D"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t>&lt;/Inv&gt;</w:t>
      </w:r>
    </w:p>
    <w:p w14:paraId="2B275772" w14:textId="77777777" w:rsidR="009D1437"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&lt;/Invoices&gt;</w:t>
      </w:r>
    </w:p>
    <w:p w14:paraId="1F527128" w14:textId="77777777" w:rsidR="009D1437" w:rsidRDefault="009D1437" w:rsidP="009D1437">
      <w:pPr>
        <w:ind w:firstLine="720"/>
        <w:rPr>
          <w:szCs w:val="28"/>
        </w:rPr>
      </w:pPr>
      <w:r>
        <w:rPr>
          <w:szCs w:val="28"/>
        </w:rPr>
        <w:t xml:space="preserve">Trong đó: </w:t>
      </w:r>
      <w:r>
        <w:rPr>
          <w:szCs w:val="28"/>
        </w:rPr>
        <w:tab/>
        <w:t xml:space="preserve">tag </w:t>
      </w:r>
      <w:r w:rsidRPr="00C75024">
        <w:rPr>
          <w:rFonts w:ascii="Consolas" w:hAnsi="Consolas" w:cs="Consolas"/>
          <w:color w:val="0000FF"/>
          <w:sz w:val="19"/>
          <w:szCs w:val="19"/>
          <w:highlight w:val="white"/>
        </w:rPr>
        <w:t>&lt;SerialCert&gt;</w:t>
      </w:r>
      <w:r>
        <w:rPr>
          <w:rFonts w:ascii="Consolas" w:hAnsi="Consolas" w:cs="Consolas"/>
          <w:color w:val="0000FF"/>
          <w:sz w:val="19"/>
          <w:szCs w:val="19"/>
        </w:rPr>
        <w:t xml:space="preserve">: </w:t>
      </w:r>
      <w:r w:rsidRPr="006E43BB">
        <w:rPr>
          <w:szCs w:val="28"/>
        </w:rPr>
        <w:t>serial chứng thư của công ty</w:t>
      </w:r>
    </w:p>
    <w:p w14:paraId="38CBBC9C" w14:textId="77777777" w:rsidR="009D1437" w:rsidRDefault="009D1437" w:rsidP="009D1437">
      <w:pPr>
        <w:ind w:left="1440" w:firstLine="720"/>
        <w:rPr>
          <w:szCs w:val="28"/>
        </w:rPr>
      </w:pPr>
      <w:r>
        <w:rPr>
          <w:szCs w:val="28"/>
        </w:rPr>
        <w:t xml:space="preserve">tag </w:t>
      </w:r>
      <w:r w:rsidRPr="00735530">
        <w:rPr>
          <w:rFonts w:ascii="Consolas" w:hAnsi="Consolas" w:cs="Consolas"/>
          <w:color w:val="0000FF"/>
          <w:sz w:val="19"/>
          <w:szCs w:val="19"/>
          <w:highlight w:val="white"/>
        </w:rPr>
        <w:t>&lt;key&gt;</w:t>
      </w:r>
      <w:r>
        <w:rPr>
          <w:szCs w:val="28"/>
        </w:rPr>
        <w:t>: fkey</w:t>
      </w:r>
    </w:p>
    <w:p w14:paraId="7B0F8589" w14:textId="77777777" w:rsidR="009D1437" w:rsidRPr="00735530" w:rsidRDefault="009D1437" w:rsidP="009D143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&lt;idInv&gt;</w:t>
      </w:r>
      <w:r w:rsidRPr="00735530">
        <w:rPr>
          <w:szCs w:val="28"/>
        </w:rPr>
        <w:t xml:space="preserve">: id </w:t>
      </w:r>
      <w:r>
        <w:rPr>
          <w:szCs w:val="28"/>
        </w:rPr>
        <w:t>chứng từ</w:t>
      </w:r>
      <w:r w:rsidRPr="00735530">
        <w:rPr>
          <w:szCs w:val="28"/>
        </w:rPr>
        <w:t xml:space="preserve"> trên hệ thống vnpt</w:t>
      </w:r>
    </w:p>
    <w:p w14:paraId="1D82C2F2" w14:textId="77777777" w:rsidR="009D1437" w:rsidRDefault="009D1437" w:rsidP="009D1437">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w:t>
      </w:r>
      <w:r w:rsidRPr="00C75024">
        <w:rPr>
          <w:rFonts w:ascii="Consolas" w:hAnsi="Consolas" w:cs="Consolas"/>
          <w:color w:val="0000FF"/>
          <w:sz w:val="19"/>
          <w:szCs w:val="19"/>
          <w:highlight w:val="white"/>
        </w:rPr>
        <w:t>signValue</w:t>
      </w:r>
      <w:r w:rsidRPr="00735530">
        <w:rPr>
          <w:rFonts w:ascii="Consolas" w:hAnsi="Consolas" w:cs="Consolas"/>
          <w:color w:val="0000FF"/>
          <w:sz w:val="19"/>
          <w:szCs w:val="19"/>
          <w:highlight w:val="white"/>
        </w:rPr>
        <w:t>&gt;</w:t>
      </w:r>
      <w:r w:rsidRPr="00735530">
        <w:rPr>
          <w:szCs w:val="28"/>
        </w:rPr>
        <w:t xml:space="preserve">: </w:t>
      </w:r>
      <w:r>
        <w:rPr>
          <w:szCs w:val="28"/>
        </w:rPr>
        <w:t xml:space="preserve"> chuỗi ký</w:t>
      </w:r>
    </w:p>
    <w:p w14:paraId="3C7D803A" w14:textId="77777777" w:rsidR="009D1437" w:rsidRPr="008E3746" w:rsidRDefault="009D1437" w:rsidP="009D1437">
      <w:pPr>
        <w:ind w:left="720"/>
        <w:rPr>
          <w:lang w:val="x-none" w:eastAsia="x-none"/>
        </w:rPr>
      </w:pPr>
    </w:p>
    <w:p w14:paraId="35AD0165" w14:textId="77777777" w:rsidR="009D1437" w:rsidRDefault="009D1437" w:rsidP="00480762">
      <w:pPr>
        <w:pStyle w:val="Heading3"/>
      </w:pPr>
      <w:r>
        <w:t xml:space="preserve"> </w:t>
      </w:r>
      <w:bookmarkStart w:id="1403" w:name="_Toc198045380"/>
      <w:r>
        <w:t>Lấy giá trị Hash cho phát hành chứng từ sử dụng smartCA(bước 1)</w:t>
      </w:r>
      <w:bookmarkEnd w:id="1403"/>
    </w:p>
    <w:p w14:paraId="491B4EBE" w14:textId="77777777" w:rsidR="009D1437" w:rsidRPr="00593BE8" w:rsidRDefault="009D1437" w:rsidP="009D1437">
      <w:pPr>
        <w:pStyle w:val="N"/>
      </w:pPr>
      <w:r w:rsidRPr="00593BE8">
        <w:t>URL</w:t>
      </w:r>
    </w:p>
    <w:p w14:paraId="37A89AB4" w14:textId="77777777" w:rsidR="009D1437" w:rsidRDefault="009D1437" w:rsidP="009D1437">
      <w:pPr>
        <w:pStyle w:val="N"/>
      </w:pPr>
      <w:r>
        <w:tab/>
      </w:r>
      <w:r w:rsidRPr="00007702">
        <w:t xml:space="preserve"> </w:t>
      </w:r>
      <w:r>
        <w:t>s</w:t>
      </w:r>
      <w:r w:rsidRPr="00EB3AC8">
        <w:t xml:space="preserve">tring </w:t>
      </w:r>
      <w:r w:rsidRPr="008E3746">
        <w:rPr>
          <w:b/>
        </w:rPr>
        <w:t xml:space="preserve">GetHashCTTSmartCA </w:t>
      </w:r>
      <w:r w:rsidRPr="00A0628B">
        <w:t xml:space="preserve">(string Account, string ACpass, string xmlInvData, string username, string password, string serialCert, int type, string invToken, string pattern = "", </w:t>
      </w:r>
      <w:r w:rsidRPr="00A0628B">
        <w:lastRenderedPageBreak/>
        <w:t>string serial = "", int convert = 0)</w:t>
      </w:r>
    </w:p>
    <w:p w14:paraId="5A43B066" w14:textId="77777777" w:rsidR="009D1437" w:rsidRPr="00593BE8" w:rsidRDefault="009D1437" w:rsidP="009D1437">
      <w:pPr>
        <w:pStyle w:val="N"/>
      </w:pPr>
      <w:r w:rsidRPr="00593BE8">
        <w:t>DESCRIPTION</w:t>
      </w:r>
    </w:p>
    <w:p w14:paraId="71D31E0E" w14:textId="77777777" w:rsidR="009D1437" w:rsidRPr="007C1EEB" w:rsidRDefault="009D1437" w:rsidP="009D1437">
      <w:pPr>
        <w:pStyle w:val="N"/>
      </w:pPr>
      <w:r>
        <w:tab/>
        <w:t>Đây là web service cho phép phát hành chứng từ với các hệ thống sử dụng smartCA, thực hiện truyền dữ liệu chứng từ và lấy giá trị hash value để ký số bằng smartCA ở client.</w:t>
      </w:r>
    </w:p>
    <w:p w14:paraId="4B34F998" w14:textId="77777777" w:rsidR="009D1437" w:rsidRPr="00007702" w:rsidRDefault="009D1437" w:rsidP="009D1437">
      <w:pPr>
        <w:pStyle w:val="N"/>
      </w:pPr>
      <w:r w:rsidRPr="00663B3E">
        <w:t>HTTP METHOD</w:t>
      </w:r>
    </w:p>
    <w:p w14:paraId="4A581575" w14:textId="77777777" w:rsidR="009D1437" w:rsidRPr="00007702" w:rsidRDefault="009D1437" w:rsidP="009D1437">
      <w:pPr>
        <w:pStyle w:val="N"/>
        <w:rPr>
          <w:b/>
        </w:rPr>
      </w:pPr>
      <w:r w:rsidRPr="00610AFD">
        <w:tab/>
      </w:r>
      <w:r w:rsidRPr="00610AFD">
        <w:tab/>
        <w:t>POST</w:t>
      </w:r>
    </w:p>
    <w:p w14:paraId="303C1028" w14:textId="77777777" w:rsidR="009D1437" w:rsidRPr="00610AFD" w:rsidRDefault="009D1437" w:rsidP="009D1437">
      <w:pPr>
        <w:pStyle w:val="N"/>
      </w:pPr>
      <w:r w:rsidRPr="00610AFD">
        <w:t>REQUEST BODY</w:t>
      </w:r>
    </w:p>
    <w:p w14:paraId="0B44A288"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 xml:space="preserve">Tài khoản được cấp phát cho nhân viên gọi lệnh phát hành </w:t>
      </w:r>
      <w:r>
        <w:rPr>
          <w:rFonts w:eastAsia="Calibri"/>
        </w:rPr>
        <w:t>chứng từ</w:t>
      </w:r>
    </w:p>
    <w:p w14:paraId="631BE045" w14:textId="77777777" w:rsidR="009D1437" w:rsidRPr="00076E1C"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3F779EFE" w14:textId="77777777" w:rsidR="009D1437" w:rsidRPr="004D34F1" w:rsidRDefault="009D1437" w:rsidP="009D1437">
      <w:pPr>
        <w:pStyle w:val="ListParagraph"/>
        <w:numPr>
          <w:ilvl w:val="0"/>
          <w:numId w:val="2"/>
        </w:numPr>
        <w:spacing w:after="0" w:line="360" w:lineRule="auto"/>
        <w:ind w:left="1080"/>
        <w:jc w:val="both"/>
        <w:rPr>
          <w:rFonts w:eastAsia="Calibri"/>
          <w:b/>
          <w:u w:val="single"/>
        </w:rPr>
      </w:pPr>
      <w:r w:rsidRPr="00076E1C">
        <w:rPr>
          <w:b/>
          <w:color w:val="000000"/>
          <w:highlight w:val="white"/>
        </w:rPr>
        <w:t>xmlInvData</w:t>
      </w:r>
      <w:r w:rsidRPr="00076E1C">
        <w:rPr>
          <w:color w:val="000000"/>
        </w:rPr>
        <w:t xml:space="preserve">: chuỗi xml </w:t>
      </w:r>
      <w:r>
        <w:rPr>
          <w:color w:val="000000"/>
        </w:rPr>
        <w:t>chứng từ</w:t>
      </w:r>
      <w:r w:rsidRPr="00076E1C">
        <w:rPr>
          <w:color w:val="000000"/>
        </w:rPr>
        <w:t xml:space="preserve"> (theo mẫ</w:t>
      </w:r>
      <w:r>
        <w:rPr>
          <w:color w:val="000000"/>
        </w:rPr>
        <w:t>u mô tả kèm theo</w:t>
      </w:r>
      <w:r w:rsidRPr="00076E1C">
        <w:rPr>
          <w:color w:val="000000"/>
        </w:rPr>
        <w:t>)</w:t>
      </w:r>
    </w:p>
    <w:p w14:paraId="6B1B4DA3" w14:textId="77777777" w:rsidR="009D1437" w:rsidRPr="004D34F1" w:rsidRDefault="009D1437" w:rsidP="009D1437">
      <w:pPr>
        <w:pStyle w:val="ListParagraph"/>
        <w:numPr>
          <w:ilvl w:val="0"/>
          <w:numId w:val="2"/>
        </w:numPr>
        <w:spacing w:after="0" w:line="360" w:lineRule="auto"/>
        <w:ind w:left="1080"/>
        <w:jc w:val="both"/>
        <w:rPr>
          <w:rFonts w:eastAsia="Calibri"/>
          <w:b/>
          <w:u w:val="single"/>
        </w:rPr>
      </w:pPr>
      <w:r w:rsidRPr="004D34F1">
        <w:rPr>
          <w:b/>
          <w:color w:val="000000"/>
          <w:highlight w:val="white"/>
        </w:rPr>
        <w:t>serialCert</w:t>
      </w:r>
      <w:r>
        <w:rPr>
          <w:color w:val="000000"/>
        </w:rPr>
        <w:t>: S</w:t>
      </w:r>
      <w:r w:rsidRPr="004D34F1">
        <w:rPr>
          <w:color w:val="000000"/>
        </w:rPr>
        <w:t>erial của chứng thư</w:t>
      </w:r>
      <w:r>
        <w:rPr>
          <w:color w:val="000000"/>
        </w:rPr>
        <w:t xml:space="preserve"> số</w:t>
      </w:r>
      <w:r w:rsidRPr="004D34F1">
        <w:rPr>
          <w:color w:val="000000"/>
        </w:rPr>
        <w:t xml:space="preserve"> công ty đã đăng ký trong hệ thống</w:t>
      </w:r>
    </w:p>
    <w:p w14:paraId="117E5E7A"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4D34F1">
        <w:rPr>
          <w:b/>
          <w:color w:val="000000"/>
          <w:highlight w:val="white"/>
        </w:rPr>
        <w:t>type</w:t>
      </w:r>
      <w:r w:rsidRPr="004D34F1">
        <w:rPr>
          <w:color w:val="000000"/>
        </w:rPr>
        <w:t>: phát hành mới: 0, thay thế = 1, điều chỉnh tăng = 2, điều chỉnh giảm = 3, điều chỉnh thông tin = 4</w:t>
      </w:r>
    </w:p>
    <w:p w14:paraId="37FB3654" w14:textId="3903E446" w:rsidR="009D1437" w:rsidRPr="005A1839" w:rsidRDefault="009D1437" w:rsidP="009D1437">
      <w:pPr>
        <w:pStyle w:val="ListParagraph"/>
        <w:numPr>
          <w:ilvl w:val="0"/>
          <w:numId w:val="2"/>
        </w:numPr>
        <w:spacing w:after="0" w:line="360" w:lineRule="auto"/>
        <w:jc w:val="both"/>
        <w:rPr>
          <w:rFonts w:eastAsia="Calibri"/>
          <w:b/>
          <w:u w:val="single"/>
        </w:rPr>
      </w:pPr>
      <w:r w:rsidRPr="005A1839">
        <w:rPr>
          <w:b/>
          <w:color w:val="000000"/>
          <w:highlight w:val="white"/>
        </w:rPr>
        <w:t>invToken</w:t>
      </w:r>
      <w:r w:rsidRPr="005A1839">
        <w:rPr>
          <w:color w:val="000000"/>
        </w:rPr>
        <w:t xml:space="preserve">: chuỗi token </w:t>
      </w:r>
      <w:r>
        <w:rPr>
          <w:color w:val="000000"/>
        </w:rPr>
        <w:t>chứng từ</w:t>
      </w:r>
      <w:r w:rsidRPr="005A1839">
        <w:rPr>
          <w:color w:val="000000"/>
        </w:rPr>
        <w:t xml:space="preserve"> = mẫu số;ký hiệu;số </w:t>
      </w:r>
      <w:r>
        <w:rPr>
          <w:color w:val="000000"/>
        </w:rPr>
        <w:t>chứng từ</w:t>
      </w:r>
      <w:r w:rsidRPr="005A1839">
        <w:rPr>
          <w:color w:val="000000"/>
        </w:rPr>
        <w:t xml:space="preserve"> (ví dụ: </w:t>
      </w:r>
      <w:r w:rsidR="00567FDB">
        <w:rPr>
          <w:color w:val="A31515"/>
        </w:rPr>
        <w:t>03/TNCN</w:t>
      </w:r>
      <w:r w:rsidR="00567FDB" w:rsidRPr="005A1839">
        <w:rPr>
          <w:color w:val="A31515"/>
          <w:highlight w:val="white"/>
        </w:rPr>
        <w:t>/001;</w:t>
      </w:r>
      <w:r w:rsidR="00567FDB">
        <w:rPr>
          <w:color w:val="A31515"/>
          <w:highlight w:val="white"/>
        </w:rPr>
        <w:t>CT/25E</w:t>
      </w:r>
      <w:r w:rsidR="00567FDB" w:rsidRPr="005A1839">
        <w:rPr>
          <w:color w:val="A31515"/>
          <w:highlight w:val="white"/>
        </w:rPr>
        <w:t>;1</w:t>
      </w:r>
      <w:r w:rsidRPr="005A1839">
        <w:rPr>
          <w:color w:val="000000"/>
        </w:rPr>
        <w:t>) – chỉ cần khi thay thế/ điều chỉ</w:t>
      </w:r>
      <w:r>
        <w:rPr>
          <w:color w:val="000000"/>
        </w:rPr>
        <w:t>nh; phát hành thì để trống</w:t>
      </w:r>
    </w:p>
    <w:p w14:paraId="3B5FFD59"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mẫu số</w:t>
      </w:r>
      <w:r>
        <w:rPr>
          <w:color w:val="000000"/>
        </w:rPr>
        <w:t xml:space="preserve"> chứng từ</w:t>
      </w:r>
    </w:p>
    <w:p w14:paraId="6C870816"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serial</w:t>
      </w:r>
      <w:r w:rsidRPr="005A1839">
        <w:rPr>
          <w:color w:val="000000"/>
        </w:rPr>
        <w:t>: ký hiệu</w:t>
      </w:r>
      <w:r>
        <w:rPr>
          <w:color w:val="000000"/>
        </w:rPr>
        <w:t xml:space="preserve"> chứng từ</w:t>
      </w:r>
    </w:p>
    <w:p w14:paraId="134E1C25" w14:textId="77777777" w:rsidR="009D1437" w:rsidRPr="004D34F1" w:rsidRDefault="009D1437" w:rsidP="009D1437">
      <w:pPr>
        <w:spacing w:line="360" w:lineRule="auto"/>
        <w:jc w:val="both"/>
        <w:rPr>
          <w:rFonts w:eastAsia="Calibri"/>
          <w:b/>
          <w:u w:val="single"/>
        </w:rPr>
      </w:pPr>
    </w:p>
    <w:p w14:paraId="369A7D80"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9D1437" w:rsidRPr="00660ABB" w14:paraId="1C1AC911"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5FCD6AF8" w14:textId="77777777" w:rsidR="009D1437" w:rsidRPr="00660ABB" w:rsidRDefault="009D1437" w:rsidP="00616EC4">
            <w:pPr>
              <w:pStyle w:val="ListParagraph"/>
            </w:pPr>
            <w:r>
              <w:t>Kết 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668D9345" w14:textId="77777777" w:rsidR="009D1437" w:rsidRPr="00660ABB" w:rsidRDefault="009D1437" w:rsidP="00616EC4">
            <w:pPr>
              <w:pStyle w:val="ListParagraph"/>
            </w:pPr>
            <w:r w:rsidRPr="00660ABB">
              <w:t>Mô 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60579C79" w14:textId="77777777" w:rsidR="009D1437" w:rsidRPr="00660ABB" w:rsidRDefault="009D1437" w:rsidP="00616EC4">
            <w:pPr>
              <w:pStyle w:val="ListParagraph"/>
            </w:pPr>
            <w:r>
              <w:t>Ghi chú</w:t>
            </w:r>
          </w:p>
        </w:tc>
      </w:tr>
      <w:tr w:rsidR="009D1437" w:rsidRPr="00660ABB" w14:paraId="4A0FE814" w14:textId="77777777" w:rsidTr="00616EC4">
        <w:tc>
          <w:tcPr>
            <w:tcW w:w="2250" w:type="dxa"/>
            <w:tcBorders>
              <w:top w:val="single" w:sz="4" w:space="0" w:color="2E74B5"/>
              <w:left w:val="single" w:sz="4" w:space="0" w:color="2E74B5"/>
              <w:right w:val="single" w:sz="4" w:space="0" w:color="2E74B5"/>
            </w:tcBorders>
            <w:shd w:val="clear" w:color="auto" w:fill="auto"/>
          </w:tcPr>
          <w:p w14:paraId="4AA0555C" w14:textId="77777777" w:rsidR="009D1437" w:rsidRPr="009372AD" w:rsidRDefault="009D1437" w:rsidP="00616EC4">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3F78F81" w14:textId="77777777" w:rsidR="009D1437" w:rsidRPr="009372AD" w:rsidRDefault="009D1437" w:rsidP="00616EC4">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14:paraId="4B48FC9D" w14:textId="77777777" w:rsidR="009D1437" w:rsidRPr="009372AD" w:rsidRDefault="009D1437" w:rsidP="00616EC4">
            <w:pPr>
              <w:pStyle w:val="ListParagraph"/>
              <w:ind w:left="0"/>
              <w:jc w:val="both"/>
            </w:pPr>
          </w:p>
        </w:tc>
      </w:tr>
      <w:tr w:rsidR="009D1437" w:rsidRPr="00660ABB" w14:paraId="636CF9F5"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F472752" w14:textId="77777777" w:rsidR="009D1437" w:rsidRPr="009372AD" w:rsidRDefault="009D1437" w:rsidP="00616EC4">
            <w:pPr>
              <w:autoSpaceDE w:val="0"/>
              <w:autoSpaceDN w:val="0"/>
              <w:adjustRightInd w:val="0"/>
              <w:rPr>
                <w:rFonts w:eastAsia="Calibri"/>
              </w:rPr>
            </w:pPr>
            <w:r w:rsidRPr="00E22984">
              <w:rPr>
                <w:rFonts w:eastAsia="Calibri"/>
              </w:rPr>
              <w:t>ERR:21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7BC6FBF" w14:textId="77777777" w:rsidR="009D1437" w:rsidRPr="009372AD" w:rsidRDefault="009D1437" w:rsidP="00616EC4">
            <w:pPr>
              <w:rPr>
                <w:rFonts w:eastAsia="Calibri"/>
              </w:rPr>
            </w:pPr>
            <w:r>
              <w:rPr>
                <w:rFonts w:eastAsia="Calibri"/>
              </w:rPr>
              <w:t>Không tìm thấy công ty hoặc tài khoản không tồn tại</w:t>
            </w:r>
          </w:p>
        </w:tc>
        <w:tc>
          <w:tcPr>
            <w:tcW w:w="2116" w:type="dxa"/>
            <w:tcBorders>
              <w:top w:val="single" w:sz="4" w:space="0" w:color="2E74B5"/>
              <w:left w:val="single" w:sz="4" w:space="0" w:color="2E74B5"/>
              <w:bottom w:val="single" w:sz="4" w:space="0" w:color="2E74B5"/>
              <w:right w:val="single" w:sz="4" w:space="0" w:color="2E74B5"/>
            </w:tcBorders>
          </w:tcPr>
          <w:p w14:paraId="2317CF00" w14:textId="77777777" w:rsidR="009D1437" w:rsidRPr="009372AD" w:rsidRDefault="009D1437" w:rsidP="00616EC4">
            <w:pPr>
              <w:jc w:val="both"/>
            </w:pPr>
          </w:p>
        </w:tc>
      </w:tr>
      <w:tr w:rsidR="009D1437" w:rsidRPr="00660ABB" w14:paraId="54924A3D"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6BE065E" w14:textId="77777777" w:rsidR="009D1437" w:rsidRPr="009372AD" w:rsidRDefault="009D1437" w:rsidP="00616EC4">
            <w:pPr>
              <w:autoSpaceDE w:val="0"/>
              <w:autoSpaceDN w:val="0"/>
              <w:adjustRightInd w:val="0"/>
              <w:rPr>
                <w:rFonts w:eastAsia="Calibri"/>
              </w:rPr>
            </w:pPr>
            <w:r w:rsidRPr="00E22984">
              <w:rPr>
                <w:rFonts w:eastAsia="Calibri"/>
              </w:rPr>
              <w:t>ERR:22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307203D" w14:textId="77777777" w:rsidR="009D1437" w:rsidRPr="009372AD" w:rsidRDefault="009D1437" w:rsidP="00616EC4">
            <w:pPr>
              <w:rPr>
                <w:rFonts w:eastAsia="Calibri"/>
              </w:rPr>
            </w:pPr>
            <w:r>
              <w:rPr>
                <w:rFonts w:eastAsia="Calibri"/>
              </w:rPr>
              <w:t>Công ty chưa đăng ký chứng thư số</w:t>
            </w:r>
          </w:p>
        </w:tc>
        <w:tc>
          <w:tcPr>
            <w:tcW w:w="2116" w:type="dxa"/>
            <w:tcBorders>
              <w:top w:val="single" w:sz="4" w:space="0" w:color="2E74B5"/>
              <w:left w:val="single" w:sz="4" w:space="0" w:color="2E74B5"/>
              <w:bottom w:val="single" w:sz="4" w:space="0" w:color="2E74B5"/>
              <w:right w:val="single" w:sz="4" w:space="0" w:color="2E74B5"/>
            </w:tcBorders>
          </w:tcPr>
          <w:p w14:paraId="636C80B3" w14:textId="77777777" w:rsidR="009D1437" w:rsidRPr="009372AD" w:rsidRDefault="009D1437" w:rsidP="00616EC4">
            <w:pPr>
              <w:pStyle w:val="ListParagraph"/>
              <w:ind w:left="0"/>
              <w:jc w:val="both"/>
            </w:pPr>
          </w:p>
        </w:tc>
      </w:tr>
      <w:tr w:rsidR="009D1437" w:rsidRPr="00660ABB" w14:paraId="7CC20A95"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B36DFA1" w14:textId="77777777" w:rsidR="009D1437" w:rsidRPr="009372AD" w:rsidRDefault="009D1437" w:rsidP="00616EC4">
            <w:pPr>
              <w:autoSpaceDE w:val="0"/>
              <w:autoSpaceDN w:val="0"/>
              <w:adjustRightInd w:val="0"/>
              <w:rPr>
                <w:rFonts w:eastAsia="Calibri"/>
              </w:rPr>
            </w:pPr>
            <w:r w:rsidRPr="00E22984">
              <w:rPr>
                <w:rFonts w:eastAsia="Calibri"/>
              </w:rPr>
              <w:t>ERR:28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32DD251" w14:textId="77777777" w:rsidR="009D1437" w:rsidRPr="009372AD" w:rsidRDefault="009D1437" w:rsidP="00616EC4">
            <w:pPr>
              <w:rPr>
                <w:rFonts w:eastAsia="Calibri"/>
              </w:rPr>
            </w:pPr>
            <w:r>
              <w:rPr>
                <w:rFonts w:eastAsia="Calibri"/>
              </w:rPr>
              <w:t>Chưa có thông tin chứng thư trong hệ thống</w:t>
            </w:r>
          </w:p>
        </w:tc>
        <w:tc>
          <w:tcPr>
            <w:tcW w:w="2116" w:type="dxa"/>
            <w:tcBorders>
              <w:top w:val="single" w:sz="4" w:space="0" w:color="2E74B5"/>
              <w:left w:val="single" w:sz="4" w:space="0" w:color="2E74B5"/>
              <w:bottom w:val="single" w:sz="4" w:space="0" w:color="2E74B5"/>
              <w:right w:val="single" w:sz="4" w:space="0" w:color="2E74B5"/>
            </w:tcBorders>
          </w:tcPr>
          <w:p w14:paraId="1FEA5B6C" w14:textId="77777777" w:rsidR="009D1437" w:rsidRPr="009372AD" w:rsidRDefault="009D1437" w:rsidP="00616EC4">
            <w:pPr>
              <w:pStyle w:val="ListParagraph"/>
              <w:ind w:left="0"/>
              <w:jc w:val="both"/>
            </w:pPr>
          </w:p>
        </w:tc>
      </w:tr>
      <w:tr w:rsidR="009D1437" w:rsidRPr="00660ABB" w14:paraId="19CF0093"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B1CF9DA" w14:textId="77777777" w:rsidR="009D1437" w:rsidRPr="009372AD" w:rsidRDefault="009D1437" w:rsidP="00616EC4">
            <w:pPr>
              <w:autoSpaceDE w:val="0"/>
              <w:autoSpaceDN w:val="0"/>
              <w:adjustRightInd w:val="0"/>
              <w:rPr>
                <w:rFonts w:eastAsia="Calibri"/>
              </w:rPr>
            </w:pPr>
            <w:r w:rsidRPr="00E22984">
              <w:rPr>
                <w:rFonts w:eastAsia="Calibri"/>
              </w:rPr>
              <w:t>ERR:24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1AA069F" w14:textId="77777777" w:rsidR="009D1437" w:rsidRPr="009372AD" w:rsidRDefault="009D1437" w:rsidP="00616EC4">
            <w:pPr>
              <w:rPr>
                <w:rFonts w:eastAsia="Calibri"/>
              </w:rPr>
            </w:pPr>
            <w:r>
              <w:rPr>
                <w:rFonts w:eastAsia="Calibri"/>
              </w:rPr>
              <w:t>Chứng thư truyền lên không đúng với chứng thư đăng ký trong hệ thống</w:t>
            </w:r>
          </w:p>
        </w:tc>
        <w:tc>
          <w:tcPr>
            <w:tcW w:w="2116" w:type="dxa"/>
            <w:tcBorders>
              <w:top w:val="single" w:sz="4" w:space="0" w:color="2E74B5"/>
              <w:left w:val="single" w:sz="4" w:space="0" w:color="2E74B5"/>
              <w:bottom w:val="single" w:sz="4" w:space="0" w:color="2E74B5"/>
              <w:right w:val="single" w:sz="4" w:space="0" w:color="2E74B5"/>
            </w:tcBorders>
          </w:tcPr>
          <w:p w14:paraId="52CCE737" w14:textId="77777777" w:rsidR="009D1437" w:rsidRPr="009372AD" w:rsidRDefault="009D1437" w:rsidP="00616EC4">
            <w:pPr>
              <w:pStyle w:val="ListParagraph"/>
              <w:ind w:left="0"/>
              <w:jc w:val="both"/>
            </w:pPr>
          </w:p>
        </w:tc>
      </w:tr>
      <w:tr w:rsidR="009D1437" w:rsidRPr="00660ABB" w14:paraId="28DEDD13"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555C7D7" w14:textId="77777777" w:rsidR="009D1437" w:rsidRPr="009372AD" w:rsidRDefault="009D1437" w:rsidP="00616EC4">
            <w:pPr>
              <w:autoSpaceDE w:val="0"/>
              <w:autoSpaceDN w:val="0"/>
              <w:adjustRightInd w:val="0"/>
              <w:rPr>
                <w:rFonts w:eastAsia="Calibri"/>
              </w:rPr>
            </w:pPr>
            <w:r w:rsidRPr="00E22984">
              <w:rPr>
                <w:rFonts w:eastAsia="Calibri"/>
              </w:rPr>
              <w:t>ERR:27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6E0650A" w14:textId="77777777" w:rsidR="009D1437" w:rsidRPr="009372AD" w:rsidRDefault="009D1437" w:rsidP="00616EC4">
            <w:pPr>
              <w:pStyle w:val="ListParagraph"/>
              <w:spacing w:after="0" w:line="240" w:lineRule="auto"/>
              <w:ind w:left="0"/>
              <w:rPr>
                <w:rFonts w:eastAsia="Calibri"/>
              </w:rPr>
            </w:pPr>
            <w:r>
              <w:rPr>
                <w:rFonts w:eastAsia="Calibri"/>
              </w:rPr>
              <w:t>Chứng thư chưa đến thời điểm sử dụng</w:t>
            </w:r>
          </w:p>
        </w:tc>
        <w:tc>
          <w:tcPr>
            <w:tcW w:w="2116" w:type="dxa"/>
            <w:tcBorders>
              <w:top w:val="single" w:sz="4" w:space="0" w:color="2E74B5"/>
              <w:left w:val="single" w:sz="4" w:space="0" w:color="2E74B5"/>
              <w:bottom w:val="single" w:sz="4" w:space="0" w:color="2E74B5"/>
              <w:right w:val="single" w:sz="4" w:space="0" w:color="2E74B5"/>
            </w:tcBorders>
          </w:tcPr>
          <w:p w14:paraId="5990F39E" w14:textId="77777777" w:rsidR="009D1437" w:rsidRPr="009372AD" w:rsidRDefault="009D1437" w:rsidP="00616EC4">
            <w:pPr>
              <w:pStyle w:val="ListParagraph"/>
              <w:ind w:left="0"/>
              <w:jc w:val="both"/>
            </w:pPr>
          </w:p>
        </w:tc>
      </w:tr>
      <w:tr w:rsidR="009D1437" w:rsidRPr="00660ABB" w14:paraId="61BBCC8F"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8D3F23B" w14:textId="77777777" w:rsidR="009D1437" w:rsidRPr="009372AD" w:rsidRDefault="009D1437" w:rsidP="00616EC4">
            <w:pPr>
              <w:autoSpaceDE w:val="0"/>
              <w:autoSpaceDN w:val="0"/>
              <w:adjustRightInd w:val="0"/>
              <w:rPr>
                <w:rFonts w:eastAsia="Calibri"/>
              </w:rPr>
            </w:pPr>
            <w:r w:rsidRPr="00E22984">
              <w:rPr>
                <w:rFonts w:eastAsia="Calibri"/>
              </w:rPr>
              <w:lastRenderedPageBreak/>
              <w:t>ERR:26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6006A1F" w14:textId="77777777" w:rsidR="009D1437" w:rsidRPr="009372AD" w:rsidRDefault="009D1437" w:rsidP="00616EC4">
            <w:pPr>
              <w:pStyle w:val="ListParagraph"/>
              <w:spacing w:after="0" w:line="240" w:lineRule="auto"/>
              <w:ind w:left="0"/>
              <w:rPr>
                <w:rFonts w:eastAsia="Calibri"/>
              </w:rPr>
            </w:pPr>
            <w:r>
              <w:rPr>
                <w:rFonts w:eastAsia="Calibri"/>
              </w:rPr>
              <w:t>Chứng thư số hết hạn</w:t>
            </w:r>
          </w:p>
        </w:tc>
        <w:tc>
          <w:tcPr>
            <w:tcW w:w="2116" w:type="dxa"/>
            <w:tcBorders>
              <w:top w:val="single" w:sz="4" w:space="0" w:color="2E74B5"/>
              <w:left w:val="single" w:sz="4" w:space="0" w:color="2E74B5"/>
              <w:bottom w:val="single" w:sz="4" w:space="0" w:color="2E74B5"/>
              <w:right w:val="single" w:sz="4" w:space="0" w:color="2E74B5"/>
            </w:tcBorders>
          </w:tcPr>
          <w:p w14:paraId="18F3F2F1" w14:textId="77777777" w:rsidR="009D1437" w:rsidRPr="009372AD" w:rsidRDefault="009D1437" w:rsidP="00616EC4">
            <w:pPr>
              <w:pStyle w:val="ListParagraph"/>
              <w:ind w:left="0"/>
              <w:jc w:val="both"/>
            </w:pPr>
          </w:p>
        </w:tc>
      </w:tr>
      <w:tr w:rsidR="009D1437" w:rsidRPr="00660ABB" w14:paraId="0E3F8CA2"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CA36EF3" w14:textId="77777777" w:rsidR="009D1437" w:rsidRPr="009372AD" w:rsidRDefault="009D1437" w:rsidP="00616EC4">
            <w:pPr>
              <w:autoSpaceDE w:val="0"/>
              <w:autoSpaceDN w:val="0"/>
              <w:adjustRightInd w:val="0"/>
              <w:rPr>
                <w:rFonts w:eastAsia="Calibri"/>
              </w:rPr>
            </w:pPr>
            <w:r w:rsidRPr="00E22984">
              <w:rPr>
                <w:rFonts w:eastAsia="Calibri"/>
              </w:rPr>
              <w:t>ERR:3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4E45AC9" w14:textId="77777777" w:rsidR="009D1437" w:rsidRPr="009372AD" w:rsidRDefault="009D1437" w:rsidP="00616EC4">
            <w:pPr>
              <w:pStyle w:val="ListParagraph"/>
              <w:spacing w:after="0" w:line="240" w:lineRule="auto"/>
              <w:ind w:left="0"/>
              <w:rPr>
                <w:rFonts w:eastAsia="Calibri"/>
              </w:rPr>
            </w:pPr>
            <w:r w:rsidRPr="009372AD">
              <w:rPr>
                <w:rFonts w:eastAsia="Calibri"/>
              </w:rPr>
              <w:t>Dữ liệu xml đầu vào không đúng quy định</w:t>
            </w:r>
          </w:p>
        </w:tc>
        <w:tc>
          <w:tcPr>
            <w:tcW w:w="2116" w:type="dxa"/>
            <w:tcBorders>
              <w:top w:val="single" w:sz="4" w:space="0" w:color="2E74B5"/>
              <w:left w:val="single" w:sz="4" w:space="0" w:color="2E74B5"/>
              <w:bottom w:val="single" w:sz="4" w:space="0" w:color="2E74B5"/>
              <w:right w:val="single" w:sz="4" w:space="0" w:color="2E74B5"/>
            </w:tcBorders>
          </w:tcPr>
          <w:p w14:paraId="677BAA42" w14:textId="77777777" w:rsidR="009D1437" w:rsidRPr="009372AD" w:rsidRDefault="009D1437" w:rsidP="00616EC4">
            <w:pPr>
              <w:pStyle w:val="ListParagraph"/>
              <w:ind w:left="0"/>
              <w:jc w:val="both"/>
            </w:pPr>
          </w:p>
        </w:tc>
      </w:tr>
      <w:tr w:rsidR="009D1437" w:rsidRPr="00660ABB" w14:paraId="36A89B6E"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702D07C" w14:textId="77777777" w:rsidR="009D1437" w:rsidRPr="009372AD" w:rsidRDefault="009D1437" w:rsidP="00616EC4">
            <w:pPr>
              <w:autoSpaceDE w:val="0"/>
              <w:autoSpaceDN w:val="0"/>
              <w:adjustRightInd w:val="0"/>
              <w:rPr>
                <w:rFonts w:eastAsia="Calibri"/>
              </w:rPr>
            </w:pPr>
            <w:r w:rsidRPr="00E22984">
              <w:rPr>
                <w:rFonts w:eastAsia="Calibri"/>
              </w:rPr>
              <w:t>ERR:20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204F047" w14:textId="77777777" w:rsidR="009D1437" w:rsidRDefault="009D1437" w:rsidP="00616EC4">
            <w:pPr>
              <w:pStyle w:val="ListParagraph"/>
              <w:spacing w:after="0" w:line="240" w:lineRule="auto"/>
              <w:ind w:left="0"/>
              <w:rPr>
                <w:rFonts w:eastAsia="Calibri"/>
              </w:rPr>
            </w:pPr>
            <w:r w:rsidRPr="002A5863">
              <w:t xml:space="preserve">Dải </w:t>
            </w:r>
            <w:r>
              <w:t>chứng từ</w:t>
            </w:r>
            <w:r w:rsidRPr="002A5863">
              <w:t xml:space="preserve"> </w:t>
            </w:r>
            <w:r>
              <w:t>hết,</w:t>
            </w:r>
            <w:r w:rsidRPr="002A5863">
              <w:t xml:space="preserve"> User/Account không có quyền với Serial</w:t>
            </w:r>
            <w:r>
              <w:t>/Pattern và S</w:t>
            </w:r>
            <w:r w:rsidRPr="002A5863">
              <w:t>erial không phù hợp</w:t>
            </w:r>
          </w:p>
        </w:tc>
        <w:tc>
          <w:tcPr>
            <w:tcW w:w="2116" w:type="dxa"/>
            <w:tcBorders>
              <w:top w:val="single" w:sz="4" w:space="0" w:color="2E74B5"/>
              <w:left w:val="single" w:sz="4" w:space="0" w:color="2E74B5"/>
              <w:bottom w:val="single" w:sz="4" w:space="0" w:color="2E74B5"/>
              <w:right w:val="single" w:sz="4" w:space="0" w:color="2E74B5"/>
            </w:tcBorders>
          </w:tcPr>
          <w:p w14:paraId="1282955C" w14:textId="77777777" w:rsidR="009D1437" w:rsidRPr="00731CD1" w:rsidRDefault="009D1437" w:rsidP="00616EC4">
            <w:pPr>
              <w:ind w:left="360"/>
              <w:jc w:val="both"/>
            </w:pPr>
          </w:p>
        </w:tc>
      </w:tr>
      <w:tr w:rsidR="009D1437" w:rsidRPr="00660ABB" w14:paraId="71100C69" w14:textId="77777777" w:rsidTr="00616EC4">
        <w:trPr>
          <w:trHeight w:val="368"/>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D5F8D7E" w14:textId="77777777" w:rsidR="009D1437" w:rsidRPr="009372AD" w:rsidRDefault="009D1437" w:rsidP="00616EC4">
            <w:pPr>
              <w:autoSpaceDE w:val="0"/>
              <w:autoSpaceDN w:val="0"/>
              <w:adjustRightInd w:val="0"/>
              <w:rPr>
                <w:rFonts w:eastAsia="Calibri"/>
              </w:rPr>
            </w:pPr>
            <w:r w:rsidRPr="00E22984">
              <w:rPr>
                <w:rFonts w:eastAsia="Calibri"/>
              </w:rPr>
              <w:t>ERR:6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5C4265D" w14:textId="77777777" w:rsidR="009D1437" w:rsidRDefault="009D1437" w:rsidP="00616EC4">
            <w:pPr>
              <w:pStyle w:val="ListParagraph"/>
              <w:spacing w:after="0" w:line="240" w:lineRule="auto"/>
              <w:ind w:left="0"/>
              <w:rPr>
                <w:rFonts w:eastAsia="Calibri"/>
              </w:rPr>
            </w:pPr>
            <w:r>
              <w:rPr>
                <w:rFonts w:eastAsia="Calibri"/>
              </w:rPr>
              <w:t>Không còn đủ số lượng chứng từ để phát hành</w:t>
            </w:r>
          </w:p>
        </w:tc>
        <w:tc>
          <w:tcPr>
            <w:tcW w:w="2116" w:type="dxa"/>
            <w:tcBorders>
              <w:top w:val="single" w:sz="4" w:space="0" w:color="2E74B5"/>
              <w:left w:val="single" w:sz="4" w:space="0" w:color="2E74B5"/>
              <w:bottom w:val="single" w:sz="4" w:space="0" w:color="2E74B5"/>
              <w:right w:val="single" w:sz="4" w:space="0" w:color="2E74B5"/>
            </w:tcBorders>
          </w:tcPr>
          <w:p w14:paraId="6100A6E8" w14:textId="77777777" w:rsidR="009D1437" w:rsidRPr="00731CD1" w:rsidRDefault="009D1437" w:rsidP="00616EC4">
            <w:pPr>
              <w:ind w:left="360"/>
              <w:jc w:val="both"/>
            </w:pPr>
          </w:p>
        </w:tc>
      </w:tr>
      <w:tr w:rsidR="009D1437" w:rsidRPr="00660ABB" w14:paraId="68C58EEF"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FB91B33" w14:textId="77777777" w:rsidR="009D1437" w:rsidRPr="009372AD" w:rsidRDefault="009D1437" w:rsidP="00616EC4">
            <w:pPr>
              <w:autoSpaceDE w:val="0"/>
              <w:autoSpaceDN w:val="0"/>
              <w:adjustRightInd w:val="0"/>
              <w:rPr>
                <w:rFonts w:eastAsia="Calibri"/>
              </w:rPr>
            </w:pPr>
            <w:r w:rsidRPr="00E22984">
              <w:rPr>
                <w:rFonts w:eastAsia="Calibri"/>
              </w:rPr>
              <w:t>ERR:10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B551B2A" w14:textId="77777777" w:rsidR="009D1437" w:rsidRDefault="009D1437" w:rsidP="00616EC4">
            <w:pPr>
              <w:pStyle w:val="ListParagraph"/>
              <w:spacing w:after="0" w:line="240" w:lineRule="auto"/>
              <w:ind w:left="0"/>
              <w:rPr>
                <w:rFonts w:eastAsia="Calibri"/>
              </w:rPr>
            </w:pPr>
            <w:r>
              <w:t>Lô có số chứng từ vượt quá số lượng tối đa cho phép</w:t>
            </w:r>
          </w:p>
        </w:tc>
        <w:tc>
          <w:tcPr>
            <w:tcW w:w="2116" w:type="dxa"/>
            <w:tcBorders>
              <w:top w:val="single" w:sz="4" w:space="0" w:color="2E74B5"/>
              <w:left w:val="single" w:sz="4" w:space="0" w:color="2E74B5"/>
              <w:bottom w:val="single" w:sz="4" w:space="0" w:color="2E74B5"/>
              <w:right w:val="single" w:sz="4" w:space="0" w:color="2E74B5"/>
            </w:tcBorders>
          </w:tcPr>
          <w:p w14:paraId="1AFFF779" w14:textId="77777777" w:rsidR="009D1437" w:rsidRPr="00731CD1" w:rsidRDefault="009D1437" w:rsidP="00616EC4">
            <w:pPr>
              <w:ind w:left="360"/>
              <w:jc w:val="both"/>
            </w:pPr>
          </w:p>
        </w:tc>
      </w:tr>
      <w:tr w:rsidR="009D1437" w:rsidRPr="00660ABB" w14:paraId="4F8DEECF" w14:textId="77777777" w:rsidTr="00616EC4">
        <w:trPr>
          <w:trHeight w:val="413"/>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E094694" w14:textId="77777777" w:rsidR="009D1437" w:rsidRPr="009372AD" w:rsidRDefault="009D1437" w:rsidP="00616EC4">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4E5A137" w14:textId="77777777" w:rsidR="009D1437" w:rsidRDefault="009D1437" w:rsidP="00616EC4">
            <w:pPr>
              <w:pStyle w:val="ListParagraph"/>
              <w:spacing w:after="0" w:line="240" w:lineRule="auto"/>
              <w:ind w:left="0"/>
              <w:rPr>
                <w:rFonts w:eastAsia="Calibri"/>
              </w:rPr>
            </w:pPr>
            <w:r>
              <w:rPr>
                <w:rFonts w:eastAsia="Calibri"/>
              </w:rPr>
              <w:t>Có lỗi xảy ra</w:t>
            </w:r>
          </w:p>
        </w:tc>
        <w:tc>
          <w:tcPr>
            <w:tcW w:w="2116" w:type="dxa"/>
            <w:tcBorders>
              <w:top w:val="single" w:sz="4" w:space="0" w:color="2E74B5"/>
              <w:left w:val="single" w:sz="4" w:space="0" w:color="2E74B5"/>
              <w:bottom w:val="single" w:sz="4" w:space="0" w:color="2E74B5"/>
              <w:right w:val="single" w:sz="4" w:space="0" w:color="2E74B5"/>
            </w:tcBorders>
          </w:tcPr>
          <w:p w14:paraId="386681CA" w14:textId="77777777" w:rsidR="009D1437" w:rsidRPr="00731CD1" w:rsidRDefault="009D1437" w:rsidP="00616EC4">
            <w:pPr>
              <w:jc w:val="both"/>
            </w:pPr>
            <w:r>
              <w:t>Lỗi không xác định</w:t>
            </w:r>
          </w:p>
        </w:tc>
      </w:tr>
      <w:tr w:rsidR="009D1437" w:rsidRPr="00660ABB" w14:paraId="0CE39130"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30F5F88" w14:textId="77777777" w:rsidR="009D1437" w:rsidRPr="00E22984" w:rsidRDefault="009D1437" w:rsidP="00616EC4">
            <w:pPr>
              <w:autoSpaceDE w:val="0"/>
              <w:autoSpaceDN w:val="0"/>
              <w:adjustRightInd w:val="0"/>
              <w:rPr>
                <w:rFonts w:eastAsia="Calibri"/>
              </w:rPr>
            </w:pPr>
            <w:r w:rsidRPr="00E22984">
              <w:rPr>
                <w:rFonts w:eastAsia="Calibri"/>
              </w:rPr>
              <w:t>ERR:30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FD0A033" w14:textId="77777777" w:rsidR="009D1437" w:rsidRDefault="009D1437" w:rsidP="00616EC4">
            <w:pPr>
              <w:pStyle w:val="ListParagraph"/>
              <w:ind w:left="0"/>
              <w:jc w:val="both"/>
            </w:pPr>
            <w:r>
              <w:t>Tạo mới chứng từ có lỗi</w:t>
            </w:r>
          </w:p>
        </w:tc>
        <w:tc>
          <w:tcPr>
            <w:tcW w:w="2116" w:type="dxa"/>
            <w:tcBorders>
              <w:top w:val="single" w:sz="4" w:space="0" w:color="2E74B5"/>
              <w:left w:val="single" w:sz="4" w:space="0" w:color="2E74B5"/>
              <w:bottom w:val="single" w:sz="4" w:space="0" w:color="2E74B5"/>
              <w:right w:val="single" w:sz="4" w:space="0" w:color="2E74B5"/>
            </w:tcBorders>
          </w:tcPr>
          <w:p w14:paraId="119E9C6C" w14:textId="77777777" w:rsidR="009D1437" w:rsidRPr="00731CD1" w:rsidRDefault="009D1437" w:rsidP="00616EC4">
            <w:pPr>
              <w:ind w:left="360"/>
              <w:jc w:val="both"/>
            </w:pPr>
          </w:p>
        </w:tc>
      </w:tr>
      <w:tr w:rsidR="009D1437" w:rsidRPr="00660ABB" w14:paraId="5102CE76"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1458986" w14:textId="77777777" w:rsidR="009D1437" w:rsidRPr="00E22984" w:rsidRDefault="009D1437" w:rsidP="00616EC4">
            <w:pPr>
              <w:autoSpaceDE w:val="0"/>
              <w:autoSpaceDN w:val="0"/>
              <w:adjustRightInd w:val="0"/>
              <w:rPr>
                <w:rFonts w:eastAsia="Calibri"/>
              </w:rPr>
            </w:pPr>
            <w:r>
              <w:t>ERR:35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3B99E2A" w14:textId="77777777" w:rsidR="009D1437" w:rsidRDefault="009D1437" w:rsidP="00616EC4">
            <w:pPr>
              <w:pStyle w:val="ListParagraph"/>
              <w:ind w:left="0"/>
              <w:jc w:val="both"/>
            </w:pPr>
            <w:r>
              <w:t>Công ty đăng ký DK01 cả có mã, không mã. Tạo cả ký hiệu cả 2 dải có mã và không mã sẽ yêu cầu bắt buộc truyền pattern, serial</w:t>
            </w:r>
          </w:p>
        </w:tc>
        <w:tc>
          <w:tcPr>
            <w:tcW w:w="2116" w:type="dxa"/>
            <w:tcBorders>
              <w:top w:val="single" w:sz="4" w:space="0" w:color="2E74B5"/>
              <w:left w:val="single" w:sz="4" w:space="0" w:color="2E74B5"/>
              <w:bottom w:val="single" w:sz="4" w:space="0" w:color="2E74B5"/>
              <w:right w:val="single" w:sz="4" w:space="0" w:color="2E74B5"/>
            </w:tcBorders>
          </w:tcPr>
          <w:p w14:paraId="72F58BD8" w14:textId="77777777" w:rsidR="009D1437" w:rsidRPr="00731CD1" w:rsidRDefault="009D1437" w:rsidP="00616EC4">
            <w:pPr>
              <w:ind w:left="360"/>
              <w:jc w:val="both"/>
            </w:pPr>
          </w:p>
        </w:tc>
      </w:tr>
      <w:tr w:rsidR="009D1437" w:rsidRPr="00660ABB" w14:paraId="54D673F4"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3B75B68" w14:textId="77777777" w:rsidR="009D1437" w:rsidRPr="009372AD" w:rsidRDefault="009D1437" w:rsidP="00616EC4">
            <w:pPr>
              <w:autoSpaceDE w:val="0"/>
              <w:autoSpaceDN w:val="0"/>
              <w:adjustRightInd w:val="0"/>
              <w:rPr>
                <w:rFonts w:eastAsia="Calibri"/>
              </w:rPr>
            </w:pPr>
            <w:r>
              <w:rPr>
                <w:szCs w:val="28"/>
              </w:rPr>
              <w:t>Chuỗi xml trả về</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C3A9D1D" w14:textId="77777777" w:rsidR="009D1437" w:rsidRPr="00F75A5F" w:rsidRDefault="009D1437" w:rsidP="00616EC4">
            <w:pPr>
              <w:rPr>
                <w:rFonts w:eastAsia="Calibri"/>
              </w:rPr>
            </w:pPr>
            <w:r>
              <w:rPr>
                <w:rFonts w:eastAsia="Calibri"/>
              </w:rPr>
              <w:t>Chuỗi trả về</w:t>
            </w:r>
          </w:p>
        </w:tc>
        <w:tc>
          <w:tcPr>
            <w:tcW w:w="2116" w:type="dxa"/>
            <w:tcBorders>
              <w:top w:val="single" w:sz="4" w:space="0" w:color="2E74B5"/>
              <w:left w:val="single" w:sz="4" w:space="0" w:color="2E74B5"/>
              <w:bottom w:val="single" w:sz="4" w:space="0" w:color="2E74B5"/>
              <w:right w:val="single" w:sz="4" w:space="0" w:color="2E74B5"/>
            </w:tcBorders>
          </w:tcPr>
          <w:p w14:paraId="4FAA56F2" w14:textId="77777777" w:rsidR="009D1437" w:rsidRPr="00731CD1" w:rsidRDefault="009D1437" w:rsidP="00616EC4">
            <w:pPr>
              <w:ind w:left="360"/>
              <w:jc w:val="both"/>
            </w:pPr>
          </w:p>
        </w:tc>
      </w:tr>
    </w:tbl>
    <w:p w14:paraId="422B4303" w14:textId="77777777" w:rsidR="009D1437" w:rsidRDefault="009D1437" w:rsidP="009D1437">
      <w:pPr>
        <w:rPr>
          <w:lang w:eastAsia="x-none"/>
        </w:rPr>
      </w:pPr>
    </w:p>
    <w:p w14:paraId="10B6AF19" w14:textId="77777777" w:rsidR="009D1437" w:rsidRDefault="009D1437" w:rsidP="009D1437">
      <w:pPr>
        <w:rPr>
          <w:lang w:eastAsia="x-none"/>
        </w:rPr>
      </w:pPr>
      <w:r>
        <w:rPr>
          <w:lang w:eastAsia="x-none"/>
        </w:rPr>
        <w:t>Cấu trúc chuỗi XML trả về:</w:t>
      </w:r>
    </w:p>
    <w:p w14:paraId="4B67FFDD"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color w:val="0000FF"/>
          <w:sz w:val="20"/>
          <w:szCs w:val="20"/>
        </w:rPr>
        <w:t>&lt;Invoices&gt;</w:t>
      </w:r>
    </w:p>
    <w:p w14:paraId="6FCF9A72"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0A650D77"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&lt;key&gt;</w:t>
      </w:r>
      <w:r w:rsidRPr="00193CC8">
        <w:rPr>
          <w:rFonts w:ascii="Courier New" w:hAnsi="Courier New" w:cs="Courier New"/>
          <w:b/>
          <w:bCs/>
          <w:color w:val="000000"/>
          <w:sz w:val="20"/>
          <w:szCs w:val="20"/>
        </w:rPr>
        <w:t>123</w:t>
      </w:r>
      <w:r w:rsidRPr="00193CC8">
        <w:rPr>
          <w:rFonts w:ascii="Courier New" w:hAnsi="Courier New" w:cs="Courier New"/>
          <w:color w:val="0000FF"/>
          <w:sz w:val="20"/>
          <w:szCs w:val="20"/>
        </w:rPr>
        <w:t>&lt;/key&gt;</w:t>
      </w:r>
    </w:p>
    <w:p w14:paraId="61C2400E"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&lt;idInv&gt;</w:t>
      </w:r>
      <w:r w:rsidRPr="00193CC8">
        <w:rPr>
          <w:rFonts w:ascii="Courier New" w:hAnsi="Courier New" w:cs="Courier New"/>
          <w:b/>
          <w:bCs/>
          <w:color w:val="000000"/>
          <w:sz w:val="20"/>
          <w:szCs w:val="20"/>
        </w:rPr>
        <w:t>128668</w:t>
      </w:r>
      <w:r w:rsidRPr="00193CC8">
        <w:rPr>
          <w:rFonts w:ascii="Courier New" w:hAnsi="Courier New" w:cs="Courier New"/>
          <w:color w:val="0000FF"/>
          <w:sz w:val="20"/>
          <w:szCs w:val="20"/>
        </w:rPr>
        <w:t>&lt;/idInv&gt;</w:t>
      </w:r>
    </w:p>
    <w:p w14:paraId="74205145"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&lt;hashValue&gt;</w:t>
      </w:r>
      <w:r w:rsidRPr="00193CC8">
        <w:rPr>
          <w:rFonts w:ascii="Courier New" w:hAnsi="Courier New" w:cs="Courier New"/>
          <w:b/>
          <w:bCs/>
          <w:color w:val="000000"/>
          <w:sz w:val="20"/>
          <w:szCs w:val="20"/>
        </w:rPr>
        <w:t>rKdYgeYc7CYLOhjfNFDZ8nBaWjA=</w:t>
      </w:r>
      <w:r w:rsidRPr="00193CC8">
        <w:rPr>
          <w:rFonts w:ascii="Courier New" w:hAnsi="Courier New" w:cs="Courier New"/>
          <w:color w:val="0000FF"/>
          <w:sz w:val="20"/>
          <w:szCs w:val="20"/>
        </w:rPr>
        <w:t>&lt;/hashValue&gt;</w:t>
      </w:r>
    </w:p>
    <w:p w14:paraId="16DAAB65" w14:textId="71821795"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&lt;pattern&gt;</w:t>
      </w:r>
      <w:r w:rsidR="00567FDB">
        <w:rPr>
          <w:rFonts w:ascii="Courier New" w:hAnsi="Courier New" w:cs="Courier New"/>
          <w:b/>
          <w:bCs/>
          <w:color w:val="000000"/>
          <w:sz w:val="20"/>
          <w:szCs w:val="20"/>
        </w:rPr>
        <w:t>03/TNCN</w:t>
      </w:r>
      <w:r w:rsidR="00567FDB" w:rsidRPr="00193CC8">
        <w:rPr>
          <w:rFonts w:ascii="Courier New" w:hAnsi="Courier New" w:cs="Courier New"/>
          <w:b/>
          <w:bCs/>
          <w:color w:val="000000"/>
          <w:sz w:val="20"/>
          <w:szCs w:val="20"/>
        </w:rPr>
        <w:t>/001</w:t>
      </w:r>
      <w:r w:rsidRPr="00193CC8">
        <w:rPr>
          <w:rFonts w:ascii="Courier New" w:hAnsi="Courier New" w:cs="Courier New"/>
          <w:color w:val="0000FF"/>
          <w:sz w:val="20"/>
          <w:szCs w:val="20"/>
        </w:rPr>
        <w:t>&lt;/pattern&gt;</w:t>
      </w:r>
    </w:p>
    <w:p w14:paraId="5DEE07BF" w14:textId="148EE83B"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&lt;serial&gt;</w:t>
      </w:r>
      <w:r w:rsidR="00567FDB">
        <w:rPr>
          <w:rFonts w:ascii="Courier New" w:hAnsi="Courier New" w:cs="Courier New"/>
          <w:b/>
          <w:bCs/>
          <w:color w:val="000000"/>
          <w:sz w:val="20"/>
          <w:szCs w:val="20"/>
        </w:rPr>
        <w:t>CT/25E</w:t>
      </w:r>
      <w:r w:rsidRPr="00193CC8">
        <w:rPr>
          <w:rFonts w:ascii="Courier New" w:hAnsi="Courier New" w:cs="Courier New"/>
          <w:color w:val="0000FF"/>
          <w:sz w:val="20"/>
          <w:szCs w:val="20"/>
        </w:rPr>
        <w:t>&lt;/serial&gt;</w:t>
      </w:r>
    </w:p>
    <w:p w14:paraId="0FAC2439"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59F65F85"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5BBB4FBA"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&lt;key&gt;</w:t>
      </w:r>
      <w:r w:rsidRPr="00193CC8">
        <w:rPr>
          <w:rFonts w:ascii="Courier New" w:hAnsi="Courier New" w:cs="Courier New"/>
          <w:b/>
          <w:bCs/>
          <w:color w:val="000000"/>
          <w:sz w:val="20"/>
          <w:szCs w:val="20"/>
        </w:rPr>
        <w:t>456</w:t>
      </w:r>
      <w:r w:rsidRPr="00193CC8">
        <w:rPr>
          <w:rFonts w:ascii="Courier New" w:hAnsi="Courier New" w:cs="Courier New"/>
          <w:color w:val="0000FF"/>
          <w:sz w:val="20"/>
          <w:szCs w:val="20"/>
        </w:rPr>
        <w:t>&lt;/key&gt;</w:t>
      </w:r>
    </w:p>
    <w:p w14:paraId="3BEE6751"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&lt;idInv&gt;</w:t>
      </w:r>
      <w:r w:rsidRPr="00193CC8">
        <w:rPr>
          <w:rFonts w:ascii="Courier New" w:hAnsi="Courier New" w:cs="Courier New"/>
          <w:b/>
          <w:bCs/>
          <w:color w:val="000000"/>
          <w:sz w:val="20"/>
          <w:szCs w:val="20"/>
        </w:rPr>
        <w:t>128923</w:t>
      </w:r>
      <w:r w:rsidRPr="00193CC8">
        <w:rPr>
          <w:rFonts w:ascii="Courier New" w:hAnsi="Courier New" w:cs="Courier New"/>
          <w:color w:val="0000FF"/>
          <w:sz w:val="20"/>
          <w:szCs w:val="20"/>
        </w:rPr>
        <w:t>&lt;/idInv&gt;</w:t>
      </w:r>
    </w:p>
    <w:p w14:paraId="43FE529C"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&lt;hashValue&gt;</w:t>
      </w:r>
      <w:r w:rsidRPr="00193CC8">
        <w:rPr>
          <w:rFonts w:ascii="Courier New" w:hAnsi="Courier New" w:cs="Courier New"/>
          <w:b/>
          <w:bCs/>
          <w:color w:val="000000"/>
          <w:sz w:val="20"/>
          <w:szCs w:val="20"/>
        </w:rPr>
        <w:t>2p60p82YQhqjMHG9t/toIaLfENQ=</w:t>
      </w:r>
      <w:r w:rsidRPr="00193CC8">
        <w:rPr>
          <w:rFonts w:ascii="Courier New" w:hAnsi="Courier New" w:cs="Courier New"/>
          <w:color w:val="0000FF"/>
          <w:sz w:val="20"/>
          <w:szCs w:val="20"/>
        </w:rPr>
        <w:t>&lt;/hashValue&gt;</w:t>
      </w:r>
    </w:p>
    <w:p w14:paraId="0EB40FC1" w14:textId="626281A9"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&lt;pattern&gt;</w:t>
      </w:r>
      <w:r w:rsidR="00567FDB">
        <w:rPr>
          <w:rFonts w:ascii="Courier New" w:hAnsi="Courier New" w:cs="Courier New"/>
          <w:b/>
          <w:bCs/>
          <w:color w:val="000000"/>
          <w:sz w:val="20"/>
          <w:szCs w:val="20"/>
        </w:rPr>
        <w:t>03/TNCN</w:t>
      </w:r>
      <w:r w:rsidR="00567FDB" w:rsidRPr="00193CC8">
        <w:rPr>
          <w:rFonts w:ascii="Courier New" w:hAnsi="Courier New" w:cs="Courier New"/>
          <w:b/>
          <w:bCs/>
          <w:color w:val="000000"/>
          <w:sz w:val="20"/>
          <w:szCs w:val="20"/>
        </w:rPr>
        <w:t>/001</w:t>
      </w:r>
      <w:r w:rsidRPr="00193CC8">
        <w:rPr>
          <w:rFonts w:ascii="Courier New" w:hAnsi="Courier New" w:cs="Courier New"/>
          <w:color w:val="0000FF"/>
          <w:sz w:val="20"/>
          <w:szCs w:val="20"/>
        </w:rPr>
        <w:t>&lt;/pattern&gt;</w:t>
      </w:r>
    </w:p>
    <w:p w14:paraId="2CCD13DD" w14:textId="199E6990"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&lt;serial&gt;</w:t>
      </w:r>
      <w:r w:rsidR="00567FDB">
        <w:rPr>
          <w:rFonts w:ascii="Courier New" w:hAnsi="Courier New" w:cs="Courier New"/>
          <w:b/>
          <w:bCs/>
          <w:color w:val="000000"/>
          <w:sz w:val="20"/>
          <w:szCs w:val="20"/>
        </w:rPr>
        <w:t>CT/25E</w:t>
      </w:r>
      <w:r w:rsidRPr="00193CC8">
        <w:rPr>
          <w:rFonts w:ascii="Courier New" w:hAnsi="Courier New" w:cs="Courier New"/>
          <w:color w:val="0000FF"/>
          <w:sz w:val="20"/>
          <w:szCs w:val="20"/>
        </w:rPr>
        <w:t>&lt;/serial&gt;</w:t>
      </w:r>
    </w:p>
    <w:p w14:paraId="527FDA54"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0DE7A894" w14:textId="77777777" w:rsidR="009D1437" w:rsidRDefault="009D1437" w:rsidP="009D1437">
      <w:pPr>
        <w:shd w:val="clear" w:color="auto" w:fill="FFFFFF"/>
        <w:rPr>
          <w:rFonts w:ascii="Courier New" w:hAnsi="Courier New" w:cs="Courier New"/>
          <w:color w:val="0000FF"/>
          <w:sz w:val="20"/>
          <w:szCs w:val="20"/>
        </w:rPr>
      </w:pPr>
      <w:r w:rsidRPr="00193CC8">
        <w:rPr>
          <w:rFonts w:ascii="Courier New" w:hAnsi="Courier New" w:cs="Courier New"/>
          <w:color w:val="0000FF"/>
          <w:sz w:val="20"/>
          <w:szCs w:val="20"/>
        </w:rPr>
        <w:t>&lt;/Invoices&gt;</w:t>
      </w:r>
    </w:p>
    <w:p w14:paraId="0B3AE400" w14:textId="77777777" w:rsidR="009D1437" w:rsidRPr="00193CC8" w:rsidRDefault="009D1437" w:rsidP="009D1437">
      <w:pPr>
        <w:shd w:val="clear" w:color="auto" w:fill="FFFFFF"/>
        <w:rPr>
          <w:rFonts w:ascii="Courier New" w:hAnsi="Courier New" w:cs="Courier New"/>
          <w:b/>
          <w:bCs/>
          <w:color w:val="000000"/>
          <w:sz w:val="20"/>
          <w:szCs w:val="20"/>
        </w:rPr>
      </w:pPr>
    </w:p>
    <w:p w14:paraId="6D498A3F" w14:textId="77777777" w:rsidR="009D1437" w:rsidRDefault="009D1437" w:rsidP="009D1437">
      <w:pPr>
        <w:rPr>
          <w:szCs w:val="28"/>
        </w:rPr>
      </w:pPr>
      <w:r>
        <w:rPr>
          <w:szCs w:val="28"/>
        </w:rPr>
        <w:t xml:space="preserve">Trong đó: </w:t>
      </w:r>
      <w:r>
        <w:rPr>
          <w:szCs w:val="28"/>
        </w:rPr>
        <w:tab/>
        <w:t xml:space="preserve">            tag </w:t>
      </w:r>
      <w:r w:rsidRPr="00735530">
        <w:rPr>
          <w:rFonts w:ascii="Consolas" w:hAnsi="Consolas" w:cs="Consolas"/>
          <w:color w:val="0000FF"/>
          <w:sz w:val="19"/>
          <w:szCs w:val="19"/>
          <w:highlight w:val="white"/>
        </w:rPr>
        <w:t>&lt;key&gt;</w:t>
      </w:r>
      <w:r>
        <w:rPr>
          <w:szCs w:val="28"/>
        </w:rPr>
        <w:t>: fkey</w:t>
      </w:r>
    </w:p>
    <w:p w14:paraId="39498035" w14:textId="77777777" w:rsidR="009D1437" w:rsidRPr="00735530" w:rsidRDefault="009D1437" w:rsidP="009D143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&lt;idInv&gt;</w:t>
      </w:r>
      <w:r w:rsidRPr="00735530">
        <w:rPr>
          <w:szCs w:val="28"/>
        </w:rPr>
        <w:t xml:space="preserve">: id </w:t>
      </w:r>
      <w:r>
        <w:rPr>
          <w:szCs w:val="28"/>
        </w:rPr>
        <w:t>chứng từ</w:t>
      </w:r>
      <w:r w:rsidRPr="00735530">
        <w:rPr>
          <w:szCs w:val="28"/>
        </w:rPr>
        <w:t xml:space="preserve"> trên hệ thống vnpt</w:t>
      </w:r>
    </w:p>
    <w:p w14:paraId="53C84BB1" w14:textId="77777777" w:rsidR="009D1437" w:rsidRPr="00735530" w:rsidRDefault="009D1437" w:rsidP="009D1437">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&lt;hashValue&gt;</w:t>
      </w:r>
      <w:r w:rsidRPr="00735530">
        <w:rPr>
          <w:szCs w:val="28"/>
        </w:rPr>
        <w:t xml:space="preserve">: </w:t>
      </w:r>
      <w:r>
        <w:rPr>
          <w:szCs w:val="28"/>
        </w:rPr>
        <w:t xml:space="preserve"> chuỗi hash</w:t>
      </w:r>
    </w:p>
    <w:p w14:paraId="460CA85B" w14:textId="77777777" w:rsidR="009D1437" w:rsidRDefault="009D1437" w:rsidP="009D1437">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&lt;pattern&gt;</w:t>
      </w:r>
      <w:r w:rsidRPr="00735530">
        <w:rPr>
          <w:szCs w:val="28"/>
        </w:rPr>
        <w:t>:</w:t>
      </w:r>
      <w:r>
        <w:rPr>
          <w:szCs w:val="28"/>
        </w:rPr>
        <w:t xml:space="preserve"> mẫu số</w:t>
      </w:r>
    </w:p>
    <w:p w14:paraId="6EA389D7" w14:textId="77777777" w:rsidR="009D1437" w:rsidRPr="00193CC8" w:rsidRDefault="009D1437" w:rsidP="009D143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&lt;serial&gt;</w:t>
      </w:r>
      <w:r>
        <w:rPr>
          <w:szCs w:val="28"/>
        </w:rPr>
        <w:t>: ký hiệu</w:t>
      </w:r>
    </w:p>
    <w:p w14:paraId="12EBF4B2" w14:textId="77777777" w:rsidR="009D1437" w:rsidRPr="008E3746" w:rsidRDefault="009D1437" w:rsidP="009D1437">
      <w:pPr>
        <w:rPr>
          <w:lang w:eastAsia="x-none"/>
        </w:rPr>
      </w:pPr>
    </w:p>
    <w:p w14:paraId="0117003F" w14:textId="77777777" w:rsidR="009D1437" w:rsidRPr="00000ECB" w:rsidRDefault="009D1437" w:rsidP="00480762">
      <w:pPr>
        <w:pStyle w:val="Heading3"/>
      </w:pPr>
      <w:r>
        <w:t xml:space="preserve"> </w:t>
      </w:r>
      <w:bookmarkStart w:id="1404" w:name="_Toc198045381"/>
      <w:r>
        <w:t>Gửi phát hành chứng từ sử dụng smartCA(bước 2)</w:t>
      </w:r>
      <w:bookmarkEnd w:id="1404"/>
    </w:p>
    <w:p w14:paraId="6A713179" w14:textId="77777777" w:rsidR="009D1437" w:rsidRPr="00593BE8" w:rsidRDefault="009D1437" w:rsidP="009D1437">
      <w:pPr>
        <w:pStyle w:val="N"/>
      </w:pPr>
      <w:r w:rsidRPr="00593BE8">
        <w:t>URL</w:t>
      </w:r>
    </w:p>
    <w:p w14:paraId="1383DED4" w14:textId="77777777" w:rsidR="009D1437" w:rsidRDefault="009D1437" w:rsidP="009D1437">
      <w:pPr>
        <w:pStyle w:val="N"/>
      </w:pPr>
      <w:r>
        <w:tab/>
      </w:r>
      <w:r w:rsidRPr="00007702">
        <w:t xml:space="preserve"> </w:t>
      </w:r>
      <w:r>
        <w:t>s</w:t>
      </w:r>
      <w:r w:rsidRPr="00EB3AC8">
        <w:t xml:space="preserve">tring </w:t>
      </w:r>
      <w:r w:rsidRPr="008E3746">
        <w:rPr>
          <w:b/>
        </w:rPr>
        <w:t xml:space="preserve">PublishCTTSmartCA </w:t>
      </w:r>
      <w:r w:rsidRPr="00EB3AC8">
        <w:t>(string Account, string ACpass, string xmlInvData, string username, string password, string pattern = "", string serial = "").</w:t>
      </w:r>
    </w:p>
    <w:p w14:paraId="45083139" w14:textId="77777777" w:rsidR="009D1437" w:rsidRPr="00593BE8" w:rsidRDefault="009D1437" w:rsidP="009D1437">
      <w:pPr>
        <w:pStyle w:val="N"/>
      </w:pPr>
      <w:r w:rsidRPr="00593BE8">
        <w:lastRenderedPageBreak/>
        <w:t>DESCRIPTION</w:t>
      </w:r>
    </w:p>
    <w:p w14:paraId="6655391D" w14:textId="77777777" w:rsidR="009D1437" w:rsidRPr="007C1EEB" w:rsidRDefault="009D1437" w:rsidP="009D1437">
      <w:pPr>
        <w:pStyle w:val="N"/>
      </w:pPr>
      <w:r>
        <w:tab/>
        <w:t>Đây là web service cho phép phát hành chứng từ với các hệ thống sử dụng SmartCA, sau khi thực hiện gọi hàm Lấy giá trị Hash ở bước 1 (</w:t>
      </w:r>
      <w:r>
        <w:rPr>
          <w:b/>
        </w:rPr>
        <w:t>4.1.4</w:t>
      </w:r>
      <w:r>
        <w:t>)</w:t>
      </w:r>
    </w:p>
    <w:p w14:paraId="6E7CEC77" w14:textId="77777777" w:rsidR="009D1437" w:rsidRPr="00007702" w:rsidRDefault="009D1437" w:rsidP="009D1437">
      <w:pPr>
        <w:pStyle w:val="N"/>
      </w:pPr>
      <w:r w:rsidRPr="00663B3E">
        <w:t>HTTP METHOD</w:t>
      </w:r>
    </w:p>
    <w:p w14:paraId="498896C1" w14:textId="77777777" w:rsidR="009D1437" w:rsidRPr="00007702" w:rsidRDefault="009D1437" w:rsidP="009D1437">
      <w:pPr>
        <w:pStyle w:val="N"/>
        <w:rPr>
          <w:b/>
        </w:rPr>
      </w:pPr>
      <w:r w:rsidRPr="00610AFD">
        <w:tab/>
      </w:r>
      <w:r w:rsidRPr="00610AFD">
        <w:tab/>
        <w:t>POST</w:t>
      </w:r>
    </w:p>
    <w:p w14:paraId="180C37F7" w14:textId="77777777" w:rsidR="009D1437" w:rsidRPr="00610AFD" w:rsidRDefault="009D1437" w:rsidP="009D1437">
      <w:pPr>
        <w:pStyle w:val="N"/>
      </w:pPr>
      <w:r w:rsidRPr="00610AFD">
        <w:t>REQUEST BODY</w:t>
      </w:r>
    </w:p>
    <w:p w14:paraId="27CBCE02"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 xml:space="preserve">Tài khoản được cấp phát cho nhân viên gọi lệnh phát hành </w:t>
      </w:r>
      <w:r>
        <w:rPr>
          <w:rFonts w:eastAsia="Calibri"/>
        </w:rPr>
        <w:t>chứng từ</w:t>
      </w:r>
    </w:p>
    <w:p w14:paraId="50AADCF2" w14:textId="77777777" w:rsidR="009D1437" w:rsidRPr="000D3AC0"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45EB0EEC" w14:textId="77777777" w:rsidR="009D1437" w:rsidRPr="000D3AC0" w:rsidRDefault="009D1437" w:rsidP="009D1437">
      <w:pPr>
        <w:pStyle w:val="ListParagraph"/>
        <w:numPr>
          <w:ilvl w:val="0"/>
          <w:numId w:val="2"/>
        </w:numPr>
        <w:spacing w:after="0" w:line="360" w:lineRule="auto"/>
        <w:ind w:left="1080"/>
        <w:jc w:val="both"/>
        <w:rPr>
          <w:rFonts w:eastAsia="Calibri"/>
          <w:b/>
          <w:u w:val="single"/>
        </w:rPr>
      </w:pPr>
      <w:r w:rsidRPr="000D3AC0">
        <w:rPr>
          <w:b/>
          <w:color w:val="000000"/>
          <w:highlight w:val="white"/>
        </w:rPr>
        <w:t>xmlInvData</w:t>
      </w:r>
      <w:r w:rsidRPr="000D3AC0">
        <w:rPr>
          <w:color w:val="000000"/>
        </w:rPr>
        <w:t xml:space="preserve">: chuỗi xml dữ liệu ký hash hóa </w:t>
      </w:r>
    </w:p>
    <w:p w14:paraId="65A859DC"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mẫu số</w:t>
      </w:r>
      <w:r>
        <w:rPr>
          <w:color w:val="000000"/>
        </w:rPr>
        <w:t xml:space="preserve"> chứng từ</w:t>
      </w:r>
    </w:p>
    <w:p w14:paraId="068C3CDE" w14:textId="77777777" w:rsidR="009D1437" w:rsidRPr="00761E77"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serial</w:t>
      </w:r>
      <w:r w:rsidRPr="005A1839">
        <w:rPr>
          <w:color w:val="000000"/>
        </w:rPr>
        <w:t>: ký hiệu</w:t>
      </w:r>
      <w:r>
        <w:rPr>
          <w:color w:val="000000"/>
        </w:rPr>
        <w:t xml:space="preserve"> chứng từ</w:t>
      </w:r>
    </w:p>
    <w:p w14:paraId="4D07D25C" w14:textId="77777777" w:rsidR="009D1437" w:rsidRPr="00761E77"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 xml:space="preserve">convert: </w:t>
      </w:r>
      <w:r w:rsidRPr="009372AD">
        <w:rPr>
          <w:rFonts w:eastAsia="Calibri"/>
        </w:rPr>
        <w:t>Mặc đị</w:t>
      </w:r>
      <w:r>
        <w:rPr>
          <w:rFonts w:eastAsia="Calibri"/>
        </w:rPr>
        <w:t>nh là 0 (</w:t>
      </w:r>
      <w:r w:rsidRPr="009372AD">
        <w:rPr>
          <w:rFonts w:eastAsia="Calibri"/>
        </w:rPr>
        <w:t>0 – Không cần convert từ</w:t>
      </w:r>
      <w:r>
        <w:rPr>
          <w:rFonts w:eastAsia="Calibri"/>
        </w:rPr>
        <w:t xml:space="preserve"> TCVN3 sang Unicode / </w:t>
      </w:r>
      <w:r w:rsidRPr="009372AD">
        <w:rPr>
          <w:rFonts w:eastAsia="Calibri"/>
        </w:rPr>
        <w:t>1- Cần convert từ</w:t>
      </w:r>
      <w:r>
        <w:rPr>
          <w:rFonts w:eastAsia="Calibri"/>
        </w:rPr>
        <w:t xml:space="preserve"> TCVN3 sang Unicode)</w:t>
      </w:r>
    </w:p>
    <w:p w14:paraId="401DF8BA" w14:textId="77777777" w:rsidR="009D1437" w:rsidRPr="005A1839" w:rsidRDefault="009D1437" w:rsidP="009D1437">
      <w:pPr>
        <w:pStyle w:val="ListParagraph"/>
        <w:spacing w:after="0" w:line="360" w:lineRule="auto"/>
        <w:ind w:left="1080"/>
        <w:jc w:val="both"/>
        <w:rPr>
          <w:rFonts w:eastAsia="Calibri"/>
          <w:b/>
          <w:u w:val="single"/>
        </w:rPr>
      </w:pPr>
    </w:p>
    <w:p w14:paraId="58DBC139"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4950"/>
        <w:gridCol w:w="1885"/>
      </w:tblGrid>
      <w:tr w:rsidR="009D1437" w:rsidRPr="00660ABB" w14:paraId="3EF5D838"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F2F2F2"/>
          </w:tcPr>
          <w:p w14:paraId="019096C1" w14:textId="77777777" w:rsidR="009D1437" w:rsidRPr="00660ABB" w:rsidRDefault="009D1437" w:rsidP="00616EC4">
            <w:pPr>
              <w:pStyle w:val="ListParagraph"/>
            </w:pPr>
            <w:r>
              <w:t>Kết 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14:paraId="22F424EF" w14:textId="77777777" w:rsidR="009D1437" w:rsidRPr="00660ABB" w:rsidRDefault="009D1437" w:rsidP="00616EC4">
            <w:pPr>
              <w:pStyle w:val="ListParagraph"/>
            </w:pPr>
            <w:r w:rsidRPr="00660ABB">
              <w:t>Mô 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14:paraId="0B39AEDC" w14:textId="77777777" w:rsidR="009D1437" w:rsidRPr="00660ABB" w:rsidRDefault="009D1437" w:rsidP="00616EC4">
            <w:pPr>
              <w:pStyle w:val="ListParagraph"/>
            </w:pPr>
            <w:r>
              <w:t>Ghi chú</w:t>
            </w:r>
          </w:p>
        </w:tc>
      </w:tr>
      <w:tr w:rsidR="009D1437" w:rsidRPr="00660ABB" w14:paraId="016CD912" w14:textId="77777777" w:rsidTr="00616EC4">
        <w:tc>
          <w:tcPr>
            <w:tcW w:w="2430" w:type="dxa"/>
            <w:tcBorders>
              <w:top w:val="single" w:sz="4" w:space="0" w:color="2E74B5"/>
              <w:left w:val="single" w:sz="4" w:space="0" w:color="2E74B5"/>
              <w:right w:val="single" w:sz="4" w:space="0" w:color="2E74B5"/>
            </w:tcBorders>
            <w:shd w:val="clear" w:color="auto" w:fill="auto"/>
          </w:tcPr>
          <w:p w14:paraId="7874B791" w14:textId="77777777" w:rsidR="009D1437" w:rsidRPr="009372AD" w:rsidRDefault="009D1437" w:rsidP="00616EC4">
            <w:pPr>
              <w:autoSpaceDE w:val="0"/>
              <w:autoSpaceDN w:val="0"/>
              <w:adjustRightInd w:val="0"/>
              <w:rPr>
                <w:rFonts w:eastAsia="Calibri"/>
                <w:sz w:val="19"/>
                <w:szCs w:val="19"/>
              </w:rPr>
            </w:pPr>
            <w:r w:rsidRPr="009372AD">
              <w:rPr>
                <w:rFonts w:eastAsia="Calibri"/>
              </w:rPr>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0B32851" w14:textId="77777777" w:rsidR="009D1437" w:rsidRPr="009372AD" w:rsidRDefault="009D1437" w:rsidP="00616EC4">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 phát hành chứng từ</w:t>
            </w:r>
          </w:p>
        </w:tc>
        <w:tc>
          <w:tcPr>
            <w:tcW w:w="1885" w:type="dxa"/>
            <w:tcBorders>
              <w:top w:val="single" w:sz="4" w:space="0" w:color="2E74B5"/>
              <w:left w:val="single" w:sz="4" w:space="0" w:color="2E74B5"/>
              <w:bottom w:val="single" w:sz="4" w:space="0" w:color="2E74B5"/>
              <w:right w:val="single" w:sz="4" w:space="0" w:color="2E74B5"/>
            </w:tcBorders>
          </w:tcPr>
          <w:p w14:paraId="641E81F7" w14:textId="77777777" w:rsidR="009D1437" w:rsidRPr="009372AD" w:rsidRDefault="009D1437" w:rsidP="00616EC4">
            <w:pPr>
              <w:pStyle w:val="ListParagraph"/>
              <w:ind w:left="0"/>
              <w:jc w:val="both"/>
            </w:pPr>
          </w:p>
        </w:tc>
      </w:tr>
      <w:tr w:rsidR="009D1437" w:rsidRPr="00660ABB" w14:paraId="5FD79149"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47D03013" w14:textId="77777777" w:rsidR="009D1437" w:rsidRPr="009372AD" w:rsidRDefault="009D1437" w:rsidP="00616EC4">
            <w:pPr>
              <w:autoSpaceDE w:val="0"/>
              <w:autoSpaceDN w:val="0"/>
              <w:adjustRightInd w:val="0"/>
              <w:rPr>
                <w:rFonts w:eastAsia="Calibri"/>
              </w:rPr>
            </w:pPr>
            <w:r w:rsidRPr="00E22984">
              <w:rPr>
                <w:rFonts w:eastAsia="Calibri"/>
              </w:rPr>
              <w:t>ERR:21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18D12D03" w14:textId="77777777" w:rsidR="009D1437" w:rsidRPr="009372AD" w:rsidRDefault="009D1437" w:rsidP="00616EC4">
            <w:pPr>
              <w:rPr>
                <w:rFonts w:eastAsia="Calibri"/>
              </w:rPr>
            </w:pPr>
            <w:r>
              <w:rPr>
                <w:rFonts w:eastAsia="Calibri"/>
              </w:rPr>
              <w:t>Không tìm thấy công ty hoặc tài khoản không tồn tại</w:t>
            </w:r>
          </w:p>
        </w:tc>
        <w:tc>
          <w:tcPr>
            <w:tcW w:w="1885" w:type="dxa"/>
            <w:tcBorders>
              <w:top w:val="single" w:sz="4" w:space="0" w:color="2E74B5"/>
              <w:left w:val="single" w:sz="4" w:space="0" w:color="2E74B5"/>
              <w:bottom w:val="single" w:sz="4" w:space="0" w:color="2E74B5"/>
              <w:right w:val="single" w:sz="4" w:space="0" w:color="2E74B5"/>
            </w:tcBorders>
          </w:tcPr>
          <w:p w14:paraId="2BB87E71" w14:textId="77777777" w:rsidR="009D1437" w:rsidRPr="009372AD" w:rsidRDefault="009D1437" w:rsidP="00616EC4">
            <w:pPr>
              <w:jc w:val="both"/>
            </w:pPr>
          </w:p>
        </w:tc>
      </w:tr>
      <w:tr w:rsidR="009D1437" w:rsidRPr="00660ABB" w14:paraId="1C6B7E85"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BED8E5C" w14:textId="77777777" w:rsidR="009D1437" w:rsidRPr="009372AD" w:rsidRDefault="009D1437" w:rsidP="00616EC4">
            <w:pPr>
              <w:autoSpaceDE w:val="0"/>
              <w:autoSpaceDN w:val="0"/>
              <w:adjustRightInd w:val="0"/>
              <w:rPr>
                <w:rFonts w:eastAsia="Calibri"/>
              </w:rPr>
            </w:pPr>
            <w:r w:rsidRPr="00E22984">
              <w:rPr>
                <w:rFonts w:eastAsia="Calibri"/>
              </w:rPr>
              <w:t>ERR:22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137B4E65" w14:textId="77777777" w:rsidR="009D1437" w:rsidRPr="009372AD" w:rsidRDefault="009D1437" w:rsidP="00616EC4">
            <w:pPr>
              <w:rPr>
                <w:rFonts w:eastAsia="Calibri"/>
              </w:rPr>
            </w:pPr>
            <w:r>
              <w:rPr>
                <w:rFonts w:eastAsia="Calibri"/>
              </w:rPr>
              <w:t>Công ty chưa đăng ký chứng thư số</w:t>
            </w:r>
          </w:p>
        </w:tc>
        <w:tc>
          <w:tcPr>
            <w:tcW w:w="1885" w:type="dxa"/>
            <w:tcBorders>
              <w:top w:val="single" w:sz="4" w:space="0" w:color="2E74B5"/>
              <w:left w:val="single" w:sz="4" w:space="0" w:color="2E74B5"/>
              <w:bottom w:val="single" w:sz="4" w:space="0" w:color="2E74B5"/>
              <w:right w:val="single" w:sz="4" w:space="0" w:color="2E74B5"/>
            </w:tcBorders>
          </w:tcPr>
          <w:p w14:paraId="7C7B2C9D" w14:textId="77777777" w:rsidR="009D1437" w:rsidRPr="009372AD" w:rsidRDefault="009D1437" w:rsidP="00616EC4">
            <w:pPr>
              <w:pStyle w:val="ListParagraph"/>
              <w:ind w:left="0"/>
              <w:jc w:val="both"/>
            </w:pPr>
          </w:p>
        </w:tc>
      </w:tr>
      <w:tr w:rsidR="009D1437" w:rsidRPr="00660ABB" w14:paraId="3272FE54"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2E174FA" w14:textId="77777777" w:rsidR="009D1437" w:rsidRPr="009372AD" w:rsidRDefault="009D1437" w:rsidP="00616EC4">
            <w:pPr>
              <w:autoSpaceDE w:val="0"/>
              <w:autoSpaceDN w:val="0"/>
              <w:adjustRightInd w:val="0"/>
              <w:rPr>
                <w:rFonts w:eastAsia="Calibri"/>
              </w:rPr>
            </w:pPr>
            <w:r w:rsidRPr="00E22984">
              <w:rPr>
                <w:rFonts w:eastAsia="Calibri"/>
              </w:rPr>
              <w:t>ERR:28</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E5191A7" w14:textId="77777777" w:rsidR="009D1437" w:rsidRPr="009372AD" w:rsidRDefault="009D1437" w:rsidP="00616EC4">
            <w:pPr>
              <w:rPr>
                <w:rFonts w:eastAsia="Calibri"/>
              </w:rPr>
            </w:pPr>
            <w:r>
              <w:rPr>
                <w:rFonts w:eastAsia="Calibri"/>
              </w:rPr>
              <w:t>Chưa có thông tin chứng thư trong hệ thống</w:t>
            </w:r>
          </w:p>
        </w:tc>
        <w:tc>
          <w:tcPr>
            <w:tcW w:w="1885" w:type="dxa"/>
            <w:tcBorders>
              <w:top w:val="single" w:sz="4" w:space="0" w:color="2E74B5"/>
              <w:left w:val="single" w:sz="4" w:space="0" w:color="2E74B5"/>
              <w:bottom w:val="single" w:sz="4" w:space="0" w:color="2E74B5"/>
              <w:right w:val="single" w:sz="4" w:space="0" w:color="2E74B5"/>
            </w:tcBorders>
          </w:tcPr>
          <w:p w14:paraId="1A4DB705" w14:textId="77777777" w:rsidR="009D1437" w:rsidRPr="009372AD" w:rsidRDefault="009D1437" w:rsidP="00616EC4">
            <w:pPr>
              <w:pStyle w:val="ListParagraph"/>
              <w:ind w:left="0"/>
              <w:jc w:val="both"/>
            </w:pPr>
          </w:p>
        </w:tc>
      </w:tr>
      <w:tr w:rsidR="009D1437" w:rsidRPr="00660ABB" w14:paraId="0F5D1B5C"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093A93F" w14:textId="77777777" w:rsidR="009D1437" w:rsidRPr="009372AD" w:rsidRDefault="009D1437" w:rsidP="00616EC4">
            <w:pPr>
              <w:autoSpaceDE w:val="0"/>
              <w:autoSpaceDN w:val="0"/>
              <w:adjustRightInd w:val="0"/>
              <w:rPr>
                <w:rFonts w:eastAsia="Calibri"/>
              </w:rPr>
            </w:pPr>
            <w:r w:rsidRPr="00E22984">
              <w:rPr>
                <w:rFonts w:eastAsia="Calibri"/>
              </w:rPr>
              <w:t>ERR:24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BD0895D" w14:textId="77777777" w:rsidR="009D1437" w:rsidRPr="009372AD" w:rsidRDefault="009D1437" w:rsidP="00616EC4">
            <w:pPr>
              <w:rPr>
                <w:rFonts w:eastAsia="Calibri"/>
              </w:rPr>
            </w:pPr>
            <w:r>
              <w:rPr>
                <w:rFonts w:eastAsia="Calibri"/>
              </w:rPr>
              <w:t>Chứng thư truyền lên không đúng với chứng thư đăng ký trong hệ thống</w:t>
            </w:r>
          </w:p>
        </w:tc>
        <w:tc>
          <w:tcPr>
            <w:tcW w:w="1885" w:type="dxa"/>
            <w:tcBorders>
              <w:top w:val="single" w:sz="4" w:space="0" w:color="2E74B5"/>
              <w:left w:val="single" w:sz="4" w:space="0" w:color="2E74B5"/>
              <w:bottom w:val="single" w:sz="4" w:space="0" w:color="2E74B5"/>
              <w:right w:val="single" w:sz="4" w:space="0" w:color="2E74B5"/>
            </w:tcBorders>
          </w:tcPr>
          <w:p w14:paraId="4A328675" w14:textId="77777777" w:rsidR="009D1437" w:rsidRPr="009372AD" w:rsidRDefault="009D1437" w:rsidP="00616EC4">
            <w:pPr>
              <w:pStyle w:val="ListParagraph"/>
              <w:ind w:left="0"/>
              <w:jc w:val="both"/>
            </w:pPr>
          </w:p>
        </w:tc>
      </w:tr>
      <w:tr w:rsidR="009D1437" w:rsidRPr="00660ABB" w14:paraId="623DD0C9"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1EF5EA2" w14:textId="77777777" w:rsidR="009D1437" w:rsidRPr="009372AD" w:rsidRDefault="009D1437" w:rsidP="00616EC4">
            <w:pPr>
              <w:autoSpaceDE w:val="0"/>
              <w:autoSpaceDN w:val="0"/>
              <w:adjustRightInd w:val="0"/>
              <w:rPr>
                <w:rFonts w:eastAsia="Calibri"/>
              </w:rPr>
            </w:pPr>
            <w:r w:rsidRPr="00E22984">
              <w:rPr>
                <w:rFonts w:eastAsia="Calibri"/>
              </w:rPr>
              <w:t>ERR:27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570E27E5" w14:textId="77777777" w:rsidR="009D1437" w:rsidRPr="009372AD" w:rsidRDefault="009D1437" w:rsidP="00616EC4">
            <w:pPr>
              <w:pStyle w:val="ListParagraph"/>
              <w:spacing w:after="0" w:line="240" w:lineRule="auto"/>
              <w:ind w:left="0"/>
              <w:rPr>
                <w:rFonts w:eastAsia="Calibri"/>
              </w:rPr>
            </w:pPr>
            <w:r>
              <w:rPr>
                <w:rFonts w:eastAsia="Calibri"/>
              </w:rPr>
              <w:t>Chứng thư chưa đến thời điểm sử dụng</w:t>
            </w:r>
          </w:p>
        </w:tc>
        <w:tc>
          <w:tcPr>
            <w:tcW w:w="1885" w:type="dxa"/>
            <w:tcBorders>
              <w:top w:val="single" w:sz="4" w:space="0" w:color="2E74B5"/>
              <w:left w:val="single" w:sz="4" w:space="0" w:color="2E74B5"/>
              <w:bottom w:val="single" w:sz="4" w:space="0" w:color="2E74B5"/>
              <w:right w:val="single" w:sz="4" w:space="0" w:color="2E74B5"/>
            </w:tcBorders>
          </w:tcPr>
          <w:p w14:paraId="551D5B20" w14:textId="77777777" w:rsidR="009D1437" w:rsidRPr="009372AD" w:rsidRDefault="009D1437" w:rsidP="00616EC4">
            <w:pPr>
              <w:pStyle w:val="ListParagraph"/>
              <w:ind w:left="0"/>
              <w:jc w:val="both"/>
            </w:pPr>
          </w:p>
        </w:tc>
      </w:tr>
      <w:tr w:rsidR="009D1437" w:rsidRPr="00660ABB" w14:paraId="64316633"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787F9A04" w14:textId="77777777" w:rsidR="009D1437" w:rsidRPr="009372AD" w:rsidRDefault="009D1437" w:rsidP="00616EC4">
            <w:pPr>
              <w:autoSpaceDE w:val="0"/>
              <w:autoSpaceDN w:val="0"/>
              <w:adjustRightInd w:val="0"/>
              <w:rPr>
                <w:rFonts w:eastAsia="Calibri"/>
              </w:rPr>
            </w:pPr>
            <w:r w:rsidRPr="00E22984">
              <w:rPr>
                <w:rFonts w:eastAsia="Calibri"/>
              </w:rPr>
              <w:t>ERR:26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524473FA" w14:textId="77777777" w:rsidR="009D1437" w:rsidRPr="009372AD" w:rsidRDefault="009D1437" w:rsidP="00616EC4">
            <w:pPr>
              <w:pStyle w:val="ListParagraph"/>
              <w:spacing w:after="0" w:line="240" w:lineRule="auto"/>
              <w:ind w:left="0"/>
              <w:rPr>
                <w:rFonts w:eastAsia="Calibri"/>
              </w:rPr>
            </w:pPr>
            <w:r>
              <w:rPr>
                <w:rFonts w:eastAsia="Calibri"/>
              </w:rPr>
              <w:t>Chứng thư số hết hạn</w:t>
            </w:r>
          </w:p>
        </w:tc>
        <w:tc>
          <w:tcPr>
            <w:tcW w:w="1885" w:type="dxa"/>
            <w:tcBorders>
              <w:top w:val="single" w:sz="4" w:space="0" w:color="2E74B5"/>
              <w:left w:val="single" w:sz="4" w:space="0" w:color="2E74B5"/>
              <w:bottom w:val="single" w:sz="4" w:space="0" w:color="2E74B5"/>
              <w:right w:val="single" w:sz="4" w:space="0" w:color="2E74B5"/>
            </w:tcBorders>
          </w:tcPr>
          <w:p w14:paraId="272226A6" w14:textId="77777777" w:rsidR="009D1437" w:rsidRPr="009372AD" w:rsidRDefault="009D1437" w:rsidP="00616EC4">
            <w:pPr>
              <w:pStyle w:val="ListParagraph"/>
              <w:ind w:left="0"/>
              <w:jc w:val="both"/>
            </w:pPr>
          </w:p>
        </w:tc>
      </w:tr>
      <w:tr w:rsidR="009D1437" w:rsidRPr="00660ABB" w14:paraId="2F0E3DC0"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562A9FB2" w14:textId="77777777" w:rsidR="009D1437" w:rsidRPr="009372AD" w:rsidRDefault="009D1437" w:rsidP="00616EC4">
            <w:pPr>
              <w:autoSpaceDE w:val="0"/>
              <w:autoSpaceDN w:val="0"/>
              <w:adjustRightInd w:val="0"/>
              <w:rPr>
                <w:rFonts w:eastAsia="Calibri"/>
              </w:rPr>
            </w:pPr>
            <w:r w:rsidRPr="00E22984">
              <w:rPr>
                <w:rFonts w:eastAsia="Calibri"/>
              </w:rPr>
              <w:t>ERR:3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C3D6274" w14:textId="77777777" w:rsidR="009D1437" w:rsidRPr="009372AD" w:rsidRDefault="009D1437" w:rsidP="00616EC4">
            <w:pPr>
              <w:pStyle w:val="ListParagraph"/>
              <w:spacing w:after="0" w:line="240" w:lineRule="auto"/>
              <w:ind w:left="0"/>
              <w:rPr>
                <w:rFonts w:eastAsia="Calibri"/>
              </w:rPr>
            </w:pPr>
            <w:r w:rsidRPr="009372AD">
              <w:rPr>
                <w:rFonts w:eastAsia="Calibri"/>
              </w:rPr>
              <w:t>Dữ liệu xml đầu vào không đúng quy định</w:t>
            </w:r>
          </w:p>
        </w:tc>
        <w:tc>
          <w:tcPr>
            <w:tcW w:w="1885" w:type="dxa"/>
            <w:tcBorders>
              <w:top w:val="single" w:sz="4" w:space="0" w:color="2E74B5"/>
              <w:left w:val="single" w:sz="4" w:space="0" w:color="2E74B5"/>
              <w:bottom w:val="single" w:sz="4" w:space="0" w:color="2E74B5"/>
              <w:right w:val="single" w:sz="4" w:space="0" w:color="2E74B5"/>
            </w:tcBorders>
          </w:tcPr>
          <w:p w14:paraId="19F6E079" w14:textId="77777777" w:rsidR="009D1437" w:rsidRPr="009372AD" w:rsidRDefault="009D1437" w:rsidP="00616EC4">
            <w:pPr>
              <w:pStyle w:val="ListParagraph"/>
              <w:ind w:left="0"/>
              <w:jc w:val="both"/>
            </w:pPr>
          </w:p>
        </w:tc>
      </w:tr>
      <w:tr w:rsidR="009D1437" w:rsidRPr="00660ABB" w14:paraId="6F8AF946"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5063C6A4" w14:textId="77777777" w:rsidR="009D1437" w:rsidRPr="009372AD" w:rsidRDefault="009D1437" w:rsidP="00616EC4">
            <w:pPr>
              <w:autoSpaceDE w:val="0"/>
              <w:autoSpaceDN w:val="0"/>
              <w:adjustRightInd w:val="0"/>
              <w:rPr>
                <w:rFonts w:eastAsia="Calibri"/>
              </w:rPr>
            </w:pPr>
            <w:r w:rsidRPr="00E22984">
              <w:rPr>
                <w:rFonts w:eastAsia="Calibri"/>
              </w:rPr>
              <w:t>ERR:20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1EC85DE4" w14:textId="77777777" w:rsidR="009D1437" w:rsidRDefault="009D1437" w:rsidP="00616EC4">
            <w:pPr>
              <w:pStyle w:val="ListParagraph"/>
              <w:spacing w:after="0" w:line="240" w:lineRule="auto"/>
              <w:ind w:left="0"/>
              <w:rPr>
                <w:rFonts w:eastAsia="Calibri"/>
              </w:rPr>
            </w:pPr>
            <w:r>
              <w:t>Không tìm thấy dải chứng từ</w:t>
            </w:r>
          </w:p>
        </w:tc>
        <w:tc>
          <w:tcPr>
            <w:tcW w:w="1885" w:type="dxa"/>
            <w:tcBorders>
              <w:top w:val="single" w:sz="4" w:space="0" w:color="2E74B5"/>
              <w:left w:val="single" w:sz="4" w:space="0" w:color="2E74B5"/>
              <w:bottom w:val="single" w:sz="4" w:space="0" w:color="2E74B5"/>
              <w:right w:val="single" w:sz="4" w:space="0" w:color="2E74B5"/>
            </w:tcBorders>
          </w:tcPr>
          <w:p w14:paraId="07C6C547" w14:textId="77777777" w:rsidR="009D1437" w:rsidRPr="00731CD1" w:rsidRDefault="009D1437" w:rsidP="00616EC4">
            <w:pPr>
              <w:jc w:val="both"/>
            </w:pPr>
            <w:r>
              <w:t xml:space="preserve">Không tìm thấy dải chứng từ hoặc tài khoản </w:t>
            </w:r>
            <w:r>
              <w:lastRenderedPageBreak/>
              <w:t>phát hành không có quyền phát hành chứng từ trên dải chứng từ truyền lên.</w:t>
            </w:r>
          </w:p>
        </w:tc>
      </w:tr>
      <w:tr w:rsidR="009D1437" w:rsidRPr="00660ABB" w14:paraId="063514B0" w14:textId="77777777" w:rsidTr="00616EC4">
        <w:trPr>
          <w:trHeight w:val="368"/>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4189F362" w14:textId="77777777" w:rsidR="009D1437" w:rsidRPr="009372AD" w:rsidRDefault="009D1437" w:rsidP="00616EC4">
            <w:pPr>
              <w:autoSpaceDE w:val="0"/>
              <w:autoSpaceDN w:val="0"/>
              <w:adjustRightInd w:val="0"/>
              <w:rPr>
                <w:rFonts w:eastAsia="Calibri"/>
              </w:rPr>
            </w:pPr>
            <w:r w:rsidRPr="00E22984">
              <w:rPr>
                <w:rFonts w:eastAsia="Calibri"/>
              </w:rPr>
              <w:lastRenderedPageBreak/>
              <w:t>ERR:6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44AC14E" w14:textId="77777777" w:rsidR="009D1437" w:rsidRDefault="009D1437" w:rsidP="00616EC4">
            <w:pPr>
              <w:pStyle w:val="ListParagraph"/>
              <w:spacing w:after="0" w:line="240" w:lineRule="auto"/>
              <w:ind w:left="0"/>
              <w:rPr>
                <w:rFonts w:eastAsia="Calibri"/>
              </w:rPr>
            </w:pPr>
            <w:r>
              <w:rPr>
                <w:rFonts w:eastAsia="Calibri"/>
              </w:rPr>
              <w:t>Không còn đủ số lượng chứng từ để phát hành</w:t>
            </w:r>
          </w:p>
        </w:tc>
        <w:tc>
          <w:tcPr>
            <w:tcW w:w="1885" w:type="dxa"/>
            <w:tcBorders>
              <w:top w:val="single" w:sz="4" w:space="0" w:color="2E74B5"/>
              <w:left w:val="single" w:sz="4" w:space="0" w:color="2E74B5"/>
              <w:bottom w:val="single" w:sz="4" w:space="0" w:color="2E74B5"/>
              <w:right w:val="single" w:sz="4" w:space="0" w:color="2E74B5"/>
            </w:tcBorders>
          </w:tcPr>
          <w:p w14:paraId="22E6AAD9" w14:textId="77777777" w:rsidR="009D1437" w:rsidRPr="00731CD1" w:rsidRDefault="009D1437" w:rsidP="00616EC4">
            <w:pPr>
              <w:ind w:left="360"/>
              <w:jc w:val="both"/>
            </w:pPr>
          </w:p>
        </w:tc>
      </w:tr>
      <w:tr w:rsidR="009D1437" w:rsidRPr="00660ABB" w14:paraId="78D29414"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3D674CD9" w14:textId="77777777" w:rsidR="009D1437" w:rsidRPr="009372AD" w:rsidRDefault="009D1437" w:rsidP="00616EC4">
            <w:pPr>
              <w:autoSpaceDE w:val="0"/>
              <w:autoSpaceDN w:val="0"/>
              <w:adjustRightInd w:val="0"/>
              <w:rPr>
                <w:rFonts w:eastAsia="Calibri"/>
              </w:rPr>
            </w:pPr>
            <w:r w:rsidRPr="00E22984">
              <w:rPr>
                <w:rFonts w:eastAsia="Calibri"/>
              </w:rP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EFC016A" w14:textId="77777777" w:rsidR="009D1437" w:rsidRDefault="009D1437" w:rsidP="00616EC4">
            <w:pPr>
              <w:pStyle w:val="ListParagraph"/>
              <w:spacing w:after="0" w:line="240" w:lineRule="auto"/>
              <w:ind w:left="0"/>
              <w:rPr>
                <w:rFonts w:eastAsia="Calibri"/>
              </w:rPr>
            </w:pPr>
            <w:r>
              <w:t>Lô có số chứng từ vượt quá max cho phép</w:t>
            </w:r>
          </w:p>
        </w:tc>
        <w:tc>
          <w:tcPr>
            <w:tcW w:w="1885" w:type="dxa"/>
            <w:tcBorders>
              <w:top w:val="single" w:sz="4" w:space="0" w:color="2E74B5"/>
              <w:left w:val="single" w:sz="4" w:space="0" w:color="2E74B5"/>
              <w:bottom w:val="single" w:sz="4" w:space="0" w:color="2E74B5"/>
              <w:right w:val="single" w:sz="4" w:space="0" w:color="2E74B5"/>
            </w:tcBorders>
          </w:tcPr>
          <w:p w14:paraId="64CF1E84" w14:textId="77777777" w:rsidR="009D1437" w:rsidRPr="00731CD1" w:rsidRDefault="009D1437" w:rsidP="00616EC4">
            <w:pPr>
              <w:ind w:left="360"/>
              <w:jc w:val="both"/>
            </w:pPr>
          </w:p>
        </w:tc>
      </w:tr>
      <w:tr w:rsidR="009D1437" w:rsidRPr="00660ABB" w14:paraId="7B4EA4B9" w14:textId="77777777" w:rsidTr="00616EC4">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4187B335" w14:textId="77777777" w:rsidR="009D1437" w:rsidRPr="009372AD" w:rsidRDefault="009D1437" w:rsidP="00616EC4">
            <w:pPr>
              <w:autoSpaceDE w:val="0"/>
              <w:autoSpaceDN w:val="0"/>
              <w:adjustRightInd w:val="0"/>
              <w:rPr>
                <w:rFonts w:eastAsia="Calibri"/>
              </w:rPr>
            </w:pPr>
            <w:r w:rsidRPr="00E22984">
              <w:rPr>
                <w:rFonts w:eastAsia="Calibri"/>
              </w:rP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0DF2E07C" w14:textId="77777777" w:rsidR="009D1437" w:rsidRDefault="009D1437" w:rsidP="00616EC4">
            <w:pPr>
              <w:pStyle w:val="ListParagraph"/>
              <w:spacing w:after="0" w:line="240" w:lineRule="auto"/>
              <w:ind w:left="0"/>
              <w:rPr>
                <w:rFonts w:eastAsia="Calibri"/>
              </w:rPr>
            </w:pPr>
            <w:r>
              <w:rPr>
                <w:rFonts w:eastAsia="Calibri"/>
              </w:rPr>
              <w:t>Có lỗi xảy ra</w:t>
            </w:r>
          </w:p>
        </w:tc>
        <w:tc>
          <w:tcPr>
            <w:tcW w:w="1885" w:type="dxa"/>
            <w:tcBorders>
              <w:top w:val="single" w:sz="4" w:space="0" w:color="2E74B5"/>
              <w:left w:val="single" w:sz="4" w:space="0" w:color="2E74B5"/>
              <w:bottom w:val="single" w:sz="4" w:space="0" w:color="2E74B5"/>
              <w:right w:val="single" w:sz="4" w:space="0" w:color="2E74B5"/>
            </w:tcBorders>
          </w:tcPr>
          <w:p w14:paraId="399A9B90" w14:textId="77777777" w:rsidR="009D1437" w:rsidRPr="00731CD1" w:rsidRDefault="009D1437" w:rsidP="00616EC4">
            <w:pPr>
              <w:jc w:val="both"/>
            </w:pPr>
            <w:r>
              <w:t>Lỗi không xác định</w:t>
            </w:r>
          </w:p>
        </w:tc>
      </w:tr>
      <w:tr w:rsidR="009D1437" w:rsidRPr="00660ABB" w14:paraId="69452A3E"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13123D01" w14:textId="77777777" w:rsidR="009D1437" w:rsidRPr="00E22984" w:rsidRDefault="009D1437" w:rsidP="00616EC4">
            <w:pPr>
              <w:autoSpaceDE w:val="0"/>
              <w:autoSpaceDN w:val="0"/>
              <w:adjustRightInd w:val="0"/>
              <w:rPr>
                <w:rFonts w:eastAsia="Calibri"/>
              </w:rPr>
            </w:pPr>
            <w:r w:rsidRPr="00E22984">
              <w:rPr>
                <w:rFonts w:eastAsia="Calibri"/>
              </w:rPr>
              <w:t>ERR:30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DBB0324" w14:textId="77777777" w:rsidR="009D1437" w:rsidRDefault="009D1437" w:rsidP="00616EC4">
            <w:pPr>
              <w:pStyle w:val="ListParagraph"/>
              <w:ind w:left="0"/>
              <w:jc w:val="both"/>
            </w:pPr>
            <w:r>
              <w:t>Tạo mới chứng từ có lỗi</w:t>
            </w:r>
          </w:p>
        </w:tc>
        <w:tc>
          <w:tcPr>
            <w:tcW w:w="1885" w:type="dxa"/>
            <w:tcBorders>
              <w:top w:val="single" w:sz="4" w:space="0" w:color="2E74B5"/>
              <w:left w:val="single" w:sz="4" w:space="0" w:color="2E74B5"/>
              <w:bottom w:val="single" w:sz="4" w:space="0" w:color="2E74B5"/>
              <w:right w:val="single" w:sz="4" w:space="0" w:color="2E74B5"/>
            </w:tcBorders>
          </w:tcPr>
          <w:p w14:paraId="4A744342" w14:textId="77777777" w:rsidR="009D1437" w:rsidRPr="00731CD1" w:rsidRDefault="009D1437" w:rsidP="00616EC4">
            <w:pPr>
              <w:ind w:left="360"/>
              <w:jc w:val="both"/>
            </w:pPr>
          </w:p>
        </w:tc>
      </w:tr>
      <w:tr w:rsidR="009D1437" w:rsidRPr="00660ABB" w14:paraId="005F01F3" w14:textId="77777777" w:rsidTr="00616EC4">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1D72829D" w14:textId="77777777" w:rsidR="009D1437" w:rsidRPr="009372AD" w:rsidRDefault="009D1437" w:rsidP="00616EC4">
            <w:pPr>
              <w:autoSpaceDE w:val="0"/>
              <w:autoSpaceDN w:val="0"/>
              <w:adjustRightInd w:val="0"/>
              <w:rPr>
                <w:rFonts w:eastAsia="Calibri"/>
              </w:rPr>
            </w:pPr>
            <w:r w:rsidRPr="009372AD">
              <w:rPr>
                <w:rFonts w:eastAsia="Calibri"/>
              </w:rPr>
              <w:t>OK: pattern;serial;invNumber</w:t>
            </w:r>
          </w:p>
          <w:p w14:paraId="4D097EB3" w14:textId="77777777" w:rsidR="009D1437" w:rsidRPr="009372AD" w:rsidRDefault="009D1437" w:rsidP="00616EC4">
            <w:pPr>
              <w:autoSpaceDE w:val="0"/>
              <w:autoSpaceDN w:val="0"/>
              <w:adjustRightInd w:val="0"/>
              <w:rPr>
                <w:rFonts w:eastAsia="Calibri"/>
              </w:rPr>
            </w:pPr>
            <w:r w:rsidRPr="009372AD">
              <w:rPr>
                <w:rFonts w:eastAsia="Calibri"/>
              </w:rPr>
              <w:t>(Ví dụ:</w:t>
            </w:r>
          </w:p>
          <w:p w14:paraId="004E85AD" w14:textId="053C7A42" w:rsidR="009D1437" w:rsidRPr="009372AD" w:rsidRDefault="009D1437" w:rsidP="00616EC4">
            <w:pPr>
              <w:autoSpaceDE w:val="0"/>
              <w:autoSpaceDN w:val="0"/>
              <w:adjustRightInd w:val="0"/>
              <w:rPr>
                <w:rFonts w:eastAsia="Calibri"/>
              </w:rPr>
            </w:pPr>
            <w:r w:rsidRPr="009372AD">
              <w:rPr>
                <w:rFonts w:eastAsia="Calibri"/>
              </w:rPr>
              <w:t>OK:</w:t>
            </w:r>
            <w:r>
              <w:t xml:space="preserve"> </w:t>
            </w:r>
            <w:r w:rsidR="00567FDB">
              <w:rPr>
                <w:rFonts w:eastAsia="Calibri"/>
              </w:rPr>
              <w:t>03/TNCN</w:t>
            </w:r>
            <w:r w:rsidRPr="009372AD">
              <w:rPr>
                <w:rFonts w:eastAsia="Calibri"/>
              </w:rPr>
              <w:t>/001;</w:t>
            </w:r>
            <w:r w:rsidR="00567FDB">
              <w:rPr>
                <w:rFonts w:eastAsia="Calibri"/>
              </w:rPr>
              <w:t>CT/25E</w:t>
            </w:r>
            <w:r w:rsidRPr="009372AD">
              <w:rPr>
                <w:rFonts w:eastAsia="Calibri"/>
              </w:rPr>
              <w:t>;0000002)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5F6AFFDC"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OK </w:t>
            </w:r>
            <w:r w:rsidRPr="009372AD">
              <w:rPr>
                <w:rFonts w:eastAsia="Calibri"/>
              </w:rPr>
              <w:sym w:font="Wingdings" w:char="F0E0"/>
            </w:r>
            <w:r w:rsidRPr="009372AD">
              <w:rPr>
                <w:rFonts w:eastAsia="Calibri"/>
              </w:rPr>
              <w:t xml:space="preserve"> đã phát hành </w:t>
            </w:r>
            <w:r>
              <w:rPr>
                <w:rFonts w:eastAsia="Calibri"/>
              </w:rPr>
              <w:t>chứng từ</w:t>
            </w:r>
            <w:r w:rsidRPr="009372AD">
              <w:rPr>
                <w:rFonts w:eastAsia="Calibri"/>
              </w:rPr>
              <w:t xml:space="preserve"> thành công</w:t>
            </w:r>
          </w:p>
          <w:p w14:paraId="26E675BD"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Patter</w:t>
            </w:r>
            <w:r w:rsidRPr="009372AD">
              <w:rPr>
                <w:rFonts w:eastAsia="Calibri"/>
              </w:rPr>
              <w:sym w:font="Wingdings" w:char="F0E0"/>
            </w:r>
            <w:r w:rsidRPr="009372AD">
              <w:rPr>
                <w:rFonts w:eastAsia="Calibri"/>
              </w:rPr>
              <w:t xml:space="preserve"> Mẫu số của </w:t>
            </w:r>
            <w:r>
              <w:rPr>
                <w:rFonts w:eastAsia="Calibri"/>
              </w:rPr>
              <w:t>chứng từ</w:t>
            </w:r>
            <w:r w:rsidRPr="009372AD">
              <w:rPr>
                <w:rFonts w:eastAsia="Calibri"/>
              </w:rPr>
              <w:t xml:space="preserve"> điều chỉnh </w:t>
            </w:r>
          </w:p>
          <w:p w14:paraId="723F9B37"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Serial </w:t>
            </w:r>
            <w:r w:rsidRPr="009372AD">
              <w:rPr>
                <w:rFonts w:eastAsia="Calibri"/>
              </w:rPr>
              <w:sym w:font="Wingdings" w:char="F0E0"/>
            </w:r>
            <w:r w:rsidRPr="009372AD">
              <w:rPr>
                <w:rFonts w:eastAsia="Calibri"/>
              </w:rPr>
              <w:t xml:space="preserve"> serial của </w:t>
            </w:r>
            <w:r>
              <w:rPr>
                <w:rFonts w:eastAsia="Calibri"/>
              </w:rPr>
              <w:t>chứng từ</w:t>
            </w:r>
            <w:r w:rsidRPr="009372AD">
              <w:rPr>
                <w:rFonts w:eastAsia="Calibri"/>
              </w:rPr>
              <w:t xml:space="preserve"> điều chỉnh </w:t>
            </w:r>
          </w:p>
          <w:p w14:paraId="0D3278BB"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invNumber: số </w:t>
            </w:r>
            <w:r>
              <w:rPr>
                <w:rFonts w:eastAsia="Calibri"/>
              </w:rPr>
              <w:t>chứng từ</w:t>
            </w:r>
            <w:r w:rsidRPr="009372AD">
              <w:rPr>
                <w:rFonts w:eastAsia="Calibri"/>
              </w:rPr>
              <w:t xml:space="preserve"> điều chỉnh </w:t>
            </w:r>
          </w:p>
          <w:p w14:paraId="644E5933" w14:textId="77777777" w:rsidR="009D1437" w:rsidRPr="009372AD" w:rsidRDefault="009D1437" w:rsidP="00616EC4">
            <w:pPr>
              <w:pStyle w:val="ListParagraph"/>
              <w:spacing w:after="0" w:line="240" w:lineRule="auto"/>
              <w:rPr>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14:paraId="2CC0ED5E" w14:textId="77777777" w:rsidR="009D1437" w:rsidRPr="00731CD1" w:rsidRDefault="009D1437" w:rsidP="00616EC4">
            <w:pPr>
              <w:ind w:left="360"/>
              <w:jc w:val="both"/>
            </w:pPr>
          </w:p>
        </w:tc>
      </w:tr>
    </w:tbl>
    <w:p w14:paraId="57DA6FBD" w14:textId="77777777" w:rsidR="009D1437" w:rsidRDefault="009D1437" w:rsidP="009D1437">
      <w:pPr>
        <w:rPr>
          <w:lang w:eastAsia="x-none"/>
        </w:rPr>
      </w:pPr>
    </w:p>
    <w:p w14:paraId="71FD82CB" w14:textId="77777777" w:rsidR="009D1437" w:rsidRPr="007B211F" w:rsidRDefault="009D1437" w:rsidP="009D1437">
      <w:pPr>
        <w:rPr>
          <w:b/>
          <w:lang w:eastAsia="x-none"/>
        </w:rPr>
      </w:pPr>
      <w:r w:rsidRPr="007B211F">
        <w:rPr>
          <w:b/>
          <w:lang w:eastAsia="x-none"/>
        </w:rPr>
        <w:t>Cấu trúc chuỗi xmlData truyền lên:</w:t>
      </w:r>
    </w:p>
    <w:p w14:paraId="258FABDF"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&lt;Invoices&gt;</w:t>
      </w:r>
    </w:p>
    <w:p w14:paraId="13C142E3"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t>&lt;SerialCert&gt;</w:t>
      </w:r>
      <w:r w:rsidRPr="00273C53">
        <w:rPr>
          <w:rFonts w:ascii="Consolas" w:hAnsi="Consolas" w:cs="Consolas"/>
          <w:sz w:val="19"/>
          <w:szCs w:val="19"/>
          <w:highlight w:val="white"/>
        </w:rPr>
        <w:t>540171AA56FDB2F8476BBD781251C83D</w:t>
      </w:r>
      <w:r w:rsidRPr="00C75024">
        <w:rPr>
          <w:rFonts w:ascii="Consolas" w:hAnsi="Consolas" w:cs="Consolas"/>
          <w:color w:val="0000FF"/>
          <w:sz w:val="19"/>
          <w:szCs w:val="19"/>
          <w:highlight w:val="white"/>
        </w:rPr>
        <w:t>&lt;/SerialCert&gt;</w:t>
      </w:r>
    </w:p>
    <w:p w14:paraId="782FACC4"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t>&lt;Inv&gt;</w:t>
      </w:r>
    </w:p>
    <w:p w14:paraId="5803E525"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r>
      <w:r w:rsidRPr="00C75024">
        <w:rPr>
          <w:rFonts w:ascii="Consolas" w:hAnsi="Consolas" w:cs="Consolas"/>
          <w:color w:val="0000FF"/>
          <w:sz w:val="19"/>
          <w:szCs w:val="19"/>
          <w:highlight w:val="white"/>
        </w:rPr>
        <w:tab/>
        <w:t>&lt;key&gt;</w:t>
      </w:r>
      <w:r w:rsidRPr="00273C53">
        <w:rPr>
          <w:rFonts w:ascii="Consolas" w:hAnsi="Consolas" w:cs="Consolas"/>
          <w:sz w:val="19"/>
          <w:szCs w:val="19"/>
          <w:highlight w:val="white"/>
        </w:rPr>
        <w:t>789</w:t>
      </w:r>
      <w:r w:rsidRPr="00C75024">
        <w:rPr>
          <w:rFonts w:ascii="Consolas" w:hAnsi="Consolas" w:cs="Consolas"/>
          <w:color w:val="0000FF"/>
          <w:sz w:val="19"/>
          <w:szCs w:val="19"/>
          <w:highlight w:val="white"/>
        </w:rPr>
        <w:t>&lt;/key&gt;</w:t>
      </w:r>
    </w:p>
    <w:p w14:paraId="287AA5B8"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r>
      <w:r w:rsidRPr="00C75024">
        <w:rPr>
          <w:rFonts w:ascii="Consolas" w:hAnsi="Consolas" w:cs="Consolas"/>
          <w:color w:val="0000FF"/>
          <w:sz w:val="19"/>
          <w:szCs w:val="19"/>
          <w:highlight w:val="white"/>
        </w:rPr>
        <w:tab/>
        <w:t>&lt;idInv&gt;</w:t>
      </w:r>
      <w:r w:rsidRPr="00273C53">
        <w:rPr>
          <w:rFonts w:ascii="Consolas" w:hAnsi="Consolas" w:cs="Consolas"/>
          <w:sz w:val="19"/>
          <w:szCs w:val="19"/>
          <w:highlight w:val="white"/>
        </w:rPr>
        <w:t>10</w:t>
      </w:r>
      <w:r w:rsidRPr="00C75024">
        <w:rPr>
          <w:rFonts w:ascii="Consolas" w:hAnsi="Consolas" w:cs="Consolas"/>
          <w:color w:val="0000FF"/>
          <w:sz w:val="19"/>
          <w:szCs w:val="19"/>
          <w:highlight w:val="white"/>
        </w:rPr>
        <w:t>&lt;/idInv&gt;</w:t>
      </w:r>
    </w:p>
    <w:p w14:paraId="04343F31"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r>
      <w:r w:rsidRPr="00C75024">
        <w:rPr>
          <w:rFonts w:ascii="Consolas" w:hAnsi="Consolas" w:cs="Consolas"/>
          <w:color w:val="0000FF"/>
          <w:sz w:val="19"/>
          <w:szCs w:val="19"/>
          <w:highlight w:val="white"/>
        </w:rPr>
        <w:tab/>
        <w:t>&lt;signValue&gt;</w:t>
      </w:r>
      <w:r w:rsidRPr="00273C53">
        <w:rPr>
          <w:rFonts w:ascii="Consolas" w:hAnsi="Consolas" w:cs="Consolas"/>
          <w:sz w:val="19"/>
          <w:szCs w:val="19"/>
          <w:highlight w:val="white"/>
        </w:rPr>
        <w:t>J2k7CsSN9Gb6PmsHD9yDJS1/j3s=</w:t>
      </w:r>
      <w:r w:rsidRPr="00C75024">
        <w:rPr>
          <w:rFonts w:ascii="Consolas" w:hAnsi="Consolas" w:cs="Consolas"/>
          <w:color w:val="0000FF"/>
          <w:sz w:val="19"/>
          <w:szCs w:val="19"/>
          <w:highlight w:val="white"/>
        </w:rPr>
        <w:t>&lt;/signValue&gt;</w:t>
      </w:r>
    </w:p>
    <w:p w14:paraId="6368E8E1" w14:textId="77777777" w:rsidR="009D1437" w:rsidRPr="00C75024"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t>&lt;/Inv&gt;</w:t>
      </w:r>
    </w:p>
    <w:p w14:paraId="4ABAF4C7" w14:textId="77777777" w:rsidR="009D1437" w:rsidRDefault="009D1437" w:rsidP="009D143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&lt;/Invoices&gt;</w:t>
      </w:r>
    </w:p>
    <w:p w14:paraId="014D457F" w14:textId="77777777" w:rsidR="009D1437" w:rsidRDefault="009D1437" w:rsidP="009D1437">
      <w:pPr>
        <w:ind w:firstLine="720"/>
        <w:rPr>
          <w:szCs w:val="28"/>
        </w:rPr>
      </w:pPr>
      <w:r>
        <w:rPr>
          <w:szCs w:val="28"/>
        </w:rPr>
        <w:t xml:space="preserve">Trong đó: </w:t>
      </w:r>
      <w:r>
        <w:rPr>
          <w:szCs w:val="28"/>
        </w:rPr>
        <w:tab/>
        <w:t xml:space="preserve">tag </w:t>
      </w:r>
      <w:r w:rsidRPr="00C75024">
        <w:rPr>
          <w:rFonts w:ascii="Consolas" w:hAnsi="Consolas" w:cs="Consolas"/>
          <w:color w:val="0000FF"/>
          <w:sz w:val="19"/>
          <w:szCs w:val="19"/>
          <w:highlight w:val="white"/>
        </w:rPr>
        <w:t>&lt;SerialCert&gt;</w:t>
      </w:r>
      <w:r>
        <w:rPr>
          <w:rFonts w:ascii="Consolas" w:hAnsi="Consolas" w:cs="Consolas"/>
          <w:color w:val="0000FF"/>
          <w:sz w:val="19"/>
          <w:szCs w:val="19"/>
        </w:rPr>
        <w:t xml:space="preserve">: </w:t>
      </w:r>
      <w:r w:rsidRPr="006E43BB">
        <w:rPr>
          <w:szCs w:val="28"/>
        </w:rPr>
        <w:t>serial chứng thư của công ty</w:t>
      </w:r>
    </w:p>
    <w:p w14:paraId="0C6FCC64" w14:textId="77777777" w:rsidR="009D1437" w:rsidRDefault="009D1437" w:rsidP="009D1437">
      <w:pPr>
        <w:ind w:left="1440" w:firstLine="720"/>
        <w:rPr>
          <w:szCs w:val="28"/>
        </w:rPr>
      </w:pPr>
      <w:r>
        <w:rPr>
          <w:szCs w:val="28"/>
        </w:rPr>
        <w:t xml:space="preserve">tag </w:t>
      </w:r>
      <w:r w:rsidRPr="00735530">
        <w:rPr>
          <w:rFonts w:ascii="Consolas" w:hAnsi="Consolas" w:cs="Consolas"/>
          <w:color w:val="0000FF"/>
          <w:sz w:val="19"/>
          <w:szCs w:val="19"/>
          <w:highlight w:val="white"/>
        </w:rPr>
        <w:t>&lt;key&gt;</w:t>
      </w:r>
      <w:r>
        <w:rPr>
          <w:szCs w:val="28"/>
        </w:rPr>
        <w:t>: fkey</w:t>
      </w:r>
    </w:p>
    <w:p w14:paraId="3800D519" w14:textId="77777777" w:rsidR="009D1437" w:rsidRPr="00735530" w:rsidRDefault="009D1437" w:rsidP="009D143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&lt;idInv&gt;</w:t>
      </w:r>
      <w:r w:rsidRPr="00735530">
        <w:rPr>
          <w:szCs w:val="28"/>
        </w:rPr>
        <w:t xml:space="preserve">: id </w:t>
      </w:r>
      <w:r>
        <w:rPr>
          <w:szCs w:val="28"/>
        </w:rPr>
        <w:t>chứng từ</w:t>
      </w:r>
      <w:r w:rsidRPr="00735530">
        <w:rPr>
          <w:szCs w:val="28"/>
        </w:rPr>
        <w:t xml:space="preserve"> trên hệ thống vnpt</w:t>
      </w:r>
    </w:p>
    <w:p w14:paraId="12FBEAFA" w14:textId="77777777" w:rsidR="009D1437" w:rsidRDefault="009D1437" w:rsidP="009D1437">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w:t>
      </w:r>
      <w:r w:rsidRPr="00C75024">
        <w:rPr>
          <w:rFonts w:ascii="Consolas" w:hAnsi="Consolas" w:cs="Consolas"/>
          <w:color w:val="0000FF"/>
          <w:sz w:val="19"/>
          <w:szCs w:val="19"/>
          <w:highlight w:val="white"/>
        </w:rPr>
        <w:t>signValue</w:t>
      </w:r>
      <w:r w:rsidRPr="00735530">
        <w:rPr>
          <w:rFonts w:ascii="Consolas" w:hAnsi="Consolas" w:cs="Consolas"/>
          <w:color w:val="0000FF"/>
          <w:sz w:val="19"/>
          <w:szCs w:val="19"/>
          <w:highlight w:val="white"/>
        </w:rPr>
        <w:t>&gt;</w:t>
      </w:r>
      <w:r w:rsidRPr="00735530">
        <w:rPr>
          <w:szCs w:val="28"/>
        </w:rPr>
        <w:t xml:space="preserve">: </w:t>
      </w:r>
      <w:r>
        <w:rPr>
          <w:szCs w:val="28"/>
        </w:rPr>
        <w:t xml:space="preserve"> chuỗi ký</w:t>
      </w:r>
    </w:p>
    <w:p w14:paraId="65722E2B" w14:textId="44E0DBA4" w:rsidR="009D1437" w:rsidRDefault="009D1437" w:rsidP="00480762">
      <w:pPr>
        <w:pStyle w:val="Heading3"/>
      </w:pPr>
      <w:bookmarkStart w:id="1405" w:name="_Toc198045382"/>
      <w:r>
        <w:t>Đăng ký tờ khai DK01 chứng từ</w:t>
      </w:r>
      <w:bookmarkEnd w:id="1405"/>
      <w:r w:rsidR="002F12FE">
        <w:t xml:space="preserve"> </w:t>
      </w:r>
      <w:r w:rsidR="002F12FE" w:rsidRPr="002F12FE">
        <w:rPr>
          <w:highlight w:val="yellow"/>
        </w:rPr>
        <w:t>(chưa nâng cấp)</w:t>
      </w:r>
    </w:p>
    <w:p w14:paraId="68620E0C" w14:textId="77777777" w:rsidR="009D1437" w:rsidRPr="0050155B" w:rsidRDefault="009D1437" w:rsidP="009D1437">
      <w:pPr>
        <w:ind w:right="14"/>
        <w:jc w:val="both"/>
      </w:pPr>
      <w:r w:rsidRPr="0050155B">
        <w:rPr>
          <w:color w:val="000000"/>
        </w:rPr>
        <w:t>URL</w:t>
      </w:r>
    </w:p>
    <w:p w14:paraId="14C1C7D1" w14:textId="77777777" w:rsidR="009D1437" w:rsidRPr="0050155B" w:rsidRDefault="009D1437" w:rsidP="009D1437">
      <w:pPr>
        <w:ind w:right="14"/>
        <w:jc w:val="both"/>
      </w:pPr>
      <w:r w:rsidRPr="0050155B">
        <w:rPr>
          <w:color w:val="000000"/>
        </w:rPr>
        <w:tab/>
        <w:t xml:space="preserve"> String </w:t>
      </w:r>
      <w:r w:rsidRPr="00741AED">
        <w:rPr>
          <w:b/>
          <w:color w:val="000000"/>
        </w:rPr>
        <w:t>RegisterPublishCT</w:t>
      </w:r>
      <w:r>
        <w:rPr>
          <w:b/>
          <w:color w:val="000000"/>
        </w:rPr>
        <w:t>T</w:t>
      </w:r>
      <w:r w:rsidRPr="0050155B">
        <w:rPr>
          <w:rFonts w:ascii="Consolas" w:hAnsi="Consolas"/>
          <w:color w:val="000000"/>
          <w:sz w:val="19"/>
          <w:szCs w:val="19"/>
        </w:rPr>
        <w:t>(</w:t>
      </w:r>
      <w:r w:rsidRPr="0050155B">
        <w:rPr>
          <w:rFonts w:ascii="Consolas" w:hAnsi="Consolas"/>
          <w:color w:val="0000FF"/>
          <w:sz w:val="19"/>
          <w:szCs w:val="19"/>
        </w:rPr>
        <w:t>string</w:t>
      </w:r>
      <w:r w:rsidRPr="0050155B">
        <w:rPr>
          <w:rFonts w:ascii="Consolas" w:hAnsi="Consolas"/>
          <w:color w:val="000000"/>
          <w:sz w:val="19"/>
          <w:szCs w:val="19"/>
        </w:rPr>
        <w:t xml:space="preserve"> Account, </w:t>
      </w:r>
      <w:r w:rsidRPr="0050155B">
        <w:rPr>
          <w:rFonts w:ascii="Consolas" w:hAnsi="Consolas"/>
          <w:color w:val="0000FF"/>
          <w:sz w:val="19"/>
          <w:szCs w:val="19"/>
        </w:rPr>
        <w:t>string</w:t>
      </w:r>
      <w:r w:rsidRPr="0050155B">
        <w:rPr>
          <w:rFonts w:ascii="Consolas" w:hAnsi="Consolas"/>
          <w:color w:val="000000"/>
          <w:sz w:val="19"/>
          <w:szCs w:val="19"/>
        </w:rPr>
        <w:t xml:space="preserve"> ACpass, </w:t>
      </w:r>
      <w:r w:rsidRPr="0050155B">
        <w:rPr>
          <w:rFonts w:ascii="Consolas" w:hAnsi="Consolas"/>
          <w:color w:val="0000FF"/>
          <w:sz w:val="19"/>
          <w:szCs w:val="19"/>
        </w:rPr>
        <w:t>string</w:t>
      </w:r>
      <w:r w:rsidRPr="0050155B">
        <w:rPr>
          <w:rFonts w:ascii="Consolas" w:hAnsi="Consolas"/>
          <w:color w:val="000000"/>
          <w:sz w:val="19"/>
          <w:szCs w:val="19"/>
        </w:rPr>
        <w:t xml:space="preserve"> xmlInvData, </w:t>
      </w:r>
      <w:r w:rsidRPr="0050155B">
        <w:rPr>
          <w:rFonts w:ascii="Consolas" w:hAnsi="Consolas"/>
          <w:color w:val="0000FF"/>
          <w:sz w:val="19"/>
          <w:szCs w:val="19"/>
        </w:rPr>
        <w:t>string</w:t>
      </w:r>
      <w:r w:rsidRPr="0050155B">
        <w:rPr>
          <w:rFonts w:ascii="Consolas" w:hAnsi="Consolas"/>
          <w:color w:val="000000"/>
          <w:sz w:val="19"/>
          <w:szCs w:val="19"/>
        </w:rPr>
        <w:t xml:space="preserve"> username, </w:t>
      </w:r>
      <w:r w:rsidRPr="0050155B">
        <w:rPr>
          <w:rFonts w:ascii="Consolas" w:hAnsi="Consolas"/>
          <w:color w:val="0000FF"/>
          <w:sz w:val="19"/>
          <w:szCs w:val="19"/>
        </w:rPr>
        <w:t>string</w:t>
      </w:r>
      <w:r w:rsidRPr="0050155B">
        <w:rPr>
          <w:rFonts w:ascii="Consolas" w:hAnsi="Consolas"/>
          <w:color w:val="000000"/>
          <w:sz w:val="19"/>
          <w:szCs w:val="19"/>
        </w:rPr>
        <w:t xml:space="preserve"> password, </w:t>
      </w:r>
      <w:r w:rsidRPr="0050155B">
        <w:rPr>
          <w:rFonts w:ascii="Consolas" w:hAnsi="Consolas"/>
          <w:color w:val="0000FF"/>
          <w:sz w:val="19"/>
          <w:szCs w:val="19"/>
        </w:rPr>
        <w:t>int</w:t>
      </w:r>
      <w:r w:rsidRPr="0050155B">
        <w:rPr>
          <w:rFonts w:ascii="Consolas" w:hAnsi="Consolas"/>
          <w:color w:val="000000"/>
          <w:sz w:val="19"/>
          <w:szCs w:val="19"/>
        </w:rPr>
        <w:t xml:space="preserve"> type</w:t>
      </w:r>
      <w:r>
        <w:rPr>
          <w:rFonts w:ascii="Consolas" w:hAnsi="Consolas"/>
          <w:color w:val="000000"/>
          <w:sz w:val="19"/>
          <w:szCs w:val="19"/>
        </w:rPr>
        <w:t xml:space="preserve">, int </w:t>
      </w:r>
      <w:r>
        <w:rPr>
          <w:rFonts w:ascii="Consolas" w:hAnsi="Consolas" w:cs="Consolas"/>
          <w:color w:val="000000"/>
          <w:sz w:val="19"/>
          <w:szCs w:val="19"/>
        </w:rPr>
        <w:t>version</w:t>
      </w:r>
      <w:r w:rsidRPr="0050155B">
        <w:rPr>
          <w:rFonts w:ascii="Consolas" w:hAnsi="Consolas"/>
          <w:color w:val="000000"/>
          <w:sz w:val="19"/>
          <w:szCs w:val="19"/>
        </w:rPr>
        <w:t>)</w:t>
      </w:r>
    </w:p>
    <w:p w14:paraId="691B4E27" w14:textId="77777777" w:rsidR="009D1437" w:rsidRPr="0050155B" w:rsidRDefault="009D1437" w:rsidP="009D1437">
      <w:pPr>
        <w:ind w:right="14"/>
        <w:jc w:val="both"/>
      </w:pPr>
      <w:r w:rsidRPr="0050155B">
        <w:rPr>
          <w:color w:val="000000"/>
        </w:rPr>
        <w:t>DESCRIPTION</w:t>
      </w:r>
    </w:p>
    <w:p w14:paraId="579214F8" w14:textId="77777777" w:rsidR="009D1437" w:rsidRPr="0050155B" w:rsidRDefault="009D1437" w:rsidP="009D1437">
      <w:pPr>
        <w:ind w:right="14"/>
        <w:jc w:val="both"/>
      </w:pPr>
      <w:r w:rsidRPr="0050155B">
        <w:rPr>
          <w:color w:val="000000"/>
        </w:rPr>
        <w:tab/>
        <w:t>Đây là web serv</w:t>
      </w:r>
      <w:r>
        <w:rPr>
          <w:color w:val="000000"/>
        </w:rPr>
        <w:t>ice cho phép đăng ký tờ khai 01 đối với chứng từ</w:t>
      </w:r>
    </w:p>
    <w:p w14:paraId="1A3B5007" w14:textId="77777777" w:rsidR="009D1437" w:rsidRPr="0050155B" w:rsidRDefault="009D1437" w:rsidP="009D1437">
      <w:pPr>
        <w:ind w:right="14"/>
        <w:jc w:val="both"/>
      </w:pPr>
      <w:r w:rsidRPr="0050155B">
        <w:rPr>
          <w:color w:val="000000"/>
        </w:rPr>
        <w:t>HTTP METHOD</w:t>
      </w:r>
    </w:p>
    <w:p w14:paraId="7079DF87" w14:textId="77777777" w:rsidR="009D1437" w:rsidRPr="0050155B" w:rsidRDefault="009D1437" w:rsidP="009D1437">
      <w:pPr>
        <w:ind w:right="14"/>
        <w:jc w:val="both"/>
      </w:pPr>
      <w:r w:rsidRPr="0050155B">
        <w:rPr>
          <w:color w:val="000000"/>
        </w:rPr>
        <w:tab/>
      </w:r>
      <w:r w:rsidRPr="0050155B">
        <w:rPr>
          <w:color w:val="000000"/>
        </w:rPr>
        <w:tab/>
        <w:t>POST</w:t>
      </w:r>
    </w:p>
    <w:p w14:paraId="0E8126B9" w14:textId="77777777" w:rsidR="009D1437" w:rsidRPr="0050155B" w:rsidRDefault="009D1437" w:rsidP="009D1437">
      <w:pPr>
        <w:ind w:right="14"/>
        <w:jc w:val="both"/>
      </w:pPr>
      <w:r w:rsidRPr="0050155B">
        <w:rPr>
          <w:color w:val="000000"/>
        </w:rPr>
        <w:t>REQUEST BODY</w:t>
      </w:r>
    </w:p>
    <w:p w14:paraId="0BB7313F" w14:textId="77777777" w:rsidR="009D1437" w:rsidRPr="0050155B" w:rsidRDefault="009D1437" w:rsidP="009D1437">
      <w:pPr>
        <w:numPr>
          <w:ilvl w:val="0"/>
          <w:numId w:val="31"/>
        </w:numPr>
        <w:ind w:left="1080"/>
        <w:jc w:val="both"/>
        <w:textAlignment w:val="baseline"/>
        <w:rPr>
          <w:rFonts w:ascii="Calibri" w:hAnsi="Calibri" w:cs="Calibri"/>
          <w:b/>
          <w:bCs/>
          <w:color w:val="000000"/>
          <w:sz w:val="22"/>
          <w:u w:val="single"/>
        </w:rPr>
      </w:pPr>
      <w:r w:rsidRPr="0050155B">
        <w:rPr>
          <w:rFonts w:ascii="Calibri" w:hAnsi="Calibri" w:cs="Calibri"/>
          <w:b/>
          <w:bCs/>
          <w:color w:val="000000"/>
          <w:sz w:val="22"/>
        </w:rPr>
        <w:t xml:space="preserve">Account/ACPass :  </w:t>
      </w:r>
      <w:r w:rsidRPr="0050155B">
        <w:rPr>
          <w:rFonts w:ascii="Calibri" w:hAnsi="Calibri" w:cs="Calibri"/>
          <w:color w:val="000000"/>
          <w:sz w:val="22"/>
        </w:rPr>
        <w:t>Tài khoản được cấp phát cho nhân viên gọi lệnh phát hành hóa đơn</w:t>
      </w:r>
    </w:p>
    <w:p w14:paraId="0DE8ED8B" w14:textId="77777777" w:rsidR="009D1437" w:rsidRPr="0050155B" w:rsidRDefault="009D1437" w:rsidP="009D1437">
      <w:pPr>
        <w:numPr>
          <w:ilvl w:val="0"/>
          <w:numId w:val="32"/>
        </w:numPr>
        <w:ind w:left="1080"/>
        <w:jc w:val="both"/>
        <w:textAlignment w:val="baseline"/>
        <w:rPr>
          <w:rFonts w:ascii="Calibri" w:hAnsi="Calibri" w:cs="Calibri"/>
          <w:b/>
          <w:bCs/>
          <w:color w:val="000000"/>
          <w:sz w:val="22"/>
          <w:u w:val="single"/>
        </w:rPr>
      </w:pPr>
      <w:r w:rsidRPr="0050155B">
        <w:rPr>
          <w:rFonts w:ascii="Calibri" w:hAnsi="Calibri" w:cs="Calibri"/>
          <w:b/>
          <w:bCs/>
          <w:color w:val="000000"/>
          <w:sz w:val="22"/>
        </w:rPr>
        <w:t>Username/pass</w:t>
      </w:r>
      <w:r w:rsidRPr="0050155B">
        <w:rPr>
          <w:rFonts w:ascii="Calibri" w:hAnsi="Calibri" w:cs="Calibri"/>
          <w:color w:val="000000"/>
          <w:sz w:val="22"/>
        </w:rPr>
        <w:t>: Tài khoản được cấp phát cho khách hàng để gọi đến webservice ( tài khoản có quyền ServiceRole trong hệ thống).</w:t>
      </w:r>
    </w:p>
    <w:p w14:paraId="3BEDB50E" w14:textId="77777777" w:rsidR="009D1437" w:rsidRPr="0050155B" w:rsidRDefault="009D1437" w:rsidP="009D1437">
      <w:pPr>
        <w:numPr>
          <w:ilvl w:val="0"/>
          <w:numId w:val="32"/>
        </w:numPr>
        <w:ind w:left="1080"/>
        <w:jc w:val="both"/>
        <w:textAlignment w:val="baseline"/>
        <w:rPr>
          <w:rFonts w:ascii="Calibri" w:hAnsi="Calibri" w:cs="Calibri"/>
          <w:b/>
          <w:bCs/>
          <w:color w:val="000000"/>
          <w:sz w:val="22"/>
          <w:u w:val="single"/>
        </w:rPr>
      </w:pPr>
      <w:r w:rsidRPr="0050155B">
        <w:rPr>
          <w:rFonts w:ascii="Calibri" w:hAnsi="Calibri" w:cs="Calibri"/>
          <w:b/>
          <w:bCs/>
          <w:color w:val="000000"/>
          <w:sz w:val="22"/>
        </w:rPr>
        <w:t>xmlInvData</w:t>
      </w:r>
      <w:r w:rsidRPr="0050155B">
        <w:rPr>
          <w:rFonts w:ascii="Calibri" w:hAnsi="Calibri" w:cs="Calibri"/>
          <w:color w:val="000000"/>
          <w:sz w:val="22"/>
        </w:rPr>
        <w:t>: Chuỗi XML dữ liệu tờ khai 01 đã ký số ( theo cấu trúc mô tả</w:t>
      </w:r>
      <w:r>
        <w:rPr>
          <w:rFonts w:ascii="Calibri" w:hAnsi="Calibri" w:cs="Calibri"/>
          <w:color w:val="000000"/>
          <w:sz w:val="22"/>
        </w:rPr>
        <w:t xml:space="preserve"> dưới</w:t>
      </w:r>
      <w:r w:rsidRPr="0050155B">
        <w:rPr>
          <w:rFonts w:ascii="Calibri" w:hAnsi="Calibri" w:cs="Calibri"/>
          <w:color w:val="000000"/>
          <w:sz w:val="22"/>
        </w:rPr>
        <w:t>)</w:t>
      </w:r>
    </w:p>
    <w:p w14:paraId="29479F79" w14:textId="77777777" w:rsidR="009D1437" w:rsidRPr="00741AED" w:rsidRDefault="009D1437" w:rsidP="009D1437">
      <w:pPr>
        <w:numPr>
          <w:ilvl w:val="0"/>
          <w:numId w:val="32"/>
        </w:numPr>
        <w:ind w:left="1080"/>
        <w:jc w:val="both"/>
        <w:textAlignment w:val="baseline"/>
        <w:rPr>
          <w:rFonts w:ascii="Calibri" w:hAnsi="Calibri" w:cs="Calibri"/>
          <w:b/>
          <w:bCs/>
          <w:color w:val="000000"/>
          <w:sz w:val="22"/>
          <w:u w:val="single"/>
        </w:rPr>
      </w:pPr>
      <w:r w:rsidRPr="0050155B">
        <w:rPr>
          <w:rFonts w:ascii="Calibri" w:hAnsi="Calibri" w:cs="Calibri"/>
          <w:b/>
          <w:bCs/>
          <w:color w:val="000000"/>
          <w:sz w:val="22"/>
        </w:rPr>
        <w:t xml:space="preserve">type: </w:t>
      </w:r>
      <w:r w:rsidRPr="0050155B">
        <w:rPr>
          <w:rFonts w:ascii="Calibri" w:hAnsi="Calibri" w:cs="Calibri"/>
          <w:color w:val="000000"/>
          <w:sz w:val="22"/>
        </w:rPr>
        <w:t>=0</w:t>
      </w:r>
      <w:r>
        <w:rPr>
          <w:rFonts w:ascii="Calibri" w:hAnsi="Calibri" w:cs="Calibri"/>
          <w:color w:val="000000"/>
          <w:sz w:val="22"/>
        </w:rPr>
        <w:t xml:space="preserve"> </w:t>
      </w:r>
    </w:p>
    <w:p w14:paraId="3BBDA013" w14:textId="77777777" w:rsidR="009D1437" w:rsidRPr="0050155B" w:rsidRDefault="009D1437" w:rsidP="009D1437">
      <w:pPr>
        <w:numPr>
          <w:ilvl w:val="0"/>
          <w:numId w:val="32"/>
        </w:numPr>
        <w:ind w:left="1080"/>
        <w:jc w:val="both"/>
        <w:textAlignment w:val="baseline"/>
        <w:rPr>
          <w:rFonts w:ascii="Calibri" w:hAnsi="Calibri" w:cs="Calibri"/>
          <w:b/>
          <w:bCs/>
          <w:color w:val="000000"/>
          <w:sz w:val="22"/>
          <w:u w:val="single"/>
        </w:rPr>
      </w:pPr>
      <w:r>
        <w:rPr>
          <w:rFonts w:ascii="Calibri" w:hAnsi="Calibri" w:cs="Calibri"/>
          <w:b/>
          <w:bCs/>
          <w:color w:val="000000"/>
          <w:sz w:val="22"/>
        </w:rPr>
        <w:lastRenderedPageBreak/>
        <w:t>version: = 1</w:t>
      </w:r>
    </w:p>
    <w:p w14:paraId="74B2DECD" w14:textId="77777777" w:rsidR="009D1437" w:rsidRPr="0050155B" w:rsidRDefault="009D1437" w:rsidP="009D1437">
      <w:pPr>
        <w:ind w:right="14"/>
        <w:jc w:val="both"/>
      </w:pPr>
      <w:r w:rsidRPr="0050155B">
        <w:rPr>
          <w:color w:val="000000"/>
        </w:rPr>
        <w:t>RETURNS</w:t>
      </w:r>
    </w:p>
    <w:p w14:paraId="0D1A5FE1" w14:textId="77777777" w:rsidR="009D1437" w:rsidRPr="0050155B" w:rsidRDefault="009D1437" w:rsidP="009D1437">
      <w:pPr>
        <w:ind w:right="14"/>
        <w:jc w:val="both"/>
      </w:pPr>
      <w:r w:rsidRPr="0050155B">
        <w:rPr>
          <w:color w:val="000000"/>
        </w:rPr>
        <w:tab/>
      </w:r>
    </w:p>
    <w:tbl>
      <w:tblPr>
        <w:tblW w:w="0" w:type="auto"/>
        <w:tblCellMar>
          <w:top w:w="15" w:type="dxa"/>
          <w:left w:w="15" w:type="dxa"/>
          <w:bottom w:w="15" w:type="dxa"/>
          <w:right w:w="15" w:type="dxa"/>
        </w:tblCellMar>
        <w:tblLook w:val="04A0" w:firstRow="1" w:lastRow="0" w:firstColumn="1" w:lastColumn="0" w:noHBand="0" w:noVBand="1"/>
      </w:tblPr>
      <w:tblGrid>
        <w:gridCol w:w="1496"/>
        <w:gridCol w:w="4059"/>
        <w:gridCol w:w="3795"/>
      </w:tblGrid>
      <w:tr w:rsidR="009D1437" w:rsidRPr="0050155B" w14:paraId="406CFB1E" w14:textId="77777777" w:rsidTr="00616EC4">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47DCE286" w14:textId="77777777" w:rsidR="009D1437" w:rsidRPr="0050155B" w:rsidRDefault="009D1437" w:rsidP="00616EC4">
            <w:pPr>
              <w:ind w:left="720"/>
            </w:pPr>
            <w:r w:rsidRPr="0050155B">
              <w:rPr>
                <w:rFonts w:ascii="Calibri" w:hAnsi="Calibri" w:cs="Calibri"/>
                <w:color w:val="000000"/>
                <w:sz w:val="22"/>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7FEB19D3" w14:textId="77777777" w:rsidR="009D1437" w:rsidRPr="0050155B" w:rsidRDefault="009D1437" w:rsidP="00616EC4">
            <w:pPr>
              <w:ind w:left="720"/>
            </w:pPr>
            <w:r w:rsidRPr="0050155B">
              <w:rPr>
                <w:rFonts w:ascii="Calibri" w:hAnsi="Calibri" w:cs="Calibri"/>
                <w:color w:val="000000"/>
                <w:sz w:val="22"/>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794AAA1C" w14:textId="77777777" w:rsidR="009D1437" w:rsidRPr="0050155B" w:rsidRDefault="009D1437" w:rsidP="00616EC4">
            <w:pPr>
              <w:ind w:left="720"/>
            </w:pPr>
            <w:r w:rsidRPr="0050155B">
              <w:rPr>
                <w:rFonts w:ascii="Calibri" w:hAnsi="Calibri" w:cs="Calibri"/>
                <w:color w:val="000000"/>
                <w:sz w:val="22"/>
              </w:rPr>
              <w:t>Ghi chú</w:t>
            </w:r>
          </w:p>
        </w:tc>
      </w:tr>
      <w:tr w:rsidR="009D1437" w:rsidRPr="0050155B" w14:paraId="2372787D"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FEA8CFC" w14:textId="77777777" w:rsidR="009D1437" w:rsidRPr="0050155B" w:rsidRDefault="009D1437" w:rsidP="00616EC4">
            <w:pPr>
              <w:jc w:val="both"/>
            </w:pPr>
            <w:r w:rsidRPr="0050155B">
              <w:rPr>
                <w:rFonts w:ascii="Calibri" w:hAnsi="Calibri" w:cs="Calibri"/>
                <w:color w:val="000000"/>
                <w:sz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42F6647" w14:textId="77777777" w:rsidR="009D1437" w:rsidRPr="0050155B" w:rsidRDefault="009D1437" w:rsidP="00616EC4">
            <w:pPr>
              <w:jc w:val="both"/>
            </w:pPr>
            <w:r w:rsidRPr="0050155B">
              <w:rPr>
                <w:rFonts w:ascii="Calibri" w:hAnsi="Calibri" w:cs="Calibri"/>
                <w:color w:val="000000"/>
                <w:sz w:val="22"/>
              </w:rPr>
              <w:t>Tài khoản đăng nhập sai hoặc không có quyền thêm khách hàng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9739D9E" w14:textId="77777777" w:rsidR="009D1437" w:rsidRPr="0050155B" w:rsidRDefault="009D1437" w:rsidP="00616EC4"/>
        </w:tc>
      </w:tr>
      <w:tr w:rsidR="009D1437" w:rsidRPr="0050155B" w14:paraId="51D9EB87"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9850ED3" w14:textId="77777777" w:rsidR="009D1437" w:rsidRPr="0050155B" w:rsidRDefault="009D1437" w:rsidP="00616EC4">
            <w:pPr>
              <w:jc w:val="both"/>
            </w:pPr>
            <w:r w:rsidRPr="0050155B">
              <w:rPr>
                <w:rFonts w:ascii="Calibri" w:hAnsi="Calibri" w:cs="Calibri"/>
                <w:color w:val="000000"/>
                <w:sz w:val="22"/>
              </w:rPr>
              <w:t>ERR:11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096B66F" w14:textId="77777777" w:rsidR="009D1437" w:rsidRPr="0050155B" w:rsidRDefault="009D1437" w:rsidP="00616EC4">
            <w:pPr>
              <w:jc w:val="both"/>
            </w:pPr>
            <w:r w:rsidRPr="0050155B">
              <w:rPr>
                <w:rFonts w:ascii="Calibri" w:hAnsi="Calibri" w:cs="Calibri"/>
                <w:color w:val="000000"/>
                <w:sz w:val="22"/>
              </w:rPr>
              <w:t>Dữ liệu xml validate lỗi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0E16484" w14:textId="77777777" w:rsidR="009D1437" w:rsidRPr="0050155B" w:rsidRDefault="009D1437" w:rsidP="00616EC4"/>
        </w:tc>
      </w:tr>
      <w:tr w:rsidR="009D1437" w:rsidRPr="0050155B" w14:paraId="315CB0F2"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02D7BA3" w14:textId="77777777" w:rsidR="009D1437" w:rsidRPr="0050155B" w:rsidRDefault="009D1437" w:rsidP="00616EC4">
            <w:pPr>
              <w:jc w:val="both"/>
            </w:pPr>
            <w:r w:rsidRPr="0050155B">
              <w:rPr>
                <w:rFonts w:ascii="Calibri" w:hAnsi="Calibri" w:cs="Calibri"/>
                <w:color w:val="000000"/>
                <w:sz w:val="22"/>
              </w:rPr>
              <w:t>ERR:6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BECF96D" w14:textId="77777777" w:rsidR="009D1437" w:rsidRPr="0050155B" w:rsidRDefault="009D1437" w:rsidP="00616EC4">
            <w:pPr>
              <w:jc w:val="both"/>
            </w:pPr>
            <w:r w:rsidRPr="0050155B">
              <w:rPr>
                <w:rFonts w:ascii="Calibri" w:hAnsi="Calibri" w:cs="Calibri"/>
                <w:color w:val="000000"/>
                <w:sz w:val="22"/>
              </w:rPr>
              <w:t>Lỗi gửi dữ liệu đăng ký lên TCTN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D29A2F1" w14:textId="77777777" w:rsidR="009D1437" w:rsidRPr="0050155B" w:rsidRDefault="009D1437" w:rsidP="00616EC4"/>
        </w:tc>
      </w:tr>
      <w:tr w:rsidR="009D1437" w:rsidRPr="0050155B" w14:paraId="7B101418"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BFD12FF" w14:textId="77777777" w:rsidR="009D1437" w:rsidRPr="0050155B" w:rsidRDefault="009D1437" w:rsidP="00616EC4">
            <w:pPr>
              <w:jc w:val="both"/>
            </w:pPr>
            <w:r w:rsidRPr="0050155B">
              <w:rPr>
                <w:rFonts w:ascii="Calibri" w:hAnsi="Calibri" w:cs="Calibri"/>
                <w:color w:val="000000"/>
                <w:sz w:val="22"/>
              </w:rPr>
              <w:t>ERR:5</w:t>
            </w:r>
          </w:p>
          <w:p w14:paraId="46CEADBB" w14:textId="77777777" w:rsidR="009D1437" w:rsidRPr="0050155B" w:rsidRDefault="009D1437" w:rsidP="00616EC4"/>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1EBCAC2" w14:textId="77777777" w:rsidR="009D1437" w:rsidRPr="0050155B" w:rsidRDefault="009D1437" w:rsidP="00616EC4">
            <w:pPr>
              <w:jc w:val="both"/>
            </w:pPr>
            <w:r w:rsidRPr="0050155B">
              <w:rPr>
                <w:rFonts w:ascii="Calibri" w:hAnsi="Calibri" w:cs="Calibri"/>
                <w:color w:val="000000"/>
                <w:sz w:val="22"/>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DCE3690" w14:textId="77777777" w:rsidR="009D1437" w:rsidRPr="0050155B" w:rsidRDefault="009D1437" w:rsidP="00616EC4">
            <w:pPr>
              <w:jc w:val="both"/>
            </w:pPr>
            <w:r w:rsidRPr="0050155B">
              <w:rPr>
                <w:rFonts w:ascii="Calibri" w:hAnsi="Calibri" w:cs="Calibri"/>
                <w:color w:val="000000"/>
                <w:sz w:val="22"/>
              </w:rPr>
              <w:t>Lỗi không xác định, kiểm tra exception trả về (DB roll back)</w:t>
            </w:r>
          </w:p>
        </w:tc>
      </w:tr>
      <w:tr w:rsidR="009D1437" w:rsidRPr="0050155B" w14:paraId="6E618C12" w14:textId="77777777" w:rsidTr="00616EC4">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2DFCF23" w14:textId="77777777" w:rsidR="009D1437" w:rsidRPr="0050155B" w:rsidRDefault="009D1437" w:rsidP="00616EC4">
            <w:pPr>
              <w:jc w:val="both"/>
            </w:pPr>
            <w:r w:rsidRPr="0050155B">
              <w:rPr>
                <w:rFonts w:ascii="Calibri" w:hAnsi="Calibri" w:cs="Calibri"/>
                <w:color w:val="000000"/>
                <w:sz w:val="22"/>
              </w:rPr>
              <w:t>OK: mtd</w:t>
            </w:r>
          </w:p>
          <w:p w14:paraId="4F1A3347" w14:textId="77777777" w:rsidR="009D1437" w:rsidRPr="0050155B" w:rsidRDefault="009D1437" w:rsidP="00616EC4"/>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B2E0229" w14:textId="77777777" w:rsidR="009D1437" w:rsidRPr="0050155B" w:rsidRDefault="009D1437" w:rsidP="00616EC4">
            <w:pPr>
              <w:jc w:val="both"/>
            </w:pPr>
            <w:r w:rsidRPr="0050155B">
              <w:rPr>
                <w:rFonts w:ascii="Calibri" w:hAnsi="Calibri" w:cs="Calibri"/>
                <w:color w:val="000000"/>
                <w:sz w:val="22"/>
              </w:rPr>
              <w:t>Đã gửi tờ khai 01 lên TCT: mã thông điệp</w:t>
            </w:r>
          </w:p>
          <w:p w14:paraId="6F15B0CA" w14:textId="77777777" w:rsidR="009D1437" w:rsidRPr="0050155B" w:rsidRDefault="009D1437" w:rsidP="00616EC4"/>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E2C23AE" w14:textId="77777777" w:rsidR="009D1437" w:rsidRPr="0050155B" w:rsidRDefault="009D1437" w:rsidP="00616EC4">
            <w:pPr>
              <w:spacing w:after="240"/>
            </w:pPr>
          </w:p>
        </w:tc>
      </w:tr>
    </w:tbl>
    <w:p w14:paraId="2F4781C8" w14:textId="77777777" w:rsidR="009D1437" w:rsidRDefault="009D1437" w:rsidP="009D1437">
      <w:pPr>
        <w:rPr>
          <w:rFonts w:ascii="Calibri" w:hAnsi="Calibri" w:cs="Calibri"/>
          <w:b/>
          <w:bCs/>
          <w:color w:val="000000"/>
          <w:sz w:val="22"/>
        </w:rPr>
      </w:pPr>
      <w:r>
        <w:rPr>
          <w:lang w:eastAsia="x-none"/>
        </w:rPr>
        <w:t xml:space="preserve">Cấu trúc </w:t>
      </w:r>
      <w:r w:rsidRPr="0050155B">
        <w:rPr>
          <w:rFonts w:ascii="Calibri" w:hAnsi="Calibri" w:cs="Calibri"/>
          <w:b/>
          <w:bCs/>
          <w:color w:val="000000"/>
          <w:sz w:val="22"/>
        </w:rPr>
        <w:t>xmlInvData</w:t>
      </w:r>
      <w:r>
        <w:rPr>
          <w:rFonts w:ascii="Calibri" w:hAnsi="Calibri" w:cs="Calibri"/>
          <w:b/>
          <w:bCs/>
          <w:color w:val="000000"/>
          <w:sz w:val="22"/>
        </w:rPr>
        <w:t>:</w:t>
      </w:r>
    </w:p>
    <w:p w14:paraId="654A9737" w14:textId="77777777" w:rsidR="009D1437" w:rsidRDefault="009D1437" w:rsidP="009D1437">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&lt;</w:t>
      </w:r>
      <w:r w:rsidRPr="00A91CC4">
        <w:rPr>
          <w:rFonts w:ascii="Courier New" w:hAnsi="Courier New" w:cs="Courier New"/>
          <w:color w:val="2E74B5" w:themeColor="accent1" w:themeShade="BF"/>
          <w:sz w:val="18"/>
          <w:szCs w:val="18"/>
        </w:rPr>
        <w:t>TKhai</w:t>
      </w:r>
      <w:r>
        <w:rPr>
          <w:rFonts w:ascii="Courier New" w:hAnsi="Courier New" w:cs="Courier New"/>
          <w:color w:val="000000"/>
          <w:sz w:val="18"/>
          <w:szCs w:val="18"/>
        </w:rPr>
        <w:t>&gt;</w:t>
      </w:r>
    </w:p>
    <w:p w14:paraId="799816B5" w14:textId="77777777" w:rsidR="009D1437" w:rsidRDefault="009D1437" w:rsidP="009D1437">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&lt;</w:t>
      </w:r>
      <w:r w:rsidRPr="00A91CC4">
        <w:rPr>
          <w:rFonts w:ascii="Courier New" w:hAnsi="Courier New" w:cs="Courier New"/>
          <w:color w:val="2E74B5" w:themeColor="accent1" w:themeShade="BF"/>
          <w:sz w:val="18"/>
          <w:szCs w:val="18"/>
        </w:rPr>
        <w:t>DLTKhai </w:t>
      </w:r>
      <w:r w:rsidRPr="00A91CC4">
        <w:rPr>
          <w:rFonts w:ascii="Courier New" w:hAnsi="Courier New" w:cs="Courier New"/>
          <w:color w:val="FF0000"/>
          <w:sz w:val="18"/>
          <w:szCs w:val="18"/>
        </w:rPr>
        <w:t>Id="DuLieuKy"</w:t>
      </w:r>
      <w:r>
        <w:rPr>
          <w:rFonts w:ascii="Courier New" w:hAnsi="Courier New" w:cs="Courier New"/>
          <w:color w:val="000000"/>
          <w:sz w:val="18"/>
          <w:szCs w:val="18"/>
        </w:rPr>
        <w:t>&gt;</w:t>
      </w:r>
    </w:p>
    <w:p w14:paraId="5AAC1603" w14:textId="77777777" w:rsidR="009D1437" w:rsidRDefault="009D1437" w:rsidP="009D1437">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&lt;</w:t>
      </w:r>
      <w:r w:rsidRPr="00A91CC4">
        <w:rPr>
          <w:rFonts w:ascii="Courier New" w:hAnsi="Courier New" w:cs="Courier New"/>
          <w:color w:val="2E74B5" w:themeColor="accent1" w:themeShade="BF"/>
          <w:sz w:val="18"/>
          <w:szCs w:val="18"/>
        </w:rPr>
        <w:t>TTChung</w:t>
      </w:r>
      <w:r>
        <w:rPr>
          <w:rFonts w:ascii="Courier New" w:hAnsi="Courier New" w:cs="Courier New"/>
          <w:color w:val="000000"/>
          <w:sz w:val="18"/>
          <w:szCs w:val="18"/>
        </w:rPr>
        <w:t>&gt;</w:t>
      </w:r>
    </w:p>
    <w:p w14:paraId="16D55F76" w14:textId="77777777" w:rsidR="009D1437" w:rsidRPr="001E377A" w:rsidRDefault="009D1437" w:rsidP="009D1437">
      <w:pPr>
        <w:shd w:val="clear" w:color="auto" w:fill="FFFFFE"/>
        <w:spacing w:line="270" w:lineRule="atLeast"/>
        <w:rPr>
          <w:rFonts w:ascii="Consolas" w:hAnsi="Consolas" w:cs="Courier New"/>
          <w:color w:val="000000"/>
          <w:sz w:val="19"/>
          <w:szCs w:val="19"/>
        </w:rPr>
      </w:pPr>
      <w:r>
        <w:rPr>
          <w:rFonts w:ascii="Courier New" w:hAnsi="Courier New" w:cs="Courier New"/>
          <w:color w:val="000000"/>
          <w:sz w:val="18"/>
          <w:szCs w:val="18"/>
        </w:rPr>
        <w:t>            </w:t>
      </w:r>
      <w:r w:rsidRPr="001E377A">
        <w:rPr>
          <w:rFonts w:ascii="Consolas" w:hAnsi="Consolas" w:cs="Courier New"/>
          <w:color w:val="000000"/>
          <w:sz w:val="19"/>
          <w:szCs w:val="19"/>
        </w:rPr>
        <w:t>&lt;</w:t>
      </w:r>
      <w:r w:rsidRPr="001E377A">
        <w:rPr>
          <w:rFonts w:ascii="Consolas" w:hAnsi="Consolas" w:cs="Courier New"/>
          <w:color w:val="5B9BD5" w:themeColor="accent1"/>
          <w:sz w:val="19"/>
          <w:szCs w:val="19"/>
        </w:rPr>
        <w:t>MSo</w:t>
      </w:r>
      <w:r w:rsidRPr="001E377A">
        <w:rPr>
          <w:rFonts w:ascii="Consolas" w:hAnsi="Consolas" w:cs="Courier New"/>
          <w:color w:val="000000"/>
          <w:sz w:val="19"/>
          <w:szCs w:val="19"/>
        </w:rPr>
        <w:t>&gt;</w:t>
      </w:r>
      <w:r w:rsidRPr="001E377A">
        <w:rPr>
          <w:rFonts w:ascii="Consolas" w:hAnsi="Consolas" w:cs="Courier New"/>
          <w:b/>
          <w:color w:val="000000" w:themeColor="text1"/>
          <w:sz w:val="19"/>
          <w:szCs w:val="19"/>
        </w:rPr>
        <w:t>Mã số</w:t>
      </w:r>
      <w:r w:rsidRPr="001E377A">
        <w:rPr>
          <w:rFonts w:ascii="Consolas" w:hAnsi="Consolas" w:cs="Courier New"/>
          <w:color w:val="000000"/>
          <w:sz w:val="19"/>
          <w:szCs w:val="19"/>
        </w:rPr>
        <w:t>&lt;/</w:t>
      </w:r>
      <w:r w:rsidRPr="001E377A">
        <w:rPr>
          <w:rFonts w:ascii="Consolas" w:hAnsi="Consolas" w:cs="Courier New"/>
          <w:color w:val="5B9BD5" w:themeColor="accent1"/>
          <w:sz w:val="19"/>
          <w:szCs w:val="19"/>
        </w:rPr>
        <w:t>MSo</w:t>
      </w:r>
      <w:r w:rsidRPr="001E377A">
        <w:rPr>
          <w:rFonts w:ascii="Consolas" w:hAnsi="Consolas" w:cs="Courier New"/>
          <w:color w:val="000000"/>
          <w:sz w:val="19"/>
          <w:szCs w:val="19"/>
        </w:rPr>
        <w:t>&gt;</w:t>
      </w:r>
    </w:p>
    <w:p w14:paraId="12BBFAB3" w14:textId="77777777" w:rsidR="009D1437" w:rsidRPr="00AE187D" w:rsidRDefault="009D1437" w:rsidP="009D1437">
      <w:pPr>
        <w:shd w:val="clear" w:color="auto" w:fill="FFFFFE"/>
        <w:spacing w:line="270" w:lineRule="atLeast"/>
        <w:rPr>
          <w:rFonts w:ascii="Consolas" w:hAnsi="Consolas" w:cs="Courier New"/>
          <w:color w:val="000000"/>
          <w:sz w:val="19"/>
          <w:szCs w:val="19"/>
          <w:lang w:val="nl-NL"/>
        </w:rPr>
      </w:pPr>
      <w:r w:rsidRPr="001E377A">
        <w:rPr>
          <w:rFonts w:ascii="Consolas" w:hAnsi="Consolas" w:cs="Courier New"/>
          <w:color w:val="000000"/>
          <w:sz w:val="19"/>
          <w:szCs w:val="19"/>
        </w:rPr>
        <w:t>            </w:t>
      </w:r>
      <w:r w:rsidRPr="00AE187D">
        <w:rPr>
          <w:rFonts w:ascii="Consolas" w:hAnsi="Consolas" w:cs="Courier New"/>
          <w:color w:val="000000"/>
          <w:sz w:val="19"/>
          <w:szCs w:val="19"/>
          <w:lang w:val="nl-NL"/>
        </w:rPr>
        <w:t>&lt;</w:t>
      </w:r>
      <w:r w:rsidRPr="00AE187D">
        <w:rPr>
          <w:rFonts w:ascii="Consolas" w:hAnsi="Consolas" w:cs="Courier New"/>
          <w:color w:val="2E74B5" w:themeColor="accent1" w:themeShade="BF"/>
          <w:sz w:val="19"/>
          <w:szCs w:val="19"/>
          <w:lang w:val="nl-NL"/>
        </w:rPr>
        <w:t>Ten</w:t>
      </w:r>
      <w:r w:rsidRPr="00AE187D">
        <w:rPr>
          <w:rFonts w:ascii="Consolas" w:hAnsi="Consolas" w:cs="Courier New"/>
          <w:color w:val="000000"/>
          <w:sz w:val="19"/>
          <w:szCs w:val="19"/>
          <w:lang w:val="nl-NL"/>
        </w:rPr>
        <w:t>&gt;</w:t>
      </w:r>
      <w:r w:rsidRPr="00AE187D">
        <w:rPr>
          <w:rFonts w:ascii="Consolas" w:hAnsi="Consolas" w:cs="Courier New"/>
          <w:b/>
          <w:color w:val="000000" w:themeColor="text1"/>
          <w:sz w:val="19"/>
          <w:szCs w:val="19"/>
          <w:lang w:val="nl-NL"/>
        </w:rPr>
        <w:t>Tên ĐK</w:t>
      </w:r>
      <w:r w:rsidRPr="00AE187D">
        <w:rPr>
          <w:rFonts w:ascii="Consolas" w:hAnsi="Consolas" w:cs="Courier New"/>
          <w:color w:val="000000"/>
          <w:sz w:val="19"/>
          <w:szCs w:val="19"/>
          <w:lang w:val="nl-NL"/>
        </w:rPr>
        <w:t>&lt;/</w:t>
      </w:r>
      <w:r w:rsidRPr="00AE187D">
        <w:rPr>
          <w:rFonts w:ascii="Consolas" w:hAnsi="Consolas" w:cs="Courier New"/>
          <w:color w:val="2E74B5" w:themeColor="accent1" w:themeShade="BF"/>
          <w:sz w:val="19"/>
          <w:szCs w:val="19"/>
          <w:lang w:val="nl-NL"/>
        </w:rPr>
        <w:t>Ten</w:t>
      </w:r>
      <w:r w:rsidRPr="00AE187D">
        <w:rPr>
          <w:rFonts w:ascii="Consolas" w:hAnsi="Consolas" w:cs="Courier New"/>
          <w:color w:val="000000"/>
          <w:sz w:val="19"/>
          <w:szCs w:val="19"/>
          <w:lang w:val="nl-NL"/>
        </w:rPr>
        <w:t>&gt;</w:t>
      </w:r>
    </w:p>
    <w:p w14:paraId="508D6DC8" w14:textId="77777777" w:rsidR="009D1437" w:rsidRPr="00AE187D" w:rsidRDefault="009D1437" w:rsidP="009D1437">
      <w:pPr>
        <w:shd w:val="clear" w:color="auto" w:fill="FFFFFE"/>
        <w:spacing w:line="270" w:lineRule="atLeast"/>
        <w:rPr>
          <w:rFonts w:ascii="Consolas" w:hAnsi="Consolas" w:cs="Courier New"/>
          <w:color w:val="000000"/>
          <w:sz w:val="19"/>
          <w:szCs w:val="19"/>
          <w:lang w:val="nl-NL"/>
        </w:rPr>
      </w:pPr>
      <w:r w:rsidRPr="00AE187D">
        <w:rPr>
          <w:rFonts w:ascii="Consolas" w:hAnsi="Consolas" w:cs="Courier New"/>
          <w:color w:val="000000"/>
          <w:sz w:val="19"/>
          <w:szCs w:val="19"/>
          <w:lang w:val="nl-NL"/>
        </w:rPr>
        <w:t>            &lt;</w:t>
      </w:r>
      <w:r w:rsidRPr="00AE187D">
        <w:rPr>
          <w:rFonts w:ascii="Consolas" w:hAnsi="Consolas" w:cs="Courier New"/>
          <w:color w:val="2E74B5" w:themeColor="accent1" w:themeShade="BF"/>
          <w:sz w:val="19"/>
          <w:szCs w:val="19"/>
          <w:lang w:val="nl-NL"/>
        </w:rPr>
        <w:t>HThuc</w:t>
      </w:r>
      <w:r w:rsidRPr="00AE187D">
        <w:rPr>
          <w:rFonts w:ascii="Consolas" w:hAnsi="Consolas" w:cs="Courier New"/>
          <w:color w:val="000000"/>
          <w:sz w:val="19"/>
          <w:szCs w:val="19"/>
          <w:lang w:val="nl-NL"/>
        </w:rPr>
        <w:t>&gt;2&lt;/</w:t>
      </w:r>
      <w:r w:rsidRPr="00AE187D">
        <w:rPr>
          <w:rFonts w:ascii="Consolas" w:hAnsi="Consolas" w:cs="Courier New"/>
          <w:color w:val="2E74B5" w:themeColor="accent1" w:themeShade="BF"/>
          <w:sz w:val="19"/>
          <w:szCs w:val="19"/>
          <w:lang w:val="nl-NL"/>
        </w:rPr>
        <w:t>HThuc</w:t>
      </w:r>
      <w:r w:rsidRPr="00AE187D">
        <w:rPr>
          <w:rFonts w:ascii="Consolas" w:hAnsi="Consolas" w:cs="Courier New"/>
          <w:color w:val="000000"/>
          <w:sz w:val="19"/>
          <w:szCs w:val="19"/>
          <w:lang w:val="nl-NL"/>
        </w:rPr>
        <w:t>&gt;</w:t>
      </w:r>
    </w:p>
    <w:p w14:paraId="5CB979CE" w14:textId="77777777" w:rsidR="009D1437" w:rsidRPr="00AE187D" w:rsidRDefault="009D1437" w:rsidP="009D1437">
      <w:pPr>
        <w:shd w:val="clear" w:color="auto" w:fill="FFFFFE"/>
        <w:spacing w:line="270" w:lineRule="atLeast"/>
        <w:rPr>
          <w:rFonts w:ascii="Consolas" w:hAnsi="Consolas" w:cs="Courier New"/>
          <w:color w:val="000000"/>
          <w:sz w:val="19"/>
          <w:szCs w:val="19"/>
          <w:lang w:val="nl-NL"/>
        </w:rPr>
      </w:pPr>
      <w:r w:rsidRPr="00AE187D">
        <w:rPr>
          <w:rFonts w:ascii="Consolas" w:hAnsi="Consolas" w:cs="Courier New"/>
          <w:color w:val="000000"/>
          <w:sz w:val="19"/>
          <w:szCs w:val="19"/>
          <w:lang w:val="nl-NL"/>
        </w:rPr>
        <w:t>            &lt;</w:t>
      </w:r>
      <w:r w:rsidRPr="00AE187D">
        <w:rPr>
          <w:rFonts w:ascii="Consolas" w:hAnsi="Consolas" w:cs="Courier New"/>
          <w:color w:val="2E74B5" w:themeColor="accent1" w:themeShade="BF"/>
          <w:sz w:val="19"/>
          <w:szCs w:val="19"/>
          <w:lang w:val="nl-NL"/>
        </w:rPr>
        <w:t>TNNT</w:t>
      </w:r>
      <w:r w:rsidRPr="00AE187D">
        <w:rPr>
          <w:rFonts w:ascii="Consolas" w:hAnsi="Consolas" w:cs="Courier New"/>
          <w:color w:val="000000"/>
          <w:sz w:val="19"/>
          <w:szCs w:val="19"/>
          <w:lang w:val="nl-NL"/>
        </w:rPr>
        <w:t>&gt;</w:t>
      </w:r>
      <w:r w:rsidRPr="00AE187D">
        <w:rPr>
          <w:rFonts w:ascii="Consolas" w:hAnsi="Consolas" w:cs="Arial"/>
          <w:b/>
          <w:bCs/>
          <w:color w:val="000000"/>
          <w:sz w:val="19"/>
          <w:szCs w:val="19"/>
          <w:shd w:val="clear" w:color="auto" w:fill="FFFFFF"/>
          <w:lang w:val="nl-NL"/>
        </w:rPr>
        <w:t>Tên người nộp thuế</w:t>
      </w:r>
      <w:r w:rsidRPr="00AE187D">
        <w:rPr>
          <w:rFonts w:ascii="Consolas" w:hAnsi="Consolas" w:cs="Arial"/>
          <w:b/>
          <w:bCs/>
          <w:color w:val="FF0000"/>
          <w:sz w:val="19"/>
          <w:szCs w:val="19"/>
          <w:shd w:val="clear" w:color="auto" w:fill="FFFFFF"/>
          <w:lang w:val="nl-NL"/>
        </w:rPr>
        <w:t>(*)</w:t>
      </w:r>
      <w:r w:rsidRPr="00AE187D">
        <w:rPr>
          <w:rFonts w:ascii="Consolas" w:hAnsi="Consolas" w:cs="Courier New"/>
          <w:color w:val="000000"/>
          <w:sz w:val="19"/>
          <w:szCs w:val="19"/>
          <w:lang w:val="nl-NL"/>
        </w:rPr>
        <w:t>&lt;/</w:t>
      </w:r>
      <w:r w:rsidRPr="00AE187D">
        <w:rPr>
          <w:rFonts w:ascii="Consolas" w:hAnsi="Consolas" w:cs="Courier New"/>
          <w:color w:val="2E74B5" w:themeColor="accent1" w:themeShade="BF"/>
          <w:sz w:val="19"/>
          <w:szCs w:val="19"/>
          <w:lang w:val="nl-NL"/>
        </w:rPr>
        <w:t>TNNT</w:t>
      </w:r>
      <w:r w:rsidRPr="00AE187D">
        <w:rPr>
          <w:rFonts w:ascii="Consolas" w:hAnsi="Consolas" w:cs="Courier New"/>
          <w:color w:val="000000"/>
          <w:sz w:val="19"/>
          <w:szCs w:val="19"/>
          <w:lang w:val="nl-NL"/>
        </w:rPr>
        <w:t>&gt;</w:t>
      </w:r>
    </w:p>
    <w:p w14:paraId="5282C01B" w14:textId="77777777" w:rsidR="009D1437" w:rsidRPr="00AE187D" w:rsidRDefault="009D1437" w:rsidP="009D1437">
      <w:pPr>
        <w:shd w:val="clear" w:color="auto" w:fill="FFFFFE"/>
        <w:spacing w:line="270" w:lineRule="atLeast"/>
        <w:rPr>
          <w:rFonts w:ascii="Consolas" w:hAnsi="Consolas" w:cs="Courier New"/>
          <w:color w:val="000000"/>
          <w:sz w:val="19"/>
          <w:szCs w:val="19"/>
          <w:lang w:val="nl-NL"/>
        </w:rPr>
      </w:pPr>
      <w:r w:rsidRPr="00AE187D">
        <w:rPr>
          <w:rFonts w:ascii="Consolas" w:hAnsi="Consolas" w:cs="Courier New"/>
          <w:color w:val="000000"/>
          <w:sz w:val="19"/>
          <w:szCs w:val="19"/>
          <w:lang w:val="nl-NL"/>
        </w:rPr>
        <w:t>            &lt;</w:t>
      </w:r>
      <w:r w:rsidRPr="00AE187D">
        <w:rPr>
          <w:rFonts w:ascii="Consolas" w:hAnsi="Consolas" w:cs="Courier New"/>
          <w:color w:val="2E74B5" w:themeColor="accent1" w:themeShade="BF"/>
          <w:sz w:val="19"/>
          <w:szCs w:val="19"/>
          <w:lang w:val="nl-NL"/>
        </w:rPr>
        <w:t>MST</w:t>
      </w:r>
      <w:r w:rsidRPr="00AE187D">
        <w:rPr>
          <w:rFonts w:ascii="Consolas" w:hAnsi="Consolas" w:cs="Courier New"/>
          <w:color w:val="000000"/>
          <w:sz w:val="19"/>
          <w:szCs w:val="19"/>
          <w:lang w:val="nl-NL"/>
        </w:rPr>
        <w:t>&gt;</w:t>
      </w:r>
      <w:r w:rsidRPr="00AE187D">
        <w:rPr>
          <w:rFonts w:ascii="Consolas" w:hAnsi="Consolas" w:cs="Arial"/>
          <w:b/>
          <w:bCs/>
          <w:color w:val="000000"/>
          <w:sz w:val="19"/>
          <w:szCs w:val="19"/>
          <w:shd w:val="clear" w:color="auto" w:fill="FFFFFF"/>
          <w:lang w:val="nl-NL"/>
        </w:rPr>
        <w:t>Mã số thuế</w:t>
      </w:r>
      <w:r w:rsidRPr="00AE187D">
        <w:rPr>
          <w:rFonts w:ascii="Consolas" w:hAnsi="Consolas" w:cs="Arial"/>
          <w:b/>
          <w:bCs/>
          <w:color w:val="FF0000"/>
          <w:sz w:val="19"/>
          <w:szCs w:val="19"/>
          <w:shd w:val="clear" w:color="auto" w:fill="FFFFFF"/>
          <w:lang w:val="nl-NL"/>
        </w:rPr>
        <w:t>(*)</w:t>
      </w:r>
      <w:r w:rsidRPr="00AE187D">
        <w:rPr>
          <w:rFonts w:ascii="Consolas" w:hAnsi="Consolas" w:cs="Courier New"/>
          <w:color w:val="000000"/>
          <w:sz w:val="19"/>
          <w:szCs w:val="19"/>
          <w:lang w:val="nl-NL"/>
        </w:rPr>
        <w:t>&lt;/</w:t>
      </w:r>
      <w:r w:rsidRPr="00AE187D">
        <w:rPr>
          <w:rFonts w:ascii="Consolas" w:hAnsi="Consolas" w:cs="Courier New"/>
          <w:color w:val="2E74B5" w:themeColor="accent1" w:themeShade="BF"/>
          <w:sz w:val="19"/>
          <w:szCs w:val="19"/>
          <w:lang w:val="nl-NL"/>
        </w:rPr>
        <w:t>MST</w:t>
      </w:r>
      <w:r w:rsidRPr="00AE187D">
        <w:rPr>
          <w:rFonts w:ascii="Consolas" w:hAnsi="Consolas" w:cs="Courier New"/>
          <w:color w:val="000000"/>
          <w:sz w:val="19"/>
          <w:szCs w:val="19"/>
          <w:lang w:val="nl-NL"/>
        </w:rPr>
        <w:t>&gt;</w:t>
      </w:r>
    </w:p>
    <w:p w14:paraId="7D10B7B4" w14:textId="77777777" w:rsidR="009D1437" w:rsidRPr="00AE187D" w:rsidRDefault="009D1437" w:rsidP="009D1437">
      <w:pPr>
        <w:shd w:val="clear" w:color="auto" w:fill="FFFFFE"/>
        <w:spacing w:line="270" w:lineRule="atLeast"/>
        <w:rPr>
          <w:rFonts w:ascii="Consolas" w:hAnsi="Consolas" w:cs="Courier New"/>
          <w:color w:val="000000"/>
          <w:sz w:val="19"/>
          <w:szCs w:val="19"/>
          <w:lang w:val="nl-NL"/>
        </w:rPr>
      </w:pPr>
      <w:r w:rsidRPr="00AE187D">
        <w:rPr>
          <w:rFonts w:ascii="Consolas" w:hAnsi="Consolas" w:cs="Courier New"/>
          <w:color w:val="000000"/>
          <w:sz w:val="19"/>
          <w:szCs w:val="19"/>
          <w:lang w:val="nl-NL"/>
        </w:rPr>
        <w:t>            &lt;</w:t>
      </w:r>
      <w:r w:rsidRPr="00AE187D">
        <w:rPr>
          <w:rFonts w:ascii="Consolas" w:hAnsi="Consolas" w:cs="Courier New"/>
          <w:color w:val="2E74B5" w:themeColor="accent1" w:themeShade="BF"/>
          <w:sz w:val="19"/>
          <w:szCs w:val="19"/>
          <w:lang w:val="nl-NL"/>
        </w:rPr>
        <w:t>NLHe</w:t>
      </w:r>
      <w:r w:rsidRPr="00AE187D">
        <w:rPr>
          <w:rFonts w:ascii="Consolas" w:hAnsi="Consolas" w:cs="Courier New"/>
          <w:color w:val="000000"/>
          <w:sz w:val="19"/>
          <w:szCs w:val="19"/>
          <w:lang w:val="nl-NL"/>
        </w:rPr>
        <w:t>&gt;</w:t>
      </w:r>
      <w:r w:rsidRPr="00AE187D">
        <w:rPr>
          <w:rFonts w:ascii="Consolas" w:hAnsi="Consolas" w:cs="Arial"/>
          <w:b/>
          <w:bCs/>
          <w:color w:val="000000"/>
          <w:sz w:val="19"/>
          <w:szCs w:val="19"/>
          <w:shd w:val="clear" w:color="auto" w:fill="FFFFFF"/>
          <w:lang w:val="nl-NL"/>
        </w:rPr>
        <w:t>Người liên hệ</w:t>
      </w:r>
      <w:r w:rsidRPr="00AE187D">
        <w:rPr>
          <w:rFonts w:ascii="Consolas" w:hAnsi="Consolas" w:cs="Arial"/>
          <w:b/>
          <w:bCs/>
          <w:color w:val="FF0000"/>
          <w:sz w:val="19"/>
          <w:szCs w:val="19"/>
          <w:shd w:val="clear" w:color="auto" w:fill="FFFFFF"/>
          <w:lang w:val="nl-NL"/>
        </w:rPr>
        <w:t>(*)</w:t>
      </w:r>
      <w:r w:rsidRPr="00AE187D">
        <w:rPr>
          <w:rFonts w:ascii="Consolas" w:hAnsi="Consolas" w:cs="Courier New"/>
          <w:color w:val="000000"/>
          <w:sz w:val="19"/>
          <w:szCs w:val="19"/>
          <w:lang w:val="nl-NL"/>
        </w:rPr>
        <w:t>&lt;/</w:t>
      </w:r>
      <w:r w:rsidRPr="00AE187D">
        <w:rPr>
          <w:rFonts w:ascii="Consolas" w:hAnsi="Consolas" w:cs="Courier New"/>
          <w:color w:val="2E74B5" w:themeColor="accent1" w:themeShade="BF"/>
          <w:sz w:val="19"/>
          <w:szCs w:val="19"/>
          <w:lang w:val="nl-NL"/>
        </w:rPr>
        <w:t>NLHe</w:t>
      </w:r>
      <w:r w:rsidRPr="00AE187D">
        <w:rPr>
          <w:rFonts w:ascii="Consolas" w:hAnsi="Consolas" w:cs="Courier New"/>
          <w:color w:val="000000"/>
          <w:sz w:val="19"/>
          <w:szCs w:val="19"/>
          <w:lang w:val="nl-NL"/>
        </w:rPr>
        <w:t>&gt;</w:t>
      </w:r>
    </w:p>
    <w:p w14:paraId="056463D0" w14:textId="77777777" w:rsidR="009D1437" w:rsidRPr="00AE187D" w:rsidRDefault="009D1437" w:rsidP="009D1437">
      <w:pPr>
        <w:shd w:val="clear" w:color="auto" w:fill="FFFFFE"/>
        <w:spacing w:line="270" w:lineRule="atLeast"/>
        <w:rPr>
          <w:rFonts w:ascii="Consolas" w:hAnsi="Consolas" w:cs="Courier New"/>
          <w:color w:val="000000"/>
          <w:sz w:val="19"/>
          <w:szCs w:val="19"/>
          <w:lang w:val="nl-NL"/>
        </w:rPr>
      </w:pPr>
      <w:r w:rsidRPr="00AE187D">
        <w:rPr>
          <w:rFonts w:ascii="Consolas" w:hAnsi="Consolas" w:cs="Courier New"/>
          <w:color w:val="000000"/>
          <w:sz w:val="19"/>
          <w:szCs w:val="19"/>
          <w:lang w:val="nl-NL"/>
        </w:rPr>
        <w:t>            &lt;</w:t>
      </w:r>
      <w:r w:rsidRPr="00AE187D">
        <w:rPr>
          <w:rFonts w:ascii="Consolas" w:hAnsi="Consolas" w:cs="Courier New"/>
          <w:color w:val="2E74B5" w:themeColor="accent1" w:themeShade="BF"/>
          <w:sz w:val="19"/>
          <w:szCs w:val="19"/>
          <w:lang w:val="nl-NL"/>
        </w:rPr>
        <w:t>DCLHe</w:t>
      </w:r>
      <w:r w:rsidRPr="00AE187D">
        <w:rPr>
          <w:rFonts w:ascii="Consolas" w:hAnsi="Consolas" w:cs="Courier New"/>
          <w:color w:val="000000"/>
          <w:sz w:val="19"/>
          <w:szCs w:val="19"/>
          <w:lang w:val="nl-NL"/>
        </w:rPr>
        <w:t>&gt;</w:t>
      </w:r>
      <w:r w:rsidRPr="00AE187D">
        <w:rPr>
          <w:rFonts w:ascii="Consolas" w:hAnsi="Consolas" w:cs="Arial"/>
          <w:b/>
          <w:bCs/>
          <w:color w:val="000000"/>
          <w:sz w:val="19"/>
          <w:szCs w:val="19"/>
          <w:shd w:val="clear" w:color="auto" w:fill="FFFFFF"/>
          <w:lang w:val="nl-NL"/>
        </w:rPr>
        <w:t>Địa chỉ liên hệ</w:t>
      </w:r>
      <w:r w:rsidRPr="00AE187D">
        <w:rPr>
          <w:rFonts w:ascii="Consolas" w:hAnsi="Consolas" w:cs="Arial"/>
          <w:b/>
          <w:bCs/>
          <w:color w:val="FF0000"/>
          <w:sz w:val="19"/>
          <w:szCs w:val="19"/>
          <w:shd w:val="clear" w:color="auto" w:fill="FFFFFF"/>
          <w:lang w:val="nl-NL"/>
        </w:rPr>
        <w:t>(*)</w:t>
      </w:r>
      <w:r w:rsidRPr="00AE187D">
        <w:rPr>
          <w:rFonts w:ascii="Consolas" w:hAnsi="Consolas" w:cs="Courier New"/>
          <w:color w:val="000000"/>
          <w:sz w:val="19"/>
          <w:szCs w:val="19"/>
          <w:lang w:val="nl-NL"/>
        </w:rPr>
        <w:t>&lt;/</w:t>
      </w:r>
      <w:r w:rsidRPr="00AE187D">
        <w:rPr>
          <w:rFonts w:ascii="Consolas" w:hAnsi="Consolas" w:cs="Courier New"/>
          <w:color w:val="2E74B5" w:themeColor="accent1" w:themeShade="BF"/>
          <w:sz w:val="19"/>
          <w:szCs w:val="19"/>
          <w:lang w:val="nl-NL"/>
        </w:rPr>
        <w:t>DCLHe</w:t>
      </w:r>
      <w:r w:rsidRPr="00AE187D">
        <w:rPr>
          <w:rFonts w:ascii="Consolas" w:hAnsi="Consolas" w:cs="Courier New"/>
          <w:color w:val="000000"/>
          <w:sz w:val="19"/>
          <w:szCs w:val="19"/>
          <w:lang w:val="nl-NL"/>
        </w:rPr>
        <w:t>&gt;</w:t>
      </w:r>
    </w:p>
    <w:p w14:paraId="7755D9EE" w14:textId="77777777" w:rsidR="009D1437" w:rsidRPr="00AE187D" w:rsidRDefault="009D1437" w:rsidP="009D1437">
      <w:pPr>
        <w:shd w:val="clear" w:color="auto" w:fill="FFFFFE"/>
        <w:spacing w:line="270" w:lineRule="atLeast"/>
        <w:rPr>
          <w:rFonts w:ascii="Consolas" w:hAnsi="Consolas" w:cs="Courier New"/>
          <w:color w:val="000000"/>
          <w:sz w:val="19"/>
          <w:szCs w:val="19"/>
          <w:lang w:val="nl-NL"/>
        </w:rPr>
      </w:pPr>
      <w:r w:rsidRPr="00AE187D">
        <w:rPr>
          <w:rFonts w:ascii="Consolas" w:hAnsi="Consolas" w:cs="Courier New"/>
          <w:color w:val="000000"/>
          <w:sz w:val="19"/>
          <w:szCs w:val="19"/>
          <w:lang w:val="nl-NL"/>
        </w:rPr>
        <w:t>            &lt;</w:t>
      </w:r>
      <w:r w:rsidRPr="00AE187D">
        <w:rPr>
          <w:rFonts w:ascii="Consolas" w:hAnsi="Consolas" w:cs="Courier New"/>
          <w:color w:val="2E74B5" w:themeColor="accent1" w:themeShade="BF"/>
          <w:sz w:val="19"/>
          <w:szCs w:val="19"/>
          <w:lang w:val="nl-NL"/>
        </w:rPr>
        <w:t>DCTDTu</w:t>
      </w:r>
      <w:r w:rsidRPr="00AE187D">
        <w:rPr>
          <w:rFonts w:ascii="Consolas" w:hAnsi="Consolas" w:cs="Courier New"/>
          <w:color w:val="000000"/>
          <w:sz w:val="19"/>
          <w:szCs w:val="19"/>
          <w:lang w:val="nl-NL"/>
        </w:rPr>
        <w:t>&gt;</w:t>
      </w:r>
      <w:r w:rsidRPr="00AE187D">
        <w:rPr>
          <w:rFonts w:ascii="Consolas" w:hAnsi="Consolas" w:cs="Arial"/>
          <w:b/>
          <w:bCs/>
          <w:color w:val="000000"/>
          <w:sz w:val="19"/>
          <w:szCs w:val="19"/>
          <w:shd w:val="clear" w:color="auto" w:fill="FFFFFF"/>
          <w:lang w:val="nl-NL"/>
        </w:rPr>
        <w:t>Thư điện tử</w:t>
      </w:r>
      <w:r w:rsidRPr="00AE187D">
        <w:rPr>
          <w:rFonts w:ascii="Consolas" w:hAnsi="Consolas" w:cs="Arial"/>
          <w:b/>
          <w:bCs/>
          <w:color w:val="FF0000"/>
          <w:sz w:val="19"/>
          <w:szCs w:val="19"/>
          <w:shd w:val="clear" w:color="auto" w:fill="FFFFFF"/>
          <w:lang w:val="nl-NL"/>
        </w:rPr>
        <w:t>(*)</w:t>
      </w:r>
      <w:r w:rsidRPr="00AE187D">
        <w:rPr>
          <w:rFonts w:ascii="Consolas" w:hAnsi="Consolas" w:cs="Courier New"/>
          <w:color w:val="000000"/>
          <w:sz w:val="19"/>
          <w:szCs w:val="19"/>
          <w:lang w:val="nl-NL"/>
        </w:rPr>
        <w:t>&lt;/</w:t>
      </w:r>
      <w:r w:rsidRPr="00AE187D">
        <w:rPr>
          <w:rFonts w:ascii="Consolas" w:hAnsi="Consolas" w:cs="Courier New"/>
          <w:color w:val="2E74B5" w:themeColor="accent1" w:themeShade="BF"/>
          <w:sz w:val="19"/>
          <w:szCs w:val="19"/>
          <w:lang w:val="nl-NL"/>
        </w:rPr>
        <w:t>DCTDTu</w:t>
      </w:r>
      <w:r w:rsidRPr="00AE187D">
        <w:rPr>
          <w:rFonts w:ascii="Consolas" w:hAnsi="Consolas" w:cs="Courier New"/>
          <w:color w:val="000000"/>
          <w:sz w:val="19"/>
          <w:szCs w:val="19"/>
          <w:lang w:val="nl-NL"/>
        </w:rPr>
        <w:t>&gt;</w:t>
      </w:r>
    </w:p>
    <w:p w14:paraId="33968895" w14:textId="77777777" w:rsidR="009D1437" w:rsidRPr="00AE187D" w:rsidRDefault="009D1437" w:rsidP="009D1437">
      <w:pPr>
        <w:shd w:val="clear" w:color="auto" w:fill="FFFFFE"/>
        <w:spacing w:line="270" w:lineRule="atLeast"/>
        <w:rPr>
          <w:rFonts w:ascii="Consolas" w:hAnsi="Consolas" w:cs="Courier New"/>
          <w:color w:val="000000"/>
          <w:sz w:val="19"/>
          <w:szCs w:val="19"/>
          <w:lang w:val="nl-NL"/>
        </w:rPr>
      </w:pPr>
      <w:r w:rsidRPr="00AE187D">
        <w:rPr>
          <w:rFonts w:ascii="Consolas" w:hAnsi="Consolas" w:cs="Courier New"/>
          <w:color w:val="000000"/>
          <w:sz w:val="19"/>
          <w:szCs w:val="19"/>
          <w:lang w:val="nl-NL"/>
        </w:rPr>
        <w:t>            &lt;</w:t>
      </w:r>
      <w:r w:rsidRPr="00AE187D">
        <w:rPr>
          <w:rFonts w:ascii="Consolas" w:hAnsi="Consolas" w:cs="Courier New"/>
          <w:color w:val="2E74B5" w:themeColor="accent1" w:themeShade="BF"/>
          <w:sz w:val="19"/>
          <w:szCs w:val="19"/>
          <w:lang w:val="nl-NL"/>
        </w:rPr>
        <w:t>DTLHe</w:t>
      </w:r>
      <w:r w:rsidRPr="00AE187D">
        <w:rPr>
          <w:rFonts w:ascii="Consolas" w:hAnsi="Consolas" w:cs="Courier New"/>
          <w:color w:val="000000"/>
          <w:sz w:val="19"/>
          <w:szCs w:val="19"/>
          <w:lang w:val="nl-NL"/>
        </w:rPr>
        <w:t>&gt;</w:t>
      </w:r>
      <w:r w:rsidRPr="00AE187D">
        <w:rPr>
          <w:rFonts w:ascii="Consolas" w:hAnsi="Consolas" w:cs="Arial"/>
          <w:b/>
          <w:bCs/>
          <w:color w:val="000000"/>
          <w:sz w:val="19"/>
          <w:szCs w:val="19"/>
          <w:shd w:val="clear" w:color="auto" w:fill="FFFFFF"/>
          <w:lang w:val="nl-NL"/>
        </w:rPr>
        <w:t>Điện thoại liên hệ</w:t>
      </w:r>
      <w:r w:rsidRPr="00AE187D">
        <w:rPr>
          <w:rFonts w:ascii="Consolas" w:hAnsi="Consolas" w:cs="Arial"/>
          <w:b/>
          <w:bCs/>
          <w:color w:val="FF0000"/>
          <w:sz w:val="19"/>
          <w:szCs w:val="19"/>
          <w:shd w:val="clear" w:color="auto" w:fill="FFFFFF"/>
          <w:lang w:val="nl-NL"/>
        </w:rPr>
        <w:t>(*)</w:t>
      </w:r>
      <w:r w:rsidRPr="00AE187D">
        <w:rPr>
          <w:rFonts w:ascii="Consolas" w:hAnsi="Consolas" w:cs="Courier New"/>
          <w:color w:val="000000"/>
          <w:sz w:val="19"/>
          <w:szCs w:val="19"/>
          <w:lang w:val="nl-NL"/>
        </w:rPr>
        <w:t>&lt;/</w:t>
      </w:r>
      <w:r w:rsidRPr="00AE187D">
        <w:rPr>
          <w:rFonts w:ascii="Consolas" w:hAnsi="Consolas" w:cs="Courier New"/>
          <w:color w:val="2E74B5" w:themeColor="accent1" w:themeShade="BF"/>
          <w:sz w:val="19"/>
          <w:szCs w:val="19"/>
          <w:lang w:val="nl-NL"/>
        </w:rPr>
        <w:t>DTLHe</w:t>
      </w:r>
      <w:r w:rsidRPr="00AE187D">
        <w:rPr>
          <w:rFonts w:ascii="Consolas" w:hAnsi="Consolas" w:cs="Courier New"/>
          <w:color w:val="000000"/>
          <w:sz w:val="19"/>
          <w:szCs w:val="19"/>
          <w:lang w:val="nl-NL"/>
        </w:rPr>
        <w:t>&gt;</w:t>
      </w:r>
    </w:p>
    <w:p w14:paraId="31027F31" w14:textId="77777777" w:rsidR="009D1437" w:rsidRPr="00AE187D" w:rsidRDefault="009D1437" w:rsidP="009D1437">
      <w:pPr>
        <w:shd w:val="clear" w:color="auto" w:fill="FFFFFE"/>
        <w:spacing w:line="270" w:lineRule="atLeast"/>
        <w:rPr>
          <w:rFonts w:ascii="Consolas" w:hAnsi="Consolas" w:cs="Courier New"/>
          <w:color w:val="000000"/>
          <w:sz w:val="19"/>
          <w:szCs w:val="19"/>
          <w:lang w:val="nl-NL"/>
        </w:rPr>
      </w:pPr>
      <w:r w:rsidRPr="00AE187D">
        <w:rPr>
          <w:rFonts w:ascii="Consolas" w:hAnsi="Consolas" w:cs="Courier New"/>
          <w:color w:val="000000"/>
          <w:sz w:val="19"/>
          <w:szCs w:val="19"/>
          <w:lang w:val="nl-NL"/>
        </w:rPr>
        <w:t>            &lt;</w:t>
      </w:r>
      <w:r w:rsidRPr="00AE187D">
        <w:rPr>
          <w:rFonts w:ascii="Consolas" w:hAnsi="Consolas" w:cs="Courier New"/>
          <w:color w:val="2E74B5" w:themeColor="accent1" w:themeShade="BF"/>
          <w:sz w:val="19"/>
          <w:szCs w:val="19"/>
          <w:lang w:val="nl-NL"/>
        </w:rPr>
        <w:t>DDanh</w:t>
      </w:r>
      <w:r w:rsidRPr="00AE187D">
        <w:rPr>
          <w:rFonts w:ascii="Consolas" w:hAnsi="Consolas" w:cs="Courier New"/>
          <w:color w:val="000000"/>
          <w:sz w:val="19"/>
          <w:szCs w:val="19"/>
          <w:lang w:val="nl-NL"/>
        </w:rPr>
        <w:t>&gt;Địa danh&lt;/</w:t>
      </w:r>
      <w:r w:rsidRPr="00AE187D">
        <w:rPr>
          <w:rFonts w:ascii="Consolas" w:hAnsi="Consolas" w:cs="Courier New"/>
          <w:color w:val="2E74B5" w:themeColor="accent1" w:themeShade="BF"/>
          <w:sz w:val="19"/>
          <w:szCs w:val="19"/>
          <w:lang w:val="nl-NL"/>
        </w:rPr>
        <w:t>Ddanh&gt;</w:t>
      </w:r>
    </w:p>
    <w:p w14:paraId="47D64415" w14:textId="77777777" w:rsidR="009D1437" w:rsidRPr="00AE187D" w:rsidRDefault="009D1437" w:rsidP="009D1437">
      <w:pPr>
        <w:shd w:val="clear" w:color="auto" w:fill="FFFFFE"/>
        <w:spacing w:line="270" w:lineRule="atLeast"/>
        <w:rPr>
          <w:rFonts w:ascii="Consolas" w:hAnsi="Consolas" w:cs="Courier New"/>
          <w:color w:val="000000"/>
          <w:sz w:val="19"/>
          <w:szCs w:val="19"/>
          <w:lang w:val="nl-NL"/>
        </w:rPr>
      </w:pPr>
      <w:r w:rsidRPr="00AE187D">
        <w:rPr>
          <w:rFonts w:ascii="Consolas" w:hAnsi="Consolas" w:cs="Courier New"/>
          <w:color w:val="000000"/>
          <w:sz w:val="19"/>
          <w:szCs w:val="19"/>
          <w:lang w:val="nl-NL"/>
        </w:rPr>
        <w:t>            &lt;</w:t>
      </w:r>
      <w:r w:rsidRPr="00AE187D">
        <w:rPr>
          <w:rFonts w:ascii="Consolas" w:hAnsi="Consolas" w:cs="Courier New"/>
          <w:color w:val="2E74B5" w:themeColor="accent1" w:themeShade="BF"/>
          <w:sz w:val="19"/>
          <w:szCs w:val="19"/>
          <w:lang w:val="nl-NL"/>
        </w:rPr>
        <w:t>CQTQLy</w:t>
      </w:r>
      <w:r w:rsidRPr="00AE187D">
        <w:rPr>
          <w:rFonts w:ascii="Consolas" w:hAnsi="Consolas" w:cs="Courier New"/>
          <w:color w:val="000000"/>
          <w:sz w:val="19"/>
          <w:szCs w:val="19"/>
          <w:lang w:val="nl-NL"/>
        </w:rPr>
        <w:t>&gt;</w:t>
      </w:r>
      <w:r w:rsidRPr="00AE187D">
        <w:rPr>
          <w:rFonts w:ascii="Consolas" w:hAnsi="Consolas" w:cs="Arial"/>
          <w:b/>
          <w:bCs/>
          <w:color w:val="000000"/>
          <w:sz w:val="19"/>
          <w:szCs w:val="19"/>
          <w:shd w:val="clear" w:color="auto" w:fill="FFFFFF"/>
          <w:lang w:val="nl-NL"/>
        </w:rPr>
        <w:t xml:space="preserve">CQT quản lý </w:t>
      </w:r>
      <w:r w:rsidRPr="00AE187D">
        <w:rPr>
          <w:rFonts w:ascii="Consolas" w:hAnsi="Consolas" w:cs="Arial"/>
          <w:b/>
          <w:bCs/>
          <w:color w:val="FF0000"/>
          <w:sz w:val="19"/>
          <w:szCs w:val="19"/>
          <w:shd w:val="clear" w:color="auto" w:fill="FFFFFF"/>
          <w:lang w:val="nl-NL"/>
        </w:rPr>
        <w:t>(*)</w:t>
      </w:r>
      <w:r w:rsidRPr="00AE187D">
        <w:rPr>
          <w:rFonts w:ascii="Consolas" w:hAnsi="Consolas" w:cs="Courier New"/>
          <w:color w:val="000000"/>
          <w:sz w:val="19"/>
          <w:szCs w:val="19"/>
          <w:lang w:val="nl-NL"/>
        </w:rPr>
        <w:t>&lt;/</w:t>
      </w:r>
      <w:r w:rsidRPr="00AE187D">
        <w:rPr>
          <w:rFonts w:ascii="Consolas" w:hAnsi="Consolas" w:cs="Courier New"/>
          <w:color w:val="2E74B5" w:themeColor="accent1" w:themeShade="BF"/>
          <w:sz w:val="19"/>
          <w:szCs w:val="19"/>
          <w:lang w:val="nl-NL"/>
        </w:rPr>
        <w:t>CQTQLy</w:t>
      </w:r>
      <w:r w:rsidRPr="00AE187D">
        <w:rPr>
          <w:rFonts w:ascii="Consolas" w:hAnsi="Consolas" w:cs="Courier New"/>
          <w:color w:val="000000"/>
          <w:sz w:val="19"/>
          <w:szCs w:val="19"/>
          <w:lang w:val="nl-NL"/>
        </w:rPr>
        <w:t>&gt;</w:t>
      </w:r>
    </w:p>
    <w:p w14:paraId="01FEA5D6" w14:textId="77777777" w:rsidR="009D1437" w:rsidRPr="00AE187D" w:rsidRDefault="009D1437" w:rsidP="009D1437">
      <w:pPr>
        <w:shd w:val="clear" w:color="auto" w:fill="FFFFFE"/>
        <w:spacing w:line="270" w:lineRule="atLeast"/>
        <w:rPr>
          <w:rFonts w:ascii="Consolas" w:hAnsi="Consolas" w:cs="Courier New"/>
          <w:color w:val="000000"/>
          <w:sz w:val="19"/>
          <w:szCs w:val="19"/>
          <w:lang w:val="nl-NL"/>
        </w:rPr>
      </w:pPr>
      <w:r w:rsidRPr="00AE187D">
        <w:rPr>
          <w:rFonts w:ascii="Consolas" w:hAnsi="Consolas" w:cs="Courier New"/>
          <w:color w:val="000000"/>
          <w:sz w:val="19"/>
          <w:szCs w:val="19"/>
          <w:lang w:val="nl-NL"/>
        </w:rPr>
        <w:t>            &lt;</w:t>
      </w:r>
      <w:r w:rsidRPr="00AE187D">
        <w:rPr>
          <w:rFonts w:ascii="Consolas" w:hAnsi="Consolas" w:cs="Courier New"/>
          <w:color w:val="2E74B5" w:themeColor="accent1" w:themeShade="BF"/>
          <w:sz w:val="19"/>
          <w:szCs w:val="19"/>
          <w:lang w:val="nl-NL"/>
        </w:rPr>
        <w:t>MCQTQLy</w:t>
      </w:r>
      <w:r w:rsidRPr="00AE187D">
        <w:rPr>
          <w:rFonts w:ascii="Consolas" w:hAnsi="Consolas" w:cs="Courier New"/>
          <w:color w:val="000000"/>
          <w:sz w:val="19"/>
          <w:szCs w:val="19"/>
          <w:lang w:val="nl-NL"/>
        </w:rPr>
        <w:t>&gt;</w:t>
      </w:r>
      <w:r w:rsidRPr="00AE187D">
        <w:rPr>
          <w:rFonts w:ascii="Consolas" w:hAnsi="Consolas" w:cs="Arial"/>
          <w:b/>
          <w:bCs/>
          <w:color w:val="000000"/>
          <w:sz w:val="19"/>
          <w:szCs w:val="19"/>
          <w:shd w:val="clear" w:color="auto" w:fill="FFFFFF"/>
          <w:lang w:val="nl-NL"/>
        </w:rPr>
        <w:t>Mã CQT quản lý</w:t>
      </w:r>
      <w:r w:rsidRPr="00AE187D">
        <w:rPr>
          <w:rFonts w:ascii="Consolas" w:hAnsi="Consolas" w:cs="Arial"/>
          <w:b/>
          <w:bCs/>
          <w:color w:val="FF0000"/>
          <w:sz w:val="19"/>
          <w:szCs w:val="19"/>
          <w:shd w:val="clear" w:color="auto" w:fill="FFFFFF"/>
          <w:lang w:val="nl-NL"/>
        </w:rPr>
        <w:t>(*)</w:t>
      </w:r>
      <w:r w:rsidRPr="00AE187D">
        <w:rPr>
          <w:rFonts w:ascii="Consolas" w:hAnsi="Consolas" w:cs="Courier New"/>
          <w:color w:val="000000"/>
          <w:sz w:val="19"/>
          <w:szCs w:val="19"/>
          <w:lang w:val="nl-NL"/>
        </w:rPr>
        <w:t>&lt;/</w:t>
      </w:r>
      <w:r w:rsidRPr="00AE187D">
        <w:rPr>
          <w:rFonts w:ascii="Consolas" w:hAnsi="Consolas" w:cs="Courier New"/>
          <w:color w:val="2E74B5" w:themeColor="accent1" w:themeShade="BF"/>
          <w:sz w:val="19"/>
          <w:szCs w:val="19"/>
          <w:lang w:val="nl-NL"/>
        </w:rPr>
        <w:t>MCQTQLy</w:t>
      </w:r>
      <w:r w:rsidRPr="00AE187D">
        <w:rPr>
          <w:rFonts w:ascii="Consolas" w:hAnsi="Consolas" w:cs="Courier New"/>
          <w:color w:val="000000"/>
          <w:sz w:val="19"/>
          <w:szCs w:val="19"/>
          <w:lang w:val="nl-NL"/>
        </w:rPr>
        <w:t>&gt;</w:t>
      </w:r>
    </w:p>
    <w:p w14:paraId="212CABCE" w14:textId="77777777" w:rsidR="009D1437" w:rsidRPr="00AE187D" w:rsidRDefault="009D1437" w:rsidP="009D1437">
      <w:pPr>
        <w:shd w:val="clear" w:color="auto" w:fill="FFFFFE"/>
        <w:spacing w:line="270" w:lineRule="atLeast"/>
        <w:rPr>
          <w:rFonts w:ascii="Consolas" w:hAnsi="Consolas" w:cs="Courier New"/>
          <w:color w:val="000000"/>
          <w:sz w:val="19"/>
          <w:szCs w:val="19"/>
          <w:lang w:val="nl-NL"/>
        </w:rPr>
      </w:pPr>
      <w:r w:rsidRPr="00AE187D">
        <w:rPr>
          <w:rFonts w:ascii="Consolas" w:hAnsi="Consolas" w:cs="Courier New"/>
          <w:color w:val="000000"/>
          <w:sz w:val="19"/>
          <w:szCs w:val="19"/>
          <w:lang w:val="nl-NL"/>
        </w:rPr>
        <w:t>            &lt;</w:t>
      </w:r>
      <w:r w:rsidRPr="00AE187D">
        <w:rPr>
          <w:rFonts w:ascii="Consolas" w:hAnsi="Consolas" w:cs="Courier New"/>
          <w:color w:val="2E74B5" w:themeColor="accent1" w:themeShade="BF"/>
          <w:sz w:val="19"/>
          <w:szCs w:val="19"/>
          <w:lang w:val="nl-NL"/>
        </w:rPr>
        <w:t>NLap</w:t>
      </w:r>
      <w:r w:rsidRPr="00AE187D">
        <w:rPr>
          <w:rFonts w:ascii="Consolas" w:hAnsi="Consolas" w:cs="Courier New"/>
          <w:color w:val="000000"/>
          <w:sz w:val="19"/>
          <w:szCs w:val="19"/>
          <w:lang w:val="nl-NL"/>
        </w:rPr>
        <w:t>&gt;</w:t>
      </w:r>
      <w:r w:rsidRPr="00AE187D">
        <w:rPr>
          <w:rFonts w:ascii="Consolas" w:hAnsi="Consolas" w:cs="Courier New"/>
          <w:b/>
          <w:color w:val="000000"/>
          <w:sz w:val="19"/>
          <w:szCs w:val="19"/>
          <w:lang w:val="nl-NL"/>
        </w:rPr>
        <w:t>Ngày lập</w:t>
      </w:r>
      <w:r w:rsidRPr="00AE187D">
        <w:rPr>
          <w:rFonts w:ascii="Consolas" w:hAnsi="Consolas" w:cs="Courier New"/>
          <w:b/>
          <w:color w:val="FF0000"/>
          <w:sz w:val="19"/>
          <w:szCs w:val="19"/>
          <w:lang w:val="nl-NL"/>
        </w:rPr>
        <w:t>(*)</w:t>
      </w:r>
      <w:r w:rsidRPr="00AE187D">
        <w:rPr>
          <w:rFonts w:ascii="Consolas" w:hAnsi="Consolas" w:cs="Courier New"/>
          <w:b/>
          <w:color w:val="000000"/>
          <w:sz w:val="19"/>
          <w:szCs w:val="19"/>
          <w:lang w:val="nl-NL"/>
        </w:rPr>
        <w:t xml:space="preserve"> </w:t>
      </w:r>
      <w:r w:rsidRPr="00AE187D">
        <w:rPr>
          <w:rFonts w:ascii="Consolas" w:hAnsi="Consolas" w:cs="Courier New"/>
          <w:color w:val="000000"/>
          <w:sz w:val="19"/>
          <w:szCs w:val="19"/>
          <w:lang w:val="nl-NL"/>
        </w:rPr>
        <w:t>&lt;/</w:t>
      </w:r>
      <w:r w:rsidRPr="00AE187D">
        <w:rPr>
          <w:rFonts w:ascii="Consolas" w:hAnsi="Consolas" w:cs="Courier New"/>
          <w:color w:val="2E74B5" w:themeColor="accent1" w:themeShade="BF"/>
          <w:sz w:val="19"/>
          <w:szCs w:val="19"/>
          <w:lang w:val="nl-NL"/>
        </w:rPr>
        <w:t>NLap</w:t>
      </w:r>
      <w:r w:rsidRPr="00AE187D">
        <w:rPr>
          <w:rFonts w:ascii="Consolas" w:hAnsi="Consolas" w:cs="Courier New"/>
          <w:color w:val="000000"/>
          <w:sz w:val="19"/>
          <w:szCs w:val="19"/>
          <w:lang w:val="nl-NL"/>
        </w:rPr>
        <w:t>&gt;</w:t>
      </w:r>
    </w:p>
    <w:p w14:paraId="49C7C5FE" w14:textId="77777777" w:rsidR="009D1437" w:rsidRPr="00AE187D" w:rsidRDefault="009D1437" w:rsidP="009D1437">
      <w:pPr>
        <w:shd w:val="clear" w:color="auto" w:fill="FFFFFE"/>
        <w:spacing w:line="270" w:lineRule="atLeast"/>
        <w:rPr>
          <w:rFonts w:ascii="Courier New" w:hAnsi="Courier New" w:cs="Courier New"/>
          <w:color w:val="000000"/>
          <w:sz w:val="18"/>
          <w:szCs w:val="18"/>
          <w:lang w:val="nl-NL"/>
        </w:rPr>
      </w:pPr>
      <w:r w:rsidRPr="00AE187D">
        <w:rPr>
          <w:rFonts w:ascii="Courier New" w:hAnsi="Courier New" w:cs="Courier New"/>
          <w:color w:val="000000"/>
          <w:sz w:val="18"/>
          <w:szCs w:val="18"/>
          <w:lang w:val="nl-NL"/>
        </w:rPr>
        <w:t>            &lt;</w:t>
      </w:r>
      <w:r w:rsidRPr="00AE187D">
        <w:rPr>
          <w:rFonts w:ascii="Courier New" w:hAnsi="Courier New" w:cs="Courier New"/>
          <w:color w:val="2E74B5" w:themeColor="accent1" w:themeShade="BF"/>
          <w:sz w:val="18"/>
          <w:szCs w:val="18"/>
          <w:lang w:val="nl-NL"/>
        </w:rPr>
        <w:t>CCu</w:t>
      </w:r>
      <w:r w:rsidRPr="00AE187D">
        <w:rPr>
          <w:rFonts w:ascii="Courier New" w:hAnsi="Courier New" w:cs="Courier New"/>
          <w:color w:val="000000"/>
          <w:sz w:val="18"/>
          <w:szCs w:val="18"/>
          <w:lang w:val="nl-NL"/>
        </w:rPr>
        <w:t>/&gt;</w:t>
      </w:r>
    </w:p>
    <w:p w14:paraId="10038F0C" w14:textId="77777777" w:rsidR="009D1437" w:rsidRPr="00AE187D" w:rsidRDefault="009D1437" w:rsidP="009D1437">
      <w:pPr>
        <w:shd w:val="clear" w:color="auto" w:fill="FFFFFE"/>
        <w:spacing w:line="270" w:lineRule="atLeast"/>
        <w:rPr>
          <w:rFonts w:ascii="Courier New" w:hAnsi="Courier New" w:cs="Courier New"/>
          <w:color w:val="000000"/>
          <w:sz w:val="18"/>
          <w:szCs w:val="18"/>
          <w:lang w:val="nl-NL"/>
        </w:rPr>
      </w:pPr>
      <w:r w:rsidRPr="00AE187D">
        <w:rPr>
          <w:rFonts w:ascii="Courier New" w:hAnsi="Courier New" w:cs="Courier New"/>
          <w:color w:val="000000"/>
          <w:sz w:val="18"/>
          <w:szCs w:val="18"/>
          <w:lang w:val="nl-NL"/>
        </w:rPr>
        <w:t>        &lt;/</w:t>
      </w:r>
      <w:r w:rsidRPr="00AE187D">
        <w:rPr>
          <w:rFonts w:ascii="Courier New" w:hAnsi="Courier New" w:cs="Courier New"/>
          <w:color w:val="2E74B5" w:themeColor="accent1" w:themeShade="BF"/>
          <w:sz w:val="18"/>
          <w:szCs w:val="18"/>
          <w:lang w:val="nl-NL"/>
        </w:rPr>
        <w:t>TTChung</w:t>
      </w:r>
      <w:r w:rsidRPr="00AE187D">
        <w:rPr>
          <w:rFonts w:ascii="Courier New" w:hAnsi="Courier New" w:cs="Courier New"/>
          <w:color w:val="000000"/>
          <w:sz w:val="18"/>
          <w:szCs w:val="18"/>
          <w:lang w:val="nl-NL"/>
        </w:rPr>
        <w:t>&gt;</w:t>
      </w:r>
    </w:p>
    <w:p w14:paraId="739376CE" w14:textId="77777777" w:rsidR="009D1437" w:rsidRPr="00AE187D" w:rsidRDefault="009D1437" w:rsidP="009D1437">
      <w:pPr>
        <w:shd w:val="clear" w:color="auto" w:fill="FFFFFE"/>
        <w:spacing w:line="270" w:lineRule="atLeast"/>
        <w:rPr>
          <w:rFonts w:ascii="Courier New" w:hAnsi="Courier New" w:cs="Courier New"/>
          <w:color w:val="000000"/>
          <w:sz w:val="18"/>
          <w:szCs w:val="18"/>
          <w:lang w:val="nl-NL"/>
        </w:rPr>
      </w:pPr>
      <w:r w:rsidRPr="00AE187D">
        <w:rPr>
          <w:rFonts w:ascii="Courier New" w:hAnsi="Courier New" w:cs="Courier New"/>
          <w:color w:val="000000"/>
          <w:sz w:val="18"/>
          <w:szCs w:val="18"/>
          <w:lang w:val="nl-NL"/>
        </w:rPr>
        <w:t>        &lt;</w:t>
      </w:r>
      <w:r w:rsidRPr="00AE187D">
        <w:rPr>
          <w:rFonts w:ascii="Courier New" w:hAnsi="Courier New" w:cs="Courier New"/>
          <w:color w:val="2E74B5" w:themeColor="accent1" w:themeShade="BF"/>
          <w:sz w:val="18"/>
          <w:szCs w:val="18"/>
          <w:lang w:val="nl-NL"/>
        </w:rPr>
        <w:t>NDTKhai</w:t>
      </w:r>
      <w:r w:rsidRPr="00AE187D">
        <w:rPr>
          <w:rFonts w:ascii="Courier New" w:hAnsi="Courier New" w:cs="Courier New"/>
          <w:color w:val="000000"/>
          <w:sz w:val="18"/>
          <w:szCs w:val="18"/>
          <w:lang w:val="nl-NL"/>
        </w:rPr>
        <w:t>&gt;</w:t>
      </w:r>
    </w:p>
    <w:p w14:paraId="7B41A68E" w14:textId="77777777" w:rsidR="009D1437" w:rsidRPr="00AE187D" w:rsidRDefault="009D1437" w:rsidP="009D1437">
      <w:pPr>
        <w:shd w:val="clear" w:color="auto" w:fill="FFFFFE"/>
        <w:spacing w:line="270" w:lineRule="atLeast"/>
        <w:rPr>
          <w:rFonts w:ascii="Courier New" w:hAnsi="Courier New" w:cs="Courier New"/>
          <w:color w:val="000000"/>
          <w:sz w:val="18"/>
          <w:szCs w:val="18"/>
          <w:lang w:val="nl-NL"/>
        </w:rPr>
      </w:pPr>
      <w:r w:rsidRPr="00AE187D">
        <w:rPr>
          <w:rFonts w:ascii="Courier New" w:hAnsi="Courier New" w:cs="Courier New"/>
          <w:color w:val="000000"/>
          <w:sz w:val="18"/>
          <w:szCs w:val="18"/>
          <w:lang w:val="nl-NL"/>
        </w:rPr>
        <w:t>            &lt;</w:t>
      </w:r>
      <w:r w:rsidRPr="00AE187D">
        <w:rPr>
          <w:rFonts w:ascii="Courier New" w:hAnsi="Courier New" w:cs="Courier New"/>
          <w:color w:val="2E74B5" w:themeColor="accent1" w:themeShade="BF"/>
          <w:sz w:val="18"/>
          <w:szCs w:val="18"/>
          <w:lang w:val="nl-NL"/>
        </w:rPr>
        <w:t>HTCTKTru</w:t>
      </w:r>
      <w:r w:rsidRPr="00AE187D">
        <w:rPr>
          <w:rFonts w:ascii="Courier New" w:hAnsi="Courier New" w:cs="Courier New"/>
          <w:color w:val="000000"/>
          <w:sz w:val="18"/>
          <w:szCs w:val="18"/>
          <w:lang w:val="nl-NL"/>
        </w:rPr>
        <w:t>&gt;</w:t>
      </w:r>
    </w:p>
    <w:p w14:paraId="209FA12E" w14:textId="77777777" w:rsidR="009D1437" w:rsidRPr="00AE187D" w:rsidRDefault="009D1437" w:rsidP="009D1437">
      <w:pPr>
        <w:shd w:val="clear" w:color="auto" w:fill="FFFFFE"/>
        <w:spacing w:line="270" w:lineRule="atLeast"/>
        <w:rPr>
          <w:rFonts w:ascii="Courier New" w:hAnsi="Courier New" w:cs="Courier New"/>
          <w:color w:val="000000"/>
          <w:sz w:val="18"/>
          <w:szCs w:val="18"/>
          <w:lang w:val="nl-NL"/>
        </w:rPr>
      </w:pPr>
      <w:r w:rsidRPr="00AE187D">
        <w:rPr>
          <w:rFonts w:ascii="Courier New" w:hAnsi="Courier New" w:cs="Courier New"/>
          <w:color w:val="000000"/>
          <w:sz w:val="18"/>
          <w:szCs w:val="18"/>
          <w:lang w:val="nl-NL"/>
        </w:rPr>
        <w:t>                &lt;</w:t>
      </w:r>
      <w:r w:rsidRPr="00AE187D">
        <w:rPr>
          <w:rFonts w:ascii="Courier New" w:hAnsi="Courier New" w:cs="Courier New"/>
          <w:color w:val="2E74B5" w:themeColor="accent1" w:themeShade="BF"/>
          <w:sz w:val="18"/>
          <w:szCs w:val="18"/>
          <w:lang w:val="nl-NL"/>
        </w:rPr>
        <w:t>TCCNPHanh</w:t>
      </w:r>
      <w:r w:rsidRPr="00AE187D">
        <w:rPr>
          <w:rFonts w:ascii="Courier New" w:hAnsi="Courier New" w:cs="Courier New"/>
          <w:b/>
          <w:color w:val="000000"/>
          <w:sz w:val="18"/>
          <w:szCs w:val="18"/>
          <w:lang w:val="nl-NL"/>
        </w:rPr>
        <w:t>&gt;</w:t>
      </w:r>
      <w:r w:rsidRPr="00AE187D">
        <w:rPr>
          <w:rFonts w:ascii="Arial" w:hAnsi="Arial" w:cs="Arial"/>
          <w:b/>
          <w:color w:val="000000"/>
          <w:shd w:val="clear" w:color="auto" w:fill="FFFFFF"/>
          <w:lang w:val="nl-NL"/>
        </w:rPr>
        <w:t xml:space="preserve"> </w:t>
      </w:r>
      <w:r w:rsidRPr="00AE187D">
        <w:rPr>
          <w:rFonts w:ascii="Consolas" w:hAnsi="Consolas" w:cs="Arial"/>
          <w:b/>
          <w:color w:val="000000"/>
          <w:sz w:val="19"/>
          <w:szCs w:val="19"/>
          <w:shd w:val="clear" w:color="auto" w:fill="FFFFFF"/>
          <w:lang w:val="nl-NL"/>
        </w:rPr>
        <w:t>Tổ chức, cá nhân trả thu nhập tự xây dựng phần mềm hoặc thông qua Tổ chức cung cấp dịch vụ hóa đơn, chứng từ điện tử</w:t>
      </w:r>
      <w:r w:rsidRPr="00AE187D">
        <w:rPr>
          <w:rFonts w:ascii="Arial" w:hAnsi="Arial" w:cs="Arial"/>
          <w:color w:val="000000"/>
          <w:shd w:val="clear" w:color="auto" w:fill="FFFFFF"/>
          <w:lang w:val="nl-NL"/>
        </w:rPr>
        <w:t>.</w:t>
      </w:r>
      <w:r w:rsidRPr="00AE187D">
        <w:rPr>
          <w:rFonts w:ascii="Consolas" w:hAnsi="Consolas" w:cs="Courier New"/>
          <w:b/>
          <w:color w:val="FF0000"/>
          <w:sz w:val="19"/>
          <w:szCs w:val="19"/>
          <w:lang w:val="nl-NL"/>
        </w:rPr>
        <w:t xml:space="preserve"> (*)</w:t>
      </w:r>
      <w:r w:rsidRPr="00AE187D">
        <w:rPr>
          <w:rFonts w:ascii="Courier New" w:hAnsi="Courier New" w:cs="Courier New"/>
          <w:color w:val="000000"/>
          <w:sz w:val="18"/>
          <w:szCs w:val="18"/>
          <w:lang w:val="nl-NL"/>
        </w:rPr>
        <w:t>&lt;/</w:t>
      </w:r>
      <w:r w:rsidRPr="00AE187D">
        <w:rPr>
          <w:rFonts w:ascii="Courier New" w:hAnsi="Courier New" w:cs="Courier New"/>
          <w:color w:val="2E74B5" w:themeColor="accent1" w:themeShade="BF"/>
          <w:sz w:val="18"/>
          <w:szCs w:val="18"/>
          <w:lang w:val="nl-NL"/>
        </w:rPr>
        <w:t>TCCNPHanh</w:t>
      </w:r>
      <w:r w:rsidRPr="00AE187D">
        <w:rPr>
          <w:rFonts w:ascii="Courier New" w:hAnsi="Courier New" w:cs="Courier New"/>
          <w:color w:val="000000"/>
          <w:sz w:val="18"/>
          <w:szCs w:val="18"/>
          <w:lang w:val="nl-NL"/>
        </w:rPr>
        <w:t>&gt;</w:t>
      </w:r>
    </w:p>
    <w:p w14:paraId="26F72479" w14:textId="77777777" w:rsidR="009D1437" w:rsidRPr="00AE187D" w:rsidRDefault="009D1437" w:rsidP="009D1437">
      <w:pPr>
        <w:shd w:val="clear" w:color="auto" w:fill="FFFFFE"/>
        <w:spacing w:line="270" w:lineRule="atLeast"/>
        <w:rPr>
          <w:rFonts w:ascii="Consolas" w:hAnsi="Consolas" w:cs="Courier New"/>
          <w:color w:val="000000"/>
          <w:sz w:val="19"/>
          <w:szCs w:val="19"/>
          <w:lang w:val="nl-NL"/>
        </w:rPr>
      </w:pPr>
      <w:r w:rsidRPr="00AE187D">
        <w:rPr>
          <w:rFonts w:ascii="Courier New" w:hAnsi="Courier New" w:cs="Courier New"/>
          <w:color w:val="000000"/>
          <w:sz w:val="18"/>
          <w:szCs w:val="18"/>
          <w:lang w:val="nl-NL"/>
        </w:rPr>
        <w:t>                &lt;</w:t>
      </w:r>
      <w:r w:rsidRPr="00AE187D">
        <w:rPr>
          <w:rFonts w:ascii="Courier New" w:hAnsi="Courier New" w:cs="Courier New"/>
          <w:color w:val="2E74B5" w:themeColor="accent1" w:themeShade="BF"/>
          <w:sz w:val="18"/>
          <w:szCs w:val="18"/>
          <w:lang w:val="nl-NL"/>
        </w:rPr>
        <w:t>CNTTH</w:t>
      </w:r>
      <w:r w:rsidRPr="00AE187D">
        <w:rPr>
          <w:rFonts w:ascii="Courier New" w:hAnsi="Courier New" w:cs="Courier New"/>
          <w:color w:val="000000"/>
          <w:sz w:val="18"/>
          <w:szCs w:val="18"/>
          <w:lang w:val="nl-NL"/>
        </w:rPr>
        <w:t>&gt;</w:t>
      </w:r>
      <w:r w:rsidRPr="00AE187D">
        <w:rPr>
          <w:rFonts w:ascii="Arial" w:hAnsi="Arial" w:cs="Arial"/>
          <w:color w:val="000000"/>
          <w:shd w:val="clear" w:color="auto" w:fill="FFFFFF"/>
          <w:lang w:val="nl-NL"/>
        </w:rPr>
        <w:t xml:space="preserve"> </w:t>
      </w:r>
      <w:r w:rsidRPr="00AE187D">
        <w:rPr>
          <w:rFonts w:ascii="Consolas" w:hAnsi="Consolas" w:cs="Arial"/>
          <w:b/>
          <w:color w:val="000000"/>
          <w:sz w:val="19"/>
          <w:szCs w:val="19"/>
          <w:shd w:val="clear" w:color="auto" w:fill="FFFFFF"/>
          <w:lang w:val="nl-NL"/>
        </w:rPr>
        <w:t>Cá nhân trả thu nhập sử dụng qua Cổng thông tin điện tử của Cơ quan Thuế</w:t>
      </w:r>
      <w:r w:rsidRPr="00AE187D">
        <w:rPr>
          <w:rFonts w:ascii="Consolas" w:hAnsi="Consolas" w:cs="Courier New"/>
          <w:b/>
          <w:color w:val="FF0000"/>
          <w:sz w:val="19"/>
          <w:szCs w:val="19"/>
          <w:lang w:val="nl-NL"/>
        </w:rPr>
        <w:t xml:space="preserve"> (*)</w:t>
      </w:r>
      <w:r w:rsidRPr="00AE187D">
        <w:rPr>
          <w:rFonts w:ascii="Consolas" w:hAnsi="Consolas" w:cs="Courier New"/>
          <w:color w:val="000000"/>
          <w:sz w:val="19"/>
          <w:szCs w:val="19"/>
          <w:lang w:val="nl-NL"/>
        </w:rPr>
        <w:t>&lt;/</w:t>
      </w:r>
      <w:r w:rsidRPr="00AE187D">
        <w:rPr>
          <w:rFonts w:ascii="Consolas" w:hAnsi="Consolas" w:cs="Courier New"/>
          <w:color w:val="2E74B5" w:themeColor="accent1" w:themeShade="BF"/>
          <w:sz w:val="19"/>
          <w:szCs w:val="19"/>
          <w:lang w:val="nl-NL"/>
        </w:rPr>
        <w:t>CNTTH</w:t>
      </w:r>
      <w:r w:rsidRPr="00AE187D">
        <w:rPr>
          <w:rFonts w:ascii="Consolas" w:hAnsi="Consolas" w:cs="Courier New"/>
          <w:color w:val="000000"/>
          <w:sz w:val="19"/>
          <w:szCs w:val="19"/>
          <w:lang w:val="nl-NL"/>
        </w:rPr>
        <w:t>&gt;</w:t>
      </w:r>
    </w:p>
    <w:p w14:paraId="723F09B9" w14:textId="77777777" w:rsidR="009D1437" w:rsidRPr="00AE187D" w:rsidRDefault="009D1437" w:rsidP="009D1437">
      <w:pPr>
        <w:shd w:val="clear" w:color="auto" w:fill="FFFFFE"/>
        <w:spacing w:line="270" w:lineRule="atLeast"/>
        <w:rPr>
          <w:rFonts w:ascii="Consolas" w:hAnsi="Consolas" w:cs="Courier New"/>
          <w:color w:val="000000"/>
          <w:sz w:val="19"/>
          <w:szCs w:val="19"/>
          <w:lang w:val="nl-NL"/>
        </w:rPr>
      </w:pPr>
      <w:r w:rsidRPr="00AE187D">
        <w:rPr>
          <w:rFonts w:ascii="Consolas" w:hAnsi="Consolas" w:cs="Courier New"/>
          <w:color w:val="000000"/>
          <w:sz w:val="19"/>
          <w:szCs w:val="19"/>
          <w:lang w:val="nl-NL"/>
        </w:rPr>
        <w:t>            &lt;/</w:t>
      </w:r>
      <w:r w:rsidRPr="00AE187D">
        <w:rPr>
          <w:rFonts w:ascii="Consolas" w:hAnsi="Consolas" w:cs="Courier New"/>
          <w:color w:val="2E74B5" w:themeColor="accent1" w:themeShade="BF"/>
          <w:sz w:val="19"/>
          <w:szCs w:val="19"/>
          <w:lang w:val="nl-NL"/>
        </w:rPr>
        <w:t>HTCTKTru</w:t>
      </w:r>
      <w:r w:rsidRPr="00AE187D">
        <w:rPr>
          <w:rFonts w:ascii="Consolas" w:hAnsi="Consolas" w:cs="Courier New"/>
          <w:color w:val="000000"/>
          <w:sz w:val="19"/>
          <w:szCs w:val="19"/>
          <w:lang w:val="nl-NL"/>
        </w:rPr>
        <w:t>&gt;</w:t>
      </w:r>
    </w:p>
    <w:p w14:paraId="77650141" w14:textId="77777777" w:rsidR="009D1437" w:rsidRPr="00AE187D" w:rsidRDefault="009D1437" w:rsidP="009D1437">
      <w:pPr>
        <w:shd w:val="clear" w:color="auto" w:fill="FFFFFE"/>
        <w:spacing w:line="270" w:lineRule="atLeast"/>
        <w:rPr>
          <w:rFonts w:ascii="Consolas" w:hAnsi="Consolas" w:cs="Courier New"/>
          <w:color w:val="000000"/>
          <w:sz w:val="19"/>
          <w:szCs w:val="19"/>
          <w:lang w:val="nl-NL"/>
        </w:rPr>
      </w:pPr>
      <w:r w:rsidRPr="00AE187D">
        <w:rPr>
          <w:rFonts w:ascii="Consolas" w:hAnsi="Consolas" w:cs="Courier New"/>
          <w:color w:val="000000"/>
          <w:sz w:val="19"/>
          <w:szCs w:val="19"/>
          <w:lang w:val="nl-NL"/>
        </w:rPr>
        <w:t>            &lt;</w:t>
      </w:r>
      <w:r w:rsidRPr="00AE187D">
        <w:rPr>
          <w:rFonts w:ascii="Consolas" w:hAnsi="Consolas" w:cs="Courier New"/>
          <w:color w:val="2E74B5" w:themeColor="accent1" w:themeShade="BF"/>
          <w:sz w:val="19"/>
          <w:szCs w:val="19"/>
          <w:lang w:val="nl-NL"/>
        </w:rPr>
        <w:t>HTGui</w:t>
      </w:r>
      <w:r w:rsidRPr="00AE187D">
        <w:rPr>
          <w:rFonts w:ascii="Consolas" w:hAnsi="Consolas" w:cs="Courier New"/>
          <w:color w:val="000000"/>
          <w:sz w:val="19"/>
          <w:szCs w:val="19"/>
          <w:lang w:val="nl-NL"/>
        </w:rPr>
        <w:t>&gt;</w:t>
      </w:r>
    </w:p>
    <w:p w14:paraId="78EE0EF9" w14:textId="77777777" w:rsidR="009D1437" w:rsidRPr="00AE187D" w:rsidRDefault="009D1437" w:rsidP="009D1437">
      <w:pPr>
        <w:shd w:val="clear" w:color="auto" w:fill="FFFFFE"/>
        <w:spacing w:line="270" w:lineRule="atLeast"/>
        <w:rPr>
          <w:rFonts w:ascii="Consolas" w:hAnsi="Consolas" w:cs="Courier New"/>
          <w:color w:val="000000"/>
          <w:sz w:val="19"/>
          <w:szCs w:val="19"/>
          <w:lang w:val="nl-NL"/>
        </w:rPr>
      </w:pPr>
      <w:r w:rsidRPr="00AE187D">
        <w:rPr>
          <w:rFonts w:ascii="Consolas" w:hAnsi="Consolas" w:cs="Courier New"/>
          <w:color w:val="000000"/>
          <w:sz w:val="19"/>
          <w:szCs w:val="19"/>
          <w:lang w:val="nl-NL"/>
        </w:rPr>
        <w:t>                &lt;</w:t>
      </w:r>
      <w:r w:rsidRPr="00AE187D">
        <w:rPr>
          <w:rFonts w:ascii="Consolas" w:hAnsi="Consolas" w:cs="Courier New"/>
          <w:color w:val="2E74B5" w:themeColor="accent1" w:themeShade="BF"/>
          <w:sz w:val="19"/>
          <w:szCs w:val="19"/>
          <w:lang w:val="nl-NL"/>
        </w:rPr>
        <w:t>CTTDTu</w:t>
      </w:r>
      <w:r w:rsidRPr="00AE187D">
        <w:rPr>
          <w:rFonts w:ascii="Consolas" w:hAnsi="Consolas" w:cs="Courier New"/>
          <w:color w:val="000000"/>
          <w:sz w:val="19"/>
          <w:szCs w:val="19"/>
          <w:lang w:val="nl-NL"/>
        </w:rPr>
        <w:t>&gt;</w:t>
      </w:r>
      <w:r w:rsidRPr="00AE187D">
        <w:rPr>
          <w:rFonts w:ascii="Consolas" w:hAnsi="Consolas" w:cs="Arial"/>
          <w:color w:val="000000"/>
          <w:sz w:val="19"/>
          <w:szCs w:val="19"/>
          <w:shd w:val="clear" w:color="auto" w:fill="FFFFFF"/>
          <w:lang w:val="nl-NL"/>
        </w:rPr>
        <w:t xml:space="preserve"> </w:t>
      </w:r>
      <w:r w:rsidRPr="00AE187D">
        <w:rPr>
          <w:rFonts w:ascii="Consolas" w:hAnsi="Consolas" w:cs="Arial"/>
          <w:b/>
          <w:color w:val="000000"/>
          <w:sz w:val="19"/>
          <w:szCs w:val="19"/>
          <w:shd w:val="clear" w:color="auto" w:fill="FFFFFF"/>
          <w:lang w:val="nl-NL"/>
        </w:rPr>
        <w:t>Trên Cổng thông tin điện tử của cơ quan thuế</w:t>
      </w:r>
      <w:r w:rsidRPr="00AE187D">
        <w:rPr>
          <w:rFonts w:ascii="Consolas" w:hAnsi="Consolas" w:cs="Courier New"/>
          <w:b/>
          <w:color w:val="FF0000"/>
          <w:sz w:val="19"/>
          <w:szCs w:val="19"/>
          <w:lang w:val="nl-NL"/>
        </w:rPr>
        <w:t xml:space="preserve"> (*)</w:t>
      </w:r>
      <w:r w:rsidRPr="00AE187D">
        <w:rPr>
          <w:rFonts w:ascii="Consolas" w:hAnsi="Consolas" w:cs="Courier New"/>
          <w:color w:val="000000"/>
          <w:sz w:val="19"/>
          <w:szCs w:val="19"/>
          <w:lang w:val="nl-NL"/>
        </w:rPr>
        <w:t>&lt;/</w:t>
      </w:r>
      <w:r w:rsidRPr="00AE187D">
        <w:rPr>
          <w:rFonts w:ascii="Consolas" w:hAnsi="Consolas" w:cs="Courier New"/>
          <w:color w:val="2E74B5" w:themeColor="accent1" w:themeShade="BF"/>
          <w:sz w:val="19"/>
          <w:szCs w:val="19"/>
          <w:lang w:val="nl-NL"/>
        </w:rPr>
        <w:t>CTTDTu</w:t>
      </w:r>
      <w:r w:rsidRPr="00AE187D">
        <w:rPr>
          <w:rFonts w:ascii="Consolas" w:hAnsi="Consolas" w:cs="Courier New"/>
          <w:color w:val="000000"/>
          <w:sz w:val="19"/>
          <w:szCs w:val="19"/>
          <w:lang w:val="nl-NL"/>
        </w:rPr>
        <w:t>&gt;</w:t>
      </w:r>
    </w:p>
    <w:p w14:paraId="5FC16A1B" w14:textId="77777777" w:rsidR="009D1437" w:rsidRPr="00AE187D" w:rsidRDefault="009D1437" w:rsidP="009D1437">
      <w:pPr>
        <w:shd w:val="clear" w:color="auto" w:fill="FFFFFE"/>
        <w:spacing w:line="270" w:lineRule="atLeast"/>
        <w:rPr>
          <w:rFonts w:ascii="Consolas" w:hAnsi="Consolas" w:cs="Courier New"/>
          <w:color w:val="000000"/>
          <w:sz w:val="19"/>
          <w:szCs w:val="19"/>
          <w:lang w:val="nl-NL"/>
        </w:rPr>
      </w:pPr>
      <w:r w:rsidRPr="00AE187D">
        <w:rPr>
          <w:rFonts w:ascii="Consolas" w:hAnsi="Consolas" w:cs="Courier New"/>
          <w:color w:val="000000"/>
          <w:sz w:val="19"/>
          <w:szCs w:val="19"/>
          <w:lang w:val="nl-NL"/>
        </w:rPr>
        <w:t>                &lt;</w:t>
      </w:r>
      <w:r w:rsidRPr="00AE187D">
        <w:rPr>
          <w:rFonts w:ascii="Consolas" w:hAnsi="Consolas" w:cs="Courier New"/>
          <w:color w:val="2E74B5" w:themeColor="accent1" w:themeShade="BF"/>
          <w:sz w:val="19"/>
          <w:szCs w:val="19"/>
          <w:lang w:val="nl-NL"/>
        </w:rPr>
        <w:t>CDVCong</w:t>
      </w:r>
      <w:r w:rsidRPr="00AE187D">
        <w:rPr>
          <w:rFonts w:ascii="Consolas" w:hAnsi="Consolas" w:cs="Courier New"/>
          <w:color w:val="000000"/>
          <w:sz w:val="19"/>
          <w:szCs w:val="19"/>
          <w:lang w:val="nl-NL"/>
        </w:rPr>
        <w:t>&gt;</w:t>
      </w:r>
      <w:r w:rsidRPr="00AE187D">
        <w:rPr>
          <w:rFonts w:ascii="Consolas" w:hAnsi="Consolas" w:cs="Arial"/>
          <w:color w:val="000000"/>
          <w:sz w:val="19"/>
          <w:szCs w:val="19"/>
          <w:shd w:val="clear" w:color="auto" w:fill="FFFFFF"/>
          <w:lang w:val="nl-NL"/>
        </w:rPr>
        <w:t xml:space="preserve"> </w:t>
      </w:r>
      <w:r w:rsidRPr="00AE187D">
        <w:rPr>
          <w:rFonts w:ascii="Consolas" w:hAnsi="Consolas" w:cs="Arial"/>
          <w:b/>
          <w:color w:val="000000"/>
          <w:sz w:val="19"/>
          <w:szCs w:val="19"/>
          <w:shd w:val="clear" w:color="auto" w:fill="FFFFFF"/>
          <w:lang w:val="nl-NL"/>
        </w:rPr>
        <w:t>Trên Cổng dịch vụ công quốc gia</w:t>
      </w:r>
      <w:r w:rsidRPr="00AE187D">
        <w:rPr>
          <w:rFonts w:ascii="Consolas" w:hAnsi="Consolas" w:cs="Courier New"/>
          <w:b/>
          <w:color w:val="FF0000"/>
          <w:sz w:val="19"/>
          <w:szCs w:val="19"/>
          <w:lang w:val="nl-NL"/>
        </w:rPr>
        <w:t xml:space="preserve"> (*)</w:t>
      </w:r>
      <w:r w:rsidRPr="00AE187D">
        <w:rPr>
          <w:rFonts w:ascii="Consolas" w:hAnsi="Consolas" w:cs="Courier New"/>
          <w:color w:val="000000"/>
          <w:sz w:val="19"/>
          <w:szCs w:val="19"/>
          <w:lang w:val="nl-NL"/>
        </w:rPr>
        <w:t>&lt;/</w:t>
      </w:r>
      <w:r w:rsidRPr="00AE187D">
        <w:rPr>
          <w:rFonts w:ascii="Consolas" w:hAnsi="Consolas" w:cs="Courier New"/>
          <w:color w:val="2E74B5" w:themeColor="accent1" w:themeShade="BF"/>
          <w:sz w:val="19"/>
          <w:szCs w:val="19"/>
          <w:lang w:val="nl-NL"/>
        </w:rPr>
        <w:t>CDVCong</w:t>
      </w:r>
      <w:r w:rsidRPr="00AE187D">
        <w:rPr>
          <w:rFonts w:ascii="Consolas" w:hAnsi="Consolas" w:cs="Courier New"/>
          <w:color w:val="000000"/>
          <w:sz w:val="19"/>
          <w:szCs w:val="19"/>
          <w:lang w:val="nl-NL"/>
        </w:rPr>
        <w:t>&gt;</w:t>
      </w:r>
    </w:p>
    <w:p w14:paraId="1A106D32" w14:textId="77777777" w:rsidR="009D1437" w:rsidRPr="00AE187D" w:rsidRDefault="009D1437" w:rsidP="009D1437">
      <w:pPr>
        <w:shd w:val="clear" w:color="auto" w:fill="FFFFFE"/>
        <w:spacing w:line="270" w:lineRule="atLeast"/>
        <w:rPr>
          <w:rFonts w:ascii="Consolas" w:hAnsi="Consolas" w:cs="Courier New"/>
          <w:color w:val="000000"/>
          <w:sz w:val="19"/>
          <w:szCs w:val="19"/>
          <w:lang w:val="nl-NL"/>
        </w:rPr>
      </w:pPr>
      <w:r w:rsidRPr="00AE187D">
        <w:rPr>
          <w:rFonts w:ascii="Consolas" w:hAnsi="Consolas" w:cs="Courier New"/>
          <w:color w:val="000000"/>
          <w:sz w:val="19"/>
          <w:szCs w:val="19"/>
          <w:lang w:val="nl-NL"/>
        </w:rPr>
        <w:t>                &lt;</w:t>
      </w:r>
      <w:r w:rsidRPr="00AE187D">
        <w:rPr>
          <w:rFonts w:ascii="Consolas" w:hAnsi="Consolas" w:cs="Courier New"/>
          <w:color w:val="2E74B5" w:themeColor="accent1" w:themeShade="BF"/>
          <w:sz w:val="19"/>
          <w:szCs w:val="19"/>
          <w:lang w:val="nl-NL"/>
        </w:rPr>
        <w:t>HTUDTToan</w:t>
      </w:r>
      <w:r w:rsidRPr="00AE187D">
        <w:rPr>
          <w:rFonts w:ascii="Consolas" w:hAnsi="Consolas" w:cs="Courier New"/>
          <w:color w:val="000000"/>
          <w:sz w:val="19"/>
          <w:szCs w:val="19"/>
          <w:lang w:val="nl-NL"/>
        </w:rPr>
        <w:t>&gt;</w:t>
      </w:r>
      <w:r w:rsidRPr="00AE187D">
        <w:rPr>
          <w:rFonts w:ascii="Consolas" w:hAnsi="Consolas" w:cs="Arial"/>
          <w:color w:val="000000"/>
          <w:sz w:val="19"/>
          <w:szCs w:val="19"/>
          <w:shd w:val="clear" w:color="auto" w:fill="FFFFFF"/>
          <w:lang w:val="nl-NL"/>
        </w:rPr>
        <w:t xml:space="preserve"> </w:t>
      </w:r>
      <w:r w:rsidRPr="00AE187D">
        <w:rPr>
          <w:rFonts w:ascii="Consolas" w:hAnsi="Consolas" w:cs="Arial"/>
          <w:b/>
          <w:color w:val="000000"/>
          <w:sz w:val="19"/>
          <w:szCs w:val="19"/>
          <w:shd w:val="clear" w:color="auto" w:fill="FFFFFF"/>
          <w:lang w:val="nl-NL"/>
        </w:rPr>
        <w:t>Trên hệ thống ứng dụng thanh toán điện tử của ngân hàng</w:t>
      </w:r>
      <w:r w:rsidRPr="00AE187D">
        <w:rPr>
          <w:rFonts w:ascii="Consolas" w:hAnsi="Consolas" w:cs="Courier New"/>
          <w:b/>
          <w:color w:val="FF0000"/>
          <w:sz w:val="19"/>
          <w:szCs w:val="19"/>
          <w:lang w:val="nl-NL"/>
        </w:rPr>
        <w:t xml:space="preserve"> (*)</w:t>
      </w:r>
      <w:r w:rsidRPr="00AE187D">
        <w:rPr>
          <w:rFonts w:ascii="Consolas" w:hAnsi="Consolas" w:cs="Courier New"/>
          <w:color w:val="000000"/>
          <w:sz w:val="19"/>
          <w:szCs w:val="19"/>
          <w:lang w:val="nl-NL"/>
        </w:rPr>
        <w:t>&lt;/</w:t>
      </w:r>
      <w:r w:rsidRPr="00AE187D">
        <w:rPr>
          <w:rFonts w:ascii="Consolas" w:hAnsi="Consolas" w:cs="Courier New"/>
          <w:color w:val="2E74B5" w:themeColor="accent1" w:themeShade="BF"/>
          <w:sz w:val="19"/>
          <w:szCs w:val="19"/>
          <w:lang w:val="nl-NL"/>
        </w:rPr>
        <w:t>HTUDTToan</w:t>
      </w:r>
      <w:r w:rsidRPr="00AE187D">
        <w:rPr>
          <w:rFonts w:ascii="Consolas" w:hAnsi="Consolas" w:cs="Courier New"/>
          <w:color w:val="000000"/>
          <w:sz w:val="19"/>
          <w:szCs w:val="19"/>
          <w:lang w:val="nl-NL"/>
        </w:rPr>
        <w:t>&gt;</w:t>
      </w:r>
    </w:p>
    <w:p w14:paraId="0339D369" w14:textId="77777777" w:rsidR="009D1437" w:rsidRPr="00AE187D" w:rsidRDefault="009D1437" w:rsidP="009D1437">
      <w:pPr>
        <w:shd w:val="clear" w:color="auto" w:fill="FFFFFE"/>
        <w:spacing w:line="270" w:lineRule="atLeast"/>
        <w:rPr>
          <w:rFonts w:ascii="Consolas" w:hAnsi="Consolas" w:cs="Courier New"/>
          <w:color w:val="000000"/>
          <w:sz w:val="19"/>
          <w:szCs w:val="19"/>
          <w:lang w:val="nl-NL"/>
        </w:rPr>
      </w:pPr>
      <w:r w:rsidRPr="00AE187D">
        <w:rPr>
          <w:rFonts w:ascii="Consolas" w:hAnsi="Consolas" w:cs="Courier New"/>
          <w:color w:val="000000"/>
          <w:sz w:val="19"/>
          <w:szCs w:val="19"/>
          <w:lang w:val="nl-NL"/>
        </w:rPr>
        <w:t>                &lt;</w:t>
      </w:r>
      <w:r w:rsidRPr="00AE187D">
        <w:rPr>
          <w:rFonts w:ascii="Consolas" w:hAnsi="Consolas" w:cs="Courier New"/>
          <w:color w:val="2E74B5" w:themeColor="accent1" w:themeShade="BF"/>
          <w:sz w:val="19"/>
          <w:szCs w:val="19"/>
          <w:lang w:val="nl-NL"/>
        </w:rPr>
        <w:t>TCCCDVu</w:t>
      </w:r>
      <w:r w:rsidRPr="00AE187D">
        <w:rPr>
          <w:rFonts w:ascii="Consolas" w:hAnsi="Consolas" w:cs="Courier New"/>
          <w:color w:val="000000"/>
          <w:sz w:val="19"/>
          <w:szCs w:val="19"/>
          <w:lang w:val="nl-NL"/>
        </w:rPr>
        <w:t>&gt;</w:t>
      </w:r>
      <w:r w:rsidRPr="00AE187D">
        <w:rPr>
          <w:rFonts w:ascii="Consolas" w:hAnsi="Consolas" w:cs="Arial"/>
          <w:color w:val="000000"/>
          <w:sz w:val="19"/>
          <w:szCs w:val="19"/>
          <w:shd w:val="clear" w:color="auto" w:fill="FFFFFF"/>
          <w:lang w:val="nl-NL"/>
        </w:rPr>
        <w:t xml:space="preserve"> </w:t>
      </w:r>
      <w:r w:rsidRPr="00AE187D">
        <w:rPr>
          <w:rFonts w:ascii="Consolas" w:hAnsi="Consolas" w:cs="Arial"/>
          <w:b/>
          <w:color w:val="000000"/>
          <w:sz w:val="19"/>
          <w:szCs w:val="19"/>
          <w:shd w:val="clear" w:color="auto" w:fill="FFFFFF"/>
          <w:lang w:val="nl-NL"/>
        </w:rPr>
        <w:t>Thông qua tổ chức cung ứng dịch vụ trung gian thanh toán</w:t>
      </w:r>
      <w:r w:rsidRPr="00AE187D">
        <w:rPr>
          <w:rFonts w:ascii="Consolas" w:hAnsi="Consolas" w:cs="Courier New"/>
          <w:b/>
          <w:color w:val="FF0000"/>
          <w:sz w:val="19"/>
          <w:szCs w:val="19"/>
          <w:lang w:val="nl-NL"/>
        </w:rPr>
        <w:t xml:space="preserve"> (*)</w:t>
      </w:r>
      <w:r w:rsidRPr="00AE187D">
        <w:rPr>
          <w:rFonts w:ascii="Consolas" w:hAnsi="Consolas" w:cs="Courier New"/>
          <w:color w:val="000000"/>
          <w:sz w:val="19"/>
          <w:szCs w:val="19"/>
          <w:lang w:val="nl-NL"/>
        </w:rPr>
        <w:t>&lt;/</w:t>
      </w:r>
      <w:r w:rsidRPr="00AE187D">
        <w:rPr>
          <w:rFonts w:ascii="Consolas" w:hAnsi="Consolas" w:cs="Courier New"/>
          <w:color w:val="2E74B5" w:themeColor="accent1" w:themeShade="BF"/>
          <w:sz w:val="19"/>
          <w:szCs w:val="19"/>
          <w:lang w:val="nl-NL"/>
        </w:rPr>
        <w:t>TCCCDVu</w:t>
      </w:r>
      <w:r w:rsidRPr="00AE187D">
        <w:rPr>
          <w:rFonts w:ascii="Consolas" w:hAnsi="Consolas" w:cs="Courier New"/>
          <w:color w:val="000000"/>
          <w:sz w:val="19"/>
          <w:szCs w:val="19"/>
          <w:lang w:val="nl-NL"/>
        </w:rPr>
        <w:t>&gt;</w:t>
      </w:r>
    </w:p>
    <w:p w14:paraId="5C70181E" w14:textId="77777777" w:rsidR="009D1437" w:rsidRPr="00AE187D" w:rsidRDefault="009D1437" w:rsidP="009D1437">
      <w:pPr>
        <w:shd w:val="clear" w:color="auto" w:fill="FFFFFE"/>
        <w:spacing w:line="270" w:lineRule="atLeast"/>
        <w:rPr>
          <w:rFonts w:ascii="Courier New" w:hAnsi="Courier New" w:cs="Courier New"/>
          <w:color w:val="000000"/>
          <w:sz w:val="18"/>
          <w:szCs w:val="18"/>
          <w:lang w:val="nl-NL"/>
        </w:rPr>
      </w:pPr>
      <w:r w:rsidRPr="00AE187D">
        <w:rPr>
          <w:rFonts w:ascii="Courier New" w:hAnsi="Courier New" w:cs="Courier New"/>
          <w:color w:val="000000"/>
          <w:sz w:val="18"/>
          <w:szCs w:val="18"/>
          <w:lang w:val="nl-NL"/>
        </w:rPr>
        <w:t>            &lt;/</w:t>
      </w:r>
      <w:r w:rsidRPr="00AE187D">
        <w:rPr>
          <w:rFonts w:ascii="Courier New" w:hAnsi="Courier New" w:cs="Courier New"/>
          <w:color w:val="2E74B5" w:themeColor="accent1" w:themeShade="BF"/>
          <w:sz w:val="18"/>
          <w:szCs w:val="18"/>
          <w:lang w:val="nl-NL"/>
        </w:rPr>
        <w:t>HTGui</w:t>
      </w:r>
      <w:r w:rsidRPr="00AE187D">
        <w:rPr>
          <w:rFonts w:ascii="Courier New" w:hAnsi="Courier New" w:cs="Courier New"/>
          <w:color w:val="000000"/>
          <w:sz w:val="18"/>
          <w:szCs w:val="18"/>
          <w:lang w:val="nl-NL"/>
        </w:rPr>
        <w:t>&gt;</w:t>
      </w:r>
    </w:p>
    <w:p w14:paraId="535A20D9" w14:textId="77777777" w:rsidR="009D1437" w:rsidRPr="00AE187D" w:rsidRDefault="009D1437" w:rsidP="009D1437">
      <w:pPr>
        <w:shd w:val="clear" w:color="auto" w:fill="FFFFFE"/>
        <w:spacing w:line="270" w:lineRule="atLeast"/>
        <w:rPr>
          <w:rFonts w:ascii="Courier New" w:hAnsi="Courier New" w:cs="Courier New"/>
          <w:color w:val="000000"/>
          <w:sz w:val="18"/>
          <w:szCs w:val="18"/>
          <w:lang w:val="nl-NL"/>
        </w:rPr>
      </w:pPr>
      <w:r w:rsidRPr="00AE187D">
        <w:rPr>
          <w:rFonts w:ascii="Courier New" w:hAnsi="Courier New" w:cs="Courier New"/>
          <w:color w:val="000000"/>
          <w:sz w:val="18"/>
          <w:szCs w:val="18"/>
          <w:lang w:val="nl-NL"/>
        </w:rPr>
        <w:lastRenderedPageBreak/>
        <w:t>            &lt;</w:t>
      </w:r>
      <w:r w:rsidRPr="00AE187D">
        <w:rPr>
          <w:rFonts w:ascii="Courier New" w:hAnsi="Courier New" w:cs="Courier New"/>
          <w:color w:val="2E74B5" w:themeColor="accent1" w:themeShade="BF"/>
          <w:sz w:val="18"/>
          <w:szCs w:val="18"/>
          <w:lang w:val="nl-NL"/>
        </w:rPr>
        <w:t>DSCTSSDung</w:t>
      </w:r>
      <w:r w:rsidRPr="00AE187D">
        <w:rPr>
          <w:rFonts w:ascii="Courier New" w:hAnsi="Courier New" w:cs="Courier New"/>
          <w:color w:val="000000"/>
          <w:sz w:val="18"/>
          <w:szCs w:val="18"/>
          <w:lang w:val="nl-NL"/>
        </w:rPr>
        <w:t>&gt;</w:t>
      </w:r>
    </w:p>
    <w:p w14:paraId="43AB0F88" w14:textId="77777777" w:rsidR="009D1437" w:rsidRPr="00AE187D" w:rsidRDefault="009D1437" w:rsidP="009D1437">
      <w:pPr>
        <w:shd w:val="clear" w:color="auto" w:fill="FFFFFE"/>
        <w:spacing w:line="270" w:lineRule="atLeast"/>
        <w:rPr>
          <w:rFonts w:ascii="Courier New" w:hAnsi="Courier New" w:cs="Courier New"/>
          <w:color w:val="000000"/>
          <w:sz w:val="18"/>
          <w:szCs w:val="18"/>
          <w:lang w:val="nl-NL"/>
        </w:rPr>
      </w:pPr>
      <w:r w:rsidRPr="00AE187D">
        <w:rPr>
          <w:rFonts w:ascii="Courier New" w:hAnsi="Courier New" w:cs="Courier New"/>
          <w:color w:val="000000"/>
          <w:sz w:val="18"/>
          <w:szCs w:val="18"/>
          <w:lang w:val="nl-NL"/>
        </w:rPr>
        <w:t>                &lt;</w:t>
      </w:r>
      <w:r w:rsidRPr="00AE187D">
        <w:rPr>
          <w:rFonts w:ascii="Courier New" w:hAnsi="Courier New" w:cs="Courier New"/>
          <w:color w:val="2E74B5" w:themeColor="accent1" w:themeShade="BF"/>
          <w:sz w:val="18"/>
          <w:szCs w:val="18"/>
          <w:lang w:val="nl-NL"/>
        </w:rPr>
        <w:t>CTS</w:t>
      </w:r>
      <w:r w:rsidRPr="00AE187D">
        <w:rPr>
          <w:rFonts w:ascii="Courier New" w:hAnsi="Courier New" w:cs="Courier New"/>
          <w:color w:val="000000"/>
          <w:sz w:val="18"/>
          <w:szCs w:val="18"/>
          <w:lang w:val="nl-NL"/>
        </w:rPr>
        <w:t>&gt;</w:t>
      </w:r>
    </w:p>
    <w:p w14:paraId="147FA110" w14:textId="77777777" w:rsidR="009D1437" w:rsidRPr="00AE187D" w:rsidRDefault="009D1437" w:rsidP="009D1437">
      <w:pPr>
        <w:shd w:val="clear" w:color="auto" w:fill="FFFFFE"/>
        <w:spacing w:line="270" w:lineRule="atLeast"/>
        <w:rPr>
          <w:rFonts w:ascii="Courier New" w:hAnsi="Courier New" w:cs="Courier New"/>
          <w:color w:val="000000"/>
          <w:sz w:val="18"/>
          <w:szCs w:val="18"/>
          <w:lang w:val="nl-NL"/>
        </w:rPr>
      </w:pPr>
      <w:r w:rsidRPr="00AE187D">
        <w:rPr>
          <w:rFonts w:ascii="Courier New" w:hAnsi="Courier New" w:cs="Courier New"/>
          <w:color w:val="000000"/>
          <w:sz w:val="18"/>
          <w:szCs w:val="18"/>
          <w:lang w:val="nl-NL"/>
        </w:rPr>
        <w:t>                    &lt;</w:t>
      </w:r>
      <w:r w:rsidRPr="00AE187D">
        <w:rPr>
          <w:rFonts w:ascii="Courier New" w:hAnsi="Courier New" w:cs="Courier New"/>
          <w:color w:val="2E74B5" w:themeColor="accent1" w:themeShade="BF"/>
          <w:sz w:val="18"/>
          <w:szCs w:val="18"/>
          <w:lang w:val="nl-NL"/>
        </w:rPr>
        <w:t>TTChuc</w:t>
      </w:r>
      <w:r w:rsidRPr="00AE187D">
        <w:rPr>
          <w:rFonts w:ascii="Courier New" w:hAnsi="Courier New" w:cs="Courier New"/>
          <w:color w:val="000000"/>
          <w:sz w:val="18"/>
          <w:szCs w:val="18"/>
          <w:lang w:val="nl-NL"/>
        </w:rPr>
        <w:t>&gt;</w:t>
      </w:r>
      <w:r w:rsidRPr="00AE187D">
        <w:rPr>
          <w:rFonts w:ascii="Consolas" w:hAnsi="Consolas" w:cs="Arial"/>
          <w:b/>
          <w:bCs/>
          <w:color w:val="000000"/>
          <w:sz w:val="19"/>
          <w:szCs w:val="19"/>
          <w:shd w:val="clear" w:color="auto" w:fill="ECF0F5"/>
          <w:lang w:val="nl-NL"/>
        </w:rPr>
        <w:t>Tên tổ chức cơ quan chứng thực/cấp/công nhận chữ ký số, chữ ký điện tử</w:t>
      </w:r>
      <w:r w:rsidRPr="00AE187D">
        <w:rPr>
          <w:rFonts w:ascii="Courier New" w:hAnsi="Courier New" w:cs="Courier New"/>
          <w:color w:val="000000"/>
          <w:sz w:val="18"/>
          <w:szCs w:val="18"/>
          <w:lang w:val="nl-NL"/>
        </w:rPr>
        <w:t xml:space="preserve"> </w:t>
      </w:r>
      <w:r w:rsidRPr="00AE187D">
        <w:rPr>
          <w:rFonts w:ascii="Courier New" w:hAnsi="Courier New" w:cs="Courier New"/>
          <w:color w:val="FF0000"/>
          <w:sz w:val="18"/>
          <w:szCs w:val="18"/>
          <w:lang w:val="nl-NL"/>
        </w:rPr>
        <w:t>(*)</w:t>
      </w:r>
      <w:r w:rsidRPr="00AE187D">
        <w:rPr>
          <w:rFonts w:ascii="Courier New" w:hAnsi="Courier New" w:cs="Courier New"/>
          <w:color w:val="000000"/>
          <w:sz w:val="18"/>
          <w:szCs w:val="18"/>
          <w:lang w:val="nl-NL"/>
        </w:rPr>
        <w:t>&lt;/</w:t>
      </w:r>
      <w:r w:rsidRPr="00AE187D">
        <w:rPr>
          <w:rFonts w:ascii="Courier New" w:hAnsi="Courier New" w:cs="Courier New"/>
          <w:color w:val="2E74B5" w:themeColor="accent1" w:themeShade="BF"/>
          <w:sz w:val="18"/>
          <w:szCs w:val="18"/>
          <w:lang w:val="nl-NL"/>
        </w:rPr>
        <w:t>TTChuc</w:t>
      </w:r>
      <w:r w:rsidRPr="00AE187D">
        <w:rPr>
          <w:rFonts w:ascii="Courier New" w:hAnsi="Courier New" w:cs="Courier New"/>
          <w:color w:val="000000"/>
          <w:sz w:val="18"/>
          <w:szCs w:val="18"/>
          <w:lang w:val="nl-NL"/>
        </w:rPr>
        <w:t>&gt;</w:t>
      </w:r>
    </w:p>
    <w:p w14:paraId="7F528F51" w14:textId="77777777" w:rsidR="009D1437" w:rsidRDefault="009D1437" w:rsidP="009D1437">
      <w:pPr>
        <w:shd w:val="clear" w:color="auto" w:fill="FFFFFE"/>
        <w:spacing w:line="270" w:lineRule="atLeast"/>
        <w:rPr>
          <w:rFonts w:ascii="Courier New" w:hAnsi="Courier New" w:cs="Courier New"/>
          <w:color w:val="000000"/>
          <w:sz w:val="18"/>
          <w:szCs w:val="18"/>
        </w:rPr>
      </w:pPr>
      <w:r w:rsidRPr="00AE187D">
        <w:rPr>
          <w:rFonts w:ascii="Courier New" w:hAnsi="Courier New" w:cs="Courier New"/>
          <w:color w:val="000000"/>
          <w:sz w:val="18"/>
          <w:szCs w:val="18"/>
          <w:lang w:val="nl-NL"/>
        </w:rPr>
        <w:t>                    </w:t>
      </w:r>
      <w:r>
        <w:rPr>
          <w:rFonts w:ascii="Courier New" w:hAnsi="Courier New" w:cs="Courier New"/>
          <w:color w:val="000000"/>
          <w:sz w:val="18"/>
          <w:szCs w:val="18"/>
        </w:rPr>
        <w:t>&lt;</w:t>
      </w:r>
      <w:r w:rsidRPr="00A91CC4">
        <w:rPr>
          <w:rFonts w:ascii="Courier New" w:hAnsi="Courier New" w:cs="Courier New"/>
          <w:color w:val="2E74B5" w:themeColor="accent1" w:themeShade="BF"/>
          <w:sz w:val="18"/>
          <w:szCs w:val="18"/>
        </w:rPr>
        <w:t>Seri</w:t>
      </w:r>
      <w:r>
        <w:rPr>
          <w:rFonts w:ascii="Courier New" w:hAnsi="Courier New" w:cs="Courier New"/>
          <w:color w:val="000000"/>
          <w:sz w:val="18"/>
          <w:szCs w:val="18"/>
        </w:rPr>
        <w:t>&gt;</w:t>
      </w:r>
      <w:r w:rsidRPr="00A91CC4">
        <w:rPr>
          <w:rFonts w:ascii="Consolas" w:hAnsi="Consolas" w:cs="Arial"/>
          <w:b/>
          <w:bCs/>
          <w:color w:val="000000"/>
          <w:sz w:val="19"/>
          <w:szCs w:val="19"/>
          <w:shd w:val="clear" w:color="auto" w:fill="ECF0F5"/>
        </w:rPr>
        <w:t>Số sê-ri chứng thư</w:t>
      </w:r>
      <w:r w:rsidRPr="001E377A">
        <w:rPr>
          <w:rFonts w:ascii="Consolas" w:hAnsi="Consolas" w:cs="Courier New"/>
          <w:b/>
          <w:color w:val="FF0000"/>
          <w:sz w:val="19"/>
          <w:szCs w:val="19"/>
        </w:rPr>
        <w:t>(*)</w:t>
      </w:r>
      <w:r>
        <w:rPr>
          <w:rFonts w:ascii="Courier New" w:hAnsi="Courier New" w:cs="Courier New"/>
          <w:color w:val="000000"/>
          <w:sz w:val="18"/>
          <w:szCs w:val="18"/>
        </w:rPr>
        <w:t>&lt;/</w:t>
      </w:r>
      <w:r w:rsidRPr="00A91CC4">
        <w:rPr>
          <w:rFonts w:ascii="Courier New" w:hAnsi="Courier New" w:cs="Courier New"/>
          <w:color w:val="2E74B5" w:themeColor="accent1" w:themeShade="BF"/>
          <w:sz w:val="18"/>
          <w:szCs w:val="18"/>
        </w:rPr>
        <w:t>Seri</w:t>
      </w:r>
      <w:r>
        <w:rPr>
          <w:rFonts w:ascii="Courier New" w:hAnsi="Courier New" w:cs="Courier New"/>
          <w:color w:val="000000"/>
          <w:sz w:val="18"/>
          <w:szCs w:val="18"/>
        </w:rPr>
        <w:t>&gt;</w:t>
      </w:r>
    </w:p>
    <w:p w14:paraId="1D511296" w14:textId="77777777" w:rsidR="009D1437" w:rsidRDefault="009D1437" w:rsidP="009D1437">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&lt;</w:t>
      </w:r>
      <w:r w:rsidRPr="00A91CC4">
        <w:rPr>
          <w:rFonts w:ascii="Courier New" w:hAnsi="Courier New" w:cs="Courier New"/>
          <w:color w:val="2E74B5" w:themeColor="accent1" w:themeShade="BF"/>
          <w:sz w:val="18"/>
          <w:szCs w:val="18"/>
        </w:rPr>
        <w:t>TNgay</w:t>
      </w:r>
      <w:r>
        <w:rPr>
          <w:rFonts w:ascii="Courier New" w:hAnsi="Courier New" w:cs="Courier New"/>
          <w:color w:val="000000"/>
          <w:sz w:val="18"/>
          <w:szCs w:val="18"/>
        </w:rPr>
        <w:t>&gt;</w:t>
      </w:r>
      <w:r w:rsidRPr="00A91CC4">
        <w:rPr>
          <w:rFonts w:ascii="Courier New" w:hAnsi="Courier New" w:cs="Courier New"/>
          <w:b/>
          <w:color w:val="000000"/>
          <w:sz w:val="18"/>
          <w:szCs w:val="18"/>
        </w:rPr>
        <w:t>Từ ngày</w:t>
      </w:r>
      <w:r>
        <w:rPr>
          <w:rFonts w:ascii="Courier New" w:hAnsi="Courier New" w:cs="Courier New"/>
          <w:color w:val="000000"/>
          <w:sz w:val="18"/>
          <w:szCs w:val="18"/>
        </w:rPr>
        <w:t>&lt;/</w:t>
      </w:r>
      <w:r w:rsidRPr="00A91CC4">
        <w:rPr>
          <w:rFonts w:ascii="Courier New" w:hAnsi="Courier New" w:cs="Courier New"/>
          <w:color w:val="2E74B5" w:themeColor="accent1" w:themeShade="BF"/>
          <w:sz w:val="18"/>
          <w:szCs w:val="18"/>
        </w:rPr>
        <w:t>TNgay</w:t>
      </w:r>
      <w:r>
        <w:rPr>
          <w:rFonts w:ascii="Courier New" w:hAnsi="Courier New" w:cs="Courier New"/>
          <w:color w:val="000000"/>
          <w:sz w:val="18"/>
          <w:szCs w:val="18"/>
        </w:rPr>
        <w:t>&gt;</w:t>
      </w:r>
    </w:p>
    <w:p w14:paraId="4A42B738" w14:textId="77777777" w:rsidR="009D1437" w:rsidRDefault="009D1437" w:rsidP="009D1437">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&lt;</w:t>
      </w:r>
      <w:r w:rsidRPr="00A91CC4">
        <w:rPr>
          <w:rFonts w:ascii="Courier New" w:hAnsi="Courier New" w:cs="Courier New"/>
          <w:color w:val="2E74B5" w:themeColor="accent1" w:themeShade="BF"/>
          <w:sz w:val="18"/>
          <w:szCs w:val="18"/>
        </w:rPr>
        <w:t>DNgay</w:t>
      </w:r>
      <w:r>
        <w:rPr>
          <w:rFonts w:ascii="Courier New" w:hAnsi="Courier New" w:cs="Courier New"/>
          <w:color w:val="000000"/>
          <w:sz w:val="18"/>
          <w:szCs w:val="18"/>
        </w:rPr>
        <w:t>&gt;</w:t>
      </w:r>
      <w:r w:rsidRPr="00A91CC4">
        <w:rPr>
          <w:rFonts w:ascii="Courier New" w:hAnsi="Courier New" w:cs="Courier New"/>
          <w:b/>
          <w:color w:val="000000"/>
          <w:sz w:val="18"/>
          <w:szCs w:val="18"/>
        </w:rPr>
        <w:t>Đến ngày</w:t>
      </w:r>
      <w:r>
        <w:rPr>
          <w:rFonts w:ascii="Courier New" w:hAnsi="Courier New" w:cs="Courier New"/>
          <w:color w:val="000000"/>
          <w:sz w:val="18"/>
          <w:szCs w:val="18"/>
        </w:rPr>
        <w:t>&lt;/</w:t>
      </w:r>
      <w:r w:rsidRPr="00A91CC4">
        <w:rPr>
          <w:rFonts w:ascii="Courier New" w:hAnsi="Courier New" w:cs="Courier New"/>
          <w:color w:val="2E74B5" w:themeColor="accent1" w:themeShade="BF"/>
          <w:sz w:val="18"/>
          <w:szCs w:val="18"/>
        </w:rPr>
        <w:t>DNgay</w:t>
      </w:r>
      <w:r>
        <w:rPr>
          <w:rFonts w:ascii="Courier New" w:hAnsi="Courier New" w:cs="Courier New"/>
          <w:color w:val="000000"/>
          <w:sz w:val="18"/>
          <w:szCs w:val="18"/>
        </w:rPr>
        <w:t>&gt;</w:t>
      </w:r>
    </w:p>
    <w:p w14:paraId="7C7BB80E" w14:textId="77777777" w:rsidR="009D1437" w:rsidRDefault="009D1437" w:rsidP="009D1437">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&lt;</w:t>
      </w:r>
      <w:r w:rsidRPr="00A91CC4">
        <w:rPr>
          <w:rFonts w:ascii="Courier New" w:hAnsi="Courier New" w:cs="Courier New"/>
          <w:color w:val="2E74B5" w:themeColor="accent1" w:themeShade="BF"/>
          <w:sz w:val="18"/>
          <w:szCs w:val="18"/>
        </w:rPr>
        <w:t>HThuc</w:t>
      </w:r>
      <w:r>
        <w:rPr>
          <w:rFonts w:ascii="Courier New" w:hAnsi="Courier New" w:cs="Courier New"/>
          <w:color w:val="000000"/>
          <w:sz w:val="18"/>
          <w:szCs w:val="18"/>
        </w:rPr>
        <w:t>&gt;</w:t>
      </w:r>
      <w:r w:rsidRPr="00A91CC4">
        <w:rPr>
          <w:rFonts w:ascii="Consolas" w:hAnsi="Consolas" w:cs="Arial"/>
          <w:b/>
          <w:bCs/>
          <w:color w:val="000000"/>
          <w:sz w:val="19"/>
          <w:szCs w:val="19"/>
          <w:shd w:val="clear" w:color="auto" w:fill="ECF0F5"/>
        </w:rPr>
        <w:t>Hình thức đăng ký</w:t>
      </w:r>
      <w:r w:rsidRPr="001E377A">
        <w:rPr>
          <w:rFonts w:ascii="Consolas" w:hAnsi="Consolas" w:cs="Courier New"/>
          <w:b/>
          <w:color w:val="FF0000"/>
          <w:sz w:val="19"/>
          <w:szCs w:val="19"/>
        </w:rPr>
        <w:t>(*)</w:t>
      </w:r>
      <w:r>
        <w:rPr>
          <w:rFonts w:ascii="Courier New" w:hAnsi="Courier New" w:cs="Courier New"/>
          <w:color w:val="000000"/>
          <w:sz w:val="18"/>
          <w:szCs w:val="18"/>
        </w:rPr>
        <w:t>&lt;/</w:t>
      </w:r>
      <w:r w:rsidRPr="00A91CC4">
        <w:rPr>
          <w:rFonts w:ascii="Courier New" w:hAnsi="Courier New" w:cs="Courier New"/>
          <w:color w:val="2E74B5" w:themeColor="accent1" w:themeShade="BF"/>
          <w:sz w:val="18"/>
          <w:szCs w:val="18"/>
        </w:rPr>
        <w:t>HThuc</w:t>
      </w:r>
      <w:r>
        <w:rPr>
          <w:rFonts w:ascii="Courier New" w:hAnsi="Courier New" w:cs="Courier New"/>
          <w:color w:val="000000"/>
          <w:sz w:val="18"/>
          <w:szCs w:val="18"/>
        </w:rPr>
        <w:t>&gt;</w:t>
      </w:r>
    </w:p>
    <w:p w14:paraId="3150F3B0" w14:textId="77777777" w:rsidR="009D1437" w:rsidRDefault="009D1437" w:rsidP="009D1437">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&lt;/</w:t>
      </w:r>
      <w:r w:rsidRPr="00A91CC4">
        <w:rPr>
          <w:rFonts w:ascii="Courier New" w:hAnsi="Courier New" w:cs="Courier New"/>
          <w:color w:val="2E74B5" w:themeColor="accent1" w:themeShade="BF"/>
          <w:sz w:val="18"/>
          <w:szCs w:val="18"/>
        </w:rPr>
        <w:t>CTS</w:t>
      </w:r>
      <w:r>
        <w:rPr>
          <w:rFonts w:ascii="Courier New" w:hAnsi="Courier New" w:cs="Courier New"/>
          <w:color w:val="000000"/>
          <w:sz w:val="18"/>
          <w:szCs w:val="18"/>
        </w:rPr>
        <w:t>&gt;</w:t>
      </w:r>
    </w:p>
    <w:p w14:paraId="09A1717F" w14:textId="77777777" w:rsidR="009D1437" w:rsidRDefault="009D1437" w:rsidP="009D1437">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&lt;/</w:t>
      </w:r>
      <w:r w:rsidRPr="00A91CC4">
        <w:rPr>
          <w:rFonts w:ascii="Courier New" w:hAnsi="Courier New" w:cs="Courier New"/>
          <w:color w:val="2E74B5" w:themeColor="accent1" w:themeShade="BF"/>
          <w:sz w:val="18"/>
          <w:szCs w:val="18"/>
        </w:rPr>
        <w:t>DSCTSSDung</w:t>
      </w:r>
      <w:r>
        <w:rPr>
          <w:rFonts w:ascii="Courier New" w:hAnsi="Courier New" w:cs="Courier New"/>
          <w:color w:val="000000"/>
          <w:sz w:val="18"/>
          <w:szCs w:val="18"/>
        </w:rPr>
        <w:t>&gt;</w:t>
      </w:r>
    </w:p>
    <w:p w14:paraId="118BBE5A" w14:textId="77777777" w:rsidR="009D1437" w:rsidRDefault="009D1437" w:rsidP="009D1437">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&lt;/</w:t>
      </w:r>
      <w:r w:rsidRPr="00A91CC4">
        <w:rPr>
          <w:rFonts w:ascii="Courier New" w:hAnsi="Courier New" w:cs="Courier New"/>
          <w:color w:val="2E74B5" w:themeColor="accent1" w:themeShade="BF"/>
          <w:sz w:val="18"/>
          <w:szCs w:val="18"/>
        </w:rPr>
        <w:t>NDTKhai</w:t>
      </w:r>
      <w:r>
        <w:rPr>
          <w:rFonts w:ascii="Courier New" w:hAnsi="Courier New" w:cs="Courier New"/>
          <w:color w:val="000000"/>
          <w:sz w:val="18"/>
          <w:szCs w:val="18"/>
        </w:rPr>
        <w:t>&gt;</w:t>
      </w:r>
    </w:p>
    <w:p w14:paraId="3912326D" w14:textId="77777777" w:rsidR="009D1437" w:rsidRDefault="009D1437" w:rsidP="009D1437">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    &lt;/</w:t>
      </w:r>
      <w:r w:rsidRPr="00A91CC4">
        <w:rPr>
          <w:rFonts w:ascii="Courier New" w:hAnsi="Courier New" w:cs="Courier New"/>
          <w:color w:val="2E74B5" w:themeColor="accent1" w:themeShade="BF"/>
          <w:sz w:val="18"/>
          <w:szCs w:val="18"/>
        </w:rPr>
        <w:t>DLTKhai</w:t>
      </w:r>
      <w:r>
        <w:rPr>
          <w:rFonts w:ascii="Courier New" w:hAnsi="Courier New" w:cs="Courier New"/>
          <w:color w:val="000000"/>
          <w:sz w:val="18"/>
          <w:szCs w:val="18"/>
        </w:rPr>
        <w:t>&gt;</w:t>
      </w:r>
    </w:p>
    <w:p w14:paraId="0A254E20" w14:textId="77777777" w:rsidR="009D1437" w:rsidRDefault="009D1437" w:rsidP="009D1437">
      <w:pPr>
        <w:shd w:val="clear" w:color="auto" w:fill="FFFFFE"/>
        <w:spacing w:line="270" w:lineRule="atLeast"/>
        <w:rPr>
          <w:rFonts w:ascii="Courier New" w:hAnsi="Courier New" w:cs="Courier New"/>
          <w:color w:val="000000"/>
          <w:sz w:val="18"/>
          <w:szCs w:val="18"/>
        </w:rPr>
      </w:pPr>
      <w:r>
        <w:rPr>
          <w:rFonts w:ascii="Courier New" w:hAnsi="Courier New" w:cs="Courier New"/>
          <w:color w:val="000000"/>
          <w:sz w:val="18"/>
          <w:szCs w:val="18"/>
        </w:rPr>
        <w:t>&lt;/</w:t>
      </w:r>
      <w:r w:rsidRPr="00A91CC4">
        <w:rPr>
          <w:rFonts w:ascii="Courier New" w:hAnsi="Courier New" w:cs="Courier New"/>
          <w:color w:val="2E74B5" w:themeColor="accent1" w:themeShade="BF"/>
          <w:sz w:val="18"/>
          <w:szCs w:val="18"/>
        </w:rPr>
        <w:t>TKhai</w:t>
      </w:r>
      <w:r>
        <w:rPr>
          <w:rFonts w:ascii="Courier New" w:hAnsi="Courier New" w:cs="Courier New"/>
          <w:color w:val="000000"/>
          <w:sz w:val="18"/>
          <w:szCs w:val="18"/>
        </w:rPr>
        <w:t>&gt;</w:t>
      </w:r>
    </w:p>
    <w:p w14:paraId="5432E2E3" w14:textId="77777777" w:rsidR="009D1437" w:rsidRDefault="009D1437" w:rsidP="009D1437">
      <w:pPr>
        <w:rPr>
          <w:color w:val="5B9BD5" w:themeColor="accent1"/>
          <w:lang w:eastAsia="x-none"/>
        </w:rPr>
      </w:pPr>
      <w:r w:rsidRPr="00997191">
        <w:rPr>
          <w:b/>
          <w:color w:val="5B9BD5" w:themeColor="accent1"/>
          <w:lang w:eastAsia="x-none"/>
        </w:rPr>
        <w:t>Chú thích</w:t>
      </w:r>
      <w:r w:rsidRPr="001E377A">
        <w:rPr>
          <w:color w:val="FF0000"/>
          <w:lang w:eastAsia="x-none"/>
        </w:rPr>
        <w:t>(*)</w:t>
      </w:r>
      <w:r>
        <w:rPr>
          <w:color w:val="5B9BD5" w:themeColor="accent1"/>
          <w:lang w:eastAsia="x-none"/>
        </w:rPr>
        <w:t>: bắt buộc</w:t>
      </w:r>
    </w:p>
    <w:p w14:paraId="3F370052" w14:textId="77777777" w:rsidR="009D1437" w:rsidRDefault="009D1437" w:rsidP="009D1437">
      <w:pPr>
        <w:rPr>
          <w:rFonts w:ascii="Arial" w:hAnsi="Arial" w:cs="Arial"/>
          <w:b/>
          <w:bCs/>
          <w:color w:val="000000"/>
          <w:sz w:val="20"/>
          <w:szCs w:val="20"/>
          <w:shd w:val="clear" w:color="auto" w:fill="FFFFFF"/>
        </w:rPr>
      </w:pPr>
      <w:r w:rsidRPr="00A91CC4">
        <w:rPr>
          <w:rFonts w:ascii="Courier New" w:hAnsi="Courier New" w:cs="Courier New"/>
          <w:color w:val="2E74B5" w:themeColor="accent1" w:themeShade="BF"/>
          <w:sz w:val="18"/>
          <w:szCs w:val="18"/>
        </w:rPr>
        <w:t>HTCTKTru</w:t>
      </w:r>
      <w:r>
        <w:rPr>
          <w:rFonts w:ascii="Arial" w:hAnsi="Arial" w:cs="Arial"/>
          <w:b/>
          <w:bCs/>
          <w:color w:val="000000"/>
          <w:sz w:val="20"/>
          <w:szCs w:val="20"/>
          <w:shd w:val="clear" w:color="auto" w:fill="FFFFFF"/>
        </w:rPr>
        <w:t xml:space="preserve"> :Hình thức lập chứng từ khấu trừ : 1 chọn ; 0 là không chọn </w:t>
      </w:r>
    </w:p>
    <w:p w14:paraId="3C142C2C" w14:textId="77777777" w:rsidR="009D1437" w:rsidRDefault="009D1437" w:rsidP="009D1437">
      <w:pPr>
        <w:rPr>
          <w:rFonts w:ascii="Arial" w:hAnsi="Arial" w:cs="Arial"/>
          <w:b/>
          <w:bCs/>
          <w:color w:val="000000"/>
          <w:sz w:val="20"/>
          <w:szCs w:val="20"/>
          <w:shd w:val="clear" w:color="auto" w:fill="FFFFFF"/>
        </w:rPr>
      </w:pPr>
      <w:r>
        <w:rPr>
          <w:rFonts w:ascii="Arial" w:hAnsi="Arial" w:cs="Arial"/>
          <w:b/>
          <w:bCs/>
          <w:color w:val="000000"/>
          <w:sz w:val="20"/>
          <w:szCs w:val="20"/>
          <w:shd w:val="clear" w:color="auto" w:fill="FFFFFF"/>
        </w:rPr>
        <w:t xml:space="preserve"> (bắt buộc phải chọn 1 trong 2 hình thức);</w:t>
      </w:r>
    </w:p>
    <w:p w14:paraId="6CEF5A6A" w14:textId="77777777" w:rsidR="009D1437" w:rsidRDefault="009D1437" w:rsidP="009D1437">
      <w:pPr>
        <w:rPr>
          <w:rFonts w:ascii="Arial" w:hAnsi="Arial" w:cs="Arial"/>
          <w:b/>
          <w:bCs/>
          <w:color w:val="000000"/>
          <w:sz w:val="20"/>
          <w:szCs w:val="20"/>
          <w:shd w:val="clear" w:color="auto" w:fill="FFFFFF"/>
        </w:rPr>
      </w:pPr>
      <w:r w:rsidRPr="001E377A">
        <w:rPr>
          <w:rFonts w:ascii="Consolas" w:hAnsi="Consolas" w:cs="Courier New"/>
          <w:color w:val="2E74B5" w:themeColor="accent1" w:themeShade="BF"/>
          <w:sz w:val="19"/>
          <w:szCs w:val="19"/>
        </w:rPr>
        <w:t>HTGui</w:t>
      </w:r>
      <w:r>
        <w:rPr>
          <w:rFonts w:ascii="Consolas" w:hAnsi="Consolas" w:cs="Courier New"/>
          <w:color w:val="2E74B5" w:themeColor="accent1" w:themeShade="BF"/>
          <w:sz w:val="19"/>
          <w:szCs w:val="19"/>
        </w:rPr>
        <w:t xml:space="preserve">: </w:t>
      </w:r>
      <w:r>
        <w:rPr>
          <w:rFonts w:ascii="Arial" w:hAnsi="Arial" w:cs="Arial"/>
          <w:b/>
          <w:bCs/>
          <w:color w:val="000000"/>
          <w:sz w:val="20"/>
          <w:szCs w:val="20"/>
          <w:shd w:val="clear" w:color="auto" w:fill="FFFFFF"/>
        </w:rPr>
        <w:t xml:space="preserve">Hình thức gửi dữ liệu chứng từ điện tử: 1 chọn; 0 là không chọn </w:t>
      </w:r>
    </w:p>
    <w:p w14:paraId="356C8AD2" w14:textId="77777777" w:rsidR="009D1437" w:rsidRDefault="009D1437" w:rsidP="009D1437">
      <w:pPr>
        <w:rPr>
          <w:color w:val="5B9BD5" w:themeColor="accent1"/>
          <w:lang w:eastAsia="x-none"/>
        </w:rPr>
      </w:pPr>
      <w:r>
        <w:rPr>
          <w:rFonts w:ascii="Arial" w:hAnsi="Arial" w:cs="Arial"/>
          <w:b/>
          <w:bCs/>
          <w:color w:val="000000"/>
          <w:sz w:val="20"/>
          <w:szCs w:val="20"/>
          <w:shd w:val="clear" w:color="auto" w:fill="FFFFFF"/>
        </w:rPr>
        <w:t>(bắt buộc chọn 1 hình thức có thể chọn nhiều hơn);</w:t>
      </w:r>
    </w:p>
    <w:p w14:paraId="20166CF0" w14:textId="77777777" w:rsidR="009D1437" w:rsidRDefault="009D1437" w:rsidP="009D1437">
      <w:pPr>
        <w:rPr>
          <w:b/>
          <w:lang w:eastAsia="x-none"/>
        </w:rPr>
      </w:pPr>
      <w:r>
        <w:rPr>
          <w:color w:val="5B9BD5" w:themeColor="accent1"/>
          <w:lang w:eastAsia="x-none"/>
        </w:rPr>
        <w:t xml:space="preserve">Hình thức đăng ký : </w:t>
      </w:r>
      <w:r w:rsidRPr="00997191">
        <w:rPr>
          <w:b/>
          <w:lang w:eastAsia="x-none"/>
        </w:rPr>
        <w:t>1- đăng ký; 2- gia hạn; 3- ngưng sử dụng</w:t>
      </w:r>
    </w:p>
    <w:p w14:paraId="6C1E3D4B" w14:textId="77777777" w:rsidR="0024773F" w:rsidRDefault="0024773F" w:rsidP="009D1437">
      <w:pPr>
        <w:rPr>
          <w:b/>
          <w:lang w:eastAsia="x-none"/>
        </w:rPr>
      </w:pPr>
    </w:p>
    <w:p w14:paraId="2A6855F1" w14:textId="70646DE8" w:rsidR="0024773F" w:rsidRDefault="0024773F" w:rsidP="0024773F">
      <w:pPr>
        <w:pStyle w:val="Heading3"/>
      </w:pPr>
      <w:bookmarkStart w:id="1406" w:name="_Toc198045383"/>
      <w:r>
        <w:rPr>
          <w:lang w:val="en-US"/>
        </w:rPr>
        <w:t>Thêm mới chứng từ theo mẫu số, ký hiệu</w:t>
      </w:r>
      <w:bookmarkEnd w:id="1406"/>
    </w:p>
    <w:p w14:paraId="57D9517E" w14:textId="77777777" w:rsidR="0024773F" w:rsidRPr="00593BE8" w:rsidRDefault="0024773F" w:rsidP="0024773F">
      <w:pPr>
        <w:pStyle w:val="N"/>
      </w:pPr>
      <w:r w:rsidRPr="00593BE8">
        <w:t>URL</w:t>
      </w:r>
    </w:p>
    <w:p w14:paraId="4718447C" w14:textId="75A62CCD" w:rsidR="0024773F" w:rsidRDefault="0024773F" w:rsidP="0024773F">
      <w:pPr>
        <w:pStyle w:val="N"/>
        <w:rPr>
          <w:rFonts w:eastAsia="Calibri"/>
        </w:rPr>
      </w:pPr>
      <w:r>
        <w:tab/>
      </w:r>
      <w:r w:rsidRPr="00007702">
        <w:t xml:space="preserve"> </w:t>
      </w:r>
      <w:r>
        <w:t>s</w:t>
      </w:r>
      <w:r w:rsidRPr="00EB3AC8">
        <w:t xml:space="preserve">tring </w:t>
      </w:r>
      <w:r w:rsidRPr="00DF61A5">
        <w:rPr>
          <w:b/>
        </w:rPr>
        <w:t>ImportInvByPattern</w:t>
      </w:r>
      <w:r w:rsidR="00935F01">
        <w:rPr>
          <w:b/>
        </w:rPr>
        <w:t>CTT</w:t>
      </w:r>
      <w:r w:rsidRPr="009372AD">
        <w:rPr>
          <w:rFonts w:eastAsia="Calibri"/>
        </w:rPr>
        <w:t>(</w:t>
      </w:r>
      <w:r w:rsidRPr="00DF61A5">
        <w:rPr>
          <w:color w:val="0000FF"/>
        </w:rPr>
        <w:t>string</w:t>
      </w:r>
      <w:r w:rsidRPr="00DF61A5">
        <w:t xml:space="preserve"> Account, </w:t>
      </w:r>
      <w:r w:rsidRPr="00DF61A5">
        <w:rPr>
          <w:color w:val="0000FF"/>
        </w:rPr>
        <w:t>string</w:t>
      </w:r>
      <w:r w:rsidRPr="00DF61A5">
        <w:t xml:space="preserve"> ACpass, </w:t>
      </w:r>
      <w:r w:rsidRPr="00DF61A5">
        <w:rPr>
          <w:color w:val="0000FF"/>
        </w:rPr>
        <w:t>string</w:t>
      </w:r>
      <w:r w:rsidRPr="00DF61A5">
        <w:t xml:space="preserve"> xmlInvData, </w:t>
      </w:r>
      <w:r w:rsidRPr="00DF61A5">
        <w:rPr>
          <w:color w:val="0000FF"/>
        </w:rPr>
        <w:t>string</w:t>
      </w:r>
      <w:r w:rsidRPr="00DF61A5">
        <w:t xml:space="preserve"> username, </w:t>
      </w:r>
      <w:r w:rsidRPr="00DF61A5">
        <w:rPr>
          <w:color w:val="0000FF"/>
        </w:rPr>
        <w:t>string</w:t>
      </w:r>
      <w:r w:rsidRPr="00DF61A5">
        <w:t xml:space="preserve"> password, </w:t>
      </w:r>
      <w:r w:rsidRPr="00DF61A5">
        <w:rPr>
          <w:color w:val="0000FF"/>
        </w:rPr>
        <w:t>string</w:t>
      </w:r>
      <w:r w:rsidRPr="00DF61A5">
        <w:t xml:space="preserve"> pattern = </w:t>
      </w:r>
      <w:r w:rsidRPr="00DF61A5">
        <w:rPr>
          <w:color w:val="A31515"/>
        </w:rPr>
        <w:t>""</w:t>
      </w:r>
      <w:r w:rsidRPr="00DF61A5">
        <w:t xml:space="preserve">, </w:t>
      </w:r>
      <w:r w:rsidRPr="00DF61A5">
        <w:rPr>
          <w:color w:val="0000FF"/>
        </w:rPr>
        <w:t>string</w:t>
      </w:r>
      <w:r w:rsidRPr="00DF61A5">
        <w:t xml:space="preserve"> serial = </w:t>
      </w:r>
      <w:r w:rsidRPr="00DF61A5">
        <w:rPr>
          <w:color w:val="A31515"/>
        </w:rPr>
        <w:t>""</w:t>
      </w:r>
      <w:r w:rsidRPr="00DF61A5">
        <w:t xml:space="preserve">, </w:t>
      </w:r>
      <w:r w:rsidRPr="00DF61A5">
        <w:rPr>
          <w:color w:val="0000FF"/>
        </w:rPr>
        <w:t>int</w:t>
      </w:r>
      <w:r w:rsidRPr="00DF61A5">
        <w:t xml:space="preserve"> convert = 0</w:t>
      </w:r>
      <w:r>
        <w:rPr>
          <w:rFonts w:eastAsia="Calibri"/>
        </w:rPr>
        <w:t>)</w:t>
      </w:r>
    </w:p>
    <w:p w14:paraId="0908309A" w14:textId="77777777" w:rsidR="0024773F" w:rsidRDefault="0024773F" w:rsidP="0024773F">
      <w:pPr>
        <w:pStyle w:val="N"/>
        <w:rPr>
          <w:rFonts w:eastAsia="Calibri"/>
        </w:rPr>
      </w:pPr>
    </w:p>
    <w:p w14:paraId="1A3D3879" w14:textId="77777777" w:rsidR="0024773F" w:rsidRPr="00593BE8" w:rsidRDefault="0024773F" w:rsidP="0024773F">
      <w:pPr>
        <w:pStyle w:val="N"/>
      </w:pPr>
      <w:r w:rsidRPr="00593BE8">
        <w:t>DESCRIPTION</w:t>
      </w:r>
    </w:p>
    <w:p w14:paraId="39AC3A19" w14:textId="55DAAA39" w:rsidR="0024773F" w:rsidRDefault="0024773F" w:rsidP="0024773F">
      <w:pPr>
        <w:pStyle w:val="N"/>
      </w:pPr>
      <w:r>
        <w:tab/>
        <w:t xml:space="preserve">Đây là web service cho phép thêm mới </w:t>
      </w:r>
      <w:r w:rsidR="00935F01">
        <w:t>chứng từ điện tử</w:t>
      </w:r>
      <w:r>
        <w:t xml:space="preserve"> từ dữ liệu XML gửi lên</w:t>
      </w:r>
    </w:p>
    <w:p w14:paraId="1F3D9724" w14:textId="77777777" w:rsidR="0024773F" w:rsidRPr="00007702" w:rsidRDefault="0024773F" w:rsidP="0024773F">
      <w:pPr>
        <w:pStyle w:val="N"/>
      </w:pPr>
      <w:r w:rsidRPr="00663B3E">
        <w:t>HTTP METHOD</w:t>
      </w:r>
    </w:p>
    <w:p w14:paraId="18DC138D" w14:textId="77777777" w:rsidR="0024773F" w:rsidRPr="00007702" w:rsidRDefault="0024773F" w:rsidP="0024773F">
      <w:pPr>
        <w:pStyle w:val="N"/>
        <w:rPr>
          <w:b/>
        </w:rPr>
      </w:pPr>
      <w:r>
        <w:tab/>
      </w:r>
      <w:r w:rsidRPr="00610AFD">
        <w:t>POST</w:t>
      </w:r>
    </w:p>
    <w:p w14:paraId="4DE6C909" w14:textId="77777777" w:rsidR="0024773F" w:rsidRPr="00610AFD" w:rsidRDefault="0024773F" w:rsidP="0024773F">
      <w:pPr>
        <w:pStyle w:val="N"/>
      </w:pPr>
      <w:r w:rsidRPr="00610AFD">
        <w:t>REQUEST BODY</w:t>
      </w:r>
    </w:p>
    <w:p w14:paraId="29BB3CAE" w14:textId="62B6608E" w:rsidR="0024773F" w:rsidRPr="009372AD" w:rsidRDefault="0024773F" w:rsidP="0024773F">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 xml:space="preserve">Tài khoản được cấp phát cho nhân viên gọi lệnh </w:t>
      </w:r>
      <w:r w:rsidR="003B6CC4">
        <w:rPr>
          <w:rFonts w:eastAsia="Calibri"/>
        </w:rPr>
        <w:t>tạo mới chứng từ</w:t>
      </w:r>
    </w:p>
    <w:p w14:paraId="0F13B3F5" w14:textId="77777777" w:rsidR="0024773F" w:rsidRPr="000D3AC0" w:rsidRDefault="0024773F" w:rsidP="0024773F">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01EB8231" w14:textId="4CBFD3BB" w:rsidR="0024773F" w:rsidRPr="00DA6FA0" w:rsidRDefault="0024773F" w:rsidP="0024773F">
      <w:pPr>
        <w:pStyle w:val="ListParagraph"/>
        <w:numPr>
          <w:ilvl w:val="0"/>
          <w:numId w:val="2"/>
        </w:numPr>
        <w:spacing w:after="0" w:line="360" w:lineRule="auto"/>
        <w:ind w:left="1080"/>
        <w:jc w:val="both"/>
        <w:rPr>
          <w:rFonts w:eastAsia="Calibri"/>
          <w:b/>
          <w:u w:val="single"/>
        </w:rPr>
      </w:pPr>
      <w:r w:rsidRPr="000D3AC0">
        <w:rPr>
          <w:b/>
          <w:color w:val="000000"/>
          <w:highlight w:val="white"/>
        </w:rPr>
        <w:t>xmlInvData</w:t>
      </w:r>
      <w:r w:rsidRPr="000D3AC0">
        <w:rPr>
          <w:color w:val="000000"/>
        </w:rPr>
        <w:t>: chuỗ</w:t>
      </w:r>
      <w:r>
        <w:rPr>
          <w:color w:val="000000"/>
        </w:rPr>
        <w:t xml:space="preserve">i xml </w:t>
      </w:r>
      <w:r w:rsidR="00935F01">
        <w:rPr>
          <w:color w:val="000000"/>
        </w:rPr>
        <w:t>chứng từ</w:t>
      </w:r>
      <w:r>
        <w:rPr>
          <w:color w:val="000000"/>
        </w:rPr>
        <w:t xml:space="preserve"> ( theo mô tả)</w:t>
      </w:r>
    </w:p>
    <w:p w14:paraId="42EE5084" w14:textId="50F87C0C" w:rsidR="0024773F" w:rsidRPr="005A1839" w:rsidRDefault="0024773F" w:rsidP="0024773F">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mẫu số</w:t>
      </w:r>
      <w:r>
        <w:rPr>
          <w:color w:val="000000"/>
        </w:rPr>
        <w:t xml:space="preserve"> </w:t>
      </w:r>
      <w:r w:rsidR="003B6CC4">
        <w:rPr>
          <w:color w:val="000000"/>
        </w:rPr>
        <w:t>chứng từ</w:t>
      </w:r>
    </w:p>
    <w:p w14:paraId="4B93B311" w14:textId="2A05D9CB" w:rsidR="0024773F" w:rsidRPr="00817C0F" w:rsidRDefault="0024773F" w:rsidP="0024773F">
      <w:pPr>
        <w:pStyle w:val="ListParagraph"/>
        <w:numPr>
          <w:ilvl w:val="0"/>
          <w:numId w:val="2"/>
        </w:numPr>
        <w:spacing w:after="0" w:line="360" w:lineRule="auto"/>
        <w:ind w:left="1080"/>
        <w:jc w:val="both"/>
        <w:rPr>
          <w:rFonts w:eastAsia="Calibri"/>
          <w:b/>
          <w:u w:val="single"/>
        </w:rPr>
      </w:pPr>
      <w:r w:rsidRPr="005A1839">
        <w:rPr>
          <w:b/>
          <w:color w:val="000000"/>
          <w:highlight w:val="white"/>
        </w:rPr>
        <w:t>serial</w:t>
      </w:r>
      <w:r w:rsidRPr="005A1839">
        <w:rPr>
          <w:color w:val="000000"/>
        </w:rPr>
        <w:t>: ký hiệu</w:t>
      </w:r>
      <w:r>
        <w:rPr>
          <w:color w:val="000000"/>
        </w:rPr>
        <w:t xml:space="preserve"> </w:t>
      </w:r>
      <w:r w:rsidR="003B6CC4">
        <w:rPr>
          <w:color w:val="000000"/>
        </w:rPr>
        <w:t>chứng từ</w:t>
      </w:r>
    </w:p>
    <w:p w14:paraId="7C497F38" w14:textId="77777777" w:rsidR="0024773F" w:rsidRPr="009372AD" w:rsidRDefault="0024773F" w:rsidP="0024773F">
      <w:pPr>
        <w:pStyle w:val="ListParagraph"/>
        <w:numPr>
          <w:ilvl w:val="0"/>
          <w:numId w:val="2"/>
        </w:numPr>
        <w:spacing w:after="0" w:line="360" w:lineRule="auto"/>
        <w:ind w:left="1080"/>
        <w:jc w:val="both"/>
        <w:rPr>
          <w:rFonts w:eastAsia="Calibri"/>
          <w:b/>
          <w:u w:val="single"/>
        </w:rPr>
      </w:pPr>
      <w:r w:rsidRPr="009372AD">
        <w:rPr>
          <w:rFonts w:eastAsia="Calibri"/>
          <w:b/>
        </w:rPr>
        <w:t xml:space="preserve">convert: </w:t>
      </w:r>
      <w:r w:rsidRPr="009372AD">
        <w:rPr>
          <w:rFonts w:eastAsia="Calibri"/>
        </w:rPr>
        <w:t xml:space="preserve">Mặc định là 0, 0 – Không cần convert từ TCVN3 sang Unicode. 1- Cần convert từ TCVN3 sang Unicode </w:t>
      </w:r>
    </w:p>
    <w:p w14:paraId="2AA284B3" w14:textId="77777777" w:rsidR="0024773F" w:rsidRPr="005A1839" w:rsidRDefault="0024773F" w:rsidP="0024773F">
      <w:pPr>
        <w:pStyle w:val="ListParagraph"/>
        <w:spacing w:after="0" w:line="360" w:lineRule="auto"/>
        <w:ind w:left="1080"/>
        <w:jc w:val="both"/>
        <w:rPr>
          <w:rFonts w:eastAsia="Calibri"/>
          <w:b/>
          <w:u w:val="single"/>
        </w:rPr>
      </w:pPr>
    </w:p>
    <w:p w14:paraId="37C99C85" w14:textId="77777777" w:rsidR="0024773F" w:rsidRDefault="0024773F" w:rsidP="0024773F">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4950"/>
        <w:gridCol w:w="1885"/>
      </w:tblGrid>
      <w:tr w:rsidR="0024773F" w:rsidRPr="00660ABB" w14:paraId="25F92A8A" w14:textId="77777777" w:rsidTr="00935F01">
        <w:tc>
          <w:tcPr>
            <w:tcW w:w="2430" w:type="dxa"/>
            <w:tcBorders>
              <w:top w:val="single" w:sz="4" w:space="0" w:color="2E74B5"/>
              <w:left w:val="single" w:sz="4" w:space="0" w:color="2E74B5"/>
              <w:bottom w:val="single" w:sz="4" w:space="0" w:color="2E74B5"/>
              <w:right w:val="single" w:sz="4" w:space="0" w:color="2E74B5"/>
            </w:tcBorders>
            <w:shd w:val="clear" w:color="auto" w:fill="F2F2F2"/>
          </w:tcPr>
          <w:p w14:paraId="4C867DD2" w14:textId="77777777" w:rsidR="0024773F" w:rsidRPr="00660ABB" w:rsidRDefault="0024773F" w:rsidP="00935F01">
            <w:pPr>
              <w:pStyle w:val="ListParagraph"/>
            </w:pPr>
            <w:r>
              <w:t>Kết 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14:paraId="5E95C385" w14:textId="77777777" w:rsidR="0024773F" w:rsidRPr="00660ABB" w:rsidRDefault="0024773F" w:rsidP="00935F01">
            <w:pPr>
              <w:pStyle w:val="ListParagraph"/>
            </w:pPr>
            <w:r w:rsidRPr="00660ABB">
              <w:t>Mô 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14:paraId="327AA42D" w14:textId="77777777" w:rsidR="0024773F" w:rsidRPr="00660ABB" w:rsidRDefault="0024773F" w:rsidP="00935F01">
            <w:pPr>
              <w:pStyle w:val="ListParagraph"/>
            </w:pPr>
            <w:r>
              <w:t>Ghi chú</w:t>
            </w:r>
          </w:p>
        </w:tc>
      </w:tr>
      <w:tr w:rsidR="0024773F" w:rsidRPr="00660ABB" w14:paraId="6DB62FC4" w14:textId="77777777" w:rsidTr="00935F01">
        <w:tc>
          <w:tcPr>
            <w:tcW w:w="2430" w:type="dxa"/>
            <w:tcBorders>
              <w:top w:val="single" w:sz="4" w:space="0" w:color="2E74B5"/>
              <w:left w:val="single" w:sz="4" w:space="0" w:color="2E74B5"/>
              <w:right w:val="single" w:sz="4" w:space="0" w:color="2E74B5"/>
            </w:tcBorders>
            <w:shd w:val="clear" w:color="auto" w:fill="auto"/>
          </w:tcPr>
          <w:p w14:paraId="62E1C1F4" w14:textId="77777777" w:rsidR="0024773F" w:rsidRPr="009372AD" w:rsidRDefault="0024773F" w:rsidP="00935F01">
            <w:pPr>
              <w:autoSpaceDE w:val="0"/>
              <w:autoSpaceDN w:val="0"/>
              <w:adjustRightInd w:val="0"/>
              <w:jc w:val="both"/>
              <w:rPr>
                <w:sz w:val="19"/>
                <w:szCs w:val="19"/>
              </w:rPr>
            </w:pPr>
            <w:r w:rsidRPr="009372AD">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09DA94F8" w14:textId="5BD40552" w:rsidR="0024773F" w:rsidRPr="009372AD" w:rsidRDefault="0024773F" w:rsidP="00935F01">
            <w:pPr>
              <w:pStyle w:val="ListParagraph"/>
              <w:ind w:left="0"/>
              <w:jc w:val="both"/>
            </w:pPr>
            <w:r w:rsidRPr="009372AD">
              <w:t>Tài khoản đăng nhập sai hoặc không có quyề</w:t>
            </w:r>
            <w:r>
              <w:t xml:space="preserve">n thêm mới </w:t>
            </w:r>
            <w:r w:rsidR="00935F01">
              <w:t>chứng từ</w:t>
            </w:r>
          </w:p>
        </w:tc>
        <w:tc>
          <w:tcPr>
            <w:tcW w:w="1885" w:type="dxa"/>
            <w:tcBorders>
              <w:top w:val="single" w:sz="4" w:space="0" w:color="2E74B5"/>
              <w:left w:val="single" w:sz="4" w:space="0" w:color="2E74B5"/>
              <w:bottom w:val="single" w:sz="4" w:space="0" w:color="2E74B5"/>
              <w:right w:val="single" w:sz="4" w:space="0" w:color="2E74B5"/>
            </w:tcBorders>
          </w:tcPr>
          <w:p w14:paraId="2191B414" w14:textId="77777777" w:rsidR="0024773F" w:rsidRPr="009372AD" w:rsidRDefault="0024773F" w:rsidP="00935F01">
            <w:pPr>
              <w:pStyle w:val="ListParagraph"/>
              <w:ind w:left="0"/>
              <w:jc w:val="both"/>
            </w:pPr>
          </w:p>
        </w:tc>
      </w:tr>
      <w:tr w:rsidR="0024773F" w:rsidRPr="00660ABB" w14:paraId="21BC5A9A" w14:textId="77777777" w:rsidTr="00935F01">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1535D81" w14:textId="77777777" w:rsidR="0024773F" w:rsidRPr="009372AD" w:rsidRDefault="0024773F" w:rsidP="00935F01">
            <w:pPr>
              <w:jc w:val="both"/>
            </w:pPr>
            <w:r w:rsidRPr="009372AD">
              <w:t>ERR:3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636D588" w14:textId="77777777" w:rsidR="0024773F" w:rsidRPr="009372AD" w:rsidRDefault="0024773F" w:rsidP="00935F01">
            <w:pPr>
              <w:jc w:val="both"/>
            </w:pPr>
            <w:r w:rsidRPr="009372AD">
              <w:t>Dữ liệu xml đầu vào không đúng quy định</w:t>
            </w:r>
          </w:p>
        </w:tc>
        <w:tc>
          <w:tcPr>
            <w:tcW w:w="1885" w:type="dxa"/>
            <w:tcBorders>
              <w:top w:val="single" w:sz="4" w:space="0" w:color="2E74B5"/>
              <w:left w:val="single" w:sz="4" w:space="0" w:color="2E74B5"/>
              <w:bottom w:val="single" w:sz="4" w:space="0" w:color="2E74B5"/>
              <w:right w:val="single" w:sz="4" w:space="0" w:color="2E74B5"/>
            </w:tcBorders>
          </w:tcPr>
          <w:p w14:paraId="30AAC10A" w14:textId="77777777" w:rsidR="0024773F" w:rsidRPr="009372AD" w:rsidRDefault="0024773F" w:rsidP="00935F01">
            <w:pPr>
              <w:jc w:val="both"/>
            </w:pPr>
          </w:p>
        </w:tc>
      </w:tr>
      <w:tr w:rsidR="0024773F" w:rsidRPr="00660ABB" w14:paraId="40C2C138" w14:textId="77777777" w:rsidTr="00935F01">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51EC81BD" w14:textId="77777777" w:rsidR="0024773F" w:rsidRPr="009372AD" w:rsidRDefault="0024773F" w:rsidP="00935F01">
            <w:pPr>
              <w:jc w:val="both"/>
            </w:pPr>
            <w:r>
              <w:t>ERR:6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93A078C" w14:textId="17A19AD2" w:rsidR="0024773F" w:rsidRPr="009372AD" w:rsidRDefault="0024773F" w:rsidP="003B6CC4">
            <w:pPr>
              <w:jc w:val="both"/>
            </w:pPr>
            <w:r>
              <w:t xml:space="preserve">Không đủ số lượng </w:t>
            </w:r>
            <w:r w:rsidR="003B6CC4">
              <w:t>chứng từ</w:t>
            </w:r>
            <w:r>
              <w:t xml:space="preserve"> cho lô thêm mới</w:t>
            </w:r>
          </w:p>
        </w:tc>
        <w:tc>
          <w:tcPr>
            <w:tcW w:w="1885" w:type="dxa"/>
            <w:tcBorders>
              <w:top w:val="single" w:sz="4" w:space="0" w:color="2E74B5"/>
              <w:left w:val="single" w:sz="4" w:space="0" w:color="2E74B5"/>
              <w:bottom w:val="single" w:sz="4" w:space="0" w:color="2E74B5"/>
              <w:right w:val="single" w:sz="4" w:space="0" w:color="2E74B5"/>
            </w:tcBorders>
          </w:tcPr>
          <w:p w14:paraId="42408889" w14:textId="77777777" w:rsidR="0024773F" w:rsidRPr="009372AD" w:rsidRDefault="0024773F" w:rsidP="00935F01">
            <w:pPr>
              <w:pStyle w:val="ListParagraph"/>
              <w:ind w:left="0"/>
              <w:jc w:val="both"/>
            </w:pPr>
          </w:p>
        </w:tc>
      </w:tr>
      <w:tr w:rsidR="0024773F" w:rsidRPr="00660ABB" w14:paraId="199A71BB" w14:textId="77777777" w:rsidTr="00935F01">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A7B45D5" w14:textId="77777777" w:rsidR="0024773F" w:rsidRPr="009372AD" w:rsidRDefault="0024773F" w:rsidP="00935F01">
            <w:pPr>
              <w:autoSpaceDE w:val="0"/>
              <w:autoSpaceDN w:val="0"/>
              <w:adjustRightInd w:val="0"/>
              <w:jc w:val="both"/>
            </w:pPr>
            <w:r>
              <w:t>ERR:7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632B09B" w14:textId="77777777" w:rsidR="0024773F" w:rsidRPr="009372AD" w:rsidRDefault="0024773F" w:rsidP="00935F01">
            <w:pPr>
              <w:pStyle w:val="ListParagraph"/>
              <w:ind w:left="0"/>
              <w:jc w:val="both"/>
            </w:pPr>
            <w:r w:rsidRPr="009372AD">
              <w:t>User name không phù hợp, không tìm thấy company tương ứng cho user.</w:t>
            </w:r>
          </w:p>
        </w:tc>
        <w:tc>
          <w:tcPr>
            <w:tcW w:w="1885" w:type="dxa"/>
            <w:tcBorders>
              <w:top w:val="single" w:sz="4" w:space="0" w:color="2E74B5"/>
              <w:left w:val="single" w:sz="4" w:space="0" w:color="2E74B5"/>
              <w:bottom w:val="single" w:sz="4" w:space="0" w:color="2E74B5"/>
              <w:right w:val="single" w:sz="4" w:space="0" w:color="2E74B5"/>
            </w:tcBorders>
          </w:tcPr>
          <w:p w14:paraId="51ADF4F0" w14:textId="77777777" w:rsidR="0024773F" w:rsidRPr="009372AD" w:rsidRDefault="0024773F" w:rsidP="00935F01">
            <w:pPr>
              <w:pStyle w:val="ListParagraph"/>
              <w:ind w:left="0"/>
              <w:jc w:val="both"/>
            </w:pPr>
          </w:p>
        </w:tc>
      </w:tr>
      <w:tr w:rsidR="0024773F" w:rsidRPr="00660ABB" w14:paraId="553EA62D" w14:textId="77777777" w:rsidTr="00935F01">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5509E4E7" w14:textId="77777777" w:rsidR="0024773F" w:rsidRPr="009372AD" w:rsidRDefault="0024773F" w:rsidP="00935F01">
            <w:pPr>
              <w:jc w:val="both"/>
            </w:pPr>
            <w:r>
              <w:t>ERR:13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779F672D" w14:textId="0BC1093B" w:rsidR="0024773F" w:rsidRPr="009372AD" w:rsidRDefault="0024773F" w:rsidP="00935F01">
            <w:pPr>
              <w:pStyle w:val="ListParagraph"/>
              <w:ind w:left="0"/>
              <w:jc w:val="both"/>
            </w:pPr>
            <w:r>
              <w:t xml:space="preserve">Danh sách </w:t>
            </w:r>
            <w:r w:rsidR="00935F01">
              <w:t>chứng từ</w:t>
            </w:r>
            <w:r>
              <w:t xml:space="preserve"> tồn tại hóa đơn trùng Fkey</w:t>
            </w:r>
          </w:p>
        </w:tc>
        <w:tc>
          <w:tcPr>
            <w:tcW w:w="1885" w:type="dxa"/>
            <w:tcBorders>
              <w:top w:val="single" w:sz="4" w:space="0" w:color="2E74B5"/>
              <w:left w:val="single" w:sz="4" w:space="0" w:color="2E74B5"/>
              <w:bottom w:val="single" w:sz="4" w:space="0" w:color="2E74B5"/>
              <w:right w:val="single" w:sz="4" w:space="0" w:color="2E74B5"/>
            </w:tcBorders>
          </w:tcPr>
          <w:p w14:paraId="394633D1" w14:textId="77777777" w:rsidR="0024773F" w:rsidRPr="009372AD" w:rsidRDefault="0024773F" w:rsidP="00935F01">
            <w:pPr>
              <w:pStyle w:val="ListParagraph"/>
              <w:ind w:left="0"/>
              <w:jc w:val="both"/>
            </w:pPr>
          </w:p>
        </w:tc>
      </w:tr>
      <w:tr w:rsidR="0024773F" w:rsidRPr="00660ABB" w14:paraId="3363C6B9" w14:textId="77777777" w:rsidTr="00935F01">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5F79F09A" w14:textId="77777777" w:rsidR="0024773F" w:rsidRDefault="0024773F" w:rsidP="00935F01">
            <w:pPr>
              <w:jc w:val="both"/>
            </w:pPr>
            <w:r>
              <w:t>ERR:22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4101F22" w14:textId="1B23DEC4" w:rsidR="0024773F" w:rsidRDefault="0024773F" w:rsidP="00935F01">
            <w:pPr>
              <w:pStyle w:val="ListParagraph"/>
              <w:ind w:left="0"/>
              <w:jc w:val="both"/>
            </w:pPr>
            <w:r>
              <w:t xml:space="preserve">Trùng số </w:t>
            </w:r>
            <w:r w:rsidR="00935F01">
              <w:t>chứng từ</w:t>
            </w:r>
          </w:p>
        </w:tc>
        <w:tc>
          <w:tcPr>
            <w:tcW w:w="1885" w:type="dxa"/>
            <w:tcBorders>
              <w:top w:val="single" w:sz="4" w:space="0" w:color="2E74B5"/>
              <w:left w:val="single" w:sz="4" w:space="0" w:color="2E74B5"/>
              <w:bottom w:val="single" w:sz="4" w:space="0" w:color="2E74B5"/>
              <w:right w:val="single" w:sz="4" w:space="0" w:color="2E74B5"/>
            </w:tcBorders>
          </w:tcPr>
          <w:p w14:paraId="5987375D" w14:textId="77777777" w:rsidR="0024773F" w:rsidRPr="009372AD" w:rsidRDefault="0024773F" w:rsidP="00935F01">
            <w:pPr>
              <w:pStyle w:val="ListParagraph"/>
              <w:ind w:left="0"/>
              <w:jc w:val="both"/>
            </w:pPr>
          </w:p>
        </w:tc>
      </w:tr>
      <w:tr w:rsidR="0024773F" w:rsidRPr="00660ABB" w14:paraId="567BC3A7" w14:textId="77777777" w:rsidTr="00935F01">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15CB7C2E" w14:textId="77777777" w:rsidR="0024773F" w:rsidRPr="009372AD" w:rsidRDefault="0024773F" w:rsidP="00935F01">
            <w:pPr>
              <w:autoSpaceDE w:val="0"/>
              <w:autoSpaceDN w:val="0"/>
              <w:adjustRightInd w:val="0"/>
              <w:jc w:val="both"/>
            </w:pPr>
            <w:r>
              <w:t>ERR:7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A67A370" w14:textId="25896D1B" w:rsidR="0024773F" w:rsidRPr="009372AD" w:rsidRDefault="0024773F" w:rsidP="00935F01">
            <w:pPr>
              <w:pStyle w:val="ListParagraph"/>
              <w:ind w:left="0"/>
              <w:jc w:val="both"/>
            </w:pPr>
            <w:r w:rsidRPr="009372AD">
              <w:t>Pattern và serial không phù hợp, hoặc không tồn tạ</w:t>
            </w:r>
            <w:r>
              <w:t xml:space="preserve">i </w:t>
            </w:r>
            <w:r w:rsidR="00935F01">
              <w:t>chứng từ</w:t>
            </w:r>
            <w:r>
              <w:t xml:space="preserve"> đã đăng ký</w:t>
            </w:r>
            <w:r w:rsidRPr="009372AD">
              <w:t xml:space="preserve"> có sử dụ</w:t>
            </w:r>
            <w:r>
              <w:t>ng Pattern và S</w:t>
            </w:r>
            <w:r w:rsidRPr="009372AD">
              <w:t>erial truyền vào</w:t>
            </w:r>
          </w:p>
        </w:tc>
        <w:tc>
          <w:tcPr>
            <w:tcW w:w="1885" w:type="dxa"/>
            <w:tcBorders>
              <w:top w:val="single" w:sz="4" w:space="0" w:color="2E74B5"/>
              <w:left w:val="single" w:sz="4" w:space="0" w:color="2E74B5"/>
              <w:bottom w:val="single" w:sz="4" w:space="0" w:color="2E74B5"/>
              <w:right w:val="single" w:sz="4" w:space="0" w:color="2E74B5"/>
            </w:tcBorders>
          </w:tcPr>
          <w:p w14:paraId="34F5D867" w14:textId="77777777" w:rsidR="0024773F" w:rsidRPr="009372AD" w:rsidRDefault="0024773F" w:rsidP="00935F01">
            <w:pPr>
              <w:pStyle w:val="ListParagraph"/>
              <w:ind w:left="0"/>
              <w:jc w:val="both"/>
            </w:pPr>
            <w:r w:rsidRPr="009372AD">
              <w:t>Chỉ chấp nhận đồng thời nhập cả Pattern và serial hoặc đồng thời để trống cả pattern và serial</w:t>
            </w:r>
          </w:p>
        </w:tc>
      </w:tr>
      <w:tr w:rsidR="0024773F" w:rsidRPr="00660ABB" w14:paraId="797EB41C" w14:textId="77777777" w:rsidTr="00935F01">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50DCE82" w14:textId="77777777" w:rsidR="0024773F" w:rsidRPr="009372AD" w:rsidRDefault="0024773F" w:rsidP="00935F01">
            <w:pPr>
              <w:autoSpaceDE w:val="0"/>
              <w:autoSpaceDN w:val="0"/>
              <w:adjustRightInd w:val="0"/>
              <w:jc w:val="both"/>
            </w:pPr>
            <w:r w:rsidRPr="009372AD">
              <w:t>ERR:5</w:t>
            </w:r>
          </w:p>
          <w:p w14:paraId="5DB84032" w14:textId="77777777" w:rsidR="0024773F" w:rsidRPr="009372AD" w:rsidRDefault="0024773F" w:rsidP="00935F01">
            <w:pPr>
              <w:autoSpaceDE w:val="0"/>
              <w:autoSpaceDN w:val="0"/>
              <w:adjustRightInd w:val="0"/>
              <w:jc w:val="both"/>
            </w:pP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00839862" w14:textId="3BD4B9C5" w:rsidR="0024773F" w:rsidRPr="009372AD" w:rsidRDefault="00935F01" w:rsidP="00935F01">
            <w:pPr>
              <w:pStyle w:val="ListParagraph"/>
              <w:ind w:left="0"/>
              <w:jc w:val="both"/>
            </w:pPr>
            <w:r>
              <w:t>Lỗi không xác định, không tạo mới được chứng từ</w:t>
            </w:r>
          </w:p>
        </w:tc>
        <w:tc>
          <w:tcPr>
            <w:tcW w:w="1885" w:type="dxa"/>
            <w:tcBorders>
              <w:top w:val="single" w:sz="4" w:space="0" w:color="2E74B5"/>
              <w:left w:val="single" w:sz="4" w:space="0" w:color="2E74B5"/>
              <w:bottom w:val="single" w:sz="4" w:space="0" w:color="2E74B5"/>
              <w:right w:val="single" w:sz="4" w:space="0" w:color="2E74B5"/>
            </w:tcBorders>
          </w:tcPr>
          <w:p w14:paraId="53798F63" w14:textId="77777777" w:rsidR="0024773F" w:rsidRPr="009372AD" w:rsidRDefault="0024773F" w:rsidP="00935F01">
            <w:pPr>
              <w:pStyle w:val="ListParagraph"/>
              <w:ind w:left="0"/>
              <w:jc w:val="both"/>
            </w:pPr>
            <w:r>
              <w:t xml:space="preserve">Lỗi không xác định. </w:t>
            </w:r>
            <w:r w:rsidRPr="009372AD">
              <w:t>DB roll back</w:t>
            </w:r>
          </w:p>
        </w:tc>
      </w:tr>
      <w:tr w:rsidR="0024773F" w:rsidRPr="00660ABB" w14:paraId="254333EC" w14:textId="77777777" w:rsidTr="00935F01">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CD0981A" w14:textId="77777777" w:rsidR="0024773F" w:rsidRPr="009372AD" w:rsidRDefault="0024773F" w:rsidP="00935F01">
            <w:pPr>
              <w:autoSpaceDE w:val="0"/>
              <w:autoSpaceDN w:val="0"/>
              <w:adjustRightInd w:val="0"/>
              <w:jc w:val="both"/>
            </w:pPr>
            <w: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967CFB9" w14:textId="77777777" w:rsidR="0024773F" w:rsidRPr="009372AD" w:rsidRDefault="0024773F" w:rsidP="00935F01">
            <w:pPr>
              <w:pStyle w:val="ListParagraph"/>
              <w:ind w:left="0"/>
              <w:jc w:val="both"/>
            </w:pPr>
            <w:r>
              <w:t>Lô có số hóa đơn vượt quá max cho phép</w:t>
            </w:r>
          </w:p>
        </w:tc>
        <w:tc>
          <w:tcPr>
            <w:tcW w:w="1885" w:type="dxa"/>
            <w:tcBorders>
              <w:top w:val="single" w:sz="4" w:space="0" w:color="2E74B5"/>
              <w:left w:val="single" w:sz="4" w:space="0" w:color="2E74B5"/>
              <w:bottom w:val="single" w:sz="4" w:space="0" w:color="2E74B5"/>
              <w:right w:val="single" w:sz="4" w:space="0" w:color="2E74B5"/>
            </w:tcBorders>
          </w:tcPr>
          <w:p w14:paraId="5E98C179" w14:textId="77777777" w:rsidR="0024773F" w:rsidRPr="00731CD1" w:rsidRDefault="0024773F" w:rsidP="00935F01">
            <w:pPr>
              <w:jc w:val="both"/>
            </w:pPr>
            <w:r>
              <w:t xml:space="preserve">Mặc định là </w:t>
            </w:r>
            <w:r>
              <w:rPr>
                <w:rFonts w:ascii="Consolas" w:hAnsi="Consolas" w:cs="Consolas"/>
                <w:color w:val="000000"/>
                <w:sz w:val="19"/>
                <w:szCs w:val="19"/>
              </w:rPr>
              <w:t xml:space="preserve">5000, </w:t>
            </w:r>
            <w:r w:rsidRPr="001A2242">
              <w:t>hoặc được cấu hình theo từng app</w:t>
            </w:r>
          </w:p>
        </w:tc>
      </w:tr>
      <w:tr w:rsidR="0024773F" w:rsidRPr="00660ABB" w14:paraId="0A062CD3" w14:textId="77777777" w:rsidTr="00935F01">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1E2BACF8" w14:textId="77777777" w:rsidR="0024773F" w:rsidRDefault="0024773F" w:rsidP="00935F01">
            <w:pPr>
              <w:autoSpaceDE w:val="0"/>
              <w:autoSpaceDN w:val="0"/>
              <w:adjustRightInd w:val="0"/>
              <w:jc w:val="both"/>
            </w:pPr>
            <w:r>
              <w:t>ERR:35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0C975D78" w14:textId="70772C92" w:rsidR="0024773F" w:rsidRDefault="00494F6D" w:rsidP="00935F01">
            <w:pPr>
              <w:pStyle w:val="ListParagraph"/>
              <w:ind w:left="0"/>
              <w:jc w:val="both"/>
            </w:pPr>
            <w:r>
              <w:t>Yêu</w:t>
            </w:r>
            <w:r w:rsidR="0024773F">
              <w:t xml:space="preserve"> cầu bắt buộc truyền pattern, serial</w:t>
            </w:r>
          </w:p>
        </w:tc>
        <w:tc>
          <w:tcPr>
            <w:tcW w:w="1885" w:type="dxa"/>
            <w:tcBorders>
              <w:top w:val="single" w:sz="4" w:space="0" w:color="2E74B5"/>
              <w:left w:val="single" w:sz="4" w:space="0" w:color="2E74B5"/>
              <w:bottom w:val="single" w:sz="4" w:space="0" w:color="2E74B5"/>
              <w:right w:val="single" w:sz="4" w:space="0" w:color="2E74B5"/>
            </w:tcBorders>
          </w:tcPr>
          <w:p w14:paraId="25E980FD" w14:textId="77777777" w:rsidR="0024773F" w:rsidRDefault="0024773F" w:rsidP="00935F01">
            <w:pPr>
              <w:jc w:val="both"/>
            </w:pPr>
          </w:p>
        </w:tc>
      </w:tr>
      <w:tr w:rsidR="0024773F" w:rsidRPr="00660ABB" w14:paraId="5AFA33D1" w14:textId="77777777" w:rsidTr="00935F01">
        <w:trPr>
          <w:trHeight w:val="368"/>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29F255FF" w14:textId="77777777" w:rsidR="0024773F" w:rsidRPr="009372AD" w:rsidRDefault="0024773F" w:rsidP="00935F01">
            <w:pPr>
              <w:autoSpaceDE w:val="0"/>
              <w:autoSpaceDN w:val="0"/>
              <w:adjustRightInd w:val="0"/>
              <w:jc w:val="both"/>
            </w:pPr>
            <w:r w:rsidRPr="009372AD">
              <w:t>OK: pattern;serial1-</w:t>
            </w:r>
            <w:r>
              <w:t>key1_</w:t>
            </w:r>
            <w:r w:rsidRPr="009372AD">
              <w:t>num1,</w:t>
            </w:r>
            <w:r>
              <w:t>key2_</w:t>
            </w:r>
            <w:r w:rsidRPr="009372AD">
              <w:t>num12,</w:t>
            </w:r>
            <w:r>
              <w:t>key3_num3…</w:t>
            </w:r>
          </w:p>
          <w:p w14:paraId="50D9EC15" w14:textId="77777777" w:rsidR="0024773F" w:rsidRPr="009372AD" w:rsidRDefault="0024773F" w:rsidP="00935F01">
            <w:pPr>
              <w:autoSpaceDE w:val="0"/>
              <w:autoSpaceDN w:val="0"/>
              <w:adjustRightInd w:val="0"/>
              <w:jc w:val="both"/>
            </w:pPr>
          </w:p>
          <w:p w14:paraId="5342B04E" w14:textId="77777777" w:rsidR="0024773F" w:rsidRPr="009372AD" w:rsidRDefault="0024773F" w:rsidP="00935F01">
            <w:pPr>
              <w:autoSpaceDE w:val="0"/>
              <w:autoSpaceDN w:val="0"/>
              <w:adjustRightInd w:val="0"/>
              <w:jc w:val="both"/>
            </w:pPr>
            <w:r w:rsidRPr="009372AD">
              <w:t>(Ví dụ:</w:t>
            </w:r>
          </w:p>
          <w:p w14:paraId="40726F89" w14:textId="7CD60C4A" w:rsidR="0024773F" w:rsidRPr="009372AD" w:rsidRDefault="00F94001" w:rsidP="00935F01">
            <w:pPr>
              <w:autoSpaceDE w:val="0"/>
              <w:autoSpaceDN w:val="0"/>
              <w:adjustRightInd w:val="0"/>
              <w:jc w:val="both"/>
            </w:pPr>
            <w:r w:rsidRPr="002E6768">
              <w:t>OK:</w:t>
            </w:r>
            <w:r>
              <w:t>03/TNCN/001</w:t>
            </w:r>
            <w:r w:rsidRPr="002E6768">
              <w:t>;CT/2</w:t>
            </w:r>
            <w:r>
              <w:t>5</w:t>
            </w:r>
            <w:r w:rsidRPr="002E6768">
              <w:t>E-143339_143339CTT56001CT2023E2765175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012DB463" w14:textId="42B8A6F9" w:rsidR="0024773F" w:rsidRPr="009372AD" w:rsidRDefault="0024773F" w:rsidP="0024773F">
            <w:pPr>
              <w:pStyle w:val="ListParagraph"/>
              <w:numPr>
                <w:ilvl w:val="0"/>
                <w:numId w:val="4"/>
              </w:numPr>
              <w:spacing w:after="0" w:line="240" w:lineRule="auto"/>
              <w:jc w:val="both"/>
            </w:pPr>
            <w:r w:rsidRPr="009372AD">
              <w:t xml:space="preserve">OK </w:t>
            </w:r>
            <w:r w:rsidRPr="009372AD">
              <w:sym w:font="Wingdings" w:char="F0E0"/>
            </w:r>
            <w:r w:rsidRPr="009372AD">
              <w:t xml:space="preserve"> đã </w:t>
            </w:r>
            <w:r w:rsidR="002E6768">
              <w:t>tạo mới chứng từ</w:t>
            </w:r>
            <w:r w:rsidRPr="009372AD">
              <w:t xml:space="preserve"> thành công</w:t>
            </w:r>
          </w:p>
          <w:p w14:paraId="516DF6BB" w14:textId="7BF0C5FB" w:rsidR="0024773F" w:rsidRPr="009372AD" w:rsidRDefault="0024773F" w:rsidP="0024773F">
            <w:pPr>
              <w:pStyle w:val="ListParagraph"/>
              <w:numPr>
                <w:ilvl w:val="0"/>
                <w:numId w:val="4"/>
              </w:numPr>
              <w:spacing w:after="0" w:line="240" w:lineRule="auto"/>
              <w:jc w:val="both"/>
            </w:pPr>
            <w:r w:rsidRPr="009372AD">
              <w:t xml:space="preserve">Pattern </w:t>
            </w:r>
            <w:r w:rsidRPr="009372AD">
              <w:sym w:font="Wingdings" w:char="F0E0"/>
            </w:r>
            <w:r w:rsidRPr="009372AD">
              <w:t xml:space="preserve"> Mẫu số của các </w:t>
            </w:r>
            <w:r w:rsidR="002E6768">
              <w:t>chứng từ đã</w:t>
            </w:r>
          </w:p>
          <w:p w14:paraId="675BDBDB" w14:textId="4D4B016F" w:rsidR="002E6768" w:rsidRDefault="003B6CC4" w:rsidP="002E6768">
            <w:pPr>
              <w:pStyle w:val="ListParagraph"/>
              <w:numPr>
                <w:ilvl w:val="0"/>
                <w:numId w:val="4"/>
              </w:numPr>
              <w:spacing w:after="0" w:line="240" w:lineRule="auto"/>
              <w:jc w:val="both"/>
            </w:pPr>
            <w:r>
              <w:t>Serial</w:t>
            </w:r>
            <w:r w:rsidR="0024773F" w:rsidRPr="009372AD">
              <w:t xml:space="preserve"> </w:t>
            </w:r>
            <w:r w:rsidR="0024773F" w:rsidRPr="009372AD">
              <w:sym w:font="Wingdings" w:char="F0E0"/>
            </w:r>
            <w:r w:rsidR="0024773F" w:rsidRPr="009372AD">
              <w:t xml:space="preserve"> serial của dãy các </w:t>
            </w:r>
            <w:r w:rsidR="002E6768">
              <w:t>chứng từ được tạo mới</w:t>
            </w:r>
          </w:p>
          <w:p w14:paraId="69A4CC2A" w14:textId="48647602" w:rsidR="0024773F" w:rsidRPr="009372AD" w:rsidRDefault="0024773F" w:rsidP="002E6768">
            <w:pPr>
              <w:pStyle w:val="ListParagraph"/>
              <w:numPr>
                <w:ilvl w:val="0"/>
                <w:numId w:val="4"/>
              </w:numPr>
              <w:spacing w:after="0" w:line="240" w:lineRule="auto"/>
              <w:jc w:val="both"/>
            </w:pPr>
            <w:r>
              <w:t xml:space="preserve">key1,key2… là khóa để nhận biết </w:t>
            </w:r>
            <w:r w:rsidR="002E6768">
              <w:t>chứng từ tạo mới từ đâu</w:t>
            </w:r>
            <w:r>
              <w:t>(lấy từ đầu vào)</w:t>
            </w:r>
          </w:p>
        </w:tc>
        <w:tc>
          <w:tcPr>
            <w:tcW w:w="1885" w:type="dxa"/>
            <w:tcBorders>
              <w:top w:val="single" w:sz="4" w:space="0" w:color="2E74B5"/>
              <w:left w:val="single" w:sz="4" w:space="0" w:color="2E74B5"/>
              <w:bottom w:val="single" w:sz="4" w:space="0" w:color="2E74B5"/>
              <w:right w:val="single" w:sz="4" w:space="0" w:color="2E74B5"/>
            </w:tcBorders>
          </w:tcPr>
          <w:p w14:paraId="1BE49257" w14:textId="02D3DC5D" w:rsidR="0024773F" w:rsidRPr="00C4102D" w:rsidRDefault="002E6768" w:rsidP="002E6768">
            <w:pPr>
              <w:jc w:val="both"/>
            </w:pPr>
            <w:r>
              <w:t>Các</w:t>
            </w:r>
            <w:r w:rsidR="0024773F" w:rsidRPr="00C4102D">
              <w:t xml:space="preserve"> </w:t>
            </w:r>
            <w:r>
              <w:t>chứng từ</w:t>
            </w:r>
            <w:r w:rsidR="0024773F" w:rsidRPr="00C4102D">
              <w:t xml:space="preserve"> có serial khác nhau phân cách bởi dấu “;” </w:t>
            </w:r>
          </w:p>
          <w:p w14:paraId="2ACECF7A" w14:textId="77777777" w:rsidR="0024773F" w:rsidRPr="00731CD1" w:rsidRDefault="0024773F" w:rsidP="00935F01">
            <w:pPr>
              <w:ind w:left="360"/>
              <w:jc w:val="both"/>
            </w:pPr>
          </w:p>
        </w:tc>
      </w:tr>
    </w:tbl>
    <w:p w14:paraId="4BA2B11E" w14:textId="77777777" w:rsidR="0024773F" w:rsidRDefault="0024773F" w:rsidP="0024773F">
      <w:pPr>
        <w:rPr>
          <w:lang w:eastAsia="x-none"/>
        </w:rPr>
      </w:pPr>
    </w:p>
    <w:p w14:paraId="3B719DB9" w14:textId="77777777" w:rsidR="0024773F" w:rsidRPr="00A85344" w:rsidRDefault="0024773F" w:rsidP="0024773F">
      <w:pPr>
        <w:rPr>
          <w:i/>
          <w:lang w:eastAsia="x-none"/>
        </w:rPr>
      </w:pPr>
      <w:r w:rsidRPr="00A85344">
        <w:rPr>
          <w:i/>
          <w:lang w:eastAsia="x-none"/>
        </w:rPr>
        <w:t>Ghi chú:</w:t>
      </w:r>
    </w:p>
    <w:p w14:paraId="10BC832C" w14:textId="77777777" w:rsidR="0024773F" w:rsidRDefault="0024773F" w:rsidP="0024773F">
      <w:pPr>
        <w:rPr>
          <w:rFonts w:eastAsia="Calibri"/>
        </w:rPr>
      </w:pPr>
      <w:r>
        <w:rPr>
          <w:lang w:eastAsia="x-none"/>
        </w:rPr>
        <w:lastRenderedPageBreak/>
        <w:t xml:space="preserve">Kết quả trả về : </w:t>
      </w:r>
      <w:r w:rsidRPr="00BC0C60">
        <w:rPr>
          <w:rFonts w:eastAsia="Calibri"/>
        </w:rPr>
        <w:t xml:space="preserve">Tiền tố ERR </w:t>
      </w:r>
      <w:r w:rsidRPr="00BC0C60">
        <w:rPr>
          <w:rFonts w:eastAsia="Calibri"/>
        </w:rPr>
        <w:sym w:font="Wingdings" w:char="F0E0"/>
      </w:r>
      <w:r w:rsidRPr="00BC0C60">
        <w:rPr>
          <w:rFonts w:eastAsia="Calibri"/>
        </w:rPr>
        <w:t xml:space="preserve"> có lỗi khi thực hiện hàm</w:t>
      </w:r>
    </w:p>
    <w:p w14:paraId="2B00F4F8" w14:textId="77777777" w:rsidR="0024773F" w:rsidRPr="00BC0C60" w:rsidRDefault="0024773F" w:rsidP="0024773F">
      <w:pPr>
        <w:ind w:left="720" w:firstLine="720"/>
        <w:rPr>
          <w:rFonts w:eastAsia="Calibri"/>
        </w:rPr>
      </w:pPr>
      <w:r>
        <w:rPr>
          <w:rFonts w:eastAsia="Calibri"/>
        </w:rPr>
        <w:t xml:space="preserve"> </w:t>
      </w:r>
      <w:r w:rsidRPr="00BC0C60">
        <w:rPr>
          <w:rFonts w:eastAsia="Calibri"/>
        </w:rPr>
        <w:t xml:space="preserve">Tiền tố OK </w:t>
      </w:r>
      <w:r w:rsidRPr="00BC0C60">
        <w:rPr>
          <w:rFonts w:eastAsia="Calibri"/>
        </w:rPr>
        <w:sym w:font="Wingdings" w:char="F0E0"/>
      </w:r>
      <w:r w:rsidRPr="00BC0C60">
        <w:rPr>
          <w:rFonts w:eastAsia="Calibri"/>
        </w:rPr>
        <w:t xml:space="preserve"> thực hiện phát hành hóa đơn thành công</w:t>
      </w:r>
    </w:p>
    <w:p w14:paraId="5EC29A98" w14:textId="77777777" w:rsidR="0024773F" w:rsidRDefault="0024773F" w:rsidP="0024773F">
      <w:pPr>
        <w:rPr>
          <w:rFonts w:eastAsia="Calibri"/>
        </w:rPr>
      </w:pPr>
      <w:r>
        <w:rPr>
          <w:rFonts w:eastAsia="Calibri"/>
        </w:rPr>
        <w:t>Chỉ chấp nhận phát hành lô tối đa 5000 hóa đơn, hoặc cấu hình theo từng app.</w:t>
      </w:r>
    </w:p>
    <w:p w14:paraId="6AB1A484" w14:textId="22CC0A36" w:rsidR="0024773F" w:rsidRDefault="0024773F" w:rsidP="0024773F">
      <w:pPr>
        <w:rPr>
          <w:rFonts w:eastAsia="Calibri"/>
        </w:rPr>
      </w:pPr>
      <w:r w:rsidRPr="00E63E69">
        <w:rPr>
          <w:rFonts w:eastAsia="Calibri"/>
          <w:b/>
        </w:rPr>
        <w:t>Cấu trúc XMLData</w:t>
      </w:r>
    </w:p>
    <w:p w14:paraId="1D3EEFC0" w14:textId="77777777" w:rsidR="003B6CC4" w:rsidRDefault="003B6CC4" w:rsidP="003B6CC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&lt;DSCTu&gt;</w:t>
      </w:r>
    </w:p>
    <w:p w14:paraId="12806255" w14:textId="77777777" w:rsidR="003B6CC4" w:rsidRDefault="003B6CC4" w:rsidP="003B6CC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r w:rsidRPr="005F4496">
        <w:t xml:space="preserve"> </w:t>
      </w:r>
      <w:r w:rsidRPr="005F4496">
        <w:rPr>
          <w:rFonts w:ascii="Consolas" w:hAnsi="Consolas" w:cs="Consolas"/>
          <w:color w:val="A31515"/>
          <w:sz w:val="19"/>
          <w:szCs w:val="19"/>
        </w:rPr>
        <w:t>CTu</w:t>
      </w:r>
      <w:r>
        <w:rPr>
          <w:rFonts w:ascii="Consolas" w:hAnsi="Consolas" w:cs="Consolas"/>
          <w:color w:val="0000FF"/>
          <w:sz w:val="19"/>
          <w:szCs w:val="19"/>
        </w:rPr>
        <w:t>&gt;</w:t>
      </w:r>
    </w:p>
    <w:p w14:paraId="62491897" w14:textId="77777777" w:rsidR="003B6CC4" w:rsidRDefault="003B6CC4" w:rsidP="003B6CC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 của chứng từ</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&gt;</w:t>
      </w:r>
    </w:p>
    <w:p w14:paraId="29413E29" w14:textId="77777777" w:rsidR="003B6CC4" w:rsidRDefault="003B6CC4" w:rsidP="003B6CC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sidRPr="005F4496">
        <w:rPr>
          <w:rFonts w:ascii="Consolas" w:hAnsi="Consolas" w:cs="Consolas"/>
          <w:color w:val="A31515"/>
          <w:sz w:val="19"/>
          <w:szCs w:val="19"/>
        </w:rPr>
        <w:t>DLCTu</w:t>
      </w:r>
      <w:r>
        <w:rPr>
          <w:rFonts w:ascii="Consolas" w:hAnsi="Consolas" w:cs="Consolas"/>
          <w:color w:val="0000FF"/>
          <w:sz w:val="19"/>
          <w:szCs w:val="19"/>
        </w:rPr>
        <w:t>&gt;</w:t>
      </w:r>
    </w:p>
    <w:p w14:paraId="46FA748D" w14:textId="77777777" w:rsidR="003B6CC4" w:rsidRDefault="003B6CC4" w:rsidP="003B6CC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14:paraId="11560DE8" w14:textId="77777777" w:rsidR="003B6CC4" w:rsidRDefault="003B6CC4" w:rsidP="003B6CC4">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t>&lt;</w:t>
      </w:r>
      <w:r w:rsidRPr="005F4496">
        <w:rPr>
          <w:rFonts w:ascii="Consolas" w:hAnsi="Consolas" w:cs="Consolas"/>
          <w:color w:val="A31515"/>
          <w:sz w:val="19"/>
          <w:szCs w:val="19"/>
        </w:rPr>
        <w:t>NLap</w:t>
      </w:r>
      <w:r>
        <w:rPr>
          <w:rFonts w:ascii="Consolas" w:hAnsi="Consolas" w:cs="Consolas"/>
          <w:color w:val="0000FF"/>
          <w:sz w:val="19"/>
          <w:szCs w:val="19"/>
        </w:rPr>
        <w:t>&gt;</w:t>
      </w:r>
      <w:r>
        <w:rPr>
          <w:rFonts w:ascii="Consolas" w:hAnsi="Consolas" w:cs="Consolas"/>
          <w:color w:val="000000"/>
          <w:sz w:val="19"/>
          <w:szCs w:val="19"/>
        </w:rPr>
        <w:t xml:space="preserve">Ngày lập chứng từ </w:t>
      </w:r>
      <w:r>
        <w:rPr>
          <w:rFonts w:ascii="Consolas" w:hAnsi="Consolas" w:cs="Consolas"/>
          <w:color w:val="0000FF"/>
          <w:sz w:val="19"/>
          <w:szCs w:val="19"/>
        </w:rPr>
        <w:t>&lt;/</w:t>
      </w:r>
      <w:r w:rsidRPr="005F4496">
        <w:rPr>
          <w:rFonts w:ascii="Consolas" w:hAnsi="Consolas" w:cs="Consolas"/>
          <w:color w:val="A31515"/>
          <w:sz w:val="19"/>
          <w:szCs w:val="19"/>
        </w:rPr>
        <w:t>NLap</w:t>
      </w:r>
      <w:r>
        <w:rPr>
          <w:rFonts w:ascii="Consolas" w:hAnsi="Consolas" w:cs="Consolas"/>
          <w:color w:val="0000FF"/>
          <w:sz w:val="19"/>
          <w:szCs w:val="19"/>
        </w:rPr>
        <w:t>&gt;</w:t>
      </w:r>
    </w:p>
    <w:p w14:paraId="2D60381A" w14:textId="77777777" w:rsidR="003B6CC4" w:rsidRDefault="003B6CC4" w:rsidP="003B6CC4">
      <w:pPr>
        <w:shd w:val="clear" w:color="auto" w:fill="FFFFFE"/>
        <w:spacing w:line="270" w:lineRule="atLeast"/>
        <w:ind w:left="1440"/>
        <w:rPr>
          <w:rFonts w:ascii="Courier New" w:hAnsi="Courier New" w:cs="Courier New"/>
          <w:color w:val="000000"/>
          <w:sz w:val="18"/>
          <w:szCs w:val="18"/>
        </w:rPr>
      </w:pPr>
      <w:r>
        <w:rPr>
          <w:rFonts w:ascii="Courier New" w:hAnsi="Courier New" w:cs="Courier New"/>
          <w:color w:val="000000"/>
          <w:sz w:val="18"/>
          <w:szCs w:val="18"/>
        </w:rPr>
        <w:t>&lt;</w:t>
      </w:r>
      <w:r w:rsidRPr="00614199">
        <w:rPr>
          <w:rFonts w:ascii="Courier New" w:hAnsi="Courier New" w:cs="Courier New"/>
          <w:color w:val="C00000"/>
          <w:sz w:val="18"/>
          <w:szCs w:val="18"/>
        </w:rPr>
        <w:t>TTKhac</w:t>
      </w:r>
      <w:r>
        <w:rPr>
          <w:rFonts w:ascii="Courier New" w:hAnsi="Courier New" w:cs="Courier New"/>
          <w:color w:val="000000"/>
          <w:sz w:val="18"/>
          <w:szCs w:val="18"/>
        </w:rPr>
        <w:t>&gt;</w:t>
      </w:r>
    </w:p>
    <w:p w14:paraId="5F550779" w14:textId="77777777" w:rsidR="003B6CC4" w:rsidRDefault="003B6CC4" w:rsidP="003B6CC4">
      <w:pPr>
        <w:shd w:val="clear" w:color="auto" w:fill="FFFFFE"/>
        <w:spacing w:line="270" w:lineRule="atLeast"/>
        <w:ind w:left="1440"/>
        <w:rPr>
          <w:rFonts w:ascii="Courier New" w:hAnsi="Courier New" w:cs="Courier New"/>
          <w:color w:val="000000"/>
          <w:sz w:val="18"/>
          <w:szCs w:val="18"/>
        </w:rPr>
      </w:pPr>
      <w:r>
        <w:rPr>
          <w:rFonts w:ascii="Courier New" w:hAnsi="Courier New" w:cs="Courier New"/>
          <w:color w:val="000000"/>
          <w:sz w:val="18"/>
          <w:szCs w:val="18"/>
        </w:rPr>
        <w:t>      &lt;</w:t>
      </w:r>
      <w:r w:rsidRPr="00614199">
        <w:rPr>
          <w:rFonts w:ascii="Courier New" w:hAnsi="Courier New" w:cs="Courier New"/>
          <w:color w:val="C00000"/>
          <w:sz w:val="18"/>
          <w:szCs w:val="18"/>
        </w:rPr>
        <w:t>TTin</w:t>
      </w:r>
      <w:r>
        <w:rPr>
          <w:rFonts w:ascii="Courier New" w:hAnsi="Courier New" w:cs="Courier New"/>
          <w:color w:val="000000"/>
          <w:sz w:val="18"/>
          <w:szCs w:val="18"/>
        </w:rPr>
        <w:t>&gt;</w:t>
      </w:r>
    </w:p>
    <w:p w14:paraId="5C0C987A" w14:textId="77777777" w:rsidR="003B6CC4" w:rsidRDefault="003B6CC4" w:rsidP="003B6CC4">
      <w:pPr>
        <w:shd w:val="clear" w:color="auto" w:fill="FFFFFE"/>
        <w:spacing w:line="270" w:lineRule="atLeast"/>
        <w:ind w:left="1440"/>
        <w:rPr>
          <w:rFonts w:ascii="Courier New" w:hAnsi="Courier New" w:cs="Courier New"/>
          <w:color w:val="000000"/>
          <w:sz w:val="18"/>
          <w:szCs w:val="18"/>
        </w:rPr>
      </w:pPr>
      <w:r>
        <w:rPr>
          <w:rFonts w:ascii="Courier New" w:hAnsi="Courier New" w:cs="Courier New"/>
          <w:color w:val="000000"/>
          <w:sz w:val="18"/>
          <w:szCs w:val="18"/>
        </w:rPr>
        <w:t>           &lt;</w:t>
      </w:r>
      <w:r w:rsidRPr="00614199">
        <w:rPr>
          <w:rFonts w:ascii="Courier New" w:hAnsi="Courier New" w:cs="Courier New"/>
          <w:color w:val="C00000"/>
          <w:sz w:val="18"/>
          <w:szCs w:val="18"/>
        </w:rPr>
        <w:t>TTruong</w:t>
      </w:r>
      <w:r>
        <w:rPr>
          <w:rFonts w:ascii="Courier New" w:hAnsi="Courier New" w:cs="Courier New"/>
          <w:color w:val="000000"/>
          <w:sz w:val="18"/>
          <w:szCs w:val="18"/>
        </w:rPr>
        <w:t>&gt;GChu&lt;/</w:t>
      </w:r>
      <w:r w:rsidRPr="00614199">
        <w:rPr>
          <w:rFonts w:ascii="Courier New" w:hAnsi="Courier New" w:cs="Courier New"/>
          <w:color w:val="C00000"/>
          <w:sz w:val="18"/>
          <w:szCs w:val="18"/>
        </w:rPr>
        <w:t>TTruong</w:t>
      </w:r>
      <w:r>
        <w:rPr>
          <w:rFonts w:ascii="Courier New" w:hAnsi="Courier New" w:cs="Courier New"/>
          <w:color w:val="000000"/>
          <w:sz w:val="18"/>
          <w:szCs w:val="18"/>
        </w:rPr>
        <w:t>&gt;</w:t>
      </w:r>
    </w:p>
    <w:p w14:paraId="6A427342" w14:textId="77777777" w:rsidR="003B6CC4" w:rsidRPr="00AE187D" w:rsidRDefault="003B6CC4" w:rsidP="003B6CC4">
      <w:pPr>
        <w:shd w:val="clear" w:color="auto" w:fill="FFFFFE"/>
        <w:spacing w:line="270" w:lineRule="atLeast"/>
        <w:ind w:left="1440"/>
        <w:rPr>
          <w:rFonts w:ascii="Courier New" w:hAnsi="Courier New" w:cs="Courier New"/>
          <w:color w:val="000000"/>
          <w:sz w:val="18"/>
          <w:szCs w:val="18"/>
          <w:lang w:val="nl-NL"/>
        </w:rPr>
      </w:pPr>
      <w:r>
        <w:rPr>
          <w:rFonts w:ascii="Courier New" w:hAnsi="Courier New" w:cs="Courier New"/>
          <w:color w:val="000000"/>
          <w:sz w:val="18"/>
          <w:szCs w:val="18"/>
        </w:rPr>
        <w:t>           </w:t>
      </w:r>
      <w:r w:rsidRPr="00AE187D">
        <w:rPr>
          <w:rFonts w:ascii="Courier New" w:hAnsi="Courier New" w:cs="Courier New"/>
          <w:color w:val="000000"/>
          <w:sz w:val="18"/>
          <w:szCs w:val="18"/>
          <w:lang w:val="nl-NL"/>
        </w:rPr>
        <w:t>&lt;</w:t>
      </w:r>
      <w:r w:rsidRPr="00AE187D">
        <w:rPr>
          <w:rFonts w:ascii="Courier New" w:hAnsi="Courier New" w:cs="Courier New"/>
          <w:color w:val="C00000"/>
          <w:sz w:val="18"/>
          <w:szCs w:val="18"/>
          <w:lang w:val="nl-NL"/>
        </w:rPr>
        <w:t>KDLieu</w:t>
      </w:r>
      <w:r w:rsidRPr="00AE187D">
        <w:rPr>
          <w:rFonts w:ascii="Courier New" w:hAnsi="Courier New" w:cs="Courier New"/>
          <w:color w:val="000000"/>
          <w:sz w:val="18"/>
          <w:szCs w:val="18"/>
          <w:lang w:val="nl-NL"/>
        </w:rPr>
        <w:t>&gt;string&lt;/</w:t>
      </w:r>
      <w:r w:rsidRPr="00AE187D">
        <w:rPr>
          <w:rFonts w:ascii="Courier New" w:hAnsi="Courier New" w:cs="Courier New"/>
          <w:color w:val="C00000"/>
          <w:sz w:val="18"/>
          <w:szCs w:val="18"/>
          <w:lang w:val="nl-NL"/>
        </w:rPr>
        <w:t>KDLieu</w:t>
      </w:r>
      <w:r w:rsidRPr="00AE187D">
        <w:rPr>
          <w:rFonts w:ascii="Courier New" w:hAnsi="Courier New" w:cs="Courier New"/>
          <w:color w:val="000000"/>
          <w:sz w:val="18"/>
          <w:szCs w:val="18"/>
          <w:lang w:val="nl-NL"/>
        </w:rPr>
        <w:t>&gt;</w:t>
      </w:r>
    </w:p>
    <w:p w14:paraId="124C9D3F" w14:textId="77777777" w:rsidR="003B6CC4" w:rsidRPr="00AE187D" w:rsidRDefault="003B6CC4" w:rsidP="003B6CC4">
      <w:pPr>
        <w:shd w:val="clear" w:color="auto" w:fill="FFFFFE"/>
        <w:spacing w:line="270" w:lineRule="atLeast"/>
        <w:ind w:left="1440"/>
        <w:rPr>
          <w:rFonts w:ascii="Courier New" w:hAnsi="Courier New" w:cs="Courier New"/>
          <w:color w:val="000000"/>
          <w:sz w:val="18"/>
          <w:szCs w:val="18"/>
          <w:lang w:val="nl-NL"/>
        </w:rPr>
      </w:pPr>
      <w:r w:rsidRPr="00AE187D">
        <w:rPr>
          <w:rFonts w:ascii="Courier New" w:hAnsi="Courier New" w:cs="Courier New"/>
          <w:color w:val="000000"/>
          <w:sz w:val="18"/>
          <w:szCs w:val="18"/>
          <w:lang w:val="nl-NL"/>
        </w:rPr>
        <w:t>           &lt;</w:t>
      </w:r>
      <w:r w:rsidRPr="00AE187D">
        <w:rPr>
          <w:rFonts w:ascii="Courier New" w:hAnsi="Courier New" w:cs="Courier New"/>
          <w:color w:val="C00000"/>
          <w:sz w:val="18"/>
          <w:szCs w:val="18"/>
          <w:lang w:val="nl-NL"/>
        </w:rPr>
        <w:t>DLieu</w:t>
      </w:r>
      <w:r w:rsidRPr="00AE187D">
        <w:rPr>
          <w:rFonts w:ascii="Courier New" w:hAnsi="Courier New" w:cs="Courier New"/>
          <w:color w:val="000000"/>
          <w:sz w:val="18"/>
          <w:szCs w:val="18"/>
          <w:lang w:val="nl-NL"/>
        </w:rPr>
        <w:t>&gt;</w:t>
      </w:r>
      <w:r>
        <w:rPr>
          <w:rFonts w:ascii="Courier New" w:hAnsi="Courier New" w:cs="Courier New"/>
          <w:color w:val="000000"/>
          <w:sz w:val="18"/>
          <w:szCs w:val="18"/>
          <w:lang w:val="vi-VN"/>
        </w:rPr>
        <w:t>Nội dung ghi chú</w:t>
      </w:r>
      <w:r w:rsidRPr="00AE187D">
        <w:rPr>
          <w:rFonts w:ascii="Courier New" w:hAnsi="Courier New" w:cs="Courier New"/>
          <w:color w:val="000000"/>
          <w:sz w:val="18"/>
          <w:szCs w:val="18"/>
          <w:lang w:val="nl-NL"/>
        </w:rPr>
        <w:t>&lt;/</w:t>
      </w:r>
      <w:r w:rsidRPr="00AE187D">
        <w:rPr>
          <w:rFonts w:ascii="Courier New" w:hAnsi="Courier New" w:cs="Courier New"/>
          <w:color w:val="C00000"/>
          <w:sz w:val="18"/>
          <w:szCs w:val="18"/>
          <w:lang w:val="nl-NL"/>
        </w:rPr>
        <w:t>DLieu</w:t>
      </w:r>
      <w:r w:rsidRPr="00AE187D">
        <w:rPr>
          <w:rFonts w:ascii="Courier New" w:hAnsi="Courier New" w:cs="Courier New"/>
          <w:color w:val="000000"/>
          <w:sz w:val="18"/>
          <w:szCs w:val="18"/>
          <w:lang w:val="nl-NL"/>
        </w:rPr>
        <w:t>&gt;</w:t>
      </w:r>
    </w:p>
    <w:p w14:paraId="20392D71" w14:textId="77777777" w:rsidR="003B6CC4" w:rsidRDefault="003B6CC4" w:rsidP="003B6CC4">
      <w:pPr>
        <w:shd w:val="clear" w:color="auto" w:fill="FFFFFE"/>
        <w:spacing w:line="270" w:lineRule="atLeast"/>
        <w:ind w:left="1440"/>
        <w:rPr>
          <w:rFonts w:ascii="Courier New" w:hAnsi="Courier New" w:cs="Courier New"/>
          <w:color w:val="000000"/>
          <w:sz w:val="18"/>
          <w:szCs w:val="18"/>
        </w:rPr>
      </w:pPr>
      <w:r w:rsidRPr="00AE187D">
        <w:rPr>
          <w:rFonts w:ascii="Courier New" w:hAnsi="Courier New" w:cs="Courier New"/>
          <w:color w:val="000000"/>
          <w:sz w:val="18"/>
          <w:szCs w:val="18"/>
          <w:lang w:val="nl-NL"/>
        </w:rPr>
        <w:t>      </w:t>
      </w:r>
      <w:r>
        <w:rPr>
          <w:rFonts w:ascii="Courier New" w:hAnsi="Courier New" w:cs="Courier New"/>
          <w:color w:val="000000"/>
          <w:sz w:val="18"/>
          <w:szCs w:val="18"/>
        </w:rPr>
        <w:t>&lt;/</w:t>
      </w:r>
      <w:r w:rsidRPr="00614199">
        <w:rPr>
          <w:rFonts w:ascii="Courier New" w:hAnsi="Courier New" w:cs="Courier New"/>
          <w:color w:val="C00000"/>
          <w:sz w:val="18"/>
          <w:szCs w:val="18"/>
        </w:rPr>
        <w:t>TTin</w:t>
      </w:r>
      <w:r>
        <w:rPr>
          <w:rFonts w:ascii="Courier New" w:hAnsi="Courier New" w:cs="Courier New"/>
          <w:color w:val="000000"/>
          <w:sz w:val="18"/>
          <w:szCs w:val="18"/>
        </w:rPr>
        <w:t>&gt;</w:t>
      </w:r>
    </w:p>
    <w:p w14:paraId="4C90FA54" w14:textId="77777777" w:rsidR="003B6CC4" w:rsidRDefault="003B6CC4" w:rsidP="003B6CC4">
      <w:pPr>
        <w:shd w:val="clear" w:color="auto" w:fill="FFFFFE"/>
        <w:spacing w:line="270" w:lineRule="atLeast"/>
        <w:ind w:left="1440"/>
        <w:rPr>
          <w:rFonts w:ascii="Courier New" w:hAnsi="Courier New" w:cs="Courier New"/>
          <w:color w:val="000000"/>
          <w:sz w:val="18"/>
          <w:szCs w:val="18"/>
        </w:rPr>
      </w:pPr>
      <w:r>
        <w:rPr>
          <w:rFonts w:ascii="Courier New" w:hAnsi="Courier New" w:cs="Courier New"/>
          <w:color w:val="000000"/>
          <w:sz w:val="18"/>
          <w:szCs w:val="18"/>
        </w:rPr>
        <w:t>&lt;/</w:t>
      </w:r>
      <w:r w:rsidRPr="00614199">
        <w:rPr>
          <w:rFonts w:ascii="Courier New" w:hAnsi="Courier New" w:cs="Courier New"/>
          <w:color w:val="C00000"/>
          <w:sz w:val="18"/>
          <w:szCs w:val="18"/>
        </w:rPr>
        <w:t>TTKhac</w:t>
      </w:r>
      <w:r>
        <w:rPr>
          <w:rFonts w:ascii="Courier New" w:hAnsi="Courier New" w:cs="Courier New"/>
          <w:color w:val="000000"/>
          <w:sz w:val="18"/>
          <w:szCs w:val="18"/>
        </w:rPr>
        <w:t>&gt;</w:t>
      </w:r>
    </w:p>
    <w:p w14:paraId="70E03DC8" w14:textId="77777777" w:rsidR="003B6CC4" w:rsidRDefault="003B6CC4" w:rsidP="003B6CC4">
      <w:pPr>
        <w:autoSpaceDE w:val="0"/>
        <w:autoSpaceDN w:val="0"/>
        <w:adjustRightInd w:val="0"/>
        <w:ind w:left="720"/>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TTChung</w:t>
      </w:r>
      <w:r>
        <w:rPr>
          <w:rFonts w:ascii="Consolas" w:hAnsi="Consolas" w:cs="Consolas"/>
          <w:color w:val="0000FF"/>
          <w:sz w:val="19"/>
          <w:szCs w:val="19"/>
        </w:rPr>
        <w:t>&gt;</w:t>
      </w:r>
    </w:p>
    <w:p w14:paraId="65AF169E" w14:textId="77777777" w:rsidR="003B6CC4" w:rsidRDefault="003B6CC4" w:rsidP="003B6CC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sidRPr="002E2A3F">
        <w:rPr>
          <w:rFonts w:ascii="Consolas" w:hAnsi="Consolas" w:cs="Consolas"/>
          <w:color w:val="A31515"/>
          <w:sz w:val="19"/>
          <w:szCs w:val="19"/>
        </w:rPr>
        <w:t>NDCTu</w:t>
      </w:r>
      <w:r>
        <w:rPr>
          <w:rFonts w:ascii="Consolas" w:hAnsi="Consolas" w:cs="Consolas"/>
          <w:color w:val="0000FF"/>
          <w:sz w:val="19"/>
          <w:szCs w:val="19"/>
        </w:rPr>
        <w:t>&gt;</w:t>
      </w:r>
    </w:p>
    <w:p w14:paraId="09039A12" w14:textId="77777777" w:rsidR="003B6CC4" w:rsidRDefault="003B6CC4" w:rsidP="003B6CC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sidRPr="002E2A3F">
        <w:rPr>
          <w:rFonts w:ascii="Consolas" w:hAnsi="Consolas" w:cs="Consolas"/>
          <w:color w:val="A31515"/>
          <w:sz w:val="19"/>
          <w:szCs w:val="19"/>
        </w:rPr>
        <w:t>NNT</w:t>
      </w:r>
      <w:r>
        <w:rPr>
          <w:rFonts w:ascii="Consolas" w:hAnsi="Consolas" w:cs="Consolas"/>
          <w:color w:val="0000FF"/>
          <w:sz w:val="19"/>
          <w:szCs w:val="19"/>
        </w:rPr>
        <w:t>&gt;</w:t>
      </w:r>
    </w:p>
    <w:p w14:paraId="6A3A62E1" w14:textId="7951A70E" w:rsidR="003B6CC4" w:rsidRPr="00AE187D" w:rsidRDefault="003B6CC4" w:rsidP="003B6CC4">
      <w:pPr>
        <w:autoSpaceDE w:val="0"/>
        <w:autoSpaceDN w:val="0"/>
        <w:adjustRightInd w:val="0"/>
        <w:rPr>
          <w:rFonts w:ascii="Consolas" w:hAnsi="Consolas" w:cs="Consolas"/>
          <w:color w:val="0000FF"/>
          <w:sz w:val="19"/>
          <w:szCs w:val="19"/>
          <w:lang w:val="nl-NL"/>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Ten</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Tên</w:t>
      </w:r>
      <w:r w:rsidR="000E26B3" w:rsidRPr="00AE187D">
        <w:rPr>
          <w:color w:val="000000"/>
          <w:sz w:val="18"/>
          <w:szCs w:val="18"/>
          <w:shd w:val="clear" w:color="auto" w:fill="FFFFFF"/>
          <w:lang w:val="nl-NL"/>
        </w:rPr>
        <w: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Ten</w:t>
      </w:r>
      <w:r w:rsidRPr="00AE187D">
        <w:rPr>
          <w:rFonts w:ascii="Consolas" w:hAnsi="Consolas" w:cs="Consolas"/>
          <w:color w:val="0000FF"/>
          <w:sz w:val="19"/>
          <w:szCs w:val="19"/>
          <w:lang w:val="nl-NL"/>
        </w:rPr>
        <w:t>&gt;</w:t>
      </w:r>
    </w:p>
    <w:p w14:paraId="5CF0305F" w14:textId="77777777" w:rsidR="003B6CC4" w:rsidRPr="00AE187D" w:rsidRDefault="003B6CC4" w:rsidP="003B6CC4">
      <w:pPr>
        <w:autoSpaceDE w:val="0"/>
        <w:autoSpaceDN w:val="0"/>
        <w:adjustRightInd w:val="0"/>
        <w:ind w:left="1440" w:firstLine="720"/>
        <w:rPr>
          <w:rFonts w:ascii="Consolas" w:hAnsi="Consolas" w:cs="Consolas"/>
          <w:color w:val="000000"/>
          <w:sz w:val="19"/>
          <w:szCs w:val="19"/>
          <w:lang w:val="nl-NL"/>
        </w:rPr>
      </w:pPr>
      <w:r w:rsidRPr="00AE187D">
        <w:rPr>
          <w:rFonts w:ascii="Consolas" w:hAnsi="Consolas" w:cs="Consolas"/>
          <w:color w:val="0000FF"/>
          <w:sz w:val="19"/>
          <w:szCs w:val="19"/>
          <w:lang w:val="nl-NL"/>
        </w:rPr>
        <w:t>&lt;</w:t>
      </w:r>
      <w:r w:rsidRPr="00AE187D">
        <w:rPr>
          <w:rFonts w:ascii="Consolas" w:eastAsiaTheme="minorHAnsi" w:hAnsi="Consolas" w:cs="Consolas"/>
          <w:color w:val="C00000"/>
          <w:sz w:val="19"/>
          <w:szCs w:val="19"/>
          <w:lang w:val="nl-NL"/>
        </w:rPr>
        <w:t>MKHang</w:t>
      </w:r>
      <w:r w:rsidRPr="00AE187D">
        <w:rPr>
          <w:rFonts w:ascii="Consolas" w:eastAsiaTheme="minorHAnsi" w:hAnsi="Consolas" w:cs="Consolas"/>
          <w:color w:val="0000FF"/>
          <w:sz w:val="19"/>
          <w:szCs w:val="19"/>
          <w:lang w:val="nl-NL"/>
        </w:rPr>
        <w:t>&gt;</w:t>
      </w:r>
      <w:r w:rsidRPr="00AE187D">
        <w:rPr>
          <w:rFonts w:ascii="Consolas" w:eastAsiaTheme="minorHAnsi" w:hAnsi="Consolas" w:cs="Consolas"/>
          <w:sz w:val="19"/>
          <w:szCs w:val="19"/>
          <w:lang w:val="nl-NL"/>
        </w:rPr>
        <w:t>Mã khách hàng</w:t>
      </w:r>
      <w:r w:rsidRPr="00AE187D">
        <w:rPr>
          <w:rFonts w:ascii="Consolas" w:eastAsiaTheme="minorHAnsi" w:hAnsi="Consolas" w:cs="Consolas"/>
          <w:color w:val="0000FF"/>
          <w:sz w:val="19"/>
          <w:szCs w:val="19"/>
          <w:lang w:val="nl-NL"/>
        </w:rPr>
        <w:t>&lt;/</w:t>
      </w:r>
      <w:r w:rsidRPr="00AE187D">
        <w:rPr>
          <w:rFonts w:ascii="Consolas" w:eastAsiaTheme="minorHAnsi" w:hAnsi="Consolas" w:cs="Consolas"/>
          <w:color w:val="C00000"/>
          <w:sz w:val="19"/>
          <w:szCs w:val="19"/>
          <w:lang w:val="nl-NL"/>
        </w:rPr>
        <w:t>MKHang</w:t>
      </w:r>
      <w:r w:rsidRPr="00AE187D">
        <w:rPr>
          <w:rFonts w:ascii="Consolas" w:eastAsiaTheme="minorHAnsi" w:hAnsi="Consolas" w:cs="Consolas"/>
          <w:color w:val="0000FF"/>
          <w:sz w:val="19"/>
          <w:szCs w:val="19"/>
          <w:lang w:val="nl-NL"/>
        </w:rPr>
        <w:t>&gt;</w:t>
      </w:r>
    </w:p>
    <w:p w14:paraId="057C962A" w14:textId="77777777" w:rsidR="003B6CC4" w:rsidRPr="00AE187D" w:rsidRDefault="003B6CC4" w:rsidP="003B6CC4">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MST</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số thuế (Bắt buộc nếu có)</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MST</w:t>
      </w:r>
      <w:r w:rsidRPr="00AE187D">
        <w:rPr>
          <w:rFonts w:ascii="Consolas" w:hAnsi="Consolas" w:cs="Consolas"/>
          <w:color w:val="0000FF"/>
          <w:sz w:val="19"/>
          <w:szCs w:val="19"/>
          <w:lang w:val="nl-NL"/>
        </w:rPr>
        <w:t>&gt;</w:t>
      </w:r>
    </w:p>
    <w:p w14:paraId="17998115" w14:textId="4C82A9D7" w:rsidR="003B6CC4" w:rsidRPr="00AE187D" w:rsidRDefault="003B6CC4" w:rsidP="003B6CC4">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DChi</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Địa chỉ </w:t>
      </w:r>
      <w:r w:rsidR="000E26B3" w:rsidRPr="00AE187D">
        <w:rPr>
          <w:color w:val="000000"/>
          <w:sz w:val="18"/>
          <w:szCs w:val="18"/>
          <w:shd w:val="clear" w:color="auto" w:fill="FFFFFF"/>
          <w:lang w:val="nl-NL"/>
        </w:rPr>
        <w: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DChi</w:t>
      </w:r>
      <w:r w:rsidRPr="00AE187D">
        <w:rPr>
          <w:rFonts w:ascii="Consolas" w:hAnsi="Consolas" w:cs="Consolas"/>
          <w:color w:val="0000FF"/>
          <w:sz w:val="19"/>
          <w:szCs w:val="19"/>
          <w:lang w:val="nl-NL"/>
        </w:rPr>
        <w:t>&gt;</w:t>
      </w:r>
    </w:p>
    <w:p w14:paraId="76F9C277" w14:textId="77777777" w:rsidR="003B6CC4" w:rsidRPr="00AE187D" w:rsidRDefault="003B6CC4" w:rsidP="003B6CC4">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C00000"/>
          <w:sz w:val="19"/>
          <w:szCs w:val="19"/>
          <w:lang w:val="nl-NL"/>
        </w:rPr>
        <w:t>QTich</w:t>
      </w:r>
      <w:r w:rsidRPr="00AE187D">
        <w:rPr>
          <w:rFonts w:ascii="Consolas" w:hAnsi="Consolas" w:cs="Consolas"/>
          <w:color w:val="0000FF"/>
          <w:sz w:val="19"/>
          <w:szCs w:val="19"/>
          <w:lang w:val="nl-NL"/>
        </w:rPr>
        <w:t>&gt;</w:t>
      </w:r>
      <w:r w:rsidRPr="00AE187D">
        <w:rPr>
          <w:rFonts w:ascii="Consolas" w:hAnsi="Consolas" w:cs="Consolas"/>
          <w:sz w:val="19"/>
          <w:szCs w:val="19"/>
          <w:lang w:val="nl-NL"/>
        </w:rPr>
        <w:t>Quốc tịch(VN)</w:t>
      </w:r>
      <w:r w:rsidRPr="00AE187D">
        <w:rPr>
          <w:rFonts w:ascii="Consolas" w:hAnsi="Consolas" w:cs="Consolas"/>
          <w:color w:val="0000FF"/>
          <w:sz w:val="19"/>
          <w:szCs w:val="19"/>
          <w:lang w:val="nl-NL"/>
        </w:rPr>
        <w:t>&lt;/</w:t>
      </w:r>
      <w:r w:rsidRPr="00AE187D">
        <w:rPr>
          <w:rFonts w:ascii="Consolas" w:hAnsi="Consolas" w:cs="Consolas"/>
          <w:color w:val="C00000"/>
          <w:sz w:val="19"/>
          <w:szCs w:val="19"/>
          <w:lang w:val="nl-NL"/>
        </w:rPr>
        <w:t>QTich</w:t>
      </w:r>
      <w:r w:rsidRPr="00AE187D">
        <w:rPr>
          <w:rFonts w:ascii="Consolas" w:hAnsi="Consolas" w:cs="Consolas"/>
          <w:color w:val="0000FF"/>
          <w:sz w:val="19"/>
          <w:szCs w:val="19"/>
          <w:lang w:val="nl-NL"/>
        </w:rPr>
        <w:t>&gt;</w:t>
      </w:r>
    </w:p>
    <w:p w14:paraId="66A64624" w14:textId="77777777" w:rsidR="003B6CC4" w:rsidRPr="00AE187D" w:rsidRDefault="003B6CC4" w:rsidP="003B6CC4">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CNCTru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Mã cá nhân cư trú</w:t>
      </w:r>
      <w:r w:rsidRPr="00AE187D">
        <w:rPr>
          <w:lang w:val="nl-NL"/>
        </w:rPr>
        <w:t xml:space="preserve"> </w:t>
      </w:r>
      <w:r w:rsidRPr="00AE187D">
        <w:rPr>
          <w:rFonts w:ascii="Consolas" w:hAnsi="Consolas"/>
          <w:sz w:val="19"/>
          <w:szCs w:val="19"/>
          <w:lang w:val="nl-NL"/>
        </w:rPr>
        <w:t>Số (0: Cá nhân không cư trú, 1: Cá nhân cư trú)*</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CNCTru</w:t>
      </w:r>
      <w:r w:rsidRPr="00AE187D">
        <w:rPr>
          <w:rFonts w:ascii="Consolas" w:hAnsi="Consolas" w:cs="Consolas"/>
          <w:color w:val="0000FF"/>
          <w:sz w:val="19"/>
          <w:szCs w:val="19"/>
          <w:lang w:val="nl-NL"/>
        </w:rPr>
        <w:t>&gt;</w:t>
      </w:r>
    </w:p>
    <w:p w14:paraId="6E0F9A9E" w14:textId="77777777" w:rsidR="00F94001" w:rsidRPr="00AE187D" w:rsidRDefault="003B6CC4" w:rsidP="00F94001">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00F94001" w:rsidRPr="00AE187D">
        <w:rPr>
          <w:rFonts w:ascii="Consolas" w:hAnsi="Consolas" w:cs="Consolas"/>
          <w:color w:val="0000FF"/>
          <w:sz w:val="19"/>
          <w:szCs w:val="19"/>
          <w:highlight w:val="yellow"/>
          <w:lang w:val="nl-NL"/>
        </w:rPr>
        <w:t>&lt;</w:t>
      </w:r>
      <w:r w:rsidR="00F94001" w:rsidRPr="00AE187D">
        <w:rPr>
          <w:highlight w:val="yellow"/>
          <w:lang w:val="nl-NL"/>
        </w:rPr>
        <w:t xml:space="preserve"> </w:t>
      </w:r>
      <w:r w:rsidR="00F94001" w:rsidRPr="00AE187D">
        <w:rPr>
          <w:rFonts w:ascii="Consolas" w:hAnsi="Consolas" w:cs="Consolas"/>
          <w:color w:val="A31515"/>
          <w:sz w:val="19"/>
          <w:szCs w:val="19"/>
          <w:highlight w:val="yellow"/>
          <w:lang w:val="nl-NL"/>
        </w:rPr>
        <w:t>CMND</w:t>
      </w:r>
      <w:r w:rsidR="00F94001" w:rsidRPr="00AE187D">
        <w:rPr>
          <w:rFonts w:ascii="Consolas" w:hAnsi="Consolas" w:cs="Consolas"/>
          <w:color w:val="0000FF"/>
          <w:sz w:val="19"/>
          <w:szCs w:val="19"/>
          <w:highlight w:val="yellow"/>
          <w:lang w:val="nl-NL"/>
        </w:rPr>
        <w:t>&gt;</w:t>
      </w:r>
      <w:r w:rsidR="00F94001" w:rsidRPr="00AE187D">
        <w:rPr>
          <w:highlight w:val="yellow"/>
          <w:lang w:val="nl-NL"/>
        </w:rPr>
        <w:t xml:space="preserve"> </w:t>
      </w:r>
      <w:r w:rsidR="00F94001" w:rsidRPr="00AE187D">
        <w:rPr>
          <w:rFonts w:ascii="Consolas" w:hAnsi="Consolas" w:cs="Consolas"/>
          <w:color w:val="000000"/>
          <w:sz w:val="19"/>
          <w:szCs w:val="19"/>
          <w:highlight w:val="yellow"/>
          <w:lang w:val="nl-NL"/>
        </w:rPr>
        <w:t>Số định danh cá nhân, giấy tờ tùy thân hoặc số hộ chiếu (</w:t>
      </w:r>
      <w:r w:rsidR="00F94001" w:rsidRPr="00AE187D">
        <w:rPr>
          <w:rFonts w:ascii="Consolas" w:hAnsi="Consolas"/>
          <w:color w:val="FF0000"/>
          <w:sz w:val="19"/>
          <w:szCs w:val="19"/>
          <w:highlight w:val="yellow"/>
          <w:lang w:val="nl-NL"/>
        </w:rPr>
        <w:t>Bắt buộc (Đối với trường hợp không có MST</w:t>
      </w:r>
      <w:r w:rsidR="00F94001" w:rsidRPr="00AE187D">
        <w:rPr>
          <w:rFonts w:ascii="Consolas" w:hAnsi="Consolas"/>
          <w:sz w:val="19"/>
          <w:szCs w:val="19"/>
          <w:highlight w:val="yellow"/>
          <w:lang w:val="nl-NL"/>
        </w:rPr>
        <w:t>))</w:t>
      </w:r>
      <w:r w:rsidR="00F94001" w:rsidRPr="00AE187D">
        <w:rPr>
          <w:rFonts w:ascii="Consolas" w:hAnsi="Consolas" w:cs="Consolas"/>
          <w:color w:val="0000FF"/>
          <w:sz w:val="19"/>
          <w:szCs w:val="19"/>
          <w:highlight w:val="yellow"/>
          <w:lang w:val="nl-NL"/>
        </w:rPr>
        <w:t>&lt;/</w:t>
      </w:r>
      <w:r w:rsidR="00F94001" w:rsidRPr="00AE187D">
        <w:rPr>
          <w:rFonts w:ascii="Consolas" w:hAnsi="Consolas" w:cs="Consolas"/>
          <w:color w:val="A31515"/>
          <w:sz w:val="19"/>
          <w:szCs w:val="19"/>
          <w:highlight w:val="yellow"/>
          <w:lang w:val="nl-NL"/>
        </w:rPr>
        <w:t>CMND</w:t>
      </w:r>
      <w:r w:rsidR="00F94001" w:rsidRPr="00AE187D">
        <w:rPr>
          <w:rFonts w:ascii="Consolas" w:hAnsi="Consolas" w:cs="Consolas"/>
          <w:color w:val="0000FF"/>
          <w:sz w:val="19"/>
          <w:szCs w:val="19"/>
          <w:highlight w:val="yellow"/>
          <w:lang w:val="nl-NL"/>
        </w:rPr>
        <w:t>&gt;</w:t>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p>
    <w:p w14:paraId="32D4CFC4" w14:textId="445438B0" w:rsidR="003B6CC4" w:rsidRPr="00AE187D" w:rsidRDefault="003B6CC4" w:rsidP="00F94001">
      <w:pPr>
        <w:autoSpaceDE w:val="0"/>
        <w:autoSpaceDN w:val="0"/>
        <w:adjustRightInd w:val="0"/>
        <w:ind w:left="1440" w:firstLine="720"/>
        <w:rPr>
          <w:rFonts w:ascii="Consolas" w:hAnsi="Consolas" w:cs="Consolas"/>
          <w:color w:val="000000"/>
          <w:sz w:val="19"/>
          <w:szCs w:val="19"/>
          <w:lang w:val="nl-NL"/>
        </w:rPr>
      </w:pP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DCTDTu</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Địa chỉ thư điện tử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DCTDTu</w:t>
      </w:r>
      <w:r w:rsidRPr="00AE187D">
        <w:rPr>
          <w:rFonts w:ascii="Consolas" w:hAnsi="Consolas" w:cs="Consolas"/>
          <w:color w:val="0000FF"/>
          <w:sz w:val="19"/>
          <w:szCs w:val="19"/>
          <w:lang w:val="nl-NL"/>
        </w:rPr>
        <w:t>&gt;</w:t>
      </w:r>
    </w:p>
    <w:p w14:paraId="293371BD" w14:textId="4BBA6A5B" w:rsidR="003B6CC4" w:rsidRPr="00AE187D" w:rsidRDefault="003B6CC4" w:rsidP="003B6CC4">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lang w:val="nl-NL"/>
        </w:rPr>
        <w:t xml:space="preserve"> </w:t>
      </w:r>
      <w:r w:rsidRPr="00AE187D">
        <w:rPr>
          <w:rFonts w:ascii="Consolas" w:hAnsi="Consolas" w:cs="Consolas"/>
          <w:color w:val="A31515"/>
          <w:sz w:val="19"/>
          <w:szCs w:val="19"/>
          <w:lang w:val="nl-NL"/>
        </w:rPr>
        <w:t xml:space="preserve">SDThoai </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Số điện thoại</w:t>
      </w:r>
      <w:r w:rsidRPr="00AE187D">
        <w:rPr>
          <w:rFonts w:ascii="Consolas" w:hAnsi="Consolas" w:cs="Consolas"/>
          <w:color w:val="0000FF"/>
          <w:sz w:val="19"/>
          <w:szCs w:val="19"/>
          <w:lang w:val="nl-NL"/>
        </w:rPr>
        <w:t xml:space="preserve"> </w:t>
      </w:r>
      <w:r w:rsidR="000E26B3" w:rsidRPr="00AE187D">
        <w:rPr>
          <w:color w:val="000000"/>
          <w:sz w:val="18"/>
          <w:szCs w:val="18"/>
          <w:shd w:val="clear" w:color="auto" w:fill="FFFFFF"/>
          <w:lang w:val="nl-NL"/>
        </w:rPr>
        <w:t>*</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 xml:space="preserve"> SDThoai </w:t>
      </w:r>
      <w:r w:rsidRPr="00AE187D">
        <w:rPr>
          <w:rFonts w:ascii="Consolas" w:hAnsi="Consolas" w:cs="Consolas"/>
          <w:color w:val="0000FF"/>
          <w:sz w:val="19"/>
          <w:szCs w:val="19"/>
          <w:lang w:val="nl-NL"/>
        </w:rPr>
        <w:t>&gt;</w:t>
      </w:r>
    </w:p>
    <w:p w14:paraId="359F29D7" w14:textId="5CA5BAEB" w:rsidR="003B6CC4" w:rsidRPr="00AE187D" w:rsidRDefault="003B6CC4" w:rsidP="003B6CC4">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00F94001" w:rsidRPr="00C50264">
        <w:rPr>
          <w:rFonts w:ascii="Cascadia Mono" w:eastAsiaTheme="minorHAnsi" w:hAnsi="Cascadia Mono" w:cs="Cascadia Mono"/>
          <w:color w:val="0000FF"/>
          <w:sz w:val="19"/>
          <w:szCs w:val="19"/>
          <w:highlight w:val="cyan"/>
          <w:lang w:val="nl-NL"/>
        </w:rPr>
        <w:t>&lt;</w:t>
      </w:r>
      <w:r w:rsidR="00F94001" w:rsidRPr="00C50264">
        <w:rPr>
          <w:rFonts w:ascii="Cascadia Mono" w:eastAsiaTheme="minorHAnsi" w:hAnsi="Cascadia Mono" w:cs="Cascadia Mono"/>
          <w:color w:val="A31515"/>
          <w:sz w:val="19"/>
          <w:szCs w:val="19"/>
          <w:highlight w:val="cyan"/>
          <w:lang w:val="nl-NL"/>
        </w:rPr>
        <w:t>GChu</w:t>
      </w:r>
      <w:r w:rsidR="00F94001" w:rsidRPr="00C50264">
        <w:rPr>
          <w:rFonts w:ascii="Cascadia Mono" w:eastAsiaTheme="minorHAnsi" w:hAnsi="Cascadia Mono" w:cs="Cascadia Mono"/>
          <w:color w:val="0000FF"/>
          <w:sz w:val="19"/>
          <w:szCs w:val="19"/>
          <w:highlight w:val="cyan"/>
          <w:lang w:val="nl-NL"/>
        </w:rPr>
        <w:t>&gt;</w:t>
      </w:r>
      <w:r w:rsidR="00F94001" w:rsidRPr="00C50264">
        <w:rPr>
          <w:rFonts w:ascii="Cascadia Mono" w:eastAsiaTheme="minorHAnsi" w:hAnsi="Cascadia Mono" w:cs="Cascadia Mono"/>
          <w:color w:val="000000"/>
          <w:sz w:val="19"/>
          <w:szCs w:val="19"/>
          <w:highlight w:val="cyan"/>
          <w:lang w:val="nl-NL"/>
        </w:rPr>
        <w:t xml:space="preserve">Ghi chú 255 </w:t>
      </w:r>
      <w:r w:rsidR="00F94001" w:rsidRPr="00C50264">
        <w:rPr>
          <w:rFonts w:ascii="Cascadia Mono" w:eastAsiaTheme="minorHAnsi" w:hAnsi="Cascadia Mono" w:cs="Cascadia Mono"/>
          <w:color w:val="0000FF"/>
          <w:sz w:val="19"/>
          <w:szCs w:val="19"/>
          <w:highlight w:val="cyan"/>
          <w:lang w:val="nl-NL"/>
        </w:rPr>
        <w:t>&lt;/</w:t>
      </w:r>
      <w:r w:rsidR="00F94001" w:rsidRPr="00C50264">
        <w:rPr>
          <w:rFonts w:ascii="Cascadia Mono" w:eastAsiaTheme="minorHAnsi" w:hAnsi="Cascadia Mono" w:cs="Cascadia Mono"/>
          <w:color w:val="A31515"/>
          <w:sz w:val="19"/>
          <w:szCs w:val="19"/>
          <w:highlight w:val="cyan"/>
          <w:lang w:val="nl-NL"/>
        </w:rPr>
        <w:t>GChu</w:t>
      </w:r>
      <w:r w:rsidR="00F94001" w:rsidRPr="00C50264">
        <w:rPr>
          <w:rFonts w:ascii="Cascadia Mono" w:eastAsiaTheme="minorHAnsi" w:hAnsi="Cascadia Mono" w:cs="Cascadia Mono"/>
          <w:color w:val="0000FF"/>
          <w:sz w:val="19"/>
          <w:szCs w:val="19"/>
          <w:highlight w:val="cyan"/>
          <w:lang w:val="nl-NL"/>
        </w:rPr>
        <w:t>&gt;</w:t>
      </w:r>
    </w:p>
    <w:p w14:paraId="3614F034" w14:textId="77777777" w:rsidR="003B6CC4" w:rsidRPr="00AE187D" w:rsidRDefault="003B6CC4" w:rsidP="003B6CC4">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NNT</w:t>
      </w:r>
      <w:r w:rsidRPr="00AE187D">
        <w:rPr>
          <w:rFonts w:ascii="Consolas" w:hAnsi="Consolas" w:cs="Consolas"/>
          <w:color w:val="0000FF"/>
          <w:sz w:val="19"/>
          <w:szCs w:val="19"/>
          <w:lang w:val="nl-NL"/>
        </w:rPr>
        <w:t>&gt;</w:t>
      </w:r>
    </w:p>
    <w:p w14:paraId="5C4FBF39" w14:textId="77777777" w:rsidR="003B6CC4" w:rsidRPr="00AE187D" w:rsidRDefault="003B6CC4" w:rsidP="003B6CC4">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TTNCNKTru</w:t>
      </w:r>
      <w:r w:rsidRPr="00AE187D">
        <w:rPr>
          <w:rFonts w:ascii="Consolas" w:hAnsi="Consolas" w:cs="Consolas"/>
          <w:color w:val="0000FF"/>
          <w:sz w:val="19"/>
          <w:szCs w:val="19"/>
          <w:lang w:val="nl-NL"/>
        </w:rPr>
        <w:t>&gt;</w:t>
      </w:r>
    </w:p>
    <w:p w14:paraId="7A67E0B8" w14:textId="77777777" w:rsidR="003B6CC4" w:rsidRPr="00AE187D" w:rsidRDefault="003B6CC4" w:rsidP="003B6CC4">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KTNhap&gt;</w:t>
      </w:r>
      <w:r w:rsidRPr="00AE187D">
        <w:rPr>
          <w:color w:val="000000"/>
          <w:sz w:val="18"/>
          <w:szCs w:val="18"/>
          <w:shd w:val="clear" w:color="auto" w:fill="FFFFFF"/>
          <w:lang w:val="nl-NL"/>
        </w:rPr>
        <w:t>Khoản thu nhập *</w:t>
      </w:r>
      <w:r w:rsidRPr="00AE187D">
        <w:rPr>
          <w:rFonts w:ascii="Consolas" w:hAnsi="Consolas" w:cs="Consolas"/>
          <w:color w:val="0000FF"/>
          <w:sz w:val="19"/>
          <w:szCs w:val="19"/>
          <w:lang w:val="nl-NL"/>
        </w:rPr>
        <w:t>&lt;/</w:t>
      </w:r>
      <w:r w:rsidRPr="00AE187D">
        <w:rPr>
          <w:rFonts w:ascii="Consolas" w:hAnsi="Consolas" w:cs="Consolas"/>
          <w:color w:val="A31515"/>
          <w:sz w:val="19"/>
          <w:szCs w:val="19"/>
          <w:lang w:val="nl-NL"/>
        </w:rPr>
        <w:t>KTNhap</w:t>
      </w:r>
      <w:r w:rsidRPr="00AE187D">
        <w:rPr>
          <w:rFonts w:ascii="Consolas" w:hAnsi="Consolas" w:cs="Consolas"/>
          <w:color w:val="0000FF"/>
          <w:sz w:val="19"/>
          <w:szCs w:val="19"/>
          <w:lang w:val="nl-NL"/>
        </w:rPr>
        <w:t>&gt;</w:t>
      </w:r>
    </w:p>
    <w:p w14:paraId="7E24EC13" w14:textId="77777777" w:rsidR="003B6CC4" w:rsidRPr="00AE187D" w:rsidRDefault="003B6CC4" w:rsidP="003B6CC4">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&lt;T</w:t>
      </w:r>
      <w:r w:rsidRPr="00AE187D">
        <w:rPr>
          <w:rFonts w:ascii="Consolas" w:hAnsi="Consolas" w:cs="Consolas"/>
          <w:color w:val="A31515"/>
          <w:sz w:val="19"/>
          <w:szCs w:val="19"/>
          <w:lang w:val="nl-NL"/>
        </w:rPr>
        <w:t>Thang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Thời điểm trả thu nhập(từ tháng)*</w:t>
      </w:r>
      <w:r w:rsidRPr="00AE187D">
        <w:rPr>
          <w:rFonts w:ascii="Consolas" w:hAnsi="Consolas" w:cs="Consolas"/>
          <w:color w:val="0000FF"/>
          <w:sz w:val="19"/>
          <w:szCs w:val="19"/>
          <w:lang w:val="nl-NL"/>
        </w:rPr>
        <w:t>&lt;/</w:t>
      </w:r>
      <w:r w:rsidRPr="00AE187D">
        <w:rPr>
          <w:lang w:val="nl-NL"/>
        </w:rPr>
        <w:t xml:space="preserve"> </w:t>
      </w:r>
      <w:r w:rsidRPr="00AE187D">
        <w:rPr>
          <w:rFonts w:ascii="Consolas" w:hAnsi="Consolas" w:cs="Consolas"/>
          <w:color w:val="0000FF"/>
          <w:sz w:val="19"/>
          <w:szCs w:val="19"/>
          <w:lang w:val="nl-NL"/>
        </w:rPr>
        <w:t>T</w:t>
      </w:r>
      <w:r w:rsidRPr="00AE187D">
        <w:rPr>
          <w:rFonts w:ascii="Consolas" w:hAnsi="Consolas" w:cs="Consolas"/>
          <w:color w:val="A31515"/>
          <w:sz w:val="19"/>
          <w:szCs w:val="19"/>
          <w:lang w:val="nl-NL"/>
        </w:rPr>
        <w:t>Thang</w:t>
      </w:r>
      <w:r w:rsidRPr="00AE187D">
        <w:rPr>
          <w:rFonts w:ascii="Consolas" w:hAnsi="Consolas" w:cs="Consolas"/>
          <w:color w:val="0000FF"/>
          <w:sz w:val="19"/>
          <w:szCs w:val="19"/>
          <w:lang w:val="nl-NL"/>
        </w:rPr>
        <w:t>&gt;</w:t>
      </w:r>
    </w:p>
    <w:p w14:paraId="69819135" w14:textId="77777777" w:rsidR="003B6CC4" w:rsidRPr="00AE187D" w:rsidRDefault="003B6CC4" w:rsidP="003B6CC4">
      <w:pPr>
        <w:autoSpaceDE w:val="0"/>
        <w:autoSpaceDN w:val="0"/>
        <w:adjustRightInd w:val="0"/>
        <w:ind w:left="1440" w:firstLine="720"/>
        <w:rPr>
          <w:rFonts w:ascii="Consolas" w:hAnsi="Consolas" w:cs="Consolas"/>
          <w:color w:val="000000"/>
          <w:sz w:val="19"/>
          <w:szCs w:val="19"/>
          <w:lang w:val="nl-NL"/>
        </w:rPr>
      </w:pPr>
      <w:r w:rsidRPr="00AE187D">
        <w:rPr>
          <w:rFonts w:ascii="Consolas" w:hAnsi="Consolas" w:cs="Consolas"/>
          <w:color w:val="0000FF"/>
          <w:sz w:val="19"/>
          <w:szCs w:val="19"/>
          <w:lang w:val="nl-NL"/>
        </w:rPr>
        <w:t>&lt;D</w:t>
      </w:r>
      <w:r w:rsidRPr="00AE187D">
        <w:rPr>
          <w:rFonts w:ascii="Consolas" w:hAnsi="Consolas" w:cs="Consolas"/>
          <w:color w:val="A31515"/>
          <w:sz w:val="19"/>
          <w:szCs w:val="19"/>
          <w:lang w:val="nl-NL"/>
        </w:rPr>
        <w:t>Thang</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Thời điểm trả thu nhập(Đến tháng)*</w:t>
      </w:r>
      <w:r w:rsidRPr="00AE187D">
        <w:rPr>
          <w:rFonts w:ascii="Consolas" w:hAnsi="Consolas" w:cs="Consolas"/>
          <w:color w:val="0000FF"/>
          <w:sz w:val="19"/>
          <w:szCs w:val="19"/>
          <w:lang w:val="nl-NL"/>
        </w:rPr>
        <w:t>&lt;/</w:t>
      </w:r>
      <w:r w:rsidRPr="00AE187D">
        <w:rPr>
          <w:lang w:val="nl-NL"/>
        </w:rPr>
        <w:t xml:space="preserve"> </w:t>
      </w:r>
      <w:r w:rsidRPr="00AE187D">
        <w:rPr>
          <w:rFonts w:ascii="Consolas" w:hAnsi="Consolas" w:cs="Consolas"/>
          <w:color w:val="0000FF"/>
          <w:sz w:val="19"/>
          <w:szCs w:val="19"/>
          <w:lang w:val="nl-NL"/>
        </w:rPr>
        <w:t>D</w:t>
      </w:r>
      <w:r w:rsidRPr="00AE187D">
        <w:rPr>
          <w:rFonts w:ascii="Consolas" w:hAnsi="Consolas" w:cs="Consolas"/>
          <w:color w:val="A31515"/>
          <w:sz w:val="19"/>
          <w:szCs w:val="19"/>
          <w:lang w:val="nl-NL"/>
        </w:rPr>
        <w:t>Thang</w:t>
      </w:r>
      <w:r w:rsidRPr="00AE187D">
        <w:rPr>
          <w:rFonts w:ascii="Consolas" w:hAnsi="Consolas" w:cs="Consolas"/>
          <w:color w:val="0000FF"/>
          <w:sz w:val="19"/>
          <w:szCs w:val="19"/>
          <w:lang w:val="nl-NL"/>
        </w:rPr>
        <w:t>&gt;</w:t>
      </w:r>
    </w:p>
    <w:p w14:paraId="2AAC8548" w14:textId="77777777" w:rsidR="003B6CC4" w:rsidRPr="00AE187D" w:rsidRDefault="003B6CC4" w:rsidP="003B6CC4">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C00000"/>
          <w:sz w:val="19"/>
          <w:szCs w:val="19"/>
          <w:lang w:val="nl-NL"/>
        </w:rPr>
        <w:t>Nam</w:t>
      </w:r>
      <w:r w:rsidRPr="00AE187D">
        <w:rPr>
          <w:rFonts w:ascii="Consolas" w:hAnsi="Consolas" w:cs="Consolas"/>
          <w:color w:val="0000FF"/>
          <w:sz w:val="19"/>
          <w:szCs w:val="19"/>
          <w:lang w:val="nl-NL"/>
        </w:rPr>
        <w:t>&gt;</w:t>
      </w:r>
      <w:r w:rsidRPr="00AE187D">
        <w:rPr>
          <w:rFonts w:ascii="Consolas" w:hAnsi="Consolas" w:cs="Consolas"/>
          <w:color w:val="000000"/>
          <w:sz w:val="19"/>
          <w:szCs w:val="19"/>
          <w:lang w:val="nl-NL"/>
        </w:rPr>
        <w:t xml:space="preserve"> Thời điểm trả thu nhập(năm)*</w:t>
      </w:r>
      <w:r w:rsidRPr="00AE187D">
        <w:rPr>
          <w:rFonts w:ascii="Consolas" w:hAnsi="Consolas" w:cs="Consolas"/>
          <w:color w:val="0000FF"/>
          <w:sz w:val="19"/>
          <w:szCs w:val="19"/>
          <w:lang w:val="nl-NL"/>
        </w:rPr>
        <w:t>&lt;/</w:t>
      </w:r>
      <w:r w:rsidRPr="00AE187D">
        <w:rPr>
          <w:lang w:val="nl-NL"/>
        </w:rPr>
        <w:t xml:space="preserve"> </w:t>
      </w:r>
      <w:r w:rsidRPr="00AE187D">
        <w:rPr>
          <w:rFonts w:ascii="Consolas" w:hAnsi="Consolas" w:cs="Consolas"/>
          <w:color w:val="A31515"/>
          <w:sz w:val="19"/>
          <w:szCs w:val="19"/>
          <w:lang w:val="nl-NL"/>
        </w:rPr>
        <w:t>Nam</w:t>
      </w:r>
      <w:r w:rsidRPr="00AE187D">
        <w:rPr>
          <w:rFonts w:ascii="Consolas" w:hAnsi="Consolas" w:cs="Consolas"/>
          <w:color w:val="0000FF"/>
          <w:sz w:val="19"/>
          <w:szCs w:val="19"/>
          <w:lang w:val="nl-NL"/>
        </w:rPr>
        <w:t>&gt;</w:t>
      </w:r>
    </w:p>
    <w:p w14:paraId="5BF3DD40" w14:textId="357BDA02" w:rsidR="00F94001" w:rsidRPr="00AE187D" w:rsidRDefault="00F94001" w:rsidP="00F94001">
      <w:pPr>
        <w:autoSpaceDE w:val="0"/>
        <w:autoSpaceDN w:val="0"/>
        <w:adjustRightInd w:val="0"/>
        <w:ind w:left="1440" w:firstLine="720"/>
        <w:rPr>
          <w:rFonts w:ascii="Consolas" w:hAnsi="Consolas" w:cs="Consolas"/>
          <w:color w:val="000000"/>
          <w:sz w:val="19"/>
          <w:szCs w:val="19"/>
          <w:lang w:val="nl-NL"/>
        </w:rPr>
      </w:pPr>
      <w:r w:rsidRPr="00AE187D">
        <w:rPr>
          <w:rFonts w:ascii="Cascadia Mono" w:eastAsiaTheme="minorHAnsi" w:hAnsi="Cascadia Mono" w:cs="Cascadia Mono"/>
          <w:color w:val="0000FF"/>
          <w:sz w:val="19"/>
          <w:szCs w:val="19"/>
          <w:highlight w:val="white"/>
          <w:lang w:val="nl-NL"/>
        </w:rPr>
        <w:t>&lt;</w:t>
      </w:r>
      <w:r w:rsidRPr="00AE187D">
        <w:rPr>
          <w:rFonts w:ascii="Cascadia Mono" w:eastAsiaTheme="minorHAnsi" w:hAnsi="Cascadia Mono" w:cs="Cascadia Mono"/>
          <w:color w:val="A31515"/>
          <w:sz w:val="19"/>
          <w:szCs w:val="19"/>
          <w:highlight w:val="cyan"/>
          <w:lang w:val="nl-NL"/>
        </w:rPr>
        <w:t>TThien</w:t>
      </w:r>
      <w:r w:rsidRPr="00AE187D">
        <w:rPr>
          <w:rFonts w:ascii="Cascadia Mono" w:eastAsiaTheme="minorHAnsi" w:hAnsi="Cascadia Mono" w:cs="Cascadia Mono"/>
          <w:color w:val="0000FF"/>
          <w:sz w:val="19"/>
          <w:szCs w:val="19"/>
          <w:highlight w:val="cyan"/>
          <w:lang w:val="nl-NL"/>
        </w:rPr>
        <w:t>&gt;</w:t>
      </w:r>
      <w:r w:rsidRPr="00AE187D">
        <w:rPr>
          <w:rFonts w:ascii="Cascadia Mono" w:eastAsiaTheme="minorHAnsi" w:hAnsi="Cascadia Mono" w:cs="Cascadia Mono"/>
          <w:color w:val="000000"/>
          <w:sz w:val="19"/>
          <w:szCs w:val="19"/>
          <w:highlight w:val="cyan"/>
          <w:lang w:val="nl-NL"/>
        </w:rPr>
        <w:t>Khoản đóng từ thiện, nhân đạo, khuyến học: *</w:t>
      </w:r>
      <w:r w:rsidRPr="00AE187D">
        <w:rPr>
          <w:rFonts w:ascii="Cascadia Mono" w:eastAsiaTheme="minorHAnsi" w:hAnsi="Cascadia Mono" w:cs="Cascadia Mono"/>
          <w:color w:val="0000FF"/>
          <w:sz w:val="19"/>
          <w:szCs w:val="19"/>
          <w:highlight w:val="cyan"/>
          <w:lang w:val="nl-NL"/>
        </w:rPr>
        <w:t>&lt;/</w:t>
      </w:r>
      <w:r w:rsidRPr="00AE187D">
        <w:rPr>
          <w:rFonts w:ascii="Cascadia Mono" w:eastAsiaTheme="minorHAnsi" w:hAnsi="Cascadia Mono" w:cs="Cascadia Mono"/>
          <w:color w:val="A31515"/>
          <w:sz w:val="19"/>
          <w:szCs w:val="19"/>
          <w:highlight w:val="cyan"/>
          <w:lang w:val="nl-NL"/>
        </w:rPr>
        <w:t>TThien</w:t>
      </w:r>
      <w:r w:rsidRPr="00AE187D">
        <w:rPr>
          <w:rFonts w:ascii="Cascadia Mono" w:eastAsiaTheme="minorHAnsi" w:hAnsi="Cascadia Mono" w:cs="Cascadia Mono"/>
          <w:color w:val="0000FF"/>
          <w:sz w:val="19"/>
          <w:szCs w:val="19"/>
          <w:highlight w:val="cyan"/>
          <w:lang w:val="nl-NL"/>
        </w:rPr>
        <w:t>&gt;</w:t>
      </w:r>
    </w:p>
    <w:p w14:paraId="3781EBA1" w14:textId="77777777" w:rsidR="003B6CC4" w:rsidRPr="00AE187D" w:rsidRDefault="003B6CC4" w:rsidP="003B6CC4">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lang w:val="nl-NL"/>
        </w:rPr>
        <w:t xml:space="preserve"> </w:t>
      </w:r>
      <w:r w:rsidRPr="00AE187D">
        <w:rPr>
          <w:rFonts w:ascii="Consolas" w:hAnsi="Consolas" w:cs="Consolas"/>
          <w:color w:val="A31515"/>
          <w:sz w:val="19"/>
          <w:szCs w:val="19"/>
          <w:lang w:val="nl-NL"/>
        </w:rPr>
        <w:t>TTNCThue</w:t>
      </w:r>
      <w:r w:rsidRPr="00AE187D">
        <w:rPr>
          <w:rFonts w:ascii="Consolas" w:hAnsi="Consolas" w:cs="Consolas"/>
          <w:color w:val="0000FF"/>
          <w:sz w:val="19"/>
          <w:szCs w:val="19"/>
          <w:lang w:val="nl-NL"/>
        </w:rPr>
        <w:t>&gt;</w:t>
      </w:r>
      <w:r w:rsidRPr="00AE187D">
        <w:rPr>
          <w:color w:val="000000"/>
          <w:sz w:val="18"/>
          <w:szCs w:val="18"/>
          <w:shd w:val="clear" w:color="auto" w:fill="FFFFFF"/>
          <w:lang w:val="nl-NL"/>
        </w:rPr>
        <w:t xml:space="preserve"> </w:t>
      </w:r>
      <w:r w:rsidRPr="00AE187D">
        <w:rPr>
          <w:rFonts w:ascii="Consolas" w:hAnsi="Consolas"/>
          <w:sz w:val="18"/>
          <w:szCs w:val="18"/>
          <w:lang w:val="nl-NL"/>
        </w:rPr>
        <w:t>Tổng thu nhập chịu thuế (</w:t>
      </w:r>
      <w:r w:rsidRPr="00AE187D">
        <w:rPr>
          <w:rFonts w:ascii="Consolas" w:hAnsi="Consolas"/>
          <w:color w:val="FF0000"/>
          <w:sz w:val="18"/>
          <w:szCs w:val="18"/>
          <w:lang w:val="nl-NL"/>
        </w:rPr>
        <w:t>Tổng thu nhập chịu thuế phải khấu trừ</w:t>
      </w:r>
      <w:r w:rsidRPr="00AE187D">
        <w:rPr>
          <w:rFonts w:ascii="Consolas" w:hAnsi="Consolas"/>
          <w:sz w:val="18"/>
          <w:szCs w:val="18"/>
          <w:lang w:val="nl-NL"/>
        </w:rPr>
        <w:t>)*</w:t>
      </w:r>
      <w:r w:rsidRPr="00AE187D">
        <w:rPr>
          <w:rFonts w:ascii="Consolas" w:hAnsi="Consolas" w:cs="Consolas"/>
          <w:color w:val="0000FF"/>
          <w:sz w:val="18"/>
          <w:szCs w:val="18"/>
          <w:lang w:val="nl-NL"/>
        </w:rPr>
        <w:t>&lt;/</w:t>
      </w:r>
      <w:r w:rsidRPr="00AE187D">
        <w:rPr>
          <w:rFonts w:ascii="Consolas" w:hAnsi="Consolas" w:cs="Consolas"/>
          <w:color w:val="A31515"/>
          <w:sz w:val="19"/>
          <w:szCs w:val="19"/>
          <w:lang w:val="nl-NL"/>
        </w:rPr>
        <w:t xml:space="preserve"> TTNCThue</w:t>
      </w:r>
      <w:r w:rsidRPr="00AE187D">
        <w:rPr>
          <w:rFonts w:ascii="Consolas" w:hAnsi="Consolas" w:cs="Consolas"/>
          <w:color w:val="0000FF"/>
          <w:sz w:val="19"/>
          <w:szCs w:val="19"/>
          <w:lang w:val="nl-NL"/>
        </w:rPr>
        <w:t xml:space="preserve"> &gt;</w:t>
      </w:r>
    </w:p>
    <w:p w14:paraId="0E395C7A" w14:textId="77777777" w:rsidR="003B6CC4" w:rsidRPr="00AE187D" w:rsidRDefault="003B6CC4" w:rsidP="003B6CC4">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lang w:val="nl-NL"/>
        </w:rPr>
        <w:t xml:space="preserve"> </w:t>
      </w:r>
      <w:r w:rsidRPr="00AE187D">
        <w:rPr>
          <w:rFonts w:ascii="Consolas" w:hAnsi="Consolas" w:cs="Consolas"/>
          <w:color w:val="A31515"/>
          <w:sz w:val="19"/>
          <w:szCs w:val="19"/>
          <w:lang w:val="nl-NL"/>
        </w:rPr>
        <w:t>TTNTThue</w:t>
      </w:r>
      <w:r w:rsidRPr="00AE187D">
        <w:rPr>
          <w:rFonts w:ascii="Consolas" w:hAnsi="Consolas" w:cs="Consolas"/>
          <w:color w:val="0000FF"/>
          <w:sz w:val="19"/>
          <w:szCs w:val="19"/>
          <w:lang w:val="nl-NL"/>
        </w:rPr>
        <w:t>&gt;</w:t>
      </w:r>
      <w:r w:rsidRPr="00AE187D">
        <w:rPr>
          <w:lang w:val="nl-NL"/>
        </w:rPr>
        <w:t xml:space="preserve"> </w:t>
      </w:r>
      <w:r w:rsidRPr="00AE187D">
        <w:rPr>
          <w:rFonts w:ascii="Consolas" w:hAnsi="Consolas"/>
          <w:sz w:val="18"/>
          <w:szCs w:val="18"/>
          <w:lang w:val="nl-NL"/>
        </w:rPr>
        <w:t>Tổng thu nhập tính thuế*</w:t>
      </w:r>
      <w:r w:rsidRPr="00AE187D">
        <w:rPr>
          <w:lang w:val="nl-NL"/>
        </w:rPr>
        <w:t xml:space="preserve"> </w:t>
      </w:r>
      <w:r w:rsidRPr="00AE187D">
        <w:rPr>
          <w:rFonts w:ascii="Consolas" w:hAnsi="Consolas" w:cs="Consolas"/>
          <w:color w:val="0000FF"/>
          <w:sz w:val="19"/>
          <w:szCs w:val="19"/>
          <w:lang w:val="nl-NL"/>
        </w:rPr>
        <w:t>&lt;/</w:t>
      </w:r>
      <w:r w:rsidRPr="00AE187D">
        <w:rPr>
          <w:lang w:val="nl-NL"/>
        </w:rPr>
        <w:t xml:space="preserve"> </w:t>
      </w:r>
      <w:r w:rsidRPr="00AE187D">
        <w:rPr>
          <w:rFonts w:ascii="Consolas" w:hAnsi="Consolas" w:cs="Consolas"/>
          <w:color w:val="A31515"/>
          <w:sz w:val="19"/>
          <w:szCs w:val="19"/>
          <w:lang w:val="nl-NL"/>
        </w:rPr>
        <w:t xml:space="preserve">TTNTThue </w:t>
      </w:r>
      <w:r w:rsidRPr="00AE187D">
        <w:rPr>
          <w:rFonts w:ascii="Consolas" w:hAnsi="Consolas" w:cs="Consolas"/>
          <w:color w:val="0000FF"/>
          <w:sz w:val="19"/>
          <w:szCs w:val="19"/>
          <w:lang w:val="nl-NL"/>
        </w:rPr>
        <w:t>&gt;</w:t>
      </w:r>
    </w:p>
    <w:p w14:paraId="499D77C1" w14:textId="77777777" w:rsidR="003B6CC4" w:rsidRPr="00AE187D" w:rsidRDefault="003B6CC4" w:rsidP="003B6CC4">
      <w:pPr>
        <w:spacing w:line="312" w:lineRule="auto"/>
        <w:rPr>
          <w:highlight w:val="yellow"/>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lang w:val="nl-NL"/>
        </w:rPr>
        <w:t xml:space="preserve"> </w:t>
      </w:r>
      <w:r w:rsidRPr="00AE187D">
        <w:rPr>
          <w:rFonts w:ascii="Consolas" w:hAnsi="Consolas" w:cs="Consolas"/>
          <w:color w:val="A31515"/>
          <w:sz w:val="19"/>
          <w:szCs w:val="19"/>
          <w:lang w:val="nl-NL"/>
        </w:rPr>
        <w:t>SThue</w:t>
      </w:r>
      <w:r w:rsidRPr="00AE187D">
        <w:rPr>
          <w:rFonts w:ascii="Consolas" w:hAnsi="Consolas" w:cs="Consolas"/>
          <w:color w:val="0000FF"/>
          <w:sz w:val="19"/>
          <w:szCs w:val="19"/>
          <w:lang w:val="nl-NL"/>
        </w:rPr>
        <w:t>&gt;</w:t>
      </w:r>
      <w:r w:rsidRPr="00AE187D">
        <w:rPr>
          <w:rFonts w:ascii="Consolas" w:hAnsi="Consolas"/>
          <w:sz w:val="18"/>
          <w:szCs w:val="18"/>
          <w:lang w:val="nl-NL"/>
        </w:rPr>
        <w:t>Số thuế (Số thuế thu nhập cá nhân đã khấu trừ) *</w:t>
      </w:r>
      <w:r w:rsidRPr="00AE187D">
        <w:rPr>
          <w:rFonts w:ascii="Consolas" w:hAnsi="Consolas" w:cs="Consolas"/>
          <w:color w:val="A31515"/>
          <w:sz w:val="19"/>
          <w:szCs w:val="19"/>
          <w:lang w:val="nl-NL"/>
        </w:rPr>
        <w:t xml:space="preserve">&lt;/SThue </w:t>
      </w:r>
      <w:r w:rsidRPr="00AE187D">
        <w:rPr>
          <w:rFonts w:ascii="Consolas" w:hAnsi="Consolas" w:cs="Consolas"/>
          <w:color w:val="0000FF"/>
          <w:sz w:val="19"/>
          <w:szCs w:val="19"/>
          <w:lang w:val="nl-NL"/>
        </w:rPr>
        <w:t>&gt;</w:t>
      </w:r>
    </w:p>
    <w:p w14:paraId="3908133C" w14:textId="77777777" w:rsidR="003B6CC4" w:rsidRPr="00AE187D" w:rsidRDefault="003B6CC4" w:rsidP="003B6CC4">
      <w:pPr>
        <w:autoSpaceDE w:val="0"/>
        <w:autoSpaceDN w:val="0"/>
        <w:adjustRightInd w:val="0"/>
        <w:rPr>
          <w:rFonts w:ascii="Consolas" w:hAnsi="Consolas" w:cs="Consolas"/>
          <w:color w:val="C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r>
      <w:r w:rsidRPr="00AE187D">
        <w:rPr>
          <w:rFonts w:ascii="Consolas" w:hAnsi="Consolas" w:cs="Consolas"/>
          <w:color w:val="C00000"/>
          <w:sz w:val="19"/>
          <w:szCs w:val="19"/>
          <w:lang w:val="nl-NL"/>
        </w:rPr>
        <w:t>&lt;Bhiem&gt;</w:t>
      </w:r>
      <w:r w:rsidRPr="00AE187D">
        <w:rPr>
          <w:rFonts w:ascii="Consolas" w:hAnsi="Consolas" w:cs="Consolas"/>
          <w:sz w:val="19"/>
          <w:szCs w:val="19"/>
          <w:lang w:val="nl-NL"/>
        </w:rPr>
        <w:t xml:space="preserve">Khoản đóng bảo hiểm bắt buộc </w:t>
      </w:r>
      <w:r w:rsidRPr="00AE187D">
        <w:rPr>
          <w:rFonts w:ascii="Consolas" w:hAnsi="Consolas" w:cs="Consolas"/>
          <w:color w:val="C00000"/>
          <w:sz w:val="19"/>
          <w:szCs w:val="19"/>
          <w:lang w:val="nl-NL"/>
        </w:rPr>
        <w:t>*&lt;/Bhiem&gt;</w:t>
      </w:r>
    </w:p>
    <w:p w14:paraId="05D6C2C3" w14:textId="77777777" w:rsidR="003B6CC4" w:rsidRPr="00AE187D" w:rsidRDefault="003B6CC4" w:rsidP="003B6CC4">
      <w:pPr>
        <w:autoSpaceDE w:val="0"/>
        <w:autoSpaceDN w:val="0"/>
        <w:adjustRightInd w:val="0"/>
        <w:ind w:left="1440" w:firstLine="720"/>
        <w:rPr>
          <w:color w:val="FF0000"/>
          <w:lang w:val="nl-NL"/>
        </w:rPr>
      </w:pPr>
      <w:r w:rsidRPr="00AE187D">
        <w:rPr>
          <w:rFonts w:ascii="Consolas" w:eastAsiaTheme="minorHAnsi" w:hAnsi="Consolas" w:cs="Consolas"/>
          <w:color w:val="C00000"/>
          <w:sz w:val="19"/>
          <w:szCs w:val="19"/>
          <w:lang w:val="nl-NL"/>
        </w:rPr>
        <w:t>&lt;</w:t>
      </w:r>
      <w:r w:rsidRPr="00AE187D">
        <w:rPr>
          <w:rFonts w:ascii="Consolas" w:hAnsi="Consolas" w:cs="Arial"/>
          <w:color w:val="C00000"/>
          <w:sz w:val="20"/>
          <w:lang w:val="nl-NL"/>
        </w:rPr>
        <w:t>STNCDNhan</w:t>
      </w:r>
      <w:r w:rsidRPr="00AE187D">
        <w:rPr>
          <w:rFonts w:ascii="Consolas" w:eastAsiaTheme="minorHAnsi" w:hAnsi="Consolas" w:cs="Consolas"/>
          <w:color w:val="C00000"/>
          <w:sz w:val="19"/>
          <w:szCs w:val="19"/>
          <w:lang w:val="nl-NL"/>
        </w:rPr>
        <w:t>&gt;</w:t>
      </w:r>
      <w:r w:rsidRPr="00AE187D">
        <w:rPr>
          <w:rFonts w:ascii="Consolas" w:eastAsiaTheme="minorHAnsi" w:hAnsi="Consolas" w:cs="Consolas"/>
          <w:sz w:val="19"/>
          <w:szCs w:val="19"/>
          <w:lang w:val="nl-NL"/>
        </w:rPr>
        <w:t>Số thu nhập cá nhân còn được nhận *</w:t>
      </w:r>
      <w:r w:rsidRPr="00AE187D">
        <w:rPr>
          <w:rFonts w:ascii="Consolas" w:eastAsiaTheme="minorHAnsi" w:hAnsi="Consolas" w:cs="Consolas"/>
          <w:color w:val="C00000"/>
          <w:sz w:val="19"/>
          <w:szCs w:val="19"/>
          <w:lang w:val="nl-NL"/>
        </w:rPr>
        <w:t>&lt;/</w:t>
      </w:r>
      <w:r w:rsidRPr="00AE187D">
        <w:rPr>
          <w:rFonts w:ascii="Consolas" w:hAnsi="Consolas" w:cs="Arial"/>
          <w:color w:val="C00000"/>
          <w:sz w:val="20"/>
          <w:lang w:val="nl-NL"/>
        </w:rPr>
        <w:t>STNCDNhan</w:t>
      </w:r>
      <w:r w:rsidRPr="00AE187D">
        <w:rPr>
          <w:rFonts w:ascii="Consolas" w:eastAsiaTheme="minorHAnsi" w:hAnsi="Consolas" w:cs="Consolas"/>
          <w:color w:val="C00000"/>
          <w:sz w:val="19"/>
          <w:szCs w:val="19"/>
          <w:lang w:val="nl-NL"/>
        </w:rPr>
        <w:t>&gt;</w:t>
      </w:r>
    </w:p>
    <w:p w14:paraId="1AFA5DC7" w14:textId="77777777" w:rsidR="003B6CC4" w:rsidRPr="00AE187D" w:rsidRDefault="003B6CC4" w:rsidP="003B6CC4">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r>
      <w:r w:rsidRPr="00AE187D">
        <w:rPr>
          <w:rFonts w:ascii="Consolas" w:hAnsi="Consolas" w:cs="Consolas"/>
          <w:color w:val="0000FF"/>
          <w:sz w:val="19"/>
          <w:szCs w:val="19"/>
          <w:lang w:val="nl-NL"/>
        </w:rPr>
        <w:tab/>
        <w:t>&lt;/</w:t>
      </w:r>
      <w:r w:rsidRPr="00AE187D">
        <w:rPr>
          <w:rFonts w:ascii="Consolas" w:hAnsi="Consolas" w:cs="Consolas"/>
          <w:color w:val="A31515"/>
          <w:sz w:val="19"/>
          <w:szCs w:val="19"/>
          <w:lang w:val="nl-NL"/>
        </w:rPr>
        <w:t>TTNCNKTru</w:t>
      </w:r>
      <w:r w:rsidRPr="00AE187D">
        <w:rPr>
          <w:rFonts w:ascii="Consolas" w:hAnsi="Consolas" w:cs="Consolas"/>
          <w:color w:val="0000FF"/>
          <w:sz w:val="19"/>
          <w:szCs w:val="19"/>
          <w:lang w:val="nl-NL"/>
        </w:rPr>
        <w:t>&gt;</w:t>
      </w:r>
    </w:p>
    <w:p w14:paraId="11EC51D8" w14:textId="77777777" w:rsidR="003B6CC4" w:rsidRPr="00AE187D" w:rsidRDefault="003B6CC4" w:rsidP="003B6CC4">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ab/>
        <w:t>&lt;/</w:t>
      </w:r>
      <w:r w:rsidRPr="00AE187D">
        <w:rPr>
          <w:lang w:val="nl-NL"/>
        </w:rPr>
        <w:t xml:space="preserve"> </w:t>
      </w:r>
      <w:r w:rsidRPr="00AE187D">
        <w:rPr>
          <w:rFonts w:ascii="Consolas" w:hAnsi="Consolas" w:cs="Consolas"/>
          <w:color w:val="A31515"/>
          <w:sz w:val="19"/>
          <w:szCs w:val="19"/>
          <w:lang w:val="nl-NL"/>
        </w:rPr>
        <w:t>NDCTu</w:t>
      </w:r>
      <w:r w:rsidRPr="00AE187D">
        <w:rPr>
          <w:rFonts w:ascii="Consolas" w:hAnsi="Consolas" w:cs="Consolas"/>
          <w:color w:val="0000FF"/>
          <w:sz w:val="19"/>
          <w:szCs w:val="19"/>
          <w:lang w:val="nl-NL"/>
        </w:rPr>
        <w:t>&gt;</w:t>
      </w:r>
    </w:p>
    <w:p w14:paraId="320C87F0" w14:textId="77777777" w:rsidR="003B6CC4" w:rsidRPr="00AE187D" w:rsidRDefault="003B6CC4" w:rsidP="003B6CC4">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 xml:space="preserve">    &lt;/</w:t>
      </w:r>
      <w:r w:rsidRPr="00AE187D">
        <w:rPr>
          <w:rFonts w:ascii="Consolas" w:hAnsi="Consolas" w:cs="Consolas"/>
          <w:color w:val="A31515"/>
          <w:sz w:val="19"/>
          <w:szCs w:val="19"/>
          <w:lang w:val="nl-NL"/>
        </w:rPr>
        <w:t>DLCTu</w:t>
      </w:r>
      <w:r w:rsidRPr="00AE187D">
        <w:rPr>
          <w:rFonts w:ascii="Consolas" w:hAnsi="Consolas" w:cs="Consolas"/>
          <w:color w:val="0000FF"/>
          <w:sz w:val="19"/>
          <w:szCs w:val="19"/>
          <w:lang w:val="nl-NL"/>
        </w:rPr>
        <w:t>&gt;</w:t>
      </w:r>
    </w:p>
    <w:p w14:paraId="25C7CC12" w14:textId="77777777" w:rsidR="003B6CC4" w:rsidRPr="00AE187D" w:rsidRDefault="003B6CC4" w:rsidP="003B6CC4">
      <w:pPr>
        <w:autoSpaceDE w:val="0"/>
        <w:autoSpaceDN w:val="0"/>
        <w:adjustRightInd w:val="0"/>
        <w:rPr>
          <w:rFonts w:ascii="Consolas" w:hAnsi="Consolas" w:cs="Consolas"/>
          <w:color w:val="0000FF"/>
          <w:sz w:val="19"/>
          <w:szCs w:val="19"/>
          <w:lang w:val="nl-NL"/>
        </w:rPr>
      </w:pPr>
      <w:r w:rsidRPr="00AE187D">
        <w:rPr>
          <w:rFonts w:ascii="Consolas" w:hAnsi="Consolas" w:cs="Consolas"/>
          <w:color w:val="0000FF"/>
          <w:sz w:val="19"/>
          <w:szCs w:val="19"/>
          <w:lang w:val="nl-NL"/>
        </w:rPr>
        <w:t xml:space="preserve">  &lt;/</w:t>
      </w:r>
      <w:r w:rsidRPr="00AE187D">
        <w:rPr>
          <w:rFonts w:ascii="Consolas" w:hAnsi="Consolas" w:cs="Consolas"/>
          <w:color w:val="A31515"/>
          <w:sz w:val="19"/>
          <w:szCs w:val="19"/>
          <w:lang w:val="nl-NL"/>
        </w:rPr>
        <w:t>CTu</w:t>
      </w:r>
      <w:r w:rsidRPr="00AE187D">
        <w:rPr>
          <w:rFonts w:ascii="Consolas" w:hAnsi="Consolas" w:cs="Consolas"/>
          <w:color w:val="0000FF"/>
          <w:sz w:val="19"/>
          <w:szCs w:val="19"/>
          <w:lang w:val="nl-NL"/>
        </w:rPr>
        <w:t>&gt;</w:t>
      </w:r>
    </w:p>
    <w:p w14:paraId="33A4206A" w14:textId="33722D1C" w:rsidR="003B6CC4" w:rsidRPr="00AE187D" w:rsidRDefault="007450F3" w:rsidP="003B6CC4">
      <w:pPr>
        <w:autoSpaceDE w:val="0"/>
        <w:autoSpaceDN w:val="0"/>
        <w:adjustRightInd w:val="0"/>
        <w:rPr>
          <w:rFonts w:ascii="Consolas" w:hAnsi="Consolas" w:cs="Consolas"/>
          <w:color w:val="000000"/>
          <w:sz w:val="19"/>
          <w:szCs w:val="19"/>
          <w:lang w:val="nl-NL"/>
        </w:rPr>
      </w:pPr>
      <w:r w:rsidRPr="00AE187D">
        <w:rPr>
          <w:rFonts w:ascii="Consolas" w:hAnsi="Consolas" w:cs="Consolas"/>
          <w:color w:val="0000FF"/>
          <w:sz w:val="19"/>
          <w:szCs w:val="19"/>
          <w:lang w:val="nl-NL"/>
        </w:rPr>
        <w:t xml:space="preserve">  </w:t>
      </w:r>
      <w:r w:rsidR="003B6CC4" w:rsidRPr="00AE187D">
        <w:rPr>
          <w:rFonts w:ascii="Consolas" w:hAnsi="Consolas" w:cs="Consolas"/>
          <w:color w:val="0000FF"/>
          <w:sz w:val="19"/>
          <w:szCs w:val="19"/>
          <w:lang w:val="nl-NL"/>
        </w:rPr>
        <w:t>&lt;</w:t>
      </w:r>
      <w:r w:rsidR="003B6CC4" w:rsidRPr="00AE187D">
        <w:rPr>
          <w:lang w:val="nl-NL"/>
        </w:rPr>
        <w:t xml:space="preserve"> </w:t>
      </w:r>
      <w:r w:rsidR="003B6CC4" w:rsidRPr="00AE187D">
        <w:rPr>
          <w:rFonts w:ascii="Consolas" w:hAnsi="Consolas" w:cs="Consolas"/>
          <w:color w:val="A31515"/>
          <w:sz w:val="19"/>
          <w:szCs w:val="19"/>
          <w:lang w:val="nl-NL"/>
        </w:rPr>
        <w:t>CTu</w:t>
      </w:r>
      <w:r w:rsidR="003B6CC4" w:rsidRPr="00AE187D">
        <w:rPr>
          <w:rFonts w:ascii="Consolas" w:hAnsi="Consolas" w:cs="Consolas"/>
          <w:color w:val="0000FF"/>
          <w:sz w:val="19"/>
          <w:szCs w:val="19"/>
          <w:lang w:val="nl-NL"/>
        </w:rPr>
        <w:t>&gt;……&lt;/CTu&gt;</w:t>
      </w:r>
    </w:p>
    <w:p w14:paraId="7CEC85C2" w14:textId="77777777" w:rsidR="003B6CC4" w:rsidRDefault="003B6CC4" w:rsidP="003B6CC4">
      <w:r>
        <w:rPr>
          <w:rFonts w:ascii="Consolas" w:hAnsi="Consolas" w:cs="Consolas"/>
          <w:color w:val="0000FF"/>
          <w:sz w:val="19"/>
          <w:szCs w:val="19"/>
        </w:rPr>
        <w:t>&lt;/DSCTu&gt;</w:t>
      </w:r>
      <w:r>
        <w:t xml:space="preserve"> </w:t>
      </w:r>
    </w:p>
    <w:p w14:paraId="18D45EA9" w14:textId="77777777" w:rsidR="003B6CC4" w:rsidRDefault="003B6CC4" w:rsidP="003B6CC4"/>
    <w:p w14:paraId="0A696249" w14:textId="3A975EE1" w:rsidR="009D1437" w:rsidRDefault="009D1437" w:rsidP="0085100F">
      <w:pPr>
        <w:pStyle w:val="Heading2"/>
      </w:pPr>
      <w:bookmarkStart w:id="1407" w:name="_Toc198045384"/>
      <w:r>
        <w:lastRenderedPageBreak/>
        <w:t>Nhóm các hàm webserive phát hành thay thế chứng từ</w:t>
      </w:r>
      <w:r w:rsidR="001546A8">
        <w:t xml:space="preserve"> </w:t>
      </w:r>
      <w:r>
        <w:t>(</w:t>
      </w:r>
      <w:r w:rsidRPr="008E3746">
        <w:rPr>
          <w:rFonts w:ascii="Consolas" w:hAnsi="Consolas" w:cs="Consolas"/>
          <w:color w:val="auto"/>
          <w:sz w:val="19"/>
          <w:szCs w:val="19"/>
        </w:rPr>
        <w:t>BusinessService</w:t>
      </w:r>
      <w:r>
        <w:rPr>
          <w:rFonts w:ascii="Consolas" w:hAnsi="Consolas" w:cs="Consolas"/>
          <w:color w:val="2B91AF"/>
          <w:sz w:val="19"/>
          <w:szCs w:val="19"/>
        </w:rPr>
        <w:t>)</w:t>
      </w:r>
      <w:bookmarkEnd w:id="1407"/>
      <w:r>
        <w:tab/>
      </w:r>
    </w:p>
    <w:p w14:paraId="07EC34C8" w14:textId="5A3C37F9" w:rsidR="009D1437" w:rsidRDefault="009D1437" w:rsidP="00480762">
      <w:pPr>
        <w:pStyle w:val="Heading3"/>
      </w:pPr>
      <w:r>
        <w:t xml:space="preserve"> </w:t>
      </w:r>
      <w:bookmarkStart w:id="1408" w:name="_Toc198045385"/>
      <w:r>
        <w:t>Thay thế chứng từ</w:t>
      </w:r>
      <w:r>
        <w:rPr>
          <w:lang w:val="en-US"/>
        </w:rPr>
        <w:t xml:space="preserve"> (HSM)</w:t>
      </w:r>
      <w:bookmarkEnd w:id="1408"/>
      <w:r w:rsidR="001546A8">
        <w:rPr>
          <w:lang w:val="en-US"/>
        </w:rPr>
        <w:t xml:space="preserve"> </w:t>
      </w:r>
    </w:p>
    <w:p w14:paraId="0BB1A138" w14:textId="77777777" w:rsidR="009D1437" w:rsidRDefault="009D1437" w:rsidP="009D1437">
      <w:r>
        <w:t>URL</w:t>
      </w:r>
    </w:p>
    <w:p w14:paraId="38829C8A" w14:textId="77777777" w:rsidR="009D1437" w:rsidRPr="004A4DD9" w:rsidRDefault="009D1437" w:rsidP="009D1437">
      <w:pPr>
        <w:ind w:firstLine="720"/>
        <w:jc w:val="both"/>
      </w:pPr>
      <w:r>
        <w:rPr>
          <w:rFonts w:eastAsia="Calibri"/>
        </w:rPr>
        <w:t>s</w:t>
      </w:r>
      <w:r w:rsidRPr="009372AD">
        <w:rPr>
          <w:rFonts w:eastAsia="Calibri"/>
        </w:rPr>
        <w:t xml:space="preserve">tring </w:t>
      </w:r>
      <w:r w:rsidRPr="00B75F28">
        <w:rPr>
          <w:b/>
          <w:color w:val="000000"/>
        </w:rPr>
        <w:t>ReplaceCTTAction</w:t>
      </w:r>
      <w:r w:rsidRPr="00D16E25">
        <w:rPr>
          <w:rFonts w:eastAsia="Calibri"/>
        </w:rPr>
        <w:t xml:space="preserve"> (</w:t>
      </w:r>
      <w:r w:rsidRPr="00D16E25">
        <w:t>string Account, string ACpass, string xmlInvData, string username, string pass, string fkey, string Attachfile, int? convert, string pattern = null, string serial = null</w:t>
      </w:r>
      <w:r w:rsidRPr="00D16E25">
        <w:rPr>
          <w:rFonts w:eastAsia="Calibri"/>
        </w:rPr>
        <w:t>)</w:t>
      </w:r>
      <w:r w:rsidRPr="009372AD">
        <w:rPr>
          <w:rFonts w:eastAsia="Calibri"/>
        </w:rPr>
        <w:t>.</w:t>
      </w:r>
    </w:p>
    <w:p w14:paraId="05BC20A5" w14:textId="77777777" w:rsidR="009D1437" w:rsidRPr="00593BE8" w:rsidRDefault="009D1437" w:rsidP="009D1437">
      <w:pPr>
        <w:pStyle w:val="N"/>
      </w:pPr>
      <w:r w:rsidRPr="00593BE8">
        <w:t>DESCRIPTION</w:t>
      </w:r>
    </w:p>
    <w:p w14:paraId="1D3D0A7F" w14:textId="77777777" w:rsidR="009D1437" w:rsidRDefault="009D1437" w:rsidP="009D1437">
      <w:pPr>
        <w:pStyle w:val="N"/>
      </w:pPr>
      <w:r>
        <w:tab/>
        <w:t>Đây là web service thực hiện thay thế chứng từ</w:t>
      </w:r>
    </w:p>
    <w:p w14:paraId="5D647F6E" w14:textId="054FD029" w:rsidR="001546A8" w:rsidRPr="003315D7" w:rsidRDefault="001546A8" w:rsidP="009D1437">
      <w:pPr>
        <w:pStyle w:val="N"/>
        <w:rPr>
          <w:highlight w:val="yellow"/>
        </w:rPr>
      </w:pPr>
      <w:r>
        <w:tab/>
      </w:r>
      <w:r w:rsidRPr="002F12FE">
        <w:rPr>
          <w:highlight w:val="yellow"/>
        </w:rPr>
        <w:t xml:space="preserve">Cho phép Thay thế </w:t>
      </w:r>
      <w:r w:rsidR="003315D7">
        <w:rPr>
          <w:highlight w:val="yellow"/>
        </w:rPr>
        <w:t xml:space="preserve">cả </w:t>
      </w:r>
      <w:r w:rsidRPr="002F12FE">
        <w:rPr>
          <w:highlight w:val="yellow"/>
        </w:rPr>
        <w:t>chứng từ theo Nghị định 70/2025/NĐ-</w:t>
      </w:r>
      <w:r w:rsidR="003315D7">
        <w:rPr>
          <w:highlight w:val="yellow"/>
        </w:rPr>
        <w:t>CP và</w:t>
      </w:r>
      <w:r w:rsidR="003315D7" w:rsidRPr="003315D7">
        <w:rPr>
          <w:highlight w:val="yellow"/>
        </w:rPr>
        <w:t xml:space="preserve"> </w:t>
      </w:r>
      <w:r w:rsidR="003315D7" w:rsidRPr="002F12FE">
        <w:rPr>
          <w:highlight w:val="yellow"/>
        </w:rPr>
        <w:t xml:space="preserve">chứng từ theo Nghị định </w:t>
      </w:r>
      <w:r w:rsidR="003315D7" w:rsidRPr="003315D7">
        <w:rPr>
          <w:highlight w:val="yellow"/>
        </w:rPr>
        <w:t>123</w:t>
      </w:r>
    </w:p>
    <w:p w14:paraId="49C87896" w14:textId="77777777" w:rsidR="009D1437" w:rsidRPr="00007702" w:rsidRDefault="009D1437" w:rsidP="009D1437">
      <w:pPr>
        <w:pStyle w:val="N"/>
      </w:pPr>
      <w:r w:rsidRPr="00663B3E">
        <w:t>HTTP METHOD</w:t>
      </w:r>
    </w:p>
    <w:p w14:paraId="2AC6F327" w14:textId="77777777" w:rsidR="009D1437" w:rsidRPr="00007702" w:rsidRDefault="009D1437" w:rsidP="009D1437">
      <w:pPr>
        <w:pStyle w:val="N"/>
        <w:rPr>
          <w:b/>
        </w:rPr>
      </w:pPr>
      <w:r>
        <w:tab/>
      </w:r>
      <w:r w:rsidRPr="00610AFD">
        <w:t>POST</w:t>
      </w:r>
    </w:p>
    <w:p w14:paraId="2D6ADEC9" w14:textId="77777777" w:rsidR="009D1437" w:rsidRPr="00610AFD" w:rsidRDefault="009D1437" w:rsidP="009D1437">
      <w:pPr>
        <w:pStyle w:val="N"/>
      </w:pPr>
      <w:r w:rsidRPr="00610AFD">
        <w:t>REQUEST BODY</w:t>
      </w:r>
    </w:p>
    <w:p w14:paraId="77F180A9"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06E1C3B7"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Pr>
          <w:rFonts w:eastAsia="Calibri"/>
          <w:b/>
        </w:rPr>
        <w:t>Account/ACPass</w:t>
      </w:r>
      <w:r w:rsidRPr="004720D2">
        <w:rPr>
          <w:rFonts w:eastAsia="Calibri"/>
          <w:b/>
        </w:rPr>
        <w:t xml:space="preserve">:  </w:t>
      </w:r>
      <w:r w:rsidRPr="004720D2">
        <w:rPr>
          <w:rFonts w:eastAsia="Calibri"/>
        </w:rPr>
        <w:t xml:space="preserve">Tài khoản được cấp phát cho nhân viên gọi lệnh phát hành </w:t>
      </w:r>
      <w:r>
        <w:rPr>
          <w:rFonts w:eastAsia="Calibri"/>
        </w:rPr>
        <w:t>chứng từ</w:t>
      </w:r>
    </w:p>
    <w:p w14:paraId="1E1E01C0" w14:textId="77777777" w:rsidR="009D1437" w:rsidRPr="009372AD"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xml:space="preserve">: String XML dữ liệu </w:t>
      </w:r>
      <w:r>
        <w:rPr>
          <w:rFonts w:eastAsia="Calibri"/>
        </w:rPr>
        <w:t>chứng từ</w:t>
      </w:r>
      <w:r w:rsidRPr="009372AD">
        <w:rPr>
          <w:rFonts w:eastAsia="Calibri"/>
        </w:rPr>
        <w:t xml:space="preserve"> cũ và </w:t>
      </w:r>
      <w:r>
        <w:rPr>
          <w:rFonts w:eastAsia="Calibri"/>
        </w:rPr>
        <w:t>chứng từ</w:t>
      </w:r>
      <w:r w:rsidRPr="009372AD">
        <w:rPr>
          <w:rFonts w:eastAsia="Calibri"/>
        </w:rPr>
        <w:t xml:space="preserve"> </w:t>
      </w:r>
      <w:r>
        <w:rPr>
          <w:rFonts w:eastAsia="Calibri"/>
        </w:rPr>
        <w:t>thay thế</w:t>
      </w:r>
    </w:p>
    <w:p w14:paraId="0035D40F" w14:textId="77777777" w:rsidR="009D1437" w:rsidRPr="00CF2FC3" w:rsidRDefault="009D1437" w:rsidP="009D1437">
      <w:pPr>
        <w:pStyle w:val="ListParagraph"/>
        <w:numPr>
          <w:ilvl w:val="0"/>
          <w:numId w:val="2"/>
        </w:numPr>
        <w:spacing w:after="0" w:line="360" w:lineRule="auto"/>
        <w:ind w:left="1080"/>
        <w:jc w:val="both"/>
        <w:rPr>
          <w:rFonts w:eastAsia="Calibri"/>
          <w:b/>
        </w:rPr>
      </w:pPr>
      <w:r>
        <w:rPr>
          <w:rFonts w:eastAsia="Calibri"/>
          <w:b/>
        </w:rPr>
        <w:t xml:space="preserve">fkey: </w:t>
      </w:r>
      <w:r>
        <w:rPr>
          <w:rFonts w:eastAsia="Calibri"/>
        </w:rPr>
        <w:t>Chuỗi xác định chứng từ cần thay thế</w:t>
      </w:r>
    </w:p>
    <w:p w14:paraId="2C14E47F" w14:textId="77777777" w:rsidR="009D1437" w:rsidRPr="00E009AD" w:rsidRDefault="009D1437" w:rsidP="009D143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388E9396" w14:textId="77777777" w:rsidR="009D1437" w:rsidRPr="00E009AD" w:rsidRDefault="009D1437" w:rsidP="009D1437">
      <w:pPr>
        <w:pStyle w:val="ListParagraph"/>
        <w:numPr>
          <w:ilvl w:val="0"/>
          <w:numId w:val="2"/>
        </w:numPr>
        <w:spacing w:after="0" w:line="360" w:lineRule="auto"/>
        <w:ind w:left="1080"/>
        <w:jc w:val="both"/>
        <w:rPr>
          <w:rFonts w:eastAsia="Calibri"/>
          <w:b/>
        </w:rPr>
      </w:pPr>
      <w:r w:rsidRPr="006479A0">
        <w:rPr>
          <w:b/>
        </w:rPr>
        <w:t>Pattern</w:t>
      </w:r>
      <w:r>
        <w:t>: Mẫu số</w:t>
      </w:r>
    </w:p>
    <w:p w14:paraId="50C0B33D" w14:textId="77777777" w:rsidR="009D1437" w:rsidRPr="00885B08" w:rsidRDefault="009D1437" w:rsidP="009D1437">
      <w:pPr>
        <w:pStyle w:val="ListParagraph"/>
        <w:numPr>
          <w:ilvl w:val="0"/>
          <w:numId w:val="2"/>
        </w:numPr>
        <w:spacing w:after="0" w:line="360" w:lineRule="auto"/>
        <w:ind w:left="1080"/>
        <w:jc w:val="both"/>
        <w:rPr>
          <w:rFonts w:eastAsia="Calibri"/>
          <w:b/>
        </w:rPr>
      </w:pPr>
      <w:r w:rsidRPr="006479A0">
        <w:rPr>
          <w:b/>
        </w:rPr>
        <w:t>Serial</w:t>
      </w:r>
      <w:r>
        <w:t>: Ký hiệu</w:t>
      </w:r>
    </w:p>
    <w:p w14:paraId="0BA90B85" w14:textId="77777777" w:rsidR="009D1437" w:rsidRPr="009372AD" w:rsidRDefault="009D1437" w:rsidP="009D1437">
      <w:pPr>
        <w:pStyle w:val="ListParagraph"/>
        <w:numPr>
          <w:ilvl w:val="0"/>
          <w:numId w:val="2"/>
        </w:numPr>
        <w:spacing w:after="0" w:line="360" w:lineRule="auto"/>
        <w:ind w:left="1080"/>
        <w:jc w:val="both"/>
        <w:rPr>
          <w:rFonts w:eastAsia="Calibri"/>
          <w:b/>
        </w:rPr>
      </w:pPr>
      <w:r w:rsidRPr="00637BF9">
        <w:rPr>
          <w:b/>
        </w:rPr>
        <w:t>AttachFile</w:t>
      </w:r>
      <w:r>
        <w:rPr>
          <w:b/>
        </w:rPr>
        <w:t xml:space="preserve">: </w:t>
      </w:r>
      <w:r>
        <w:t>Đường dẫn file biên bản hoặc key để sinh biên bản tự động (=10: sinh biên bản tự động, =11: sinh và ký biên bản tự động,  != 10 và !=11: Đường dẫn file biên bản)</w:t>
      </w:r>
    </w:p>
    <w:p w14:paraId="6F2BB76B" w14:textId="77777777" w:rsidR="009D1437" w:rsidRPr="007A4FB0" w:rsidRDefault="009D1437" w:rsidP="009D1437">
      <w:pPr>
        <w:ind w:left="360" w:firstLine="720"/>
      </w:pPr>
    </w:p>
    <w:p w14:paraId="7B28765C"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7EB83C92"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5A51963D"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06FD94E1"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494532BC" w14:textId="77777777" w:rsidR="009D1437" w:rsidRPr="00660ABB" w:rsidRDefault="009D1437" w:rsidP="00616EC4">
            <w:pPr>
              <w:pStyle w:val="ListParagraph"/>
            </w:pPr>
            <w:r>
              <w:t>Ghi chú</w:t>
            </w:r>
          </w:p>
        </w:tc>
      </w:tr>
      <w:tr w:rsidR="009D1437" w:rsidRPr="00660ABB" w14:paraId="5A403765" w14:textId="77777777" w:rsidTr="00616EC4">
        <w:tc>
          <w:tcPr>
            <w:tcW w:w="1710" w:type="dxa"/>
            <w:tcBorders>
              <w:top w:val="single" w:sz="4" w:space="0" w:color="2E74B5"/>
              <w:left w:val="single" w:sz="4" w:space="0" w:color="2E74B5"/>
              <w:right w:val="single" w:sz="4" w:space="0" w:color="2E74B5"/>
            </w:tcBorders>
            <w:shd w:val="clear" w:color="auto" w:fill="auto"/>
          </w:tcPr>
          <w:p w14:paraId="7CF8AAEA"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AC1D934"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29B68605" w14:textId="77777777" w:rsidR="009D1437" w:rsidRPr="009372AD" w:rsidRDefault="009D1437" w:rsidP="00616EC4">
            <w:pPr>
              <w:pStyle w:val="ListParagraph"/>
              <w:ind w:left="0"/>
              <w:jc w:val="both"/>
            </w:pPr>
          </w:p>
        </w:tc>
      </w:tr>
      <w:tr w:rsidR="009D1437" w:rsidRPr="00660ABB" w14:paraId="164CD7DC" w14:textId="77777777" w:rsidTr="00616EC4">
        <w:tc>
          <w:tcPr>
            <w:tcW w:w="1710" w:type="dxa"/>
            <w:tcBorders>
              <w:top w:val="single" w:sz="4" w:space="0" w:color="2E74B5"/>
              <w:left w:val="single" w:sz="4" w:space="0" w:color="2E74B5"/>
              <w:right w:val="single" w:sz="4" w:space="0" w:color="2E74B5"/>
            </w:tcBorders>
            <w:shd w:val="clear" w:color="auto" w:fill="auto"/>
          </w:tcPr>
          <w:p w14:paraId="6C9A05C4" w14:textId="77777777" w:rsidR="009D1437" w:rsidRPr="009372AD" w:rsidRDefault="009D1437" w:rsidP="00616EC4">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BDC1581" w14:textId="77777777" w:rsidR="009D1437" w:rsidRPr="009372AD" w:rsidRDefault="009D1437" w:rsidP="00616EC4">
            <w:pPr>
              <w:rPr>
                <w:rFonts w:eastAsia="Calibri"/>
              </w:rPr>
            </w:pPr>
            <w:r w:rsidRPr="009372AD">
              <w:rPr>
                <w:rFonts w:eastAsia="Calibri"/>
              </w:rPr>
              <w:t xml:space="preserve">Không tồn tại </w:t>
            </w:r>
            <w:r>
              <w:rPr>
                <w:rFonts w:eastAsia="Calibri"/>
              </w:rPr>
              <w:t>chứng từ</w:t>
            </w:r>
            <w:r w:rsidRPr="009372AD">
              <w:rPr>
                <w:rFonts w:eastAsia="Calibri"/>
              </w:rPr>
              <w:t xml:space="preserve"> cần thay thế</w:t>
            </w:r>
          </w:p>
        </w:tc>
        <w:tc>
          <w:tcPr>
            <w:tcW w:w="2515" w:type="dxa"/>
            <w:tcBorders>
              <w:top w:val="single" w:sz="4" w:space="0" w:color="2E74B5"/>
              <w:left w:val="single" w:sz="4" w:space="0" w:color="2E74B5"/>
              <w:bottom w:val="single" w:sz="4" w:space="0" w:color="2E74B5"/>
              <w:right w:val="single" w:sz="4" w:space="0" w:color="2E74B5"/>
            </w:tcBorders>
          </w:tcPr>
          <w:p w14:paraId="7531E5E1" w14:textId="77777777" w:rsidR="009D1437" w:rsidRPr="009372AD" w:rsidRDefault="009D1437" w:rsidP="00616EC4">
            <w:pPr>
              <w:pStyle w:val="ListParagraph"/>
              <w:ind w:left="0"/>
              <w:jc w:val="both"/>
            </w:pPr>
          </w:p>
        </w:tc>
      </w:tr>
      <w:tr w:rsidR="009D1437" w:rsidRPr="00660ABB" w14:paraId="1183F287" w14:textId="77777777" w:rsidTr="00616EC4">
        <w:tc>
          <w:tcPr>
            <w:tcW w:w="1710" w:type="dxa"/>
            <w:tcBorders>
              <w:top w:val="single" w:sz="4" w:space="0" w:color="2E74B5"/>
              <w:left w:val="single" w:sz="4" w:space="0" w:color="2E74B5"/>
              <w:right w:val="single" w:sz="4" w:space="0" w:color="2E74B5"/>
            </w:tcBorders>
            <w:shd w:val="clear" w:color="auto" w:fill="auto"/>
          </w:tcPr>
          <w:p w14:paraId="1D01D4C9" w14:textId="77777777" w:rsidR="009D1437" w:rsidRPr="009372AD" w:rsidRDefault="009D1437" w:rsidP="00616EC4">
            <w:pPr>
              <w:rPr>
                <w:rFonts w:eastAsia="Calibri"/>
              </w:rPr>
            </w:pPr>
            <w:r w:rsidRPr="009372AD">
              <w:rPr>
                <w:rFonts w:eastAsia="Calibri"/>
              </w:rPr>
              <w:lastRenderedPageBreak/>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A4CEFE5" w14:textId="77777777" w:rsidR="009D1437" w:rsidRPr="009372AD" w:rsidRDefault="009D1437" w:rsidP="00616EC4">
            <w:pPr>
              <w:rPr>
                <w:rFonts w:eastAsia="Calibri"/>
              </w:rPr>
            </w:pPr>
            <w:r w:rsidRPr="009372AD">
              <w:rPr>
                <w:rFonts w:eastAsia="Calibri"/>
              </w:rPr>
              <w:t>Dữ liệu xml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249C0BF8" w14:textId="77777777" w:rsidR="009D1437" w:rsidRPr="009372AD" w:rsidRDefault="009D1437" w:rsidP="00616EC4">
            <w:pPr>
              <w:pStyle w:val="ListParagraph"/>
              <w:ind w:left="0"/>
              <w:jc w:val="both"/>
            </w:pPr>
          </w:p>
        </w:tc>
      </w:tr>
      <w:tr w:rsidR="009D1437" w:rsidRPr="00660ABB" w14:paraId="1C109F03" w14:textId="77777777" w:rsidTr="00616EC4">
        <w:tc>
          <w:tcPr>
            <w:tcW w:w="1710" w:type="dxa"/>
            <w:tcBorders>
              <w:top w:val="single" w:sz="4" w:space="0" w:color="2E74B5"/>
              <w:left w:val="single" w:sz="4" w:space="0" w:color="2E74B5"/>
              <w:right w:val="single" w:sz="4" w:space="0" w:color="2E74B5"/>
            </w:tcBorders>
            <w:shd w:val="clear" w:color="auto" w:fill="auto"/>
          </w:tcPr>
          <w:p w14:paraId="0DFBD8D2" w14:textId="77777777" w:rsidR="009D1437" w:rsidRPr="009372AD" w:rsidRDefault="009D1437" w:rsidP="00616EC4">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1B9B779" w14:textId="77777777" w:rsidR="009D1437" w:rsidRPr="009372AD" w:rsidRDefault="009D1437" w:rsidP="00616EC4">
            <w:pPr>
              <w:rPr>
                <w:rFonts w:eastAsia="Calibri"/>
              </w:rPr>
            </w:pPr>
            <w:r w:rsidRPr="009575F7">
              <w:rPr>
                <w:rFonts w:eastAsia="Calibri"/>
              </w:rPr>
              <w:t xml:space="preserve">Có lỗi trong quá trình thay thế </w:t>
            </w:r>
            <w:r>
              <w:rPr>
                <w:rFonts w:eastAsia="Calibri"/>
              </w:rPr>
              <w:t>chứng từ</w:t>
            </w:r>
          </w:p>
        </w:tc>
        <w:tc>
          <w:tcPr>
            <w:tcW w:w="2515" w:type="dxa"/>
            <w:tcBorders>
              <w:top w:val="single" w:sz="4" w:space="0" w:color="2E74B5"/>
              <w:left w:val="single" w:sz="4" w:space="0" w:color="2E74B5"/>
              <w:bottom w:val="single" w:sz="4" w:space="0" w:color="2E74B5"/>
              <w:right w:val="single" w:sz="4" w:space="0" w:color="2E74B5"/>
            </w:tcBorders>
          </w:tcPr>
          <w:p w14:paraId="1CC065DD" w14:textId="77777777" w:rsidR="009D1437" w:rsidRPr="009372AD" w:rsidRDefault="009D1437" w:rsidP="00616EC4">
            <w:pPr>
              <w:pStyle w:val="ListParagraph"/>
              <w:ind w:left="0"/>
              <w:jc w:val="both"/>
            </w:pPr>
          </w:p>
        </w:tc>
      </w:tr>
      <w:tr w:rsidR="009D1437" w:rsidRPr="00660ABB" w14:paraId="7328AF01" w14:textId="77777777" w:rsidTr="00616EC4">
        <w:tc>
          <w:tcPr>
            <w:tcW w:w="1710" w:type="dxa"/>
            <w:tcBorders>
              <w:top w:val="single" w:sz="4" w:space="0" w:color="2E74B5"/>
              <w:left w:val="single" w:sz="4" w:space="0" w:color="2E74B5"/>
              <w:right w:val="single" w:sz="4" w:space="0" w:color="2E74B5"/>
            </w:tcBorders>
            <w:shd w:val="clear" w:color="auto" w:fill="auto"/>
          </w:tcPr>
          <w:p w14:paraId="44B0F3C2" w14:textId="77777777" w:rsidR="009D1437" w:rsidRPr="009372AD" w:rsidRDefault="009D1437" w:rsidP="00616EC4">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3841FC2" w14:textId="77777777" w:rsidR="009D1437" w:rsidRPr="009372AD" w:rsidRDefault="009D1437" w:rsidP="00616EC4">
            <w:pPr>
              <w:rPr>
                <w:rFonts w:eastAsia="Calibri"/>
              </w:rPr>
            </w:pPr>
            <w:r w:rsidRPr="009372AD">
              <w:rPr>
                <w:rFonts w:eastAsia="Calibri"/>
              </w:rPr>
              <w:t xml:space="preserve">Dải </w:t>
            </w:r>
            <w:r>
              <w:rPr>
                <w:rFonts w:eastAsia="Calibri"/>
              </w:rPr>
              <w:t>chứng từ</w:t>
            </w:r>
            <w:r w:rsidRPr="009372AD">
              <w:rPr>
                <w:rFonts w:eastAsia="Calibri"/>
              </w:rPr>
              <w:t xml:space="preserve"> cũ đã hết</w:t>
            </w:r>
          </w:p>
        </w:tc>
        <w:tc>
          <w:tcPr>
            <w:tcW w:w="2515" w:type="dxa"/>
            <w:tcBorders>
              <w:top w:val="single" w:sz="4" w:space="0" w:color="2E74B5"/>
              <w:left w:val="single" w:sz="4" w:space="0" w:color="2E74B5"/>
              <w:bottom w:val="single" w:sz="4" w:space="0" w:color="2E74B5"/>
              <w:right w:val="single" w:sz="4" w:space="0" w:color="2E74B5"/>
            </w:tcBorders>
          </w:tcPr>
          <w:p w14:paraId="0EC33DDB" w14:textId="77777777" w:rsidR="009D1437" w:rsidRPr="009372AD" w:rsidRDefault="009D1437" w:rsidP="00616EC4">
            <w:pPr>
              <w:pStyle w:val="ListParagraph"/>
              <w:ind w:left="0"/>
              <w:jc w:val="both"/>
            </w:pPr>
          </w:p>
        </w:tc>
      </w:tr>
      <w:tr w:rsidR="009D1437" w:rsidRPr="00660ABB" w14:paraId="64A43C9A"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ACEBF42" w14:textId="77777777" w:rsidR="009D1437" w:rsidRPr="009372AD" w:rsidRDefault="009D1437" w:rsidP="00616EC4">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88C3797" w14:textId="77777777" w:rsidR="009D1437" w:rsidRPr="009372AD" w:rsidRDefault="009D1437" w:rsidP="00616EC4">
            <w:pPr>
              <w:pStyle w:val="ListParagraph"/>
              <w:spacing w:after="0" w:line="240" w:lineRule="auto"/>
              <w:ind w:left="0"/>
              <w:rPr>
                <w:rFonts w:eastAsia="Calibri"/>
              </w:rPr>
            </w:pPr>
            <w:r w:rsidRPr="009372AD">
              <w:rPr>
                <w:rFonts w:eastAsia="Calibri"/>
              </w:rPr>
              <w:t>User name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663D9C5B" w14:textId="77777777" w:rsidR="009D1437" w:rsidRPr="009372AD" w:rsidRDefault="009D1437" w:rsidP="00616EC4">
            <w:pPr>
              <w:jc w:val="both"/>
            </w:pPr>
          </w:p>
        </w:tc>
      </w:tr>
      <w:tr w:rsidR="009D1437" w:rsidRPr="00660ABB" w14:paraId="45CB7E84"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BB5CF38" w14:textId="77777777" w:rsidR="009D1437" w:rsidRPr="009372AD" w:rsidRDefault="009D1437" w:rsidP="00616EC4">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8DB40B4" w14:textId="77777777" w:rsidR="009D1437" w:rsidRPr="009372AD" w:rsidRDefault="009D1437" w:rsidP="00616EC4">
            <w:pPr>
              <w:pStyle w:val="ListParagraph"/>
              <w:spacing w:after="0" w:line="240" w:lineRule="auto"/>
              <w:ind w:left="0"/>
              <w:rPr>
                <w:rFonts w:eastAsia="Calibri"/>
              </w:rPr>
            </w:pPr>
            <w:r>
              <w:rPr>
                <w:rFonts w:eastAsia="Calibri"/>
              </w:rPr>
              <w:t>Chứng từ</w:t>
            </w:r>
            <w:r w:rsidRPr="009372AD">
              <w:rPr>
                <w:rFonts w:eastAsia="Calibri"/>
              </w:rPr>
              <w:t xml:space="preserve"> đã được thay thế rồi. Không thể thay thế nữa.</w:t>
            </w:r>
          </w:p>
        </w:tc>
        <w:tc>
          <w:tcPr>
            <w:tcW w:w="2515" w:type="dxa"/>
            <w:tcBorders>
              <w:top w:val="single" w:sz="4" w:space="0" w:color="2E74B5"/>
              <w:left w:val="single" w:sz="4" w:space="0" w:color="2E74B5"/>
              <w:bottom w:val="single" w:sz="4" w:space="0" w:color="2E74B5"/>
              <w:right w:val="single" w:sz="4" w:space="0" w:color="2E74B5"/>
            </w:tcBorders>
          </w:tcPr>
          <w:p w14:paraId="6E4E1D6B" w14:textId="77777777" w:rsidR="009D1437" w:rsidRPr="009372AD" w:rsidRDefault="009D1437" w:rsidP="00616EC4">
            <w:pPr>
              <w:jc w:val="both"/>
            </w:pPr>
          </w:p>
        </w:tc>
      </w:tr>
      <w:tr w:rsidR="009D1437" w:rsidRPr="00660ABB" w14:paraId="53019CC0"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AC1767B" w14:textId="77777777" w:rsidR="009D1437" w:rsidRPr="009372AD" w:rsidRDefault="009D1437" w:rsidP="00616EC4">
            <w:pPr>
              <w:autoSpaceDE w:val="0"/>
              <w:autoSpaceDN w:val="0"/>
              <w:adjustRightInd w:val="0"/>
              <w:rPr>
                <w:rFonts w:eastAsia="Calibri"/>
              </w:rPr>
            </w:pPr>
            <w:r w:rsidRPr="009372AD">
              <w:rPr>
                <w:rFonts w:eastAsia="Calibri"/>
              </w:rPr>
              <w:t>ERR:9</w:t>
            </w:r>
          </w:p>
          <w:p w14:paraId="5AEB0F12"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6ADFCD6" w14:textId="77777777" w:rsidR="009D1437" w:rsidRPr="009372AD" w:rsidRDefault="009D1437" w:rsidP="00616EC4">
            <w:pPr>
              <w:pStyle w:val="ListParagraph"/>
              <w:spacing w:after="0" w:line="240" w:lineRule="auto"/>
              <w:ind w:left="0"/>
              <w:rPr>
                <w:rFonts w:eastAsia="Calibri"/>
              </w:rPr>
            </w:pPr>
            <w:r>
              <w:rPr>
                <w:rFonts w:eastAsia="Calibri"/>
              </w:rPr>
              <w:t>Trạng thái chứng từ không được thay thế</w:t>
            </w:r>
          </w:p>
        </w:tc>
        <w:tc>
          <w:tcPr>
            <w:tcW w:w="2515" w:type="dxa"/>
            <w:tcBorders>
              <w:top w:val="single" w:sz="4" w:space="0" w:color="2E74B5"/>
              <w:left w:val="single" w:sz="4" w:space="0" w:color="2E74B5"/>
              <w:bottom w:val="single" w:sz="4" w:space="0" w:color="2E74B5"/>
              <w:right w:val="single" w:sz="4" w:space="0" w:color="2E74B5"/>
            </w:tcBorders>
          </w:tcPr>
          <w:p w14:paraId="5BC9424E" w14:textId="77777777" w:rsidR="009D1437" w:rsidRPr="009372AD" w:rsidRDefault="009D1437" w:rsidP="00616EC4">
            <w:pPr>
              <w:jc w:val="both"/>
            </w:pPr>
          </w:p>
        </w:tc>
      </w:tr>
      <w:tr w:rsidR="009D1437" w:rsidRPr="00660ABB" w14:paraId="52F62356"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FE75999" w14:textId="77777777" w:rsidR="009D1437" w:rsidRPr="009372AD" w:rsidRDefault="009D1437" w:rsidP="00616EC4">
            <w:pPr>
              <w:autoSpaceDE w:val="0"/>
              <w:autoSpaceDN w:val="0"/>
              <w:adjustRightInd w:val="0"/>
              <w:rPr>
                <w:rFonts w:eastAsia="Calibri"/>
              </w:rPr>
            </w:pPr>
            <w:r w:rsidRPr="00897856">
              <w:rPr>
                <w:rFonts w:eastAsia="Calibri"/>
              </w:rPr>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9653957" w14:textId="77777777" w:rsidR="009D1437" w:rsidRDefault="009D1437" w:rsidP="00616EC4">
            <w:pPr>
              <w:pStyle w:val="ListParagraph"/>
              <w:spacing w:after="0" w:line="240" w:lineRule="auto"/>
              <w:ind w:left="0"/>
              <w:rPr>
                <w:rFonts w:eastAsia="Calibri"/>
              </w:rPr>
            </w:pPr>
            <w:r>
              <w:rPr>
                <w:rFonts w:eastAsia="Calibri"/>
              </w:rPr>
              <w:t>Lỗi trùng fkey</w:t>
            </w:r>
          </w:p>
        </w:tc>
        <w:tc>
          <w:tcPr>
            <w:tcW w:w="2515" w:type="dxa"/>
            <w:tcBorders>
              <w:top w:val="single" w:sz="4" w:space="0" w:color="2E74B5"/>
              <w:left w:val="single" w:sz="4" w:space="0" w:color="2E74B5"/>
              <w:bottom w:val="single" w:sz="4" w:space="0" w:color="2E74B5"/>
              <w:right w:val="single" w:sz="4" w:space="0" w:color="2E74B5"/>
            </w:tcBorders>
          </w:tcPr>
          <w:p w14:paraId="6B55BB0F" w14:textId="77777777" w:rsidR="009D1437" w:rsidRPr="009372AD" w:rsidRDefault="009D1437" w:rsidP="00616EC4">
            <w:pPr>
              <w:jc w:val="both"/>
            </w:pPr>
            <w:r>
              <w:t>Fkey của chứng từ mới đã tồn tại trên hệ thống</w:t>
            </w:r>
          </w:p>
        </w:tc>
      </w:tr>
      <w:tr w:rsidR="009D1437" w:rsidRPr="00660ABB" w14:paraId="4F968D52"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7B681DE" w14:textId="77777777" w:rsidR="009D1437" w:rsidRPr="009372AD" w:rsidRDefault="009D1437" w:rsidP="00616EC4">
            <w:pPr>
              <w:autoSpaceDE w:val="0"/>
              <w:autoSpaceDN w:val="0"/>
              <w:adjustRightInd w:val="0"/>
              <w:rPr>
                <w:rFonts w:eastAsia="Calibri"/>
              </w:rPr>
            </w:pPr>
            <w:r>
              <w:rPr>
                <w:rFonts w:eastAsia="Calibri"/>
              </w:rP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FA10381" w14:textId="77777777" w:rsidR="009D1437" w:rsidRDefault="009D1437" w:rsidP="00616EC4">
            <w:pPr>
              <w:pStyle w:val="ListParagraph"/>
              <w:spacing w:after="0" w:line="240" w:lineRule="auto"/>
              <w:ind w:left="0"/>
              <w:rPr>
                <w:rFonts w:eastAsia="Calibri"/>
              </w:rPr>
            </w:pPr>
            <w:r>
              <w:rPr>
                <w:rFonts w:eastAsia="Calibri"/>
              </w:rPr>
              <w:t>Lỗi trong quá trình thực hiện cấp số chứng từ</w:t>
            </w:r>
          </w:p>
        </w:tc>
        <w:tc>
          <w:tcPr>
            <w:tcW w:w="2515" w:type="dxa"/>
            <w:tcBorders>
              <w:top w:val="single" w:sz="4" w:space="0" w:color="2E74B5"/>
              <w:left w:val="single" w:sz="4" w:space="0" w:color="2E74B5"/>
              <w:bottom w:val="single" w:sz="4" w:space="0" w:color="2E74B5"/>
              <w:right w:val="single" w:sz="4" w:space="0" w:color="2E74B5"/>
            </w:tcBorders>
          </w:tcPr>
          <w:p w14:paraId="1F104E3F" w14:textId="77777777" w:rsidR="009D1437" w:rsidRPr="009372AD" w:rsidRDefault="009D1437" w:rsidP="00616EC4">
            <w:pPr>
              <w:jc w:val="both"/>
            </w:pPr>
          </w:p>
        </w:tc>
      </w:tr>
      <w:tr w:rsidR="009D1437" w:rsidRPr="00660ABB" w14:paraId="647E77FB"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DB852BC" w14:textId="77777777" w:rsidR="009D1437" w:rsidRPr="009372AD" w:rsidRDefault="009D1437" w:rsidP="00616EC4">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34AEF3C" w14:textId="77777777" w:rsidR="009D1437" w:rsidRDefault="009D1437" w:rsidP="00616EC4">
            <w:pPr>
              <w:pStyle w:val="ListParagraph"/>
              <w:spacing w:after="0" w:line="240" w:lineRule="auto"/>
              <w:ind w:left="0"/>
              <w:rPr>
                <w:rFonts w:eastAsia="Calibri"/>
              </w:rPr>
            </w:pPr>
            <w:r>
              <w:rPr>
                <w:rFonts w:eastAsia="Calibri"/>
              </w:rPr>
              <w:t xml:space="preserve">Lỗi khi thực hiện </w:t>
            </w:r>
            <w:r w:rsidRPr="00170EAA">
              <w:rPr>
                <w:rFonts w:eastAsia="Calibri"/>
              </w:rPr>
              <w:t>Deserialize</w:t>
            </w:r>
            <w:r>
              <w:rPr>
                <w:rFonts w:eastAsia="Calibri"/>
              </w:rPr>
              <w:t xml:space="preserve"> chuỗi chứng từ đầu vào</w:t>
            </w:r>
          </w:p>
        </w:tc>
        <w:tc>
          <w:tcPr>
            <w:tcW w:w="2515" w:type="dxa"/>
            <w:tcBorders>
              <w:top w:val="single" w:sz="4" w:space="0" w:color="2E74B5"/>
              <w:left w:val="single" w:sz="4" w:space="0" w:color="2E74B5"/>
              <w:bottom w:val="single" w:sz="4" w:space="0" w:color="2E74B5"/>
              <w:right w:val="single" w:sz="4" w:space="0" w:color="2E74B5"/>
            </w:tcBorders>
          </w:tcPr>
          <w:p w14:paraId="6CC88AB7" w14:textId="77777777" w:rsidR="009D1437" w:rsidRPr="009372AD" w:rsidRDefault="009D1437" w:rsidP="00616EC4">
            <w:pPr>
              <w:jc w:val="both"/>
            </w:pPr>
          </w:p>
        </w:tc>
      </w:tr>
      <w:tr w:rsidR="009D1437" w:rsidRPr="00660ABB" w14:paraId="09BA7E05"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2CDBF82" w14:textId="77777777" w:rsidR="009D1437" w:rsidRPr="009372AD" w:rsidRDefault="009D1437" w:rsidP="00616EC4">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14:paraId="0A38CA94"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FC035E8" w14:textId="77777777" w:rsidR="009D1437" w:rsidRDefault="009D1437" w:rsidP="00616EC4">
            <w:pPr>
              <w:pStyle w:val="ListParagraph"/>
              <w:spacing w:after="0" w:line="240" w:lineRule="auto"/>
              <w:ind w:left="0"/>
              <w:rPr>
                <w:rFonts w:eastAsia="Calibri"/>
              </w:rPr>
            </w:pPr>
            <w:r>
              <w:rPr>
                <w:rFonts w:eastAsia="Calibri"/>
              </w:rPr>
              <w:t>Pattern truyền vào không giống với chứng từ cần điều chỉnh</w:t>
            </w:r>
          </w:p>
        </w:tc>
        <w:tc>
          <w:tcPr>
            <w:tcW w:w="2515" w:type="dxa"/>
            <w:tcBorders>
              <w:top w:val="single" w:sz="4" w:space="0" w:color="2E74B5"/>
              <w:left w:val="single" w:sz="4" w:space="0" w:color="2E74B5"/>
              <w:bottom w:val="single" w:sz="4" w:space="0" w:color="2E74B5"/>
              <w:right w:val="single" w:sz="4" w:space="0" w:color="2E74B5"/>
            </w:tcBorders>
          </w:tcPr>
          <w:p w14:paraId="4BE0CA37" w14:textId="77777777" w:rsidR="009D1437" w:rsidRPr="009372AD" w:rsidRDefault="009D1437" w:rsidP="00616EC4">
            <w:pPr>
              <w:jc w:val="both"/>
            </w:pPr>
          </w:p>
        </w:tc>
      </w:tr>
      <w:tr w:rsidR="009D1437" w:rsidRPr="00660ABB" w14:paraId="458F972E"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28137B8" w14:textId="77777777" w:rsidR="009D1437" w:rsidRPr="009372AD" w:rsidRDefault="009D1437" w:rsidP="00616EC4">
            <w:pPr>
              <w:autoSpaceDE w:val="0"/>
              <w:autoSpaceDN w:val="0"/>
              <w:adjustRightInd w:val="0"/>
              <w:rPr>
                <w:rFonts w:eastAsia="Calibri"/>
              </w:rPr>
            </w:pPr>
            <w:r>
              <w:rPr>
                <w:rFonts w:eastAsia="Calibri"/>
              </w:rPr>
              <w:t>ERR:20</w:t>
            </w:r>
          </w:p>
          <w:p w14:paraId="424366A2" w14:textId="77777777" w:rsidR="009D1437" w:rsidRPr="009372AD" w:rsidRDefault="009D1437" w:rsidP="00616EC4">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EC5380F" w14:textId="77777777" w:rsidR="009D1437" w:rsidRDefault="009D1437" w:rsidP="00616EC4">
            <w:pPr>
              <w:pStyle w:val="ListParagraph"/>
              <w:spacing w:after="0" w:line="240" w:lineRule="auto"/>
              <w:ind w:left="0"/>
              <w:rPr>
                <w:rFonts w:eastAsia="Calibri"/>
              </w:rPr>
            </w:pPr>
            <w:r w:rsidRPr="002A5863">
              <w:t xml:space="preserve">Dải </w:t>
            </w:r>
            <w:r>
              <w:t>chứng từ</w:t>
            </w:r>
            <w:r w:rsidRPr="002A5863">
              <w:t xml:space="preserve">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5F045DCE" w14:textId="77777777" w:rsidR="009D1437" w:rsidRPr="009372AD" w:rsidRDefault="009D1437" w:rsidP="00616EC4">
            <w:pPr>
              <w:jc w:val="both"/>
            </w:pPr>
          </w:p>
        </w:tc>
      </w:tr>
      <w:tr w:rsidR="009D1437" w:rsidRPr="00660ABB" w14:paraId="5A1B3AD6"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0A79667" w14:textId="77777777" w:rsidR="009D1437" w:rsidRDefault="009D1437" w:rsidP="00616EC4">
            <w:pPr>
              <w:autoSpaceDE w:val="0"/>
              <w:autoSpaceDN w:val="0"/>
              <w:adjustRightInd w:val="0"/>
              <w:rPr>
                <w:rFonts w:eastAsia="Calibri"/>
              </w:rPr>
            </w:pPr>
            <w:r>
              <w:rPr>
                <w:rFonts w:eastAsia="Calibri"/>
              </w:rPr>
              <w:t>ERR:21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841CD54" w14:textId="77777777" w:rsidR="009D1437" w:rsidRPr="002A5863" w:rsidRDefault="009D1437" w:rsidP="00616EC4">
            <w:pPr>
              <w:pStyle w:val="ListParagraph"/>
              <w:spacing w:after="0" w:line="240" w:lineRule="auto"/>
              <w:ind w:left="0"/>
            </w:pPr>
            <w:r>
              <w:t>Trùng Fkey truyền vào</w:t>
            </w:r>
          </w:p>
        </w:tc>
        <w:tc>
          <w:tcPr>
            <w:tcW w:w="2515" w:type="dxa"/>
            <w:tcBorders>
              <w:top w:val="single" w:sz="4" w:space="0" w:color="2E74B5"/>
              <w:left w:val="single" w:sz="4" w:space="0" w:color="2E74B5"/>
              <w:bottom w:val="single" w:sz="4" w:space="0" w:color="2E74B5"/>
              <w:right w:val="single" w:sz="4" w:space="0" w:color="2E74B5"/>
            </w:tcBorders>
          </w:tcPr>
          <w:p w14:paraId="7F6ED62B" w14:textId="77777777" w:rsidR="009D1437" w:rsidRPr="009372AD" w:rsidRDefault="009D1437" w:rsidP="00616EC4">
            <w:pPr>
              <w:jc w:val="both"/>
            </w:pPr>
          </w:p>
        </w:tc>
      </w:tr>
      <w:tr w:rsidR="009D1437" w:rsidRPr="00660ABB" w14:paraId="21988A9C"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1AD1076" w14:textId="77777777" w:rsidR="009D1437" w:rsidRPr="00DD2715" w:rsidRDefault="009D1437" w:rsidP="00616EC4">
            <w:pPr>
              <w:autoSpaceDE w:val="0"/>
              <w:autoSpaceDN w:val="0"/>
              <w:adjustRightInd w:val="0"/>
              <w:jc w:val="both"/>
            </w:pPr>
            <w: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75D6E36" w14:textId="77777777" w:rsidR="009D1437" w:rsidRDefault="009D1437" w:rsidP="00616EC4">
            <w:pPr>
              <w:pStyle w:val="ListParagraph"/>
              <w:ind w:left="0"/>
              <w:jc w:val="both"/>
            </w:pPr>
            <w:r>
              <w:t>Lỗi chứng thư hết hạn</w:t>
            </w:r>
          </w:p>
        </w:tc>
        <w:tc>
          <w:tcPr>
            <w:tcW w:w="2515" w:type="dxa"/>
            <w:tcBorders>
              <w:top w:val="single" w:sz="4" w:space="0" w:color="2E74B5"/>
              <w:left w:val="single" w:sz="4" w:space="0" w:color="2E74B5"/>
              <w:bottom w:val="single" w:sz="4" w:space="0" w:color="2E74B5"/>
              <w:right w:val="single" w:sz="4" w:space="0" w:color="2E74B5"/>
            </w:tcBorders>
          </w:tcPr>
          <w:p w14:paraId="6659E44F" w14:textId="77777777" w:rsidR="009D1437" w:rsidRPr="009372AD" w:rsidRDefault="009D1437" w:rsidP="00616EC4">
            <w:pPr>
              <w:jc w:val="both"/>
            </w:pPr>
          </w:p>
        </w:tc>
      </w:tr>
      <w:tr w:rsidR="009D1437" w:rsidRPr="00660ABB" w14:paraId="4A55EDFE"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40A4954" w14:textId="77777777" w:rsidR="009D1437" w:rsidRPr="00DD2715" w:rsidRDefault="009D1437" w:rsidP="00616EC4">
            <w:pPr>
              <w:autoSpaceDE w:val="0"/>
              <w:autoSpaceDN w:val="0"/>
              <w:adjustRightInd w:val="0"/>
              <w:jc w:val="both"/>
            </w:pPr>
            <w:r>
              <w:t>ERR:30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9AC005E" w14:textId="77777777" w:rsidR="009D1437" w:rsidRPr="00517DC0" w:rsidRDefault="009D1437" w:rsidP="00616EC4">
            <w:pPr>
              <w:pStyle w:val="ListParagraph"/>
              <w:ind w:left="0"/>
              <w:jc w:val="both"/>
            </w:pPr>
            <w:r w:rsidRPr="00517DC0">
              <w:t xml:space="preserve">Danh sách </w:t>
            </w:r>
            <w:r>
              <w:t>chứng từ</w:t>
            </w:r>
            <w:r w:rsidRPr="00517DC0">
              <w:t xml:space="preserve"> tồn tại ngày </w:t>
            </w:r>
            <w:r>
              <w:t>chứng từ</w:t>
            </w:r>
            <w:r w:rsidRPr="00517DC0">
              <w:t xml:space="preserve"> nhỏ hơn ngày </w:t>
            </w:r>
            <w:r>
              <w:t>chứng từ</w:t>
            </w:r>
            <w:r w:rsidRPr="00517DC0">
              <w:t xml:space="preserve"> đã phát hành</w:t>
            </w:r>
          </w:p>
        </w:tc>
        <w:tc>
          <w:tcPr>
            <w:tcW w:w="2515" w:type="dxa"/>
            <w:tcBorders>
              <w:top w:val="single" w:sz="4" w:space="0" w:color="2E74B5"/>
              <w:left w:val="single" w:sz="4" w:space="0" w:color="2E74B5"/>
              <w:bottom w:val="single" w:sz="4" w:space="0" w:color="2E74B5"/>
              <w:right w:val="single" w:sz="4" w:space="0" w:color="2E74B5"/>
            </w:tcBorders>
          </w:tcPr>
          <w:p w14:paraId="669702DE" w14:textId="77777777" w:rsidR="009D1437" w:rsidRPr="009372AD" w:rsidRDefault="009D1437" w:rsidP="00616EC4">
            <w:pPr>
              <w:jc w:val="both"/>
            </w:pPr>
          </w:p>
        </w:tc>
      </w:tr>
      <w:tr w:rsidR="009D1437" w:rsidRPr="00660ABB" w14:paraId="4EF5CAA6"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D97FFF7" w14:textId="77777777" w:rsidR="009D1437" w:rsidRDefault="009D1437" w:rsidP="00616EC4">
            <w:pPr>
              <w:autoSpaceDE w:val="0"/>
              <w:autoSpaceDN w:val="0"/>
              <w:adjustRightInd w:val="0"/>
              <w:jc w:val="both"/>
            </w:pPr>
            <w:r>
              <w:t>ERR:60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B4386A4" w14:textId="77777777" w:rsidR="009D1437" w:rsidRPr="00A205F8" w:rsidRDefault="009D1437" w:rsidP="00616EC4">
            <w:pPr>
              <w:jc w:val="both"/>
            </w:pPr>
            <w:r w:rsidRPr="00A205F8">
              <w:t xml:space="preserve">Chỉ được phép điều chỉnh </w:t>
            </w:r>
            <w:r>
              <w:t>chứng từ</w:t>
            </w:r>
            <w:r w:rsidRPr="00A205F8">
              <w:t xml:space="preserve"> cùng loại (Có mã / Không mã).</w:t>
            </w:r>
          </w:p>
        </w:tc>
        <w:tc>
          <w:tcPr>
            <w:tcW w:w="2515" w:type="dxa"/>
            <w:tcBorders>
              <w:top w:val="single" w:sz="4" w:space="0" w:color="2E74B5"/>
              <w:left w:val="single" w:sz="4" w:space="0" w:color="2E74B5"/>
              <w:bottom w:val="single" w:sz="4" w:space="0" w:color="2E74B5"/>
              <w:right w:val="single" w:sz="4" w:space="0" w:color="2E74B5"/>
            </w:tcBorders>
          </w:tcPr>
          <w:p w14:paraId="5891083C" w14:textId="77777777" w:rsidR="009D1437" w:rsidRPr="009372AD" w:rsidRDefault="009D1437" w:rsidP="00616EC4">
            <w:pPr>
              <w:jc w:val="both"/>
            </w:pPr>
          </w:p>
        </w:tc>
      </w:tr>
      <w:tr w:rsidR="009D1437" w:rsidRPr="00660ABB" w14:paraId="534C0303"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66C2EE0" w14:textId="77777777" w:rsidR="009D1437" w:rsidRDefault="009D1437" w:rsidP="00616EC4">
            <w:pPr>
              <w:autoSpaceDE w:val="0"/>
              <w:autoSpaceDN w:val="0"/>
              <w:adjustRightInd w:val="0"/>
              <w:jc w:val="both"/>
            </w:pPr>
            <w:r>
              <w:t>ERR:61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F4F28C8" w14:textId="77777777" w:rsidR="009D1437" w:rsidRPr="00517DC0" w:rsidRDefault="009D1437" w:rsidP="00616EC4">
            <w:pPr>
              <w:pStyle w:val="ListParagraph"/>
              <w:ind w:left="0"/>
              <w:jc w:val="both"/>
            </w:pPr>
            <w:r w:rsidRPr="00A205F8">
              <w:t xml:space="preserve">Chỉ được phép điều chỉnh </w:t>
            </w:r>
            <w:r>
              <w:t>chứng từ</w:t>
            </w:r>
            <w:r w:rsidRPr="00A205F8">
              <w:t xml:space="preserve"> cùng loại (HD GTGT / HD bán hàng...).</w:t>
            </w:r>
          </w:p>
        </w:tc>
        <w:tc>
          <w:tcPr>
            <w:tcW w:w="2515" w:type="dxa"/>
            <w:tcBorders>
              <w:top w:val="single" w:sz="4" w:space="0" w:color="2E74B5"/>
              <w:left w:val="single" w:sz="4" w:space="0" w:color="2E74B5"/>
              <w:bottom w:val="single" w:sz="4" w:space="0" w:color="2E74B5"/>
              <w:right w:val="single" w:sz="4" w:space="0" w:color="2E74B5"/>
            </w:tcBorders>
          </w:tcPr>
          <w:p w14:paraId="5ADC5F97" w14:textId="77777777" w:rsidR="009D1437" w:rsidRPr="009372AD" w:rsidRDefault="009D1437" w:rsidP="00616EC4">
            <w:pPr>
              <w:jc w:val="both"/>
            </w:pPr>
          </w:p>
        </w:tc>
      </w:tr>
      <w:tr w:rsidR="009D1437" w:rsidRPr="00660ABB" w14:paraId="4A4CC637"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61C7E28" w14:textId="77777777" w:rsidR="009D1437" w:rsidRDefault="009D1437" w:rsidP="00616EC4">
            <w:pPr>
              <w:autoSpaceDE w:val="0"/>
              <w:autoSpaceDN w:val="0"/>
              <w:adjustRightInd w:val="0"/>
              <w:jc w:val="both"/>
            </w:pPr>
            <w:r>
              <w:t>ERR:62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E2085DF" w14:textId="77777777" w:rsidR="009D1437" w:rsidRPr="00517DC0" w:rsidRDefault="009D1437" w:rsidP="00616EC4">
            <w:pPr>
              <w:pStyle w:val="ListParagraph"/>
              <w:ind w:left="0"/>
              <w:jc w:val="both"/>
            </w:pPr>
            <w:r w:rsidRPr="00A205F8">
              <w:t xml:space="preserve">Không được dùng không mã đăng ký gửi bảng tổng hợp thay thế, điều chỉnh các </w:t>
            </w:r>
            <w:r>
              <w:t>chứng từ</w:t>
            </w:r>
            <w:r w:rsidRPr="00A205F8">
              <w:t xml:space="preserve"> không mã gửi thông tin chi tiết.</w:t>
            </w:r>
          </w:p>
        </w:tc>
        <w:tc>
          <w:tcPr>
            <w:tcW w:w="2515" w:type="dxa"/>
            <w:tcBorders>
              <w:top w:val="single" w:sz="4" w:space="0" w:color="2E74B5"/>
              <w:left w:val="single" w:sz="4" w:space="0" w:color="2E74B5"/>
              <w:bottom w:val="single" w:sz="4" w:space="0" w:color="2E74B5"/>
              <w:right w:val="single" w:sz="4" w:space="0" w:color="2E74B5"/>
            </w:tcBorders>
          </w:tcPr>
          <w:p w14:paraId="30BC7E79" w14:textId="77777777" w:rsidR="009D1437" w:rsidRPr="009372AD" w:rsidRDefault="009D1437" w:rsidP="00616EC4">
            <w:pPr>
              <w:jc w:val="both"/>
            </w:pPr>
          </w:p>
        </w:tc>
      </w:tr>
      <w:tr w:rsidR="009D1437" w:rsidRPr="00660ABB" w14:paraId="26A9D1BE"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7E5D1926" w14:textId="77777777" w:rsidR="009D1437" w:rsidRPr="009372AD" w:rsidRDefault="009D1437" w:rsidP="00616EC4">
            <w:pPr>
              <w:autoSpaceDE w:val="0"/>
              <w:autoSpaceDN w:val="0"/>
              <w:adjustRightInd w:val="0"/>
              <w:rPr>
                <w:rFonts w:eastAsia="Calibri"/>
              </w:rPr>
            </w:pPr>
            <w:r w:rsidRPr="009372AD">
              <w:rPr>
                <w:rFonts w:eastAsia="Calibri"/>
              </w:rPr>
              <w:t>OK: pattern;serial;invNumber</w:t>
            </w:r>
          </w:p>
          <w:p w14:paraId="549AB998" w14:textId="77777777" w:rsidR="009D1437" w:rsidRPr="009372AD" w:rsidRDefault="009D1437" w:rsidP="00616EC4">
            <w:pPr>
              <w:autoSpaceDE w:val="0"/>
              <w:autoSpaceDN w:val="0"/>
              <w:adjustRightInd w:val="0"/>
              <w:rPr>
                <w:rFonts w:eastAsia="Calibri"/>
              </w:rPr>
            </w:pPr>
            <w:r w:rsidRPr="009372AD">
              <w:rPr>
                <w:rFonts w:eastAsia="Calibri"/>
              </w:rPr>
              <w:t>(Ví dụ:</w:t>
            </w:r>
          </w:p>
          <w:p w14:paraId="4ECEE08C" w14:textId="6FC01F03" w:rsidR="009D1437" w:rsidRPr="009372AD" w:rsidRDefault="009D1437" w:rsidP="00616EC4">
            <w:pPr>
              <w:autoSpaceDE w:val="0"/>
              <w:autoSpaceDN w:val="0"/>
              <w:adjustRightInd w:val="0"/>
              <w:rPr>
                <w:rFonts w:eastAsia="Calibri"/>
              </w:rPr>
            </w:pPr>
            <w:r w:rsidRPr="009372AD">
              <w:rPr>
                <w:rFonts w:eastAsia="Calibri"/>
              </w:rPr>
              <w:t>OK:</w:t>
            </w:r>
            <w:r>
              <w:t xml:space="preserve"> </w:t>
            </w:r>
            <w:r w:rsidR="00567FDB">
              <w:rPr>
                <w:rFonts w:eastAsia="Calibri"/>
              </w:rPr>
              <w:t>03/TNCN/</w:t>
            </w:r>
            <w:r>
              <w:rPr>
                <w:rFonts w:eastAsia="Calibri"/>
              </w:rPr>
              <w:t>001;</w:t>
            </w:r>
            <w:r w:rsidR="00567FDB">
              <w:rPr>
                <w:rFonts w:eastAsia="Calibri"/>
              </w:rPr>
              <w:t>CT/25E</w:t>
            </w:r>
            <w:r w:rsidRPr="009372AD">
              <w:rPr>
                <w:rFonts w:eastAsia="Calibri"/>
              </w:rPr>
              <w:t>;0000002)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1893D03"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OK </w:t>
            </w:r>
            <w:r w:rsidRPr="009372AD">
              <w:rPr>
                <w:rFonts w:eastAsia="Calibri"/>
              </w:rPr>
              <w:sym w:font="Wingdings" w:char="F0E0"/>
            </w:r>
            <w:r w:rsidRPr="009372AD">
              <w:rPr>
                <w:rFonts w:eastAsia="Calibri"/>
              </w:rPr>
              <w:t xml:space="preserve"> đã phát hành </w:t>
            </w:r>
            <w:r>
              <w:rPr>
                <w:rFonts w:eastAsia="Calibri"/>
              </w:rPr>
              <w:t>chứng từ</w:t>
            </w:r>
            <w:r w:rsidRPr="009372AD">
              <w:rPr>
                <w:rFonts w:eastAsia="Calibri"/>
              </w:rPr>
              <w:t xml:space="preserve"> </w:t>
            </w:r>
            <w:r>
              <w:rPr>
                <w:rFonts w:eastAsia="Calibri"/>
              </w:rPr>
              <w:t>thay thế</w:t>
            </w:r>
          </w:p>
          <w:p w14:paraId="38F69A58"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Patter</w:t>
            </w:r>
            <w:r w:rsidRPr="009372AD">
              <w:rPr>
                <w:rFonts w:eastAsia="Calibri"/>
              </w:rPr>
              <w:sym w:font="Wingdings" w:char="F0E0"/>
            </w:r>
            <w:r w:rsidRPr="009372AD">
              <w:rPr>
                <w:rFonts w:eastAsia="Calibri"/>
              </w:rPr>
              <w:t xml:space="preserve"> Mẫu số của </w:t>
            </w:r>
            <w:r>
              <w:rPr>
                <w:rFonts w:eastAsia="Calibri"/>
              </w:rPr>
              <w:t>chứng từ</w:t>
            </w:r>
            <w:r w:rsidRPr="009372AD">
              <w:rPr>
                <w:rFonts w:eastAsia="Calibri"/>
              </w:rPr>
              <w:t xml:space="preserve"> </w:t>
            </w:r>
            <w:r>
              <w:rPr>
                <w:rFonts w:eastAsia="Calibri"/>
              </w:rPr>
              <w:t>thay thế</w:t>
            </w:r>
            <w:r w:rsidRPr="009372AD">
              <w:rPr>
                <w:rFonts w:eastAsia="Calibri"/>
              </w:rPr>
              <w:t xml:space="preserve"> </w:t>
            </w:r>
          </w:p>
          <w:p w14:paraId="678BFE5A"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Serial </w:t>
            </w:r>
            <w:r w:rsidRPr="009372AD">
              <w:rPr>
                <w:rFonts w:eastAsia="Calibri"/>
              </w:rPr>
              <w:sym w:font="Wingdings" w:char="F0E0"/>
            </w:r>
            <w:r w:rsidRPr="009372AD">
              <w:rPr>
                <w:rFonts w:eastAsia="Calibri"/>
              </w:rPr>
              <w:t xml:space="preserve"> serial của </w:t>
            </w:r>
            <w:r>
              <w:rPr>
                <w:rFonts w:eastAsia="Calibri"/>
              </w:rPr>
              <w:t>chứng từ</w:t>
            </w:r>
            <w:r w:rsidRPr="009372AD">
              <w:rPr>
                <w:rFonts w:eastAsia="Calibri"/>
              </w:rPr>
              <w:t xml:space="preserve"> </w:t>
            </w:r>
            <w:r>
              <w:rPr>
                <w:rFonts w:eastAsia="Calibri"/>
              </w:rPr>
              <w:t>thay thế</w:t>
            </w:r>
            <w:r w:rsidRPr="009372AD">
              <w:rPr>
                <w:rFonts w:eastAsia="Calibri"/>
              </w:rPr>
              <w:t xml:space="preserve"> </w:t>
            </w:r>
          </w:p>
          <w:p w14:paraId="00A9C17A" w14:textId="77777777" w:rsidR="009D1437" w:rsidRPr="009372AD" w:rsidRDefault="009D1437" w:rsidP="00616EC4">
            <w:pPr>
              <w:pStyle w:val="ListParagraph"/>
              <w:numPr>
                <w:ilvl w:val="0"/>
                <w:numId w:val="4"/>
              </w:numPr>
              <w:spacing w:after="0" w:line="240" w:lineRule="auto"/>
              <w:rPr>
                <w:rFonts w:eastAsia="Calibri"/>
              </w:rPr>
            </w:pPr>
            <w:r w:rsidRPr="009372AD">
              <w:rPr>
                <w:rFonts w:eastAsia="Calibri"/>
              </w:rPr>
              <w:t xml:space="preserve">invNumber: số </w:t>
            </w:r>
            <w:r>
              <w:rPr>
                <w:rFonts w:eastAsia="Calibri"/>
              </w:rPr>
              <w:t>chứng từ</w:t>
            </w:r>
            <w:r w:rsidRPr="009372AD">
              <w:rPr>
                <w:rFonts w:eastAsia="Calibri"/>
              </w:rPr>
              <w:t xml:space="preserve"> </w:t>
            </w:r>
            <w:r>
              <w:rPr>
                <w:rFonts w:eastAsia="Calibri"/>
              </w:rPr>
              <w:t>thay thế</w:t>
            </w:r>
            <w:r w:rsidRPr="009372AD">
              <w:rPr>
                <w:rFonts w:eastAsia="Calibri"/>
              </w:rPr>
              <w:t xml:space="preserve"> </w:t>
            </w:r>
          </w:p>
          <w:p w14:paraId="0B7025B0" w14:textId="77777777" w:rsidR="009D1437" w:rsidRPr="009372AD" w:rsidRDefault="009D1437" w:rsidP="00616EC4">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14:paraId="68628589" w14:textId="77777777" w:rsidR="009D1437" w:rsidRPr="009372AD" w:rsidRDefault="009D1437" w:rsidP="00616EC4">
            <w:pPr>
              <w:jc w:val="both"/>
            </w:pPr>
          </w:p>
        </w:tc>
      </w:tr>
    </w:tbl>
    <w:p w14:paraId="5BE036A5" w14:textId="77777777" w:rsidR="009D1437" w:rsidRPr="003264D9" w:rsidRDefault="009D1437" w:rsidP="009D1437">
      <w:pPr>
        <w:spacing w:line="360" w:lineRule="auto"/>
        <w:jc w:val="both"/>
        <w:rPr>
          <w:rFonts w:eastAsia="Calibri"/>
          <w:b/>
          <w:u w:val="single"/>
        </w:rPr>
      </w:pPr>
    </w:p>
    <w:p w14:paraId="439D42DD" w14:textId="77777777" w:rsidR="009D1437" w:rsidRPr="000A4319" w:rsidRDefault="009D1437" w:rsidP="009D1437">
      <w:pPr>
        <w:ind w:firstLine="720"/>
        <w:rPr>
          <w:b/>
          <w:u w:val="single"/>
        </w:rPr>
      </w:pPr>
      <w:r w:rsidRPr="000A4319">
        <w:rPr>
          <w:b/>
          <w:u w:val="single"/>
        </w:rPr>
        <w:lastRenderedPageBreak/>
        <w:t xml:space="preserve">Cấu trúc của </w:t>
      </w:r>
      <w:r>
        <w:rPr>
          <w:b/>
          <w:u w:val="single"/>
        </w:rPr>
        <w:t>xmlInv</w:t>
      </w:r>
      <w:r w:rsidRPr="000A4319">
        <w:rPr>
          <w:b/>
          <w:u w:val="single"/>
        </w:rPr>
        <w:t xml:space="preserve">Data </w:t>
      </w:r>
      <w:r>
        <w:rPr>
          <w:b/>
          <w:u w:val="single"/>
        </w:rPr>
        <w:t xml:space="preserve">trường hợp </w:t>
      </w:r>
      <w:r w:rsidRPr="00022930">
        <w:rPr>
          <w:b/>
          <w:color w:val="FF0000"/>
          <w:u w:val="single"/>
        </w:rPr>
        <w:t>không có</w:t>
      </w:r>
      <w:r>
        <w:rPr>
          <w:b/>
          <w:u w:val="single"/>
        </w:rPr>
        <w:t xml:space="preserve"> trường mở rộng </w:t>
      </w:r>
      <w:r w:rsidRPr="000A4319">
        <w:rPr>
          <w:b/>
          <w:u w:val="single"/>
        </w:rPr>
        <w:t xml:space="preserve">(các trường </w:t>
      </w:r>
      <w:r w:rsidRPr="000A4319">
        <w:rPr>
          <w:b/>
          <w:color w:val="FF0000"/>
          <w:u w:val="single"/>
        </w:rPr>
        <w:t>*</w:t>
      </w:r>
      <w:r w:rsidRPr="000A4319">
        <w:rPr>
          <w:b/>
          <w:u w:val="single"/>
        </w:rPr>
        <w:t xml:space="preserve"> là bắt buộc):</w:t>
      </w:r>
    </w:p>
    <w:p w14:paraId="768B6AA6" w14:textId="77777777" w:rsidR="00B52800" w:rsidRDefault="00B52800" w:rsidP="00B52800">
      <w:pPr>
        <w:autoSpaceDE w:val="0"/>
        <w:autoSpaceDN w:val="0"/>
        <w:adjustRightInd w:val="0"/>
        <w:rPr>
          <w:rFonts w:ascii="Cascadia Mono" w:eastAsiaTheme="minorHAnsi" w:hAnsi="Cascadia Mono" w:cs="Cascadia Mono"/>
          <w:color w:val="000000"/>
          <w:sz w:val="19"/>
          <w:szCs w:val="19"/>
          <w:highlight w:val="white"/>
          <w:lang w:val="en-SG"/>
        </w:rPr>
      </w:pPr>
      <w:r>
        <w:rPr>
          <w:rFonts w:ascii="Cascadia Mono" w:eastAsiaTheme="minorHAnsi" w:hAnsi="Cascadia Mono" w:cs="Cascadia Mono"/>
          <w:color w:val="0000FF"/>
          <w:sz w:val="19"/>
          <w:szCs w:val="19"/>
          <w:highlight w:val="white"/>
          <w:lang w:val="en-SG"/>
        </w:rPr>
        <w:t>&lt;</w:t>
      </w:r>
      <w:r>
        <w:rPr>
          <w:rFonts w:ascii="Cascadia Mono" w:eastAsiaTheme="minorHAnsi" w:hAnsi="Cascadia Mono" w:cs="Cascadia Mono"/>
          <w:color w:val="A31515"/>
          <w:sz w:val="19"/>
          <w:szCs w:val="19"/>
          <w:highlight w:val="white"/>
          <w:lang w:val="en-SG"/>
        </w:rPr>
        <w:t>ThayTheCT</w:t>
      </w:r>
      <w:r>
        <w:rPr>
          <w:rFonts w:ascii="Cascadia Mono" w:eastAsiaTheme="minorHAnsi" w:hAnsi="Cascadia Mono" w:cs="Cascadia Mono"/>
          <w:color w:val="0000FF"/>
          <w:sz w:val="19"/>
          <w:szCs w:val="19"/>
          <w:highlight w:val="white"/>
          <w:lang w:val="en-SG"/>
        </w:rPr>
        <w:t>&gt;</w:t>
      </w:r>
    </w:p>
    <w:p w14:paraId="5D875F82" w14:textId="77777777" w:rsidR="00B52800" w:rsidRDefault="00B52800" w:rsidP="00B52800">
      <w:pPr>
        <w:autoSpaceDE w:val="0"/>
        <w:autoSpaceDN w:val="0"/>
        <w:adjustRightInd w:val="0"/>
        <w:rPr>
          <w:rFonts w:ascii="Cascadia Mono" w:eastAsiaTheme="minorHAnsi" w:hAnsi="Cascadia Mono" w:cs="Cascadia Mono"/>
          <w:color w:val="000000"/>
          <w:sz w:val="19"/>
          <w:szCs w:val="19"/>
          <w:highlight w:val="white"/>
          <w:lang w:val="en-SG"/>
        </w:rPr>
      </w:pPr>
      <w:r>
        <w:rPr>
          <w:rFonts w:ascii="Cascadia Mono" w:eastAsiaTheme="minorHAnsi" w:hAnsi="Cascadia Mono" w:cs="Cascadia Mono"/>
          <w:color w:val="0000FF"/>
          <w:sz w:val="19"/>
          <w:szCs w:val="19"/>
          <w:highlight w:val="white"/>
          <w:lang w:val="en-SG"/>
        </w:rPr>
        <w:tab/>
        <w:t>&lt;</w:t>
      </w:r>
      <w:r>
        <w:rPr>
          <w:rFonts w:ascii="Cascadia Mono" w:eastAsiaTheme="minorHAnsi" w:hAnsi="Cascadia Mono" w:cs="Cascadia Mono"/>
          <w:color w:val="A31515"/>
          <w:sz w:val="19"/>
          <w:szCs w:val="19"/>
          <w:highlight w:val="white"/>
          <w:lang w:val="en-SG"/>
        </w:rPr>
        <w:t>key</w:t>
      </w:r>
      <w:r>
        <w:rPr>
          <w:rFonts w:ascii="Cascadia Mono" w:eastAsiaTheme="minorHAnsi" w:hAnsi="Cascadia Mono" w:cs="Cascadia Mono"/>
          <w:color w:val="0000FF"/>
          <w:sz w:val="19"/>
          <w:szCs w:val="19"/>
          <w:highlight w:val="white"/>
          <w:lang w:val="en-SG"/>
        </w:rPr>
        <w:t>&gt;</w:t>
      </w:r>
      <w:r>
        <w:rPr>
          <w:rFonts w:ascii="Cascadia Mono" w:eastAsiaTheme="minorHAnsi" w:hAnsi="Cascadia Mono" w:cs="Cascadia Mono"/>
          <w:color w:val="000000"/>
          <w:sz w:val="19"/>
          <w:szCs w:val="19"/>
          <w:highlight w:val="white"/>
          <w:lang w:val="en-SG"/>
        </w:rPr>
        <w:t xml:space="preserve">fkey chứng từ </w:t>
      </w:r>
      <w:r>
        <w:rPr>
          <w:rFonts w:ascii="Cascadia Mono" w:eastAsiaTheme="minorHAnsi" w:hAnsi="Cascadia Mono" w:cs="Cascadia Mono"/>
          <w:color w:val="0000FF"/>
          <w:sz w:val="19"/>
          <w:szCs w:val="19"/>
          <w:highlight w:val="white"/>
          <w:lang w:val="en-SG"/>
        </w:rPr>
        <w:t>&lt;/</w:t>
      </w:r>
      <w:r>
        <w:rPr>
          <w:rFonts w:ascii="Cascadia Mono" w:eastAsiaTheme="minorHAnsi" w:hAnsi="Cascadia Mono" w:cs="Cascadia Mono"/>
          <w:color w:val="A31515"/>
          <w:sz w:val="19"/>
          <w:szCs w:val="19"/>
          <w:highlight w:val="white"/>
          <w:lang w:val="en-SG"/>
        </w:rPr>
        <w:t>key</w:t>
      </w:r>
      <w:r>
        <w:rPr>
          <w:rFonts w:ascii="Cascadia Mono" w:eastAsiaTheme="minorHAnsi" w:hAnsi="Cascadia Mono" w:cs="Cascadia Mono"/>
          <w:color w:val="0000FF"/>
          <w:sz w:val="19"/>
          <w:szCs w:val="19"/>
          <w:highlight w:val="white"/>
          <w:lang w:val="en-SG"/>
        </w:rPr>
        <w:t>&gt;</w:t>
      </w:r>
    </w:p>
    <w:p w14:paraId="2D67EC26" w14:textId="77777777" w:rsidR="00B52800" w:rsidRDefault="00B52800" w:rsidP="00B52800">
      <w:pPr>
        <w:autoSpaceDE w:val="0"/>
        <w:autoSpaceDN w:val="0"/>
        <w:adjustRightInd w:val="0"/>
        <w:rPr>
          <w:rFonts w:ascii="Cascadia Mono" w:eastAsiaTheme="minorHAnsi" w:hAnsi="Cascadia Mono" w:cs="Cascadia Mono"/>
          <w:color w:val="000000"/>
          <w:sz w:val="19"/>
          <w:szCs w:val="19"/>
          <w:highlight w:val="white"/>
          <w:lang w:val="en-SG"/>
        </w:rPr>
      </w:pPr>
      <w:r>
        <w:rPr>
          <w:rFonts w:ascii="Cascadia Mono" w:eastAsiaTheme="minorHAnsi" w:hAnsi="Cascadia Mono" w:cs="Cascadia Mono"/>
          <w:color w:val="0000FF"/>
          <w:sz w:val="19"/>
          <w:szCs w:val="19"/>
          <w:highlight w:val="white"/>
          <w:lang w:val="en-SG"/>
        </w:rPr>
        <w:tab/>
        <w:t>&lt;</w:t>
      </w:r>
      <w:r>
        <w:rPr>
          <w:rFonts w:ascii="Cascadia Mono" w:eastAsiaTheme="minorHAnsi" w:hAnsi="Cascadia Mono" w:cs="Cascadia Mono"/>
          <w:color w:val="A31515"/>
          <w:sz w:val="19"/>
          <w:szCs w:val="19"/>
          <w:highlight w:val="white"/>
          <w:lang w:val="en-SG"/>
        </w:rPr>
        <w:t>TTChung</w:t>
      </w:r>
      <w:r>
        <w:rPr>
          <w:rFonts w:ascii="Cascadia Mono" w:eastAsiaTheme="minorHAnsi" w:hAnsi="Cascadia Mono" w:cs="Cascadia Mono"/>
          <w:color w:val="0000FF"/>
          <w:sz w:val="19"/>
          <w:szCs w:val="19"/>
          <w:highlight w:val="white"/>
          <w:lang w:val="en-SG"/>
        </w:rPr>
        <w:t>&gt;</w:t>
      </w:r>
    </w:p>
    <w:p w14:paraId="06DB3331" w14:textId="77777777" w:rsidR="00B52800" w:rsidRDefault="00B52800" w:rsidP="00B52800">
      <w:pPr>
        <w:autoSpaceDE w:val="0"/>
        <w:autoSpaceDN w:val="0"/>
        <w:adjustRightInd w:val="0"/>
        <w:rPr>
          <w:rFonts w:ascii="Cascadia Mono" w:eastAsiaTheme="minorHAnsi" w:hAnsi="Cascadia Mono" w:cs="Cascadia Mono"/>
          <w:color w:val="000000"/>
          <w:sz w:val="19"/>
          <w:szCs w:val="19"/>
          <w:highlight w:val="white"/>
          <w:lang w:val="en-SG"/>
        </w:rPr>
      </w:pPr>
      <w:r>
        <w:rPr>
          <w:rFonts w:ascii="Cascadia Mono" w:eastAsiaTheme="minorHAnsi" w:hAnsi="Cascadia Mono" w:cs="Cascadia Mono"/>
          <w:color w:val="0000FF"/>
          <w:sz w:val="19"/>
          <w:szCs w:val="19"/>
          <w:highlight w:val="white"/>
          <w:lang w:val="en-SG"/>
        </w:rPr>
        <w:tab/>
      </w:r>
      <w:r>
        <w:rPr>
          <w:rFonts w:ascii="Cascadia Mono" w:eastAsiaTheme="minorHAnsi" w:hAnsi="Cascadia Mono" w:cs="Cascadia Mono"/>
          <w:color w:val="0000FF"/>
          <w:sz w:val="19"/>
          <w:szCs w:val="19"/>
          <w:highlight w:val="white"/>
          <w:lang w:val="en-SG"/>
        </w:rPr>
        <w:tab/>
        <w:t>&lt;</w:t>
      </w:r>
      <w:r>
        <w:rPr>
          <w:rFonts w:ascii="Cascadia Mono" w:eastAsiaTheme="minorHAnsi" w:hAnsi="Cascadia Mono" w:cs="Cascadia Mono"/>
          <w:color w:val="A31515"/>
          <w:sz w:val="19"/>
          <w:szCs w:val="19"/>
          <w:highlight w:val="white"/>
          <w:lang w:val="en-SG"/>
        </w:rPr>
        <w:t>NLap</w:t>
      </w:r>
      <w:r>
        <w:rPr>
          <w:rFonts w:ascii="Cascadia Mono" w:eastAsiaTheme="minorHAnsi" w:hAnsi="Cascadia Mono" w:cs="Cascadia Mono"/>
          <w:color w:val="0000FF"/>
          <w:sz w:val="19"/>
          <w:szCs w:val="19"/>
          <w:highlight w:val="white"/>
          <w:lang w:val="en-SG"/>
        </w:rPr>
        <w:t>&gt;</w:t>
      </w:r>
      <w:r>
        <w:rPr>
          <w:rFonts w:ascii="Cascadia Mono" w:eastAsiaTheme="minorHAnsi" w:hAnsi="Cascadia Mono" w:cs="Cascadia Mono"/>
          <w:color w:val="000000"/>
          <w:sz w:val="19"/>
          <w:szCs w:val="19"/>
          <w:highlight w:val="white"/>
          <w:lang w:val="en-SG"/>
        </w:rPr>
        <w:t xml:space="preserve">ngày lập chứng từ </w:t>
      </w:r>
      <w:r>
        <w:rPr>
          <w:rFonts w:ascii="Cascadia Mono" w:eastAsiaTheme="minorHAnsi" w:hAnsi="Cascadia Mono" w:cs="Cascadia Mono"/>
          <w:color w:val="0000FF"/>
          <w:sz w:val="19"/>
          <w:szCs w:val="19"/>
          <w:highlight w:val="white"/>
          <w:lang w:val="en-SG"/>
        </w:rPr>
        <w:t>&lt;/</w:t>
      </w:r>
      <w:r>
        <w:rPr>
          <w:rFonts w:ascii="Cascadia Mono" w:eastAsiaTheme="minorHAnsi" w:hAnsi="Cascadia Mono" w:cs="Cascadia Mono"/>
          <w:color w:val="A31515"/>
          <w:sz w:val="19"/>
          <w:szCs w:val="19"/>
          <w:highlight w:val="white"/>
          <w:lang w:val="en-SG"/>
        </w:rPr>
        <w:t>NLap</w:t>
      </w:r>
      <w:r>
        <w:rPr>
          <w:rFonts w:ascii="Cascadia Mono" w:eastAsiaTheme="minorHAnsi" w:hAnsi="Cascadia Mono" w:cs="Cascadia Mono"/>
          <w:color w:val="0000FF"/>
          <w:sz w:val="19"/>
          <w:szCs w:val="19"/>
          <w:highlight w:val="white"/>
          <w:lang w:val="en-SG"/>
        </w:rPr>
        <w:t>&gt;</w:t>
      </w:r>
    </w:p>
    <w:p w14:paraId="224799EC" w14:textId="77777777" w:rsidR="00B52800" w:rsidRDefault="00B52800" w:rsidP="00B52800">
      <w:pPr>
        <w:autoSpaceDE w:val="0"/>
        <w:autoSpaceDN w:val="0"/>
        <w:adjustRightInd w:val="0"/>
        <w:rPr>
          <w:rFonts w:ascii="Cascadia Mono" w:eastAsiaTheme="minorHAnsi" w:hAnsi="Cascadia Mono" w:cs="Cascadia Mono"/>
          <w:color w:val="000000"/>
          <w:sz w:val="19"/>
          <w:szCs w:val="19"/>
          <w:highlight w:val="white"/>
          <w:lang w:val="en-SG"/>
        </w:rPr>
      </w:pPr>
      <w:r>
        <w:rPr>
          <w:rFonts w:ascii="Cascadia Mono" w:eastAsiaTheme="minorHAnsi" w:hAnsi="Cascadia Mono" w:cs="Cascadia Mono"/>
          <w:color w:val="0000FF"/>
          <w:sz w:val="19"/>
          <w:szCs w:val="19"/>
          <w:highlight w:val="white"/>
          <w:lang w:val="en-SG"/>
        </w:rPr>
        <w:tab/>
      </w:r>
      <w:r>
        <w:rPr>
          <w:rFonts w:ascii="Cascadia Mono" w:eastAsiaTheme="minorHAnsi" w:hAnsi="Cascadia Mono" w:cs="Cascadia Mono"/>
          <w:color w:val="0000FF"/>
          <w:sz w:val="19"/>
          <w:szCs w:val="19"/>
          <w:highlight w:val="white"/>
          <w:lang w:val="en-SG"/>
        </w:rPr>
        <w:tab/>
        <w:t>&lt;</w:t>
      </w:r>
      <w:r>
        <w:rPr>
          <w:rFonts w:ascii="Cascadia Mono" w:eastAsiaTheme="minorHAnsi" w:hAnsi="Cascadia Mono" w:cs="Cascadia Mono"/>
          <w:color w:val="A31515"/>
          <w:sz w:val="19"/>
          <w:szCs w:val="19"/>
          <w:highlight w:val="white"/>
          <w:lang w:val="en-SG"/>
        </w:rPr>
        <w:t>TTKhac</w:t>
      </w:r>
      <w:r>
        <w:rPr>
          <w:rFonts w:ascii="Cascadia Mono" w:eastAsiaTheme="minorHAnsi" w:hAnsi="Cascadia Mono" w:cs="Cascadia Mono"/>
          <w:color w:val="0000FF"/>
          <w:sz w:val="19"/>
          <w:szCs w:val="19"/>
          <w:highlight w:val="white"/>
          <w:lang w:val="en-SG"/>
        </w:rPr>
        <w:t>&gt;</w:t>
      </w:r>
    </w:p>
    <w:p w14:paraId="2FE8B246" w14:textId="77777777" w:rsidR="00B52800" w:rsidRDefault="00B52800" w:rsidP="00B52800">
      <w:pPr>
        <w:autoSpaceDE w:val="0"/>
        <w:autoSpaceDN w:val="0"/>
        <w:adjustRightInd w:val="0"/>
        <w:rPr>
          <w:rFonts w:ascii="Cascadia Mono" w:eastAsiaTheme="minorHAnsi" w:hAnsi="Cascadia Mono" w:cs="Cascadia Mono"/>
          <w:color w:val="000000"/>
          <w:sz w:val="19"/>
          <w:szCs w:val="19"/>
          <w:highlight w:val="white"/>
          <w:lang w:val="en-SG"/>
        </w:rPr>
      </w:pPr>
      <w:r>
        <w:rPr>
          <w:rFonts w:ascii="Cascadia Mono" w:eastAsiaTheme="minorHAnsi" w:hAnsi="Cascadia Mono" w:cs="Cascadia Mono"/>
          <w:color w:val="0000FF"/>
          <w:sz w:val="19"/>
          <w:szCs w:val="19"/>
          <w:highlight w:val="white"/>
          <w:lang w:val="en-SG"/>
        </w:rPr>
        <w:tab/>
      </w:r>
      <w:r>
        <w:rPr>
          <w:rFonts w:ascii="Cascadia Mono" w:eastAsiaTheme="minorHAnsi" w:hAnsi="Cascadia Mono" w:cs="Cascadia Mono"/>
          <w:color w:val="0000FF"/>
          <w:sz w:val="19"/>
          <w:szCs w:val="19"/>
          <w:highlight w:val="white"/>
          <w:lang w:val="en-SG"/>
        </w:rPr>
        <w:tab/>
      </w:r>
      <w:r>
        <w:rPr>
          <w:rFonts w:ascii="Cascadia Mono" w:eastAsiaTheme="minorHAnsi" w:hAnsi="Cascadia Mono" w:cs="Cascadia Mono"/>
          <w:color w:val="0000FF"/>
          <w:sz w:val="19"/>
          <w:szCs w:val="19"/>
          <w:highlight w:val="white"/>
          <w:lang w:val="en-SG"/>
        </w:rPr>
        <w:tab/>
        <w:t>&lt;</w:t>
      </w:r>
      <w:r>
        <w:rPr>
          <w:rFonts w:ascii="Cascadia Mono" w:eastAsiaTheme="minorHAnsi" w:hAnsi="Cascadia Mono" w:cs="Cascadia Mono"/>
          <w:color w:val="A31515"/>
          <w:sz w:val="19"/>
          <w:szCs w:val="19"/>
          <w:highlight w:val="white"/>
          <w:lang w:val="en-SG"/>
        </w:rPr>
        <w:t>TTin</w:t>
      </w:r>
      <w:r>
        <w:rPr>
          <w:rFonts w:ascii="Cascadia Mono" w:eastAsiaTheme="minorHAnsi" w:hAnsi="Cascadia Mono" w:cs="Cascadia Mono"/>
          <w:color w:val="0000FF"/>
          <w:sz w:val="19"/>
          <w:szCs w:val="19"/>
          <w:highlight w:val="white"/>
          <w:lang w:val="en-SG"/>
        </w:rPr>
        <w:t>&gt;</w:t>
      </w:r>
    </w:p>
    <w:p w14:paraId="0D0C0279" w14:textId="77777777" w:rsidR="00B52800" w:rsidRDefault="00B52800" w:rsidP="00B52800">
      <w:pPr>
        <w:autoSpaceDE w:val="0"/>
        <w:autoSpaceDN w:val="0"/>
        <w:adjustRightInd w:val="0"/>
        <w:rPr>
          <w:rFonts w:ascii="Cascadia Mono" w:eastAsiaTheme="minorHAnsi" w:hAnsi="Cascadia Mono" w:cs="Cascadia Mono"/>
          <w:color w:val="000000"/>
          <w:sz w:val="19"/>
          <w:szCs w:val="19"/>
          <w:highlight w:val="white"/>
          <w:lang w:val="en-SG"/>
        </w:rPr>
      </w:pPr>
      <w:r>
        <w:rPr>
          <w:rFonts w:ascii="Cascadia Mono" w:eastAsiaTheme="minorHAnsi" w:hAnsi="Cascadia Mono" w:cs="Cascadia Mono"/>
          <w:color w:val="0000FF"/>
          <w:sz w:val="19"/>
          <w:szCs w:val="19"/>
          <w:highlight w:val="white"/>
          <w:lang w:val="en-SG"/>
        </w:rPr>
        <w:tab/>
      </w:r>
      <w:r>
        <w:rPr>
          <w:rFonts w:ascii="Cascadia Mono" w:eastAsiaTheme="minorHAnsi" w:hAnsi="Cascadia Mono" w:cs="Cascadia Mono"/>
          <w:color w:val="0000FF"/>
          <w:sz w:val="19"/>
          <w:szCs w:val="19"/>
          <w:highlight w:val="white"/>
          <w:lang w:val="en-SG"/>
        </w:rPr>
        <w:tab/>
      </w:r>
      <w:r>
        <w:rPr>
          <w:rFonts w:ascii="Cascadia Mono" w:eastAsiaTheme="minorHAnsi" w:hAnsi="Cascadia Mono" w:cs="Cascadia Mono"/>
          <w:color w:val="0000FF"/>
          <w:sz w:val="19"/>
          <w:szCs w:val="19"/>
          <w:highlight w:val="white"/>
          <w:lang w:val="en-SG"/>
        </w:rPr>
        <w:tab/>
      </w:r>
      <w:r>
        <w:rPr>
          <w:rFonts w:ascii="Cascadia Mono" w:eastAsiaTheme="minorHAnsi" w:hAnsi="Cascadia Mono" w:cs="Cascadia Mono"/>
          <w:color w:val="0000FF"/>
          <w:sz w:val="19"/>
          <w:szCs w:val="19"/>
          <w:highlight w:val="white"/>
          <w:lang w:val="en-SG"/>
        </w:rPr>
        <w:tab/>
        <w:t>&lt;</w:t>
      </w:r>
      <w:r>
        <w:rPr>
          <w:rFonts w:ascii="Cascadia Mono" w:eastAsiaTheme="minorHAnsi" w:hAnsi="Cascadia Mono" w:cs="Cascadia Mono"/>
          <w:color w:val="A31515"/>
          <w:sz w:val="19"/>
          <w:szCs w:val="19"/>
          <w:highlight w:val="white"/>
          <w:lang w:val="en-SG"/>
        </w:rPr>
        <w:t>TTruong</w:t>
      </w:r>
      <w:r>
        <w:rPr>
          <w:rFonts w:ascii="Cascadia Mono" w:eastAsiaTheme="minorHAnsi" w:hAnsi="Cascadia Mono" w:cs="Cascadia Mono"/>
          <w:color w:val="0000FF"/>
          <w:sz w:val="19"/>
          <w:szCs w:val="19"/>
          <w:highlight w:val="white"/>
          <w:lang w:val="en-SG"/>
        </w:rPr>
        <w:t>&gt;</w:t>
      </w:r>
      <w:r>
        <w:rPr>
          <w:rFonts w:ascii="Cascadia Mono" w:eastAsiaTheme="minorHAnsi" w:hAnsi="Cascadia Mono" w:cs="Cascadia Mono"/>
          <w:color w:val="000000"/>
          <w:sz w:val="19"/>
          <w:szCs w:val="19"/>
          <w:highlight w:val="white"/>
          <w:lang w:val="en-SG"/>
        </w:rPr>
        <w:t>GChu</w:t>
      </w:r>
      <w:r>
        <w:rPr>
          <w:rFonts w:ascii="Cascadia Mono" w:eastAsiaTheme="minorHAnsi" w:hAnsi="Cascadia Mono" w:cs="Cascadia Mono"/>
          <w:color w:val="0000FF"/>
          <w:sz w:val="19"/>
          <w:szCs w:val="19"/>
          <w:highlight w:val="white"/>
          <w:lang w:val="en-SG"/>
        </w:rPr>
        <w:t>&lt;/</w:t>
      </w:r>
      <w:r>
        <w:rPr>
          <w:rFonts w:ascii="Cascadia Mono" w:eastAsiaTheme="minorHAnsi" w:hAnsi="Cascadia Mono" w:cs="Cascadia Mono"/>
          <w:color w:val="A31515"/>
          <w:sz w:val="19"/>
          <w:szCs w:val="19"/>
          <w:highlight w:val="white"/>
          <w:lang w:val="en-SG"/>
        </w:rPr>
        <w:t>TTruong</w:t>
      </w:r>
      <w:r>
        <w:rPr>
          <w:rFonts w:ascii="Cascadia Mono" w:eastAsiaTheme="minorHAnsi" w:hAnsi="Cascadia Mono" w:cs="Cascadia Mono"/>
          <w:color w:val="0000FF"/>
          <w:sz w:val="19"/>
          <w:szCs w:val="19"/>
          <w:highlight w:val="white"/>
          <w:lang w:val="en-SG"/>
        </w:rPr>
        <w:t>&gt;</w:t>
      </w:r>
    </w:p>
    <w:p w14:paraId="20C783AC" w14:textId="77777777" w:rsidR="00B52800" w:rsidRPr="00D52213"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Pr>
          <w:rFonts w:ascii="Cascadia Mono" w:eastAsiaTheme="minorHAnsi" w:hAnsi="Cascadia Mono" w:cs="Cascadia Mono"/>
          <w:color w:val="0000FF"/>
          <w:sz w:val="19"/>
          <w:szCs w:val="19"/>
          <w:highlight w:val="white"/>
          <w:lang w:val="en-SG"/>
        </w:rPr>
        <w:tab/>
      </w:r>
      <w:r>
        <w:rPr>
          <w:rFonts w:ascii="Cascadia Mono" w:eastAsiaTheme="minorHAnsi" w:hAnsi="Cascadia Mono" w:cs="Cascadia Mono"/>
          <w:color w:val="0000FF"/>
          <w:sz w:val="19"/>
          <w:szCs w:val="19"/>
          <w:highlight w:val="white"/>
          <w:lang w:val="en-SG"/>
        </w:rPr>
        <w:tab/>
      </w:r>
      <w:r>
        <w:rPr>
          <w:rFonts w:ascii="Cascadia Mono" w:eastAsiaTheme="minorHAnsi" w:hAnsi="Cascadia Mono" w:cs="Cascadia Mono"/>
          <w:color w:val="0000FF"/>
          <w:sz w:val="19"/>
          <w:szCs w:val="19"/>
          <w:highlight w:val="white"/>
          <w:lang w:val="en-SG"/>
        </w:rPr>
        <w:tab/>
      </w:r>
      <w:r>
        <w:rPr>
          <w:rFonts w:ascii="Cascadia Mono" w:eastAsiaTheme="minorHAnsi" w:hAnsi="Cascadia Mono" w:cs="Cascadia Mono"/>
          <w:color w:val="0000FF"/>
          <w:sz w:val="19"/>
          <w:szCs w:val="19"/>
          <w:highlight w:val="white"/>
          <w:lang w:val="en-SG"/>
        </w:rPr>
        <w:tab/>
      </w:r>
      <w:r w:rsidRPr="00D52213">
        <w:rPr>
          <w:rFonts w:ascii="Cascadia Mono" w:eastAsiaTheme="minorHAnsi" w:hAnsi="Cascadia Mono" w:cs="Cascadia Mono"/>
          <w:color w:val="0000FF"/>
          <w:sz w:val="19"/>
          <w:szCs w:val="19"/>
          <w:highlight w:val="white"/>
          <w:lang w:val="nl-NL"/>
        </w:rPr>
        <w:t>&lt;</w:t>
      </w:r>
      <w:r w:rsidRPr="00D52213">
        <w:rPr>
          <w:rFonts w:ascii="Cascadia Mono" w:eastAsiaTheme="minorHAnsi" w:hAnsi="Cascadia Mono" w:cs="Cascadia Mono"/>
          <w:color w:val="A31515"/>
          <w:sz w:val="19"/>
          <w:szCs w:val="19"/>
          <w:highlight w:val="white"/>
          <w:lang w:val="nl-NL"/>
        </w:rPr>
        <w:t>KDLieu</w:t>
      </w:r>
      <w:r w:rsidRPr="00D52213">
        <w:rPr>
          <w:rFonts w:ascii="Cascadia Mono" w:eastAsiaTheme="minorHAnsi" w:hAnsi="Cascadia Mono" w:cs="Cascadia Mono"/>
          <w:color w:val="0000FF"/>
          <w:sz w:val="19"/>
          <w:szCs w:val="19"/>
          <w:highlight w:val="white"/>
          <w:lang w:val="nl-NL"/>
        </w:rPr>
        <w:t>&gt;</w:t>
      </w:r>
      <w:r w:rsidRPr="00D52213">
        <w:rPr>
          <w:rFonts w:ascii="Cascadia Mono" w:eastAsiaTheme="minorHAnsi" w:hAnsi="Cascadia Mono" w:cs="Cascadia Mono"/>
          <w:color w:val="000000"/>
          <w:sz w:val="19"/>
          <w:szCs w:val="19"/>
          <w:highlight w:val="white"/>
          <w:lang w:val="nl-NL"/>
        </w:rPr>
        <w:t>string</w:t>
      </w:r>
      <w:r w:rsidRPr="00D52213">
        <w:rPr>
          <w:rFonts w:ascii="Cascadia Mono" w:eastAsiaTheme="minorHAnsi" w:hAnsi="Cascadia Mono" w:cs="Cascadia Mono"/>
          <w:color w:val="0000FF"/>
          <w:sz w:val="19"/>
          <w:szCs w:val="19"/>
          <w:highlight w:val="white"/>
          <w:lang w:val="nl-NL"/>
        </w:rPr>
        <w:t>&lt;/</w:t>
      </w:r>
      <w:r w:rsidRPr="00D52213">
        <w:rPr>
          <w:rFonts w:ascii="Cascadia Mono" w:eastAsiaTheme="minorHAnsi" w:hAnsi="Cascadia Mono" w:cs="Cascadia Mono"/>
          <w:color w:val="A31515"/>
          <w:sz w:val="19"/>
          <w:szCs w:val="19"/>
          <w:highlight w:val="white"/>
          <w:lang w:val="nl-NL"/>
        </w:rPr>
        <w:t>KDLieu</w:t>
      </w:r>
      <w:r w:rsidRPr="00D52213">
        <w:rPr>
          <w:rFonts w:ascii="Cascadia Mono" w:eastAsiaTheme="minorHAnsi" w:hAnsi="Cascadia Mono" w:cs="Cascadia Mono"/>
          <w:color w:val="0000FF"/>
          <w:sz w:val="19"/>
          <w:szCs w:val="19"/>
          <w:highlight w:val="white"/>
          <w:lang w:val="nl-NL"/>
        </w:rPr>
        <w:t>&gt;</w:t>
      </w:r>
    </w:p>
    <w:p w14:paraId="21131B4D" w14:textId="77777777" w:rsidR="00B52800" w:rsidRPr="00D52213"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sidRPr="00D52213">
        <w:rPr>
          <w:rFonts w:ascii="Cascadia Mono" w:eastAsiaTheme="minorHAnsi" w:hAnsi="Cascadia Mono" w:cs="Cascadia Mono"/>
          <w:color w:val="0000FF"/>
          <w:sz w:val="19"/>
          <w:szCs w:val="19"/>
          <w:highlight w:val="white"/>
          <w:lang w:val="nl-NL"/>
        </w:rPr>
        <w:tab/>
      </w:r>
      <w:r w:rsidRPr="00D52213">
        <w:rPr>
          <w:rFonts w:ascii="Cascadia Mono" w:eastAsiaTheme="minorHAnsi" w:hAnsi="Cascadia Mono" w:cs="Cascadia Mono"/>
          <w:color w:val="0000FF"/>
          <w:sz w:val="19"/>
          <w:szCs w:val="19"/>
          <w:highlight w:val="white"/>
          <w:lang w:val="nl-NL"/>
        </w:rPr>
        <w:tab/>
      </w:r>
      <w:r w:rsidRPr="00D52213">
        <w:rPr>
          <w:rFonts w:ascii="Cascadia Mono" w:eastAsiaTheme="minorHAnsi" w:hAnsi="Cascadia Mono" w:cs="Cascadia Mono"/>
          <w:color w:val="0000FF"/>
          <w:sz w:val="19"/>
          <w:szCs w:val="19"/>
          <w:highlight w:val="white"/>
          <w:lang w:val="nl-NL"/>
        </w:rPr>
        <w:tab/>
      </w:r>
      <w:r w:rsidRPr="00D52213">
        <w:rPr>
          <w:rFonts w:ascii="Cascadia Mono" w:eastAsiaTheme="minorHAnsi" w:hAnsi="Cascadia Mono" w:cs="Cascadia Mono"/>
          <w:color w:val="0000FF"/>
          <w:sz w:val="19"/>
          <w:szCs w:val="19"/>
          <w:highlight w:val="white"/>
          <w:lang w:val="nl-NL"/>
        </w:rPr>
        <w:tab/>
        <w:t>&lt;</w:t>
      </w:r>
      <w:r w:rsidRPr="00D52213">
        <w:rPr>
          <w:rFonts w:ascii="Cascadia Mono" w:eastAsiaTheme="minorHAnsi" w:hAnsi="Cascadia Mono" w:cs="Cascadia Mono"/>
          <w:color w:val="A31515"/>
          <w:sz w:val="19"/>
          <w:szCs w:val="19"/>
          <w:highlight w:val="white"/>
          <w:lang w:val="nl-NL"/>
        </w:rPr>
        <w:t>DLieu</w:t>
      </w:r>
      <w:r w:rsidRPr="00D52213">
        <w:rPr>
          <w:rFonts w:ascii="Cascadia Mono" w:eastAsiaTheme="minorHAnsi" w:hAnsi="Cascadia Mono" w:cs="Cascadia Mono"/>
          <w:color w:val="0000FF"/>
          <w:sz w:val="19"/>
          <w:szCs w:val="19"/>
          <w:highlight w:val="white"/>
          <w:lang w:val="nl-NL"/>
        </w:rPr>
        <w:t>&gt;</w:t>
      </w:r>
      <w:r w:rsidRPr="00D52213">
        <w:rPr>
          <w:rFonts w:ascii="Cascadia Mono" w:eastAsiaTheme="minorHAnsi" w:hAnsi="Cascadia Mono" w:cs="Cascadia Mono"/>
          <w:color w:val="000000"/>
          <w:sz w:val="19"/>
          <w:szCs w:val="19"/>
          <w:highlight w:val="white"/>
          <w:lang w:val="nl-NL"/>
        </w:rPr>
        <w:t>Nội dung ghi chú</w:t>
      </w:r>
      <w:r w:rsidRPr="00D52213">
        <w:rPr>
          <w:rFonts w:ascii="Cascadia Mono" w:eastAsiaTheme="minorHAnsi" w:hAnsi="Cascadia Mono" w:cs="Cascadia Mono"/>
          <w:color w:val="0000FF"/>
          <w:sz w:val="19"/>
          <w:szCs w:val="19"/>
          <w:highlight w:val="white"/>
          <w:lang w:val="nl-NL"/>
        </w:rPr>
        <w:t>&lt;/</w:t>
      </w:r>
      <w:r w:rsidRPr="00D52213">
        <w:rPr>
          <w:rFonts w:ascii="Cascadia Mono" w:eastAsiaTheme="minorHAnsi" w:hAnsi="Cascadia Mono" w:cs="Cascadia Mono"/>
          <w:color w:val="A31515"/>
          <w:sz w:val="19"/>
          <w:szCs w:val="19"/>
          <w:highlight w:val="white"/>
          <w:lang w:val="nl-NL"/>
        </w:rPr>
        <w:t>DLieu</w:t>
      </w:r>
      <w:r w:rsidRPr="00D52213">
        <w:rPr>
          <w:rFonts w:ascii="Cascadia Mono" w:eastAsiaTheme="minorHAnsi" w:hAnsi="Cascadia Mono" w:cs="Cascadia Mono"/>
          <w:color w:val="0000FF"/>
          <w:sz w:val="19"/>
          <w:szCs w:val="19"/>
          <w:highlight w:val="white"/>
          <w:lang w:val="nl-NL"/>
        </w:rPr>
        <w:t>&gt;</w:t>
      </w:r>
    </w:p>
    <w:p w14:paraId="750B2D30" w14:textId="77777777" w:rsidR="00B52800" w:rsidRDefault="00B52800" w:rsidP="00B52800">
      <w:pPr>
        <w:autoSpaceDE w:val="0"/>
        <w:autoSpaceDN w:val="0"/>
        <w:adjustRightInd w:val="0"/>
        <w:rPr>
          <w:rFonts w:ascii="Cascadia Mono" w:eastAsiaTheme="minorHAnsi" w:hAnsi="Cascadia Mono" w:cs="Cascadia Mono"/>
          <w:color w:val="000000"/>
          <w:sz w:val="19"/>
          <w:szCs w:val="19"/>
          <w:highlight w:val="white"/>
          <w:lang w:val="en-SG"/>
        </w:rPr>
      </w:pPr>
      <w:r w:rsidRPr="00D52213">
        <w:rPr>
          <w:rFonts w:ascii="Cascadia Mono" w:eastAsiaTheme="minorHAnsi" w:hAnsi="Cascadia Mono" w:cs="Cascadia Mono"/>
          <w:color w:val="0000FF"/>
          <w:sz w:val="19"/>
          <w:szCs w:val="19"/>
          <w:highlight w:val="white"/>
          <w:lang w:val="nl-NL"/>
        </w:rPr>
        <w:tab/>
      </w:r>
      <w:r w:rsidRPr="00D52213">
        <w:rPr>
          <w:rFonts w:ascii="Cascadia Mono" w:eastAsiaTheme="minorHAnsi" w:hAnsi="Cascadia Mono" w:cs="Cascadia Mono"/>
          <w:color w:val="0000FF"/>
          <w:sz w:val="19"/>
          <w:szCs w:val="19"/>
          <w:highlight w:val="white"/>
          <w:lang w:val="nl-NL"/>
        </w:rPr>
        <w:tab/>
      </w:r>
      <w:r w:rsidRPr="00D52213">
        <w:rPr>
          <w:rFonts w:ascii="Cascadia Mono" w:eastAsiaTheme="minorHAnsi" w:hAnsi="Cascadia Mono" w:cs="Cascadia Mono"/>
          <w:color w:val="0000FF"/>
          <w:sz w:val="19"/>
          <w:szCs w:val="19"/>
          <w:highlight w:val="white"/>
          <w:lang w:val="nl-NL"/>
        </w:rPr>
        <w:tab/>
      </w:r>
      <w:r>
        <w:rPr>
          <w:rFonts w:ascii="Cascadia Mono" w:eastAsiaTheme="minorHAnsi" w:hAnsi="Cascadia Mono" w:cs="Cascadia Mono"/>
          <w:color w:val="0000FF"/>
          <w:sz w:val="19"/>
          <w:szCs w:val="19"/>
          <w:highlight w:val="white"/>
          <w:lang w:val="en-SG"/>
        </w:rPr>
        <w:t>&lt;/</w:t>
      </w:r>
      <w:r>
        <w:rPr>
          <w:rFonts w:ascii="Cascadia Mono" w:eastAsiaTheme="minorHAnsi" w:hAnsi="Cascadia Mono" w:cs="Cascadia Mono"/>
          <w:color w:val="A31515"/>
          <w:sz w:val="19"/>
          <w:szCs w:val="19"/>
          <w:highlight w:val="white"/>
          <w:lang w:val="en-SG"/>
        </w:rPr>
        <w:t>TTin</w:t>
      </w:r>
      <w:r>
        <w:rPr>
          <w:rFonts w:ascii="Cascadia Mono" w:eastAsiaTheme="minorHAnsi" w:hAnsi="Cascadia Mono" w:cs="Cascadia Mono"/>
          <w:color w:val="0000FF"/>
          <w:sz w:val="19"/>
          <w:szCs w:val="19"/>
          <w:highlight w:val="white"/>
          <w:lang w:val="en-SG"/>
        </w:rPr>
        <w:t>&gt;</w:t>
      </w:r>
    </w:p>
    <w:p w14:paraId="48D190EF" w14:textId="77777777" w:rsidR="00B52800" w:rsidRDefault="00B52800" w:rsidP="00B52800">
      <w:pPr>
        <w:autoSpaceDE w:val="0"/>
        <w:autoSpaceDN w:val="0"/>
        <w:adjustRightInd w:val="0"/>
        <w:rPr>
          <w:rFonts w:ascii="Cascadia Mono" w:eastAsiaTheme="minorHAnsi" w:hAnsi="Cascadia Mono" w:cs="Cascadia Mono"/>
          <w:color w:val="000000"/>
          <w:sz w:val="19"/>
          <w:szCs w:val="19"/>
          <w:highlight w:val="white"/>
          <w:lang w:val="en-SG"/>
        </w:rPr>
      </w:pPr>
      <w:r>
        <w:rPr>
          <w:rFonts w:ascii="Cascadia Mono" w:eastAsiaTheme="minorHAnsi" w:hAnsi="Cascadia Mono" w:cs="Cascadia Mono"/>
          <w:color w:val="0000FF"/>
          <w:sz w:val="19"/>
          <w:szCs w:val="19"/>
          <w:highlight w:val="white"/>
          <w:lang w:val="en-SG"/>
        </w:rPr>
        <w:tab/>
      </w:r>
      <w:r>
        <w:rPr>
          <w:rFonts w:ascii="Cascadia Mono" w:eastAsiaTheme="minorHAnsi" w:hAnsi="Cascadia Mono" w:cs="Cascadia Mono"/>
          <w:color w:val="0000FF"/>
          <w:sz w:val="19"/>
          <w:szCs w:val="19"/>
          <w:highlight w:val="white"/>
          <w:lang w:val="en-SG"/>
        </w:rPr>
        <w:tab/>
        <w:t>&lt;/</w:t>
      </w:r>
      <w:r>
        <w:rPr>
          <w:rFonts w:ascii="Cascadia Mono" w:eastAsiaTheme="minorHAnsi" w:hAnsi="Cascadia Mono" w:cs="Cascadia Mono"/>
          <w:color w:val="A31515"/>
          <w:sz w:val="19"/>
          <w:szCs w:val="19"/>
          <w:highlight w:val="white"/>
          <w:lang w:val="en-SG"/>
        </w:rPr>
        <w:t>TTKhac</w:t>
      </w:r>
      <w:r>
        <w:rPr>
          <w:rFonts w:ascii="Cascadia Mono" w:eastAsiaTheme="minorHAnsi" w:hAnsi="Cascadia Mono" w:cs="Cascadia Mono"/>
          <w:color w:val="0000FF"/>
          <w:sz w:val="19"/>
          <w:szCs w:val="19"/>
          <w:highlight w:val="white"/>
          <w:lang w:val="en-SG"/>
        </w:rPr>
        <w:t>&gt;</w:t>
      </w:r>
    </w:p>
    <w:p w14:paraId="2AB1FC77" w14:textId="77777777" w:rsidR="00B52800" w:rsidRDefault="00B52800" w:rsidP="00B52800">
      <w:pPr>
        <w:autoSpaceDE w:val="0"/>
        <w:autoSpaceDN w:val="0"/>
        <w:adjustRightInd w:val="0"/>
        <w:rPr>
          <w:rFonts w:ascii="Cascadia Mono" w:eastAsiaTheme="minorHAnsi" w:hAnsi="Cascadia Mono" w:cs="Cascadia Mono"/>
          <w:color w:val="000000"/>
          <w:sz w:val="19"/>
          <w:szCs w:val="19"/>
          <w:highlight w:val="white"/>
          <w:lang w:val="en-SG"/>
        </w:rPr>
      </w:pPr>
      <w:r>
        <w:rPr>
          <w:rFonts w:ascii="Cascadia Mono" w:eastAsiaTheme="minorHAnsi" w:hAnsi="Cascadia Mono" w:cs="Cascadia Mono"/>
          <w:color w:val="0000FF"/>
          <w:sz w:val="19"/>
          <w:szCs w:val="19"/>
          <w:highlight w:val="white"/>
          <w:lang w:val="en-SG"/>
        </w:rPr>
        <w:tab/>
        <w:t>&lt;/</w:t>
      </w:r>
      <w:r>
        <w:rPr>
          <w:rFonts w:ascii="Cascadia Mono" w:eastAsiaTheme="minorHAnsi" w:hAnsi="Cascadia Mono" w:cs="Cascadia Mono"/>
          <w:color w:val="A31515"/>
          <w:sz w:val="19"/>
          <w:szCs w:val="19"/>
          <w:highlight w:val="white"/>
          <w:lang w:val="en-SG"/>
        </w:rPr>
        <w:t>TTChung</w:t>
      </w:r>
      <w:r>
        <w:rPr>
          <w:rFonts w:ascii="Cascadia Mono" w:eastAsiaTheme="minorHAnsi" w:hAnsi="Cascadia Mono" w:cs="Cascadia Mono"/>
          <w:color w:val="0000FF"/>
          <w:sz w:val="19"/>
          <w:szCs w:val="19"/>
          <w:highlight w:val="white"/>
          <w:lang w:val="en-SG"/>
        </w:rPr>
        <w:t>&gt;</w:t>
      </w:r>
    </w:p>
    <w:p w14:paraId="092F1A54" w14:textId="77777777" w:rsidR="00B52800" w:rsidRDefault="00B52800" w:rsidP="00B52800">
      <w:pPr>
        <w:autoSpaceDE w:val="0"/>
        <w:autoSpaceDN w:val="0"/>
        <w:adjustRightInd w:val="0"/>
        <w:rPr>
          <w:rFonts w:ascii="Cascadia Mono" w:eastAsiaTheme="minorHAnsi" w:hAnsi="Cascadia Mono" w:cs="Cascadia Mono"/>
          <w:color w:val="000000"/>
          <w:sz w:val="19"/>
          <w:szCs w:val="19"/>
          <w:highlight w:val="white"/>
          <w:lang w:val="en-SG"/>
        </w:rPr>
      </w:pPr>
      <w:r>
        <w:rPr>
          <w:rFonts w:ascii="Cascadia Mono" w:eastAsiaTheme="minorHAnsi" w:hAnsi="Cascadia Mono" w:cs="Cascadia Mono"/>
          <w:color w:val="0000FF"/>
          <w:sz w:val="19"/>
          <w:szCs w:val="19"/>
          <w:highlight w:val="white"/>
          <w:lang w:val="en-SG"/>
        </w:rPr>
        <w:tab/>
        <w:t>&lt;</w:t>
      </w:r>
      <w:r>
        <w:rPr>
          <w:rFonts w:ascii="Cascadia Mono" w:eastAsiaTheme="minorHAnsi" w:hAnsi="Cascadia Mono" w:cs="Cascadia Mono"/>
          <w:color w:val="A31515"/>
          <w:sz w:val="19"/>
          <w:szCs w:val="19"/>
          <w:highlight w:val="white"/>
          <w:lang w:val="en-SG"/>
        </w:rPr>
        <w:t>NDCTu</w:t>
      </w:r>
      <w:r>
        <w:rPr>
          <w:rFonts w:ascii="Cascadia Mono" w:eastAsiaTheme="minorHAnsi" w:hAnsi="Cascadia Mono" w:cs="Cascadia Mono"/>
          <w:color w:val="0000FF"/>
          <w:sz w:val="19"/>
          <w:szCs w:val="19"/>
          <w:highlight w:val="white"/>
          <w:lang w:val="en-SG"/>
        </w:rPr>
        <w:t>&gt;</w:t>
      </w:r>
    </w:p>
    <w:p w14:paraId="6F11CBB9" w14:textId="77777777" w:rsidR="00B52800" w:rsidRDefault="00B52800" w:rsidP="00B52800">
      <w:pPr>
        <w:autoSpaceDE w:val="0"/>
        <w:autoSpaceDN w:val="0"/>
        <w:adjustRightInd w:val="0"/>
        <w:rPr>
          <w:rFonts w:ascii="Cascadia Mono" w:eastAsiaTheme="minorHAnsi" w:hAnsi="Cascadia Mono" w:cs="Cascadia Mono"/>
          <w:color w:val="000000"/>
          <w:sz w:val="19"/>
          <w:szCs w:val="19"/>
          <w:highlight w:val="white"/>
          <w:lang w:val="en-SG"/>
        </w:rPr>
      </w:pPr>
      <w:r>
        <w:rPr>
          <w:rFonts w:ascii="Cascadia Mono" w:eastAsiaTheme="minorHAnsi" w:hAnsi="Cascadia Mono" w:cs="Cascadia Mono"/>
          <w:color w:val="0000FF"/>
          <w:sz w:val="19"/>
          <w:szCs w:val="19"/>
          <w:highlight w:val="white"/>
          <w:lang w:val="en-SG"/>
        </w:rPr>
        <w:tab/>
      </w:r>
      <w:r>
        <w:rPr>
          <w:rFonts w:ascii="Cascadia Mono" w:eastAsiaTheme="minorHAnsi" w:hAnsi="Cascadia Mono" w:cs="Cascadia Mono"/>
          <w:color w:val="0000FF"/>
          <w:sz w:val="19"/>
          <w:szCs w:val="19"/>
          <w:highlight w:val="white"/>
          <w:lang w:val="en-SG"/>
        </w:rPr>
        <w:tab/>
        <w:t>&lt;</w:t>
      </w:r>
      <w:r>
        <w:rPr>
          <w:rFonts w:ascii="Cascadia Mono" w:eastAsiaTheme="minorHAnsi" w:hAnsi="Cascadia Mono" w:cs="Cascadia Mono"/>
          <w:color w:val="A31515"/>
          <w:sz w:val="19"/>
          <w:szCs w:val="19"/>
          <w:highlight w:val="white"/>
          <w:lang w:val="en-SG"/>
        </w:rPr>
        <w:t>NNT</w:t>
      </w:r>
      <w:r>
        <w:rPr>
          <w:rFonts w:ascii="Cascadia Mono" w:eastAsiaTheme="minorHAnsi" w:hAnsi="Cascadia Mono" w:cs="Cascadia Mono"/>
          <w:color w:val="0000FF"/>
          <w:sz w:val="19"/>
          <w:szCs w:val="19"/>
          <w:highlight w:val="white"/>
          <w:lang w:val="en-SG"/>
        </w:rPr>
        <w:t>&gt;</w:t>
      </w:r>
    </w:p>
    <w:p w14:paraId="18C175CA" w14:textId="693C05AD" w:rsidR="00B52800" w:rsidRPr="002D0775"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Pr>
          <w:rFonts w:ascii="Cascadia Mono" w:eastAsiaTheme="minorHAnsi" w:hAnsi="Cascadia Mono" w:cs="Cascadia Mono"/>
          <w:color w:val="0000FF"/>
          <w:sz w:val="19"/>
          <w:szCs w:val="19"/>
          <w:highlight w:val="white"/>
          <w:lang w:val="en-SG"/>
        </w:rPr>
        <w:tab/>
      </w:r>
      <w:r>
        <w:rPr>
          <w:rFonts w:ascii="Cascadia Mono" w:eastAsiaTheme="minorHAnsi" w:hAnsi="Cascadia Mono" w:cs="Cascadia Mono"/>
          <w:color w:val="0000FF"/>
          <w:sz w:val="19"/>
          <w:szCs w:val="19"/>
          <w:highlight w:val="white"/>
          <w:lang w:val="en-SG"/>
        </w:rPr>
        <w:tab/>
      </w:r>
      <w:r>
        <w:rPr>
          <w:rFonts w:ascii="Cascadia Mono" w:eastAsiaTheme="minorHAnsi" w:hAnsi="Cascadia Mono" w:cs="Cascadia Mono"/>
          <w:color w:val="0000FF"/>
          <w:sz w:val="19"/>
          <w:szCs w:val="19"/>
          <w:highlight w:val="white"/>
          <w:lang w:val="en-SG"/>
        </w:rPr>
        <w:tab/>
      </w:r>
      <w:r w:rsidRPr="00B52800">
        <w:rPr>
          <w:rFonts w:ascii="Cascadia Mono" w:eastAsiaTheme="minorHAnsi" w:hAnsi="Cascadia Mono" w:cs="Cascadia Mono"/>
          <w:color w:val="0000FF"/>
          <w:sz w:val="19"/>
          <w:szCs w:val="19"/>
          <w:highlight w:val="yellow"/>
          <w:lang w:val="nl-NL"/>
        </w:rPr>
        <w:t>&lt;</w:t>
      </w:r>
      <w:r w:rsidRPr="00B52800">
        <w:rPr>
          <w:rFonts w:ascii="Cascadia Mono" w:eastAsiaTheme="minorHAnsi" w:hAnsi="Cascadia Mono" w:cs="Cascadia Mono"/>
          <w:color w:val="A31515"/>
          <w:sz w:val="19"/>
          <w:szCs w:val="19"/>
          <w:highlight w:val="yellow"/>
          <w:lang w:val="nl-NL"/>
        </w:rPr>
        <w:t>Ten</w:t>
      </w:r>
      <w:r w:rsidRPr="00B52800">
        <w:rPr>
          <w:rFonts w:ascii="Cascadia Mono" w:eastAsiaTheme="minorHAnsi" w:hAnsi="Cascadia Mono" w:cs="Cascadia Mono"/>
          <w:color w:val="0000FF"/>
          <w:sz w:val="19"/>
          <w:szCs w:val="19"/>
          <w:highlight w:val="yellow"/>
          <w:lang w:val="nl-NL"/>
        </w:rPr>
        <w:t>&gt;</w:t>
      </w:r>
      <w:r w:rsidRPr="00B52800">
        <w:rPr>
          <w:rFonts w:ascii="Cascadia Mono" w:eastAsiaTheme="minorHAnsi" w:hAnsi="Cascadia Mono" w:cs="Cascadia Mono"/>
          <w:color w:val="000000"/>
          <w:sz w:val="19"/>
          <w:szCs w:val="19"/>
          <w:highlight w:val="yellow"/>
          <w:lang w:val="nl-NL"/>
        </w:rPr>
        <w:t>Tên *</w:t>
      </w:r>
      <w:r w:rsidRPr="00B52800">
        <w:rPr>
          <w:rFonts w:ascii="Cascadia Mono" w:eastAsiaTheme="minorHAnsi" w:hAnsi="Cascadia Mono" w:cs="Cascadia Mono"/>
          <w:color w:val="0000FF"/>
          <w:sz w:val="19"/>
          <w:szCs w:val="19"/>
          <w:highlight w:val="yellow"/>
          <w:lang w:val="nl-NL"/>
        </w:rPr>
        <w:t>&lt;/</w:t>
      </w:r>
      <w:r w:rsidRPr="00B52800">
        <w:rPr>
          <w:rFonts w:ascii="Cascadia Mono" w:eastAsiaTheme="minorHAnsi" w:hAnsi="Cascadia Mono" w:cs="Cascadia Mono"/>
          <w:color w:val="A31515"/>
          <w:sz w:val="19"/>
          <w:szCs w:val="19"/>
          <w:highlight w:val="yellow"/>
          <w:lang w:val="nl-NL"/>
        </w:rPr>
        <w:t>Ten</w:t>
      </w:r>
      <w:r w:rsidRPr="00B52800">
        <w:rPr>
          <w:rFonts w:ascii="Cascadia Mono" w:eastAsiaTheme="minorHAnsi" w:hAnsi="Cascadia Mono" w:cs="Cascadia Mono"/>
          <w:color w:val="0000FF"/>
          <w:sz w:val="19"/>
          <w:szCs w:val="19"/>
          <w:highlight w:val="yellow"/>
          <w:lang w:val="nl-NL"/>
        </w:rPr>
        <w:t>&gt;</w:t>
      </w:r>
    </w:p>
    <w:p w14:paraId="50D08A58" w14:textId="77777777" w:rsidR="00B52800" w:rsidRPr="002D0775"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t>&lt;</w:t>
      </w:r>
      <w:r w:rsidRPr="002D0775">
        <w:rPr>
          <w:rFonts w:ascii="Cascadia Mono" w:eastAsiaTheme="minorHAnsi" w:hAnsi="Cascadia Mono" w:cs="Cascadia Mono"/>
          <w:color w:val="A31515"/>
          <w:sz w:val="19"/>
          <w:szCs w:val="19"/>
          <w:highlight w:val="white"/>
          <w:lang w:val="nl-NL"/>
        </w:rPr>
        <w:t>MKHang</w:t>
      </w:r>
      <w:r w:rsidRPr="002D0775">
        <w:rPr>
          <w:rFonts w:ascii="Cascadia Mono" w:eastAsiaTheme="minorHAnsi" w:hAnsi="Cascadia Mono" w:cs="Cascadia Mono"/>
          <w:color w:val="0000FF"/>
          <w:sz w:val="19"/>
          <w:szCs w:val="19"/>
          <w:highlight w:val="white"/>
          <w:lang w:val="nl-NL"/>
        </w:rPr>
        <w:t>&gt;</w:t>
      </w:r>
      <w:r w:rsidRPr="002D0775">
        <w:rPr>
          <w:rFonts w:ascii="Cascadia Mono" w:eastAsiaTheme="minorHAnsi" w:hAnsi="Cascadia Mono" w:cs="Cascadia Mono"/>
          <w:color w:val="000000"/>
          <w:sz w:val="19"/>
          <w:szCs w:val="19"/>
          <w:highlight w:val="white"/>
          <w:lang w:val="nl-NL"/>
        </w:rPr>
        <w:t>Mã khách hàng</w:t>
      </w:r>
      <w:r w:rsidRPr="002D0775">
        <w:rPr>
          <w:rFonts w:ascii="Cascadia Mono" w:eastAsiaTheme="minorHAnsi" w:hAnsi="Cascadia Mono" w:cs="Cascadia Mono"/>
          <w:color w:val="0000FF"/>
          <w:sz w:val="19"/>
          <w:szCs w:val="19"/>
          <w:highlight w:val="white"/>
          <w:lang w:val="nl-NL"/>
        </w:rPr>
        <w:t>&lt;/</w:t>
      </w:r>
      <w:r w:rsidRPr="002D0775">
        <w:rPr>
          <w:rFonts w:ascii="Cascadia Mono" w:eastAsiaTheme="minorHAnsi" w:hAnsi="Cascadia Mono" w:cs="Cascadia Mono"/>
          <w:color w:val="A31515"/>
          <w:sz w:val="19"/>
          <w:szCs w:val="19"/>
          <w:highlight w:val="white"/>
          <w:lang w:val="nl-NL"/>
        </w:rPr>
        <w:t>MKHang</w:t>
      </w:r>
      <w:r w:rsidRPr="002D0775">
        <w:rPr>
          <w:rFonts w:ascii="Cascadia Mono" w:eastAsiaTheme="minorHAnsi" w:hAnsi="Cascadia Mono" w:cs="Cascadia Mono"/>
          <w:color w:val="0000FF"/>
          <w:sz w:val="19"/>
          <w:szCs w:val="19"/>
          <w:highlight w:val="white"/>
          <w:lang w:val="nl-NL"/>
        </w:rPr>
        <w:t>&gt;</w:t>
      </w:r>
    </w:p>
    <w:p w14:paraId="6B582224" w14:textId="77777777" w:rsidR="00B52800" w:rsidRPr="002D0775"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t>&lt;</w:t>
      </w:r>
      <w:r w:rsidRPr="002D0775">
        <w:rPr>
          <w:rFonts w:ascii="Cascadia Mono" w:eastAsiaTheme="minorHAnsi" w:hAnsi="Cascadia Mono" w:cs="Cascadia Mono"/>
          <w:color w:val="A31515"/>
          <w:sz w:val="19"/>
          <w:szCs w:val="19"/>
          <w:highlight w:val="white"/>
          <w:lang w:val="nl-NL"/>
        </w:rPr>
        <w:t>MST</w:t>
      </w:r>
      <w:r w:rsidRPr="002D0775">
        <w:rPr>
          <w:rFonts w:ascii="Cascadia Mono" w:eastAsiaTheme="minorHAnsi" w:hAnsi="Cascadia Mono" w:cs="Cascadia Mono"/>
          <w:color w:val="0000FF"/>
          <w:sz w:val="19"/>
          <w:szCs w:val="19"/>
          <w:highlight w:val="white"/>
          <w:lang w:val="nl-NL"/>
        </w:rPr>
        <w:t>&gt;</w:t>
      </w:r>
      <w:r w:rsidRPr="002D0775">
        <w:rPr>
          <w:rFonts w:ascii="Cascadia Mono" w:eastAsiaTheme="minorHAnsi" w:hAnsi="Cascadia Mono" w:cs="Cascadia Mono"/>
          <w:color w:val="000000"/>
          <w:sz w:val="19"/>
          <w:szCs w:val="19"/>
          <w:highlight w:val="white"/>
          <w:lang w:val="nl-NL"/>
        </w:rPr>
        <w:t>Mã số thuế (Bắt buộc nếu có)</w:t>
      </w:r>
      <w:r w:rsidRPr="002D0775">
        <w:rPr>
          <w:rFonts w:ascii="Cascadia Mono" w:eastAsiaTheme="minorHAnsi" w:hAnsi="Cascadia Mono" w:cs="Cascadia Mono"/>
          <w:color w:val="0000FF"/>
          <w:sz w:val="19"/>
          <w:szCs w:val="19"/>
          <w:highlight w:val="white"/>
          <w:lang w:val="nl-NL"/>
        </w:rPr>
        <w:t>&lt;/</w:t>
      </w:r>
      <w:r w:rsidRPr="002D0775">
        <w:rPr>
          <w:rFonts w:ascii="Cascadia Mono" w:eastAsiaTheme="minorHAnsi" w:hAnsi="Cascadia Mono" w:cs="Cascadia Mono"/>
          <w:color w:val="A31515"/>
          <w:sz w:val="19"/>
          <w:szCs w:val="19"/>
          <w:highlight w:val="white"/>
          <w:lang w:val="nl-NL"/>
        </w:rPr>
        <w:t>MST</w:t>
      </w:r>
      <w:r w:rsidRPr="002D0775">
        <w:rPr>
          <w:rFonts w:ascii="Cascadia Mono" w:eastAsiaTheme="minorHAnsi" w:hAnsi="Cascadia Mono" w:cs="Cascadia Mono"/>
          <w:color w:val="0000FF"/>
          <w:sz w:val="19"/>
          <w:szCs w:val="19"/>
          <w:highlight w:val="white"/>
          <w:lang w:val="nl-NL"/>
        </w:rPr>
        <w:t>&gt;</w:t>
      </w:r>
    </w:p>
    <w:p w14:paraId="2F22A68E" w14:textId="3EB2BDAD" w:rsidR="00B52800" w:rsidRPr="002D0775"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r>
      <w:r w:rsidRPr="00B52800">
        <w:rPr>
          <w:rFonts w:ascii="Cascadia Mono" w:eastAsiaTheme="minorHAnsi" w:hAnsi="Cascadia Mono" w:cs="Cascadia Mono"/>
          <w:color w:val="0000FF"/>
          <w:sz w:val="19"/>
          <w:szCs w:val="19"/>
          <w:highlight w:val="yellow"/>
          <w:lang w:val="nl-NL"/>
        </w:rPr>
        <w:t>&lt;</w:t>
      </w:r>
      <w:r w:rsidRPr="00B52800">
        <w:rPr>
          <w:rFonts w:ascii="Cascadia Mono" w:eastAsiaTheme="minorHAnsi" w:hAnsi="Cascadia Mono" w:cs="Cascadia Mono"/>
          <w:color w:val="A31515"/>
          <w:sz w:val="19"/>
          <w:szCs w:val="19"/>
          <w:highlight w:val="yellow"/>
          <w:lang w:val="nl-NL"/>
        </w:rPr>
        <w:t>DChi</w:t>
      </w:r>
      <w:r w:rsidRPr="00B52800">
        <w:rPr>
          <w:rFonts w:ascii="Cascadia Mono" w:eastAsiaTheme="minorHAnsi" w:hAnsi="Cascadia Mono" w:cs="Cascadia Mono"/>
          <w:color w:val="0000FF"/>
          <w:sz w:val="19"/>
          <w:szCs w:val="19"/>
          <w:highlight w:val="yellow"/>
          <w:lang w:val="nl-NL"/>
        </w:rPr>
        <w:t>&gt;</w:t>
      </w:r>
      <w:r w:rsidRPr="00B52800">
        <w:rPr>
          <w:rFonts w:ascii="Cascadia Mono" w:eastAsiaTheme="minorHAnsi" w:hAnsi="Cascadia Mono" w:cs="Cascadia Mono"/>
          <w:color w:val="000000"/>
          <w:sz w:val="19"/>
          <w:szCs w:val="19"/>
          <w:highlight w:val="yellow"/>
          <w:lang w:val="nl-NL"/>
        </w:rPr>
        <w:t>Địa chỉ *</w:t>
      </w:r>
      <w:r w:rsidRPr="00B52800">
        <w:rPr>
          <w:rFonts w:ascii="Cascadia Mono" w:eastAsiaTheme="minorHAnsi" w:hAnsi="Cascadia Mono" w:cs="Cascadia Mono"/>
          <w:color w:val="0000FF"/>
          <w:sz w:val="19"/>
          <w:szCs w:val="19"/>
          <w:highlight w:val="yellow"/>
          <w:lang w:val="nl-NL"/>
        </w:rPr>
        <w:t>&lt;/</w:t>
      </w:r>
      <w:r w:rsidRPr="00B52800">
        <w:rPr>
          <w:rFonts w:ascii="Cascadia Mono" w:eastAsiaTheme="minorHAnsi" w:hAnsi="Cascadia Mono" w:cs="Cascadia Mono"/>
          <w:color w:val="A31515"/>
          <w:sz w:val="19"/>
          <w:szCs w:val="19"/>
          <w:highlight w:val="yellow"/>
          <w:lang w:val="nl-NL"/>
        </w:rPr>
        <w:t>DChi</w:t>
      </w:r>
      <w:r w:rsidRPr="00B52800">
        <w:rPr>
          <w:rFonts w:ascii="Cascadia Mono" w:eastAsiaTheme="minorHAnsi" w:hAnsi="Cascadia Mono" w:cs="Cascadia Mono"/>
          <w:color w:val="0000FF"/>
          <w:sz w:val="19"/>
          <w:szCs w:val="19"/>
          <w:highlight w:val="yellow"/>
          <w:lang w:val="nl-NL"/>
        </w:rPr>
        <w:t>&gt;</w:t>
      </w:r>
    </w:p>
    <w:p w14:paraId="5F5C6994" w14:textId="77777777" w:rsidR="00B52800" w:rsidRPr="002D0775"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t>&lt;</w:t>
      </w:r>
      <w:r w:rsidRPr="002D0775">
        <w:rPr>
          <w:rFonts w:ascii="Cascadia Mono" w:eastAsiaTheme="minorHAnsi" w:hAnsi="Cascadia Mono" w:cs="Cascadia Mono"/>
          <w:color w:val="A31515"/>
          <w:sz w:val="19"/>
          <w:szCs w:val="19"/>
          <w:highlight w:val="white"/>
          <w:lang w:val="nl-NL"/>
        </w:rPr>
        <w:t>QTich</w:t>
      </w:r>
      <w:r w:rsidRPr="002D0775">
        <w:rPr>
          <w:rFonts w:ascii="Cascadia Mono" w:eastAsiaTheme="minorHAnsi" w:hAnsi="Cascadia Mono" w:cs="Cascadia Mono"/>
          <w:color w:val="0000FF"/>
          <w:sz w:val="19"/>
          <w:szCs w:val="19"/>
          <w:highlight w:val="white"/>
          <w:lang w:val="nl-NL"/>
        </w:rPr>
        <w:t>&gt;</w:t>
      </w:r>
      <w:r w:rsidRPr="002D0775">
        <w:rPr>
          <w:rFonts w:ascii="Cascadia Mono" w:eastAsiaTheme="minorHAnsi" w:hAnsi="Cascadia Mono" w:cs="Cascadia Mono"/>
          <w:color w:val="000000"/>
          <w:sz w:val="19"/>
          <w:szCs w:val="19"/>
          <w:highlight w:val="white"/>
          <w:lang w:val="nl-NL"/>
        </w:rPr>
        <w:t>Quốc tịch(VN)</w:t>
      </w:r>
      <w:r w:rsidRPr="002D0775">
        <w:rPr>
          <w:rFonts w:ascii="Cascadia Mono" w:eastAsiaTheme="minorHAnsi" w:hAnsi="Cascadia Mono" w:cs="Cascadia Mono"/>
          <w:color w:val="0000FF"/>
          <w:sz w:val="19"/>
          <w:szCs w:val="19"/>
          <w:highlight w:val="white"/>
          <w:lang w:val="nl-NL"/>
        </w:rPr>
        <w:t>&lt;/</w:t>
      </w:r>
      <w:r w:rsidRPr="002D0775">
        <w:rPr>
          <w:rFonts w:ascii="Cascadia Mono" w:eastAsiaTheme="minorHAnsi" w:hAnsi="Cascadia Mono" w:cs="Cascadia Mono"/>
          <w:color w:val="A31515"/>
          <w:sz w:val="19"/>
          <w:szCs w:val="19"/>
          <w:highlight w:val="white"/>
          <w:lang w:val="nl-NL"/>
        </w:rPr>
        <w:t>QTich</w:t>
      </w:r>
      <w:r w:rsidRPr="002D0775">
        <w:rPr>
          <w:rFonts w:ascii="Cascadia Mono" w:eastAsiaTheme="minorHAnsi" w:hAnsi="Cascadia Mono" w:cs="Cascadia Mono"/>
          <w:color w:val="0000FF"/>
          <w:sz w:val="19"/>
          <w:szCs w:val="19"/>
          <w:highlight w:val="white"/>
          <w:lang w:val="nl-NL"/>
        </w:rPr>
        <w:t>&gt;</w:t>
      </w:r>
    </w:p>
    <w:p w14:paraId="774B445B" w14:textId="77777777" w:rsidR="00B52800" w:rsidRPr="002D0775"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t>&lt;</w:t>
      </w:r>
      <w:r w:rsidRPr="002D0775">
        <w:rPr>
          <w:rFonts w:ascii="Cascadia Mono" w:eastAsiaTheme="minorHAnsi" w:hAnsi="Cascadia Mono" w:cs="Cascadia Mono"/>
          <w:color w:val="A31515"/>
          <w:sz w:val="19"/>
          <w:szCs w:val="19"/>
          <w:highlight w:val="white"/>
          <w:lang w:val="nl-NL"/>
        </w:rPr>
        <w:t>CNCTru</w:t>
      </w:r>
      <w:r w:rsidRPr="002D0775">
        <w:rPr>
          <w:rFonts w:ascii="Cascadia Mono" w:eastAsiaTheme="minorHAnsi" w:hAnsi="Cascadia Mono" w:cs="Cascadia Mono"/>
          <w:color w:val="0000FF"/>
          <w:sz w:val="19"/>
          <w:szCs w:val="19"/>
          <w:highlight w:val="white"/>
          <w:lang w:val="nl-NL"/>
        </w:rPr>
        <w:t>&gt;</w:t>
      </w:r>
      <w:r w:rsidRPr="002D0775">
        <w:rPr>
          <w:rFonts w:ascii="Cascadia Mono" w:eastAsiaTheme="minorHAnsi" w:hAnsi="Cascadia Mono" w:cs="Cascadia Mono"/>
          <w:color w:val="000000"/>
          <w:sz w:val="19"/>
          <w:szCs w:val="19"/>
          <w:highlight w:val="white"/>
          <w:lang w:val="nl-NL"/>
        </w:rPr>
        <w:t>Mã cá nhân cư trú Số (0: Cá nhân không cư trú, 1: Cá nhân cư trú)*</w:t>
      </w:r>
      <w:r w:rsidRPr="002D0775">
        <w:rPr>
          <w:rFonts w:ascii="Cascadia Mono" w:eastAsiaTheme="minorHAnsi" w:hAnsi="Cascadia Mono" w:cs="Cascadia Mono"/>
          <w:color w:val="0000FF"/>
          <w:sz w:val="19"/>
          <w:szCs w:val="19"/>
          <w:highlight w:val="white"/>
          <w:lang w:val="nl-NL"/>
        </w:rPr>
        <w:t>&lt;/</w:t>
      </w:r>
      <w:r w:rsidRPr="002D0775">
        <w:rPr>
          <w:rFonts w:ascii="Cascadia Mono" w:eastAsiaTheme="minorHAnsi" w:hAnsi="Cascadia Mono" w:cs="Cascadia Mono"/>
          <w:color w:val="A31515"/>
          <w:sz w:val="19"/>
          <w:szCs w:val="19"/>
          <w:highlight w:val="white"/>
          <w:lang w:val="nl-NL"/>
        </w:rPr>
        <w:t>CNCTru</w:t>
      </w:r>
      <w:r w:rsidRPr="002D0775">
        <w:rPr>
          <w:rFonts w:ascii="Cascadia Mono" w:eastAsiaTheme="minorHAnsi" w:hAnsi="Cascadia Mono" w:cs="Cascadia Mono"/>
          <w:color w:val="0000FF"/>
          <w:sz w:val="19"/>
          <w:szCs w:val="19"/>
          <w:highlight w:val="white"/>
          <w:lang w:val="nl-NL"/>
        </w:rPr>
        <w:t>&gt;</w:t>
      </w:r>
    </w:p>
    <w:p w14:paraId="1D8A3EFD" w14:textId="77777777" w:rsidR="00B52800" w:rsidRPr="002D0775"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t>&lt;</w:t>
      </w:r>
      <w:r w:rsidRPr="002D0775">
        <w:rPr>
          <w:rFonts w:ascii="Cascadia Mono" w:eastAsiaTheme="minorHAnsi" w:hAnsi="Cascadia Mono" w:cs="Cascadia Mono"/>
          <w:color w:val="A31515"/>
          <w:sz w:val="19"/>
          <w:szCs w:val="19"/>
          <w:highlight w:val="white"/>
          <w:lang w:val="nl-NL"/>
        </w:rPr>
        <w:t>CMND</w:t>
      </w:r>
      <w:r w:rsidRPr="002D0775">
        <w:rPr>
          <w:rFonts w:ascii="Cascadia Mono" w:eastAsiaTheme="minorHAnsi" w:hAnsi="Cascadia Mono" w:cs="Cascadia Mono"/>
          <w:color w:val="0000FF"/>
          <w:sz w:val="19"/>
          <w:szCs w:val="19"/>
          <w:highlight w:val="white"/>
          <w:lang w:val="nl-NL"/>
        </w:rPr>
        <w:t>&gt;</w:t>
      </w:r>
      <w:r w:rsidRPr="002D0775">
        <w:rPr>
          <w:rFonts w:ascii="Cascadia Mono" w:eastAsiaTheme="minorHAnsi" w:hAnsi="Cascadia Mono" w:cs="Cascadia Mono"/>
          <w:color w:val="000000"/>
          <w:sz w:val="19"/>
          <w:szCs w:val="19"/>
          <w:highlight w:val="white"/>
          <w:lang w:val="nl-NL"/>
        </w:rPr>
        <w:t>chứng minh thư hoặc căn cước công dân (Bắt buộc (Đối với trường hợp không có MST))</w:t>
      </w:r>
      <w:r w:rsidRPr="002D0775">
        <w:rPr>
          <w:rFonts w:ascii="Cascadia Mono" w:eastAsiaTheme="minorHAnsi" w:hAnsi="Cascadia Mono" w:cs="Cascadia Mono"/>
          <w:color w:val="0000FF"/>
          <w:sz w:val="19"/>
          <w:szCs w:val="19"/>
          <w:highlight w:val="white"/>
          <w:lang w:val="nl-NL"/>
        </w:rPr>
        <w:t>&lt;/</w:t>
      </w:r>
      <w:r w:rsidRPr="002D0775">
        <w:rPr>
          <w:rFonts w:ascii="Cascadia Mono" w:eastAsiaTheme="minorHAnsi" w:hAnsi="Cascadia Mono" w:cs="Cascadia Mono"/>
          <w:color w:val="A31515"/>
          <w:sz w:val="19"/>
          <w:szCs w:val="19"/>
          <w:highlight w:val="white"/>
          <w:lang w:val="nl-NL"/>
        </w:rPr>
        <w:t>CMND</w:t>
      </w:r>
      <w:r w:rsidRPr="002D0775">
        <w:rPr>
          <w:rFonts w:ascii="Cascadia Mono" w:eastAsiaTheme="minorHAnsi" w:hAnsi="Cascadia Mono" w:cs="Cascadia Mono"/>
          <w:color w:val="0000FF"/>
          <w:sz w:val="19"/>
          <w:szCs w:val="19"/>
          <w:highlight w:val="white"/>
          <w:lang w:val="nl-NL"/>
        </w:rPr>
        <w:t>&gt;</w:t>
      </w:r>
    </w:p>
    <w:p w14:paraId="5B9F20FD" w14:textId="77777777" w:rsidR="00B52800" w:rsidRPr="002D0775"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t>&lt;</w:t>
      </w:r>
      <w:r w:rsidRPr="002D0775">
        <w:rPr>
          <w:rFonts w:ascii="Cascadia Mono" w:eastAsiaTheme="minorHAnsi" w:hAnsi="Cascadia Mono" w:cs="Cascadia Mono"/>
          <w:color w:val="A31515"/>
          <w:sz w:val="19"/>
          <w:szCs w:val="19"/>
          <w:highlight w:val="white"/>
          <w:lang w:val="nl-NL"/>
        </w:rPr>
        <w:t>DCTDTu</w:t>
      </w:r>
      <w:r w:rsidRPr="002D0775">
        <w:rPr>
          <w:rFonts w:ascii="Cascadia Mono" w:eastAsiaTheme="minorHAnsi" w:hAnsi="Cascadia Mono" w:cs="Cascadia Mono"/>
          <w:color w:val="0000FF"/>
          <w:sz w:val="19"/>
          <w:szCs w:val="19"/>
          <w:highlight w:val="white"/>
          <w:lang w:val="nl-NL"/>
        </w:rPr>
        <w:t>&gt;</w:t>
      </w:r>
      <w:r w:rsidRPr="002D0775">
        <w:rPr>
          <w:rFonts w:ascii="Cascadia Mono" w:eastAsiaTheme="minorHAnsi" w:hAnsi="Cascadia Mono" w:cs="Cascadia Mono"/>
          <w:color w:val="000000"/>
          <w:sz w:val="19"/>
          <w:szCs w:val="19"/>
          <w:highlight w:val="white"/>
          <w:lang w:val="nl-NL"/>
        </w:rPr>
        <w:t xml:space="preserve">Địa chỉ thư điện tử </w:t>
      </w:r>
      <w:r w:rsidRPr="002D0775">
        <w:rPr>
          <w:rFonts w:ascii="Cascadia Mono" w:eastAsiaTheme="minorHAnsi" w:hAnsi="Cascadia Mono" w:cs="Cascadia Mono"/>
          <w:color w:val="0000FF"/>
          <w:sz w:val="19"/>
          <w:szCs w:val="19"/>
          <w:highlight w:val="white"/>
          <w:lang w:val="nl-NL"/>
        </w:rPr>
        <w:t>&lt;/</w:t>
      </w:r>
      <w:r w:rsidRPr="002D0775">
        <w:rPr>
          <w:rFonts w:ascii="Cascadia Mono" w:eastAsiaTheme="minorHAnsi" w:hAnsi="Cascadia Mono" w:cs="Cascadia Mono"/>
          <w:color w:val="A31515"/>
          <w:sz w:val="19"/>
          <w:szCs w:val="19"/>
          <w:highlight w:val="white"/>
          <w:lang w:val="nl-NL"/>
        </w:rPr>
        <w:t>DCTDTu</w:t>
      </w:r>
      <w:r w:rsidRPr="002D0775">
        <w:rPr>
          <w:rFonts w:ascii="Cascadia Mono" w:eastAsiaTheme="minorHAnsi" w:hAnsi="Cascadia Mono" w:cs="Cascadia Mono"/>
          <w:color w:val="0000FF"/>
          <w:sz w:val="19"/>
          <w:szCs w:val="19"/>
          <w:highlight w:val="white"/>
          <w:lang w:val="nl-NL"/>
        </w:rPr>
        <w:t>&gt;</w:t>
      </w:r>
    </w:p>
    <w:p w14:paraId="02C162C7" w14:textId="6A236B0A" w:rsidR="00B52800" w:rsidRPr="002D0775"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r>
      <w:r w:rsidRPr="00B52800">
        <w:rPr>
          <w:rFonts w:ascii="Cascadia Mono" w:eastAsiaTheme="minorHAnsi" w:hAnsi="Cascadia Mono" w:cs="Cascadia Mono"/>
          <w:color w:val="0000FF"/>
          <w:sz w:val="19"/>
          <w:szCs w:val="19"/>
          <w:highlight w:val="yellow"/>
          <w:lang w:val="nl-NL"/>
        </w:rPr>
        <w:t>&lt;</w:t>
      </w:r>
      <w:r w:rsidRPr="00B52800">
        <w:rPr>
          <w:rFonts w:ascii="Cascadia Mono" w:eastAsiaTheme="minorHAnsi" w:hAnsi="Cascadia Mono" w:cs="Cascadia Mono"/>
          <w:color w:val="A31515"/>
          <w:sz w:val="19"/>
          <w:szCs w:val="19"/>
          <w:highlight w:val="yellow"/>
          <w:lang w:val="nl-NL"/>
        </w:rPr>
        <w:t>SDThoai</w:t>
      </w:r>
      <w:r w:rsidRPr="00B52800">
        <w:rPr>
          <w:rFonts w:ascii="Cascadia Mono" w:eastAsiaTheme="minorHAnsi" w:hAnsi="Cascadia Mono" w:cs="Cascadia Mono"/>
          <w:color w:val="0000FF"/>
          <w:sz w:val="19"/>
          <w:szCs w:val="19"/>
          <w:highlight w:val="yellow"/>
          <w:lang w:val="nl-NL"/>
        </w:rPr>
        <w:t xml:space="preserve"> &gt;</w:t>
      </w:r>
      <w:r w:rsidRPr="00B52800">
        <w:rPr>
          <w:rFonts w:ascii="Cascadia Mono" w:eastAsiaTheme="minorHAnsi" w:hAnsi="Cascadia Mono" w:cs="Cascadia Mono"/>
          <w:color w:val="000000"/>
          <w:sz w:val="19"/>
          <w:szCs w:val="19"/>
          <w:highlight w:val="yellow"/>
          <w:lang w:val="nl-NL"/>
        </w:rPr>
        <w:t>Số điện thoại *</w:t>
      </w:r>
      <w:r w:rsidRPr="00B52800">
        <w:rPr>
          <w:rFonts w:ascii="Cascadia Mono" w:eastAsiaTheme="minorHAnsi" w:hAnsi="Cascadia Mono" w:cs="Cascadia Mono"/>
          <w:color w:val="0000FF"/>
          <w:sz w:val="19"/>
          <w:szCs w:val="19"/>
          <w:highlight w:val="yellow"/>
          <w:lang w:val="nl-NL"/>
        </w:rPr>
        <w:t>&lt;/</w:t>
      </w:r>
      <w:r w:rsidRPr="00B52800">
        <w:rPr>
          <w:rFonts w:ascii="Cascadia Mono" w:eastAsiaTheme="minorHAnsi" w:hAnsi="Cascadia Mono" w:cs="Cascadia Mono"/>
          <w:color w:val="A31515"/>
          <w:sz w:val="19"/>
          <w:szCs w:val="19"/>
          <w:highlight w:val="yellow"/>
          <w:lang w:val="nl-NL"/>
        </w:rPr>
        <w:t>SDThoai</w:t>
      </w:r>
      <w:r w:rsidRPr="00B52800">
        <w:rPr>
          <w:rFonts w:ascii="Cascadia Mono" w:eastAsiaTheme="minorHAnsi" w:hAnsi="Cascadia Mono" w:cs="Cascadia Mono"/>
          <w:color w:val="0000FF"/>
          <w:sz w:val="19"/>
          <w:szCs w:val="19"/>
          <w:highlight w:val="yellow"/>
          <w:lang w:val="nl-NL"/>
        </w:rPr>
        <w:t>&gt;</w:t>
      </w:r>
    </w:p>
    <w:p w14:paraId="4FF7301A" w14:textId="77777777" w:rsidR="00B52800" w:rsidRPr="002D0775"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r>
      <w:r w:rsidRPr="00B52800">
        <w:rPr>
          <w:rFonts w:ascii="Cascadia Mono" w:eastAsiaTheme="minorHAnsi" w:hAnsi="Cascadia Mono" w:cs="Cascadia Mono"/>
          <w:color w:val="0000FF"/>
          <w:sz w:val="19"/>
          <w:szCs w:val="19"/>
          <w:highlight w:val="yellow"/>
          <w:lang w:val="nl-NL"/>
        </w:rPr>
        <w:t>&lt;</w:t>
      </w:r>
      <w:r w:rsidRPr="00B52800">
        <w:rPr>
          <w:rFonts w:ascii="Cascadia Mono" w:eastAsiaTheme="minorHAnsi" w:hAnsi="Cascadia Mono" w:cs="Cascadia Mono"/>
          <w:color w:val="A31515"/>
          <w:sz w:val="19"/>
          <w:szCs w:val="19"/>
          <w:highlight w:val="yellow"/>
          <w:lang w:val="nl-NL"/>
        </w:rPr>
        <w:t>GChu</w:t>
      </w:r>
      <w:r w:rsidRPr="00B52800">
        <w:rPr>
          <w:rFonts w:ascii="Cascadia Mono" w:eastAsiaTheme="minorHAnsi" w:hAnsi="Cascadia Mono" w:cs="Cascadia Mono"/>
          <w:color w:val="0000FF"/>
          <w:sz w:val="19"/>
          <w:szCs w:val="19"/>
          <w:highlight w:val="yellow"/>
          <w:lang w:val="nl-NL"/>
        </w:rPr>
        <w:t>&gt;</w:t>
      </w:r>
      <w:r w:rsidRPr="00B52800">
        <w:rPr>
          <w:rFonts w:ascii="Cascadia Mono" w:eastAsiaTheme="minorHAnsi" w:hAnsi="Cascadia Mono" w:cs="Cascadia Mono"/>
          <w:color w:val="000000"/>
          <w:sz w:val="19"/>
          <w:szCs w:val="19"/>
          <w:highlight w:val="yellow"/>
          <w:lang w:val="nl-NL"/>
        </w:rPr>
        <w:t xml:space="preserve">Ghi chú 255 </w:t>
      </w:r>
      <w:r w:rsidRPr="00B52800">
        <w:rPr>
          <w:rFonts w:ascii="Cascadia Mono" w:eastAsiaTheme="minorHAnsi" w:hAnsi="Cascadia Mono" w:cs="Cascadia Mono"/>
          <w:color w:val="0000FF"/>
          <w:sz w:val="19"/>
          <w:szCs w:val="19"/>
          <w:highlight w:val="yellow"/>
          <w:lang w:val="nl-NL"/>
        </w:rPr>
        <w:t>&lt;/</w:t>
      </w:r>
      <w:r w:rsidRPr="00B52800">
        <w:rPr>
          <w:rFonts w:ascii="Cascadia Mono" w:eastAsiaTheme="minorHAnsi" w:hAnsi="Cascadia Mono" w:cs="Cascadia Mono"/>
          <w:color w:val="A31515"/>
          <w:sz w:val="19"/>
          <w:szCs w:val="19"/>
          <w:highlight w:val="yellow"/>
          <w:lang w:val="nl-NL"/>
        </w:rPr>
        <w:t>GChu</w:t>
      </w:r>
      <w:r w:rsidRPr="00B52800">
        <w:rPr>
          <w:rFonts w:ascii="Cascadia Mono" w:eastAsiaTheme="minorHAnsi" w:hAnsi="Cascadia Mono" w:cs="Cascadia Mono"/>
          <w:color w:val="0000FF"/>
          <w:sz w:val="19"/>
          <w:szCs w:val="19"/>
          <w:highlight w:val="yellow"/>
          <w:lang w:val="nl-NL"/>
        </w:rPr>
        <w:t>&gt;</w:t>
      </w:r>
    </w:p>
    <w:p w14:paraId="58FD3E0C" w14:textId="77777777" w:rsidR="00B52800" w:rsidRPr="002D0775"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t>&lt;/</w:t>
      </w:r>
      <w:r w:rsidRPr="002D0775">
        <w:rPr>
          <w:rFonts w:ascii="Cascadia Mono" w:eastAsiaTheme="minorHAnsi" w:hAnsi="Cascadia Mono" w:cs="Cascadia Mono"/>
          <w:color w:val="A31515"/>
          <w:sz w:val="19"/>
          <w:szCs w:val="19"/>
          <w:highlight w:val="white"/>
          <w:lang w:val="nl-NL"/>
        </w:rPr>
        <w:t>NNT</w:t>
      </w:r>
      <w:r w:rsidRPr="002D0775">
        <w:rPr>
          <w:rFonts w:ascii="Cascadia Mono" w:eastAsiaTheme="minorHAnsi" w:hAnsi="Cascadia Mono" w:cs="Cascadia Mono"/>
          <w:color w:val="0000FF"/>
          <w:sz w:val="19"/>
          <w:szCs w:val="19"/>
          <w:highlight w:val="white"/>
          <w:lang w:val="nl-NL"/>
        </w:rPr>
        <w:t>&gt;</w:t>
      </w:r>
    </w:p>
    <w:p w14:paraId="064232B9" w14:textId="77777777" w:rsidR="00B52800" w:rsidRPr="002D0775"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t>&lt;</w:t>
      </w:r>
      <w:r w:rsidRPr="002D0775">
        <w:rPr>
          <w:rFonts w:ascii="Cascadia Mono" w:eastAsiaTheme="minorHAnsi" w:hAnsi="Cascadia Mono" w:cs="Cascadia Mono"/>
          <w:color w:val="A31515"/>
          <w:sz w:val="19"/>
          <w:szCs w:val="19"/>
          <w:highlight w:val="white"/>
          <w:lang w:val="nl-NL"/>
        </w:rPr>
        <w:t>TTNCNKTru</w:t>
      </w:r>
      <w:r w:rsidRPr="002D0775">
        <w:rPr>
          <w:rFonts w:ascii="Cascadia Mono" w:eastAsiaTheme="minorHAnsi" w:hAnsi="Cascadia Mono" w:cs="Cascadia Mono"/>
          <w:color w:val="0000FF"/>
          <w:sz w:val="19"/>
          <w:szCs w:val="19"/>
          <w:highlight w:val="white"/>
          <w:lang w:val="nl-NL"/>
        </w:rPr>
        <w:t>&gt;</w:t>
      </w:r>
    </w:p>
    <w:p w14:paraId="34A086F3" w14:textId="77777777" w:rsidR="00B52800" w:rsidRPr="002D0775"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t>&lt;</w:t>
      </w:r>
      <w:r w:rsidRPr="002D0775">
        <w:rPr>
          <w:rFonts w:ascii="Cascadia Mono" w:eastAsiaTheme="minorHAnsi" w:hAnsi="Cascadia Mono" w:cs="Cascadia Mono"/>
          <w:color w:val="A31515"/>
          <w:sz w:val="19"/>
          <w:szCs w:val="19"/>
          <w:highlight w:val="white"/>
          <w:lang w:val="nl-NL"/>
        </w:rPr>
        <w:t>KTNhap</w:t>
      </w:r>
      <w:r w:rsidRPr="002D0775">
        <w:rPr>
          <w:rFonts w:ascii="Cascadia Mono" w:eastAsiaTheme="minorHAnsi" w:hAnsi="Cascadia Mono" w:cs="Cascadia Mono"/>
          <w:color w:val="0000FF"/>
          <w:sz w:val="19"/>
          <w:szCs w:val="19"/>
          <w:highlight w:val="white"/>
          <w:lang w:val="nl-NL"/>
        </w:rPr>
        <w:t>&gt;</w:t>
      </w:r>
      <w:r w:rsidRPr="002D0775">
        <w:rPr>
          <w:rFonts w:ascii="Cascadia Mono" w:eastAsiaTheme="minorHAnsi" w:hAnsi="Cascadia Mono" w:cs="Cascadia Mono"/>
          <w:color w:val="000000"/>
          <w:sz w:val="19"/>
          <w:szCs w:val="19"/>
          <w:highlight w:val="white"/>
          <w:lang w:val="nl-NL"/>
        </w:rPr>
        <w:t>Khoản thu nhập *</w:t>
      </w:r>
      <w:r w:rsidRPr="002D0775">
        <w:rPr>
          <w:rFonts w:ascii="Cascadia Mono" w:eastAsiaTheme="minorHAnsi" w:hAnsi="Cascadia Mono" w:cs="Cascadia Mono"/>
          <w:color w:val="0000FF"/>
          <w:sz w:val="19"/>
          <w:szCs w:val="19"/>
          <w:highlight w:val="white"/>
          <w:lang w:val="nl-NL"/>
        </w:rPr>
        <w:t>&lt;/</w:t>
      </w:r>
      <w:r w:rsidRPr="002D0775">
        <w:rPr>
          <w:rFonts w:ascii="Cascadia Mono" w:eastAsiaTheme="minorHAnsi" w:hAnsi="Cascadia Mono" w:cs="Cascadia Mono"/>
          <w:color w:val="A31515"/>
          <w:sz w:val="19"/>
          <w:szCs w:val="19"/>
          <w:highlight w:val="white"/>
          <w:lang w:val="nl-NL"/>
        </w:rPr>
        <w:t>KTNhap</w:t>
      </w:r>
      <w:r w:rsidRPr="002D0775">
        <w:rPr>
          <w:rFonts w:ascii="Cascadia Mono" w:eastAsiaTheme="minorHAnsi" w:hAnsi="Cascadia Mono" w:cs="Cascadia Mono"/>
          <w:color w:val="0000FF"/>
          <w:sz w:val="19"/>
          <w:szCs w:val="19"/>
          <w:highlight w:val="white"/>
          <w:lang w:val="nl-NL"/>
        </w:rPr>
        <w:t>&gt;</w:t>
      </w:r>
    </w:p>
    <w:p w14:paraId="0D65E468" w14:textId="77777777" w:rsidR="00B52800" w:rsidRPr="002D0775"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t>&lt;</w:t>
      </w:r>
      <w:r w:rsidRPr="002D0775">
        <w:rPr>
          <w:rFonts w:ascii="Cascadia Mono" w:eastAsiaTheme="minorHAnsi" w:hAnsi="Cascadia Mono" w:cs="Cascadia Mono"/>
          <w:color w:val="A31515"/>
          <w:sz w:val="19"/>
          <w:szCs w:val="19"/>
          <w:highlight w:val="white"/>
          <w:lang w:val="nl-NL"/>
        </w:rPr>
        <w:t>TThang</w:t>
      </w:r>
      <w:r w:rsidRPr="002D0775">
        <w:rPr>
          <w:rFonts w:ascii="Cascadia Mono" w:eastAsiaTheme="minorHAnsi" w:hAnsi="Cascadia Mono" w:cs="Cascadia Mono"/>
          <w:color w:val="0000FF"/>
          <w:sz w:val="19"/>
          <w:szCs w:val="19"/>
          <w:highlight w:val="white"/>
          <w:lang w:val="nl-NL"/>
        </w:rPr>
        <w:t>&gt;</w:t>
      </w:r>
      <w:r w:rsidRPr="002D0775">
        <w:rPr>
          <w:rFonts w:ascii="Cascadia Mono" w:eastAsiaTheme="minorHAnsi" w:hAnsi="Cascadia Mono" w:cs="Cascadia Mono"/>
          <w:color w:val="000000"/>
          <w:sz w:val="19"/>
          <w:szCs w:val="19"/>
          <w:highlight w:val="white"/>
          <w:lang w:val="nl-NL"/>
        </w:rPr>
        <w:t>Thời điểm trả thu nhập(từ tháng)*</w:t>
      </w:r>
      <w:r w:rsidRPr="002D0775">
        <w:rPr>
          <w:rFonts w:ascii="Cascadia Mono" w:eastAsiaTheme="minorHAnsi" w:hAnsi="Cascadia Mono" w:cs="Cascadia Mono"/>
          <w:color w:val="0000FF"/>
          <w:sz w:val="19"/>
          <w:szCs w:val="19"/>
          <w:highlight w:val="white"/>
          <w:lang w:val="nl-NL"/>
        </w:rPr>
        <w:t>&lt;/</w:t>
      </w:r>
      <w:r w:rsidRPr="002D0775">
        <w:rPr>
          <w:rFonts w:ascii="Cascadia Mono" w:eastAsiaTheme="minorHAnsi" w:hAnsi="Cascadia Mono" w:cs="Cascadia Mono"/>
          <w:color w:val="A31515"/>
          <w:sz w:val="19"/>
          <w:szCs w:val="19"/>
          <w:highlight w:val="white"/>
          <w:lang w:val="nl-NL"/>
        </w:rPr>
        <w:t>TThang</w:t>
      </w:r>
      <w:r w:rsidRPr="002D0775">
        <w:rPr>
          <w:rFonts w:ascii="Cascadia Mono" w:eastAsiaTheme="minorHAnsi" w:hAnsi="Cascadia Mono" w:cs="Cascadia Mono"/>
          <w:color w:val="0000FF"/>
          <w:sz w:val="19"/>
          <w:szCs w:val="19"/>
          <w:highlight w:val="white"/>
          <w:lang w:val="nl-NL"/>
        </w:rPr>
        <w:t>&gt;</w:t>
      </w:r>
    </w:p>
    <w:p w14:paraId="18F8323D" w14:textId="77777777" w:rsidR="00B52800" w:rsidRPr="002D0775"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t>&lt;</w:t>
      </w:r>
      <w:r w:rsidRPr="002D0775">
        <w:rPr>
          <w:rFonts w:ascii="Cascadia Mono" w:eastAsiaTheme="minorHAnsi" w:hAnsi="Cascadia Mono" w:cs="Cascadia Mono"/>
          <w:color w:val="A31515"/>
          <w:sz w:val="19"/>
          <w:szCs w:val="19"/>
          <w:highlight w:val="white"/>
          <w:lang w:val="nl-NL"/>
        </w:rPr>
        <w:t>DThang</w:t>
      </w:r>
      <w:r w:rsidRPr="002D0775">
        <w:rPr>
          <w:rFonts w:ascii="Cascadia Mono" w:eastAsiaTheme="minorHAnsi" w:hAnsi="Cascadia Mono" w:cs="Cascadia Mono"/>
          <w:color w:val="0000FF"/>
          <w:sz w:val="19"/>
          <w:szCs w:val="19"/>
          <w:highlight w:val="white"/>
          <w:lang w:val="nl-NL"/>
        </w:rPr>
        <w:t>&gt;</w:t>
      </w:r>
      <w:r w:rsidRPr="002D0775">
        <w:rPr>
          <w:rFonts w:ascii="Cascadia Mono" w:eastAsiaTheme="minorHAnsi" w:hAnsi="Cascadia Mono" w:cs="Cascadia Mono"/>
          <w:color w:val="000000"/>
          <w:sz w:val="19"/>
          <w:szCs w:val="19"/>
          <w:highlight w:val="white"/>
          <w:lang w:val="nl-NL"/>
        </w:rPr>
        <w:t>Thời điểm trả thu nhập(Đến tháng)*</w:t>
      </w:r>
      <w:r w:rsidRPr="002D0775">
        <w:rPr>
          <w:rFonts w:ascii="Cascadia Mono" w:eastAsiaTheme="minorHAnsi" w:hAnsi="Cascadia Mono" w:cs="Cascadia Mono"/>
          <w:color w:val="0000FF"/>
          <w:sz w:val="19"/>
          <w:szCs w:val="19"/>
          <w:highlight w:val="white"/>
          <w:lang w:val="nl-NL"/>
        </w:rPr>
        <w:t>&lt;/</w:t>
      </w:r>
      <w:r w:rsidRPr="002D0775">
        <w:rPr>
          <w:rFonts w:ascii="Cascadia Mono" w:eastAsiaTheme="minorHAnsi" w:hAnsi="Cascadia Mono" w:cs="Cascadia Mono"/>
          <w:color w:val="A31515"/>
          <w:sz w:val="19"/>
          <w:szCs w:val="19"/>
          <w:highlight w:val="white"/>
          <w:lang w:val="nl-NL"/>
        </w:rPr>
        <w:t>DThang</w:t>
      </w:r>
      <w:r w:rsidRPr="002D0775">
        <w:rPr>
          <w:rFonts w:ascii="Cascadia Mono" w:eastAsiaTheme="minorHAnsi" w:hAnsi="Cascadia Mono" w:cs="Cascadia Mono"/>
          <w:color w:val="0000FF"/>
          <w:sz w:val="19"/>
          <w:szCs w:val="19"/>
          <w:highlight w:val="white"/>
          <w:lang w:val="nl-NL"/>
        </w:rPr>
        <w:t>&gt;</w:t>
      </w:r>
    </w:p>
    <w:p w14:paraId="04AC1A71" w14:textId="77777777" w:rsidR="00B52800" w:rsidRPr="00300D90"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r>
      <w:r w:rsidRPr="002D0775">
        <w:rPr>
          <w:rFonts w:ascii="Cascadia Mono" w:eastAsiaTheme="minorHAnsi" w:hAnsi="Cascadia Mono" w:cs="Cascadia Mono"/>
          <w:color w:val="0000FF"/>
          <w:sz w:val="19"/>
          <w:szCs w:val="19"/>
          <w:highlight w:val="white"/>
          <w:lang w:val="nl-NL"/>
        </w:rPr>
        <w:tab/>
      </w:r>
      <w:r w:rsidRPr="00300D90">
        <w:rPr>
          <w:rFonts w:ascii="Cascadia Mono" w:eastAsiaTheme="minorHAnsi" w:hAnsi="Cascadia Mono" w:cs="Cascadia Mono"/>
          <w:color w:val="0000FF"/>
          <w:sz w:val="19"/>
          <w:szCs w:val="19"/>
          <w:highlight w:val="white"/>
          <w:lang w:val="nl-NL"/>
        </w:rPr>
        <w:t>&lt;</w:t>
      </w:r>
      <w:r w:rsidRPr="00300D90">
        <w:rPr>
          <w:rFonts w:ascii="Cascadia Mono" w:eastAsiaTheme="minorHAnsi" w:hAnsi="Cascadia Mono" w:cs="Cascadia Mono"/>
          <w:color w:val="A31515"/>
          <w:sz w:val="19"/>
          <w:szCs w:val="19"/>
          <w:highlight w:val="white"/>
          <w:lang w:val="nl-NL"/>
        </w:rPr>
        <w:t>Nam</w:t>
      </w:r>
      <w:r w:rsidRPr="00300D90">
        <w:rPr>
          <w:rFonts w:ascii="Cascadia Mono" w:eastAsiaTheme="minorHAnsi" w:hAnsi="Cascadia Mono" w:cs="Cascadia Mono"/>
          <w:color w:val="0000FF"/>
          <w:sz w:val="19"/>
          <w:szCs w:val="19"/>
          <w:highlight w:val="white"/>
          <w:lang w:val="nl-NL"/>
        </w:rPr>
        <w:t>&gt;</w:t>
      </w:r>
      <w:r w:rsidRPr="00300D90">
        <w:rPr>
          <w:rFonts w:ascii="Cascadia Mono" w:eastAsiaTheme="minorHAnsi" w:hAnsi="Cascadia Mono" w:cs="Cascadia Mono"/>
          <w:color w:val="000000"/>
          <w:sz w:val="19"/>
          <w:szCs w:val="19"/>
          <w:highlight w:val="white"/>
          <w:lang w:val="nl-NL"/>
        </w:rPr>
        <w:t>Thời điểm trả thu nhập(năm)*</w:t>
      </w:r>
      <w:r w:rsidRPr="00300D90">
        <w:rPr>
          <w:rFonts w:ascii="Cascadia Mono" w:eastAsiaTheme="minorHAnsi" w:hAnsi="Cascadia Mono" w:cs="Cascadia Mono"/>
          <w:color w:val="0000FF"/>
          <w:sz w:val="19"/>
          <w:szCs w:val="19"/>
          <w:highlight w:val="white"/>
          <w:lang w:val="nl-NL"/>
        </w:rPr>
        <w:t>&lt;/</w:t>
      </w:r>
      <w:r w:rsidRPr="00300D90">
        <w:rPr>
          <w:rFonts w:ascii="Cascadia Mono" w:eastAsiaTheme="minorHAnsi" w:hAnsi="Cascadia Mono" w:cs="Cascadia Mono"/>
          <w:color w:val="A31515"/>
          <w:sz w:val="19"/>
          <w:szCs w:val="19"/>
          <w:highlight w:val="white"/>
          <w:lang w:val="nl-NL"/>
        </w:rPr>
        <w:t>Nam</w:t>
      </w:r>
      <w:r w:rsidRPr="00300D90">
        <w:rPr>
          <w:rFonts w:ascii="Cascadia Mono" w:eastAsiaTheme="minorHAnsi" w:hAnsi="Cascadia Mono" w:cs="Cascadia Mono"/>
          <w:color w:val="0000FF"/>
          <w:sz w:val="19"/>
          <w:szCs w:val="19"/>
          <w:highlight w:val="white"/>
          <w:lang w:val="nl-NL"/>
        </w:rPr>
        <w:t>&gt;</w:t>
      </w:r>
    </w:p>
    <w:p w14:paraId="597F1114" w14:textId="77777777" w:rsidR="00B52800" w:rsidRPr="00300D90"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sidRPr="00300D90">
        <w:rPr>
          <w:rFonts w:ascii="Cascadia Mono" w:eastAsiaTheme="minorHAnsi" w:hAnsi="Cascadia Mono" w:cs="Cascadia Mono"/>
          <w:color w:val="0000FF"/>
          <w:sz w:val="19"/>
          <w:szCs w:val="19"/>
          <w:highlight w:val="white"/>
          <w:lang w:val="nl-NL"/>
        </w:rPr>
        <w:tab/>
      </w:r>
      <w:r w:rsidRPr="00300D90">
        <w:rPr>
          <w:rFonts w:ascii="Cascadia Mono" w:eastAsiaTheme="minorHAnsi" w:hAnsi="Cascadia Mono" w:cs="Cascadia Mono"/>
          <w:color w:val="0000FF"/>
          <w:sz w:val="19"/>
          <w:szCs w:val="19"/>
          <w:highlight w:val="white"/>
          <w:lang w:val="nl-NL"/>
        </w:rPr>
        <w:tab/>
      </w:r>
      <w:r w:rsidRPr="00300D90">
        <w:rPr>
          <w:rFonts w:ascii="Cascadia Mono" w:eastAsiaTheme="minorHAnsi" w:hAnsi="Cascadia Mono" w:cs="Cascadia Mono"/>
          <w:color w:val="0000FF"/>
          <w:sz w:val="19"/>
          <w:szCs w:val="19"/>
          <w:highlight w:val="white"/>
          <w:lang w:val="nl-NL"/>
        </w:rPr>
        <w:tab/>
      </w:r>
      <w:r w:rsidRPr="00B52800">
        <w:rPr>
          <w:rFonts w:ascii="Cascadia Mono" w:eastAsiaTheme="minorHAnsi" w:hAnsi="Cascadia Mono" w:cs="Cascadia Mono"/>
          <w:color w:val="0000FF"/>
          <w:sz w:val="19"/>
          <w:szCs w:val="19"/>
          <w:highlight w:val="yellow"/>
          <w:lang w:val="nl-NL"/>
        </w:rPr>
        <w:t>&lt;</w:t>
      </w:r>
      <w:r w:rsidRPr="00B52800">
        <w:rPr>
          <w:rFonts w:ascii="Cascadia Mono" w:eastAsiaTheme="minorHAnsi" w:hAnsi="Cascadia Mono" w:cs="Cascadia Mono"/>
          <w:color w:val="A31515"/>
          <w:sz w:val="19"/>
          <w:szCs w:val="19"/>
          <w:highlight w:val="yellow"/>
          <w:lang w:val="nl-NL"/>
        </w:rPr>
        <w:t>TThien</w:t>
      </w:r>
      <w:r w:rsidRPr="00B52800">
        <w:rPr>
          <w:rFonts w:ascii="Cascadia Mono" w:eastAsiaTheme="minorHAnsi" w:hAnsi="Cascadia Mono" w:cs="Cascadia Mono"/>
          <w:color w:val="0000FF"/>
          <w:sz w:val="19"/>
          <w:szCs w:val="19"/>
          <w:highlight w:val="yellow"/>
          <w:lang w:val="nl-NL"/>
        </w:rPr>
        <w:t>&gt;</w:t>
      </w:r>
      <w:r w:rsidRPr="00B52800">
        <w:rPr>
          <w:rFonts w:ascii="Cascadia Mono" w:eastAsiaTheme="minorHAnsi" w:hAnsi="Cascadia Mono" w:cs="Cascadia Mono"/>
          <w:color w:val="000000"/>
          <w:sz w:val="19"/>
          <w:szCs w:val="19"/>
          <w:highlight w:val="yellow"/>
          <w:lang w:val="nl-NL"/>
        </w:rPr>
        <w:t>Khoản đóng từ thiện, nhân đạo, khuyến học: *</w:t>
      </w:r>
      <w:r w:rsidRPr="00B52800">
        <w:rPr>
          <w:rFonts w:ascii="Cascadia Mono" w:eastAsiaTheme="minorHAnsi" w:hAnsi="Cascadia Mono" w:cs="Cascadia Mono"/>
          <w:color w:val="0000FF"/>
          <w:sz w:val="19"/>
          <w:szCs w:val="19"/>
          <w:highlight w:val="yellow"/>
          <w:lang w:val="nl-NL"/>
        </w:rPr>
        <w:t>&lt;/</w:t>
      </w:r>
      <w:r w:rsidRPr="00B52800">
        <w:rPr>
          <w:rFonts w:ascii="Cascadia Mono" w:eastAsiaTheme="minorHAnsi" w:hAnsi="Cascadia Mono" w:cs="Cascadia Mono"/>
          <w:color w:val="A31515"/>
          <w:sz w:val="19"/>
          <w:szCs w:val="19"/>
          <w:highlight w:val="yellow"/>
          <w:lang w:val="nl-NL"/>
        </w:rPr>
        <w:t>TThien</w:t>
      </w:r>
      <w:r w:rsidRPr="00B52800">
        <w:rPr>
          <w:rFonts w:ascii="Cascadia Mono" w:eastAsiaTheme="minorHAnsi" w:hAnsi="Cascadia Mono" w:cs="Cascadia Mono"/>
          <w:color w:val="0000FF"/>
          <w:sz w:val="19"/>
          <w:szCs w:val="19"/>
          <w:highlight w:val="yellow"/>
          <w:lang w:val="nl-NL"/>
        </w:rPr>
        <w:t>&gt;</w:t>
      </w:r>
    </w:p>
    <w:p w14:paraId="7ABF16A9" w14:textId="77777777" w:rsidR="00B52800" w:rsidRPr="00300D90"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sidRPr="00300D90">
        <w:rPr>
          <w:rFonts w:ascii="Cascadia Mono" w:eastAsiaTheme="minorHAnsi" w:hAnsi="Cascadia Mono" w:cs="Cascadia Mono"/>
          <w:color w:val="0000FF"/>
          <w:sz w:val="19"/>
          <w:szCs w:val="19"/>
          <w:highlight w:val="white"/>
          <w:lang w:val="nl-NL"/>
        </w:rPr>
        <w:tab/>
      </w:r>
      <w:r w:rsidRPr="00300D90">
        <w:rPr>
          <w:rFonts w:ascii="Cascadia Mono" w:eastAsiaTheme="minorHAnsi" w:hAnsi="Cascadia Mono" w:cs="Cascadia Mono"/>
          <w:color w:val="0000FF"/>
          <w:sz w:val="19"/>
          <w:szCs w:val="19"/>
          <w:highlight w:val="white"/>
          <w:lang w:val="nl-NL"/>
        </w:rPr>
        <w:tab/>
      </w:r>
      <w:r w:rsidRPr="00300D90">
        <w:rPr>
          <w:rFonts w:ascii="Cascadia Mono" w:eastAsiaTheme="minorHAnsi" w:hAnsi="Cascadia Mono" w:cs="Cascadia Mono"/>
          <w:color w:val="0000FF"/>
          <w:sz w:val="19"/>
          <w:szCs w:val="19"/>
          <w:highlight w:val="white"/>
          <w:lang w:val="nl-NL"/>
        </w:rPr>
        <w:tab/>
        <w:t>&lt;</w:t>
      </w:r>
      <w:r w:rsidRPr="00300D90">
        <w:rPr>
          <w:rFonts w:ascii="Cascadia Mono" w:eastAsiaTheme="minorHAnsi" w:hAnsi="Cascadia Mono" w:cs="Cascadia Mono"/>
          <w:color w:val="A31515"/>
          <w:sz w:val="19"/>
          <w:szCs w:val="19"/>
          <w:highlight w:val="white"/>
          <w:lang w:val="nl-NL"/>
        </w:rPr>
        <w:t>TTNCThue</w:t>
      </w:r>
      <w:r w:rsidRPr="00300D90">
        <w:rPr>
          <w:rFonts w:ascii="Cascadia Mono" w:eastAsiaTheme="minorHAnsi" w:hAnsi="Cascadia Mono" w:cs="Cascadia Mono"/>
          <w:color w:val="0000FF"/>
          <w:sz w:val="19"/>
          <w:szCs w:val="19"/>
          <w:highlight w:val="white"/>
          <w:lang w:val="nl-NL"/>
        </w:rPr>
        <w:t>&gt;</w:t>
      </w:r>
      <w:r w:rsidRPr="00300D90">
        <w:rPr>
          <w:rFonts w:ascii="Cascadia Mono" w:eastAsiaTheme="minorHAnsi" w:hAnsi="Cascadia Mono" w:cs="Cascadia Mono"/>
          <w:color w:val="000000"/>
          <w:sz w:val="19"/>
          <w:szCs w:val="19"/>
          <w:highlight w:val="white"/>
          <w:lang w:val="nl-NL"/>
        </w:rPr>
        <w:t xml:space="preserve"> Tổng thu nhập chịu thuế (Tổng thu nhập chịu thuế phải khấu trừ)*</w:t>
      </w:r>
      <w:r w:rsidRPr="00300D90">
        <w:rPr>
          <w:rFonts w:ascii="Cascadia Mono" w:eastAsiaTheme="minorHAnsi" w:hAnsi="Cascadia Mono" w:cs="Cascadia Mono"/>
          <w:color w:val="0000FF"/>
          <w:sz w:val="19"/>
          <w:szCs w:val="19"/>
          <w:highlight w:val="white"/>
          <w:lang w:val="nl-NL"/>
        </w:rPr>
        <w:t>&lt;/</w:t>
      </w:r>
      <w:r w:rsidRPr="00300D90">
        <w:rPr>
          <w:rFonts w:ascii="Cascadia Mono" w:eastAsiaTheme="minorHAnsi" w:hAnsi="Cascadia Mono" w:cs="Cascadia Mono"/>
          <w:color w:val="A31515"/>
          <w:sz w:val="19"/>
          <w:szCs w:val="19"/>
          <w:highlight w:val="white"/>
          <w:lang w:val="nl-NL"/>
        </w:rPr>
        <w:t>TTNCThue</w:t>
      </w:r>
      <w:r w:rsidRPr="00300D90">
        <w:rPr>
          <w:rFonts w:ascii="Cascadia Mono" w:eastAsiaTheme="minorHAnsi" w:hAnsi="Cascadia Mono" w:cs="Cascadia Mono"/>
          <w:color w:val="0000FF"/>
          <w:sz w:val="19"/>
          <w:szCs w:val="19"/>
          <w:highlight w:val="white"/>
          <w:lang w:val="nl-NL"/>
        </w:rPr>
        <w:t>&gt;</w:t>
      </w:r>
    </w:p>
    <w:p w14:paraId="0FD54EE7" w14:textId="77777777" w:rsidR="00B52800" w:rsidRPr="00300D90"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sidRPr="00300D90">
        <w:rPr>
          <w:rFonts w:ascii="Cascadia Mono" w:eastAsiaTheme="minorHAnsi" w:hAnsi="Cascadia Mono" w:cs="Cascadia Mono"/>
          <w:color w:val="0000FF"/>
          <w:sz w:val="19"/>
          <w:szCs w:val="19"/>
          <w:highlight w:val="white"/>
          <w:lang w:val="nl-NL"/>
        </w:rPr>
        <w:tab/>
      </w:r>
      <w:r w:rsidRPr="00300D90">
        <w:rPr>
          <w:rFonts w:ascii="Cascadia Mono" w:eastAsiaTheme="minorHAnsi" w:hAnsi="Cascadia Mono" w:cs="Cascadia Mono"/>
          <w:color w:val="0000FF"/>
          <w:sz w:val="19"/>
          <w:szCs w:val="19"/>
          <w:highlight w:val="white"/>
          <w:lang w:val="nl-NL"/>
        </w:rPr>
        <w:tab/>
      </w:r>
      <w:r w:rsidRPr="00300D90">
        <w:rPr>
          <w:rFonts w:ascii="Cascadia Mono" w:eastAsiaTheme="minorHAnsi" w:hAnsi="Cascadia Mono" w:cs="Cascadia Mono"/>
          <w:color w:val="0000FF"/>
          <w:sz w:val="19"/>
          <w:szCs w:val="19"/>
          <w:highlight w:val="white"/>
          <w:lang w:val="nl-NL"/>
        </w:rPr>
        <w:tab/>
        <w:t>&lt;</w:t>
      </w:r>
      <w:r w:rsidRPr="00300D90">
        <w:rPr>
          <w:rFonts w:ascii="Cascadia Mono" w:eastAsiaTheme="minorHAnsi" w:hAnsi="Cascadia Mono" w:cs="Cascadia Mono"/>
          <w:color w:val="A31515"/>
          <w:sz w:val="19"/>
          <w:szCs w:val="19"/>
          <w:highlight w:val="white"/>
          <w:lang w:val="nl-NL"/>
        </w:rPr>
        <w:t>TTNTThue</w:t>
      </w:r>
      <w:r w:rsidRPr="00300D90">
        <w:rPr>
          <w:rFonts w:ascii="Cascadia Mono" w:eastAsiaTheme="minorHAnsi" w:hAnsi="Cascadia Mono" w:cs="Cascadia Mono"/>
          <w:color w:val="0000FF"/>
          <w:sz w:val="19"/>
          <w:szCs w:val="19"/>
          <w:highlight w:val="white"/>
          <w:lang w:val="nl-NL"/>
        </w:rPr>
        <w:t>&gt;</w:t>
      </w:r>
      <w:r w:rsidRPr="00300D90">
        <w:rPr>
          <w:rFonts w:ascii="Cascadia Mono" w:eastAsiaTheme="minorHAnsi" w:hAnsi="Cascadia Mono" w:cs="Cascadia Mono"/>
          <w:color w:val="000000"/>
          <w:sz w:val="19"/>
          <w:szCs w:val="19"/>
          <w:highlight w:val="white"/>
          <w:lang w:val="nl-NL"/>
        </w:rPr>
        <w:t xml:space="preserve"> Tổng thu nhập tính thuế* </w:t>
      </w:r>
      <w:r w:rsidRPr="00300D90">
        <w:rPr>
          <w:rFonts w:ascii="Cascadia Mono" w:eastAsiaTheme="minorHAnsi" w:hAnsi="Cascadia Mono" w:cs="Cascadia Mono"/>
          <w:color w:val="0000FF"/>
          <w:sz w:val="19"/>
          <w:szCs w:val="19"/>
          <w:highlight w:val="white"/>
          <w:lang w:val="nl-NL"/>
        </w:rPr>
        <w:t>&lt;/</w:t>
      </w:r>
      <w:r w:rsidRPr="00300D90">
        <w:rPr>
          <w:rFonts w:ascii="Cascadia Mono" w:eastAsiaTheme="minorHAnsi" w:hAnsi="Cascadia Mono" w:cs="Cascadia Mono"/>
          <w:color w:val="A31515"/>
          <w:sz w:val="19"/>
          <w:szCs w:val="19"/>
          <w:highlight w:val="white"/>
          <w:lang w:val="nl-NL"/>
        </w:rPr>
        <w:t>TTNTThue</w:t>
      </w:r>
      <w:r w:rsidRPr="00300D90">
        <w:rPr>
          <w:rFonts w:ascii="Cascadia Mono" w:eastAsiaTheme="minorHAnsi" w:hAnsi="Cascadia Mono" w:cs="Cascadia Mono"/>
          <w:color w:val="0000FF"/>
          <w:sz w:val="19"/>
          <w:szCs w:val="19"/>
          <w:highlight w:val="white"/>
          <w:lang w:val="nl-NL"/>
        </w:rPr>
        <w:t xml:space="preserve"> &gt;</w:t>
      </w:r>
    </w:p>
    <w:p w14:paraId="0540B0FD" w14:textId="77777777" w:rsidR="00B52800" w:rsidRPr="00300D90"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sidRPr="00300D90">
        <w:rPr>
          <w:rFonts w:ascii="Cascadia Mono" w:eastAsiaTheme="minorHAnsi" w:hAnsi="Cascadia Mono" w:cs="Cascadia Mono"/>
          <w:color w:val="0000FF"/>
          <w:sz w:val="19"/>
          <w:szCs w:val="19"/>
          <w:highlight w:val="white"/>
          <w:lang w:val="nl-NL"/>
        </w:rPr>
        <w:tab/>
      </w:r>
      <w:r w:rsidRPr="00300D90">
        <w:rPr>
          <w:rFonts w:ascii="Cascadia Mono" w:eastAsiaTheme="minorHAnsi" w:hAnsi="Cascadia Mono" w:cs="Cascadia Mono"/>
          <w:color w:val="0000FF"/>
          <w:sz w:val="19"/>
          <w:szCs w:val="19"/>
          <w:highlight w:val="white"/>
          <w:lang w:val="nl-NL"/>
        </w:rPr>
        <w:tab/>
      </w:r>
      <w:r w:rsidRPr="00300D90">
        <w:rPr>
          <w:rFonts w:ascii="Cascadia Mono" w:eastAsiaTheme="minorHAnsi" w:hAnsi="Cascadia Mono" w:cs="Cascadia Mono"/>
          <w:color w:val="0000FF"/>
          <w:sz w:val="19"/>
          <w:szCs w:val="19"/>
          <w:highlight w:val="white"/>
          <w:lang w:val="nl-NL"/>
        </w:rPr>
        <w:tab/>
        <w:t>&lt;</w:t>
      </w:r>
      <w:r w:rsidRPr="00300D90">
        <w:rPr>
          <w:rFonts w:ascii="Cascadia Mono" w:eastAsiaTheme="minorHAnsi" w:hAnsi="Cascadia Mono" w:cs="Cascadia Mono"/>
          <w:color w:val="A31515"/>
          <w:sz w:val="19"/>
          <w:szCs w:val="19"/>
          <w:highlight w:val="white"/>
          <w:lang w:val="nl-NL"/>
        </w:rPr>
        <w:t>SThue</w:t>
      </w:r>
      <w:r w:rsidRPr="00300D90">
        <w:rPr>
          <w:rFonts w:ascii="Cascadia Mono" w:eastAsiaTheme="minorHAnsi" w:hAnsi="Cascadia Mono" w:cs="Cascadia Mono"/>
          <w:color w:val="0000FF"/>
          <w:sz w:val="19"/>
          <w:szCs w:val="19"/>
          <w:highlight w:val="white"/>
          <w:lang w:val="nl-NL"/>
        </w:rPr>
        <w:t>&gt;</w:t>
      </w:r>
      <w:r w:rsidRPr="00300D90">
        <w:rPr>
          <w:rFonts w:ascii="Cascadia Mono" w:eastAsiaTheme="minorHAnsi" w:hAnsi="Cascadia Mono" w:cs="Cascadia Mono"/>
          <w:color w:val="000000"/>
          <w:sz w:val="19"/>
          <w:szCs w:val="19"/>
          <w:highlight w:val="white"/>
          <w:lang w:val="nl-NL"/>
        </w:rPr>
        <w:t>Số thuế (Số thuế thu nhập cá nhân đã khấu trừ) *</w:t>
      </w:r>
      <w:r w:rsidRPr="00300D90">
        <w:rPr>
          <w:rFonts w:ascii="Cascadia Mono" w:eastAsiaTheme="minorHAnsi" w:hAnsi="Cascadia Mono" w:cs="Cascadia Mono"/>
          <w:color w:val="0000FF"/>
          <w:sz w:val="19"/>
          <w:szCs w:val="19"/>
          <w:highlight w:val="white"/>
          <w:lang w:val="nl-NL"/>
        </w:rPr>
        <w:t>&lt;/</w:t>
      </w:r>
      <w:r w:rsidRPr="00300D90">
        <w:rPr>
          <w:rFonts w:ascii="Cascadia Mono" w:eastAsiaTheme="minorHAnsi" w:hAnsi="Cascadia Mono" w:cs="Cascadia Mono"/>
          <w:color w:val="A31515"/>
          <w:sz w:val="19"/>
          <w:szCs w:val="19"/>
          <w:highlight w:val="white"/>
          <w:lang w:val="nl-NL"/>
        </w:rPr>
        <w:t>SThue</w:t>
      </w:r>
      <w:r w:rsidRPr="00300D90">
        <w:rPr>
          <w:rFonts w:ascii="Cascadia Mono" w:eastAsiaTheme="minorHAnsi" w:hAnsi="Cascadia Mono" w:cs="Cascadia Mono"/>
          <w:color w:val="0000FF"/>
          <w:sz w:val="19"/>
          <w:szCs w:val="19"/>
          <w:highlight w:val="white"/>
          <w:lang w:val="nl-NL"/>
        </w:rPr>
        <w:t>&gt;</w:t>
      </w:r>
    </w:p>
    <w:p w14:paraId="1DD28ED0" w14:textId="77777777" w:rsidR="00B52800" w:rsidRPr="00300D90" w:rsidRDefault="00B52800" w:rsidP="00B52800">
      <w:pPr>
        <w:autoSpaceDE w:val="0"/>
        <w:autoSpaceDN w:val="0"/>
        <w:adjustRightInd w:val="0"/>
        <w:rPr>
          <w:rFonts w:ascii="Cascadia Mono" w:eastAsiaTheme="minorHAnsi" w:hAnsi="Cascadia Mono" w:cs="Cascadia Mono"/>
          <w:color w:val="000000"/>
          <w:sz w:val="19"/>
          <w:szCs w:val="19"/>
          <w:highlight w:val="white"/>
          <w:lang w:val="nl-NL"/>
        </w:rPr>
      </w:pPr>
      <w:r w:rsidRPr="00300D90">
        <w:rPr>
          <w:rFonts w:ascii="Cascadia Mono" w:eastAsiaTheme="minorHAnsi" w:hAnsi="Cascadia Mono" w:cs="Cascadia Mono"/>
          <w:color w:val="0000FF"/>
          <w:sz w:val="19"/>
          <w:szCs w:val="19"/>
          <w:highlight w:val="white"/>
          <w:lang w:val="nl-NL"/>
        </w:rPr>
        <w:tab/>
      </w:r>
      <w:r w:rsidRPr="00300D90">
        <w:rPr>
          <w:rFonts w:ascii="Cascadia Mono" w:eastAsiaTheme="minorHAnsi" w:hAnsi="Cascadia Mono" w:cs="Cascadia Mono"/>
          <w:color w:val="0000FF"/>
          <w:sz w:val="19"/>
          <w:szCs w:val="19"/>
          <w:highlight w:val="white"/>
          <w:lang w:val="nl-NL"/>
        </w:rPr>
        <w:tab/>
      </w:r>
      <w:r w:rsidRPr="00300D90">
        <w:rPr>
          <w:rFonts w:ascii="Cascadia Mono" w:eastAsiaTheme="minorHAnsi" w:hAnsi="Cascadia Mono" w:cs="Cascadia Mono"/>
          <w:color w:val="0000FF"/>
          <w:sz w:val="19"/>
          <w:szCs w:val="19"/>
          <w:highlight w:val="white"/>
          <w:lang w:val="nl-NL"/>
        </w:rPr>
        <w:tab/>
        <w:t>&lt;</w:t>
      </w:r>
      <w:r w:rsidRPr="00300D90">
        <w:rPr>
          <w:rFonts w:ascii="Cascadia Mono" w:eastAsiaTheme="minorHAnsi" w:hAnsi="Cascadia Mono" w:cs="Cascadia Mono"/>
          <w:color w:val="A31515"/>
          <w:sz w:val="19"/>
          <w:szCs w:val="19"/>
          <w:highlight w:val="white"/>
          <w:lang w:val="nl-NL"/>
        </w:rPr>
        <w:t>Bhiem</w:t>
      </w:r>
      <w:r w:rsidRPr="00300D90">
        <w:rPr>
          <w:rFonts w:ascii="Cascadia Mono" w:eastAsiaTheme="minorHAnsi" w:hAnsi="Cascadia Mono" w:cs="Cascadia Mono"/>
          <w:color w:val="0000FF"/>
          <w:sz w:val="19"/>
          <w:szCs w:val="19"/>
          <w:highlight w:val="white"/>
          <w:lang w:val="nl-NL"/>
        </w:rPr>
        <w:t>&gt;</w:t>
      </w:r>
      <w:r w:rsidRPr="00300D90">
        <w:rPr>
          <w:rFonts w:ascii="Cascadia Mono" w:eastAsiaTheme="minorHAnsi" w:hAnsi="Cascadia Mono" w:cs="Cascadia Mono"/>
          <w:color w:val="000000"/>
          <w:sz w:val="19"/>
          <w:szCs w:val="19"/>
          <w:highlight w:val="white"/>
          <w:lang w:val="nl-NL"/>
        </w:rPr>
        <w:t>Khoản đóng bảo hiểm bắt buộc *</w:t>
      </w:r>
      <w:r w:rsidRPr="00300D90">
        <w:rPr>
          <w:rFonts w:ascii="Cascadia Mono" w:eastAsiaTheme="minorHAnsi" w:hAnsi="Cascadia Mono" w:cs="Cascadia Mono"/>
          <w:color w:val="0000FF"/>
          <w:sz w:val="19"/>
          <w:szCs w:val="19"/>
          <w:highlight w:val="white"/>
          <w:lang w:val="nl-NL"/>
        </w:rPr>
        <w:t>&lt;/</w:t>
      </w:r>
      <w:r w:rsidRPr="00300D90">
        <w:rPr>
          <w:rFonts w:ascii="Cascadia Mono" w:eastAsiaTheme="minorHAnsi" w:hAnsi="Cascadia Mono" w:cs="Cascadia Mono"/>
          <w:color w:val="A31515"/>
          <w:sz w:val="19"/>
          <w:szCs w:val="19"/>
          <w:highlight w:val="white"/>
          <w:lang w:val="nl-NL"/>
        </w:rPr>
        <w:t>Bhiem</w:t>
      </w:r>
      <w:r w:rsidRPr="00300D90">
        <w:rPr>
          <w:rFonts w:ascii="Cascadia Mono" w:eastAsiaTheme="minorHAnsi" w:hAnsi="Cascadia Mono" w:cs="Cascadia Mono"/>
          <w:color w:val="0000FF"/>
          <w:sz w:val="19"/>
          <w:szCs w:val="19"/>
          <w:highlight w:val="white"/>
          <w:lang w:val="nl-NL"/>
        </w:rPr>
        <w:t>&gt;</w:t>
      </w:r>
    </w:p>
    <w:p w14:paraId="31BD7E2E" w14:textId="77777777" w:rsidR="00B52800" w:rsidRDefault="00B52800" w:rsidP="00B52800">
      <w:pPr>
        <w:autoSpaceDE w:val="0"/>
        <w:autoSpaceDN w:val="0"/>
        <w:adjustRightInd w:val="0"/>
        <w:rPr>
          <w:rFonts w:ascii="Cascadia Mono" w:eastAsiaTheme="minorHAnsi" w:hAnsi="Cascadia Mono" w:cs="Cascadia Mono"/>
          <w:color w:val="000000"/>
          <w:sz w:val="19"/>
          <w:szCs w:val="19"/>
          <w:highlight w:val="white"/>
          <w:lang w:val="en-SG"/>
        </w:rPr>
      </w:pPr>
      <w:r w:rsidRPr="00300D90">
        <w:rPr>
          <w:rFonts w:ascii="Cascadia Mono" w:eastAsiaTheme="minorHAnsi" w:hAnsi="Cascadia Mono" w:cs="Cascadia Mono"/>
          <w:color w:val="0000FF"/>
          <w:sz w:val="19"/>
          <w:szCs w:val="19"/>
          <w:highlight w:val="white"/>
          <w:lang w:val="nl-NL"/>
        </w:rPr>
        <w:tab/>
      </w:r>
      <w:r w:rsidRPr="00300D90">
        <w:rPr>
          <w:rFonts w:ascii="Cascadia Mono" w:eastAsiaTheme="minorHAnsi" w:hAnsi="Cascadia Mono" w:cs="Cascadia Mono"/>
          <w:color w:val="0000FF"/>
          <w:sz w:val="19"/>
          <w:szCs w:val="19"/>
          <w:highlight w:val="white"/>
          <w:lang w:val="nl-NL"/>
        </w:rPr>
        <w:tab/>
      </w:r>
      <w:r>
        <w:rPr>
          <w:rFonts w:ascii="Cascadia Mono" w:eastAsiaTheme="minorHAnsi" w:hAnsi="Cascadia Mono" w:cs="Cascadia Mono"/>
          <w:color w:val="0000FF"/>
          <w:sz w:val="19"/>
          <w:szCs w:val="19"/>
          <w:highlight w:val="white"/>
          <w:lang w:val="en-SG"/>
        </w:rPr>
        <w:t>&lt;/</w:t>
      </w:r>
      <w:r>
        <w:rPr>
          <w:rFonts w:ascii="Cascadia Mono" w:eastAsiaTheme="minorHAnsi" w:hAnsi="Cascadia Mono" w:cs="Cascadia Mono"/>
          <w:color w:val="A31515"/>
          <w:sz w:val="19"/>
          <w:szCs w:val="19"/>
          <w:highlight w:val="white"/>
          <w:lang w:val="en-SG"/>
        </w:rPr>
        <w:t>TTNCNKTru</w:t>
      </w:r>
      <w:r>
        <w:rPr>
          <w:rFonts w:ascii="Cascadia Mono" w:eastAsiaTheme="minorHAnsi" w:hAnsi="Cascadia Mono" w:cs="Cascadia Mono"/>
          <w:color w:val="0000FF"/>
          <w:sz w:val="19"/>
          <w:szCs w:val="19"/>
          <w:highlight w:val="white"/>
          <w:lang w:val="en-SG"/>
        </w:rPr>
        <w:t>&gt;</w:t>
      </w:r>
    </w:p>
    <w:p w14:paraId="4D9E8287" w14:textId="77777777" w:rsidR="00B52800" w:rsidRDefault="00B52800" w:rsidP="00B52800">
      <w:pPr>
        <w:autoSpaceDE w:val="0"/>
        <w:autoSpaceDN w:val="0"/>
        <w:adjustRightInd w:val="0"/>
        <w:rPr>
          <w:rFonts w:ascii="Cascadia Mono" w:eastAsiaTheme="minorHAnsi" w:hAnsi="Cascadia Mono" w:cs="Cascadia Mono"/>
          <w:color w:val="000000"/>
          <w:sz w:val="19"/>
          <w:szCs w:val="19"/>
          <w:highlight w:val="white"/>
          <w:lang w:val="en-SG"/>
        </w:rPr>
      </w:pPr>
      <w:r>
        <w:rPr>
          <w:rFonts w:ascii="Cascadia Mono" w:eastAsiaTheme="minorHAnsi" w:hAnsi="Cascadia Mono" w:cs="Cascadia Mono"/>
          <w:color w:val="0000FF"/>
          <w:sz w:val="19"/>
          <w:szCs w:val="19"/>
          <w:highlight w:val="white"/>
          <w:lang w:val="en-SG"/>
        </w:rPr>
        <w:tab/>
        <w:t>&lt;/</w:t>
      </w:r>
      <w:r>
        <w:rPr>
          <w:rFonts w:ascii="Cascadia Mono" w:eastAsiaTheme="minorHAnsi" w:hAnsi="Cascadia Mono" w:cs="Cascadia Mono"/>
          <w:color w:val="A31515"/>
          <w:sz w:val="19"/>
          <w:szCs w:val="19"/>
          <w:highlight w:val="white"/>
          <w:lang w:val="en-SG"/>
        </w:rPr>
        <w:t>NDCTu</w:t>
      </w:r>
      <w:r>
        <w:rPr>
          <w:rFonts w:ascii="Cascadia Mono" w:eastAsiaTheme="minorHAnsi" w:hAnsi="Cascadia Mono" w:cs="Cascadia Mono"/>
          <w:color w:val="0000FF"/>
          <w:sz w:val="19"/>
          <w:szCs w:val="19"/>
          <w:highlight w:val="white"/>
          <w:lang w:val="en-SG"/>
        </w:rPr>
        <w:t>&gt;</w:t>
      </w:r>
    </w:p>
    <w:p w14:paraId="7330097C" w14:textId="6BCE4CA0" w:rsidR="009D1437" w:rsidRPr="00B75F28" w:rsidRDefault="00B52800" w:rsidP="009D1437">
      <w:pPr>
        <w:rPr>
          <w:lang w:val="x-none" w:eastAsia="x-none"/>
        </w:rPr>
      </w:pPr>
      <w:r>
        <w:rPr>
          <w:rFonts w:ascii="Cascadia Mono" w:eastAsiaTheme="minorHAnsi" w:hAnsi="Cascadia Mono" w:cs="Cascadia Mono"/>
          <w:color w:val="0000FF"/>
          <w:sz w:val="19"/>
          <w:szCs w:val="19"/>
          <w:highlight w:val="white"/>
          <w:lang w:val="en-SG"/>
        </w:rPr>
        <w:t>&lt;/</w:t>
      </w:r>
      <w:r>
        <w:rPr>
          <w:rFonts w:ascii="Cascadia Mono" w:eastAsiaTheme="minorHAnsi" w:hAnsi="Cascadia Mono" w:cs="Cascadia Mono"/>
          <w:color w:val="A31515"/>
          <w:sz w:val="19"/>
          <w:szCs w:val="19"/>
          <w:highlight w:val="white"/>
          <w:lang w:val="en-SG"/>
        </w:rPr>
        <w:t>ThayTheCT</w:t>
      </w:r>
      <w:r>
        <w:rPr>
          <w:rFonts w:ascii="Cascadia Mono" w:eastAsiaTheme="minorHAnsi" w:hAnsi="Cascadia Mono" w:cs="Cascadia Mono"/>
          <w:color w:val="0000FF"/>
          <w:sz w:val="19"/>
          <w:szCs w:val="19"/>
          <w:highlight w:val="white"/>
          <w:lang w:val="en-SG"/>
        </w:rPr>
        <w:t>&gt;</w:t>
      </w:r>
    </w:p>
    <w:p w14:paraId="14E8D53B" w14:textId="77777777" w:rsidR="009D1437" w:rsidRDefault="009D1437" w:rsidP="00480762">
      <w:pPr>
        <w:pStyle w:val="Heading3"/>
      </w:pPr>
      <w:r>
        <w:t xml:space="preserve"> </w:t>
      </w:r>
      <w:bookmarkStart w:id="1409" w:name="_Toc198045386"/>
      <w:r>
        <w:t>Lấy giá trị Hash thay thế chứng từ sử dụng token(buoc 1)</w:t>
      </w:r>
      <w:bookmarkEnd w:id="1409"/>
    </w:p>
    <w:p w14:paraId="43490396" w14:textId="77777777" w:rsidR="009D1437" w:rsidRPr="00593BE8" w:rsidRDefault="009D1437" w:rsidP="009D1437">
      <w:pPr>
        <w:pStyle w:val="N"/>
      </w:pPr>
      <w:r w:rsidRPr="00593BE8">
        <w:t>URL</w:t>
      </w:r>
    </w:p>
    <w:p w14:paraId="631B7273" w14:textId="77777777" w:rsidR="009D1437" w:rsidRDefault="009D1437" w:rsidP="009D1437">
      <w:pPr>
        <w:pStyle w:val="N"/>
      </w:pPr>
      <w:r>
        <w:tab/>
      </w:r>
      <w:r w:rsidRPr="00007702">
        <w:t xml:space="preserve"> </w:t>
      </w:r>
      <w:r>
        <w:t>s</w:t>
      </w:r>
      <w:r w:rsidRPr="00EB3AC8">
        <w:t xml:space="preserve">tring </w:t>
      </w:r>
      <w:r w:rsidRPr="00B75F28">
        <w:rPr>
          <w:b/>
          <w:color w:val="000000"/>
        </w:rPr>
        <w:t>getHashCTTTokenReplace</w:t>
      </w:r>
      <w:r w:rsidRPr="00A0628B">
        <w:t xml:space="preserve"> (string Account, string ACpass, string xmlInvData, string username, string password, string serialCert, int type, string invToken, string pattern = "", string serial = "", int convert = 0)</w:t>
      </w:r>
    </w:p>
    <w:p w14:paraId="2F028144" w14:textId="77777777" w:rsidR="009D1437" w:rsidRPr="00593BE8" w:rsidRDefault="009D1437" w:rsidP="009D1437">
      <w:pPr>
        <w:pStyle w:val="N"/>
      </w:pPr>
      <w:r w:rsidRPr="00593BE8">
        <w:t>DESCRIPTION</w:t>
      </w:r>
    </w:p>
    <w:p w14:paraId="0E25DF3A" w14:textId="77777777" w:rsidR="009D1437" w:rsidRPr="007C1EEB" w:rsidRDefault="009D1437" w:rsidP="009D1437">
      <w:pPr>
        <w:pStyle w:val="N"/>
      </w:pPr>
      <w:r>
        <w:tab/>
        <w:t>Đây là web service cho phép phát hành chứng từ với các hệ thống sử dụng token, thực hiện truyền dữ liệu chứng từ và lấy giá trị hash value để ký số bằng token ở client.</w:t>
      </w:r>
    </w:p>
    <w:p w14:paraId="5DF17F86" w14:textId="77777777" w:rsidR="009D1437" w:rsidRPr="00007702" w:rsidRDefault="009D1437" w:rsidP="009D1437">
      <w:pPr>
        <w:pStyle w:val="N"/>
      </w:pPr>
      <w:r w:rsidRPr="00663B3E">
        <w:lastRenderedPageBreak/>
        <w:t>HTTP METHOD</w:t>
      </w:r>
    </w:p>
    <w:p w14:paraId="14B60E26" w14:textId="77777777" w:rsidR="009D1437" w:rsidRPr="00007702" w:rsidRDefault="009D1437" w:rsidP="009D1437">
      <w:pPr>
        <w:pStyle w:val="N"/>
        <w:rPr>
          <w:b/>
        </w:rPr>
      </w:pPr>
      <w:r w:rsidRPr="00610AFD">
        <w:tab/>
      </w:r>
      <w:r w:rsidRPr="00610AFD">
        <w:tab/>
        <w:t>POST</w:t>
      </w:r>
    </w:p>
    <w:p w14:paraId="274992CF" w14:textId="77777777" w:rsidR="009D1437" w:rsidRPr="00610AFD" w:rsidRDefault="009D1437" w:rsidP="009D1437">
      <w:pPr>
        <w:pStyle w:val="N"/>
      </w:pPr>
      <w:r w:rsidRPr="00610AFD">
        <w:t>REQUEST BODY</w:t>
      </w:r>
    </w:p>
    <w:p w14:paraId="4C91E238"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 xml:space="preserve">Tài khoản được cấp phát cho nhân viên gọi lệnh phát hành </w:t>
      </w:r>
      <w:r>
        <w:rPr>
          <w:rFonts w:eastAsia="Calibri"/>
        </w:rPr>
        <w:t>chứng từ</w:t>
      </w:r>
    </w:p>
    <w:p w14:paraId="13A06214" w14:textId="77777777" w:rsidR="009D1437" w:rsidRPr="00076E1C"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0ADF43AE" w14:textId="77777777" w:rsidR="009D1437" w:rsidRPr="004D34F1" w:rsidRDefault="009D1437" w:rsidP="009D1437">
      <w:pPr>
        <w:pStyle w:val="ListParagraph"/>
        <w:numPr>
          <w:ilvl w:val="0"/>
          <w:numId w:val="2"/>
        </w:numPr>
        <w:spacing w:after="0" w:line="360" w:lineRule="auto"/>
        <w:ind w:left="1080"/>
        <w:jc w:val="both"/>
        <w:rPr>
          <w:rFonts w:eastAsia="Calibri"/>
          <w:b/>
          <w:u w:val="single"/>
        </w:rPr>
      </w:pPr>
      <w:r w:rsidRPr="00076E1C">
        <w:rPr>
          <w:b/>
          <w:color w:val="000000"/>
          <w:highlight w:val="white"/>
        </w:rPr>
        <w:t>xmlInvData</w:t>
      </w:r>
      <w:r w:rsidRPr="00076E1C">
        <w:rPr>
          <w:color w:val="000000"/>
        </w:rPr>
        <w:t xml:space="preserve">: chuỗi xml </w:t>
      </w:r>
      <w:r>
        <w:rPr>
          <w:color w:val="000000"/>
        </w:rPr>
        <w:t>chứng từ</w:t>
      </w:r>
      <w:r w:rsidRPr="00076E1C">
        <w:rPr>
          <w:color w:val="000000"/>
        </w:rPr>
        <w:t xml:space="preserve"> (theo mẫ</w:t>
      </w:r>
      <w:r>
        <w:rPr>
          <w:color w:val="000000"/>
        </w:rPr>
        <w:t>u mô tả kèm theo</w:t>
      </w:r>
      <w:r w:rsidRPr="00076E1C">
        <w:rPr>
          <w:color w:val="000000"/>
        </w:rPr>
        <w:t>)</w:t>
      </w:r>
    </w:p>
    <w:p w14:paraId="32341658" w14:textId="77777777" w:rsidR="009D1437" w:rsidRPr="004D34F1" w:rsidRDefault="009D1437" w:rsidP="009D1437">
      <w:pPr>
        <w:pStyle w:val="ListParagraph"/>
        <w:numPr>
          <w:ilvl w:val="0"/>
          <w:numId w:val="2"/>
        </w:numPr>
        <w:spacing w:after="0" w:line="360" w:lineRule="auto"/>
        <w:ind w:left="1080"/>
        <w:jc w:val="both"/>
        <w:rPr>
          <w:rFonts w:eastAsia="Calibri"/>
          <w:b/>
          <w:u w:val="single"/>
        </w:rPr>
      </w:pPr>
      <w:r w:rsidRPr="004D34F1">
        <w:rPr>
          <w:b/>
          <w:color w:val="000000"/>
          <w:highlight w:val="white"/>
        </w:rPr>
        <w:t>serialCert</w:t>
      </w:r>
      <w:r>
        <w:rPr>
          <w:color w:val="000000"/>
        </w:rPr>
        <w:t>: S</w:t>
      </w:r>
      <w:r w:rsidRPr="004D34F1">
        <w:rPr>
          <w:color w:val="000000"/>
        </w:rPr>
        <w:t>erial của chứng thư</w:t>
      </w:r>
      <w:r>
        <w:rPr>
          <w:color w:val="000000"/>
        </w:rPr>
        <w:t xml:space="preserve"> số</w:t>
      </w:r>
      <w:r w:rsidRPr="004D34F1">
        <w:rPr>
          <w:color w:val="000000"/>
        </w:rPr>
        <w:t xml:space="preserve"> công ty đã đăng ký trong hệ thống</w:t>
      </w:r>
    </w:p>
    <w:p w14:paraId="134A0749"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4D34F1">
        <w:rPr>
          <w:b/>
          <w:color w:val="000000"/>
          <w:highlight w:val="white"/>
        </w:rPr>
        <w:t>type</w:t>
      </w:r>
      <w:r w:rsidRPr="004D34F1">
        <w:rPr>
          <w:color w:val="000000"/>
        </w:rPr>
        <w:t>: phát hành mới: 0, thay thế = 1</w:t>
      </w:r>
    </w:p>
    <w:p w14:paraId="1A0642C7" w14:textId="3035E5F4" w:rsidR="009D1437" w:rsidRPr="005A1839" w:rsidRDefault="009D1437" w:rsidP="009D1437">
      <w:pPr>
        <w:pStyle w:val="ListParagraph"/>
        <w:numPr>
          <w:ilvl w:val="0"/>
          <w:numId w:val="2"/>
        </w:numPr>
        <w:spacing w:after="0" w:line="360" w:lineRule="auto"/>
        <w:jc w:val="both"/>
        <w:rPr>
          <w:rFonts w:eastAsia="Calibri"/>
          <w:b/>
          <w:u w:val="single"/>
        </w:rPr>
      </w:pPr>
      <w:r w:rsidRPr="005A1839">
        <w:rPr>
          <w:b/>
          <w:color w:val="000000"/>
          <w:highlight w:val="white"/>
        </w:rPr>
        <w:t>invToken</w:t>
      </w:r>
      <w:r w:rsidRPr="005A1839">
        <w:rPr>
          <w:color w:val="000000"/>
        </w:rPr>
        <w:t xml:space="preserve">: chuỗi token </w:t>
      </w:r>
      <w:r>
        <w:rPr>
          <w:color w:val="000000"/>
        </w:rPr>
        <w:t>chứng từ</w:t>
      </w:r>
      <w:r w:rsidRPr="005A1839">
        <w:rPr>
          <w:color w:val="000000"/>
        </w:rPr>
        <w:t xml:space="preserve"> = mẫu số;ký hiệu;số </w:t>
      </w:r>
      <w:r>
        <w:rPr>
          <w:color w:val="000000"/>
        </w:rPr>
        <w:t>chứng từ</w:t>
      </w:r>
      <w:r w:rsidRPr="005A1839">
        <w:rPr>
          <w:color w:val="000000"/>
        </w:rPr>
        <w:t xml:space="preserve"> (ví dụ: </w:t>
      </w:r>
      <w:r w:rsidR="00567FDB">
        <w:rPr>
          <w:color w:val="000000"/>
        </w:rPr>
        <w:t>03/TNCN/001;</w:t>
      </w:r>
      <w:r w:rsidR="00567FDB" w:rsidRPr="00567FDB">
        <w:rPr>
          <w:color w:val="A31515"/>
        </w:rPr>
        <w:t>CT/25E</w:t>
      </w:r>
      <w:r w:rsidRPr="005A1839">
        <w:rPr>
          <w:color w:val="A31515"/>
          <w:highlight w:val="white"/>
        </w:rPr>
        <w:t>;1</w:t>
      </w:r>
      <w:r w:rsidRPr="005A1839">
        <w:rPr>
          <w:color w:val="000000"/>
        </w:rPr>
        <w:t>) – chỉ cần khi thay thế/ điều chỉ</w:t>
      </w:r>
      <w:r>
        <w:rPr>
          <w:color w:val="000000"/>
        </w:rPr>
        <w:t>nh; phát hành thì để trống</w:t>
      </w:r>
    </w:p>
    <w:p w14:paraId="7D3C9C2A"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mẫu số</w:t>
      </w:r>
      <w:r>
        <w:rPr>
          <w:color w:val="000000"/>
        </w:rPr>
        <w:t xml:space="preserve"> chứng từ</w:t>
      </w:r>
    </w:p>
    <w:p w14:paraId="193FE93A"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serial</w:t>
      </w:r>
      <w:r w:rsidRPr="005A1839">
        <w:rPr>
          <w:color w:val="000000"/>
        </w:rPr>
        <w:t>: ký hiệu</w:t>
      </w:r>
      <w:r>
        <w:rPr>
          <w:color w:val="000000"/>
        </w:rPr>
        <w:t xml:space="preserve"> chứng từ</w:t>
      </w:r>
    </w:p>
    <w:p w14:paraId="43E31430" w14:textId="77777777" w:rsidR="009D1437" w:rsidRPr="004D34F1" w:rsidRDefault="009D1437" w:rsidP="009D1437">
      <w:pPr>
        <w:spacing w:line="360" w:lineRule="auto"/>
        <w:jc w:val="both"/>
        <w:rPr>
          <w:rFonts w:eastAsia="Calibri"/>
          <w:b/>
          <w:u w:val="single"/>
        </w:rPr>
      </w:pPr>
    </w:p>
    <w:p w14:paraId="798A3F2A"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9D1437" w:rsidRPr="00660ABB" w14:paraId="11B62239"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47A62445" w14:textId="77777777" w:rsidR="009D1437" w:rsidRPr="00660ABB" w:rsidRDefault="009D1437" w:rsidP="00616EC4">
            <w:pPr>
              <w:pStyle w:val="ListParagraph"/>
            </w:pPr>
            <w:r>
              <w:t>Kết 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4BCA4834" w14:textId="77777777" w:rsidR="009D1437" w:rsidRPr="00660ABB" w:rsidRDefault="009D1437" w:rsidP="00616EC4">
            <w:pPr>
              <w:pStyle w:val="ListParagraph"/>
            </w:pPr>
            <w:r w:rsidRPr="00660ABB">
              <w:t>Mô 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2A40C444" w14:textId="77777777" w:rsidR="009D1437" w:rsidRPr="00660ABB" w:rsidRDefault="009D1437" w:rsidP="00616EC4">
            <w:pPr>
              <w:pStyle w:val="ListParagraph"/>
            </w:pPr>
            <w:r>
              <w:t>Ghi chú</w:t>
            </w:r>
          </w:p>
        </w:tc>
      </w:tr>
      <w:tr w:rsidR="009D1437" w:rsidRPr="00660ABB" w14:paraId="3EA949B3" w14:textId="77777777" w:rsidTr="00616EC4">
        <w:tc>
          <w:tcPr>
            <w:tcW w:w="2250" w:type="dxa"/>
            <w:tcBorders>
              <w:top w:val="single" w:sz="4" w:space="0" w:color="2E74B5"/>
              <w:left w:val="single" w:sz="4" w:space="0" w:color="2E74B5"/>
              <w:right w:val="single" w:sz="4" w:space="0" w:color="2E74B5"/>
            </w:tcBorders>
            <w:shd w:val="clear" w:color="auto" w:fill="auto"/>
          </w:tcPr>
          <w:p w14:paraId="134B9D0E" w14:textId="77777777" w:rsidR="009D1437" w:rsidRPr="009372AD" w:rsidRDefault="009D1437" w:rsidP="00616EC4">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6D4EC57" w14:textId="77777777" w:rsidR="009D1437" w:rsidRPr="009372AD" w:rsidRDefault="009D1437" w:rsidP="00616EC4">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14:paraId="417B9FAB" w14:textId="77777777" w:rsidR="009D1437" w:rsidRPr="009372AD" w:rsidRDefault="009D1437" w:rsidP="00616EC4">
            <w:pPr>
              <w:pStyle w:val="ListParagraph"/>
              <w:ind w:left="0"/>
              <w:jc w:val="both"/>
            </w:pPr>
          </w:p>
        </w:tc>
      </w:tr>
      <w:tr w:rsidR="009D1437" w:rsidRPr="00660ABB" w14:paraId="7097F235"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F7D250D" w14:textId="77777777" w:rsidR="009D1437" w:rsidRPr="009372AD" w:rsidRDefault="009D1437" w:rsidP="00616EC4">
            <w:pPr>
              <w:autoSpaceDE w:val="0"/>
              <w:autoSpaceDN w:val="0"/>
              <w:adjustRightInd w:val="0"/>
              <w:rPr>
                <w:rFonts w:eastAsia="Calibri"/>
              </w:rPr>
            </w:pPr>
            <w:r w:rsidRPr="00E22984">
              <w:rPr>
                <w:rFonts w:eastAsia="Calibri"/>
              </w:rPr>
              <w:t>ERR:21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F03596E" w14:textId="77777777" w:rsidR="009D1437" w:rsidRPr="009372AD" w:rsidRDefault="009D1437" w:rsidP="00616EC4">
            <w:pPr>
              <w:rPr>
                <w:rFonts w:eastAsia="Calibri"/>
              </w:rPr>
            </w:pPr>
            <w:r>
              <w:rPr>
                <w:rFonts w:eastAsia="Calibri"/>
              </w:rPr>
              <w:t>Không tìm thấy công ty hoặc tài khoản không tồn tại</w:t>
            </w:r>
          </w:p>
        </w:tc>
        <w:tc>
          <w:tcPr>
            <w:tcW w:w="2116" w:type="dxa"/>
            <w:tcBorders>
              <w:top w:val="single" w:sz="4" w:space="0" w:color="2E74B5"/>
              <w:left w:val="single" w:sz="4" w:space="0" w:color="2E74B5"/>
              <w:bottom w:val="single" w:sz="4" w:space="0" w:color="2E74B5"/>
              <w:right w:val="single" w:sz="4" w:space="0" w:color="2E74B5"/>
            </w:tcBorders>
          </w:tcPr>
          <w:p w14:paraId="3E8ADEF3" w14:textId="77777777" w:rsidR="009D1437" w:rsidRPr="009372AD" w:rsidRDefault="009D1437" w:rsidP="00616EC4">
            <w:pPr>
              <w:jc w:val="both"/>
            </w:pPr>
          </w:p>
        </w:tc>
      </w:tr>
      <w:tr w:rsidR="009D1437" w:rsidRPr="00660ABB" w14:paraId="76B432D2"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033C49B" w14:textId="77777777" w:rsidR="009D1437" w:rsidRPr="009372AD" w:rsidRDefault="009D1437" w:rsidP="00616EC4">
            <w:pPr>
              <w:autoSpaceDE w:val="0"/>
              <w:autoSpaceDN w:val="0"/>
              <w:adjustRightInd w:val="0"/>
              <w:rPr>
                <w:rFonts w:eastAsia="Calibri"/>
              </w:rPr>
            </w:pPr>
            <w:r w:rsidRPr="00E22984">
              <w:rPr>
                <w:rFonts w:eastAsia="Calibri"/>
              </w:rPr>
              <w:t>ERR:22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D0A30C5" w14:textId="77777777" w:rsidR="009D1437" w:rsidRPr="009372AD" w:rsidRDefault="009D1437" w:rsidP="00616EC4">
            <w:pPr>
              <w:rPr>
                <w:rFonts w:eastAsia="Calibri"/>
              </w:rPr>
            </w:pPr>
            <w:r>
              <w:rPr>
                <w:rFonts w:eastAsia="Calibri"/>
              </w:rPr>
              <w:t>Công ty chưa đăng ký chứng thư số</w:t>
            </w:r>
          </w:p>
        </w:tc>
        <w:tc>
          <w:tcPr>
            <w:tcW w:w="2116" w:type="dxa"/>
            <w:tcBorders>
              <w:top w:val="single" w:sz="4" w:space="0" w:color="2E74B5"/>
              <w:left w:val="single" w:sz="4" w:space="0" w:color="2E74B5"/>
              <w:bottom w:val="single" w:sz="4" w:space="0" w:color="2E74B5"/>
              <w:right w:val="single" w:sz="4" w:space="0" w:color="2E74B5"/>
            </w:tcBorders>
          </w:tcPr>
          <w:p w14:paraId="7AFDD3D3" w14:textId="77777777" w:rsidR="009D1437" w:rsidRPr="009372AD" w:rsidRDefault="009D1437" w:rsidP="00616EC4">
            <w:pPr>
              <w:pStyle w:val="ListParagraph"/>
              <w:ind w:left="0"/>
              <w:jc w:val="both"/>
            </w:pPr>
          </w:p>
        </w:tc>
      </w:tr>
      <w:tr w:rsidR="009D1437" w:rsidRPr="00660ABB" w14:paraId="207C5DBB"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A0E9527" w14:textId="77777777" w:rsidR="009D1437" w:rsidRPr="009372AD" w:rsidRDefault="009D1437" w:rsidP="00616EC4">
            <w:pPr>
              <w:autoSpaceDE w:val="0"/>
              <w:autoSpaceDN w:val="0"/>
              <w:adjustRightInd w:val="0"/>
              <w:rPr>
                <w:rFonts w:eastAsia="Calibri"/>
              </w:rPr>
            </w:pPr>
            <w:r w:rsidRPr="00E22984">
              <w:rPr>
                <w:rFonts w:eastAsia="Calibri"/>
              </w:rPr>
              <w:t>ERR:28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C7CE48B" w14:textId="77777777" w:rsidR="009D1437" w:rsidRPr="009372AD" w:rsidRDefault="009D1437" w:rsidP="00616EC4">
            <w:pPr>
              <w:rPr>
                <w:rFonts w:eastAsia="Calibri"/>
              </w:rPr>
            </w:pPr>
            <w:r>
              <w:rPr>
                <w:rFonts w:eastAsia="Calibri"/>
              </w:rPr>
              <w:t>Chưa có thông tin chứng thư trong hệ thống</w:t>
            </w:r>
          </w:p>
        </w:tc>
        <w:tc>
          <w:tcPr>
            <w:tcW w:w="2116" w:type="dxa"/>
            <w:tcBorders>
              <w:top w:val="single" w:sz="4" w:space="0" w:color="2E74B5"/>
              <w:left w:val="single" w:sz="4" w:space="0" w:color="2E74B5"/>
              <w:bottom w:val="single" w:sz="4" w:space="0" w:color="2E74B5"/>
              <w:right w:val="single" w:sz="4" w:space="0" w:color="2E74B5"/>
            </w:tcBorders>
          </w:tcPr>
          <w:p w14:paraId="7E586735" w14:textId="77777777" w:rsidR="009D1437" w:rsidRPr="009372AD" w:rsidRDefault="009D1437" w:rsidP="00616EC4">
            <w:pPr>
              <w:pStyle w:val="ListParagraph"/>
              <w:ind w:left="0"/>
              <w:jc w:val="both"/>
            </w:pPr>
          </w:p>
        </w:tc>
      </w:tr>
      <w:tr w:rsidR="009D1437" w:rsidRPr="00660ABB" w14:paraId="60DD2A7D"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E24A3FA" w14:textId="77777777" w:rsidR="009D1437" w:rsidRPr="009372AD" w:rsidRDefault="009D1437" w:rsidP="00616EC4">
            <w:pPr>
              <w:autoSpaceDE w:val="0"/>
              <w:autoSpaceDN w:val="0"/>
              <w:adjustRightInd w:val="0"/>
              <w:rPr>
                <w:rFonts w:eastAsia="Calibri"/>
              </w:rPr>
            </w:pPr>
            <w:r w:rsidRPr="00E22984">
              <w:rPr>
                <w:rFonts w:eastAsia="Calibri"/>
              </w:rPr>
              <w:t>ERR:24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EB38DE1" w14:textId="77777777" w:rsidR="009D1437" w:rsidRPr="009372AD" w:rsidRDefault="009D1437" w:rsidP="00616EC4">
            <w:pPr>
              <w:rPr>
                <w:rFonts w:eastAsia="Calibri"/>
              </w:rPr>
            </w:pPr>
            <w:r>
              <w:rPr>
                <w:rFonts w:eastAsia="Calibri"/>
              </w:rPr>
              <w:t>Chứng thư truyền lên không đúng với chứng thư đăng ký trong hệ thống</w:t>
            </w:r>
          </w:p>
        </w:tc>
        <w:tc>
          <w:tcPr>
            <w:tcW w:w="2116" w:type="dxa"/>
            <w:tcBorders>
              <w:top w:val="single" w:sz="4" w:space="0" w:color="2E74B5"/>
              <w:left w:val="single" w:sz="4" w:space="0" w:color="2E74B5"/>
              <w:bottom w:val="single" w:sz="4" w:space="0" w:color="2E74B5"/>
              <w:right w:val="single" w:sz="4" w:space="0" w:color="2E74B5"/>
            </w:tcBorders>
          </w:tcPr>
          <w:p w14:paraId="0956C556" w14:textId="77777777" w:rsidR="009D1437" w:rsidRPr="009372AD" w:rsidRDefault="009D1437" w:rsidP="00616EC4">
            <w:pPr>
              <w:pStyle w:val="ListParagraph"/>
              <w:ind w:left="0"/>
              <w:jc w:val="both"/>
            </w:pPr>
          </w:p>
        </w:tc>
      </w:tr>
      <w:tr w:rsidR="009D1437" w:rsidRPr="00660ABB" w14:paraId="381BE492"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FB3EABC" w14:textId="77777777" w:rsidR="009D1437" w:rsidRPr="009372AD" w:rsidRDefault="009D1437" w:rsidP="00616EC4">
            <w:pPr>
              <w:autoSpaceDE w:val="0"/>
              <w:autoSpaceDN w:val="0"/>
              <w:adjustRightInd w:val="0"/>
              <w:rPr>
                <w:rFonts w:eastAsia="Calibri"/>
              </w:rPr>
            </w:pPr>
            <w:r w:rsidRPr="00E22984">
              <w:rPr>
                <w:rFonts w:eastAsia="Calibri"/>
              </w:rPr>
              <w:t>ERR:27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440E24C" w14:textId="77777777" w:rsidR="009D1437" w:rsidRPr="009372AD" w:rsidRDefault="009D1437" w:rsidP="00616EC4">
            <w:pPr>
              <w:pStyle w:val="ListParagraph"/>
              <w:spacing w:after="0" w:line="240" w:lineRule="auto"/>
              <w:ind w:left="0"/>
              <w:rPr>
                <w:rFonts w:eastAsia="Calibri"/>
              </w:rPr>
            </w:pPr>
            <w:r>
              <w:rPr>
                <w:rFonts w:eastAsia="Calibri"/>
              </w:rPr>
              <w:t>Chứng thư chưa đến thời điểm sử dụng</w:t>
            </w:r>
          </w:p>
        </w:tc>
        <w:tc>
          <w:tcPr>
            <w:tcW w:w="2116" w:type="dxa"/>
            <w:tcBorders>
              <w:top w:val="single" w:sz="4" w:space="0" w:color="2E74B5"/>
              <w:left w:val="single" w:sz="4" w:space="0" w:color="2E74B5"/>
              <w:bottom w:val="single" w:sz="4" w:space="0" w:color="2E74B5"/>
              <w:right w:val="single" w:sz="4" w:space="0" w:color="2E74B5"/>
            </w:tcBorders>
          </w:tcPr>
          <w:p w14:paraId="583659B2" w14:textId="77777777" w:rsidR="009D1437" w:rsidRPr="009372AD" w:rsidRDefault="009D1437" w:rsidP="00616EC4">
            <w:pPr>
              <w:pStyle w:val="ListParagraph"/>
              <w:ind w:left="0"/>
              <w:jc w:val="both"/>
            </w:pPr>
          </w:p>
        </w:tc>
      </w:tr>
      <w:tr w:rsidR="009D1437" w:rsidRPr="00660ABB" w14:paraId="0F0935AA"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211C85E4" w14:textId="77777777" w:rsidR="009D1437" w:rsidRPr="009372AD" w:rsidRDefault="009D1437" w:rsidP="00616EC4">
            <w:pPr>
              <w:autoSpaceDE w:val="0"/>
              <w:autoSpaceDN w:val="0"/>
              <w:adjustRightInd w:val="0"/>
              <w:rPr>
                <w:rFonts w:eastAsia="Calibri"/>
              </w:rPr>
            </w:pPr>
            <w:r w:rsidRPr="00E22984">
              <w:rPr>
                <w:rFonts w:eastAsia="Calibri"/>
              </w:rPr>
              <w:t>ERR:26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E492EED" w14:textId="77777777" w:rsidR="009D1437" w:rsidRPr="009372AD" w:rsidRDefault="009D1437" w:rsidP="00616EC4">
            <w:pPr>
              <w:pStyle w:val="ListParagraph"/>
              <w:spacing w:after="0" w:line="240" w:lineRule="auto"/>
              <w:ind w:left="0"/>
              <w:rPr>
                <w:rFonts w:eastAsia="Calibri"/>
              </w:rPr>
            </w:pPr>
            <w:r>
              <w:rPr>
                <w:rFonts w:eastAsia="Calibri"/>
              </w:rPr>
              <w:t>Chứng thư số hết hạn</w:t>
            </w:r>
          </w:p>
        </w:tc>
        <w:tc>
          <w:tcPr>
            <w:tcW w:w="2116" w:type="dxa"/>
            <w:tcBorders>
              <w:top w:val="single" w:sz="4" w:space="0" w:color="2E74B5"/>
              <w:left w:val="single" w:sz="4" w:space="0" w:color="2E74B5"/>
              <w:bottom w:val="single" w:sz="4" w:space="0" w:color="2E74B5"/>
              <w:right w:val="single" w:sz="4" w:space="0" w:color="2E74B5"/>
            </w:tcBorders>
          </w:tcPr>
          <w:p w14:paraId="389A35A8" w14:textId="77777777" w:rsidR="009D1437" w:rsidRPr="009372AD" w:rsidRDefault="009D1437" w:rsidP="00616EC4">
            <w:pPr>
              <w:pStyle w:val="ListParagraph"/>
              <w:ind w:left="0"/>
              <w:jc w:val="both"/>
            </w:pPr>
          </w:p>
        </w:tc>
      </w:tr>
      <w:tr w:rsidR="009D1437" w:rsidRPr="00660ABB" w14:paraId="2B8C05D5"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F5C871B" w14:textId="77777777" w:rsidR="009D1437" w:rsidRPr="009372AD" w:rsidRDefault="009D1437" w:rsidP="00616EC4">
            <w:pPr>
              <w:autoSpaceDE w:val="0"/>
              <w:autoSpaceDN w:val="0"/>
              <w:adjustRightInd w:val="0"/>
              <w:rPr>
                <w:rFonts w:eastAsia="Calibri"/>
              </w:rPr>
            </w:pPr>
            <w:r w:rsidRPr="00E22984">
              <w:rPr>
                <w:rFonts w:eastAsia="Calibri"/>
              </w:rPr>
              <w:t>ERR:3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BB81A88" w14:textId="77777777" w:rsidR="009D1437" w:rsidRPr="009372AD" w:rsidRDefault="009D1437" w:rsidP="00616EC4">
            <w:pPr>
              <w:pStyle w:val="ListParagraph"/>
              <w:spacing w:after="0" w:line="240" w:lineRule="auto"/>
              <w:ind w:left="0"/>
              <w:rPr>
                <w:rFonts w:eastAsia="Calibri"/>
              </w:rPr>
            </w:pPr>
            <w:r w:rsidRPr="009372AD">
              <w:rPr>
                <w:rFonts w:eastAsia="Calibri"/>
              </w:rPr>
              <w:t>Dữ liệu xml đầu vào không đúng quy định</w:t>
            </w:r>
          </w:p>
        </w:tc>
        <w:tc>
          <w:tcPr>
            <w:tcW w:w="2116" w:type="dxa"/>
            <w:tcBorders>
              <w:top w:val="single" w:sz="4" w:space="0" w:color="2E74B5"/>
              <w:left w:val="single" w:sz="4" w:space="0" w:color="2E74B5"/>
              <w:bottom w:val="single" w:sz="4" w:space="0" w:color="2E74B5"/>
              <w:right w:val="single" w:sz="4" w:space="0" w:color="2E74B5"/>
            </w:tcBorders>
          </w:tcPr>
          <w:p w14:paraId="70DEB9D5" w14:textId="77777777" w:rsidR="009D1437" w:rsidRPr="009372AD" w:rsidRDefault="009D1437" w:rsidP="00616EC4">
            <w:pPr>
              <w:pStyle w:val="ListParagraph"/>
              <w:ind w:left="0"/>
              <w:jc w:val="both"/>
            </w:pPr>
          </w:p>
        </w:tc>
      </w:tr>
      <w:tr w:rsidR="009D1437" w:rsidRPr="00660ABB" w14:paraId="2C432518"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5C8941F" w14:textId="77777777" w:rsidR="009D1437" w:rsidRPr="009372AD" w:rsidRDefault="009D1437" w:rsidP="00616EC4">
            <w:pPr>
              <w:autoSpaceDE w:val="0"/>
              <w:autoSpaceDN w:val="0"/>
              <w:adjustRightInd w:val="0"/>
              <w:rPr>
                <w:rFonts w:eastAsia="Calibri"/>
              </w:rPr>
            </w:pPr>
            <w:r w:rsidRPr="00E22984">
              <w:rPr>
                <w:rFonts w:eastAsia="Calibri"/>
              </w:rPr>
              <w:t>ERR:20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AE737A2" w14:textId="77777777" w:rsidR="009D1437" w:rsidRDefault="009D1437" w:rsidP="00616EC4">
            <w:pPr>
              <w:pStyle w:val="ListParagraph"/>
              <w:spacing w:after="0" w:line="240" w:lineRule="auto"/>
              <w:ind w:left="0"/>
              <w:rPr>
                <w:rFonts w:eastAsia="Calibri"/>
              </w:rPr>
            </w:pPr>
            <w:r w:rsidRPr="002A5863">
              <w:t xml:space="preserve">Dải </w:t>
            </w:r>
            <w:r>
              <w:t>chứng từ</w:t>
            </w:r>
            <w:r w:rsidRPr="002A5863">
              <w:t xml:space="preserve"> </w:t>
            </w:r>
            <w:r>
              <w:t>hết,</w:t>
            </w:r>
            <w:r w:rsidRPr="002A5863">
              <w:t xml:space="preserve"> User/Account không có quyền với Serial</w:t>
            </w:r>
            <w:r>
              <w:t>/Pattern và S</w:t>
            </w:r>
            <w:r w:rsidRPr="002A5863">
              <w:t>erial không phù hợp</w:t>
            </w:r>
          </w:p>
        </w:tc>
        <w:tc>
          <w:tcPr>
            <w:tcW w:w="2116" w:type="dxa"/>
            <w:tcBorders>
              <w:top w:val="single" w:sz="4" w:space="0" w:color="2E74B5"/>
              <w:left w:val="single" w:sz="4" w:space="0" w:color="2E74B5"/>
              <w:bottom w:val="single" w:sz="4" w:space="0" w:color="2E74B5"/>
              <w:right w:val="single" w:sz="4" w:space="0" w:color="2E74B5"/>
            </w:tcBorders>
          </w:tcPr>
          <w:p w14:paraId="434E41E7" w14:textId="77777777" w:rsidR="009D1437" w:rsidRPr="00731CD1" w:rsidRDefault="009D1437" w:rsidP="00616EC4">
            <w:pPr>
              <w:ind w:left="360"/>
              <w:jc w:val="both"/>
            </w:pPr>
          </w:p>
        </w:tc>
      </w:tr>
      <w:tr w:rsidR="009D1437" w:rsidRPr="00660ABB" w14:paraId="0EA9B586" w14:textId="77777777" w:rsidTr="00616EC4">
        <w:trPr>
          <w:trHeight w:val="368"/>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26F2CBF5" w14:textId="77777777" w:rsidR="009D1437" w:rsidRPr="009372AD" w:rsidRDefault="009D1437" w:rsidP="00616EC4">
            <w:pPr>
              <w:autoSpaceDE w:val="0"/>
              <w:autoSpaceDN w:val="0"/>
              <w:adjustRightInd w:val="0"/>
              <w:rPr>
                <w:rFonts w:eastAsia="Calibri"/>
              </w:rPr>
            </w:pPr>
            <w:r w:rsidRPr="00E22984">
              <w:rPr>
                <w:rFonts w:eastAsia="Calibri"/>
              </w:rPr>
              <w:t>ERR:6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B873F5C" w14:textId="77777777" w:rsidR="009D1437" w:rsidRDefault="009D1437" w:rsidP="00616EC4">
            <w:pPr>
              <w:pStyle w:val="ListParagraph"/>
              <w:spacing w:after="0" w:line="240" w:lineRule="auto"/>
              <w:ind w:left="0"/>
              <w:rPr>
                <w:rFonts w:eastAsia="Calibri"/>
              </w:rPr>
            </w:pPr>
            <w:r>
              <w:rPr>
                <w:rFonts w:eastAsia="Calibri"/>
              </w:rPr>
              <w:t>Không còn đủ số lượng chứng từ để phát hành</w:t>
            </w:r>
          </w:p>
        </w:tc>
        <w:tc>
          <w:tcPr>
            <w:tcW w:w="2116" w:type="dxa"/>
            <w:tcBorders>
              <w:top w:val="single" w:sz="4" w:space="0" w:color="2E74B5"/>
              <w:left w:val="single" w:sz="4" w:space="0" w:color="2E74B5"/>
              <w:bottom w:val="single" w:sz="4" w:space="0" w:color="2E74B5"/>
              <w:right w:val="single" w:sz="4" w:space="0" w:color="2E74B5"/>
            </w:tcBorders>
          </w:tcPr>
          <w:p w14:paraId="1E967F98" w14:textId="77777777" w:rsidR="009D1437" w:rsidRPr="00731CD1" w:rsidRDefault="009D1437" w:rsidP="00616EC4">
            <w:pPr>
              <w:ind w:left="360"/>
              <w:jc w:val="both"/>
            </w:pPr>
          </w:p>
        </w:tc>
      </w:tr>
      <w:tr w:rsidR="009D1437" w:rsidRPr="00660ABB" w14:paraId="524C325C"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FA59E36" w14:textId="77777777" w:rsidR="009D1437" w:rsidRPr="009372AD" w:rsidRDefault="009D1437" w:rsidP="00616EC4">
            <w:pPr>
              <w:autoSpaceDE w:val="0"/>
              <w:autoSpaceDN w:val="0"/>
              <w:adjustRightInd w:val="0"/>
              <w:rPr>
                <w:rFonts w:eastAsia="Calibri"/>
              </w:rPr>
            </w:pPr>
            <w:r w:rsidRPr="00E22984">
              <w:rPr>
                <w:rFonts w:eastAsia="Calibri"/>
              </w:rPr>
              <w:lastRenderedPageBreak/>
              <w:t>ERR:10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FB350DD" w14:textId="77777777" w:rsidR="009D1437" w:rsidRDefault="009D1437" w:rsidP="00616EC4">
            <w:pPr>
              <w:pStyle w:val="ListParagraph"/>
              <w:spacing w:after="0" w:line="240" w:lineRule="auto"/>
              <w:ind w:left="0"/>
              <w:rPr>
                <w:rFonts w:eastAsia="Calibri"/>
              </w:rPr>
            </w:pPr>
            <w:r>
              <w:t>Lô có số chứng từ vượt quá số lượng tối đa cho phép</w:t>
            </w:r>
          </w:p>
        </w:tc>
        <w:tc>
          <w:tcPr>
            <w:tcW w:w="2116" w:type="dxa"/>
            <w:tcBorders>
              <w:top w:val="single" w:sz="4" w:space="0" w:color="2E74B5"/>
              <w:left w:val="single" w:sz="4" w:space="0" w:color="2E74B5"/>
              <w:bottom w:val="single" w:sz="4" w:space="0" w:color="2E74B5"/>
              <w:right w:val="single" w:sz="4" w:space="0" w:color="2E74B5"/>
            </w:tcBorders>
          </w:tcPr>
          <w:p w14:paraId="0D32008F" w14:textId="77777777" w:rsidR="009D1437" w:rsidRPr="00731CD1" w:rsidRDefault="009D1437" w:rsidP="00616EC4">
            <w:pPr>
              <w:ind w:left="360"/>
              <w:jc w:val="both"/>
            </w:pPr>
          </w:p>
        </w:tc>
      </w:tr>
      <w:tr w:rsidR="009D1437" w:rsidRPr="00660ABB" w14:paraId="680C9514" w14:textId="77777777" w:rsidTr="00616EC4">
        <w:trPr>
          <w:trHeight w:val="413"/>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034C70B" w14:textId="77777777" w:rsidR="009D1437" w:rsidRPr="009372AD" w:rsidRDefault="009D1437" w:rsidP="00616EC4">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3C4BFC0" w14:textId="77777777" w:rsidR="009D1437" w:rsidRDefault="009D1437" w:rsidP="00616EC4">
            <w:pPr>
              <w:pStyle w:val="ListParagraph"/>
              <w:spacing w:after="0" w:line="240" w:lineRule="auto"/>
              <w:ind w:left="0"/>
              <w:rPr>
                <w:rFonts w:eastAsia="Calibri"/>
              </w:rPr>
            </w:pPr>
            <w:r>
              <w:rPr>
                <w:rFonts w:eastAsia="Calibri"/>
              </w:rPr>
              <w:t>Có lỗi xảy ra</w:t>
            </w:r>
          </w:p>
        </w:tc>
        <w:tc>
          <w:tcPr>
            <w:tcW w:w="2116" w:type="dxa"/>
            <w:tcBorders>
              <w:top w:val="single" w:sz="4" w:space="0" w:color="2E74B5"/>
              <w:left w:val="single" w:sz="4" w:space="0" w:color="2E74B5"/>
              <w:bottom w:val="single" w:sz="4" w:space="0" w:color="2E74B5"/>
              <w:right w:val="single" w:sz="4" w:space="0" w:color="2E74B5"/>
            </w:tcBorders>
          </w:tcPr>
          <w:p w14:paraId="7DFCD88D" w14:textId="77777777" w:rsidR="009D1437" w:rsidRPr="00731CD1" w:rsidRDefault="009D1437" w:rsidP="00616EC4">
            <w:pPr>
              <w:jc w:val="both"/>
            </w:pPr>
            <w:r>
              <w:t>Lỗi không xác định</w:t>
            </w:r>
          </w:p>
        </w:tc>
      </w:tr>
      <w:tr w:rsidR="009D1437" w:rsidRPr="00660ABB" w14:paraId="4353F090"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5C003D8" w14:textId="77777777" w:rsidR="009D1437" w:rsidRPr="00E22984" w:rsidRDefault="009D1437" w:rsidP="00616EC4">
            <w:pPr>
              <w:autoSpaceDE w:val="0"/>
              <w:autoSpaceDN w:val="0"/>
              <w:adjustRightInd w:val="0"/>
              <w:rPr>
                <w:rFonts w:eastAsia="Calibri"/>
              </w:rPr>
            </w:pPr>
            <w:r w:rsidRPr="00E22984">
              <w:rPr>
                <w:rFonts w:eastAsia="Calibri"/>
              </w:rPr>
              <w:t>ERR:30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2605EAA" w14:textId="77777777" w:rsidR="009D1437" w:rsidRDefault="009D1437" w:rsidP="00616EC4">
            <w:pPr>
              <w:pStyle w:val="ListParagraph"/>
              <w:ind w:left="0"/>
              <w:jc w:val="both"/>
            </w:pPr>
            <w:r>
              <w:t>Tạo mới chứng từ có lỗi</w:t>
            </w:r>
          </w:p>
        </w:tc>
        <w:tc>
          <w:tcPr>
            <w:tcW w:w="2116" w:type="dxa"/>
            <w:tcBorders>
              <w:top w:val="single" w:sz="4" w:space="0" w:color="2E74B5"/>
              <w:left w:val="single" w:sz="4" w:space="0" w:color="2E74B5"/>
              <w:bottom w:val="single" w:sz="4" w:space="0" w:color="2E74B5"/>
              <w:right w:val="single" w:sz="4" w:space="0" w:color="2E74B5"/>
            </w:tcBorders>
          </w:tcPr>
          <w:p w14:paraId="761CA0DB" w14:textId="77777777" w:rsidR="009D1437" w:rsidRPr="00731CD1" w:rsidRDefault="009D1437" w:rsidP="00616EC4">
            <w:pPr>
              <w:ind w:left="360"/>
              <w:jc w:val="both"/>
            </w:pPr>
          </w:p>
        </w:tc>
      </w:tr>
      <w:tr w:rsidR="009D1437" w:rsidRPr="00660ABB" w14:paraId="5940FE45"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64099A9" w14:textId="77777777" w:rsidR="009D1437" w:rsidRPr="00E22984" w:rsidRDefault="009D1437" w:rsidP="00616EC4">
            <w:pPr>
              <w:autoSpaceDE w:val="0"/>
              <w:autoSpaceDN w:val="0"/>
              <w:adjustRightInd w:val="0"/>
              <w:rPr>
                <w:rFonts w:eastAsia="Calibri"/>
              </w:rPr>
            </w:pPr>
            <w:r>
              <w:t>ERR:35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7539799" w14:textId="77777777" w:rsidR="009D1437" w:rsidRDefault="009D1437" w:rsidP="00616EC4">
            <w:pPr>
              <w:pStyle w:val="ListParagraph"/>
              <w:ind w:left="0"/>
              <w:jc w:val="both"/>
            </w:pPr>
            <w:r>
              <w:t>Công ty đăng ký DK01 cả có mã, không mã. Tạo cả ký hiệu cả 2 dải có mã và không mã sẽ yêu cầu bắt buộc truyền pattern, serial</w:t>
            </w:r>
          </w:p>
        </w:tc>
        <w:tc>
          <w:tcPr>
            <w:tcW w:w="2116" w:type="dxa"/>
            <w:tcBorders>
              <w:top w:val="single" w:sz="4" w:space="0" w:color="2E74B5"/>
              <w:left w:val="single" w:sz="4" w:space="0" w:color="2E74B5"/>
              <w:bottom w:val="single" w:sz="4" w:space="0" w:color="2E74B5"/>
              <w:right w:val="single" w:sz="4" w:space="0" w:color="2E74B5"/>
            </w:tcBorders>
          </w:tcPr>
          <w:p w14:paraId="5CEBB30E" w14:textId="77777777" w:rsidR="009D1437" w:rsidRPr="00731CD1" w:rsidRDefault="009D1437" w:rsidP="00616EC4">
            <w:pPr>
              <w:ind w:left="360"/>
              <w:jc w:val="both"/>
            </w:pPr>
          </w:p>
        </w:tc>
      </w:tr>
      <w:tr w:rsidR="009D1437" w:rsidRPr="00660ABB" w14:paraId="0F7F7FBE"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2D678345" w14:textId="77777777" w:rsidR="009D1437" w:rsidRPr="009372AD" w:rsidRDefault="009D1437" w:rsidP="00616EC4">
            <w:pPr>
              <w:autoSpaceDE w:val="0"/>
              <w:autoSpaceDN w:val="0"/>
              <w:adjustRightInd w:val="0"/>
              <w:rPr>
                <w:rFonts w:eastAsia="Calibri"/>
              </w:rPr>
            </w:pPr>
            <w:r>
              <w:rPr>
                <w:szCs w:val="28"/>
              </w:rPr>
              <w:t>Chuỗi xml trả về</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723BE9C" w14:textId="77777777" w:rsidR="009D1437" w:rsidRPr="00F75A5F" w:rsidRDefault="009D1437" w:rsidP="00616EC4">
            <w:pPr>
              <w:rPr>
                <w:rFonts w:eastAsia="Calibri"/>
              </w:rPr>
            </w:pPr>
            <w:r>
              <w:rPr>
                <w:rFonts w:eastAsia="Calibri"/>
              </w:rPr>
              <w:t>Chuỗi trả về</w:t>
            </w:r>
          </w:p>
        </w:tc>
        <w:tc>
          <w:tcPr>
            <w:tcW w:w="2116" w:type="dxa"/>
            <w:tcBorders>
              <w:top w:val="single" w:sz="4" w:space="0" w:color="2E74B5"/>
              <w:left w:val="single" w:sz="4" w:space="0" w:color="2E74B5"/>
              <w:bottom w:val="single" w:sz="4" w:space="0" w:color="2E74B5"/>
              <w:right w:val="single" w:sz="4" w:space="0" w:color="2E74B5"/>
            </w:tcBorders>
          </w:tcPr>
          <w:p w14:paraId="315470FE" w14:textId="77777777" w:rsidR="009D1437" w:rsidRPr="00731CD1" w:rsidRDefault="009D1437" w:rsidP="00616EC4">
            <w:pPr>
              <w:ind w:left="360"/>
              <w:jc w:val="both"/>
            </w:pPr>
          </w:p>
        </w:tc>
      </w:tr>
    </w:tbl>
    <w:p w14:paraId="295449BB" w14:textId="77777777" w:rsidR="009D1437" w:rsidRDefault="009D1437" w:rsidP="009D1437">
      <w:pPr>
        <w:rPr>
          <w:lang w:eastAsia="x-none"/>
        </w:rPr>
      </w:pPr>
    </w:p>
    <w:p w14:paraId="219D5D22" w14:textId="77777777" w:rsidR="009D1437" w:rsidRDefault="009D1437" w:rsidP="009D1437">
      <w:pPr>
        <w:rPr>
          <w:lang w:eastAsia="x-none"/>
        </w:rPr>
      </w:pPr>
      <w:r>
        <w:rPr>
          <w:lang w:eastAsia="x-none"/>
        </w:rPr>
        <w:t>Cấu trúc chuỗi XML trả về:</w:t>
      </w:r>
    </w:p>
    <w:p w14:paraId="2D0A9ECB"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color w:val="0000FF"/>
          <w:sz w:val="20"/>
          <w:szCs w:val="20"/>
        </w:rPr>
        <w:t>&lt;Invoices&gt;</w:t>
      </w:r>
    </w:p>
    <w:p w14:paraId="0B7AA97E"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7BC4EEC8"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&lt;key&gt;</w:t>
      </w:r>
      <w:r w:rsidRPr="00193CC8">
        <w:rPr>
          <w:rFonts w:ascii="Courier New" w:hAnsi="Courier New" w:cs="Courier New"/>
          <w:b/>
          <w:bCs/>
          <w:color w:val="000000"/>
          <w:sz w:val="20"/>
          <w:szCs w:val="20"/>
        </w:rPr>
        <w:t>123</w:t>
      </w:r>
      <w:r w:rsidRPr="00193CC8">
        <w:rPr>
          <w:rFonts w:ascii="Courier New" w:hAnsi="Courier New" w:cs="Courier New"/>
          <w:color w:val="0000FF"/>
          <w:sz w:val="20"/>
          <w:szCs w:val="20"/>
        </w:rPr>
        <w:t>&lt;/key&gt;</w:t>
      </w:r>
    </w:p>
    <w:p w14:paraId="4D096EB5"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&lt;idInv&gt;</w:t>
      </w:r>
      <w:r w:rsidRPr="00193CC8">
        <w:rPr>
          <w:rFonts w:ascii="Courier New" w:hAnsi="Courier New" w:cs="Courier New"/>
          <w:b/>
          <w:bCs/>
          <w:color w:val="000000"/>
          <w:sz w:val="20"/>
          <w:szCs w:val="20"/>
        </w:rPr>
        <w:t>128668</w:t>
      </w:r>
      <w:r w:rsidRPr="00193CC8">
        <w:rPr>
          <w:rFonts w:ascii="Courier New" w:hAnsi="Courier New" w:cs="Courier New"/>
          <w:color w:val="0000FF"/>
          <w:sz w:val="20"/>
          <w:szCs w:val="20"/>
        </w:rPr>
        <w:t>&lt;/idInv&gt;</w:t>
      </w:r>
    </w:p>
    <w:p w14:paraId="7DE8FFED"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&lt;hashValue&gt;</w:t>
      </w:r>
      <w:r w:rsidRPr="00193CC8">
        <w:rPr>
          <w:rFonts w:ascii="Courier New" w:hAnsi="Courier New" w:cs="Courier New"/>
          <w:b/>
          <w:bCs/>
          <w:color w:val="000000"/>
          <w:sz w:val="20"/>
          <w:szCs w:val="20"/>
        </w:rPr>
        <w:t>rKdYgeYc7CYLOhjfNFDZ8nBaWjA=</w:t>
      </w:r>
      <w:r w:rsidRPr="00193CC8">
        <w:rPr>
          <w:rFonts w:ascii="Courier New" w:hAnsi="Courier New" w:cs="Courier New"/>
          <w:color w:val="0000FF"/>
          <w:sz w:val="20"/>
          <w:szCs w:val="20"/>
        </w:rPr>
        <w:t>&lt;/hashValue&gt;</w:t>
      </w:r>
    </w:p>
    <w:p w14:paraId="6EAF0FB2" w14:textId="09CA5FB5"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&lt;pattern&gt;</w:t>
      </w:r>
      <w:r w:rsidR="00567FDB">
        <w:rPr>
          <w:rFonts w:ascii="Courier New" w:hAnsi="Courier New" w:cs="Courier New"/>
          <w:b/>
          <w:bCs/>
          <w:color w:val="000000"/>
          <w:sz w:val="20"/>
          <w:szCs w:val="20"/>
        </w:rPr>
        <w:t>03/TNCN</w:t>
      </w:r>
      <w:r w:rsidRPr="00193CC8">
        <w:rPr>
          <w:rFonts w:ascii="Courier New" w:hAnsi="Courier New" w:cs="Courier New"/>
          <w:b/>
          <w:bCs/>
          <w:color w:val="000000"/>
          <w:sz w:val="20"/>
          <w:szCs w:val="20"/>
        </w:rPr>
        <w:t>/001</w:t>
      </w:r>
      <w:r w:rsidRPr="00193CC8">
        <w:rPr>
          <w:rFonts w:ascii="Courier New" w:hAnsi="Courier New" w:cs="Courier New"/>
          <w:color w:val="0000FF"/>
          <w:sz w:val="20"/>
          <w:szCs w:val="20"/>
        </w:rPr>
        <w:t>&lt;/pattern&gt;</w:t>
      </w:r>
    </w:p>
    <w:p w14:paraId="4CFA0F62" w14:textId="38F701D1"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&lt;serial&gt;</w:t>
      </w:r>
      <w:r w:rsidR="00567FDB" w:rsidRPr="00567FDB">
        <w:t xml:space="preserve"> </w:t>
      </w:r>
      <w:r w:rsidR="00567FDB" w:rsidRPr="00567FDB">
        <w:rPr>
          <w:rFonts w:ascii="Courier New" w:hAnsi="Courier New" w:cs="Courier New"/>
          <w:b/>
          <w:bCs/>
          <w:color w:val="000000"/>
          <w:sz w:val="20"/>
          <w:szCs w:val="20"/>
        </w:rPr>
        <w:t>CT/2</w:t>
      </w:r>
      <w:r w:rsidR="00567FDB">
        <w:rPr>
          <w:rFonts w:ascii="Courier New" w:hAnsi="Courier New" w:cs="Courier New"/>
          <w:b/>
          <w:bCs/>
          <w:color w:val="000000"/>
          <w:sz w:val="20"/>
          <w:szCs w:val="20"/>
        </w:rPr>
        <w:t>5</w:t>
      </w:r>
      <w:r w:rsidR="00567FDB" w:rsidRPr="00567FDB">
        <w:rPr>
          <w:rFonts w:ascii="Courier New" w:hAnsi="Courier New" w:cs="Courier New"/>
          <w:b/>
          <w:bCs/>
          <w:color w:val="000000"/>
          <w:sz w:val="20"/>
          <w:szCs w:val="20"/>
        </w:rPr>
        <w:t>E</w:t>
      </w:r>
      <w:r w:rsidR="00567FDB" w:rsidRPr="00567FDB">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&lt;/serial&gt;</w:t>
      </w:r>
    </w:p>
    <w:p w14:paraId="302CF5D9"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47E0581A"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04A0C839"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&lt;key&gt;</w:t>
      </w:r>
      <w:r w:rsidRPr="00193CC8">
        <w:rPr>
          <w:rFonts w:ascii="Courier New" w:hAnsi="Courier New" w:cs="Courier New"/>
          <w:b/>
          <w:bCs/>
          <w:color w:val="000000"/>
          <w:sz w:val="20"/>
          <w:szCs w:val="20"/>
        </w:rPr>
        <w:t>456</w:t>
      </w:r>
      <w:r w:rsidRPr="00193CC8">
        <w:rPr>
          <w:rFonts w:ascii="Courier New" w:hAnsi="Courier New" w:cs="Courier New"/>
          <w:color w:val="0000FF"/>
          <w:sz w:val="20"/>
          <w:szCs w:val="20"/>
        </w:rPr>
        <w:t>&lt;/key&gt;</w:t>
      </w:r>
    </w:p>
    <w:p w14:paraId="272DDFF7"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&lt;idInv&gt;</w:t>
      </w:r>
      <w:r w:rsidRPr="00193CC8">
        <w:rPr>
          <w:rFonts w:ascii="Courier New" w:hAnsi="Courier New" w:cs="Courier New"/>
          <w:b/>
          <w:bCs/>
          <w:color w:val="000000"/>
          <w:sz w:val="20"/>
          <w:szCs w:val="20"/>
        </w:rPr>
        <w:t>128923</w:t>
      </w:r>
      <w:r w:rsidRPr="00193CC8">
        <w:rPr>
          <w:rFonts w:ascii="Courier New" w:hAnsi="Courier New" w:cs="Courier New"/>
          <w:color w:val="0000FF"/>
          <w:sz w:val="20"/>
          <w:szCs w:val="20"/>
        </w:rPr>
        <w:t>&lt;/idInv&gt;</w:t>
      </w:r>
    </w:p>
    <w:p w14:paraId="25F5D57B"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&lt;hashValue&gt;</w:t>
      </w:r>
      <w:r w:rsidRPr="00193CC8">
        <w:rPr>
          <w:rFonts w:ascii="Courier New" w:hAnsi="Courier New" w:cs="Courier New"/>
          <w:b/>
          <w:bCs/>
          <w:color w:val="000000"/>
          <w:sz w:val="20"/>
          <w:szCs w:val="20"/>
        </w:rPr>
        <w:t>2p60p82YQhqjMHG9t/toIaLfENQ=</w:t>
      </w:r>
      <w:r w:rsidRPr="00193CC8">
        <w:rPr>
          <w:rFonts w:ascii="Courier New" w:hAnsi="Courier New" w:cs="Courier New"/>
          <w:color w:val="0000FF"/>
          <w:sz w:val="20"/>
          <w:szCs w:val="20"/>
        </w:rPr>
        <w:t>&lt;/hashValue&gt;</w:t>
      </w:r>
    </w:p>
    <w:p w14:paraId="630BA5D9" w14:textId="072C4BCB"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&lt;pattern&gt;</w:t>
      </w:r>
      <w:r w:rsidR="00567FDB">
        <w:rPr>
          <w:rFonts w:ascii="Courier New" w:hAnsi="Courier New" w:cs="Courier New"/>
          <w:b/>
          <w:bCs/>
          <w:color w:val="000000"/>
          <w:sz w:val="20"/>
          <w:szCs w:val="20"/>
        </w:rPr>
        <w:t>03/TNCN</w:t>
      </w:r>
      <w:r w:rsidRPr="00193CC8">
        <w:rPr>
          <w:rFonts w:ascii="Courier New" w:hAnsi="Courier New" w:cs="Courier New"/>
          <w:b/>
          <w:bCs/>
          <w:color w:val="000000"/>
          <w:sz w:val="20"/>
          <w:szCs w:val="20"/>
        </w:rPr>
        <w:t>/001</w:t>
      </w:r>
      <w:r w:rsidRPr="00193CC8">
        <w:rPr>
          <w:rFonts w:ascii="Courier New" w:hAnsi="Courier New" w:cs="Courier New"/>
          <w:color w:val="0000FF"/>
          <w:sz w:val="20"/>
          <w:szCs w:val="20"/>
        </w:rPr>
        <w:t>&lt;/pattern&gt;</w:t>
      </w:r>
    </w:p>
    <w:p w14:paraId="50E671B0" w14:textId="55BBDF15"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&lt;serial&gt;</w:t>
      </w:r>
      <w:r w:rsidR="00567FDB" w:rsidRPr="00567FDB">
        <w:t xml:space="preserve"> </w:t>
      </w:r>
      <w:r w:rsidR="00567FDB" w:rsidRPr="00567FDB">
        <w:rPr>
          <w:rFonts w:ascii="Courier New" w:hAnsi="Courier New" w:cs="Courier New"/>
          <w:b/>
          <w:bCs/>
          <w:color w:val="000000"/>
          <w:sz w:val="20"/>
          <w:szCs w:val="20"/>
        </w:rPr>
        <w:t>CT/25E</w:t>
      </w:r>
      <w:r w:rsidRPr="00193CC8">
        <w:rPr>
          <w:rFonts w:ascii="Courier New" w:hAnsi="Courier New" w:cs="Courier New"/>
          <w:color w:val="0000FF"/>
          <w:sz w:val="20"/>
          <w:szCs w:val="20"/>
        </w:rPr>
        <w:t>&lt;/serial&gt;</w:t>
      </w:r>
    </w:p>
    <w:p w14:paraId="33A45071"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41AEE148" w14:textId="77777777" w:rsidR="009D1437" w:rsidRDefault="009D1437" w:rsidP="009D1437">
      <w:pPr>
        <w:shd w:val="clear" w:color="auto" w:fill="FFFFFF"/>
        <w:rPr>
          <w:rFonts w:ascii="Courier New" w:hAnsi="Courier New" w:cs="Courier New"/>
          <w:color w:val="0000FF"/>
          <w:sz w:val="20"/>
          <w:szCs w:val="20"/>
        </w:rPr>
      </w:pPr>
      <w:r w:rsidRPr="00193CC8">
        <w:rPr>
          <w:rFonts w:ascii="Courier New" w:hAnsi="Courier New" w:cs="Courier New"/>
          <w:color w:val="0000FF"/>
          <w:sz w:val="20"/>
          <w:szCs w:val="20"/>
        </w:rPr>
        <w:t>&lt;/Invoices&gt;</w:t>
      </w:r>
    </w:p>
    <w:p w14:paraId="6D056603" w14:textId="77777777" w:rsidR="009D1437" w:rsidRPr="00193CC8" w:rsidRDefault="009D1437" w:rsidP="009D1437">
      <w:pPr>
        <w:shd w:val="clear" w:color="auto" w:fill="FFFFFF"/>
        <w:rPr>
          <w:rFonts w:ascii="Courier New" w:hAnsi="Courier New" w:cs="Courier New"/>
          <w:b/>
          <w:bCs/>
          <w:color w:val="000000"/>
          <w:sz w:val="20"/>
          <w:szCs w:val="20"/>
        </w:rPr>
      </w:pPr>
    </w:p>
    <w:p w14:paraId="03277FA6" w14:textId="77777777" w:rsidR="009D1437" w:rsidRDefault="009D1437" w:rsidP="009D1437">
      <w:pPr>
        <w:rPr>
          <w:szCs w:val="28"/>
        </w:rPr>
      </w:pPr>
      <w:r>
        <w:rPr>
          <w:szCs w:val="28"/>
        </w:rPr>
        <w:t xml:space="preserve">Trong đó: </w:t>
      </w:r>
      <w:r>
        <w:rPr>
          <w:szCs w:val="28"/>
        </w:rPr>
        <w:tab/>
        <w:t xml:space="preserve">            tag </w:t>
      </w:r>
      <w:r w:rsidRPr="00735530">
        <w:rPr>
          <w:rFonts w:ascii="Consolas" w:hAnsi="Consolas" w:cs="Consolas"/>
          <w:color w:val="0000FF"/>
          <w:sz w:val="19"/>
          <w:szCs w:val="19"/>
          <w:highlight w:val="white"/>
        </w:rPr>
        <w:t>&lt;key&gt;</w:t>
      </w:r>
      <w:r>
        <w:rPr>
          <w:szCs w:val="28"/>
        </w:rPr>
        <w:t>: fkey</w:t>
      </w:r>
    </w:p>
    <w:p w14:paraId="1D58AED7" w14:textId="77777777" w:rsidR="009D1437" w:rsidRPr="00735530" w:rsidRDefault="009D1437" w:rsidP="009D143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&lt;idInv&gt;</w:t>
      </w:r>
      <w:r w:rsidRPr="00735530">
        <w:rPr>
          <w:szCs w:val="28"/>
        </w:rPr>
        <w:t xml:space="preserve">: id </w:t>
      </w:r>
      <w:r>
        <w:rPr>
          <w:szCs w:val="28"/>
        </w:rPr>
        <w:t>chứng từ</w:t>
      </w:r>
      <w:r w:rsidRPr="00735530">
        <w:rPr>
          <w:szCs w:val="28"/>
        </w:rPr>
        <w:t xml:space="preserve"> trên hệ thống vnpt</w:t>
      </w:r>
    </w:p>
    <w:p w14:paraId="6E383609" w14:textId="77777777" w:rsidR="009D1437" w:rsidRPr="00735530" w:rsidRDefault="009D1437" w:rsidP="009D1437">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&lt;hashValue&gt;</w:t>
      </w:r>
      <w:r w:rsidRPr="00735530">
        <w:rPr>
          <w:szCs w:val="28"/>
        </w:rPr>
        <w:t xml:space="preserve">: </w:t>
      </w:r>
      <w:r>
        <w:rPr>
          <w:szCs w:val="28"/>
        </w:rPr>
        <w:t xml:space="preserve"> chuỗi hash</w:t>
      </w:r>
    </w:p>
    <w:p w14:paraId="7D7DF67F" w14:textId="77777777" w:rsidR="009D1437" w:rsidRDefault="009D1437" w:rsidP="009D1437">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&lt;pattern&gt;</w:t>
      </w:r>
      <w:r w:rsidRPr="00735530">
        <w:rPr>
          <w:szCs w:val="28"/>
        </w:rPr>
        <w:t>:</w:t>
      </w:r>
      <w:r>
        <w:rPr>
          <w:szCs w:val="28"/>
        </w:rPr>
        <w:t xml:space="preserve"> mẫu số</w:t>
      </w:r>
    </w:p>
    <w:p w14:paraId="64665075" w14:textId="77777777" w:rsidR="009D1437" w:rsidRPr="00193CC8" w:rsidRDefault="009D1437" w:rsidP="009D143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&lt;serial&gt;</w:t>
      </w:r>
      <w:r>
        <w:rPr>
          <w:szCs w:val="28"/>
        </w:rPr>
        <w:t>: ký hiệu</w:t>
      </w:r>
    </w:p>
    <w:p w14:paraId="44298F1E" w14:textId="77777777" w:rsidR="009D1437" w:rsidRPr="00B75F28" w:rsidRDefault="009D1437" w:rsidP="009D1437">
      <w:pPr>
        <w:rPr>
          <w:lang w:val="x-none" w:eastAsia="x-none"/>
        </w:rPr>
      </w:pPr>
    </w:p>
    <w:p w14:paraId="096439FC" w14:textId="77777777" w:rsidR="009D1437" w:rsidRDefault="009D1437" w:rsidP="00480762">
      <w:pPr>
        <w:pStyle w:val="Heading3"/>
      </w:pPr>
      <w:bookmarkStart w:id="1410" w:name="_Toc198045387"/>
      <w:r>
        <w:t>Gửi thay thế chứng từ sử dụng token(bước 2)</w:t>
      </w:r>
      <w:bookmarkEnd w:id="1410"/>
    </w:p>
    <w:p w14:paraId="651121FB" w14:textId="77777777" w:rsidR="009D1437" w:rsidRDefault="009D1437" w:rsidP="009D1437">
      <w:pPr>
        <w:pStyle w:val="N"/>
      </w:pPr>
      <w:r>
        <w:t>s</w:t>
      </w:r>
      <w:r w:rsidRPr="00EB3AC8">
        <w:t xml:space="preserve">tring </w:t>
      </w:r>
      <w:r w:rsidRPr="003C4A43">
        <w:rPr>
          <w:b/>
          <w:color w:val="000000"/>
        </w:rPr>
        <w:t>AdjustReplaceCTTToken</w:t>
      </w:r>
      <w:r w:rsidRPr="00761E77">
        <w:t xml:space="preserve"> (string Account, string ACpass, string xmlInvData, string username, string password, int type, string pattern = "", string serial = "")</w:t>
      </w:r>
    </w:p>
    <w:p w14:paraId="5D51852E" w14:textId="77777777" w:rsidR="009D1437" w:rsidRDefault="009D1437" w:rsidP="009D1437">
      <w:pPr>
        <w:pStyle w:val="N"/>
      </w:pPr>
      <w:ins w:id="1411" w:author="Comparison" w:date="2022-04-14T16:30:00Z">
        <w:r>
          <w:t>DESCRIPTION</w:t>
        </w:r>
      </w:ins>
    </w:p>
    <w:p w14:paraId="1B6F1E3D" w14:textId="77777777" w:rsidR="009D1437" w:rsidRDefault="009D1437" w:rsidP="009D1437">
      <w:pPr>
        <w:pStyle w:val="N"/>
        <w:rPr>
          <w:ins w:id="1412" w:author="Comparison" w:date="2022-04-14T16:30:00Z"/>
        </w:rPr>
      </w:pPr>
      <w:ins w:id="1413" w:author="Comparison" w:date="2022-04-14T16:30:00Z">
        <w:r>
          <w:tab/>
          <w:t xml:space="preserve">Đây là web service cho phép gửi thông tin thay thế </w:t>
        </w:r>
      </w:ins>
      <w:r>
        <w:t>chứng từ</w:t>
      </w:r>
      <w:ins w:id="1414" w:author="Comparison" w:date="2022-04-14T16:30:00Z">
        <w:r>
          <w:t xml:space="preserve">  với các hệ thống sử dụng token, sau khi thực hiện gọi hàm Lấy giá trị Hash ở bước 1 (</w:t>
        </w:r>
      </w:ins>
      <w:r>
        <w:rPr>
          <w:b/>
        </w:rPr>
        <w:t>4.2.2</w:t>
      </w:r>
      <w:ins w:id="1415" w:author="Comparison" w:date="2022-04-14T16:30:00Z">
        <w:r>
          <w:t>)</w:t>
        </w:r>
      </w:ins>
    </w:p>
    <w:p w14:paraId="10E7CC8D" w14:textId="77777777" w:rsidR="009D1437" w:rsidRDefault="009D1437" w:rsidP="009D1437">
      <w:pPr>
        <w:pStyle w:val="N"/>
        <w:rPr>
          <w:ins w:id="1416" w:author="Comparison" w:date="2022-04-14T16:30:00Z"/>
        </w:rPr>
      </w:pPr>
      <w:ins w:id="1417" w:author="Comparison" w:date="2022-04-14T16:30:00Z">
        <w:r>
          <w:t>HTTP METHOD</w:t>
        </w:r>
      </w:ins>
    </w:p>
    <w:p w14:paraId="279EEE27" w14:textId="77777777" w:rsidR="009D1437" w:rsidRDefault="009D1437" w:rsidP="009D1437">
      <w:pPr>
        <w:pStyle w:val="N"/>
        <w:rPr>
          <w:ins w:id="1418" w:author="Comparison" w:date="2022-04-14T16:30:00Z"/>
          <w:b/>
        </w:rPr>
      </w:pPr>
      <w:ins w:id="1419" w:author="Comparison" w:date="2022-04-14T16:30:00Z">
        <w:r>
          <w:tab/>
        </w:r>
        <w:r>
          <w:tab/>
          <w:t>POST</w:t>
        </w:r>
      </w:ins>
    </w:p>
    <w:p w14:paraId="17231919" w14:textId="77777777" w:rsidR="009D1437" w:rsidRDefault="009D1437" w:rsidP="009D1437">
      <w:pPr>
        <w:pStyle w:val="N"/>
        <w:rPr>
          <w:ins w:id="1420" w:author="Comparison" w:date="2022-04-14T16:30:00Z"/>
        </w:rPr>
      </w:pPr>
      <w:ins w:id="1421" w:author="Comparison" w:date="2022-04-14T16:30:00Z">
        <w:r>
          <w:t>REQUEST BODY</w:t>
        </w:r>
      </w:ins>
    </w:p>
    <w:p w14:paraId="3886A023" w14:textId="77777777" w:rsidR="009D1437" w:rsidRDefault="009D1437" w:rsidP="009D1437">
      <w:pPr>
        <w:pStyle w:val="ListParagraph"/>
        <w:numPr>
          <w:ilvl w:val="0"/>
          <w:numId w:val="2"/>
        </w:numPr>
        <w:spacing w:after="0" w:line="360" w:lineRule="auto"/>
        <w:ind w:left="1080"/>
        <w:jc w:val="both"/>
        <w:rPr>
          <w:ins w:id="1422" w:author="Comparison" w:date="2022-04-14T16:30:00Z"/>
          <w:rFonts w:eastAsia="Calibri"/>
          <w:b/>
          <w:u w:val="single"/>
        </w:rPr>
      </w:pPr>
      <w:ins w:id="1423" w:author="Comparison" w:date="2022-04-14T16:30:00Z">
        <w:r>
          <w:rPr>
            <w:rFonts w:eastAsia="Calibri"/>
            <w:b/>
          </w:rPr>
          <w:lastRenderedPageBreak/>
          <w:t xml:space="preserve">Account/ACPass:  </w:t>
        </w:r>
        <w:r>
          <w:rPr>
            <w:rFonts w:eastAsia="Calibri"/>
          </w:rPr>
          <w:t>Tài khoản được cấp phát cho nhân viên gọi lệnh gửi thông điệp.</w:t>
        </w:r>
      </w:ins>
    </w:p>
    <w:p w14:paraId="1FBA2034" w14:textId="77777777" w:rsidR="009D1437" w:rsidRDefault="009D1437" w:rsidP="009D1437">
      <w:pPr>
        <w:pStyle w:val="ListParagraph"/>
        <w:numPr>
          <w:ilvl w:val="0"/>
          <w:numId w:val="2"/>
        </w:numPr>
        <w:spacing w:after="0" w:line="360" w:lineRule="auto"/>
        <w:ind w:left="1080"/>
        <w:jc w:val="both"/>
        <w:rPr>
          <w:ins w:id="1424" w:author="Comparison" w:date="2022-04-14T16:30:00Z"/>
          <w:rFonts w:eastAsia="Calibri"/>
          <w:b/>
          <w:u w:val="single"/>
        </w:rPr>
      </w:pPr>
      <w:ins w:id="1425" w:author="Comparison" w:date="2022-04-14T16:30:00Z">
        <w:r>
          <w:rPr>
            <w:b/>
            <w:color w:val="000000"/>
          </w:rPr>
          <w:t>username</w:t>
        </w:r>
        <w:r>
          <w:rPr>
            <w:rFonts w:eastAsia="Calibri"/>
            <w:b/>
          </w:rPr>
          <w:t>/</w:t>
        </w:r>
        <w:r>
          <w:rPr>
            <w:b/>
            <w:color w:val="000000"/>
          </w:rPr>
          <w:t>password</w:t>
        </w:r>
        <w:r>
          <w:rPr>
            <w:rFonts w:eastAsia="Calibri"/>
          </w:rPr>
          <w:t>: Tài khoản được cấp phát cho khách hàng để gọi đến webservice (tài khoản có quyền ServiceRole trong hệ thống).</w:t>
        </w:r>
      </w:ins>
    </w:p>
    <w:p w14:paraId="42723B4A" w14:textId="77777777" w:rsidR="009D1437" w:rsidRDefault="009D1437" w:rsidP="009D1437">
      <w:pPr>
        <w:pStyle w:val="ListParagraph"/>
        <w:numPr>
          <w:ilvl w:val="0"/>
          <w:numId w:val="2"/>
        </w:numPr>
        <w:spacing w:after="0" w:line="360" w:lineRule="auto"/>
        <w:ind w:left="1080"/>
        <w:jc w:val="both"/>
        <w:rPr>
          <w:ins w:id="1426" w:author="Comparison" w:date="2022-04-14T16:30:00Z"/>
          <w:rFonts w:eastAsia="Calibri"/>
          <w:b/>
          <w:u w:val="single"/>
        </w:rPr>
      </w:pPr>
      <w:ins w:id="1427" w:author="Comparison" w:date="2022-04-14T16:30:00Z">
        <w:r>
          <w:rPr>
            <w:b/>
            <w:color w:val="000000"/>
          </w:rPr>
          <w:t>xmlInvData</w:t>
        </w:r>
        <w:r>
          <w:rPr>
            <w:color w:val="000000"/>
          </w:rPr>
          <w:t>: chuỗi xml dữ liệu ký hash.</w:t>
        </w:r>
        <w:r>
          <w:rPr>
            <w:rFonts w:eastAsia="Calibri"/>
            <w:b/>
            <w:u w:val="single"/>
          </w:rPr>
          <w:t xml:space="preserve"> </w:t>
        </w:r>
      </w:ins>
    </w:p>
    <w:p w14:paraId="33595BE7" w14:textId="77777777" w:rsidR="009D1437" w:rsidRPr="00C13C7B" w:rsidRDefault="009D1437" w:rsidP="009D1437">
      <w:pPr>
        <w:pStyle w:val="ListParagraph"/>
        <w:numPr>
          <w:ilvl w:val="0"/>
          <w:numId w:val="2"/>
        </w:numPr>
        <w:spacing w:after="0" w:line="360" w:lineRule="auto"/>
        <w:ind w:left="1080"/>
        <w:jc w:val="both"/>
        <w:rPr>
          <w:ins w:id="1428" w:author="Comparison" w:date="2022-04-14T16:30:00Z"/>
          <w:rFonts w:eastAsia="Calibri"/>
          <w:b/>
        </w:rPr>
      </w:pPr>
      <w:ins w:id="1429" w:author="Comparison" w:date="2022-04-14T16:30:00Z">
        <w:r w:rsidRPr="00C13C7B">
          <w:rPr>
            <w:b/>
          </w:rPr>
          <w:t>pattern</w:t>
        </w:r>
        <w:r w:rsidRPr="00C13C7B">
          <w:t>: Mẫu số</w:t>
        </w:r>
      </w:ins>
    </w:p>
    <w:p w14:paraId="0627747A" w14:textId="77777777" w:rsidR="009D1437" w:rsidRPr="00CC4ACE" w:rsidRDefault="009D1437">
      <w:pPr>
        <w:pStyle w:val="ListParagraph"/>
        <w:numPr>
          <w:ilvl w:val="0"/>
          <w:numId w:val="2"/>
        </w:numPr>
        <w:spacing w:after="0" w:line="360" w:lineRule="auto"/>
        <w:ind w:left="1080"/>
        <w:jc w:val="both"/>
        <w:rPr>
          <w:b/>
        </w:rPr>
        <w:pPrChange w:id="1430" w:author="Comparison" w:date="2022-04-14T16:30:00Z">
          <w:pPr>
            <w:pStyle w:val="ListParagraph"/>
            <w:spacing w:after="0" w:line="360" w:lineRule="auto"/>
            <w:jc w:val="both"/>
          </w:pPr>
        </w:pPrChange>
      </w:pPr>
      <w:ins w:id="1431" w:author="Comparison" w:date="2022-04-14T16:30:00Z">
        <w:r>
          <w:rPr>
            <w:b/>
          </w:rPr>
          <w:t>serial</w:t>
        </w:r>
        <w:r>
          <w:t>: Ký hiệu</w:t>
        </w:r>
      </w:ins>
    </w:p>
    <w:p w14:paraId="32AC31B4" w14:textId="77777777" w:rsidR="009D1437" w:rsidRDefault="009D1437" w:rsidP="009D1437">
      <w:pPr>
        <w:pStyle w:val="ListParagraph"/>
        <w:numPr>
          <w:ilvl w:val="0"/>
          <w:numId w:val="2"/>
        </w:numPr>
        <w:spacing w:after="0" w:line="360" w:lineRule="auto"/>
        <w:ind w:left="1080"/>
        <w:jc w:val="both"/>
        <w:rPr>
          <w:ins w:id="1432" w:author="Comparison" w:date="2022-04-14T16:30:00Z"/>
          <w:b/>
        </w:rPr>
      </w:pPr>
      <w:r>
        <w:rPr>
          <w:b/>
        </w:rPr>
        <w:t>type :</w:t>
      </w:r>
      <w:r w:rsidRPr="00CC4ACE">
        <w:t xml:space="preserve"> </w:t>
      </w:r>
      <w:r w:rsidRPr="00DA6FA0">
        <w:t>thay thế = 1</w:t>
      </w:r>
    </w:p>
    <w:p w14:paraId="12FBA7E0" w14:textId="77777777" w:rsidR="009D1437" w:rsidRDefault="009D1437" w:rsidP="009D1437">
      <w:pPr>
        <w:pStyle w:val="N"/>
        <w:rPr>
          <w:ins w:id="1433" w:author="Comparison" w:date="2022-04-14T16:30:00Z"/>
        </w:rPr>
      </w:pPr>
      <w:ins w:id="1434" w:author="Comparison" w:date="2022-04-14T16:30:00Z">
        <w:r>
          <w:t>RETURNS</w:t>
        </w:r>
      </w:ins>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1435" w:author="Comparison" w:date="2022-04-14T16:30:00Z">
          <w:tblPr>
            <w:tblW w:w="0" w:type="nil"/>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2430"/>
        <w:gridCol w:w="4950"/>
        <w:gridCol w:w="1885"/>
        <w:tblGridChange w:id="1436">
          <w:tblGrid>
            <w:gridCol w:w="1234"/>
            <w:gridCol w:w="1196"/>
            <w:gridCol w:w="514"/>
            <w:gridCol w:w="540"/>
            <w:gridCol w:w="3896"/>
            <w:gridCol w:w="604"/>
            <w:gridCol w:w="399"/>
            <w:gridCol w:w="882"/>
            <w:gridCol w:w="1234"/>
          </w:tblGrid>
        </w:tblGridChange>
      </w:tblGrid>
      <w:tr w:rsidR="009D1437" w14:paraId="2E2FAB81" w14:textId="77777777" w:rsidTr="00616EC4">
        <w:trPr>
          <w:ins w:id="1437" w:author="Comparison" w:date="2022-04-14T16:30:00Z"/>
          <w:trPrChange w:id="1438" w:author="Comparison" w:date="2022-04-14T16:30:00Z">
            <w:trPr>
              <w:gridBefore w:val="1"/>
            </w:trPr>
          </w:trPrChange>
        </w:trPr>
        <w:tc>
          <w:tcPr>
            <w:tcW w:w="2430" w:type="dxa"/>
            <w:tcBorders>
              <w:top w:val="single" w:sz="4" w:space="0" w:color="2E74B5"/>
              <w:left w:val="single" w:sz="4" w:space="0" w:color="2E74B5"/>
              <w:bottom w:val="single" w:sz="4" w:space="0" w:color="2E74B5"/>
              <w:right w:val="single" w:sz="4" w:space="0" w:color="2E74B5"/>
            </w:tcBorders>
            <w:shd w:val="clear" w:color="auto" w:fill="F2F2F2"/>
            <w:hideMark/>
            <w:tcPrChange w:id="1439" w:author="Comparison" w:date="2022-04-14T16:30:00Z">
              <w:tcPr>
                <w:tcW w:w="1710" w:type="dxa"/>
                <w:gridSpan w:val="2"/>
                <w:tcBorders>
                  <w:top w:val="single" w:sz="4" w:space="0" w:color="2E74B5"/>
                  <w:left w:val="single" w:sz="4" w:space="5" w:color="2E74B5"/>
                  <w:bottom w:val="single" w:sz="4" w:space="0" w:color="2E74B5"/>
                  <w:right w:val="single" w:sz="4" w:space="5" w:color="2E74B5"/>
                </w:tcBorders>
                <w:shd w:val="clear" w:color="auto" w:fill="F2F2F2"/>
                <w:hideMark/>
              </w:tcPr>
            </w:tcPrChange>
          </w:tcPr>
          <w:p w14:paraId="5B63FBEA" w14:textId="77777777" w:rsidR="009D1437" w:rsidRDefault="009D1437">
            <w:pPr>
              <w:pStyle w:val="ListParagraph"/>
              <w:rPr>
                <w:ins w:id="1440" w:author="Comparison" w:date="2022-04-14T16:30:00Z"/>
              </w:rPr>
              <w:pPrChange w:id="1441" w:author="Comparison" w:date="2022-04-14T16:30:00Z">
                <w:pPr>
                  <w:pStyle w:val="ListParagraph"/>
                  <w:jc w:val="center"/>
                </w:pPr>
              </w:pPrChange>
            </w:pPr>
            <w:ins w:id="1442" w:author="Comparison" w:date="2022-04-14T16:30:00Z">
              <w:r>
                <w:t>Kết quả</w:t>
              </w:r>
            </w:ins>
          </w:p>
        </w:tc>
        <w:tc>
          <w:tcPr>
            <w:tcW w:w="4950" w:type="dxa"/>
            <w:tcBorders>
              <w:top w:val="single" w:sz="4" w:space="0" w:color="2E74B5"/>
              <w:left w:val="single" w:sz="4" w:space="0" w:color="2E74B5"/>
              <w:bottom w:val="single" w:sz="4" w:space="0" w:color="2E74B5"/>
              <w:right w:val="single" w:sz="4" w:space="0" w:color="2E74B5"/>
            </w:tcBorders>
            <w:shd w:val="clear" w:color="auto" w:fill="F2F2F2"/>
            <w:hideMark/>
            <w:tcPrChange w:id="1443" w:author="Comparison" w:date="2022-04-14T16:30:00Z">
              <w:tcPr>
                <w:tcW w:w="5040" w:type="dxa"/>
                <w:gridSpan w:val="3"/>
                <w:tcBorders>
                  <w:top w:val="single" w:sz="4" w:space="0" w:color="2E74B5"/>
                  <w:left w:val="single" w:sz="4" w:space="5" w:color="2E74B5"/>
                  <w:bottom w:val="single" w:sz="4" w:space="0" w:color="2E74B5"/>
                  <w:right w:val="single" w:sz="4" w:space="5" w:color="2E74B5"/>
                </w:tcBorders>
                <w:shd w:val="clear" w:color="auto" w:fill="F2F2F2"/>
                <w:hideMark/>
              </w:tcPr>
            </w:tcPrChange>
          </w:tcPr>
          <w:p w14:paraId="25C41B0C" w14:textId="77777777" w:rsidR="009D1437" w:rsidRDefault="009D1437" w:rsidP="00616EC4">
            <w:pPr>
              <w:pStyle w:val="ListParagraph"/>
              <w:rPr>
                <w:ins w:id="1444" w:author="Comparison" w:date="2022-04-14T16:30:00Z"/>
              </w:rPr>
            </w:pPr>
            <w:ins w:id="1445" w:author="Comparison" w:date="2022-04-14T16:30:00Z">
              <w:r>
                <w:t>Mô tả</w:t>
              </w:r>
            </w:ins>
          </w:p>
        </w:tc>
        <w:tc>
          <w:tcPr>
            <w:tcW w:w="1885" w:type="dxa"/>
            <w:tcBorders>
              <w:top w:val="single" w:sz="4" w:space="0" w:color="2E74B5"/>
              <w:left w:val="single" w:sz="4" w:space="0" w:color="2E74B5"/>
              <w:bottom w:val="single" w:sz="4" w:space="0" w:color="2E74B5"/>
              <w:right w:val="single" w:sz="4" w:space="0" w:color="2E74B5"/>
            </w:tcBorders>
            <w:shd w:val="clear" w:color="auto" w:fill="F2F2F2"/>
            <w:hideMark/>
            <w:tcPrChange w:id="1446" w:author="Comparison" w:date="2022-04-14T16:30:00Z">
              <w:tcPr>
                <w:tcW w:w="2515" w:type="dxa"/>
                <w:gridSpan w:val="3"/>
                <w:tcBorders>
                  <w:top w:val="single" w:sz="4" w:space="0" w:color="2E74B5"/>
                  <w:left w:val="single" w:sz="4" w:space="5" w:color="2E74B5"/>
                  <w:bottom w:val="single" w:sz="4" w:space="0" w:color="2E74B5"/>
                  <w:right w:val="single" w:sz="4" w:space="5" w:color="2E74B5"/>
                </w:tcBorders>
                <w:shd w:val="clear" w:color="auto" w:fill="F2F2F2"/>
                <w:hideMark/>
              </w:tcPr>
            </w:tcPrChange>
          </w:tcPr>
          <w:p w14:paraId="6F4E696F" w14:textId="77777777" w:rsidR="009D1437" w:rsidRDefault="009D1437" w:rsidP="00616EC4">
            <w:pPr>
              <w:pStyle w:val="ListParagraph"/>
              <w:rPr>
                <w:ins w:id="1447" w:author="Comparison" w:date="2022-04-14T16:30:00Z"/>
              </w:rPr>
            </w:pPr>
            <w:ins w:id="1448" w:author="Comparison" w:date="2022-04-14T16:30:00Z">
              <w:r>
                <w:t>Ghi chú</w:t>
              </w:r>
            </w:ins>
          </w:p>
        </w:tc>
      </w:tr>
      <w:tr w:rsidR="009D1437" w14:paraId="3F4F311D" w14:textId="77777777" w:rsidTr="00616EC4">
        <w:trPr>
          <w:ins w:id="1449" w:author="Comparison" w:date="2022-04-14T16:30:00Z"/>
        </w:trPr>
        <w:tc>
          <w:tcPr>
            <w:tcW w:w="2430" w:type="dxa"/>
            <w:tcBorders>
              <w:top w:val="single" w:sz="4" w:space="0" w:color="2E74B5"/>
              <w:left w:val="single" w:sz="4" w:space="0" w:color="2E74B5"/>
              <w:bottom w:val="single" w:sz="4" w:space="0" w:color="auto"/>
              <w:right w:val="single" w:sz="4" w:space="0" w:color="2E74B5"/>
            </w:tcBorders>
            <w:hideMark/>
          </w:tcPr>
          <w:p w14:paraId="75D34828" w14:textId="77777777" w:rsidR="009D1437" w:rsidRDefault="009D1437" w:rsidP="00616EC4">
            <w:pPr>
              <w:autoSpaceDE w:val="0"/>
              <w:autoSpaceDN w:val="0"/>
              <w:adjustRightInd w:val="0"/>
              <w:rPr>
                <w:ins w:id="1450" w:author="Comparison" w:date="2022-04-14T16:30:00Z"/>
                <w:rFonts w:eastAsia="Calibri"/>
                <w:sz w:val="19"/>
                <w:szCs w:val="19"/>
              </w:rPr>
            </w:pPr>
            <w:ins w:id="1451" w:author="Comparison" w:date="2022-04-14T16:30:00Z">
              <w:r>
                <w:rPr>
                  <w:rFonts w:eastAsia="Calibri"/>
                </w:rPr>
                <w:t>ERR:1</w:t>
              </w:r>
            </w:ins>
          </w:p>
        </w:tc>
        <w:tc>
          <w:tcPr>
            <w:tcW w:w="4950" w:type="dxa"/>
            <w:tcBorders>
              <w:top w:val="single" w:sz="4" w:space="0" w:color="2E74B5"/>
              <w:left w:val="single" w:sz="4" w:space="0" w:color="2E74B5"/>
              <w:bottom w:val="single" w:sz="4" w:space="0" w:color="2E74B5"/>
              <w:right w:val="single" w:sz="4" w:space="0" w:color="2E74B5"/>
            </w:tcBorders>
            <w:hideMark/>
          </w:tcPr>
          <w:p w14:paraId="45840DA2" w14:textId="77777777" w:rsidR="009D1437" w:rsidRDefault="009D1437" w:rsidP="00616EC4">
            <w:pPr>
              <w:pStyle w:val="ListParagraph"/>
              <w:spacing w:after="0" w:line="240" w:lineRule="auto"/>
              <w:ind w:left="0"/>
              <w:rPr>
                <w:ins w:id="1452" w:author="Comparison" w:date="2022-04-14T16:30:00Z"/>
                <w:rFonts w:eastAsia="Calibri"/>
              </w:rPr>
            </w:pPr>
            <w:ins w:id="1453" w:author="Comparison" w:date="2022-04-14T16:30:00Z">
              <w:r>
                <w:rPr>
                  <w:rFonts w:eastAsia="Calibri"/>
                </w:rPr>
                <w:t xml:space="preserve">Tài khoản đăng nhập sai hoặc không có quyền </w:t>
              </w:r>
            </w:ins>
          </w:p>
        </w:tc>
        <w:tc>
          <w:tcPr>
            <w:tcW w:w="1885" w:type="dxa"/>
            <w:tcBorders>
              <w:top w:val="single" w:sz="4" w:space="0" w:color="2E74B5"/>
              <w:left w:val="single" w:sz="4" w:space="0" w:color="2E74B5"/>
              <w:bottom w:val="single" w:sz="4" w:space="0" w:color="2E74B5"/>
              <w:right w:val="single" w:sz="4" w:space="0" w:color="2E74B5"/>
            </w:tcBorders>
          </w:tcPr>
          <w:p w14:paraId="760BD74A" w14:textId="77777777" w:rsidR="009D1437" w:rsidRDefault="009D1437" w:rsidP="00616EC4">
            <w:pPr>
              <w:pStyle w:val="ListParagraph"/>
              <w:ind w:left="0"/>
              <w:jc w:val="both"/>
              <w:rPr>
                <w:ins w:id="1454" w:author="Comparison" w:date="2022-04-14T16:30:00Z"/>
              </w:rPr>
            </w:pPr>
          </w:p>
        </w:tc>
      </w:tr>
      <w:tr w:rsidR="009D1437" w14:paraId="3B50BD45" w14:textId="77777777" w:rsidTr="00616EC4">
        <w:trPr>
          <w:ins w:id="1455"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5C1BE97E" w14:textId="77777777" w:rsidR="009D1437" w:rsidRDefault="009D1437" w:rsidP="00616EC4">
            <w:pPr>
              <w:autoSpaceDE w:val="0"/>
              <w:autoSpaceDN w:val="0"/>
              <w:adjustRightInd w:val="0"/>
              <w:rPr>
                <w:ins w:id="1456" w:author="Comparison" w:date="2022-04-14T16:30:00Z"/>
                <w:rFonts w:eastAsia="Calibri"/>
              </w:rPr>
            </w:pPr>
            <w:ins w:id="1457" w:author="Comparison" w:date="2022-04-14T16:30:00Z">
              <w:r>
                <w:rPr>
                  <w:rFonts w:eastAsia="Calibri"/>
                </w:rPr>
                <w:t>ERR:21</w:t>
              </w:r>
            </w:ins>
          </w:p>
        </w:tc>
        <w:tc>
          <w:tcPr>
            <w:tcW w:w="4950" w:type="dxa"/>
            <w:tcBorders>
              <w:top w:val="single" w:sz="4" w:space="0" w:color="2E74B5"/>
              <w:left w:val="single" w:sz="4" w:space="0" w:color="2E74B5"/>
              <w:bottom w:val="single" w:sz="4" w:space="0" w:color="2E74B5"/>
              <w:right w:val="single" w:sz="4" w:space="0" w:color="2E74B5"/>
            </w:tcBorders>
            <w:hideMark/>
          </w:tcPr>
          <w:p w14:paraId="35D97D50" w14:textId="77777777" w:rsidR="009D1437" w:rsidRDefault="009D1437" w:rsidP="00616EC4">
            <w:pPr>
              <w:rPr>
                <w:ins w:id="1458" w:author="Comparison" w:date="2022-04-14T16:30:00Z"/>
                <w:rFonts w:eastAsia="Calibri"/>
              </w:rPr>
            </w:pPr>
            <w:ins w:id="1459" w:author="Comparison" w:date="2022-04-14T16:30:00Z">
              <w:r>
                <w:rPr>
                  <w:rFonts w:eastAsia="Calibri"/>
                </w:rPr>
                <w:t>Không tìm thấy công ty hoặc tài khoản không tồn tại</w:t>
              </w:r>
            </w:ins>
          </w:p>
        </w:tc>
        <w:tc>
          <w:tcPr>
            <w:tcW w:w="1885" w:type="dxa"/>
            <w:tcBorders>
              <w:top w:val="single" w:sz="4" w:space="0" w:color="2E74B5"/>
              <w:left w:val="single" w:sz="4" w:space="0" w:color="2E74B5"/>
              <w:bottom w:val="single" w:sz="4" w:space="0" w:color="2E74B5"/>
              <w:right w:val="single" w:sz="4" w:space="0" w:color="2E74B5"/>
            </w:tcBorders>
          </w:tcPr>
          <w:p w14:paraId="73A9272C" w14:textId="77777777" w:rsidR="009D1437" w:rsidRDefault="009D1437" w:rsidP="00616EC4">
            <w:pPr>
              <w:jc w:val="both"/>
              <w:rPr>
                <w:ins w:id="1460" w:author="Comparison" w:date="2022-04-14T16:30:00Z"/>
              </w:rPr>
            </w:pPr>
          </w:p>
        </w:tc>
      </w:tr>
      <w:tr w:rsidR="009D1437" w14:paraId="7E2982BB" w14:textId="77777777" w:rsidTr="00616EC4">
        <w:trPr>
          <w:ins w:id="1461"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2379C454" w14:textId="77777777" w:rsidR="009D1437" w:rsidRDefault="009D1437" w:rsidP="00616EC4">
            <w:pPr>
              <w:autoSpaceDE w:val="0"/>
              <w:autoSpaceDN w:val="0"/>
              <w:adjustRightInd w:val="0"/>
              <w:rPr>
                <w:ins w:id="1462" w:author="Comparison" w:date="2022-04-14T16:30:00Z"/>
                <w:rFonts w:eastAsia="Calibri"/>
              </w:rPr>
            </w:pPr>
            <w:ins w:id="1463" w:author="Comparison" w:date="2022-04-14T16:30:00Z">
              <w:r>
                <w:rPr>
                  <w:rFonts w:eastAsia="Calibri"/>
                </w:rPr>
                <w:t>ERR:22</w:t>
              </w:r>
            </w:ins>
          </w:p>
        </w:tc>
        <w:tc>
          <w:tcPr>
            <w:tcW w:w="4950" w:type="dxa"/>
            <w:tcBorders>
              <w:top w:val="single" w:sz="4" w:space="0" w:color="2E74B5"/>
              <w:left w:val="single" w:sz="4" w:space="0" w:color="2E74B5"/>
              <w:bottom w:val="single" w:sz="4" w:space="0" w:color="2E74B5"/>
              <w:right w:val="single" w:sz="4" w:space="0" w:color="2E74B5"/>
            </w:tcBorders>
            <w:hideMark/>
          </w:tcPr>
          <w:p w14:paraId="116D9034" w14:textId="77777777" w:rsidR="009D1437" w:rsidRDefault="009D1437" w:rsidP="00616EC4">
            <w:pPr>
              <w:rPr>
                <w:ins w:id="1464" w:author="Comparison" w:date="2022-04-14T16:30:00Z"/>
                <w:rFonts w:eastAsia="Calibri"/>
              </w:rPr>
            </w:pPr>
            <w:ins w:id="1465" w:author="Comparison" w:date="2022-04-14T16:30:00Z">
              <w:r>
                <w:rPr>
                  <w:rFonts w:eastAsia="Calibri"/>
                </w:rPr>
                <w:t>Công ty chưa đăng ký chứng thư số</w:t>
              </w:r>
            </w:ins>
          </w:p>
        </w:tc>
        <w:tc>
          <w:tcPr>
            <w:tcW w:w="1885" w:type="dxa"/>
            <w:tcBorders>
              <w:top w:val="single" w:sz="4" w:space="0" w:color="2E74B5"/>
              <w:left w:val="single" w:sz="4" w:space="0" w:color="2E74B5"/>
              <w:bottom w:val="single" w:sz="4" w:space="0" w:color="2E74B5"/>
              <w:right w:val="single" w:sz="4" w:space="0" w:color="2E74B5"/>
            </w:tcBorders>
          </w:tcPr>
          <w:p w14:paraId="3341CB85" w14:textId="77777777" w:rsidR="009D1437" w:rsidRDefault="009D1437" w:rsidP="00616EC4">
            <w:pPr>
              <w:pStyle w:val="ListParagraph"/>
              <w:ind w:left="0"/>
              <w:jc w:val="both"/>
              <w:rPr>
                <w:ins w:id="1466" w:author="Comparison" w:date="2022-04-14T16:30:00Z"/>
              </w:rPr>
            </w:pPr>
          </w:p>
        </w:tc>
      </w:tr>
      <w:tr w:rsidR="009D1437" w14:paraId="75D18579" w14:textId="77777777" w:rsidTr="00616EC4">
        <w:trPr>
          <w:ins w:id="1467"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198942D6" w14:textId="77777777" w:rsidR="009D1437" w:rsidRDefault="009D1437" w:rsidP="00616EC4">
            <w:pPr>
              <w:autoSpaceDE w:val="0"/>
              <w:autoSpaceDN w:val="0"/>
              <w:adjustRightInd w:val="0"/>
              <w:rPr>
                <w:ins w:id="1468" w:author="Comparison" w:date="2022-04-14T16:30:00Z"/>
                <w:rFonts w:eastAsia="Calibri"/>
              </w:rPr>
            </w:pPr>
            <w:ins w:id="1469" w:author="Comparison" w:date="2022-04-14T16:30:00Z">
              <w:r>
                <w:rPr>
                  <w:rFonts w:eastAsia="Calibri"/>
                </w:rPr>
                <w:t>ERR:28</w:t>
              </w:r>
            </w:ins>
          </w:p>
        </w:tc>
        <w:tc>
          <w:tcPr>
            <w:tcW w:w="4950" w:type="dxa"/>
            <w:tcBorders>
              <w:top w:val="single" w:sz="4" w:space="0" w:color="2E74B5"/>
              <w:left w:val="single" w:sz="4" w:space="0" w:color="2E74B5"/>
              <w:bottom w:val="single" w:sz="4" w:space="0" w:color="2E74B5"/>
              <w:right w:val="single" w:sz="4" w:space="0" w:color="2E74B5"/>
            </w:tcBorders>
            <w:hideMark/>
          </w:tcPr>
          <w:p w14:paraId="41D5CBCE" w14:textId="77777777" w:rsidR="009D1437" w:rsidRDefault="009D1437" w:rsidP="00616EC4">
            <w:pPr>
              <w:rPr>
                <w:ins w:id="1470" w:author="Comparison" w:date="2022-04-14T16:30:00Z"/>
                <w:rFonts w:eastAsia="Calibri"/>
              </w:rPr>
            </w:pPr>
            <w:ins w:id="1471" w:author="Comparison" w:date="2022-04-14T16:30:00Z">
              <w:r>
                <w:rPr>
                  <w:rFonts w:eastAsia="Calibri"/>
                </w:rPr>
                <w:t>Chưa có thông tin chứng thư trong hệ thống</w:t>
              </w:r>
            </w:ins>
          </w:p>
        </w:tc>
        <w:tc>
          <w:tcPr>
            <w:tcW w:w="1885" w:type="dxa"/>
            <w:tcBorders>
              <w:top w:val="single" w:sz="4" w:space="0" w:color="2E74B5"/>
              <w:left w:val="single" w:sz="4" w:space="0" w:color="2E74B5"/>
              <w:bottom w:val="single" w:sz="4" w:space="0" w:color="2E74B5"/>
              <w:right w:val="single" w:sz="4" w:space="0" w:color="2E74B5"/>
            </w:tcBorders>
          </w:tcPr>
          <w:p w14:paraId="41F8834A" w14:textId="77777777" w:rsidR="009D1437" w:rsidRDefault="009D1437" w:rsidP="00616EC4">
            <w:pPr>
              <w:pStyle w:val="ListParagraph"/>
              <w:ind w:left="0"/>
              <w:jc w:val="both"/>
              <w:rPr>
                <w:ins w:id="1472" w:author="Comparison" w:date="2022-04-14T16:30:00Z"/>
              </w:rPr>
            </w:pPr>
          </w:p>
        </w:tc>
      </w:tr>
      <w:tr w:rsidR="009D1437" w14:paraId="02C665BF" w14:textId="77777777" w:rsidTr="00616EC4">
        <w:trPr>
          <w:ins w:id="1473"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01FA59C3" w14:textId="77777777" w:rsidR="009D1437" w:rsidRDefault="009D1437" w:rsidP="00616EC4">
            <w:pPr>
              <w:autoSpaceDE w:val="0"/>
              <w:autoSpaceDN w:val="0"/>
              <w:adjustRightInd w:val="0"/>
              <w:rPr>
                <w:ins w:id="1474" w:author="Comparison" w:date="2022-04-14T16:30:00Z"/>
                <w:rFonts w:eastAsia="Calibri"/>
              </w:rPr>
            </w:pPr>
            <w:ins w:id="1475" w:author="Comparison" w:date="2022-04-14T16:30:00Z">
              <w:r>
                <w:rPr>
                  <w:rFonts w:eastAsia="Calibri"/>
                </w:rPr>
                <w:t>ERR:24</w:t>
              </w:r>
            </w:ins>
          </w:p>
        </w:tc>
        <w:tc>
          <w:tcPr>
            <w:tcW w:w="4950" w:type="dxa"/>
            <w:tcBorders>
              <w:top w:val="single" w:sz="4" w:space="0" w:color="2E74B5"/>
              <w:left w:val="single" w:sz="4" w:space="0" w:color="2E74B5"/>
              <w:bottom w:val="single" w:sz="4" w:space="0" w:color="2E74B5"/>
              <w:right w:val="single" w:sz="4" w:space="0" w:color="2E74B5"/>
            </w:tcBorders>
            <w:hideMark/>
          </w:tcPr>
          <w:p w14:paraId="7C524968" w14:textId="77777777" w:rsidR="009D1437" w:rsidRDefault="009D1437" w:rsidP="00616EC4">
            <w:pPr>
              <w:rPr>
                <w:ins w:id="1476" w:author="Comparison" w:date="2022-04-14T16:30:00Z"/>
                <w:rFonts w:eastAsia="Calibri"/>
              </w:rPr>
            </w:pPr>
            <w:ins w:id="1477" w:author="Comparison" w:date="2022-04-14T16:30:00Z">
              <w:r>
                <w:rPr>
                  <w:rFonts w:eastAsia="Calibri"/>
                </w:rPr>
                <w:t>Chứng thư truyền lên không đúng với chứng thư đăng ký trong hệ thống</w:t>
              </w:r>
            </w:ins>
          </w:p>
        </w:tc>
        <w:tc>
          <w:tcPr>
            <w:tcW w:w="1885" w:type="dxa"/>
            <w:tcBorders>
              <w:top w:val="single" w:sz="4" w:space="0" w:color="2E74B5"/>
              <w:left w:val="single" w:sz="4" w:space="0" w:color="2E74B5"/>
              <w:bottom w:val="single" w:sz="4" w:space="0" w:color="2E74B5"/>
              <w:right w:val="single" w:sz="4" w:space="0" w:color="2E74B5"/>
            </w:tcBorders>
          </w:tcPr>
          <w:p w14:paraId="7BD70421" w14:textId="77777777" w:rsidR="009D1437" w:rsidRDefault="009D1437" w:rsidP="00616EC4">
            <w:pPr>
              <w:pStyle w:val="ListParagraph"/>
              <w:ind w:left="0"/>
              <w:jc w:val="both"/>
              <w:rPr>
                <w:ins w:id="1478" w:author="Comparison" w:date="2022-04-14T16:30:00Z"/>
              </w:rPr>
            </w:pPr>
          </w:p>
        </w:tc>
      </w:tr>
      <w:tr w:rsidR="009D1437" w14:paraId="0D052FFE" w14:textId="77777777" w:rsidTr="00616EC4">
        <w:trPr>
          <w:ins w:id="1479"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1039F854" w14:textId="77777777" w:rsidR="009D1437" w:rsidRDefault="009D1437" w:rsidP="00616EC4">
            <w:pPr>
              <w:autoSpaceDE w:val="0"/>
              <w:autoSpaceDN w:val="0"/>
              <w:adjustRightInd w:val="0"/>
              <w:rPr>
                <w:ins w:id="1480" w:author="Comparison" w:date="2022-04-14T16:30:00Z"/>
                <w:rFonts w:eastAsia="Calibri"/>
              </w:rPr>
            </w:pPr>
            <w:ins w:id="1481" w:author="Comparison" w:date="2022-04-14T16:30:00Z">
              <w:r>
                <w:rPr>
                  <w:rFonts w:eastAsia="Calibri"/>
                </w:rPr>
                <w:t>ERR:27</w:t>
              </w:r>
            </w:ins>
          </w:p>
        </w:tc>
        <w:tc>
          <w:tcPr>
            <w:tcW w:w="4950" w:type="dxa"/>
            <w:tcBorders>
              <w:top w:val="single" w:sz="4" w:space="0" w:color="2E74B5"/>
              <w:left w:val="single" w:sz="4" w:space="0" w:color="2E74B5"/>
              <w:bottom w:val="single" w:sz="4" w:space="0" w:color="2E74B5"/>
              <w:right w:val="single" w:sz="4" w:space="0" w:color="2E74B5"/>
            </w:tcBorders>
            <w:hideMark/>
          </w:tcPr>
          <w:p w14:paraId="1AF85AE1" w14:textId="77777777" w:rsidR="009D1437" w:rsidRDefault="009D1437" w:rsidP="00616EC4">
            <w:pPr>
              <w:pStyle w:val="ListParagraph"/>
              <w:spacing w:after="0" w:line="240" w:lineRule="auto"/>
              <w:ind w:left="0"/>
              <w:rPr>
                <w:ins w:id="1482" w:author="Comparison" w:date="2022-04-14T16:30:00Z"/>
                <w:rFonts w:eastAsia="Calibri"/>
              </w:rPr>
            </w:pPr>
            <w:ins w:id="1483" w:author="Comparison" w:date="2022-04-14T16:30:00Z">
              <w:r>
                <w:rPr>
                  <w:rFonts w:eastAsia="Calibri"/>
                </w:rPr>
                <w:t>Chứng thư chưa đến thời điểm sử dụng</w:t>
              </w:r>
            </w:ins>
          </w:p>
        </w:tc>
        <w:tc>
          <w:tcPr>
            <w:tcW w:w="1885" w:type="dxa"/>
            <w:tcBorders>
              <w:top w:val="single" w:sz="4" w:space="0" w:color="2E74B5"/>
              <w:left w:val="single" w:sz="4" w:space="0" w:color="2E74B5"/>
              <w:bottom w:val="single" w:sz="4" w:space="0" w:color="2E74B5"/>
              <w:right w:val="single" w:sz="4" w:space="0" w:color="2E74B5"/>
            </w:tcBorders>
          </w:tcPr>
          <w:p w14:paraId="44C3223C" w14:textId="77777777" w:rsidR="009D1437" w:rsidRDefault="009D1437" w:rsidP="00616EC4">
            <w:pPr>
              <w:pStyle w:val="ListParagraph"/>
              <w:ind w:left="0"/>
              <w:jc w:val="both"/>
              <w:rPr>
                <w:ins w:id="1484" w:author="Comparison" w:date="2022-04-14T16:30:00Z"/>
              </w:rPr>
            </w:pPr>
          </w:p>
        </w:tc>
      </w:tr>
      <w:tr w:rsidR="009D1437" w14:paraId="1497E7A8" w14:textId="77777777" w:rsidTr="00616EC4">
        <w:trPr>
          <w:ins w:id="1485"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1B0ECEBC" w14:textId="77777777" w:rsidR="009D1437" w:rsidRDefault="009D1437" w:rsidP="00616EC4">
            <w:pPr>
              <w:autoSpaceDE w:val="0"/>
              <w:autoSpaceDN w:val="0"/>
              <w:adjustRightInd w:val="0"/>
              <w:rPr>
                <w:ins w:id="1486" w:author="Comparison" w:date="2022-04-14T16:30:00Z"/>
                <w:rFonts w:eastAsia="Calibri"/>
              </w:rPr>
            </w:pPr>
            <w:ins w:id="1487" w:author="Comparison" w:date="2022-04-14T16:30:00Z">
              <w:r>
                <w:rPr>
                  <w:rFonts w:eastAsia="Calibri"/>
                </w:rPr>
                <w:t>ERR:26</w:t>
              </w:r>
            </w:ins>
          </w:p>
        </w:tc>
        <w:tc>
          <w:tcPr>
            <w:tcW w:w="4950" w:type="dxa"/>
            <w:tcBorders>
              <w:top w:val="single" w:sz="4" w:space="0" w:color="2E74B5"/>
              <w:left w:val="single" w:sz="4" w:space="0" w:color="2E74B5"/>
              <w:bottom w:val="single" w:sz="4" w:space="0" w:color="2E74B5"/>
              <w:right w:val="single" w:sz="4" w:space="0" w:color="2E74B5"/>
            </w:tcBorders>
            <w:hideMark/>
          </w:tcPr>
          <w:p w14:paraId="221DC343" w14:textId="77777777" w:rsidR="009D1437" w:rsidRDefault="009D1437" w:rsidP="00616EC4">
            <w:pPr>
              <w:pStyle w:val="ListParagraph"/>
              <w:spacing w:after="0" w:line="240" w:lineRule="auto"/>
              <w:ind w:left="0"/>
              <w:rPr>
                <w:ins w:id="1488" w:author="Comparison" w:date="2022-04-14T16:30:00Z"/>
                <w:rFonts w:eastAsia="Calibri"/>
              </w:rPr>
            </w:pPr>
            <w:ins w:id="1489" w:author="Comparison" w:date="2022-04-14T16:30:00Z">
              <w:r>
                <w:rPr>
                  <w:rFonts w:eastAsia="Calibri"/>
                </w:rPr>
                <w:t>Chứng thư số hết hạn</w:t>
              </w:r>
            </w:ins>
          </w:p>
        </w:tc>
        <w:tc>
          <w:tcPr>
            <w:tcW w:w="1885" w:type="dxa"/>
            <w:tcBorders>
              <w:top w:val="single" w:sz="4" w:space="0" w:color="2E74B5"/>
              <w:left w:val="single" w:sz="4" w:space="0" w:color="2E74B5"/>
              <w:bottom w:val="single" w:sz="4" w:space="0" w:color="2E74B5"/>
              <w:right w:val="single" w:sz="4" w:space="0" w:color="2E74B5"/>
            </w:tcBorders>
          </w:tcPr>
          <w:p w14:paraId="6AD8A752" w14:textId="77777777" w:rsidR="009D1437" w:rsidRDefault="009D1437" w:rsidP="00616EC4">
            <w:pPr>
              <w:pStyle w:val="ListParagraph"/>
              <w:ind w:left="0"/>
              <w:jc w:val="both"/>
              <w:rPr>
                <w:ins w:id="1490" w:author="Comparison" w:date="2022-04-14T16:30:00Z"/>
              </w:rPr>
            </w:pPr>
          </w:p>
        </w:tc>
      </w:tr>
      <w:tr w:rsidR="009D1437" w14:paraId="6A2C1496" w14:textId="77777777" w:rsidTr="00616EC4">
        <w:trPr>
          <w:ins w:id="1491"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229EDD0B" w14:textId="77777777" w:rsidR="009D1437" w:rsidRDefault="009D1437" w:rsidP="00616EC4">
            <w:pPr>
              <w:autoSpaceDE w:val="0"/>
              <w:autoSpaceDN w:val="0"/>
              <w:adjustRightInd w:val="0"/>
              <w:rPr>
                <w:ins w:id="1492" w:author="Comparison" w:date="2022-04-14T16:30:00Z"/>
                <w:rFonts w:eastAsia="Calibri"/>
              </w:rPr>
            </w:pPr>
            <w:ins w:id="1493" w:author="Comparison" w:date="2022-04-14T16:30:00Z">
              <w:r>
                <w:rPr>
                  <w:rFonts w:eastAsia="Calibri"/>
                </w:rPr>
                <w:t>ERR:3</w:t>
              </w:r>
            </w:ins>
          </w:p>
        </w:tc>
        <w:tc>
          <w:tcPr>
            <w:tcW w:w="4950" w:type="dxa"/>
            <w:tcBorders>
              <w:top w:val="single" w:sz="4" w:space="0" w:color="2E74B5"/>
              <w:left w:val="single" w:sz="4" w:space="0" w:color="2E74B5"/>
              <w:bottom w:val="single" w:sz="4" w:space="0" w:color="2E74B5"/>
              <w:right w:val="single" w:sz="4" w:space="0" w:color="2E74B5"/>
            </w:tcBorders>
            <w:hideMark/>
          </w:tcPr>
          <w:p w14:paraId="4392ADA3" w14:textId="77777777" w:rsidR="009D1437" w:rsidRDefault="009D1437" w:rsidP="00616EC4">
            <w:pPr>
              <w:pStyle w:val="ListParagraph"/>
              <w:spacing w:after="0" w:line="240" w:lineRule="auto"/>
              <w:ind w:left="0"/>
              <w:rPr>
                <w:ins w:id="1494" w:author="Comparison" w:date="2022-04-14T16:30:00Z"/>
                <w:rFonts w:eastAsia="Calibri"/>
              </w:rPr>
            </w:pPr>
            <w:ins w:id="1495" w:author="Comparison" w:date="2022-04-14T16:30:00Z">
              <w:r>
                <w:rPr>
                  <w:rFonts w:eastAsia="Calibri"/>
                </w:rPr>
                <w:t>Dữ liệu xml đầu vào không đúng quy định</w:t>
              </w:r>
            </w:ins>
          </w:p>
        </w:tc>
        <w:tc>
          <w:tcPr>
            <w:tcW w:w="1885" w:type="dxa"/>
            <w:tcBorders>
              <w:top w:val="single" w:sz="4" w:space="0" w:color="2E74B5"/>
              <w:left w:val="single" w:sz="4" w:space="0" w:color="2E74B5"/>
              <w:bottom w:val="single" w:sz="4" w:space="0" w:color="2E74B5"/>
              <w:right w:val="single" w:sz="4" w:space="0" w:color="2E74B5"/>
            </w:tcBorders>
          </w:tcPr>
          <w:p w14:paraId="6D1C1A5B" w14:textId="77777777" w:rsidR="009D1437" w:rsidRDefault="009D1437" w:rsidP="00616EC4">
            <w:pPr>
              <w:pStyle w:val="ListParagraph"/>
              <w:ind w:left="0"/>
              <w:jc w:val="both"/>
              <w:rPr>
                <w:ins w:id="1496" w:author="Comparison" w:date="2022-04-14T16:30:00Z"/>
              </w:rPr>
            </w:pPr>
          </w:p>
        </w:tc>
      </w:tr>
      <w:tr w:rsidR="009D1437" w14:paraId="67B0AD7B" w14:textId="77777777" w:rsidTr="00616EC4">
        <w:trPr>
          <w:ins w:id="1497"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381E9E54" w14:textId="77777777" w:rsidR="009D1437" w:rsidRDefault="009D1437" w:rsidP="00616EC4">
            <w:pPr>
              <w:autoSpaceDE w:val="0"/>
              <w:autoSpaceDN w:val="0"/>
              <w:adjustRightInd w:val="0"/>
              <w:rPr>
                <w:ins w:id="1498" w:author="Comparison" w:date="2022-04-14T16:30:00Z"/>
                <w:rFonts w:eastAsia="Calibri"/>
              </w:rPr>
            </w:pPr>
            <w:ins w:id="1499" w:author="Comparison" w:date="2022-04-14T16:30:00Z">
              <w:r>
                <w:rPr>
                  <w:rFonts w:eastAsia="Calibri"/>
                </w:rPr>
                <w:t>ERR:20</w:t>
              </w:r>
            </w:ins>
          </w:p>
        </w:tc>
        <w:tc>
          <w:tcPr>
            <w:tcW w:w="4950" w:type="dxa"/>
            <w:tcBorders>
              <w:top w:val="single" w:sz="4" w:space="0" w:color="2E74B5"/>
              <w:left w:val="single" w:sz="4" w:space="0" w:color="2E74B5"/>
              <w:bottom w:val="single" w:sz="4" w:space="0" w:color="2E74B5"/>
              <w:right w:val="single" w:sz="4" w:space="0" w:color="2E74B5"/>
            </w:tcBorders>
            <w:hideMark/>
          </w:tcPr>
          <w:p w14:paraId="09ACBC35" w14:textId="77777777" w:rsidR="009D1437" w:rsidRDefault="009D1437" w:rsidP="00616EC4">
            <w:pPr>
              <w:pStyle w:val="ListParagraph"/>
              <w:spacing w:after="0" w:line="240" w:lineRule="auto"/>
              <w:ind w:left="0"/>
              <w:rPr>
                <w:ins w:id="1500" w:author="Comparison" w:date="2022-04-14T16:30:00Z"/>
                <w:rFonts w:eastAsia="Calibri"/>
              </w:rPr>
            </w:pPr>
            <w:ins w:id="1501" w:author="Comparison" w:date="2022-04-14T16:30:00Z">
              <w:r>
                <w:t xml:space="preserve">Không tìm thấy dải </w:t>
              </w:r>
            </w:ins>
            <w:r>
              <w:t>chứng từ</w:t>
            </w:r>
          </w:p>
        </w:tc>
        <w:tc>
          <w:tcPr>
            <w:tcW w:w="1885" w:type="dxa"/>
            <w:tcBorders>
              <w:top w:val="single" w:sz="4" w:space="0" w:color="2E74B5"/>
              <w:left w:val="single" w:sz="4" w:space="0" w:color="2E74B5"/>
              <w:bottom w:val="single" w:sz="4" w:space="0" w:color="2E74B5"/>
              <w:right w:val="single" w:sz="4" w:space="0" w:color="2E74B5"/>
            </w:tcBorders>
            <w:hideMark/>
          </w:tcPr>
          <w:p w14:paraId="42BCFFDE" w14:textId="77777777" w:rsidR="009D1437" w:rsidRDefault="009D1437" w:rsidP="00616EC4">
            <w:pPr>
              <w:jc w:val="both"/>
              <w:rPr>
                <w:ins w:id="1502" w:author="Comparison" w:date="2022-04-14T16:30:00Z"/>
              </w:rPr>
            </w:pPr>
            <w:ins w:id="1503" w:author="Comparison" w:date="2022-04-14T16:30:00Z">
              <w:r>
                <w:t xml:space="preserve">Không tìm thấy dải </w:t>
              </w:r>
            </w:ins>
            <w:r>
              <w:t>chứng từ</w:t>
            </w:r>
            <w:ins w:id="1504" w:author="Comparison" w:date="2022-04-14T16:30:00Z">
              <w:r>
                <w:t xml:space="preserve"> hoặc tài khoản phát hành không có quyền phát hành </w:t>
              </w:r>
            </w:ins>
            <w:r>
              <w:t>chứng từ</w:t>
            </w:r>
            <w:ins w:id="1505" w:author="Comparison" w:date="2022-04-14T16:30:00Z">
              <w:r>
                <w:t xml:space="preserve"> trên dải </w:t>
              </w:r>
            </w:ins>
            <w:r>
              <w:t>chứng từ</w:t>
            </w:r>
            <w:ins w:id="1506" w:author="Comparison" w:date="2022-04-14T16:30:00Z">
              <w:r>
                <w:t xml:space="preserve"> truyền lên.</w:t>
              </w:r>
            </w:ins>
          </w:p>
        </w:tc>
      </w:tr>
      <w:tr w:rsidR="009D1437" w14:paraId="21E0B0F8" w14:textId="77777777" w:rsidTr="00616EC4">
        <w:trPr>
          <w:trHeight w:val="368"/>
          <w:ins w:id="1507"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7FFC2C9C" w14:textId="77777777" w:rsidR="009D1437" w:rsidRDefault="009D1437" w:rsidP="00616EC4">
            <w:pPr>
              <w:autoSpaceDE w:val="0"/>
              <w:autoSpaceDN w:val="0"/>
              <w:adjustRightInd w:val="0"/>
              <w:rPr>
                <w:ins w:id="1508" w:author="Comparison" w:date="2022-04-14T16:30:00Z"/>
                <w:rFonts w:eastAsia="Calibri"/>
              </w:rPr>
            </w:pPr>
            <w:ins w:id="1509" w:author="Comparison" w:date="2022-04-14T16:30:00Z">
              <w:r>
                <w:rPr>
                  <w:rFonts w:eastAsia="Calibri"/>
                </w:rPr>
                <w:t>ERR:8</w:t>
              </w:r>
            </w:ins>
          </w:p>
        </w:tc>
        <w:tc>
          <w:tcPr>
            <w:tcW w:w="4950" w:type="dxa"/>
            <w:tcBorders>
              <w:top w:val="single" w:sz="4" w:space="0" w:color="2E74B5"/>
              <w:left w:val="single" w:sz="4" w:space="0" w:color="2E74B5"/>
              <w:bottom w:val="single" w:sz="4" w:space="0" w:color="2E74B5"/>
              <w:right w:val="single" w:sz="4" w:space="0" w:color="2E74B5"/>
            </w:tcBorders>
            <w:hideMark/>
          </w:tcPr>
          <w:p w14:paraId="08485037" w14:textId="77777777" w:rsidR="009D1437" w:rsidRDefault="009D1437" w:rsidP="00616EC4">
            <w:pPr>
              <w:pStyle w:val="ListParagraph"/>
              <w:spacing w:after="0" w:line="240" w:lineRule="auto"/>
              <w:ind w:left="0"/>
              <w:rPr>
                <w:ins w:id="1510" w:author="Comparison" w:date="2022-04-14T16:30:00Z"/>
                <w:rFonts w:eastAsia="Calibri"/>
              </w:rPr>
            </w:pPr>
            <w:r>
              <w:rPr>
                <w:rFonts w:eastAsia="Calibri"/>
              </w:rPr>
              <w:t>Chứng từ</w:t>
            </w:r>
            <w:ins w:id="1511" w:author="Comparison" w:date="2022-04-14T16:30:00Z">
              <w:r>
                <w:rPr>
                  <w:rFonts w:eastAsia="Calibri"/>
                </w:rPr>
                <w:t xml:space="preserve"> điều chỉnh hoặc thay thế chưa phát hành hoặc đã điều chỉnh  không được thay thế</w:t>
              </w:r>
            </w:ins>
          </w:p>
        </w:tc>
        <w:tc>
          <w:tcPr>
            <w:tcW w:w="1885" w:type="dxa"/>
            <w:tcBorders>
              <w:top w:val="single" w:sz="4" w:space="0" w:color="2E74B5"/>
              <w:left w:val="single" w:sz="4" w:space="0" w:color="2E74B5"/>
              <w:bottom w:val="single" w:sz="4" w:space="0" w:color="2E74B5"/>
              <w:right w:val="single" w:sz="4" w:space="0" w:color="2E74B5"/>
            </w:tcBorders>
          </w:tcPr>
          <w:p w14:paraId="593A050D" w14:textId="77777777" w:rsidR="009D1437" w:rsidRDefault="009D1437" w:rsidP="00616EC4">
            <w:pPr>
              <w:ind w:left="360"/>
              <w:jc w:val="both"/>
              <w:rPr>
                <w:ins w:id="1512" w:author="Comparison" w:date="2022-04-14T16:30:00Z"/>
              </w:rPr>
            </w:pPr>
          </w:p>
        </w:tc>
      </w:tr>
      <w:tr w:rsidR="009D1437" w14:paraId="56D3C5D4" w14:textId="77777777" w:rsidTr="00616EC4">
        <w:trPr>
          <w:ins w:id="1513"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43F1ED7D" w14:textId="77777777" w:rsidR="009D1437" w:rsidRDefault="009D1437" w:rsidP="00616EC4">
            <w:pPr>
              <w:autoSpaceDE w:val="0"/>
              <w:autoSpaceDN w:val="0"/>
              <w:adjustRightInd w:val="0"/>
              <w:rPr>
                <w:ins w:id="1514" w:author="Comparison" w:date="2022-04-14T16:30:00Z"/>
                <w:rFonts w:eastAsia="Calibri"/>
              </w:rPr>
            </w:pPr>
            <w:ins w:id="1515" w:author="Comparison" w:date="2022-04-14T16:30:00Z">
              <w:r>
                <w:rPr>
                  <w:rFonts w:eastAsia="Calibri"/>
                </w:rPr>
                <w:t>ERR:2</w:t>
              </w:r>
            </w:ins>
          </w:p>
        </w:tc>
        <w:tc>
          <w:tcPr>
            <w:tcW w:w="4950" w:type="dxa"/>
            <w:tcBorders>
              <w:top w:val="single" w:sz="4" w:space="0" w:color="2E74B5"/>
              <w:left w:val="single" w:sz="4" w:space="0" w:color="2E74B5"/>
              <w:bottom w:val="single" w:sz="4" w:space="0" w:color="2E74B5"/>
              <w:right w:val="single" w:sz="4" w:space="0" w:color="2E74B5"/>
            </w:tcBorders>
            <w:hideMark/>
          </w:tcPr>
          <w:p w14:paraId="3330B49F" w14:textId="77777777" w:rsidR="009D1437" w:rsidRDefault="009D1437" w:rsidP="00616EC4">
            <w:pPr>
              <w:pStyle w:val="ListParagraph"/>
              <w:spacing w:after="0" w:line="240" w:lineRule="auto"/>
              <w:ind w:left="0"/>
              <w:rPr>
                <w:ins w:id="1516" w:author="Comparison" w:date="2022-04-14T16:30:00Z"/>
                <w:rFonts w:eastAsia="Calibri"/>
              </w:rPr>
            </w:pPr>
            <w:ins w:id="1517" w:author="Comparison" w:date="2022-04-14T16:30:00Z">
              <w:r>
                <w:t xml:space="preserve">Không tồn tại </w:t>
              </w:r>
            </w:ins>
            <w:r>
              <w:t>chứng từ</w:t>
            </w:r>
            <w:ins w:id="1518" w:author="Comparison" w:date="2022-04-14T16:30:00Z">
              <w:r>
                <w:t xml:space="preserve"> cần thay thế và điều chỉnh</w:t>
              </w:r>
            </w:ins>
          </w:p>
        </w:tc>
        <w:tc>
          <w:tcPr>
            <w:tcW w:w="1885" w:type="dxa"/>
            <w:tcBorders>
              <w:top w:val="single" w:sz="4" w:space="0" w:color="2E74B5"/>
              <w:left w:val="single" w:sz="4" w:space="0" w:color="2E74B5"/>
              <w:bottom w:val="single" w:sz="4" w:space="0" w:color="2E74B5"/>
              <w:right w:val="single" w:sz="4" w:space="0" w:color="2E74B5"/>
            </w:tcBorders>
          </w:tcPr>
          <w:p w14:paraId="6E8DF3ED" w14:textId="77777777" w:rsidR="009D1437" w:rsidRDefault="009D1437" w:rsidP="00616EC4">
            <w:pPr>
              <w:ind w:left="360"/>
              <w:jc w:val="both"/>
              <w:rPr>
                <w:ins w:id="1519" w:author="Comparison" w:date="2022-04-14T16:30:00Z"/>
              </w:rPr>
            </w:pPr>
          </w:p>
        </w:tc>
      </w:tr>
      <w:tr w:rsidR="009D1437" w14:paraId="24E47A08" w14:textId="77777777" w:rsidTr="00616EC4">
        <w:trPr>
          <w:trHeight w:val="413"/>
          <w:ins w:id="1520" w:author="Comparison" w:date="2022-04-14T16:30:00Z"/>
          <w:trPrChange w:id="1521" w:author="Comparison" w:date="2022-04-14T16:30:00Z">
            <w:trPr>
              <w:gridBefore w:val="1"/>
              <w:trHeight w:val="413"/>
            </w:trPr>
          </w:trPrChange>
        </w:trPr>
        <w:tc>
          <w:tcPr>
            <w:tcW w:w="2430" w:type="dxa"/>
            <w:tcBorders>
              <w:top w:val="single" w:sz="4" w:space="0" w:color="2E74B5"/>
              <w:left w:val="single" w:sz="4" w:space="0" w:color="2E74B5"/>
              <w:bottom w:val="single" w:sz="4" w:space="0" w:color="2E74B5"/>
              <w:right w:val="single" w:sz="4" w:space="0" w:color="2E74B5"/>
            </w:tcBorders>
            <w:hideMark/>
            <w:tcPrChange w:id="1522" w:author="Comparison" w:date="2022-04-14T16:30:00Z">
              <w:tcPr>
                <w:tcW w:w="2250" w:type="dxa"/>
                <w:gridSpan w:val="3"/>
                <w:tcBorders>
                  <w:top w:val="single" w:sz="4" w:space="0" w:color="2E74B5"/>
                  <w:left w:val="single" w:sz="4" w:space="5" w:color="2E74B5"/>
                  <w:bottom w:val="single" w:sz="4" w:space="0" w:color="2E74B5"/>
                  <w:right w:val="single" w:sz="4" w:space="5" w:color="2E74B5"/>
                </w:tcBorders>
                <w:hideMark/>
              </w:tcPr>
            </w:tcPrChange>
          </w:tcPr>
          <w:p w14:paraId="1559443D" w14:textId="77777777" w:rsidR="009D1437" w:rsidRDefault="009D1437" w:rsidP="00616EC4">
            <w:pPr>
              <w:autoSpaceDE w:val="0"/>
              <w:autoSpaceDN w:val="0"/>
              <w:adjustRightInd w:val="0"/>
              <w:rPr>
                <w:ins w:id="1523" w:author="Comparison" w:date="2022-04-14T16:30:00Z"/>
                <w:rFonts w:eastAsia="Calibri"/>
              </w:rPr>
            </w:pPr>
            <w:ins w:id="1524" w:author="Comparison" w:date="2022-04-14T16:30:00Z">
              <w:r>
                <w:rPr>
                  <w:rFonts w:eastAsia="Calibri"/>
                </w:rPr>
                <w:t>ERR:5</w:t>
              </w:r>
            </w:ins>
          </w:p>
        </w:tc>
        <w:tc>
          <w:tcPr>
            <w:tcW w:w="4950" w:type="dxa"/>
            <w:tcBorders>
              <w:top w:val="single" w:sz="4" w:space="0" w:color="2E74B5"/>
              <w:left w:val="single" w:sz="4" w:space="0" w:color="2E74B5"/>
              <w:bottom w:val="single" w:sz="4" w:space="0" w:color="2E74B5"/>
              <w:right w:val="single" w:sz="4" w:space="0" w:color="2E74B5"/>
            </w:tcBorders>
            <w:hideMark/>
            <w:tcPrChange w:id="1525" w:author="Comparison" w:date="2022-04-14T16:30:00Z">
              <w:tcPr>
                <w:tcW w:w="4899" w:type="dxa"/>
                <w:gridSpan w:val="3"/>
                <w:tcBorders>
                  <w:top w:val="single" w:sz="4" w:space="0" w:color="2E74B5"/>
                  <w:left w:val="single" w:sz="4" w:space="5" w:color="2E74B5"/>
                  <w:bottom w:val="single" w:sz="4" w:space="0" w:color="2E74B5"/>
                  <w:right w:val="single" w:sz="4" w:space="5" w:color="2E74B5"/>
                </w:tcBorders>
                <w:hideMark/>
              </w:tcPr>
            </w:tcPrChange>
          </w:tcPr>
          <w:p w14:paraId="1C9B930E" w14:textId="77777777" w:rsidR="009D1437" w:rsidRDefault="009D1437" w:rsidP="00616EC4">
            <w:pPr>
              <w:pStyle w:val="ListParagraph"/>
              <w:spacing w:after="0" w:line="240" w:lineRule="auto"/>
              <w:ind w:left="0"/>
              <w:rPr>
                <w:ins w:id="1526" w:author="Comparison" w:date="2022-04-14T16:30:00Z"/>
                <w:rFonts w:eastAsia="Calibri"/>
              </w:rPr>
            </w:pPr>
            <w:ins w:id="1527" w:author="Comparison" w:date="2022-04-14T16:30:00Z">
              <w:r>
                <w:rPr>
                  <w:rFonts w:eastAsia="Calibri"/>
                </w:rPr>
                <w:t>Có lỗi xảy ra</w:t>
              </w:r>
            </w:ins>
          </w:p>
        </w:tc>
        <w:tc>
          <w:tcPr>
            <w:tcW w:w="1885" w:type="dxa"/>
            <w:tcBorders>
              <w:top w:val="single" w:sz="4" w:space="0" w:color="2E74B5"/>
              <w:left w:val="single" w:sz="4" w:space="0" w:color="2E74B5"/>
              <w:bottom w:val="single" w:sz="4" w:space="0" w:color="2E74B5"/>
              <w:right w:val="single" w:sz="4" w:space="0" w:color="2E74B5"/>
            </w:tcBorders>
            <w:hideMark/>
            <w:tcPrChange w:id="1528" w:author="Comparison" w:date="2022-04-14T16:30:00Z">
              <w:tcPr>
                <w:tcW w:w="2116" w:type="dxa"/>
                <w:gridSpan w:val="2"/>
                <w:tcBorders>
                  <w:top w:val="single" w:sz="4" w:space="0" w:color="2E74B5"/>
                  <w:left w:val="single" w:sz="4" w:space="5" w:color="2E74B5"/>
                  <w:bottom w:val="single" w:sz="4" w:space="0" w:color="2E74B5"/>
                  <w:right w:val="single" w:sz="4" w:space="5" w:color="2E74B5"/>
                </w:tcBorders>
                <w:hideMark/>
              </w:tcPr>
            </w:tcPrChange>
          </w:tcPr>
          <w:p w14:paraId="17655116" w14:textId="77777777" w:rsidR="009D1437" w:rsidRDefault="009D1437">
            <w:pPr>
              <w:jc w:val="both"/>
              <w:rPr>
                <w:ins w:id="1529" w:author="Comparison" w:date="2022-04-14T16:30:00Z"/>
              </w:rPr>
              <w:pPrChange w:id="1530" w:author="Comparison" w:date="2022-04-14T16:30:00Z">
                <w:pPr>
                  <w:pStyle w:val="ListParagraph"/>
                </w:pPr>
              </w:pPrChange>
            </w:pPr>
            <w:ins w:id="1531" w:author="Comparison" w:date="2022-04-14T16:30:00Z">
              <w:r>
                <w:t>Ló lỗi xảy ra và điều chỉ</w:t>
              </w:r>
            </w:ins>
          </w:p>
        </w:tc>
      </w:tr>
      <w:tr w:rsidR="009D1437" w14:paraId="61332A32" w14:textId="77777777" w:rsidTr="00616EC4">
        <w:trPr>
          <w:ins w:id="1532"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6C2A51DB" w14:textId="77777777" w:rsidR="009D1437" w:rsidRDefault="009D1437" w:rsidP="00616EC4">
            <w:pPr>
              <w:autoSpaceDE w:val="0"/>
              <w:autoSpaceDN w:val="0"/>
              <w:adjustRightInd w:val="0"/>
              <w:rPr>
                <w:ins w:id="1533" w:author="Comparison" w:date="2022-04-14T16:30:00Z"/>
                <w:rFonts w:eastAsia="Calibri"/>
              </w:rPr>
            </w:pPr>
            <w:ins w:id="1534" w:author="Comparison" w:date="2022-04-14T16:30:00Z">
              <w:r>
                <w:rPr>
                  <w:rFonts w:eastAsia="Calibri"/>
                </w:rPr>
                <w:t>ERR:30</w:t>
              </w:r>
            </w:ins>
          </w:p>
        </w:tc>
        <w:tc>
          <w:tcPr>
            <w:tcW w:w="4950" w:type="dxa"/>
            <w:tcBorders>
              <w:top w:val="single" w:sz="4" w:space="0" w:color="2E74B5"/>
              <w:left w:val="single" w:sz="4" w:space="0" w:color="2E74B5"/>
              <w:bottom w:val="single" w:sz="4" w:space="0" w:color="2E74B5"/>
              <w:right w:val="single" w:sz="4" w:space="0" w:color="2E74B5"/>
            </w:tcBorders>
            <w:hideMark/>
          </w:tcPr>
          <w:p w14:paraId="2E932D4E" w14:textId="77777777" w:rsidR="009D1437" w:rsidRDefault="009D1437" w:rsidP="00616EC4">
            <w:pPr>
              <w:pStyle w:val="ListParagraph"/>
              <w:ind w:left="0"/>
              <w:jc w:val="both"/>
              <w:rPr>
                <w:ins w:id="1535" w:author="Comparison" w:date="2022-04-14T16:30:00Z"/>
              </w:rPr>
            </w:pPr>
            <w:ins w:id="1536" w:author="Comparison" w:date="2022-04-14T16:30:00Z">
              <w:r>
                <w:t xml:space="preserve">Tạo mới </w:t>
              </w:r>
            </w:ins>
            <w:r>
              <w:t>chứng từ</w:t>
            </w:r>
            <w:ins w:id="1537" w:author="Comparison" w:date="2022-04-14T16:30:00Z">
              <w:r>
                <w:t xml:space="preserve"> có lỗi</w:t>
              </w:r>
            </w:ins>
          </w:p>
        </w:tc>
        <w:tc>
          <w:tcPr>
            <w:tcW w:w="1885" w:type="dxa"/>
            <w:tcBorders>
              <w:top w:val="single" w:sz="4" w:space="0" w:color="2E74B5"/>
              <w:left w:val="single" w:sz="4" w:space="0" w:color="2E74B5"/>
              <w:bottom w:val="single" w:sz="4" w:space="0" w:color="2E74B5"/>
              <w:right w:val="single" w:sz="4" w:space="0" w:color="2E74B5"/>
            </w:tcBorders>
          </w:tcPr>
          <w:p w14:paraId="5F3DCECB" w14:textId="77777777" w:rsidR="009D1437" w:rsidRDefault="009D1437" w:rsidP="00616EC4">
            <w:pPr>
              <w:ind w:left="360"/>
              <w:jc w:val="both"/>
              <w:rPr>
                <w:ins w:id="1538" w:author="Comparison" w:date="2022-04-14T16:30:00Z"/>
              </w:rPr>
            </w:pPr>
          </w:p>
        </w:tc>
      </w:tr>
      <w:tr w:rsidR="009D1437" w14:paraId="17443BB4" w14:textId="77777777" w:rsidTr="00616EC4">
        <w:trPr>
          <w:ins w:id="1539"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02E6A1F3" w14:textId="77777777" w:rsidR="009D1437" w:rsidRDefault="009D1437" w:rsidP="00616EC4">
            <w:pPr>
              <w:autoSpaceDE w:val="0"/>
              <w:autoSpaceDN w:val="0"/>
              <w:adjustRightInd w:val="0"/>
              <w:rPr>
                <w:ins w:id="1540" w:author="Comparison" w:date="2022-04-14T16:30:00Z"/>
                <w:rFonts w:eastAsia="Calibri"/>
              </w:rPr>
            </w:pPr>
            <w:ins w:id="1541" w:author="Comparison" w:date="2022-04-14T16:30:00Z">
              <w:r>
                <w:rPr>
                  <w:rFonts w:eastAsia="Calibri"/>
                </w:rPr>
                <w:lastRenderedPageBreak/>
                <w:t>OK: pattern;serial;invNumber</w:t>
              </w:r>
            </w:ins>
          </w:p>
          <w:p w14:paraId="64DF9C53" w14:textId="77777777" w:rsidR="009D1437" w:rsidRDefault="009D1437" w:rsidP="00616EC4">
            <w:pPr>
              <w:autoSpaceDE w:val="0"/>
              <w:autoSpaceDN w:val="0"/>
              <w:adjustRightInd w:val="0"/>
              <w:rPr>
                <w:ins w:id="1542" w:author="Comparison" w:date="2022-04-14T16:30:00Z"/>
                <w:rFonts w:eastAsia="Calibri"/>
              </w:rPr>
            </w:pPr>
            <w:ins w:id="1543" w:author="Comparison" w:date="2022-04-14T16:30:00Z">
              <w:r>
                <w:rPr>
                  <w:rFonts w:eastAsia="Calibri"/>
                </w:rPr>
                <w:t>(Ví dụ:</w:t>
              </w:r>
            </w:ins>
          </w:p>
          <w:p w14:paraId="717D0D12" w14:textId="77777777" w:rsidR="009D1437" w:rsidRDefault="009D1437" w:rsidP="00616EC4">
            <w:pPr>
              <w:autoSpaceDE w:val="0"/>
              <w:autoSpaceDN w:val="0"/>
              <w:adjustRightInd w:val="0"/>
              <w:rPr>
                <w:ins w:id="1544" w:author="Comparison" w:date="2022-04-14T16:30:00Z"/>
                <w:rFonts w:eastAsia="Calibri"/>
              </w:rPr>
            </w:pPr>
            <w:ins w:id="1545" w:author="Comparison" w:date="2022-04-14T16:30:00Z">
              <w:r>
                <w:rPr>
                  <w:rFonts w:eastAsia="Calibri"/>
                </w:rPr>
                <w:t>OK:01GTKT3/001;AA/12E;0000002)</w:t>
              </w:r>
            </w:ins>
          </w:p>
        </w:tc>
        <w:tc>
          <w:tcPr>
            <w:tcW w:w="4950" w:type="dxa"/>
            <w:tcBorders>
              <w:top w:val="single" w:sz="4" w:space="0" w:color="2E74B5"/>
              <w:left w:val="single" w:sz="4" w:space="0" w:color="2E74B5"/>
              <w:bottom w:val="single" w:sz="4" w:space="0" w:color="2E74B5"/>
              <w:right w:val="single" w:sz="4" w:space="0" w:color="2E74B5"/>
            </w:tcBorders>
          </w:tcPr>
          <w:p w14:paraId="656B521D" w14:textId="77777777" w:rsidR="009D1437" w:rsidRDefault="009D1437" w:rsidP="00616EC4">
            <w:pPr>
              <w:pStyle w:val="ListParagraph"/>
              <w:numPr>
                <w:ilvl w:val="0"/>
                <w:numId w:val="4"/>
              </w:numPr>
              <w:spacing w:after="0" w:line="240" w:lineRule="auto"/>
              <w:rPr>
                <w:ins w:id="1546" w:author="Comparison" w:date="2022-04-14T16:30:00Z"/>
                <w:rFonts w:eastAsia="Calibri"/>
              </w:rPr>
            </w:pPr>
            <w:ins w:id="1547" w:author="Comparison" w:date="2022-04-14T16:30:00Z">
              <w:r>
                <w:rPr>
                  <w:rFonts w:eastAsia="Calibri"/>
                </w:rPr>
                <w:t xml:space="preserve">OK </w:t>
              </w:r>
              <w:r>
                <w:rPr>
                  <w:rFonts w:eastAsia="Calibri"/>
                </w:rPr>
                <w:sym w:font="Wingdings" w:char="F0E0"/>
              </w:r>
              <w:r>
                <w:rPr>
                  <w:rFonts w:eastAsia="Calibri"/>
                </w:rPr>
                <w:t xml:space="preserve"> đã phát hành </w:t>
              </w:r>
            </w:ins>
            <w:r>
              <w:rPr>
                <w:rFonts w:eastAsia="Calibri"/>
              </w:rPr>
              <w:t>chứng từ</w:t>
            </w:r>
            <w:ins w:id="1548" w:author="Comparison" w:date="2022-04-14T16:30:00Z">
              <w:r>
                <w:rPr>
                  <w:rFonts w:eastAsia="Calibri"/>
                </w:rPr>
                <w:t xml:space="preserve"> thành công</w:t>
              </w:r>
            </w:ins>
          </w:p>
          <w:p w14:paraId="613A15FF" w14:textId="77777777" w:rsidR="009D1437" w:rsidRDefault="009D1437" w:rsidP="00616EC4">
            <w:pPr>
              <w:pStyle w:val="ListParagraph"/>
              <w:numPr>
                <w:ilvl w:val="0"/>
                <w:numId w:val="4"/>
              </w:numPr>
              <w:spacing w:after="0" w:line="240" w:lineRule="auto"/>
              <w:rPr>
                <w:ins w:id="1549" w:author="Comparison" w:date="2022-04-14T16:30:00Z"/>
                <w:rFonts w:eastAsia="Calibri"/>
              </w:rPr>
            </w:pPr>
            <w:ins w:id="1550" w:author="Comparison" w:date="2022-04-14T16:30:00Z">
              <w:r>
                <w:rPr>
                  <w:rFonts w:eastAsia="Calibri"/>
                </w:rPr>
                <w:t>Patter</w:t>
              </w:r>
              <w:r>
                <w:rPr>
                  <w:rFonts w:eastAsia="Calibri"/>
                </w:rPr>
                <w:sym w:font="Wingdings" w:char="F0E0"/>
              </w:r>
              <w:r>
                <w:rPr>
                  <w:rFonts w:eastAsia="Calibri"/>
                </w:rPr>
                <w:t xml:space="preserve"> Mẫu số của </w:t>
              </w:r>
            </w:ins>
            <w:r>
              <w:rPr>
                <w:rFonts w:eastAsia="Calibri"/>
              </w:rPr>
              <w:t>chứng từ</w:t>
            </w:r>
            <w:ins w:id="1551" w:author="Comparison" w:date="2022-04-14T16:30:00Z">
              <w:r>
                <w:rPr>
                  <w:rFonts w:eastAsia="Calibri"/>
                </w:rPr>
                <w:t xml:space="preserve"> điều chỉnh,thay thế </w:t>
              </w:r>
            </w:ins>
          </w:p>
          <w:p w14:paraId="0C6AD452" w14:textId="77777777" w:rsidR="009D1437" w:rsidRDefault="009D1437" w:rsidP="00616EC4">
            <w:pPr>
              <w:pStyle w:val="ListParagraph"/>
              <w:numPr>
                <w:ilvl w:val="0"/>
                <w:numId w:val="4"/>
              </w:numPr>
              <w:spacing w:after="0" w:line="240" w:lineRule="auto"/>
              <w:rPr>
                <w:ins w:id="1552" w:author="Comparison" w:date="2022-04-14T16:30:00Z"/>
                <w:rFonts w:eastAsia="Calibri"/>
              </w:rPr>
            </w:pPr>
            <w:ins w:id="1553" w:author="Comparison" w:date="2022-04-14T16:30:00Z">
              <w:r>
                <w:rPr>
                  <w:rFonts w:eastAsia="Calibri"/>
                </w:rPr>
                <w:t xml:space="preserve">Serial </w:t>
              </w:r>
              <w:r>
                <w:rPr>
                  <w:rFonts w:eastAsia="Calibri"/>
                </w:rPr>
                <w:sym w:font="Wingdings" w:char="F0E0"/>
              </w:r>
              <w:r>
                <w:rPr>
                  <w:rFonts w:eastAsia="Calibri"/>
                </w:rPr>
                <w:t xml:space="preserve"> serial của </w:t>
              </w:r>
            </w:ins>
            <w:r>
              <w:rPr>
                <w:rFonts w:eastAsia="Calibri"/>
              </w:rPr>
              <w:t>chứng từ</w:t>
            </w:r>
            <w:ins w:id="1554" w:author="Comparison" w:date="2022-04-14T16:30:00Z">
              <w:r>
                <w:rPr>
                  <w:rFonts w:eastAsia="Calibri"/>
                </w:rPr>
                <w:t xml:space="preserve"> điều chỉnh,thay thế </w:t>
              </w:r>
            </w:ins>
          </w:p>
          <w:p w14:paraId="79600ADA" w14:textId="77777777" w:rsidR="009D1437" w:rsidRDefault="009D1437" w:rsidP="00616EC4">
            <w:pPr>
              <w:pStyle w:val="ListParagraph"/>
              <w:numPr>
                <w:ilvl w:val="0"/>
                <w:numId w:val="4"/>
              </w:numPr>
              <w:spacing w:after="0" w:line="240" w:lineRule="auto"/>
              <w:rPr>
                <w:ins w:id="1555" w:author="Comparison" w:date="2022-04-14T16:30:00Z"/>
                <w:rFonts w:eastAsia="Calibri"/>
              </w:rPr>
            </w:pPr>
            <w:ins w:id="1556" w:author="Comparison" w:date="2022-04-14T16:30:00Z">
              <w:r>
                <w:rPr>
                  <w:rFonts w:eastAsia="Calibri"/>
                </w:rPr>
                <w:t xml:space="preserve">invNumber: số </w:t>
              </w:r>
            </w:ins>
            <w:r>
              <w:rPr>
                <w:rFonts w:eastAsia="Calibri"/>
              </w:rPr>
              <w:t>chứng từ</w:t>
            </w:r>
            <w:ins w:id="1557" w:author="Comparison" w:date="2022-04-14T16:30:00Z">
              <w:r>
                <w:rPr>
                  <w:rFonts w:eastAsia="Calibri"/>
                </w:rPr>
                <w:t xml:space="preserve"> điều chỉnh,thay thế </w:t>
              </w:r>
            </w:ins>
          </w:p>
          <w:p w14:paraId="748D4ED2" w14:textId="77777777" w:rsidR="009D1437" w:rsidRDefault="009D1437" w:rsidP="00616EC4">
            <w:pPr>
              <w:pStyle w:val="ListParagraph"/>
              <w:spacing w:after="0" w:line="240" w:lineRule="auto"/>
              <w:rPr>
                <w:ins w:id="1558" w:author="Comparison" w:date="2022-04-14T16:30:00Z"/>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14:paraId="6C15B16B" w14:textId="77777777" w:rsidR="009D1437" w:rsidRDefault="009D1437" w:rsidP="00616EC4">
            <w:pPr>
              <w:ind w:left="360"/>
              <w:jc w:val="both"/>
              <w:rPr>
                <w:ins w:id="1559" w:author="Comparison" w:date="2022-04-14T16:30:00Z"/>
              </w:rPr>
            </w:pPr>
          </w:p>
        </w:tc>
      </w:tr>
    </w:tbl>
    <w:p w14:paraId="2FB3162C" w14:textId="77777777" w:rsidR="009D1437" w:rsidRDefault="009D1437" w:rsidP="009D1437">
      <w:pPr>
        <w:rPr>
          <w:ins w:id="1560" w:author="Comparison" w:date="2022-04-14T16:30:00Z"/>
          <w:lang w:eastAsia="x-none"/>
        </w:rPr>
      </w:pPr>
    </w:p>
    <w:p w14:paraId="04666F27" w14:textId="77777777" w:rsidR="009D1437" w:rsidRDefault="009D1437" w:rsidP="009D1437">
      <w:pPr>
        <w:rPr>
          <w:ins w:id="1561" w:author="Comparison" w:date="2022-04-14T16:30:00Z"/>
          <w:b/>
          <w:lang w:eastAsia="x-none"/>
        </w:rPr>
      </w:pPr>
      <w:ins w:id="1562" w:author="Comparison" w:date="2022-04-14T16:30:00Z">
        <w:r>
          <w:rPr>
            <w:b/>
            <w:lang w:eastAsia="x-none"/>
          </w:rPr>
          <w:t>Cấu trúc chuỗi xmlData truyền lên:</w:t>
        </w:r>
      </w:ins>
    </w:p>
    <w:p w14:paraId="68C2E47C" w14:textId="77777777" w:rsidR="009D1437" w:rsidRDefault="009D1437" w:rsidP="009D1437">
      <w:pPr>
        <w:ind w:firstLine="720"/>
        <w:rPr>
          <w:ins w:id="1563" w:author="Comparison" w:date="2022-04-14T16:30:00Z"/>
          <w:rStyle w:val="hljs-tag"/>
          <w:color w:val="0000FF"/>
          <w:sz w:val="18"/>
          <w:szCs w:val="18"/>
        </w:rPr>
      </w:pPr>
      <w:ins w:id="1564" w:author="Comparison" w:date="2022-04-14T16:30:00Z">
        <w:r>
          <w:rPr>
            <w:rStyle w:val="hljs-tag"/>
            <w:color w:val="0000FF"/>
            <w:sz w:val="18"/>
            <w:szCs w:val="18"/>
          </w:rPr>
          <w:t>&lt;</w:t>
        </w:r>
        <w:r>
          <w:rPr>
            <w:rStyle w:val="hljs-name"/>
            <w:color w:val="0000FF"/>
            <w:sz w:val="18"/>
            <w:szCs w:val="18"/>
          </w:rPr>
          <w:t>Invoices</w:t>
        </w:r>
        <w:r>
          <w:rPr>
            <w:rStyle w:val="hljs-tag"/>
            <w:color w:val="0000FF"/>
            <w:sz w:val="18"/>
            <w:szCs w:val="18"/>
          </w:rPr>
          <w:t>&gt;</w:t>
        </w:r>
      </w:ins>
    </w:p>
    <w:p w14:paraId="17C46787" w14:textId="77777777" w:rsidR="009D1437" w:rsidRDefault="009D1437" w:rsidP="009D1437">
      <w:pPr>
        <w:ind w:firstLine="720"/>
        <w:rPr>
          <w:ins w:id="1565" w:author="Comparison" w:date="2022-04-14T16:30:00Z"/>
          <w:color w:val="000000"/>
          <w:shd w:val="clear" w:color="auto" w:fill="FFFFFF"/>
        </w:rPr>
      </w:pPr>
      <w:ins w:id="1566" w:author="Comparison" w:date="2022-04-14T16:30:00Z">
        <w:r>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ab/>
        </w:r>
        <w:r>
          <w:rPr>
            <w:rStyle w:val="hljs-tag"/>
            <w:color w:val="0000FF"/>
            <w:sz w:val="18"/>
            <w:szCs w:val="18"/>
          </w:rPr>
          <w:t>&lt;</w:t>
        </w:r>
        <w:r>
          <w:rPr>
            <w:rStyle w:val="hljs-name"/>
            <w:color w:val="0000FF"/>
            <w:sz w:val="18"/>
            <w:szCs w:val="18"/>
          </w:rPr>
          <w:t>SerialCert</w:t>
        </w:r>
        <w:r>
          <w:rPr>
            <w:rStyle w:val="hljs-tag"/>
            <w:color w:val="0000FF"/>
            <w:sz w:val="18"/>
            <w:szCs w:val="18"/>
          </w:rPr>
          <w:t>&gt;</w:t>
        </w:r>
        <w:r>
          <w:rPr>
            <w:rFonts w:ascii="Courier New" w:hAnsi="Courier New" w:cs="Courier New"/>
            <w:color w:val="000000"/>
            <w:sz w:val="18"/>
            <w:szCs w:val="18"/>
            <w:shd w:val="clear" w:color="auto" w:fill="FFFFFF"/>
          </w:rPr>
          <w:t>54010101BFD227F36296CA2414AC334E</w:t>
        </w:r>
        <w:r>
          <w:rPr>
            <w:rStyle w:val="hljs-tag"/>
            <w:color w:val="0000FF"/>
            <w:sz w:val="18"/>
            <w:szCs w:val="18"/>
          </w:rPr>
          <w:t>&lt;/</w:t>
        </w:r>
        <w:r>
          <w:rPr>
            <w:rStyle w:val="hljs-name"/>
            <w:color w:val="0000FF"/>
            <w:sz w:val="18"/>
            <w:szCs w:val="18"/>
          </w:rPr>
          <w:t>SerialCert</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64C470E5" w14:textId="7A7D42D2" w:rsidR="009D1437" w:rsidRDefault="009D1437" w:rsidP="009D1437">
      <w:pPr>
        <w:ind w:left="720" w:firstLine="720"/>
        <w:rPr>
          <w:ins w:id="1567" w:author="Comparison" w:date="2022-04-14T16:30:00Z"/>
          <w:rFonts w:ascii="Courier New" w:hAnsi="Courier New" w:cs="Courier New"/>
          <w:color w:val="000000"/>
          <w:sz w:val="18"/>
          <w:szCs w:val="18"/>
          <w:shd w:val="clear" w:color="auto" w:fill="FFFFFF"/>
        </w:rPr>
      </w:pPr>
      <w:ins w:id="1568" w:author="Comparison" w:date="2022-04-14T16:30:00Z">
        <w:r>
          <w:rPr>
            <w:rStyle w:val="hljs-tag"/>
            <w:color w:val="0000FF"/>
            <w:sz w:val="18"/>
            <w:szCs w:val="18"/>
          </w:rPr>
          <w:t>&lt;</w:t>
        </w:r>
        <w:r>
          <w:rPr>
            <w:rStyle w:val="hljs-name"/>
            <w:color w:val="0000FF"/>
            <w:sz w:val="18"/>
            <w:szCs w:val="18"/>
          </w:rPr>
          <w:t>PatternOld</w:t>
        </w:r>
        <w:r>
          <w:rPr>
            <w:rStyle w:val="hljs-tag"/>
            <w:color w:val="0000FF"/>
            <w:sz w:val="18"/>
            <w:szCs w:val="18"/>
          </w:rPr>
          <w:t>&gt;</w:t>
        </w:r>
      </w:ins>
      <w:r w:rsidR="00567FDB">
        <w:rPr>
          <w:rFonts w:ascii="Courier New" w:hAnsi="Courier New" w:cs="Courier New"/>
          <w:b/>
          <w:bCs/>
          <w:color w:val="000000"/>
          <w:sz w:val="20"/>
          <w:szCs w:val="20"/>
        </w:rPr>
        <w:t>03/TNCN</w:t>
      </w:r>
      <w:ins w:id="1569" w:author="Comparison" w:date="2022-04-14T16:30:00Z">
        <w:r>
          <w:rPr>
            <w:rFonts w:ascii="Courier New" w:hAnsi="Courier New" w:cs="Courier New"/>
            <w:color w:val="000000"/>
            <w:sz w:val="18"/>
            <w:szCs w:val="18"/>
            <w:shd w:val="clear" w:color="auto" w:fill="FFFFFF"/>
          </w:rPr>
          <w:t>/003</w:t>
        </w:r>
        <w:r>
          <w:rPr>
            <w:rStyle w:val="hljs-tag"/>
            <w:color w:val="0000FF"/>
            <w:sz w:val="18"/>
            <w:szCs w:val="18"/>
          </w:rPr>
          <w:t>&lt;/</w:t>
        </w:r>
        <w:r>
          <w:rPr>
            <w:rStyle w:val="hljs-name"/>
            <w:color w:val="0000FF"/>
            <w:sz w:val="18"/>
            <w:szCs w:val="18"/>
          </w:rPr>
          <w:t>PatternOld</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5F2BECA3" w14:textId="7C31511D" w:rsidR="009D1437" w:rsidRPr="00AE187D" w:rsidRDefault="009D1437" w:rsidP="009D1437">
      <w:pPr>
        <w:ind w:left="720" w:firstLine="720"/>
        <w:rPr>
          <w:ins w:id="1570" w:author="Comparison" w:date="2022-04-14T16:30:00Z"/>
          <w:rStyle w:val="hljs-tag"/>
          <w:color w:val="0000FF"/>
          <w:lang w:val="nl-NL"/>
        </w:rPr>
      </w:pPr>
      <w:ins w:id="1571" w:author="Comparison" w:date="2022-04-14T16:30:00Z">
        <w:r w:rsidRPr="00AE187D">
          <w:rPr>
            <w:rStyle w:val="hljs-tag"/>
            <w:color w:val="0000FF"/>
            <w:sz w:val="18"/>
            <w:szCs w:val="18"/>
            <w:lang w:val="nl-NL"/>
          </w:rPr>
          <w:t>&lt;</w:t>
        </w:r>
        <w:r w:rsidRPr="00AE187D">
          <w:rPr>
            <w:rStyle w:val="hljs-name"/>
            <w:color w:val="0000FF"/>
            <w:sz w:val="18"/>
            <w:szCs w:val="18"/>
            <w:lang w:val="nl-NL"/>
          </w:rPr>
          <w:t>SerialOld</w:t>
        </w:r>
        <w:r w:rsidRPr="00AE187D">
          <w:rPr>
            <w:rStyle w:val="hljs-tag"/>
            <w:color w:val="0000FF"/>
            <w:sz w:val="18"/>
            <w:szCs w:val="18"/>
            <w:lang w:val="nl-NL"/>
          </w:rPr>
          <w:t>&gt;</w:t>
        </w:r>
      </w:ins>
      <w:r w:rsidR="00567FDB">
        <w:rPr>
          <w:rStyle w:val="hljs-tag"/>
          <w:color w:val="0000FF"/>
          <w:sz w:val="18"/>
          <w:szCs w:val="18"/>
          <w:lang w:val="nl-NL"/>
        </w:rPr>
        <w:t>CT/25E</w:t>
      </w:r>
      <w:ins w:id="1572" w:author="Comparison" w:date="2022-04-14T16:30:00Z">
        <w:r w:rsidRPr="00AE187D">
          <w:rPr>
            <w:rStyle w:val="hljs-tag"/>
            <w:color w:val="0000FF"/>
            <w:sz w:val="18"/>
            <w:szCs w:val="18"/>
            <w:lang w:val="nl-NL"/>
          </w:rPr>
          <w:t>&lt;/</w:t>
        </w:r>
        <w:r w:rsidRPr="00AE187D">
          <w:rPr>
            <w:rStyle w:val="hljs-name"/>
            <w:color w:val="0000FF"/>
            <w:sz w:val="18"/>
            <w:szCs w:val="18"/>
            <w:lang w:val="nl-NL"/>
          </w:rPr>
          <w:t>SerialOld</w:t>
        </w:r>
        <w:r w:rsidRPr="00AE187D">
          <w:rPr>
            <w:rStyle w:val="hljs-tag"/>
            <w:color w:val="0000FF"/>
            <w:sz w:val="18"/>
            <w:szCs w:val="18"/>
            <w:lang w:val="nl-NL"/>
          </w:rPr>
          <w:t>&gt;</w:t>
        </w:r>
      </w:ins>
    </w:p>
    <w:p w14:paraId="33221530" w14:textId="77777777" w:rsidR="009D1437" w:rsidRPr="00AE187D" w:rsidRDefault="009D1437" w:rsidP="009D1437">
      <w:pPr>
        <w:ind w:firstLine="720"/>
        <w:rPr>
          <w:ins w:id="1573" w:author="Comparison" w:date="2022-04-14T16:30:00Z"/>
          <w:rStyle w:val="hljs-tag"/>
          <w:color w:val="0000FF"/>
          <w:sz w:val="18"/>
          <w:szCs w:val="18"/>
          <w:lang w:val="nl-NL"/>
        </w:rPr>
      </w:pPr>
      <w:ins w:id="1574" w:author="Comparison" w:date="2022-04-14T16:30:00Z">
        <w:r w:rsidRPr="00AE187D">
          <w:rPr>
            <w:rFonts w:ascii="Courier New" w:hAnsi="Courier New" w:cs="Courier New"/>
            <w:color w:val="000000"/>
            <w:sz w:val="18"/>
            <w:szCs w:val="18"/>
            <w:shd w:val="clear" w:color="auto" w:fill="FFFFFF"/>
            <w:lang w:val="nl-NL"/>
          </w:rPr>
          <w:t xml:space="preserve"> </w:t>
        </w:r>
        <w:r w:rsidRPr="00AE187D">
          <w:rPr>
            <w:rFonts w:ascii="Courier New" w:hAnsi="Courier New" w:cs="Courier New"/>
            <w:color w:val="000000"/>
            <w:sz w:val="18"/>
            <w:szCs w:val="18"/>
            <w:shd w:val="clear" w:color="auto" w:fill="FFFFFF"/>
            <w:lang w:val="nl-NL"/>
          </w:rPr>
          <w:tab/>
        </w:r>
        <w:r w:rsidRPr="00AE187D">
          <w:rPr>
            <w:rStyle w:val="hljs-tag"/>
            <w:color w:val="0000FF"/>
            <w:sz w:val="18"/>
            <w:szCs w:val="18"/>
            <w:lang w:val="nl-NL"/>
          </w:rPr>
          <w:t>&lt;</w:t>
        </w:r>
        <w:r w:rsidRPr="00AE187D">
          <w:rPr>
            <w:rStyle w:val="hljs-name"/>
            <w:color w:val="0000FF"/>
            <w:sz w:val="18"/>
            <w:szCs w:val="18"/>
            <w:lang w:val="nl-NL"/>
          </w:rPr>
          <w:t>NoOlde</w:t>
        </w:r>
        <w:r w:rsidRPr="00AE187D">
          <w:rPr>
            <w:rStyle w:val="hljs-tag"/>
            <w:color w:val="0000FF"/>
            <w:sz w:val="18"/>
            <w:szCs w:val="18"/>
            <w:lang w:val="nl-NL"/>
          </w:rPr>
          <w:t>&gt;</w:t>
        </w:r>
        <w:r w:rsidRPr="00AE187D">
          <w:rPr>
            <w:rFonts w:ascii="Courier New" w:hAnsi="Courier New" w:cs="Courier New"/>
            <w:color w:val="000000"/>
            <w:sz w:val="18"/>
            <w:szCs w:val="18"/>
            <w:shd w:val="clear" w:color="auto" w:fill="FFFFFF"/>
            <w:lang w:val="nl-NL"/>
          </w:rPr>
          <w:t>00000001</w:t>
        </w:r>
        <w:r w:rsidRPr="00AE187D">
          <w:rPr>
            <w:rStyle w:val="hljs-tag"/>
            <w:color w:val="0000FF"/>
            <w:sz w:val="18"/>
            <w:szCs w:val="18"/>
            <w:lang w:val="nl-NL"/>
          </w:rPr>
          <w:t>&lt;/</w:t>
        </w:r>
        <w:r w:rsidRPr="00AE187D">
          <w:rPr>
            <w:rStyle w:val="hljs-name"/>
            <w:color w:val="0000FF"/>
            <w:sz w:val="18"/>
            <w:szCs w:val="18"/>
            <w:lang w:val="nl-NL"/>
          </w:rPr>
          <w:t>NoOlde</w:t>
        </w:r>
        <w:r w:rsidRPr="00AE187D">
          <w:rPr>
            <w:rStyle w:val="hljs-tag"/>
            <w:color w:val="0000FF"/>
            <w:sz w:val="18"/>
            <w:szCs w:val="18"/>
            <w:lang w:val="nl-NL"/>
          </w:rPr>
          <w:t>&gt;</w:t>
        </w:r>
      </w:ins>
    </w:p>
    <w:p w14:paraId="3D93A276" w14:textId="77777777" w:rsidR="009D1437" w:rsidRDefault="009D1437" w:rsidP="009D1437">
      <w:pPr>
        <w:ind w:firstLine="720"/>
        <w:rPr>
          <w:ins w:id="1575" w:author="Comparison" w:date="2022-04-14T16:30:00Z"/>
          <w:color w:val="000000"/>
          <w:shd w:val="clear" w:color="auto" w:fill="FFFFFF"/>
        </w:rPr>
      </w:pPr>
      <w:ins w:id="1576" w:author="Comparison" w:date="2022-04-14T16:30:00Z">
        <w:r w:rsidRPr="00AE187D">
          <w:rPr>
            <w:rFonts w:ascii="Courier New" w:hAnsi="Courier New" w:cs="Courier New"/>
            <w:color w:val="000000"/>
            <w:sz w:val="18"/>
            <w:szCs w:val="18"/>
            <w:shd w:val="clear" w:color="auto" w:fill="FFFFFF"/>
            <w:lang w:val="nl-NL"/>
          </w:rPr>
          <w:t xml:space="preserve"> </w:t>
        </w:r>
        <w:r w:rsidRPr="00AE187D">
          <w:rPr>
            <w:rFonts w:ascii="Courier New" w:hAnsi="Courier New" w:cs="Courier New"/>
            <w:color w:val="000000"/>
            <w:sz w:val="18"/>
            <w:szCs w:val="18"/>
            <w:shd w:val="clear" w:color="auto" w:fill="FFFFFF"/>
            <w:lang w:val="nl-NL"/>
          </w:rPr>
          <w:tab/>
        </w:r>
        <w:r>
          <w:rPr>
            <w:rStyle w:val="hljs-tag"/>
            <w:color w:val="0000FF"/>
            <w:sz w:val="18"/>
            <w:szCs w:val="18"/>
          </w:rPr>
          <w:t>&lt;</w:t>
        </w:r>
        <w:r>
          <w:rPr>
            <w:rStyle w:val="hljs-name"/>
            <w:color w:val="0000FF"/>
            <w:sz w:val="18"/>
            <w:szCs w:val="18"/>
          </w:rPr>
          <w:t>Inv</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63CC6268" w14:textId="77777777" w:rsidR="009D1437" w:rsidRDefault="009D1437" w:rsidP="009D1437">
      <w:pPr>
        <w:ind w:left="1440" w:firstLine="720"/>
        <w:rPr>
          <w:ins w:id="1577" w:author="Comparison" w:date="2022-04-14T16:30:00Z"/>
          <w:rFonts w:ascii="Courier New" w:hAnsi="Courier New" w:cs="Courier New"/>
          <w:color w:val="000000"/>
          <w:sz w:val="18"/>
          <w:szCs w:val="18"/>
          <w:shd w:val="clear" w:color="auto" w:fill="FFFFFF"/>
        </w:rPr>
      </w:pPr>
      <w:ins w:id="1578" w:author="Comparison" w:date="2022-04-14T16:30:00Z">
        <w:r>
          <w:rPr>
            <w:rStyle w:val="hljs-tag"/>
            <w:color w:val="0000FF"/>
            <w:sz w:val="18"/>
            <w:szCs w:val="18"/>
          </w:rPr>
          <w:t>&lt;</w:t>
        </w:r>
        <w:r>
          <w:rPr>
            <w:rStyle w:val="hljs-name"/>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25904521-A4FB-4A43-BEF8-8455D64A0429</w:t>
        </w:r>
        <w:r>
          <w:rPr>
            <w:rStyle w:val="hljs-tag"/>
            <w:color w:val="0000FF"/>
            <w:sz w:val="18"/>
            <w:szCs w:val="18"/>
          </w:rPr>
          <w:t>&lt;/</w:t>
        </w:r>
        <w:r>
          <w:rPr>
            <w:rStyle w:val="hljs-name"/>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32E80BF2" w14:textId="77777777" w:rsidR="009D1437" w:rsidRDefault="009D1437" w:rsidP="009D1437">
      <w:pPr>
        <w:ind w:left="1440" w:firstLine="720"/>
        <w:rPr>
          <w:ins w:id="1579" w:author="Comparison" w:date="2022-04-14T16:30:00Z"/>
          <w:rFonts w:ascii="Courier New" w:hAnsi="Courier New" w:cs="Courier New"/>
          <w:color w:val="000000"/>
          <w:sz w:val="18"/>
          <w:szCs w:val="18"/>
          <w:shd w:val="clear" w:color="auto" w:fill="FFFFFF"/>
        </w:rPr>
      </w:pPr>
      <w:ins w:id="1580" w:author="Comparison" w:date="2022-04-14T16:30:00Z">
        <w:r>
          <w:rPr>
            <w:rStyle w:val="hljs-tag"/>
            <w:color w:val="0000FF"/>
            <w:sz w:val="18"/>
            <w:szCs w:val="18"/>
          </w:rPr>
          <w:t>&lt;</w:t>
        </w:r>
        <w:r>
          <w:rPr>
            <w:rStyle w:val="hljs-name"/>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20043083</w:t>
        </w:r>
        <w:r>
          <w:rPr>
            <w:rStyle w:val="hljs-tag"/>
            <w:color w:val="0000FF"/>
            <w:sz w:val="18"/>
            <w:szCs w:val="18"/>
          </w:rPr>
          <w:t>&lt;/</w:t>
        </w:r>
        <w:r>
          <w:rPr>
            <w:rStyle w:val="hljs-name"/>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0B1F066E" w14:textId="77777777" w:rsidR="009D1437" w:rsidRDefault="009D1437" w:rsidP="009D1437">
      <w:pPr>
        <w:ind w:left="1440" w:firstLine="720"/>
        <w:rPr>
          <w:ins w:id="1581" w:author="Comparison" w:date="2022-04-14T16:30:00Z"/>
          <w:rStyle w:val="hljs-tag"/>
          <w:color w:val="0000FF"/>
        </w:rPr>
      </w:pPr>
      <w:ins w:id="1582" w:author="Comparison" w:date="2022-04-14T16:30:00Z">
        <w:r>
          <w:rPr>
            <w:rStyle w:val="hljs-tag"/>
            <w:color w:val="0000FF"/>
            <w:sz w:val="18"/>
            <w:szCs w:val="18"/>
          </w:rPr>
          <w:t>&lt;</w:t>
        </w:r>
        <w:r>
          <w:rPr>
            <w:rStyle w:val="hljs-name"/>
            <w:color w:val="0000FF"/>
            <w:sz w:val="18"/>
            <w:szCs w:val="18"/>
          </w:rPr>
          <w:t>signValue</w:t>
        </w:r>
        <w:r>
          <w:rPr>
            <w:rStyle w:val="hljs-tag"/>
            <w:color w:val="0000FF"/>
            <w:sz w:val="18"/>
            <w:szCs w:val="18"/>
          </w:rPr>
          <w:t>&gt;</w:t>
        </w:r>
        <w:r>
          <w:rPr>
            <w:rFonts w:ascii="Courier New" w:hAnsi="Courier New" w:cs="Courier New"/>
            <w:color w:val="000000"/>
            <w:sz w:val="18"/>
            <w:szCs w:val="18"/>
            <w:shd w:val="clear" w:color="auto" w:fill="FFFFFF"/>
          </w:rPr>
          <w:t>EKkR0sNI67yHpuvLKWFdVg1jg4Rkm3gSZZAj0m+t/T0O/RGpg2wjItTxBLmZgoUU08szexYTzZQX+x37IExQTtd27XE5D0APA08jjXe/MG+uVRSFoPxf5H9pgwcwlIWVusZhTpLZrTkEhr2fEg+haW9fKuizKI+mur6NlndpJWE=</w:t>
        </w:r>
        <w:r>
          <w:rPr>
            <w:rStyle w:val="hljs-tag"/>
            <w:color w:val="0000FF"/>
            <w:sz w:val="18"/>
            <w:szCs w:val="18"/>
          </w:rPr>
          <w:t>&lt;/</w:t>
        </w:r>
        <w:r>
          <w:rPr>
            <w:rStyle w:val="hljs-name"/>
            <w:color w:val="0000FF"/>
            <w:sz w:val="18"/>
            <w:szCs w:val="18"/>
          </w:rPr>
          <w:t>signValue</w:t>
        </w:r>
        <w:r>
          <w:rPr>
            <w:rStyle w:val="hljs-tag"/>
            <w:color w:val="0000FF"/>
            <w:sz w:val="18"/>
            <w:szCs w:val="18"/>
          </w:rPr>
          <w:t>&gt;</w:t>
        </w:r>
      </w:ins>
    </w:p>
    <w:p w14:paraId="40465053" w14:textId="77777777" w:rsidR="009D1437" w:rsidRDefault="009D1437" w:rsidP="009D1437">
      <w:pPr>
        <w:ind w:left="720" w:firstLine="720"/>
        <w:rPr>
          <w:ins w:id="1583" w:author="Comparison" w:date="2022-04-14T16:30:00Z"/>
          <w:rStyle w:val="hljs-tag"/>
          <w:color w:val="0000FF"/>
          <w:sz w:val="18"/>
          <w:szCs w:val="18"/>
        </w:rPr>
      </w:pPr>
      <w:ins w:id="1584" w:author="Comparison" w:date="2022-04-14T16:30:00Z">
        <w:r>
          <w:rPr>
            <w:rStyle w:val="hljs-tag"/>
            <w:color w:val="0000FF"/>
            <w:sz w:val="18"/>
            <w:szCs w:val="18"/>
          </w:rPr>
          <w:t>&lt;/</w:t>
        </w:r>
        <w:r>
          <w:rPr>
            <w:rStyle w:val="hljs-name"/>
            <w:color w:val="0000FF"/>
            <w:sz w:val="18"/>
            <w:szCs w:val="18"/>
          </w:rPr>
          <w:t>Inv</w:t>
        </w:r>
        <w:r>
          <w:rPr>
            <w:rStyle w:val="hljs-tag"/>
            <w:color w:val="0000FF"/>
            <w:sz w:val="18"/>
            <w:szCs w:val="18"/>
          </w:rPr>
          <w:t>&gt;</w:t>
        </w:r>
      </w:ins>
    </w:p>
    <w:p w14:paraId="648459FD" w14:textId="77777777" w:rsidR="009D1437" w:rsidRDefault="009D1437" w:rsidP="009D1437">
      <w:pPr>
        <w:ind w:firstLine="720"/>
        <w:rPr>
          <w:ins w:id="1585" w:author="Comparison" w:date="2022-04-14T16:30:00Z"/>
          <w:rStyle w:val="hljs-tag"/>
          <w:color w:val="0000FF"/>
          <w:sz w:val="18"/>
          <w:szCs w:val="18"/>
        </w:rPr>
      </w:pPr>
      <w:ins w:id="1586" w:author="Comparison" w:date="2022-04-14T16:30:00Z">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color w:val="0000FF"/>
            <w:sz w:val="18"/>
            <w:szCs w:val="18"/>
          </w:rPr>
          <w:t>Invoices</w:t>
        </w:r>
        <w:r>
          <w:rPr>
            <w:rStyle w:val="hljs-tag"/>
            <w:color w:val="0000FF"/>
            <w:sz w:val="18"/>
            <w:szCs w:val="18"/>
          </w:rPr>
          <w:t>&gt;</w:t>
        </w:r>
      </w:ins>
    </w:p>
    <w:p w14:paraId="447D36F2" w14:textId="77777777" w:rsidR="009D1437" w:rsidRDefault="009D1437" w:rsidP="009D1437">
      <w:pPr>
        <w:ind w:firstLine="720"/>
        <w:rPr>
          <w:ins w:id="1587" w:author="Comparison" w:date="2022-04-14T16:30:00Z"/>
          <w:szCs w:val="28"/>
        </w:rPr>
      </w:pPr>
      <w:ins w:id="1588" w:author="Comparison" w:date="2022-04-14T16:30:00Z">
        <w:r>
          <w:rPr>
            <w:szCs w:val="28"/>
          </w:rPr>
          <w:t xml:space="preserve">Trong đó: </w:t>
        </w:r>
        <w:r>
          <w:rPr>
            <w:szCs w:val="28"/>
          </w:rPr>
          <w:tab/>
          <w:t xml:space="preserve">tag </w:t>
        </w:r>
        <w:r>
          <w:rPr>
            <w:rFonts w:ascii="Consolas" w:hAnsi="Consolas" w:cs="Consolas"/>
            <w:color w:val="0000FF"/>
            <w:sz w:val="19"/>
            <w:szCs w:val="19"/>
            <w:highlight w:val="white"/>
          </w:rPr>
          <w:t>&lt;SerialCert&gt;</w:t>
        </w:r>
        <w:r>
          <w:rPr>
            <w:rFonts w:ascii="Consolas" w:hAnsi="Consolas" w:cs="Consolas"/>
            <w:color w:val="0000FF"/>
            <w:sz w:val="19"/>
            <w:szCs w:val="19"/>
          </w:rPr>
          <w:t xml:space="preserve">: </w:t>
        </w:r>
      </w:ins>
      <w:r>
        <w:rPr>
          <w:szCs w:val="28"/>
        </w:rPr>
        <w:t>S</w:t>
      </w:r>
      <w:ins w:id="1589" w:author="Comparison" w:date="2022-04-14T16:30:00Z">
        <w:r>
          <w:rPr>
            <w:szCs w:val="28"/>
          </w:rPr>
          <w:t>erial chứng thư của công ty</w:t>
        </w:r>
      </w:ins>
    </w:p>
    <w:p w14:paraId="12B1BB4E" w14:textId="77777777" w:rsidR="009D1437" w:rsidRDefault="009D1437" w:rsidP="009D1437">
      <w:pPr>
        <w:pStyle w:val="ListParagraph"/>
        <w:numPr>
          <w:ilvl w:val="2"/>
          <w:numId w:val="4"/>
        </w:numPr>
        <w:spacing w:after="0" w:line="240" w:lineRule="auto"/>
        <w:rPr>
          <w:ins w:id="1590" w:author="Comparison" w:date="2022-04-14T16:30:00Z"/>
          <w:rFonts w:eastAsia="Calibri"/>
        </w:rPr>
      </w:pPr>
      <w:ins w:id="1591" w:author="Comparison" w:date="2022-04-14T16:30:00Z">
        <w:r>
          <w:rPr>
            <w:szCs w:val="28"/>
          </w:rPr>
          <w:t xml:space="preserve">tag </w:t>
        </w:r>
        <w:r>
          <w:rPr>
            <w:rFonts w:ascii="Consolas" w:hAnsi="Consolas" w:cs="Consolas"/>
            <w:color w:val="0000FF"/>
            <w:sz w:val="19"/>
            <w:szCs w:val="19"/>
            <w:highlight w:val="white"/>
          </w:rPr>
          <w:t>&lt;</w:t>
        </w:r>
        <w:r>
          <w:rPr>
            <w:rStyle w:val="Heading1Char"/>
            <w:rFonts w:ascii="Courier New" w:eastAsiaTheme="minorHAnsi" w:hAnsi="Courier New" w:cs="Courier New"/>
            <w:sz w:val="18"/>
            <w:szCs w:val="18"/>
          </w:rPr>
          <w:t xml:space="preserve"> </w:t>
        </w:r>
        <w:r>
          <w:rPr>
            <w:rStyle w:val="hljs-name"/>
            <w:color w:val="0000FF"/>
            <w:sz w:val="18"/>
            <w:szCs w:val="18"/>
          </w:rPr>
          <w:t>PatternOld</w:t>
        </w:r>
        <w:r>
          <w:rPr>
            <w:rFonts w:ascii="Consolas" w:hAnsi="Consolas" w:cs="Consolas"/>
            <w:color w:val="0000FF"/>
            <w:sz w:val="19"/>
            <w:szCs w:val="19"/>
            <w:highlight w:val="white"/>
          </w:rPr>
          <w:t xml:space="preserve"> &gt;</w:t>
        </w:r>
        <w:r>
          <w:rPr>
            <w:szCs w:val="28"/>
          </w:rPr>
          <w:t xml:space="preserve">: </w:t>
        </w:r>
        <w:r>
          <w:rPr>
            <w:rFonts w:eastAsia="Calibri"/>
          </w:rPr>
          <w:t xml:space="preserve">Mẫu số của </w:t>
        </w:r>
      </w:ins>
      <w:r>
        <w:rPr>
          <w:rFonts w:eastAsia="Calibri"/>
        </w:rPr>
        <w:t>chứng từ</w:t>
      </w:r>
      <w:ins w:id="1592" w:author="Comparison" w:date="2022-04-14T16:30:00Z">
        <w:r>
          <w:rPr>
            <w:rFonts w:eastAsia="Calibri"/>
          </w:rPr>
          <w:t xml:space="preserve"> điều chỉnh,thay thế cũ</w:t>
        </w:r>
      </w:ins>
    </w:p>
    <w:p w14:paraId="476B6D90" w14:textId="77777777" w:rsidR="009D1437" w:rsidRDefault="009D1437" w:rsidP="009D1437">
      <w:pPr>
        <w:ind w:left="2160"/>
        <w:rPr>
          <w:ins w:id="1593" w:author="Comparison" w:date="2022-04-14T16:30:00Z"/>
          <w:rFonts w:eastAsia="Calibri"/>
        </w:rPr>
      </w:pPr>
      <w:ins w:id="1594" w:author="Comparison" w:date="2022-04-14T16:30:00Z">
        <w:r>
          <w:rPr>
            <w:szCs w:val="28"/>
          </w:rPr>
          <w:t>tag&lt;</w:t>
        </w:r>
        <w:r>
          <w:rPr>
            <w:rStyle w:val="Heading1Char"/>
            <w:rFonts w:ascii="Courier New" w:eastAsiaTheme="minorHAnsi" w:hAnsi="Courier New" w:cs="Courier New"/>
            <w:sz w:val="18"/>
            <w:szCs w:val="18"/>
          </w:rPr>
          <w:t xml:space="preserve"> </w:t>
        </w:r>
        <w:r>
          <w:rPr>
            <w:rStyle w:val="hljs-name"/>
            <w:color w:val="0000FF"/>
            <w:sz w:val="18"/>
            <w:szCs w:val="18"/>
          </w:rPr>
          <w:t>SerialOld</w:t>
        </w:r>
        <w:r>
          <w:rPr>
            <w:szCs w:val="28"/>
          </w:rPr>
          <w:t xml:space="preserve"> &gt;:</w:t>
        </w:r>
        <w:r>
          <w:rPr>
            <w:rFonts w:eastAsia="Calibri"/>
          </w:rPr>
          <w:t xml:space="preserve"> </w:t>
        </w:r>
      </w:ins>
      <w:r>
        <w:rPr>
          <w:rFonts w:eastAsia="Calibri"/>
        </w:rPr>
        <w:t>Chứng từ</w:t>
      </w:r>
      <w:ins w:id="1595" w:author="Comparison" w:date="2022-04-14T16:30:00Z">
        <w:r>
          <w:rPr>
            <w:rFonts w:eastAsia="Calibri"/>
          </w:rPr>
          <w:t xml:space="preserve"> điều chỉnh,thay thế cũ</w:t>
        </w:r>
      </w:ins>
    </w:p>
    <w:p w14:paraId="7F56F910" w14:textId="77777777" w:rsidR="009D1437" w:rsidRPr="00AE187D" w:rsidRDefault="009D1437" w:rsidP="009D1437">
      <w:pPr>
        <w:ind w:left="2160"/>
        <w:rPr>
          <w:ins w:id="1596" w:author="Comparison" w:date="2022-04-14T16:30:00Z"/>
          <w:rFonts w:ascii="Courier New" w:hAnsi="Courier New" w:cs="Courier New"/>
          <w:sz w:val="18"/>
          <w:szCs w:val="18"/>
          <w:lang w:val="nl-NL"/>
        </w:rPr>
      </w:pPr>
      <w:ins w:id="1597" w:author="Comparison" w:date="2022-04-14T16:30:00Z">
        <w:r w:rsidRPr="00AE187D">
          <w:rPr>
            <w:rFonts w:eastAsia="Calibri"/>
            <w:lang w:val="nl-NL"/>
          </w:rPr>
          <w:t>tag&lt;</w:t>
        </w:r>
        <w:r w:rsidRPr="00AE187D">
          <w:rPr>
            <w:rStyle w:val="Heading1Char"/>
            <w:rFonts w:ascii="Courier New" w:eastAsiaTheme="minorHAnsi" w:hAnsi="Courier New" w:cs="Courier New"/>
            <w:sz w:val="18"/>
            <w:szCs w:val="18"/>
            <w:lang w:val="nl-NL"/>
          </w:rPr>
          <w:t xml:space="preserve"> </w:t>
        </w:r>
        <w:r w:rsidRPr="00AE187D">
          <w:rPr>
            <w:rStyle w:val="hljs-name"/>
            <w:color w:val="0000FF"/>
            <w:sz w:val="18"/>
            <w:szCs w:val="18"/>
            <w:lang w:val="nl-NL"/>
          </w:rPr>
          <w:t xml:space="preserve">NoOlde&gt; : </w:t>
        </w:r>
      </w:ins>
      <w:r w:rsidRPr="00AE187D">
        <w:rPr>
          <w:rStyle w:val="hljs-name"/>
          <w:lang w:val="nl-NL"/>
        </w:rPr>
        <w:t>S</w:t>
      </w:r>
      <w:ins w:id="1598" w:author="Comparison" w:date="2022-04-14T16:30:00Z">
        <w:r w:rsidRPr="00AE187D">
          <w:rPr>
            <w:rStyle w:val="hljs-name"/>
            <w:lang w:val="nl-NL"/>
          </w:rPr>
          <w:t xml:space="preserve">ố </w:t>
        </w:r>
      </w:ins>
      <w:r w:rsidRPr="00AE187D">
        <w:rPr>
          <w:rStyle w:val="hljs-name"/>
          <w:lang w:val="nl-NL"/>
        </w:rPr>
        <w:t>chứng từ</w:t>
      </w:r>
      <w:ins w:id="1599" w:author="Comparison" w:date="2022-04-14T16:30:00Z">
        <w:r w:rsidRPr="00AE187D">
          <w:rPr>
            <w:rStyle w:val="hljs-name"/>
            <w:lang w:val="nl-NL"/>
          </w:rPr>
          <w:t xml:space="preserve"> cũ</w:t>
        </w:r>
      </w:ins>
    </w:p>
    <w:p w14:paraId="469DCD27" w14:textId="77777777" w:rsidR="009D1437" w:rsidRPr="00AE187D" w:rsidRDefault="009D1437" w:rsidP="009D1437">
      <w:pPr>
        <w:rPr>
          <w:ins w:id="1600" w:author="Comparison" w:date="2022-04-14T16:30:00Z"/>
          <w:szCs w:val="28"/>
          <w:lang w:val="nl-NL"/>
        </w:rPr>
      </w:pPr>
      <w:ins w:id="1601" w:author="Comparison" w:date="2022-04-14T16:30:00Z">
        <w:r w:rsidRPr="00AE187D">
          <w:rPr>
            <w:szCs w:val="28"/>
            <w:lang w:val="nl-NL"/>
          </w:rPr>
          <w:tab/>
        </w:r>
        <w:r w:rsidRPr="00AE187D">
          <w:rPr>
            <w:szCs w:val="28"/>
            <w:lang w:val="nl-NL"/>
          </w:rPr>
          <w:tab/>
        </w:r>
        <w:r w:rsidRPr="00AE187D">
          <w:rPr>
            <w:szCs w:val="28"/>
            <w:lang w:val="nl-NL"/>
          </w:rPr>
          <w:tab/>
          <w:t xml:space="preserve">tag </w:t>
        </w:r>
        <w:r w:rsidRPr="00AE187D">
          <w:rPr>
            <w:rFonts w:ascii="Consolas" w:hAnsi="Consolas" w:cs="Consolas"/>
            <w:color w:val="0000FF"/>
            <w:sz w:val="19"/>
            <w:szCs w:val="19"/>
            <w:highlight w:val="white"/>
            <w:lang w:val="nl-NL"/>
          </w:rPr>
          <w:t>&lt;idInv&gt;</w:t>
        </w:r>
        <w:r w:rsidRPr="00AE187D">
          <w:rPr>
            <w:szCs w:val="28"/>
            <w:lang w:val="nl-NL"/>
          </w:rPr>
          <w:t xml:space="preserve">: </w:t>
        </w:r>
      </w:ins>
      <w:r w:rsidRPr="00AE187D">
        <w:rPr>
          <w:szCs w:val="28"/>
          <w:lang w:val="nl-NL"/>
        </w:rPr>
        <w:t>I</w:t>
      </w:r>
      <w:ins w:id="1602" w:author="Comparison" w:date="2022-04-14T16:30:00Z">
        <w:r w:rsidRPr="00AE187D">
          <w:rPr>
            <w:szCs w:val="28"/>
            <w:lang w:val="nl-NL"/>
          </w:rPr>
          <w:t xml:space="preserve">d </w:t>
        </w:r>
      </w:ins>
      <w:r w:rsidRPr="00AE187D">
        <w:rPr>
          <w:szCs w:val="28"/>
          <w:lang w:val="nl-NL"/>
        </w:rPr>
        <w:t>chứng từ</w:t>
      </w:r>
      <w:ins w:id="1603" w:author="Comparison" w:date="2022-04-14T16:30:00Z">
        <w:r w:rsidRPr="00AE187D">
          <w:rPr>
            <w:szCs w:val="28"/>
            <w:lang w:val="nl-NL"/>
          </w:rPr>
          <w:t xml:space="preserve"> trên hệ thống vnpt</w:t>
        </w:r>
      </w:ins>
    </w:p>
    <w:p w14:paraId="2ED43234" w14:textId="77777777" w:rsidR="009D1437" w:rsidRDefault="009D1437" w:rsidP="009D1437">
      <w:pPr>
        <w:rPr>
          <w:ins w:id="1604" w:author="Comparison" w:date="2022-04-14T16:30:00Z"/>
          <w:szCs w:val="28"/>
        </w:rPr>
      </w:pPr>
      <w:ins w:id="1605" w:author="Comparison" w:date="2022-04-14T16:30:00Z">
        <w:r w:rsidRPr="00AE187D">
          <w:rPr>
            <w:szCs w:val="28"/>
            <w:lang w:val="nl-NL"/>
          </w:rPr>
          <w:tab/>
        </w:r>
        <w:r w:rsidRPr="00AE187D">
          <w:rPr>
            <w:szCs w:val="28"/>
            <w:lang w:val="nl-NL"/>
          </w:rPr>
          <w:tab/>
        </w:r>
        <w:r w:rsidRPr="00AE187D">
          <w:rPr>
            <w:szCs w:val="28"/>
            <w:lang w:val="nl-NL"/>
          </w:rPr>
          <w:tab/>
        </w:r>
        <w:r>
          <w:rPr>
            <w:szCs w:val="28"/>
          </w:rPr>
          <w:t xml:space="preserve">tag </w:t>
        </w:r>
        <w:r>
          <w:rPr>
            <w:rFonts w:ascii="Consolas" w:hAnsi="Consolas" w:cs="Consolas"/>
            <w:color w:val="0000FF"/>
            <w:sz w:val="19"/>
            <w:szCs w:val="19"/>
            <w:highlight w:val="white"/>
          </w:rPr>
          <w:t>&lt;signValue&gt;</w:t>
        </w:r>
        <w:r>
          <w:rPr>
            <w:szCs w:val="28"/>
          </w:rPr>
          <w:t xml:space="preserve">:  </w:t>
        </w:r>
      </w:ins>
      <w:r>
        <w:rPr>
          <w:szCs w:val="28"/>
        </w:rPr>
        <w:t>C</w:t>
      </w:r>
      <w:ins w:id="1606" w:author="Comparison" w:date="2022-04-14T16:30:00Z">
        <w:r>
          <w:rPr>
            <w:szCs w:val="28"/>
          </w:rPr>
          <w:t>huỗi ký</w:t>
        </w:r>
      </w:ins>
    </w:p>
    <w:p w14:paraId="1D96B0FC" w14:textId="77777777" w:rsidR="009D1437" w:rsidRPr="003C4A43" w:rsidRDefault="009D1437" w:rsidP="009D1437">
      <w:pPr>
        <w:rPr>
          <w:lang w:val="x-none" w:eastAsia="x-none"/>
        </w:rPr>
      </w:pPr>
      <w:ins w:id="1607" w:author="Comparison" w:date="2022-04-14T16:30:00Z">
        <w:r>
          <w:rPr>
            <w:szCs w:val="28"/>
          </w:rPr>
          <w:t xml:space="preserve">tag </w:t>
        </w:r>
        <w:r>
          <w:rPr>
            <w:rFonts w:ascii="Consolas" w:hAnsi="Consolas" w:cs="Consolas"/>
            <w:color w:val="0000FF"/>
            <w:sz w:val="19"/>
            <w:szCs w:val="19"/>
            <w:highlight w:val="white"/>
          </w:rPr>
          <w:t>&lt;key&gt;</w:t>
        </w:r>
        <w:r>
          <w:rPr>
            <w:szCs w:val="28"/>
          </w:rPr>
          <w:t>: fkey</w:t>
        </w:r>
      </w:ins>
    </w:p>
    <w:p w14:paraId="391080F3" w14:textId="77777777" w:rsidR="009D1437" w:rsidRDefault="009D1437" w:rsidP="00480762">
      <w:pPr>
        <w:pStyle w:val="Heading3"/>
      </w:pPr>
      <w:bookmarkStart w:id="1608" w:name="_Toc198045388"/>
      <w:r>
        <w:t>Lấy giá trị Hash thay thế chứng từ sử dụng smartCA(bước 1)</w:t>
      </w:r>
      <w:bookmarkEnd w:id="1608"/>
    </w:p>
    <w:p w14:paraId="492FB61B" w14:textId="77777777" w:rsidR="009D1437" w:rsidRPr="00593BE8" w:rsidRDefault="009D1437" w:rsidP="009D1437">
      <w:pPr>
        <w:pStyle w:val="N"/>
      </w:pPr>
      <w:r w:rsidRPr="00593BE8">
        <w:t>URL</w:t>
      </w:r>
    </w:p>
    <w:p w14:paraId="4669FCC1" w14:textId="77777777" w:rsidR="009D1437" w:rsidRDefault="009D1437" w:rsidP="009D1437">
      <w:pPr>
        <w:pStyle w:val="N"/>
      </w:pPr>
      <w:r>
        <w:tab/>
      </w:r>
      <w:r w:rsidRPr="00007702">
        <w:t xml:space="preserve"> </w:t>
      </w:r>
      <w:r>
        <w:t>s</w:t>
      </w:r>
      <w:r w:rsidRPr="00EB3AC8">
        <w:t xml:space="preserve">tring </w:t>
      </w:r>
      <w:r w:rsidRPr="003C4A43">
        <w:rPr>
          <w:b/>
          <w:color w:val="000000"/>
        </w:rPr>
        <w:t>GetHashCTTSmartCAReplace</w:t>
      </w:r>
      <w:r>
        <w:t xml:space="preserve"> </w:t>
      </w:r>
      <w:r w:rsidRPr="00A0628B">
        <w:t>(string Account, string ACpass, string xmlInvData, string username, string password, string serialCert, int type, string invToken, string pattern = "", string serial = "", int convert = 0)</w:t>
      </w:r>
    </w:p>
    <w:p w14:paraId="6B1254DF" w14:textId="77777777" w:rsidR="009D1437" w:rsidRPr="00593BE8" w:rsidRDefault="009D1437" w:rsidP="009D1437">
      <w:pPr>
        <w:pStyle w:val="N"/>
      </w:pPr>
      <w:r w:rsidRPr="00593BE8">
        <w:t>DESCRIPTION</w:t>
      </w:r>
    </w:p>
    <w:p w14:paraId="394EEA45" w14:textId="77777777" w:rsidR="009D1437" w:rsidRPr="007C1EEB" w:rsidRDefault="009D1437" w:rsidP="009D1437">
      <w:pPr>
        <w:pStyle w:val="N"/>
      </w:pPr>
      <w:r>
        <w:tab/>
        <w:t>Đây là web service cho phép phát hành chứng từ với các hệ thống sử dụng smartCA, thực hiện truyền dữ liệu chứng từ và lấy giá trị hash value để ký số bằng smartCA ở client.</w:t>
      </w:r>
    </w:p>
    <w:p w14:paraId="237E2B44" w14:textId="77777777" w:rsidR="009D1437" w:rsidRPr="00007702" w:rsidRDefault="009D1437" w:rsidP="009D1437">
      <w:pPr>
        <w:pStyle w:val="N"/>
      </w:pPr>
      <w:r w:rsidRPr="00663B3E">
        <w:t>HTTP METHOD</w:t>
      </w:r>
    </w:p>
    <w:p w14:paraId="3A4E8D25" w14:textId="77777777" w:rsidR="009D1437" w:rsidRPr="00007702" w:rsidRDefault="009D1437" w:rsidP="009D1437">
      <w:pPr>
        <w:pStyle w:val="N"/>
        <w:rPr>
          <w:b/>
        </w:rPr>
      </w:pPr>
      <w:r w:rsidRPr="00610AFD">
        <w:tab/>
      </w:r>
      <w:r w:rsidRPr="00610AFD">
        <w:tab/>
        <w:t>POST</w:t>
      </w:r>
    </w:p>
    <w:p w14:paraId="72899C2E" w14:textId="77777777" w:rsidR="009D1437" w:rsidRPr="00610AFD" w:rsidRDefault="009D1437" w:rsidP="009D1437">
      <w:pPr>
        <w:pStyle w:val="N"/>
      </w:pPr>
      <w:r w:rsidRPr="00610AFD">
        <w:t>REQUEST BODY</w:t>
      </w:r>
    </w:p>
    <w:p w14:paraId="24398574" w14:textId="77777777" w:rsidR="009D1437" w:rsidRPr="009372AD" w:rsidRDefault="009D1437" w:rsidP="009D143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 xml:space="preserve">Tài khoản được cấp phát cho nhân viên gọi lệnh phát hành </w:t>
      </w:r>
      <w:r>
        <w:rPr>
          <w:rFonts w:eastAsia="Calibri"/>
        </w:rPr>
        <w:t>chứng từ</w:t>
      </w:r>
    </w:p>
    <w:p w14:paraId="4DC1669E" w14:textId="77777777" w:rsidR="009D1437" w:rsidRPr="00076E1C" w:rsidRDefault="009D1437" w:rsidP="009D1437">
      <w:pPr>
        <w:pStyle w:val="ListParagraph"/>
        <w:numPr>
          <w:ilvl w:val="0"/>
          <w:numId w:val="2"/>
        </w:numPr>
        <w:spacing w:after="0" w:line="360" w:lineRule="auto"/>
        <w:ind w:left="1080"/>
        <w:jc w:val="both"/>
        <w:rPr>
          <w:rFonts w:eastAsia="Calibri"/>
          <w:b/>
          <w:u w:val="single"/>
        </w:rPr>
      </w:pPr>
      <w:r w:rsidRPr="009372AD">
        <w:rPr>
          <w:rFonts w:eastAsia="Calibri"/>
          <w:b/>
        </w:rPr>
        <w:lastRenderedPageBreak/>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0F8A8D13" w14:textId="77777777" w:rsidR="009D1437" w:rsidRPr="004D34F1" w:rsidRDefault="009D1437" w:rsidP="009D1437">
      <w:pPr>
        <w:pStyle w:val="ListParagraph"/>
        <w:numPr>
          <w:ilvl w:val="0"/>
          <w:numId w:val="2"/>
        </w:numPr>
        <w:spacing w:after="0" w:line="360" w:lineRule="auto"/>
        <w:ind w:left="1080"/>
        <w:jc w:val="both"/>
        <w:rPr>
          <w:rFonts w:eastAsia="Calibri"/>
          <w:b/>
          <w:u w:val="single"/>
        </w:rPr>
      </w:pPr>
      <w:r w:rsidRPr="00076E1C">
        <w:rPr>
          <w:b/>
          <w:color w:val="000000"/>
          <w:highlight w:val="white"/>
        </w:rPr>
        <w:t>xmlInvData</w:t>
      </w:r>
      <w:r w:rsidRPr="00076E1C">
        <w:rPr>
          <w:color w:val="000000"/>
        </w:rPr>
        <w:t xml:space="preserve">: chuỗi xml </w:t>
      </w:r>
      <w:r>
        <w:rPr>
          <w:color w:val="000000"/>
        </w:rPr>
        <w:t>chứng từ</w:t>
      </w:r>
      <w:r w:rsidRPr="00076E1C">
        <w:rPr>
          <w:color w:val="000000"/>
        </w:rPr>
        <w:t xml:space="preserve"> (theo mẫ</w:t>
      </w:r>
      <w:r>
        <w:rPr>
          <w:color w:val="000000"/>
        </w:rPr>
        <w:t>u mô tả kèm theo</w:t>
      </w:r>
      <w:r w:rsidRPr="00076E1C">
        <w:rPr>
          <w:color w:val="000000"/>
        </w:rPr>
        <w:t>)</w:t>
      </w:r>
    </w:p>
    <w:p w14:paraId="5152C4EE" w14:textId="77777777" w:rsidR="009D1437" w:rsidRPr="004D34F1" w:rsidRDefault="009D1437" w:rsidP="009D1437">
      <w:pPr>
        <w:pStyle w:val="ListParagraph"/>
        <w:numPr>
          <w:ilvl w:val="0"/>
          <w:numId w:val="2"/>
        </w:numPr>
        <w:spacing w:after="0" w:line="360" w:lineRule="auto"/>
        <w:ind w:left="1080"/>
        <w:jc w:val="both"/>
        <w:rPr>
          <w:rFonts w:eastAsia="Calibri"/>
          <w:b/>
          <w:u w:val="single"/>
        </w:rPr>
      </w:pPr>
      <w:r w:rsidRPr="004D34F1">
        <w:rPr>
          <w:b/>
          <w:color w:val="000000"/>
          <w:highlight w:val="white"/>
        </w:rPr>
        <w:t>serialCert</w:t>
      </w:r>
      <w:r>
        <w:rPr>
          <w:color w:val="000000"/>
        </w:rPr>
        <w:t>: S</w:t>
      </w:r>
      <w:r w:rsidRPr="004D34F1">
        <w:rPr>
          <w:color w:val="000000"/>
        </w:rPr>
        <w:t>erial của chứng thư</w:t>
      </w:r>
      <w:r>
        <w:rPr>
          <w:color w:val="000000"/>
        </w:rPr>
        <w:t xml:space="preserve"> số</w:t>
      </w:r>
      <w:r w:rsidRPr="004D34F1">
        <w:rPr>
          <w:color w:val="000000"/>
        </w:rPr>
        <w:t xml:space="preserve"> công ty đã đăng ký trong hệ thống</w:t>
      </w:r>
    </w:p>
    <w:p w14:paraId="6F59ACAF" w14:textId="77777777" w:rsidR="009D1437" w:rsidRPr="00CC4ACE" w:rsidRDefault="009D1437" w:rsidP="009D1437">
      <w:pPr>
        <w:pStyle w:val="ListParagraph"/>
        <w:numPr>
          <w:ilvl w:val="0"/>
          <w:numId w:val="2"/>
        </w:numPr>
        <w:spacing w:after="0" w:line="360" w:lineRule="auto"/>
        <w:ind w:left="1080"/>
        <w:jc w:val="both"/>
        <w:rPr>
          <w:rFonts w:eastAsia="Calibri"/>
          <w:b/>
          <w:u w:val="single"/>
        </w:rPr>
      </w:pPr>
      <w:r w:rsidRPr="00CC4ACE">
        <w:rPr>
          <w:b/>
          <w:color w:val="000000"/>
          <w:highlight w:val="white"/>
        </w:rPr>
        <w:t>type</w:t>
      </w:r>
      <w:r w:rsidRPr="00CC4ACE">
        <w:rPr>
          <w:color w:val="000000"/>
        </w:rPr>
        <w:t xml:space="preserve">: phát hành mới: 0, thay thế = 1, </w:t>
      </w:r>
    </w:p>
    <w:p w14:paraId="5E42A7B0" w14:textId="7B99631D" w:rsidR="009D1437" w:rsidRPr="00CC4ACE" w:rsidRDefault="009D1437" w:rsidP="009D1437">
      <w:pPr>
        <w:pStyle w:val="ListParagraph"/>
        <w:numPr>
          <w:ilvl w:val="0"/>
          <w:numId w:val="2"/>
        </w:numPr>
        <w:spacing w:after="0" w:line="360" w:lineRule="auto"/>
        <w:jc w:val="both"/>
        <w:rPr>
          <w:rFonts w:eastAsia="Calibri"/>
          <w:b/>
          <w:u w:val="single"/>
        </w:rPr>
      </w:pPr>
      <w:r w:rsidRPr="00CC4ACE">
        <w:rPr>
          <w:b/>
          <w:color w:val="000000"/>
          <w:highlight w:val="white"/>
        </w:rPr>
        <w:t>invToken</w:t>
      </w:r>
      <w:r w:rsidRPr="00CC4ACE">
        <w:rPr>
          <w:color w:val="000000"/>
        </w:rPr>
        <w:t xml:space="preserve">: chuỗi token </w:t>
      </w:r>
      <w:r>
        <w:rPr>
          <w:color w:val="000000"/>
        </w:rPr>
        <w:t>chứng từ</w:t>
      </w:r>
      <w:r w:rsidRPr="00CC4ACE">
        <w:rPr>
          <w:color w:val="000000"/>
        </w:rPr>
        <w:t xml:space="preserve"> = mẫu số;ký hiệu;số </w:t>
      </w:r>
      <w:r>
        <w:rPr>
          <w:color w:val="000000"/>
        </w:rPr>
        <w:t>chứng từ</w:t>
      </w:r>
      <w:r w:rsidRPr="00CC4ACE">
        <w:rPr>
          <w:color w:val="000000"/>
        </w:rPr>
        <w:t xml:space="preserve"> (ví dụ: </w:t>
      </w:r>
      <w:r w:rsidR="00567FDB">
        <w:rPr>
          <w:color w:val="A31515"/>
        </w:rPr>
        <w:t>03/TNCN</w:t>
      </w:r>
      <w:r w:rsidRPr="00CC4ACE">
        <w:rPr>
          <w:color w:val="A31515"/>
          <w:highlight w:val="white"/>
        </w:rPr>
        <w:t>/001;</w:t>
      </w:r>
      <w:r w:rsidR="00567FDB">
        <w:rPr>
          <w:color w:val="A31515"/>
          <w:highlight w:val="white"/>
        </w:rPr>
        <w:t>CT</w:t>
      </w:r>
      <w:r w:rsidRPr="00CC4ACE">
        <w:rPr>
          <w:color w:val="A31515"/>
          <w:highlight w:val="white"/>
        </w:rPr>
        <w:t>/</w:t>
      </w:r>
      <w:r>
        <w:rPr>
          <w:color w:val="A31515"/>
          <w:highlight w:val="white"/>
        </w:rPr>
        <w:t>2</w:t>
      </w:r>
      <w:r w:rsidR="00567FDB">
        <w:rPr>
          <w:color w:val="A31515"/>
          <w:highlight w:val="white"/>
        </w:rPr>
        <w:t>5E</w:t>
      </w:r>
      <w:r w:rsidRPr="00CC4ACE">
        <w:rPr>
          <w:color w:val="A31515"/>
          <w:highlight w:val="white"/>
        </w:rPr>
        <w:t>;1</w:t>
      </w:r>
      <w:r w:rsidRPr="00CC4ACE">
        <w:rPr>
          <w:color w:val="000000"/>
        </w:rPr>
        <w:t>) – chỉ cần khi thay thế/ điều chỉnh; phát hành thì để trống</w:t>
      </w:r>
    </w:p>
    <w:p w14:paraId="3E27FD5A"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mẫu số</w:t>
      </w:r>
      <w:r>
        <w:rPr>
          <w:color w:val="000000"/>
        </w:rPr>
        <w:t xml:space="preserve"> chứng từ</w:t>
      </w:r>
    </w:p>
    <w:p w14:paraId="1F2F4D8C" w14:textId="77777777" w:rsidR="009D1437" w:rsidRPr="005A1839" w:rsidRDefault="009D1437" w:rsidP="009D1437">
      <w:pPr>
        <w:pStyle w:val="ListParagraph"/>
        <w:numPr>
          <w:ilvl w:val="0"/>
          <w:numId w:val="2"/>
        </w:numPr>
        <w:spacing w:after="0" w:line="360" w:lineRule="auto"/>
        <w:ind w:left="1080"/>
        <w:jc w:val="both"/>
        <w:rPr>
          <w:rFonts w:eastAsia="Calibri"/>
          <w:b/>
          <w:u w:val="single"/>
        </w:rPr>
      </w:pPr>
      <w:r w:rsidRPr="005A1839">
        <w:rPr>
          <w:b/>
          <w:color w:val="000000"/>
          <w:highlight w:val="white"/>
        </w:rPr>
        <w:t>serial</w:t>
      </w:r>
      <w:r w:rsidRPr="005A1839">
        <w:rPr>
          <w:color w:val="000000"/>
        </w:rPr>
        <w:t>: ký hiệu</w:t>
      </w:r>
      <w:r>
        <w:rPr>
          <w:color w:val="000000"/>
        </w:rPr>
        <w:t xml:space="preserve"> chứng từ</w:t>
      </w:r>
    </w:p>
    <w:p w14:paraId="74BEC441" w14:textId="77777777" w:rsidR="009D1437" w:rsidRPr="004D34F1" w:rsidRDefault="009D1437" w:rsidP="009D1437">
      <w:pPr>
        <w:spacing w:line="360" w:lineRule="auto"/>
        <w:jc w:val="both"/>
        <w:rPr>
          <w:rFonts w:eastAsia="Calibri"/>
          <w:b/>
          <w:u w:val="single"/>
        </w:rPr>
      </w:pPr>
    </w:p>
    <w:p w14:paraId="557BEDFE"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9D1437" w:rsidRPr="00660ABB" w14:paraId="3164E996"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0E661732" w14:textId="77777777" w:rsidR="009D1437" w:rsidRPr="00660ABB" w:rsidRDefault="009D1437" w:rsidP="00616EC4">
            <w:pPr>
              <w:pStyle w:val="ListParagraph"/>
            </w:pPr>
            <w:r>
              <w:t>Kết 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7D949E8B" w14:textId="77777777" w:rsidR="009D1437" w:rsidRPr="00660ABB" w:rsidRDefault="009D1437" w:rsidP="00616EC4">
            <w:pPr>
              <w:pStyle w:val="ListParagraph"/>
            </w:pPr>
            <w:r w:rsidRPr="00660ABB">
              <w:t>Mô 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49934257" w14:textId="77777777" w:rsidR="009D1437" w:rsidRPr="00660ABB" w:rsidRDefault="009D1437" w:rsidP="00616EC4">
            <w:pPr>
              <w:pStyle w:val="ListParagraph"/>
            </w:pPr>
            <w:r>
              <w:t>Ghi chú</w:t>
            </w:r>
          </w:p>
        </w:tc>
      </w:tr>
      <w:tr w:rsidR="009D1437" w:rsidRPr="00660ABB" w14:paraId="51CE408B" w14:textId="77777777" w:rsidTr="00616EC4">
        <w:tc>
          <w:tcPr>
            <w:tcW w:w="2250" w:type="dxa"/>
            <w:tcBorders>
              <w:top w:val="single" w:sz="4" w:space="0" w:color="2E74B5"/>
              <w:left w:val="single" w:sz="4" w:space="0" w:color="2E74B5"/>
              <w:right w:val="single" w:sz="4" w:space="0" w:color="2E74B5"/>
            </w:tcBorders>
            <w:shd w:val="clear" w:color="auto" w:fill="auto"/>
          </w:tcPr>
          <w:p w14:paraId="0761DB24" w14:textId="77777777" w:rsidR="009D1437" w:rsidRPr="009372AD" w:rsidRDefault="009D1437" w:rsidP="00616EC4">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02097AB" w14:textId="77777777" w:rsidR="009D1437" w:rsidRPr="009372AD" w:rsidRDefault="009D1437" w:rsidP="00616EC4">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14:paraId="0D675FAE" w14:textId="77777777" w:rsidR="009D1437" w:rsidRPr="009372AD" w:rsidRDefault="009D1437" w:rsidP="00616EC4">
            <w:pPr>
              <w:pStyle w:val="ListParagraph"/>
              <w:ind w:left="0"/>
              <w:jc w:val="both"/>
            </w:pPr>
          </w:p>
        </w:tc>
      </w:tr>
      <w:tr w:rsidR="009D1437" w:rsidRPr="00660ABB" w14:paraId="4EC0843D"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08F0662" w14:textId="77777777" w:rsidR="009D1437" w:rsidRPr="009372AD" w:rsidRDefault="009D1437" w:rsidP="00616EC4">
            <w:pPr>
              <w:autoSpaceDE w:val="0"/>
              <w:autoSpaceDN w:val="0"/>
              <w:adjustRightInd w:val="0"/>
              <w:rPr>
                <w:rFonts w:eastAsia="Calibri"/>
              </w:rPr>
            </w:pPr>
            <w:r w:rsidRPr="00E22984">
              <w:rPr>
                <w:rFonts w:eastAsia="Calibri"/>
              </w:rPr>
              <w:t>ERR:21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9F4E167" w14:textId="77777777" w:rsidR="009D1437" w:rsidRPr="009372AD" w:rsidRDefault="009D1437" w:rsidP="00616EC4">
            <w:pPr>
              <w:rPr>
                <w:rFonts w:eastAsia="Calibri"/>
              </w:rPr>
            </w:pPr>
            <w:r>
              <w:rPr>
                <w:rFonts w:eastAsia="Calibri"/>
              </w:rPr>
              <w:t>Không tìm thấy công ty hoặc tài khoản không tồn tại</w:t>
            </w:r>
          </w:p>
        </w:tc>
        <w:tc>
          <w:tcPr>
            <w:tcW w:w="2116" w:type="dxa"/>
            <w:tcBorders>
              <w:top w:val="single" w:sz="4" w:space="0" w:color="2E74B5"/>
              <w:left w:val="single" w:sz="4" w:space="0" w:color="2E74B5"/>
              <w:bottom w:val="single" w:sz="4" w:space="0" w:color="2E74B5"/>
              <w:right w:val="single" w:sz="4" w:space="0" w:color="2E74B5"/>
            </w:tcBorders>
          </w:tcPr>
          <w:p w14:paraId="0277F361" w14:textId="77777777" w:rsidR="009D1437" w:rsidRPr="009372AD" w:rsidRDefault="009D1437" w:rsidP="00616EC4">
            <w:pPr>
              <w:jc w:val="both"/>
            </w:pPr>
          </w:p>
        </w:tc>
      </w:tr>
      <w:tr w:rsidR="009D1437" w:rsidRPr="00660ABB" w14:paraId="47B5581E"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A9DF440" w14:textId="77777777" w:rsidR="009D1437" w:rsidRPr="009372AD" w:rsidRDefault="009D1437" w:rsidP="00616EC4">
            <w:pPr>
              <w:autoSpaceDE w:val="0"/>
              <w:autoSpaceDN w:val="0"/>
              <w:adjustRightInd w:val="0"/>
              <w:rPr>
                <w:rFonts w:eastAsia="Calibri"/>
              </w:rPr>
            </w:pPr>
            <w:r w:rsidRPr="00E22984">
              <w:rPr>
                <w:rFonts w:eastAsia="Calibri"/>
              </w:rPr>
              <w:t>ERR:22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8B00ECC" w14:textId="77777777" w:rsidR="009D1437" w:rsidRPr="009372AD" w:rsidRDefault="009D1437" w:rsidP="00616EC4">
            <w:pPr>
              <w:rPr>
                <w:rFonts w:eastAsia="Calibri"/>
              </w:rPr>
            </w:pPr>
            <w:r>
              <w:rPr>
                <w:rFonts w:eastAsia="Calibri"/>
              </w:rPr>
              <w:t>Công ty chưa đăng ký chứng thư số</w:t>
            </w:r>
          </w:p>
        </w:tc>
        <w:tc>
          <w:tcPr>
            <w:tcW w:w="2116" w:type="dxa"/>
            <w:tcBorders>
              <w:top w:val="single" w:sz="4" w:space="0" w:color="2E74B5"/>
              <w:left w:val="single" w:sz="4" w:space="0" w:color="2E74B5"/>
              <w:bottom w:val="single" w:sz="4" w:space="0" w:color="2E74B5"/>
              <w:right w:val="single" w:sz="4" w:space="0" w:color="2E74B5"/>
            </w:tcBorders>
          </w:tcPr>
          <w:p w14:paraId="05346FE5" w14:textId="77777777" w:rsidR="009D1437" w:rsidRPr="009372AD" w:rsidRDefault="009D1437" w:rsidP="00616EC4">
            <w:pPr>
              <w:pStyle w:val="ListParagraph"/>
              <w:ind w:left="0"/>
              <w:jc w:val="both"/>
            </w:pPr>
          </w:p>
        </w:tc>
      </w:tr>
      <w:tr w:rsidR="009D1437" w:rsidRPr="00660ABB" w14:paraId="1C4BBA85"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3024C05" w14:textId="77777777" w:rsidR="009D1437" w:rsidRPr="009372AD" w:rsidRDefault="009D1437" w:rsidP="00616EC4">
            <w:pPr>
              <w:autoSpaceDE w:val="0"/>
              <w:autoSpaceDN w:val="0"/>
              <w:adjustRightInd w:val="0"/>
              <w:rPr>
                <w:rFonts w:eastAsia="Calibri"/>
              </w:rPr>
            </w:pPr>
            <w:r w:rsidRPr="00E22984">
              <w:rPr>
                <w:rFonts w:eastAsia="Calibri"/>
              </w:rPr>
              <w:t>ERR:28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A2B1C7A" w14:textId="77777777" w:rsidR="009D1437" w:rsidRPr="009372AD" w:rsidRDefault="009D1437" w:rsidP="00616EC4">
            <w:pPr>
              <w:rPr>
                <w:rFonts w:eastAsia="Calibri"/>
              </w:rPr>
            </w:pPr>
            <w:r>
              <w:rPr>
                <w:rFonts w:eastAsia="Calibri"/>
              </w:rPr>
              <w:t>Chưa có thông tin chứng thư trong hệ thống</w:t>
            </w:r>
          </w:p>
        </w:tc>
        <w:tc>
          <w:tcPr>
            <w:tcW w:w="2116" w:type="dxa"/>
            <w:tcBorders>
              <w:top w:val="single" w:sz="4" w:space="0" w:color="2E74B5"/>
              <w:left w:val="single" w:sz="4" w:space="0" w:color="2E74B5"/>
              <w:bottom w:val="single" w:sz="4" w:space="0" w:color="2E74B5"/>
              <w:right w:val="single" w:sz="4" w:space="0" w:color="2E74B5"/>
            </w:tcBorders>
          </w:tcPr>
          <w:p w14:paraId="42F06B28" w14:textId="77777777" w:rsidR="009D1437" w:rsidRPr="009372AD" w:rsidRDefault="009D1437" w:rsidP="00616EC4">
            <w:pPr>
              <w:pStyle w:val="ListParagraph"/>
              <w:ind w:left="0"/>
              <w:jc w:val="both"/>
            </w:pPr>
          </w:p>
        </w:tc>
      </w:tr>
      <w:tr w:rsidR="009D1437" w:rsidRPr="00660ABB" w14:paraId="4AAF91C1"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203F43C1" w14:textId="77777777" w:rsidR="009D1437" w:rsidRPr="009372AD" w:rsidRDefault="009D1437" w:rsidP="00616EC4">
            <w:pPr>
              <w:autoSpaceDE w:val="0"/>
              <w:autoSpaceDN w:val="0"/>
              <w:adjustRightInd w:val="0"/>
              <w:rPr>
                <w:rFonts w:eastAsia="Calibri"/>
              </w:rPr>
            </w:pPr>
            <w:r w:rsidRPr="00E22984">
              <w:rPr>
                <w:rFonts w:eastAsia="Calibri"/>
              </w:rPr>
              <w:t>ERR:24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61708DF" w14:textId="77777777" w:rsidR="009D1437" w:rsidRPr="009372AD" w:rsidRDefault="009D1437" w:rsidP="00616EC4">
            <w:pPr>
              <w:rPr>
                <w:rFonts w:eastAsia="Calibri"/>
              </w:rPr>
            </w:pPr>
            <w:r>
              <w:rPr>
                <w:rFonts w:eastAsia="Calibri"/>
              </w:rPr>
              <w:t>Chứng thư truyền lên không đúng với chứng thư đăng ký trong hệ thống</w:t>
            </w:r>
          </w:p>
        </w:tc>
        <w:tc>
          <w:tcPr>
            <w:tcW w:w="2116" w:type="dxa"/>
            <w:tcBorders>
              <w:top w:val="single" w:sz="4" w:space="0" w:color="2E74B5"/>
              <w:left w:val="single" w:sz="4" w:space="0" w:color="2E74B5"/>
              <w:bottom w:val="single" w:sz="4" w:space="0" w:color="2E74B5"/>
              <w:right w:val="single" w:sz="4" w:space="0" w:color="2E74B5"/>
            </w:tcBorders>
          </w:tcPr>
          <w:p w14:paraId="2CBC30F9" w14:textId="77777777" w:rsidR="009D1437" w:rsidRPr="009372AD" w:rsidRDefault="009D1437" w:rsidP="00616EC4">
            <w:pPr>
              <w:pStyle w:val="ListParagraph"/>
              <w:ind w:left="0"/>
              <w:jc w:val="both"/>
            </w:pPr>
          </w:p>
        </w:tc>
      </w:tr>
      <w:tr w:rsidR="009D1437" w:rsidRPr="00660ABB" w14:paraId="5CA5F2AE"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C777606" w14:textId="77777777" w:rsidR="009D1437" w:rsidRPr="009372AD" w:rsidRDefault="009D1437" w:rsidP="00616EC4">
            <w:pPr>
              <w:autoSpaceDE w:val="0"/>
              <w:autoSpaceDN w:val="0"/>
              <w:adjustRightInd w:val="0"/>
              <w:rPr>
                <w:rFonts w:eastAsia="Calibri"/>
              </w:rPr>
            </w:pPr>
            <w:r w:rsidRPr="00E22984">
              <w:rPr>
                <w:rFonts w:eastAsia="Calibri"/>
              </w:rPr>
              <w:t>ERR:27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DF7A703" w14:textId="77777777" w:rsidR="009D1437" w:rsidRPr="009372AD" w:rsidRDefault="009D1437" w:rsidP="00616EC4">
            <w:pPr>
              <w:pStyle w:val="ListParagraph"/>
              <w:spacing w:after="0" w:line="240" w:lineRule="auto"/>
              <w:ind w:left="0"/>
              <w:rPr>
                <w:rFonts w:eastAsia="Calibri"/>
              </w:rPr>
            </w:pPr>
            <w:r>
              <w:rPr>
                <w:rFonts w:eastAsia="Calibri"/>
              </w:rPr>
              <w:t>Chứng thư chưa đến thời điểm sử dụng</w:t>
            </w:r>
          </w:p>
        </w:tc>
        <w:tc>
          <w:tcPr>
            <w:tcW w:w="2116" w:type="dxa"/>
            <w:tcBorders>
              <w:top w:val="single" w:sz="4" w:space="0" w:color="2E74B5"/>
              <w:left w:val="single" w:sz="4" w:space="0" w:color="2E74B5"/>
              <w:bottom w:val="single" w:sz="4" w:space="0" w:color="2E74B5"/>
              <w:right w:val="single" w:sz="4" w:space="0" w:color="2E74B5"/>
            </w:tcBorders>
          </w:tcPr>
          <w:p w14:paraId="40CEE7F8" w14:textId="77777777" w:rsidR="009D1437" w:rsidRPr="009372AD" w:rsidRDefault="009D1437" w:rsidP="00616EC4">
            <w:pPr>
              <w:pStyle w:val="ListParagraph"/>
              <w:ind w:left="0"/>
              <w:jc w:val="both"/>
            </w:pPr>
          </w:p>
        </w:tc>
      </w:tr>
      <w:tr w:rsidR="009D1437" w:rsidRPr="00660ABB" w14:paraId="0FB89946"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55BD207" w14:textId="77777777" w:rsidR="009D1437" w:rsidRPr="009372AD" w:rsidRDefault="009D1437" w:rsidP="00616EC4">
            <w:pPr>
              <w:autoSpaceDE w:val="0"/>
              <w:autoSpaceDN w:val="0"/>
              <w:adjustRightInd w:val="0"/>
              <w:rPr>
                <w:rFonts w:eastAsia="Calibri"/>
              </w:rPr>
            </w:pPr>
            <w:r w:rsidRPr="00E22984">
              <w:rPr>
                <w:rFonts w:eastAsia="Calibri"/>
              </w:rPr>
              <w:t>ERR:26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E954810" w14:textId="77777777" w:rsidR="009D1437" w:rsidRPr="009372AD" w:rsidRDefault="009D1437" w:rsidP="00616EC4">
            <w:pPr>
              <w:pStyle w:val="ListParagraph"/>
              <w:spacing w:after="0" w:line="240" w:lineRule="auto"/>
              <w:ind w:left="0"/>
              <w:rPr>
                <w:rFonts w:eastAsia="Calibri"/>
              </w:rPr>
            </w:pPr>
            <w:r>
              <w:rPr>
                <w:rFonts w:eastAsia="Calibri"/>
              </w:rPr>
              <w:t>Chứng thư số hết hạn</w:t>
            </w:r>
          </w:p>
        </w:tc>
        <w:tc>
          <w:tcPr>
            <w:tcW w:w="2116" w:type="dxa"/>
            <w:tcBorders>
              <w:top w:val="single" w:sz="4" w:space="0" w:color="2E74B5"/>
              <w:left w:val="single" w:sz="4" w:space="0" w:color="2E74B5"/>
              <w:bottom w:val="single" w:sz="4" w:space="0" w:color="2E74B5"/>
              <w:right w:val="single" w:sz="4" w:space="0" w:color="2E74B5"/>
            </w:tcBorders>
          </w:tcPr>
          <w:p w14:paraId="0FFA4869" w14:textId="77777777" w:rsidR="009D1437" w:rsidRPr="009372AD" w:rsidRDefault="009D1437" w:rsidP="00616EC4">
            <w:pPr>
              <w:pStyle w:val="ListParagraph"/>
              <w:ind w:left="0"/>
              <w:jc w:val="both"/>
            </w:pPr>
          </w:p>
        </w:tc>
      </w:tr>
      <w:tr w:rsidR="009D1437" w:rsidRPr="00660ABB" w14:paraId="783B929F"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7DCBD97" w14:textId="77777777" w:rsidR="009D1437" w:rsidRPr="009372AD" w:rsidRDefault="009D1437" w:rsidP="00616EC4">
            <w:pPr>
              <w:autoSpaceDE w:val="0"/>
              <w:autoSpaceDN w:val="0"/>
              <w:adjustRightInd w:val="0"/>
              <w:rPr>
                <w:rFonts w:eastAsia="Calibri"/>
              </w:rPr>
            </w:pPr>
            <w:r w:rsidRPr="00E22984">
              <w:rPr>
                <w:rFonts w:eastAsia="Calibri"/>
              </w:rPr>
              <w:t>ERR:3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A62154F" w14:textId="77777777" w:rsidR="009D1437" w:rsidRPr="009372AD" w:rsidRDefault="009D1437" w:rsidP="00616EC4">
            <w:pPr>
              <w:pStyle w:val="ListParagraph"/>
              <w:spacing w:after="0" w:line="240" w:lineRule="auto"/>
              <w:ind w:left="0"/>
              <w:rPr>
                <w:rFonts w:eastAsia="Calibri"/>
              </w:rPr>
            </w:pPr>
            <w:r w:rsidRPr="009372AD">
              <w:rPr>
                <w:rFonts w:eastAsia="Calibri"/>
              </w:rPr>
              <w:t>Dữ liệu xml đầu vào không đúng quy định</w:t>
            </w:r>
          </w:p>
        </w:tc>
        <w:tc>
          <w:tcPr>
            <w:tcW w:w="2116" w:type="dxa"/>
            <w:tcBorders>
              <w:top w:val="single" w:sz="4" w:space="0" w:color="2E74B5"/>
              <w:left w:val="single" w:sz="4" w:space="0" w:color="2E74B5"/>
              <w:bottom w:val="single" w:sz="4" w:space="0" w:color="2E74B5"/>
              <w:right w:val="single" w:sz="4" w:space="0" w:color="2E74B5"/>
            </w:tcBorders>
          </w:tcPr>
          <w:p w14:paraId="0FD84E2B" w14:textId="77777777" w:rsidR="009D1437" w:rsidRPr="009372AD" w:rsidRDefault="009D1437" w:rsidP="00616EC4">
            <w:pPr>
              <w:pStyle w:val="ListParagraph"/>
              <w:ind w:left="0"/>
              <w:jc w:val="both"/>
            </w:pPr>
          </w:p>
        </w:tc>
      </w:tr>
      <w:tr w:rsidR="009D1437" w:rsidRPr="00660ABB" w14:paraId="205306FA"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2074D726" w14:textId="77777777" w:rsidR="009D1437" w:rsidRPr="009372AD" w:rsidRDefault="009D1437" w:rsidP="00616EC4">
            <w:pPr>
              <w:autoSpaceDE w:val="0"/>
              <w:autoSpaceDN w:val="0"/>
              <w:adjustRightInd w:val="0"/>
              <w:rPr>
                <w:rFonts w:eastAsia="Calibri"/>
              </w:rPr>
            </w:pPr>
            <w:r w:rsidRPr="00E22984">
              <w:rPr>
                <w:rFonts w:eastAsia="Calibri"/>
              </w:rPr>
              <w:t>ERR:20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D6E8A2C" w14:textId="77777777" w:rsidR="009D1437" w:rsidRDefault="009D1437" w:rsidP="00616EC4">
            <w:pPr>
              <w:pStyle w:val="ListParagraph"/>
              <w:spacing w:after="0" w:line="240" w:lineRule="auto"/>
              <w:ind w:left="0"/>
              <w:rPr>
                <w:rFonts w:eastAsia="Calibri"/>
              </w:rPr>
            </w:pPr>
            <w:r w:rsidRPr="002A5863">
              <w:t xml:space="preserve">Dải </w:t>
            </w:r>
            <w:r>
              <w:t>chứng từ</w:t>
            </w:r>
            <w:r w:rsidRPr="002A5863">
              <w:t xml:space="preserve"> </w:t>
            </w:r>
            <w:r>
              <w:t>hết,</w:t>
            </w:r>
            <w:r w:rsidRPr="002A5863">
              <w:t xml:space="preserve"> User/Account không có quyền với Serial</w:t>
            </w:r>
            <w:r>
              <w:t>/Pattern và S</w:t>
            </w:r>
            <w:r w:rsidRPr="002A5863">
              <w:t>erial không phù hợp</w:t>
            </w:r>
          </w:p>
        </w:tc>
        <w:tc>
          <w:tcPr>
            <w:tcW w:w="2116" w:type="dxa"/>
            <w:tcBorders>
              <w:top w:val="single" w:sz="4" w:space="0" w:color="2E74B5"/>
              <w:left w:val="single" w:sz="4" w:space="0" w:color="2E74B5"/>
              <w:bottom w:val="single" w:sz="4" w:space="0" w:color="2E74B5"/>
              <w:right w:val="single" w:sz="4" w:space="0" w:color="2E74B5"/>
            </w:tcBorders>
          </w:tcPr>
          <w:p w14:paraId="54B78AC2" w14:textId="77777777" w:rsidR="009D1437" w:rsidRPr="00731CD1" w:rsidRDefault="009D1437" w:rsidP="00616EC4">
            <w:pPr>
              <w:ind w:left="360"/>
              <w:jc w:val="both"/>
            </w:pPr>
          </w:p>
        </w:tc>
      </w:tr>
      <w:tr w:rsidR="009D1437" w:rsidRPr="00660ABB" w14:paraId="6FF323AA" w14:textId="77777777" w:rsidTr="00616EC4">
        <w:trPr>
          <w:trHeight w:val="368"/>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2C3F57C6" w14:textId="77777777" w:rsidR="009D1437" w:rsidRPr="009372AD" w:rsidRDefault="009D1437" w:rsidP="00616EC4">
            <w:pPr>
              <w:autoSpaceDE w:val="0"/>
              <w:autoSpaceDN w:val="0"/>
              <w:adjustRightInd w:val="0"/>
              <w:rPr>
                <w:rFonts w:eastAsia="Calibri"/>
              </w:rPr>
            </w:pPr>
            <w:r w:rsidRPr="00E22984">
              <w:rPr>
                <w:rFonts w:eastAsia="Calibri"/>
              </w:rPr>
              <w:t>ERR:6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5170E30" w14:textId="77777777" w:rsidR="009D1437" w:rsidRDefault="009D1437" w:rsidP="00616EC4">
            <w:pPr>
              <w:pStyle w:val="ListParagraph"/>
              <w:spacing w:after="0" w:line="240" w:lineRule="auto"/>
              <w:ind w:left="0"/>
              <w:rPr>
                <w:rFonts w:eastAsia="Calibri"/>
              </w:rPr>
            </w:pPr>
            <w:r>
              <w:rPr>
                <w:rFonts w:eastAsia="Calibri"/>
              </w:rPr>
              <w:t>Không còn đủ số lượng chứng từ để phát hành</w:t>
            </w:r>
          </w:p>
        </w:tc>
        <w:tc>
          <w:tcPr>
            <w:tcW w:w="2116" w:type="dxa"/>
            <w:tcBorders>
              <w:top w:val="single" w:sz="4" w:space="0" w:color="2E74B5"/>
              <w:left w:val="single" w:sz="4" w:space="0" w:color="2E74B5"/>
              <w:bottom w:val="single" w:sz="4" w:space="0" w:color="2E74B5"/>
              <w:right w:val="single" w:sz="4" w:space="0" w:color="2E74B5"/>
            </w:tcBorders>
          </w:tcPr>
          <w:p w14:paraId="30881750" w14:textId="77777777" w:rsidR="009D1437" w:rsidRPr="00731CD1" w:rsidRDefault="009D1437" w:rsidP="00616EC4">
            <w:pPr>
              <w:ind w:left="360"/>
              <w:jc w:val="both"/>
            </w:pPr>
          </w:p>
        </w:tc>
      </w:tr>
      <w:tr w:rsidR="009D1437" w:rsidRPr="00660ABB" w14:paraId="4BF4252E"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DAC1529" w14:textId="77777777" w:rsidR="009D1437" w:rsidRPr="009372AD" w:rsidRDefault="009D1437" w:rsidP="00616EC4">
            <w:pPr>
              <w:autoSpaceDE w:val="0"/>
              <w:autoSpaceDN w:val="0"/>
              <w:adjustRightInd w:val="0"/>
              <w:rPr>
                <w:rFonts w:eastAsia="Calibri"/>
              </w:rPr>
            </w:pPr>
            <w:r w:rsidRPr="00E22984">
              <w:rPr>
                <w:rFonts w:eastAsia="Calibri"/>
              </w:rPr>
              <w:t>ERR:10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DB4AF05" w14:textId="77777777" w:rsidR="009D1437" w:rsidRDefault="009D1437" w:rsidP="00616EC4">
            <w:pPr>
              <w:pStyle w:val="ListParagraph"/>
              <w:spacing w:after="0" w:line="240" w:lineRule="auto"/>
              <w:ind w:left="0"/>
              <w:rPr>
                <w:rFonts w:eastAsia="Calibri"/>
              </w:rPr>
            </w:pPr>
            <w:r>
              <w:t>Lô có số chứng từ vượt quá số lượng tối đa cho phép</w:t>
            </w:r>
          </w:p>
        </w:tc>
        <w:tc>
          <w:tcPr>
            <w:tcW w:w="2116" w:type="dxa"/>
            <w:tcBorders>
              <w:top w:val="single" w:sz="4" w:space="0" w:color="2E74B5"/>
              <w:left w:val="single" w:sz="4" w:space="0" w:color="2E74B5"/>
              <w:bottom w:val="single" w:sz="4" w:space="0" w:color="2E74B5"/>
              <w:right w:val="single" w:sz="4" w:space="0" w:color="2E74B5"/>
            </w:tcBorders>
          </w:tcPr>
          <w:p w14:paraId="07AB2697" w14:textId="77777777" w:rsidR="009D1437" w:rsidRPr="00731CD1" w:rsidRDefault="009D1437" w:rsidP="00616EC4">
            <w:pPr>
              <w:ind w:left="360"/>
              <w:jc w:val="both"/>
            </w:pPr>
          </w:p>
        </w:tc>
      </w:tr>
      <w:tr w:rsidR="009D1437" w:rsidRPr="00660ABB" w14:paraId="457760FC" w14:textId="77777777" w:rsidTr="00616EC4">
        <w:trPr>
          <w:trHeight w:val="413"/>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04323A2" w14:textId="77777777" w:rsidR="009D1437" w:rsidRPr="009372AD" w:rsidRDefault="009D1437" w:rsidP="00616EC4">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ABAFA75" w14:textId="77777777" w:rsidR="009D1437" w:rsidRDefault="009D1437" w:rsidP="00616EC4">
            <w:pPr>
              <w:pStyle w:val="ListParagraph"/>
              <w:spacing w:after="0" w:line="240" w:lineRule="auto"/>
              <w:ind w:left="0"/>
              <w:rPr>
                <w:rFonts w:eastAsia="Calibri"/>
              </w:rPr>
            </w:pPr>
            <w:r>
              <w:rPr>
                <w:rFonts w:eastAsia="Calibri"/>
              </w:rPr>
              <w:t>Có lỗi xảy ra</w:t>
            </w:r>
          </w:p>
        </w:tc>
        <w:tc>
          <w:tcPr>
            <w:tcW w:w="2116" w:type="dxa"/>
            <w:tcBorders>
              <w:top w:val="single" w:sz="4" w:space="0" w:color="2E74B5"/>
              <w:left w:val="single" w:sz="4" w:space="0" w:color="2E74B5"/>
              <w:bottom w:val="single" w:sz="4" w:space="0" w:color="2E74B5"/>
              <w:right w:val="single" w:sz="4" w:space="0" w:color="2E74B5"/>
            </w:tcBorders>
          </w:tcPr>
          <w:p w14:paraId="5227370A" w14:textId="77777777" w:rsidR="009D1437" w:rsidRPr="00731CD1" w:rsidRDefault="009D1437" w:rsidP="00616EC4">
            <w:pPr>
              <w:jc w:val="both"/>
            </w:pPr>
            <w:r>
              <w:t>Lỗi không xác định</w:t>
            </w:r>
          </w:p>
        </w:tc>
      </w:tr>
      <w:tr w:rsidR="009D1437" w:rsidRPr="00660ABB" w14:paraId="5049731B"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FD08209" w14:textId="77777777" w:rsidR="009D1437" w:rsidRPr="00E22984" w:rsidRDefault="009D1437" w:rsidP="00616EC4">
            <w:pPr>
              <w:autoSpaceDE w:val="0"/>
              <w:autoSpaceDN w:val="0"/>
              <w:adjustRightInd w:val="0"/>
              <w:rPr>
                <w:rFonts w:eastAsia="Calibri"/>
              </w:rPr>
            </w:pPr>
            <w:r w:rsidRPr="00E22984">
              <w:rPr>
                <w:rFonts w:eastAsia="Calibri"/>
              </w:rPr>
              <w:t>ERR:30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D19489E" w14:textId="77777777" w:rsidR="009D1437" w:rsidRDefault="009D1437" w:rsidP="00616EC4">
            <w:pPr>
              <w:pStyle w:val="ListParagraph"/>
              <w:ind w:left="0"/>
              <w:jc w:val="both"/>
            </w:pPr>
            <w:r>
              <w:t>Tạo mới chứng từ có lỗi</w:t>
            </w:r>
          </w:p>
        </w:tc>
        <w:tc>
          <w:tcPr>
            <w:tcW w:w="2116" w:type="dxa"/>
            <w:tcBorders>
              <w:top w:val="single" w:sz="4" w:space="0" w:color="2E74B5"/>
              <w:left w:val="single" w:sz="4" w:space="0" w:color="2E74B5"/>
              <w:bottom w:val="single" w:sz="4" w:space="0" w:color="2E74B5"/>
              <w:right w:val="single" w:sz="4" w:space="0" w:color="2E74B5"/>
            </w:tcBorders>
          </w:tcPr>
          <w:p w14:paraId="5E03BBD3" w14:textId="77777777" w:rsidR="009D1437" w:rsidRPr="00731CD1" w:rsidRDefault="009D1437" w:rsidP="00616EC4">
            <w:pPr>
              <w:ind w:left="360"/>
              <w:jc w:val="both"/>
            </w:pPr>
          </w:p>
        </w:tc>
      </w:tr>
      <w:tr w:rsidR="009D1437" w:rsidRPr="00660ABB" w14:paraId="3707E4C3"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2CD1AA67" w14:textId="77777777" w:rsidR="009D1437" w:rsidRPr="00E22984" w:rsidRDefault="009D1437" w:rsidP="00616EC4">
            <w:pPr>
              <w:autoSpaceDE w:val="0"/>
              <w:autoSpaceDN w:val="0"/>
              <w:adjustRightInd w:val="0"/>
              <w:rPr>
                <w:rFonts w:eastAsia="Calibri"/>
              </w:rPr>
            </w:pPr>
            <w:r>
              <w:lastRenderedPageBreak/>
              <w:t>ERR:35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282F1DC" w14:textId="77777777" w:rsidR="009D1437" w:rsidRDefault="009D1437" w:rsidP="00616EC4">
            <w:pPr>
              <w:pStyle w:val="ListParagraph"/>
              <w:ind w:left="0"/>
              <w:jc w:val="both"/>
            </w:pPr>
            <w:r>
              <w:t>Công ty đăng ký DK01 cả có mã, không mã. Tạo cả ký hiệu cả 2 dải có mã và không mã sẽ yêu cầu bắt buộc truyền pattern, serial</w:t>
            </w:r>
          </w:p>
        </w:tc>
        <w:tc>
          <w:tcPr>
            <w:tcW w:w="2116" w:type="dxa"/>
            <w:tcBorders>
              <w:top w:val="single" w:sz="4" w:space="0" w:color="2E74B5"/>
              <w:left w:val="single" w:sz="4" w:space="0" w:color="2E74B5"/>
              <w:bottom w:val="single" w:sz="4" w:space="0" w:color="2E74B5"/>
              <w:right w:val="single" w:sz="4" w:space="0" w:color="2E74B5"/>
            </w:tcBorders>
          </w:tcPr>
          <w:p w14:paraId="7485407D" w14:textId="77777777" w:rsidR="009D1437" w:rsidRPr="00731CD1" w:rsidRDefault="009D1437" w:rsidP="00616EC4">
            <w:pPr>
              <w:ind w:left="360"/>
              <w:jc w:val="both"/>
            </w:pPr>
          </w:p>
        </w:tc>
      </w:tr>
      <w:tr w:rsidR="009D1437" w:rsidRPr="00660ABB" w14:paraId="5064CBC8" w14:textId="77777777" w:rsidTr="00616EC4">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4DFE63B" w14:textId="77777777" w:rsidR="009D1437" w:rsidRPr="009372AD" w:rsidRDefault="009D1437" w:rsidP="00616EC4">
            <w:pPr>
              <w:autoSpaceDE w:val="0"/>
              <w:autoSpaceDN w:val="0"/>
              <w:adjustRightInd w:val="0"/>
              <w:rPr>
                <w:rFonts w:eastAsia="Calibri"/>
              </w:rPr>
            </w:pPr>
            <w:r>
              <w:rPr>
                <w:szCs w:val="28"/>
              </w:rPr>
              <w:t>Chuỗi xml trả về</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C9033A8" w14:textId="77777777" w:rsidR="009D1437" w:rsidRPr="00F75A5F" w:rsidRDefault="009D1437" w:rsidP="00616EC4">
            <w:pPr>
              <w:rPr>
                <w:rFonts w:eastAsia="Calibri"/>
              </w:rPr>
            </w:pPr>
            <w:r>
              <w:rPr>
                <w:rFonts w:eastAsia="Calibri"/>
              </w:rPr>
              <w:t>Chuỗi trả về</w:t>
            </w:r>
          </w:p>
        </w:tc>
        <w:tc>
          <w:tcPr>
            <w:tcW w:w="2116" w:type="dxa"/>
            <w:tcBorders>
              <w:top w:val="single" w:sz="4" w:space="0" w:color="2E74B5"/>
              <w:left w:val="single" w:sz="4" w:space="0" w:color="2E74B5"/>
              <w:bottom w:val="single" w:sz="4" w:space="0" w:color="2E74B5"/>
              <w:right w:val="single" w:sz="4" w:space="0" w:color="2E74B5"/>
            </w:tcBorders>
          </w:tcPr>
          <w:p w14:paraId="231AA626" w14:textId="77777777" w:rsidR="009D1437" w:rsidRPr="00731CD1" w:rsidRDefault="009D1437" w:rsidP="00616EC4">
            <w:pPr>
              <w:ind w:left="360"/>
              <w:jc w:val="both"/>
            </w:pPr>
          </w:p>
        </w:tc>
      </w:tr>
    </w:tbl>
    <w:p w14:paraId="45EA988A" w14:textId="77777777" w:rsidR="009D1437" w:rsidRDefault="009D1437" w:rsidP="009D1437">
      <w:pPr>
        <w:rPr>
          <w:lang w:eastAsia="x-none"/>
        </w:rPr>
      </w:pPr>
    </w:p>
    <w:p w14:paraId="53EABAA7" w14:textId="77777777" w:rsidR="009D1437" w:rsidRDefault="009D1437" w:rsidP="009D1437">
      <w:pPr>
        <w:rPr>
          <w:lang w:eastAsia="x-none"/>
        </w:rPr>
      </w:pPr>
      <w:r>
        <w:rPr>
          <w:lang w:eastAsia="x-none"/>
        </w:rPr>
        <w:t>Cấu trúc chuỗi XML trả về:</w:t>
      </w:r>
    </w:p>
    <w:p w14:paraId="6F076E4F"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color w:val="0000FF"/>
          <w:sz w:val="20"/>
          <w:szCs w:val="20"/>
        </w:rPr>
        <w:t>&lt;Invoices&gt;</w:t>
      </w:r>
    </w:p>
    <w:p w14:paraId="0B1FBE25"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5BCE4537"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&lt;key&gt;</w:t>
      </w:r>
      <w:r w:rsidRPr="00193CC8">
        <w:rPr>
          <w:rFonts w:ascii="Courier New" w:hAnsi="Courier New" w:cs="Courier New"/>
          <w:b/>
          <w:bCs/>
          <w:color w:val="000000"/>
          <w:sz w:val="20"/>
          <w:szCs w:val="20"/>
        </w:rPr>
        <w:t>123</w:t>
      </w:r>
      <w:r w:rsidRPr="00193CC8">
        <w:rPr>
          <w:rFonts w:ascii="Courier New" w:hAnsi="Courier New" w:cs="Courier New"/>
          <w:color w:val="0000FF"/>
          <w:sz w:val="20"/>
          <w:szCs w:val="20"/>
        </w:rPr>
        <w:t>&lt;/key&gt;</w:t>
      </w:r>
    </w:p>
    <w:p w14:paraId="13423C87"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&lt;idInv&gt;</w:t>
      </w:r>
      <w:r w:rsidRPr="00193CC8">
        <w:rPr>
          <w:rFonts w:ascii="Courier New" w:hAnsi="Courier New" w:cs="Courier New"/>
          <w:b/>
          <w:bCs/>
          <w:color w:val="000000"/>
          <w:sz w:val="20"/>
          <w:szCs w:val="20"/>
        </w:rPr>
        <w:t>128668</w:t>
      </w:r>
      <w:r w:rsidRPr="00193CC8">
        <w:rPr>
          <w:rFonts w:ascii="Courier New" w:hAnsi="Courier New" w:cs="Courier New"/>
          <w:color w:val="0000FF"/>
          <w:sz w:val="20"/>
          <w:szCs w:val="20"/>
        </w:rPr>
        <w:t>&lt;/idInv&gt;</w:t>
      </w:r>
    </w:p>
    <w:p w14:paraId="6F18CFF2"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&lt;hashValue&gt;</w:t>
      </w:r>
      <w:r w:rsidRPr="00193CC8">
        <w:rPr>
          <w:rFonts w:ascii="Courier New" w:hAnsi="Courier New" w:cs="Courier New"/>
          <w:b/>
          <w:bCs/>
          <w:color w:val="000000"/>
          <w:sz w:val="20"/>
          <w:szCs w:val="20"/>
        </w:rPr>
        <w:t>rKdYgeYc7CYLOhjfNFDZ8nBaWjA=</w:t>
      </w:r>
      <w:r w:rsidRPr="00193CC8">
        <w:rPr>
          <w:rFonts w:ascii="Courier New" w:hAnsi="Courier New" w:cs="Courier New"/>
          <w:color w:val="0000FF"/>
          <w:sz w:val="20"/>
          <w:szCs w:val="20"/>
        </w:rPr>
        <w:t>&lt;/hashValue&gt;</w:t>
      </w:r>
    </w:p>
    <w:p w14:paraId="25EE6D01" w14:textId="55D9C251"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&lt;pattern&gt;</w:t>
      </w:r>
      <w:r w:rsidR="00567FDB">
        <w:rPr>
          <w:rFonts w:ascii="Courier New" w:hAnsi="Courier New" w:cs="Courier New"/>
          <w:b/>
          <w:bCs/>
          <w:color w:val="000000"/>
          <w:sz w:val="20"/>
          <w:szCs w:val="20"/>
        </w:rPr>
        <w:t>03/TNCN</w:t>
      </w:r>
      <w:r w:rsidRPr="00193CC8">
        <w:rPr>
          <w:rFonts w:ascii="Courier New" w:hAnsi="Courier New" w:cs="Courier New"/>
          <w:b/>
          <w:bCs/>
          <w:color w:val="000000"/>
          <w:sz w:val="20"/>
          <w:szCs w:val="20"/>
        </w:rPr>
        <w:t>/001</w:t>
      </w:r>
      <w:r w:rsidRPr="00193CC8">
        <w:rPr>
          <w:rFonts w:ascii="Courier New" w:hAnsi="Courier New" w:cs="Courier New"/>
          <w:color w:val="0000FF"/>
          <w:sz w:val="20"/>
          <w:szCs w:val="20"/>
        </w:rPr>
        <w:t>&lt;/pattern&gt;</w:t>
      </w:r>
    </w:p>
    <w:p w14:paraId="46D87D07" w14:textId="3996A92C"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&lt;serial&gt;</w:t>
      </w:r>
      <w:r w:rsidR="00567FDB">
        <w:rPr>
          <w:rFonts w:ascii="Courier New" w:hAnsi="Courier New" w:cs="Courier New"/>
          <w:b/>
          <w:bCs/>
          <w:color w:val="000000"/>
          <w:sz w:val="20"/>
          <w:szCs w:val="20"/>
        </w:rPr>
        <w:t>CT/25E</w:t>
      </w:r>
      <w:r w:rsidRPr="00193CC8">
        <w:rPr>
          <w:rFonts w:ascii="Courier New" w:hAnsi="Courier New" w:cs="Courier New"/>
          <w:color w:val="0000FF"/>
          <w:sz w:val="20"/>
          <w:szCs w:val="20"/>
        </w:rPr>
        <w:t>&lt;/serial&gt;</w:t>
      </w:r>
    </w:p>
    <w:p w14:paraId="7A416230"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3960B3D0"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4DDF0D73"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&lt;key&gt;</w:t>
      </w:r>
      <w:r w:rsidRPr="00193CC8">
        <w:rPr>
          <w:rFonts w:ascii="Courier New" w:hAnsi="Courier New" w:cs="Courier New"/>
          <w:b/>
          <w:bCs/>
          <w:color w:val="000000"/>
          <w:sz w:val="20"/>
          <w:szCs w:val="20"/>
        </w:rPr>
        <w:t>456</w:t>
      </w:r>
      <w:r w:rsidRPr="00193CC8">
        <w:rPr>
          <w:rFonts w:ascii="Courier New" w:hAnsi="Courier New" w:cs="Courier New"/>
          <w:color w:val="0000FF"/>
          <w:sz w:val="20"/>
          <w:szCs w:val="20"/>
        </w:rPr>
        <w:t>&lt;/key&gt;</w:t>
      </w:r>
    </w:p>
    <w:p w14:paraId="0113DB49"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&lt;idInv&gt;</w:t>
      </w:r>
      <w:r w:rsidRPr="00193CC8">
        <w:rPr>
          <w:rFonts w:ascii="Courier New" w:hAnsi="Courier New" w:cs="Courier New"/>
          <w:b/>
          <w:bCs/>
          <w:color w:val="000000"/>
          <w:sz w:val="20"/>
          <w:szCs w:val="20"/>
        </w:rPr>
        <w:t>128923</w:t>
      </w:r>
      <w:r w:rsidRPr="00193CC8">
        <w:rPr>
          <w:rFonts w:ascii="Courier New" w:hAnsi="Courier New" w:cs="Courier New"/>
          <w:color w:val="0000FF"/>
          <w:sz w:val="20"/>
          <w:szCs w:val="20"/>
        </w:rPr>
        <w:t>&lt;/idInv&gt;</w:t>
      </w:r>
    </w:p>
    <w:p w14:paraId="71D01F36"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&lt;hashValue&gt;</w:t>
      </w:r>
      <w:r w:rsidRPr="00193CC8">
        <w:rPr>
          <w:rFonts w:ascii="Courier New" w:hAnsi="Courier New" w:cs="Courier New"/>
          <w:b/>
          <w:bCs/>
          <w:color w:val="000000"/>
          <w:sz w:val="20"/>
          <w:szCs w:val="20"/>
        </w:rPr>
        <w:t>2p60p82YQhqjMHG9t/toIaLfENQ=</w:t>
      </w:r>
      <w:r w:rsidRPr="00193CC8">
        <w:rPr>
          <w:rFonts w:ascii="Courier New" w:hAnsi="Courier New" w:cs="Courier New"/>
          <w:color w:val="0000FF"/>
          <w:sz w:val="20"/>
          <w:szCs w:val="20"/>
        </w:rPr>
        <w:t>&lt;/hashValue&gt;</w:t>
      </w:r>
    </w:p>
    <w:p w14:paraId="584A5473" w14:textId="23501E3B"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&lt;pattern&gt;</w:t>
      </w:r>
      <w:r w:rsidR="00567FDB">
        <w:rPr>
          <w:rFonts w:ascii="Courier New" w:hAnsi="Courier New" w:cs="Courier New"/>
          <w:b/>
          <w:bCs/>
          <w:color w:val="000000"/>
          <w:sz w:val="20"/>
          <w:szCs w:val="20"/>
        </w:rPr>
        <w:t>03/TNCN</w:t>
      </w:r>
      <w:r w:rsidRPr="00193CC8">
        <w:rPr>
          <w:rFonts w:ascii="Courier New" w:hAnsi="Courier New" w:cs="Courier New"/>
          <w:b/>
          <w:bCs/>
          <w:color w:val="000000"/>
          <w:sz w:val="20"/>
          <w:szCs w:val="20"/>
        </w:rPr>
        <w:t>/001</w:t>
      </w:r>
      <w:r w:rsidRPr="00193CC8">
        <w:rPr>
          <w:rFonts w:ascii="Courier New" w:hAnsi="Courier New" w:cs="Courier New"/>
          <w:color w:val="0000FF"/>
          <w:sz w:val="20"/>
          <w:szCs w:val="20"/>
        </w:rPr>
        <w:t>&lt;/pattern&gt;</w:t>
      </w:r>
    </w:p>
    <w:p w14:paraId="3696B27E" w14:textId="7E17A243"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&lt;serial&gt;</w:t>
      </w:r>
      <w:r w:rsidR="00567FDB">
        <w:rPr>
          <w:rFonts w:ascii="Courier New" w:hAnsi="Courier New" w:cs="Courier New"/>
          <w:b/>
          <w:bCs/>
          <w:color w:val="000000"/>
          <w:sz w:val="20"/>
          <w:szCs w:val="20"/>
        </w:rPr>
        <w:t>CT/25E</w:t>
      </w:r>
      <w:r w:rsidRPr="00193CC8">
        <w:rPr>
          <w:rFonts w:ascii="Courier New" w:hAnsi="Courier New" w:cs="Courier New"/>
          <w:color w:val="0000FF"/>
          <w:sz w:val="20"/>
          <w:szCs w:val="20"/>
        </w:rPr>
        <w:t>&lt;/serial&gt;</w:t>
      </w:r>
    </w:p>
    <w:p w14:paraId="4E4A6922" w14:textId="77777777" w:rsidR="009D1437" w:rsidRPr="00193CC8" w:rsidRDefault="009D1437" w:rsidP="009D143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17B023A2" w14:textId="77777777" w:rsidR="009D1437" w:rsidRDefault="009D1437" w:rsidP="009D1437">
      <w:pPr>
        <w:shd w:val="clear" w:color="auto" w:fill="FFFFFF"/>
        <w:rPr>
          <w:rFonts w:ascii="Courier New" w:hAnsi="Courier New" w:cs="Courier New"/>
          <w:color w:val="0000FF"/>
          <w:sz w:val="20"/>
          <w:szCs w:val="20"/>
        </w:rPr>
      </w:pPr>
      <w:r w:rsidRPr="00193CC8">
        <w:rPr>
          <w:rFonts w:ascii="Courier New" w:hAnsi="Courier New" w:cs="Courier New"/>
          <w:color w:val="0000FF"/>
          <w:sz w:val="20"/>
          <w:szCs w:val="20"/>
        </w:rPr>
        <w:t>&lt;/Invoices&gt;</w:t>
      </w:r>
    </w:p>
    <w:p w14:paraId="5B53AF01" w14:textId="77777777" w:rsidR="009D1437" w:rsidRPr="00193CC8" w:rsidRDefault="009D1437" w:rsidP="009D1437">
      <w:pPr>
        <w:shd w:val="clear" w:color="auto" w:fill="FFFFFF"/>
        <w:rPr>
          <w:rFonts w:ascii="Courier New" w:hAnsi="Courier New" w:cs="Courier New"/>
          <w:b/>
          <w:bCs/>
          <w:color w:val="000000"/>
          <w:sz w:val="20"/>
          <w:szCs w:val="20"/>
        </w:rPr>
      </w:pPr>
    </w:p>
    <w:p w14:paraId="346D9933" w14:textId="77777777" w:rsidR="009D1437" w:rsidRDefault="009D1437" w:rsidP="009D1437">
      <w:pPr>
        <w:rPr>
          <w:szCs w:val="28"/>
        </w:rPr>
      </w:pPr>
      <w:r>
        <w:rPr>
          <w:szCs w:val="28"/>
        </w:rPr>
        <w:t xml:space="preserve">Trong đó: </w:t>
      </w:r>
      <w:r>
        <w:rPr>
          <w:szCs w:val="28"/>
        </w:rPr>
        <w:tab/>
        <w:t xml:space="preserve">            tag </w:t>
      </w:r>
      <w:r w:rsidRPr="00735530">
        <w:rPr>
          <w:rFonts w:ascii="Consolas" w:hAnsi="Consolas" w:cs="Consolas"/>
          <w:color w:val="0000FF"/>
          <w:sz w:val="19"/>
          <w:szCs w:val="19"/>
          <w:highlight w:val="white"/>
        </w:rPr>
        <w:t>&lt;key&gt;</w:t>
      </w:r>
      <w:r>
        <w:rPr>
          <w:szCs w:val="28"/>
        </w:rPr>
        <w:t>: Fkey</w:t>
      </w:r>
    </w:p>
    <w:p w14:paraId="6B9AF937" w14:textId="77777777" w:rsidR="009D1437" w:rsidRPr="00735530" w:rsidRDefault="009D1437" w:rsidP="009D143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&lt;idInv&gt;</w:t>
      </w:r>
      <w:r>
        <w:rPr>
          <w:szCs w:val="28"/>
        </w:rPr>
        <w:t>: I</w:t>
      </w:r>
      <w:r w:rsidRPr="00735530">
        <w:rPr>
          <w:szCs w:val="28"/>
        </w:rPr>
        <w:t xml:space="preserve">d </w:t>
      </w:r>
      <w:r>
        <w:rPr>
          <w:szCs w:val="28"/>
        </w:rPr>
        <w:t>chứng từ</w:t>
      </w:r>
      <w:r w:rsidRPr="00735530">
        <w:rPr>
          <w:szCs w:val="28"/>
        </w:rPr>
        <w:t xml:space="preserve"> trên hệ thống vnpt</w:t>
      </w:r>
    </w:p>
    <w:p w14:paraId="33579BF5" w14:textId="77777777" w:rsidR="009D1437" w:rsidRPr="00735530" w:rsidRDefault="009D1437" w:rsidP="009D1437">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&lt;hashValue&gt;</w:t>
      </w:r>
      <w:r w:rsidRPr="00735530">
        <w:rPr>
          <w:szCs w:val="28"/>
        </w:rPr>
        <w:t xml:space="preserve">: </w:t>
      </w:r>
      <w:r>
        <w:rPr>
          <w:szCs w:val="28"/>
        </w:rPr>
        <w:t xml:space="preserve"> Chuỗi hash</w:t>
      </w:r>
    </w:p>
    <w:p w14:paraId="4306CBEA" w14:textId="77777777" w:rsidR="009D1437" w:rsidRDefault="009D1437" w:rsidP="009D1437">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&lt;pattern&gt;</w:t>
      </w:r>
      <w:r w:rsidRPr="00735530">
        <w:rPr>
          <w:szCs w:val="28"/>
        </w:rPr>
        <w:t>:</w:t>
      </w:r>
      <w:r>
        <w:rPr>
          <w:szCs w:val="28"/>
        </w:rPr>
        <w:t xml:space="preserve"> Mẫu số</w:t>
      </w:r>
    </w:p>
    <w:p w14:paraId="76C9958A" w14:textId="77777777" w:rsidR="009D1437" w:rsidRPr="003C4A43" w:rsidRDefault="009D1437" w:rsidP="009D1437">
      <w:pPr>
        <w:rPr>
          <w:lang w:val="x-none" w:eastAsia="x-none"/>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&lt;serial&gt;</w:t>
      </w:r>
      <w:r>
        <w:rPr>
          <w:szCs w:val="28"/>
        </w:rPr>
        <w:t>: Ký hiệu</w:t>
      </w:r>
    </w:p>
    <w:p w14:paraId="2E7ABE8D" w14:textId="77777777" w:rsidR="009D1437" w:rsidRDefault="009D1437" w:rsidP="00480762">
      <w:pPr>
        <w:pStyle w:val="Heading3"/>
      </w:pPr>
      <w:r>
        <w:t xml:space="preserve"> </w:t>
      </w:r>
      <w:bookmarkStart w:id="1609" w:name="_Toc198045389"/>
      <w:r>
        <w:t>Gửi thay thế chứng từ sử dụng smartCA(bước 2)</w:t>
      </w:r>
      <w:bookmarkEnd w:id="1609"/>
    </w:p>
    <w:p w14:paraId="35ED04F5" w14:textId="77777777" w:rsidR="009D1437" w:rsidRPr="003C4A43" w:rsidRDefault="009D1437" w:rsidP="009D1437">
      <w:pPr>
        <w:rPr>
          <w:b/>
          <w:lang w:eastAsia="x-none"/>
        </w:rPr>
      </w:pPr>
      <w:r w:rsidRPr="003C4A43">
        <w:rPr>
          <w:b/>
          <w:lang w:eastAsia="x-none"/>
        </w:rPr>
        <w:t>url</w:t>
      </w:r>
      <w:r w:rsidRPr="003C4A43">
        <w:rPr>
          <w:b/>
          <w:lang w:eastAsia="x-none"/>
        </w:rPr>
        <w:tab/>
      </w:r>
    </w:p>
    <w:p w14:paraId="60E40DC2" w14:textId="77777777" w:rsidR="009D1437" w:rsidRDefault="009D1437" w:rsidP="009D1437">
      <w:pPr>
        <w:tabs>
          <w:tab w:val="left" w:pos="720"/>
        </w:tabs>
        <w:ind w:left="720"/>
        <w:rPr>
          <w:ins w:id="1610" w:author="Comparison" w:date="2022-04-14T16:30:00Z"/>
          <w:b/>
        </w:rPr>
      </w:pPr>
      <w:ins w:id="1611" w:author="Comparison" w:date="2022-04-14T16:30:00Z">
        <w:r>
          <w:t xml:space="preserve">string </w:t>
        </w:r>
      </w:ins>
      <w:r w:rsidRPr="003C4A43">
        <w:rPr>
          <w:b/>
          <w:color w:val="000000"/>
        </w:rPr>
        <w:t>AdjustReplaceCTTSmartCA</w:t>
      </w:r>
      <w:r>
        <w:rPr>
          <w:b/>
        </w:rPr>
        <w:t xml:space="preserve"> </w:t>
      </w:r>
      <w:ins w:id="1612" w:author="Comparison" w:date="2022-04-14T16:30:00Z">
        <w:r>
          <w:rPr>
            <w:b/>
          </w:rPr>
          <w:t>(</w:t>
        </w:r>
        <w:r>
          <w:rPr>
            <w:rFonts w:ascii="Consolas" w:hAnsi="Consolas" w:cs="Consolas"/>
            <w:color w:val="0000FF"/>
            <w:sz w:val="19"/>
            <w:szCs w:val="19"/>
          </w:rPr>
          <w:t>string</w:t>
        </w:r>
        <w:r>
          <w:rPr>
            <w:rFonts w:ascii="Consolas" w:hAnsi="Consolas" w:cs="Consolas"/>
            <w:color w:val="000000"/>
            <w:sz w:val="19"/>
            <w:szCs w:val="19"/>
          </w:rPr>
          <w:t xml:space="preserve"> Account, </w:t>
        </w:r>
        <w:r>
          <w:rPr>
            <w:rFonts w:ascii="Consolas" w:hAnsi="Consolas" w:cs="Consolas"/>
            <w:color w:val="0000FF"/>
            <w:sz w:val="19"/>
            <w:szCs w:val="19"/>
          </w:rPr>
          <w:t>string</w:t>
        </w:r>
        <w:r>
          <w:rPr>
            <w:rFonts w:ascii="Consolas" w:hAnsi="Consolas" w:cs="Consolas"/>
            <w:color w:val="000000"/>
            <w:sz w:val="19"/>
            <w:szCs w:val="19"/>
          </w:rPr>
          <w:t xml:space="preserve"> ACpass, </w:t>
        </w:r>
        <w:r>
          <w:rPr>
            <w:rFonts w:ascii="Consolas" w:hAnsi="Consolas" w:cs="Consolas"/>
            <w:color w:val="0000FF"/>
            <w:sz w:val="19"/>
            <w:szCs w:val="19"/>
          </w:rPr>
          <w:t>string</w:t>
        </w:r>
        <w:r>
          <w:rPr>
            <w:rFonts w:ascii="Consolas" w:hAnsi="Consolas" w:cs="Consolas"/>
            <w:color w:val="000000"/>
            <w:sz w:val="19"/>
            <w:szCs w:val="19"/>
          </w:rPr>
          <w:t xml:space="preserve"> xmlInvData, </w:t>
        </w:r>
        <w:r>
          <w:rPr>
            <w:rFonts w:ascii="Consolas" w:hAnsi="Consolas" w:cs="Consolas"/>
            <w:color w:val="0000FF"/>
            <w:sz w:val="19"/>
            <w:szCs w:val="19"/>
          </w:rPr>
          <w:t>string</w:t>
        </w:r>
        <w:r>
          <w:rPr>
            <w:rFonts w:ascii="Consolas" w:hAnsi="Consolas" w:cs="Consolas"/>
            <w:color w:val="000000"/>
            <w:sz w:val="19"/>
            <w:szCs w:val="19"/>
          </w:rPr>
          <w:t xml:space="preserve"> username, </w:t>
        </w:r>
        <w:r>
          <w:rPr>
            <w:rFonts w:ascii="Consolas" w:hAnsi="Consolas" w:cs="Consolas"/>
            <w:color w:val="0000FF"/>
            <w:sz w:val="19"/>
            <w:szCs w:val="19"/>
          </w:rPr>
          <w:t>string</w:t>
        </w:r>
        <w:r>
          <w:rPr>
            <w:rFonts w:ascii="Consolas" w:hAnsi="Consolas" w:cs="Consolas"/>
            <w:color w:val="000000"/>
            <w:sz w:val="19"/>
            <w:szCs w:val="19"/>
          </w:rPr>
          <w:t xml:space="preserve"> password,</w:t>
        </w:r>
      </w:ins>
      <w:r>
        <w:rPr>
          <w:rFonts w:ascii="Consolas" w:hAnsi="Consolas" w:cs="Consolas"/>
          <w:color w:val="000000"/>
          <w:sz w:val="19"/>
          <w:szCs w:val="19"/>
          <w:lang w:val="vi-VN"/>
        </w:rPr>
        <w:t>int type,</w:t>
      </w:r>
      <w:ins w:id="1613" w:author="Comparison" w:date="2022-04-14T16:30:00Z">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pattern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serial = </w:t>
        </w:r>
        <w:r>
          <w:rPr>
            <w:rFonts w:ascii="Consolas" w:hAnsi="Consolas" w:cs="Consolas"/>
            <w:color w:val="A31515"/>
            <w:sz w:val="19"/>
            <w:szCs w:val="19"/>
          </w:rPr>
          <w:t>""</w:t>
        </w:r>
        <w:r>
          <w:rPr>
            <w:b/>
          </w:rPr>
          <w:t xml:space="preserve">) </w:t>
        </w:r>
      </w:ins>
    </w:p>
    <w:p w14:paraId="27F0B4C1" w14:textId="77777777" w:rsidR="009D1437" w:rsidRDefault="009D1437" w:rsidP="009D1437">
      <w:pPr>
        <w:pStyle w:val="N"/>
        <w:rPr>
          <w:ins w:id="1614" w:author="Comparison" w:date="2022-04-14T16:30:00Z"/>
        </w:rPr>
      </w:pPr>
      <w:ins w:id="1615" w:author="Comparison" w:date="2022-04-14T16:30:00Z">
        <w:r>
          <w:t>DESCRIPTION</w:t>
        </w:r>
      </w:ins>
    </w:p>
    <w:p w14:paraId="58530B75" w14:textId="77777777" w:rsidR="009D1437" w:rsidRDefault="009D1437" w:rsidP="009D1437">
      <w:pPr>
        <w:pStyle w:val="N"/>
        <w:rPr>
          <w:ins w:id="1616" w:author="Comparison" w:date="2022-04-14T16:30:00Z"/>
        </w:rPr>
      </w:pPr>
      <w:ins w:id="1617" w:author="Comparison" w:date="2022-04-14T16:30:00Z">
        <w:r>
          <w:tab/>
          <w:t xml:space="preserve">Đây là web service cho phép gửi thông tin thay thế </w:t>
        </w:r>
      </w:ins>
      <w:r>
        <w:t>chứng từ</w:t>
      </w:r>
      <w:ins w:id="1618" w:author="Comparison" w:date="2022-04-14T16:30:00Z">
        <w:r>
          <w:t xml:space="preserve">  với các hệ thống sử dụng token, sau khi thực hiện gọi hàm Lấy giá trị Hash ở bước 1 (</w:t>
        </w:r>
      </w:ins>
      <w:r>
        <w:rPr>
          <w:b/>
        </w:rPr>
        <w:t>4.2.4</w:t>
      </w:r>
      <w:ins w:id="1619" w:author="Comparison" w:date="2022-04-14T16:30:00Z">
        <w:r>
          <w:t>)</w:t>
        </w:r>
      </w:ins>
    </w:p>
    <w:p w14:paraId="04EB5BF4" w14:textId="77777777" w:rsidR="009D1437" w:rsidRDefault="009D1437" w:rsidP="009D1437">
      <w:pPr>
        <w:pStyle w:val="N"/>
        <w:rPr>
          <w:ins w:id="1620" w:author="Comparison" w:date="2022-04-14T16:30:00Z"/>
        </w:rPr>
      </w:pPr>
      <w:ins w:id="1621" w:author="Comparison" w:date="2022-04-14T16:30:00Z">
        <w:r>
          <w:t>HTTP METHOD</w:t>
        </w:r>
      </w:ins>
    </w:p>
    <w:p w14:paraId="543347F3" w14:textId="77777777" w:rsidR="009D1437" w:rsidRDefault="009D1437" w:rsidP="009D1437">
      <w:pPr>
        <w:pStyle w:val="N"/>
        <w:rPr>
          <w:ins w:id="1622" w:author="Comparison" w:date="2022-04-14T16:30:00Z"/>
          <w:b/>
        </w:rPr>
      </w:pPr>
      <w:ins w:id="1623" w:author="Comparison" w:date="2022-04-14T16:30:00Z">
        <w:r>
          <w:tab/>
        </w:r>
        <w:r>
          <w:tab/>
          <w:t>POST</w:t>
        </w:r>
      </w:ins>
    </w:p>
    <w:p w14:paraId="4E5C2AD7" w14:textId="77777777" w:rsidR="009D1437" w:rsidRDefault="009D1437" w:rsidP="009D1437">
      <w:pPr>
        <w:pStyle w:val="N"/>
        <w:rPr>
          <w:ins w:id="1624" w:author="Comparison" w:date="2022-04-14T16:30:00Z"/>
        </w:rPr>
      </w:pPr>
      <w:ins w:id="1625" w:author="Comparison" w:date="2022-04-14T16:30:00Z">
        <w:r>
          <w:t>REQUEST BODY</w:t>
        </w:r>
      </w:ins>
    </w:p>
    <w:p w14:paraId="40E453B8" w14:textId="77777777" w:rsidR="009D1437" w:rsidRDefault="009D1437" w:rsidP="009D1437">
      <w:pPr>
        <w:pStyle w:val="ListParagraph"/>
        <w:numPr>
          <w:ilvl w:val="0"/>
          <w:numId w:val="2"/>
        </w:numPr>
        <w:spacing w:after="0" w:line="360" w:lineRule="auto"/>
        <w:ind w:left="1080"/>
        <w:jc w:val="both"/>
        <w:rPr>
          <w:ins w:id="1626" w:author="Comparison" w:date="2022-04-14T16:30:00Z"/>
          <w:rFonts w:eastAsia="Calibri"/>
          <w:b/>
          <w:u w:val="single"/>
        </w:rPr>
      </w:pPr>
      <w:ins w:id="1627" w:author="Comparison" w:date="2022-04-14T16:30:00Z">
        <w:r>
          <w:rPr>
            <w:rFonts w:eastAsia="Calibri"/>
            <w:b/>
          </w:rPr>
          <w:t xml:space="preserve">Account/ACPass:  </w:t>
        </w:r>
        <w:r>
          <w:rPr>
            <w:rFonts w:eastAsia="Calibri"/>
          </w:rPr>
          <w:t>Tài khoản được cấp phát cho nhân viên gọi lệnh gửi thông điệp.</w:t>
        </w:r>
      </w:ins>
    </w:p>
    <w:p w14:paraId="126C9CFA" w14:textId="77777777" w:rsidR="009D1437" w:rsidRDefault="009D1437" w:rsidP="009D1437">
      <w:pPr>
        <w:pStyle w:val="ListParagraph"/>
        <w:numPr>
          <w:ilvl w:val="0"/>
          <w:numId w:val="2"/>
        </w:numPr>
        <w:spacing w:after="0" w:line="360" w:lineRule="auto"/>
        <w:ind w:left="1080"/>
        <w:jc w:val="both"/>
        <w:rPr>
          <w:ins w:id="1628" w:author="Comparison" w:date="2022-04-14T16:30:00Z"/>
          <w:rFonts w:eastAsia="Calibri"/>
          <w:b/>
          <w:u w:val="single"/>
        </w:rPr>
      </w:pPr>
      <w:ins w:id="1629" w:author="Comparison" w:date="2022-04-14T16:30:00Z">
        <w:r>
          <w:rPr>
            <w:b/>
            <w:color w:val="000000"/>
          </w:rPr>
          <w:t>username</w:t>
        </w:r>
        <w:r>
          <w:rPr>
            <w:rFonts w:eastAsia="Calibri"/>
            <w:b/>
          </w:rPr>
          <w:t>/</w:t>
        </w:r>
        <w:r>
          <w:rPr>
            <w:b/>
            <w:color w:val="000000"/>
          </w:rPr>
          <w:t>password</w:t>
        </w:r>
        <w:r>
          <w:rPr>
            <w:rFonts w:eastAsia="Calibri"/>
          </w:rPr>
          <w:t>: Tài khoản được cấp phát cho khách hàng để gọi đến webservice (tài khoản có quyền ServiceRole trong hệ thống).</w:t>
        </w:r>
      </w:ins>
    </w:p>
    <w:p w14:paraId="6BCEE235" w14:textId="77777777" w:rsidR="009D1437" w:rsidRDefault="009D1437" w:rsidP="009D1437">
      <w:pPr>
        <w:pStyle w:val="ListParagraph"/>
        <w:numPr>
          <w:ilvl w:val="0"/>
          <w:numId w:val="2"/>
        </w:numPr>
        <w:spacing w:after="0" w:line="360" w:lineRule="auto"/>
        <w:ind w:left="1080"/>
        <w:jc w:val="both"/>
        <w:rPr>
          <w:ins w:id="1630" w:author="Comparison" w:date="2022-04-14T16:30:00Z"/>
          <w:rFonts w:eastAsia="Calibri"/>
          <w:b/>
          <w:u w:val="single"/>
        </w:rPr>
      </w:pPr>
      <w:ins w:id="1631" w:author="Comparison" w:date="2022-04-14T16:30:00Z">
        <w:r>
          <w:rPr>
            <w:b/>
            <w:color w:val="000000"/>
          </w:rPr>
          <w:t>xmlInvData</w:t>
        </w:r>
        <w:r>
          <w:rPr>
            <w:color w:val="000000"/>
          </w:rPr>
          <w:t>: chuỗi xml dữ liệu ký hash.</w:t>
        </w:r>
        <w:r>
          <w:rPr>
            <w:rFonts w:eastAsia="Calibri"/>
            <w:b/>
            <w:u w:val="single"/>
          </w:rPr>
          <w:t xml:space="preserve"> </w:t>
        </w:r>
      </w:ins>
    </w:p>
    <w:p w14:paraId="7AC8FEB7" w14:textId="77777777" w:rsidR="009D1437" w:rsidRPr="00C13C7B" w:rsidRDefault="009D1437" w:rsidP="009D1437">
      <w:pPr>
        <w:pStyle w:val="ListParagraph"/>
        <w:numPr>
          <w:ilvl w:val="0"/>
          <w:numId w:val="2"/>
        </w:numPr>
        <w:spacing w:after="0" w:line="360" w:lineRule="auto"/>
        <w:ind w:left="1080"/>
        <w:jc w:val="both"/>
        <w:rPr>
          <w:ins w:id="1632" w:author="Comparison" w:date="2022-04-14T16:30:00Z"/>
          <w:rFonts w:eastAsia="Calibri"/>
          <w:b/>
        </w:rPr>
      </w:pPr>
      <w:ins w:id="1633" w:author="Comparison" w:date="2022-04-14T16:30:00Z">
        <w:r w:rsidRPr="00C13C7B">
          <w:rPr>
            <w:b/>
          </w:rPr>
          <w:lastRenderedPageBreak/>
          <w:t>pattern</w:t>
        </w:r>
        <w:r w:rsidRPr="00C13C7B">
          <w:t>: Mẫu số</w:t>
        </w:r>
      </w:ins>
    </w:p>
    <w:p w14:paraId="0BE0AF3D" w14:textId="77777777" w:rsidR="009D1437" w:rsidRPr="00C13C7B" w:rsidRDefault="009D1437" w:rsidP="009D1437">
      <w:pPr>
        <w:pStyle w:val="ListParagraph"/>
        <w:numPr>
          <w:ilvl w:val="0"/>
          <w:numId w:val="2"/>
        </w:numPr>
        <w:spacing w:after="0" w:line="360" w:lineRule="auto"/>
        <w:ind w:left="1080"/>
        <w:jc w:val="both"/>
        <w:rPr>
          <w:b/>
        </w:rPr>
      </w:pPr>
      <w:ins w:id="1634" w:author="Comparison" w:date="2022-04-14T16:30:00Z">
        <w:r>
          <w:rPr>
            <w:b/>
          </w:rPr>
          <w:t>serial</w:t>
        </w:r>
        <w:r>
          <w:t>: Ký hiệu</w:t>
        </w:r>
      </w:ins>
    </w:p>
    <w:p w14:paraId="45AF7B45" w14:textId="77777777" w:rsidR="009D1437" w:rsidRDefault="009D1437" w:rsidP="009D1437">
      <w:pPr>
        <w:pStyle w:val="ListParagraph"/>
        <w:numPr>
          <w:ilvl w:val="0"/>
          <w:numId w:val="2"/>
        </w:numPr>
        <w:spacing w:after="0" w:line="360" w:lineRule="auto"/>
        <w:ind w:left="1080"/>
        <w:jc w:val="both"/>
        <w:rPr>
          <w:ins w:id="1635" w:author="Comparison" w:date="2022-04-14T16:30:00Z"/>
          <w:b/>
        </w:rPr>
      </w:pPr>
      <w:r>
        <w:rPr>
          <w:b/>
          <w:lang w:val="vi-VN"/>
        </w:rPr>
        <w:t>type = 1 mặc định thay thế</w:t>
      </w:r>
    </w:p>
    <w:p w14:paraId="7818E42C" w14:textId="77777777" w:rsidR="009D1437" w:rsidRDefault="009D1437" w:rsidP="009D1437">
      <w:pPr>
        <w:pStyle w:val="N"/>
        <w:rPr>
          <w:ins w:id="1636" w:author="Comparison" w:date="2022-04-14T16:30:00Z"/>
        </w:rPr>
      </w:pPr>
      <w:ins w:id="1637" w:author="Comparison" w:date="2022-04-14T16:30:00Z">
        <w:r>
          <w:t>RETURNS</w:t>
        </w:r>
      </w:ins>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1638" w:author="Comparison" w:date="2022-04-14T16:30:00Z">
          <w:tblPr>
            <w:tblW w:w="0" w:type="nil"/>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2430"/>
        <w:gridCol w:w="4950"/>
        <w:gridCol w:w="1885"/>
        <w:tblGridChange w:id="1639">
          <w:tblGrid>
            <w:gridCol w:w="1234"/>
            <w:gridCol w:w="1196"/>
            <w:gridCol w:w="514"/>
            <w:gridCol w:w="540"/>
            <w:gridCol w:w="3896"/>
            <w:gridCol w:w="604"/>
            <w:gridCol w:w="399"/>
            <w:gridCol w:w="882"/>
            <w:gridCol w:w="1234"/>
          </w:tblGrid>
        </w:tblGridChange>
      </w:tblGrid>
      <w:tr w:rsidR="009D1437" w14:paraId="47D2B0E6" w14:textId="77777777" w:rsidTr="00616EC4">
        <w:trPr>
          <w:ins w:id="1640" w:author="Comparison" w:date="2022-04-14T16:30:00Z"/>
          <w:trPrChange w:id="1641" w:author="Comparison" w:date="2022-04-14T16:30:00Z">
            <w:trPr>
              <w:gridBefore w:val="1"/>
            </w:trPr>
          </w:trPrChange>
        </w:trPr>
        <w:tc>
          <w:tcPr>
            <w:tcW w:w="2430" w:type="dxa"/>
            <w:tcBorders>
              <w:top w:val="single" w:sz="4" w:space="0" w:color="2E74B5"/>
              <w:left w:val="single" w:sz="4" w:space="0" w:color="2E74B5"/>
              <w:bottom w:val="single" w:sz="4" w:space="0" w:color="2E74B5"/>
              <w:right w:val="single" w:sz="4" w:space="0" w:color="2E74B5"/>
            </w:tcBorders>
            <w:shd w:val="clear" w:color="auto" w:fill="F2F2F2"/>
            <w:hideMark/>
            <w:tcPrChange w:id="1642" w:author="Comparison" w:date="2022-04-14T16:30:00Z">
              <w:tcPr>
                <w:tcW w:w="1710" w:type="dxa"/>
                <w:gridSpan w:val="2"/>
                <w:tcBorders>
                  <w:top w:val="single" w:sz="4" w:space="0" w:color="2E74B5"/>
                  <w:left w:val="single" w:sz="4" w:space="5" w:color="2E74B5"/>
                  <w:bottom w:val="single" w:sz="4" w:space="0" w:color="2E74B5"/>
                  <w:right w:val="single" w:sz="4" w:space="5" w:color="2E74B5"/>
                </w:tcBorders>
                <w:shd w:val="clear" w:color="auto" w:fill="F2F2F2"/>
                <w:hideMark/>
              </w:tcPr>
            </w:tcPrChange>
          </w:tcPr>
          <w:p w14:paraId="6DF67194" w14:textId="77777777" w:rsidR="009D1437" w:rsidRDefault="009D1437">
            <w:pPr>
              <w:pStyle w:val="ListParagraph"/>
              <w:rPr>
                <w:ins w:id="1643" w:author="Comparison" w:date="2022-04-14T16:30:00Z"/>
              </w:rPr>
              <w:pPrChange w:id="1644" w:author="Comparison" w:date="2022-04-14T16:30:00Z">
                <w:pPr>
                  <w:pStyle w:val="ListParagraph"/>
                  <w:jc w:val="center"/>
                </w:pPr>
              </w:pPrChange>
            </w:pPr>
            <w:ins w:id="1645" w:author="Comparison" w:date="2022-04-14T16:30:00Z">
              <w:r>
                <w:t>Kết quả</w:t>
              </w:r>
            </w:ins>
          </w:p>
        </w:tc>
        <w:tc>
          <w:tcPr>
            <w:tcW w:w="4950" w:type="dxa"/>
            <w:tcBorders>
              <w:top w:val="single" w:sz="4" w:space="0" w:color="2E74B5"/>
              <w:left w:val="single" w:sz="4" w:space="0" w:color="2E74B5"/>
              <w:bottom w:val="single" w:sz="4" w:space="0" w:color="2E74B5"/>
              <w:right w:val="single" w:sz="4" w:space="0" w:color="2E74B5"/>
            </w:tcBorders>
            <w:shd w:val="clear" w:color="auto" w:fill="F2F2F2"/>
            <w:hideMark/>
            <w:tcPrChange w:id="1646" w:author="Comparison" w:date="2022-04-14T16:30:00Z">
              <w:tcPr>
                <w:tcW w:w="5040" w:type="dxa"/>
                <w:gridSpan w:val="3"/>
                <w:tcBorders>
                  <w:top w:val="single" w:sz="4" w:space="0" w:color="2E74B5"/>
                  <w:left w:val="single" w:sz="4" w:space="5" w:color="2E74B5"/>
                  <w:bottom w:val="single" w:sz="4" w:space="0" w:color="2E74B5"/>
                  <w:right w:val="single" w:sz="4" w:space="5" w:color="2E74B5"/>
                </w:tcBorders>
                <w:shd w:val="clear" w:color="auto" w:fill="F2F2F2"/>
                <w:hideMark/>
              </w:tcPr>
            </w:tcPrChange>
          </w:tcPr>
          <w:p w14:paraId="227035E0" w14:textId="77777777" w:rsidR="009D1437" w:rsidRDefault="009D1437" w:rsidP="00616EC4">
            <w:pPr>
              <w:pStyle w:val="ListParagraph"/>
              <w:rPr>
                <w:ins w:id="1647" w:author="Comparison" w:date="2022-04-14T16:30:00Z"/>
              </w:rPr>
            </w:pPr>
            <w:ins w:id="1648" w:author="Comparison" w:date="2022-04-14T16:30:00Z">
              <w:r>
                <w:t>Mô tả</w:t>
              </w:r>
            </w:ins>
          </w:p>
        </w:tc>
        <w:tc>
          <w:tcPr>
            <w:tcW w:w="1885" w:type="dxa"/>
            <w:tcBorders>
              <w:top w:val="single" w:sz="4" w:space="0" w:color="2E74B5"/>
              <w:left w:val="single" w:sz="4" w:space="0" w:color="2E74B5"/>
              <w:bottom w:val="single" w:sz="4" w:space="0" w:color="2E74B5"/>
              <w:right w:val="single" w:sz="4" w:space="0" w:color="2E74B5"/>
            </w:tcBorders>
            <w:shd w:val="clear" w:color="auto" w:fill="F2F2F2"/>
            <w:hideMark/>
            <w:tcPrChange w:id="1649" w:author="Comparison" w:date="2022-04-14T16:30:00Z">
              <w:tcPr>
                <w:tcW w:w="2515" w:type="dxa"/>
                <w:gridSpan w:val="3"/>
                <w:tcBorders>
                  <w:top w:val="single" w:sz="4" w:space="0" w:color="2E74B5"/>
                  <w:left w:val="single" w:sz="4" w:space="5" w:color="2E74B5"/>
                  <w:bottom w:val="single" w:sz="4" w:space="0" w:color="2E74B5"/>
                  <w:right w:val="single" w:sz="4" w:space="5" w:color="2E74B5"/>
                </w:tcBorders>
                <w:shd w:val="clear" w:color="auto" w:fill="F2F2F2"/>
                <w:hideMark/>
              </w:tcPr>
            </w:tcPrChange>
          </w:tcPr>
          <w:p w14:paraId="45CF96A2" w14:textId="77777777" w:rsidR="009D1437" w:rsidRDefault="009D1437" w:rsidP="00616EC4">
            <w:pPr>
              <w:pStyle w:val="ListParagraph"/>
              <w:rPr>
                <w:ins w:id="1650" w:author="Comparison" w:date="2022-04-14T16:30:00Z"/>
              </w:rPr>
            </w:pPr>
            <w:ins w:id="1651" w:author="Comparison" w:date="2022-04-14T16:30:00Z">
              <w:r>
                <w:t>Ghi chú</w:t>
              </w:r>
            </w:ins>
          </w:p>
        </w:tc>
      </w:tr>
      <w:tr w:rsidR="009D1437" w14:paraId="126D82DF" w14:textId="77777777" w:rsidTr="00616EC4">
        <w:trPr>
          <w:ins w:id="1652" w:author="Comparison" w:date="2022-04-14T16:30:00Z"/>
        </w:trPr>
        <w:tc>
          <w:tcPr>
            <w:tcW w:w="2430" w:type="dxa"/>
            <w:tcBorders>
              <w:top w:val="single" w:sz="4" w:space="0" w:color="2E74B5"/>
              <w:left w:val="single" w:sz="4" w:space="0" w:color="2E74B5"/>
              <w:bottom w:val="single" w:sz="4" w:space="0" w:color="auto"/>
              <w:right w:val="single" w:sz="4" w:space="0" w:color="2E74B5"/>
            </w:tcBorders>
            <w:hideMark/>
          </w:tcPr>
          <w:p w14:paraId="78D93E8B" w14:textId="77777777" w:rsidR="009D1437" w:rsidRDefault="009D1437" w:rsidP="00616EC4">
            <w:pPr>
              <w:autoSpaceDE w:val="0"/>
              <w:autoSpaceDN w:val="0"/>
              <w:adjustRightInd w:val="0"/>
              <w:rPr>
                <w:ins w:id="1653" w:author="Comparison" w:date="2022-04-14T16:30:00Z"/>
                <w:rFonts w:eastAsia="Calibri"/>
                <w:sz w:val="19"/>
                <w:szCs w:val="19"/>
              </w:rPr>
            </w:pPr>
            <w:ins w:id="1654" w:author="Comparison" w:date="2022-04-14T16:30:00Z">
              <w:r>
                <w:rPr>
                  <w:rFonts w:eastAsia="Calibri"/>
                </w:rPr>
                <w:t>ERR:1</w:t>
              </w:r>
            </w:ins>
          </w:p>
        </w:tc>
        <w:tc>
          <w:tcPr>
            <w:tcW w:w="4950" w:type="dxa"/>
            <w:tcBorders>
              <w:top w:val="single" w:sz="4" w:space="0" w:color="2E74B5"/>
              <w:left w:val="single" w:sz="4" w:space="0" w:color="2E74B5"/>
              <w:bottom w:val="single" w:sz="4" w:space="0" w:color="2E74B5"/>
              <w:right w:val="single" w:sz="4" w:space="0" w:color="2E74B5"/>
            </w:tcBorders>
            <w:hideMark/>
          </w:tcPr>
          <w:p w14:paraId="41415647" w14:textId="77777777" w:rsidR="009D1437" w:rsidRDefault="009D1437" w:rsidP="00616EC4">
            <w:pPr>
              <w:pStyle w:val="ListParagraph"/>
              <w:spacing w:after="0" w:line="240" w:lineRule="auto"/>
              <w:ind w:left="0"/>
              <w:rPr>
                <w:ins w:id="1655" w:author="Comparison" w:date="2022-04-14T16:30:00Z"/>
                <w:rFonts w:eastAsia="Calibri"/>
              </w:rPr>
            </w:pPr>
            <w:ins w:id="1656" w:author="Comparison" w:date="2022-04-14T16:30:00Z">
              <w:r>
                <w:rPr>
                  <w:rFonts w:eastAsia="Calibri"/>
                </w:rPr>
                <w:t xml:space="preserve">Tài khoản đăng nhập sai hoặc không có quyền </w:t>
              </w:r>
            </w:ins>
          </w:p>
        </w:tc>
        <w:tc>
          <w:tcPr>
            <w:tcW w:w="1885" w:type="dxa"/>
            <w:tcBorders>
              <w:top w:val="single" w:sz="4" w:space="0" w:color="2E74B5"/>
              <w:left w:val="single" w:sz="4" w:space="0" w:color="2E74B5"/>
              <w:bottom w:val="single" w:sz="4" w:space="0" w:color="2E74B5"/>
              <w:right w:val="single" w:sz="4" w:space="0" w:color="2E74B5"/>
            </w:tcBorders>
          </w:tcPr>
          <w:p w14:paraId="0297BE55" w14:textId="77777777" w:rsidR="009D1437" w:rsidRDefault="009D1437" w:rsidP="00616EC4">
            <w:pPr>
              <w:pStyle w:val="ListParagraph"/>
              <w:ind w:left="0"/>
              <w:jc w:val="both"/>
              <w:rPr>
                <w:ins w:id="1657" w:author="Comparison" w:date="2022-04-14T16:30:00Z"/>
              </w:rPr>
            </w:pPr>
          </w:p>
        </w:tc>
      </w:tr>
      <w:tr w:rsidR="009D1437" w14:paraId="488E070C" w14:textId="77777777" w:rsidTr="00616EC4">
        <w:trPr>
          <w:ins w:id="1658"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0E425D24" w14:textId="77777777" w:rsidR="009D1437" w:rsidRDefault="009D1437" w:rsidP="00616EC4">
            <w:pPr>
              <w:autoSpaceDE w:val="0"/>
              <w:autoSpaceDN w:val="0"/>
              <w:adjustRightInd w:val="0"/>
              <w:rPr>
                <w:ins w:id="1659" w:author="Comparison" w:date="2022-04-14T16:30:00Z"/>
                <w:rFonts w:eastAsia="Calibri"/>
              </w:rPr>
            </w:pPr>
            <w:ins w:id="1660" w:author="Comparison" w:date="2022-04-14T16:30:00Z">
              <w:r>
                <w:rPr>
                  <w:rFonts w:eastAsia="Calibri"/>
                </w:rPr>
                <w:t>ERR:21</w:t>
              </w:r>
            </w:ins>
          </w:p>
        </w:tc>
        <w:tc>
          <w:tcPr>
            <w:tcW w:w="4950" w:type="dxa"/>
            <w:tcBorders>
              <w:top w:val="single" w:sz="4" w:space="0" w:color="2E74B5"/>
              <w:left w:val="single" w:sz="4" w:space="0" w:color="2E74B5"/>
              <w:bottom w:val="single" w:sz="4" w:space="0" w:color="2E74B5"/>
              <w:right w:val="single" w:sz="4" w:space="0" w:color="2E74B5"/>
            </w:tcBorders>
            <w:hideMark/>
          </w:tcPr>
          <w:p w14:paraId="22FBD412" w14:textId="77777777" w:rsidR="009D1437" w:rsidRDefault="009D1437" w:rsidP="00616EC4">
            <w:pPr>
              <w:rPr>
                <w:ins w:id="1661" w:author="Comparison" w:date="2022-04-14T16:30:00Z"/>
                <w:rFonts w:eastAsia="Calibri"/>
              </w:rPr>
            </w:pPr>
            <w:ins w:id="1662" w:author="Comparison" w:date="2022-04-14T16:30:00Z">
              <w:r>
                <w:rPr>
                  <w:rFonts w:eastAsia="Calibri"/>
                </w:rPr>
                <w:t>Không tìm thấy công ty hoặc tài khoản không tồn tại</w:t>
              </w:r>
            </w:ins>
          </w:p>
        </w:tc>
        <w:tc>
          <w:tcPr>
            <w:tcW w:w="1885" w:type="dxa"/>
            <w:tcBorders>
              <w:top w:val="single" w:sz="4" w:space="0" w:color="2E74B5"/>
              <w:left w:val="single" w:sz="4" w:space="0" w:color="2E74B5"/>
              <w:bottom w:val="single" w:sz="4" w:space="0" w:color="2E74B5"/>
              <w:right w:val="single" w:sz="4" w:space="0" w:color="2E74B5"/>
            </w:tcBorders>
          </w:tcPr>
          <w:p w14:paraId="32036D8A" w14:textId="77777777" w:rsidR="009D1437" w:rsidRDefault="009D1437" w:rsidP="00616EC4">
            <w:pPr>
              <w:jc w:val="both"/>
              <w:rPr>
                <w:ins w:id="1663" w:author="Comparison" w:date="2022-04-14T16:30:00Z"/>
              </w:rPr>
            </w:pPr>
          </w:p>
        </w:tc>
      </w:tr>
      <w:tr w:rsidR="009D1437" w14:paraId="09DE5350" w14:textId="77777777" w:rsidTr="00616EC4">
        <w:trPr>
          <w:ins w:id="1664"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0BB12EE1" w14:textId="77777777" w:rsidR="009D1437" w:rsidRDefault="009D1437" w:rsidP="00616EC4">
            <w:pPr>
              <w:autoSpaceDE w:val="0"/>
              <w:autoSpaceDN w:val="0"/>
              <w:adjustRightInd w:val="0"/>
              <w:rPr>
                <w:ins w:id="1665" w:author="Comparison" w:date="2022-04-14T16:30:00Z"/>
                <w:rFonts w:eastAsia="Calibri"/>
              </w:rPr>
            </w:pPr>
            <w:ins w:id="1666" w:author="Comparison" w:date="2022-04-14T16:30:00Z">
              <w:r>
                <w:rPr>
                  <w:rFonts w:eastAsia="Calibri"/>
                </w:rPr>
                <w:t>ERR:22</w:t>
              </w:r>
            </w:ins>
          </w:p>
        </w:tc>
        <w:tc>
          <w:tcPr>
            <w:tcW w:w="4950" w:type="dxa"/>
            <w:tcBorders>
              <w:top w:val="single" w:sz="4" w:space="0" w:color="2E74B5"/>
              <w:left w:val="single" w:sz="4" w:space="0" w:color="2E74B5"/>
              <w:bottom w:val="single" w:sz="4" w:space="0" w:color="2E74B5"/>
              <w:right w:val="single" w:sz="4" w:space="0" w:color="2E74B5"/>
            </w:tcBorders>
            <w:hideMark/>
          </w:tcPr>
          <w:p w14:paraId="27602736" w14:textId="77777777" w:rsidR="009D1437" w:rsidRDefault="009D1437" w:rsidP="00616EC4">
            <w:pPr>
              <w:rPr>
                <w:ins w:id="1667" w:author="Comparison" w:date="2022-04-14T16:30:00Z"/>
                <w:rFonts w:eastAsia="Calibri"/>
              </w:rPr>
            </w:pPr>
            <w:ins w:id="1668" w:author="Comparison" w:date="2022-04-14T16:30:00Z">
              <w:r>
                <w:rPr>
                  <w:rFonts w:eastAsia="Calibri"/>
                </w:rPr>
                <w:t>Công ty chưa đăng ký chứng thư số</w:t>
              </w:r>
            </w:ins>
          </w:p>
        </w:tc>
        <w:tc>
          <w:tcPr>
            <w:tcW w:w="1885" w:type="dxa"/>
            <w:tcBorders>
              <w:top w:val="single" w:sz="4" w:space="0" w:color="2E74B5"/>
              <w:left w:val="single" w:sz="4" w:space="0" w:color="2E74B5"/>
              <w:bottom w:val="single" w:sz="4" w:space="0" w:color="2E74B5"/>
              <w:right w:val="single" w:sz="4" w:space="0" w:color="2E74B5"/>
            </w:tcBorders>
          </w:tcPr>
          <w:p w14:paraId="2ECD024F" w14:textId="77777777" w:rsidR="009D1437" w:rsidRDefault="009D1437" w:rsidP="00616EC4">
            <w:pPr>
              <w:pStyle w:val="ListParagraph"/>
              <w:ind w:left="0"/>
              <w:jc w:val="both"/>
              <w:rPr>
                <w:ins w:id="1669" w:author="Comparison" w:date="2022-04-14T16:30:00Z"/>
              </w:rPr>
            </w:pPr>
          </w:p>
        </w:tc>
      </w:tr>
      <w:tr w:rsidR="009D1437" w14:paraId="2B420320" w14:textId="77777777" w:rsidTr="00616EC4">
        <w:trPr>
          <w:ins w:id="1670"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312EE9E6" w14:textId="77777777" w:rsidR="009D1437" w:rsidRDefault="009D1437" w:rsidP="00616EC4">
            <w:pPr>
              <w:autoSpaceDE w:val="0"/>
              <w:autoSpaceDN w:val="0"/>
              <w:adjustRightInd w:val="0"/>
              <w:rPr>
                <w:ins w:id="1671" w:author="Comparison" w:date="2022-04-14T16:30:00Z"/>
                <w:rFonts w:eastAsia="Calibri"/>
              </w:rPr>
            </w:pPr>
            <w:ins w:id="1672" w:author="Comparison" w:date="2022-04-14T16:30:00Z">
              <w:r>
                <w:rPr>
                  <w:rFonts w:eastAsia="Calibri"/>
                </w:rPr>
                <w:t>ERR:28</w:t>
              </w:r>
            </w:ins>
          </w:p>
        </w:tc>
        <w:tc>
          <w:tcPr>
            <w:tcW w:w="4950" w:type="dxa"/>
            <w:tcBorders>
              <w:top w:val="single" w:sz="4" w:space="0" w:color="2E74B5"/>
              <w:left w:val="single" w:sz="4" w:space="0" w:color="2E74B5"/>
              <w:bottom w:val="single" w:sz="4" w:space="0" w:color="2E74B5"/>
              <w:right w:val="single" w:sz="4" w:space="0" w:color="2E74B5"/>
            </w:tcBorders>
            <w:hideMark/>
          </w:tcPr>
          <w:p w14:paraId="6FCFDB1E" w14:textId="77777777" w:rsidR="009D1437" w:rsidRDefault="009D1437" w:rsidP="00616EC4">
            <w:pPr>
              <w:rPr>
                <w:ins w:id="1673" w:author="Comparison" w:date="2022-04-14T16:30:00Z"/>
                <w:rFonts w:eastAsia="Calibri"/>
              </w:rPr>
            </w:pPr>
            <w:ins w:id="1674" w:author="Comparison" w:date="2022-04-14T16:30:00Z">
              <w:r>
                <w:rPr>
                  <w:rFonts w:eastAsia="Calibri"/>
                </w:rPr>
                <w:t>Chưa có thông tin chứng thư trong hệ thống</w:t>
              </w:r>
            </w:ins>
          </w:p>
        </w:tc>
        <w:tc>
          <w:tcPr>
            <w:tcW w:w="1885" w:type="dxa"/>
            <w:tcBorders>
              <w:top w:val="single" w:sz="4" w:space="0" w:color="2E74B5"/>
              <w:left w:val="single" w:sz="4" w:space="0" w:color="2E74B5"/>
              <w:bottom w:val="single" w:sz="4" w:space="0" w:color="2E74B5"/>
              <w:right w:val="single" w:sz="4" w:space="0" w:color="2E74B5"/>
            </w:tcBorders>
          </w:tcPr>
          <w:p w14:paraId="14160171" w14:textId="77777777" w:rsidR="009D1437" w:rsidRDefault="009D1437" w:rsidP="00616EC4">
            <w:pPr>
              <w:pStyle w:val="ListParagraph"/>
              <w:ind w:left="0"/>
              <w:jc w:val="both"/>
              <w:rPr>
                <w:ins w:id="1675" w:author="Comparison" w:date="2022-04-14T16:30:00Z"/>
              </w:rPr>
            </w:pPr>
          </w:p>
        </w:tc>
      </w:tr>
      <w:tr w:rsidR="009D1437" w14:paraId="198D9EA1" w14:textId="77777777" w:rsidTr="00616EC4">
        <w:trPr>
          <w:ins w:id="1676"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1E7EA982" w14:textId="77777777" w:rsidR="009D1437" w:rsidRDefault="009D1437" w:rsidP="00616EC4">
            <w:pPr>
              <w:autoSpaceDE w:val="0"/>
              <w:autoSpaceDN w:val="0"/>
              <w:adjustRightInd w:val="0"/>
              <w:rPr>
                <w:ins w:id="1677" w:author="Comparison" w:date="2022-04-14T16:30:00Z"/>
                <w:rFonts w:eastAsia="Calibri"/>
              </w:rPr>
            </w:pPr>
            <w:ins w:id="1678" w:author="Comparison" w:date="2022-04-14T16:30:00Z">
              <w:r>
                <w:rPr>
                  <w:rFonts w:eastAsia="Calibri"/>
                </w:rPr>
                <w:t>ERR:24</w:t>
              </w:r>
            </w:ins>
          </w:p>
        </w:tc>
        <w:tc>
          <w:tcPr>
            <w:tcW w:w="4950" w:type="dxa"/>
            <w:tcBorders>
              <w:top w:val="single" w:sz="4" w:space="0" w:color="2E74B5"/>
              <w:left w:val="single" w:sz="4" w:space="0" w:color="2E74B5"/>
              <w:bottom w:val="single" w:sz="4" w:space="0" w:color="2E74B5"/>
              <w:right w:val="single" w:sz="4" w:space="0" w:color="2E74B5"/>
            </w:tcBorders>
            <w:hideMark/>
          </w:tcPr>
          <w:p w14:paraId="7C39B39E" w14:textId="77777777" w:rsidR="009D1437" w:rsidRDefault="009D1437" w:rsidP="00616EC4">
            <w:pPr>
              <w:rPr>
                <w:ins w:id="1679" w:author="Comparison" w:date="2022-04-14T16:30:00Z"/>
                <w:rFonts w:eastAsia="Calibri"/>
              </w:rPr>
            </w:pPr>
            <w:ins w:id="1680" w:author="Comparison" w:date="2022-04-14T16:30:00Z">
              <w:r>
                <w:rPr>
                  <w:rFonts w:eastAsia="Calibri"/>
                </w:rPr>
                <w:t>Chứng thư truyền lên không đúng với chứng thư đăng ký trong hệ thống</w:t>
              </w:r>
            </w:ins>
          </w:p>
        </w:tc>
        <w:tc>
          <w:tcPr>
            <w:tcW w:w="1885" w:type="dxa"/>
            <w:tcBorders>
              <w:top w:val="single" w:sz="4" w:space="0" w:color="2E74B5"/>
              <w:left w:val="single" w:sz="4" w:space="0" w:color="2E74B5"/>
              <w:bottom w:val="single" w:sz="4" w:space="0" w:color="2E74B5"/>
              <w:right w:val="single" w:sz="4" w:space="0" w:color="2E74B5"/>
            </w:tcBorders>
          </w:tcPr>
          <w:p w14:paraId="4CACBAF8" w14:textId="77777777" w:rsidR="009D1437" w:rsidRDefault="009D1437" w:rsidP="00616EC4">
            <w:pPr>
              <w:pStyle w:val="ListParagraph"/>
              <w:ind w:left="0"/>
              <w:jc w:val="both"/>
              <w:rPr>
                <w:ins w:id="1681" w:author="Comparison" w:date="2022-04-14T16:30:00Z"/>
              </w:rPr>
            </w:pPr>
          </w:p>
        </w:tc>
      </w:tr>
      <w:tr w:rsidR="009D1437" w14:paraId="128076A0" w14:textId="77777777" w:rsidTr="00616EC4">
        <w:trPr>
          <w:ins w:id="1682"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690B347E" w14:textId="77777777" w:rsidR="009D1437" w:rsidRDefault="009D1437" w:rsidP="00616EC4">
            <w:pPr>
              <w:autoSpaceDE w:val="0"/>
              <w:autoSpaceDN w:val="0"/>
              <w:adjustRightInd w:val="0"/>
              <w:rPr>
                <w:ins w:id="1683" w:author="Comparison" w:date="2022-04-14T16:30:00Z"/>
                <w:rFonts w:eastAsia="Calibri"/>
              </w:rPr>
            </w:pPr>
            <w:ins w:id="1684" w:author="Comparison" w:date="2022-04-14T16:30:00Z">
              <w:r>
                <w:rPr>
                  <w:rFonts w:eastAsia="Calibri"/>
                </w:rPr>
                <w:t>ERR:27</w:t>
              </w:r>
            </w:ins>
          </w:p>
        </w:tc>
        <w:tc>
          <w:tcPr>
            <w:tcW w:w="4950" w:type="dxa"/>
            <w:tcBorders>
              <w:top w:val="single" w:sz="4" w:space="0" w:color="2E74B5"/>
              <w:left w:val="single" w:sz="4" w:space="0" w:color="2E74B5"/>
              <w:bottom w:val="single" w:sz="4" w:space="0" w:color="2E74B5"/>
              <w:right w:val="single" w:sz="4" w:space="0" w:color="2E74B5"/>
            </w:tcBorders>
            <w:hideMark/>
          </w:tcPr>
          <w:p w14:paraId="6DE9B3D7" w14:textId="77777777" w:rsidR="009D1437" w:rsidRDefault="009D1437" w:rsidP="00616EC4">
            <w:pPr>
              <w:pStyle w:val="ListParagraph"/>
              <w:spacing w:after="0" w:line="240" w:lineRule="auto"/>
              <w:ind w:left="0"/>
              <w:rPr>
                <w:ins w:id="1685" w:author="Comparison" w:date="2022-04-14T16:30:00Z"/>
                <w:rFonts w:eastAsia="Calibri"/>
              </w:rPr>
            </w:pPr>
            <w:ins w:id="1686" w:author="Comparison" w:date="2022-04-14T16:30:00Z">
              <w:r>
                <w:rPr>
                  <w:rFonts w:eastAsia="Calibri"/>
                </w:rPr>
                <w:t>Chứng thư chưa đến thời điểm sử dụng</w:t>
              </w:r>
            </w:ins>
          </w:p>
        </w:tc>
        <w:tc>
          <w:tcPr>
            <w:tcW w:w="1885" w:type="dxa"/>
            <w:tcBorders>
              <w:top w:val="single" w:sz="4" w:space="0" w:color="2E74B5"/>
              <w:left w:val="single" w:sz="4" w:space="0" w:color="2E74B5"/>
              <w:bottom w:val="single" w:sz="4" w:space="0" w:color="2E74B5"/>
              <w:right w:val="single" w:sz="4" w:space="0" w:color="2E74B5"/>
            </w:tcBorders>
          </w:tcPr>
          <w:p w14:paraId="39A538CA" w14:textId="77777777" w:rsidR="009D1437" w:rsidRDefault="009D1437" w:rsidP="00616EC4">
            <w:pPr>
              <w:pStyle w:val="ListParagraph"/>
              <w:ind w:left="0"/>
              <w:jc w:val="both"/>
              <w:rPr>
                <w:ins w:id="1687" w:author="Comparison" w:date="2022-04-14T16:30:00Z"/>
              </w:rPr>
            </w:pPr>
          </w:p>
        </w:tc>
      </w:tr>
      <w:tr w:rsidR="009D1437" w14:paraId="11C6D849" w14:textId="77777777" w:rsidTr="00616EC4">
        <w:trPr>
          <w:ins w:id="1688"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65539869" w14:textId="77777777" w:rsidR="009D1437" w:rsidRDefault="009D1437" w:rsidP="00616EC4">
            <w:pPr>
              <w:autoSpaceDE w:val="0"/>
              <w:autoSpaceDN w:val="0"/>
              <w:adjustRightInd w:val="0"/>
              <w:rPr>
                <w:ins w:id="1689" w:author="Comparison" w:date="2022-04-14T16:30:00Z"/>
                <w:rFonts w:eastAsia="Calibri"/>
              </w:rPr>
            </w:pPr>
            <w:ins w:id="1690" w:author="Comparison" w:date="2022-04-14T16:30:00Z">
              <w:r>
                <w:rPr>
                  <w:rFonts w:eastAsia="Calibri"/>
                </w:rPr>
                <w:t>ERR:26</w:t>
              </w:r>
            </w:ins>
          </w:p>
        </w:tc>
        <w:tc>
          <w:tcPr>
            <w:tcW w:w="4950" w:type="dxa"/>
            <w:tcBorders>
              <w:top w:val="single" w:sz="4" w:space="0" w:color="2E74B5"/>
              <w:left w:val="single" w:sz="4" w:space="0" w:color="2E74B5"/>
              <w:bottom w:val="single" w:sz="4" w:space="0" w:color="2E74B5"/>
              <w:right w:val="single" w:sz="4" w:space="0" w:color="2E74B5"/>
            </w:tcBorders>
            <w:hideMark/>
          </w:tcPr>
          <w:p w14:paraId="530AEE80" w14:textId="77777777" w:rsidR="009D1437" w:rsidRDefault="009D1437" w:rsidP="00616EC4">
            <w:pPr>
              <w:pStyle w:val="ListParagraph"/>
              <w:spacing w:after="0" w:line="240" w:lineRule="auto"/>
              <w:ind w:left="0"/>
              <w:rPr>
                <w:ins w:id="1691" w:author="Comparison" w:date="2022-04-14T16:30:00Z"/>
                <w:rFonts w:eastAsia="Calibri"/>
              </w:rPr>
            </w:pPr>
            <w:ins w:id="1692" w:author="Comparison" w:date="2022-04-14T16:30:00Z">
              <w:r>
                <w:rPr>
                  <w:rFonts w:eastAsia="Calibri"/>
                </w:rPr>
                <w:t>Chứng thư số hết hạn</w:t>
              </w:r>
            </w:ins>
          </w:p>
        </w:tc>
        <w:tc>
          <w:tcPr>
            <w:tcW w:w="1885" w:type="dxa"/>
            <w:tcBorders>
              <w:top w:val="single" w:sz="4" w:space="0" w:color="2E74B5"/>
              <w:left w:val="single" w:sz="4" w:space="0" w:color="2E74B5"/>
              <w:bottom w:val="single" w:sz="4" w:space="0" w:color="2E74B5"/>
              <w:right w:val="single" w:sz="4" w:space="0" w:color="2E74B5"/>
            </w:tcBorders>
          </w:tcPr>
          <w:p w14:paraId="656C9617" w14:textId="77777777" w:rsidR="009D1437" w:rsidRDefault="009D1437" w:rsidP="00616EC4">
            <w:pPr>
              <w:pStyle w:val="ListParagraph"/>
              <w:ind w:left="0"/>
              <w:jc w:val="both"/>
              <w:rPr>
                <w:ins w:id="1693" w:author="Comparison" w:date="2022-04-14T16:30:00Z"/>
              </w:rPr>
            </w:pPr>
          </w:p>
        </w:tc>
      </w:tr>
      <w:tr w:rsidR="009D1437" w14:paraId="0C57A8E5" w14:textId="77777777" w:rsidTr="00616EC4">
        <w:trPr>
          <w:ins w:id="1694"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14641987" w14:textId="77777777" w:rsidR="009D1437" w:rsidRDefault="009D1437" w:rsidP="00616EC4">
            <w:pPr>
              <w:autoSpaceDE w:val="0"/>
              <w:autoSpaceDN w:val="0"/>
              <w:adjustRightInd w:val="0"/>
              <w:rPr>
                <w:ins w:id="1695" w:author="Comparison" w:date="2022-04-14T16:30:00Z"/>
                <w:rFonts w:eastAsia="Calibri"/>
              </w:rPr>
            </w:pPr>
            <w:ins w:id="1696" w:author="Comparison" w:date="2022-04-14T16:30:00Z">
              <w:r>
                <w:rPr>
                  <w:rFonts w:eastAsia="Calibri"/>
                </w:rPr>
                <w:t>ERR:3</w:t>
              </w:r>
            </w:ins>
          </w:p>
        </w:tc>
        <w:tc>
          <w:tcPr>
            <w:tcW w:w="4950" w:type="dxa"/>
            <w:tcBorders>
              <w:top w:val="single" w:sz="4" w:space="0" w:color="2E74B5"/>
              <w:left w:val="single" w:sz="4" w:space="0" w:color="2E74B5"/>
              <w:bottom w:val="single" w:sz="4" w:space="0" w:color="2E74B5"/>
              <w:right w:val="single" w:sz="4" w:space="0" w:color="2E74B5"/>
            </w:tcBorders>
            <w:hideMark/>
          </w:tcPr>
          <w:p w14:paraId="5F33FB93" w14:textId="77777777" w:rsidR="009D1437" w:rsidRDefault="009D1437" w:rsidP="00616EC4">
            <w:pPr>
              <w:pStyle w:val="ListParagraph"/>
              <w:spacing w:after="0" w:line="240" w:lineRule="auto"/>
              <w:ind w:left="0"/>
              <w:rPr>
                <w:ins w:id="1697" w:author="Comparison" w:date="2022-04-14T16:30:00Z"/>
                <w:rFonts w:eastAsia="Calibri"/>
              </w:rPr>
            </w:pPr>
            <w:ins w:id="1698" w:author="Comparison" w:date="2022-04-14T16:30:00Z">
              <w:r>
                <w:rPr>
                  <w:rFonts w:eastAsia="Calibri"/>
                </w:rPr>
                <w:t>Dữ liệu xml đầu vào không đúng quy định</w:t>
              </w:r>
            </w:ins>
          </w:p>
        </w:tc>
        <w:tc>
          <w:tcPr>
            <w:tcW w:w="1885" w:type="dxa"/>
            <w:tcBorders>
              <w:top w:val="single" w:sz="4" w:space="0" w:color="2E74B5"/>
              <w:left w:val="single" w:sz="4" w:space="0" w:color="2E74B5"/>
              <w:bottom w:val="single" w:sz="4" w:space="0" w:color="2E74B5"/>
              <w:right w:val="single" w:sz="4" w:space="0" w:color="2E74B5"/>
            </w:tcBorders>
          </w:tcPr>
          <w:p w14:paraId="684724B2" w14:textId="77777777" w:rsidR="009D1437" w:rsidRDefault="009D1437" w:rsidP="00616EC4">
            <w:pPr>
              <w:pStyle w:val="ListParagraph"/>
              <w:ind w:left="0"/>
              <w:jc w:val="both"/>
              <w:rPr>
                <w:ins w:id="1699" w:author="Comparison" w:date="2022-04-14T16:30:00Z"/>
              </w:rPr>
            </w:pPr>
          </w:p>
        </w:tc>
      </w:tr>
      <w:tr w:rsidR="009D1437" w14:paraId="1444DFDD" w14:textId="77777777" w:rsidTr="00616EC4">
        <w:trPr>
          <w:ins w:id="1700"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19F6FFB5" w14:textId="77777777" w:rsidR="009D1437" w:rsidRDefault="009D1437" w:rsidP="00616EC4">
            <w:pPr>
              <w:autoSpaceDE w:val="0"/>
              <w:autoSpaceDN w:val="0"/>
              <w:adjustRightInd w:val="0"/>
              <w:rPr>
                <w:ins w:id="1701" w:author="Comparison" w:date="2022-04-14T16:30:00Z"/>
                <w:rFonts w:eastAsia="Calibri"/>
              </w:rPr>
            </w:pPr>
            <w:ins w:id="1702" w:author="Comparison" w:date="2022-04-14T16:30:00Z">
              <w:r>
                <w:rPr>
                  <w:rFonts w:eastAsia="Calibri"/>
                </w:rPr>
                <w:t>ERR:20</w:t>
              </w:r>
            </w:ins>
          </w:p>
        </w:tc>
        <w:tc>
          <w:tcPr>
            <w:tcW w:w="4950" w:type="dxa"/>
            <w:tcBorders>
              <w:top w:val="single" w:sz="4" w:space="0" w:color="2E74B5"/>
              <w:left w:val="single" w:sz="4" w:space="0" w:color="2E74B5"/>
              <w:bottom w:val="single" w:sz="4" w:space="0" w:color="2E74B5"/>
              <w:right w:val="single" w:sz="4" w:space="0" w:color="2E74B5"/>
            </w:tcBorders>
            <w:hideMark/>
          </w:tcPr>
          <w:p w14:paraId="33BC842B" w14:textId="77777777" w:rsidR="009D1437" w:rsidRDefault="009D1437" w:rsidP="00616EC4">
            <w:pPr>
              <w:pStyle w:val="ListParagraph"/>
              <w:spacing w:after="0" w:line="240" w:lineRule="auto"/>
              <w:ind w:left="0"/>
              <w:rPr>
                <w:ins w:id="1703" w:author="Comparison" w:date="2022-04-14T16:30:00Z"/>
                <w:rFonts w:eastAsia="Calibri"/>
              </w:rPr>
            </w:pPr>
            <w:ins w:id="1704" w:author="Comparison" w:date="2022-04-14T16:30:00Z">
              <w:r>
                <w:t xml:space="preserve">Không tìm thấy dải </w:t>
              </w:r>
            </w:ins>
            <w:r>
              <w:t>chứng từ</w:t>
            </w:r>
          </w:p>
        </w:tc>
        <w:tc>
          <w:tcPr>
            <w:tcW w:w="1885" w:type="dxa"/>
            <w:tcBorders>
              <w:top w:val="single" w:sz="4" w:space="0" w:color="2E74B5"/>
              <w:left w:val="single" w:sz="4" w:space="0" w:color="2E74B5"/>
              <w:bottom w:val="single" w:sz="4" w:space="0" w:color="2E74B5"/>
              <w:right w:val="single" w:sz="4" w:space="0" w:color="2E74B5"/>
            </w:tcBorders>
            <w:hideMark/>
          </w:tcPr>
          <w:p w14:paraId="62272F0D" w14:textId="77777777" w:rsidR="009D1437" w:rsidRDefault="009D1437" w:rsidP="00616EC4">
            <w:pPr>
              <w:jc w:val="both"/>
              <w:rPr>
                <w:ins w:id="1705" w:author="Comparison" w:date="2022-04-14T16:30:00Z"/>
              </w:rPr>
            </w:pPr>
            <w:ins w:id="1706" w:author="Comparison" w:date="2022-04-14T16:30:00Z">
              <w:r>
                <w:t xml:space="preserve">Không tìm thấy dải </w:t>
              </w:r>
            </w:ins>
            <w:r>
              <w:t>chứng từ</w:t>
            </w:r>
            <w:ins w:id="1707" w:author="Comparison" w:date="2022-04-14T16:30:00Z">
              <w:r>
                <w:t xml:space="preserve"> hoặc tài khoản phát hành không có quyền phát hành </w:t>
              </w:r>
            </w:ins>
            <w:r>
              <w:t>chứng từ</w:t>
            </w:r>
            <w:ins w:id="1708" w:author="Comparison" w:date="2022-04-14T16:30:00Z">
              <w:r>
                <w:t xml:space="preserve"> trên dải </w:t>
              </w:r>
            </w:ins>
            <w:r>
              <w:t>chứng từ</w:t>
            </w:r>
            <w:ins w:id="1709" w:author="Comparison" w:date="2022-04-14T16:30:00Z">
              <w:r>
                <w:t xml:space="preserve"> truyền lên.</w:t>
              </w:r>
            </w:ins>
          </w:p>
        </w:tc>
      </w:tr>
      <w:tr w:rsidR="009D1437" w14:paraId="370520BD" w14:textId="77777777" w:rsidTr="00616EC4">
        <w:trPr>
          <w:trHeight w:val="368"/>
          <w:ins w:id="1710"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314CE878" w14:textId="77777777" w:rsidR="009D1437" w:rsidRDefault="009D1437" w:rsidP="00616EC4">
            <w:pPr>
              <w:autoSpaceDE w:val="0"/>
              <w:autoSpaceDN w:val="0"/>
              <w:adjustRightInd w:val="0"/>
              <w:rPr>
                <w:ins w:id="1711" w:author="Comparison" w:date="2022-04-14T16:30:00Z"/>
                <w:rFonts w:eastAsia="Calibri"/>
              </w:rPr>
            </w:pPr>
            <w:ins w:id="1712" w:author="Comparison" w:date="2022-04-14T16:30:00Z">
              <w:r>
                <w:rPr>
                  <w:rFonts w:eastAsia="Calibri"/>
                </w:rPr>
                <w:t>ERR:8</w:t>
              </w:r>
            </w:ins>
          </w:p>
        </w:tc>
        <w:tc>
          <w:tcPr>
            <w:tcW w:w="4950" w:type="dxa"/>
            <w:tcBorders>
              <w:top w:val="single" w:sz="4" w:space="0" w:color="2E74B5"/>
              <w:left w:val="single" w:sz="4" w:space="0" w:color="2E74B5"/>
              <w:bottom w:val="single" w:sz="4" w:space="0" w:color="2E74B5"/>
              <w:right w:val="single" w:sz="4" w:space="0" w:color="2E74B5"/>
            </w:tcBorders>
            <w:hideMark/>
          </w:tcPr>
          <w:p w14:paraId="6E7F0C7F" w14:textId="77777777" w:rsidR="009D1437" w:rsidRDefault="009D1437" w:rsidP="00616EC4">
            <w:pPr>
              <w:pStyle w:val="ListParagraph"/>
              <w:spacing w:after="0" w:line="240" w:lineRule="auto"/>
              <w:ind w:left="0"/>
              <w:rPr>
                <w:ins w:id="1713" w:author="Comparison" w:date="2022-04-14T16:30:00Z"/>
                <w:rFonts w:eastAsia="Calibri"/>
              </w:rPr>
            </w:pPr>
            <w:r>
              <w:rPr>
                <w:rFonts w:eastAsia="Calibri"/>
              </w:rPr>
              <w:t>Chứng từ</w:t>
            </w:r>
            <w:ins w:id="1714" w:author="Comparison" w:date="2022-04-14T16:30:00Z">
              <w:r>
                <w:rPr>
                  <w:rFonts w:eastAsia="Calibri"/>
                </w:rPr>
                <w:t xml:space="preserve"> điều chỉnh hoặc thay thế chưa phát hành hoặc đã điều chỉnh  không được thay thế</w:t>
              </w:r>
            </w:ins>
          </w:p>
        </w:tc>
        <w:tc>
          <w:tcPr>
            <w:tcW w:w="1885" w:type="dxa"/>
            <w:tcBorders>
              <w:top w:val="single" w:sz="4" w:space="0" w:color="2E74B5"/>
              <w:left w:val="single" w:sz="4" w:space="0" w:color="2E74B5"/>
              <w:bottom w:val="single" w:sz="4" w:space="0" w:color="2E74B5"/>
              <w:right w:val="single" w:sz="4" w:space="0" w:color="2E74B5"/>
            </w:tcBorders>
          </w:tcPr>
          <w:p w14:paraId="1B0F5A3A" w14:textId="77777777" w:rsidR="009D1437" w:rsidRDefault="009D1437" w:rsidP="00616EC4">
            <w:pPr>
              <w:ind w:left="360"/>
              <w:jc w:val="both"/>
              <w:rPr>
                <w:ins w:id="1715" w:author="Comparison" w:date="2022-04-14T16:30:00Z"/>
              </w:rPr>
            </w:pPr>
          </w:p>
        </w:tc>
      </w:tr>
      <w:tr w:rsidR="009D1437" w14:paraId="5480752D" w14:textId="77777777" w:rsidTr="00616EC4">
        <w:trPr>
          <w:ins w:id="1716"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5AC5B8F1" w14:textId="77777777" w:rsidR="009D1437" w:rsidRDefault="009D1437" w:rsidP="00616EC4">
            <w:pPr>
              <w:autoSpaceDE w:val="0"/>
              <w:autoSpaceDN w:val="0"/>
              <w:adjustRightInd w:val="0"/>
              <w:rPr>
                <w:ins w:id="1717" w:author="Comparison" w:date="2022-04-14T16:30:00Z"/>
                <w:rFonts w:eastAsia="Calibri"/>
              </w:rPr>
            </w:pPr>
            <w:ins w:id="1718" w:author="Comparison" w:date="2022-04-14T16:30:00Z">
              <w:r>
                <w:rPr>
                  <w:rFonts w:eastAsia="Calibri"/>
                </w:rPr>
                <w:t>ERR:2</w:t>
              </w:r>
            </w:ins>
          </w:p>
        </w:tc>
        <w:tc>
          <w:tcPr>
            <w:tcW w:w="4950" w:type="dxa"/>
            <w:tcBorders>
              <w:top w:val="single" w:sz="4" w:space="0" w:color="2E74B5"/>
              <w:left w:val="single" w:sz="4" w:space="0" w:color="2E74B5"/>
              <w:bottom w:val="single" w:sz="4" w:space="0" w:color="2E74B5"/>
              <w:right w:val="single" w:sz="4" w:space="0" w:color="2E74B5"/>
            </w:tcBorders>
            <w:hideMark/>
          </w:tcPr>
          <w:p w14:paraId="6E54DDEC" w14:textId="77777777" w:rsidR="009D1437" w:rsidRDefault="009D1437" w:rsidP="00616EC4">
            <w:pPr>
              <w:pStyle w:val="ListParagraph"/>
              <w:spacing w:after="0" w:line="240" w:lineRule="auto"/>
              <w:ind w:left="0"/>
              <w:rPr>
                <w:ins w:id="1719" w:author="Comparison" w:date="2022-04-14T16:30:00Z"/>
                <w:rFonts w:eastAsia="Calibri"/>
              </w:rPr>
            </w:pPr>
            <w:ins w:id="1720" w:author="Comparison" w:date="2022-04-14T16:30:00Z">
              <w:r>
                <w:t xml:space="preserve">Không tồn tại </w:t>
              </w:r>
            </w:ins>
            <w:r>
              <w:t>chứng từ</w:t>
            </w:r>
            <w:ins w:id="1721" w:author="Comparison" w:date="2022-04-14T16:30:00Z">
              <w:r>
                <w:t xml:space="preserve"> cần thay thế và điều chỉnh</w:t>
              </w:r>
            </w:ins>
          </w:p>
        </w:tc>
        <w:tc>
          <w:tcPr>
            <w:tcW w:w="1885" w:type="dxa"/>
            <w:tcBorders>
              <w:top w:val="single" w:sz="4" w:space="0" w:color="2E74B5"/>
              <w:left w:val="single" w:sz="4" w:space="0" w:color="2E74B5"/>
              <w:bottom w:val="single" w:sz="4" w:space="0" w:color="2E74B5"/>
              <w:right w:val="single" w:sz="4" w:space="0" w:color="2E74B5"/>
            </w:tcBorders>
          </w:tcPr>
          <w:p w14:paraId="48D2A7E9" w14:textId="77777777" w:rsidR="009D1437" w:rsidRDefault="009D1437" w:rsidP="00616EC4">
            <w:pPr>
              <w:ind w:left="360"/>
              <w:jc w:val="both"/>
              <w:rPr>
                <w:ins w:id="1722" w:author="Comparison" w:date="2022-04-14T16:30:00Z"/>
              </w:rPr>
            </w:pPr>
          </w:p>
        </w:tc>
      </w:tr>
      <w:tr w:rsidR="009D1437" w14:paraId="0F4A26FB" w14:textId="77777777" w:rsidTr="00616EC4">
        <w:trPr>
          <w:trHeight w:val="413"/>
          <w:ins w:id="1723" w:author="Comparison" w:date="2022-04-14T16:30:00Z"/>
          <w:trPrChange w:id="1724" w:author="Comparison" w:date="2022-04-14T16:30:00Z">
            <w:trPr>
              <w:gridBefore w:val="1"/>
              <w:trHeight w:val="413"/>
            </w:trPr>
          </w:trPrChange>
        </w:trPr>
        <w:tc>
          <w:tcPr>
            <w:tcW w:w="2430" w:type="dxa"/>
            <w:tcBorders>
              <w:top w:val="single" w:sz="4" w:space="0" w:color="2E74B5"/>
              <w:left w:val="single" w:sz="4" w:space="0" w:color="2E74B5"/>
              <w:bottom w:val="single" w:sz="4" w:space="0" w:color="2E74B5"/>
              <w:right w:val="single" w:sz="4" w:space="0" w:color="2E74B5"/>
            </w:tcBorders>
            <w:hideMark/>
            <w:tcPrChange w:id="1725" w:author="Comparison" w:date="2022-04-14T16:30:00Z">
              <w:tcPr>
                <w:tcW w:w="2250" w:type="dxa"/>
                <w:gridSpan w:val="3"/>
                <w:tcBorders>
                  <w:top w:val="single" w:sz="4" w:space="0" w:color="2E74B5"/>
                  <w:left w:val="single" w:sz="4" w:space="5" w:color="2E74B5"/>
                  <w:bottom w:val="single" w:sz="4" w:space="0" w:color="2E74B5"/>
                  <w:right w:val="single" w:sz="4" w:space="5" w:color="2E74B5"/>
                </w:tcBorders>
                <w:hideMark/>
              </w:tcPr>
            </w:tcPrChange>
          </w:tcPr>
          <w:p w14:paraId="5F1C2FE3" w14:textId="77777777" w:rsidR="009D1437" w:rsidRDefault="009D1437" w:rsidP="00616EC4">
            <w:pPr>
              <w:autoSpaceDE w:val="0"/>
              <w:autoSpaceDN w:val="0"/>
              <w:adjustRightInd w:val="0"/>
              <w:rPr>
                <w:ins w:id="1726" w:author="Comparison" w:date="2022-04-14T16:30:00Z"/>
                <w:rFonts w:eastAsia="Calibri"/>
              </w:rPr>
            </w:pPr>
            <w:ins w:id="1727" w:author="Comparison" w:date="2022-04-14T16:30:00Z">
              <w:r>
                <w:rPr>
                  <w:rFonts w:eastAsia="Calibri"/>
                </w:rPr>
                <w:t>ERR:5</w:t>
              </w:r>
            </w:ins>
          </w:p>
        </w:tc>
        <w:tc>
          <w:tcPr>
            <w:tcW w:w="4950" w:type="dxa"/>
            <w:tcBorders>
              <w:top w:val="single" w:sz="4" w:space="0" w:color="2E74B5"/>
              <w:left w:val="single" w:sz="4" w:space="0" w:color="2E74B5"/>
              <w:bottom w:val="single" w:sz="4" w:space="0" w:color="2E74B5"/>
              <w:right w:val="single" w:sz="4" w:space="0" w:color="2E74B5"/>
            </w:tcBorders>
            <w:hideMark/>
            <w:tcPrChange w:id="1728" w:author="Comparison" w:date="2022-04-14T16:30:00Z">
              <w:tcPr>
                <w:tcW w:w="4899" w:type="dxa"/>
                <w:gridSpan w:val="3"/>
                <w:tcBorders>
                  <w:top w:val="single" w:sz="4" w:space="0" w:color="2E74B5"/>
                  <w:left w:val="single" w:sz="4" w:space="5" w:color="2E74B5"/>
                  <w:bottom w:val="single" w:sz="4" w:space="0" w:color="2E74B5"/>
                  <w:right w:val="single" w:sz="4" w:space="5" w:color="2E74B5"/>
                </w:tcBorders>
                <w:hideMark/>
              </w:tcPr>
            </w:tcPrChange>
          </w:tcPr>
          <w:p w14:paraId="576610EC" w14:textId="77777777" w:rsidR="009D1437" w:rsidRDefault="009D1437" w:rsidP="00616EC4">
            <w:pPr>
              <w:pStyle w:val="ListParagraph"/>
              <w:spacing w:after="0" w:line="240" w:lineRule="auto"/>
              <w:ind w:left="0"/>
              <w:rPr>
                <w:ins w:id="1729" w:author="Comparison" w:date="2022-04-14T16:30:00Z"/>
                <w:rFonts w:eastAsia="Calibri"/>
              </w:rPr>
            </w:pPr>
            <w:ins w:id="1730" w:author="Comparison" w:date="2022-04-14T16:30:00Z">
              <w:r>
                <w:rPr>
                  <w:rFonts w:eastAsia="Calibri"/>
                </w:rPr>
                <w:t>Có lỗi xảy ra</w:t>
              </w:r>
            </w:ins>
          </w:p>
        </w:tc>
        <w:tc>
          <w:tcPr>
            <w:tcW w:w="1885" w:type="dxa"/>
            <w:tcBorders>
              <w:top w:val="single" w:sz="4" w:space="0" w:color="2E74B5"/>
              <w:left w:val="single" w:sz="4" w:space="0" w:color="2E74B5"/>
              <w:bottom w:val="single" w:sz="4" w:space="0" w:color="2E74B5"/>
              <w:right w:val="single" w:sz="4" w:space="0" w:color="2E74B5"/>
            </w:tcBorders>
            <w:hideMark/>
            <w:tcPrChange w:id="1731" w:author="Comparison" w:date="2022-04-14T16:30:00Z">
              <w:tcPr>
                <w:tcW w:w="2116" w:type="dxa"/>
                <w:gridSpan w:val="2"/>
                <w:tcBorders>
                  <w:top w:val="single" w:sz="4" w:space="0" w:color="2E74B5"/>
                  <w:left w:val="single" w:sz="4" w:space="5" w:color="2E74B5"/>
                  <w:bottom w:val="single" w:sz="4" w:space="0" w:color="2E74B5"/>
                  <w:right w:val="single" w:sz="4" w:space="5" w:color="2E74B5"/>
                </w:tcBorders>
                <w:hideMark/>
              </w:tcPr>
            </w:tcPrChange>
          </w:tcPr>
          <w:p w14:paraId="01A41870" w14:textId="77777777" w:rsidR="009D1437" w:rsidRDefault="009D1437" w:rsidP="00616EC4">
            <w:pPr>
              <w:jc w:val="both"/>
              <w:rPr>
                <w:ins w:id="1732" w:author="Comparison" w:date="2022-04-14T16:30:00Z"/>
              </w:rPr>
            </w:pPr>
            <w:ins w:id="1733" w:author="Comparison" w:date="2022-04-14T16:30:00Z">
              <w:r>
                <w:t>Lỗi không xác định</w:t>
              </w:r>
            </w:ins>
          </w:p>
        </w:tc>
      </w:tr>
      <w:tr w:rsidR="009D1437" w14:paraId="11CA3843" w14:textId="77777777" w:rsidTr="00616EC4">
        <w:trPr>
          <w:ins w:id="1734"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2AC617B2" w14:textId="77777777" w:rsidR="009D1437" w:rsidRDefault="009D1437" w:rsidP="00616EC4">
            <w:pPr>
              <w:autoSpaceDE w:val="0"/>
              <w:autoSpaceDN w:val="0"/>
              <w:adjustRightInd w:val="0"/>
              <w:rPr>
                <w:ins w:id="1735" w:author="Comparison" w:date="2022-04-14T16:30:00Z"/>
                <w:rFonts w:eastAsia="Calibri"/>
              </w:rPr>
            </w:pPr>
            <w:ins w:id="1736" w:author="Comparison" w:date="2022-04-14T16:30:00Z">
              <w:r>
                <w:rPr>
                  <w:rFonts w:eastAsia="Calibri"/>
                </w:rPr>
                <w:t>ERR:30</w:t>
              </w:r>
            </w:ins>
          </w:p>
        </w:tc>
        <w:tc>
          <w:tcPr>
            <w:tcW w:w="4950" w:type="dxa"/>
            <w:tcBorders>
              <w:top w:val="single" w:sz="4" w:space="0" w:color="2E74B5"/>
              <w:left w:val="single" w:sz="4" w:space="0" w:color="2E74B5"/>
              <w:bottom w:val="single" w:sz="4" w:space="0" w:color="2E74B5"/>
              <w:right w:val="single" w:sz="4" w:space="0" w:color="2E74B5"/>
            </w:tcBorders>
            <w:hideMark/>
          </w:tcPr>
          <w:p w14:paraId="0C87C299" w14:textId="77777777" w:rsidR="009D1437" w:rsidRDefault="009D1437" w:rsidP="00616EC4">
            <w:pPr>
              <w:pStyle w:val="ListParagraph"/>
              <w:ind w:left="0"/>
              <w:jc w:val="both"/>
              <w:rPr>
                <w:ins w:id="1737" w:author="Comparison" w:date="2022-04-14T16:30:00Z"/>
              </w:rPr>
            </w:pPr>
            <w:ins w:id="1738" w:author="Comparison" w:date="2022-04-14T16:30:00Z">
              <w:r>
                <w:t xml:space="preserve">Tạo mới </w:t>
              </w:r>
            </w:ins>
            <w:r>
              <w:t>chứng từ</w:t>
            </w:r>
            <w:ins w:id="1739" w:author="Comparison" w:date="2022-04-14T16:30:00Z">
              <w:r>
                <w:t xml:space="preserve"> có lỗi</w:t>
              </w:r>
            </w:ins>
          </w:p>
        </w:tc>
        <w:tc>
          <w:tcPr>
            <w:tcW w:w="1885" w:type="dxa"/>
            <w:tcBorders>
              <w:top w:val="single" w:sz="4" w:space="0" w:color="2E74B5"/>
              <w:left w:val="single" w:sz="4" w:space="0" w:color="2E74B5"/>
              <w:bottom w:val="single" w:sz="4" w:space="0" w:color="2E74B5"/>
              <w:right w:val="single" w:sz="4" w:space="0" w:color="2E74B5"/>
            </w:tcBorders>
          </w:tcPr>
          <w:p w14:paraId="4F4128E2" w14:textId="77777777" w:rsidR="009D1437" w:rsidRDefault="009D1437" w:rsidP="00616EC4">
            <w:pPr>
              <w:ind w:left="360"/>
              <w:jc w:val="both"/>
              <w:rPr>
                <w:ins w:id="1740" w:author="Comparison" w:date="2022-04-14T16:30:00Z"/>
              </w:rPr>
            </w:pPr>
          </w:p>
        </w:tc>
      </w:tr>
      <w:tr w:rsidR="009D1437" w14:paraId="01400ACC" w14:textId="77777777" w:rsidTr="00616EC4">
        <w:trPr>
          <w:ins w:id="1741"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15DD2F85" w14:textId="77777777" w:rsidR="009D1437" w:rsidRDefault="009D1437" w:rsidP="00616EC4">
            <w:pPr>
              <w:autoSpaceDE w:val="0"/>
              <w:autoSpaceDN w:val="0"/>
              <w:adjustRightInd w:val="0"/>
              <w:rPr>
                <w:ins w:id="1742" w:author="Comparison" w:date="2022-04-14T16:30:00Z"/>
                <w:rFonts w:eastAsia="Calibri"/>
              </w:rPr>
            </w:pPr>
            <w:ins w:id="1743" w:author="Comparison" w:date="2022-04-14T16:30:00Z">
              <w:r>
                <w:rPr>
                  <w:rFonts w:eastAsia="Calibri"/>
                </w:rPr>
                <w:t>OK: pattern;serial;invNumber</w:t>
              </w:r>
            </w:ins>
          </w:p>
          <w:p w14:paraId="6174B83D" w14:textId="77777777" w:rsidR="009D1437" w:rsidRDefault="009D1437" w:rsidP="00616EC4">
            <w:pPr>
              <w:autoSpaceDE w:val="0"/>
              <w:autoSpaceDN w:val="0"/>
              <w:adjustRightInd w:val="0"/>
              <w:rPr>
                <w:ins w:id="1744" w:author="Comparison" w:date="2022-04-14T16:30:00Z"/>
                <w:rFonts w:eastAsia="Calibri"/>
              </w:rPr>
            </w:pPr>
            <w:ins w:id="1745" w:author="Comparison" w:date="2022-04-14T16:30:00Z">
              <w:r>
                <w:rPr>
                  <w:rFonts w:eastAsia="Calibri"/>
                </w:rPr>
                <w:t>(Ví dụ:</w:t>
              </w:r>
            </w:ins>
          </w:p>
          <w:p w14:paraId="55CCDB78" w14:textId="22E7A8CA" w:rsidR="009D1437" w:rsidRDefault="009D1437" w:rsidP="00616EC4">
            <w:pPr>
              <w:autoSpaceDE w:val="0"/>
              <w:autoSpaceDN w:val="0"/>
              <w:adjustRightInd w:val="0"/>
              <w:rPr>
                <w:ins w:id="1746" w:author="Comparison" w:date="2022-04-14T16:30:00Z"/>
                <w:rFonts w:eastAsia="Calibri"/>
              </w:rPr>
            </w:pPr>
            <w:ins w:id="1747" w:author="Comparison" w:date="2022-04-14T16:30:00Z">
              <w:r>
                <w:rPr>
                  <w:rFonts w:eastAsia="Calibri"/>
                </w:rPr>
                <w:t>OK:</w:t>
              </w:r>
            </w:ins>
            <w:r>
              <w:t xml:space="preserve"> </w:t>
            </w:r>
            <w:r w:rsidR="00567FDB">
              <w:rPr>
                <w:rFonts w:eastAsia="Calibri"/>
              </w:rPr>
              <w:t>03/TNCN</w:t>
            </w:r>
            <w:ins w:id="1748" w:author="Comparison" w:date="2022-04-14T16:30:00Z">
              <w:r>
                <w:rPr>
                  <w:rFonts w:eastAsia="Calibri"/>
                </w:rPr>
                <w:t>/001;</w:t>
              </w:r>
            </w:ins>
            <w:r w:rsidR="00567FDB">
              <w:rPr>
                <w:rFonts w:eastAsia="Calibri"/>
              </w:rPr>
              <w:t>CT/25E</w:t>
            </w:r>
            <w:ins w:id="1749" w:author="Comparison" w:date="2022-04-14T16:30:00Z">
              <w:r>
                <w:rPr>
                  <w:rFonts w:eastAsia="Calibri"/>
                </w:rPr>
                <w:t>;0000002)</w:t>
              </w:r>
            </w:ins>
          </w:p>
        </w:tc>
        <w:tc>
          <w:tcPr>
            <w:tcW w:w="4950" w:type="dxa"/>
            <w:tcBorders>
              <w:top w:val="single" w:sz="4" w:space="0" w:color="2E74B5"/>
              <w:left w:val="single" w:sz="4" w:space="0" w:color="2E74B5"/>
              <w:bottom w:val="single" w:sz="4" w:space="0" w:color="2E74B5"/>
              <w:right w:val="single" w:sz="4" w:space="0" w:color="2E74B5"/>
            </w:tcBorders>
          </w:tcPr>
          <w:p w14:paraId="2F0C663B" w14:textId="77777777" w:rsidR="009D1437" w:rsidRDefault="009D1437" w:rsidP="00616EC4">
            <w:pPr>
              <w:pStyle w:val="ListParagraph"/>
              <w:numPr>
                <w:ilvl w:val="0"/>
                <w:numId w:val="4"/>
              </w:numPr>
              <w:spacing w:after="0" w:line="240" w:lineRule="auto"/>
              <w:rPr>
                <w:ins w:id="1750" w:author="Comparison" w:date="2022-04-14T16:30:00Z"/>
                <w:rFonts w:eastAsia="Calibri"/>
              </w:rPr>
            </w:pPr>
            <w:ins w:id="1751" w:author="Comparison" w:date="2022-04-14T16:30:00Z">
              <w:r>
                <w:rPr>
                  <w:rFonts w:eastAsia="Calibri"/>
                </w:rPr>
                <w:t xml:space="preserve">OK </w:t>
              </w:r>
              <w:r>
                <w:rPr>
                  <w:rFonts w:eastAsia="Calibri"/>
                </w:rPr>
                <w:sym w:font="Wingdings" w:char="F0E0"/>
              </w:r>
              <w:r>
                <w:rPr>
                  <w:rFonts w:eastAsia="Calibri"/>
                </w:rPr>
                <w:t xml:space="preserve"> đã phát hành </w:t>
              </w:r>
            </w:ins>
            <w:r>
              <w:rPr>
                <w:rFonts w:eastAsia="Calibri"/>
              </w:rPr>
              <w:t>chứng từ</w:t>
            </w:r>
            <w:ins w:id="1752" w:author="Comparison" w:date="2022-04-14T16:30:00Z">
              <w:r>
                <w:rPr>
                  <w:rFonts w:eastAsia="Calibri"/>
                </w:rPr>
                <w:t xml:space="preserve"> thành công</w:t>
              </w:r>
            </w:ins>
          </w:p>
          <w:p w14:paraId="09BAC4E5" w14:textId="77777777" w:rsidR="009D1437" w:rsidRDefault="009D1437" w:rsidP="00616EC4">
            <w:pPr>
              <w:pStyle w:val="ListParagraph"/>
              <w:numPr>
                <w:ilvl w:val="0"/>
                <w:numId w:val="4"/>
              </w:numPr>
              <w:spacing w:after="0" w:line="240" w:lineRule="auto"/>
              <w:rPr>
                <w:ins w:id="1753" w:author="Comparison" w:date="2022-04-14T16:30:00Z"/>
                <w:rFonts w:eastAsia="Calibri"/>
              </w:rPr>
            </w:pPr>
            <w:ins w:id="1754" w:author="Comparison" w:date="2022-04-14T16:30:00Z">
              <w:r>
                <w:rPr>
                  <w:rFonts w:eastAsia="Calibri"/>
                </w:rPr>
                <w:t>Patter</w:t>
              </w:r>
              <w:r>
                <w:rPr>
                  <w:rFonts w:eastAsia="Calibri"/>
                </w:rPr>
                <w:sym w:font="Wingdings" w:char="F0E0"/>
              </w:r>
              <w:r>
                <w:rPr>
                  <w:rFonts w:eastAsia="Calibri"/>
                </w:rPr>
                <w:t xml:space="preserve"> Mẫu số của </w:t>
              </w:r>
            </w:ins>
            <w:r>
              <w:rPr>
                <w:rFonts w:eastAsia="Calibri"/>
              </w:rPr>
              <w:t>chứng từ</w:t>
            </w:r>
            <w:ins w:id="1755" w:author="Comparison" w:date="2022-04-14T16:30:00Z">
              <w:r>
                <w:rPr>
                  <w:rFonts w:eastAsia="Calibri"/>
                </w:rPr>
                <w:t xml:space="preserve"> điều chỉnh,thay thế </w:t>
              </w:r>
            </w:ins>
          </w:p>
          <w:p w14:paraId="5D204867" w14:textId="77777777" w:rsidR="009D1437" w:rsidRDefault="009D1437" w:rsidP="00616EC4">
            <w:pPr>
              <w:pStyle w:val="ListParagraph"/>
              <w:numPr>
                <w:ilvl w:val="0"/>
                <w:numId w:val="4"/>
              </w:numPr>
              <w:spacing w:after="0" w:line="240" w:lineRule="auto"/>
              <w:rPr>
                <w:ins w:id="1756" w:author="Comparison" w:date="2022-04-14T16:30:00Z"/>
                <w:rFonts w:eastAsia="Calibri"/>
              </w:rPr>
            </w:pPr>
            <w:ins w:id="1757" w:author="Comparison" w:date="2022-04-14T16:30:00Z">
              <w:r>
                <w:rPr>
                  <w:rFonts w:eastAsia="Calibri"/>
                </w:rPr>
                <w:t xml:space="preserve">Serial </w:t>
              </w:r>
              <w:r>
                <w:rPr>
                  <w:rFonts w:eastAsia="Calibri"/>
                </w:rPr>
                <w:sym w:font="Wingdings" w:char="F0E0"/>
              </w:r>
              <w:r>
                <w:rPr>
                  <w:rFonts w:eastAsia="Calibri"/>
                </w:rPr>
                <w:t xml:space="preserve"> serial của </w:t>
              </w:r>
            </w:ins>
            <w:r>
              <w:rPr>
                <w:rFonts w:eastAsia="Calibri"/>
              </w:rPr>
              <w:t>chứng từ</w:t>
            </w:r>
            <w:ins w:id="1758" w:author="Comparison" w:date="2022-04-14T16:30:00Z">
              <w:r>
                <w:rPr>
                  <w:rFonts w:eastAsia="Calibri"/>
                </w:rPr>
                <w:t xml:space="preserve"> điều chỉnh,thay thế </w:t>
              </w:r>
            </w:ins>
          </w:p>
          <w:p w14:paraId="3A866EA3" w14:textId="77777777" w:rsidR="009D1437" w:rsidRDefault="009D1437" w:rsidP="00616EC4">
            <w:pPr>
              <w:pStyle w:val="ListParagraph"/>
              <w:numPr>
                <w:ilvl w:val="0"/>
                <w:numId w:val="4"/>
              </w:numPr>
              <w:spacing w:after="0" w:line="240" w:lineRule="auto"/>
              <w:rPr>
                <w:ins w:id="1759" w:author="Comparison" w:date="2022-04-14T16:30:00Z"/>
                <w:rFonts w:eastAsia="Calibri"/>
              </w:rPr>
            </w:pPr>
            <w:ins w:id="1760" w:author="Comparison" w:date="2022-04-14T16:30:00Z">
              <w:r>
                <w:rPr>
                  <w:rFonts w:eastAsia="Calibri"/>
                </w:rPr>
                <w:t xml:space="preserve">invNumber: số </w:t>
              </w:r>
            </w:ins>
            <w:r>
              <w:rPr>
                <w:rFonts w:eastAsia="Calibri"/>
              </w:rPr>
              <w:t>chứng từ</w:t>
            </w:r>
            <w:ins w:id="1761" w:author="Comparison" w:date="2022-04-14T16:30:00Z">
              <w:r>
                <w:rPr>
                  <w:rFonts w:eastAsia="Calibri"/>
                </w:rPr>
                <w:t xml:space="preserve"> điều chỉnh,thay thế </w:t>
              </w:r>
            </w:ins>
          </w:p>
          <w:p w14:paraId="524F272D" w14:textId="77777777" w:rsidR="009D1437" w:rsidRDefault="009D1437" w:rsidP="00616EC4">
            <w:pPr>
              <w:pStyle w:val="ListParagraph"/>
              <w:spacing w:after="0" w:line="240" w:lineRule="auto"/>
              <w:rPr>
                <w:ins w:id="1762" w:author="Comparison" w:date="2022-04-14T16:30:00Z"/>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14:paraId="419EB985" w14:textId="77777777" w:rsidR="009D1437" w:rsidRDefault="009D1437" w:rsidP="00616EC4">
            <w:pPr>
              <w:ind w:left="360"/>
              <w:jc w:val="both"/>
              <w:rPr>
                <w:ins w:id="1763" w:author="Comparison" w:date="2022-04-14T16:30:00Z"/>
              </w:rPr>
            </w:pPr>
          </w:p>
        </w:tc>
      </w:tr>
    </w:tbl>
    <w:p w14:paraId="10EAE1AB" w14:textId="77777777" w:rsidR="009D1437" w:rsidRDefault="009D1437" w:rsidP="009D1437">
      <w:pPr>
        <w:rPr>
          <w:ins w:id="1764" w:author="Comparison" w:date="2022-04-14T16:30:00Z"/>
          <w:lang w:eastAsia="x-none"/>
        </w:rPr>
      </w:pPr>
    </w:p>
    <w:p w14:paraId="1DE02162" w14:textId="77777777" w:rsidR="009D1437" w:rsidRDefault="009D1437" w:rsidP="009D1437">
      <w:pPr>
        <w:rPr>
          <w:ins w:id="1765" w:author="Comparison" w:date="2022-04-14T16:30:00Z"/>
          <w:b/>
          <w:lang w:eastAsia="x-none"/>
        </w:rPr>
      </w:pPr>
      <w:ins w:id="1766" w:author="Comparison" w:date="2022-04-14T16:30:00Z">
        <w:r>
          <w:rPr>
            <w:b/>
            <w:lang w:eastAsia="x-none"/>
          </w:rPr>
          <w:t>Cấu trúc chuỗi xmlData truyền lên:</w:t>
        </w:r>
      </w:ins>
    </w:p>
    <w:p w14:paraId="3A6D7DC9" w14:textId="77777777" w:rsidR="009D1437" w:rsidRDefault="009D1437" w:rsidP="009D1437">
      <w:pPr>
        <w:ind w:firstLine="720"/>
        <w:rPr>
          <w:ins w:id="1767" w:author="Comparison" w:date="2022-04-14T16:30:00Z"/>
          <w:rStyle w:val="hljs-tag"/>
          <w:color w:val="0000FF"/>
          <w:sz w:val="18"/>
          <w:szCs w:val="18"/>
        </w:rPr>
      </w:pPr>
      <w:ins w:id="1768" w:author="Comparison" w:date="2022-04-14T16:30:00Z">
        <w:r>
          <w:rPr>
            <w:rStyle w:val="hljs-tag"/>
            <w:color w:val="0000FF"/>
            <w:sz w:val="18"/>
            <w:szCs w:val="18"/>
          </w:rPr>
          <w:t>&lt;</w:t>
        </w:r>
        <w:r>
          <w:rPr>
            <w:rStyle w:val="hljs-name"/>
            <w:color w:val="0000FF"/>
            <w:sz w:val="18"/>
            <w:szCs w:val="18"/>
          </w:rPr>
          <w:t>Invoices</w:t>
        </w:r>
        <w:r>
          <w:rPr>
            <w:rStyle w:val="hljs-tag"/>
            <w:color w:val="0000FF"/>
            <w:sz w:val="18"/>
            <w:szCs w:val="18"/>
          </w:rPr>
          <w:t>&gt;</w:t>
        </w:r>
      </w:ins>
    </w:p>
    <w:p w14:paraId="157F6DAA" w14:textId="77777777" w:rsidR="009D1437" w:rsidRDefault="009D1437" w:rsidP="009D1437">
      <w:pPr>
        <w:ind w:firstLine="720"/>
        <w:rPr>
          <w:ins w:id="1769" w:author="Comparison" w:date="2022-04-14T16:30:00Z"/>
          <w:color w:val="000000"/>
          <w:shd w:val="clear" w:color="auto" w:fill="FFFFFF"/>
        </w:rPr>
      </w:pPr>
      <w:ins w:id="1770" w:author="Comparison" w:date="2022-04-14T16:30:00Z">
        <w:r>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ab/>
        </w:r>
        <w:r>
          <w:rPr>
            <w:rStyle w:val="hljs-tag"/>
            <w:color w:val="0000FF"/>
            <w:sz w:val="18"/>
            <w:szCs w:val="18"/>
          </w:rPr>
          <w:t>&lt;</w:t>
        </w:r>
        <w:r>
          <w:rPr>
            <w:rStyle w:val="hljs-name"/>
            <w:color w:val="0000FF"/>
            <w:sz w:val="18"/>
            <w:szCs w:val="18"/>
          </w:rPr>
          <w:t>SerialCert</w:t>
        </w:r>
        <w:r>
          <w:rPr>
            <w:rStyle w:val="hljs-tag"/>
            <w:color w:val="0000FF"/>
            <w:sz w:val="18"/>
            <w:szCs w:val="18"/>
          </w:rPr>
          <w:t>&gt;</w:t>
        </w:r>
        <w:r>
          <w:rPr>
            <w:rFonts w:ascii="Courier New" w:hAnsi="Courier New" w:cs="Courier New"/>
            <w:color w:val="000000"/>
            <w:sz w:val="18"/>
            <w:szCs w:val="18"/>
            <w:shd w:val="clear" w:color="auto" w:fill="FFFFFF"/>
          </w:rPr>
          <w:t>54010101BFD227F36296CA2414AC334E</w:t>
        </w:r>
        <w:r>
          <w:rPr>
            <w:rStyle w:val="hljs-tag"/>
            <w:color w:val="0000FF"/>
            <w:sz w:val="18"/>
            <w:szCs w:val="18"/>
          </w:rPr>
          <w:t>&lt;/</w:t>
        </w:r>
        <w:r>
          <w:rPr>
            <w:rStyle w:val="hljs-name"/>
            <w:color w:val="0000FF"/>
            <w:sz w:val="18"/>
            <w:szCs w:val="18"/>
          </w:rPr>
          <w:t>SerialCert</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549EC243" w14:textId="77777777" w:rsidR="009D1437" w:rsidRDefault="009D1437" w:rsidP="009D1437">
      <w:pPr>
        <w:ind w:left="720" w:firstLine="720"/>
        <w:rPr>
          <w:ins w:id="1771" w:author="Comparison" w:date="2022-04-14T16:30:00Z"/>
          <w:rFonts w:ascii="Courier New" w:hAnsi="Courier New" w:cs="Courier New"/>
          <w:color w:val="000000"/>
          <w:sz w:val="18"/>
          <w:szCs w:val="18"/>
          <w:shd w:val="clear" w:color="auto" w:fill="FFFFFF"/>
        </w:rPr>
      </w:pPr>
      <w:ins w:id="1772" w:author="Comparison" w:date="2022-04-14T16:30:00Z">
        <w:r>
          <w:rPr>
            <w:rStyle w:val="hljs-tag"/>
            <w:color w:val="0000FF"/>
            <w:sz w:val="18"/>
            <w:szCs w:val="18"/>
          </w:rPr>
          <w:t>&lt;</w:t>
        </w:r>
        <w:r>
          <w:rPr>
            <w:rStyle w:val="hljs-name"/>
            <w:color w:val="0000FF"/>
            <w:sz w:val="18"/>
            <w:szCs w:val="18"/>
          </w:rPr>
          <w:t>PatternOld</w:t>
        </w:r>
        <w:r>
          <w:rPr>
            <w:rStyle w:val="hljs-tag"/>
            <w:color w:val="0000FF"/>
            <w:sz w:val="18"/>
            <w:szCs w:val="18"/>
          </w:rPr>
          <w:t>&gt;</w:t>
        </w:r>
      </w:ins>
      <w:r>
        <w:rPr>
          <w:rFonts w:ascii="Courier New" w:hAnsi="Courier New" w:cs="Courier New"/>
          <w:color w:val="000000"/>
          <w:sz w:val="18"/>
          <w:szCs w:val="18"/>
          <w:shd w:val="clear" w:color="auto" w:fill="FFFFFF"/>
        </w:rPr>
        <w:t>CTT56</w:t>
      </w:r>
      <w:ins w:id="1773" w:author="Comparison" w:date="2022-04-14T16:30:00Z">
        <w:r>
          <w:rPr>
            <w:rFonts w:ascii="Courier New" w:hAnsi="Courier New" w:cs="Courier New"/>
            <w:color w:val="000000"/>
            <w:sz w:val="18"/>
            <w:szCs w:val="18"/>
            <w:shd w:val="clear" w:color="auto" w:fill="FFFFFF"/>
          </w:rPr>
          <w:t>/003</w:t>
        </w:r>
        <w:r>
          <w:rPr>
            <w:rStyle w:val="hljs-tag"/>
            <w:color w:val="0000FF"/>
            <w:sz w:val="18"/>
            <w:szCs w:val="18"/>
          </w:rPr>
          <w:t>&lt;/</w:t>
        </w:r>
        <w:r>
          <w:rPr>
            <w:rStyle w:val="hljs-name"/>
            <w:color w:val="0000FF"/>
            <w:sz w:val="18"/>
            <w:szCs w:val="18"/>
          </w:rPr>
          <w:t>PatternOld</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698F6452" w14:textId="77777777" w:rsidR="009D1437" w:rsidRPr="00AE187D" w:rsidRDefault="009D1437" w:rsidP="009D1437">
      <w:pPr>
        <w:ind w:left="720" w:firstLine="720"/>
        <w:rPr>
          <w:ins w:id="1774" w:author="Comparison" w:date="2022-04-14T16:30:00Z"/>
          <w:rStyle w:val="hljs-tag"/>
          <w:color w:val="0000FF"/>
          <w:lang w:val="nl-NL"/>
        </w:rPr>
      </w:pPr>
      <w:ins w:id="1775" w:author="Comparison" w:date="2022-04-14T16:30:00Z">
        <w:r w:rsidRPr="00AE187D">
          <w:rPr>
            <w:rStyle w:val="hljs-tag"/>
            <w:color w:val="0000FF"/>
            <w:sz w:val="18"/>
            <w:szCs w:val="18"/>
            <w:lang w:val="nl-NL"/>
          </w:rPr>
          <w:t>&lt;</w:t>
        </w:r>
        <w:r w:rsidRPr="00AE187D">
          <w:rPr>
            <w:rStyle w:val="hljs-name"/>
            <w:color w:val="0000FF"/>
            <w:sz w:val="18"/>
            <w:szCs w:val="18"/>
            <w:lang w:val="nl-NL"/>
          </w:rPr>
          <w:t>SerialOld</w:t>
        </w:r>
        <w:r w:rsidRPr="00AE187D">
          <w:rPr>
            <w:rStyle w:val="hljs-tag"/>
            <w:color w:val="0000FF"/>
            <w:sz w:val="18"/>
            <w:szCs w:val="18"/>
            <w:lang w:val="nl-NL"/>
          </w:rPr>
          <w:t>&gt;</w:t>
        </w:r>
      </w:ins>
      <w:r w:rsidRPr="00AE187D">
        <w:rPr>
          <w:rFonts w:ascii="Courier New" w:hAnsi="Courier New" w:cs="Courier New"/>
          <w:color w:val="000000"/>
          <w:sz w:val="18"/>
          <w:szCs w:val="18"/>
          <w:shd w:val="clear" w:color="auto" w:fill="FFFFFF"/>
          <w:lang w:val="nl-NL"/>
        </w:rPr>
        <w:t>AA/2022</w:t>
      </w:r>
      <w:ins w:id="1776" w:author="Comparison" w:date="2022-04-14T16:30:00Z">
        <w:r w:rsidRPr="00AE187D">
          <w:rPr>
            <w:rStyle w:val="hljs-tag"/>
            <w:color w:val="0000FF"/>
            <w:sz w:val="18"/>
            <w:szCs w:val="18"/>
            <w:lang w:val="nl-NL"/>
          </w:rPr>
          <w:t>&lt;/</w:t>
        </w:r>
        <w:r w:rsidRPr="00AE187D">
          <w:rPr>
            <w:rStyle w:val="hljs-name"/>
            <w:color w:val="0000FF"/>
            <w:sz w:val="18"/>
            <w:szCs w:val="18"/>
            <w:lang w:val="nl-NL"/>
          </w:rPr>
          <w:t>SerialOld</w:t>
        </w:r>
        <w:r w:rsidRPr="00AE187D">
          <w:rPr>
            <w:rStyle w:val="hljs-tag"/>
            <w:color w:val="0000FF"/>
            <w:sz w:val="18"/>
            <w:szCs w:val="18"/>
            <w:lang w:val="nl-NL"/>
          </w:rPr>
          <w:t>&gt;</w:t>
        </w:r>
      </w:ins>
    </w:p>
    <w:p w14:paraId="3D0891C7" w14:textId="77777777" w:rsidR="009D1437" w:rsidRPr="00AE187D" w:rsidRDefault="009D1437" w:rsidP="009D1437">
      <w:pPr>
        <w:ind w:firstLine="720"/>
        <w:rPr>
          <w:ins w:id="1777" w:author="Comparison" w:date="2022-04-14T16:30:00Z"/>
          <w:rStyle w:val="hljs-tag"/>
          <w:color w:val="0000FF"/>
          <w:sz w:val="18"/>
          <w:szCs w:val="18"/>
          <w:lang w:val="nl-NL"/>
        </w:rPr>
      </w:pPr>
      <w:ins w:id="1778" w:author="Comparison" w:date="2022-04-14T16:30:00Z">
        <w:r w:rsidRPr="00AE187D">
          <w:rPr>
            <w:rFonts w:ascii="Courier New" w:hAnsi="Courier New" w:cs="Courier New"/>
            <w:color w:val="000000"/>
            <w:sz w:val="18"/>
            <w:szCs w:val="18"/>
            <w:shd w:val="clear" w:color="auto" w:fill="FFFFFF"/>
            <w:lang w:val="nl-NL"/>
          </w:rPr>
          <w:t xml:space="preserve"> </w:t>
        </w:r>
        <w:r w:rsidRPr="00AE187D">
          <w:rPr>
            <w:rFonts w:ascii="Courier New" w:hAnsi="Courier New" w:cs="Courier New"/>
            <w:color w:val="000000"/>
            <w:sz w:val="18"/>
            <w:szCs w:val="18"/>
            <w:shd w:val="clear" w:color="auto" w:fill="FFFFFF"/>
            <w:lang w:val="nl-NL"/>
          </w:rPr>
          <w:tab/>
        </w:r>
        <w:r w:rsidRPr="00AE187D">
          <w:rPr>
            <w:rStyle w:val="hljs-tag"/>
            <w:color w:val="0000FF"/>
            <w:sz w:val="18"/>
            <w:szCs w:val="18"/>
            <w:lang w:val="nl-NL"/>
          </w:rPr>
          <w:t>&lt;</w:t>
        </w:r>
        <w:r w:rsidRPr="00AE187D">
          <w:rPr>
            <w:rStyle w:val="hljs-name"/>
            <w:color w:val="0000FF"/>
            <w:sz w:val="18"/>
            <w:szCs w:val="18"/>
            <w:lang w:val="nl-NL"/>
          </w:rPr>
          <w:t>NoOlde</w:t>
        </w:r>
        <w:r w:rsidRPr="00AE187D">
          <w:rPr>
            <w:rStyle w:val="hljs-tag"/>
            <w:color w:val="0000FF"/>
            <w:sz w:val="18"/>
            <w:szCs w:val="18"/>
            <w:lang w:val="nl-NL"/>
          </w:rPr>
          <w:t>&gt;</w:t>
        </w:r>
        <w:r w:rsidRPr="00AE187D">
          <w:rPr>
            <w:rFonts w:ascii="Courier New" w:hAnsi="Courier New" w:cs="Courier New"/>
            <w:color w:val="000000"/>
            <w:sz w:val="18"/>
            <w:szCs w:val="18"/>
            <w:shd w:val="clear" w:color="auto" w:fill="FFFFFF"/>
            <w:lang w:val="nl-NL"/>
          </w:rPr>
          <w:t>00000001</w:t>
        </w:r>
        <w:r w:rsidRPr="00AE187D">
          <w:rPr>
            <w:rStyle w:val="hljs-tag"/>
            <w:color w:val="0000FF"/>
            <w:sz w:val="18"/>
            <w:szCs w:val="18"/>
            <w:lang w:val="nl-NL"/>
          </w:rPr>
          <w:t>&lt;/</w:t>
        </w:r>
        <w:r w:rsidRPr="00AE187D">
          <w:rPr>
            <w:rStyle w:val="hljs-name"/>
            <w:color w:val="0000FF"/>
            <w:sz w:val="18"/>
            <w:szCs w:val="18"/>
            <w:lang w:val="nl-NL"/>
          </w:rPr>
          <w:t>NoOlde</w:t>
        </w:r>
        <w:r w:rsidRPr="00AE187D">
          <w:rPr>
            <w:rStyle w:val="hljs-tag"/>
            <w:color w:val="0000FF"/>
            <w:sz w:val="18"/>
            <w:szCs w:val="18"/>
            <w:lang w:val="nl-NL"/>
          </w:rPr>
          <w:t>&gt;</w:t>
        </w:r>
      </w:ins>
    </w:p>
    <w:p w14:paraId="0CCD6007" w14:textId="77777777" w:rsidR="009D1437" w:rsidRDefault="009D1437" w:rsidP="009D1437">
      <w:pPr>
        <w:ind w:firstLine="720"/>
        <w:rPr>
          <w:ins w:id="1779" w:author="Comparison" w:date="2022-04-14T16:30:00Z"/>
          <w:color w:val="000000"/>
          <w:shd w:val="clear" w:color="auto" w:fill="FFFFFF"/>
        </w:rPr>
      </w:pPr>
      <w:ins w:id="1780" w:author="Comparison" w:date="2022-04-14T16:30:00Z">
        <w:r w:rsidRPr="00AE187D">
          <w:rPr>
            <w:rFonts w:ascii="Courier New" w:hAnsi="Courier New" w:cs="Courier New"/>
            <w:color w:val="000000"/>
            <w:sz w:val="18"/>
            <w:szCs w:val="18"/>
            <w:shd w:val="clear" w:color="auto" w:fill="FFFFFF"/>
            <w:lang w:val="nl-NL"/>
          </w:rPr>
          <w:t xml:space="preserve"> </w:t>
        </w:r>
        <w:r w:rsidRPr="00AE187D">
          <w:rPr>
            <w:rFonts w:ascii="Courier New" w:hAnsi="Courier New" w:cs="Courier New"/>
            <w:color w:val="000000"/>
            <w:sz w:val="18"/>
            <w:szCs w:val="18"/>
            <w:shd w:val="clear" w:color="auto" w:fill="FFFFFF"/>
            <w:lang w:val="nl-NL"/>
          </w:rPr>
          <w:tab/>
        </w:r>
        <w:r>
          <w:rPr>
            <w:rStyle w:val="hljs-tag"/>
            <w:color w:val="0000FF"/>
            <w:sz w:val="18"/>
            <w:szCs w:val="18"/>
          </w:rPr>
          <w:t>&lt;</w:t>
        </w:r>
        <w:r>
          <w:rPr>
            <w:rStyle w:val="hljs-name"/>
            <w:color w:val="0000FF"/>
            <w:sz w:val="18"/>
            <w:szCs w:val="18"/>
          </w:rPr>
          <w:t>Inv</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3DE9B320" w14:textId="77777777" w:rsidR="009D1437" w:rsidRDefault="009D1437" w:rsidP="009D1437">
      <w:pPr>
        <w:ind w:left="1440" w:firstLine="720"/>
        <w:rPr>
          <w:ins w:id="1781" w:author="Comparison" w:date="2022-04-14T16:30:00Z"/>
          <w:rFonts w:ascii="Courier New" w:hAnsi="Courier New" w:cs="Courier New"/>
          <w:color w:val="000000"/>
          <w:sz w:val="18"/>
          <w:szCs w:val="18"/>
          <w:shd w:val="clear" w:color="auto" w:fill="FFFFFF"/>
        </w:rPr>
      </w:pPr>
      <w:ins w:id="1782" w:author="Comparison" w:date="2022-04-14T16:30:00Z">
        <w:r>
          <w:rPr>
            <w:rStyle w:val="hljs-tag"/>
            <w:color w:val="0000FF"/>
            <w:sz w:val="18"/>
            <w:szCs w:val="18"/>
          </w:rPr>
          <w:t>&lt;</w:t>
        </w:r>
        <w:r>
          <w:rPr>
            <w:rStyle w:val="hljs-name"/>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25904521-A4FB-4A43-BEF8-8455D64A0429</w:t>
        </w:r>
        <w:r>
          <w:rPr>
            <w:rStyle w:val="hljs-tag"/>
            <w:color w:val="0000FF"/>
            <w:sz w:val="18"/>
            <w:szCs w:val="18"/>
          </w:rPr>
          <w:t>&lt;/</w:t>
        </w:r>
        <w:r>
          <w:rPr>
            <w:rStyle w:val="hljs-name"/>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4989B083" w14:textId="77777777" w:rsidR="009D1437" w:rsidRDefault="009D1437" w:rsidP="009D1437">
      <w:pPr>
        <w:ind w:left="1440" w:firstLine="720"/>
        <w:rPr>
          <w:ins w:id="1783" w:author="Comparison" w:date="2022-04-14T16:30:00Z"/>
          <w:rFonts w:ascii="Courier New" w:hAnsi="Courier New" w:cs="Courier New"/>
          <w:color w:val="000000"/>
          <w:sz w:val="18"/>
          <w:szCs w:val="18"/>
          <w:shd w:val="clear" w:color="auto" w:fill="FFFFFF"/>
        </w:rPr>
      </w:pPr>
      <w:ins w:id="1784" w:author="Comparison" w:date="2022-04-14T16:30:00Z">
        <w:r>
          <w:rPr>
            <w:rStyle w:val="hljs-tag"/>
            <w:color w:val="0000FF"/>
            <w:sz w:val="18"/>
            <w:szCs w:val="18"/>
          </w:rPr>
          <w:t>&lt;</w:t>
        </w:r>
        <w:r>
          <w:rPr>
            <w:rStyle w:val="hljs-name"/>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20043083</w:t>
        </w:r>
        <w:r>
          <w:rPr>
            <w:rStyle w:val="hljs-tag"/>
            <w:color w:val="0000FF"/>
            <w:sz w:val="18"/>
            <w:szCs w:val="18"/>
          </w:rPr>
          <w:t>&lt;/</w:t>
        </w:r>
        <w:r>
          <w:rPr>
            <w:rStyle w:val="hljs-name"/>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42455BEB" w14:textId="77777777" w:rsidR="009D1437" w:rsidRDefault="009D1437" w:rsidP="009D1437">
      <w:pPr>
        <w:ind w:left="1440" w:firstLine="720"/>
        <w:rPr>
          <w:ins w:id="1785" w:author="Comparison" w:date="2022-04-14T16:30:00Z"/>
          <w:rStyle w:val="hljs-tag"/>
          <w:color w:val="0000FF"/>
        </w:rPr>
      </w:pPr>
      <w:ins w:id="1786" w:author="Comparison" w:date="2022-04-14T16:30:00Z">
        <w:r>
          <w:rPr>
            <w:rStyle w:val="hljs-tag"/>
            <w:color w:val="0000FF"/>
            <w:sz w:val="18"/>
            <w:szCs w:val="18"/>
          </w:rPr>
          <w:t>&lt;</w:t>
        </w:r>
        <w:r>
          <w:rPr>
            <w:rStyle w:val="hljs-name"/>
            <w:color w:val="0000FF"/>
            <w:sz w:val="18"/>
            <w:szCs w:val="18"/>
          </w:rPr>
          <w:t>signValue</w:t>
        </w:r>
        <w:r>
          <w:rPr>
            <w:rStyle w:val="hljs-tag"/>
            <w:color w:val="0000FF"/>
            <w:sz w:val="18"/>
            <w:szCs w:val="18"/>
          </w:rPr>
          <w:t>&gt;</w:t>
        </w:r>
        <w:r>
          <w:rPr>
            <w:rFonts w:ascii="Courier New" w:hAnsi="Courier New" w:cs="Courier New"/>
            <w:color w:val="000000"/>
            <w:sz w:val="18"/>
            <w:szCs w:val="18"/>
            <w:shd w:val="clear" w:color="auto" w:fill="FFFFFF"/>
          </w:rPr>
          <w:t>EKkR0sNI67yHpuvLKWFdVg1jg4Rkm3gSZZAj0m+t/T0O/RGpg2wjItTxBLmZgoUU08szexYTzZQX+x37IExQTtd27XE5D0APA08jjXe/MG+uVRSFoPxf5H9pgwcwlIWVusZhTpLZrTkEhr2fEg+haW9fKuizKI+mur6NlndpJWE=</w:t>
        </w:r>
        <w:r>
          <w:rPr>
            <w:rStyle w:val="hljs-tag"/>
            <w:color w:val="0000FF"/>
            <w:sz w:val="18"/>
            <w:szCs w:val="18"/>
          </w:rPr>
          <w:t>&lt;/</w:t>
        </w:r>
        <w:r>
          <w:rPr>
            <w:rStyle w:val="hljs-name"/>
            <w:color w:val="0000FF"/>
            <w:sz w:val="18"/>
            <w:szCs w:val="18"/>
          </w:rPr>
          <w:t>signValue</w:t>
        </w:r>
        <w:r>
          <w:rPr>
            <w:rStyle w:val="hljs-tag"/>
            <w:color w:val="0000FF"/>
            <w:sz w:val="18"/>
            <w:szCs w:val="18"/>
          </w:rPr>
          <w:t>&gt;</w:t>
        </w:r>
      </w:ins>
    </w:p>
    <w:p w14:paraId="79E42766" w14:textId="77777777" w:rsidR="009D1437" w:rsidRDefault="009D1437" w:rsidP="009D1437">
      <w:pPr>
        <w:ind w:left="720" w:firstLine="720"/>
        <w:rPr>
          <w:ins w:id="1787" w:author="Comparison" w:date="2022-04-14T16:30:00Z"/>
          <w:rStyle w:val="hljs-tag"/>
          <w:color w:val="0000FF"/>
          <w:sz w:val="18"/>
          <w:szCs w:val="18"/>
        </w:rPr>
      </w:pPr>
      <w:ins w:id="1788" w:author="Comparison" w:date="2022-04-14T16:30:00Z">
        <w:r>
          <w:rPr>
            <w:rStyle w:val="hljs-tag"/>
            <w:color w:val="0000FF"/>
            <w:sz w:val="18"/>
            <w:szCs w:val="18"/>
          </w:rPr>
          <w:t>&lt;/</w:t>
        </w:r>
        <w:r>
          <w:rPr>
            <w:rStyle w:val="hljs-name"/>
            <w:color w:val="0000FF"/>
            <w:sz w:val="18"/>
            <w:szCs w:val="18"/>
          </w:rPr>
          <w:t>Inv</w:t>
        </w:r>
        <w:r>
          <w:rPr>
            <w:rStyle w:val="hljs-tag"/>
            <w:color w:val="0000FF"/>
            <w:sz w:val="18"/>
            <w:szCs w:val="18"/>
          </w:rPr>
          <w:t>&gt;</w:t>
        </w:r>
      </w:ins>
    </w:p>
    <w:p w14:paraId="40C87CE0" w14:textId="77777777" w:rsidR="009D1437" w:rsidRDefault="009D1437" w:rsidP="009D1437">
      <w:pPr>
        <w:ind w:firstLine="720"/>
        <w:rPr>
          <w:ins w:id="1789" w:author="Comparison" w:date="2022-04-14T16:30:00Z"/>
          <w:rStyle w:val="hljs-tag"/>
          <w:color w:val="0000FF"/>
          <w:sz w:val="18"/>
          <w:szCs w:val="18"/>
        </w:rPr>
      </w:pPr>
      <w:ins w:id="1790" w:author="Comparison" w:date="2022-04-14T16:30:00Z">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color w:val="0000FF"/>
            <w:sz w:val="18"/>
            <w:szCs w:val="18"/>
          </w:rPr>
          <w:t>Invoices</w:t>
        </w:r>
        <w:r>
          <w:rPr>
            <w:rStyle w:val="hljs-tag"/>
            <w:color w:val="0000FF"/>
            <w:sz w:val="18"/>
            <w:szCs w:val="18"/>
          </w:rPr>
          <w:t>&gt;</w:t>
        </w:r>
      </w:ins>
    </w:p>
    <w:p w14:paraId="666B6AEC" w14:textId="77777777" w:rsidR="009D1437" w:rsidRDefault="009D1437" w:rsidP="009D1437">
      <w:pPr>
        <w:ind w:firstLine="720"/>
        <w:rPr>
          <w:ins w:id="1791" w:author="Comparison" w:date="2022-04-14T16:30:00Z"/>
          <w:szCs w:val="28"/>
        </w:rPr>
      </w:pPr>
      <w:ins w:id="1792" w:author="Comparison" w:date="2022-04-14T16:30:00Z">
        <w:r>
          <w:rPr>
            <w:szCs w:val="28"/>
          </w:rPr>
          <w:t xml:space="preserve">Trong đó: </w:t>
        </w:r>
        <w:r>
          <w:rPr>
            <w:szCs w:val="28"/>
          </w:rPr>
          <w:tab/>
          <w:t xml:space="preserve">tag </w:t>
        </w:r>
        <w:r>
          <w:rPr>
            <w:rFonts w:ascii="Consolas" w:hAnsi="Consolas" w:cs="Consolas"/>
            <w:color w:val="0000FF"/>
            <w:sz w:val="19"/>
            <w:szCs w:val="19"/>
            <w:highlight w:val="white"/>
          </w:rPr>
          <w:t>&lt;SerialCert&gt;</w:t>
        </w:r>
        <w:r>
          <w:rPr>
            <w:rFonts w:ascii="Consolas" w:hAnsi="Consolas" w:cs="Consolas"/>
            <w:color w:val="0000FF"/>
            <w:sz w:val="19"/>
            <w:szCs w:val="19"/>
          </w:rPr>
          <w:t xml:space="preserve">: </w:t>
        </w:r>
      </w:ins>
      <w:r>
        <w:rPr>
          <w:szCs w:val="28"/>
        </w:rPr>
        <w:t>S</w:t>
      </w:r>
      <w:ins w:id="1793" w:author="Comparison" w:date="2022-04-14T16:30:00Z">
        <w:r>
          <w:rPr>
            <w:szCs w:val="28"/>
          </w:rPr>
          <w:t>erial chứng thư của công ty</w:t>
        </w:r>
      </w:ins>
    </w:p>
    <w:p w14:paraId="41F1DFDD" w14:textId="77777777" w:rsidR="009D1437" w:rsidRDefault="009D1437" w:rsidP="009D1437">
      <w:pPr>
        <w:pStyle w:val="ListParagraph"/>
        <w:numPr>
          <w:ilvl w:val="2"/>
          <w:numId w:val="4"/>
        </w:numPr>
        <w:spacing w:after="0" w:line="240" w:lineRule="auto"/>
        <w:rPr>
          <w:ins w:id="1794" w:author="Comparison" w:date="2022-04-14T16:30:00Z"/>
          <w:rFonts w:eastAsia="Calibri"/>
        </w:rPr>
      </w:pPr>
      <w:ins w:id="1795" w:author="Comparison" w:date="2022-04-14T16:30:00Z">
        <w:r>
          <w:rPr>
            <w:szCs w:val="28"/>
          </w:rPr>
          <w:t xml:space="preserve">tag </w:t>
        </w:r>
        <w:r>
          <w:rPr>
            <w:rFonts w:ascii="Consolas" w:hAnsi="Consolas" w:cs="Consolas"/>
            <w:color w:val="0000FF"/>
            <w:sz w:val="19"/>
            <w:szCs w:val="19"/>
            <w:highlight w:val="white"/>
          </w:rPr>
          <w:t>&lt;</w:t>
        </w:r>
        <w:r>
          <w:rPr>
            <w:rStyle w:val="Heading1Char"/>
            <w:rFonts w:ascii="Courier New" w:eastAsiaTheme="minorHAnsi" w:hAnsi="Courier New" w:cs="Courier New"/>
            <w:sz w:val="18"/>
            <w:szCs w:val="18"/>
          </w:rPr>
          <w:t xml:space="preserve"> </w:t>
        </w:r>
        <w:r>
          <w:rPr>
            <w:rStyle w:val="hljs-name"/>
            <w:color w:val="0000FF"/>
            <w:sz w:val="18"/>
            <w:szCs w:val="18"/>
          </w:rPr>
          <w:t>PatternOld</w:t>
        </w:r>
        <w:r>
          <w:rPr>
            <w:rFonts w:ascii="Consolas" w:hAnsi="Consolas" w:cs="Consolas"/>
            <w:color w:val="0000FF"/>
            <w:sz w:val="19"/>
            <w:szCs w:val="19"/>
            <w:highlight w:val="white"/>
          </w:rPr>
          <w:t xml:space="preserve"> &gt;</w:t>
        </w:r>
        <w:r>
          <w:rPr>
            <w:szCs w:val="28"/>
          </w:rPr>
          <w:t xml:space="preserve">: </w:t>
        </w:r>
        <w:r>
          <w:rPr>
            <w:rFonts w:eastAsia="Calibri"/>
          </w:rPr>
          <w:t xml:space="preserve">Mẫu số của </w:t>
        </w:r>
      </w:ins>
      <w:r>
        <w:rPr>
          <w:rFonts w:eastAsia="Calibri"/>
        </w:rPr>
        <w:t>chứng từ</w:t>
      </w:r>
      <w:ins w:id="1796" w:author="Comparison" w:date="2022-04-14T16:30:00Z">
        <w:r>
          <w:rPr>
            <w:rFonts w:eastAsia="Calibri"/>
          </w:rPr>
          <w:t xml:space="preserve"> điều chỉnh,thay thế cũ</w:t>
        </w:r>
      </w:ins>
    </w:p>
    <w:p w14:paraId="7725EBFC" w14:textId="77777777" w:rsidR="009D1437" w:rsidRDefault="009D1437" w:rsidP="009D1437">
      <w:pPr>
        <w:ind w:left="2160"/>
        <w:rPr>
          <w:ins w:id="1797" w:author="Comparison" w:date="2022-04-14T16:30:00Z"/>
          <w:rFonts w:eastAsia="Calibri"/>
        </w:rPr>
      </w:pPr>
      <w:ins w:id="1798" w:author="Comparison" w:date="2022-04-14T16:30:00Z">
        <w:r>
          <w:rPr>
            <w:szCs w:val="28"/>
          </w:rPr>
          <w:t>tag&lt;</w:t>
        </w:r>
        <w:r>
          <w:rPr>
            <w:rStyle w:val="Heading1Char"/>
            <w:rFonts w:ascii="Courier New" w:eastAsiaTheme="minorHAnsi" w:hAnsi="Courier New" w:cs="Courier New"/>
            <w:sz w:val="18"/>
            <w:szCs w:val="18"/>
          </w:rPr>
          <w:t xml:space="preserve"> </w:t>
        </w:r>
        <w:r>
          <w:rPr>
            <w:rStyle w:val="hljs-name"/>
            <w:color w:val="0000FF"/>
            <w:sz w:val="18"/>
            <w:szCs w:val="18"/>
          </w:rPr>
          <w:t>SerialOld</w:t>
        </w:r>
        <w:r>
          <w:rPr>
            <w:szCs w:val="28"/>
          </w:rPr>
          <w:t xml:space="preserve"> &gt;:</w:t>
        </w:r>
        <w:r>
          <w:rPr>
            <w:rFonts w:eastAsia="Calibri"/>
          </w:rPr>
          <w:t xml:space="preserve"> </w:t>
        </w:r>
      </w:ins>
      <w:r>
        <w:rPr>
          <w:rFonts w:eastAsia="Calibri"/>
        </w:rPr>
        <w:t>Chứng từ</w:t>
      </w:r>
      <w:ins w:id="1799" w:author="Comparison" w:date="2022-04-14T16:30:00Z">
        <w:r>
          <w:rPr>
            <w:rFonts w:eastAsia="Calibri"/>
          </w:rPr>
          <w:t xml:space="preserve"> điều chỉnh,thay thế cũ</w:t>
        </w:r>
      </w:ins>
    </w:p>
    <w:p w14:paraId="04DB266D" w14:textId="77777777" w:rsidR="009D1437" w:rsidRPr="00AE187D" w:rsidRDefault="009D1437" w:rsidP="009D1437">
      <w:pPr>
        <w:ind w:left="2160"/>
        <w:rPr>
          <w:rStyle w:val="hljs-name"/>
          <w:lang w:val="nl-NL"/>
        </w:rPr>
      </w:pPr>
      <w:ins w:id="1800" w:author="Comparison" w:date="2022-04-14T16:30:00Z">
        <w:r w:rsidRPr="00AE187D">
          <w:rPr>
            <w:rFonts w:eastAsia="Calibri"/>
            <w:lang w:val="nl-NL"/>
          </w:rPr>
          <w:t>tag&lt;</w:t>
        </w:r>
        <w:r w:rsidRPr="00AE187D">
          <w:rPr>
            <w:rStyle w:val="Heading1Char"/>
            <w:rFonts w:ascii="Courier New" w:eastAsiaTheme="minorHAnsi" w:hAnsi="Courier New" w:cs="Courier New"/>
            <w:sz w:val="18"/>
            <w:szCs w:val="18"/>
            <w:lang w:val="nl-NL"/>
          </w:rPr>
          <w:t xml:space="preserve"> </w:t>
        </w:r>
        <w:r w:rsidRPr="00AE187D">
          <w:rPr>
            <w:rStyle w:val="hljs-name"/>
            <w:color w:val="0000FF"/>
            <w:sz w:val="18"/>
            <w:szCs w:val="18"/>
            <w:lang w:val="nl-NL"/>
          </w:rPr>
          <w:t xml:space="preserve">NoOlde&gt; : </w:t>
        </w:r>
      </w:ins>
      <w:r w:rsidRPr="00AE187D">
        <w:rPr>
          <w:rStyle w:val="hljs-name"/>
          <w:lang w:val="nl-NL"/>
        </w:rPr>
        <w:t>S</w:t>
      </w:r>
      <w:ins w:id="1801" w:author="Comparison" w:date="2022-04-14T16:30:00Z">
        <w:r w:rsidRPr="00AE187D">
          <w:rPr>
            <w:rStyle w:val="hljs-name"/>
            <w:lang w:val="nl-NL"/>
          </w:rPr>
          <w:t xml:space="preserve">ố </w:t>
        </w:r>
      </w:ins>
      <w:r w:rsidRPr="00AE187D">
        <w:rPr>
          <w:rStyle w:val="hljs-name"/>
          <w:lang w:val="nl-NL"/>
        </w:rPr>
        <w:t>chứng từ</w:t>
      </w:r>
      <w:ins w:id="1802" w:author="Comparison" w:date="2022-04-14T16:30:00Z">
        <w:r w:rsidRPr="00AE187D">
          <w:rPr>
            <w:rStyle w:val="hljs-name"/>
            <w:lang w:val="nl-NL"/>
          </w:rPr>
          <w:t xml:space="preserve"> cũ</w:t>
        </w:r>
      </w:ins>
    </w:p>
    <w:p w14:paraId="665DCB15" w14:textId="77777777" w:rsidR="009D1437" w:rsidRPr="00AE187D" w:rsidRDefault="009D1437" w:rsidP="009D1437">
      <w:pPr>
        <w:ind w:left="2160"/>
        <w:rPr>
          <w:rStyle w:val="hljs-name"/>
          <w:lang w:val="nl-NL"/>
        </w:rPr>
      </w:pPr>
    </w:p>
    <w:p w14:paraId="3744DA44" w14:textId="2B822377" w:rsidR="009D1437" w:rsidRPr="00AE187D" w:rsidRDefault="009D1437" w:rsidP="0085100F">
      <w:pPr>
        <w:pStyle w:val="Heading2"/>
        <w:rPr>
          <w:rStyle w:val="hljs-name"/>
          <w:lang w:val="nl-NL"/>
        </w:rPr>
      </w:pPr>
      <w:bookmarkStart w:id="1803" w:name="_Toc198045390"/>
      <w:r w:rsidRPr="00AE187D">
        <w:rPr>
          <w:rStyle w:val="hljs-name"/>
          <w:lang w:val="nl-NL"/>
        </w:rPr>
        <w:t>Hủy chứng từ</w:t>
      </w:r>
      <w:bookmarkEnd w:id="1803"/>
      <w:r w:rsidR="001546A8" w:rsidRPr="00AE187D">
        <w:rPr>
          <w:rStyle w:val="hljs-name"/>
          <w:lang w:val="nl-NL"/>
        </w:rPr>
        <w:t xml:space="preserve"> (chỉ cho phép Hủy chứng từ không gửi lên CQT theo mẫu cũ trước 1/6/2025)</w:t>
      </w:r>
    </w:p>
    <w:p w14:paraId="67764349" w14:textId="77777777" w:rsidR="009D1437" w:rsidRDefault="009D1437" w:rsidP="009D1437">
      <w:r>
        <w:t>URL</w:t>
      </w:r>
    </w:p>
    <w:p w14:paraId="3F002687" w14:textId="77777777" w:rsidR="009D1437" w:rsidRPr="004A4DD9" w:rsidRDefault="009D1437" w:rsidP="009D1437">
      <w:pPr>
        <w:ind w:firstLine="720"/>
        <w:jc w:val="both"/>
      </w:pPr>
      <w:r>
        <w:t>s</w:t>
      </w:r>
      <w:r w:rsidRPr="004A4DD9">
        <w:t xml:space="preserve">tring </w:t>
      </w:r>
      <w:r w:rsidRPr="00B30554">
        <w:rPr>
          <w:b/>
        </w:rPr>
        <w:t>cancelInv</w:t>
      </w:r>
      <w:r>
        <w:rPr>
          <w:b/>
          <w:lang w:val="vi-VN"/>
        </w:rPr>
        <w:t>CTT</w:t>
      </w:r>
      <w:r w:rsidRPr="00A276AB">
        <w:rPr>
          <w:bCs/>
        </w:rPr>
        <w:t>(string Account, string ACpass, string Fkey,</w:t>
      </w:r>
      <w:r>
        <w:rPr>
          <w:bCs/>
          <w:lang w:val="vi-VN"/>
        </w:rPr>
        <w:t xml:space="preserve"> string functionName,</w:t>
      </w:r>
      <w:r w:rsidRPr="00A276AB">
        <w:rPr>
          <w:bCs/>
        </w:rPr>
        <w:t xml:space="preserve"> string </w:t>
      </w:r>
      <w:r w:rsidRPr="00A276AB">
        <w:rPr>
          <w:color w:val="000000"/>
          <w:sz w:val="26"/>
          <w:szCs w:val="26"/>
          <w:shd w:val="clear" w:color="auto" w:fill="FFFFFF"/>
        </w:rPr>
        <w:t>userName</w:t>
      </w:r>
      <w:r w:rsidRPr="00A276AB">
        <w:rPr>
          <w:bCs/>
        </w:rPr>
        <w:t xml:space="preserve">, string </w:t>
      </w:r>
      <w:r w:rsidRPr="00A276AB">
        <w:rPr>
          <w:color w:val="000000"/>
          <w:sz w:val="26"/>
          <w:szCs w:val="26"/>
          <w:shd w:val="clear" w:color="auto" w:fill="FFFFFF"/>
        </w:rPr>
        <w:t>userPass</w:t>
      </w:r>
      <w:r>
        <w:rPr>
          <w:color w:val="000000"/>
          <w:sz w:val="26"/>
          <w:szCs w:val="26"/>
          <w:shd w:val="clear" w:color="auto" w:fill="FFFFFF"/>
          <w:lang w:val="vi-VN"/>
        </w:rPr>
        <w:t>,string note = null</w:t>
      </w:r>
      <w:r w:rsidRPr="00A276AB">
        <w:rPr>
          <w:bCs/>
        </w:rPr>
        <w:t>)</w:t>
      </w:r>
    </w:p>
    <w:p w14:paraId="03D2EF2D" w14:textId="77777777" w:rsidR="009D1437" w:rsidRPr="00593BE8" w:rsidRDefault="009D1437" w:rsidP="009D1437">
      <w:pPr>
        <w:pStyle w:val="N"/>
      </w:pPr>
      <w:r w:rsidRPr="00593BE8">
        <w:t>DESCRIPTION</w:t>
      </w:r>
    </w:p>
    <w:p w14:paraId="4E2E3490" w14:textId="77777777" w:rsidR="009D1437" w:rsidRDefault="009D1437" w:rsidP="009D1437">
      <w:pPr>
        <w:pStyle w:val="N"/>
      </w:pPr>
      <w:r>
        <w:tab/>
        <w:t>Đây là web service thực hiện hủy chứng từ theo giá trị fkey truyền vào</w:t>
      </w:r>
    </w:p>
    <w:p w14:paraId="5EEF1DF8" w14:textId="42D0AAFB" w:rsidR="001546A8" w:rsidRDefault="001546A8" w:rsidP="009D1437">
      <w:pPr>
        <w:pStyle w:val="N"/>
      </w:pPr>
      <w:r>
        <w:tab/>
      </w:r>
      <w:r w:rsidRPr="002F12FE">
        <w:rPr>
          <w:highlight w:val="yellow"/>
        </w:rPr>
        <w:t>Chỉ cho phép Hủy chứng từ mà không gửi lên CQT theo mẫu số cũ CTT56 đã phát hành trước 1/6/2025</w:t>
      </w:r>
    </w:p>
    <w:p w14:paraId="5DA36063" w14:textId="77777777" w:rsidR="009D1437" w:rsidRPr="00007702" w:rsidRDefault="009D1437" w:rsidP="009D1437">
      <w:pPr>
        <w:pStyle w:val="N"/>
      </w:pPr>
      <w:r w:rsidRPr="00663B3E">
        <w:t>HTTP METHOD</w:t>
      </w:r>
    </w:p>
    <w:p w14:paraId="5FB59B44" w14:textId="77777777" w:rsidR="009D1437" w:rsidRPr="00007702" w:rsidRDefault="009D1437" w:rsidP="009D1437">
      <w:pPr>
        <w:pStyle w:val="N"/>
        <w:rPr>
          <w:b/>
        </w:rPr>
      </w:pPr>
      <w:r>
        <w:tab/>
      </w:r>
      <w:r w:rsidRPr="00610AFD">
        <w:t>POST</w:t>
      </w:r>
    </w:p>
    <w:p w14:paraId="55126FB8" w14:textId="77777777" w:rsidR="009D1437" w:rsidRPr="00610AFD" w:rsidRDefault="009D1437" w:rsidP="009D1437">
      <w:pPr>
        <w:pStyle w:val="N"/>
      </w:pPr>
      <w:r w:rsidRPr="00610AFD">
        <w:t>REQUEST BODY</w:t>
      </w:r>
    </w:p>
    <w:p w14:paraId="3F54D4E3"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3477E9A6" w14:textId="77777777" w:rsidR="009D1437" w:rsidRPr="004720D2" w:rsidRDefault="009D1437" w:rsidP="009D1437">
      <w:pPr>
        <w:pStyle w:val="ListParagraph"/>
        <w:numPr>
          <w:ilvl w:val="0"/>
          <w:numId w:val="2"/>
        </w:numPr>
        <w:spacing w:after="0" w:line="360" w:lineRule="auto"/>
        <w:ind w:left="1080"/>
        <w:jc w:val="both"/>
        <w:rPr>
          <w:rFonts w:eastAsia="Calibri"/>
          <w:b/>
          <w:u w:val="single"/>
        </w:rPr>
      </w:pPr>
      <w:r w:rsidRPr="004720D2">
        <w:rPr>
          <w:rFonts w:eastAsia="Calibri"/>
          <w:b/>
        </w:rPr>
        <w:t xml:space="preserve">Account/ACPass :  </w:t>
      </w:r>
      <w:r w:rsidRPr="004720D2">
        <w:rPr>
          <w:rFonts w:eastAsia="Calibri"/>
        </w:rPr>
        <w:t xml:space="preserve">Tài khoản được cấp phát cho nhân viên gọi lệnh phát hành </w:t>
      </w:r>
      <w:r>
        <w:rPr>
          <w:rFonts w:eastAsia="Calibri"/>
        </w:rPr>
        <w:t>chứng từ</w:t>
      </w:r>
    </w:p>
    <w:p w14:paraId="774B4F55" w14:textId="77777777" w:rsidR="009D1437" w:rsidRPr="00C13C7B" w:rsidRDefault="009D1437" w:rsidP="009D1437">
      <w:pPr>
        <w:pStyle w:val="ListParagraph"/>
        <w:numPr>
          <w:ilvl w:val="0"/>
          <w:numId w:val="2"/>
        </w:numPr>
        <w:spacing w:after="0" w:line="360" w:lineRule="auto"/>
        <w:ind w:left="1080"/>
        <w:jc w:val="both"/>
        <w:rPr>
          <w:rFonts w:eastAsia="Calibri"/>
          <w:b/>
        </w:rPr>
      </w:pPr>
      <w:r>
        <w:rPr>
          <w:rFonts w:eastAsia="Calibri"/>
          <w:b/>
        </w:rPr>
        <w:t>fkey:</w:t>
      </w:r>
      <w:r>
        <w:rPr>
          <w:rFonts w:eastAsia="Calibri"/>
        </w:rPr>
        <w:t>Chuỗi xác định chứng từ cần hủy</w:t>
      </w:r>
    </w:p>
    <w:p w14:paraId="1F2F5B67" w14:textId="77777777" w:rsidR="009D1437" w:rsidRPr="00C13C7B" w:rsidRDefault="009D1437" w:rsidP="009D1437">
      <w:pPr>
        <w:pStyle w:val="ListParagraph"/>
        <w:numPr>
          <w:ilvl w:val="0"/>
          <w:numId w:val="2"/>
        </w:numPr>
        <w:spacing w:after="0" w:line="360" w:lineRule="auto"/>
        <w:ind w:left="1080"/>
        <w:jc w:val="both"/>
        <w:rPr>
          <w:rFonts w:eastAsia="Calibri"/>
          <w:b/>
        </w:rPr>
      </w:pPr>
      <w:r>
        <w:rPr>
          <w:rFonts w:eastAsia="Calibri"/>
          <w:b/>
          <w:lang w:val="vi-VN"/>
        </w:rPr>
        <w:t xml:space="preserve">functionName: </w:t>
      </w:r>
      <w:r w:rsidRPr="00C13C7B">
        <w:rPr>
          <w:rFonts w:ascii="Consolas" w:eastAsia="Calibri" w:hAnsi="Consolas"/>
          <w:b/>
          <w:color w:val="C00000"/>
          <w:sz w:val="19"/>
          <w:szCs w:val="19"/>
          <w:lang w:val="vi-VN"/>
        </w:rPr>
        <w:t>CancelInv hủy không ký biên bản</w:t>
      </w:r>
      <w:r w:rsidRPr="00C13C7B">
        <w:rPr>
          <w:rFonts w:eastAsia="Calibri"/>
          <w:b/>
          <w:lang w:val="vi-VN"/>
        </w:rPr>
        <w:t xml:space="preserve"> </w:t>
      </w:r>
      <w:r>
        <w:rPr>
          <w:rFonts w:eastAsia="Calibri"/>
          <w:b/>
          <w:lang w:val="vi-VN"/>
        </w:rPr>
        <w:t xml:space="preserve">, </w:t>
      </w:r>
      <w:r>
        <w:rPr>
          <w:rFonts w:ascii="Consolas" w:hAnsi="Consolas" w:cs="Consolas"/>
          <w:color w:val="A31515"/>
          <w:sz w:val="19"/>
          <w:szCs w:val="19"/>
        </w:rPr>
        <w:t>cancelInvSignFile</w:t>
      </w:r>
      <w:r>
        <w:rPr>
          <w:rFonts w:ascii="Consolas" w:hAnsi="Consolas" w:cs="Consolas"/>
          <w:color w:val="A31515"/>
          <w:sz w:val="19"/>
          <w:szCs w:val="19"/>
          <w:lang w:val="vi-VN"/>
        </w:rPr>
        <w:t>: hủy tạo file biên bản</w:t>
      </w:r>
    </w:p>
    <w:p w14:paraId="76D24B11" w14:textId="77777777" w:rsidR="009D1437" w:rsidRPr="00CF2FC3" w:rsidRDefault="009D1437" w:rsidP="009D1437">
      <w:pPr>
        <w:pStyle w:val="ListParagraph"/>
        <w:numPr>
          <w:ilvl w:val="0"/>
          <w:numId w:val="2"/>
        </w:numPr>
        <w:spacing w:after="0" w:line="360" w:lineRule="auto"/>
        <w:ind w:left="1080"/>
        <w:jc w:val="both"/>
        <w:rPr>
          <w:rFonts w:eastAsia="Calibri"/>
          <w:b/>
        </w:rPr>
      </w:pPr>
      <w:r>
        <w:rPr>
          <w:rFonts w:eastAsia="Calibri"/>
          <w:b/>
          <w:lang w:val="vi-VN"/>
        </w:rPr>
        <w:t>Note : ghi chú biên bản</w:t>
      </w:r>
    </w:p>
    <w:p w14:paraId="7C96C468" w14:textId="77777777" w:rsidR="009D1437" w:rsidRPr="007A4FB0" w:rsidRDefault="009D1437" w:rsidP="009D1437">
      <w:pPr>
        <w:ind w:left="360" w:firstLine="720"/>
      </w:pPr>
    </w:p>
    <w:p w14:paraId="3EF9C616" w14:textId="77777777" w:rsidR="009D1437" w:rsidRPr="00C52072"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12A72A86"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0F312106"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6ACC8D49"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44552CDE" w14:textId="77777777" w:rsidR="009D1437" w:rsidRPr="00660ABB" w:rsidRDefault="009D1437" w:rsidP="00616EC4">
            <w:pPr>
              <w:pStyle w:val="ListParagraph"/>
            </w:pPr>
            <w:r>
              <w:t>Ghi chú</w:t>
            </w:r>
          </w:p>
        </w:tc>
      </w:tr>
      <w:tr w:rsidR="009D1437" w:rsidRPr="00660ABB" w14:paraId="66FD42B6" w14:textId="77777777" w:rsidTr="00616EC4">
        <w:tc>
          <w:tcPr>
            <w:tcW w:w="1710" w:type="dxa"/>
            <w:tcBorders>
              <w:top w:val="single" w:sz="4" w:space="0" w:color="2E74B5"/>
              <w:left w:val="single" w:sz="4" w:space="0" w:color="2E74B5"/>
              <w:right w:val="single" w:sz="4" w:space="0" w:color="2E74B5"/>
            </w:tcBorders>
            <w:shd w:val="clear" w:color="auto" w:fill="auto"/>
          </w:tcPr>
          <w:p w14:paraId="32172368" w14:textId="77777777" w:rsidR="009D1437" w:rsidRPr="009372AD" w:rsidRDefault="009D1437" w:rsidP="00616EC4">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CB6269F" w14:textId="77777777" w:rsidR="009D1437" w:rsidRPr="009372AD" w:rsidRDefault="009D1437" w:rsidP="00616EC4">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32F4736F" w14:textId="77777777" w:rsidR="009D1437" w:rsidRPr="009372AD" w:rsidRDefault="009D1437" w:rsidP="00616EC4">
            <w:pPr>
              <w:pStyle w:val="ListParagraph"/>
              <w:ind w:left="0"/>
              <w:jc w:val="both"/>
            </w:pPr>
          </w:p>
        </w:tc>
      </w:tr>
      <w:tr w:rsidR="009D1437" w:rsidRPr="00660ABB" w14:paraId="5D98FDC5" w14:textId="77777777" w:rsidTr="00616EC4">
        <w:tc>
          <w:tcPr>
            <w:tcW w:w="1710" w:type="dxa"/>
            <w:tcBorders>
              <w:top w:val="single" w:sz="4" w:space="0" w:color="2E74B5"/>
              <w:left w:val="single" w:sz="4" w:space="0" w:color="2E74B5"/>
              <w:right w:val="single" w:sz="4" w:space="0" w:color="2E74B5"/>
            </w:tcBorders>
            <w:shd w:val="clear" w:color="auto" w:fill="auto"/>
          </w:tcPr>
          <w:p w14:paraId="1CF534B5" w14:textId="77777777" w:rsidR="009D1437" w:rsidRPr="009372AD" w:rsidRDefault="009D1437" w:rsidP="00616EC4">
            <w:pPr>
              <w:autoSpaceDE w:val="0"/>
              <w:autoSpaceDN w:val="0"/>
              <w:adjustRightInd w:val="0"/>
              <w:jc w:val="both"/>
            </w:pPr>
            <w: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5F3CF83" w14:textId="77777777" w:rsidR="009D1437" w:rsidRDefault="009D1437" w:rsidP="00616EC4">
            <w:pPr>
              <w:pStyle w:val="ListParagraph"/>
              <w:spacing w:after="0" w:line="240" w:lineRule="auto"/>
              <w:ind w:left="0"/>
              <w:rPr>
                <w:rFonts w:eastAsia="Calibri"/>
              </w:rPr>
            </w:pPr>
            <w:r>
              <w:rPr>
                <w:rFonts w:eastAsia="Calibri"/>
              </w:rPr>
              <w:t>Không tìm thấy chứng từ</w:t>
            </w:r>
          </w:p>
        </w:tc>
        <w:tc>
          <w:tcPr>
            <w:tcW w:w="2515" w:type="dxa"/>
            <w:tcBorders>
              <w:top w:val="single" w:sz="4" w:space="0" w:color="2E74B5"/>
              <w:left w:val="single" w:sz="4" w:space="0" w:color="2E74B5"/>
              <w:bottom w:val="single" w:sz="4" w:space="0" w:color="2E74B5"/>
              <w:right w:val="single" w:sz="4" w:space="0" w:color="2E74B5"/>
            </w:tcBorders>
          </w:tcPr>
          <w:p w14:paraId="756C7A33" w14:textId="77777777" w:rsidR="009D1437" w:rsidRPr="009372AD" w:rsidRDefault="009D1437" w:rsidP="00616EC4">
            <w:pPr>
              <w:pStyle w:val="ListParagraph"/>
              <w:ind w:left="0"/>
              <w:jc w:val="both"/>
            </w:pPr>
          </w:p>
        </w:tc>
      </w:tr>
      <w:tr w:rsidR="009D1437" w:rsidRPr="00660ABB" w14:paraId="44B65F54" w14:textId="77777777" w:rsidTr="00616EC4">
        <w:tc>
          <w:tcPr>
            <w:tcW w:w="1710" w:type="dxa"/>
            <w:tcBorders>
              <w:top w:val="single" w:sz="4" w:space="0" w:color="2E74B5"/>
              <w:left w:val="single" w:sz="4" w:space="0" w:color="2E74B5"/>
              <w:right w:val="single" w:sz="4" w:space="0" w:color="2E74B5"/>
            </w:tcBorders>
            <w:shd w:val="clear" w:color="auto" w:fill="auto"/>
          </w:tcPr>
          <w:p w14:paraId="514C6986"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B79164A" w14:textId="77777777" w:rsidR="009D1437" w:rsidRPr="004A4DD9" w:rsidRDefault="009D1437" w:rsidP="00616EC4">
            <w:pPr>
              <w:pStyle w:val="ListParagraph"/>
              <w:ind w:left="0"/>
              <w:jc w:val="both"/>
            </w:pPr>
            <w:r>
              <w:t>Lỗi không xác định</w:t>
            </w:r>
          </w:p>
        </w:tc>
        <w:tc>
          <w:tcPr>
            <w:tcW w:w="2515" w:type="dxa"/>
            <w:tcBorders>
              <w:top w:val="single" w:sz="4" w:space="0" w:color="2E74B5"/>
              <w:left w:val="single" w:sz="4" w:space="0" w:color="2E74B5"/>
              <w:bottom w:val="single" w:sz="4" w:space="0" w:color="2E74B5"/>
              <w:right w:val="single" w:sz="4" w:space="0" w:color="2E74B5"/>
            </w:tcBorders>
          </w:tcPr>
          <w:p w14:paraId="6F590233" w14:textId="77777777" w:rsidR="009D1437" w:rsidRPr="009372AD" w:rsidRDefault="009D1437" w:rsidP="00616EC4">
            <w:pPr>
              <w:pStyle w:val="ListParagraph"/>
              <w:ind w:left="0"/>
              <w:jc w:val="both"/>
            </w:pPr>
          </w:p>
        </w:tc>
      </w:tr>
      <w:tr w:rsidR="009D1437" w:rsidRPr="00660ABB" w14:paraId="0E87ED86" w14:textId="77777777" w:rsidTr="00616EC4">
        <w:tc>
          <w:tcPr>
            <w:tcW w:w="1710" w:type="dxa"/>
            <w:tcBorders>
              <w:top w:val="single" w:sz="4" w:space="0" w:color="2E74B5"/>
              <w:left w:val="single" w:sz="4" w:space="0" w:color="2E74B5"/>
              <w:right w:val="single" w:sz="4" w:space="0" w:color="2E74B5"/>
            </w:tcBorders>
            <w:shd w:val="clear" w:color="auto" w:fill="auto"/>
          </w:tcPr>
          <w:p w14:paraId="2373FCA6" w14:textId="77777777" w:rsidR="009D1437" w:rsidRPr="004A4DD9" w:rsidRDefault="009D1437" w:rsidP="00616EC4">
            <w:pPr>
              <w:autoSpaceDE w:val="0"/>
              <w:autoSpaceDN w:val="0"/>
              <w:adjustRightInd w:val="0"/>
              <w:jc w:val="both"/>
            </w:pPr>
            <w:r w:rsidRPr="004A4DD9">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3B02BB2" w14:textId="77777777" w:rsidR="009D1437" w:rsidRPr="004A4DD9" w:rsidRDefault="009D1437" w:rsidP="00616EC4">
            <w:pPr>
              <w:pStyle w:val="ListParagraph"/>
              <w:ind w:left="0"/>
              <w:jc w:val="both"/>
            </w:pPr>
            <w:r w:rsidRPr="004A4DD9">
              <w:t xml:space="preserve">Không </w:t>
            </w:r>
            <w:r>
              <w:t>tìm thấy thông tin công ty tương ứng, hoặc lỗi không xác định</w:t>
            </w:r>
          </w:p>
        </w:tc>
        <w:tc>
          <w:tcPr>
            <w:tcW w:w="2515" w:type="dxa"/>
            <w:tcBorders>
              <w:top w:val="single" w:sz="4" w:space="0" w:color="2E74B5"/>
              <w:left w:val="single" w:sz="4" w:space="0" w:color="2E74B5"/>
              <w:bottom w:val="single" w:sz="4" w:space="0" w:color="2E74B5"/>
              <w:right w:val="single" w:sz="4" w:space="0" w:color="2E74B5"/>
            </w:tcBorders>
          </w:tcPr>
          <w:p w14:paraId="088918C5" w14:textId="77777777" w:rsidR="009D1437" w:rsidRPr="009372AD" w:rsidRDefault="009D1437" w:rsidP="00616EC4">
            <w:pPr>
              <w:pStyle w:val="ListParagraph"/>
              <w:ind w:left="0"/>
              <w:jc w:val="both"/>
            </w:pPr>
          </w:p>
        </w:tc>
      </w:tr>
      <w:tr w:rsidR="009D1437" w:rsidRPr="00660ABB" w14:paraId="26A3FB6A" w14:textId="77777777" w:rsidTr="00616EC4">
        <w:tc>
          <w:tcPr>
            <w:tcW w:w="1710" w:type="dxa"/>
            <w:tcBorders>
              <w:top w:val="single" w:sz="4" w:space="0" w:color="2E74B5"/>
              <w:left w:val="single" w:sz="4" w:space="0" w:color="2E74B5"/>
              <w:right w:val="single" w:sz="4" w:space="0" w:color="2E74B5"/>
            </w:tcBorders>
            <w:shd w:val="clear" w:color="auto" w:fill="auto"/>
          </w:tcPr>
          <w:p w14:paraId="0FAFEAC0" w14:textId="77777777" w:rsidR="009D1437" w:rsidRPr="009372AD" w:rsidRDefault="009D1437" w:rsidP="00616EC4">
            <w:pPr>
              <w:autoSpaceDE w:val="0"/>
              <w:autoSpaceDN w:val="0"/>
              <w:adjustRightInd w:val="0"/>
              <w:rPr>
                <w:rFonts w:eastAsia="Calibri"/>
              </w:rPr>
            </w:pPr>
            <w:r w:rsidRPr="008641F2">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ACD7CA6" w14:textId="77777777" w:rsidR="009D1437" w:rsidRDefault="009D1437" w:rsidP="00616EC4">
            <w:pPr>
              <w:pStyle w:val="ListParagraph"/>
              <w:spacing w:after="0" w:line="240" w:lineRule="auto"/>
              <w:ind w:left="0"/>
              <w:rPr>
                <w:rFonts w:eastAsia="Calibri"/>
              </w:rPr>
            </w:pPr>
            <w:r>
              <w:rPr>
                <w:rFonts w:eastAsia="Calibri"/>
              </w:rPr>
              <w:t>Chứng từ đã bị điều chỉnh / hủy / chứng từ mới tạo không thể hủy được</w:t>
            </w:r>
          </w:p>
        </w:tc>
        <w:tc>
          <w:tcPr>
            <w:tcW w:w="2515" w:type="dxa"/>
            <w:tcBorders>
              <w:top w:val="single" w:sz="4" w:space="0" w:color="2E74B5"/>
              <w:left w:val="single" w:sz="4" w:space="0" w:color="2E74B5"/>
              <w:bottom w:val="single" w:sz="4" w:space="0" w:color="2E74B5"/>
              <w:right w:val="single" w:sz="4" w:space="0" w:color="2E74B5"/>
            </w:tcBorders>
          </w:tcPr>
          <w:p w14:paraId="6833CF48" w14:textId="77777777" w:rsidR="009D1437" w:rsidRPr="009372AD" w:rsidRDefault="009D1437" w:rsidP="00616EC4">
            <w:pPr>
              <w:pStyle w:val="ListParagraph"/>
              <w:ind w:left="0"/>
              <w:jc w:val="both"/>
            </w:pPr>
          </w:p>
        </w:tc>
      </w:tr>
      <w:tr w:rsidR="009D1437" w:rsidRPr="00660ABB" w14:paraId="74532B15"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BF0C774" w14:textId="77777777" w:rsidR="009D1437" w:rsidRPr="009372AD" w:rsidRDefault="009D1437" w:rsidP="00616EC4">
            <w:pPr>
              <w:autoSpaceDE w:val="0"/>
              <w:autoSpaceDN w:val="0"/>
              <w:adjustRightInd w:val="0"/>
              <w:rPr>
                <w:rFonts w:eastAsia="Calibri"/>
              </w:rPr>
            </w:pPr>
            <w:r w:rsidRPr="0093241F">
              <w:rPr>
                <w:rFonts w:eastAsia="Calibri"/>
              </w:rPr>
              <w:t>ERR:9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F20A4F3" w14:textId="77777777" w:rsidR="009D1437" w:rsidRDefault="009D1437" w:rsidP="00616EC4">
            <w:pPr>
              <w:pStyle w:val="ListParagraph"/>
              <w:spacing w:after="0" w:line="240" w:lineRule="auto"/>
              <w:ind w:left="0"/>
              <w:rPr>
                <w:rFonts w:eastAsia="Calibri"/>
              </w:rPr>
            </w:pPr>
            <w:r>
              <w:t>Chứng từ đã thanh toán, không cho phép hủy</w:t>
            </w:r>
          </w:p>
        </w:tc>
        <w:tc>
          <w:tcPr>
            <w:tcW w:w="2515" w:type="dxa"/>
            <w:tcBorders>
              <w:top w:val="single" w:sz="4" w:space="0" w:color="2E74B5"/>
              <w:left w:val="single" w:sz="4" w:space="0" w:color="2E74B5"/>
              <w:bottom w:val="single" w:sz="4" w:space="0" w:color="2E74B5"/>
              <w:right w:val="single" w:sz="4" w:space="0" w:color="2E74B5"/>
            </w:tcBorders>
          </w:tcPr>
          <w:p w14:paraId="0264E934" w14:textId="77777777" w:rsidR="009D1437" w:rsidRPr="009372AD" w:rsidRDefault="009D1437" w:rsidP="00616EC4">
            <w:pPr>
              <w:jc w:val="both"/>
            </w:pPr>
          </w:p>
        </w:tc>
      </w:tr>
      <w:tr w:rsidR="009D1437" w:rsidRPr="00660ABB" w14:paraId="5F56A3E1" w14:textId="77777777" w:rsidTr="00616EC4">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5A8B181" w14:textId="77777777" w:rsidR="009D1437" w:rsidRPr="009372AD" w:rsidRDefault="009D1437" w:rsidP="00616EC4">
            <w:pPr>
              <w:autoSpaceDE w:val="0"/>
              <w:autoSpaceDN w:val="0"/>
              <w:adjustRightInd w:val="0"/>
              <w:rPr>
                <w:rFonts w:eastAsia="Calibri"/>
              </w:rPr>
            </w:pPr>
            <w:r w:rsidRPr="00E22984">
              <w:rPr>
                <w:rFonts w:eastAsia="Calibri"/>
              </w:rPr>
              <w:t>ERR:20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3AE696C" w14:textId="77777777" w:rsidR="009D1437" w:rsidRDefault="009D1437" w:rsidP="00616EC4">
            <w:pPr>
              <w:pStyle w:val="ListParagraph"/>
              <w:spacing w:after="0" w:line="240" w:lineRule="auto"/>
              <w:ind w:left="0"/>
              <w:rPr>
                <w:rFonts w:eastAsia="Calibri"/>
              </w:rPr>
            </w:pPr>
            <w:r w:rsidRPr="002A5863">
              <w:t xml:space="preserve">Dải </w:t>
            </w:r>
            <w:r>
              <w:t>chứng từ</w:t>
            </w:r>
            <w:r w:rsidRPr="002A5863">
              <w:t xml:space="preserve">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750F199D" w14:textId="77777777" w:rsidR="009D1437" w:rsidRPr="009372AD" w:rsidRDefault="009D1437" w:rsidP="00616EC4">
            <w:pPr>
              <w:jc w:val="both"/>
            </w:pPr>
          </w:p>
        </w:tc>
      </w:tr>
      <w:tr w:rsidR="009D1437" w:rsidRPr="00660ABB" w14:paraId="54688757" w14:textId="77777777" w:rsidTr="00616EC4">
        <w:trPr>
          <w:trHeight w:val="70"/>
        </w:trPr>
        <w:tc>
          <w:tcPr>
            <w:tcW w:w="1710" w:type="dxa"/>
            <w:tcBorders>
              <w:top w:val="single" w:sz="4" w:space="0" w:color="2E74B5"/>
              <w:left w:val="single" w:sz="4" w:space="0" w:color="2E74B5"/>
              <w:right w:val="single" w:sz="4" w:space="0" w:color="2E74B5"/>
            </w:tcBorders>
            <w:shd w:val="clear" w:color="auto" w:fill="auto"/>
          </w:tcPr>
          <w:p w14:paraId="19D9D4B8" w14:textId="77777777" w:rsidR="009D1437" w:rsidRPr="009372AD" w:rsidRDefault="009D1437" w:rsidP="00616EC4">
            <w:pPr>
              <w:autoSpaceDE w:val="0"/>
              <w:autoSpaceDN w:val="0"/>
              <w:adjustRightInd w:val="0"/>
              <w:rPr>
                <w:rFonts w:eastAsia="Calibri"/>
              </w:rPr>
            </w:pPr>
            <w:r>
              <w:rPr>
                <w:rFonts w:eastAsia="Calibri"/>
              </w:rPr>
              <w:t>OK:</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4C2527C" w14:textId="77777777" w:rsidR="009D1437" w:rsidRPr="00A7528B" w:rsidRDefault="009D1437" w:rsidP="00616EC4">
            <w:pPr>
              <w:rPr>
                <w:rFonts w:eastAsia="Calibri"/>
              </w:rPr>
            </w:pPr>
            <w:r>
              <w:rPr>
                <w:rFonts w:eastAsia="Calibri"/>
              </w:rPr>
              <w:t>Hủy chứng từ thành công</w:t>
            </w:r>
          </w:p>
        </w:tc>
        <w:tc>
          <w:tcPr>
            <w:tcW w:w="2515" w:type="dxa"/>
            <w:tcBorders>
              <w:top w:val="single" w:sz="4" w:space="0" w:color="2E74B5"/>
              <w:left w:val="single" w:sz="4" w:space="0" w:color="2E74B5"/>
              <w:bottom w:val="single" w:sz="4" w:space="0" w:color="2E74B5"/>
              <w:right w:val="single" w:sz="4" w:space="0" w:color="2E74B5"/>
            </w:tcBorders>
          </w:tcPr>
          <w:p w14:paraId="3DE34F5D" w14:textId="77777777" w:rsidR="009D1437" w:rsidRPr="009372AD" w:rsidRDefault="009D1437" w:rsidP="00616EC4">
            <w:pPr>
              <w:jc w:val="both"/>
            </w:pPr>
          </w:p>
        </w:tc>
      </w:tr>
    </w:tbl>
    <w:p w14:paraId="1BB83BA4" w14:textId="20F963E2" w:rsidR="00E67EB0" w:rsidRPr="000E26B3" w:rsidRDefault="00E67EB0" w:rsidP="00E67EB0">
      <w:pPr>
        <w:pStyle w:val="Heading2"/>
        <w:rPr>
          <w:rStyle w:val="hljs-name"/>
          <w:highlight w:val="yellow"/>
        </w:rPr>
      </w:pPr>
      <w:r w:rsidRPr="000E26B3">
        <w:rPr>
          <w:rStyle w:val="hljs-name"/>
          <w:highlight w:val="yellow"/>
        </w:rPr>
        <w:t>Điều chỉnh chứng từ</w:t>
      </w:r>
      <w:r w:rsidR="000E26B3">
        <w:rPr>
          <w:rStyle w:val="hljs-name"/>
          <w:highlight w:val="yellow"/>
        </w:rPr>
        <w:t xml:space="preserve"> (API mới)</w:t>
      </w:r>
    </w:p>
    <w:p w14:paraId="4736D314" w14:textId="51A4CE11" w:rsidR="00E67EB0" w:rsidRDefault="00E67EB0" w:rsidP="00E67EB0">
      <w:pPr>
        <w:pStyle w:val="Heading3"/>
        <w:rPr>
          <w:lang w:val="en-US"/>
        </w:rPr>
      </w:pPr>
      <w:r>
        <w:t>Điều chỉnh chứng từ</w:t>
      </w:r>
      <w:r>
        <w:rPr>
          <w:lang w:val="en-US"/>
        </w:rPr>
        <w:t xml:space="preserve"> (HSM) </w:t>
      </w:r>
    </w:p>
    <w:p w14:paraId="6248561C" w14:textId="77777777" w:rsidR="002864F3" w:rsidRPr="002864F3" w:rsidRDefault="002864F3" w:rsidP="002864F3">
      <w:pPr>
        <w:rPr>
          <w:lang w:eastAsia="x-none"/>
        </w:rPr>
      </w:pPr>
      <w:r w:rsidRPr="002864F3">
        <w:rPr>
          <w:lang w:eastAsia="x-none"/>
        </w:rPr>
        <w:t xml:space="preserve">string </w:t>
      </w:r>
      <w:r w:rsidRPr="002864F3">
        <w:rPr>
          <w:b/>
          <w:lang w:eastAsia="x-none"/>
        </w:rPr>
        <w:t>AdjustCTTAction</w:t>
      </w:r>
      <w:r w:rsidRPr="002864F3">
        <w:rPr>
          <w:lang w:eastAsia="x-none"/>
        </w:rPr>
        <w:t>(string Account, string ACpass, string xmlInvData, string username, string pass, string fkey, string AttachFile, int? convert, string pattern = null, string serial = null).</w:t>
      </w:r>
    </w:p>
    <w:p w14:paraId="0C1C5029" w14:textId="77777777" w:rsidR="002864F3" w:rsidRPr="002864F3" w:rsidRDefault="002864F3" w:rsidP="002864F3">
      <w:pPr>
        <w:rPr>
          <w:lang w:eastAsia="x-none"/>
        </w:rPr>
      </w:pPr>
      <w:r w:rsidRPr="002864F3">
        <w:rPr>
          <w:lang w:eastAsia="x-none"/>
        </w:rPr>
        <w:t>DESCRIPTION</w:t>
      </w:r>
    </w:p>
    <w:p w14:paraId="353BDC28" w14:textId="68424424" w:rsidR="002864F3" w:rsidRPr="002864F3" w:rsidRDefault="002864F3" w:rsidP="002864F3">
      <w:pPr>
        <w:rPr>
          <w:lang w:eastAsia="x-none"/>
        </w:rPr>
      </w:pPr>
      <w:r w:rsidRPr="002864F3">
        <w:rPr>
          <w:lang w:eastAsia="x-none"/>
        </w:rPr>
        <w:tab/>
      </w:r>
      <w:r w:rsidRPr="003315D7">
        <w:rPr>
          <w:highlight w:val="yellow"/>
          <w:lang w:eastAsia="x-none"/>
        </w:rPr>
        <w:t>Đây là web service thực hiện điều chỉnh chứng từ</w:t>
      </w:r>
      <w:r w:rsidR="003315D7" w:rsidRPr="003315D7">
        <w:rPr>
          <w:highlight w:val="yellow"/>
          <w:lang w:eastAsia="x-none"/>
        </w:rPr>
        <w:t>, lưu ý chỉ điều chỉnh chứng từ ND70, không được điều chỉnh chứng từ ND123</w:t>
      </w:r>
    </w:p>
    <w:p w14:paraId="5479CB43" w14:textId="77777777" w:rsidR="002864F3" w:rsidRPr="002864F3" w:rsidRDefault="002864F3" w:rsidP="002864F3">
      <w:pPr>
        <w:rPr>
          <w:lang w:eastAsia="x-none"/>
        </w:rPr>
      </w:pPr>
      <w:r w:rsidRPr="002864F3">
        <w:rPr>
          <w:lang w:eastAsia="x-none"/>
        </w:rPr>
        <w:t>HTTP METHOD</w:t>
      </w:r>
    </w:p>
    <w:p w14:paraId="5F77B649" w14:textId="77777777" w:rsidR="002864F3" w:rsidRPr="002864F3" w:rsidRDefault="002864F3" w:rsidP="002864F3">
      <w:pPr>
        <w:rPr>
          <w:b/>
          <w:lang w:eastAsia="x-none"/>
        </w:rPr>
      </w:pPr>
      <w:r w:rsidRPr="002864F3">
        <w:rPr>
          <w:lang w:eastAsia="x-none"/>
        </w:rPr>
        <w:tab/>
        <w:t>POST</w:t>
      </w:r>
    </w:p>
    <w:p w14:paraId="0E98EC68" w14:textId="77777777" w:rsidR="002864F3" w:rsidRPr="002864F3" w:rsidRDefault="002864F3" w:rsidP="002864F3">
      <w:pPr>
        <w:rPr>
          <w:lang w:eastAsia="x-none"/>
        </w:rPr>
      </w:pPr>
      <w:r w:rsidRPr="002864F3">
        <w:rPr>
          <w:lang w:eastAsia="x-none"/>
        </w:rPr>
        <w:t>REQUEST BODY</w:t>
      </w:r>
    </w:p>
    <w:p w14:paraId="1BB21C1D" w14:textId="77777777" w:rsidR="002864F3" w:rsidRPr="002864F3" w:rsidRDefault="002864F3" w:rsidP="002864F3">
      <w:pPr>
        <w:numPr>
          <w:ilvl w:val="0"/>
          <w:numId w:val="94"/>
        </w:numPr>
        <w:rPr>
          <w:b/>
          <w:u w:val="single"/>
          <w:lang w:eastAsia="x-none"/>
        </w:rPr>
      </w:pPr>
      <w:r w:rsidRPr="002864F3">
        <w:rPr>
          <w:b/>
          <w:lang w:eastAsia="x-none"/>
        </w:rPr>
        <w:t>userName /</w:t>
      </w:r>
      <w:r w:rsidRPr="002864F3">
        <w:rPr>
          <w:lang w:eastAsia="x-none"/>
        </w:rPr>
        <w:t xml:space="preserve"> </w:t>
      </w:r>
      <w:r w:rsidRPr="002864F3">
        <w:rPr>
          <w:b/>
          <w:lang w:eastAsia="x-none"/>
        </w:rPr>
        <w:t>userPass</w:t>
      </w:r>
      <w:r w:rsidRPr="002864F3">
        <w:rPr>
          <w:lang w:eastAsia="x-none"/>
        </w:rPr>
        <w:t>: Tài khoản được cấp phát cho khách hàng để gọi đến webservice (tài khoản có quyền ServiceRole trong hệ thống).</w:t>
      </w:r>
    </w:p>
    <w:p w14:paraId="1AED3F35" w14:textId="77777777" w:rsidR="002864F3" w:rsidRPr="002864F3" w:rsidRDefault="002864F3" w:rsidP="002864F3">
      <w:pPr>
        <w:numPr>
          <w:ilvl w:val="0"/>
          <w:numId w:val="94"/>
        </w:numPr>
        <w:rPr>
          <w:b/>
          <w:u w:val="single"/>
          <w:lang w:eastAsia="x-none"/>
        </w:rPr>
      </w:pPr>
      <w:r w:rsidRPr="002864F3">
        <w:rPr>
          <w:b/>
          <w:lang w:eastAsia="x-none"/>
        </w:rPr>
        <w:t xml:space="preserve">Account/ACPass:  </w:t>
      </w:r>
      <w:r w:rsidRPr="002864F3">
        <w:rPr>
          <w:lang w:eastAsia="x-none"/>
        </w:rPr>
        <w:t>Tài khoản được cấp phát cho nhân viên gọi lệnh phát hành chứng từ</w:t>
      </w:r>
    </w:p>
    <w:p w14:paraId="1A9E9059" w14:textId="77777777" w:rsidR="002864F3" w:rsidRPr="002864F3" w:rsidRDefault="002864F3" w:rsidP="002864F3">
      <w:pPr>
        <w:numPr>
          <w:ilvl w:val="0"/>
          <w:numId w:val="94"/>
        </w:numPr>
        <w:rPr>
          <w:b/>
          <w:u w:val="single"/>
          <w:lang w:eastAsia="x-none"/>
        </w:rPr>
      </w:pPr>
      <w:r w:rsidRPr="002864F3">
        <w:rPr>
          <w:b/>
          <w:lang w:eastAsia="x-none"/>
        </w:rPr>
        <w:t>xmlInvData</w:t>
      </w:r>
      <w:r w:rsidRPr="002864F3">
        <w:rPr>
          <w:lang w:eastAsia="x-none"/>
        </w:rPr>
        <w:t>: String XML dữ liệu hóa đơn cũ và chứng từ điều chỉnh</w:t>
      </w:r>
    </w:p>
    <w:p w14:paraId="501473BB" w14:textId="77777777" w:rsidR="002864F3" w:rsidRPr="002864F3" w:rsidRDefault="002864F3" w:rsidP="002864F3">
      <w:pPr>
        <w:numPr>
          <w:ilvl w:val="0"/>
          <w:numId w:val="94"/>
        </w:numPr>
        <w:rPr>
          <w:b/>
          <w:lang w:eastAsia="x-none"/>
        </w:rPr>
      </w:pPr>
      <w:r w:rsidRPr="002864F3">
        <w:rPr>
          <w:b/>
          <w:lang w:eastAsia="x-none"/>
        </w:rPr>
        <w:t xml:space="preserve">fkey: </w:t>
      </w:r>
      <w:r w:rsidRPr="002864F3">
        <w:rPr>
          <w:lang w:eastAsia="x-none"/>
        </w:rPr>
        <w:t>Chuỗi xác định chứng từ cần điều chỉnh</w:t>
      </w:r>
    </w:p>
    <w:p w14:paraId="3BA8BF20" w14:textId="77777777" w:rsidR="002864F3" w:rsidRPr="002864F3" w:rsidRDefault="002864F3" w:rsidP="002864F3">
      <w:pPr>
        <w:numPr>
          <w:ilvl w:val="0"/>
          <w:numId w:val="94"/>
        </w:numPr>
        <w:rPr>
          <w:b/>
          <w:lang w:eastAsia="x-none"/>
        </w:rPr>
      </w:pPr>
      <w:r w:rsidRPr="002864F3">
        <w:rPr>
          <w:b/>
          <w:lang w:eastAsia="x-none"/>
        </w:rPr>
        <w:t>Convert</w:t>
      </w:r>
      <w:r w:rsidRPr="002864F3">
        <w:rPr>
          <w:lang w:eastAsia="x-none"/>
        </w:rPr>
        <w:t>: Mặc định là 0, (0 – Không cần convert từ TCVN3 sang Unicode. 1- Cần convert từ TCVN3 sang Unicode)</w:t>
      </w:r>
    </w:p>
    <w:p w14:paraId="53B90192" w14:textId="77777777" w:rsidR="002864F3" w:rsidRPr="002864F3" w:rsidRDefault="002864F3" w:rsidP="002864F3">
      <w:pPr>
        <w:numPr>
          <w:ilvl w:val="0"/>
          <w:numId w:val="94"/>
        </w:numPr>
        <w:rPr>
          <w:b/>
          <w:lang w:eastAsia="x-none"/>
        </w:rPr>
      </w:pPr>
      <w:r w:rsidRPr="002864F3">
        <w:rPr>
          <w:b/>
          <w:lang w:eastAsia="x-none"/>
        </w:rPr>
        <w:t>Pattern</w:t>
      </w:r>
      <w:r w:rsidRPr="002864F3">
        <w:rPr>
          <w:lang w:eastAsia="x-none"/>
        </w:rPr>
        <w:t>: Mẫu số</w:t>
      </w:r>
    </w:p>
    <w:p w14:paraId="7B7E1ACC" w14:textId="77777777" w:rsidR="002864F3" w:rsidRPr="002864F3" w:rsidRDefault="002864F3" w:rsidP="002864F3">
      <w:pPr>
        <w:numPr>
          <w:ilvl w:val="0"/>
          <w:numId w:val="94"/>
        </w:numPr>
        <w:rPr>
          <w:b/>
          <w:lang w:eastAsia="x-none"/>
        </w:rPr>
      </w:pPr>
      <w:r w:rsidRPr="002864F3">
        <w:rPr>
          <w:b/>
          <w:lang w:eastAsia="x-none"/>
        </w:rPr>
        <w:t>Serial</w:t>
      </w:r>
      <w:r w:rsidRPr="002864F3">
        <w:rPr>
          <w:lang w:eastAsia="x-none"/>
        </w:rPr>
        <w:t>: Ký hiệu</w:t>
      </w:r>
    </w:p>
    <w:p w14:paraId="2FD6FF5E" w14:textId="77777777" w:rsidR="002864F3" w:rsidRPr="002864F3" w:rsidRDefault="002864F3" w:rsidP="002864F3">
      <w:pPr>
        <w:numPr>
          <w:ilvl w:val="0"/>
          <w:numId w:val="94"/>
        </w:numPr>
        <w:rPr>
          <w:b/>
          <w:lang w:eastAsia="x-none"/>
        </w:rPr>
      </w:pPr>
      <w:r w:rsidRPr="002864F3">
        <w:rPr>
          <w:b/>
          <w:lang w:eastAsia="x-none"/>
        </w:rPr>
        <w:t xml:space="preserve">AttachFile: </w:t>
      </w:r>
      <w:r w:rsidRPr="002864F3">
        <w:rPr>
          <w:lang w:eastAsia="x-none"/>
        </w:rPr>
        <w:t>Đường dẫn file biên bản hoặc key để sinh biên bản tự động (=10: sinh biên bản tự động, =11: sinh và ký biên bản tự động, != 10 và !=11: Đường dẫn file biên bản)</w:t>
      </w:r>
    </w:p>
    <w:p w14:paraId="660F8B58" w14:textId="77777777" w:rsidR="002864F3" w:rsidRPr="002864F3" w:rsidRDefault="002864F3" w:rsidP="002864F3">
      <w:pPr>
        <w:rPr>
          <w:lang w:eastAsia="x-none"/>
        </w:rPr>
      </w:pPr>
    </w:p>
    <w:p w14:paraId="7D6192C5" w14:textId="77777777" w:rsidR="002864F3" w:rsidRPr="002864F3" w:rsidRDefault="002864F3" w:rsidP="002864F3">
      <w:pPr>
        <w:rPr>
          <w:lang w:eastAsia="x-none"/>
        </w:rPr>
      </w:pPr>
      <w:r w:rsidRPr="002864F3">
        <w:rPr>
          <w:lang w:eastAsia="x-none"/>
        </w:rPr>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2864F3" w:rsidRPr="002864F3" w14:paraId="043696AA" w14:textId="77777777" w:rsidTr="002864F3">
        <w:tc>
          <w:tcPr>
            <w:tcW w:w="1710" w:type="dxa"/>
            <w:tcBorders>
              <w:top w:val="single" w:sz="4" w:space="0" w:color="2E74B5"/>
              <w:left w:val="single" w:sz="4" w:space="0" w:color="2E74B5"/>
              <w:bottom w:val="single" w:sz="4" w:space="0" w:color="2E74B5"/>
              <w:right w:val="single" w:sz="4" w:space="0" w:color="2E74B5"/>
            </w:tcBorders>
            <w:shd w:val="clear" w:color="auto" w:fill="F2F2F2"/>
            <w:hideMark/>
          </w:tcPr>
          <w:p w14:paraId="23488DAC" w14:textId="77777777" w:rsidR="002864F3" w:rsidRPr="002864F3" w:rsidRDefault="002864F3" w:rsidP="002864F3">
            <w:pPr>
              <w:rPr>
                <w:lang w:eastAsia="x-none"/>
              </w:rPr>
            </w:pPr>
            <w:r w:rsidRPr="002864F3">
              <w:rPr>
                <w:lang w:eastAsia="x-none"/>
              </w:rPr>
              <w:lastRenderedPageBreak/>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hideMark/>
          </w:tcPr>
          <w:p w14:paraId="316FCDEF" w14:textId="77777777" w:rsidR="002864F3" w:rsidRPr="002864F3" w:rsidRDefault="002864F3" w:rsidP="002864F3">
            <w:pPr>
              <w:rPr>
                <w:lang w:eastAsia="x-none"/>
              </w:rPr>
            </w:pPr>
            <w:r w:rsidRPr="002864F3">
              <w:rPr>
                <w:lang w:eastAsia="x-none"/>
              </w:rPr>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hideMark/>
          </w:tcPr>
          <w:p w14:paraId="293C2A7C" w14:textId="77777777" w:rsidR="002864F3" w:rsidRPr="002864F3" w:rsidRDefault="002864F3" w:rsidP="002864F3">
            <w:pPr>
              <w:rPr>
                <w:lang w:eastAsia="x-none"/>
              </w:rPr>
            </w:pPr>
            <w:r w:rsidRPr="002864F3">
              <w:rPr>
                <w:lang w:eastAsia="x-none"/>
              </w:rPr>
              <w:t>Ghi chú</w:t>
            </w:r>
          </w:p>
        </w:tc>
      </w:tr>
      <w:tr w:rsidR="002864F3" w:rsidRPr="002864F3" w14:paraId="581F99DF" w14:textId="77777777" w:rsidTr="002864F3">
        <w:tc>
          <w:tcPr>
            <w:tcW w:w="1710" w:type="dxa"/>
            <w:tcBorders>
              <w:top w:val="single" w:sz="4" w:space="0" w:color="2E74B5"/>
              <w:left w:val="single" w:sz="4" w:space="0" w:color="2E74B5"/>
              <w:bottom w:val="single" w:sz="4" w:space="0" w:color="auto"/>
              <w:right w:val="single" w:sz="4" w:space="0" w:color="2E74B5"/>
            </w:tcBorders>
            <w:hideMark/>
          </w:tcPr>
          <w:p w14:paraId="3D3EB367" w14:textId="77777777" w:rsidR="002864F3" w:rsidRPr="002864F3" w:rsidRDefault="002864F3" w:rsidP="002864F3">
            <w:pPr>
              <w:rPr>
                <w:lang w:eastAsia="x-none"/>
              </w:rPr>
            </w:pPr>
            <w:r w:rsidRPr="002864F3">
              <w:rPr>
                <w:lang w:eastAsia="x-none"/>
              </w:rPr>
              <w:t>ERR:1</w:t>
            </w:r>
          </w:p>
        </w:tc>
        <w:tc>
          <w:tcPr>
            <w:tcW w:w="5040" w:type="dxa"/>
            <w:tcBorders>
              <w:top w:val="single" w:sz="4" w:space="0" w:color="2E74B5"/>
              <w:left w:val="single" w:sz="4" w:space="0" w:color="2E74B5"/>
              <w:bottom w:val="single" w:sz="4" w:space="0" w:color="2E74B5"/>
              <w:right w:val="single" w:sz="4" w:space="0" w:color="2E74B5"/>
            </w:tcBorders>
            <w:hideMark/>
          </w:tcPr>
          <w:p w14:paraId="29754060" w14:textId="77777777" w:rsidR="002864F3" w:rsidRPr="002864F3" w:rsidRDefault="002864F3" w:rsidP="002864F3">
            <w:pPr>
              <w:rPr>
                <w:lang w:eastAsia="x-none"/>
              </w:rPr>
            </w:pPr>
            <w:r w:rsidRPr="002864F3">
              <w:rPr>
                <w:lang w:eastAsia="x-none"/>
              </w:rPr>
              <w:t>Tài khoản đăng nhập sai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12336112" w14:textId="77777777" w:rsidR="002864F3" w:rsidRPr="002864F3" w:rsidRDefault="002864F3" w:rsidP="002864F3">
            <w:pPr>
              <w:rPr>
                <w:lang w:eastAsia="x-none"/>
              </w:rPr>
            </w:pPr>
          </w:p>
        </w:tc>
      </w:tr>
      <w:tr w:rsidR="002864F3" w:rsidRPr="002864F3" w14:paraId="66985DF2" w14:textId="77777777" w:rsidTr="002864F3">
        <w:tc>
          <w:tcPr>
            <w:tcW w:w="1710" w:type="dxa"/>
            <w:tcBorders>
              <w:top w:val="single" w:sz="4" w:space="0" w:color="2E74B5"/>
              <w:left w:val="single" w:sz="4" w:space="0" w:color="2E74B5"/>
              <w:bottom w:val="single" w:sz="4" w:space="0" w:color="auto"/>
              <w:right w:val="single" w:sz="4" w:space="0" w:color="2E74B5"/>
            </w:tcBorders>
            <w:hideMark/>
          </w:tcPr>
          <w:p w14:paraId="4F5EF1E7" w14:textId="77777777" w:rsidR="002864F3" w:rsidRPr="002864F3" w:rsidRDefault="002864F3" w:rsidP="002864F3">
            <w:pPr>
              <w:rPr>
                <w:lang w:eastAsia="x-none"/>
              </w:rPr>
            </w:pPr>
            <w:r w:rsidRPr="002864F3">
              <w:rPr>
                <w:lang w:eastAsia="x-none"/>
              </w:rPr>
              <w:t>ERR:2</w:t>
            </w:r>
          </w:p>
        </w:tc>
        <w:tc>
          <w:tcPr>
            <w:tcW w:w="5040" w:type="dxa"/>
            <w:tcBorders>
              <w:top w:val="single" w:sz="4" w:space="0" w:color="2E74B5"/>
              <w:left w:val="single" w:sz="4" w:space="0" w:color="2E74B5"/>
              <w:bottom w:val="single" w:sz="4" w:space="0" w:color="2E74B5"/>
              <w:right w:val="single" w:sz="4" w:space="0" w:color="2E74B5"/>
            </w:tcBorders>
            <w:hideMark/>
          </w:tcPr>
          <w:p w14:paraId="0873085B" w14:textId="77777777" w:rsidR="002864F3" w:rsidRPr="002864F3" w:rsidRDefault="002864F3" w:rsidP="002864F3">
            <w:pPr>
              <w:rPr>
                <w:lang w:eastAsia="x-none"/>
              </w:rPr>
            </w:pPr>
            <w:r w:rsidRPr="002864F3">
              <w:rPr>
                <w:lang w:eastAsia="x-none"/>
              </w:rPr>
              <w:t>Chứng từ cần điều chỉnh không tồn tại</w:t>
            </w:r>
          </w:p>
        </w:tc>
        <w:tc>
          <w:tcPr>
            <w:tcW w:w="2515" w:type="dxa"/>
            <w:tcBorders>
              <w:top w:val="single" w:sz="4" w:space="0" w:color="2E74B5"/>
              <w:left w:val="single" w:sz="4" w:space="0" w:color="2E74B5"/>
              <w:bottom w:val="single" w:sz="4" w:space="0" w:color="2E74B5"/>
              <w:right w:val="single" w:sz="4" w:space="0" w:color="2E74B5"/>
            </w:tcBorders>
          </w:tcPr>
          <w:p w14:paraId="401451F1" w14:textId="77777777" w:rsidR="002864F3" w:rsidRPr="002864F3" w:rsidRDefault="002864F3" w:rsidP="002864F3">
            <w:pPr>
              <w:rPr>
                <w:lang w:eastAsia="x-none"/>
              </w:rPr>
            </w:pPr>
          </w:p>
        </w:tc>
      </w:tr>
      <w:tr w:rsidR="002864F3" w:rsidRPr="002864F3" w14:paraId="179D067A" w14:textId="77777777" w:rsidTr="002864F3">
        <w:tc>
          <w:tcPr>
            <w:tcW w:w="1710" w:type="dxa"/>
            <w:tcBorders>
              <w:top w:val="single" w:sz="4" w:space="0" w:color="2E74B5"/>
              <w:left w:val="single" w:sz="4" w:space="0" w:color="2E74B5"/>
              <w:bottom w:val="single" w:sz="4" w:space="0" w:color="auto"/>
              <w:right w:val="single" w:sz="4" w:space="0" w:color="2E74B5"/>
            </w:tcBorders>
            <w:hideMark/>
          </w:tcPr>
          <w:p w14:paraId="7E58ED1E" w14:textId="77777777" w:rsidR="002864F3" w:rsidRPr="002864F3" w:rsidRDefault="002864F3" w:rsidP="002864F3">
            <w:pPr>
              <w:rPr>
                <w:lang w:eastAsia="x-none"/>
              </w:rPr>
            </w:pPr>
            <w:r w:rsidRPr="002864F3">
              <w:rPr>
                <w:lang w:eastAsia="x-none"/>
              </w:rPr>
              <w:t>ERR:3</w:t>
            </w:r>
          </w:p>
        </w:tc>
        <w:tc>
          <w:tcPr>
            <w:tcW w:w="5040" w:type="dxa"/>
            <w:tcBorders>
              <w:top w:val="single" w:sz="4" w:space="0" w:color="2E74B5"/>
              <w:left w:val="single" w:sz="4" w:space="0" w:color="2E74B5"/>
              <w:bottom w:val="single" w:sz="4" w:space="0" w:color="2E74B5"/>
              <w:right w:val="single" w:sz="4" w:space="0" w:color="2E74B5"/>
            </w:tcBorders>
            <w:hideMark/>
          </w:tcPr>
          <w:p w14:paraId="348DA0CB" w14:textId="77777777" w:rsidR="002864F3" w:rsidRPr="002864F3" w:rsidRDefault="002864F3" w:rsidP="002864F3">
            <w:pPr>
              <w:rPr>
                <w:lang w:eastAsia="x-none"/>
              </w:rPr>
            </w:pPr>
            <w:r w:rsidRPr="002864F3">
              <w:rPr>
                <w:lang w:eastAsia="x-none"/>
              </w:rPr>
              <w:t>Dữ liệu xml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385E6031" w14:textId="77777777" w:rsidR="002864F3" w:rsidRPr="002864F3" w:rsidRDefault="002864F3" w:rsidP="002864F3">
            <w:pPr>
              <w:rPr>
                <w:lang w:eastAsia="x-none"/>
              </w:rPr>
            </w:pPr>
          </w:p>
        </w:tc>
      </w:tr>
      <w:tr w:rsidR="002864F3" w:rsidRPr="002864F3" w14:paraId="248B579C" w14:textId="77777777" w:rsidTr="002864F3">
        <w:tc>
          <w:tcPr>
            <w:tcW w:w="1710" w:type="dxa"/>
            <w:tcBorders>
              <w:top w:val="single" w:sz="4" w:space="0" w:color="2E74B5"/>
              <w:left w:val="single" w:sz="4" w:space="0" w:color="2E74B5"/>
              <w:bottom w:val="single" w:sz="4" w:space="0" w:color="auto"/>
              <w:right w:val="single" w:sz="4" w:space="0" w:color="2E74B5"/>
            </w:tcBorders>
            <w:hideMark/>
          </w:tcPr>
          <w:p w14:paraId="7E0E4584" w14:textId="77777777" w:rsidR="002864F3" w:rsidRPr="002864F3" w:rsidRDefault="002864F3" w:rsidP="002864F3">
            <w:pPr>
              <w:rPr>
                <w:lang w:eastAsia="x-none"/>
              </w:rPr>
            </w:pPr>
            <w:r w:rsidRPr="002864F3">
              <w:rPr>
                <w:lang w:eastAsia="x-none"/>
              </w:rPr>
              <w:t>ERR:5</w:t>
            </w:r>
          </w:p>
        </w:tc>
        <w:tc>
          <w:tcPr>
            <w:tcW w:w="5040" w:type="dxa"/>
            <w:tcBorders>
              <w:top w:val="single" w:sz="4" w:space="0" w:color="2E74B5"/>
              <w:left w:val="single" w:sz="4" w:space="0" w:color="2E74B5"/>
              <w:bottom w:val="single" w:sz="4" w:space="0" w:color="2E74B5"/>
              <w:right w:val="single" w:sz="4" w:space="0" w:color="2E74B5"/>
            </w:tcBorders>
            <w:hideMark/>
          </w:tcPr>
          <w:p w14:paraId="048DD8EF" w14:textId="77777777" w:rsidR="002864F3" w:rsidRPr="002864F3" w:rsidRDefault="002864F3" w:rsidP="002864F3">
            <w:pPr>
              <w:rPr>
                <w:lang w:eastAsia="x-none"/>
              </w:rPr>
            </w:pPr>
            <w:r w:rsidRPr="002864F3">
              <w:rPr>
                <w:lang w:eastAsia="x-none"/>
              </w:rPr>
              <w:t>Không phát hành được Chứng từ</w:t>
            </w:r>
          </w:p>
        </w:tc>
        <w:tc>
          <w:tcPr>
            <w:tcW w:w="2515" w:type="dxa"/>
            <w:tcBorders>
              <w:top w:val="single" w:sz="4" w:space="0" w:color="2E74B5"/>
              <w:left w:val="single" w:sz="4" w:space="0" w:color="2E74B5"/>
              <w:bottom w:val="single" w:sz="4" w:space="0" w:color="2E74B5"/>
              <w:right w:val="single" w:sz="4" w:space="0" w:color="2E74B5"/>
            </w:tcBorders>
          </w:tcPr>
          <w:p w14:paraId="50C80597" w14:textId="77777777" w:rsidR="002864F3" w:rsidRPr="002864F3" w:rsidRDefault="002864F3" w:rsidP="002864F3">
            <w:pPr>
              <w:rPr>
                <w:lang w:eastAsia="x-none"/>
              </w:rPr>
            </w:pPr>
          </w:p>
        </w:tc>
      </w:tr>
      <w:tr w:rsidR="002864F3" w:rsidRPr="002864F3" w14:paraId="1EA77CB1" w14:textId="77777777" w:rsidTr="002864F3">
        <w:tc>
          <w:tcPr>
            <w:tcW w:w="1710" w:type="dxa"/>
            <w:tcBorders>
              <w:top w:val="single" w:sz="4" w:space="0" w:color="2E74B5"/>
              <w:left w:val="single" w:sz="4" w:space="0" w:color="2E74B5"/>
              <w:bottom w:val="single" w:sz="4" w:space="0" w:color="auto"/>
              <w:right w:val="single" w:sz="4" w:space="0" w:color="2E74B5"/>
            </w:tcBorders>
            <w:hideMark/>
          </w:tcPr>
          <w:p w14:paraId="10ACC8C7" w14:textId="77777777" w:rsidR="002864F3" w:rsidRPr="002864F3" w:rsidRDefault="002864F3" w:rsidP="002864F3">
            <w:pPr>
              <w:rPr>
                <w:lang w:eastAsia="x-none"/>
              </w:rPr>
            </w:pPr>
            <w:r w:rsidRPr="002864F3">
              <w:rPr>
                <w:lang w:eastAsia="x-none"/>
              </w:rPr>
              <w:t>ERR:6</w:t>
            </w:r>
          </w:p>
        </w:tc>
        <w:tc>
          <w:tcPr>
            <w:tcW w:w="5040" w:type="dxa"/>
            <w:tcBorders>
              <w:top w:val="single" w:sz="4" w:space="0" w:color="2E74B5"/>
              <w:left w:val="single" w:sz="4" w:space="0" w:color="2E74B5"/>
              <w:bottom w:val="single" w:sz="4" w:space="0" w:color="2E74B5"/>
              <w:right w:val="single" w:sz="4" w:space="0" w:color="2E74B5"/>
            </w:tcBorders>
            <w:hideMark/>
          </w:tcPr>
          <w:p w14:paraId="4F9F2A3F" w14:textId="77777777" w:rsidR="002864F3" w:rsidRPr="002864F3" w:rsidRDefault="002864F3" w:rsidP="002864F3">
            <w:pPr>
              <w:rPr>
                <w:lang w:eastAsia="x-none"/>
              </w:rPr>
            </w:pPr>
            <w:r w:rsidRPr="002864F3">
              <w:rPr>
                <w:lang w:eastAsia="x-none"/>
              </w:rPr>
              <w:t>Dải hóa đơn cũ đã hết</w:t>
            </w:r>
          </w:p>
        </w:tc>
        <w:tc>
          <w:tcPr>
            <w:tcW w:w="2515" w:type="dxa"/>
            <w:tcBorders>
              <w:top w:val="single" w:sz="4" w:space="0" w:color="2E74B5"/>
              <w:left w:val="single" w:sz="4" w:space="0" w:color="2E74B5"/>
              <w:bottom w:val="single" w:sz="4" w:space="0" w:color="2E74B5"/>
              <w:right w:val="single" w:sz="4" w:space="0" w:color="2E74B5"/>
            </w:tcBorders>
          </w:tcPr>
          <w:p w14:paraId="28249651" w14:textId="77777777" w:rsidR="002864F3" w:rsidRPr="002864F3" w:rsidRDefault="002864F3" w:rsidP="002864F3">
            <w:pPr>
              <w:rPr>
                <w:lang w:eastAsia="x-none"/>
              </w:rPr>
            </w:pPr>
          </w:p>
        </w:tc>
      </w:tr>
      <w:tr w:rsidR="002864F3" w:rsidRPr="002864F3" w14:paraId="72184939" w14:textId="77777777" w:rsidTr="002864F3">
        <w:trPr>
          <w:trHeight w:val="70"/>
        </w:trPr>
        <w:tc>
          <w:tcPr>
            <w:tcW w:w="1710" w:type="dxa"/>
            <w:tcBorders>
              <w:top w:val="single" w:sz="4" w:space="0" w:color="2E74B5"/>
              <w:left w:val="single" w:sz="4" w:space="0" w:color="2E74B5"/>
              <w:bottom w:val="single" w:sz="4" w:space="0" w:color="2E74B5"/>
              <w:right w:val="single" w:sz="4" w:space="0" w:color="2E74B5"/>
            </w:tcBorders>
            <w:hideMark/>
          </w:tcPr>
          <w:p w14:paraId="1A674EEC" w14:textId="77777777" w:rsidR="002864F3" w:rsidRPr="002864F3" w:rsidRDefault="002864F3" w:rsidP="002864F3">
            <w:pPr>
              <w:rPr>
                <w:lang w:eastAsia="x-none"/>
              </w:rPr>
            </w:pPr>
            <w:r w:rsidRPr="002864F3">
              <w:rPr>
                <w:lang w:eastAsia="x-none"/>
              </w:rPr>
              <w:t>ERR:7</w:t>
            </w:r>
          </w:p>
        </w:tc>
        <w:tc>
          <w:tcPr>
            <w:tcW w:w="5040" w:type="dxa"/>
            <w:tcBorders>
              <w:top w:val="single" w:sz="4" w:space="0" w:color="2E74B5"/>
              <w:left w:val="single" w:sz="4" w:space="0" w:color="2E74B5"/>
              <w:bottom w:val="single" w:sz="4" w:space="0" w:color="2E74B5"/>
              <w:right w:val="single" w:sz="4" w:space="0" w:color="2E74B5"/>
            </w:tcBorders>
            <w:hideMark/>
          </w:tcPr>
          <w:p w14:paraId="084B6531" w14:textId="77777777" w:rsidR="002864F3" w:rsidRPr="002864F3" w:rsidRDefault="002864F3" w:rsidP="002864F3">
            <w:pPr>
              <w:rPr>
                <w:lang w:eastAsia="x-none"/>
              </w:rPr>
            </w:pPr>
            <w:r w:rsidRPr="002864F3">
              <w:rPr>
                <w:lang w:eastAsia="x-none"/>
              </w:rPr>
              <w:t>User name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4F75B7C8" w14:textId="77777777" w:rsidR="002864F3" w:rsidRPr="002864F3" w:rsidRDefault="002864F3" w:rsidP="002864F3">
            <w:pPr>
              <w:rPr>
                <w:lang w:eastAsia="x-none"/>
              </w:rPr>
            </w:pPr>
          </w:p>
        </w:tc>
      </w:tr>
      <w:tr w:rsidR="002864F3" w:rsidRPr="002864F3" w14:paraId="5930223D" w14:textId="77777777" w:rsidTr="002864F3">
        <w:trPr>
          <w:trHeight w:val="70"/>
        </w:trPr>
        <w:tc>
          <w:tcPr>
            <w:tcW w:w="1710" w:type="dxa"/>
            <w:tcBorders>
              <w:top w:val="single" w:sz="4" w:space="0" w:color="2E74B5"/>
              <w:left w:val="single" w:sz="4" w:space="0" w:color="2E74B5"/>
              <w:bottom w:val="single" w:sz="4" w:space="0" w:color="2E74B5"/>
              <w:right w:val="single" w:sz="4" w:space="0" w:color="2E74B5"/>
            </w:tcBorders>
            <w:hideMark/>
          </w:tcPr>
          <w:p w14:paraId="28BDFA2F" w14:textId="77777777" w:rsidR="002864F3" w:rsidRPr="002864F3" w:rsidRDefault="002864F3" w:rsidP="002864F3">
            <w:pPr>
              <w:rPr>
                <w:lang w:eastAsia="x-none"/>
              </w:rPr>
            </w:pPr>
            <w:r w:rsidRPr="002864F3">
              <w:rPr>
                <w:lang w:eastAsia="x-none"/>
              </w:rPr>
              <w:t>ERR:8</w:t>
            </w:r>
          </w:p>
        </w:tc>
        <w:tc>
          <w:tcPr>
            <w:tcW w:w="5040" w:type="dxa"/>
            <w:tcBorders>
              <w:top w:val="single" w:sz="4" w:space="0" w:color="2E74B5"/>
              <w:left w:val="single" w:sz="4" w:space="0" w:color="2E74B5"/>
              <w:bottom w:val="single" w:sz="4" w:space="0" w:color="2E74B5"/>
              <w:right w:val="single" w:sz="4" w:space="0" w:color="2E74B5"/>
            </w:tcBorders>
            <w:hideMark/>
          </w:tcPr>
          <w:p w14:paraId="1B3394E6" w14:textId="77777777" w:rsidR="002864F3" w:rsidRPr="002864F3" w:rsidRDefault="002864F3" w:rsidP="002864F3">
            <w:pPr>
              <w:rPr>
                <w:lang w:eastAsia="x-none"/>
              </w:rPr>
            </w:pPr>
            <w:r w:rsidRPr="002864F3">
              <w:rPr>
                <w:lang w:eastAsia="x-none"/>
              </w:rPr>
              <w:t>Chứng từ cần điều chỉnh đã bị thay thế. Không thể điều chỉnh được nữa.</w:t>
            </w:r>
          </w:p>
        </w:tc>
        <w:tc>
          <w:tcPr>
            <w:tcW w:w="2515" w:type="dxa"/>
            <w:tcBorders>
              <w:top w:val="single" w:sz="4" w:space="0" w:color="2E74B5"/>
              <w:left w:val="single" w:sz="4" w:space="0" w:color="2E74B5"/>
              <w:bottom w:val="single" w:sz="4" w:space="0" w:color="2E74B5"/>
              <w:right w:val="single" w:sz="4" w:space="0" w:color="2E74B5"/>
            </w:tcBorders>
          </w:tcPr>
          <w:p w14:paraId="24E3FB65" w14:textId="77777777" w:rsidR="002864F3" w:rsidRPr="002864F3" w:rsidRDefault="002864F3" w:rsidP="002864F3">
            <w:pPr>
              <w:rPr>
                <w:lang w:eastAsia="x-none"/>
              </w:rPr>
            </w:pPr>
          </w:p>
        </w:tc>
      </w:tr>
      <w:tr w:rsidR="002864F3" w:rsidRPr="002864F3" w14:paraId="5BD3B983" w14:textId="77777777" w:rsidTr="002864F3">
        <w:trPr>
          <w:trHeight w:val="70"/>
        </w:trPr>
        <w:tc>
          <w:tcPr>
            <w:tcW w:w="1710" w:type="dxa"/>
            <w:tcBorders>
              <w:top w:val="single" w:sz="4" w:space="0" w:color="2E74B5"/>
              <w:left w:val="single" w:sz="4" w:space="0" w:color="2E74B5"/>
              <w:bottom w:val="single" w:sz="4" w:space="0" w:color="2E74B5"/>
              <w:right w:val="single" w:sz="4" w:space="0" w:color="2E74B5"/>
            </w:tcBorders>
          </w:tcPr>
          <w:p w14:paraId="269E621E" w14:textId="77777777" w:rsidR="002864F3" w:rsidRPr="002864F3" w:rsidRDefault="002864F3" w:rsidP="002864F3">
            <w:pPr>
              <w:rPr>
                <w:lang w:eastAsia="x-none"/>
              </w:rPr>
            </w:pPr>
            <w:r w:rsidRPr="002864F3">
              <w:rPr>
                <w:lang w:eastAsia="x-none"/>
              </w:rPr>
              <w:t>ERR:9</w:t>
            </w:r>
          </w:p>
          <w:p w14:paraId="2526D837" w14:textId="77777777" w:rsidR="002864F3" w:rsidRPr="002864F3" w:rsidRDefault="002864F3" w:rsidP="002864F3">
            <w:pPr>
              <w:rPr>
                <w:lang w:eastAsia="x-none"/>
              </w:rPr>
            </w:pPr>
          </w:p>
        </w:tc>
        <w:tc>
          <w:tcPr>
            <w:tcW w:w="5040" w:type="dxa"/>
            <w:tcBorders>
              <w:top w:val="single" w:sz="4" w:space="0" w:color="2E74B5"/>
              <w:left w:val="single" w:sz="4" w:space="0" w:color="2E74B5"/>
              <w:bottom w:val="single" w:sz="4" w:space="0" w:color="2E74B5"/>
              <w:right w:val="single" w:sz="4" w:space="0" w:color="2E74B5"/>
            </w:tcBorders>
            <w:hideMark/>
          </w:tcPr>
          <w:p w14:paraId="5E417C1D" w14:textId="77777777" w:rsidR="002864F3" w:rsidRPr="002864F3" w:rsidRDefault="002864F3" w:rsidP="002864F3">
            <w:pPr>
              <w:rPr>
                <w:lang w:eastAsia="x-none"/>
              </w:rPr>
            </w:pPr>
            <w:r w:rsidRPr="002864F3">
              <w:rPr>
                <w:lang w:eastAsia="x-none"/>
              </w:rPr>
              <w:t>Trạng thái chứng từ không được điều chỉnh</w:t>
            </w:r>
          </w:p>
        </w:tc>
        <w:tc>
          <w:tcPr>
            <w:tcW w:w="2515" w:type="dxa"/>
            <w:tcBorders>
              <w:top w:val="single" w:sz="4" w:space="0" w:color="2E74B5"/>
              <w:left w:val="single" w:sz="4" w:space="0" w:color="2E74B5"/>
              <w:bottom w:val="single" w:sz="4" w:space="0" w:color="2E74B5"/>
              <w:right w:val="single" w:sz="4" w:space="0" w:color="2E74B5"/>
            </w:tcBorders>
          </w:tcPr>
          <w:p w14:paraId="11433EFA" w14:textId="77777777" w:rsidR="002864F3" w:rsidRPr="002864F3" w:rsidRDefault="002864F3" w:rsidP="002864F3">
            <w:pPr>
              <w:rPr>
                <w:lang w:eastAsia="x-none"/>
              </w:rPr>
            </w:pPr>
          </w:p>
        </w:tc>
      </w:tr>
      <w:tr w:rsidR="002864F3" w:rsidRPr="002864F3" w14:paraId="42DD4B22" w14:textId="77777777" w:rsidTr="002864F3">
        <w:trPr>
          <w:trHeight w:val="70"/>
        </w:trPr>
        <w:tc>
          <w:tcPr>
            <w:tcW w:w="1710" w:type="dxa"/>
            <w:tcBorders>
              <w:top w:val="single" w:sz="4" w:space="0" w:color="2E74B5"/>
              <w:left w:val="single" w:sz="4" w:space="0" w:color="2E74B5"/>
              <w:bottom w:val="single" w:sz="4" w:space="0" w:color="2E74B5"/>
              <w:right w:val="single" w:sz="4" w:space="0" w:color="2E74B5"/>
            </w:tcBorders>
            <w:hideMark/>
          </w:tcPr>
          <w:p w14:paraId="6480B55F" w14:textId="77777777" w:rsidR="002864F3" w:rsidRPr="002864F3" w:rsidRDefault="002864F3" w:rsidP="002864F3">
            <w:pPr>
              <w:rPr>
                <w:lang w:eastAsia="x-none"/>
              </w:rPr>
            </w:pPr>
            <w:r w:rsidRPr="002864F3">
              <w:rPr>
                <w:lang w:eastAsia="x-none"/>
              </w:rPr>
              <w:t>ERR:13</w:t>
            </w:r>
          </w:p>
        </w:tc>
        <w:tc>
          <w:tcPr>
            <w:tcW w:w="5040" w:type="dxa"/>
            <w:tcBorders>
              <w:top w:val="single" w:sz="4" w:space="0" w:color="2E74B5"/>
              <w:left w:val="single" w:sz="4" w:space="0" w:color="2E74B5"/>
              <w:bottom w:val="single" w:sz="4" w:space="0" w:color="2E74B5"/>
              <w:right w:val="single" w:sz="4" w:space="0" w:color="2E74B5"/>
            </w:tcBorders>
            <w:hideMark/>
          </w:tcPr>
          <w:p w14:paraId="38BAF519" w14:textId="77777777" w:rsidR="002864F3" w:rsidRPr="002864F3" w:rsidRDefault="002864F3" w:rsidP="002864F3">
            <w:pPr>
              <w:rPr>
                <w:lang w:eastAsia="x-none"/>
              </w:rPr>
            </w:pPr>
            <w:r w:rsidRPr="002864F3">
              <w:rPr>
                <w:lang w:eastAsia="x-none"/>
              </w:rPr>
              <w:t>Lỗi trùng fkey</w:t>
            </w:r>
          </w:p>
        </w:tc>
        <w:tc>
          <w:tcPr>
            <w:tcW w:w="2515" w:type="dxa"/>
            <w:tcBorders>
              <w:top w:val="single" w:sz="4" w:space="0" w:color="2E74B5"/>
              <w:left w:val="single" w:sz="4" w:space="0" w:color="2E74B5"/>
              <w:bottom w:val="single" w:sz="4" w:space="0" w:color="2E74B5"/>
              <w:right w:val="single" w:sz="4" w:space="0" w:color="2E74B5"/>
            </w:tcBorders>
            <w:hideMark/>
          </w:tcPr>
          <w:p w14:paraId="77599606" w14:textId="77777777" w:rsidR="002864F3" w:rsidRPr="002864F3" w:rsidRDefault="002864F3" w:rsidP="002864F3">
            <w:pPr>
              <w:rPr>
                <w:lang w:eastAsia="x-none"/>
              </w:rPr>
            </w:pPr>
            <w:r w:rsidRPr="002864F3">
              <w:rPr>
                <w:lang w:eastAsia="x-none"/>
              </w:rPr>
              <w:t>Fkey của chứng từ mới đã tồn tại trên hệ thống</w:t>
            </w:r>
          </w:p>
        </w:tc>
      </w:tr>
      <w:tr w:rsidR="002864F3" w:rsidRPr="002864F3" w14:paraId="0493CDD7" w14:textId="77777777" w:rsidTr="002864F3">
        <w:trPr>
          <w:trHeight w:val="70"/>
        </w:trPr>
        <w:tc>
          <w:tcPr>
            <w:tcW w:w="1710" w:type="dxa"/>
            <w:tcBorders>
              <w:top w:val="single" w:sz="4" w:space="0" w:color="2E74B5"/>
              <w:left w:val="single" w:sz="4" w:space="0" w:color="2E74B5"/>
              <w:bottom w:val="single" w:sz="4" w:space="0" w:color="2E74B5"/>
              <w:right w:val="single" w:sz="4" w:space="0" w:color="2E74B5"/>
            </w:tcBorders>
            <w:hideMark/>
          </w:tcPr>
          <w:p w14:paraId="3E982102" w14:textId="77777777" w:rsidR="002864F3" w:rsidRPr="002864F3" w:rsidRDefault="002864F3" w:rsidP="002864F3">
            <w:pPr>
              <w:rPr>
                <w:lang w:eastAsia="x-none"/>
              </w:rPr>
            </w:pPr>
            <w:r w:rsidRPr="002864F3">
              <w:rPr>
                <w:lang w:eastAsia="x-none"/>
              </w:rPr>
              <w:t>ERR:14</w:t>
            </w:r>
          </w:p>
        </w:tc>
        <w:tc>
          <w:tcPr>
            <w:tcW w:w="5040" w:type="dxa"/>
            <w:tcBorders>
              <w:top w:val="single" w:sz="4" w:space="0" w:color="2E74B5"/>
              <w:left w:val="single" w:sz="4" w:space="0" w:color="2E74B5"/>
              <w:bottom w:val="single" w:sz="4" w:space="0" w:color="2E74B5"/>
              <w:right w:val="single" w:sz="4" w:space="0" w:color="2E74B5"/>
            </w:tcBorders>
            <w:hideMark/>
          </w:tcPr>
          <w:p w14:paraId="6D371268" w14:textId="77777777" w:rsidR="002864F3" w:rsidRPr="002864F3" w:rsidRDefault="002864F3" w:rsidP="002864F3">
            <w:pPr>
              <w:rPr>
                <w:lang w:eastAsia="x-none"/>
              </w:rPr>
            </w:pPr>
            <w:r w:rsidRPr="002864F3">
              <w:rPr>
                <w:lang w:eastAsia="x-none"/>
              </w:rPr>
              <w:t>Lỗi trong quá trình thực hiện cấp số chứng từ</w:t>
            </w:r>
          </w:p>
        </w:tc>
        <w:tc>
          <w:tcPr>
            <w:tcW w:w="2515" w:type="dxa"/>
            <w:tcBorders>
              <w:top w:val="single" w:sz="4" w:space="0" w:color="2E74B5"/>
              <w:left w:val="single" w:sz="4" w:space="0" w:color="2E74B5"/>
              <w:bottom w:val="single" w:sz="4" w:space="0" w:color="2E74B5"/>
              <w:right w:val="single" w:sz="4" w:space="0" w:color="2E74B5"/>
            </w:tcBorders>
          </w:tcPr>
          <w:p w14:paraId="74CA00F6" w14:textId="77777777" w:rsidR="002864F3" w:rsidRPr="002864F3" w:rsidRDefault="002864F3" w:rsidP="002864F3">
            <w:pPr>
              <w:rPr>
                <w:lang w:eastAsia="x-none"/>
              </w:rPr>
            </w:pPr>
          </w:p>
        </w:tc>
      </w:tr>
      <w:tr w:rsidR="002864F3" w:rsidRPr="002864F3" w14:paraId="19CD959C" w14:textId="77777777" w:rsidTr="002864F3">
        <w:trPr>
          <w:trHeight w:val="70"/>
        </w:trPr>
        <w:tc>
          <w:tcPr>
            <w:tcW w:w="1710" w:type="dxa"/>
            <w:tcBorders>
              <w:top w:val="single" w:sz="4" w:space="0" w:color="2E74B5"/>
              <w:left w:val="single" w:sz="4" w:space="0" w:color="2E74B5"/>
              <w:bottom w:val="single" w:sz="4" w:space="0" w:color="2E74B5"/>
              <w:right w:val="single" w:sz="4" w:space="0" w:color="2E74B5"/>
            </w:tcBorders>
            <w:hideMark/>
          </w:tcPr>
          <w:p w14:paraId="354C56F2" w14:textId="77777777" w:rsidR="002864F3" w:rsidRPr="002864F3" w:rsidRDefault="002864F3" w:rsidP="002864F3">
            <w:pPr>
              <w:rPr>
                <w:lang w:eastAsia="x-none"/>
              </w:rPr>
            </w:pPr>
            <w:r w:rsidRPr="002864F3">
              <w:rPr>
                <w:lang w:eastAsia="x-none"/>
              </w:rPr>
              <w:t>ERR:15</w:t>
            </w:r>
          </w:p>
        </w:tc>
        <w:tc>
          <w:tcPr>
            <w:tcW w:w="5040" w:type="dxa"/>
            <w:tcBorders>
              <w:top w:val="single" w:sz="4" w:space="0" w:color="2E74B5"/>
              <w:left w:val="single" w:sz="4" w:space="0" w:color="2E74B5"/>
              <w:bottom w:val="single" w:sz="4" w:space="0" w:color="2E74B5"/>
              <w:right w:val="single" w:sz="4" w:space="0" w:color="2E74B5"/>
            </w:tcBorders>
            <w:hideMark/>
          </w:tcPr>
          <w:p w14:paraId="4CB05156" w14:textId="77777777" w:rsidR="002864F3" w:rsidRPr="002864F3" w:rsidRDefault="002864F3" w:rsidP="002864F3">
            <w:pPr>
              <w:rPr>
                <w:lang w:eastAsia="x-none"/>
              </w:rPr>
            </w:pPr>
            <w:r w:rsidRPr="002864F3">
              <w:rPr>
                <w:lang w:eastAsia="x-none"/>
              </w:rPr>
              <w:t>Lỗi khi thực hiện Deserialize chuỗi chứng từ đầu vào</w:t>
            </w:r>
          </w:p>
        </w:tc>
        <w:tc>
          <w:tcPr>
            <w:tcW w:w="2515" w:type="dxa"/>
            <w:tcBorders>
              <w:top w:val="single" w:sz="4" w:space="0" w:color="2E74B5"/>
              <w:left w:val="single" w:sz="4" w:space="0" w:color="2E74B5"/>
              <w:bottom w:val="single" w:sz="4" w:space="0" w:color="2E74B5"/>
              <w:right w:val="single" w:sz="4" w:space="0" w:color="2E74B5"/>
            </w:tcBorders>
          </w:tcPr>
          <w:p w14:paraId="232D3EC3" w14:textId="77777777" w:rsidR="002864F3" w:rsidRPr="002864F3" w:rsidRDefault="002864F3" w:rsidP="002864F3">
            <w:pPr>
              <w:rPr>
                <w:lang w:eastAsia="x-none"/>
              </w:rPr>
            </w:pPr>
          </w:p>
        </w:tc>
      </w:tr>
      <w:tr w:rsidR="002864F3" w:rsidRPr="002864F3" w14:paraId="18B55F14" w14:textId="77777777" w:rsidTr="002864F3">
        <w:trPr>
          <w:trHeight w:val="70"/>
        </w:trPr>
        <w:tc>
          <w:tcPr>
            <w:tcW w:w="1710" w:type="dxa"/>
            <w:tcBorders>
              <w:top w:val="single" w:sz="4" w:space="0" w:color="2E74B5"/>
              <w:left w:val="single" w:sz="4" w:space="0" w:color="2E74B5"/>
              <w:bottom w:val="single" w:sz="4" w:space="0" w:color="2E74B5"/>
              <w:right w:val="single" w:sz="4" w:space="0" w:color="2E74B5"/>
            </w:tcBorders>
          </w:tcPr>
          <w:p w14:paraId="7EF1422E" w14:textId="77777777" w:rsidR="002864F3" w:rsidRPr="002864F3" w:rsidRDefault="002864F3" w:rsidP="002864F3">
            <w:pPr>
              <w:rPr>
                <w:lang w:eastAsia="x-none"/>
              </w:rPr>
            </w:pPr>
            <w:r w:rsidRPr="002864F3">
              <w:rPr>
                <w:lang w:eastAsia="x-none"/>
              </w:rPr>
              <w:t>ERR:19</w:t>
            </w:r>
          </w:p>
          <w:p w14:paraId="0884EDFA" w14:textId="77777777" w:rsidR="002864F3" w:rsidRPr="002864F3" w:rsidRDefault="002864F3" w:rsidP="002864F3">
            <w:pPr>
              <w:rPr>
                <w:lang w:eastAsia="x-none"/>
              </w:rPr>
            </w:pPr>
          </w:p>
        </w:tc>
        <w:tc>
          <w:tcPr>
            <w:tcW w:w="5040" w:type="dxa"/>
            <w:tcBorders>
              <w:top w:val="single" w:sz="4" w:space="0" w:color="2E74B5"/>
              <w:left w:val="single" w:sz="4" w:space="0" w:color="2E74B5"/>
              <w:bottom w:val="single" w:sz="4" w:space="0" w:color="2E74B5"/>
              <w:right w:val="single" w:sz="4" w:space="0" w:color="2E74B5"/>
            </w:tcBorders>
            <w:hideMark/>
          </w:tcPr>
          <w:p w14:paraId="6EAA4EAF" w14:textId="77777777" w:rsidR="002864F3" w:rsidRPr="002864F3" w:rsidRDefault="002864F3" w:rsidP="002864F3">
            <w:pPr>
              <w:rPr>
                <w:lang w:eastAsia="x-none"/>
              </w:rPr>
            </w:pPr>
            <w:r w:rsidRPr="002864F3">
              <w:rPr>
                <w:lang w:eastAsia="x-none"/>
              </w:rPr>
              <w:t>Pattern truyền vào không giống với chứng từ cần điều chỉnh</w:t>
            </w:r>
          </w:p>
        </w:tc>
        <w:tc>
          <w:tcPr>
            <w:tcW w:w="2515" w:type="dxa"/>
            <w:tcBorders>
              <w:top w:val="single" w:sz="4" w:space="0" w:color="2E74B5"/>
              <w:left w:val="single" w:sz="4" w:space="0" w:color="2E74B5"/>
              <w:bottom w:val="single" w:sz="4" w:space="0" w:color="2E74B5"/>
              <w:right w:val="single" w:sz="4" w:space="0" w:color="2E74B5"/>
            </w:tcBorders>
          </w:tcPr>
          <w:p w14:paraId="169978A0" w14:textId="77777777" w:rsidR="002864F3" w:rsidRPr="002864F3" w:rsidRDefault="002864F3" w:rsidP="002864F3">
            <w:pPr>
              <w:rPr>
                <w:lang w:eastAsia="x-none"/>
              </w:rPr>
            </w:pPr>
          </w:p>
        </w:tc>
      </w:tr>
      <w:tr w:rsidR="002864F3" w:rsidRPr="002864F3" w14:paraId="6E8204D9" w14:textId="77777777" w:rsidTr="002864F3">
        <w:trPr>
          <w:trHeight w:val="70"/>
        </w:trPr>
        <w:tc>
          <w:tcPr>
            <w:tcW w:w="1710" w:type="dxa"/>
            <w:tcBorders>
              <w:top w:val="single" w:sz="4" w:space="0" w:color="2E74B5"/>
              <w:left w:val="single" w:sz="4" w:space="0" w:color="2E74B5"/>
              <w:bottom w:val="single" w:sz="4" w:space="0" w:color="2E74B5"/>
              <w:right w:val="single" w:sz="4" w:space="0" w:color="2E74B5"/>
            </w:tcBorders>
          </w:tcPr>
          <w:p w14:paraId="010D4AA7" w14:textId="77777777" w:rsidR="002864F3" w:rsidRPr="002864F3" w:rsidRDefault="002864F3" w:rsidP="002864F3">
            <w:pPr>
              <w:rPr>
                <w:lang w:eastAsia="x-none"/>
              </w:rPr>
            </w:pPr>
            <w:r w:rsidRPr="002864F3">
              <w:rPr>
                <w:lang w:eastAsia="x-none"/>
              </w:rPr>
              <w:t>ERR:20</w:t>
            </w:r>
          </w:p>
          <w:p w14:paraId="75F5879C" w14:textId="77777777" w:rsidR="002864F3" w:rsidRPr="002864F3" w:rsidRDefault="002864F3" w:rsidP="002864F3">
            <w:pPr>
              <w:rPr>
                <w:lang w:eastAsia="x-none"/>
              </w:rPr>
            </w:pPr>
          </w:p>
        </w:tc>
        <w:tc>
          <w:tcPr>
            <w:tcW w:w="5040" w:type="dxa"/>
            <w:tcBorders>
              <w:top w:val="single" w:sz="4" w:space="0" w:color="2E74B5"/>
              <w:left w:val="single" w:sz="4" w:space="0" w:color="2E74B5"/>
              <w:bottom w:val="single" w:sz="4" w:space="0" w:color="2E74B5"/>
              <w:right w:val="single" w:sz="4" w:space="0" w:color="2E74B5"/>
            </w:tcBorders>
            <w:hideMark/>
          </w:tcPr>
          <w:p w14:paraId="67606C8C" w14:textId="77777777" w:rsidR="002864F3" w:rsidRPr="002864F3" w:rsidRDefault="002864F3" w:rsidP="002864F3">
            <w:pPr>
              <w:rPr>
                <w:lang w:eastAsia="x-none"/>
              </w:rPr>
            </w:pPr>
            <w:r w:rsidRPr="002864F3">
              <w:rPr>
                <w:lang w:eastAsia="x-none"/>
              </w:rPr>
              <w:t>Dải hóa đơn hết, User/Account không có quyền với Serial/Pattern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79312C6B" w14:textId="77777777" w:rsidR="002864F3" w:rsidRPr="002864F3" w:rsidRDefault="002864F3" w:rsidP="002864F3">
            <w:pPr>
              <w:rPr>
                <w:lang w:eastAsia="x-none"/>
              </w:rPr>
            </w:pPr>
          </w:p>
        </w:tc>
      </w:tr>
      <w:tr w:rsidR="002864F3" w:rsidRPr="002864F3" w14:paraId="76C8FC24" w14:textId="77777777" w:rsidTr="002864F3">
        <w:trPr>
          <w:trHeight w:val="70"/>
        </w:trPr>
        <w:tc>
          <w:tcPr>
            <w:tcW w:w="1710" w:type="dxa"/>
            <w:tcBorders>
              <w:top w:val="single" w:sz="4" w:space="0" w:color="2E74B5"/>
              <w:left w:val="single" w:sz="4" w:space="0" w:color="2E74B5"/>
              <w:bottom w:val="single" w:sz="4" w:space="0" w:color="2E74B5"/>
              <w:right w:val="single" w:sz="4" w:space="0" w:color="2E74B5"/>
            </w:tcBorders>
            <w:hideMark/>
          </w:tcPr>
          <w:p w14:paraId="0D00DBF7" w14:textId="77777777" w:rsidR="002864F3" w:rsidRPr="002864F3" w:rsidRDefault="002864F3" w:rsidP="002864F3">
            <w:pPr>
              <w:rPr>
                <w:lang w:eastAsia="x-none"/>
              </w:rPr>
            </w:pPr>
            <w:r w:rsidRPr="002864F3">
              <w:rPr>
                <w:lang w:eastAsia="x-none"/>
              </w:rPr>
              <w:t>ERR:21</w:t>
            </w:r>
          </w:p>
        </w:tc>
        <w:tc>
          <w:tcPr>
            <w:tcW w:w="5040" w:type="dxa"/>
            <w:tcBorders>
              <w:top w:val="single" w:sz="4" w:space="0" w:color="2E74B5"/>
              <w:left w:val="single" w:sz="4" w:space="0" w:color="2E74B5"/>
              <w:bottom w:val="single" w:sz="4" w:space="0" w:color="2E74B5"/>
              <w:right w:val="single" w:sz="4" w:space="0" w:color="2E74B5"/>
            </w:tcBorders>
            <w:hideMark/>
          </w:tcPr>
          <w:p w14:paraId="75035231" w14:textId="77777777" w:rsidR="002864F3" w:rsidRPr="002864F3" w:rsidRDefault="002864F3" w:rsidP="002864F3">
            <w:pPr>
              <w:rPr>
                <w:lang w:eastAsia="x-none"/>
              </w:rPr>
            </w:pPr>
            <w:r w:rsidRPr="002864F3">
              <w:rPr>
                <w:lang w:eastAsia="x-none"/>
              </w:rPr>
              <w:t>Trùng Fkey truyền vào</w:t>
            </w:r>
          </w:p>
        </w:tc>
        <w:tc>
          <w:tcPr>
            <w:tcW w:w="2515" w:type="dxa"/>
            <w:tcBorders>
              <w:top w:val="single" w:sz="4" w:space="0" w:color="2E74B5"/>
              <w:left w:val="single" w:sz="4" w:space="0" w:color="2E74B5"/>
              <w:bottom w:val="single" w:sz="4" w:space="0" w:color="2E74B5"/>
              <w:right w:val="single" w:sz="4" w:space="0" w:color="2E74B5"/>
            </w:tcBorders>
          </w:tcPr>
          <w:p w14:paraId="1B751C3C" w14:textId="77777777" w:rsidR="002864F3" w:rsidRPr="002864F3" w:rsidRDefault="002864F3" w:rsidP="002864F3">
            <w:pPr>
              <w:rPr>
                <w:lang w:eastAsia="x-none"/>
              </w:rPr>
            </w:pPr>
          </w:p>
        </w:tc>
      </w:tr>
      <w:tr w:rsidR="002864F3" w:rsidRPr="002864F3" w14:paraId="4E7F8EA7" w14:textId="77777777" w:rsidTr="002864F3">
        <w:trPr>
          <w:trHeight w:val="70"/>
        </w:trPr>
        <w:tc>
          <w:tcPr>
            <w:tcW w:w="1710" w:type="dxa"/>
            <w:tcBorders>
              <w:top w:val="single" w:sz="4" w:space="0" w:color="2E74B5"/>
              <w:left w:val="single" w:sz="4" w:space="0" w:color="2E74B5"/>
              <w:bottom w:val="single" w:sz="4" w:space="0" w:color="2E74B5"/>
              <w:right w:val="single" w:sz="4" w:space="0" w:color="2E74B5"/>
            </w:tcBorders>
            <w:hideMark/>
          </w:tcPr>
          <w:p w14:paraId="177DE2D2" w14:textId="77777777" w:rsidR="002864F3" w:rsidRPr="002864F3" w:rsidRDefault="002864F3" w:rsidP="002864F3">
            <w:pPr>
              <w:rPr>
                <w:lang w:eastAsia="x-none"/>
              </w:rPr>
            </w:pPr>
            <w:r w:rsidRPr="002864F3">
              <w:rPr>
                <w:lang w:eastAsia="x-none"/>
              </w:rPr>
              <w:t>ERR:29</w:t>
            </w:r>
          </w:p>
        </w:tc>
        <w:tc>
          <w:tcPr>
            <w:tcW w:w="5040" w:type="dxa"/>
            <w:tcBorders>
              <w:top w:val="single" w:sz="4" w:space="0" w:color="2E74B5"/>
              <w:left w:val="single" w:sz="4" w:space="0" w:color="2E74B5"/>
              <w:bottom w:val="single" w:sz="4" w:space="0" w:color="2E74B5"/>
              <w:right w:val="single" w:sz="4" w:space="0" w:color="2E74B5"/>
            </w:tcBorders>
            <w:hideMark/>
          </w:tcPr>
          <w:p w14:paraId="537361F0" w14:textId="77777777" w:rsidR="002864F3" w:rsidRPr="002864F3" w:rsidRDefault="002864F3" w:rsidP="002864F3">
            <w:pPr>
              <w:rPr>
                <w:lang w:eastAsia="x-none"/>
              </w:rPr>
            </w:pPr>
            <w:r w:rsidRPr="002864F3">
              <w:rPr>
                <w:lang w:eastAsia="x-none"/>
              </w:rPr>
              <w:t>Lỗi chứng thư hết hạn</w:t>
            </w:r>
          </w:p>
        </w:tc>
        <w:tc>
          <w:tcPr>
            <w:tcW w:w="2515" w:type="dxa"/>
            <w:tcBorders>
              <w:top w:val="single" w:sz="4" w:space="0" w:color="2E74B5"/>
              <w:left w:val="single" w:sz="4" w:space="0" w:color="2E74B5"/>
              <w:bottom w:val="single" w:sz="4" w:space="0" w:color="2E74B5"/>
              <w:right w:val="single" w:sz="4" w:space="0" w:color="2E74B5"/>
            </w:tcBorders>
          </w:tcPr>
          <w:p w14:paraId="0C811140" w14:textId="77777777" w:rsidR="002864F3" w:rsidRPr="002864F3" w:rsidRDefault="002864F3" w:rsidP="002864F3">
            <w:pPr>
              <w:rPr>
                <w:lang w:eastAsia="x-none"/>
              </w:rPr>
            </w:pPr>
          </w:p>
        </w:tc>
      </w:tr>
      <w:tr w:rsidR="002864F3" w:rsidRPr="002864F3" w14:paraId="30125277" w14:textId="77777777" w:rsidTr="002864F3">
        <w:trPr>
          <w:trHeight w:val="70"/>
        </w:trPr>
        <w:tc>
          <w:tcPr>
            <w:tcW w:w="1710" w:type="dxa"/>
            <w:tcBorders>
              <w:top w:val="single" w:sz="4" w:space="0" w:color="2E74B5"/>
              <w:left w:val="single" w:sz="4" w:space="0" w:color="2E74B5"/>
              <w:bottom w:val="single" w:sz="4" w:space="0" w:color="2E74B5"/>
              <w:right w:val="single" w:sz="4" w:space="0" w:color="2E74B5"/>
            </w:tcBorders>
            <w:hideMark/>
          </w:tcPr>
          <w:p w14:paraId="0E9084AC" w14:textId="77777777" w:rsidR="002864F3" w:rsidRPr="002864F3" w:rsidRDefault="002864F3" w:rsidP="002864F3">
            <w:pPr>
              <w:rPr>
                <w:lang w:eastAsia="x-none"/>
              </w:rPr>
            </w:pPr>
            <w:r w:rsidRPr="002864F3">
              <w:rPr>
                <w:lang w:eastAsia="x-none"/>
              </w:rPr>
              <w:t>ERR:30</w:t>
            </w:r>
          </w:p>
        </w:tc>
        <w:tc>
          <w:tcPr>
            <w:tcW w:w="5040" w:type="dxa"/>
            <w:tcBorders>
              <w:top w:val="single" w:sz="4" w:space="0" w:color="2E74B5"/>
              <w:left w:val="single" w:sz="4" w:space="0" w:color="2E74B5"/>
              <w:bottom w:val="single" w:sz="4" w:space="0" w:color="2E74B5"/>
              <w:right w:val="single" w:sz="4" w:space="0" w:color="2E74B5"/>
            </w:tcBorders>
            <w:hideMark/>
          </w:tcPr>
          <w:p w14:paraId="593E7274" w14:textId="77777777" w:rsidR="002864F3" w:rsidRPr="002864F3" w:rsidRDefault="002864F3" w:rsidP="002864F3">
            <w:pPr>
              <w:rPr>
                <w:lang w:eastAsia="x-none"/>
              </w:rPr>
            </w:pPr>
            <w:r w:rsidRPr="002864F3">
              <w:rPr>
                <w:lang w:eastAsia="x-none"/>
              </w:rPr>
              <w:t>Danh sách hóa đơn tồn tại ngày chứng từ nhỏ hơn ngày chứng từ đã phát hành</w:t>
            </w:r>
          </w:p>
        </w:tc>
        <w:tc>
          <w:tcPr>
            <w:tcW w:w="2515" w:type="dxa"/>
            <w:tcBorders>
              <w:top w:val="single" w:sz="4" w:space="0" w:color="2E74B5"/>
              <w:left w:val="single" w:sz="4" w:space="0" w:color="2E74B5"/>
              <w:bottom w:val="single" w:sz="4" w:space="0" w:color="2E74B5"/>
              <w:right w:val="single" w:sz="4" w:space="0" w:color="2E74B5"/>
            </w:tcBorders>
          </w:tcPr>
          <w:p w14:paraId="4BB9C047" w14:textId="77777777" w:rsidR="002864F3" w:rsidRPr="002864F3" w:rsidRDefault="002864F3" w:rsidP="002864F3">
            <w:pPr>
              <w:rPr>
                <w:lang w:eastAsia="x-none"/>
              </w:rPr>
            </w:pPr>
          </w:p>
        </w:tc>
      </w:tr>
      <w:tr w:rsidR="002864F3" w:rsidRPr="002864F3" w14:paraId="1DEEAEB0" w14:textId="77777777" w:rsidTr="002864F3">
        <w:trPr>
          <w:trHeight w:val="70"/>
        </w:trPr>
        <w:tc>
          <w:tcPr>
            <w:tcW w:w="1710" w:type="dxa"/>
            <w:tcBorders>
              <w:top w:val="single" w:sz="4" w:space="0" w:color="2E74B5"/>
              <w:left w:val="single" w:sz="4" w:space="0" w:color="2E74B5"/>
              <w:bottom w:val="single" w:sz="4" w:space="0" w:color="2E74B5"/>
              <w:right w:val="single" w:sz="4" w:space="0" w:color="2E74B5"/>
            </w:tcBorders>
            <w:hideMark/>
          </w:tcPr>
          <w:p w14:paraId="49F25D92" w14:textId="77777777" w:rsidR="002864F3" w:rsidRPr="002864F3" w:rsidRDefault="002864F3" w:rsidP="002864F3">
            <w:pPr>
              <w:rPr>
                <w:lang w:eastAsia="x-none"/>
              </w:rPr>
            </w:pPr>
            <w:r w:rsidRPr="002864F3">
              <w:rPr>
                <w:lang w:eastAsia="x-none"/>
              </w:rPr>
              <w:t>ERR:60</w:t>
            </w:r>
          </w:p>
        </w:tc>
        <w:tc>
          <w:tcPr>
            <w:tcW w:w="5040" w:type="dxa"/>
            <w:tcBorders>
              <w:top w:val="single" w:sz="4" w:space="0" w:color="2E74B5"/>
              <w:left w:val="single" w:sz="4" w:space="0" w:color="2E74B5"/>
              <w:bottom w:val="single" w:sz="4" w:space="0" w:color="2E74B5"/>
              <w:right w:val="single" w:sz="4" w:space="0" w:color="2E74B5"/>
            </w:tcBorders>
            <w:hideMark/>
          </w:tcPr>
          <w:p w14:paraId="71FC88AC" w14:textId="77777777" w:rsidR="002864F3" w:rsidRPr="002864F3" w:rsidRDefault="002864F3" w:rsidP="002864F3">
            <w:pPr>
              <w:rPr>
                <w:lang w:eastAsia="x-none"/>
              </w:rPr>
            </w:pPr>
            <w:r w:rsidRPr="002864F3">
              <w:rPr>
                <w:lang w:eastAsia="x-none"/>
              </w:rPr>
              <w:t>Chỉ được phép điều chỉnh chứng từ cùng loại (Có mã / Không mã).</w:t>
            </w:r>
          </w:p>
        </w:tc>
        <w:tc>
          <w:tcPr>
            <w:tcW w:w="2515" w:type="dxa"/>
            <w:tcBorders>
              <w:top w:val="single" w:sz="4" w:space="0" w:color="2E74B5"/>
              <w:left w:val="single" w:sz="4" w:space="0" w:color="2E74B5"/>
              <w:bottom w:val="single" w:sz="4" w:space="0" w:color="2E74B5"/>
              <w:right w:val="single" w:sz="4" w:space="0" w:color="2E74B5"/>
            </w:tcBorders>
          </w:tcPr>
          <w:p w14:paraId="00141823" w14:textId="77777777" w:rsidR="002864F3" w:rsidRPr="002864F3" w:rsidRDefault="002864F3" w:rsidP="002864F3">
            <w:pPr>
              <w:rPr>
                <w:lang w:eastAsia="x-none"/>
              </w:rPr>
            </w:pPr>
          </w:p>
        </w:tc>
      </w:tr>
      <w:tr w:rsidR="002864F3" w:rsidRPr="002864F3" w14:paraId="0108B9F2" w14:textId="77777777" w:rsidTr="002864F3">
        <w:trPr>
          <w:trHeight w:val="70"/>
        </w:trPr>
        <w:tc>
          <w:tcPr>
            <w:tcW w:w="1710" w:type="dxa"/>
            <w:tcBorders>
              <w:top w:val="single" w:sz="4" w:space="0" w:color="2E74B5"/>
              <w:left w:val="single" w:sz="4" w:space="0" w:color="2E74B5"/>
              <w:bottom w:val="single" w:sz="4" w:space="0" w:color="2E74B5"/>
              <w:right w:val="single" w:sz="4" w:space="0" w:color="2E74B5"/>
            </w:tcBorders>
            <w:hideMark/>
          </w:tcPr>
          <w:p w14:paraId="68B063B6" w14:textId="77777777" w:rsidR="002864F3" w:rsidRPr="002864F3" w:rsidRDefault="002864F3" w:rsidP="002864F3">
            <w:pPr>
              <w:rPr>
                <w:lang w:eastAsia="x-none"/>
              </w:rPr>
            </w:pPr>
            <w:r w:rsidRPr="002864F3">
              <w:rPr>
                <w:lang w:eastAsia="x-none"/>
              </w:rPr>
              <w:t>ERR:61</w:t>
            </w:r>
          </w:p>
        </w:tc>
        <w:tc>
          <w:tcPr>
            <w:tcW w:w="5040" w:type="dxa"/>
            <w:tcBorders>
              <w:top w:val="single" w:sz="4" w:space="0" w:color="2E74B5"/>
              <w:left w:val="single" w:sz="4" w:space="0" w:color="2E74B5"/>
              <w:bottom w:val="single" w:sz="4" w:space="0" w:color="2E74B5"/>
              <w:right w:val="single" w:sz="4" w:space="0" w:color="2E74B5"/>
            </w:tcBorders>
            <w:hideMark/>
          </w:tcPr>
          <w:p w14:paraId="51EE396C" w14:textId="77777777" w:rsidR="002864F3" w:rsidRPr="002864F3" w:rsidRDefault="002864F3" w:rsidP="002864F3">
            <w:pPr>
              <w:rPr>
                <w:lang w:eastAsia="x-none"/>
              </w:rPr>
            </w:pPr>
            <w:r w:rsidRPr="002864F3">
              <w:rPr>
                <w:lang w:eastAsia="x-none"/>
              </w:rPr>
              <w:t>Chỉ được phép điều chỉnh hóa đơn cùng loại (HD GTGT / HD bán hàng...).</w:t>
            </w:r>
          </w:p>
        </w:tc>
        <w:tc>
          <w:tcPr>
            <w:tcW w:w="2515" w:type="dxa"/>
            <w:tcBorders>
              <w:top w:val="single" w:sz="4" w:space="0" w:color="2E74B5"/>
              <w:left w:val="single" w:sz="4" w:space="0" w:color="2E74B5"/>
              <w:bottom w:val="single" w:sz="4" w:space="0" w:color="2E74B5"/>
              <w:right w:val="single" w:sz="4" w:space="0" w:color="2E74B5"/>
            </w:tcBorders>
          </w:tcPr>
          <w:p w14:paraId="3B1DCB30" w14:textId="77777777" w:rsidR="002864F3" w:rsidRPr="002864F3" w:rsidRDefault="002864F3" w:rsidP="002864F3">
            <w:pPr>
              <w:rPr>
                <w:lang w:eastAsia="x-none"/>
              </w:rPr>
            </w:pPr>
          </w:p>
        </w:tc>
      </w:tr>
      <w:tr w:rsidR="002864F3" w:rsidRPr="002864F3" w14:paraId="7304696F" w14:textId="77777777" w:rsidTr="002864F3">
        <w:trPr>
          <w:trHeight w:val="70"/>
        </w:trPr>
        <w:tc>
          <w:tcPr>
            <w:tcW w:w="1710" w:type="dxa"/>
            <w:tcBorders>
              <w:top w:val="single" w:sz="4" w:space="0" w:color="2E74B5"/>
              <w:left w:val="single" w:sz="4" w:space="0" w:color="2E74B5"/>
              <w:bottom w:val="single" w:sz="4" w:space="0" w:color="2E74B5"/>
              <w:right w:val="single" w:sz="4" w:space="0" w:color="2E74B5"/>
            </w:tcBorders>
            <w:hideMark/>
          </w:tcPr>
          <w:p w14:paraId="46D233A8" w14:textId="77777777" w:rsidR="002864F3" w:rsidRPr="002864F3" w:rsidRDefault="002864F3" w:rsidP="002864F3">
            <w:pPr>
              <w:rPr>
                <w:lang w:eastAsia="x-none"/>
              </w:rPr>
            </w:pPr>
            <w:r w:rsidRPr="002864F3">
              <w:rPr>
                <w:lang w:eastAsia="x-none"/>
              </w:rPr>
              <w:t>ERR:62</w:t>
            </w:r>
          </w:p>
        </w:tc>
        <w:tc>
          <w:tcPr>
            <w:tcW w:w="5040" w:type="dxa"/>
            <w:tcBorders>
              <w:top w:val="single" w:sz="4" w:space="0" w:color="2E74B5"/>
              <w:left w:val="single" w:sz="4" w:space="0" w:color="2E74B5"/>
              <w:bottom w:val="single" w:sz="4" w:space="0" w:color="2E74B5"/>
              <w:right w:val="single" w:sz="4" w:space="0" w:color="2E74B5"/>
            </w:tcBorders>
            <w:hideMark/>
          </w:tcPr>
          <w:p w14:paraId="09149D76" w14:textId="77777777" w:rsidR="002864F3" w:rsidRPr="002864F3" w:rsidRDefault="002864F3" w:rsidP="002864F3">
            <w:pPr>
              <w:rPr>
                <w:lang w:eastAsia="x-none"/>
              </w:rPr>
            </w:pPr>
            <w:r w:rsidRPr="002864F3">
              <w:rPr>
                <w:lang w:eastAsia="x-none"/>
              </w:rPr>
              <w:t>Không được dùng không mã đăng ký gửi bảng tổng hợp thay thế, điều chỉnh các hóa đơn không mã gửi thông tin chi tiết.</w:t>
            </w:r>
          </w:p>
        </w:tc>
        <w:tc>
          <w:tcPr>
            <w:tcW w:w="2515" w:type="dxa"/>
            <w:tcBorders>
              <w:top w:val="single" w:sz="4" w:space="0" w:color="2E74B5"/>
              <w:left w:val="single" w:sz="4" w:space="0" w:color="2E74B5"/>
              <w:bottom w:val="single" w:sz="4" w:space="0" w:color="2E74B5"/>
              <w:right w:val="single" w:sz="4" w:space="0" w:color="2E74B5"/>
            </w:tcBorders>
          </w:tcPr>
          <w:p w14:paraId="76E9663F" w14:textId="77777777" w:rsidR="002864F3" w:rsidRPr="002864F3" w:rsidRDefault="002864F3" w:rsidP="002864F3">
            <w:pPr>
              <w:rPr>
                <w:lang w:eastAsia="x-none"/>
              </w:rPr>
            </w:pPr>
          </w:p>
        </w:tc>
      </w:tr>
      <w:tr w:rsidR="002864F3" w:rsidRPr="002864F3" w14:paraId="53E3443E" w14:textId="77777777" w:rsidTr="002864F3">
        <w:trPr>
          <w:trHeight w:val="70"/>
        </w:trPr>
        <w:tc>
          <w:tcPr>
            <w:tcW w:w="1710" w:type="dxa"/>
            <w:tcBorders>
              <w:top w:val="single" w:sz="4" w:space="0" w:color="2E74B5"/>
              <w:left w:val="single" w:sz="4" w:space="0" w:color="2E74B5"/>
              <w:bottom w:val="single" w:sz="4" w:space="0" w:color="auto"/>
              <w:right w:val="single" w:sz="4" w:space="0" w:color="2E74B5"/>
            </w:tcBorders>
            <w:hideMark/>
          </w:tcPr>
          <w:p w14:paraId="0B4DAC8E" w14:textId="77777777" w:rsidR="002864F3" w:rsidRPr="002864F3" w:rsidRDefault="002864F3" w:rsidP="002864F3">
            <w:pPr>
              <w:rPr>
                <w:lang w:eastAsia="x-none"/>
              </w:rPr>
            </w:pPr>
            <w:r w:rsidRPr="002864F3">
              <w:rPr>
                <w:lang w:eastAsia="x-none"/>
              </w:rPr>
              <w:t>OK: pattern;serial;invNumber</w:t>
            </w:r>
          </w:p>
          <w:p w14:paraId="3DE18659" w14:textId="77777777" w:rsidR="002864F3" w:rsidRPr="002864F3" w:rsidRDefault="002864F3" w:rsidP="002864F3">
            <w:pPr>
              <w:rPr>
                <w:lang w:eastAsia="x-none"/>
              </w:rPr>
            </w:pPr>
            <w:r w:rsidRPr="002864F3">
              <w:rPr>
                <w:lang w:eastAsia="x-none"/>
              </w:rPr>
              <w:t>(Ví dụ:</w:t>
            </w:r>
          </w:p>
          <w:p w14:paraId="0FEBD81B" w14:textId="2E61ADAE" w:rsidR="002864F3" w:rsidRPr="002864F3" w:rsidRDefault="002864F3" w:rsidP="002864F3">
            <w:pPr>
              <w:rPr>
                <w:lang w:eastAsia="x-none"/>
              </w:rPr>
            </w:pPr>
            <w:r w:rsidRPr="002864F3">
              <w:rPr>
                <w:lang w:eastAsia="x-none"/>
              </w:rPr>
              <w:t xml:space="preserve">OK: </w:t>
            </w:r>
            <w:r w:rsidR="003315D7">
              <w:rPr>
                <w:lang w:eastAsia="x-none"/>
              </w:rPr>
              <w:t>03/TNCN</w:t>
            </w:r>
            <w:r w:rsidRPr="002864F3">
              <w:rPr>
                <w:lang w:eastAsia="x-none"/>
              </w:rPr>
              <w:t>/001;</w:t>
            </w:r>
            <w:r w:rsidR="003315D7">
              <w:rPr>
                <w:lang w:eastAsia="x-none"/>
              </w:rPr>
              <w:t>CT/25E</w:t>
            </w:r>
            <w:r w:rsidRPr="002864F3">
              <w:rPr>
                <w:lang w:eastAsia="x-none"/>
              </w:rPr>
              <w:t>;0000002)</w:t>
            </w:r>
          </w:p>
        </w:tc>
        <w:tc>
          <w:tcPr>
            <w:tcW w:w="5040" w:type="dxa"/>
            <w:tcBorders>
              <w:top w:val="single" w:sz="4" w:space="0" w:color="2E74B5"/>
              <w:left w:val="single" w:sz="4" w:space="0" w:color="2E74B5"/>
              <w:bottom w:val="single" w:sz="4" w:space="0" w:color="2E74B5"/>
              <w:right w:val="single" w:sz="4" w:space="0" w:color="2E74B5"/>
            </w:tcBorders>
          </w:tcPr>
          <w:p w14:paraId="65CE3A21" w14:textId="77777777" w:rsidR="002864F3" w:rsidRPr="002864F3" w:rsidRDefault="002864F3" w:rsidP="002864F3">
            <w:pPr>
              <w:numPr>
                <w:ilvl w:val="0"/>
                <w:numId w:val="95"/>
              </w:numPr>
              <w:rPr>
                <w:lang w:eastAsia="x-none"/>
              </w:rPr>
            </w:pPr>
            <w:r w:rsidRPr="002864F3">
              <w:rPr>
                <w:lang w:eastAsia="x-none"/>
              </w:rPr>
              <w:t xml:space="preserve">OK </w:t>
            </w:r>
            <w:r w:rsidRPr="002864F3">
              <w:rPr>
                <w:lang w:eastAsia="x-none"/>
              </w:rPr>
              <w:sym w:font="Wingdings" w:char="F0E0"/>
            </w:r>
            <w:r w:rsidRPr="002864F3">
              <w:rPr>
                <w:lang w:eastAsia="x-none"/>
              </w:rPr>
              <w:t xml:space="preserve"> đã phát hành chứng từ thành công</w:t>
            </w:r>
          </w:p>
          <w:p w14:paraId="3398F847" w14:textId="77777777" w:rsidR="002864F3" w:rsidRPr="002864F3" w:rsidRDefault="002864F3" w:rsidP="002864F3">
            <w:pPr>
              <w:numPr>
                <w:ilvl w:val="0"/>
                <w:numId w:val="95"/>
              </w:numPr>
              <w:rPr>
                <w:lang w:eastAsia="x-none"/>
              </w:rPr>
            </w:pPr>
            <w:r w:rsidRPr="002864F3">
              <w:rPr>
                <w:lang w:eastAsia="x-none"/>
              </w:rPr>
              <w:t>Patter</w:t>
            </w:r>
            <w:r w:rsidRPr="002864F3">
              <w:rPr>
                <w:lang w:eastAsia="x-none"/>
              </w:rPr>
              <w:sym w:font="Wingdings" w:char="F0E0"/>
            </w:r>
            <w:r w:rsidRPr="002864F3">
              <w:rPr>
                <w:lang w:eastAsia="x-none"/>
              </w:rPr>
              <w:t xml:space="preserve"> Mẫu số của chứng từ điều chỉnh </w:t>
            </w:r>
          </w:p>
          <w:p w14:paraId="0E79920A" w14:textId="77777777" w:rsidR="002864F3" w:rsidRPr="002864F3" w:rsidRDefault="002864F3" w:rsidP="002864F3">
            <w:pPr>
              <w:numPr>
                <w:ilvl w:val="0"/>
                <w:numId w:val="95"/>
              </w:numPr>
              <w:rPr>
                <w:lang w:eastAsia="x-none"/>
              </w:rPr>
            </w:pPr>
            <w:r w:rsidRPr="002864F3">
              <w:rPr>
                <w:lang w:eastAsia="x-none"/>
              </w:rPr>
              <w:t xml:space="preserve">Serial </w:t>
            </w:r>
            <w:r w:rsidRPr="002864F3">
              <w:rPr>
                <w:lang w:eastAsia="x-none"/>
              </w:rPr>
              <w:sym w:font="Wingdings" w:char="F0E0"/>
            </w:r>
            <w:r w:rsidRPr="002864F3">
              <w:rPr>
                <w:lang w:eastAsia="x-none"/>
              </w:rPr>
              <w:t xml:space="preserve"> serial của chứng từ điều chỉnh </w:t>
            </w:r>
          </w:p>
          <w:p w14:paraId="68E43FBB" w14:textId="77777777" w:rsidR="002864F3" w:rsidRPr="002864F3" w:rsidRDefault="002864F3" w:rsidP="002864F3">
            <w:pPr>
              <w:numPr>
                <w:ilvl w:val="0"/>
                <w:numId w:val="95"/>
              </w:numPr>
              <w:rPr>
                <w:lang w:eastAsia="x-none"/>
              </w:rPr>
            </w:pPr>
            <w:r w:rsidRPr="002864F3">
              <w:rPr>
                <w:lang w:eastAsia="x-none"/>
              </w:rPr>
              <w:t xml:space="preserve">invNumber: số chứng từ điều chỉnh </w:t>
            </w:r>
          </w:p>
          <w:p w14:paraId="176DC852" w14:textId="77777777" w:rsidR="002864F3" w:rsidRPr="002864F3" w:rsidRDefault="002864F3" w:rsidP="002864F3">
            <w:pPr>
              <w:rPr>
                <w:lang w:eastAsia="x-none"/>
              </w:rPr>
            </w:pPr>
          </w:p>
        </w:tc>
        <w:tc>
          <w:tcPr>
            <w:tcW w:w="2515" w:type="dxa"/>
            <w:tcBorders>
              <w:top w:val="single" w:sz="4" w:space="0" w:color="2E74B5"/>
              <w:left w:val="single" w:sz="4" w:space="0" w:color="2E74B5"/>
              <w:bottom w:val="single" w:sz="4" w:space="0" w:color="2E74B5"/>
              <w:right w:val="single" w:sz="4" w:space="0" w:color="2E74B5"/>
            </w:tcBorders>
          </w:tcPr>
          <w:p w14:paraId="69AAAE07" w14:textId="77777777" w:rsidR="002864F3" w:rsidRPr="002864F3" w:rsidRDefault="002864F3" w:rsidP="002864F3">
            <w:pPr>
              <w:rPr>
                <w:lang w:eastAsia="x-none"/>
              </w:rPr>
            </w:pPr>
          </w:p>
        </w:tc>
      </w:tr>
    </w:tbl>
    <w:p w14:paraId="50BDE879" w14:textId="77777777" w:rsidR="002864F3" w:rsidRPr="002864F3" w:rsidRDefault="002864F3" w:rsidP="002864F3">
      <w:pPr>
        <w:rPr>
          <w:lang w:eastAsia="x-none"/>
        </w:rPr>
      </w:pPr>
    </w:p>
    <w:p w14:paraId="208C3DA7" w14:textId="77777777" w:rsidR="002864F3" w:rsidRPr="002864F3" w:rsidRDefault="002864F3" w:rsidP="002864F3">
      <w:pPr>
        <w:rPr>
          <w:b/>
          <w:u w:val="single"/>
          <w:lang w:eastAsia="x-none"/>
        </w:rPr>
      </w:pPr>
      <w:r w:rsidRPr="002864F3">
        <w:rPr>
          <w:b/>
          <w:u w:val="single"/>
          <w:lang w:eastAsia="x-none"/>
        </w:rPr>
        <w:t>Cấu trúc của xmlInvData (các trường * là bắt buộc):</w:t>
      </w:r>
    </w:p>
    <w:p w14:paraId="3F260563" w14:textId="7B55C339" w:rsidR="002864F3" w:rsidRPr="002864F3" w:rsidRDefault="002864F3" w:rsidP="002864F3">
      <w:pPr>
        <w:rPr>
          <w:lang w:eastAsia="x-none"/>
        </w:rPr>
      </w:pPr>
      <w:r w:rsidRPr="002864F3">
        <w:rPr>
          <w:lang w:eastAsia="x-none"/>
        </w:rPr>
        <w:t>&lt;DieuChinh</w:t>
      </w:r>
      <w:r w:rsidR="0041674E">
        <w:rPr>
          <w:lang w:eastAsia="x-none"/>
        </w:rPr>
        <w:t>CT</w:t>
      </w:r>
      <w:r w:rsidRPr="002864F3">
        <w:rPr>
          <w:lang w:eastAsia="x-none"/>
        </w:rPr>
        <w:t>&gt;</w:t>
      </w:r>
    </w:p>
    <w:p w14:paraId="30A97903" w14:textId="77777777" w:rsidR="002864F3" w:rsidRDefault="002864F3" w:rsidP="002864F3">
      <w:pPr>
        <w:rPr>
          <w:lang w:val="en-SG" w:eastAsia="x-none"/>
        </w:rPr>
      </w:pPr>
      <w:r w:rsidRPr="002864F3">
        <w:rPr>
          <w:lang w:val="en-SG" w:eastAsia="x-none"/>
        </w:rPr>
        <w:tab/>
        <w:t>&lt;key&gt;fkey chứng từ &lt;/key&gt;</w:t>
      </w:r>
    </w:p>
    <w:p w14:paraId="70943DF4" w14:textId="004A20A9" w:rsidR="002864F3" w:rsidRPr="002864F3" w:rsidRDefault="00E515B7" w:rsidP="002864F3">
      <w:pPr>
        <w:rPr>
          <w:lang w:val="en-SG" w:eastAsia="x-none"/>
        </w:rPr>
      </w:pPr>
      <w:r>
        <w:rPr>
          <w:lang w:val="en-SG" w:eastAsia="x-none"/>
        </w:rPr>
        <w:t xml:space="preserve">            </w:t>
      </w:r>
      <w:r w:rsidR="002864F3" w:rsidRPr="002864F3">
        <w:rPr>
          <w:lang w:val="en-SG" w:eastAsia="x-none"/>
        </w:rPr>
        <w:t>&lt;TTChung&gt;</w:t>
      </w:r>
    </w:p>
    <w:p w14:paraId="0219BFFE" w14:textId="77777777" w:rsidR="002864F3" w:rsidRPr="002864F3" w:rsidRDefault="002864F3" w:rsidP="002864F3">
      <w:pPr>
        <w:rPr>
          <w:lang w:val="en-SG" w:eastAsia="x-none"/>
        </w:rPr>
      </w:pPr>
      <w:r w:rsidRPr="002864F3">
        <w:rPr>
          <w:lang w:val="en-SG" w:eastAsia="x-none"/>
        </w:rPr>
        <w:tab/>
      </w:r>
      <w:r w:rsidRPr="002864F3">
        <w:rPr>
          <w:lang w:val="en-SG" w:eastAsia="x-none"/>
        </w:rPr>
        <w:tab/>
        <w:t>&lt;NLap&gt;ngày lập chứng từ &lt;/NLap&gt;</w:t>
      </w:r>
    </w:p>
    <w:p w14:paraId="30E71A9D" w14:textId="77777777" w:rsidR="002864F3" w:rsidRPr="002864F3" w:rsidRDefault="002864F3" w:rsidP="002864F3">
      <w:pPr>
        <w:rPr>
          <w:lang w:val="en-SG" w:eastAsia="x-none"/>
        </w:rPr>
      </w:pPr>
      <w:r w:rsidRPr="002864F3">
        <w:rPr>
          <w:lang w:val="en-SG" w:eastAsia="x-none"/>
        </w:rPr>
        <w:lastRenderedPageBreak/>
        <w:tab/>
      </w:r>
      <w:r w:rsidRPr="002864F3">
        <w:rPr>
          <w:lang w:val="en-SG" w:eastAsia="x-none"/>
        </w:rPr>
        <w:tab/>
        <w:t>&lt;TTKhac&gt;</w:t>
      </w:r>
    </w:p>
    <w:p w14:paraId="2CF4BA60" w14:textId="77777777" w:rsidR="002864F3" w:rsidRPr="002864F3" w:rsidRDefault="002864F3" w:rsidP="002864F3">
      <w:pPr>
        <w:rPr>
          <w:lang w:val="en-SG" w:eastAsia="x-none"/>
        </w:rPr>
      </w:pPr>
      <w:r w:rsidRPr="002864F3">
        <w:rPr>
          <w:lang w:val="en-SG" w:eastAsia="x-none"/>
        </w:rPr>
        <w:tab/>
      </w:r>
      <w:r w:rsidRPr="002864F3">
        <w:rPr>
          <w:lang w:val="en-SG" w:eastAsia="x-none"/>
        </w:rPr>
        <w:tab/>
      </w:r>
      <w:r w:rsidRPr="002864F3">
        <w:rPr>
          <w:lang w:val="en-SG" w:eastAsia="x-none"/>
        </w:rPr>
        <w:tab/>
        <w:t>&lt;TTin&gt;</w:t>
      </w:r>
    </w:p>
    <w:p w14:paraId="439ECE57" w14:textId="77777777" w:rsidR="002864F3" w:rsidRPr="002864F3" w:rsidRDefault="002864F3" w:rsidP="002864F3">
      <w:pPr>
        <w:rPr>
          <w:lang w:val="en-SG" w:eastAsia="x-none"/>
        </w:rPr>
      </w:pPr>
      <w:r w:rsidRPr="002864F3">
        <w:rPr>
          <w:lang w:val="en-SG" w:eastAsia="x-none"/>
        </w:rPr>
        <w:tab/>
      </w:r>
      <w:r w:rsidRPr="002864F3">
        <w:rPr>
          <w:lang w:val="en-SG" w:eastAsia="x-none"/>
        </w:rPr>
        <w:tab/>
      </w:r>
      <w:r w:rsidRPr="002864F3">
        <w:rPr>
          <w:lang w:val="en-SG" w:eastAsia="x-none"/>
        </w:rPr>
        <w:tab/>
      </w:r>
      <w:r w:rsidRPr="002864F3">
        <w:rPr>
          <w:lang w:val="en-SG" w:eastAsia="x-none"/>
        </w:rPr>
        <w:tab/>
        <w:t>&lt;TTruong&gt;GChu&lt;/TTruong&gt;</w:t>
      </w:r>
    </w:p>
    <w:p w14:paraId="3E5EB4CD" w14:textId="77777777" w:rsidR="002864F3" w:rsidRPr="002864F3" w:rsidRDefault="002864F3" w:rsidP="002864F3">
      <w:pPr>
        <w:rPr>
          <w:lang w:val="nl-NL" w:eastAsia="x-none"/>
        </w:rPr>
      </w:pPr>
      <w:r w:rsidRPr="002864F3">
        <w:rPr>
          <w:lang w:val="en-SG" w:eastAsia="x-none"/>
        </w:rPr>
        <w:tab/>
      </w:r>
      <w:r w:rsidRPr="002864F3">
        <w:rPr>
          <w:lang w:val="en-SG" w:eastAsia="x-none"/>
        </w:rPr>
        <w:tab/>
      </w:r>
      <w:r w:rsidRPr="002864F3">
        <w:rPr>
          <w:lang w:val="en-SG" w:eastAsia="x-none"/>
        </w:rPr>
        <w:tab/>
      </w:r>
      <w:r w:rsidRPr="002864F3">
        <w:rPr>
          <w:lang w:val="en-SG" w:eastAsia="x-none"/>
        </w:rPr>
        <w:tab/>
      </w:r>
      <w:r w:rsidRPr="002864F3">
        <w:rPr>
          <w:lang w:val="nl-NL" w:eastAsia="x-none"/>
        </w:rPr>
        <w:t>&lt;KDLieu&gt;string&lt;/KDLieu&gt;</w:t>
      </w:r>
    </w:p>
    <w:p w14:paraId="524AE41A" w14:textId="77777777" w:rsidR="002864F3" w:rsidRPr="002864F3" w:rsidRDefault="002864F3" w:rsidP="002864F3">
      <w:pPr>
        <w:rPr>
          <w:lang w:val="nl-NL" w:eastAsia="x-none"/>
        </w:rPr>
      </w:pPr>
      <w:r w:rsidRPr="002864F3">
        <w:rPr>
          <w:lang w:val="nl-NL" w:eastAsia="x-none"/>
        </w:rPr>
        <w:tab/>
      </w:r>
      <w:r w:rsidRPr="002864F3">
        <w:rPr>
          <w:lang w:val="nl-NL" w:eastAsia="x-none"/>
        </w:rPr>
        <w:tab/>
      </w:r>
      <w:r w:rsidRPr="002864F3">
        <w:rPr>
          <w:lang w:val="nl-NL" w:eastAsia="x-none"/>
        </w:rPr>
        <w:tab/>
      </w:r>
      <w:r w:rsidRPr="002864F3">
        <w:rPr>
          <w:lang w:val="nl-NL" w:eastAsia="x-none"/>
        </w:rPr>
        <w:tab/>
        <w:t>&lt;DLieu&gt;Nội dung ghi chú&lt;/DLieu&gt;</w:t>
      </w:r>
    </w:p>
    <w:p w14:paraId="1E1DAC2A" w14:textId="77777777" w:rsidR="002864F3" w:rsidRPr="002864F3" w:rsidRDefault="002864F3" w:rsidP="002864F3">
      <w:pPr>
        <w:rPr>
          <w:lang w:val="en-SG" w:eastAsia="x-none"/>
        </w:rPr>
      </w:pPr>
      <w:r w:rsidRPr="002864F3">
        <w:rPr>
          <w:lang w:val="nl-NL" w:eastAsia="x-none"/>
        </w:rPr>
        <w:tab/>
      </w:r>
      <w:r w:rsidRPr="002864F3">
        <w:rPr>
          <w:lang w:val="nl-NL" w:eastAsia="x-none"/>
        </w:rPr>
        <w:tab/>
      </w:r>
      <w:r w:rsidRPr="002864F3">
        <w:rPr>
          <w:lang w:val="nl-NL" w:eastAsia="x-none"/>
        </w:rPr>
        <w:tab/>
      </w:r>
      <w:r w:rsidRPr="002864F3">
        <w:rPr>
          <w:lang w:val="en-SG" w:eastAsia="x-none"/>
        </w:rPr>
        <w:t>&lt;/TTin&gt;</w:t>
      </w:r>
    </w:p>
    <w:p w14:paraId="73627E41" w14:textId="77777777" w:rsidR="002864F3" w:rsidRPr="002864F3" w:rsidRDefault="002864F3" w:rsidP="002864F3">
      <w:pPr>
        <w:rPr>
          <w:lang w:val="en-SG" w:eastAsia="x-none"/>
        </w:rPr>
      </w:pPr>
      <w:r w:rsidRPr="002864F3">
        <w:rPr>
          <w:lang w:val="en-SG" w:eastAsia="x-none"/>
        </w:rPr>
        <w:tab/>
      </w:r>
      <w:r w:rsidRPr="002864F3">
        <w:rPr>
          <w:lang w:val="en-SG" w:eastAsia="x-none"/>
        </w:rPr>
        <w:tab/>
        <w:t>&lt;/TTKhac&gt;</w:t>
      </w:r>
    </w:p>
    <w:p w14:paraId="249269E4" w14:textId="77777777" w:rsidR="002864F3" w:rsidRPr="002864F3" w:rsidRDefault="002864F3" w:rsidP="002864F3">
      <w:pPr>
        <w:rPr>
          <w:lang w:val="en-SG" w:eastAsia="x-none"/>
        </w:rPr>
      </w:pPr>
      <w:r w:rsidRPr="002864F3">
        <w:rPr>
          <w:lang w:val="en-SG" w:eastAsia="x-none"/>
        </w:rPr>
        <w:tab/>
        <w:t>&lt;/TTChung&gt;</w:t>
      </w:r>
    </w:p>
    <w:p w14:paraId="1FF5276C" w14:textId="77777777" w:rsidR="002864F3" w:rsidRPr="002864F3" w:rsidRDefault="002864F3" w:rsidP="002864F3">
      <w:pPr>
        <w:rPr>
          <w:lang w:val="en-SG" w:eastAsia="x-none"/>
        </w:rPr>
      </w:pPr>
      <w:r w:rsidRPr="002864F3">
        <w:rPr>
          <w:lang w:val="en-SG" w:eastAsia="x-none"/>
        </w:rPr>
        <w:tab/>
        <w:t>&lt;NDCTu&gt;</w:t>
      </w:r>
    </w:p>
    <w:p w14:paraId="1AF61AAD" w14:textId="77777777" w:rsidR="002864F3" w:rsidRPr="002864F3" w:rsidRDefault="002864F3" w:rsidP="002864F3">
      <w:pPr>
        <w:rPr>
          <w:lang w:val="en-SG" w:eastAsia="x-none"/>
        </w:rPr>
      </w:pPr>
      <w:r w:rsidRPr="002864F3">
        <w:rPr>
          <w:lang w:val="en-SG" w:eastAsia="x-none"/>
        </w:rPr>
        <w:tab/>
      </w:r>
      <w:r w:rsidRPr="002864F3">
        <w:rPr>
          <w:lang w:val="en-SG" w:eastAsia="x-none"/>
        </w:rPr>
        <w:tab/>
        <w:t>&lt;NNT&gt;</w:t>
      </w:r>
    </w:p>
    <w:p w14:paraId="6E6A1A6A" w14:textId="1A79958B" w:rsidR="002864F3" w:rsidRPr="002864F3" w:rsidRDefault="002864F3" w:rsidP="002864F3">
      <w:pPr>
        <w:rPr>
          <w:lang w:val="nl-NL" w:eastAsia="x-none"/>
        </w:rPr>
      </w:pPr>
      <w:r w:rsidRPr="002864F3">
        <w:rPr>
          <w:lang w:val="en-SG" w:eastAsia="x-none"/>
        </w:rPr>
        <w:tab/>
      </w:r>
      <w:r w:rsidRPr="002864F3">
        <w:rPr>
          <w:lang w:val="en-SG" w:eastAsia="x-none"/>
        </w:rPr>
        <w:tab/>
      </w:r>
      <w:r w:rsidRPr="002864F3">
        <w:rPr>
          <w:lang w:val="en-SG" w:eastAsia="x-none"/>
        </w:rPr>
        <w:tab/>
      </w:r>
      <w:r w:rsidRPr="002864F3">
        <w:rPr>
          <w:lang w:val="nl-NL" w:eastAsia="x-none"/>
        </w:rPr>
        <w:t xml:space="preserve">&lt;Ten&gt;Tên </w:t>
      </w:r>
      <w:r w:rsidR="000E26B3" w:rsidRPr="00AE187D">
        <w:rPr>
          <w:color w:val="000000"/>
          <w:sz w:val="18"/>
          <w:szCs w:val="18"/>
          <w:shd w:val="clear" w:color="auto" w:fill="FFFFFF"/>
          <w:lang w:val="nl-NL"/>
        </w:rPr>
        <w:t>*</w:t>
      </w:r>
      <w:r w:rsidRPr="002864F3">
        <w:rPr>
          <w:lang w:val="nl-NL" w:eastAsia="x-none"/>
        </w:rPr>
        <w:t>&lt;/Ten&gt;</w:t>
      </w:r>
    </w:p>
    <w:p w14:paraId="77843DDB" w14:textId="77777777" w:rsidR="002864F3" w:rsidRPr="002864F3" w:rsidRDefault="002864F3" w:rsidP="002864F3">
      <w:pPr>
        <w:rPr>
          <w:lang w:val="nl-NL" w:eastAsia="x-none"/>
        </w:rPr>
      </w:pPr>
      <w:r w:rsidRPr="002864F3">
        <w:rPr>
          <w:lang w:val="nl-NL" w:eastAsia="x-none"/>
        </w:rPr>
        <w:tab/>
      </w:r>
      <w:r w:rsidRPr="002864F3">
        <w:rPr>
          <w:lang w:val="nl-NL" w:eastAsia="x-none"/>
        </w:rPr>
        <w:tab/>
      </w:r>
      <w:r w:rsidRPr="002864F3">
        <w:rPr>
          <w:lang w:val="nl-NL" w:eastAsia="x-none"/>
        </w:rPr>
        <w:tab/>
        <w:t>&lt;MKHang&gt;Mã khách hàng&lt;/MKHang&gt;</w:t>
      </w:r>
    </w:p>
    <w:p w14:paraId="2745E363" w14:textId="77777777" w:rsidR="002864F3" w:rsidRPr="002864F3" w:rsidRDefault="002864F3" w:rsidP="002864F3">
      <w:pPr>
        <w:rPr>
          <w:lang w:val="nl-NL" w:eastAsia="x-none"/>
        </w:rPr>
      </w:pPr>
      <w:r w:rsidRPr="002864F3">
        <w:rPr>
          <w:lang w:val="nl-NL" w:eastAsia="x-none"/>
        </w:rPr>
        <w:tab/>
      </w:r>
      <w:r w:rsidRPr="002864F3">
        <w:rPr>
          <w:lang w:val="nl-NL" w:eastAsia="x-none"/>
        </w:rPr>
        <w:tab/>
      </w:r>
      <w:r w:rsidRPr="002864F3">
        <w:rPr>
          <w:lang w:val="nl-NL" w:eastAsia="x-none"/>
        </w:rPr>
        <w:tab/>
        <w:t>&lt;MST&gt;Mã số thuế (Bắt buộc nếu có)&lt;/MST&gt;</w:t>
      </w:r>
    </w:p>
    <w:p w14:paraId="3F3104F0" w14:textId="456AB110" w:rsidR="002864F3" w:rsidRPr="002864F3" w:rsidRDefault="002864F3" w:rsidP="002864F3">
      <w:pPr>
        <w:rPr>
          <w:lang w:val="nl-NL" w:eastAsia="x-none"/>
        </w:rPr>
      </w:pPr>
      <w:r w:rsidRPr="002864F3">
        <w:rPr>
          <w:lang w:val="nl-NL" w:eastAsia="x-none"/>
        </w:rPr>
        <w:tab/>
      </w:r>
      <w:r w:rsidRPr="002864F3">
        <w:rPr>
          <w:lang w:val="nl-NL" w:eastAsia="x-none"/>
        </w:rPr>
        <w:tab/>
      </w:r>
      <w:r w:rsidRPr="002864F3">
        <w:rPr>
          <w:lang w:val="nl-NL" w:eastAsia="x-none"/>
        </w:rPr>
        <w:tab/>
        <w:t xml:space="preserve">&lt;DChi&gt;Địa chỉ </w:t>
      </w:r>
      <w:r w:rsidR="000E26B3" w:rsidRPr="00AE187D">
        <w:rPr>
          <w:color w:val="000000"/>
          <w:sz w:val="18"/>
          <w:szCs w:val="18"/>
          <w:shd w:val="clear" w:color="auto" w:fill="FFFFFF"/>
          <w:lang w:val="nl-NL"/>
        </w:rPr>
        <w:t>*</w:t>
      </w:r>
      <w:r w:rsidRPr="002864F3">
        <w:rPr>
          <w:lang w:val="nl-NL" w:eastAsia="x-none"/>
        </w:rPr>
        <w:t>&lt;/DChi&gt;</w:t>
      </w:r>
    </w:p>
    <w:p w14:paraId="569738F6" w14:textId="77777777" w:rsidR="002864F3" w:rsidRPr="002864F3" w:rsidRDefault="002864F3" w:rsidP="002864F3">
      <w:pPr>
        <w:rPr>
          <w:lang w:val="nl-NL" w:eastAsia="x-none"/>
        </w:rPr>
      </w:pPr>
      <w:r w:rsidRPr="002864F3">
        <w:rPr>
          <w:lang w:val="nl-NL" w:eastAsia="x-none"/>
        </w:rPr>
        <w:tab/>
      </w:r>
      <w:r w:rsidRPr="002864F3">
        <w:rPr>
          <w:lang w:val="nl-NL" w:eastAsia="x-none"/>
        </w:rPr>
        <w:tab/>
      </w:r>
      <w:r w:rsidRPr="002864F3">
        <w:rPr>
          <w:lang w:val="nl-NL" w:eastAsia="x-none"/>
        </w:rPr>
        <w:tab/>
        <w:t>&lt;QTich&gt;Quốc tịch(VN)&lt;/QTich&gt;</w:t>
      </w:r>
    </w:p>
    <w:p w14:paraId="0271240A" w14:textId="77777777" w:rsidR="002864F3" w:rsidRPr="002864F3" w:rsidRDefault="002864F3" w:rsidP="002864F3">
      <w:pPr>
        <w:rPr>
          <w:lang w:val="nl-NL" w:eastAsia="x-none"/>
        </w:rPr>
      </w:pPr>
      <w:r w:rsidRPr="002864F3">
        <w:rPr>
          <w:lang w:val="nl-NL" w:eastAsia="x-none"/>
        </w:rPr>
        <w:tab/>
      </w:r>
      <w:r w:rsidRPr="002864F3">
        <w:rPr>
          <w:lang w:val="nl-NL" w:eastAsia="x-none"/>
        </w:rPr>
        <w:tab/>
      </w:r>
      <w:r w:rsidRPr="002864F3">
        <w:rPr>
          <w:lang w:val="nl-NL" w:eastAsia="x-none"/>
        </w:rPr>
        <w:tab/>
        <w:t>&lt;CNCTru&gt;Mã cá nhân cư trú Số (0: Cá nhân không cư trú, 1: Cá nhân cư trú)*&lt;/CNCTru&gt;</w:t>
      </w:r>
    </w:p>
    <w:p w14:paraId="498051F9" w14:textId="77777777" w:rsidR="002864F3" w:rsidRPr="002864F3" w:rsidRDefault="002864F3" w:rsidP="002864F3">
      <w:pPr>
        <w:rPr>
          <w:lang w:val="nl-NL" w:eastAsia="x-none"/>
        </w:rPr>
      </w:pPr>
      <w:r w:rsidRPr="002864F3">
        <w:rPr>
          <w:lang w:val="nl-NL" w:eastAsia="x-none"/>
        </w:rPr>
        <w:tab/>
      </w:r>
      <w:r w:rsidRPr="002864F3">
        <w:rPr>
          <w:lang w:val="nl-NL" w:eastAsia="x-none"/>
        </w:rPr>
        <w:tab/>
      </w:r>
      <w:r w:rsidRPr="002864F3">
        <w:rPr>
          <w:lang w:val="nl-NL" w:eastAsia="x-none"/>
        </w:rPr>
        <w:tab/>
        <w:t>&lt;CMND&gt;chứng minh thư hoặc căn cước công dân (Bắt buộc (Đối với trường hợp không có MST))&lt;/CMND&gt;</w:t>
      </w:r>
    </w:p>
    <w:p w14:paraId="5AD59C18" w14:textId="77777777" w:rsidR="002864F3" w:rsidRPr="002864F3" w:rsidRDefault="002864F3" w:rsidP="002864F3">
      <w:pPr>
        <w:rPr>
          <w:lang w:val="nl-NL" w:eastAsia="x-none"/>
        </w:rPr>
      </w:pPr>
      <w:r w:rsidRPr="002864F3">
        <w:rPr>
          <w:lang w:val="nl-NL" w:eastAsia="x-none"/>
        </w:rPr>
        <w:tab/>
      </w:r>
      <w:r w:rsidRPr="002864F3">
        <w:rPr>
          <w:lang w:val="nl-NL" w:eastAsia="x-none"/>
        </w:rPr>
        <w:tab/>
      </w:r>
      <w:r w:rsidRPr="002864F3">
        <w:rPr>
          <w:lang w:val="nl-NL" w:eastAsia="x-none"/>
        </w:rPr>
        <w:tab/>
        <w:t>&lt;DCTDTu&gt;Địa chỉ thư điện tử &lt;/DCTDTu&gt;</w:t>
      </w:r>
    </w:p>
    <w:p w14:paraId="4FD21F02" w14:textId="29179C2A" w:rsidR="002864F3" w:rsidRPr="002864F3" w:rsidRDefault="002864F3" w:rsidP="002864F3">
      <w:pPr>
        <w:rPr>
          <w:lang w:val="nl-NL" w:eastAsia="x-none"/>
        </w:rPr>
      </w:pPr>
      <w:r w:rsidRPr="002864F3">
        <w:rPr>
          <w:lang w:val="nl-NL" w:eastAsia="x-none"/>
        </w:rPr>
        <w:tab/>
      </w:r>
      <w:r w:rsidRPr="002864F3">
        <w:rPr>
          <w:lang w:val="nl-NL" w:eastAsia="x-none"/>
        </w:rPr>
        <w:tab/>
      </w:r>
      <w:r w:rsidRPr="002864F3">
        <w:rPr>
          <w:lang w:val="nl-NL" w:eastAsia="x-none"/>
        </w:rPr>
        <w:tab/>
        <w:t xml:space="preserve">&lt;SDThoai &gt;Số điện thoại </w:t>
      </w:r>
      <w:r w:rsidR="000E26B3" w:rsidRPr="00AE187D">
        <w:rPr>
          <w:color w:val="000000"/>
          <w:sz w:val="18"/>
          <w:szCs w:val="18"/>
          <w:shd w:val="clear" w:color="auto" w:fill="FFFFFF"/>
          <w:lang w:val="nl-NL"/>
        </w:rPr>
        <w:t>*</w:t>
      </w:r>
      <w:r w:rsidRPr="002864F3">
        <w:rPr>
          <w:lang w:val="nl-NL" w:eastAsia="x-none"/>
        </w:rPr>
        <w:t>&lt;/SDThoai&gt;</w:t>
      </w:r>
    </w:p>
    <w:p w14:paraId="4AFC64D8" w14:textId="77777777" w:rsidR="002864F3" w:rsidRPr="002864F3" w:rsidRDefault="002864F3" w:rsidP="002864F3">
      <w:pPr>
        <w:rPr>
          <w:lang w:val="nl-NL" w:eastAsia="x-none"/>
        </w:rPr>
      </w:pPr>
      <w:r w:rsidRPr="002864F3">
        <w:rPr>
          <w:lang w:val="nl-NL" w:eastAsia="x-none"/>
        </w:rPr>
        <w:tab/>
      </w:r>
      <w:r w:rsidRPr="002864F3">
        <w:rPr>
          <w:lang w:val="nl-NL" w:eastAsia="x-none"/>
        </w:rPr>
        <w:tab/>
      </w:r>
      <w:r w:rsidRPr="002864F3">
        <w:rPr>
          <w:lang w:val="nl-NL" w:eastAsia="x-none"/>
        </w:rPr>
        <w:tab/>
        <w:t>&lt;GChu&gt;Ghi chú 255 &lt;/GChu&gt;</w:t>
      </w:r>
    </w:p>
    <w:p w14:paraId="4FB5997F" w14:textId="77777777" w:rsidR="002864F3" w:rsidRPr="002864F3" w:rsidRDefault="002864F3" w:rsidP="002864F3">
      <w:pPr>
        <w:rPr>
          <w:lang w:val="nl-NL" w:eastAsia="x-none"/>
        </w:rPr>
      </w:pPr>
      <w:r w:rsidRPr="002864F3">
        <w:rPr>
          <w:lang w:val="nl-NL" w:eastAsia="x-none"/>
        </w:rPr>
        <w:tab/>
      </w:r>
      <w:r w:rsidRPr="002864F3">
        <w:rPr>
          <w:lang w:val="nl-NL" w:eastAsia="x-none"/>
        </w:rPr>
        <w:tab/>
        <w:t>&lt;/NNT&gt;</w:t>
      </w:r>
    </w:p>
    <w:p w14:paraId="04CE6D9D" w14:textId="77777777" w:rsidR="002864F3" w:rsidRPr="002864F3" w:rsidRDefault="002864F3" w:rsidP="002864F3">
      <w:pPr>
        <w:rPr>
          <w:lang w:val="nl-NL" w:eastAsia="x-none"/>
        </w:rPr>
      </w:pPr>
      <w:r w:rsidRPr="002864F3">
        <w:rPr>
          <w:lang w:val="nl-NL" w:eastAsia="x-none"/>
        </w:rPr>
        <w:tab/>
      </w:r>
      <w:r w:rsidRPr="002864F3">
        <w:rPr>
          <w:lang w:val="nl-NL" w:eastAsia="x-none"/>
        </w:rPr>
        <w:tab/>
        <w:t>&lt;TTNCNKTru&gt;</w:t>
      </w:r>
    </w:p>
    <w:p w14:paraId="7E4FD6A8" w14:textId="77777777" w:rsidR="002864F3" w:rsidRPr="002864F3" w:rsidRDefault="002864F3" w:rsidP="002864F3">
      <w:pPr>
        <w:rPr>
          <w:lang w:val="nl-NL" w:eastAsia="x-none"/>
        </w:rPr>
      </w:pPr>
      <w:r w:rsidRPr="002864F3">
        <w:rPr>
          <w:lang w:val="nl-NL" w:eastAsia="x-none"/>
        </w:rPr>
        <w:tab/>
      </w:r>
      <w:r w:rsidRPr="002864F3">
        <w:rPr>
          <w:lang w:val="nl-NL" w:eastAsia="x-none"/>
        </w:rPr>
        <w:tab/>
      </w:r>
      <w:r w:rsidRPr="002864F3">
        <w:rPr>
          <w:lang w:val="nl-NL" w:eastAsia="x-none"/>
        </w:rPr>
        <w:tab/>
        <w:t>&lt;KTNhap&gt;Khoản thu nhập *&lt;/KTNhap&gt;</w:t>
      </w:r>
    </w:p>
    <w:p w14:paraId="57EAD4D4" w14:textId="77777777" w:rsidR="002864F3" w:rsidRPr="002864F3" w:rsidRDefault="002864F3" w:rsidP="002864F3">
      <w:pPr>
        <w:rPr>
          <w:lang w:val="nl-NL" w:eastAsia="x-none"/>
        </w:rPr>
      </w:pPr>
      <w:r w:rsidRPr="002864F3">
        <w:rPr>
          <w:lang w:val="nl-NL" w:eastAsia="x-none"/>
        </w:rPr>
        <w:tab/>
      </w:r>
      <w:r w:rsidRPr="002864F3">
        <w:rPr>
          <w:lang w:val="nl-NL" w:eastAsia="x-none"/>
        </w:rPr>
        <w:tab/>
      </w:r>
      <w:r w:rsidRPr="002864F3">
        <w:rPr>
          <w:lang w:val="nl-NL" w:eastAsia="x-none"/>
        </w:rPr>
        <w:tab/>
        <w:t>&lt;TThang&gt;Thời điểm trả thu nhập(từ tháng)*&lt;/TThang&gt;</w:t>
      </w:r>
    </w:p>
    <w:p w14:paraId="66F3B523" w14:textId="77777777" w:rsidR="002864F3" w:rsidRPr="002864F3" w:rsidRDefault="002864F3" w:rsidP="002864F3">
      <w:pPr>
        <w:rPr>
          <w:lang w:val="nl-NL" w:eastAsia="x-none"/>
        </w:rPr>
      </w:pPr>
      <w:r w:rsidRPr="002864F3">
        <w:rPr>
          <w:lang w:val="nl-NL" w:eastAsia="x-none"/>
        </w:rPr>
        <w:tab/>
      </w:r>
      <w:r w:rsidRPr="002864F3">
        <w:rPr>
          <w:lang w:val="nl-NL" w:eastAsia="x-none"/>
        </w:rPr>
        <w:tab/>
      </w:r>
      <w:r w:rsidRPr="002864F3">
        <w:rPr>
          <w:lang w:val="nl-NL" w:eastAsia="x-none"/>
        </w:rPr>
        <w:tab/>
        <w:t>&lt;DThang&gt;Thời điểm trả thu nhập(Đến tháng)*&lt;/DThang&gt;</w:t>
      </w:r>
    </w:p>
    <w:p w14:paraId="2E78DDAD" w14:textId="77777777" w:rsidR="002864F3" w:rsidRPr="002864F3" w:rsidRDefault="002864F3" w:rsidP="002864F3">
      <w:pPr>
        <w:rPr>
          <w:lang w:val="nl-NL" w:eastAsia="x-none"/>
        </w:rPr>
      </w:pPr>
      <w:r w:rsidRPr="002864F3">
        <w:rPr>
          <w:lang w:val="nl-NL" w:eastAsia="x-none"/>
        </w:rPr>
        <w:tab/>
      </w:r>
      <w:r w:rsidRPr="002864F3">
        <w:rPr>
          <w:lang w:val="nl-NL" w:eastAsia="x-none"/>
        </w:rPr>
        <w:tab/>
      </w:r>
      <w:r w:rsidRPr="002864F3">
        <w:rPr>
          <w:lang w:val="nl-NL" w:eastAsia="x-none"/>
        </w:rPr>
        <w:tab/>
        <w:t>&lt;Nam&gt;Thời điểm trả thu nhập(năm)*&lt;/Nam&gt;</w:t>
      </w:r>
    </w:p>
    <w:p w14:paraId="6DDD0724" w14:textId="77777777" w:rsidR="002864F3" w:rsidRPr="002864F3" w:rsidRDefault="002864F3" w:rsidP="002864F3">
      <w:pPr>
        <w:rPr>
          <w:lang w:val="nl-NL" w:eastAsia="x-none"/>
        </w:rPr>
      </w:pPr>
      <w:r w:rsidRPr="002864F3">
        <w:rPr>
          <w:lang w:val="nl-NL" w:eastAsia="x-none"/>
        </w:rPr>
        <w:tab/>
      </w:r>
      <w:r w:rsidRPr="002864F3">
        <w:rPr>
          <w:lang w:val="nl-NL" w:eastAsia="x-none"/>
        </w:rPr>
        <w:tab/>
      </w:r>
      <w:r w:rsidRPr="002864F3">
        <w:rPr>
          <w:lang w:val="nl-NL" w:eastAsia="x-none"/>
        </w:rPr>
        <w:tab/>
        <w:t>&lt;TThien&gt;Khoản đóng từ thiện, nhân đạo, khuyến học: *&lt;/TThien&gt;</w:t>
      </w:r>
    </w:p>
    <w:p w14:paraId="5367F35A" w14:textId="77777777" w:rsidR="002864F3" w:rsidRPr="002864F3" w:rsidRDefault="002864F3" w:rsidP="002864F3">
      <w:pPr>
        <w:rPr>
          <w:lang w:val="nl-NL" w:eastAsia="x-none"/>
        </w:rPr>
      </w:pPr>
      <w:r w:rsidRPr="002864F3">
        <w:rPr>
          <w:lang w:val="nl-NL" w:eastAsia="x-none"/>
        </w:rPr>
        <w:tab/>
      </w:r>
      <w:r w:rsidRPr="002864F3">
        <w:rPr>
          <w:lang w:val="nl-NL" w:eastAsia="x-none"/>
        </w:rPr>
        <w:tab/>
      </w:r>
      <w:r w:rsidRPr="002864F3">
        <w:rPr>
          <w:lang w:val="nl-NL" w:eastAsia="x-none"/>
        </w:rPr>
        <w:tab/>
        <w:t>&lt;TTNCThue&gt; Tổng thu nhập chịu thuế (Tổng thu nhập chịu thuế phải khấu trừ)*&lt;/TTNCThue&gt;</w:t>
      </w:r>
    </w:p>
    <w:p w14:paraId="55EFA686" w14:textId="77777777" w:rsidR="002864F3" w:rsidRPr="002864F3" w:rsidRDefault="002864F3" w:rsidP="002864F3">
      <w:pPr>
        <w:rPr>
          <w:lang w:val="nl-NL" w:eastAsia="x-none"/>
        </w:rPr>
      </w:pPr>
      <w:r w:rsidRPr="002864F3">
        <w:rPr>
          <w:lang w:val="nl-NL" w:eastAsia="x-none"/>
        </w:rPr>
        <w:tab/>
      </w:r>
      <w:r w:rsidRPr="002864F3">
        <w:rPr>
          <w:lang w:val="nl-NL" w:eastAsia="x-none"/>
        </w:rPr>
        <w:tab/>
      </w:r>
      <w:r w:rsidRPr="002864F3">
        <w:rPr>
          <w:lang w:val="nl-NL" w:eastAsia="x-none"/>
        </w:rPr>
        <w:tab/>
        <w:t>&lt;TTNTThue&gt; Tổng thu nhập tính thuế* &lt;/TTNTThue &gt;</w:t>
      </w:r>
    </w:p>
    <w:p w14:paraId="65D452EC" w14:textId="77777777" w:rsidR="002864F3" w:rsidRPr="002864F3" w:rsidRDefault="002864F3" w:rsidP="002864F3">
      <w:pPr>
        <w:rPr>
          <w:lang w:val="nl-NL" w:eastAsia="x-none"/>
        </w:rPr>
      </w:pPr>
      <w:r w:rsidRPr="002864F3">
        <w:rPr>
          <w:lang w:val="nl-NL" w:eastAsia="x-none"/>
        </w:rPr>
        <w:tab/>
      </w:r>
      <w:r w:rsidRPr="002864F3">
        <w:rPr>
          <w:lang w:val="nl-NL" w:eastAsia="x-none"/>
        </w:rPr>
        <w:tab/>
      </w:r>
      <w:r w:rsidRPr="002864F3">
        <w:rPr>
          <w:lang w:val="nl-NL" w:eastAsia="x-none"/>
        </w:rPr>
        <w:tab/>
        <w:t>&lt;SThue&gt;Số thuế (Số thuế thu nhập cá nhân đã khấu trừ) *&lt;/SThue&gt;</w:t>
      </w:r>
    </w:p>
    <w:p w14:paraId="1D7E0552" w14:textId="77777777" w:rsidR="002864F3" w:rsidRPr="002864F3" w:rsidRDefault="002864F3" w:rsidP="002864F3">
      <w:pPr>
        <w:rPr>
          <w:lang w:val="nl-NL" w:eastAsia="x-none"/>
        </w:rPr>
      </w:pPr>
      <w:r w:rsidRPr="002864F3">
        <w:rPr>
          <w:lang w:val="nl-NL" w:eastAsia="x-none"/>
        </w:rPr>
        <w:tab/>
      </w:r>
      <w:r w:rsidRPr="002864F3">
        <w:rPr>
          <w:lang w:val="nl-NL" w:eastAsia="x-none"/>
        </w:rPr>
        <w:tab/>
      </w:r>
      <w:r w:rsidRPr="002864F3">
        <w:rPr>
          <w:lang w:val="nl-NL" w:eastAsia="x-none"/>
        </w:rPr>
        <w:tab/>
        <w:t>&lt;Bhiem&gt;Khoản đóng bảo hiểm bắt buộc *&lt;/Bhiem&gt;</w:t>
      </w:r>
    </w:p>
    <w:p w14:paraId="069EEF9D" w14:textId="77777777" w:rsidR="002864F3" w:rsidRPr="002864F3" w:rsidRDefault="002864F3" w:rsidP="002864F3">
      <w:pPr>
        <w:rPr>
          <w:lang w:val="en-SG" w:eastAsia="x-none"/>
        </w:rPr>
      </w:pPr>
      <w:r w:rsidRPr="002864F3">
        <w:rPr>
          <w:lang w:val="nl-NL" w:eastAsia="x-none"/>
        </w:rPr>
        <w:tab/>
      </w:r>
      <w:r w:rsidRPr="002864F3">
        <w:rPr>
          <w:lang w:val="nl-NL" w:eastAsia="x-none"/>
        </w:rPr>
        <w:tab/>
      </w:r>
      <w:r w:rsidRPr="002864F3">
        <w:rPr>
          <w:lang w:val="en-SG" w:eastAsia="x-none"/>
        </w:rPr>
        <w:t>&lt;/TTNCNKTru&gt;</w:t>
      </w:r>
    </w:p>
    <w:p w14:paraId="1A5AFED4" w14:textId="77777777" w:rsidR="002864F3" w:rsidRPr="002864F3" w:rsidRDefault="002864F3" w:rsidP="002864F3">
      <w:pPr>
        <w:rPr>
          <w:lang w:val="en-SG" w:eastAsia="x-none"/>
        </w:rPr>
      </w:pPr>
      <w:r w:rsidRPr="002864F3">
        <w:rPr>
          <w:lang w:val="en-SG" w:eastAsia="x-none"/>
        </w:rPr>
        <w:tab/>
        <w:t>&lt;/NDCTu&gt;</w:t>
      </w:r>
    </w:p>
    <w:p w14:paraId="2FEEC59C" w14:textId="713E13D5" w:rsidR="002864F3" w:rsidRPr="002864F3" w:rsidRDefault="002864F3" w:rsidP="002864F3">
      <w:pPr>
        <w:rPr>
          <w:lang w:val="x-none" w:eastAsia="x-none"/>
        </w:rPr>
      </w:pPr>
      <w:r w:rsidRPr="002864F3">
        <w:rPr>
          <w:lang w:val="en-SG" w:eastAsia="x-none"/>
        </w:rPr>
        <w:t>&lt;/</w:t>
      </w:r>
      <w:r w:rsidRPr="002864F3">
        <w:rPr>
          <w:lang w:eastAsia="x-none"/>
        </w:rPr>
        <w:t>DieuChinh</w:t>
      </w:r>
      <w:r w:rsidR="0041674E">
        <w:rPr>
          <w:lang w:eastAsia="x-none"/>
        </w:rPr>
        <w:t>CT</w:t>
      </w:r>
      <w:r w:rsidRPr="002864F3">
        <w:rPr>
          <w:lang w:val="en-SG" w:eastAsia="x-none"/>
        </w:rPr>
        <w:t>&gt;</w:t>
      </w:r>
    </w:p>
    <w:p w14:paraId="1DDC04F9" w14:textId="77777777" w:rsidR="00AE187D" w:rsidRPr="00B75F28" w:rsidRDefault="00AE187D" w:rsidP="00AE187D">
      <w:pPr>
        <w:rPr>
          <w:lang w:val="x-none" w:eastAsia="x-none"/>
        </w:rPr>
      </w:pPr>
    </w:p>
    <w:p w14:paraId="1CB77BD5" w14:textId="7C6D7DAD" w:rsidR="00AE187D" w:rsidRDefault="00AE187D" w:rsidP="00AE187D">
      <w:pPr>
        <w:pStyle w:val="Heading3"/>
      </w:pPr>
      <w:r>
        <w:t xml:space="preserve"> Lấy giá trị Hash điều chỉnh chứng từ sử dụng token(buoc 1)</w:t>
      </w:r>
    </w:p>
    <w:p w14:paraId="461656C5" w14:textId="77777777" w:rsidR="00AE187D" w:rsidRPr="00593BE8" w:rsidRDefault="00AE187D" w:rsidP="00AE187D">
      <w:pPr>
        <w:pStyle w:val="N"/>
      </w:pPr>
      <w:r w:rsidRPr="00593BE8">
        <w:t>URL</w:t>
      </w:r>
    </w:p>
    <w:p w14:paraId="620BACD7" w14:textId="20B7F80E" w:rsidR="00AE187D" w:rsidRDefault="00AE187D" w:rsidP="00AE187D">
      <w:pPr>
        <w:pStyle w:val="N"/>
      </w:pPr>
      <w:r>
        <w:tab/>
      </w:r>
      <w:r w:rsidRPr="00007702">
        <w:t xml:space="preserve"> </w:t>
      </w:r>
      <w:r>
        <w:t>s</w:t>
      </w:r>
      <w:r w:rsidRPr="00EB3AC8">
        <w:t xml:space="preserve">tring </w:t>
      </w:r>
      <w:r w:rsidRPr="00B75F28">
        <w:rPr>
          <w:b/>
          <w:color w:val="000000"/>
        </w:rPr>
        <w:t>getHashCTTToken</w:t>
      </w:r>
      <w:r w:rsidR="000F4C0D">
        <w:rPr>
          <w:b/>
          <w:color w:val="000000"/>
        </w:rPr>
        <w:t>Ad</w:t>
      </w:r>
      <w:r w:rsidR="00F305E9">
        <w:rPr>
          <w:b/>
          <w:color w:val="000000"/>
        </w:rPr>
        <w:t>j</w:t>
      </w:r>
      <w:r w:rsidR="000F4C0D">
        <w:rPr>
          <w:b/>
          <w:color w:val="000000"/>
        </w:rPr>
        <w:t>ust</w:t>
      </w:r>
      <w:r w:rsidRPr="00A0628B">
        <w:t xml:space="preserve"> (string Account, string ACpass, string xmlInvData, string username, string password, string serialCert, int type, string invToken, string pattern = "", string serial = "", int convert = 0)</w:t>
      </w:r>
    </w:p>
    <w:p w14:paraId="74F295CF" w14:textId="77777777" w:rsidR="00AE187D" w:rsidRPr="00593BE8" w:rsidRDefault="00AE187D" w:rsidP="00AE187D">
      <w:pPr>
        <w:pStyle w:val="N"/>
      </w:pPr>
      <w:r w:rsidRPr="00593BE8">
        <w:t>DESCRIPTION</w:t>
      </w:r>
    </w:p>
    <w:p w14:paraId="196A2102" w14:textId="77777777" w:rsidR="00AE187D" w:rsidRPr="007C1EEB" w:rsidRDefault="00AE187D" w:rsidP="00AE187D">
      <w:pPr>
        <w:pStyle w:val="N"/>
      </w:pPr>
      <w:r>
        <w:lastRenderedPageBreak/>
        <w:tab/>
        <w:t>Đây là web service cho phép phát hành chứng từ với các hệ thống sử dụng token, thực hiện truyền dữ liệu chứng từ và lấy giá trị hash value để ký số bằng token ở client.</w:t>
      </w:r>
    </w:p>
    <w:p w14:paraId="1781187B" w14:textId="77777777" w:rsidR="00AE187D" w:rsidRPr="00007702" w:rsidRDefault="00AE187D" w:rsidP="00AE187D">
      <w:pPr>
        <w:pStyle w:val="N"/>
      </w:pPr>
      <w:r w:rsidRPr="00663B3E">
        <w:t>HTTP METHOD</w:t>
      </w:r>
    </w:p>
    <w:p w14:paraId="4E94D67D" w14:textId="77777777" w:rsidR="00AE187D" w:rsidRPr="00007702" w:rsidRDefault="00AE187D" w:rsidP="00AE187D">
      <w:pPr>
        <w:pStyle w:val="N"/>
        <w:rPr>
          <w:b/>
        </w:rPr>
      </w:pPr>
      <w:r w:rsidRPr="00610AFD">
        <w:tab/>
      </w:r>
      <w:r w:rsidRPr="00610AFD">
        <w:tab/>
        <w:t>POST</w:t>
      </w:r>
    </w:p>
    <w:p w14:paraId="3EF54EE7" w14:textId="77777777" w:rsidR="00AE187D" w:rsidRPr="00610AFD" w:rsidRDefault="00AE187D" w:rsidP="00AE187D">
      <w:pPr>
        <w:pStyle w:val="N"/>
      </w:pPr>
      <w:r w:rsidRPr="00610AFD">
        <w:t>REQUEST BODY</w:t>
      </w:r>
    </w:p>
    <w:p w14:paraId="63E0D76C" w14:textId="77777777" w:rsidR="00AE187D" w:rsidRPr="009372AD" w:rsidRDefault="00AE187D" w:rsidP="00AE187D">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 xml:space="preserve">Tài khoản được cấp phát cho nhân viên gọi lệnh phát hành </w:t>
      </w:r>
      <w:r>
        <w:rPr>
          <w:rFonts w:eastAsia="Calibri"/>
        </w:rPr>
        <w:t>chứng từ</w:t>
      </w:r>
    </w:p>
    <w:p w14:paraId="43B52C77" w14:textId="77777777" w:rsidR="00AE187D" w:rsidRPr="00076E1C" w:rsidRDefault="00AE187D" w:rsidP="00AE187D">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1877B018" w14:textId="77777777" w:rsidR="00AE187D" w:rsidRPr="004D34F1" w:rsidRDefault="00AE187D" w:rsidP="00AE187D">
      <w:pPr>
        <w:pStyle w:val="ListParagraph"/>
        <w:numPr>
          <w:ilvl w:val="0"/>
          <w:numId w:val="2"/>
        </w:numPr>
        <w:spacing w:after="0" w:line="360" w:lineRule="auto"/>
        <w:ind w:left="1080"/>
        <w:jc w:val="both"/>
        <w:rPr>
          <w:rFonts w:eastAsia="Calibri"/>
          <w:b/>
          <w:u w:val="single"/>
        </w:rPr>
      </w:pPr>
      <w:r w:rsidRPr="00076E1C">
        <w:rPr>
          <w:b/>
          <w:color w:val="000000"/>
          <w:highlight w:val="white"/>
        </w:rPr>
        <w:t>xmlInvData</w:t>
      </w:r>
      <w:r w:rsidRPr="00076E1C">
        <w:rPr>
          <w:color w:val="000000"/>
        </w:rPr>
        <w:t xml:space="preserve">: chuỗi xml </w:t>
      </w:r>
      <w:r>
        <w:rPr>
          <w:color w:val="000000"/>
        </w:rPr>
        <w:t>chứng từ</w:t>
      </w:r>
      <w:r w:rsidRPr="00076E1C">
        <w:rPr>
          <w:color w:val="000000"/>
        </w:rPr>
        <w:t xml:space="preserve"> (theo mẫ</w:t>
      </w:r>
      <w:r>
        <w:rPr>
          <w:color w:val="000000"/>
        </w:rPr>
        <w:t>u mô tả kèm theo</w:t>
      </w:r>
      <w:r w:rsidRPr="00076E1C">
        <w:rPr>
          <w:color w:val="000000"/>
        </w:rPr>
        <w:t>)</w:t>
      </w:r>
    </w:p>
    <w:p w14:paraId="42AB3A8C" w14:textId="77777777" w:rsidR="00AE187D" w:rsidRPr="004D34F1" w:rsidRDefault="00AE187D" w:rsidP="00AE187D">
      <w:pPr>
        <w:pStyle w:val="ListParagraph"/>
        <w:numPr>
          <w:ilvl w:val="0"/>
          <w:numId w:val="2"/>
        </w:numPr>
        <w:spacing w:after="0" w:line="360" w:lineRule="auto"/>
        <w:ind w:left="1080"/>
        <w:jc w:val="both"/>
        <w:rPr>
          <w:rFonts w:eastAsia="Calibri"/>
          <w:b/>
          <w:u w:val="single"/>
        </w:rPr>
      </w:pPr>
      <w:r w:rsidRPr="004D34F1">
        <w:rPr>
          <w:b/>
          <w:color w:val="000000"/>
          <w:highlight w:val="white"/>
        </w:rPr>
        <w:t>serialCert</w:t>
      </w:r>
      <w:r>
        <w:rPr>
          <w:color w:val="000000"/>
        </w:rPr>
        <w:t>: S</w:t>
      </w:r>
      <w:r w:rsidRPr="004D34F1">
        <w:rPr>
          <w:color w:val="000000"/>
        </w:rPr>
        <w:t>erial của chứng thư</w:t>
      </w:r>
      <w:r>
        <w:rPr>
          <w:color w:val="000000"/>
        </w:rPr>
        <w:t xml:space="preserve"> số</w:t>
      </w:r>
      <w:r w:rsidRPr="004D34F1">
        <w:rPr>
          <w:color w:val="000000"/>
        </w:rPr>
        <w:t xml:space="preserve"> công ty đã đăng ký trong hệ thống</w:t>
      </w:r>
    </w:p>
    <w:p w14:paraId="3DF1DEAE" w14:textId="772467A9" w:rsidR="00AE187D" w:rsidRPr="005A1839" w:rsidRDefault="00AE187D" w:rsidP="00AE187D">
      <w:pPr>
        <w:pStyle w:val="ListParagraph"/>
        <w:numPr>
          <w:ilvl w:val="0"/>
          <w:numId w:val="2"/>
        </w:numPr>
        <w:spacing w:after="0" w:line="360" w:lineRule="auto"/>
        <w:ind w:left="1080"/>
        <w:jc w:val="both"/>
        <w:rPr>
          <w:rFonts w:eastAsia="Calibri"/>
          <w:b/>
          <w:u w:val="single"/>
        </w:rPr>
      </w:pPr>
      <w:r w:rsidRPr="004D34F1">
        <w:rPr>
          <w:b/>
          <w:color w:val="000000"/>
          <w:highlight w:val="white"/>
        </w:rPr>
        <w:t>type</w:t>
      </w:r>
      <w:r w:rsidRPr="004D34F1">
        <w:rPr>
          <w:color w:val="000000"/>
        </w:rPr>
        <w:t xml:space="preserve">: phát hành mới: 0, </w:t>
      </w:r>
      <w:r w:rsidR="001E2026">
        <w:rPr>
          <w:color w:val="000000"/>
        </w:rPr>
        <w:t>điều chỉnh</w:t>
      </w:r>
      <w:r w:rsidRPr="004D34F1">
        <w:rPr>
          <w:color w:val="000000"/>
        </w:rPr>
        <w:t xml:space="preserve"> = </w:t>
      </w:r>
      <w:r w:rsidR="001E2026">
        <w:rPr>
          <w:color w:val="000000"/>
        </w:rPr>
        <w:t>2</w:t>
      </w:r>
    </w:p>
    <w:p w14:paraId="02F8A08B" w14:textId="04B9D553" w:rsidR="00AE187D" w:rsidRPr="005A1839" w:rsidRDefault="00AE187D" w:rsidP="00AE187D">
      <w:pPr>
        <w:pStyle w:val="ListParagraph"/>
        <w:numPr>
          <w:ilvl w:val="0"/>
          <w:numId w:val="2"/>
        </w:numPr>
        <w:spacing w:after="0" w:line="360" w:lineRule="auto"/>
        <w:jc w:val="both"/>
        <w:rPr>
          <w:rFonts w:eastAsia="Calibri"/>
          <w:b/>
          <w:u w:val="single"/>
        </w:rPr>
      </w:pPr>
      <w:r w:rsidRPr="005A1839">
        <w:rPr>
          <w:b/>
          <w:color w:val="000000"/>
          <w:highlight w:val="white"/>
        </w:rPr>
        <w:t>invToken</w:t>
      </w:r>
      <w:r w:rsidRPr="005A1839">
        <w:rPr>
          <w:color w:val="000000"/>
        </w:rPr>
        <w:t xml:space="preserve">: chuỗi token </w:t>
      </w:r>
      <w:r>
        <w:rPr>
          <w:color w:val="000000"/>
        </w:rPr>
        <w:t>chứng từ</w:t>
      </w:r>
      <w:r w:rsidRPr="005A1839">
        <w:rPr>
          <w:color w:val="000000"/>
        </w:rPr>
        <w:t xml:space="preserve"> = mẫu số;ký hiệu;số </w:t>
      </w:r>
      <w:r>
        <w:rPr>
          <w:color w:val="000000"/>
        </w:rPr>
        <w:t>chứng từ</w:t>
      </w:r>
      <w:r w:rsidRPr="005A1839">
        <w:rPr>
          <w:color w:val="000000"/>
        </w:rPr>
        <w:t xml:space="preserve"> (ví dụ: </w:t>
      </w:r>
      <w:r w:rsidR="00567FDB">
        <w:rPr>
          <w:color w:val="A31515"/>
        </w:rPr>
        <w:t>03/TNCN</w:t>
      </w:r>
      <w:r w:rsidRPr="005A1839">
        <w:rPr>
          <w:color w:val="A31515"/>
          <w:highlight w:val="white"/>
        </w:rPr>
        <w:t>/001;</w:t>
      </w:r>
      <w:r w:rsidR="00567FDB">
        <w:rPr>
          <w:color w:val="A31515"/>
          <w:highlight w:val="white"/>
        </w:rPr>
        <w:t>CT/25E</w:t>
      </w:r>
      <w:r w:rsidRPr="005A1839">
        <w:rPr>
          <w:color w:val="A31515"/>
          <w:highlight w:val="white"/>
        </w:rPr>
        <w:t>;1</w:t>
      </w:r>
      <w:r w:rsidRPr="005A1839">
        <w:rPr>
          <w:color w:val="000000"/>
        </w:rPr>
        <w:t>) – chỉ cần khi thay thế/ điều chỉ</w:t>
      </w:r>
      <w:r>
        <w:rPr>
          <w:color w:val="000000"/>
        </w:rPr>
        <w:t>nh; phát hành thì để trống</w:t>
      </w:r>
    </w:p>
    <w:p w14:paraId="1733941E" w14:textId="77777777" w:rsidR="00AE187D" w:rsidRPr="005A1839" w:rsidRDefault="00AE187D" w:rsidP="00AE187D">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mẫu số</w:t>
      </w:r>
      <w:r>
        <w:rPr>
          <w:color w:val="000000"/>
        </w:rPr>
        <w:t xml:space="preserve"> chứng từ</w:t>
      </w:r>
    </w:p>
    <w:p w14:paraId="30C60F67" w14:textId="77777777" w:rsidR="00AE187D" w:rsidRPr="005A1839" w:rsidRDefault="00AE187D" w:rsidP="00AE187D">
      <w:pPr>
        <w:pStyle w:val="ListParagraph"/>
        <w:numPr>
          <w:ilvl w:val="0"/>
          <w:numId w:val="2"/>
        </w:numPr>
        <w:spacing w:after="0" w:line="360" w:lineRule="auto"/>
        <w:ind w:left="1080"/>
        <w:jc w:val="both"/>
        <w:rPr>
          <w:rFonts w:eastAsia="Calibri"/>
          <w:b/>
          <w:u w:val="single"/>
        </w:rPr>
      </w:pPr>
      <w:r w:rsidRPr="005A1839">
        <w:rPr>
          <w:b/>
          <w:color w:val="000000"/>
          <w:highlight w:val="white"/>
        </w:rPr>
        <w:t>serial</w:t>
      </w:r>
      <w:r w:rsidRPr="005A1839">
        <w:rPr>
          <w:color w:val="000000"/>
        </w:rPr>
        <w:t>: ký hiệu</w:t>
      </w:r>
      <w:r>
        <w:rPr>
          <w:color w:val="000000"/>
        </w:rPr>
        <w:t xml:space="preserve"> chứng từ</w:t>
      </w:r>
    </w:p>
    <w:p w14:paraId="3949BE5B" w14:textId="77777777" w:rsidR="00AE187D" w:rsidRPr="004D34F1" w:rsidRDefault="00AE187D" w:rsidP="00AE187D">
      <w:pPr>
        <w:spacing w:line="360" w:lineRule="auto"/>
        <w:jc w:val="both"/>
        <w:rPr>
          <w:rFonts w:eastAsia="Calibri"/>
          <w:b/>
          <w:u w:val="single"/>
        </w:rPr>
      </w:pPr>
    </w:p>
    <w:p w14:paraId="5D187E07" w14:textId="77777777" w:rsidR="00AE187D" w:rsidRDefault="00AE187D" w:rsidP="00AE187D">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AE187D" w:rsidRPr="00660ABB" w14:paraId="2EEB077D"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0FA7ABA3" w14:textId="77777777" w:rsidR="00AE187D" w:rsidRPr="00660ABB" w:rsidRDefault="00AE187D" w:rsidP="00B7194D">
            <w:pPr>
              <w:pStyle w:val="ListParagraph"/>
            </w:pPr>
            <w:r>
              <w:t>Kết 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2E703E91" w14:textId="77777777" w:rsidR="00AE187D" w:rsidRPr="00660ABB" w:rsidRDefault="00AE187D" w:rsidP="00B7194D">
            <w:pPr>
              <w:pStyle w:val="ListParagraph"/>
            </w:pPr>
            <w:r w:rsidRPr="00660ABB">
              <w:t>Mô 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231D1CEA" w14:textId="77777777" w:rsidR="00AE187D" w:rsidRPr="00660ABB" w:rsidRDefault="00AE187D" w:rsidP="00B7194D">
            <w:pPr>
              <w:pStyle w:val="ListParagraph"/>
            </w:pPr>
            <w:r>
              <w:t>Ghi chú</w:t>
            </w:r>
          </w:p>
        </w:tc>
      </w:tr>
      <w:tr w:rsidR="00AE187D" w:rsidRPr="00660ABB" w14:paraId="5546CE36" w14:textId="77777777" w:rsidTr="00B7194D">
        <w:tc>
          <w:tcPr>
            <w:tcW w:w="2250" w:type="dxa"/>
            <w:tcBorders>
              <w:top w:val="single" w:sz="4" w:space="0" w:color="2E74B5"/>
              <w:left w:val="single" w:sz="4" w:space="0" w:color="2E74B5"/>
              <w:right w:val="single" w:sz="4" w:space="0" w:color="2E74B5"/>
            </w:tcBorders>
            <w:shd w:val="clear" w:color="auto" w:fill="auto"/>
          </w:tcPr>
          <w:p w14:paraId="098B0F05" w14:textId="77777777" w:rsidR="00AE187D" w:rsidRPr="009372AD" w:rsidRDefault="00AE187D" w:rsidP="00B7194D">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6CBE6AB" w14:textId="77777777" w:rsidR="00AE187D" w:rsidRPr="009372AD" w:rsidRDefault="00AE187D" w:rsidP="00B7194D">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14:paraId="475CFC45" w14:textId="77777777" w:rsidR="00AE187D" w:rsidRPr="009372AD" w:rsidRDefault="00AE187D" w:rsidP="00B7194D">
            <w:pPr>
              <w:pStyle w:val="ListParagraph"/>
              <w:ind w:left="0"/>
              <w:jc w:val="both"/>
            </w:pPr>
          </w:p>
        </w:tc>
      </w:tr>
      <w:tr w:rsidR="00AE187D" w:rsidRPr="00660ABB" w14:paraId="0138366C"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861E415" w14:textId="77777777" w:rsidR="00AE187D" w:rsidRPr="009372AD" w:rsidRDefault="00AE187D" w:rsidP="00B7194D">
            <w:pPr>
              <w:autoSpaceDE w:val="0"/>
              <w:autoSpaceDN w:val="0"/>
              <w:adjustRightInd w:val="0"/>
              <w:rPr>
                <w:rFonts w:eastAsia="Calibri"/>
              </w:rPr>
            </w:pPr>
            <w:r w:rsidRPr="00E22984">
              <w:rPr>
                <w:rFonts w:eastAsia="Calibri"/>
              </w:rPr>
              <w:t>ERR:21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E77B3C5" w14:textId="77777777" w:rsidR="00AE187D" w:rsidRPr="009372AD" w:rsidRDefault="00AE187D" w:rsidP="00B7194D">
            <w:pPr>
              <w:rPr>
                <w:rFonts w:eastAsia="Calibri"/>
              </w:rPr>
            </w:pPr>
            <w:r>
              <w:rPr>
                <w:rFonts w:eastAsia="Calibri"/>
              </w:rPr>
              <w:t>Không tìm thấy công ty hoặc tài khoản không tồn tại</w:t>
            </w:r>
          </w:p>
        </w:tc>
        <w:tc>
          <w:tcPr>
            <w:tcW w:w="2116" w:type="dxa"/>
            <w:tcBorders>
              <w:top w:val="single" w:sz="4" w:space="0" w:color="2E74B5"/>
              <w:left w:val="single" w:sz="4" w:space="0" w:color="2E74B5"/>
              <w:bottom w:val="single" w:sz="4" w:space="0" w:color="2E74B5"/>
              <w:right w:val="single" w:sz="4" w:space="0" w:color="2E74B5"/>
            </w:tcBorders>
          </w:tcPr>
          <w:p w14:paraId="51388AF8" w14:textId="77777777" w:rsidR="00AE187D" w:rsidRPr="009372AD" w:rsidRDefault="00AE187D" w:rsidP="00B7194D">
            <w:pPr>
              <w:jc w:val="both"/>
            </w:pPr>
          </w:p>
        </w:tc>
      </w:tr>
      <w:tr w:rsidR="00AE187D" w:rsidRPr="00660ABB" w14:paraId="07BF514A"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48C770B" w14:textId="77777777" w:rsidR="00AE187D" w:rsidRPr="009372AD" w:rsidRDefault="00AE187D" w:rsidP="00B7194D">
            <w:pPr>
              <w:autoSpaceDE w:val="0"/>
              <w:autoSpaceDN w:val="0"/>
              <w:adjustRightInd w:val="0"/>
              <w:rPr>
                <w:rFonts w:eastAsia="Calibri"/>
              </w:rPr>
            </w:pPr>
            <w:r w:rsidRPr="00E22984">
              <w:rPr>
                <w:rFonts w:eastAsia="Calibri"/>
              </w:rPr>
              <w:t>ERR:22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BBFC878" w14:textId="77777777" w:rsidR="00AE187D" w:rsidRPr="009372AD" w:rsidRDefault="00AE187D" w:rsidP="00B7194D">
            <w:pPr>
              <w:rPr>
                <w:rFonts w:eastAsia="Calibri"/>
              </w:rPr>
            </w:pPr>
            <w:r>
              <w:rPr>
                <w:rFonts w:eastAsia="Calibri"/>
              </w:rPr>
              <w:t>Công ty chưa đăng ký chứng thư số</w:t>
            </w:r>
          </w:p>
        </w:tc>
        <w:tc>
          <w:tcPr>
            <w:tcW w:w="2116" w:type="dxa"/>
            <w:tcBorders>
              <w:top w:val="single" w:sz="4" w:space="0" w:color="2E74B5"/>
              <w:left w:val="single" w:sz="4" w:space="0" w:color="2E74B5"/>
              <w:bottom w:val="single" w:sz="4" w:space="0" w:color="2E74B5"/>
              <w:right w:val="single" w:sz="4" w:space="0" w:color="2E74B5"/>
            </w:tcBorders>
          </w:tcPr>
          <w:p w14:paraId="077AA958" w14:textId="77777777" w:rsidR="00AE187D" w:rsidRPr="009372AD" w:rsidRDefault="00AE187D" w:rsidP="00B7194D">
            <w:pPr>
              <w:pStyle w:val="ListParagraph"/>
              <w:ind w:left="0"/>
              <w:jc w:val="both"/>
            </w:pPr>
          </w:p>
        </w:tc>
      </w:tr>
      <w:tr w:rsidR="00AE187D" w:rsidRPr="00660ABB" w14:paraId="6F07974F"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19E3FD3" w14:textId="77777777" w:rsidR="00AE187D" w:rsidRPr="009372AD" w:rsidRDefault="00AE187D" w:rsidP="00B7194D">
            <w:pPr>
              <w:autoSpaceDE w:val="0"/>
              <w:autoSpaceDN w:val="0"/>
              <w:adjustRightInd w:val="0"/>
              <w:rPr>
                <w:rFonts w:eastAsia="Calibri"/>
              </w:rPr>
            </w:pPr>
            <w:r w:rsidRPr="00E22984">
              <w:rPr>
                <w:rFonts w:eastAsia="Calibri"/>
              </w:rPr>
              <w:t>ERR:28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F03677B" w14:textId="77777777" w:rsidR="00AE187D" w:rsidRPr="009372AD" w:rsidRDefault="00AE187D" w:rsidP="00B7194D">
            <w:pPr>
              <w:rPr>
                <w:rFonts w:eastAsia="Calibri"/>
              </w:rPr>
            </w:pPr>
            <w:r>
              <w:rPr>
                <w:rFonts w:eastAsia="Calibri"/>
              </w:rPr>
              <w:t>Chưa có thông tin chứng thư trong hệ thống</w:t>
            </w:r>
          </w:p>
        </w:tc>
        <w:tc>
          <w:tcPr>
            <w:tcW w:w="2116" w:type="dxa"/>
            <w:tcBorders>
              <w:top w:val="single" w:sz="4" w:space="0" w:color="2E74B5"/>
              <w:left w:val="single" w:sz="4" w:space="0" w:color="2E74B5"/>
              <w:bottom w:val="single" w:sz="4" w:space="0" w:color="2E74B5"/>
              <w:right w:val="single" w:sz="4" w:space="0" w:color="2E74B5"/>
            </w:tcBorders>
          </w:tcPr>
          <w:p w14:paraId="00A5ADC2" w14:textId="77777777" w:rsidR="00AE187D" w:rsidRPr="009372AD" w:rsidRDefault="00AE187D" w:rsidP="00B7194D">
            <w:pPr>
              <w:pStyle w:val="ListParagraph"/>
              <w:ind w:left="0"/>
              <w:jc w:val="both"/>
            </w:pPr>
          </w:p>
        </w:tc>
      </w:tr>
      <w:tr w:rsidR="00AE187D" w:rsidRPr="00660ABB" w14:paraId="4147236D"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1449582" w14:textId="77777777" w:rsidR="00AE187D" w:rsidRPr="009372AD" w:rsidRDefault="00AE187D" w:rsidP="00B7194D">
            <w:pPr>
              <w:autoSpaceDE w:val="0"/>
              <w:autoSpaceDN w:val="0"/>
              <w:adjustRightInd w:val="0"/>
              <w:rPr>
                <w:rFonts w:eastAsia="Calibri"/>
              </w:rPr>
            </w:pPr>
            <w:r w:rsidRPr="00E22984">
              <w:rPr>
                <w:rFonts w:eastAsia="Calibri"/>
              </w:rPr>
              <w:t>ERR:24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F285926" w14:textId="77777777" w:rsidR="00AE187D" w:rsidRPr="009372AD" w:rsidRDefault="00AE187D" w:rsidP="00B7194D">
            <w:pPr>
              <w:rPr>
                <w:rFonts w:eastAsia="Calibri"/>
              </w:rPr>
            </w:pPr>
            <w:r>
              <w:rPr>
                <w:rFonts w:eastAsia="Calibri"/>
              </w:rPr>
              <w:t>Chứng thư truyền lên không đúng với chứng thư đăng ký trong hệ thống</w:t>
            </w:r>
          </w:p>
        </w:tc>
        <w:tc>
          <w:tcPr>
            <w:tcW w:w="2116" w:type="dxa"/>
            <w:tcBorders>
              <w:top w:val="single" w:sz="4" w:space="0" w:color="2E74B5"/>
              <w:left w:val="single" w:sz="4" w:space="0" w:color="2E74B5"/>
              <w:bottom w:val="single" w:sz="4" w:space="0" w:color="2E74B5"/>
              <w:right w:val="single" w:sz="4" w:space="0" w:color="2E74B5"/>
            </w:tcBorders>
          </w:tcPr>
          <w:p w14:paraId="19F0ADC5" w14:textId="77777777" w:rsidR="00AE187D" w:rsidRPr="009372AD" w:rsidRDefault="00AE187D" w:rsidP="00B7194D">
            <w:pPr>
              <w:pStyle w:val="ListParagraph"/>
              <w:ind w:left="0"/>
              <w:jc w:val="both"/>
            </w:pPr>
          </w:p>
        </w:tc>
      </w:tr>
      <w:tr w:rsidR="00AE187D" w:rsidRPr="00660ABB" w14:paraId="543FA449"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126E3AA" w14:textId="77777777" w:rsidR="00AE187D" w:rsidRPr="009372AD" w:rsidRDefault="00AE187D" w:rsidP="00B7194D">
            <w:pPr>
              <w:autoSpaceDE w:val="0"/>
              <w:autoSpaceDN w:val="0"/>
              <w:adjustRightInd w:val="0"/>
              <w:rPr>
                <w:rFonts w:eastAsia="Calibri"/>
              </w:rPr>
            </w:pPr>
            <w:r w:rsidRPr="00E22984">
              <w:rPr>
                <w:rFonts w:eastAsia="Calibri"/>
              </w:rPr>
              <w:t>ERR:27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BF8CD25" w14:textId="77777777" w:rsidR="00AE187D" w:rsidRPr="009372AD" w:rsidRDefault="00AE187D" w:rsidP="00B7194D">
            <w:pPr>
              <w:pStyle w:val="ListParagraph"/>
              <w:spacing w:after="0" w:line="240" w:lineRule="auto"/>
              <w:ind w:left="0"/>
              <w:rPr>
                <w:rFonts w:eastAsia="Calibri"/>
              </w:rPr>
            </w:pPr>
            <w:r>
              <w:rPr>
                <w:rFonts w:eastAsia="Calibri"/>
              </w:rPr>
              <w:t>Chứng thư chưa đến thời điểm sử dụng</w:t>
            </w:r>
          </w:p>
        </w:tc>
        <w:tc>
          <w:tcPr>
            <w:tcW w:w="2116" w:type="dxa"/>
            <w:tcBorders>
              <w:top w:val="single" w:sz="4" w:space="0" w:color="2E74B5"/>
              <w:left w:val="single" w:sz="4" w:space="0" w:color="2E74B5"/>
              <w:bottom w:val="single" w:sz="4" w:space="0" w:color="2E74B5"/>
              <w:right w:val="single" w:sz="4" w:space="0" w:color="2E74B5"/>
            </w:tcBorders>
          </w:tcPr>
          <w:p w14:paraId="02E2DCDC" w14:textId="77777777" w:rsidR="00AE187D" w:rsidRPr="009372AD" w:rsidRDefault="00AE187D" w:rsidP="00B7194D">
            <w:pPr>
              <w:pStyle w:val="ListParagraph"/>
              <w:ind w:left="0"/>
              <w:jc w:val="both"/>
            </w:pPr>
          </w:p>
        </w:tc>
      </w:tr>
      <w:tr w:rsidR="00AE187D" w:rsidRPr="00660ABB" w14:paraId="606AA2F2"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288E5F7D" w14:textId="77777777" w:rsidR="00AE187D" w:rsidRPr="009372AD" w:rsidRDefault="00AE187D" w:rsidP="00B7194D">
            <w:pPr>
              <w:autoSpaceDE w:val="0"/>
              <w:autoSpaceDN w:val="0"/>
              <w:adjustRightInd w:val="0"/>
              <w:rPr>
                <w:rFonts w:eastAsia="Calibri"/>
              </w:rPr>
            </w:pPr>
            <w:r w:rsidRPr="00E22984">
              <w:rPr>
                <w:rFonts w:eastAsia="Calibri"/>
              </w:rPr>
              <w:t>ERR:26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8F1F627" w14:textId="77777777" w:rsidR="00AE187D" w:rsidRPr="009372AD" w:rsidRDefault="00AE187D" w:rsidP="00B7194D">
            <w:pPr>
              <w:pStyle w:val="ListParagraph"/>
              <w:spacing w:after="0" w:line="240" w:lineRule="auto"/>
              <w:ind w:left="0"/>
              <w:rPr>
                <w:rFonts w:eastAsia="Calibri"/>
              </w:rPr>
            </w:pPr>
            <w:r>
              <w:rPr>
                <w:rFonts w:eastAsia="Calibri"/>
              </w:rPr>
              <w:t>Chứng thư số hết hạn</w:t>
            </w:r>
          </w:p>
        </w:tc>
        <w:tc>
          <w:tcPr>
            <w:tcW w:w="2116" w:type="dxa"/>
            <w:tcBorders>
              <w:top w:val="single" w:sz="4" w:space="0" w:color="2E74B5"/>
              <w:left w:val="single" w:sz="4" w:space="0" w:color="2E74B5"/>
              <w:bottom w:val="single" w:sz="4" w:space="0" w:color="2E74B5"/>
              <w:right w:val="single" w:sz="4" w:space="0" w:color="2E74B5"/>
            </w:tcBorders>
          </w:tcPr>
          <w:p w14:paraId="757D3BC3" w14:textId="77777777" w:rsidR="00AE187D" w:rsidRPr="009372AD" w:rsidRDefault="00AE187D" w:rsidP="00B7194D">
            <w:pPr>
              <w:pStyle w:val="ListParagraph"/>
              <w:ind w:left="0"/>
              <w:jc w:val="both"/>
            </w:pPr>
          </w:p>
        </w:tc>
      </w:tr>
      <w:tr w:rsidR="00AE187D" w:rsidRPr="00660ABB" w14:paraId="107CC789"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5FA0889" w14:textId="77777777" w:rsidR="00AE187D" w:rsidRPr="009372AD" w:rsidRDefault="00AE187D" w:rsidP="00B7194D">
            <w:pPr>
              <w:autoSpaceDE w:val="0"/>
              <w:autoSpaceDN w:val="0"/>
              <w:adjustRightInd w:val="0"/>
              <w:rPr>
                <w:rFonts w:eastAsia="Calibri"/>
              </w:rPr>
            </w:pPr>
            <w:r w:rsidRPr="00E22984">
              <w:rPr>
                <w:rFonts w:eastAsia="Calibri"/>
              </w:rPr>
              <w:t>ERR:3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4265BD2" w14:textId="77777777" w:rsidR="00AE187D" w:rsidRPr="009372AD" w:rsidRDefault="00AE187D" w:rsidP="00B7194D">
            <w:pPr>
              <w:pStyle w:val="ListParagraph"/>
              <w:spacing w:after="0" w:line="240" w:lineRule="auto"/>
              <w:ind w:left="0"/>
              <w:rPr>
                <w:rFonts w:eastAsia="Calibri"/>
              </w:rPr>
            </w:pPr>
            <w:r w:rsidRPr="009372AD">
              <w:rPr>
                <w:rFonts w:eastAsia="Calibri"/>
              </w:rPr>
              <w:t>Dữ liệu xml đầu vào không đúng quy định</w:t>
            </w:r>
          </w:p>
        </w:tc>
        <w:tc>
          <w:tcPr>
            <w:tcW w:w="2116" w:type="dxa"/>
            <w:tcBorders>
              <w:top w:val="single" w:sz="4" w:space="0" w:color="2E74B5"/>
              <w:left w:val="single" w:sz="4" w:space="0" w:color="2E74B5"/>
              <w:bottom w:val="single" w:sz="4" w:space="0" w:color="2E74B5"/>
              <w:right w:val="single" w:sz="4" w:space="0" w:color="2E74B5"/>
            </w:tcBorders>
          </w:tcPr>
          <w:p w14:paraId="1E9D3812" w14:textId="77777777" w:rsidR="00AE187D" w:rsidRPr="009372AD" w:rsidRDefault="00AE187D" w:rsidP="00B7194D">
            <w:pPr>
              <w:pStyle w:val="ListParagraph"/>
              <w:ind w:left="0"/>
              <w:jc w:val="both"/>
            </w:pPr>
          </w:p>
        </w:tc>
      </w:tr>
      <w:tr w:rsidR="00AE187D" w:rsidRPr="00660ABB" w14:paraId="32E9E3E7"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DFF80B4" w14:textId="77777777" w:rsidR="00AE187D" w:rsidRPr="009372AD" w:rsidRDefault="00AE187D" w:rsidP="00B7194D">
            <w:pPr>
              <w:autoSpaceDE w:val="0"/>
              <w:autoSpaceDN w:val="0"/>
              <w:adjustRightInd w:val="0"/>
              <w:rPr>
                <w:rFonts w:eastAsia="Calibri"/>
              </w:rPr>
            </w:pPr>
            <w:r w:rsidRPr="00E22984">
              <w:rPr>
                <w:rFonts w:eastAsia="Calibri"/>
              </w:rPr>
              <w:lastRenderedPageBreak/>
              <w:t>ERR:20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DF93A20" w14:textId="77777777" w:rsidR="00AE187D" w:rsidRDefault="00AE187D" w:rsidP="00B7194D">
            <w:pPr>
              <w:pStyle w:val="ListParagraph"/>
              <w:spacing w:after="0" w:line="240" w:lineRule="auto"/>
              <w:ind w:left="0"/>
              <w:rPr>
                <w:rFonts w:eastAsia="Calibri"/>
              </w:rPr>
            </w:pPr>
            <w:r w:rsidRPr="002A5863">
              <w:t xml:space="preserve">Dải </w:t>
            </w:r>
            <w:r>
              <w:t>chứng từ</w:t>
            </w:r>
            <w:r w:rsidRPr="002A5863">
              <w:t xml:space="preserve"> </w:t>
            </w:r>
            <w:r>
              <w:t>hết,</w:t>
            </w:r>
            <w:r w:rsidRPr="002A5863">
              <w:t xml:space="preserve"> User/Account không có quyền với Serial</w:t>
            </w:r>
            <w:r>
              <w:t>/Pattern và S</w:t>
            </w:r>
            <w:r w:rsidRPr="002A5863">
              <w:t>erial không phù hợp</w:t>
            </w:r>
          </w:p>
        </w:tc>
        <w:tc>
          <w:tcPr>
            <w:tcW w:w="2116" w:type="dxa"/>
            <w:tcBorders>
              <w:top w:val="single" w:sz="4" w:space="0" w:color="2E74B5"/>
              <w:left w:val="single" w:sz="4" w:space="0" w:color="2E74B5"/>
              <w:bottom w:val="single" w:sz="4" w:space="0" w:color="2E74B5"/>
              <w:right w:val="single" w:sz="4" w:space="0" w:color="2E74B5"/>
            </w:tcBorders>
          </w:tcPr>
          <w:p w14:paraId="0D37DB6F" w14:textId="77777777" w:rsidR="00AE187D" w:rsidRPr="00731CD1" w:rsidRDefault="00AE187D" w:rsidP="00B7194D">
            <w:pPr>
              <w:ind w:left="360"/>
              <w:jc w:val="both"/>
            </w:pPr>
          </w:p>
        </w:tc>
      </w:tr>
      <w:tr w:rsidR="00AE187D" w:rsidRPr="00660ABB" w14:paraId="34EC7CA2" w14:textId="77777777" w:rsidTr="00B7194D">
        <w:trPr>
          <w:trHeight w:val="368"/>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1D8DFB2" w14:textId="77777777" w:rsidR="00AE187D" w:rsidRPr="009372AD" w:rsidRDefault="00AE187D" w:rsidP="00B7194D">
            <w:pPr>
              <w:autoSpaceDE w:val="0"/>
              <w:autoSpaceDN w:val="0"/>
              <w:adjustRightInd w:val="0"/>
              <w:rPr>
                <w:rFonts w:eastAsia="Calibri"/>
              </w:rPr>
            </w:pPr>
            <w:r w:rsidRPr="00E22984">
              <w:rPr>
                <w:rFonts w:eastAsia="Calibri"/>
              </w:rPr>
              <w:t>ERR:6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80A9426" w14:textId="77777777" w:rsidR="00AE187D" w:rsidRDefault="00AE187D" w:rsidP="00B7194D">
            <w:pPr>
              <w:pStyle w:val="ListParagraph"/>
              <w:spacing w:after="0" w:line="240" w:lineRule="auto"/>
              <w:ind w:left="0"/>
              <w:rPr>
                <w:rFonts w:eastAsia="Calibri"/>
              </w:rPr>
            </w:pPr>
            <w:r>
              <w:rPr>
                <w:rFonts w:eastAsia="Calibri"/>
              </w:rPr>
              <w:t>Không còn đủ số lượng chứng từ để phát hành</w:t>
            </w:r>
          </w:p>
        </w:tc>
        <w:tc>
          <w:tcPr>
            <w:tcW w:w="2116" w:type="dxa"/>
            <w:tcBorders>
              <w:top w:val="single" w:sz="4" w:space="0" w:color="2E74B5"/>
              <w:left w:val="single" w:sz="4" w:space="0" w:color="2E74B5"/>
              <w:bottom w:val="single" w:sz="4" w:space="0" w:color="2E74B5"/>
              <w:right w:val="single" w:sz="4" w:space="0" w:color="2E74B5"/>
            </w:tcBorders>
          </w:tcPr>
          <w:p w14:paraId="18E2192C" w14:textId="77777777" w:rsidR="00AE187D" w:rsidRPr="00731CD1" w:rsidRDefault="00AE187D" w:rsidP="00B7194D">
            <w:pPr>
              <w:ind w:left="360"/>
              <w:jc w:val="both"/>
            </w:pPr>
          </w:p>
        </w:tc>
      </w:tr>
      <w:tr w:rsidR="00AE187D" w:rsidRPr="00660ABB" w14:paraId="061DBBA7"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F762FE9" w14:textId="77777777" w:rsidR="00AE187D" w:rsidRPr="009372AD" w:rsidRDefault="00AE187D" w:rsidP="00B7194D">
            <w:pPr>
              <w:autoSpaceDE w:val="0"/>
              <w:autoSpaceDN w:val="0"/>
              <w:adjustRightInd w:val="0"/>
              <w:rPr>
                <w:rFonts w:eastAsia="Calibri"/>
              </w:rPr>
            </w:pPr>
            <w:r w:rsidRPr="00E22984">
              <w:rPr>
                <w:rFonts w:eastAsia="Calibri"/>
              </w:rPr>
              <w:t>ERR:10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418EE6A" w14:textId="77777777" w:rsidR="00AE187D" w:rsidRDefault="00AE187D" w:rsidP="00B7194D">
            <w:pPr>
              <w:pStyle w:val="ListParagraph"/>
              <w:spacing w:after="0" w:line="240" w:lineRule="auto"/>
              <w:ind w:left="0"/>
              <w:rPr>
                <w:rFonts w:eastAsia="Calibri"/>
              </w:rPr>
            </w:pPr>
            <w:r>
              <w:t>Lô có số chứng từ vượt quá số lượng tối đa cho phép</w:t>
            </w:r>
          </w:p>
        </w:tc>
        <w:tc>
          <w:tcPr>
            <w:tcW w:w="2116" w:type="dxa"/>
            <w:tcBorders>
              <w:top w:val="single" w:sz="4" w:space="0" w:color="2E74B5"/>
              <w:left w:val="single" w:sz="4" w:space="0" w:color="2E74B5"/>
              <w:bottom w:val="single" w:sz="4" w:space="0" w:color="2E74B5"/>
              <w:right w:val="single" w:sz="4" w:space="0" w:color="2E74B5"/>
            </w:tcBorders>
          </w:tcPr>
          <w:p w14:paraId="6B7F1A38" w14:textId="77777777" w:rsidR="00AE187D" w:rsidRPr="00731CD1" w:rsidRDefault="00AE187D" w:rsidP="00B7194D">
            <w:pPr>
              <w:ind w:left="360"/>
              <w:jc w:val="both"/>
            </w:pPr>
          </w:p>
        </w:tc>
      </w:tr>
      <w:tr w:rsidR="00AE187D" w:rsidRPr="00660ABB" w14:paraId="0BF4C587" w14:textId="77777777" w:rsidTr="00B7194D">
        <w:trPr>
          <w:trHeight w:val="413"/>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DB498F6" w14:textId="77777777" w:rsidR="00AE187D" w:rsidRPr="009372AD" w:rsidRDefault="00AE187D" w:rsidP="00B7194D">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45CDE0C" w14:textId="77777777" w:rsidR="00AE187D" w:rsidRDefault="00AE187D" w:rsidP="00B7194D">
            <w:pPr>
              <w:pStyle w:val="ListParagraph"/>
              <w:spacing w:after="0" w:line="240" w:lineRule="auto"/>
              <w:ind w:left="0"/>
              <w:rPr>
                <w:rFonts w:eastAsia="Calibri"/>
              </w:rPr>
            </w:pPr>
            <w:r>
              <w:rPr>
                <w:rFonts w:eastAsia="Calibri"/>
              </w:rPr>
              <w:t>Có lỗi xảy ra</w:t>
            </w:r>
          </w:p>
        </w:tc>
        <w:tc>
          <w:tcPr>
            <w:tcW w:w="2116" w:type="dxa"/>
            <w:tcBorders>
              <w:top w:val="single" w:sz="4" w:space="0" w:color="2E74B5"/>
              <w:left w:val="single" w:sz="4" w:space="0" w:color="2E74B5"/>
              <w:bottom w:val="single" w:sz="4" w:space="0" w:color="2E74B5"/>
              <w:right w:val="single" w:sz="4" w:space="0" w:color="2E74B5"/>
            </w:tcBorders>
          </w:tcPr>
          <w:p w14:paraId="09BF538C" w14:textId="77777777" w:rsidR="00AE187D" w:rsidRPr="00731CD1" w:rsidRDefault="00AE187D" w:rsidP="00B7194D">
            <w:pPr>
              <w:jc w:val="both"/>
            </w:pPr>
            <w:r>
              <w:t>Lỗi không xác định</w:t>
            </w:r>
          </w:p>
        </w:tc>
      </w:tr>
      <w:tr w:rsidR="00AE187D" w:rsidRPr="00660ABB" w14:paraId="543A9120"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84A9134" w14:textId="77777777" w:rsidR="00AE187D" w:rsidRPr="00E22984" w:rsidRDefault="00AE187D" w:rsidP="00B7194D">
            <w:pPr>
              <w:autoSpaceDE w:val="0"/>
              <w:autoSpaceDN w:val="0"/>
              <w:adjustRightInd w:val="0"/>
              <w:rPr>
                <w:rFonts w:eastAsia="Calibri"/>
              </w:rPr>
            </w:pPr>
            <w:r w:rsidRPr="00E22984">
              <w:rPr>
                <w:rFonts w:eastAsia="Calibri"/>
              </w:rPr>
              <w:t>ERR:30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FB14477" w14:textId="77777777" w:rsidR="00AE187D" w:rsidRDefault="00AE187D" w:rsidP="00B7194D">
            <w:pPr>
              <w:pStyle w:val="ListParagraph"/>
              <w:ind w:left="0"/>
              <w:jc w:val="both"/>
            </w:pPr>
            <w:r>
              <w:t>Tạo mới chứng từ có lỗi</w:t>
            </w:r>
          </w:p>
        </w:tc>
        <w:tc>
          <w:tcPr>
            <w:tcW w:w="2116" w:type="dxa"/>
            <w:tcBorders>
              <w:top w:val="single" w:sz="4" w:space="0" w:color="2E74B5"/>
              <w:left w:val="single" w:sz="4" w:space="0" w:color="2E74B5"/>
              <w:bottom w:val="single" w:sz="4" w:space="0" w:color="2E74B5"/>
              <w:right w:val="single" w:sz="4" w:space="0" w:color="2E74B5"/>
            </w:tcBorders>
          </w:tcPr>
          <w:p w14:paraId="7E9C7B7E" w14:textId="77777777" w:rsidR="00AE187D" w:rsidRPr="00731CD1" w:rsidRDefault="00AE187D" w:rsidP="00B7194D">
            <w:pPr>
              <w:ind w:left="360"/>
              <w:jc w:val="both"/>
            </w:pPr>
          </w:p>
        </w:tc>
      </w:tr>
      <w:tr w:rsidR="00AE187D" w:rsidRPr="00660ABB" w14:paraId="11473FBE"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5DE584E" w14:textId="77777777" w:rsidR="00AE187D" w:rsidRPr="00E22984" w:rsidRDefault="00AE187D" w:rsidP="00B7194D">
            <w:pPr>
              <w:autoSpaceDE w:val="0"/>
              <w:autoSpaceDN w:val="0"/>
              <w:adjustRightInd w:val="0"/>
              <w:rPr>
                <w:rFonts w:eastAsia="Calibri"/>
              </w:rPr>
            </w:pPr>
            <w:r>
              <w:t>ERR:35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DEEA6D1" w14:textId="77777777" w:rsidR="00AE187D" w:rsidRDefault="00AE187D" w:rsidP="00B7194D">
            <w:pPr>
              <w:pStyle w:val="ListParagraph"/>
              <w:ind w:left="0"/>
              <w:jc w:val="both"/>
            </w:pPr>
            <w:r>
              <w:t>Công ty đăng ký DK01 cả có mã, không mã. Tạo cả ký hiệu cả 2 dải có mã và không mã sẽ yêu cầu bắt buộc truyền pattern, serial</w:t>
            </w:r>
          </w:p>
        </w:tc>
        <w:tc>
          <w:tcPr>
            <w:tcW w:w="2116" w:type="dxa"/>
            <w:tcBorders>
              <w:top w:val="single" w:sz="4" w:space="0" w:color="2E74B5"/>
              <w:left w:val="single" w:sz="4" w:space="0" w:color="2E74B5"/>
              <w:bottom w:val="single" w:sz="4" w:space="0" w:color="2E74B5"/>
              <w:right w:val="single" w:sz="4" w:space="0" w:color="2E74B5"/>
            </w:tcBorders>
          </w:tcPr>
          <w:p w14:paraId="67826AC7" w14:textId="77777777" w:rsidR="00AE187D" w:rsidRPr="00731CD1" w:rsidRDefault="00AE187D" w:rsidP="00B7194D">
            <w:pPr>
              <w:ind w:left="360"/>
              <w:jc w:val="both"/>
            </w:pPr>
          </w:p>
        </w:tc>
      </w:tr>
      <w:tr w:rsidR="00AE187D" w:rsidRPr="00660ABB" w14:paraId="79E65A2B"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56521A1" w14:textId="77777777" w:rsidR="00AE187D" w:rsidRPr="009372AD" w:rsidRDefault="00AE187D" w:rsidP="00B7194D">
            <w:pPr>
              <w:autoSpaceDE w:val="0"/>
              <w:autoSpaceDN w:val="0"/>
              <w:adjustRightInd w:val="0"/>
              <w:rPr>
                <w:rFonts w:eastAsia="Calibri"/>
              </w:rPr>
            </w:pPr>
            <w:r>
              <w:rPr>
                <w:szCs w:val="28"/>
              </w:rPr>
              <w:t>Chuỗi xml trả về</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3C813E0" w14:textId="77777777" w:rsidR="00AE187D" w:rsidRPr="00F75A5F" w:rsidRDefault="00AE187D" w:rsidP="00B7194D">
            <w:pPr>
              <w:rPr>
                <w:rFonts w:eastAsia="Calibri"/>
              </w:rPr>
            </w:pPr>
            <w:r>
              <w:rPr>
                <w:rFonts w:eastAsia="Calibri"/>
              </w:rPr>
              <w:t>Chuỗi trả về</w:t>
            </w:r>
          </w:p>
        </w:tc>
        <w:tc>
          <w:tcPr>
            <w:tcW w:w="2116" w:type="dxa"/>
            <w:tcBorders>
              <w:top w:val="single" w:sz="4" w:space="0" w:color="2E74B5"/>
              <w:left w:val="single" w:sz="4" w:space="0" w:color="2E74B5"/>
              <w:bottom w:val="single" w:sz="4" w:space="0" w:color="2E74B5"/>
              <w:right w:val="single" w:sz="4" w:space="0" w:color="2E74B5"/>
            </w:tcBorders>
          </w:tcPr>
          <w:p w14:paraId="6DAF51E9" w14:textId="77777777" w:rsidR="00AE187D" w:rsidRPr="00731CD1" w:rsidRDefault="00AE187D" w:rsidP="00B7194D">
            <w:pPr>
              <w:ind w:left="360"/>
              <w:jc w:val="both"/>
            </w:pPr>
          </w:p>
        </w:tc>
      </w:tr>
    </w:tbl>
    <w:p w14:paraId="151E0DA6" w14:textId="77777777" w:rsidR="00AE187D" w:rsidRDefault="00AE187D" w:rsidP="00AE187D">
      <w:pPr>
        <w:rPr>
          <w:lang w:eastAsia="x-none"/>
        </w:rPr>
      </w:pPr>
    </w:p>
    <w:p w14:paraId="3CFE4DAE" w14:textId="77777777" w:rsidR="00AE187D" w:rsidRDefault="00AE187D" w:rsidP="00AE187D">
      <w:pPr>
        <w:rPr>
          <w:lang w:eastAsia="x-none"/>
        </w:rPr>
      </w:pPr>
      <w:r>
        <w:rPr>
          <w:lang w:eastAsia="x-none"/>
        </w:rPr>
        <w:t>Cấu trúc chuỗi XML trả về:</w:t>
      </w:r>
    </w:p>
    <w:p w14:paraId="02F6E4C8" w14:textId="77777777"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color w:val="0000FF"/>
          <w:sz w:val="20"/>
          <w:szCs w:val="20"/>
        </w:rPr>
        <w:t>&lt;Invoices&gt;</w:t>
      </w:r>
    </w:p>
    <w:p w14:paraId="54B37498" w14:textId="77777777"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038CBDF2" w14:textId="77777777"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&lt;key&gt;</w:t>
      </w:r>
      <w:r w:rsidRPr="00193CC8">
        <w:rPr>
          <w:rFonts w:ascii="Courier New" w:hAnsi="Courier New" w:cs="Courier New"/>
          <w:b/>
          <w:bCs/>
          <w:color w:val="000000"/>
          <w:sz w:val="20"/>
          <w:szCs w:val="20"/>
        </w:rPr>
        <w:t>123</w:t>
      </w:r>
      <w:r w:rsidRPr="00193CC8">
        <w:rPr>
          <w:rFonts w:ascii="Courier New" w:hAnsi="Courier New" w:cs="Courier New"/>
          <w:color w:val="0000FF"/>
          <w:sz w:val="20"/>
          <w:szCs w:val="20"/>
        </w:rPr>
        <w:t>&lt;/key&gt;</w:t>
      </w:r>
    </w:p>
    <w:p w14:paraId="495FA569" w14:textId="77777777"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&lt;idInv&gt;</w:t>
      </w:r>
      <w:r w:rsidRPr="00193CC8">
        <w:rPr>
          <w:rFonts w:ascii="Courier New" w:hAnsi="Courier New" w:cs="Courier New"/>
          <w:b/>
          <w:bCs/>
          <w:color w:val="000000"/>
          <w:sz w:val="20"/>
          <w:szCs w:val="20"/>
        </w:rPr>
        <w:t>128668</w:t>
      </w:r>
      <w:r w:rsidRPr="00193CC8">
        <w:rPr>
          <w:rFonts w:ascii="Courier New" w:hAnsi="Courier New" w:cs="Courier New"/>
          <w:color w:val="0000FF"/>
          <w:sz w:val="20"/>
          <w:szCs w:val="20"/>
        </w:rPr>
        <w:t>&lt;/idInv&gt;</w:t>
      </w:r>
    </w:p>
    <w:p w14:paraId="75598555" w14:textId="77777777"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&lt;hashValue&gt;</w:t>
      </w:r>
      <w:r w:rsidRPr="00193CC8">
        <w:rPr>
          <w:rFonts w:ascii="Courier New" w:hAnsi="Courier New" w:cs="Courier New"/>
          <w:b/>
          <w:bCs/>
          <w:color w:val="000000"/>
          <w:sz w:val="20"/>
          <w:szCs w:val="20"/>
        </w:rPr>
        <w:t>rKdYgeYc7CYLOhjfNFDZ8nBaWjA=</w:t>
      </w:r>
      <w:r w:rsidRPr="00193CC8">
        <w:rPr>
          <w:rFonts w:ascii="Courier New" w:hAnsi="Courier New" w:cs="Courier New"/>
          <w:color w:val="0000FF"/>
          <w:sz w:val="20"/>
          <w:szCs w:val="20"/>
        </w:rPr>
        <w:t>&lt;/hashValue&gt;</w:t>
      </w:r>
    </w:p>
    <w:p w14:paraId="065D0611" w14:textId="66A361F8"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&lt;pattern&gt;</w:t>
      </w:r>
      <w:r w:rsidR="003315D7">
        <w:rPr>
          <w:rFonts w:ascii="Courier New" w:hAnsi="Courier New" w:cs="Courier New"/>
          <w:b/>
          <w:bCs/>
          <w:color w:val="000000"/>
          <w:sz w:val="20"/>
          <w:szCs w:val="20"/>
        </w:rPr>
        <w:t>03/TNCN</w:t>
      </w:r>
      <w:r w:rsidRPr="00193CC8">
        <w:rPr>
          <w:rFonts w:ascii="Courier New" w:hAnsi="Courier New" w:cs="Courier New"/>
          <w:b/>
          <w:bCs/>
          <w:color w:val="000000"/>
          <w:sz w:val="20"/>
          <w:szCs w:val="20"/>
        </w:rPr>
        <w:t>/001</w:t>
      </w:r>
      <w:r w:rsidRPr="00193CC8">
        <w:rPr>
          <w:rFonts w:ascii="Courier New" w:hAnsi="Courier New" w:cs="Courier New"/>
          <w:color w:val="0000FF"/>
          <w:sz w:val="20"/>
          <w:szCs w:val="20"/>
        </w:rPr>
        <w:t>&lt;/pattern&gt;</w:t>
      </w:r>
    </w:p>
    <w:p w14:paraId="39BE7B24" w14:textId="288BE919"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&lt;serial&gt;</w:t>
      </w:r>
      <w:r w:rsidR="003315D7">
        <w:rPr>
          <w:rFonts w:ascii="Courier New" w:hAnsi="Courier New" w:cs="Courier New"/>
          <w:b/>
          <w:bCs/>
          <w:color w:val="000000"/>
          <w:sz w:val="20"/>
          <w:szCs w:val="20"/>
        </w:rPr>
        <w:t>CT/25E</w:t>
      </w:r>
      <w:r w:rsidRPr="00193CC8">
        <w:rPr>
          <w:rFonts w:ascii="Courier New" w:hAnsi="Courier New" w:cs="Courier New"/>
          <w:color w:val="0000FF"/>
          <w:sz w:val="20"/>
          <w:szCs w:val="20"/>
        </w:rPr>
        <w:t>&lt;/serial&gt;</w:t>
      </w:r>
    </w:p>
    <w:p w14:paraId="5B86DA0F" w14:textId="77777777"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5F686450" w14:textId="77777777"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42DD3C5C" w14:textId="77777777"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&lt;key&gt;</w:t>
      </w:r>
      <w:r w:rsidRPr="00193CC8">
        <w:rPr>
          <w:rFonts w:ascii="Courier New" w:hAnsi="Courier New" w:cs="Courier New"/>
          <w:b/>
          <w:bCs/>
          <w:color w:val="000000"/>
          <w:sz w:val="20"/>
          <w:szCs w:val="20"/>
        </w:rPr>
        <w:t>456</w:t>
      </w:r>
      <w:r w:rsidRPr="00193CC8">
        <w:rPr>
          <w:rFonts w:ascii="Courier New" w:hAnsi="Courier New" w:cs="Courier New"/>
          <w:color w:val="0000FF"/>
          <w:sz w:val="20"/>
          <w:szCs w:val="20"/>
        </w:rPr>
        <w:t>&lt;/key&gt;</w:t>
      </w:r>
    </w:p>
    <w:p w14:paraId="3C617375" w14:textId="77777777"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&lt;idInv&gt;</w:t>
      </w:r>
      <w:r w:rsidRPr="00193CC8">
        <w:rPr>
          <w:rFonts w:ascii="Courier New" w:hAnsi="Courier New" w:cs="Courier New"/>
          <w:b/>
          <w:bCs/>
          <w:color w:val="000000"/>
          <w:sz w:val="20"/>
          <w:szCs w:val="20"/>
        </w:rPr>
        <w:t>128923</w:t>
      </w:r>
      <w:r w:rsidRPr="00193CC8">
        <w:rPr>
          <w:rFonts w:ascii="Courier New" w:hAnsi="Courier New" w:cs="Courier New"/>
          <w:color w:val="0000FF"/>
          <w:sz w:val="20"/>
          <w:szCs w:val="20"/>
        </w:rPr>
        <w:t>&lt;/idInv&gt;</w:t>
      </w:r>
    </w:p>
    <w:p w14:paraId="019727C6" w14:textId="77777777"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&lt;hashValue&gt;</w:t>
      </w:r>
      <w:r w:rsidRPr="00193CC8">
        <w:rPr>
          <w:rFonts w:ascii="Courier New" w:hAnsi="Courier New" w:cs="Courier New"/>
          <w:b/>
          <w:bCs/>
          <w:color w:val="000000"/>
          <w:sz w:val="20"/>
          <w:szCs w:val="20"/>
        </w:rPr>
        <w:t>2p60p82YQhqjMHG9t/toIaLfENQ=</w:t>
      </w:r>
      <w:r w:rsidRPr="00193CC8">
        <w:rPr>
          <w:rFonts w:ascii="Courier New" w:hAnsi="Courier New" w:cs="Courier New"/>
          <w:color w:val="0000FF"/>
          <w:sz w:val="20"/>
          <w:szCs w:val="20"/>
        </w:rPr>
        <w:t>&lt;/hashValue&gt;</w:t>
      </w:r>
    </w:p>
    <w:p w14:paraId="1EDD895C" w14:textId="7FC56A4B"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&lt;pattern&gt;</w:t>
      </w:r>
      <w:r w:rsidR="003315D7">
        <w:rPr>
          <w:rFonts w:ascii="Courier New" w:hAnsi="Courier New" w:cs="Courier New"/>
          <w:b/>
          <w:bCs/>
          <w:color w:val="000000"/>
          <w:sz w:val="20"/>
          <w:szCs w:val="20"/>
        </w:rPr>
        <w:t>03/TNCN</w:t>
      </w:r>
      <w:r w:rsidR="003315D7" w:rsidRPr="00193CC8">
        <w:rPr>
          <w:rFonts w:ascii="Courier New" w:hAnsi="Courier New" w:cs="Courier New"/>
          <w:b/>
          <w:bCs/>
          <w:color w:val="000000"/>
          <w:sz w:val="20"/>
          <w:szCs w:val="20"/>
        </w:rPr>
        <w:t>/001</w:t>
      </w:r>
      <w:r w:rsidRPr="00193CC8">
        <w:rPr>
          <w:rFonts w:ascii="Courier New" w:hAnsi="Courier New" w:cs="Courier New"/>
          <w:color w:val="0000FF"/>
          <w:sz w:val="20"/>
          <w:szCs w:val="20"/>
        </w:rPr>
        <w:t>&lt;/pattern&gt;</w:t>
      </w:r>
    </w:p>
    <w:p w14:paraId="33EB4B44" w14:textId="67CE146B"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&lt;serial&gt;</w:t>
      </w:r>
      <w:r w:rsidR="003315D7">
        <w:rPr>
          <w:rFonts w:ascii="Courier New" w:hAnsi="Courier New" w:cs="Courier New"/>
          <w:b/>
          <w:bCs/>
          <w:color w:val="000000"/>
          <w:sz w:val="20"/>
          <w:szCs w:val="20"/>
        </w:rPr>
        <w:t>CT/25E</w:t>
      </w:r>
      <w:r w:rsidRPr="00193CC8">
        <w:rPr>
          <w:rFonts w:ascii="Courier New" w:hAnsi="Courier New" w:cs="Courier New"/>
          <w:color w:val="0000FF"/>
          <w:sz w:val="20"/>
          <w:szCs w:val="20"/>
        </w:rPr>
        <w:t>&lt;/serial&gt;</w:t>
      </w:r>
    </w:p>
    <w:p w14:paraId="64B3418F" w14:textId="77777777"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4BE708F1" w14:textId="77777777" w:rsidR="00AE187D" w:rsidRDefault="00AE187D" w:rsidP="00AE187D">
      <w:pPr>
        <w:shd w:val="clear" w:color="auto" w:fill="FFFFFF"/>
        <w:rPr>
          <w:rFonts w:ascii="Courier New" w:hAnsi="Courier New" w:cs="Courier New"/>
          <w:color w:val="0000FF"/>
          <w:sz w:val="20"/>
          <w:szCs w:val="20"/>
        </w:rPr>
      </w:pPr>
      <w:r w:rsidRPr="00193CC8">
        <w:rPr>
          <w:rFonts w:ascii="Courier New" w:hAnsi="Courier New" w:cs="Courier New"/>
          <w:color w:val="0000FF"/>
          <w:sz w:val="20"/>
          <w:szCs w:val="20"/>
        </w:rPr>
        <w:t>&lt;/Invoices&gt;</w:t>
      </w:r>
    </w:p>
    <w:p w14:paraId="794EDC9D" w14:textId="77777777" w:rsidR="00AE187D" w:rsidRPr="00193CC8" w:rsidRDefault="00AE187D" w:rsidP="00AE187D">
      <w:pPr>
        <w:shd w:val="clear" w:color="auto" w:fill="FFFFFF"/>
        <w:rPr>
          <w:rFonts w:ascii="Courier New" w:hAnsi="Courier New" w:cs="Courier New"/>
          <w:b/>
          <w:bCs/>
          <w:color w:val="000000"/>
          <w:sz w:val="20"/>
          <w:szCs w:val="20"/>
        </w:rPr>
      </w:pPr>
    </w:p>
    <w:p w14:paraId="617275C9" w14:textId="77777777" w:rsidR="00AE187D" w:rsidRDefault="00AE187D" w:rsidP="00AE187D">
      <w:pPr>
        <w:rPr>
          <w:szCs w:val="28"/>
        </w:rPr>
      </w:pPr>
      <w:r>
        <w:rPr>
          <w:szCs w:val="28"/>
        </w:rPr>
        <w:t xml:space="preserve">Trong đó: </w:t>
      </w:r>
      <w:r>
        <w:rPr>
          <w:szCs w:val="28"/>
        </w:rPr>
        <w:tab/>
        <w:t xml:space="preserve">            tag </w:t>
      </w:r>
      <w:r w:rsidRPr="00735530">
        <w:rPr>
          <w:rFonts w:ascii="Consolas" w:hAnsi="Consolas" w:cs="Consolas"/>
          <w:color w:val="0000FF"/>
          <w:sz w:val="19"/>
          <w:szCs w:val="19"/>
          <w:highlight w:val="white"/>
        </w:rPr>
        <w:t>&lt;key&gt;</w:t>
      </w:r>
      <w:r>
        <w:rPr>
          <w:szCs w:val="28"/>
        </w:rPr>
        <w:t>: fkey</w:t>
      </w:r>
    </w:p>
    <w:p w14:paraId="7F1D7882" w14:textId="77777777" w:rsidR="00AE187D" w:rsidRPr="00735530" w:rsidRDefault="00AE187D" w:rsidP="00AE187D">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&lt;idInv&gt;</w:t>
      </w:r>
      <w:r w:rsidRPr="00735530">
        <w:rPr>
          <w:szCs w:val="28"/>
        </w:rPr>
        <w:t xml:space="preserve">: id </w:t>
      </w:r>
      <w:r>
        <w:rPr>
          <w:szCs w:val="28"/>
        </w:rPr>
        <w:t>chứng từ</w:t>
      </w:r>
      <w:r w:rsidRPr="00735530">
        <w:rPr>
          <w:szCs w:val="28"/>
        </w:rPr>
        <w:t xml:space="preserve"> trên hệ thống vnpt</w:t>
      </w:r>
    </w:p>
    <w:p w14:paraId="28A500EC" w14:textId="77777777" w:rsidR="00AE187D" w:rsidRPr="00735530" w:rsidRDefault="00AE187D" w:rsidP="00AE187D">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&lt;hashValue&gt;</w:t>
      </w:r>
      <w:r w:rsidRPr="00735530">
        <w:rPr>
          <w:szCs w:val="28"/>
        </w:rPr>
        <w:t xml:space="preserve">: </w:t>
      </w:r>
      <w:r>
        <w:rPr>
          <w:szCs w:val="28"/>
        </w:rPr>
        <w:t xml:space="preserve"> chuỗi hash</w:t>
      </w:r>
    </w:p>
    <w:p w14:paraId="5D213493" w14:textId="77777777" w:rsidR="00AE187D" w:rsidRDefault="00AE187D" w:rsidP="00AE187D">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&lt;pattern&gt;</w:t>
      </w:r>
      <w:r w:rsidRPr="00735530">
        <w:rPr>
          <w:szCs w:val="28"/>
        </w:rPr>
        <w:t>:</w:t>
      </w:r>
      <w:r>
        <w:rPr>
          <w:szCs w:val="28"/>
        </w:rPr>
        <w:t xml:space="preserve"> mẫu số</w:t>
      </w:r>
    </w:p>
    <w:p w14:paraId="5DEAD93F" w14:textId="77777777" w:rsidR="00AE187D" w:rsidRPr="00193CC8" w:rsidRDefault="00AE187D" w:rsidP="00AE187D">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&lt;serial&gt;</w:t>
      </w:r>
      <w:r>
        <w:rPr>
          <w:szCs w:val="28"/>
        </w:rPr>
        <w:t>: ký hiệu</w:t>
      </w:r>
    </w:p>
    <w:p w14:paraId="159D2AAB" w14:textId="77777777" w:rsidR="00AE187D" w:rsidRPr="00B75F28" w:rsidRDefault="00AE187D" w:rsidP="00AE187D">
      <w:pPr>
        <w:rPr>
          <w:lang w:val="x-none" w:eastAsia="x-none"/>
        </w:rPr>
      </w:pPr>
    </w:p>
    <w:p w14:paraId="497AA15C" w14:textId="0B458C1D" w:rsidR="00AE187D" w:rsidRDefault="00AE187D" w:rsidP="00AE187D">
      <w:pPr>
        <w:pStyle w:val="Heading3"/>
      </w:pPr>
      <w:r>
        <w:t xml:space="preserve">Gửi </w:t>
      </w:r>
      <w:r w:rsidR="000431A8">
        <w:t>điều chỉnh</w:t>
      </w:r>
      <w:r>
        <w:t xml:space="preserve"> chứng từ sử dụng token(bước 2)</w:t>
      </w:r>
    </w:p>
    <w:p w14:paraId="008D2BF4" w14:textId="5E064D53" w:rsidR="00AE187D" w:rsidRDefault="00AE187D" w:rsidP="00AE187D">
      <w:pPr>
        <w:pStyle w:val="N"/>
      </w:pPr>
      <w:r>
        <w:t>s</w:t>
      </w:r>
      <w:r w:rsidRPr="00EB3AC8">
        <w:t xml:space="preserve">tring </w:t>
      </w:r>
      <w:r w:rsidRPr="003C4A43">
        <w:rPr>
          <w:b/>
          <w:color w:val="000000"/>
        </w:rPr>
        <w:t>AdjustCTTToken</w:t>
      </w:r>
      <w:r w:rsidRPr="00761E77">
        <w:t xml:space="preserve"> (string Account, string ACpass, string xmlInvData, string username, string password, int type, string pattern = "", string serial = "")</w:t>
      </w:r>
    </w:p>
    <w:p w14:paraId="42DBE7D6" w14:textId="77777777" w:rsidR="00AE187D" w:rsidRDefault="00AE187D" w:rsidP="00AE187D">
      <w:pPr>
        <w:pStyle w:val="N"/>
      </w:pPr>
      <w:ins w:id="1804" w:author="Comparison" w:date="2022-04-14T16:30:00Z">
        <w:r>
          <w:t>DESCRIPTION</w:t>
        </w:r>
      </w:ins>
    </w:p>
    <w:p w14:paraId="0959DF6D" w14:textId="77777777" w:rsidR="00AE187D" w:rsidRDefault="00AE187D" w:rsidP="00AE187D">
      <w:pPr>
        <w:pStyle w:val="N"/>
        <w:rPr>
          <w:ins w:id="1805" w:author="Comparison" w:date="2022-04-14T16:30:00Z"/>
        </w:rPr>
      </w:pPr>
      <w:ins w:id="1806" w:author="Comparison" w:date="2022-04-14T16:30:00Z">
        <w:r>
          <w:tab/>
          <w:t xml:space="preserve">Đây là web service cho phép gửi thông tin thay thế </w:t>
        </w:r>
      </w:ins>
      <w:r>
        <w:t>chứng từ</w:t>
      </w:r>
      <w:ins w:id="1807" w:author="Comparison" w:date="2022-04-14T16:30:00Z">
        <w:r>
          <w:t xml:space="preserve">  với các hệ thống sử dụng token, sau khi thực hiện gọi hàm Lấy giá trị Hash ở bước 1 (</w:t>
        </w:r>
      </w:ins>
      <w:r>
        <w:rPr>
          <w:b/>
        </w:rPr>
        <w:t>4.2.2</w:t>
      </w:r>
      <w:ins w:id="1808" w:author="Comparison" w:date="2022-04-14T16:30:00Z">
        <w:r>
          <w:t>)</w:t>
        </w:r>
      </w:ins>
    </w:p>
    <w:p w14:paraId="57DD2001" w14:textId="77777777" w:rsidR="00AE187D" w:rsidRDefault="00AE187D" w:rsidP="00AE187D">
      <w:pPr>
        <w:pStyle w:val="N"/>
        <w:rPr>
          <w:ins w:id="1809" w:author="Comparison" w:date="2022-04-14T16:30:00Z"/>
        </w:rPr>
      </w:pPr>
      <w:ins w:id="1810" w:author="Comparison" w:date="2022-04-14T16:30:00Z">
        <w:r>
          <w:t>HTTP METHOD</w:t>
        </w:r>
      </w:ins>
    </w:p>
    <w:p w14:paraId="5921A42C" w14:textId="77777777" w:rsidR="00AE187D" w:rsidRDefault="00AE187D" w:rsidP="00AE187D">
      <w:pPr>
        <w:pStyle w:val="N"/>
        <w:rPr>
          <w:ins w:id="1811" w:author="Comparison" w:date="2022-04-14T16:30:00Z"/>
          <w:b/>
        </w:rPr>
      </w:pPr>
      <w:ins w:id="1812" w:author="Comparison" w:date="2022-04-14T16:30:00Z">
        <w:r>
          <w:lastRenderedPageBreak/>
          <w:tab/>
        </w:r>
        <w:r>
          <w:tab/>
          <w:t>POST</w:t>
        </w:r>
      </w:ins>
    </w:p>
    <w:p w14:paraId="7AA415B4" w14:textId="77777777" w:rsidR="00AE187D" w:rsidRDefault="00AE187D" w:rsidP="00AE187D">
      <w:pPr>
        <w:pStyle w:val="N"/>
        <w:rPr>
          <w:ins w:id="1813" w:author="Comparison" w:date="2022-04-14T16:30:00Z"/>
        </w:rPr>
      </w:pPr>
      <w:ins w:id="1814" w:author="Comparison" w:date="2022-04-14T16:30:00Z">
        <w:r>
          <w:t>REQUEST BODY</w:t>
        </w:r>
      </w:ins>
    </w:p>
    <w:p w14:paraId="03E1A5E9" w14:textId="77777777" w:rsidR="00AE187D" w:rsidRDefault="00AE187D" w:rsidP="00AE187D">
      <w:pPr>
        <w:pStyle w:val="ListParagraph"/>
        <w:numPr>
          <w:ilvl w:val="0"/>
          <w:numId w:val="2"/>
        </w:numPr>
        <w:spacing w:after="0" w:line="360" w:lineRule="auto"/>
        <w:ind w:left="1080"/>
        <w:jc w:val="both"/>
        <w:rPr>
          <w:ins w:id="1815" w:author="Comparison" w:date="2022-04-14T16:30:00Z"/>
          <w:rFonts w:eastAsia="Calibri"/>
          <w:b/>
          <w:u w:val="single"/>
        </w:rPr>
      </w:pPr>
      <w:ins w:id="1816" w:author="Comparison" w:date="2022-04-14T16:30:00Z">
        <w:r>
          <w:rPr>
            <w:rFonts w:eastAsia="Calibri"/>
            <w:b/>
          </w:rPr>
          <w:t xml:space="preserve">Account/ACPass:  </w:t>
        </w:r>
        <w:r>
          <w:rPr>
            <w:rFonts w:eastAsia="Calibri"/>
          </w:rPr>
          <w:t>Tài khoản được cấp phát cho nhân viên gọi lệnh gửi thông điệp.</w:t>
        </w:r>
      </w:ins>
    </w:p>
    <w:p w14:paraId="02A69784" w14:textId="77777777" w:rsidR="00AE187D" w:rsidRDefault="00AE187D" w:rsidP="00AE187D">
      <w:pPr>
        <w:pStyle w:val="ListParagraph"/>
        <w:numPr>
          <w:ilvl w:val="0"/>
          <w:numId w:val="2"/>
        </w:numPr>
        <w:spacing w:after="0" w:line="360" w:lineRule="auto"/>
        <w:ind w:left="1080"/>
        <w:jc w:val="both"/>
        <w:rPr>
          <w:ins w:id="1817" w:author="Comparison" w:date="2022-04-14T16:30:00Z"/>
          <w:rFonts w:eastAsia="Calibri"/>
          <w:b/>
          <w:u w:val="single"/>
        </w:rPr>
      </w:pPr>
      <w:ins w:id="1818" w:author="Comparison" w:date="2022-04-14T16:30:00Z">
        <w:r>
          <w:rPr>
            <w:b/>
            <w:color w:val="000000"/>
          </w:rPr>
          <w:t>username</w:t>
        </w:r>
        <w:r>
          <w:rPr>
            <w:rFonts w:eastAsia="Calibri"/>
            <w:b/>
          </w:rPr>
          <w:t>/</w:t>
        </w:r>
        <w:r>
          <w:rPr>
            <w:b/>
            <w:color w:val="000000"/>
          </w:rPr>
          <w:t>password</w:t>
        </w:r>
        <w:r>
          <w:rPr>
            <w:rFonts w:eastAsia="Calibri"/>
          </w:rPr>
          <w:t>: Tài khoản được cấp phát cho khách hàng để gọi đến webservice (tài khoản có quyền ServiceRole trong hệ thống).</w:t>
        </w:r>
      </w:ins>
    </w:p>
    <w:p w14:paraId="4C0F5B73" w14:textId="77777777" w:rsidR="00AE187D" w:rsidRDefault="00AE187D" w:rsidP="00AE187D">
      <w:pPr>
        <w:pStyle w:val="ListParagraph"/>
        <w:numPr>
          <w:ilvl w:val="0"/>
          <w:numId w:val="2"/>
        </w:numPr>
        <w:spacing w:after="0" w:line="360" w:lineRule="auto"/>
        <w:ind w:left="1080"/>
        <w:jc w:val="both"/>
        <w:rPr>
          <w:ins w:id="1819" w:author="Comparison" w:date="2022-04-14T16:30:00Z"/>
          <w:rFonts w:eastAsia="Calibri"/>
          <w:b/>
          <w:u w:val="single"/>
        </w:rPr>
      </w:pPr>
      <w:ins w:id="1820" w:author="Comparison" w:date="2022-04-14T16:30:00Z">
        <w:r>
          <w:rPr>
            <w:b/>
            <w:color w:val="000000"/>
          </w:rPr>
          <w:t>xmlInvData</w:t>
        </w:r>
        <w:r>
          <w:rPr>
            <w:color w:val="000000"/>
          </w:rPr>
          <w:t>: chuỗi xml dữ liệu ký hash.</w:t>
        </w:r>
        <w:r>
          <w:rPr>
            <w:rFonts w:eastAsia="Calibri"/>
            <w:b/>
            <w:u w:val="single"/>
          </w:rPr>
          <w:t xml:space="preserve"> </w:t>
        </w:r>
      </w:ins>
    </w:p>
    <w:p w14:paraId="043422F9" w14:textId="77777777" w:rsidR="00AE187D" w:rsidRPr="00C13C7B" w:rsidRDefault="00AE187D" w:rsidP="00AE187D">
      <w:pPr>
        <w:pStyle w:val="ListParagraph"/>
        <w:numPr>
          <w:ilvl w:val="0"/>
          <w:numId w:val="2"/>
        </w:numPr>
        <w:spacing w:after="0" w:line="360" w:lineRule="auto"/>
        <w:ind w:left="1080"/>
        <w:jc w:val="both"/>
        <w:rPr>
          <w:ins w:id="1821" w:author="Comparison" w:date="2022-04-14T16:30:00Z"/>
          <w:rFonts w:eastAsia="Calibri"/>
          <w:b/>
        </w:rPr>
      </w:pPr>
      <w:ins w:id="1822" w:author="Comparison" w:date="2022-04-14T16:30:00Z">
        <w:r w:rsidRPr="00C13C7B">
          <w:rPr>
            <w:b/>
          </w:rPr>
          <w:t>pattern</w:t>
        </w:r>
        <w:r w:rsidRPr="00C13C7B">
          <w:t>: Mẫu số</w:t>
        </w:r>
      </w:ins>
    </w:p>
    <w:p w14:paraId="5F2E6CEB" w14:textId="77777777" w:rsidR="00AE187D" w:rsidRPr="00CC4ACE" w:rsidRDefault="00AE187D">
      <w:pPr>
        <w:pStyle w:val="ListParagraph"/>
        <w:numPr>
          <w:ilvl w:val="0"/>
          <w:numId w:val="2"/>
        </w:numPr>
        <w:spacing w:after="0" w:line="360" w:lineRule="auto"/>
        <w:ind w:left="1080"/>
        <w:jc w:val="both"/>
        <w:rPr>
          <w:b/>
        </w:rPr>
        <w:pPrChange w:id="1823" w:author="Comparison" w:date="2022-04-14T16:30:00Z">
          <w:pPr>
            <w:pStyle w:val="ListParagraph"/>
            <w:spacing w:after="0" w:line="360" w:lineRule="auto"/>
            <w:jc w:val="both"/>
          </w:pPr>
        </w:pPrChange>
      </w:pPr>
      <w:ins w:id="1824" w:author="Comparison" w:date="2022-04-14T16:30:00Z">
        <w:r>
          <w:rPr>
            <w:b/>
          </w:rPr>
          <w:t>serial</w:t>
        </w:r>
        <w:r>
          <w:t>: Ký hiệu</w:t>
        </w:r>
      </w:ins>
    </w:p>
    <w:p w14:paraId="131551A2" w14:textId="490AFF15" w:rsidR="00AE187D" w:rsidRDefault="00AE187D" w:rsidP="00AE187D">
      <w:pPr>
        <w:pStyle w:val="ListParagraph"/>
        <w:numPr>
          <w:ilvl w:val="0"/>
          <w:numId w:val="2"/>
        </w:numPr>
        <w:spacing w:after="0" w:line="360" w:lineRule="auto"/>
        <w:ind w:left="1080"/>
        <w:jc w:val="both"/>
        <w:rPr>
          <w:ins w:id="1825" w:author="Comparison" w:date="2022-04-14T16:30:00Z"/>
          <w:b/>
        </w:rPr>
      </w:pPr>
      <w:r>
        <w:rPr>
          <w:b/>
        </w:rPr>
        <w:t>type :</w:t>
      </w:r>
      <w:r w:rsidRPr="00CC4ACE">
        <w:t xml:space="preserve"> </w:t>
      </w:r>
      <w:r w:rsidR="006A5B16">
        <w:t>điều chỉnh</w:t>
      </w:r>
      <w:r w:rsidRPr="00DA6FA0">
        <w:t xml:space="preserve"> = </w:t>
      </w:r>
      <w:r w:rsidR="005D2073">
        <w:t>2</w:t>
      </w:r>
    </w:p>
    <w:p w14:paraId="33E97AA9" w14:textId="77777777" w:rsidR="00AE187D" w:rsidRDefault="00AE187D" w:rsidP="00AE187D">
      <w:pPr>
        <w:pStyle w:val="N"/>
        <w:rPr>
          <w:ins w:id="1826" w:author="Comparison" w:date="2022-04-14T16:30:00Z"/>
        </w:rPr>
      </w:pPr>
      <w:ins w:id="1827" w:author="Comparison" w:date="2022-04-14T16:30:00Z">
        <w:r>
          <w:t>RETURNS</w:t>
        </w:r>
      </w:ins>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1828" w:author="Comparison" w:date="2022-04-14T16:30:00Z">
          <w:tblPr>
            <w:tblW w:w="0" w:type="nil"/>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2430"/>
        <w:gridCol w:w="4950"/>
        <w:gridCol w:w="1885"/>
        <w:tblGridChange w:id="1829">
          <w:tblGrid>
            <w:gridCol w:w="1234"/>
            <w:gridCol w:w="1196"/>
            <w:gridCol w:w="514"/>
            <w:gridCol w:w="540"/>
            <w:gridCol w:w="3896"/>
            <w:gridCol w:w="604"/>
            <w:gridCol w:w="399"/>
            <w:gridCol w:w="882"/>
            <w:gridCol w:w="1234"/>
          </w:tblGrid>
        </w:tblGridChange>
      </w:tblGrid>
      <w:tr w:rsidR="00AE187D" w14:paraId="0D0D837B" w14:textId="77777777" w:rsidTr="00B7194D">
        <w:trPr>
          <w:ins w:id="1830" w:author="Comparison" w:date="2022-04-14T16:30:00Z"/>
          <w:trPrChange w:id="1831" w:author="Comparison" w:date="2022-04-14T16:30:00Z">
            <w:trPr>
              <w:gridBefore w:val="1"/>
            </w:trPr>
          </w:trPrChange>
        </w:trPr>
        <w:tc>
          <w:tcPr>
            <w:tcW w:w="2430" w:type="dxa"/>
            <w:tcBorders>
              <w:top w:val="single" w:sz="4" w:space="0" w:color="2E74B5"/>
              <w:left w:val="single" w:sz="4" w:space="0" w:color="2E74B5"/>
              <w:bottom w:val="single" w:sz="4" w:space="0" w:color="2E74B5"/>
              <w:right w:val="single" w:sz="4" w:space="0" w:color="2E74B5"/>
            </w:tcBorders>
            <w:shd w:val="clear" w:color="auto" w:fill="F2F2F2"/>
            <w:hideMark/>
            <w:tcPrChange w:id="1832" w:author="Comparison" w:date="2022-04-14T16:30:00Z">
              <w:tcPr>
                <w:tcW w:w="1710" w:type="dxa"/>
                <w:gridSpan w:val="2"/>
                <w:tcBorders>
                  <w:top w:val="single" w:sz="4" w:space="0" w:color="2E74B5"/>
                  <w:left w:val="single" w:sz="4" w:space="5" w:color="2E74B5"/>
                  <w:bottom w:val="single" w:sz="4" w:space="0" w:color="2E74B5"/>
                  <w:right w:val="single" w:sz="4" w:space="5" w:color="2E74B5"/>
                </w:tcBorders>
                <w:shd w:val="clear" w:color="auto" w:fill="F2F2F2"/>
                <w:hideMark/>
              </w:tcPr>
            </w:tcPrChange>
          </w:tcPr>
          <w:p w14:paraId="1F1371D3" w14:textId="77777777" w:rsidR="00AE187D" w:rsidRDefault="00AE187D">
            <w:pPr>
              <w:pStyle w:val="ListParagraph"/>
              <w:rPr>
                <w:ins w:id="1833" w:author="Comparison" w:date="2022-04-14T16:30:00Z"/>
              </w:rPr>
              <w:pPrChange w:id="1834" w:author="Comparison" w:date="2022-04-14T16:30:00Z">
                <w:pPr>
                  <w:pStyle w:val="ListParagraph"/>
                  <w:jc w:val="center"/>
                </w:pPr>
              </w:pPrChange>
            </w:pPr>
            <w:ins w:id="1835" w:author="Comparison" w:date="2022-04-14T16:30:00Z">
              <w:r>
                <w:t>Kết quả</w:t>
              </w:r>
            </w:ins>
          </w:p>
        </w:tc>
        <w:tc>
          <w:tcPr>
            <w:tcW w:w="4950" w:type="dxa"/>
            <w:tcBorders>
              <w:top w:val="single" w:sz="4" w:space="0" w:color="2E74B5"/>
              <w:left w:val="single" w:sz="4" w:space="0" w:color="2E74B5"/>
              <w:bottom w:val="single" w:sz="4" w:space="0" w:color="2E74B5"/>
              <w:right w:val="single" w:sz="4" w:space="0" w:color="2E74B5"/>
            </w:tcBorders>
            <w:shd w:val="clear" w:color="auto" w:fill="F2F2F2"/>
            <w:hideMark/>
            <w:tcPrChange w:id="1836" w:author="Comparison" w:date="2022-04-14T16:30:00Z">
              <w:tcPr>
                <w:tcW w:w="5040" w:type="dxa"/>
                <w:gridSpan w:val="3"/>
                <w:tcBorders>
                  <w:top w:val="single" w:sz="4" w:space="0" w:color="2E74B5"/>
                  <w:left w:val="single" w:sz="4" w:space="5" w:color="2E74B5"/>
                  <w:bottom w:val="single" w:sz="4" w:space="0" w:color="2E74B5"/>
                  <w:right w:val="single" w:sz="4" w:space="5" w:color="2E74B5"/>
                </w:tcBorders>
                <w:shd w:val="clear" w:color="auto" w:fill="F2F2F2"/>
                <w:hideMark/>
              </w:tcPr>
            </w:tcPrChange>
          </w:tcPr>
          <w:p w14:paraId="4802699E" w14:textId="77777777" w:rsidR="00AE187D" w:rsidRDefault="00AE187D" w:rsidP="00B7194D">
            <w:pPr>
              <w:pStyle w:val="ListParagraph"/>
              <w:rPr>
                <w:ins w:id="1837" w:author="Comparison" w:date="2022-04-14T16:30:00Z"/>
              </w:rPr>
            </w:pPr>
            <w:ins w:id="1838" w:author="Comparison" w:date="2022-04-14T16:30:00Z">
              <w:r>
                <w:t>Mô tả</w:t>
              </w:r>
            </w:ins>
          </w:p>
        </w:tc>
        <w:tc>
          <w:tcPr>
            <w:tcW w:w="1885" w:type="dxa"/>
            <w:tcBorders>
              <w:top w:val="single" w:sz="4" w:space="0" w:color="2E74B5"/>
              <w:left w:val="single" w:sz="4" w:space="0" w:color="2E74B5"/>
              <w:bottom w:val="single" w:sz="4" w:space="0" w:color="2E74B5"/>
              <w:right w:val="single" w:sz="4" w:space="0" w:color="2E74B5"/>
            </w:tcBorders>
            <w:shd w:val="clear" w:color="auto" w:fill="F2F2F2"/>
            <w:hideMark/>
            <w:tcPrChange w:id="1839" w:author="Comparison" w:date="2022-04-14T16:30:00Z">
              <w:tcPr>
                <w:tcW w:w="2515" w:type="dxa"/>
                <w:gridSpan w:val="3"/>
                <w:tcBorders>
                  <w:top w:val="single" w:sz="4" w:space="0" w:color="2E74B5"/>
                  <w:left w:val="single" w:sz="4" w:space="5" w:color="2E74B5"/>
                  <w:bottom w:val="single" w:sz="4" w:space="0" w:color="2E74B5"/>
                  <w:right w:val="single" w:sz="4" w:space="5" w:color="2E74B5"/>
                </w:tcBorders>
                <w:shd w:val="clear" w:color="auto" w:fill="F2F2F2"/>
                <w:hideMark/>
              </w:tcPr>
            </w:tcPrChange>
          </w:tcPr>
          <w:p w14:paraId="1F9AB48F" w14:textId="77777777" w:rsidR="00AE187D" w:rsidRDefault="00AE187D" w:rsidP="00B7194D">
            <w:pPr>
              <w:pStyle w:val="ListParagraph"/>
              <w:rPr>
                <w:ins w:id="1840" w:author="Comparison" w:date="2022-04-14T16:30:00Z"/>
              </w:rPr>
            </w:pPr>
            <w:ins w:id="1841" w:author="Comparison" w:date="2022-04-14T16:30:00Z">
              <w:r>
                <w:t>Ghi chú</w:t>
              </w:r>
            </w:ins>
          </w:p>
        </w:tc>
      </w:tr>
      <w:tr w:rsidR="00AE187D" w14:paraId="28D73818" w14:textId="77777777" w:rsidTr="00B7194D">
        <w:trPr>
          <w:ins w:id="1842" w:author="Comparison" w:date="2022-04-14T16:30:00Z"/>
        </w:trPr>
        <w:tc>
          <w:tcPr>
            <w:tcW w:w="2430" w:type="dxa"/>
            <w:tcBorders>
              <w:top w:val="single" w:sz="4" w:space="0" w:color="2E74B5"/>
              <w:left w:val="single" w:sz="4" w:space="0" w:color="2E74B5"/>
              <w:bottom w:val="single" w:sz="4" w:space="0" w:color="auto"/>
              <w:right w:val="single" w:sz="4" w:space="0" w:color="2E74B5"/>
            </w:tcBorders>
            <w:hideMark/>
          </w:tcPr>
          <w:p w14:paraId="5A79BBA1" w14:textId="77777777" w:rsidR="00AE187D" w:rsidRDefault="00AE187D" w:rsidP="00B7194D">
            <w:pPr>
              <w:autoSpaceDE w:val="0"/>
              <w:autoSpaceDN w:val="0"/>
              <w:adjustRightInd w:val="0"/>
              <w:rPr>
                <w:ins w:id="1843" w:author="Comparison" w:date="2022-04-14T16:30:00Z"/>
                <w:rFonts w:eastAsia="Calibri"/>
                <w:sz w:val="19"/>
                <w:szCs w:val="19"/>
              </w:rPr>
            </w:pPr>
            <w:ins w:id="1844" w:author="Comparison" w:date="2022-04-14T16:30:00Z">
              <w:r>
                <w:rPr>
                  <w:rFonts w:eastAsia="Calibri"/>
                </w:rPr>
                <w:t>ERR:1</w:t>
              </w:r>
            </w:ins>
          </w:p>
        </w:tc>
        <w:tc>
          <w:tcPr>
            <w:tcW w:w="4950" w:type="dxa"/>
            <w:tcBorders>
              <w:top w:val="single" w:sz="4" w:space="0" w:color="2E74B5"/>
              <w:left w:val="single" w:sz="4" w:space="0" w:color="2E74B5"/>
              <w:bottom w:val="single" w:sz="4" w:space="0" w:color="2E74B5"/>
              <w:right w:val="single" w:sz="4" w:space="0" w:color="2E74B5"/>
            </w:tcBorders>
            <w:hideMark/>
          </w:tcPr>
          <w:p w14:paraId="0B20074D" w14:textId="77777777" w:rsidR="00AE187D" w:rsidRDefault="00AE187D" w:rsidP="00B7194D">
            <w:pPr>
              <w:pStyle w:val="ListParagraph"/>
              <w:spacing w:after="0" w:line="240" w:lineRule="auto"/>
              <w:ind w:left="0"/>
              <w:rPr>
                <w:ins w:id="1845" w:author="Comparison" w:date="2022-04-14T16:30:00Z"/>
                <w:rFonts w:eastAsia="Calibri"/>
              </w:rPr>
            </w:pPr>
            <w:ins w:id="1846" w:author="Comparison" w:date="2022-04-14T16:30:00Z">
              <w:r>
                <w:rPr>
                  <w:rFonts w:eastAsia="Calibri"/>
                </w:rPr>
                <w:t xml:space="preserve">Tài khoản đăng nhập sai hoặc không có quyền </w:t>
              </w:r>
            </w:ins>
          </w:p>
        </w:tc>
        <w:tc>
          <w:tcPr>
            <w:tcW w:w="1885" w:type="dxa"/>
            <w:tcBorders>
              <w:top w:val="single" w:sz="4" w:space="0" w:color="2E74B5"/>
              <w:left w:val="single" w:sz="4" w:space="0" w:color="2E74B5"/>
              <w:bottom w:val="single" w:sz="4" w:space="0" w:color="2E74B5"/>
              <w:right w:val="single" w:sz="4" w:space="0" w:color="2E74B5"/>
            </w:tcBorders>
          </w:tcPr>
          <w:p w14:paraId="66C4D974" w14:textId="77777777" w:rsidR="00AE187D" w:rsidRDefault="00AE187D" w:rsidP="00B7194D">
            <w:pPr>
              <w:pStyle w:val="ListParagraph"/>
              <w:ind w:left="0"/>
              <w:jc w:val="both"/>
              <w:rPr>
                <w:ins w:id="1847" w:author="Comparison" w:date="2022-04-14T16:30:00Z"/>
              </w:rPr>
            </w:pPr>
          </w:p>
        </w:tc>
      </w:tr>
      <w:tr w:rsidR="00AE187D" w14:paraId="28954F3C" w14:textId="77777777" w:rsidTr="00B7194D">
        <w:trPr>
          <w:ins w:id="1848"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638FBB58" w14:textId="77777777" w:rsidR="00AE187D" w:rsidRDefault="00AE187D" w:rsidP="00B7194D">
            <w:pPr>
              <w:autoSpaceDE w:val="0"/>
              <w:autoSpaceDN w:val="0"/>
              <w:adjustRightInd w:val="0"/>
              <w:rPr>
                <w:ins w:id="1849" w:author="Comparison" w:date="2022-04-14T16:30:00Z"/>
                <w:rFonts w:eastAsia="Calibri"/>
              </w:rPr>
            </w:pPr>
            <w:ins w:id="1850" w:author="Comparison" w:date="2022-04-14T16:30:00Z">
              <w:r>
                <w:rPr>
                  <w:rFonts w:eastAsia="Calibri"/>
                </w:rPr>
                <w:t>ERR:21</w:t>
              </w:r>
            </w:ins>
          </w:p>
        </w:tc>
        <w:tc>
          <w:tcPr>
            <w:tcW w:w="4950" w:type="dxa"/>
            <w:tcBorders>
              <w:top w:val="single" w:sz="4" w:space="0" w:color="2E74B5"/>
              <w:left w:val="single" w:sz="4" w:space="0" w:color="2E74B5"/>
              <w:bottom w:val="single" w:sz="4" w:space="0" w:color="2E74B5"/>
              <w:right w:val="single" w:sz="4" w:space="0" w:color="2E74B5"/>
            </w:tcBorders>
            <w:hideMark/>
          </w:tcPr>
          <w:p w14:paraId="1C131BE0" w14:textId="77777777" w:rsidR="00AE187D" w:rsidRDefault="00AE187D" w:rsidP="00B7194D">
            <w:pPr>
              <w:rPr>
                <w:ins w:id="1851" w:author="Comparison" w:date="2022-04-14T16:30:00Z"/>
                <w:rFonts w:eastAsia="Calibri"/>
              </w:rPr>
            </w:pPr>
            <w:ins w:id="1852" w:author="Comparison" w:date="2022-04-14T16:30:00Z">
              <w:r>
                <w:rPr>
                  <w:rFonts w:eastAsia="Calibri"/>
                </w:rPr>
                <w:t>Không tìm thấy công ty hoặc tài khoản không tồn tại</w:t>
              </w:r>
            </w:ins>
          </w:p>
        </w:tc>
        <w:tc>
          <w:tcPr>
            <w:tcW w:w="1885" w:type="dxa"/>
            <w:tcBorders>
              <w:top w:val="single" w:sz="4" w:space="0" w:color="2E74B5"/>
              <w:left w:val="single" w:sz="4" w:space="0" w:color="2E74B5"/>
              <w:bottom w:val="single" w:sz="4" w:space="0" w:color="2E74B5"/>
              <w:right w:val="single" w:sz="4" w:space="0" w:color="2E74B5"/>
            </w:tcBorders>
          </w:tcPr>
          <w:p w14:paraId="24213259" w14:textId="77777777" w:rsidR="00AE187D" w:rsidRDefault="00AE187D" w:rsidP="00B7194D">
            <w:pPr>
              <w:jc w:val="both"/>
              <w:rPr>
                <w:ins w:id="1853" w:author="Comparison" w:date="2022-04-14T16:30:00Z"/>
              </w:rPr>
            </w:pPr>
          </w:p>
        </w:tc>
      </w:tr>
      <w:tr w:rsidR="00AE187D" w14:paraId="0D4FE3C1" w14:textId="77777777" w:rsidTr="00B7194D">
        <w:trPr>
          <w:ins w:id="1854"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030D6E8B" w14:textId="77777777" w:rsidR="00AE187D" w:rsidRDefault="00AE187D" w:rsidP="00B7194D">
            <w:pPr>
              <w:autoSpaceDE w:val="0"/>
              <w:autoSpaceDN w:val="0"/>
              <w:adjustRightInd w:val="0"/>
              <w:rPr>
                <w:ins w:id="1855" w:author="Comparison" w:date="2022-04-14T16:30:00Z"/>
                <w:rFonts w:eastAsia="Calibri"/>
              </w:rPr>
            </w:pPr>
            <w:ins w:id="1856" w:author="Comparison" w:date="2022-04-14T16:30:00Z">
              <w:r>
                <w:rPr>
                  <w:rFonts w:eastAsia="Calibri"/>
                </w:rPr>
                <w:t>ERR:22</w:t>
              </w:r>
            </w:ins>
          </w:p>
        </w:tc>
        <w:tc>
          <w:tcPr>
            <w:tcW w:w="4950" w:type="dxa"/>
            <w:tcBorders>
              <w:top w:val="single" w:sz="4" w:space="0" w:color="2E74B5"/>
              <w:left w:val="single" w:sz="4" w:space="0" w:color="2E74B5"/>
              <w:bottom w:val="single" w:sz="4" w:space="0" w:color="2E74B5"/>
              <w:right w:val="single" w:sz="4" w:space="0" w:color="2E74B5"/>
            </w:tcBorders>
            <w:hideMark/>
          </w:tcPr>
          <w:p w14:paraId="35567163" w14:textId="77777777" w:rsidR="00AE187D" w:rsidRDefault="00AE187D" w:rsidP="00B7194D">
            <w:pPr>
              <w:rPr>
                <w:ins w:id="1857" w:author="Comparison" w:date="2022-04-14T16:30:00Z"/>
                <w:rFonts w:eastAsia="Calibri"/>
              </w:rPr>
            </w:pPr>
            <w:ins w:id="1858" w:author="Comparison" w:date="2022-04-14T16:30:00Z">
              <w:r>
                <w:rPr>
                  <w:rFonts w:eastAsia="Calibri"/>
                </w:rPr>
                <w:t>Công ty chưa đăng ký chứng thư số</w:t>
              </w:r>
            </w:ins>
          </w:p>
        </w:tc>
        <w:tc>
          <w:tcPr>
            <w:tcW w:w="1885" w:type="dxa"/>
            <w:tcBorders>
              <w:top w:val="single" w:sz="4" w:space="0" w:color="2E74B5"/>
              <w:left w:val="single" w:sz="4" w:space="0" w:color="2E74B5"/>
              <w:bottom w:val="single" w:sz="4" w:space="0" w:color="2E74B5"/>
              <w:right w:val="single" w:sz="4" w:space="0" w:color="2E74B5"/>
            </w:tcBorders>
          </w:tcPr>
          <w:p w14:paraId="5048A0DB" w14:textId="77777777" w:rsidR="00AE187D" w:rsidRDefault="00AE187D" w:rsidP="00B7194D">
            <w:pPr>
              <w:pStyle w:val="ListParagraph"/>
              <w:ind w:left="0"/>
              <w:jc w:val="both"/>
              <w:rPr>
                <w:ins w:id="1859" w:author="Comparison" w:date="2022-04-14T16:30:00Z"/>
              </w:rPr>
            </w:pPr>
          </w:p>
        </w:tc>
      </w:tr>
      <w:tr w:rsidR="00AE187D" w14:paraId="3340D1F9" w14:textId="77777777" w:rsidTr="00B7194D">
        <w:trPr>
          <w:ins w:id="1860"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4CE10FB2" w14:textId="77777777" w:rsidR="00AE187D" w:rsidRDefault="00AE187D" w:rsidP="00B7194D">
            <w:pPr>
              <w:autoSpaceDE w:val="0"/>
              <w:autoSpaceDN w:val="0"/>
              <w:adjustRightInd w:val="0"/>
              <w:rPr>
                <w:ins w:id="1861" w:author="Comparison" w:date="2022-04-14T16:30:00Z"/>
                <w:rFonts w:eastAsia="Calibri"/>
              </w:rPr>
            </w:pPr>
            <w:ins w:id="1862" w:author="Comparison" w:date="2022-04-14T16:30:00Z">
              <w:r>
                <w:rPr>
                  <w:rFonts w:eastAsia="Calibri"/>
                </w:rPr>
                <w:t>ERR:28</w:t>
              </w:r>
            </w:ins>
          </w:p>
        </w:tc>
        <w:tc>
          <w:tcPr>
            <w:tcW w:w="4950" w:type="dxa"/>
            <w:tcBorders>
              <w:top w:val="single" w:sz="4" w:space="0" w:color="2E74B5"/>
              <w:left w:val="single" w:sz="4" w:space="0" w:color="2E74B5"/>
              <w:bottom w:val="single" w:sz="4" w:space="0" w:color="2E74B5"/>
              <w:right w:val="single" w:sz="4" w:space="0" w:color="2E74B5"/>
            </w:tcBorders>
            <w:hideMark/>
          </w:tcPr>
          <w:p w14:paraId="7123FC6C" w14:textId="77777777" w:rsidR="00AE187D" w:rsidRDefault="00AE187D" w:rsidP="00B7194D">
            <w:pPr>
              <w:rPr>
                <w:ins w:id="1863" w:author="Comparison" w:date="2022-04-14T16:30:00Z"/>
                <w:rFonts w:eastAsia="Calibri"/>
              </w:rPr>
            </w:pPr>
            <w:ins w:id="1864" w:author="Comparison" w:date="2022-04-14T16:30:00Z">
              <w:r>
                <w:rPr>
                  <w:rFonts w:eastAsia="Calibri"/>
                </w:rPr>
                <w:t>Chưa có thông tin chứng thư trong hệ thống</w:t>
              </w:r>
            </w:ins>
          </w:p>
        </w:tc>
        <w:tc>
          <w:tcPr>
            <w:tcW w:w="1885" w:type="dxa"/>
            <w:tcBorders>
              <w:top w:val="single" w:sz="4" w:space="0" w:color="2E74B5"/>
              <w:left w:val="single" w:sz="4" w:space="0" w:color="2E74B5"/>
              <w:bottom w:val="single" w:sz="4" w:space="0" w:color="2E74B5"/>
              <w:right w:val="single" w:sz="4" w:space="0" w:color="2E74B5"/>
            </w:tcBorders>
          </w:tcPr>
          <w:p w14:paraId="0C97B67F" w14:textId="77777777" w:rsidR="00AE187D" w:rsidRDefault="00AE187D" w:rsidP="00B7194D">
            <w:pPr>
              <w:pStyle w:val="ListParagraph"/>
              <w:ind w:left="0"/>
              <w:jc w:val="both"/>
              <w:rPr>
                <w:ins w:id="1865" w:author="Comparison" w:date="2022-04-14T16:30:00Z"/>
              </w:rPr>
            </w:pPr>
          </w:p>
        </w:tc>
      </w:tr>
      <w:tr w:rsidR="00AE187D" w14:paraId="25DE5363" w14:textId="77777777" w:rsidTr="00B7194D">
        <w:trPr>
          <w:ins w:id="1866"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58C3FAE6" w14:textId="77777777" w:rsidR="00AE187D" w:rsidRDefault="00AE187D" w:rsidP="00B7194D">
            <w:pPr>
              <w:autoSpaceDE w:val="0"/>
              <w:autoSpaceDN w:val="0"/>
              <w:adjustRightInd w:val="0"/>
              <w:rPr>
                <w:ins w:id="1867" w:author="Comparison" w:date="2022-04-14T16:30:00Z"/>
                <w:rFonts w:eastAsia="Calibri"/>
              </w:rPr>
            </w:pPr>
            <w:ins w:id="1868" w:author="Comparison" w:date="2022-04-14T16:30:00Z">
              <w:r>
                <w:rPr>
                  <w:rFonts w:eastAsia="Calibri"/>
                </w:rPr>
                <w:t>ERR:24</w:t>
              </w:r>
            </w:ins>
          </w:p>
        </w:tc>
        <w:tc>
          <w:tcPr>
            <w:tcW w:w="4950" w:type="dxa"/>
            <w:tcBorders>
              <w:top w:val="single" w:sz="4" w:space="0" w:color="2E74B5"/>
              <w:left w:val="single" w:sz="4" w:space="0" w:color="2E74B5"/>
              <w:bottom w:val="single" w:sz="4" w:space="0" w:color="2E74B5"/>
              <w:right w:val="single" w:sz="4" w:space="0" w:color="2E74B5"/>
            </w:tcBorders>
            <w:hideMark/>
          </w:tcPr>
          <w:p w14:paraId="717D214B" w14:textId="77777777" w:rsidR="00AE187D" w:rsidRDefault="00AE187D" w:rsidP="00B7194D">
            <w:pPr>
              <w:rPr>
                <w:ins w:id="1869" w:author="Comparison" w:date="2022-04-14T16:30:00Z"/>
                <w:rFonts w:eastAsia="Calibri"/>
              </w:rPr>
            </w:pPr>
            <w:ins w:id="1870" w:author="Comparison" w:date="2022-04-14T16:30:00Z">
              <w:r>
                <w:rPr>
                  <w:rFonts w:eastAsia="Calibri"/>
                </w:rPr>
                <w:t>Chứng thư truyền lên không đúng với chứng thư đăng ký trong hệ thống</w:t>
              </w:r>
            </w:ins>
          </w:p>
        </w:tc>
        <w:tc>
          <w:tcPr>
            <w:tcW w:w="1885" w:type="dxa"/>
            <w:tcBorders>
              <w:top w:val="single" w:sz="4" w:space="0" w:color="2E74B5"/>
              <w:left w:val="single" w:sz="4" w:space="0" w:color="2E74B5"/>
              <w:bottom w:val="single" w:sz="4" w:space="0" w:color="2E74B5"/>
              <w:right w:val="single" w:sz="4" w:space="0" w:color="2E74B5"/>
            </w:tcBorders>
          </w:tcPr>
          <w:p w14:paraId="68732EFB" w14:textId="77777777" w:rsidR="00AE187D" w:rsidRDefault="00AE187D" w:rsidP="00B7194D">
            <w:pPr>
              <w:pStyle w:val="ListParagraph"/>
              <w:ind w:left="0"/>
              <w:jc w:val="both"/>
              <w:rPr>
                <w:ins w:id="1871" w:author="Comparison" w:date="2022-04-14T16:30:00Z"/>
              </w:rPr>
            </w:pPr>
          </w:p>
        </w:tc>
      </w:tr>
      <w:tr w:rsidR="00AE187D" w14:paraId="64433785" w14:textId="77777777" w:rsidTr="00B7194D">
        <w:trPr>
          <w:ins w:id="1872"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5D31CEA3" w14:textId="77777777" w:rsidR="00AE187D" w:rsidRDefault="00AE187D" w:rsidP="00B7194D">
            <w:pPr>
              <w:autoSpaceDE w:val="0"/>
              <w:autoSpaceDN w:val="0"/>
              <w:adjustRightInd w:val="0"/>
              <w:rPr>
                <w:ins w:id="1873" w:author="Comparison" w:date="2022-04-14T16:30:00Z"/>
                <w:rFonts w:eastAsia="Calibri"/>
              </w:rPr>
            </w:pPr>
            <w:ins w:id="1874" w:author="Comparison" w:date="2022-04-14T16:30:00Z">
              <w:r>
                <w:rPr>
                  <w:rFonts w:eastAsia="Calibri"/>
                </w:rPr>
                <w:t>ERR:27</w:t>
              </w:r>
            </w:ins>
          </w:p>
        </w:tc>
        <w:tc>
          <w:tcPr>
            <w:tcW w:w="4950" w:type="dxa"/>
            <w:tcBorders>
              <w:top w:val="single" w:sz="4" w:space="0" w:color="2E74B5"/>
              <w:left w:val="single" w:sz="4" w:space="0" w:color="2E74B5"/>
              <w:bottom w:val="single" w:sz="4" w:space="0" w:color="2E74B5"/>
              <w:right w:val="single" w:sz="4" w:space="0" w:color="2E74B5"/>
            </w:tcBorders>
            <w:hideMark/>
          </w:tcPr>
          <w:p w14:paraId="5AD11C9A" w14:textId="77777777" w:rsidR="00AE187D" w:rsidRDefault="00AE187D" w:rsidP="00B7194D">
            <w:pPr>
              <w:pStyle w:val="ListParagraph"/>
              <w:spacing w:after="0" w:line="240" w:lineRule="auto"/>
              <w:ind w:left="0"/>
              <w:rPr>
                <w:ins w:id="1875" w:author="Comparison" w:date="2022-04-14T16:30:00Z"/>
                <w:rFonts w:eastAsia="Calibri"/>
              </w:rPr>
            </w:pPr>
            <w:ins w:id="1876" w:author="Comparison" w:date="2022-04-14T16:30:00Z">
              <w:r>
                <w:rPr>
                  <w:rFonts w:eastAsia="Calibri"/>
                </w:rPr>
                <w:t>Chứng thư chưa đến thời điểm sử dụng</w:t>
              </w:r>
            </w:ins>
          </w:p>
        </w:tc>
        <w:tc>
          <w:tcPr>
            <w:tcW w:w="1885" w:type="dxa"/>
            <w:tcBorders>
              <w:top w:val="single" w:sz="4" w:space="0" w:color="2E74B5"/>
              <w:left w:val="single" w:sz="4" w:space="0" w:color="2E74B5"/>
              <w:bottom w:val="single" w:sz="4" w:space="0" w:color="2E74B5"/>
              <w:right w:val="single" w:sz="4" w:space="0" w:color="2E74B5"/>
            </w:tcBorders>
          </w:tcPr>
          <w:p w14:paraId="23433489" w14:textId="77777777" w:rsidR="00AE187D" w:rsidRDefault="00AE187D" w:rsidP="00B7194D">
            <w:pPr>
              <w:pStyle w:val="ListParagraph"/>
              <w:ind w:left="0"/>
              <w:jc w:val="both"/>
              <w:rPr>
                <w:ins w:id="1877" w:author="Comparison" w:date="2022-04-14T16:30:00Z"/>
              </w:rPr>
            </w:pPr>
          </w:p>
        </w:tc>
      </w:tr>
      <w:tr w:rsidR="00AE187D" w14:paraId="4FA3D4B0" w14:textId="77777777" w:rsidTr="00B7194D">
        <w:trPr>
          <w:ins w:id="1878"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01B5DBA9" w14:textId="77777777" w:rsidR="00AE187D" w:rsidRDefault="00AE187D" w:rsidP="00B7194D">
            <w:pPr>
              <w:autoSpaceDE w:val="0"/>
              <w:autoSpaceDN w:val="0"/>
              <w:adjustRightInd w:val="0"/>
              <w:rPr>
                <w:ins w:id="1879" w:author="Comparison" w:date="2022-04-14T16:30:00Z"/>
                <w:rFonts w:eastAsia="Calibri"/>
              </w:rPr>
            </w:pPr>
            <w:ins w:id="1880" w:author="Comparison" w:date="2022-04-14T16:30:00Z">
              <w:r>
                <w:rPr>
                  <w:rFonts w:eastAsia="Calibri"/>
                </w:rPr>
                <w:t>ERR:26</w:t>
              </w:r>
            </w:ins>
          </w:p>
        </w:tc>
        <w:tc>
          <w:tcPr>
            <w:tcW w:w="4950" w:type="dxa"/>
            <w:tcBorders>
              <w:top w:val="single" w:sz="4" w:space="0" w:color="2E74B5"/>
              <w:left w:val="single" w:sz="4" w:space="0" w:color="2E74B5"/>
              <w:bottom w:val="single" w:sz="4" w:space="0" w:color="2E74B5"/>
              <w:right w:val="single" w:sz="4" w:space="0" w:color="2E74B5"/>
            </w:tcBorders>
            <w:hideMark/>
          </w:tcPr>
          <w:p w14:paraId="38B89CEA" w14:textId="77777777" w:rsidR="00AE187D" w:rsidRDefault="00AE187D" w:rsidP="00B7194D">
            <w:pPr>
              <w:pStyle w:val="ListParagraph"/>
              <w:spacing w:after="0" w:line="240" w:lineRule="auto"/>
              <w:ind w:left="0"/>
              <w:rPr>
                <w:ins w:id="1881" w:author="Comparison" w:date="2022-04-14T16:30:00Z"/>
                <w:rFonts w:eastAsia="Calibri"/>
              </w:rPr>
            </w:pPr>
            <w:ins w:id="1882" w:author="Comparison" w:date="2022-04-14T16:30:00Z">
              <w:r>
                <w:rPr>
                  <w:rFonts w:eastAsia="Calibri"/>
                </w:rPr>
                <w:t>Chứng thư số hết hạn</w:t>
              </w:r>
            </w:ins>
          </w:p>
        </w:tc>
        <w:tc>
          <w:tcPr>
            <w:tcW w:w="1885" w:type="dxa"/>
            <w:tcBorders>
              <w:top w:val="single" w:sz="4" w:space="0" w:color="2E74B5"/>
              <w:left w:val="single" w:sz="4" w:space="0" w:color="2E74B5"/>
              <w:bottom w:val="single" w:sz="4" w:space="0" w:color="2E74B5"/>
              <w:right w:val="single" w:sz="4" w:space="0" w:color="2E74B5"/>
            </w:tcBorders>
          </w:tcPr>
          <w:p w14:paraId="1D689188" w14:textId="77777777" w:rsidR="00AE187D" w:rsidRDefault="00AE187D" w:rsidP="00B7194D">
            <w:pPr>
              <w:pStyle w:val="ListParagraph"/>
              <w:ind w:left="0"/>
              <w:jc w:val="both"/>
              <w:rPr>
                <w:ins w:id="1883" w:author="Comparison" w:date="2022-04-14T16:30:00Z"/>
              </w:rPr>
            </w:pPr>
          </w:p>
        </w:tc>
      </w:tr>
      <w:tr w:rsidR="00AE187D" w14:paraId="64FAAFE6" w14:textId="77777777" w:rsidTr="00B7194D">
        <w:trPr>
          <w:ins w:id="1884"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5B234C50" w14:textId="77777777" w:rsidR="00AE187D" w:rsidRDefault="00AE187D" w:rsidP="00B7194D">
            <w:pPr>
              <w:autoSpaceDE w:val="0"/>
              <w:autoSpaceDN w:val="0"/>
              <w:adjustRightInd w:val="0"/>
              <w:rPr>
                <w:ins w:id="1885" w:author="Comparison" w:date="2022-04-14T16:30:00Z"/>
                <w:rFonts w:eastAsia="Calibri"/>
              </w:rPr>
            </w:pPr>
            <w:ins w:id="1886" w:author="Comparison" w:date="2022-04-14T16:30:00Z">
              <w:r>
                <w:rPr>
                  <w:rFonts w:eastAsia="Calibri"/>
                </w:rPr>
                <w:t>ERR:3</w:t>
              </w:r>
            </w:ins>
          </w:p>
        </w:tc>
        <w:tc>
          <w:tcPr>
            <w:tcW w:w="4950" w:type="dxa"/>
            <w:tcBorders>
              <w:top w:val="single" w:sz="4" w:space="0" w:color="2E74B5"/>
              <w:left w:val="single" w:sz="4" w:space="0" w:color="2E74B5"/>
              <w:bottom w:val="single" w:sz="4" w:space="0" w:color="2E74B5"/>
              <w:right w:val="single" w:sz="4" w:space="0" w:color="2E74B5"/>
            </w:tcBorders>
            <w:hideMark/>
          </w:tcPr>
          <w:p w14:paraId="743373DF" w14:textId="77777777" w:rsidR="00AE187D" w:rsidRDefault="00AE187D" w:rsidP="00B7194D">
            <w:pPr>
              <w:pStyle w:val="ListParagraph"/>
              <w:spacing w:after="0" w:line="240" w:lineRule="auto"/>
              <w:ind w:left="0"/>
              <w:rPr>
                <w:ins w:id="1887" w:author="Comparison" w:date="2022-04-14T16:30:00Z"/>
                <w:rFonts w:eastAsia="Calibri"/>
              </w:rPr>
            </w:pPr>
            <w:ins w:id="1888" w:author="Comparison" w:date="2022-04-14T16:30:00Z">
              <w:r>
                <w:rPr>
                  <w:rFonts w:eastAsia="Calibri"/>
                </w:rPr>
                <w:t>Dữ liệu xml đầu vào không đúng quy định</w:t>
              </w:r>
            </w:ins>
          </w:p>
        </w:tc>
        <w:tc>
          <w:tcPr>
            <w:tcW w:w="1885" w:type="dxa"/>
            <w:tcBorders>
              <w:top w:val="single" w:sz="4" w:space="0" w:color="2E74B5"/>
              <w:left w:val="single" w:sz="4" w:space="0" w:color="2E74B5"/>
              <w:bottom w:val="single" w:sz="4" w:space="0" w:color="2E74B5"/>
              <w:right w:val="single" w:sz="4" w:space="0" w:color="2E74B5"/>
            </w:tcBorders>
          </w:tcPr>
          <w:p w14:paraId="74F137E8" w14:textId="77777777" w:rsidR="00AE187D" w:rsidRDefault="00AE187D" w:rsidP="00B7194D">
            <w:pPr>
              <w:pStyle w:val="ListParagraph"/>
              <w:ind w:left="0"/>
              <w:jc w:val="both"/>
              <w:rPr>
                <w:ins w:id="1889" w:author="Comparison" w:date="2022-04-14T16:30:00Z"/>
              </w:rPr>
            </w:pPr>
          </w:p>
        </w:tc>
      </w:tr>
      <w:tr w:rsidR="00AE187D" w14:paraId="6232E8D8" w14:textId="77777777" w:rsidTr="00B7194D">
        <w:trPr>
          <w:ins w:id="1890"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003AE4B3" w14:textId="77777777" w:rsidR="00AE187D" w:rsidRDefault="00AE187D" w:rsidP="00B7194D">
            <w:pPr>
              <w:autoSpaceDE w:val="0"/>
              <w:autoSpaceDN w:val="0"/>
              <w:adjustRightInd w:val="0"/>
              <w:rPr>
                <w:ins w:id="1891" w:author="Comparison" w:date="2022-04-14T16:30:00Z"/>
                <w:rFonts w:eastAsia="Calibri"/>
              </w:rPr>
            </w:pPr>
            <w:ins w:id="1892" w:author="Comparison" w:date="2022-04-14T16:30:00Z">
              <w:r>
                <w:rPr>
                  <w:rFonts w:eastAsia="Calibri"/>
                </w:rPr>
                <w:t>ERR:20</w:t>
              </w:r>
            </w:ins>
          </w:p>
        </w:tc>
        <w:tc>
          <w:tcPr>
            <w:tcW w:w="4950" w:type="dxa"/>
            <w:tcBorders>
              <w:top w:val="single" w:sz="4" w:space="0" w:color="2E74B5"/>
              <w:left w:val="single" w:sz="4" w:space="0" w:color="2E74B5"/>
              <w:bottom w:val="single" w:sz="4" w:space="0" w:color="2E74B5"/>
              <w:right w:val="single" w:sz="4" w:space="0" w:color="2E74B5"/>
            </w:tcBorders>
            <w:hideMark/>
          </w:tcPr>
          <w:p w14:paraId="6E6447D8" w14:textId="77777777" w:rsidR="00AE187D" w:rsidRDefault="00AE187D" w:rsidP="00B7194D">
            <w:pPr>
              <w:pStyle w:val="ListParagraph"/>
              <w:spacing w:after="0" w:line="240" w:lineRule="auto"/>
              <w:ind w:left="0"/>
              <w:rPr>
                <w:ins w:id="1893" w:author="Comparison" w:date="2022-04-14T16:30:00Z"/>
                <w:rFonts w:eastAsia="Calibri"/>
              </w:rPr>
            </w:pPr>
            <w:ins w:id="1894" w:author="Comparison" w:date="2022-04-14T16:30:00Z">
              <w:r>
                <w:t xml:space="preserve">Không tìm thấy dải </w:t>
              </w:r>
            </w:ins>
            <w:r>
              <w:t>chứng từ</w:t>
            </w:r>
          </w:p>
        </w:tc>
        <w:tc>
          <w:tcPr>
            <w:tcW w:w="1885" w:type="dxa"/>
            <w:tcBorders>
              <w:top w:val="single" w:sz="4" w:space="0" w:color="2E74B5"/>
              <w:left w:val="single" w:sz="4" w:space="0" w:color="2E74B5"/>
              <w:bottom w:val="single" w:sz="4" w:space="0" w:color="2E74B5"/>
              <w:right w:val="single" w:sz="4" w:space="0" w:color="2E74B5"/>
            </w:tcBorders>
            <w:hideMark/>
          </w:tcPr>
          <w:p w14:paraId="182518BE" w14:textId="77777777" w:rsidR="00AE187D" w:rsidRDefault="00AE187D" w:rsidP="00B7194D">
            <w:pPr>
              <w:jc w:val="both"/>
              <w:rPr>
                <w:ins w:id="1895" w:author="Comparison" w:date="2022-04-14T16:30:00Z"/>
              </w:rPr>
            </w:pPr>
            <w:ins w:id="1896" w:author="Comparison" w:date="2022-04-14T16:30:00Z">
              <w:r>
                <w:t xml:space="preserve">Không tìm thấy dải </w:t>
              </w:r>
            </w:ins>
            <w:r>
              <w:t>chứng từ</w:t>
            </w:r>
            <w:ins w:id="1897" w:author="Comparison" w:date="2022-04-14T16:30:00Z">
              <w:r>
                <w:t xml:space="preserve"> hoặc tài khoản phát hành không có quyền phát hành </w:t>
              </w:r>
            </w:ins>
            <w:r>
              <w:t>chứng từ</w:t>
            </w:r>
            <w:ins w:id="1898" w:author="Comparison" w:date="2022-04-14T16:30:00Z">
              <w:r>
                <w:t xml:space="preserve"> trên dải </w:t>
              </w:r>
            </w:ins>
            <w:r>
              <w:t>chứng từ</w:t>
            </w:r>
            <w:ins w:id="1899" w:author="Comparison" w:date="2022-04-14T16:30:00Z">
              <w:r>
                <w:t xml:space="preserve"> truyền lên.</w:t>
              </w:r>
            </w:ins>
          </w:p>
        </w:tc>
      </w:tr>
      <w:tr w:rsidR="00AE187D" w14:paraId="164126C1" w14:textId="77777777" w:rsidTr="00B7194D">
        <w:trPr>
          <w:trHeight w:val="368"/>
          <w:ins w:id="1900"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561B8CAB" w14:textId="77777777" w:rsidR="00AE187D" w:rsidRDefault="00AE187D" w:rsidP="00B7194D">
            <w:pPr>
              <w:autoSpaceDE w:val="0"/>
              <w:autoSpaceDN w:val="0"/>
              <w:adjustRightInd w:val="0"/>
              <w:rPr>
                <w:ins w:id="1901" w:author="Comparison" w:date="2022-04-14T16:30:00Z"/>
                <w:rFonts w:eastAsia="Calibri"/>
              </w:rPr>
            </w:pPr>
            <w:ins w:id="1902" w:author="Comparison" w:date="2022-04-14T16:30:00Z">
              <w:r>
                <w:rPr>
                  <w:rFonts w:eastAsia="Calibri"/>
                </w:rPr>
                <w:t>ERR:8</w:t>
              </w:r>
            </w:ins>
          </w:p>
        </w:tc>
        <w:tc>
          <w:tcPr>
            <w:tcW w:w="4950" w:type="dxa"/>
            <w:tcBorders>
              <w:top w:val="single" w:sz="4" w:space="0" w:color="2E74B5"/>
              <w:left w:val="single" w:sz="4" w:space="0" w:color="2E74B5"/>
              <w:bottom w:val="single" w:sz="4" w:space="0" w:color="2E74B5"/>
              <w:right w:val="single" w:sz="4" w:space="0" w:color="2E74B5"/>
            </w:tcBorders>
            <w:hideMark/>
          </w:tcPr>
          <w:p w14:paraId="79F07307" w14:textId="77777777" w:rsidR="00AE187D" w:rsidRDefault="00AE187D" w:rsidP="00B7194D">
            <w:pPr>
              <w:pStyle w:val="ListParagraph"/>
              <w:spacing w:after="0" w:line="240" w:lineRule="auto"/>
              <w:ind w:left="0"/>
              <w:rPr>
                <w:ins w:id="1903" w:author="Comparison" w:date="2022-04-14T16:30:00Z"/>
                <w:rFonts w:eastAsia="Calibri"/>
              </w:rPr>
            </w:pPr>
            <w:r>
              <w:rPr>
                <w:rFonts w:eastAsia="Calibri"/>
              </w:rPr>
              <w:t>Chứng từ</w:t>
            </w:r>
            <w:ins w:id="1904" w:author="Comparison" w:date="2022-04-14T16:30:00Z">
              <w:r>
                <w:rPr>
                  <w:rFonts w:eastAsia="Calibri"/>
                </w:rPr>
                <w:t xml:space="preserve"> điều chỉnh hoặc thay thế chưa phát hành hoặc đã điều chỉnh  không được thay thế</w:t>
              </w:r>
            </w:ins>
          </w:p>
        </w:tc>
        <w:tc>
          <w:tcPr>
            <w:tcW w:w="1885" w:type="dxa"/>
            <w:tcBorders>
              <w:top w:val="single" w:sz="4" w:space="0" w:color="2E74B5"/>
              <w:left w:val="single" w:sz="4" w:space="0" w:color="2E74B5"/>
              <w:bottom w:val="single" w:sz="4" w:space="0" w:color="2E74B5"/>
              <w:right w:val="single" w:sz="4" w:space="0" w:color="2E74B5"/>
            </w:tcBorders>
          </w:tcPr>
          <w:p w14:paraId="1879DDDD" w14:textId="77777777" w:rsidR="00AE187D" w:rsidRDefault="00AE187D" w:rsidP="00B7194D">
            <w:pPr>
              <w:ind w:left="360"/>
              <w:jc w:val="both"/>
              <w:rPr>
                <w:ins w:id="1905" w:author="Comparison" w:date="2022-04-14T16:30:00Z"/>
              </w:rPr>
            </w:pPr>
          </w:p>
        </w:tc>
      </w:tr>
      <w:tr w:rsidR="00AE187D" w14:paraId="23A637F0" w14:textId="77777777" w:rsidTr="00B7194D">
        <w:trPr>
          <w:ins w:id="1906"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5C7867D1" w14:textId="77777777" w:rsidR="00AE187D" w:rsidRDefault="00AE187D" w:rsidP="00B7194D">
            <w:pPr>
              <w:autoSpaceDE w:val="0"/>
              <w:autoSpaceDN w:val="0"/>
              <w:adjustRightInd w:val="0"/>
              <w:rPr>
                <w:ins w:id="1907" w:author="Comparison" w:date="2022-04-14T16:30:00Z"/>
                <w:rFonts w:eastAsia="Calibri"/>
              </w:rPr>
            </w:pPr>
            <w:ins w:id="1908" w:author="Comparison" w:date="2022-04-14T16:30:00Z">
              <w:r>
                <w:rPr>
                  <w:rFonts w:eastAsia="Calibri"/>
                </w:rPr>
                <w:t>ERR:2</w:t>
              </w:r>
            </w:ins>
          </w:p>
        </w:tc>
        <w:tc>
          <w:tcPr>
            <w:tcW w:w="4950" w:type="dxa"/>
            <w:tcBorders>
              <w:top w:val="single" w:sz="4" w:space="0" w:color="2E74B5"/>
              <w:left w:val="single" w:sz="4" w:space="0" w:color="2E74B5"/>
              <w:bottom w:val="single" w:sz="4" w:space="0" w:color="2E74B5"/>
              <w:right w:val="single" w:sz="4" w:space="0" w:color="2E74B5"/>
            </w:tcBorders>
            <w:hideMark/>
          </w:tcPr>
          <w:p w14:paraId="1233B57D" w14:textId="77777777" w:rsidR="00AE187D" w:rsidRDefault="00AE187D" w:rsidP="00B7194D">
            <w:pPr>
              <w:pStyle w:val="ListParagraph"/>
              <w:spacing w:after="0" w:line="240" w:lineRule="auto"/>
              <w:ind w:left="0"/>
              <w:rPr>
                <w:ins w:id="1909" w:author="Comparison" w:date="2022-04-14T16:30:00Z"/>
                <w:rFonts w:eastAsia="Calibri"/>
              </w:rPr>
            </w:pPr>
            <w:ins w:id="1910" w:author="Comparison" w:date="2022-04-14T16:30:00Z">
              <w:r>
                <w:t xml:space="preserve">Không tồn tại </w:t>
              </w:r>
            </w:ins>
            <w:r>
              <w:t>chứng từ</w:t>
            </w:r>
            <w:ins w:id="1911" w:author="Comparison" w:date="2022-04-14T16:30:00Z">
              <w:r>
                <w:t xml:space="preserve"> cần thay thế và điều chỉnh</w:t>
              </w:r>
            </w:ins>
          </w:p>
        </w:tc>
        <w:tc>
          <w:tcPr>
            <w:tcW w:w="1885" w:type="dxa"/>
            <w:tcBorders>
              <w:top w:val="single" w:sz="4" w:space="0" w:color="2E74B5"/>
              <w:left w:val="single" w:sz="4" w:space="0" w:color="2E74B5"/>
              <w:bottom w:val="single" w:sz="4" w:space="0" w:color="2E74B5"/>
              <w:right w:val="single" w:sz="4" w:space="0" w:color="2E74B5"/>
            </w:tcBorders>
          </w:tcPr>
          <w:p w14:paraId="64C639D9" w14:textId="77777777" w:rsidR="00AE187D" w:rsidRDefault="00AE187D" w:rsidP="00B7194D">
            <w:pPr>
              <w:ind w:left="360"/>
              <w:jc w:val="both"/>
              <w:rPr>
                <w:ins w:id="1912" w:author="Comparison" w:date="2022-04-14T16:30:00Z"/>
              </w:rPr>
            </w:pPr>
          </w:p>
        </w:tc>
      </w:tr>
      <w:tr w:rsidR="00AE187D" w14:paraId="006BC0B8" w14:textId="77777777" w:rsidTr="00B7194D">
        <w:trPr>
          <w:trHeight w:val="413"/>
          <w:ins w:id="1913" w:author="Comparison" w:date="2022-04-14T16:30:00Z"/>
          <w:trPrChange w:id="1914" w:author="Comparison" w:date="2022-04-14T16:30:00Z">
            <w:trPr>
              <w:gridBefore w:val="1"/>
              <w:trHeight w:val="413"/>
            </w:trPr>
          </w:trPrChange>
        </w:trPr>
        <w:tc>
          <w:tcPr>
            <w:tcW w:w="2430" w:type="dxa"/>
            <w:tcBorders>
              <w:top w:val="single" w:sz="4" w:space="0" w:color="2E74B5"/>
              <w:left w:val="single" w:sz="4" w:space="0" w:color="2E74B5"/>
              <w:bottom w:val="single" w:sz="4" w:space="0" w:color="2E74B5"/>
              <w:right w:val="single" w:sz="4" w:space="0" w:color="2E74B5"/>
            </w:tcBorders>
            <w:hideMark/>
            <w:tcPrChange w:id="1915" w:author="Comparison" w:date="2022-04-14T16:30:00Z">
              <w:tcPr>
                <w:tcW w:w="2250" w:type="dxa"/>
                <w:gridSpan w:val="3"/>
                <w:tcBorders>
                  <w:top w:val="single" w:sz="4" w:space="0" w:color="2E74B5"/>
                  <w:left w:val="single" w:sz="4" w:space="5" w:color="2E74B5"/>
                  <w:bottom w:val="single" w:sz="4" w:space="0" w:color="2E74B5"/>
                  <w:right w:val="single" w:sz="4" w:space="5" w:color="2E74B5"/>
                </w:tcBorders>
                <w:hideMark/>
              </w:tcPr>
            </w:tcPrChange>
          </w:tcPr>
          <w:p w14:paraId="3ABCC090" w14:textId="77777777" w:rsidR="00AE187D" w:rsidRDefault="00AE187D" w:rsidP="00B7194D">
            <w:pPr>
              <w:autoSpaceDE w:val="0"/>
              <w:autoSpaceDN w:val="0"/>
              <w:adjustRightInd w:val="0"/>
              <w:rPr>
                <w:ins w:id="1916" w:author="Comparison" w:date="2022-04-14T16:30:00Z"/>
                <w:rFonts w:eastAsia="Calibri"/>
              </w:rPr>
            </w:pPr>
            <w:ins w:id="1917" w:author="Comparison" w:date="2022-04-14T16:30:00Z">
              <w:r>
                <w:rPr>
                  <w:rFonts w:eastAsia="Calibri"/>
                </w:rPr>
                <w:lastRenderedPageBreak/>
                <w:t>ERR:5</w:t>
              </w:r>
            </w:ins>
          </w:p>
        </w:tc>
        <w:tc>
          <w:tcPr>
            <w:tcW w:w="4950" w:type="dxa"/>
            <w:tcBorders>
              <w:top w:val="single" w:sz="4" w:space="0" w:color="2E74B5"/>
              <w:left w:val="single" w:sz="4" w:space="0" w:color="2E74B5"/>
              <w:bottom w:val="single" w:sz="4" w:space="0" w:color="2E74B5"/>
              <w:right w:val="single" w:sz="4" w:space="0" w:color="2E74B5"/>
            </w:tcBorders>
            <w:hideMark/>
            <w:tcPrChange w:id="1918" w:author="Comparison" w:date="2022-04-14T16:30:00Z">
              <w:tcPr>
                <w:tcW w:w="4899" w:type="dxa"/>
                <w:gridSpan w:val="3"/>
                <w:tcBorders>
                  <w:top w:val="single" w:sz="4" w:space="0" w:color="2E74B5"/>
                  <w:left w:val="single" w:sz="4" w:space="5" w:color="2E74B5"/>
                  <w:bottom w:val="single" w:sz="4" w:space="0" w:color="2E74B5"/>
                  <w:right w:val="single" w:sz="4" w:space="5" w:color="2E74B5"/>
                </w:tcBorders>
                <w:hideMark/>
              </w:tcPr>
            </w:tcPrChange>
          </w:tcPr>
          <w:p w14:paraId="76342E00" w14:textId="77777777" w:rsidR="00AE187D" w:rsidRDefault="00AE187D" w:rsidP="00B7194D">
            <w:pPr>
              <w:pStyle w:val="ListParagraph"/>
              <w:spacing w:after="0" w:line="240" w:lineRule="auto"/>
              <w:ind w:left="0"/>
              <w:rPr>
                <w:ins w:id="1919" w:author="Comparison" w:date="2022-04-14T16:30:00Z"/>
                <w:rFonts w:eastAsia="Calibri"/>
              </w:rPr>
            </w:pPr>
            <w:ins w:id="1920" w:author="Comparison" w:date="2022-04-14T16:30:00Z">
              <w:r>
                <w:rPr>
                  <w:rFonts w:eastAsia="Calibri"/>
                </w:rPr>
                <w:t>Có lỗi xảy ra</w:t>
              </w:r>
            </w:ins>
          </w:p>
        </w:tc>
        <w:tc>
          <w:tcPr>
            <w:tcW w:w="1885" w:type="dxa"/>
            <w:tcBorders>
              <w:top w:val="single" w:sz="4" w:space="0" w:color="2E74B5"/>
              <w:left w:val="single" w:sz="4" w:space="0" w:color="2E74B5"/>
              <w:bottom w:val="single" w:sz="4" w:space="0" w:color="2E74B5"/>
              <w:right w:val="single" w:sz="4" w:space="0" w:color="2E74B5"/>
            </w:tcBorders>
            <w:hideMark/>
            <w:tcPrChange w:id="1921" w:author="Comparison" w:date="2022-04-14T16:30:00Z">
              <w:tcPr>
                <w:tcW w:w="2116" w:type="dxa"/>
                <w:gridSpan w:val="2"/>
                <w:tcBorders>
                  <w:top w:val="single" w:sz="4" w:space="0" w:color="2E74B5"/>
                  <w:left w:val="single" w:sz="4" w:space="5" w:color="2E74B5"/>
                  <w:bottom w:val="single" w:sz="4" w:space="0" w:color="2E74B5"/>
                  <w:right w:val="single" w:sz="4" w:space="5" w:color="2E74B5"/>
                </w:tcBorders>
                <w:hideMark/>
              </w:tcPr>
            </w:tcPrChange>
          </w:tcPr>
          <w:p w14:paraId="4AD5A019" w14:textId="77777777" w:rsidR="00AE187D" w:rsidRDefault="00AE187D">
            <w:pPr>
              <w:jc w:val="both"/>
              <w:rPr>
                <w:ins w:id="1922" w:author="Comparison" w:date="2022-04-14T16:30:00Z"/>
              </w:rPr>
              <w:pPrChange w:id="1923" w:author="Comparison" w:date="2022-04-14T16:30:00Z">
                <w:pPr>
                  <w:pStyle w:val="ListParagraph"/>
                </w:pPr>
              </w:pPrChange>
            </w:pPr>
            <w:ins w:id="1924" w:author="Comparison" w:date="2022-04-14T16:30:00Z">
              <w:r>
                <w:t>Ló lỗi xảy ra và điều ch</w:t>
              </w:r>
            </w:ins>
          </w:p>
        </w:tc>
      </w:tr>
      <w:tr w:rsidR="00AE187D" w14:paraId="363C85F6" w14:textId="77777777" w:rsidTr="00B7194D">
        <w:trPr>
          <w:ins w:id="1925"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40CCF9F5" w14:textId="77777777" w:rsidR="00AE187D" w:rsidRDefault="00AE187D" w:rsidP="00B7194D">
            <w:pPr>
              <w:autoSpaceDE w:val="0"/>
              <w:autoSpaceDN w:val="0"/>
              <w:adjustRightInd w:val="0"/>
              <w:rPr>
                <w:ins w:id="1926" w:author="Comparison" w:date="2022-04-14T16:30:00Z"/>
                <w:rFonts w:eastAsia="Calibri"/>
              </w:rPr>
            </w:pPr>
            <w:ins w:id="1927" w:author="Comparison" w:date="2022-04-14T16:30:00Z">
              <w:r>
                <w:rPr>
                  <w:rFonts w:eastAsia="Calibri"/>
                </w:rPr>
                <w:t>ERR:30</w:t>
              </w:r>
            </w:ins>
          </w:p>
        </w:tc>
        <w:tc>
          <w:tcPr>
            <w:tcW w:w="4950" w:type="dxa"/>
            <w:tcBorders>
              <w:top w:val="single" w:sz="4" w:space="0" w:color="2E74B5"/>
              <w:left w:val="single" w:sz="4" w:space="0" w:color="2E74B5"/>
              <w:bottom w:val="single" w:sz="4" w:space="0" w:color="2E74B5"/>
              <w:right w:val="single" w:sz="4" w:space="0" w:color="2E74B5"/>
            </w:tcBorders>
            <w:hideMark/>
          </w:tcPr>
          <w:p w14:paraId="129DFECE" w14:textId="77777777" w:rsidR="00AE187D" w:rsidRDefault="00AE187D" w:rsidP="00B7194D">
            <w:pPr>
              <w:pStyle w:val="ListParagraph"/>
              <w:ind w:left="0"/>
              <w:jc w:val="both"/>
              <w:rPr>
                <w:ins w:id="1928" w:author="Comparison" w:date="2022-04-14T16:30:00Z"/>
              </w:rPr>
            </w:pPr>
            <w:ins w:id="1929" w:author="Comparison" w:date="2022-04-14T16:30:00Z">
              <w:r>
                <w:t xml:space="preserve">Tạo mới </w:t>
              </w:r>
            </w:ins>
            <w:r>
              <w:t>chứng từ</w:t>
            </w:r>
            <w:ins w:id="1930" w:author="Comparison" w:date="2022-04-14T16:30:00Z">
              <w:r>
                <w:t xml:space="preserve"> có lỗi</w:t>
              </w:r>
            </w:ins>
          </w:p>
        </w:tc>
        <w:tc>
          <w:tcPr>
            <w:tcW w:w="1885" w:type="dxa"/>
            <w:tcBorders>
              <w:top w:val="single" w:sz="4" w:space="0" w:color="2E74B5"/>
              <w:left w:val="single" w:sz="4" w:space="0" w:color="2E74B5"/>
              <w:bottom w:val="single" w:sz="4" w:space="0" w:color="2E74B5"/>
              <w:right w:val="single" w:sz="4" w:space="0" w:color="2E74B5"/>
            </w:tcBorders>
          </w:tcPr>
          <w:p w14:paraId="5244D8C3" w14:textId="77777777" w:rsidR="00AE187D" w:rsidRDefault="00AE187D" w:rsidP="00B7194D">
            <w:pPr>
              <w:ind w:left="360"/>
              <w:jc w:val="both"/>
              <w:rPr>
                <w:ins w:id="1931" w:author="Comparison" w:date="2022-04-14T16:30:00Z"/>
              </w:rPr>
            </w:pPr>
          </w:p>
        </w:tc>
      </w:tr>
      <w:tr w:rsidR="00AE187D" w14:paraId="26C86ED2" w14:textId="77777777" w:rsidTr="00B7194D">
        <w:trPr>
          <w:ins w:id="1932"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4AEBEF08" w14:textId="77777777" w:rsidR="00AE187D" w:rsidRDefault="00AE187D" w:rsidP="00B7194D">
            <w:pPr>
              <w:autoSpaceDE w:val="0"/>
              <w:autoSpaceDN w:val="0"/>
              <w:adjustRightInd w:val="0"/>
              <w:rPr>
                <w:ins w:id="1933" w:author="Comparison" w:date="2022-04-14T16:30:00Z"/>
                <w:rFonts w:eastAsia="Calibri"/>
              </w:rPr>
            </w:pPr>
            <w:ins w:id="1934" w:author="Comparison" w:date="2022-04-14T16:30:00Z">
              <w:r>
                <w:rPr>
                  <w:rFonts w:eastAsia="Calibri"/>
                </w:rPr>
                <w:t>OK: pattern;serial;invNumber</w:t>
              </w:r>
            </w:ins>
          </w:p>
          <w:p w14:paraId="583DD661" w14:textId="77777777" w:rsidR="00AE187D" w:rsidRDefault="00AE187D" w:rsidP="00B7194D">
            <w:pPr>
              <w:autoSpaceDE w:val="0"/>
              <w:autoSpaceDN w:val="0"/>
              <w:adjustRightInd w:val="0"/>
              <w:rPr>
                <w:ins w:id="1935" w:author="Comparison" w:date="2022-04-14T16:30:00Z"/>
                <w:rFonts w:eastAsia="Calibri"/>
              </w:rPr>
            </w:pPr>
            <w:ins w:id="1936" w:author="Comparison" w:date="2022-04-14T16:30:00Z">
              <w:r>
                <w:rPr>
                  <w:rFonts w:eastAsia="Calibri"/>
                </w:rPr>
                <w:t>(Ví dụ:</w:t>
              </w:r>
            </w:ins>
          </w:p>
          <w:p w14:paraId="57562439" w14:textId="2F2B1698" w:rsidR="00AE187D" w:rsidRDefault="003315D7" w:rsidP="00B7194D">
            <w:pPr>
              <w:autoSpaceDE w:val="0"/>
              <w:autoSpaceDN w:val="0"/>
              <w:adjustRightInd w:val="0"/>
              <w:rPr>
                <w:ins w:id="1937" w:author="Comparison" w:date="2022-04-14T16:30:00Z"/>
                <w:rFonts w:eastAsia="Calibri"/>
              </w:rPr>
            </w:pPr>
            <w:r w:rsidRPr="002864F3">
              <w:rPr>
                <w:lang w:eastAsia="x-none"/>
              </w:rPr>
              <w:t xml:space="preserve">OK: </w:t>
            </w:r>
            <w:r>
              <w:rPr>
                <w:lang w:eastAsia="x-none"/>
              </w:rPr>
              <w:t>03/TNCN</w:t>
            </w:r>
            <w:r w:rsidRPr="002864F3">
              <w:rPr>
                <w:lang w:eastAsia="x-none"/>
              </w:rPr>
              <w:t>/001;</w:t>
            </w:r>
            <w:r>
              <w:rPr>
                <w:lang w:eastAsia="x-none"/>
              </w:rPr>
              <w:t>CT/25E</w:t>
            </w:r>
            <w:r w:rsidRPr="002864F3">
              <w:rPr>
                <w:lang w:eastAsia="x-none"/>
              </w:rPr>
              <w:t>;0000002)</w:t>
            </w:r>
          </w:p>
        </w:tc>
        <w:tc>
          <w:tcPr>
            <w:tcW w:w="4950" w:type="dxa"/>
            <w:tcBorders>
              <w:top w:val="single" w:sz="4" w:space="0" w:color="2E74B5"/>
              <w:left w:val="single" w:sz="4" w:space="0" w:color="2E74B5"/>
              <w:bottom w:val="single" w:sz="4" w:space="0" w:color="2E74B5"/>
              <w:right w:val="single" w:sz="4" w:space="0" w:color="2E74B5"/>
            </w:tcBorders>
          </w:tcPr>
          <w:p w14:paraId="1EB88882" w14:textId="77777777" w:rsidR="00AE187D" w:rsidRDefault="00AE187D" w:rsidP="00B7194D">
            <w:pPr>
              <w:pStyle w:val="ListParagraph"/>
              <w:numPr>
                <w:ilvl w:val="0"/>
                <w:numId w:val="4"/>
              </w:numPr>
              <w:spacing w:after="0" w:line="240" w:lineRule="auto"/>
              <w:rPr>
                <w:ins w:id="1938" w:author="Comparison" w:date="2022-04-14T16:30:00Z"/>
                <w:rFonts w:eastAsia="Calibri"/>
              </w:rPr>
            </w:pPr>
            <w:ins w:id="1939" w:author="Comparison" w:date="2022-04-14T16:30:00Z">
              <w:r>
                <w:rPr>
                  <w:rFonts w:eastAsia="Calibri"/>
                </w:rPr>
                <w:t xml:space="preserve">OK </w:t>
              </w:r>
              <w:r>
                <w:rPr>
                  <w:rFonts w:eastAsia="Calibri"/>
                </w:rPr>
                <w:sym w:font="Wingdings" w:char="F0E0"/>
              </w:r>
              <w:r>
                <w:rPr>
                  <w:rFonts w:eastAsia="Calibri"/>
                </w:rPr>
                <w:t xml:space="preserve"> đã phát hành </w:t>
              </w:r>
            </w:ins>
            <w:r>
              <w:rPr>
                <w:rFonts w:eastAsia="Calibri"/>
              </w:rPr>
              <w:t>chứng từ</w:t>
            </w:r>
            <w:ins w:id="1940" w:author="Comparison" w:date="2022-04-14T16:30:00Z">
              <w:r>
                <w:rPr>
                  <w:rFonts w:eastAsia="Calibri"/>
                </w:rPr>
                <w:t xml:space="preserve"> thành công</w:t>
              </w:r>
            </w:ins>
          </w:p>
          <w:p w14:paraId="2859A8FD" w14:textId="77777777" w:rsidR="00AE187D" w:rsidRDefault="00AE187D" w:rsidP="00B7194D">
            <w:pPr>
              <w:pStyle w:val="ListParagraph"/>
              <w:numPr>
                <w:ilvl w:val="0"/>
                <w:numId w:val="4"/>
              </w:numPr>
              <w:spacing w:after="0" w:line="240" w:lineRule="auto"/>
              <w:rPr>
                <w:ins w:id="1941" w:author="Comparison" w:date="2022-04-14T16:30:00Z"/>
                <w:rFonts w:eastAsia="Calibri"/>
              </w:rPr>
            </w:pPr>
            <w:ins w:id="1942" w:author="Comparison" w:date="2022-04-14T16:30:00Z">
              <w:r>
                <w:rPr>
                  <w:rFonts w:eastAsia="Calibri"/>
                </w:rPr>
                <w:t>Patter</w:t>
              </w:r>
              <w:r>
                <w:rPr>
                  <w:rFonts w:eastAsia="Calibri"/>
                </w:rPr>
                <w:sym w:font="Wingdings" w:char="F0E0"/>
              </w:r>
              <w:r>
                <w:rPr>
                  <w:rFonts w:eastAsia="Calibri"/>
                </w:rPr>
                <w:t xml:space="preserve"> Mẫu số của </w:t>
              </w:r>
            </w:ins>
            <w:r>
              <w:rPr>
                <w:rFonts w:eastAsia="Calibri"/>
              </w:rPr>
              <w:t>chứng từ</w:t>
            </w:r>
            <w:ins w:id="1943" w:author="Comparison" w:date="2022-04-14T16:30:00Z">
              <w:r>
                <w:rPr>
                  <w:rFonts w:eastAsia="Calibri"/>
                </w:rPr>
                <w:t xml:space="preserve"> điều chỉnh,thay thế </w:t>
              </w:r>
            </w:ins>
          </w:p>
          <w:p w14:paraId="12B4A983" w14:textId="77777777" w:rsidR="00AE187D" w:rsidRDefault="00AE187D" w:rsidP="00B7194D">
            <w:pPr>
              <w:pStyle w:val="ListParagraph"/>
              <w:numPr>
                <w:ilvl w:val="0"/>
                <w:numId w:val="4"/>
              </w:numPr>
              <w:spacing w:after="0" w:line="240" w:lineRule="auto"/>
              <w:rPr>
                <w:ins w:id="1944" w:author="Comparison" w:date="2022-04-14T16:30:00Z"/>
                <w:rFonts w:eastAsia="Calibri"/>
              </w:rPr>
            </w:pPr>
            <w:ins w:id="1945" w:author="Comparison" w:date="2022-04-14T16:30:00Z">
              <w:r>
                <w:rPr>
                  <w:rFonts w:eastAsia="Calibri"/>
                </w:rPr>
                <w:t xml:space="preserve">Serial </w:t>
              </w:r>
              <w:r>
                <w:rPr>
                  <w:rFonts w:eastAsia="Calibri"/>
                </w:rPr>
                <w:sym w:font="Wingdings" w:char="F0E0"/>
              </w:r>
              <w:r>
                <w:rPr>
                  <w:rFonts w:eastAsia="Calibri"/>
                </w:rPr>
                <w:t xml:space="preserve"> serial của </w:t>
              </w:r>
            </w:ins>
            <w:r>
              <w:rPr>
                <w:rFonts w:eastAsia="Calibri"/>
              </w:rPr>
              <w:t>chứng từ</w:t>
            </w:r>
            <w:ins w:id="1946" w:author="Comparison" w:date="2022-04-14T16:30:00Z">
              <w:r>
                <w:rPr>
                  <w:rFonts w:eastAsia="Calibri"/>
                </w:rPr>
                <w:t xml:space="preserve"> điều chỉnh,thay thế </w:t>
              </w:r>
            </w:ins>
          </w:p>
          <w:p w14:paraId="37D7B186" w14:textId="77777777" w:rsidR="00AE187D" w:rsidRDefault="00AE187D" w:rsidP="00B7194D">
            <w:pPr>
              <w:pStyle w:val="ListParagraph"/>
              <w:numPr>
                <w:ilvl w:val="0"/>
                <w:numId w:val="4"/>
              </w:numPr>
              <w:spacing w:after="0" w:line="240" w:lineRule="auto"/>
              <w:rPr>
                <w:ins w:id="1947" w:author="Comparison" w:date="2022-04-14T16:30:00Z"/>
                <w:rFonts w:eastAsia="Calibri"/>
              </w:rPr>
            </w:pPr>
            <w:ins w:id="1948" w:author="Comparison" w:date="2022-04-14T16:30:00Z">
              <w:r>
                <w:rPr>
                  <w:rFonts w:eastAsia="Calibri"/>
                </w:rPr>
                <w:t xml:space="preserve">invNumber: số </w:t>
              </w:r>
            </w:ins>
            <w:r>
              <w:rPr>
                <w:rFonts w:eastAsia="Calibri"/>
              </w:rPr>
              <w:t>chứng từ</w:t>
            </w:r>
            <w:ins w:id="1949" w:author="Comparison" w:date="2022-04-14T16:30:00Z">
              <w:r>
                <w:rPr>
                  <w:rFonts w:eastAsia="Calibri"/>
                </w:rPr>
                <w:t xml:space="preserve"> điều chỉnh,thay thế </w:t>
              </w:r>
            </w:ins>
          </w:p>
          <w:p w14:paraId="68C23E97" w14:textId="77777777" w:rsidR="00AE187D" w:rsidRDefault="00AE187D" w:rsidP="00B7194D">
            <w:pPr>
              <w:pStyle w:val="ListParagraph"/>
              <w:spacing w:after="0" w:line="240" w:lineRule="auto"/>
              <w:rPr>
                <w:ins w:id="1950" w:author="Comparison" w:date="2022-04-14T16:30:00Z"/>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14:paraId="7EE809AF" w14:textId="77777777" w:rsidR="00AE187D" w:rsidRDefault="00AE187D" w:rsidP="00B7194D">
            <w:pPr>
              <w:ind w:left="360"/>
              <w:jc w:val="both"/>
              <w:rPr>
                <w:ins w:id="1951" w:author="Comparison" w:date="2022-04-14T16:30:00Z"/>
              </w:rPr>
            </w:pPr>
          </w:p>
        </w:tc>
      </w:tr>
    </w:tbl>
    <w:p w14:paraId="725025A9" w14:textId="77777777" w:rsidR="00AE187D" w:rsidRDefault="00AE187D" w:rsidP="00AE187D">
      <w:pPr>
        <w:rPr>
          <w:ins w:id="1952" w:author="Comparison" w:date="2022-04-14T16:30:00Z"/>
          <w:lang w:eastAsia="x-none"/>
        </w:rPr>
      </w:pPr>
    </w:p>
    <w:p w14:paraId="07C1A727" w14:textId="77777777" w:rsidR="00AE187D" w:rsidRDefault="00AE187D" w:rsidP="00AE187D">
      <w:pPr>
        <w:rPr>
          <w:ins w:id="1953" w:author="Comparison" w:date="2022-04-14T16:30:00Z"/>
          <w:b/>
          <w:lang w:eastAsia="x-none"/>
        </w:rPr>
      </w:pPr>
      <w:ins w:id="1954" w:author="Comparison" w:date="2022-04-14T16:30:00Z">
        <w:r>
          <w:rPr>
            <w:b/>
            <w:lang w:eastAsia="x-none"/>
          </w:rPr>
          <w:t>Cấu trúc chuỗi xmlData truyền lên:</w:t>
        </w:r>
      </w:ins>
    </w:p>
    <w:p w14:paraId="2B36463B" w14:textId="77777777" w:rsidR="00AE187D" w:rsidRDefault="00AE187D" w:rsidP="00AE187D">
      <w:pPr>
        <w:ind w:firstLine="720"/>
        <w:rPr>
          <w:ins w:id="1955" w:author="Comparison" w:date="2022-04-14T16:30:00Z"/>
          <w:rStyle w:val="hljs-tag"/>
          <w:color w:val="0000FF"/>
          <w:sz w:val="18"/>
          <w:szCs w:val="18"/>
        </w:rPr>
      </w:pPr>
      <w:ins w:id="1956" w:author="Comparison" w:date="2022-04-14T16:30:00Z">
        <w:r>
          <w:rPr>
            <w:rStyle w:val="hljs-tag"/>
            <w:color w:val="0000FF"/>
            <w:sz w:val="18"/>
            <w:szCs w:val="18"/>
          </w:rPr>
          <w:t>&lt;</w:t>
        </w:r>
        <w:r>
          <w:rPr>
            <w:rStyle w:val="hljs-name"/>
            <w:color w:val="0000FF"/>
            <w:sz w:val="18"/>
            <w:szCs w:val="18"/>
          </w:rPr>
          <w:t>Invoices</w:t>
        </w:r>
        <w:r>
          <w:rPr>
            <w:rStyle w:val="hljs-tag"/>
            <w:color w:val="0000FF"/>
            <w:sz w:val="18"/>
            <w:szCs w:val="18"/>
          </w:rPr>
          <w:t>&gt;</w:t>
        </w:r>
      </w:ins>
    </w:p>
    <w:p w14:paraId="5C310EB6" w14:textId="77777777" w:rsidR="00AE187D" w:rsidRDefault="00AE187D" w:rsidP="00AE187D">
      <w:pPr>
        <w:ind w:firstLine="720"/>
        <w:rPr>
          <w:ins w:id="1957" w:author="Comparison" w:date="2022-04-14T16:30:00Z"/>
          <w:color w:val="000000"/>
          <w:shd w:val="clear" w:color="auto" w:fill="FFFFFF"/>
        </w:rPr>
      </w:pPr>
      <w:ins w:id="1958" w:author="Comparison" w:date="2022-04-14T16:30:00Z">
        <w:r>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ab/>
        </w:r>
        <w:r>
          <w:rPr>
            <w:rStyle w:val="hljs-tag"/>
            <w:color w:val="0000FF"/>
            <w:sz w:val="18"/>
            <w:szCs w:val="18"/>
          </w:rPr>
          <w:t>&lt;</w:t>
        </w:r>
        <w:r>
          <w:rPr>
            <w:rStyle w:val="hljs-name"/>
            <w:color w:val="0000FF"/>
            <w:sz w:val="18"/>
            <w:szCs w:val="18"/>
          </w:rPr>
          <w:t>SerialCert</w:t>
        </w:r>
        <w:r>
          <w:rPr>
            <w:rStyle w:val="hljs-tag"/>
            <w:color w:val="0000FF"/>
            <w:sz w:val="18"/>
            <w:szCs w:val="18"/>
          </w:rPr>
          <w:t>&gt;</w:t>
        </w:r>
        <w:r>
          <w:rPr>
            <w:rFonts w:ascii="Courier New" w:hAnsi="Courier New" w:cs="Courier New"/>
            <w:color w:val="000000"/>
            <w:sz w:val="18"/>
            <w:szCs w:val="18"/>
            <w:shd w:val="clear" w:color="auto" w:fill="FFFFFF"/>
          </w:rPr>
          <w:t>54010101BFD227F36296CA2414AC334E</w:t>
        </w:r>
        <w:r>
          <w:rPr>
            <w:rStyle w:val="hljs-tag"/>
            <w:color w:val="0000FF"/>
            <w:sz w:val="18"/>
            <w:szCs w:val="18"/>
          </w:rPr>
          <w:t>&lt;/</w:t>
        </w:r>
        <w:r>
          <w:rPr>
            <w:rStyle w:val="hljs-name"/>
            <w:color w:val="0000FF"/>
            <w:sz w:val="18"/>
            <w:szCs w:val="18"/>
          </w:rPr>
          <w:t>SerialCert</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610E4EAE" w14:textId="1C7FDF4C" w:rsidR="00AE187D" w:rsidRDefault="00AE187D" w:rsidP="00AE187D">
      <w:pPr>
        <w:ind w:left="720" w:firstLine="720"/>
        <w:rPr>
          <w:ins w:id="1959" w:author="Comparison" w:date="2022-04-14T16:30:00Z"/>
          <w:rFonts w:ascii="Courier New" w:hAnsi="Courier New" w:cs="Courier New"/>
          <w:color w:val="000000"/>
          <w:sz w:val="18"/>
          <w:szCs w:val="18"/>
          <w:shd w:val="clear" w:color="auto" w:fill="FFFFFF"/>
        </w:rPr>
      </w:pPr>
      <w:ins w:id="1960" w:author="Comparison" w:date="2022-04-14T16:30:00Z">
        <w:r>
          <w:rPr>
            <w:rStyle w:val="hljs-tag"/>
            <w:color w:val="0000FF"/>
            <w:sz w:val="18"/>
            <w:szCs w:val="18"/>
          </w:rPr>
          <w:t>&lt;</w:t>
        </w:r>
        <w:r>
          <w:rPr>
            <w:rStyle w:val="hljs-name"/>
            <w:color w:val="0000FF"/>
            <w:sz w:val="18"/>
            <w:szCs w:val="18"/>
          </w:rPr>
          <w:t>PatternOld</w:t>
        </w:r>
        <w:r>
          <w:rPr>
            <w:rStyle w:val="hljs-tag"/>
            <w:color w:val="0000FF"/>
            <w:sz w:val="18"/>
            <w:szCs w:val="18"/>
          </w:rPr>
          <w:t>&gt;</w:t>
        </w:r>
      </w:ins>
      <w:r w:rsidR="003315D7">
        <w:rPr>
          <w:rFonts w:ascii="Courier New" w:hAnsi="Courier New" w:cs="Courier New"/>
          <w:b/>
          <w:bCs/>
          <w:color w:val="000000"/>
          <w:sz w:val="20"/>
          <w:szCs w:val="20"/>
        </w:rPr>
        <w:t>03/TNCN</w:t>
      </w:r>
      <w:ins w:id="1961" w:author="Comparison" w:date="2022-04-14T16:30:00Z">
        <w:r>
          <w:rPr>
            <w:rFonts w:ascii="Courier New" w:hAnsi="Courier New" w:cs="Courier New"/>
            <w:color w:val="000000"/>
            <w:sz w:val="18"/>
            <w:szCs w:val="18"/>
            <w:shd w:val="clear" w:color="auto" w:fill="FFFFFF"/>
          </w:rPr>
          <w:t>/003</w:t>
        </w:r>
        <w:r>
          <w:rPr>
            <w:rStyle w:val="hljs-tag"/>
            <w:color w:val="0000FF"/>
            <w:sz w:val="18"/>
            <w:szCs w:val="18"/>
          </w:rPr>
          <w:t>&lt;/</w:t>
        </w:r>
        <w:r>
          <w:rPr>
            <w:rStyle w:val="hljs-name"/>
            <w:color w:val="0000FF"/>
            <w:sz w:val="18"/>
            <w:szCs w:val="18"/>
          </w:rPr>
          <w:t>PatternOld</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7CED5EFF" w14:textId="092A113C" w:rsidR="00AE187D" w:rsidRPr="00AE187D" w:rsidRDefault="00AE187D" w:rsidP="00AE187D">
      <w:pPr>
        <w:ind w:left="720" w:firstLine="720"/>
        <w:rPr>
          <w:ins w:id="1962" w:author="Comparison" w:date="2022-04-14T16:30:00Z"/>
          <w:rStyle w:val="hljs-tag"/>
          <w:color w:val="0000FF"/>
          <w:lang w:val="nl-NL"/>
        </w:rPr>
      </w:pPr>
      <w:ins w:id="1963" w:author="Comparison" w:date="2022-04-14T16:30:00Z">
        <w:r w:rsidRPr="00AE187D">
          <w:rPr>
            <w:rStyle w:val="hljs-tag"/>
            <w:color w:val="0000FF"/>
            <w:sz w:val="18"/>
            <w:szCs w:val="18"/>
            <w:lang w:val="nl-NL"/>
          </w:rPr>
          <w:t>&lt;</w:t>
        </w:r>
        <w:r w:rsidRPr="00AE187D">
          <w:rPr>
            <w:rStyle w:val="hljs-name"/>
            <w:color w:val="0000FF"/>
            <w:sz w:val="18"/>
            <w:szCs w:val="18"/>
            <w:lang w:val="nl-NL"/>
          </w:rPr>
          <w:t>SerialOld</w:t>
        </w:r>
      </w:ins>
      <w:r w:rsidR="003315D7">
        <w:rPr>
          <w:rStyle w:val="hljs-tag"/>
          <w:color w:val="0000FF"/>
          <w:sz w:val="18"/>
          <w:szCs w:val="18"/>
          <w:lang w:val="nl-NL"/>
        </w:rPr>
        <w:t>&gt;CT/25E</w:t>
      </w:r>
      <w:ins w:id="1964" w:author="Comparison" w:date="2022-04-14T16:30:00Z">
        <w:r w:rsidRPr="00AE187D">
          <w:rPr>
            <w:rStyle w:val="hljs-tag"/>
            <w:color w:val="0000FF"/>
            <w:sz w:val="18"/>
            <w:szCs w:val="18"/>
            <w:lang w:val="nl-NL"/>
          </w:rPr>
          <w:t>&lt;/</w:t>
        </w:r>
        <w:r w:rsidRPr="00AE187D">
          <w:rPr>
            <w:rStyle w:val="hljs-name"/>
            <w:color w:val="0000FF"/>
            <w:sz w:val="18"/>
            <w:szCs w:val="18"/>
            <w:lang w:val="nl-NL"/>
          </w:rPr>
          <w:t>SerialOld</w:t>
        </w:r>
        <w:r w:rsidRPr="00AE187D">
          <w:rPr>
            <w:rStyle w:val="hljs-tag"/>
            <w:color w:val="0000FF"/>
            <w:sz w:val="18"/>
            <w:szCs w:val="18"/>
            <w:lang w:val="nl-NL"/>
          </w:rPr>
          <w:t>&gt;</w:t>
        </w:r>
      </w:ins>
    </w:p>
    <w:p w14:paraId="39624B28" w14:textId="77777777" w:rsidR="00AE187D" w:rsidRPr="00AE187D" w:rsidRDefault="00AE187D" w:rsidP="00AE187D">
      <w:pPr>
        <w:ind w:firstLine="720"/>
        <w:rPr>
          <w:ins w:id="1965" w:author="Comparison" w:date="2022-04-14T16:30:00Z"/>
          <w:rStyle w:val="hljs-tag"/>
          <w:color w:val="0000FF"/>
          <w:sz w:val="18"/>
          <w:szCs w:val="18"/>
          <w:lang w:val="nl-NL"/>
        </w:rPr>
      </w:pPr>
      <w:ins w:id="1966" w:author="Comparison" w:date="2022-04-14T16:30:00Z">
        <w:r w:rsidRPr="00AE187D">
          <w:rPr>
            <w:rFonts w:ascii="Courier New" w:hAnsi="Courier New" w:cs="Courier New"/>
            <w:color w:val="000000"/>
            <w:sz w:val="18"/>
            <w:szCs w:val="18"/>
            <w:shd w:val="clear" w:color="auto" w:fill="FFFFFF"/>
            <w:lang w:val="nl-NL"/>
          </w:rPr>
          <w:t xml:space="preserve"> </w:t>
        </w:r>
        <w:r w:rsidRPr="00AE187D">
          <w:rPr>
            <w:rFonts w:ascii="Courier New" w:hAnsi="Courier New" w:cs="Courier New"/>
            <w:color w:val="000000"/>
            <w:sz w:val="18"/>
            <w:szCs w:val="18"/>
            <w:shd w:val="clear" w:color="auto" w:fill="FFFFFF"/>
            <w:lang w:val="nl-NL"/>
          </w:rPr>
          <w:tab/>
        </w:r>
        <w:r w:rsidRPr="00AE187D">
          <w:rPr>
            <w:rStyle w:val="hljs-tag"/>
            <w:color w:val="0000FF"/>
            <w:sz w:val="18"/>
            <w:szCs w:val="18"/>
            <w:lang w:val="nl-NL"/>
          </w:rPr>
          <w:t>&lt;</w:t>
        </w:r>
        <w:r w:rsidRPr="00AE187D">
          <w:rPr>
            <w:rStyle w:val="hljs-name"/>
            <w:color w:val="0000FF"/>
            <w:sz w:val="18"/>
            <w:szCs w:val="18"/>
            <w:lang w:val="nl-NL"/>
          </w:rPr>
          <w:t>NoOlde</w:t>
        </w:r>
        <w:r w:rsidRPr="00AE187D">
          <w:rPr>
            <w:rStyle w:val="hljs-tag"/>
            <w:color w:val="0000FF"/>
            <w:sz w:val="18"/>
            <w:szCs w:val="18"/>
            <w:lang w:val="nl-NL"/>
          </w:rPr>
          <w:t>&gt;</w:t>
        </w:r>
        <w:r w:rsidRPr="00AE187D">
          <w:rPr>
            <w:rFonts w:ascii="Courier New" w:hAnsi="Courier New" w:cs="Courier New"/>
            <w:color w:val="000000"/>
            <w:sz w:val="18"/>
            <w:szCs w:val="18"/>
            <w:shd w:val="clear" w:color="auto" w:fill="FFFFFF"/>
            <w:lang w:val="nl-NL"/>
          </w:rPr>
          <w:t>00000001</w:t>
        </w:r>
        <w:r w:rsidRPr="00AE187D">
          <w:rPr>
            <w:rStyle w:val="hljs-tag"/>
            <w:color w:val="0000FF"/>
            <w:sz w:val="18"/>
            <w:szCs w:val="18"/>
            <w:lang w:val="nl-NL"/>
          </w:rPr>
          <w:t>&lt;/</w:t>
        </w:r>
        <w:r w:rsidRPr="00AE187D">
          <w:rPr>
            <w:rStyle w:val="hljs-name"/>
            <w:color w:val="0000FF"/>
            <w:sz w:val="18"/>
            <w:szCs w:val="18"/>
            <w:lang w:val="nl-NL"/>
          </w:rPr>
          <w:t>NoOlde</w:t>
        </w:r>
        <w:r w:rsidRPr="00AE187D">
          <w:rPr>
            <w:rStyle w:val="hljs-tag"/>
            <w:color w:val="0000FF"/>
            <w:sz w:val="18"/>
            <w:szCs w:val="18"/>
            <w:lang w:val="nl-NL"/>
          </w:rPr>
          <w:t>&gt;</w:t>
        </w:r>
      </w:ins>
    </w:p>
    <w:p w14:paraId="0AEA1460" w14:textId="77777777" w:rsidR="00AE187D" w:rsidRDefault="00AE187D" w:rsidP="00AE187D">
      <w:pPr>
        <w:ind w:firstLine="720"/>
        <w:rPr>
          <w:ins w:id="1967" w:author="Comparison" w:date="2022-04-14T16:30:00Z"/>
          <w:color w:val="000000"/>
          <w:shd w:val="clear" w:color="auto" w:fill="FFFFFF"/>
        </w:rPr>
      </w:pPr>
      <w:ins w:id="1968" w:author="Comparison" w:date="2022-04-14T16:30:00Z">
        <w:r w:rsidRPr="00AE187D">
          <w:rPr>
            <w:rFonts w:ascii="Courier New" w:hAnsi="Courier New" w:cs="Courier New"/>
            <w:color w:val="000000"/>
            <w:sz w:val="18"/>
            <w:szCs w:val="18"/>
            <w:shd w:val="clear" w:color="auto" w:fill="FFFFFF"/>
            <w:lang w:val="nl-NL"/>
          </w:rPr>
          <w:t xml:space="preserve"> </w:t>
        </w:r>
        <w:r w:rsidRPr="00AE187D">
          <w:rPr>
            <w:rFonts w:ascii="Courier New" w:hAnsi="Courier New" w:cs="Courier New"/>
            <w:color w:val="000000"/>
            <w:sz w:val="18"/>
            <w:szCs w:val="18"/>
            <w:shd w:val="clear" w:color="auto" w:fill="FFFFFF"/>
            <w:lang w:val="nl-NL"/>
          </w:rPr>
          <w:tab/>
        </w:r>
        <w:r>
          <w:rPr>
            <w:rStyle w:val="hljs-tag"/>
            <w:color w:val="0000FF"/>
            <w:sz w:val="18"/>
            <w:szCs w:val="18"/>
          </w:rPr>
          <w:t>&lt;</w:t>
        </w:r>
        <w:r>
          <w:rPr>
            <w:rStyle w:val="hljs-name"/>
            <w:color w:val="0000FF"/>
            <w:sz w:val="18"/>
            <w:szCs w:val="18"/>
          </w:rPr>
          <w:t>Inv</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511C6E5B" w14:textId="77777777" w:rsidR="00AE187D" w:rsidRDefault="00AE187D" w:rsidP="00AE187D">
      <w:pPr>
        <w:ind w:left="1440" w:firstLine="720"/>
        <w:rPr>
          <w:ins w:id="1969" w:author="Comparison" w:date="2022-04-14T16:30:00Z"/>
          <w:rFonts w:ascii="Courier New" w:hAnsi="Courier New" w:cs="Courier New"/>
          <w:color w:val="000000"/>
          <w:sz w:val="18"/>
          <w:szCs w:val="18"/>
          <w:shd w:val="clear" w:color="auto" w:fill="FFFFFF"/>
        </w:rPr>
      </w:pPr>
      <w:ins w:id="1970" w:author="Comparison" w:date="2022-04-14T16:30:00Z">
        <w:r>
          <w:rPr>
            <w:rStyle w:val="hljs-tag"/>
            <w:color w:val="0000FF"/>
            <w:sz w:val="18"/>
            <w:szCs w:val="18"/>
          </w:rPr>
          <w:t>&lt;</w:t>
        </w:r>
        <w:r>
          <w:rPr>
            <w:rStyle w:val="hljs-name"/>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25904521-A4FB-4A43-BEF8-8455D64A0429</w:t>
        </w:r>
        <w:r>
          <w:rPr>
            <w:rStyle w:val="hljs-tag"/>
            <w:color w:val="0000FF"/>
            <w:sz w:val="18"/>
            <w:szCs w:val="18"/>
          </w:rPr>
          <w:t>&lt;/</w:t>
        </w:r>
        <w:r>
          <w:rPr>
            <w:rStyle w:val="hljs-name"/>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4AC27DD6" w14:textId="77777777" w:rsidR="00AE187D" w:rsidRDefault="00AE187D" w:rsidP="00AE187D">
      <w:pPr>
        <w:ind w:left="1440" w:firstLine="720"/>
        <w:rPr>
          <w:ins w:id="1971" w:author="Comparison" w:date="2022-04-14T16:30:00Z"/>
          <w:rFonts w:ascii="Courier New" w:hAnsi="Courier New" w:cs="Courier New"/>
          <w:color w:val="000000"/>
          <w:sz w:val="18"/>
          <w:szCs w:val="18"/>
          <w:shd w:val="clear" w:color="auto" w:fill="FFFFFF"/>
        </w:rPr>
      </w:pPr>
      <w:ins w:id="1972" w:author="Comparison" w:date="2022-04-14T16:30:00Z">
        <w:r>
          <w:rPr>
            <w:rStyle w:val="hljs-tag"/>
            <w:color w:val="0000FF"/>
            <w:sz w:val="18"/>
            <w:szCs w:val="18"/>
          </w:rPr>
          <w:t>&lt;</w:t>
        </w:r>
        <w:r>
          <w:rPr>
            <w:rStyle w:val="hljs-name"/>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20043083</w:t>
        </w:r>
        <w:r>
          <w:rPr>
            <w:rStyle w:val="hljs-tag"/>
            <w:color w:val="0000FF"/>
            <w:sz w:val="18"/>
            <w:szCs w:val="18"/>
          </w:rPr>
          <w:t>&lt;/</w:t>
        </w:r>
        <w:r>
          <w:rPr>
            <w:rStyle w:val="hljs-name"/>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22626059" w14:textId="77777777" w:rsidR="00AE187D" w:rsidRDefault="00AE187D" w:rsidP="00AE187D">
      <w:pPr>
        <w:ind w:left="1440" w:firstLine="720"/>
        <w:rPr>
          <w:ins w:id="1973" w:author="Comparison" w:date="2022-04-14T16:30:00Z"/>
          <w:rStyle w:val="hljs-tag"/>
          <w:color w:val="0000FF"/>
        </w:rPr>
      </w:pPr>
      <w:ins w:id="1974" w:author="Comparison" w:date="2022-04-14T16:30:00Z">
        <w:r>
          <w:rPr>
            <w:rStyle w:val="hljs-tag"/>
            <w:color w:val="0000FF"/>
            <w:sz w:val="18"/>
            <w:szCs w:val="18"/>
          </w:rPr>
          <w:t>&lt;</w:t>
        </w:r>
        <w:r>
          <w:rPr>
            <w:rStyle w:val="hljs-name"/>
            <w:color w:val="0000FF"/>
            <w:sz w:val="18"/>
            <w:szCs w:val="18"/>
          </w:rPr>
          <w:t>signValue</w:t>
        </w:r>
        <w:r>
          <w:rPr>
            <w:rStyle w:val="hljs-tag"/>
            <w:color w:val="0000FF"/>
            <w:sz w:val="18"/>
            <w:szCs w:val="18"/>
          </w:rPr>
          <w:t>&gt;</w:t>
        </w:r>
        <w:r>
          <w:rPr>
            <w:rFonts w:ascii="Courier New" w:hAnsi="Courier New" w:cs="Courier New"/>
            <w:color w:val="000000"/>
            <w:sz w:val="18"/>
            <w:szCs w:val="18"/>
            <w:shd w:val="clear" w:color="auto" w:fill="FFFFFF"/>
          </w:rPr>
          <w:t>EKkR0sNI67yHpuvLKWFdVg1jg4Rkm3gSZZAj0m+t/T0O/RGpg2wjItTxBLmZgoUU08szexYTzZQX+x37IExQTtd27XE5D0APA08jjXe/MG+uVRSFoPxf5H9pgwcwlIWVusZhTpLZrTkEhr2fEg+haW9fKuizKI+mur6NlndpJWE=</w:t>
        </w:r>
        <w:r>
          <w:rPr>
            <w:rStyle w:val="hljs-tag"/>
            <w:color w:val="0000FF"/>
            <w:sz w:val="18"/>
            <w:szCs w:val="18"/>
          </w:rPr>
          <w:t>&lt;/</w:t>
        </w:r>
        <w:r>
          <w:rPr>
            <w:rStyle w:val="hljs-name"/>
            <w:color w:val="0000FF"/>
            <w:sz w:val="18"/>
            <w:szCs w:val="18"/>
          </w:rPr>
          <w:t>signValue</w:t>
        </w:r>
        <w:r>
          <w:rPr>
            <w:rStyle w:val="hljs-tag"/>
            <w:color w:val="0000FF"/>
            <w:sz w:val="18"/>
            <w:szCs w:val="18"/>
          </w:rPr>
          <w:t>&gt;</w:t>
        </w:r>
      </w:ins>
    </w:p>
    <w:p w14:paraId="3316F57F" w14:textId="77777777" w:rsidR="00AE187D" w:rsidRDefault="00AE187D" w:rsidP="00AE187D">
      <w:pPr>
        <w:ind w:left="720" w:firstLine="720"/>
        <w:rPr>
          <w:ins w:id="1975" w:author="Comparison" w:date="2022-04-14T16:30:00Z"/>
          <w:rStyle w:val="hljs-tag"/>
          <w:color w:val="0000FF"/>
          <w:sz w:val="18"/>
          <w:szCs w:val="18"/>
        </w:rPr>
      </w:pPr>
      <w:ins w:id="1976" w:author="Comparison" w:date="2022-04-14T16:30:00Z">
        <w:r>
          <w:rPr>
            <w:rStyle w:val="hljs-tag"/>
            <w:color w:val="0000FF"/>
            <w:sz w:val="18"/>
            <w:szCs w:val="18"/>
          </w:rPr>
          <w:t>&lt;/</w:t>
        </w:r>
        <w:r>
          <w:rPr>
            <w:rStyle w:val="hljs-name"/>
            <w:color w:val="0000FF"/>
            <w:sz w:val="18"/>
            <w:szCs w:val="18"/>
          </w:rPr>
          <w:t>Inv</w:t>
        </w:r>
        <w:r>
          <w:rPr>
            <w:rStyle w:val="hljs-tag"/>
            <w:color w:val="0000FF"/>
            <w:sz w:val="18"/>
            <w:szCs w:val="18"/>
          </w:rPr>
          <w:t>&gt;</w:t>
        </w:r>
      </w:ins>
    </w:p>
    <w:p w14:paraId="12D4E7B3" w14:textId="77777777" w:rsidR="00AE187D" w:rsidRDefault="00AE187D" w:rsidP="00AE187D">
      <w:pPr>
        <w:ind w:firstLine="720"/>
        <w:rPr>
          <w:ins w:id="1977" w:author="Comparison" w:date="2022-04-14T16:30:00Z"/>
          <w:rStyle w:val="hljs-tag"/>
          <w:color w:val="0000FF"/>
          <w:sz w:val="18"/>
          <w:szCs w:val="18"/>
        </w:rPr>
      </w:pPr>
      <w:ins w:id="1978" w:author="Comparison" w:date="2022-04-14T16:30:00Z">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color w:val="0000FF"/>
            <w:sz w:val="18"/>
            <w:szCs w:val="18"/>
          </w:rPr>
          <w:t>Invoices</w:t>
        </w:r>
        <w:r>
          <w:rPr>
            <w:rStyle w:val="hljs-tag"/>
            <w:color w:val="0000FF"/>
            <w:sz w:val="18"/>
            <w:szCs w:val="18"/>
          </w:rPr>
          <w:t>&gt;</w:t>
        </w:r>
      </w:ins>
    </w:p>
    <w:p w14:paraId="0CC97A59" w14:textId="77777777" w:rsidR="00AE187D" w:rsidRDefault="00AE187D" w:rsidP="00AE187D">
      <w:pPr>
        <w:ind w:firstLine="720"/>
        <w:rPr>
          <w:ins w:id="1979" w:author="Comparison" w:date="2022-04-14T16:30:00Z"/>
          <w:szCs w:val="28"/>
        </w:rPr>
      </w:pPr>
      <w:ins w:id="1980" w:author="Comparison" w:date="2022-04-14T16:30:00Z">
        <w:r>
          <w:rPr>
            <w:szCs w:val="28"/>
          </w:rPr>
          <w:t xml:space="preserve">Trong đó: </w:t>
        </w:r>
        <w:r>
          <w:rPr>
            <w:szCs w:val="28"/>
          </w:rPr>
          <w:tab/>
          <w:t xml:space="preserve">tag </w:t>
        </w:r>
        <w:r>
          <w:rPr>
            <w:rFonts w:ascii="Consolas" w:hAnsi="Consolas" w:cs="Consolas"/>
            <w:color w:val="0000FF"/>
            <w:sz w:val="19"/>
            <w:szCs w:val="19"/>
            <w:highlight w:val="white"/>
          </w:rPr>
          <w:t>&lt;SerialCert&gt;</w:t>
        </w:r>
        <w:r>
          <w:rPr>
            <w:rFonts w:ascii="Consolas" w:hAnsi="Consolas" w:cs="Consolas"/>
            <w:color w:val="0000FF"/>
            <w:sz w:val="19"/>
            <w:szCs w:val="19"/>
          </w:rPr>
          <w:t xml:space="preserve">: </w:t>
        </w:r>
      </w:ins>
      <w:r>
        <w:rPr>
          <w:szCs w:val="28"/>
        </w:rPr>
        <w:t>S</w:t>
      </w:r>
      <w:ins w:id="1981" w:author="Comparison" w:date="2022-04-14T16:30:00Z">
        <w:r>
          <w:rPr>
            <w:szCs w:val="28"/>
          </w:rPr>
          <w:t>erial chứng thư của công ty</w:t>
        </w:r>
      </w:ins>
    </w:p>
    <w:p w14:paraId="28676447" w14:textId="77777777" w:rsidR="00AE187D" w:rsidRDefault="00AE187D" w:rsidP="00AE187D">
      <w:pPr>
        <w:pStyle w:val="ListParagraph"/>
        <w:numPr>
          <w:ilvl w:val="2"/>
          <w:numId w:val="4"/>
        </w:numPr>
        <w:spacing w:after="0" w:line="240" w:lineRule="auto"/>
        <w:rPr>
          <w:ins w:id="1982" w:author="Comparison" w:date="2022-04-14T16:30:00Z"/>
          <w:rFonts w:eastAsia="Calibri"/>
        </w:rPr>
      </w:pPr>
      <w:ins w:id="1983" w:author="Comparison" w:date="2022-04-14T16:30:00Z">
        <w:r>
          <w:rPr>
            <w:szCs w:val="28"/>
          </w:rPr>
          <w:t xml:space="preserve">tag </w:t>
        </w:r>
        <w:r>
          <w:rPr>
            <w:rFonts w:ascii="Consolas" w:hAnsi="Consolas" w:cs="Consolas"/>
            <w:color w:val="0000FF"/>
            <w:sz w:val="19"/>
            <w:szCs w:val="19"/>
            <w:highlight w:val="white"/>
          </w:rPr>
          <w:t>&lt;</w:t>
        </w:r>
        <w:r>
          <w:rPr>
            <w:rStyle w:val="Heading1Char"/>
            <w:rFonts w:ascii="Courier New" w:eastAsiaTheme="minorHAnsi" w:hAnsi="Courier New" w:cs="Courier New"/>
            <w:sz w:val="18"/>
            <w:szCs w:val="18"/>
          </w:rPr>
          <w:t xml:space="preserve"> </w:t>
        </w:r>
        <w:r>
          <w:rPr>
            <w:rStyle w:val="hljs-name"/>
            <w:color w:val="0000FF"/>
            <w:sz w:val="18"/>
            <w:szCs w:val="18"/>
          </w:rPr>
          <w:t>PatternOld</w:t>
        </w:r>
        <w:r>
          <w:rPr>
            <w:rFonts w:ascii="Consolas" w:hAnsi="Consolas" w:cs="Consolas"/>
            <w:color w:val="0000FF"/>
            <w:sz w:val="19"/>
            <w:szCs w:val="19"/>
            <w:highlight w:val="white"/>
          </w:rPr>
          <w:t xml:space="preserve"> &gt;</w:t>
        </w:r>
        <w:r>
          <w:rPr>
            <w:szCs w:val="28"/>
          </w:rPr>
          <w:t xml:space="preserve">: </w:t>
        </w:r>
        <w:r>
          <w:rPr>
            <w:rFonts w:eastAsia="Calibri"/>
          </w:rPr>
          <w:t xml:space="preserve">Mẫu số của </w:t>
        </w:r>
      </w:ins>
      <w:r>
        <w:rPr>
          <w:rFonts w:eastAsia="Calibri"/>
        </w:rPr>
        <w:t>chứng từ</w:t>
      </w:r>
      <w:ins w:id="1984" w:author="Comparison" w:date="2022-04-14T16:30:00Z">
        <w:r>
          <w:rPr>
            <w:rFonts w:eastAsia="Calibri"/>
          </w:rPr>
          <w:t xml:space="preserve"> điều chỉnh,thay thế cũ</w:t>
        </w:r>
      </w:ins>
    </w:p>
    <w:p w14:paraId="217EB742" w14:textId="77777777" w:rsidR="00AE187D" w:rsidRDefault="00AE187D" w:rsidP="00AE187D">
      <w:pPr>
        <w:ind w:left="2160"/>
        <w:rPr>
          <w:ins w:id="1985" w:author="Comparison" w:date="2022-04-14T16:30:00Z"/>
          <w:rFonts w:eastAsia="Calibri"/>
        </w:rPr>
      </w:pPr>
      <w:ins w:id="1986" w:author="Comparison" w:date="2022-04-14T16:30:00Z">
        <w:r>
          <w:rPr>
            <w:szCs w:val="28"/>
          </w:rPr>
          <w:t>tag&lt;</w:t>
        </w:r>
        <w:r>
          <w:rPr>
            <w:rStyle w:val="Heading1Char"/>
            <w:rFonts w:ascii="Courier New" w:eastAsiaTheme="minorHAnsi" w:hAnsi="Courier New" w:cs="Courier New"/>
            <w:sz w:val="18"/>
            <w:szCs w:val="18"/>
          </w:rPr>
          <w:t xml:space="preserve"> </w:t>
        </w:r>
        <w:r>
          <w:rPr>
            <w:rStyle w:val="hljs-name"/>
            <w:color w:val="0000FF"/>
            <w:sz w:val="18"/>
            <w:szCs w:val="18"/>
          </w:rPr>
          <w:t>SerialOld</w:t>
        </w:r>
        <w:r>
          <w:rPr>
            <w:szCs w:val="28"/>
          </w:rPr>
          <w:t xml:space="preserve"> &gt;:</w:t>
        </w:r>
        <w:r>
          <w:rPr>
            <w:rFonts w:eastAsia="Calibri"/>
          </w:rPr>
          <w:t xml:space="preserve"> </w:t>
        </w:r>
      </w:ins>
      <w:r>
        <w:rPr>
          <w:rFonts w:eastAsia="Calibri"/>
        </w:rPr>
        <w:t>Chứng từ</w:t>
      </w:r>
      <w:ins w:id="1987" w:author="Comparison" w:date="2022-04-14T16:30:00Z">
        <w:r>
          <w:rPr>
            <w:rFonts w:eastAsia="Calibri"/>
          </w:rPr>
          <w:t xml:space="preserve"> điều chỉnh,thay thế cũ</w:t>
        </w:r>
      </w:ins>
    </w:p>
    <w:p w14:paraId="1549330D" w14:textId="77777777" w:rsidR="00AE187D" w:rsidRPr="00AE187D" w:rsidRDefault="00AE187D" w:rsidP="00AE187D">
      <w:pPr>
        <w:ind w:left="2160"/>
        <w:rPr>
          <w:ins w:id="1988" w:author="Comparison" w:date="2022-04-14T16:30:00Z"/>
          <w:rFonts w:ascii="Courier New" w:hAnsi="Courier New" w:cs="Courier New"/>
          <w:sz w:val="18"/>
          <w:szCs w:val="18"/>
          <w:lang w:val="nl-NL"/>
        </w:rPr>
      </w:pPr>
      <w:ins w:id="1989" w:author="Comparison" w:date="2022-04-14T16:30:00Z">
        <w:r w:rsidRPr="00AE187D">
          <w:rPr>
            <w:rFonts w:eastAsia="Calibri"/>
            <w:lang w:val="nl-NL"/>
          </w:rPr>
          <w:t>tag&lt;</w:t>
        </w:r>
        <w:r w:rsidRPr="00AE187D">
          <w:rPr>
            <w:rStyle w:val="Heading1Char"/>
            <w:rFonts w:ascii="Courier New" w:eastAsiaTheme="minorHAnsi" w:hAnsi="Courier New" w:cs="Courier New"/>
            <w:sz w:val="18"/>
            <w:szCs w:val="18"/>
            <w:lang w:val="nl-NL"/>
          </w:rPr>
          <w:t xml:space="preserve"> </w:t>
        </w:r>
        <w:r w:rsidRPr="00AE187D">
          <w:rPr>
            <w:rStyle w:val="hljs-name"/>
            <w:color w:val="0000FF"/>
            <w:sz w:val="18"/>
            <w:szCs w:val="18"/>
            <w:lang w:val="nl-NL"/>
          </w:rPr>
          <w:t xml:space="preserve">NoOlde&gt; : </w:t>
        </w:r>
      </w:ins>
      <w:r w:rsidRPr="00AE187D">
        <w:rPr>
          <w:rStyle w:val="hljs-name"/>
          <w:lang w:val="nl-NL"/>
        </w:rPr>
        <w:t>S</w:t>
      </w:r>
      <w:ins w:id="1990" w:author="Comparison" w:date="2022-04-14T16:30:00Z">
        <w:r w:rsidRPr="00AE187D">
          <w:rPr>
            <w:rStyle w:val="hljs-name"/>
            <w:lang w:val="nl-NL"/>
          </w:rPr>
          <w:t xml:space="preserve">ố </w:t>
        </w:r>
      </w:ins>
      <w:r w:rsidRPr="00AE187D">
        <w:rPr>
          <w:rStyle w:val="hljs-name"/>
          <w:lang w:val="nl-NL"/>
        </w:rPr>
        <w:t>chứng từ</w:t>
      </w:r>
      <w:ins w:id="1991" w:author="Comparison" w:date="2022-04-14T16:30:00Z">
        <w:r w:rsidRPr="00AE187D">
          <w:rPr>
            <w:rStyle w:val="hljs-name"/>
            <w:lang w:val="nl-NL"/>
          </w:rPr>
          <w:t xml:space="preserve"> cũ</w:t>
        </w:r>
      </w:ins>
    </w:p>
    <w:p w14:paraId="3438258F" w14:textId="77777777" w:rsidR="00AE187D" w:rsidRPr="00AE187D" w:rsidRDefault="00AE187D" w:rsidP="00AE187D">
      <w:pPr>
        <w:rPr>
          <w:ins w:id="1992" w:author="Comparison" w:date="2022-04-14T16:30:00Z"/>
          <w:szCs w:val="28"/>
          <w:lang w:val="nl-NL"/>
        </w:rPr>
      </w:pPr>
      <w:ins w:id="1993" w:author="Comparison" w:date="2022-04-14T16:30:00Z">
        <w:r w:rsidRPr="00AE187D">
          <w:rPr>
            <w:szCs w:val="28"/>
            <w:lang w:val="nl-NL"/>
          </w:rPr>
          <w:tab/>
        </w:r>
        <w:r w:rsidRPr="00AE187D">
          <w:rPr>
            <w:szCs w:val="28"/>
            <w:lang w:val="nl-NL"/>
          </w:rPr>
          <w:tab/>
        </w:r>
        <w:r w:rsidRPr="00AE187D">
          <w:rPr>
            <w:szCs w:val="28"/>
            <w:lang w:val="nl-NL"/>
          </w:rPr>
          <w:tab/>
          <w:t xml:space="preserve">tag </w:t>
        </w:r>
        <w:r w:rsidRPr="00AE187D">
          <w:rPr>
            <w:rFonts w:ascii="Consolas" w:hAnsi="Consolas" w:cs="Consolas"/>
            <w:color w:val="0000FF"/>
            <w:sz w:val="19"/>
            <w:szCs w:val="19"/>
            <w:highlight w:val="white"/>
            <w:lang w:val="nl-NL"/>
          </w:rPr>
          <w:t>&lt;idInv&gt;</w:t>
        </w:r>
        <w:r w:rsidRPr="00AE187D">
          <w:rPr>
            <w:szCs w:val="28"/>
            <w:lang w:val="nl-NL"/>
          </w:rPr>
          <w:t xml:space="preserve">: </w:t>
        </w:r>
      </w:ins>
      <w:r w:rsidRPr="00AE187D">
        <w:rPr>
          <w:szCs w:val="28"/>
          <w:lang w:val="nl-NL"/>
        </w:rPr>
        <w:t>I</w:t>
      </w:r>
      <w:ins w:id="1994" w:author="Comparison" w:date="2022-04-14T16:30:00Z">
        <w:r w:rsidRPr="00AE187D">
          <w:rPr>
            <w:szCs w:val="28"/>
            <w:lang w:val="nl-NL"/>
          </w:rPr>
          <w:t xml:space="preserve">d </w:t>
        </w:r>
      </w:ins>
      <w:r w:rsidRPr="00AE187D">
        <w:rPr>
          <w:szCs w:val="28"/>
          <w:lang w:val="nl-NL"/>
        </w:rPr>
        <w:t>chứng từ</w:t>
      </w:r>
      <w:ins w:id="1995" w:author="Comparison" w:date="2022-04-14T16:30:00Z">
        <w:r w:rsidRPr="00AE187D">
          <w:rPr>
            <w:szCs w:val="28"/>
            <w:lang w:val="nl-NL"/>
          </w:rPr>
          <w:t xml:space="preserve"> trên hệ thống vnpt</w:t>
        </w:r>
      </w:ins>
    </w:p>
    <w:p w14:paraId="69059C63" w14:textId="77777777" w:rsidR="00AE187D" w:rsidRDefault="00AE187D" w:rsidP="00AE187D">
      <w:pPr>
        <w:rPr>
          <w:ins w:id="1996" w:author="Comparison" w:date="2022-04-14T16:30:00Z"/>
          <w:szCs w:val="28"/>
        </w:rPr>
      </w:pPr>
      <w:ins w:id="1997" w:author="Comparison" w:date="2022-04-14T16:30:00Z">
        <w:r w:rsidRPr="00AE187D">
          <w:rPr>
            <w:szCs w:val="28"/>
            <w:lang w:val="nl-NL"/>
          </w:rPr>
          <w:tab/>
        </w:r>
        <w:r w:rsidRPr="00AE187D">
          <w:rPr>
            <w:szCs w:val="28"/>
            <w:lang w:val="nl-NL"/>
          </w:rPr>
          <w:tab/>
        </w:r>
        <w:r w:rsidRPr="00AE187D">
          <w:rPr>
            <w:szCs w:val="28"/>
            <w:lang w:val="nl-NL"/>
          </w:rPr>
          <w:tab/>
        </w:r>
        <w:r>
          <w:rPr>
            <w:szCs w:val="28"/>
          </w:rPr>
          <w:t xml:space="preserve">tag </w:t>
        </w:r>
        <w:r>
          <w:rPr>
            <w:rFonts w:ascii="Consolas" w:hAnsi="Consolas" w:cs="Consolas"/>
            <w:color w:val="0000FF"/>
            <w:sz w:val="19"/>
            <w:szCs w:val="19"/>
            <w:highlight w:val="white"/>
          </w:rPr>
          <w:t>&lt;signValue&gt;</w:t>
        </w:r>
        <w:r>
          <w:rPr>
            <w:szCs w:val="28"/>
          </w:rPr>
          <w:t xml:space="preserve">:  </w:t>
        </w:r>
      </w:ins>
      <w:r>
        <w:rPr>
          <w:szCs w:val="28"/>
        </w:rPr>
        <w:t>C</w:t>
      </w:r>
      <w:ins w:id="1998" w:author="Comparison" w:date="2022-04-14T16:30:00Z">
        <w:r>
          <w:rPr>
            <w:szCs w:val="28"/>
          </w:rPr>
          <w:t>huỗi ký</w:t>
        </w:r>
      </w:ins>
    </w:p>
    <w:p w14:paraId="174D8012" w14:textId="77777777" w:rsidR="00AE187D" w:rsidRPr="003C4A43" w:rsidRDefault="00AE187D" w:rsidP="00AE187D">
      <w:pPr>
        <w:rPr>
          <w:lang w:val="x-none" w:eastAsia="x-none"/>
        </w:rPr>
      </w:pPr>
      <w:ins w:id="1999" w:author="Comparison" w:date="2022-04-14T16:30:00Z">
        <w:r>
          <w:rPr>
            <w:szCs w:val="28"/>
          </w:rPr>
          <w:t xml:space="preserve">tag </w:t>
        </w:r>
        <w:r>
          <w:rPr>
            <w:rFonts w:ascii="Consolas" w:hAnsi="Consolas" w:cs="Consolas"/>
            <w:color w:val="0000FF"/>
            <w:sz w:val="19"/>
            <w:szCs w:val="19"/>
            <w:highlight w:val="white"/>
          </w:rPr>
          <w:t>&lt;key&gt;</w:t>
        </w:r>
        <w:r>
          <w:rPr>
            <w:szCs w:val="28"/>
          </w:rPr>
          <w:t>: fkey</w:t>
        </w:r>
      </w:ins>
    </w:p>
    <w:p w14:paraId="133700EB" w14:textId="726A9372" w:rsidR="00AE187D" w:rsidRDefault="00AE187D" w:rsidP="00AE187D">
      <w:pPr>
        <w:pStyle w:val="Heading3"/>
      </w:pPr>
      <w:r>
        <w:t xml:space="preserve">Lấy giá trị Hash </w:t>
      </w:r>
      <w:r w:rsidR="00C9792E">
        <w:t>điều chỉnh</w:t>
      </w:r>
      <w:r>
        <w:t xml:space="preserve"> chứng từ sử dụng smartCA(bước 1)</w:t>
      </w:r>
    </w:p>
    <w:p w14:paraId="402AEAB3" w14:textId="77777777" w:rsidR="00AE187D" w:rsidRPr="00593BE8" w:rsidRDefault="00AE187D" w:rsidP="00AE187D">
      <w:pPr>
        <w:pStyle w:val="N"/>
      </w:pPr>
      <w:r w:rsidRPr="00593BE8">
        <w:t>URL</w:t>
      </w:r>
    </w:p>
    <w:p w14:paraId="497A98C3" w14:textId="080F8D54" w:rsidR="00AE187D" w:rsidRDefault="00AE187D" w:rsidP="00AE187D">
      <w:pPr>
        <w:pStyle w:val="N"/>
      </w:pPr>
      <w:r>
        <w:tab/>
      </w:r>
      <w:r w:rsidRPr="00007702">
        <w:t xml:space="preserve"> </w:t>
      </w:r>
      <w:r>
        <w:t>s</w:t>
      </w:r>
      <w:r w:rsidRPr="00EB3AC8">
        <w:t xml:space="preserve">tring </w:t>
      </w:r>
      <w:r w:rsidRPr="003C4A43">
        <w:rPr>
          <w:b/>
          <w:color w:val="000000"/>
        </w:rPr>
        <w:t>GetHashCTTSmartCA</w:t>
      </w:r>
      <w:r w:rsidR="00200443">
        <w:rPr>
          <w:b/>
          <w:color w:val="000000"/>
        </w:rPr>
        <w:t>Adjust</w:t>
      </w:r>
      <w:r>
        <w:t xml:space="preserve"> </w:t>
      </w:r>
      <w:r w:rsidRPr="00A0628B">
        <w:t>(string Account, string ACpass, string xmlInvData, string username, string password, string serialCert, int type, string invToken, string pattern = "", string serial = "", int convert = 0)</w:t>
      </w:r>
    </w:p>
    <w:p w14:paraId="7F435278" w14:textId="77777777" w:rsidR="00AE187D" w:rsidRPr="00593BE8" w:rsidRDefault="00AE187D" w:rsidP="00AE187D">
      <w:pPr>
        <w:pStyle w:val="N"/>
      </w:pPr>
      <w:r w:rsidRPr="00593BE8">
        <w:t>DESCRIPTION</w:t>
      </w:r>
    </w:p>
    <w:p w14:paraId="54BFB96F" w14:textId="77777777" w:rsidR="00AE187D" w:rsidRPr="007C1EEB" w:rsidRDefault="00AE187D" w:rsidP="00AE187D">
      <w:pPr>
        <w:pStyle w:val="N"/>
      </w:pPr>
      <w:r>
        <w:tab/>
        <w:t>Đây là web service cho phép phát hành chứng từ với các hệ thống sử dụng smartCA, thực hiện truyền dữ liệu chứng từ và lấy giá trị hash value để ký số bằng smartCA ở client.</w:t>
      </w:r>
    </w:p>
    <w:p w14:paraId="5A39AA45" w14:textId="77777777" w:rsidR="00AE187D" w:rsidRPr="00007702" w:rsidRDefault="00AE187D" w:rsidP="00AE187D">
      <w:pPr>
        <w:pStyle w:val="N"/>
      </w:pPr>
      <w:r w:rsidRPr="00663B3E">
        <w:t>HTTP METHOD</w:t>
      </w:r>
    </w:p>
    <w:p w14:paraId="7145F5D3" w14:textId="77777777" w:rsidR="00AE187D" w:rsidRPr="00007702" w:rsidRDefault="00AE187D" w:rsidP="00AE187D">
      <w:pPr>
        <w:pStyle w:val="N"/>
        <w:rPr>
          <w:b/>
        </w:rPr>
      </w:pPr>
      <w:r w:rsidRPr="00610AFD">
        <w:tab/>
      </w:r>
      <w:r w:rsidRPr="00610AFD">
        <w:tab/>
        <w:t>POST</w:t>
      </w:r>
    </w:p>
    <w:p w14:paraId="23F49AE9" w14:textId="77777777" w:rsidR="00AE187D" w:rsidRPr="00610AFD" w:rsidRDefault="00AE187D" w:rsidP="00AE187D">
      <w:pPr>
        <w:pStyle w:val="N"/>
      </w:pPr>
      <w:r w:rsidRPr="00610AFD">
        <w:t>REQUEST BODY</w:t>
      </w:r>
    </w:p>
    <w:p w14:paraId="79E7AED6" w14:textId="77777777" w:rsidR="00AE187D" w:rsidRPr="009372AD" w:rsidRDefault="00AE187D" w:rsidP="00AE187D">
      <w:pPr>
        <w:pStyle w:val="ListParagraph"/>
        <w:numPr>
          <w:ilvl w:val="0"/>
          <w:numId w:val="3"/>
        </w:numPr>
        <w:spacing w:after="0" w:line="360" w:lineRule="auto"/>
        <w:jc w:val="both"/>
        <w:rPr>
          <w:rFonts w:eastAsia="Calibri"/>
          <w:b/>
          <w:u w:val="single"/>
        </w:rPr>
      </w:pPr>
      <w:r>
        <w:rPr>
          <w:rFonts w:eastAsia="Calibri"/>
          <w:b/>
        </w:rPr>
        <w:lastRenderedPageBreak/>
        <w:t>Account/ACPass</w:t>
      </w:r>
      <w:r w:rsidRPr="009372AD">
        <w:rPr>
          <w:rFonts w:eastAsia="Calibri"/>
          <w:b/>
        </w:rPr>
        <w:t xml:space="preserve">:  </w:t>
      </w:r>
      <w:r w:rsidRPr="009372AD">
        <w:rPr>
          <w:rFonts w:eastAsia="Calibri"/>
        </w:rPr>
        <w:t xml:space="preserve">Tài khoản được cấp phát cho nhân viên gọi lệnh phát hành </w:t>
      </w:r>
      <w:r>
        <w:rPr>
          <w:rFonts w:eastAsia="Calibri"/>
        </w:rPr>
        <w:t>chứng từ</w:t>
      </w:r>
    </w:p>
    <w:p w14:paraId="482B51E9" w14:textId="77777777" w:rsidR="00AE187D" w:rsidRPr="00076E1C" w:rsidRDefault="00AE187D" w:rsidP="00AE187D">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40F22F63" w14:textId="77777777" w:rsidR="00AE187D" w:rsidRPr="004D34F1" w:rsidRDefault="00AE187D" w:rsidP="00AE187D">
      <w:pPr>
        <w:pStyle w:val="ListParagraph"/>
        <w:numPr>
          <w:ilvl w:val="0"/>
          <w:numId w:val="2"/>
        </w:numPr>
        <w:spacing w:after="0" w:line="360" w:lineRule="auto"/>
        <w:ind w:left="1080"/>
        <w:jc w:val="both"/>
        <w:rPr>
          <w:rFonts w:eastAsia="Calibri"/>
          <w:b/>
          <w:u w:val="single"/>
        </w:rPr>
      </w:pPr>
      <w:r w:rsidRPr="00076E1C">
        <w:rPr>
          <w:b/>
          <w:color w:val="000000"/>
          <w:highlight w:val="white"/>
        </w:rPr>
        <w:t>xmlInvData</w:t>
      </w:r>
      <w:r w:rsidRPr="00076E1C">
        <w:rPr>
          <w:color w:val="000000"/>
        </w:rPr>
        <w:t xml:space="preserve">: chuỗi xml </w:t>
      </w:r>
      <w:r>
        <w:rPr>
          <w:color w:val="000000"/>
        </w:rPr>
        <w:t>chứng từ</w:t>
      </w:r>
      <w:r w:rsidRPr="00076E1C">
        <w:rPr>
          <w:color w:val="000000"/>
        </w:rPr>
        <w:t xml:space="preserve"> (theo mẫ</w:t>
      </w:r>
      <w:r>
        <w:rPr>
          <w:color w:val="000000"/>
        </w:rPr>
        <w:t>u mô tả kèm theo</w:t>
      </w:r>
      <w:r w:rsidRPr="00076E1C">
        <w:rPr>
          <w:color w:val="000000"/>
        </w:rPr>
        <w:t>)</w:t>
      </w:r>
    </w:p>
    <w:p w14:paraId="2610B757" w14:textId="77777777" w:rsidR="00AE187D" w:rsidRPr="004D34F1" w:rsidRDefault="00AE187D" w:rsidP="00AE187D">
      <w:pPr>
        <w:pStyle w:val="ListParagraph"/>
        <w:numPr>
          <w:ilvl w:val="0"/>
          <w:numId w:val="2"/>
        </w:numPr>
        <w:spacing w:after="0" w:line="360" w:lineRule="auto"/>
        <w:ind w:left="1080"/>
        <w:jc w:val="both"/>
        <w:rPr>
          <w:rFonts w:eastAsia="Calibri"/>
          <w:b/>
          <w:u w:val="single"/>
        </w:rPr>
      </w:pPr>
      <w:r w:rsidRPr="004D34F1">
        <w:rPr>
          <w:b/>
          <w:color w:val="000000"/>
          <w:highlight w:val="white"/>
        </w:rPr>
        <w:t>serialCert</w:t>
      </w:r>
      <w:r>
        <w:rPr>
          <w:color w:val="000000"/>
        </w:rPr>
        <w:t>: S</w:t>
      </w:r>
      <w:r w:rsidRPr="004D34F1">
        <w:rPr>
          <w:color w:val="000000"/>
        </w:rPr>
        <w:t>erial của chứng thư</w:t>
      </w:r>
      <w:r>
        <w:rPr>
          <w:color w:val="000000"/>
        </w:rPr>
        <w:t xml:space="preserve"> số</w:t>
      </w:r>
      <w:r w:rsidRPr="004D34F1">
        <w:rPr>
          <w:color w:val="000000"/>
        </w:rPr>
        <w:t xml:space="preserve"> công ty đã đăng ký trong hệ thống</w:t>
      </w:r>
    </w:p>
    <w:p w14:paraId="6A565E4B" w14:textId="3F8548F1" w:rsidR="00AE187D" w:rsidRPr="00CC4ACE" w:rsidRDefault="00AE187D" w:rsidP="00AE187D">
      <w:pPr>
        <w:pStyle w:val="ListParagraph"/>
        <w:numPr>
          <w:ilvl w:val="0"/>
          <w:numId w:val="2"/>
        </w:numPr>
        <w:spacing w:after="0" w:line="360" w:lineRule="auto"/>
        <w:ind w:left="1080"/>
        <w:jc w:val="both"/>
        <w:rPr>
          <w:rFonts w:eastAsia="Calibri"/>
          <w:b/>
          <w:u w:val="single"/>
        </w:rPr>
      </w:pPr>
      <w:r w:rsidRPr="00CC4ACE">
        <w:rPr>
          <w:b/>
          <w:color w:val="000000"/>
          <w:highlight w:val="white"/>
        </w:rPr>
        <w:t>type</w:t>
      </w:r>
      <w:r w:rsidRPr="00CC4ACE">
        <w:rPr>
          <w:color w:val="000000"/>
        </w:rPr>
        <w:t xml:space="preserve">: </w:t>
      </w:r>
      <w:r w:rsidR="00925B71">
        <w:rPr>
          <w:color w:val="000000"/>
        </w:rPr>
        <w:t>điều chỉnh</w:t>
      </w:r>
      <w:r w:rsidRPr="00CC4ACE">
        <w:rPr>
          <w:color w:val="000000"/>
        </w:rPr>
        <w:t xml:space="preserve"> = </w:t>
      </w:r>
      <w:r w:rsidR="00925B71">
        <w:rPr>
          <w:color w:val="000000"/>
        </w:rPr>
        <w:t>2</w:t>
      </w:r>
      <w:r w:rsidRPr="00CC4ACE">
        <w:rPr>
          <w:color w:val="000000"/>
        </w:rPr>
        <w:t xml:space="preserve">, </w:t>
      </w:r>
    </w:p>
    <w:p w14:paraId="0E6C4D59" w14:textId="3018EA85" w:rsidR="00AE187D" w:rsidRPr="00CC4ACE" w:rsidRDefault="00AE187D" w:rsidP="00AE187D">
      <w:pPr>
        <w:pStyle w:val="ListParagraph"/>
        <w:numPr>
          <w:ilvl w:val="0"/>
          <w:numId w:val="2"/>
        </w:numPr>
        <w:spacing w:after="0" w:line="360" w:lineRule="auto"/>
        <w:jc w:val="both"/>
        <w:rPr>
          <w:rFonts w:eastAsia="Calibri"/>
          <w:b/>
          <w:u w:val="single"/>
        </w:rPr>
      </w:pPr>
      <w:r w:rsidRPr="00CC4ACE">
        <w:rPr>
          <w:b/>
          <w:color w:val="000000"/>
          <w:highlight w:val="white"/>
        </w:rPr>
        <w:t>invToken</w:t>
      </w:r>
      <w:r w:rsidRPr="00CC4ACE">
        <w:rPr>
          <w:color w:val="000000"/>
        </w:rPr>
        <w:t xml:space="preserve">: chuỗi token </w:t>
      </w:r>
      <w:r>
        <w:rPr>
          <w:color w:val="000000"/>
        </w:rPr>
        <w:t>chứng từ</w:t>
      </w:r>
      <w:r w:rsidRPr="00CC4ACE">
        <w:rPr>
          <w:color w:val="000000"/>
        </w:rPr>
        <w:t xml:space="preserve"> = mẫu số;ký hiệu;số </w:t>
      </w:r>
      <w:r>
        <w:rPr>
          <w:color w:val="000000"/>
        </w:rPr>
        <w:t>chứng từ</w:t>
      </w:r>
      <w:r w:rsidRPr="00CC4ACE">
        <w:rPr>
          <w:color w:val="000000"/>
        </w:rPr>
        <w:t xml:space="preserve"> (ví dụ: </w:t>
      </w:r>
      <w:r w:rsidR="003315D7">
        <w:rPr>
          <w:color w:val="A31515"/>
        </w:rPr>
        <w:t>03/TNCN</w:t>
      </w:r>
      <w:r w:rsidRPr="00CC4ACE">
        <w:rPr>
          <w:color w:val="A31515"/>
          <w:highlight w:val="white"/>
        </w:rPr>
        <w:t>/001;</w:t>
      </w:r>
      <w:r w:rsidR="003315D7">
        <w:rPr>
          <w:color w:val="A31515"/>
          <w:highlight w:val="white"/>
        </w:rPr>
        <w:t>CT</w:t>
      </w:r>
      <w:r w:rsidRPr="00CC4ACE">
        <w:rPr>
          <w:color w:val="A31515"/>
          <w:highlight w:val="white"/>
        </w:rPr>
        <w:t>/</w:t>
      </w:r>
      <w:r>
        <w:rPr>
          <w:color w:val="A31515"/>
          <w:highlight w:val="white"/>
        </w:rPr>
        <w:t>2</w:t>
      </w:r>
      <w:r w:rsidR="003315D7">
        <w:rPr>
          <w:color w:val="A31515"/>
          <w:highlight w:val="white"/>
        </w:rPr>
        <w:t>5E</w:t>
      </w:r>
      <w:r w:rsidRPr="00CC4ACE">
        <w:rPr>
          <w:color w:val="A31515"/>
          <w:highlight w:val="white"/>
        </w:rPr>
        <w:t>;1</w:t>
      </w:r>
      <w:r w:rsidRPr="00CC4ACE">
        <w:rPr>
          <w:color w:val="000000"/>
        </w:rPr>
        <w:t>) – chỉ cần khi thay thế/ điều chỉnh; phát hành thì để trống</w:t>
      </w:r>
    </w:p>
    <w:p w14:paraId="6BE00A99" w14:textId="77777777" w:rsidR="00AE187D" w:rsidRPr="005A1839" w:rsidRDefault="00AE187D" w:rsidP="00AE187D">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mẫu số</w:t>
      </w:r>
      <w:r>
        <w:rPr>
          <w:color w:val="000000"/>
        </w:rPr>
        <w:t xml:space="preserve"> chứng từ</w:t>
      </w:r>
    </w:p>
    <w:p w14:paraId="0D03836D" w14:textId="77777777" w:rsidR="00AE187D" w:rsidRPr="005A1839" w:rsidRDefault="00AE187D" w:rsidP="00AE187D">
      <w:pPr>
        <w:pStyle w:val="ListParagraph"/>
        <w:numPr>
          <w:ilvl w:val="0"/>
          <w:numId w:val="2"/>
        </w:numPr>
        <w:spacing w:after="0" w:line="360" w:lineRule="auto"/>
        <w:ind w:left="1080"/>
        <w:jc w:val="both"/>
        <w:rPr>
          <w:rFonts w:eastAsia="Calibri"/>
          <w:b/>
          <w:u w:val="single"/>
        </w:rPr>
      </w:pPr>
      <w:r w:rsidRPr="005A1839">
        <w:rPr>
          <w:b/>
          <w:color w:val="000000"/>
          <w:highlight w:val="white"/>
        </w:rPr>
        <w:t>serial</w:t>
      </w:r>
      <w:r w:rsidRPr="005A1839">
        <w:rPr>
          <w:color w:val="000000"/>
        </w:rPr>
        <w:t>: ký hiệu</w:t>
      </w:r>
      <w:r>
        <w:rPr>
          <w:color w:val="000000"/>
        </w:rPr>
        <w:t xml:space="preserve"> chứng từ</w:t>
      </w:r>
    </w:p>
    <w:p w14:paraId="5AD5992E" w14:textId="77777777" w:rsidR="00AE187D" w:rsidRPr="004D34F1" w:rsidRDefault="00AE187D" w:rsidP="00AE187D">
      <w:pPr>
        <w:spacing w:line="360" w:lineRule="auto"/>
        <w:jc w:val="both"/>
        <w:rPr>
          <w:rFonts w:eastAsia="Calibri"/>
          <w:b/>
          <w:u w:val="single"/>
        </w:rPr>
      </w:pPr>
    </w:p>
    <w:p w14:paraId="4F625679" w14:textId="77777777" w:rsidR="00AE187D" w:rsidRDefault="00AE187D" w:rsidP="00AE187D">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AE187D" w:rsidRPr="00660ABB" w14:paraId="71D90F33"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0A9C34DB" w14:textId="77777777" w:rsidR="00AE187D" w:rsidRPr="00660ABB" w:rsidRDefault="00AE187D" w:rsidP="00B7194D">
            <w:pPr>
              <w:pStyle w:val="ListParagraph"/>
            </w:pPr>
            <w:r>
              <w:t>Kết 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25A46152" w14:textId="77777777" w:rsidR="00AE187D" w:rsidRPr="00660ABB" w:rsidRDefault="00AE187D" w:rsidP="00B7194D">
            <w:pPr>
              <w:pStyle w:val="ListParagraph"/>
            </w:pPr>
            <w:r w:rsidRPr="00660ABB">
              <w:t>Mô 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2E363D43" w14:textId="77777777" w:rsidR="00AE187D" w:rsidRPr="00660ABB" w:rsidRDefault="00AE187D" w:rsidP="00B7194D">
            <w:pPr>
              <w:pStyle w:val="ListParagraph"/>
            </w:pPr>
            <w:r>
              <w:t>Ghi chú</w:t>
            </w:r>
          </w:p>
        </w:tc>
      </w:tr>
      <w:tr w:rsidR="00AE187D" w:rsidRPr="00660ABB" w14:paraId="14D2B41C" w14:textId="77777777" w:rsidTr="00B7194D">
        <w:tc>
          <w:tcPr>
            <w:tcW w:w="2250" w:type="dxa"/>
            <w:tcBorders>
              <w:top w:val="single" w:sz="4" w:space="0" w:color="2E74B5"/>
              <w:left w:val="single" w:sz="4" w:space="0" w:color="2E74B5"/>
              <w:right w:val="single" w:sz="4" w:space="0" w:color="2E74B5"/>
            </w:tcBorders>
            <w:shd w:val="clear" w:color="auto" w:fill="auto"/>
          </w:tcPr>
          <w:p w14:paraId="2F290BE4" w14:textId="77777777" w:rsidR="00AE187D" w:rsidRPr="009372AD" w:rsidRDefault="00AE187D" w:rsidP="00B7194D">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4BA071D" w14:textId="77777777" w:rsidR="00AE187D" w:rsidRPr="009372AD" w:rsidRDefault="00AE187D" w:rsidP="00B7194D">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14:paraId="7FAFC2D7" w14:textId="77777777" w:rsidR="00AE187D" w:rsidRPr="009372AD" w:rsidRDefault="00AE187D" w:rsidP="00B7194D">
            <w:pPr>
              <w:pStyle w:val="ListParagraph"/>
              <w:ind w:left="0"/>
              <w:jc w:val="both"/>
            </w:pPr>
          </w:p>
        </w:tc>
      </w:tr>
      <w:tr w:rsidR="00AE187D" w:rsidRPr="00660ABB" w14:paraId="61DBEAFE"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2544F57" w14:textId="77777777" w:rsidR="00AE187D" w:rsidRPr="009372AD" w:rsidRDefault="00AE187D" w:rsidP="00B7194D">
            <w:pPr>
              <w:autoSpaceDE w:val="0"/>
              <w:autoSpaceDN w:val="0"/>
              <w:adjustRightInd w:val="0"/>
              <w:rPr>
                <w:rFonts w:eastAsia="Calibri"/>
              </w:rPr>
            </w:pPr>
            <w:r w:rsidRPr="00E22984">
              <w:rPr>
                <w:rFonts w:eastAsia="Calibri"/>
              </w:rPr>
              <w:t>ERR:21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774AD26" w14:textId="77777777" w:rsidR="00AE187D" w:rsidRPr="009372AD" w:rsidRDefault="00AE187D" w:rsidP="00B7194D">
            <w:pPr>
              <w:rPr>
                <w:rFonts w:eastAsia="Calibri"/>
              </w:rPr>
            </w:pPr>
            <w:r>
              <w:rPr>
                <w:rFonts w:eastAsia="Calibri"/>
              </w:rPr>
              <w:t>Không tìm thấy công ty hoặc tài khoản không tồn tại</w:t>
            </w:r>
          </w:p>
        </w:tc>
        <w:tc>
          <w:tcPr>
            <w:tcW w:w="2116" w:type="dxa"/>
            <w:tcBorders>
              <w:top w:val="single" w:sz="4" w:space="0" w:color="2E74B5"/>
              <w:left w:val="single" w:sz="4" w:space="0" w:color="2E74B5"/>
              <w:bottom w:val="single" w:sz="4" w:space="0" w:color="2E74B5"/>
              <w:right w:val="single" w:sz="4" w:space="0" w:color="2E74B5"/>
            </w:tcBorders>
          </w:tcPr>
          <w:p w14:paraId="42235E0D" w14:textId="77777777" w:rsidR="00AE187D" w:rsidRPr="009372AD" w:rsidRDefault="00AE187D" w:rsidP="00B7194D">
            <w:pPr>
              <w:jc w:val="both"/>
            </w:pPr>
          </w:p>
        </w:tc>
      </w:tr>
      <w:tr w:rsidR="00AE187D" w:rsidRPr="00660ABB" w14:paraId="00084DFF"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CD2FD0C" w14:textId="77777777" w:rsidR="00AE187D" w:rsidRPr="009372AD" w:rsidRDefault="00AE187D" w:rsidP="00B7194D">
            <w:pPr>
              <w:autoSpaceDE w:val="0"/>
              <w:autoSpaceDN w:val="0"/>
              <w:adjustRightInd w:val="0"/>
              <w:rPr>
                <w:rFonts w:eastAsia="Calibri"/>
              </w:rPr>
            </w:pPr>
            <w:r w:rsidRPr="00E22984">
              <w:rPr>
                <w:rFonts w:eastAsia="Calibri"/>
              </w:rPr>
              <w:t>ERR:22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54288FA" w14:textId="77777777" w:rsidR="00AE187D" w:rsidRPr="009372AD" w:rsidRDefault="00AE187D" w:rsidP="00B7194D">
            <w:pPr>
              <w:rPr>
                <w:rFonts w:eastAsia="Calibri"/>
              </w:rPr>
            </w:pPr>
            <w:r>
              <w:rPr>
                <w:rFonts w:eastAsia="Calibri"/>
              </w:rPr>
              <w:t>Công ty chưa đăng ký chứng thư số</w:t>
            </w:r>
          </w:p>
        </w:tc>
        <w:tc>
          <w:tcPr>
            <w:tcW w:w="2116" w:type="dxa"/>
            <w:tcBorders>
              <w:top w:val="single" w:sz="4" w:space="0" w:color="2E74B5"/>
              <w:left w:val="single" w:sz="4" w:space="0" w:color="2E74B5"/>
              <w:bottom w:val="single" w:sz="4" w:space="0" w:color="2E74B5"/>
              <w:right w:val="single" w:sz="4" w:space="0" w:color="2E74B5"/>
            </w:tcBorders>
          </w:tcPr>
          <w:p w14:paraId="748DD3EE" w14:textId="77777777" w:rsidR="00AE187D" w:rsidRPr="009372AD" w:rsidRDefault="00AE187D" w:rsidP="00B7194D">
            <w:pPr>
              <w:pStyle w:val="ListParagraph"/>
              <w:ind w:left="0"/>
              <w:jc w:val="both"/>
            </w:pPr>
          </w:p>
        </w:tc>
      </w:tr>
      <w:tr w:rsidR="00AE187D" w:rsidRPr="00660ABB" w14:paraId="3E14F046"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9A4DEEA" w14:textId="77777777" w:rsidR="00AE187D" w:rsidRPr="009372AD" w:rsidRDefault="00AE187D" w:rsidP="00B7194D">
            <w:pPr>
              <w:autoSpaceDE w:val="0"/>
              <w:autoSpaceDN w:val="0"/>
              <w:adjustRightInd w:val="0"/>
              <w:rPr>
                <w:rFonts w:eastAsia="Calibri"/>
              </w:rPr>
            </w:pPr>
            <w:r w:rsidRPr="00E22984">
              <w:rPr>
                <w:rFonts w:eastAsia="Calibri"/>
              </w:rPr>
              <w:t>ERR:28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508A874" w14:textId="77777777" w:rsidR="00AE187D" w:rsidRPr="009372AD" w:rsidRDefault="00AE187D" w:rsidP="00B7194D">
            <w:pPr>
              <w:rPr>
                <w:rFonts w:eastAsia="Calibri"/>
              </w:rPr>
            </w:pPr>
            <w:r>
              <w:rPr>
                <w:rFonts w:eastAsia="Calibri"/>
              </w:rPr>
              <w:t>Chưa có thông tin chứng thư trong hệ thống</w:t>
            </w:r>
          </w:p>
        </w:tc>
        <w:tc>
          <w:tcPr>
            <w:tcW w:w="2116" w:type="dxa"/>
            <w:tcBorders>
              <w:top w:val="single" w:sz="4" w:space="0" w:color="2E74B5"/>
              <w:left w:val="single" w:sz="4" w:space="0" w:color="2E74B5"/>
              <w:bottom w:val="single" w:sz="4" w:space="0" w:color="2E74B5"/>
              <w:right w:val="single" w:sz="4" w:space="0" w:color="2E74B5"/>
            </w:tcBorders>
          </w:tcPr>
          <w:p w14:paraId="58332B67" w14:textId="77777777" w:rsidR="00AE187D" w:rsidRPr="009372AD" w:rsidRDefault="00AE187D" w:rsidP="00B7194D">
            <w:pPr>
              <w:pStyle w:val="ListParagraph"/>
              <w:ind w:left="0"/>
              <w:jc w:val="both"/>
            </w:pPr>
          </w:p>
        </w:tc>
      </w:tr>
      <w:tr w:rsidR="00AE187D" w:rsidRPr="00660ABB" w14:paraId="57527F10"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4528FD0" w14:textId="77777777" w:rsidR="00AE187D" w:rsidRPr="009372AD" w:rsidRDefault="00AE187D" w:rsidP="00B7194D">
            <w:pPr>
              <w:autoSpaceDE w:val="0"/>
              <w:autoSpaceDN w:val="0"/>
              <w:adjustRightInd w:val="0"/>
              <w:rPr>
                <w:rFonts w:eastAsia="Calibri"/>
              </w:rPr>
            </w:pPr>
            <w:r w:rsidRPr="00E22984">
              <w:rPr>
                <w:rFonts w:eastAsia="Calibri"/>
              </w:rPr>
              <w:t>ERR:24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E63E4FF" w14:textId="77777777" w:rsidR="00AE187D" w:rsidRPr="009372AD" w:rsidRDefault="00AE187D" w:rsidP="00B7194D">
            <w:pPr>
              <w:rPr>
                <w:rFonts w:eastAsia="Calibri"/>
              </w:rPr>
            </w:pPr>
            <w:r>
              <w:rPr>
                <w:rFonts w:eastAsia="Calibri"/>
              </w:rPr>
              <w:t>Chứng thư truyền lên không đúng với chứng thư đăng ký trong hệ thống</w:t>
            </w:r>
          </w:p>
        </w:tc>
        <w:tc>
          <w:tcPr>
            <w:tcW w:w="2116" w:type="dxa"/>
            <w:tcBorders>
              <w:top w:val="single" w:sz="4" w:space="0" w:color="2E74B5"/>
              <w:left w:val="single" w:sz="4" w:space="0" w:color="2E74B5"/>
              <w:bottom w:val="single" w:sz="4" w:space="0" w:color="2E74B5"/>
              <w:right w:val="single" w:sz="4" w:space="0" w:color="2E74B5"/>
            </w:tcBorders>
          </w:tcPr>
          <w:p w14:paraId="4954DA96" w14:textId="77777777" w:rsidR="00AE187D" w:rsidRPr="009372AD" w:rsidRDefault="00AE187D" w:rsidP="00B7194D">
            <w:pPr>
              <w:pStyle w:val="ListParagraph"/>
              <w:ind w:left="0"/>
              <w:jc w:val="both"/>
            </w:pPr>
          </w:p>
        </w:tc>
      </w:tr>
      <w:tr w:rsidR="00AE187D" w:rsidRPr="00660ABB" w14:paraId="08EE9261"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2E16919" w14:textId="77777777" w:rsidR="00AE187D" w:rsidRPr="009372AD" w:rsidRDefault="00AE187D" w:rsidP="00B7194D">
            <w:pPr>
              <w:autoSpaceDE w:val="0"/>
              <w:autoSpaceDN w:val="0"/>
              <w:adjustRightInd w:val="0"/>
              <w:rPr>
                <w:rFonts w:eastAsia="Calibri"/>
              </w:rPr>
            </w:pPr>
            <w:r w:rsidRPr="00E22984">
              <w:rPr>
                <w:rFonts w:eastAsia="Calibri"/>
              </w:rPr>
              <w:t>ERR:27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C89A737" w14:textId="77777777" w:rsidR="00AE187D" w:rsidRPr="009372AD" w:rsidRDefault="00AE187D" w:rsidP="00B7194D">
            <w:pPr>
              <w:pStyle w:val="ListParagraph"/>
              <w:spacing w:after="0" w:line="240" w:lineRule="auto"/>
              <w:ind w:left="0"/>
              <w:rPr>
                <w:rFonts w:eastAsia="Calibri"/>
              </w:rPr>
            </w:pPr>
            <w:r>
              <w:rPr>
                <w:rFonts w:eastAsia="Calibri"/>
              </w:rPr>
              <w:t>Chứng thư chưa đến thời điểm sử dụng</w:t>
            </w:r>
          </w:p>
        </w:tc>
        <w:tc>
          <w:tcPr>
            <w:tcW w:w="2116" w:type="dxa"/>
            <w:tcBorders>
              <w:top w:val="single" w:sz="4" w:space="0" w:color="2E74B5"/>
              <w:left w:val="single" w:sz="4" w:space="0" w:color="2E74B5"/>
              <w:bottom w:val="single" w:sz="4" w:space="0" w:color="2E74B5"/>
              <w:right w:val="single" w:sz="4" w:space="0" w:color="2E74B5"/>
            </w:tcBorders>
          </w:tcPr>
          <w:p w14:paraId="77E0DF97" w14:textId="77777777" w:rsidR="00AE187D" w:rsidRPr="009372AD" w:rsidRDefault="00AE187D" w:rsidP="00B7194D">
            <w:pPr>
              <w:pStyle w:val="ListParagraph"/>
              <w:ind w:left="0"/>
              <w:jc w:val="both"/>
            </w:pPr>
          </w:p>
        </w:tc>
      </w:tr>
      <w:tr w:rsidR="00AE187D" w:rsidRPr="00660ABB" w14:paraId="47900D10"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37243B8" w14:textId="77777777" w:rsidR="00AE187D" w:rsidRPr="009372AD" w:rsidRDefault="00AE187D" w:rsidP="00B7194D">
            <w:pPr>
              <w:autoSpaceDE w:val="0"/>
              <w:autoSpaceDN w:val="0"/>
              <w:adjustRightInd w:val="0"/>
              <w:rPr>
                <w:rFonts w:eastAsia="Calibri"/>
              </w:rPr>
            </w:pPr>
            <w:r w:rsidRPr="00E22984">
              <w:rPr>
                <w:rFonts w:eastAsia="Calibri"/>
              </w:rPr>
              <w:t>ERR:26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19CB154" w14:textId="77777777" w:rsidR="00AE187D" w:rsidRPr="009372AD" w:rsidRDefault="00AE187D" w:rsidP="00B7194D">
            <w:pPr>
              <w:pStyle w:val="ListParagraph"/>
              <w:spacing w:after="0" w:line="240" w:lineRule="auto"/>
              <w:ind w:left="0"/>
              <w:rPr>
                <w:rFonts w:eastAsia="Calibri"/>
              </w:rPr>
            </w:pPr>
            <w:r>
              <w:rPr>
                <w:rFonts w:eastAsia="Calibri"/>
              </w:rPr>
              <w:t>Chứng thư số hết hạn</w:t>
            </w:r>
          </w:p>
        </w:tc>
        <w:tc>
          <w:tcPr>
            <w:tcW w:w="2116" w:type="dxa"/>
            <w:tcBorders>
              <w:top w:val="single" w:sz="4" w:space="0" w:color="2E74B5"/>
              <w:left w:val="single" w:sz="4" w:space="0" w:color="2E74B5"/>
              <w:bottom w:val="single" w:sz="4" w:space="0" w:color="2E74B5"/>
              <w:right w:val="single" w:sz="4" w:space="0" w:color="2E74B5"/>
            </w:tcBorders>
          </w:tcPr>
          <w:p w14:paraId="434BA1EE" w14:textId="77777777" w:rsidR="00AE187D" w:rsidRPr="009372AD" w:rsidRDefault="00AE187D" w:rsidP="00B7194D">
            <w:pPr>
              <w:pStyle w:val="ListParagraph"/>
              <w:ind w:left="0"/>
              <w:jc w:val="both"/>
            </w:pPr>
          </w:p>
        </w:tc>
      </w:tr>
      <w:tr w:rsidR="00AE187D" w:rsidRPr="00660ABB" w14:paraId="16352E50"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C520456" w14:textId="77777777" w:rsidR="00AE187D" w:rsidRPr="009372AD" w:rsidRDefault="00AE187D" w:rsidP="00B7194D">
            <w:pPr>
              <w:autoSpaceDE w:val="0"/>
              <w:autoSpaceDN w:val="0"/>
              <w:adjustRightInd w:val="0"/>
              <w:rPr>
                <w:rFonts w:eastAsia="Calibri"/>
              </w:rPr>
            </w:pPr>
            <w:r w:rsidRPr="00E22984">
              <w:rPr>
                <w:rFonts w:eastAsia="Calibri"/>
              </w:rPr>
              <w:t>ERR:3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17D5C2A" w14:textId="77777777" w:rsidR="00AE187D" w:rsidRPr="009372AD" w:rsidRDefault="00AE187D" w:rsidP="00B7194D">
            <w:pPr>
              <w:pStyle w:val="ListParagraph"/>
              <w:spacing w:after="0" w:line="240" w:lineRule="auto"/>
              <w:ind w:left="0"/>
              <w:rPr>
                <w:rFonts w:eastAsia="Calibri"/>
              </w:rPr>
            </w:pPr>
            <w:r w:rsidRPr="009372AD">
              <w:rPr>
                <w:rFonts w:eastAsia="Calibri"/>
              </w:rPr>
              <w:t>Dữ liệu xml đầu vào không đúng quy định</w:t>
            </w:r>
          </w:p>
        </w:tc>
        <w:tc>
          <w:tcPr>
            <w:tcW w:w="2116" w:type="dxa"/>
            <w:tcBorders>
              <w:top w:val="single" w:sz="4" w:space="0" w:color="2E74B5"/>
              <w:left w:val="single" w:sz="4" w:space="0" w:color="2E74B5"/>
              <w:bottom w:val="single" w:sz="4" w:space="0" w:color="2E74B5"/>
              <w:right w:val="single" w:sz="4" w:space="0" w:color="2E74B5"/>
            </w:tcBorders>
          </w:tcPr>
          <w:p w14:paraId="71459A16" w14:textId="77777777" w:rsidR="00AE187D" w:rsidRPr="009372AD" w:rsidRDefault="00AE187D" w:rsidP="00B7194D">
            <w:pPr>
              <w:pStyle w:val="ListParagraph"/>
              <w:ind w:left="0"/>
              <w:jc w:val="both"/>
            </w:pPr>
          </w:p>
        </w:tc>
      </w:tr>
      <w:tr w:rsidR="00AE187D" w:rsidRPr="00660ABB" w14:paraId="432C297E"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13E7155" w14:textId="77777777" w:rsidR="00AE187D" w:rsidRPr="009372AD" w:rsidRDefault="00AE187D" w:rsidP="00B7194D">
            <w:pPr>
              <w:autoSpaceDE w:val="0"/>
              <w:autoSpaceDN w:val="0"/>
              <w:adjustRightInd w:val="0"/>
              <w:rPr>
                <w:rFonts w:eastAsia="Calibri"/>
              </w:rPr>
            </w:pPr>
            <w:r w:rsidRPr="00E22984">
              <w:rPr>
                <w:rFonts w:eastAsia="Calibri"/>
              </w:rPr>
              <w:t>ERR:20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38E7B2F" w14:textId="77777777" w:rsidR="00AE187D" w:rsidRDefault="00AE187D" w:rsidP="00B7194D">
            <w:pPr>
              <w:pStyle w:val="ListParagraph"/>
              <w:spacing w:after="0" w:line="240" w:lineRule="auto"/>
              <w:ind w:left="0"/>
              <w:rPr>
                <w:rFonts w:eastAsia="Calibri"/>
              </w:rPr>
            </w:pPr>
            <w:r w:rsidRPr="002A5863">
              <w:t xml:space="preserve">Dải </w:t>
            </w:r>
            <w:r>
              <w:t>chứng từ</w:t>
            </w:r>
            <w:r w:rsidRPr="002A5863">
              <w:t xml:space="preserve"> </w:t>
            </w:r>
            <w:r>
              <w:t>hết,</w:t>
            </w:r>
            <w:r w:rsidRPr="002A5863">
              <w:t xml:space="preserve"> User/Account không có quyền với Serial</w:t>
            </w:r>
            <w:r>
              <w:t>/Pattern và S</w:t>
            </w:r>
            <w:r w:rsidRPr="002A5863">
              <w:t>erial không phù hợp</w:t>
            </w:r>
          </w:p>
        </w:tc>
        <w:tc>
          <w:tcPr>
            <w:tcW w:w="2116" w:type="dxa"/>
            <w:tcBorders>
              <w:top w:val="single" w:sz="4" w:space="0" w:color="2E74B5"/>
              <w:left w:val="single" w:sz="4" w:space="0" w:color="2E74B5"/>
              <w:bottom w:val="single" w:sz="4" w:space="0" w:color="2E74B5"/>
              <w:right w:val="single" w:sz="4" w:space="0" w:color="2E74B5"/>
            </w:tcBorders>
          </w:tcPr>
          <w:p w14:paraId="2C18817C" w14:textId="77777777" w:rsidR="00AE187D" w:rsidRPr="00731CD1" w:rsidRDefault="00AE187D" w:rsidP="00B7194D">
            <w:pPr>
              <w:ind w:left="360"/>
              <w:jc w:val="both"/>
            </w:pPr>
          </w:p>
        </w:tc>
      </w:tr>
      <w:tr w:rsidR="00AE187D" w:rsidRPr="00660ABB" w14:paraId="1D8471A8" w14:textId="77777777" w:rsidTr="00B7194D">
        <w:trPr>
          <w:trHeight w:val="368"/>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040B080" w14:textId="77777777" w:rsidR="00AE187D" w:rsidRPr="009372AD" w:rsidRDefault="00AE187D" w:rsidP="00B7194D">
            <w:pPr>
              <w:autoSpaceDE w:val="0"/>
              <w:autoSpaceDN w:val="0"/>
              <w:adjustRightInd w:val="0"/>
              <w:rPr>
                <w:rFonts w:eastAsia="Calibri"/>
              </w:rPr>
            </w:pPr>
            <w:r w:rsidRPr="00E22984">
              <w:rPr>
                <w:rFonts w:eastAsia="Calibri"/>
              </w:rPr>
              <w:t>ERR:6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CBFDD4B" w14:textId="77777777" w:rsidR="00AE187D" w:rsidRDefault="00AE187D" w:rsidP="00B7194D">
            <w:pPr>
              <w:pStyle w:val="ListParagraph"/>
              <w:spacing w:after="0" w:line="240" w:lineRule="auto"/>
              <w:ind w:left="0"/>
              <w:rPr>
                <w:rFonts w:eastAsia="Calibri"/>
              </w:rPr>
            </w:pPr>
            <w:r>
              <w:rPr>
                <w:rFonts w:eastAsia="Calibri"/>
              </w:rPr>
              <w:t>Không còn đủ số lượng chứng từ để phát hành</w:t>
            </w:r>
          </w:p>
        </w:tc>
        <w:tc>
          <w:tcPr>
            <w:tcW w:w="2116" w:type="dxa"/>
            <w:tcBorders>
              <w:top w:val="single" w:sz="4" w:space="0" w:color="2E74B5"/>
              <w:left w:val="single" w:sz="4" w:space="0" w:color="2E74B5"/>
              <w:bottom w:val="single" w:sz="4" w:space="0" w:color="2E74B5"/>
              <w:right w:val="single" w:sz="4" w:space="0" w:color="2E74B5"/>
            </w:tcBorders>
          </w:tcPr>
          <w:p w14:paraId="079941F8" w14:textId="77777777" w:rsidR="00AE187D" w:rsidRPr="00731CD1" w:rsidRDefault="00AE187D" w:rsidP="00B7194D">
            <w:pPr>
              <w:ind w:left="360"/>
              <w:jc w:val="both"/>
            </w:pPr>
          </w:p>
        </w:tc>
      </w:tr>
      <w:tr w:rsidR="00AE187D" w:rsidRPr="00660ABB" w14:paraId="3D4EC0B9"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D08F419" w14:textId="77777777" w:rsidR="00AE187D" w:rsidRPr="009372AD" w:rsidRDefault="00AE187D" w:rsidP="00B7194D">
            <w:pPr>
              <w:autoSpaceDE w:val="0"/>
              <w:autoSpaceDN w:val="0"/>
              <w:adjustRightInd w:val="0"/>
              <w:rPr>
                <w:rFonts w:eastAsia="Calibri"/>
              </w:rPr>
            </w:pPr>
            <w:r w:rsidRPr="00E22984">
              <w:rPr>
                <w:rFonts w:eastAsia="Calibri"/>
              </w:rPr>
              <w:t>ERR:10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B895A84" w14:textId="77777777" w:rsidR="00AE187D" w:rsidRDefault="00AE187D" w:rsidP="00B7194D">
            <w:pPr>
              <w:pStyle w:val="ListParagraph"/>
              <w:spacing w:after="0" w:line="240" w:lineRule="auto"/>
              <w:ind w:left="0"/>
              <w:rPr>
                <w:rFonts w:eastAsia="Calibri"/>
              </w:rPr>
            </w:pPr>
            <w:r>
              <w:t>Lô có số chứng từ vượt quá số lượng tối đa cho phép</w:t>
            </w:r>
          </w:p>
        </w:tc>
        <w:tc>
          <w:tcPr>
            <w:tcW w:w="2116" w:type="dxa"/>
            <w:tcBorders>
              <w:top w:val="single" w:sz="4" w:space="0" w:color="2E74B5"/>
              <w:left w:val="single" w:sz="4" w:space="0" w:color="2E74B5"/>
              <w:bottom w:val="single" w:sz="4" w:space="0" w:color="2E74B5"/>
              <w:right w:val="single" w:sz="4" w:space="0" w:color="2E74B5"/>
            </w:tcBorders>
          </w:tcPr>
          <w:p w14:paraId="3F626879" w14:textId="77777777" w:rsidR="00AE187D" w:rsidRPr="00731CD1" w:rsidRDefault="00AE187D" w:rsidP="00B7194D">
            <w:pPr>
              <w:ind w:left="360"/>
              <w:jc w:val="both"/>
            </w:pPr>
          </w:p>
        </w:tc>
      </w:tr>
      <w:tr w:rsidR="00AE187D" w:rsidRPr="00660ABB" w14:paraId="4E26BE1E" w14:textId="77777777" w:rsidTr="00B7194D">
        <w:trPr>
          <w:trHeight w:val="413"/>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1446016" w14:textId="77777777" w:rsidR="00AE187D" w:rsidRPr="009372AD" w:rsidRDefault="00AE187D" w:rsidP="00B7194D">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726EE88" w14:textId="77777777" w:rsidR="00AE187D" w:rsidRDefault="00AE187D" w:rsidP="00B7194D">
            <w:pPr>
              <w:pStyle w:val="ListParagraph"/>
              <w:spacing w:after="0" w:line="240" w:lineRule="auto"/>
              <w:ind w:left="0"/>
              <w:rPr>
                <w:rFonts w:eastAsia="Calibri"/>
              </w:rPr>
            </w:pPr>
            <w:r>
              <w:rPr>
                <w:rFonts w:eastAsia="Calibri"/>
              </w:rPr>
              <w:t>Có lỗi xảy ra</w:t>
            </w:r>
          </w:p>
        </w:tc>
        <w:tc>
          <w:tcPr>
            <w:tcW w:w="2116" w:type="dxa"/>
            <w:tcBorders>
              <w:top w:val="single" w:sz="4" w:space="0" w:color="2E74B5"/>
              <w:left w:val="single" w:sz="4" w:space="0" w:color="2E74B5"/>
              <w:bottom w:val="single" w:sz="4" w:space="0" w:color="2E74B5"/>
              <w:right w:val="single" w:sz="4" w:space="0" w:color="2E74B5"/>
            </w:tcBorders>
          </w:tcPr>
          <w:p w14:paraId="7B999645" w14:textId="77777777" w:rsidR="00AE187D" w:rsidRPr="00731CD1" w:rsidRDefault="00AE187D" w:rsidP="00B7194D">
            <w:pPr>
              <w:jc w:val="both"/>
            </w:pPr>
            <w:r>
              <w:t>Lỗi không xác định</w:t>
            </w:r>
          </w:p>
        </w:tc>
      </w:tr>
      <w:tr w:rsidR="00AE187D" w:rsidRPr="00660ABB" w14:paraId="576BDA6A"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F5851DA" w14:textId="77777777" w:rsidR="00AE187D" w:rsidRPr="00E22984" w:rsidRDefault="00AE187D" w:rsidP="00B7194D">
            <w:pPr>
              <w:autoSpaceDE w:val="0"/>
              <w:autoSpaceDN w:val="0"/>
              <w:adjustRightInd w:val="0"/>
              <w:rPr>
                <w:rFonts w:eastAsia="Calibri"/>
              </w:rPr>
            </w:pPr>
            <w:r w:rsidRPr="00E22984">
              <w:rPr>
                <w:rFonts w:eastAsia="Calibri"/>
              </w:rPr>
              <w:t>ERR:30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A48E094" w14:textId="77777777" w:rsidR="00AE187D" w:rsidRDefault="00AE187D" w:rsidP="00B7194D">
            <w:pPr>
              <w:pStyle w:val="ListParagraph"/>
              <w:ind w:left="0"/>
              <w:jc w:val="both"/>
            </w:pPr>
            <w:r>
              <w:t>Tạo mới chứng từ có lỗi</w:t>
            </w:r>
          </w:p>
        </w:tc>
        <w:tc>
          <w:tcPr>
            <w:tcW w:w="2116" w:type="dxa"/>
            <w:tcBorders>
              <w:top w:val="single" w:sz="4" w:space="0" w:color="2E74B5"/>
              <w:left w:val="single" w:sz="4" w:space="0" w:color="2E74B5"/>
              <w:bottom w:val="single" w:sz="4" w:space="0" w:color="2E74B5"/>
              <w:right w:val="single" w:sz="4" w:space="0" w:color="2E74B5"/>
            </w:tcBorders>
          </w:tcPr>
          <w:p w14:paraId="18DC5314" w14:textId="77777777" w:rsidR="00AE187D" w:rsidRPr="00731CD1" w:rsidRDefault="00AE187D" w:rsidP="00B7194D">
            <w:pPr>
              <w:ind w:left="360"/>
              <w:jc w:val="both"/>
            </w:pPr>
          </w:p>
        </w:tc>
      </w:tr>
      <w:tr w:rsidR="00AE187D" w:rsidRPr="00660ABB" w14:paraId="06641724"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FA6FE88" w14:textId="77777777" w:rsidR="00AE187D" w:rsidRPr="00E22984" w:rsidRDefault="00AE187D" w:rsidP="00B7194D">
            <w:pPr>
              <w:autoSpaceDE w:val="0"/>
              <w:autoSpaceDN w:val="0"/>
              <w:adjustRightInd w:val="0"/>
              <w:rPr>
                <w:rFonts w:eastAsia="Calibri"/>
              </w:rPr>
            </w:pPr>
            <w:r>
              <w:lastRenderedPageBreak/>
              <w:t>ERR:35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47F8212" w14:textId="77777777" w:rsidR="00AE187D" w:rsidRDefault="00AE187D" w:rsidP="00B7194D">
            <w:pPr>
              <w:pStyle w:val="ListParagraph"/>
              <w:ind w:left="0"/>
              <w:jc w:val="both"/>
            </w:pPr>
            <w:r>
              <w:t>Công ty đăng ký DK01 cả có mã, không mã. Tạo cả ký hiệu cả 2 dải có mã và không mã sẽ yêu cầu bắt buộc truyền pattern, serial</w:t>
            </w:r>
          </w:p>
        </w:tc>
        <w:tc>
          <w:tcPr>
            <w:tcW w:w="2116" w:type="dxa"/>
            <w:tcBorders>
              <w:top w:val="single" w:sz="4" w:space="0" w:color="2E74B5"/>
              <w:left w:val="single" w:sz="4" w:space="0" w:color="2E74B5"/>
              <w:bottom w:val="single" w:sz="4" w:space="0" w:color="2E74B5"/>
              <w:right w:val="single" w:sz="4" w:space="0" w:color="2E74B5"/>
            </w:tcBorders>
          </w:tcPr>
          <w:p w14:paraId="4AADBE23" w14:textId="77777777" w:rsidR="00AE187D" w:rsidRPr="00731CD1" w:rsidRDefault="00AE187D" w:rsidP="00B7194D">
            <w:pPr>
              <w:ind w:left="360"/>
              <w:jc w:val="both"/>
            </w:pPr>
          </w:p>
        </w:tc>
      </w:tr>
      <w:tr w:rsidR="00AE187D" w:rsidRPr="00660ABB" w14:paraId="78E91918"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8D86C10" w14:textId="77777777" w:rsidR="00AE187D" w:rsidRPr="009372AD" w:rsidRDefault="00AE187D" w:rsidP="00B7194D">
            <w:pPr>
              <w:autoSpaceDE w:val="0"/>
              <w:autoSpaceDN w:val="0"/>
              <w:adjustRightInd w:val="0"/>
              <w:rPr>
                <w:rFonts w:eastAsia="Calibri"/>
              </w:rPr>
            </w:pPr>
            <w:r>
              <w:rPr>
                <w:szCs w:val="28"/>
              </w:rPr>
              <w:t>Chuỗi xml trả về</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1B66D31" w14:textId="77777777" w:rsidR="00AE187D" w:rsidRPr="00F75A5F" w:rsidRDefault="00AE187D" w:rsidP="00B7194D">
            <w:pPr>
              <w:rPr>
                <w:rFonts w:eastAsia="Calibri"/>
              </w:rPr>
            </w:pPr>
            <w:r>
              <w:rPr>
                <w:rFonts w:eastAsia="Calibri"/>
              </w:rPr>
              <w:t>Chuỗi trả về</w:t>
            </w:r>
          </w:p>
        </w:tc>
        <w:tc>
          <w:tcPr>
            <w:tcW w:w="2116" w:type="dxa"/>
            <w:tcBorders>
              <w:top w:val="single" w:sz="4" w:space="0" w:color="2E74B5"/>
              <w:left w:val="single" w:sz="4" w:space="0" w:color="2E74B5"/>
              <w:bottom w:val="single" w:sz="4" w:space="0" w:color="2E74B5"/>
              <w:right w:val="single" w:sz="4" w:space="0" w:color="2E74B5"/>
            </w:tcBorders>
          </w:tcPr>
          <w:p w14:paraId="3E87C04D" w14:textId="77777777" w:rsidR="00AE187D" w:rsidRPr="00731CD1" w:rsidRDefault="00AE187D" w:rsidP="00B7194D">
            <w:pPr>
              <w:ind w:left="360"/>
              <w:jc w:val="both"/>
            </w:pPr>
          </w:p>
        </w:tc>
      </w:tr>
    </w:tbl>
    <w:p w14:paraId="2174A6BB" w14:textId="77777777" w:rsidR="00AE187D" w:rsidRDefault="00AE187D" w:rsidP="00AE187D">
      <w:pPr>
        <w:rPr>
          <w:lang w:eastAsia="x-none"/>
        </w:rPr>
      </w:pPr>
    </w:p>
    <w:p w14:paraId="132D14E6" w14:textId="77777777" w:rsidR="00AE187D" w:rsidRDefault="00AE187D" w:rsidP="00AE187D">
      <w:pPr>
        <w:rPr>
          <w:lang w:eastAsia="x-none"/>
        </w:rPr>
      </w:pPr>
      <w:r>
        <w:rPr>
          <w:lang w:eastAsia="x-none"/>
        </w:rPr>
        <w:t>Cấu trúc chuỗi XML trả về:</w:t>
      </w:r>
    </w:p>
    <w:p w14:paraId="4387818A" w14:textId="77777777"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color w:val="0000FF"/>
          <w:sz w:val="20"/>
          <w:szCs w:val="20"/>
        </w:rPr>
        <w:t>&lt;Invoices&gt;</w:t>
      </w:r>
    </w:p>
    <w:p w14:paraId="408157A3" w14:textId="77777777"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3D0BCD26" w14:textId="77777777"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&lt;key&gt;</w:t>
      </w:r>
      <w:r w:rsidRPr="00193CC8">
        <w:rPr>
          <w:rFonts w:ascii="Courier New" w:hAnsi="Courier New" w:cs="Courier New"/>
          <w:b/>
          <w:bCs/>
          <w:color w:val="000000"/>
          <w:sz w:val="20"/>
          <w:szCs w:val="20"/>
        </w:rPr>
        <w:t>123</w:t>
      </w:r>
      <w:r w:rsidRPr="00193CC8">
        <w:rPr>
          <w:rFonts w:ascii="Courier New" w:hAnsi="Courier New" w:cs="Courier New"/>
          <w:color w:val="0000FF"/>
          <w:sz w:val="20"/>
          <w:szCs w:val="20"/>
        </w:rPr>
        <w:t>&lt;/key&gt;</w:t>
      </w:r>
    </w:p>
    <w:p w14:paraId="08CA08D8" w14:textId="77777777"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&lt;idInv&gt;</w:t>
      </w:r>
      <w:r w:rsidRPr="00193CC8">
        <w:rPr>
          <w:rFonts w:ascii="Courier New" w:hAnsi="Courier New" w:cs="Courier New"/>
          <w:b/>
          <w:bCs/>
          <w:color w:val="000000"/>
          <w:sz w:val="20"/>
          <w:szCs w:val="20"/>
        </w:rPr>
        <w:t>128668</w:t>
      </w:r>
      <w:r w:rsidRPr="00193CC8">
        <w:rPr>
          <w:rFonts w:ascii="Courier New" w:hAnsi="Courier New" w:cs="Courier New"/>
          <w:color w:val="0000FF"/>
          <w:sz w:val="20"/>
          <w:szCs w:val="20"/>
        </w:rPr>
        <w:t>&lt;/idInv&gt;</w:t>
      </w:r>
    </w:p>
    <w:p w14:paraId="49C1F85F" w14:textId="77777777"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&lt;hashValue&gt;</w:t>
      </w:r>
      <w:r w:rsidRPr="00193CC8">
        <w:rPr>
          <w:rFonts w:ascii="Courier New" w:hAnsi="Courier New" w:cs="Courier New"/>
          <w:b/>
          <w:bCs/>
          <w:color w:val="000000"/>
          <w:sz w:val="20"/>
          <w:szCs w:val="20"/>
        </w:rPr>
        <w:t>rKdYgeYc7CYLOhjfNFDZ8nBaWjA=</w:t>
      </w:r>
      <w:r w:rsidRPr="00193CC8">
        <w:rPr>
          <w:rFonts w:ascii="Courier New" w:hAnsi="Courier New" w:cs="Courier New"/>
          <w:color w:val="0000FF"/>
          <w:sz w:val="20"/>
          <w:szCs w:val="20"/>
        </w:rPr>
        <w:t>&lt;/hashValue&gt;</w:t>
      </w:r>
    </w:p>
    <w:p w14:paraId="31622D4E" w14:textId="70D3C5C4"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&lt;pattern&gt;</w:t>
      </w:r>
      <w:r w:rsidR="003315D7">
        <w:rPr>
          <w:rFonts w:ascii="Courier New" w:hAnsi="Courier New" w:cs="Courier New"/>
          <w:b/>
          <w:bCs/>
          <w:color w:val="000000"/>
          <w:sz w:val="20"/>
          <w:szCs w:val="20"/>
        </w:rPr>
        <w:t>03/TNCN</w:t>
      </w:r>
      <w:r w:rsidRPr="00193CC8">
        <w:rPr>
          <w:rFonts w:ascii="Courier New" w:hAnsi="Courier New" w:cs="Courier New"/>
          <w:b/>
          <w:bCs/>
          <w:color w:val="000000"/>
          <w:sz w:val="20"/>
          <w:szCs w:val="20"/>
        </w:rPr>
        <w:t>/001</w:t>
      </w:r>
      <w:r w:rsidRPr="00193CC8">
        <w:rPr>
          <w:rFonts w:ascii="Courier New" w:hAnsi="Courier New" w:cs="Courier New"/>
          <w:color w:val="0000FF"/>
          <w:sz w:val="20"/>
          <w:szCs w:val="20"/>
        </w:rPr>
        <w:t>&lt;/pattern&gt;</w:t>
      </w:r>
    </w:p>
    <w:p w14:paraId="1E70C62E" w14:textId="5B9E7A4A"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&lt;serial&gt;</w:t>
      </w:r>
      <w:r w:rsidR="003315D7">
        <w:rPr>
          <w:rFonts w:ascii="Courier New" w:hAnsi="Courier New" w:cs="Courier New"/>
          <w:b/>
          <w:bCs/>
          <w:color w:val="000000"/>
          <w:sz w:val="20"/>
          <w:szCs w:val="20"/>
        </w:rPr>
        <w:t>CT/25E</w:t>
      </w:r>
      <w:r w:rsidRPr="00193CC8">
        <w:rPr>
          <w:rFonts w:ascii="Courier New" w:hAnsi="Courier New" w:cs="Courier New"/>
          <w:color w:val="0000FF"/>
          <w:sz w:val="20"/>
          <w:szCs w:val="20"/>
        </w:rPr>
        <w:t>&lt;/serial&gt;</w:t>
      </w:r>
    </w:p>
    <w:p w14:paraId="676F9911" w14:textId="77777777"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3F501085" w14:textId="77777777"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7D969501" w14:textId="77777777"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&lt;key&gt;</w:t>
      </w:r>
      <w:r w:rsidRPr="00193CC8">
        <w:rPr>
          <w:rFonts w:ascii="Courier New" w:hAnsi="Courier New" w:cs="Courier New"/>
          <w:b/>
          <w:bCs/>
          <w:color w:val="000000"/>
          <w:sz w:val="20"/>
          <w:szCs w:val="20"/>
        </w:rPr>
        <w:t>456</w:t>
      </w:r>
      <w:r w:rsidRPr="00193CC8">
        <w:rPr>
          <w:rFonts w:ascii="Courier New" w:hAnsi="Courier New" w:cs="Courier New"/>
          <w:color w:val="0000FF"/>
          <w:sz w:val="20"/>
          <w:szCs w:val="20"/>
        </w:rPr>
        <w:t>&lt;/key&gt;</w:t>
      </w:r>
    </w:p>
    <w:p w14:paraId="14DF4DA3" w14:textId="77777777"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&lt;idInv&gt;</w:t>
      </w:r>
      <w:r w:rsidRPr="00193CC8">
        <w:rPr>
          <w:rFonts w:ascii="Courier New" w:hAnsi="Courier New" w:cs="Courier New"/>
          <w:b/>
          <w:bCs/>
          <w:color w:val="000000"/>
          <w:sz w:val="20"/>
          <w:szCs w:val="20"/>
        </w:rPr>
        <w:t>128923</w:t>
      </w:r>
      <w:r w:rsidRPr="00193CC8">
        <w:rPr>
          <w:rFonts w:ascii="Courier New" w:hAnsi="Courier New" w:cs="Courier New"/>
          <w:color w:val="0000FF"/>
          <w:sz w:val="20"/>
          <w:szCs w:val="20"/>
        </w:rPr>
        <w:t>&lt;/idInv&gt;</w:t>
      </w:r>
    </w:p>
    <w:p w14:paraId="55B22CDF" w14:textId="77777777"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&lt;hashValue&gt;</w:t>
      </w:r>
      <w:r w:rsidRPr="00193CC8">
        <w:rPr>
          <w:rFonts w:ascii="Courier New" w:hAnsi="Courier New" w:cs="Courier New"/>
          <w:b/>
          <w:bCs/>
          <w:color w:val="000000"/>
          <w:sz w:val="20"/>
          <w:szCs w:val="20"/>
        </w:rPr>
        <w:t>2p60p82YQhqjMHG9t/toIaLfENQ=</w:t>
      </w:r>
      <w:r w:rsidRPr="00193CC8">
        <w:rPr>
          <w:rFonts w:ascii="Courier New" w:hAnsi="Courier New" w:cs="Courier New"/>
          <w:color w:val="0000FF"/>
          <w:sz w:val="20"/>
          <w:szCs w:val="20"/>
        </w:rPr>
        <w:t>&lt;/hashValue&gt;</w:t>
      </w:r>
    </w:p>
    <w:p w14:paraId="2F704BDE" w14:textId="0A54CECF"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&lt;pattern&gt;</w:t>
      </w:r>
      <w:r w:rsidR="003315D7">
        <w:rPr>
          <w:rFonts w:ascii="Courier New" w:hAnsi="Courier New" w:cs="Courier New"/>
          <w:b/>
          <w:bCs/>
          <w:color w:val="000000"/>
          <w:sz w:val="20"/>
          <w:szCs w:val="20"/>
        </w:rPr>
        <w:t>03/TNCN</w:t>
      </w:r>
      <w:r w:rsidRPr="00193CC8">
        <w:rPr>
          <w:rFonts w:ascii="Courier New" w:hAnsi="Courier New" w:cs="Courier New"/>
          <w:b/>
          <w:bCs/>
          <w:color w:val="000000"/>
          <w:sz w:val="20"/>
          <w:szCs w:val="20"/>
        </w:rPr>
        <w:t>/001</w:t>
      </w:r>
      <w:r w:rsidRPr="00193CC8">
        <w:rPr>
          <w:rFonts w:ascii="Courier New" w:hAnsi="Courier New" w:cs="Courier New"/>
          <w:color w:val="0000FF"/>
          <w:sz w:val="20"/>
          <w:szCs w:val="20"/>
        </w:rPr>
        <w:t>&lt;/pattern&gt;</w:t>
      </w:r>
    </w:p>
    <w:p w14:paraId="021B49DC" w14:textId="7E0836D3"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&lt;serial&gt;</w:t>
      </w:r>
      <w:r w:rsidR="003315D7">
        <w:rPr>
          <w:rFonts w:ascii="Courier New" w:hAnsi="Courier New" w:cs="Courier New"/>
          <w:b/>
          <w:bCs/>
          <w:color w:val="000000"/>
          <w:sz w:val="20"/>
          <w:szCs w:val="20"/>
        </w:rPr>
        <w:t>CT/25E</w:t>
      </w:r>
      <w:r w:rsidRPr="00193CC8">
        <w:rPr>
          <w:rFonts w:ascii="Courier New" w:hAnsi="Courier New" w:cs="Courier New"/>
          <w:color w:val="0000FF"/>
          <w:sz w:val="20"/>
          <w:szCs w:val="20"/>
        </w:rPr>
        <w:t>&lt;/serial&gt;</w:t>
      </w:r>
    </w:p>
    <w:p w14:paraId="6BED37F7" w14:textId="77777777" w:rsidR="00AE187D" w:rsidRPr="00193CC8" w:rsidRDefault="00AE187D" w:rsidP="00AE187D">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14:paraId="0688DDAC" w14:textId="77777777" w:rsidR="00AE187D" w:rsidRDefault="00AE187D" w:rsidP="00AE187D">
      <w:pPr>
        <w:shd w:val="clear" w:color="auto" w:fill="FFFFFF"/>
        <w:rPr>
          <w:rFonts w:ascii="Courier New" w:hAnsi="Courier New" w:cs="Courier New"/>
          <w:color w:val="0000FF"/>
          <w:sz w:val="20"/>
          <w:szCs w:val="20"/>
        </w:rPr>
      </w:pPr>
      <w:r w:rsidRPr="00193CC8">
        <w:rPr>
          <w:rFonts w:ascii="Courier New" w:hAnsi="Courier New" w:cs="Courier New"/>
          <w:color w:val="0000FF"/>
          <w:sz w:val="20"/>
          <w:szCs w:val="20"/>
        </w:rPr>
        <w:t>&lt;/Invoices&gt;</w:t>
      </w:r>
    </w:p>
    <w:p w14:paraId="4BACB8EB" w14:textId="77777777" w:rsidR="00AE187D" w:rsidRPr="00193CC8" w:rsidRDefault="00AE187D" w:rsidP="00AE187D">
      <w:pPr>
        <w:shd w:val="clear" w:color="auto" w:fill="FFFFFF"/>
        <w:rPr>
          <w:rFonts w:ascii="Courier New" w:hAnsi="Courier New" w:cs="Courier New"/>
          <w:b/>
          <w:bCs/>
          <w:color w:val="000000"/>
          <w:sz w:val="20"/>
          <w:szCs w:val="20"/>
        </w:rPr>
      </w:pPr>
    </w:p>
    <w:p w14:paraId="3C3EFA5F" w14:textId="77777777" w:rsidR="00AE187D" w:rsidRDefault="00AE187D" w:rsidP="00AE187D">
      <w:pPr>
        <w:rPr>
          <w:szCs w:val="28"/>
        </w:rPr>
      </w:pPr>
      <w:r>
        <w:rPr>
          <w:szCs w:val="28"/>
        </w:rPr>
        <w:t xml:space="preserve">Trong đó: </w:t>
      </w:r>
      <w:r>
        <w:rPr>
          <w:szCs w:val="28"/>
        </w:rPr>
        <w:tab/>
        <w:t xml:space="preserve">            tag </w:t>
      </w:r>
      <w:r w:rsidRPr="00735530">
        <w:rPr>
          <w:rFonts w:ascii="Consolas" w:hAnsi="Consolas" w:cs="Consolas"/>
          <w:color w:val="0000FF"/>
          <w:sz w:val="19"/>
          <w:szCs w:val="19"/>
          <w:highlight w:val="white"/>
        </w:rPr>
        <w:t>&lt;key&gt;</w:t>
      </w:r>
      <w:r>
        <w:rPr>
          <w:szCs w:val="28"/>
        </w:rPr>
        <w:t>: Fkey</w:t>
      </w:r>
    </w:p>
    <w:p w14:paraId="5717D0AC" w14:textId="77777777" w:rsidR="00AE187D" w:rsidRPr="00735530" w:rsidRDefault="00AE187D" w:rsidP="00AE187D">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&lt;idInv&gt;</w:t>
      </w:r>
      <w:r>
        <w:rPr>
          <w:szCs w:val="28"/>
        </w:rPr>
        <w:t>: I</w:t>
      </w:r>
      <w:r w:rsidRPr="00735530">
        <w:rPr>
          <w:szCs w:val="28"/>
        </w:rPr>
        <w:t xml:space="preserve">d </w:t>
      </w:r>
      <w:r>
        <w:rPr>
          <w:szCs w:val="28"/>
        </w:rPr>
        <w:t>chứng từ</w:t>
      </w:r>
      <w:r w:rsidRPr="00735530">
        <w:rPr>
          <w:szCs w:val="28"/>
        </w:rPr>
        <w:t xml:space="preserve"> trên hệ thống vnpt</w:t>
      </w:r>
    </w:p>
    <w:p w14:paraId="47AD3F3C" w14:textId="77777777" w:rsidR="00AE187D" w:rsidRPr="00735530" w:rsidRDefault="00AE187D" w:rsidP="00AE187D">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&lt;hashValue&gt;</w:t>
      </w:r>
      <w:r w:rsidRPr="00735530">
        <w:rPr>
          <w:szCs w:val="28"/>
        </w:rPr>
        <w:t xml:space="preserve">: </w:t>
      </w:r>
      <w:r>
        <w:rPr>
          <w:szCs w:val="28"/>
        </w:rPr>
        <w:t xml:space="preserve"> Chuỗi hash</w:t>
      </w:r>
    </w:p>
    <w:p w14:paraId="5C5FB816" w14:textId="77777777" w:rsidR="00AE187D" w:rsidRDefault="00AE187D" w:rsidP="00AE187D">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&lt;pattern&gt;</w:t>
      </w:r>
      <w:r w:rsidRPr="00735530">
        <w:rPr>
          <w:szCs w:val="28"/>
        </w:rPr>
        <w:t>:</w:t>
      </w:r>
      <w:r>
        <w:rPr>
          <w:szCs w:val="28"/>
        </w:rPr>
        <w:t xml:space="preserve"> Mẫu số</w:t>
      </w:r>
    </w:p>
    <w:p w14:paraId="5F261548" w14:textId="77777777" w:rsidR="00AE187D" w:rsidRPr="003C4A43" w:rsidRDefault="00AE187D" w:rsidP="00AE187D">
      <w:pPr>
        <w:rPr>
          <w:lang w:val="x-none" w:eastAsia="x-none"/>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&lt;serial&gt;</w:t>
      </w:r>
      <w:r>
        <w:rPr>
          <w:szCs w:val="28"/>
        </w:rPr>
        <w:t>: Ký hiệu</w:t>
      </w:r>
    </w:p>
    <w:p w14:paraId="530B5D92" w14:textId="01A6C679" w:rsidR="00AE187D" w:rsidRDefault="00AE187D" w:rsidP="00AE187D">
      <w:pPr>
        <w:pStyle w:val="Heading3"/>
      </w:pPr>
      <w:r>
        <w:t xml:space="preserve"> Gửi </w:t>
      </w:r>
      <w:r w:rsidR="00A365E6">
        <w:t>điều chỉnh</w:t>
      </w:r>
      <w:r>
        <w:t xml:space="preserve"> chứng từ sử dụng smartCA(bước 2)</w:t>
      </w:r>
    </w:p>
    <w:p w14:paraId="761191E3" w14:textId="77777777" w:rsidR="00AE187D" w:rsidRPr="003C4A43" w:rsidRDefault="00AE187D" w:rsidP="00AE187D">
      <w:pPr>
        <w:rPr>
          <w:b/>
          <w:lang w:eastAsia="x-none"/>
        </w:rPr>
      </w:pPr>
      <w:r w:rsidRPr="003C4A43">
        <w:rPr>
          <w:b/>
          <w:lang w:eastAsia="x-none"/>
        </w:rPr>
        <w:t>url</w:t>
      </w:r>
      <w:r w:rsidRPr="003C4A43">
        <w:rPr>
          <w:b/>
          <w:lang w:eastAsia="x-none"/>
        </w:rPr>
        <w:tab/>
      </w:r>
    </w:p>
    <w:p w14:paraId="1B16A83B" w14:textId="79593252" w:rsidR="00AE187D" w:rsidRDefault="00AE187D" w:rsidP="00AE187D">
      <w:pPr>
        <w:tabs>
          <w:tab w:val="left" w:pos="720"/>
        </w:tabs>
        <w:ind w:left="720"/>
        <w:rPr>
          <w:ins w:id="2000" w:author="Comparison" w:date="2022-04-14T16:30:00Z"/>
          <w:b/>
        </w:rPr>
      </w:pPr>
      <w:ins w:id="2001" w:author="Comparison" w:date="2022-04-14T16:30:00Z">
        <w:r>
          <w:t xml:space="preserve">string </w:t>
        </w:r>
      </w:ins>
      <w:r w:rsidRPr="003C4A43">
        <w:rPr>
          <w:b/>
          <w:color w:val="000000"/>
        </w:rPr>
        <w:t>AdjustCTTSmartCA</w:t>
      </w:r>
      <w:r>
        <w:rPr>
          <w:b/>
        </w:rPr>
        <w:t xml:space="preserve"> </w:t>
      </w:r>
      <w:ins w:id="2002" w:author="Comparison" w:date="2022-04-14T16:30:00Z">
        <w:r>
          <w:rPr>
            <w:b/>
          </w:rPr>
          <w:t>(</w:t>
        </w:r>
        <w:r>
          <w:rPr>
            <w:rFonts w:ascii="Consolas" w:hAnsi="Consolas" w:cs="Consolas"/>
            <w:color w:val="0000FF"/>
            <w:sz w:val="19"/>
            <w:szCs w:val="19"/>
          </w:rPr>
          <w:t>string</w:t>
        </w:r>
        <w:r>
          <w:rPr>
            <w:rFonts w:ascii="Consolas" w:hAnsi="Consolas" w:cs="Consolas"/>
            <w:color w:val="000000"/>
            <w:sz w:val="19"/>
            <w:szCs w:val="19"/>
          </w:rPr>
          <w:t xml:space="preserve"> Account, </w:t>
        </w:r>
        <w:r>
          <w:rPr>
            <w:rFonts w:ascii="Consolas" w:hAnsi="Consolas" w:cs="Consolas"/>
            <w:color w:val="0000FF"/>
            <w:sz w:val="19"/>
            <w:szCs w:val="19"/>
          </w:rPr>
          <w:t>string</w:t>
        </w:r>
        <w:r>
          <w:rPr>
            <w:rFonts w:ascii="Consolas" w:hAnsi="Consolas" w:cs="Consolas"/>
            <w:color w:val="000000"/>
            <w:sz w:val="19"/>
            <w:szCs w:val="19"/>
          </w:rPr>
          <w:t xml:space="preserve"> ACpass, </w:t>
        </w:r>
        <w:r>
          <w:rPr>
            <w:rFonts w:ascii="Consolas" w:hAnsi="Consolas" w:cs="Consolas"/>
            <w:color w:val="0000FF"/>
            <w:sz w:val="19"/>
            <w:szCs w:val="19"/>
          </w:rPr>
          <w:t>string</w:t>
        </w:r>
        <w:r>
          <w:rPr>
            <w:rFonts w:ascii="Consolas" w:hAnsi="Consolas" w:cs="Consolas"/>
            <w:color w:val="000000"/>
            <w:sz w:val="19"/>
            <w:szCs w:val="19"/>
          </w:rPr>
          <w:t xml:space="preserve"> xmlInvData, </w:t>
        </w:r>
        <w:r>
          <w:rPr>
            <w:rFonts w:ascii="Consolas" w:hAnsi="Consolas" w:cs="Consolas"/>
            <w:color w:val="0000FF"/>
            <w:sz w:val="19"/>
            <w:szCs w:val="19"/>
          </w:rPr>
          <w:t>string</w:t>
        </w:r>
        <w:r>
          <w:rPr>
            <w:rFonts w:ascii="Consolas" w:hAnsi="Consolas" w:cs="Consolas"/>
            <w:color w:val="000000"/>
            <w:sz w:val="19"/>
            <w:szCs w:val="19"/>
          </w:rPr>
          <w:t xml:space="preserve"> username, </w:t>
        </w:r>
        <w:r>
          <w:rPr>
            <w:rFonts w:ascii="Consolas" w:hAnsi="Consolas" w:cs="Consolas"/>
            <w:color w:val="0000FF"/>
            <w:sz w:val="19"/>
            <w:szCs w:val="19"/>
          </w:rPr>
          <w:t>string</w:t>
        </w:r>
        <w:r>
          <w:rPr>
            <w:rFonts w:ascii="Consolas" w:hAnsi="Consolas" w:cs="Consolas"/>
            <w:color w:val="000000"/>
            <w:sz w:val="19"/>
            <w:szCs w:val="19"/>
          </w:rPr>
          <w:t xml:space="preserve"> password,</w:t>
        </w:r>
      </w:ins>
      <w:r>
        <w:rPr>
          <w:rFonts w:ascii="Consolas" w:hAnsi="Consolas" w:cs="Consolas"/>
          <w:color w:val="000000"/>
          <w:sz w:val="19"/>
          <w:szCs w:val="19"/>
          <w:lang w:val="vi-VN"/>
        </w:rPr>
        <w:t>int type,</w:t>
      </w:r>
      <w:ins w:id="2003" w:author="Comparison" w:date="2022-04-14T16:30:00Z">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pattern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serial = </w:t>
        </w:r>
        <w:r>
          <w:rPr>
            <w:rFonts w:ascii="Consolas" w:hAnsi="Consolas" w:cs="Consolas"/>
            <w:color w:val="A31515"/>
            <w:sz w:val="19"/>
            <w:szCs w:val="19"/>
          </w:rPr>
          <w:t>""</w:t>
        </w:r>
        <w:r>
          <w:rPr>
            <w:b/>
          </w:rPr>
          <w:t xml:space="preserve">) </w:t>
        </w:r>
      </w:ins>
    </w:p>
    <w:p w14:paraId="4F408F2A" w14:textId="77777777" w:rsidR="00AE187D" w:rsidRDefault="00AE187D" w:rsidP="00AE187D">
      <w:pPr>
        <w:pStyle w:val="N"/>
        <w:rPr>
          <w:ins w:id="2004" w:author="Comparison" w:date="2022-04-14T16:30:00Z"/>
        </w:rPr>
      </w:pPr>
      <w:ins w:id="2005" w:author="Comparison" w:date="2022-04-14T16:30:00Z">
        <w:r>
          <w:t>DESCRIPTION</w:t>
        </w:r>
      </w:ins>
    </w:p>
    <w:p w14:paraId="7AC10CC8" w14:textId="6FB1D8CC" w:rsidR="00AE187D" w:rsidRDefault="00AE187D" w:rsidP="00AE187D">
      <w:pPr>
        <w:pStyle w:val="N"/>
        <w:rPr>
          <w:ins w:id="2006" w:author="Comparison" w:date="2022-04-14T16:30:00Z"/>
        </w:rPr>
      </w:pPr>
      <w:ins w:id="2007" w:author="Comparison" w:date="2022-04-14T16:30:00Z">
        <w:r>
          <w:tab/>
          <w:t xml:space="preserve">Đây là web service cho phép gửi thông tin </w:t>
        </w:r>
      </w:ins>
      <w:r w:rsidR="005F39B4">
        <w:t>điều chỉnh</w:t>
      </w:r>
      <w:ins w:id="2008" w:author="Comparison" w:date="2022-04-14T16:30:00Z">
        <w:r>
          <w:t xml:space="preserve"> </w:t>
        </w:r>
      </w:ins>
      <w:r>
        <w:t>chứng từ</w:t>
      </w:r>
      <w:ins w:id="2009" w:author="Comparison" w:date="2022-04-14T16:30:00Z">
        <w:r>
          <w:t xml:space="preserve">  với các hệ thống sử dụng token, sau khi thực hiện gọi hàm Lấy giá trị Hash ở bước 1 (</w:t>
        </w:r>
      </w:ins>
      <w:r>
        <w:rPr>
          <w:b/>
        </w:rPr>
        <w:t>4.2.4</w:t>
      </w:r>
      <w:ins w:id="2010" w:author="Comparison" w:date="2022-04-14T16:30:00Z">
        <w:r>
          <w:t>)</w:t>
        </w:r>
      </w:ins>
    </w:p>
    <w:p w14:paraId="5B143C48" w14:textId="77777777" w:rsidR="00AE187D" w:rsidRDefault="00AE187D" w:rsidP="00AE187D">
      <w:pPr>
        <w:pStyle w:val="N"/>
        <w:rPr>
          <w:ins w:id="2011" w:author="Comparison" w:date="2022-04-14T16:30:00Z"/>
        </w:rPr>
      </w:pPr>
      <w:ins w:id="2012" w:author="Comparison" w:date="2022-04-14T16:30:00Z">
        <w:r>
          <w:t>HTTP METHOD</w:t>
        </w:r>
      </w:ins>
    </w:p>
    <w:p w14:paraId="32597817" w14:textId="77777777" w:rsidR="00AE187D" w:rsidRDefault="00AE187D" w:rsidP="00AE187D">
      <w:pPr>
        <w:pStyle w:val="N"/>
        <w:rPr>
          <w:ins w:id="2013" w:author="Comparison" w:date="2022-04-14T16:30:00Z"/>
          <w:b/>
        </w:rPr>
      </w:pPr>
      <w:ins w:id="2014" w:author="Comparison" w:date="2022-04-14T16:30:00Z">
        <w:r>
          <w:tab/>
        </w:r>
        <w:r>
          <w:tab/>
          <w:t>POST</w:t>
        </w:r>
      </w:ins>
    </w:p>
    <w:p w14:paraId="2D60CD58" w14:textId="77777777" w:rsidR="00AE187D" w:rsidRDefault="00AE187D" w:rsidP="00AE187D">
      <w:pPr>
        <w:pStyle w:val="N"/>
        <w:rPr>
          <w:ins w:id="2015" w:author="Comparison" w:date="2022-04-14T16:30:00Z"/>
        </w:rPr>
      </w:pPr>
      <w:ins w:id="2016" w:author="Comparison" w:date="2022-04-14T16:30:00Z">
        <w:r>
          <w:t>REQUEST BODY</w:t>
        </w:r>
      </w:ins>
    </w:p>
    <w:p w14:paraId="75B26B47" w14:textId="77777777" w:rsidR="00AE187D" w:rsidRDefault="00AE187D" w:rsidP="00AE187D">
      <w:pPr>
        <w:pStyle w:val="ListParagraph"/>
        <w:numPr>
          <w:ilvl w:val="0"/>
          <w:numId w:val="2"/>
        </w:numPr>
        <w:spacing w:after="0" w:line="360" w:lineRule="auto"/>
        <w:ind w:left="1080"/>
        <w:jc w:val="both"/>
        <w:rPr>
          <w:ins w:id="2017" w:author="Comparison" w:date="2022-04-14T16:30:00Z"/>
          <w:rFonts w:eastAsia="Calibri"/>
          <w:b/>
          <w:u w:val="single"/>
        </w:rPr>
      </w:pPr>
      <w:ins w:id="2018" w:author="Comparison" w:date="2022-04-14T16:30:00Z">
        <w:r>
          <w:rPr>
            <w:rFonts w:eastAsia="Calibri"/>
            <w:b/>
          </w:rPr>
          <w:t xml:space="preserve">Account/ACPass:  </w:t>
        </w:r>
        <w:r>
          <w:rPr>
            <w:rFonts w:eastAsia="Calibri"/>
          </w:rPr>
          <w:t>Tài khoản được cấp phát cho nhân viên gọi lệnh gửi thông điệp.</w:t>
        </w:r>
      </w:ins>
    </w:p>
    <w:p w14:paraId="58CA797A" w14:textId="77777777" w:rsidR="00AE187D" w:rsidRDefault="00AE187D" w:rsidP="00AE187D">
      <w:pPr>
        <w:pStyle w:val="ListParagraph"/>
        <w:numPr>
          <w:ilvl w:val="0"/>
          <w:numId w:val="2"/>
        </w:numPr>
        <w:spacing w:after="0" w:line="360" w:lineRule="auto"/>
        <w:ind w:left="1080"/>
        <w:jc w:val="both"/>
        <w:rPr>
          <w:ins w:id="2019" w:author="Comparison" w:date="2022-04-14T16:30:00Z"/>
          <w:rFonts w:eastAsia="Calibri"/>
          <w:b/>
          <w:u w:val="single"/>
        </w:rPr>
      </w:pPr>
      <w:ins w:id="2020" w:author="Comparison" w:date="2022-04-14T16:30:00Z">
        <w:r>
          <w:rPr>
            <w:b/>
            <w:color w:val="000000"/>
          </w:rPr>
          <w:t>username</w:t>
        </w:r>
        <w:r>
          <w:rPr>
            <w:rFonts w:eastAsia="Calibri"/>
            <w:b/>
          </w:rPr>
          <w:t>/</w:t>
        </w:r>
        <w:r>
          <w:rPr>
            <w:b/>
            <w:color w:val="000000"/>
          </w:rPr>
          <w:t>password</w:t>
        </w:r>
        <w:r>
          <w:rPr>
            <w:rFonts w:eastAsia="Calibri"/>
          </w:rPr>
          <w:t>: Tài khoản được cấp phát cho khách hàng để gọi đến webservice (tài khoản có quyền ServiceRole trong hệ thống).</w:t>
        </w:r>
      </w:ins>
    </w:p>
    <w:p w14:paraId="6AA332BB" w14:textId="77777777" w:rsidR="00AE187D" w:rsidRDefault="00AE187D" w:rsidP="00AE187D">
      <w:pPr>
        <w:pStyle w:val="ListParagraph"/>
        <w:numPr>
          <w:ilvl w:val="0"/>
          <w:numId w:val="2"/>
        </w:numPr>
        <w:spacing w:after="0" w:line="360" w:lineRule="auto"/>
        <w:ind w:left="1080"/>
        <w:jc w:val="both"/>
        <w:rPr>
          <w:ins w:id="2021" w:author="Comparison" w:date="2022-04-14T16:30:00Z"/>
          <w:rFonts w:eastAsia="Calibri"/>
          <w:b/>
          <w:u w:val="single"/>
        </w:rPr>
      </w:pPr>
      <w:ins w:id="2022" w:author="Comparison" w:date="2022-04-14T16:30:00Z">
        <w:r>
          <w:rPr>
            <w:b/>
            <w:color w:val="000000"/>
          </w:rPr>
          <w:t>xmlInvData</w:t>
        </w:r>
        <w:r>
          <w:rPr>
            <w:color w:val="000000"/>
          </w:rPr>
          <w:t>: chuỗi xml dữ liệu ký hash.</w:t>
        </w:r>
        <w:r>
          <w:rPr>
            <w:rFonts w:eastAsia="Calibri"/>
            <w:b/>
            <w:u w:val="single"/>
          </w:rPr>
          <w:t xml:space="preserve"> </w:t>
        </w:r>
      </w:ins>
    </w:p>
    <w:p w14:paraId="11DE21FA" w14:textId="77777777" w:rsidR="00AE187D" w:rsidRPr="00C13C7B" w:rsidRDefault="00AE187D" w:rsidP="00AE187D">
      <w:pPr>
        <w:pStyle w:val="ListParagraph"/>
        <w:numPr>
          <w:ilvl w:val="0"/>
          <w:numId w:val="2"/>
        </w:numPr>
        <w:spacing w:after="0" w:line="360" w:lineRule="auto"/>
        <w:ind w:left="1080"/>
        <w:jc w:val="both"/>
        <w:rPr>
          <w:ins w:id="2023" w:author="Comparison" w:date="2022-04-14T16:30:00Z"/>
          <w:rFonts w:eastAsia="Calibri"/>
          <w:b/>
        </w:rPr>
      </w:pPr>
      <w:ins w:id="2024" w:author="Comparison" w:date="2022-04-14T16:30:00Z">
        <w:r w:rsidRPr="00C13C7B">
          <w:rPr>
            <w:b/>
          </w:rPr>
          <w:lastRenderedPageBreak/>
          <w:t>pattern</w:t>
        </w:r>
        <w:r w:rsidRPr="00C13C7B">
          <w:t>: Mẫu số</w:t>
        </w:r>
      </w:ins>
    </w:p>
    <w:p w14:paraId="11CA38D5" w14:textId="77777777" w:rsidR="00AE187D" w:rsidRPr="00C13C7B" w:rsidRDefault="00AE187D" w:rsidP="00AE187D">
      <w:pPr>
        <w:pStyle w:val="ListParagraph"/>
        <w:numPr>
          <w:ilvl w:val="0"/>
          <w:numId w:val="2"/>
        </w:numPr>
        <w:spacing w:after="0" w:line="360" w:lineRule="auto"/>
        <w:ind w:left="1080"/>
        <w:jc w:val="both"/>
        <w:rPr>
          <w:b/>
        </w:rPr>
      </w:pPr>
      <w:ins w:id="2025" w:author="Comparison" w:date="2022-04-14T16:30:00Z">
        <w:r>
          <w:rPr>
            <w:b/>
          </w:rPr>
          <w:t>serial</w:t>
        </w:r>
        <w:r>
          <w:t>: Ký hiệu</w:t>
        </w:r>
      </w:ins>
    </w:p>
    <w:p w14:paraId="15F30206" w14:textId="4AF1AD6C" w:rsidR="00AE187D" w:rsidRDefault="00AE187D" w:rsidP="00AE187D">
      <w:pPr>
        <w:pStyle w:val="ListParagraph"/>
        <w:numPr>
          <w:ilvl w:val="0"/>
          <w:numId w:val="2"/>
        </w:numPr>
        <w:spacing w:after="0" w:line="360" w:lineRule="auto"/>
        <w:ind w:left="1080"/>
        <w:jc w:val="both"/>
        <w:rPr>
          <w:ins w:id="2026" w:author="Comparison" w:date="2022-04-14T16:30:00Z"/>
          <w:b/>
        </w:rPr>
      </w:pPr>
      <w:r>
        <w:rPr>
          <w:b/>
          <w:lang w:val="vi-VN"/>
        </w:rPr>
        <w:t xml:space="preserve">type = </w:t>
      </w:r>
      <w:r w:rsidR="00201AC6">
        <w:rPr>
          <w:b/>
          <w:lang w:val="en-SG"/>
        </w:rPr>
        <w:t xml:space="preserve">2 </w:t>
      </w:r>
      <w:r>
        <w:rPr>
          <w:b/>
          <w:lang w:val="vi-VN"/>
        </w:rPr>
        <w:t xml:space="preserve">mặc định </w:t>
      </w:r>
      <w:r w:rsidR="00201AC6">
        <w:rPr>
          <w:b/>
          <w:lang w:val="en-SG"/>
        </w:rPr>
        <w:t>điều chỉnh</w:t>
      </w:r>
    </w:p>
    <w:p w14:paraId="26A14DF6" w14:textId="77777777" w:rsidR="00AE187D" w:rsidRDefault="00AE187D" w:rsidP="00AE187D">
      <w:pPr>
        <w:pStyle w:val="N"/>
        <w:rPr>
          <w:ins w:id="2027" w:author="Comparison" w:date="2022-04-14T16:30:00Z"/>
        </w:rPr>
      </w:pPr>
      <w:ins w:id="2028" w:author="Comparison" w:date="2022-04-14T16:30:00Z">
        <w:r>
          <w:t>RETURNS</w:t>
        </w:r>
      </w:ins>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2029" w:author="Comparison" w:date="2022-04-14T16:30:00Z">
          <w:tblPr>
            <w:tblW w:w="0" w:type="nil"/>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2430"/>
        <w:gridCol w:w="4950"/>
        <w:gridCol w:w="1885"/>
        <w:tblGridChange w:id="2030">
          <w:tblGrid>
            <w:gridCol w:w="1234"/>
            <w:gridCol w:w="1196"/>
            <w:gridCol w:w="514"/>
            <w:gridCol w:w="540"/>
            <w:gridCol w:w="3896"/>
            <w:gridCol w:w="604"/>
            <w:gridCol w:w="399"/>
            <w:gridCol w:w="882"/>
            <w:gridCol w:w="1234"/>
          </w:tblGrid>
        </w:tblGridChange>
      </w:tblGrid>
      <w:tr w:rsidR="00AE187D" w14:paraId="23F242D0" w14:textId="77777777" w:rsidTr="00B7194D">
        <w:trPr>
          <w:ins w:id="2031" w:author="Comparison" w:date="2022-04-14T16:30:00Z"/>
          <w:trPrChange w:id="2032" w:author="Comparison" w:date="2022-04-14T16:30:00Z">
            <w:trPr>
              <w:gridBefore w:val="1"/>
            </w:trPr>
          </w:trPrChange>
        </w:trPr>
        <w:tc>
          <w:tcPr>
            <w:tcW w:w="2430" w:type="dxa"/>
            <w:tcBorders>
              <w:top w:val="single" w:sz="4" w:space="0" w:color="2E74B5"/>
              <w:left w:val="single" w:sz="4" w:space="0" w:color="2E74B5"/>
              <w:bottom w:val="single" w:sz="4" w:space="0" w:color="2E74B5"/>
              <w:right w:val="single" w:sz="4" w:space="0" w:color="2E74B5"/>
            </w:tcBorders>
            <w:shd w:val="clear" w:color="auto" w:fill="F2F2F2"/>
            <w:hideMark/>
            <w:tcPrChange w:id="2033" w:author="Comparison" w:date="2022-04-14T16:30:00Z">
              <w:tcPr>
                <w:tcW w:w="1710" w:type="dxa"/>
                <w:gridSpan w:val="2"/>
                <w:tcBorders>
                  <w:top w:val="single" w:sz="4" w:space="0" w:color="2E74B5"/>
                  <w:left w:val="single" w:sz="4" w:space="5" w:color="2E74B5"/>
                  <w:bottom w:val="single" w:sz="4" w:space="0" w:color="2E74B5"/>
                  <w:right w:val="single" w:sz="4" w:space="5" w:color="2E74B5"/>
                </w:tcBorders>
                <w:shd w:val="clear" w:color="auto" w:fill="F2F2F2"/>
                <w:hideMark/>
              </w:tcPr>
            </w:tcPrChange>
          </w:tcPr>
          <w:p w14:paraId="1538AF89" w14:textId="77777777" w:rsidR="00AE187D" w:rsidRDefault="00AE187D">
            <w:pPr>
              <w:pStyle w:val="ListParagraph"/>
              <w:rPr>
                <w:ins w:id="2034" w:author="Comparison" w:date="2022-04-14T16:30:00Z"/>
              </w:rPr>
              <w:pPrChange w:id="2035" w:author="Comparison" w:date="2022-04-14T16:30:00Z">
                <w:pPr>
                  <w:pStyle w:val="ListParagraph"/>
                  <w:jc w:val="center"/>
                </w:pPr>
              </w:pPrChange>
            </w:pPr>
            <w:ins w:id="2036" w:author="Comparison" w:date="2022-04-14T16:30:00Z">
              <w:r>
                <w:t>Kết quả</w:t>
              </w:r>
            </w:ins>
          </w:p>
        </w:tc>
        <w:tc>
          <w:tcPr>
            <w:tcW w:w="4950" w:type="dxa"/>
            <w:tcBorders>
              <w:top w:val="single" w:sz="4" w:space="0" w:color="2E74B5"/>
              <w:left w:val="single" w:sz="4" w:space="0" w:color="2E74B5"/>
              <w:bottom w:val="single" w:sz="4" w:space="0" w:color="2E74B5"/>
              <w:right w:val="single" w:sz="4" w:space="0" w:color="2E74B5"/>
            </w:tcBorders>
            <w:shd w:val="clear" w:color="auto" w:fill="F2F2F2"/>
            <w:hideMark/>
            <w:tcPrChange w:id="2037" w:author="Comparison" w:date="2022-04-14T16:30:00Z">
              <w:tcPr>
                <w:tcW w:w="5040" w:type="dxa"/>
                <w:gridSpan w:val="3"/>
                <w:tcBorders>
                  <w:top w:val="single" w:sz="4" w:space="0" w:color="2E74B5"/>
                  <w:left w:val="single" w:sz="4" w:space="5" w:color="2E74B5"/>
                  <w:bottom w:val="single" w:sz="4" w:space="0" w:color="2E74B5"/>
                  <w:right w:val="single" w:sz="4" w:space="5" w:color="2E74B5"/>
                </w:tcBorders>
                <w:shd w:val="clear" w:color="auto" w:fill="F2F2F2"/>
                <w:hideMark/>
              </w:tcPr>
            </w:tcPrChange>
          </w:tcPr>
          <w:p w14:paraId="3AB2D417" w14:textId="77777777" w:rsidR="00AE187D" w:rsidRDefault="00AE187D" w:rsidP="00B7194D">
            <w:pPr>
              <w:pStyle w:val="ListParagraph"/>
              <w:rPr>
                <w:ins w:id="2038" w:author="Comparison" w:date="2022-04-14T16:30:00Z"/>
              </w:rPr>
            </w:pPr>
            <w:ins w:id="2039" w:author="Comparison" w:date="2022-04-14T16:30:00Z">
              <w:r>
                <w:t>Mô tả</w:t>
              </w:r>
            </w:ins>
          </w:p>
        </w:tc>
        <w:tc>
          <w:tcPr>
            <w:tcW w:w="1885" w:type="dxa"/>
            <w:tcBorders>
              <w:top w:val="single" w:sz="4" w:space="0" w:color="2E74B5"/>
              <w:left w:val="single" w:sz="4" w:space="0" w:color="2E74B5"/>
              <w:bottom w:val="single" w:sz="4" w:space="0" w:color="2E74B5"/>
              <w:right w:val="single" w:sz="4" w:space="0" w:color="2E74B5"/>
            </w:tcBorders>
            <w:shd w:val="clear" w:color="auto" w:fill="F2F2F2"/>
            <w:hideMark/>
            <w:tcPrChange w:id="2040" w:author="Comparison" w:date="2022-04-14T16:30:00Z">
              <w:tcPr>
                <w:tcW w:w="2515" w:type="dxa"/>
                <w:gridSpan w:val="3"/>
                <w:tcBorders>
                  <w:top w:val="single" w:sz="4" w:space="0" w:color="2E74B5"/>
                  <w:left w:val="single" w:sz="4" w:space="5" w:color="2E74B5"/>
                  <w:bottom w:val="single" w:sz="4" w:space="0" w:color="2E74B5"/>
                  <w:right w:val="single" w:sz="4" w:space="5" w:color="2E74B5"/>
                </w:tcBorders>
                <w:shd w:val="clear" w:color="auto" w:fill="F2F2F2"/>
                <w:hideMark/>
              </w:tcPr>
            </w:tcPrChange>
          </w:tcPr>
          <w:p w14:paraId="797F4E78" w14:textId="77777777" w:rsidR="00AE187D" w:rsidRDefault="00AE187D" w:rsidP="00B7194D">
            <w:pPr>
              <w:pStyle w:val="ListParagraph"/>
              <w:rPr>
                <w:ins w:id="2041" w:author="Comparison" w:date="2022-04-14T16:30:00Z"/>
              </w:rPr>
            </w:pPr>
            <w:ins w:id="2042" w:author="Comparison" w:date="2022-04-14T16:30:00Z">
              <w:r>
                <w:t>Ghi chú</w:t>
              </w:r>
            </w:ins>
          </w:p>
        </w:tc>
      </w:tr>
      <w:tr w:rsidR="00AE187D" w14:paraId="0D3638A7" w14:textId="77777777" w:rsidTr="00B7194D">
        <w:trPr>
          <w:ins w:id="2043" w:author="Comparison" w:date="2022-04-14T16:30:00Z"/>
        </w:trPr>
        <w:tc>
          <w:tcPr>
            <w:tcW w:w="2430" w:type="dxa"/>
            <w:tcBorders>
              <w:top w:val="single" w:sz="4" w:space="0" w:color="2E74B5"/>
              <w:left w:val="single" w:sz="4" w:space="0" w:color="2E74B5"/>
              <w:bottom w:val="single" w:sz="4" w:space="0" w:color="auto"/>
              <w:right w:val="single" w:sz="4" w:space="0" w:color="2E74B5"/>
            </w:tcBorders>
            <w:hideMark/>
          </w:tcPr>
          <w:p w14:paraId="1FF9EAB9" w14:textId="77777777" w:rsidR="00AE187D" w:rsidRDefault="00AE187D" w:rsidP="00B7194D">
            <w:pPr>
              <w:autoSpaceDE w:val="0"/>
              <w:autoSpaceDN w:val="0"/>
              <w:adjustRightInd w:val="0"/>
              <w:rPr>
                <w:ins w:id="2044" w:author="Comparison" w:date="2022-04-14T16:30:00Z"/>
                <w:rFonts w:eastAsia="Calibri"/>
                <w:sz w:val="19"/>
                <w:szCs w:val="19"/>
              </w:rPr>
            </w:pPr>
            <w:ins w:id="2045" w:author="Comparison" w:date="2022-04-14T16:30:00Z">
              <w:r>
                <w:rPr>
                  <w:rFonts w:eastAsia="Calibri"/>
                </w:rPr>
                <w:t>ERR:1</w:t>
              </w:r>
            </w:ins>
          </w:p>
        </w:tc>
        <w:tc>
          <w:tcPr>
            <w:tcW w:w="4950" w:type="dxa"/>
            <w:tcBorders>
              <w:top w:val="single" w:sz="4" w:space="0" w:color="2E74B5"/>
              <w:left w:val="single" w:sz="4" w:space="0" w:color="2E74B5"/>
              <w:bottom w:val="single" w:sz="4" w:space="0" w:color="2E74B5"/>
              <w:right w:val="single" w:sz="4" w:space="0" w:color="2E74B5"/>
            </w:tcBorders>
            <w:hideMark/>
          </w:tcPr>
          <w:p w14:paraId="51AE87C8" w14:textId="77777777" w:rsidR="00AE187D" w:rsidRDefault="00AE187D" w:rsidP="00B7194D">
            <w:pPr>
              <w:pStyle w:val="ListParagraph"/>
              <w:spacing w:after="0" w:line="240" w:lineRule="auto"/>
              <w:ind w:left="0"/>
              <w:rPr>
                <w:ins w:id="2046" w:author="Comparison" w:date="2022-04-14T16:30:00Z"/>
                <w:rFonts w:eastAsia="Calibri"/>
              </w:rPr>
            </w:pPr>
            <w:ins w:id="2047" w:author="Comparison" w:date="2022-04-14T16:30:00Z">
              <w:r>
                <w:rPr>
                  <w:rFonts w:eastAsia="Calibri"/>
                </w:rPr>
                <w:t xml:space="preserve">Tài khoản đăng nhập sai hoặc không có quyền </w:t>
              </w:r>
            </w:ins>
          </w:p>
        </w:tc>
        <w:tc>
          <w:tcPr>
            <w:tcW w:w="1885" w:type="dxa"/>
            <w:tcBorders>
              <w:top w:val="single" w:sz="4" w:space="0" w:color="2E74B5"/>
              <w:left w:val="single" w:sz="4" w:space="0" w:color="2E74B5"/>
              <w:bottom w:val="single" w:sz="4" w:space="0" w:color="2E74B5"/>
              <w:right w:val="single" w:sz="4" w:space="0" w:color="2E74B5"/>
            </w:tcBorders>
          </w:tcPr>
          <w:p w14:paraId="2F9BF5EC" w14:textId="77777777" w:rsidR="00AE187D" w:rsidRDefault="00AE187D" w:rsidP="00B7194D">
            <w:pPr>
              <w:pStyle w:val="ListParagraph"/>
              <w:ind w:left="0"/>
              <w:jc w:val="both"/>
              <w:rPr>
                <w:ins w:id="2048" w:author="Comparison" w:date="2022-04-14T16:30:00Z"/>
              </w:rPr>
            </w:pPr>
          </w:p>
        </w:tc>
      </w:tr>
      <w:tr w:rsidR="00AE187D" w14:paraId="64E23AD1" w14:textId="77777777" w:rsidTr="00B7194D">
        <w:trPr>
          <w:ins w:id="2049"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742810F1" w14:textId="77777777" w:rsidR="00AE187D" w:rsidRDefault="00AE187D" w:rsidP="00B7194D">
            <w:pPr>
              <w:autoSpaceDE w:val="0"/>
              <w:autoSpaceDN w:val="0"/>
              <w:adjustRightInd w:val="0"/>
              <w:rPr>
                <w:ins w:id="2050" w:author="Comparison" w:date="2022-04-14T16:30:00Z"/>
                <w:rFonts w:eastAsia="Calibri"/>
              </w:rPr>
            </w:pPr>
            <w:ins w:id="2051" w:author="Comparison" w:date="2022-04-14T16:30:00Z">
              <w:r>
                <w:rPr>
                  <w:rFonts w:eastAsia="Calibri"/>
                </w:rPr>
                <w:t>ERR:21</w:t>
              </w:r>
            </w:ins>
          </w:p>
        </w:tc>
        <w:tc>
          <w:tcPr>
            <w:tcW w:w="4950" w:type="dxa"/>
            <w:tcBorders>
              <w:top w:val="single" w:sz="4" w:space="0" w:color="2E74B5"/>
              <w:left w:val="single" w:sz="4" w:space="0" w:color="2E74B5"/>
              <w:bottom w:val="single" w:sz="4" w:space="0" w:color="2E74B5"/>
              <w:right w:val="single" w:sz="4" w:space="0" w:color="2E74B5"/>
            </w:tcBorders>
            <w:hideMark/>
          </w:tcPr>
          <w:p w14:paraId="401EE92F" w14:textId="77777777" w:rsidR="00AE187D" w:rsidRDefault="00AE187D" w:rsidP="00B7194D">
            <w:pPr>
              <w:rPr>
                <w:ins w:id="2052" w:author="Comparison" w:date="2022-04-14T16:30:00Z"/>
                <w:rFonts w:eastAsia="Calibri"/>
              </w:rPr>
            </w:pPr>
            <w:ins w:id="2053" w:author="Comparison" w:date="2022-04-14T16:30:00Z">
              <w:r>
                <w:rPr>
                  <w:rFonts w:eastAsia="Calibri"/>
                </w:rPr>
                <w:t>Không tìm thấy công ty hoặc tài khoản không tồn tại</w:t>
              </w:r>
            </w:ins>
          </w:p>
        </w:tc>
        <w:tc>
          <w:tcPr>
            <w:tcW w:w="1885" w:type="dxa"/>
            <w:tcBorders>
              <w:top w:val="single" w:sz="4" w:space="0" w:color="2E74B5"/>
              <w:left w:val="single" w:sz="4" w:space="0" w:color="2E74B5"/>
              <w:bottom w:val="single" w:sz="4" w:space="0" w:color="2E74B5"/>
              <w:right w:val="single" w:sz="4" w:space="0" w:color="2E74B5"/>
            </w:tcBorders>
          </w:tcPr>
          <w:p w14:paraId="7CE47ED2" w14:textId="77777777" w:rsidR="00AE187D" w:rsidRDefault="00AE187D" w:rsidP="00B7194D">
            <w:pPr>
              <w:jc w:val="both"/>
              <w:rPr>
                <w:ins w:id="2054" w:author="Comparison" w:date="2022-04-14T16:30:00Z"/>
              </w:rPr>
            </w:pPr>
          </w:p>
        </w:tc>
      </w:tr>
      <w:tr w:rsidR="00AE187D" w14:paraId="24BD6CE4" w14:textId="77777777" w:rsidTr="00B7194D">
        <w:trPr>
          <w:ins w:id="2055"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55F75FEE" w14:textId="77777777" w:rsidR="00AE187D" w:rsidRDefault="00AE187D" w:rsidP="00B7194D">
            <w:pPr>
              <w:autoSpaceDE w:val="0"/>
              <w:autoSpaceDN w:val="0"/>
              <w:adjustRightInd w:val="0"/>
              <w:rPr>
                <w:ins w:id="2056" w:author="Comparison" w:date="2022-04-14T16:30:00Z"/>
                <w:rFonts w:eastAsia="Calibri"/>
              </w:rPr>
            </w:pPr>
            <w:ins w:id="2057" w:author="Comparison" w:date="2022-04-14T16:30:00Z">
              <w:r>
                <w:rPr>
                  <w:rFonts w:eastAsia="Calibri"/>
                </w:rPr>
                <w:t>ERR:22</w:t>
              </w:r>
            </w:ins>
          </w:p>
        </w:tc>
        <w:tc>
          <w:tcPr>
            <w:tcW w:w="4950" w:type="dxa"/>
            <w:tcBorders>
              <w:top w:val="single" w:sz="4" w:space="0" w:color="2E74B5"/>
              <w:left w:val="single" w:sz="4" w:space="0" w:color="2E74B5"/>
              <w:bottom w:val="single" w:sz="4" w:space="0" w:color="2E74B5"/>
              <w:right w:val="single" w:sz="4" w:space="0" w:color="2E74B5"/>
            </w:tcBorders>
            <w:hideMark/>
          </w:tcPr>
          <w:p w14:paraId="0E281EE8" w14:textId="77777777" w:rsidR="00AE187D" w:rsidRDefault="00AE187D" w:rsidP="00B7194D">
            <w:pPr>
              <w:rPr>
                <w:ins w:id="2058" w:author="Comparison" w:date="2022-04-14T16:30:00Z"/>
                <w:rFonts w:eastAsia="Calibri"/>
              </w:rPr>
            </w:pPr>
            <w:ins w:id="2059" w:author="Comparison" w:date="2022-04-14T16:30:00Z">
              <w:r>
                <w:rPr>
                  <w:rFonts w:eastAsia="Calibri"/>
                </w:rPr>
                <w:t>Công ty chưa đăng ký chứng thư số</w:t>
              </w:r>
            </w:ins>
          </w:p>
        </w:tc>
        <w:tc>
          <w:tcPr>
            <w:tcW w:w="1885" w:type="dxa"/>
            <w:tcBorders>
              <w:top w:val="single" w:sz="4" w:space="0" w:color="2E74B5"/>
              <w:left w:val="single" w:sz="4" w:space="0" w:color="2E74B5"/>
              <w:bottom w:val="single" w:sz="4" w:space="0" w:color="2E74B5"/>
              <w:right w:val="single" w:sz="4" w:space="0" w:color="2E74B5"/>
            </w:tcBorders>
          </w:tcPr>
          <w:p w14:paraId="34365DE8" w14:textId="77777777" w:rsidR="00AE187D" w:rsidRDefault="00AE187D" w:rsidP="00B7194D">
            <w:pPr>
              <w:pStyle w:val="ListParagraph"/>
              <w:ind w:left="0"/>
              <w:jc w:val="both"/>
              <w:rPr>
                <w:ins w:id="2060" w:author="Comparison" w:date="2022-04-14T16:30:00Z"/>
              </w:rPr>
            </w:pPr>
          </w:p>
        </w:tc>
      </w:tr>
      <w:tr w:rsidR="00AE187D" w14:paraId="2D33BF6C" w14:textId="77777777" w:rsidTr="00B7194D">
        <w:trPr>
          <w:ins w:id="2061"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120737FB" w14:textId="77777777" w:rsidR="00AE187D" w:rsidRDefault="00AE187D" w:rsidP="00B7194D">
            <w:pPr>
              <w:autoSpaceDE w:val="0"/>
              <w:autoSpaceDN w:val="0"/>
              <w:adjustRightInd w:val="0"/>
              <w:rPr>
                <w:ins w:id="2062" w:author="Comparison" w:date="2022-04-14T16:30:00Z"/>
                <w:rFonts w:eastAsia="Calibri"/>
              </w:rPr>
            </w:pPr>
            <w:ins w:id="2063" w:author="Comparison" w:date="2022-04-14T16:30:00Z">
              <w:r>
                <w:rPr>
                  <w:rFonts w:eastAsia="Calibri"/>
                </w:rPr>
                <w:t>ERR:28</w:t>
              </w:r>
            </w:ins>
          </w:p>
        </w:tc>
        <w:tc>
          <w:tcPr>
            <w:tcW w:w="4950" w:type="dxa"/>
            <w:tcBorders>
              <w:top w:val="single" w:sz="4" w:space="0" w:color="2E74B5"/>
              <w:left w:val="single" w:sz="4" w:space="0" w:color="2E74B5"/>
              <w:bottom w:val="single" w:sz="4" w:space="0" w:color="2E74B5"/>
              <w:right w:val="single" w:sz="4" w:space="0" w:color="2E74B5"/>
            </w:tcBorders>
            <w:hideMark/>
          </w:tcPr>
          <w:p w14:paraId="39FB40CC" w14:textId="77777777" w:rsidR="00AE187D" w:rsidRDefault="00AE187D" w:rsidP="00B7194D">
            <w:pPr>
              <w:rPr>
                <w:ins w:id="2064" w:author="Comparison" w:date="2022-04-14T16:30:00Z"/>
                <w:rFonts w:eastAsia="Calibri"/>
              </w:rPr>
            </w:pPr>
            <w:ins w:id="2065" w:author="Comparison" w:date="2022-04-14T16:30:00Z">
              <w:r>
                <w:rPr>
                  <w:rFonts w:eastAsia="Calibri"/>
                </w:rPr>
                <w:t>Chưa có thông tin chứng thư trong hệ thống</w:t>
              </w:r>
            </w:ins>
          </w:p>
        </w:tc>
        <w:tc>
          <w:tcPr>
            <w:tcW w:w="1885" w:type="dxa"/>
            <w:tcBorders>
              <w:top w:val="single" w:sz="4" w:space="0" w:color="2E74B5"/>
              <w:left w:val="single" w:sz="4" w:space="0" w:color="2E74B5"/>
              <w:bottom w:val="single" w:sz="4" w:space="0" w:color="2E74B5"/>
              <w:right w:val="single" w:sz="4" w:space="0" w:color="2E74B5"/>
            </w:tcBorders>
          </w:tcPr>
          <w:p w14:paraId="76F196D1" w14:textId="77777777" w:rsidR="00AE187D" w:rsidRDefault="00AE187D" w:rsidP="00B7194D">
            <w:pPr>
              <w:pStyle w:val="ListParagraph"/>
              <w:ind w:left="0"/>
              <w:jc w:val="both"/>
              <w:rPr>
                <w:ins w:id="2066" w:author="Comparison" w:date="2022-04-14T16:30:00Z"/>
              </w:rPr>
            </w:pPr>
          </w:p>
        </w:tc>
      </w:tr>
      <w:tr w:rsidR="00AE187D" w14:paraId="46E2E56E" w14:textId="77777777" w:rsidTr="00B7194D">
        <w:trPr>
          <w:ins w:id="2067"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35435080" w14:textId="77777777" w:rsidR="00AE187D" w:rsidRDefault="00AE187D" w:rsidP="00B7194D">
            <w:pPr>
              <w:autoSpaceDE w:val="0"/>
              <w:autoSpaceDN w:val="0"/>
              <w:adjustRightInd w:val="0"/>
              <w:rPr>
                <w:ins w:id="2068" w:author="Comparison" w:date="2022-04-14T16:30:00Z"/>
                <w:rFonts w:eastAsia="Calibri"/>
              </w:rPr>
            </w:pPr>
            <w:ins w:id="2069" w:author="Comparison" w:date="2022-04-14T16:30:00Z">
              <w:r>
                <w:rPr>
                  <w:rFonts w:eastAsia="Calibri"/>
                </w:rPr>
                <w:t>ERR:24</w:t>
              </w:r>
            </w:ins>
          </w:p>
        </w:tc>
        <w:tc>
          <w:tcPr>
            <w:tcW w:w="4950" w:type="dxa"/>
            <w:tcBorders>
              <w:top w:val="single" w:sz="4" w:space="0" w:color="2E74B5"/>
              <w:left w:val="single" w:sz="4" w:space="0" w:color="2E74B5"/>
              <w:bottom w:val="single" w:sz="4" w:space="0" w:color="2E74B5"/>
              <w:right w:val="single" w:sz="4" w:space="0" w:color="2E74B5"/>
            </w:tcBorders>
            <w:hideMark/>
          </w:tcPr>
          <w:p w14:paraId="7274162A" w14:textId="77777777" w:rsidR="00AE187D" w:rsidRDefault="00AE187D" w:rsidP="00B7194D">
            <w:pPr>
              <w:rPr>
                <w:ins w:id="2070" w:author="Comparison" w:date="2022-04-14T16:30:00Z"/>
                <w:rFonts w:eastAsia="Calibri"/>
              </w:rPr>
            </w:pPr>
            <w:ins w:id="2071" w:author="Comparison" w:date="2022-04-14T16:30:00Z">
              <w:r>
                <w:rPr>
                  <w:rFonts w:eastAsia="Calibri"/>
                </w:rPr>
                <w:t>Chứng thư truyền lên không đúng với chứng thư đăng ký trong hệ thống</w:t>
              </w:r>
            </w:ins>
          </w:p>
        </w:tc>
        <w:tc>
          <w:tcPr>
            <w:tcW w:w="1885" w:type="dxa"/>
            <w:tcBorders>
              <w:top w:val="single" w:sz="4" w:space="0" w:color="2E74B5"/>
              <w:left w:val="single" w:sz="4" w:space="0" w:color="2E74B5"/>
              <w:bottom w:val="single" w:sz="4" w:space="0" w:color="2E74B5"/>
              <w:right w:val="single" w:sz="4" w:space="0" w:color="2E74B5"/>
            </w:tcBorders>
          </w:tcPr>
          <w:p w14:paraId="6A833707" w14:textId="77777777" w:rsidR="00AE187D" w:rsidRDefault="00AE187D" w:rsidP="00B7194D">
            <w:pPr>
              <w:pStyle w:val="ListParagraph"/>
              <w:ind w:left="0"/>
              <w:jc w:val="both"/>
              <w:rPr>
                <w:ins w:id="2072" w:author="Comparison" w:date="2022-04-14T16:30:00Z"/>
              </w:rPr>
            </w:pPr>
          </w:p>
        </w:tc>
      </w:tr>
      <w:tr w:rsidR="00AE187D" w14:paraId="3B6A2BA2" w14:textId="77777777" w:rsidTr="00B7194D">
        <w:trPr>
          <w:ins w:id="2073"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0988774B" w14:textId="77777777" w:rsidR="00AE187D" w:rsidRDefault="00AE187D" w:rsidP="00B7194D">
            <w:pPr>
              <w:autoSpaceDE w:val="0"/>
              <w:autoSpaceDN w:val="0"/>
              <w:adjustRightInd w:val="0"/>
              <w:rPr>
                <w:ins w:id="2074" w:author="Comparison" w:date="2022-04-14T16:30:00Z"/>
                <w:rFonts w:eastAsia="Calibri"/>
              </w:rPr>
            </w:pPr>
            <w:ins w:id="2075" w:author="Comparison" w:date="2022-04-14T16:30:00Z">
              <w:r>
                <w:rPr>
                  <w:rFonts w:eastAsia="Calibri"/>
                </w:rPr>
                <w:t>ERR:27</w:t>
              </w:r>
            </w:ins>
          </w:p>
        </w:tc>
        <w:tc>
          <w:tcPr>
            <w:tcW w:w="4950" w:type="dxa"/>
            <w:tcBorders>
              <w:top w:val="single" w:sz="4" w:space="0" w:color="2E74B5"/>
              <w:left w:val="single" w:sz="4" w:space="0" w:color="2E74B5"/>
              <w:bottom w:val="single" w:sz="4" w:space="0" w:color="2E74B5"/>
              <w:right w:val="single" w:sz="4" w:space="0" w:color="2E74B5"/>
            </w:tcBorders>
            <w:hideMark/>
          </w:tcPr>
          <w:p w14:paraId="535532EA" w14:textId="77777777" w:rsidR="00AE187D" w:rsidRDefault="00AE187D" w:rsidP="00B7194D">
            <w:pPr>
              <w:pStyle w:val="ListParagraph"/>
              <w:spacing w:after="0" w:line="240" w:lineRule="auto"/>
              <w:ind w:left="0"/>
              <w:rPr>
                <w:ins w:id="2076" w:author="Comparison" w:date="2022-04-14T16:30:00Z"/>
                <w:rFonts w:eastAsia="Calibri"/>
              </w:rPr>
            </w:pPr>
            <w:ins w:id="2077" w:author="Comparison" w:date="2022-04-14T16:30:00Z">
              <w:r>
                <w:rPr>
                  <w:rFonts w:eastAsia="Calibri"/>
                </w:rPr>
                <w:t>Chứng thư chưa đến thời điểm sử dụng</w:t>
              </w:r>
            </w:ins>
          </w:p>
        </w:tc>
        <w:tc>
          <w:tcPr>
            <w:tcW w:w="1885" w:type="dxa"/>
            <w:tcBorders>
              <w:top w:val="single" w:sz="4" w:space="0" w:color="2E74B5"/>
              <w:left w:val="single" w:sz="4" w:space="0" w:color="2E74B5"/>
              <w:bottom w:val="single" w:sz="4" w:space="0" w:color="2E74B5"/>
              <w:right w:val="single" w:sz="4" w:space="0" w:color="2E74B5"/>
            </w:tcBorders>
          </w:tcPr>
          <w:p w14:paraId="068F1D78" w14:textId="77777777" w:rsidR="00AE187D" w:rsidRDefault="00AE187D" w:rsidP="00B7194D">
            <w:pPr>
              <w:pStyle w:val="ListParagraph"/>
              <w:ind w:left="0"/>
              <w:jc w:val="both"/>
              <w:rPr>
                <w:ins w:id="2078" w:author="Comparison" w:date="2022-04-14T16:30:00Z"/>
              </w:rPr>
            </w:pPr>
          </w:p>
        </w:tc>
      </w:tr>
      <w:tr w:rsidR="00AE187D" w14:paraId="4D928C03" w14:textId="77777777" w:rsidTr="00B7194D">
        <w:trPr>
          <w:ins w:id="2079"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7318B1AD" w14:textId="77777777" w:rsidR="00AE187D" w:rsidRDefault="00AE187D" w:rsidP="00B7194D">
            <w:pPr>
              <w:autoSpaceDE w:val="0"/>
              <w:autoSpaceDN w:val="0"/>
              <w:adjustRightInd w:val="0"/>
              <w:rPr>
                <w:ins w:id="2080" w:author="Comparison" w:date="2022-04-14T16:30:00Z"/>
                <w:rFonts w:eastAsia="Calibri"/>
              </w:rPr>
            </w:pPr>
            <w:ins w:id="2081" w:author="Comparison" w:date="2022-04-14T16:30:00Z">
              <w:r>
                <w:rPr>
                  <w:rFonts w:eastAsia="Calibri"/>
                </w:rPr>
                <w:t>ERR:26</w:t>
              </w:r>
            </w:ins>
          </w:p>
        </w:tc>
        <w:tc>
          <w:tcPr>
            <w:tcW w:w="4950" w:type="dxa"/>
            <w:tcBorders>
              <w:top w:val="single" w:sz="4" w:space="0" w:color="2E74B5"/>
              <w:left w:val="single" w:sz="4" w:space="0" w:color="2E74B5"/>
              <w:bottom w:val="single" w:sz="4" w:space="0" w:color="2E74B5"/>
              <w:right w:val="single" w:sz="4" w:space="0" w:color="2E74B5"/>
            </w:tcBorders>
            <w:hideMark/>
          </w:tcPr>
          <w:p w14:paraId="15653329" w14:textId="77777777" w:rsidR="00AE187D" w:rsidRDefault="00AE187D" w:rsidP="00B7194D">
            <w:pPr>
              <w:pStyle w:val="ListParagraph"/>
              <w:spacing w:after="0" w:line="240" w:lineRule="auto"/>
              <w:ind w:left="0"/>
              <w:rPr>
                <w:ins w:id="2082" w:author="Comparison" w:date="2022-04-14T16:30:00Z"/>
                <w:rFonts w:eastAsia="Calibri"/>
              </w:rPr>
            </w:pPr>
            <w:ins w:id="2083" w:author="Comparison" w:date="2022-04-14T16:30:00Z">
              <w:r>
                <w:rPr>
                  <w:rFonts w:eastAsia="Calibri"/>
                </w:rPr>
                <w:t>Chứng thư số hết hạn</w:t>
              </w:r>
            </w:ins>
          </w:p>
        </w:tc>
        <w:tc>
          <w:tcPr>
            <w:tcW w:w="1885" w:type="dxa"/>
            <w:tcBorders>
              <w:top w:val="single" w:sz="4" w:space="0" w:color="2E74B5"/>
              <w:left w:val="single" w:sz="4" w:space="0" w:color="2E74B5"/>
              <w:bottom w:val="single" w:sz="4" w:space="0" w:color="2E74B5"/>
              <w:right w:val="single" w:sz="4" w:space="0" w:color="2E74B5"/>
            </w:tcBorders>
          </w:tcPr>
          <w:p w14:paraId="6668625E" w14:textId="77777777" w:rsidR="00AE187D" w:rsidRDefault="00AE187D" w:rsidP="00B7194D">
            <w:pPr>
              <w:pStyle w:val="ListParagraph"/>
              <w:ind w:left="0"/>
              <w:jc w:val="both"/>
              <w:rPr>
                <w:ins w:id="2084" w:author="Comparison" w:date="2022-04-14T16:30:00Z"/>
              </w:rPr>
            </w:pPr>
          </w:p>
        </w:tc>
      </w:tr>
      <w:tr w:rsidR="00AE187D" w14:paraId="1392784A" w14:textId="77777777" w:rsidTr="00B7194D">
        <w:trPr>
          <w:ins w:id="2085"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0A121D18" w14:textId="77777777" w:rsidR="00AE187D" w:rsidRDefault="00AE187D" w:rsidP="00B7194D">
            <w:pPr>
              <w:autoSpaceDE w:val="0"/>
              <w:autoSpaceDN w:val="0"/>
              <w:adjustRightInd w:val="0"/>
              <w:rPr>
                <w:ins w:id="2086" w:author="Comparison" w:date="2022-04-14T16:30:00Z"/>
                <w:rFonts w:eastAsia="Calibri"/>
              </w:rPr>
            </w:pPr>
            <w:ins w:id="2087" w:author="Comparison" w:date="2022-04-14T16:30:00Z">
              <w:r>
                <w:rPr>
                  <w:rFonts w:eastAsia="Calibri"/>
                </w:rPr>
                <w:t>ERR:3</w:t>
              </w:r>
            </w:ins>
          </w:p>
        </w:tc>
        <w:tc>
          <w:tcPr>
            <w:tcW w:w="4950" w:type="dxa"/>
            <w:tcBorders>
              <w:top w:val="single" w:sz="4" w:space="0" w:color="2E74B5"/>
              <w:left w:val="single" w:sz="4" w:space="0" w:color="2E74B5"/>
              <w:bottom w:val="single" w:sz="4" w:space="0" w:color="2E74B5"/>
              <w:right w:val="single" w:sz="4" w:space="0" w:color="2E74B5"/>
            </w:tcBorders>
            <w:hideMark/>
          </w:tcPr>
          <w:p w14:paraId="73F2D890" w14:textId="77777777" w:rsidR="00AE187D" w:rsidRDefault="00AE187D" w:rsidP="00B7194D">
            <w:pPr>
              <w:pStyle w:val="ListParagraph"/>
              <w:spacing w:after="0" w:line="240" w:lineRule="auto"/>
              <w:ind w:left="0"/>
              <w:rPr>
                <w:ins w:id="2088" w:author="Comparison" w:date="2022-04-14T16:30:00Z"/>
                <w:rFonts w:eastAsia="Calibri"/>
              </w:rPr>
            </w:pPr>
            <w:ins w:id="2089" w:author="Comparison" w:date="2022-04-14T16:30:00Z">
              <w:r>
                <w:rPr>
                  <w:rFonts w:eastAsia="Calibri"/>
                </w:rPr>
                <w:t>Dữ liệu xml đầu vào không đúng quy định</w:t>
              </w:r>
            </w:ins>
          </w:p>
        </w:tc>
        <w:tc>
          <w:tcPr>
            <w:tcW w:w="1885" w:type="dxa"/>
            <w:tcBorders>
              <w:top w:val="single" w:sz="4" w:space="0" w:color="2E74B5"/>
              <w:left w:val="single" w:sz="4" w:space="0" w:color="2E74B5"/>
              <w:bottom w:val="single" w:sz="4" w:space="0" w:color="2E74B5"/>
              <w:right w:val="single" w:sz="4" w:space="0" w:color="2E74B5"/>
            </w:tcBorders>
          </w:tcPr>
          <w:p w14:paraId="466B0B04" w14:textId="77777777" w:rsidR="00AE187D" w:rsidRDefault="00AE187D" w:rsidP="00B7194D">
            <w:pPr>
              <w:pStyle w:val="ListParagraph"/>
              <w:ind w:left="0"/>
              <w:jc w:val="both"/>
              <w:rPr>
                <w:ins w:id="2090" w:author="Comparison" w:date="2022-04-14T16:30:00Z"/>
              </w:rPr>
            </w:pPr>
          </w:p>
        </w:tc>
      </w:tr>
      <w:tr w:rsidR="00AE187D" w14:paraId="1005F852" w14:textId="77777777" w:rsidTr="00B7194D">
        <w:trPr>
          <w:ins w:id="2091"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751D6E92" w14:textId="77777777" w:rsidR="00AE187D" w:rsidRDefault="00AE187D" w:rsidP="00B7194D">
            <w:pPr>
              <w:autoSpaceDE w:val="0"/>
              <w:autoSpaceDN w:val="0"/>
              <w:adjustRightInd w:val="0"/>
              <w:rPr>
                <w:ins w:id="2092" w:author="Comparison" w:date="2022-04-14T16:30:00Z"/>
                <w:rFonts w:eastAsia="Calibri"/>
              </w:rPr>
            </w:pPr>
            <w:ins w:id="2093" w:author="Comparison" w:date="2022-04-14T16:30:00Z">
              <w:r>
                <w:rPr>
                  <w:rFonts w:eastAsia="Calibri"/>
                </w:rPr>
                <w:t>ERR:20</w:t>
              </w:r>
            </w:ins>
          </w:p>
        </w:tc>
        <w:tc>
          <w:tcPr>
            <w:tcW w:w="4950" w:type="dxa"/>
            <w:tcBorders>
              <w:top w:val="single" w:sz="4" w:space="0" w:color="2E74B5"/>
              <w:left w:val="single" w:sz="4" w:space="0" w:color="2E74B5"/>
              <w:bottom w:val="single" w:sz="4" w:space="0" w:color="2E74B5"/>
              <w:right w:val="single" w:sz="4" w:space="0" w:color="2E74B5"/>
            </w:tcBorders>
            <w:hideMark/>
          </w:tcPr>
          <w:p w14:paraId="0527C004" w14:textId="77777777" w:rsidR="00AE187D" w:rsidRDefault="00AE187D" w:rsidP="00B7194D">
            <w:pPr>
              <w:pStyle w:val="ListParagraph"/>
              <w:spacing w:after="0" w:line="240" w:lineRule="auto"/>
              <w:ind w:left="0"/>
              <w:rPr>
                <w:ins w:id="2094" w:author="Comparison" w:date="2022-04-14T16:30:00Z"/>
                <w:rFonts w:eastAsia="Calibri"/>
              </w:rPr>
            </w:pPr>
            <w:ins w:id="2095" w:author="Comparison" w:date="2022-04-14T16:30:00Z">
              <w:r>
                <w:t xml:space="preserve">Không tìm thấy dải </w:t>
              </w:r>
            </w:ins>
            <w:r>
              <w:t>chứng từ</w:t>
            </w:r>
          </w:p>
        </w:tc>
        <w:tc>
          <w:tcPr>
            <w:tcW w:w="1885" w:type="dxa"/>
            <w:tcBorders>
              <w:top w:val="single" w:sz="4" w:space="0" w:color="2E74B5"/>
              <w:left w:val="single" w:sz="4" w:space="0" w:color="2E74B5"/>
              <w:bottom w:val="single" w:sz="4" w:space="0" w:color="2E74B5"/>
              <w:right w:val="single" w:sz="4" w:space="0" w:color="2E74B5"/>
            </w:tcBorders>
            <w:hideMark/>
          </w:tcPr>
          <w:p w14:paraId="60FE1F5C" w14:textId="77777777" w:rsidR="00AE187D" w:rsidRDefault="00AE187D" w:rsidP="00B7194D">
            <w:pPr>
              <w:jc w:val="both"/>
              <w:rPr>
                <w:ins w:id="2096" w:author="Comparison" w:date="2022-04-14T16:30:00Z"/>
              </w:rPr>
            </w:pPr>
            <w:ins w:id="2097" w:author="Comparison" w:date="2022-04-14T16:30:00Z">
              <w:r>
                <w:t xml:space="preserve">Không tìm thấy dải </w:t>
              </w:r>
            </w:ins>
            <w:r>
              <w:t>chứng từ</w:t>
            </w:r>
            <w:ins w:id="2098" w:author="Comparison" w:date="2022-04-14T16:30:00Z">
              <w:r>
                <w:t xml:space="preserve"> hoặc tài khoản phát hành không có quyền phát hành </w:t>
              </w:r>
            </w:ins>
            <w:r>
              <w:t>chứng từ</w:t>
            </w:r>
            <w:ins w:id="2099" w:author="Comparison" w:date="2022-04-14T16:30:00Z">
              <w:r>
                <w:t xml:space="preserve"> trên dải </w:t>
              </w:r>
            </w:ins>
            <w:r>
              <w:t>chứng từ</w:t>
            </w:r>
            <w:ins w:id="2100" w:author="Comparison" w:date="2022-04-14T16:30:00Z">
              <w:r>
                <w:t xml:space="preserve"> truyền lên.</w:t>
              </w:r>
            </w:ins>
          </w:p>
        </w:tc>
      </w:tr>
      <w:tr w:rsidR="00AE187D" w14:paraId="04150054" w14:textId="77777777" w:rsidTr="00B7194D">
        <w:trPr>
          <w:trHeight w:val="368"/>
          <w:ins w:id="2101"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50142AD8" w14:textId="77777777" w:rsidR="00AE187D" w:rsidRDefault="00AE187D" w:rsidP="00B7194D">
            <w:pPr>
              <w:autoSpaceDE w:val="0"/>
              <w:autoSpaceDN w:val="0"/>
              <w:adjustRightInd w:val="0"/>
              <w:rPr>
                <w:ins w:id="2102" w:author="Comparison" w:date="2022-04-14T16:30:00Z"/>
                <w:rFonts w:eastAsia="Calibri"/>
              </w:rPr>
            </w:pPr>
            <w:ins w:id="2103" w:author="Comparison" w:date="2022-04-14T16:30:00Z">
              <w:r>
                <w:rPr>
                  <w:rFonts w:eastAsia="Calibri"/>
                </w:rPr>
                <w:t>ERR:8</w:t>
              </w:r>
            </w:ins>
          </w:p>
        </w:tc>
        <w:tc>
          <w:tcPr>
            <w:tcW w:w="4950" w:type="dxa"/>
            <w:tcBorders>
              <w:top w:val="single" w:sz="4" w:space="0" w:color="2E74B5"/>
              <w:left w:val="single" w:sz="4" w:space="0" w:color="2E74B5"/>
              <w:bottom w:val="single" w:sz="4" w:space="0" w:color="2E74B5"/>
              <w:right w:val="single" w:sz="4" w:space="0" w:color="2E74B5"/>
            </w:tcBorders>
            <w:hideMark/>
          </w:tcPr>
          <w:p w14:paraId="30BC7E21" w14:textId="77777777" w:rsidR="00AE187D" w:rsidRDefault="00AE187D" w:rsidP="00B7194D">
            <w:pPr>
              <w:pStyle w:val="ListParagraph"/>
              <w:spacing w:after="0" w:line="240" w:lineRule="auto"/>
              <w:ind w:left="0"/>
              <w:rPr>
                <w:ins w:id="2104" w:author="Comparison" w:date="2022-04-14T16:30:00Z"/>
                <w:rFonts w:eastAsia="Calibri"/>
              </w:rPr>
            </w:pPr>
            <w:r>
              <w:rPr>
                <w:rFonts w:eastAsia="Calibri"/>
              </w:rPr>
              <w:t>Chứng từ</w:t>
            </w:r>
            <w:ins w:id="2105" w:author="Comparison" w:date="2022-04-14T16:30:00Z">
              <w:r>
                <w:rPr>
                  <w:rFonts w:eastAsia="Calibri"/>
                </w:rPr>
                <w:t xml:space="preserve"> điều chỉnh hoặc thay thế chưa phát hành hoặc đã điều chỉnh  không được thay thế</w:t>
              </w:r>
            </w:ins>
          </w:p>
        </w:tc>
        <w:tc>
          <w:tcPr>
            <w:tcW w:w="1885" w:type="dxa"/>
            <w:tcBorders>
              <w:top w:val="single" w:sz="4" w:space="0" w:color="2E74B5"/>
              <w:left w:val="single" w:sz="4" w:space="0" w:color="2E74B5"/>
              <w:bottom w:val="single" w:sz="4" w:space="0" w:color="2E74B5"/>
              <w:right w:val="single" w:sz="4" w:space="0" w:color="2E74B5"/>
            </w:tcBorders>
          </w:tcPr>
          <w:p w14:paraId="4A3F93C6" w14:textId="77777777" w:rsidR="00AE187D" w:rsidRDefault="00AE187D" w:rsidP="00B7194D">
            <w:pPr>
              <w:ind w:left="360"/>
              <w:jc w:val="both"/>
              <w:rPr>
                <w:ins w:id="2106" w:author="Comparison" w:date="2022-04-14T16:30:00Z"/>
              </w:rPr>
            </w:pPr>
          </w:p>
        </w:tc>
      </w:tr>
      <w:tr w:rsidR="00AE187D" w14:paraId="15C871EA" w14:textId="77777777" w:rsidTr="00B7194D">
        <w:trPr>
          <w:ins w:id="2107"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34BA517C" w14:textId="77777777" w:rsidR="00AE187D" w:rsidRDefault="00AE187D" w:rsidP="00B7194D">
            <w:pPr>
              <w:autoSpaceDE w:val="0"/>
              <w:autoSpaceDN w:val="0"/>
              <w:adjustRightInd w:val="0"/>
              <w:rPr>
                <w:ins w:id="2108" w:author="Comparison" w:date="2022-04-14T16:30:00Z"/>
                <w:rFonts w:eastAsia="Calibri"/>
              </w:rPr>
            </w:pPr>
            <w:ins w:id="2109" w:author="Comparison" w:date="2022-04-14T16:30:00Z">
              <w:r>
                <w:rPr>
                  <w:rFonts w:eastAsia="Calibri"/>
                </w:rPr>
                <w:t>ERR:2</w:t>
              </w:r>
            </w:ins>
          </w:p>
        </w:tc>
        <w:tc>
          <w:tcPr>
            <w:tcW w:w="4950" w:type="dxa"/>
            <w:tcBorders>
              <w:top w:val="single" w:sz="4" w:space="0" w:color="2E74B5"/>
              <w:left w:val="single" w:sz="4" w:space="0" w:color="2E74B5"/>
              <w:bottom w:val="single" w:sz="4" w:space="0" w:color="2E74B5"/>
              <w:right w:val="single" w:sz="4" w:space="0" w:color="2E74B5"/>
            </w:tcBorders>
            <w:hideMark/>
          </w:tcPr>
          <w:p w14:paraId="6AD4DA03" w14:textId="77777777" w:rsidR="00AE187D" w:rsidRDefault="00AE187D" w:rsidP="00B7194D">
            <w:pPr>
              <w:pStyle w:val="ListParagraph"/>
              <w:spacing w:after="0" w:line="240" w:lineRule="auto"/>
              <w:ind w:left="0"/>
              <w:rPr>
                <w:ins w:id="2110" w:author="Comparison" w:date="2022-04-14T16:30:00Z"/>
                <w:rFonts w:eastAsia="Calibri"/>
              </w:rPr>
            </w:pPr>
            <w:ins w:id="2111" w:author="Comparison" w:date="2022-04-14T16:30:00Z">
              <w:r>
                <w:t xml:space="preserve">Không tồn tại </w:t>
              </w:r>
            </w:ins>
            <w:r>
              <w:t>chứng từ</w:t>
            </w:r>
            <w:ins w:id="2112" w:author="Comparison" w:date="2022-04-14T16:30:00Z">
              <w:r>
                <w:t xml:space="preserve"> cần thay thế và điều chỉnh</w:t>
              </w:r>
            </w:ins>
          </w:p>
        </w:tc>
        <w:tc>
          <w:tcPr>
            <w:tcW w:w="1885" w:type="dxa"/>
            <w:tcBorders>
              <w:top w:val="single" w:sz="4" w:space="0" w:color="2E74B5"/>
              <w:left w:val="single" w:sz="4" w:space="0" w:color="2E74B5"/>
              <w:bottom w:val="single" w:sz="4" w:space="0" w:color="2E74B5"/>
              <w:right w:val="single" w:sz="4" w:space="0" w:color="2E74B5"/>
            </w:tcBorders>
          </w:tcPr>
          <w:p w14:paraId="02BC8860" w14:textId="77777777" w:rsidR="00AE187D" w:rsidRDefault="00AE187D" w:rsidP="00B7194D">
            <w:pPr>
              <w:ind w:left="360"/>
              <w:jc w:val="both"/>
              <w:rPr>
                <w:ins w:id="2113" w:author="Comparison" w:date="2022-04-14T16:30:00Z"/>
              </w:rPr>
            </w:pPr>
          </w:p>
        </w:tc>
      </w:tr>
      <w:tr w:rsidR="00AE187D" w14:paraId="6E3F016D" w14:textId="77777777" w:rsidTr="00B7194D">
        <w:trPr>
          <w:trHeight w:val="413"/>
          <w:ins w:id="2114" w:author="Comparison" w:date="2022-04-14T16:30:00Z"/>
          <w:trPrChange w:id="2115" w:author="Comparison" w:date="2022-04-14T16:30:00Z">
            <w:trPr>
              <w:gridBefore w:val="1"/>
              <w:trHeight w:val="413"/>
            </w:trPr>
          </w:trPrChange>
        </w:trPr>
        <w:tc>
          <w:tcPr>
            <w:tcW w:w="2430" w:type="dxa"/>
            <w:tcBorders>
              <w:top w:val="single" w:sz="4" w:space="0" w:color="2E74B5"/>
              <w:left w:val="single" w:sz="4" w:space="0" w:color="2E74B5"/>
              <w:bottom w:val="single" w:sz="4" w:space="0" w:color="2E74B5"/>
              <w:right w:val="single" w:sz="4" w:space="0" w:color="2E74B5"/>
            </w:tcBorders>
            <w:hideMark/>
            <w:tcPrChange w:id="2116" w:author="Comparison" w:date="2022-04-14T16:30:00Z">
              <w:tcPr>
                <w:tcW w:w="2250" w:type="dxa"/>
                <w:gridSpan w:val="3"/>
                <w:tcBorders>
                  <w:top w:val="single" w:sz="4" w:space="0" w:color="2E74B5"/>
                  <w:left w:val="single" w:sz="4" w:space="5" w:color="2E74B5"/>
                  <w:bottom w:val="single" w:sz="4" w:space="0" w:color="2E74B5"/>
                  <w:right w:val="single" w:sz="4" w:space="5" w:color="2E74B5"/>
                </w:tcBorders>
                <w:hideMark/>
              </w:tcPr>
            </w:tcPrChange>
          </w:tcPr>
          <w:p w14:paraId="45C6E9D6" w14:textId="77777777" w:rsidR="00AE187D" w:rsidRDefault="00AE187D" w:rsidP="00B7194D">
            <w:pPr>
              <w:autoSpaceDE w:val="0"/>
              <w:autoSpaceDN w:val="0"/>
              <w:adjustRightInd w:val="0"/>
              <w:rPr>
                <w:ins w:id="2117" w:author="Comparison" w:date="2022-04-14T16:30:00Z"/>
                <w:rFonts w:eastAsia="Calibri"/>
              </w:rPr>
            </w:pPr>
            <w:ins w:id="2118" w:author="Comparison" w:date="2022-04-14T16:30:00Z">
              <w:r>
                <w:rPr>
                  <w:rFonts w:eastAsia="Calibri"/>
                </w:rPr>
                <w:t>ERR:5</w:t>
              </w:r>
            </w:ins>
          </w:p>
        </w:tc>
        <w:tc>
          <w:tcPr>
            <w:tcW w:w="4950" w:type="dxa"/>
            <w:tcBorders>
              <w:top w:val="single" w:sz="4" w:space="0" w:color="2E74B5"/>
              <w:left w:val="single" w:sz="4" w:space="0" w:color="2E74B5"/>
              <w:bottom w:val="single" w:sz="4" w:space="0" w:color="2E74B5"/>
              <w:right w:val="single" w:sz="4" w:space="0" w:color="2E74B5"/>
            </w:tcBorders>
            <w:hideMark/>
            <w:tcPrChange w:id="2119" w:author="Comparison" w:date="2022-04-14T16:30:00Z">
              <w:tcPr>
                <w:tcW w:w="4899" w:type="dxa"/>
                <w:gridSpan w:val="3"/>
                <w:tcBorders>
                  <w:top w:val="single" w:sz="4" w:space="0" w:color="2E74B5"/>
                  <w:left w:val="single" w:sz="4" w:space="5" w:color="2E74B5"/>
                  <w:bottom w:val="single" w:sz="4" w:space="0" w:color="2E74B5"/>
                  <w:right w:val="single" w:sz="4" w:space="5" w:color="2E74B5"/>
                </w:tcBorders>
                <w:hideMark/>
              </w:tcPr>
            </w:tcPrChange>
          </w:tcPr>
          <w:p w14:paraId="7B05A0B0" w14:textId="77777777" w:rsidR="00AE187D" w:rsidRDefault="00AE187D" w:rsidP="00B7194D">
            <w:pPr>
              <w:pStyle w:val="ListParagraph"/>
              <w:spacing w:after="0" w:line="240" w:lineRule="auto"/>
              <w:ind w:left="0"/>
              <w:rPr>
                <w:ins w:id="2120" w:author="Comparison" w:date="2022-04-14T16:30:00Z"/>
                <w:rFonts w:eastAsia="Calibri"/>
              </w:rPr>
            </w:pPr>
            <w:ins w:id="2121" w:author="Comparison" w:date="2022-04-14T16:30:00Z">
              <w:r>
                <w:rPr>
                  <w:rFonts w:eastAsia="Calibri"/>
                </w:rPr>
                <w:t>Có lỗi xảy ra</w:t>
              </w:r>
            </w:ins>
          </w:p>
        </w:tc>
        <w:tc>
          <w:tcPr>
            <w:tcW w:w="1885" w:type="dxa"/>
            <w:tcBorders>
              <w:top w:val="single" w:sz="4" w:space="0" w:color="2E74B5"/>
              <w:left w:val="single" w:sz="4" w:space="0" w:color="2E74B5"/>
              <w:bottom w:val="single" w:sz="4" w:space="0" w:color="2E74B5"/>
              <w:right w:val="single" w:sz="4" w:space="0" w:color="2E74B5"/>
            </w:tcBorders>
            <w:hideMark/>
            <w:tcPrChange w:id="2122" w:author="Comparison" w:date="2022-04-14T16:30:00Z">
              <w:tcPr>
                <w:tcW w:w="2116" w:type="dxa"/>
                <w:gridSpan w:val="2"/>
                <w:tcBorders>
                  <w:top w:val="single" w:sz="4" w:space="0" w:color="2E74B5"/>
                  <w:left w:val="single" w:sz="4" w:space="5" w:color="2E74B5"/>
                  <w:bottom w:val="single" w:sz="4" w:space="0" w:color="2E74B5"/>
                  <w:right w:val="single" w:sz="4" w:space="5" w:color="2E74B5"/>
                </w:tcBorders>
                <w:hideMark/>
              </w:tcPr>
            </w:tcPrChange>
          </w:tcPr>
          <w:p w14:paraId="21F279FF" w14:textId="77777777" w:rsidR="00AE187D" w:rsidRDefault="00AE187D" w:rsidP="00B7194D">
            <w:pPr>
              <w:jc w:val="both"/>
              <w:rPr>
                <w:ins w:id="2123" w:author="Comparison" w:date="2022-04-14T16:30:00Z"/>
              </w:rPr>
            </w:pPr>
            <w:ins w:id="2124" w:author="Comparison" w:date="2022-04-14T16:30:00Z">
              <w:r>
                <w:t>Lỗi không xác định</w:t>
              </w:r>
            </w:ins>
          </w:p>
        </w:tc>
      </w:tr>
      <w:tr w:rsidR="00AE187D" w14:paraId="734E8660" w14:textId="77777777" w:rsidTr="00B7194D">
        <w:trPr>
          <w:ins w:id="2125"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0226B1FB" w14:textId="77777777" w:rsidR="00AE187D" w:rsidRDefault="00AE187D" w:rsidP="00B7194D">
            <w:pPr>
              <w:autoSpaceDE w:val="0"/>
              <w:autoSpaceDN w:val="0"/>
              <w:adjustRightInd w:val="0"/>
              <w:rPr>
                <w:ins w:id="2126" w:author="Comparison" w:date="2022-04-14T16:30:00Z"/>
                <w:rFonts w:eastAsia="Calibri"/>
              </w:rPr>
            </w:pPr>
            <w:ins w:id="2127" w:author="Comparison" w:date="2022-04-14T16:30:00Z">
              <w:r>
                <w:rPr>
                  <w:rFonts w:eastAsia="Calibri"/>
                </w:rPr>
                <w:t>ERR:30</w:t>
              </w:r>
            </w:ins>
          </w:p>
        </w:tc>
        <w:tc>
          <w:tcPr>
            <w:tcW w:w="4950" w:type="dxa"/>
            <w:tcBorders>
              <w:top w:val="single" w:sz="4" w:space="0" w:color="2E74B5"/>
              <w:left w:val="single" w:sz="4" w:space="0" w:color="2E74B5"/>
              <w:bottom w:val="single" w:sz="4" w:space="0" w:color="2E74B5"/>
              <w:right w:val="single" w:sz="4" w:space="0" w:color="2E74B5"/>
            </w:tcBorders>
            <w:hideMark/>
          </w:tcPr>
          <w:p w14:paraId="21869592" w14:textId="77777777" w:rsidR="00AE187D" w:rsidRDefault="00AE187D" w:rsidP="00B7194D">
            <w:pPr>
              <w:pStyle w:val="ListParagraph"/>
              <w:ind w:left="0"/>
              <w:jc w:val="both"/>
              <w:rPr>
                <w:ins w:id="2128" w:author="Comparison" w:date="2022-04-14T16:30:00Z"/>
              </w:rPr>
            </w:pPr>
            <w:ins w:id="2129" w:author="Comparison" w:date="2022-04-14T16:30:00Z">
              <w:r>
                <w:t xml:space="preserve">Tạo mới </w:t>
              </w:r>
            </w:ins>
            <w:r>
              <w:t>chứng từ</w:t>
            </w:r>
            <w:ins w:id="2130" w:author="Comparison" w:date="2022-04-14T16:30:00Z">
              <w:r>
                <w:t xml:space="preserve"> có lỗi</w:t>
              </w:r>
            </w:ins>
          </w:p>
        </w:tc>
        <w:tc>
          <w:tcPr>
            <w:tcW w:w="1885" w:type="dxa"/>
            <w:tcBorders>
              <w:top w:val="single" w:sz="4" w:space="0" w:color="2E74B5"/>
              <w:left w:val="single" w:sz="4" w:space="0" w:color="2E74B5"/>
              <w:bottom w:val="single" w:sz="4" w:space="0" w:color="2E74B5"/>
              <w:right w:val="single" w:sz="4" w:space="0" w:color="2E74B5"/>
            </w:tcBorders>
          </w:tcPr>
          <w:p w14:paraId="4324BC09" w14:textId="77777777" w:rsidR="00AE187D" w:rsidRDefault="00AE187D" w:rsidP="00B7194D">
            <w:pPr>
              <w:ind w:left="360"/>
              <w:jc w:val="both"/>
              <w:rPr>
                <w:ins w:id="2131" w:author="Comparison" w:date="2022-04-14T16:30:00Z"/>
              </w:rPr>
            </w:pPr>
          </w:p>
        </w:tc>
      </w:tr>
      <w:tr w:rsidR="00AE187D" w14:paraId="10182107" w14:textId="77777777" w:rsidTr="00B7194D">
        <w:trPr>
          <w:ins w:id="2132" w:author="Comparison" w:date="2022-04-14T16:30:00Z"/>
        </w:trPr>
        <w:tc>
          <w:tcPr>
            <w:tcW w:w="2430" w:type="dxa"/>
            <w:tcBorders>
              <w:top w:val="single" w:sz="4" w:space="0" w:color="2E74B5"/>
              <w:left w:val="single" w:sz="4" w:space="0" w:color="2E74B5"/>
              <w:bottom w:val="single" w:sz="4" w:space="0" w:color="2E74B5"/>
              <w:right w:val="single" w:sz="4" w:space="0" w:color="2E74B5"/>
            </w:tcBorders>
            <w:hideMark/>
          </w:tcPr>
          <w:p w14:paraId="2685FA4D" w14:textId="77777777" w:rsidR="00AE187D" w:rsidRDefault="00AE187D" w:rsidP="00B7194D">
            <w:pPr>
              <w:autoSpaceDE w:val="0"/>
              <w:autoSpaceDN w:val="0"/>
              <w:adjustRightInd w:val="0"/>
              <w:rPr>
                <w:ins w:id="2133" w:author="Comparison" w:date="2022-04-14T16:30:00Z"/>
                <w:rFonts w:eastAsia="Calibri"/>
              </w:rPr>
            </w:pPr>
            <w:ins w:id="2134" w:author="Comparison" w:date="2022-04-14T16:30:00Z">
              <w:r>
                <w:rPr>
                  <w:rFonts w:eastAsia="Calibri"/>
                </w:rPr>
                <w:t>OK: pattern;serial;invNumber</w:t>
              </w:r>
            </w:ins>
          </w:p>
          <w:p w14:paraId="7CE02553" w14:textId="77777777" w:rsidR="00AE187D" w:rsidRDefault="00AE187D" w:rsidP="00B7194D">
            <w:pPr>
              <w:autoSpaceDE w:val="0"/>
              <w:autoSpaceDN w:val="0"/>
              <w:adjustRightInd w:val="0"/>
              <w:rPr>
                <w:ins w:id="2135" w:author="Comparison" w:date="2022-04-14T16:30:00Z"/>
                <w:rFonts w:eastAsia="Calibri"/>
              </w:rPr>
            </w:pPr>
            <w:ins w:id="2136" w:author="Comparison" w:date="2022-04-14T16:30:00Z">
              <w:r>
                <w:rPr>
                  <w:rFonts w:eastAsia="Calibri"/>
                </w:rPr>
                <w:t>(Ví dụ:</w:t>
              </w:r>
            </w:ins>
          </w:p>
          <w:p w14:paraId="3E04DAB0" w14:textId="02635ADA" w:rsidR="00AE187D" w:rsidRDefault="003315D7" w:rsidP="00B7194D">
            <w:pPr>
              <w:autoSpaceDE w:val="0"/>
              <w:autoSpaceDN w:val="0"/>
              <w:adjustRightInd w:val="0"/>
              <w:rPr>
                <w:ins w:id="2137" w:author="Comparison" w:date="2022-04-14T16:30:00Z"/>
                <w:rFonts w:eastAsia="Calibri"/>
              </w:rPr>
            </w:pPr>
            <w:r w:rsidRPr="002864F3">
              <w:rPr>
                <w:lang w:eastAsia="x-none"/>
              </w:rPr>
              <w:t xml:space="preserve">OK: </w:t>
            </w:r>
            <w:r>
              <w:rPr>
                <w:lang w:eastAsia="x-none"/>
              </w:rPr>
              <w:t>03/TNCN</w:t>
            </w:r>
            <w:r w:rsidRPr="002864F3">
              <w:rPr>
                <w:lang w:eastAsia="x-none"/>
              </w:rPr>
              <w:t>/001;</w:t>
            </w:r>
            <w:r>
              <w:rPr>
                <w:lang w:eastAsia="x-none"/>
              </w:rPr>
              <w:t>CT/25E</w:t>
            </w:r>
            <w:r w:rsidRPr="002864F3">
              <w:rPr>
                <w:lang w:eastAsia="x-none"/>
              </w:rPr>
              <w:t>;0000002)</w:t>
            </w:r>
          </w:p>
        </w:tc>
        <w:tc>
          <w:tcPr>
            <w:tcW w:w="4950" w:type="dxa"/>
            <w:tcBorders>
              <w:top w:val="single" w:sz="4" w:space="0" w:color="2E74B5"/>
              <w:left w:val="single" w:sz="4" w:space="0" w:color="2E74B5"/>
              <w:bottom w:val="single" w:sz="4" w:space="0" w:color="2E74B5"/>
              <w:right w:val="single" w:sz="4" w:space="0" w:color="2E74B5"/>
            </w:tcBorders>
          </w:tcPr>
          <w:p w14:paraId="5B465D64" w14:textId="77777777" w:rsidR="00AE187D" w:rsidRDefault="00AE187D" w:rsidP="00B7194D">
            <w:pPr>
              <w:pStyle w:val="ListParagraph"/>
              <w:numPr>
                <w:ilvl w:val="0"/>
                <w:numId w:val="4"/>
              </w:numPr>
              <w:spacing w:after="0" w:line="240" w:lineRule="auto"/>
              <w:rPr>
                <w:ins w:id="2138" w:author="Comparison" w:date="2022-04-14T16:30:00Z"/>
                <w:rFonts w:eastAsia="Calibri"/>
              </w:rPr>
            </w:pPr>
            <w:ins w:id="2139" w:author="Comparison" w:date="2022-04-14T16:30:00Z">
              <w:r>
                <w:rPr>
                  <w:rFonts w:eastAsia="Calibri"/>
                </w:rPr>
                <w:t xml:space="preserve">OK </w:t>
              </w:r>
              <w:r>
                <w:rPr>
                  <w:rFonts w:eastAsia="Calibri"/>
                </w:rPr>
                <w:sym w:font="Wingdings" w:char="F0E0"/>
              </w:r>
              <w:r>
                <w:rPr>
                  <w:rFonts w:eastAsia="Calibri"/>
                </w:rPr>
                <w:t xml:space="preserve"> đã phát hành </w:t>
              </w:r>
            </w:ins>
            <w:r>
              <w:rPr>
                <w:rFonts w:eastAsia="Calibri"/>
              </w:rPr>
              <w:t>chứng từ</w:t>
            </w:r>
            <w:ins w:id="2140" w:author="Comparison" w:date="2022-04-14T16:30:00Z">
              <w:r>
                <w:rPr>
                  <w:rFonts w:eastAsia="Calibri"/>
                </w:rPr>
                <w:t xml:space="preserve"> thành công</w:t>
              </w:r>
            </w:ins>
          </w:p>
          <w:p w14:paraId="35799BCC" w14:textId="77777777" w:rsidR="00AE187D" w:rsidRDefault="00AE187D" w:rsidP="00B7194D">
            <w:pPr>
              <w:pStyle w:val="ListParagraph"/>
              <w:numPr>
                <w:ilvl w:val="0"/>
                <w:numId w:val="4"/>
              </w:numPr>
              <w:spacing w:after="0" w:line="240" w:lineRule="auto"/>
              <w:rPr>
                <w:ins w:id="2141" w:author="Comparison" w:date="2022-04-14T16:30:00Z"/>
                <w:rFonts w:eastAsia="Calibri"/>
              </w:rPr>
            </w:pPr>
            <w:ins w:id="2142" w:author="Comparison" w:date="2022-04-14T16:30:00Z">
              <w:r>
                <w:rPr>
                  <w:rFonts w:eastAsia="Calibri"/>
                </w:rPr>
                <w:t>Patter</w:t>
              </w:r>
              <w:r>
                <w:rPr>
                  <w:rFonts w:eastAsia="Calibri"/>
                </w:rPr>
                <w:sym w:font="Wingdings" w:char="F0E0"/>
              </w:r>
              <w:r>
                <w:rPr>
                  <w:rFonts w:eastAsia="Calibri"/>
                </w:rPr>
                <w:t xml:space="preserve"> Mẫu số của </w:t>
              </w:r>
            </w:ins>
            <w:r>
              <w:rPr>
                <w:rFonts w:eastAsia="Calibri"/>
              </w:rPr>
              <w:t>chứng từ</w:t>
            </w:r>
            <w:ins w:id="2143" w:author="Comparison" w:date="2022-04-14T16:30:00Z">
              <w:r>
                <w:rPr>
                  <w:rFonts w:eastAsia="Calibri"/>
                </w:rPr>
                <w:t xml:space="preserve"> điều chỉnh,thay thế </w:t>
              </w:r>
            </w:ins>
          </w:p>
          <w:p w14:paraId="155AAC1E" w14:textId="77777777" w:rsidR="00AE187D" w:rsidRDefault="00AE187D" w:rsidP="00B7194D">
            <w:pPr>
              <w:pStyle w:val="ListParagraph"/>
              <w:numPr>
                <w:ilvl w:val="0"/>
                <w:numId w:val="4"/>
              </w:numPr>
              <w:spacing w:after="0" w:line="240" w:lineRule="auto"/>
              <w:rPr>
                <w:ins w:id="2144" w:author="Comparison" w:date="2022-04-14T16:30:00Z"/>
                <w:rFonts w:eastAsia="Calibri"/>
              </w:rPr>
            </w:pPr>
            <w:ins w:id="2145" w:author="Comparison" w:date="2022-04-14T16:30:00Z">
              <w:r>
                <w:rPr>
                  <w:rFonts w:eastAsia="Calibri"/>
                </w:rPr>
                <w:t xml:space="preserve">Serial </w:t>
              </w:r>
              <w:r>
                <w:rPr>
                  <w:rFonts w:eastAsia="Calibri"/>
                </w:rPr>
                <w:sym w:font="Wingdings" w:char="F0E0"/>
              </w:r>
              <w:r>
                <w:rPr>
                  <w:rFonts w:eastAsia="Calibri"/>
                </w:rPr>
                <w:t xml:space="preserve"> serial của </w:t>
              </w:r>
            </w:ins>
            <w:r>
              <w:rPr>
                <w:rFonts w:eastAsia="Calibri"/>
              </w:rPr>
              <w:t>chứng từ</w:t>
            </w:r>
            <w:ins w:id="2146" w:author="Comparison" w:date="2022-04-14T16:30:00Z">
              <w:r>
                <w:rPr>
                  <w:rFonts w:eastAsia="Calibri"/>
                </w:rPr>
                <w:t xml:space="preserve"> điều chỉnh,thay thế </w:t>
              </w:r>
            </w:ins>
          </w:p>
          <w:p w14:paraId="5289A78E" w14:textId="77777777" w:rsidR="00AE187D" w:rsidRDefault="00AE187D" w:rsidP="00B7194D">
            <w:pPr>
              <w:pStyle w:val="ListParagraph"/>
              <w:numPr>
                <w:ilvl w:val="0"/>
                <w:numId w:val="4"/>
              </w:numPr>
              <w:spacing w:after="0" w:line="240" w:lineRule="auto"/>
              <w:rPr>
                <w:ins w:id="2147" w:author="Comparison" w:date="2022-04-14T16:30:00Z"/>
                <w:rFonts w:eastAsia="Calibri"/>
              </w:rPr>
            </w:pPr>
            <w:ins w:id="2148" w:author="Comparison" w:date="2022-04-14T16:30:00Z">
              <w:r>
                <w:rPr>
                  <w:rFonts w:eastAsia="Calibri"/>
                </w:rPr>
                <w:t xml:space="preserve">invNumber: số </w:t>
              </w:r>
            </w:ins>
            <w:r>
              <w:rPr>
                <w:rFonts w:eastAsia="Calibri"/>
              </w:rPr>
              <w:t>chứng từ</w:t>
            </w:r>
            <w:ins w:id="2149" w:author="Comparison" w:date="2022-04-14T16:30:00Z">
              <w:r>
                <w:rPr>
                  <w:rFonts w:eastAsia="Calibri"/>
                </w:rPr>
                <w:t xml:space="preserve"> điều chỉnh,thay thế </w:t>
              </w:r>
            </w:ins>
          </w:p>
          <w:p w14:paraId="05EDD652" w14:textId="77777777" w:rsidR="00AE187D" w:rsidRDefault="00AE187D" w:rsidP="00B7194D">
            <w:pPr>
              <w:pStyle w:val="ListParagraph"/>
              <w:spacing w:after="0" w:line="240" w:lineRule="auto"/>
              <w:rPr>
                <w:ins w:id="2150" w:author="Comparison" w:date="2022-04-14T16:30:00Z"/>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14:paraId="1043B234" w14:textId="77777777" w:rsidR="00AE187D" w:rsidRDefault="00AE187D" w:rsidP="00B7194D">
            <w:pPr>
              <w:ind w:left="360"/>
              <w:jc w:val="both"/>
              <w:rPr>
                <w:ins w:id="2151" w:author="Comparison" w:date="2022-04-14T16:30:00Z"/>
              </w:rPr>
            </w:pPr>
          </w:p>
        </w:tc>
      </w:tr>
    </w:tbl>
    <w:p w14:paraId="08B7BC7F" w14:textId="77777777" w:rsidR="00AE187D" w:rsidRDefault="00AE187D" w:rsidP="00AE187D">
      <w:pPr>
        <w:rPr>
          <w:ins w:id="2152" w:author="Comparison" w:date="2022-04-14T16:30:00Z"/>
          <w:lang w:eastAsia="x-none"/>
        </w:rPr>
      </w:pPr>
    </w:p>
    <w:p w14:paraId="0BC71B66" w14:textId="77777777" w:rsidR="00AE187D" w:rsidRDefault="00AE187D" w:rsidP="00AE187D">
      <w:pPr>
        <w:rPr>
          <w:ins w:id="2153" w:author="Comparison" w:date="2022-04-14T16:30:00Z"/>
          <w:b/>
          <w:lang w:eastAsia="x-none"/>
        </w:rPr>
      </w:pPr>
      <w:ins w:id="2154" w:author="Comparison" w:date="2022-04-14T16:30:00Z">
        <w:r>
          <w:rPr>
            <w:b/>
            <w:lang w:eastAsia="x-none"/>
          </w:rPr>
          <w:t>Cấu trúc chuỗi xmlData truyền lên:</w:t>
        </w:r>
      </w:ins>
    </w:p>
    <w:p w14:paraId="7072C190" w14:textId="77777777" w:rsidR="00AE187D" w:rsidRDefault="00AE187D" w:rsidP="00AE187D">
      <w:pPr>
        <w:ind w:firstLine="720"/>
        <w:rPr>
          <w:ins w:id="2155" w:author="Comparison" w:date="2022-04-14T16:30:00Z"/>
          <w:rStyle w:val="hljs-tag"/>
          <w:color w:val="0000FF"/>
          <w:sz w:val="18"/>
          <w:szCs w:val="18"/>
        </w:rPr>
      </w:pPr>
      <w:ins w:id="2156" w:author="Comparison" w:date="2022-04-14T16:30:00Z">
        <w:r>
          <w:rPr>
            <w:rStyle w:val="hljs-tag"/>
            <w:color w:val="0000FF"/>
            <w:sz w:val="18"/>
            <w:szCs w:val="18"/>
          </w:rPr>
          <w:t>&lt;</w:t>
        </w:r>
        <w:r>
          <w:rPr>
            <w:rStyle w:val="hljs-name"/>
            <w:color w:val="0000FF"/>
            <w:sz w:val="18"/>
            <w:szCs w:val="18"/>
          </w:rPr>
          <w:t>Invoices</w:t>
        </w:r>
        <w:r>
          <w:rPr>
            <w:rStyle w:val="hljs-tag"/>
            <w:color w:val="0000FF"/>
            <w:sz w:val="18"/>
            <w:szCs w:val="18"/>
          </w:rPr>
          <w:t>&gt;</w:t>
        </w:r>
      </w:ins>
    </w:p>
    <w:p w14:paraId="7D78A346" w14:textId="77777777" w:rsidR="00AE187D" w:rsidRDefault="00AE187D" w:rsidP="00AE187D">
      <w:pPr>
        <w:ind w:firstLine="720"/>
        <w:rPr>
          <w:ins w:id="2157" w:author="Comparison" w:date="2022-04-14T16:30:00Z"/>
          <w:color w:val="000000"/>
          <w:shd w:val="clear" w:color="auto" w:fill="FFFFFF"/>
        </w:rPr>
      </w:pPr>
      <w:ins w:id="2158" w:author="Comparison" w:date="2022-04-14T16:30:00Z">
        <w:r>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ab/>
        </w:r>
        <w:r>
          <w:rPr>
            <w:rStyle w:val="hljs-tag"/>
            <w:color w:val="0000FF"/>
            <w:sz w:val="18"/>
            <w:szCs w:val="18"/>
          </w:rPr>
          <w:t>&lt;</w:t>
        </w:r>
        <w:r>
          <w:rPr>
            <w:rStyle w:val="hljs-name"/>
            <w:color w:val="0000FF"/>
            <w:sz w:val="18"/>
            <w:szCs w:val="18"/>
          </w:rPr>
          <w:t>SerialCert</w:t>
        </w:r>
        <w:r>
          <w:rPr>
            <w:rStyle w:val="hljs-tag"/>
            <w:color w:val="0000FF"/>
            <w:sz w:val="18"/>
            <w:szCs w:val="18"/>
          </w:rPr>
          <w:t>&gt;</w:t>
        </w:r>
        <w:r>
          <w:rPr>
            <w:rFonts w:ascii="Courier New" w:hAnsi="Courier New" w:cs="Courier New"/>
            <w:color w:val="000000"/>
            <w:sz w:val="18"/>
            <w:szCs w:val="18"/>
            <w:shd w:val="clear" w:color="auto" w:fill="FFFFFF"/>
          </w:rPr>
          <w:t>54010101BFD227F36296CA2414AC334E</w:t>
        </w:r>
        <w:r>
          <w:rPr>
            <w:rStyle w:val="hljs-tag"/>
            <w:color w:val="0000FF"/>
            <w:sz w:val="18"/>
            <w:szCs w:val="18"/>
          </w:rPr>
          <w:t>&lt;/</w:t>
        </w:r>
        <w:r>
          <w:rPr>
            <w:rStyle w:val="hljs-name"/>
            <w:color w:val="0000FF"/>
            <w:sz w:val="18"/>
            <w:szCs w:val="18"/>
          </w:rPr>
          <w:t>SerialCert</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181CBF46" w14:textId="7C949A8D" w:rsidR="00AE187D" w:rsidRDefault="00AE187D" w:rsidP="00AE187D">
      <w:pPr>
        <w:ind w:left="720" w:firstLine="720"/>
        <w:rPr>
          <w:ins w:id="2159" w:author="Comparison" w:date="2022-04-14T16:30:00Z"/>
          <w:rFonts w:ascii="Courier New" w:hAnsi="Courier New" w:cs="Courier New"/>
          <w:color w:val="000000"/>
          <w:sz w:val="18"/>
          <w:szCs w:val="18"/>
          <w:shd w:val="clear" w:color="auto" w:fill="FFFFFF"/>
        </w:rPr>
      </w:pPr>
      <w:ins w:id="2160" w:author="Comparison" w:date="2022-04-14T16:30:00Z">
        <w:r>
          <w:rPr>
            <w:rStyle w:val="hljs-tag"/>
            <w:color w:val="0000FF"/>
            <w:sz w:val="18"/>
            <w:szCs w:val="18"/>
          </w:rPr>
          <w:t>&lt;</w:t>
        </w:r>
        <w:r>
          <w:rPr>
            <w:rStyle w:val="hljs-name"/>
            <w:color w:val="0000FF"/>
            <w:sz w:val="18"/>
            <w:szCs w:val="18"/>
          </w:rPr>
          <w:t>PatternOld</w:t>
        </w:r>
        <w:r>
          <w:rPr>
            <w:rStyle w:val="hljs-tag"/>
            <w:color w:val="0000FF"/>
            <w:sz w:val="18"/>
            <w:szCs w:val="18"/>
          </w:rPr>
          <w:t>&gt;</w:t>
        </w:r>
      </w:ins>
      <w:r w:rsidR="003315D7">
        <w:rPr>
          <w:rFonts w:ascii="Courier New" w:hAnsi="Courier New" w:cs="Courier New"/>
          <w:color w:val="000000"/>
          <w:sz w:val="18"/>
          <w:szCs w:val="18"/>
          <w:shd w:val="clear" w:color="auto" w:fill="FFFFFF"/>
        </w:rPr>
        <w:t>03/TNCN</w:t>
      </w:r>
      <w:ins w:id="2161" w:author="Comparison" w:date="2022-04-14T16:30:00Z">
        <w:r>
          <w:rPr>
            <w:rFonts w:ascii="Courier New" w:hAnsi="Courier New" w:cs="Courier New"/>
            <w:color w:val="000000"/>
            <w:sz w:val="18"/>
            <w:szCs w:val="18"/>
            <w:shd w:val="clear" w:color="auto" w:fill="FFFFFF"/>
          </w:rPr>
          <w:t>/003</w:t>
        </w:r>
        <w:r>
          <w:rPr>
            <w:rStyle w:val="hljs-tag"/>
            <w:color w:val="0000FF"/>
            <w:sz w:val="18"/>
            <w:szCs w:val="18"/>
          </w:rPr>
          <w:t>&lt;/</w:t>
        </w:r>
        <w:r>
          <w:rPr>
            <w:rStyle w:val="hljs-name"/>
            <w:color w:val="0000FF"/>
            <w:sz w:val="18"/>
            <w:szCs w:val="18"/>
          </w:rPr>
          <w:t>PatternOld</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21E2AA3C" w14:textId="68C382A0" w:rsidR="00AE187D" w:rsidRPr="00AE187D" w:rsidRDefault="00AE187D" w:rsidP="00AE187D">
      <w:pPr>
        <w:ind w:left="720" w:firstLine="720"/>
        <w:rPr>
          <w:ins w:id="2162" w:author="Comparison" w:date="2022-04-14T16:30:00Z"/>
          <w:rStyle w:val="hljs-tag"/>
          <w:color w:val="0000FF"/>
          <w:lang w:val="nl-NL"/>
        </w:rPr>
      </w:pPr>
      <w:ins w:id="2163" w:author="Comparison" w:date="2022-04-14T16:30:00Z">
        <w:r w:rsidRPr="00AE187D">
          <w:rPr>
            <w:rStyle w:val="hljs-tag"/>
            <w:color w:val="0000FF"/>
            <w:sz w:val="18"/>
            <w:szCs w:val="18"/>
            <w:lang w:val="nl-NL"/>
          </w:rPr>
          <w:t>&lt;</w:t>
        </w:r>
        <w:r w:rsidRPr="00AE187D">
          <w:rPr>
            <w:rStyle w:val="hljs-name"/>
            <w:color w:val="0000FF"/>
            <w:sz w:val="18"/>
            <w:szCs w:val="18"/>
            <w:lang w:val="nl-NL"/>
          </w:rPr>
          <w:t>SerialOld</w:t>
        </w:r>
        <w:r w:rsidRPr="00AE187D">
          <w:rPr>
            <w:rStyle w:val="hljs-tag"/>
            <w:color w:val="0000FF"/>
            <w:sz w:val="18"/>
            <w:szCs w:val="18"/>
            <w:lang w:val="nl-NL"/>
          </w:rPr>
          <w:t>&gt;</w:t>
        </w:r>
      </w:ins>
      <w:r w:rsidR="003315D7">
        <w:rPr>
          <w:rFonts w:ascii="Courier New" w:hAnsi="Courier New" w:cs="Courier New"/>
          <w:color w:val="000000"/>
          <w:sz w:val="18"/>
          <w:szCs w:val="18"/>
          <w:shd w:val="clear" w:color="auto" w:fill="FFFFFF"/>
          <w:lang w:val="nl-NL"/>
        </w:rPr>
        <w:t>CT/25E</w:t>
      </w:r>
      <w:ins w:id="2164" w:author="Comparison" w:date="2022-04-14T16:30:00Z">
        <w:r w:rsidRPr="00AE187D">
          <w:rPr>
            <w:rStyle w:val="hljs-tag"/>
            <w:color w:val="0000FF"/>
            <w:sz w:val="18"/>
            <w:szCs w:val="18"/>
            <w:lang w:val="nl-NL"/>
          </w:rPr>
          <w:t>&lt;/</w:t>
        </w:r>
        <w:r w:rsidRPr="00AE187D">
          <w:rPr>
            <w:rStyle w:val="hljs-name"/>
            <w:color w:val="0000FF"/>
            <w:sz w:val="18"/>
            <w:szCs w:val="18"/>
            <w:lang w:val="nl-NL"/>
          </w:rPr>
          <w:t>SerialOld</w:t>
        </w:r>
        <w:r w:rsidRPr="00AE187D">
          <w:rPr>
            <w:rStyle w:val="hljs-tag"/>
            <w:color w:val="0000FF"/>
            <w:sz w:val="18"/>
            <w:szCs w:val="18"/>
            <w:lang w:val="nl-NL"/>
          </w:rPr>
          <w:t>&gt;</w:t>
        </w:r>
      </w:ins>
    </w:p>
    <w:p w14:paraId="0FA9966B" w14:textId="77777777" w:rsidR="00AE187D" w:rsidRPr="00AE187D" w:rsidRDefault="00AE187D" w:rsidP="00AE187D">
      <w:pPr>
        <w:ind w:firstLine="720"/>
        <w:rPr>
          <w:ins w:id="2165" w:author="Comparison" w:date="2022-04-14T16:30:00Z"/>
          <w:rStyle w:val="hljs-tag"/>
          <w:color w:val="0000FF"/>
          <w:sz w:val="18"/>
          <w:szCs w:val="18"/>
          <w:lang w:val="nl-NL"/>
        </w:rPr>
      </w:pPr>
      <w:ins w:id="2166" w:author="Comparison" w:date="2022-04-14T16:30:00Z">
        <w:r w:rsidRPr="00AE187D">
          <w:rPr>
            <w:rFonts w:ascii="Courier New" w:hAnsi="Courier New" w:cs="Courier New"/>
            <w:color w:val="000000"/>
            <w:sz w:val="18"/>
            <w:szCs w:val="18"/>
            <w:shd w:val="clear" w:color="auto" w:fill="FFFFFF"/>
            <w:lang w:val="nl-NL"/>
          </w:rPr>
          <w:t xml:space="preserve"> </w:t>
        </w:r>
        <w:r w:rsidRPr="00AE187D">
          <w:rPr>
            <w:rFonts w:ascii="Courier New" w:hAnsi="Courier New" w:cs="Courier New"/>
            <w:color w:val="000000"/>
            <w:sz w:val="18"/>
            <w:szCs w:val="18"/>
            <w:shd w:val="clear" w:color="auto" w:fill="FFFFFF"/>
            <w:lang w:val="nl-NL"/>
          </w:rPr>
          <w:tab/>
        </w:r>
        <w:r w:rsidRPr="00AE187D">
          <w:rPr>
            <w:rStyle w:val="hljs-tag"/>
            <w:color w:val="0000FF"/>
            <w:sz w:val="18"/>
            <w:szCs w:val="18"/>
            <w:lang w:val="nl-NL"/>
          </w:rPr>
          <w:t>&lt;</w:t>
        </w:r>
        <w:r w:rsidRPr="00AE187D">
          <w:rPr>
            <w:rStyle w:val="hljs-name"/>
            <w:color w:val="0000FF"/>
            <w:sz w:val="18"/>
            <w:szCs w:val="18"/>
            <w:lang w:val="nl-NL"/>
          </w:rPr>
          <w:t>NoOlde</w:t>
        </w:r>
        <w:r w:rsidRPr="00AE187D">
          <w:rPr>
            <w:rStyle w:val="hljs-tag"/>
            <w:color w:val="0000FF"/>
            <w:sz w:val="18"/>
            <w:szCs w:val="18"/>
            <w:lang w:val="nl-NL"/>
          </w:rPr>
          <w:t>&gt;</w:t>
        </w:r>
        <w:r w:rsidRPr="00AE187D">
          <w:rPr>
            <w:rFonts w:ascii="Courier New" w:hAnsi="Courier New" w:cs="Courier New"/>
            <w:color w:val="000000"/>
            <w:sz w:val="18"/>
            <w:szCs w:val="18"/>
            <w:shd w:val="clear" w:color="auto" w:fill="FFFFFF"/>
            <w:lang w:val="nl-NL"/>
          </w:rPr>
          <w:t>00000001</w:t>
        </w:r>
        <w:r w:rsidRPr="00AE187D">
          <w:rPr>
            <w:rStyle w:val="hljs-tag"/>
            <w:color w:val="0000FF"/>
            <w:sz w:val="18"/>
            <w:szCs w:val="18"/>
            <w:lang w:val="nl-NL"/>
          </w:rPr>
          <w:t>&lt;/</w:t>
        </w:r>
        <w:r w:rsidRPr="00AE187D">
          <w:rPr>
            <w:rStyle w:val="hljs-name"/>
            <w:color w:val="0000FF"/>
            <w:sz w:val="18"/>
            <w:szCs w:val="18"/>
            <w:lang w:val="nl-NL"/>
          </w:rPr>
          <w:t>NoOlde</w:t>
        </w:r>
        <w:r w:rsidRPr="00AE187D">
          <w:rPr>
            <w:rStyle w:val="hljs-tag"/>
            <w:color w:val="0000FF"/>
            <w:sz w:val="18"/>
            <w:szCs w:val="18"/>
            <w:lang w:val="nl-NL"/>
          </w:rPr>
          <w:t>&gt;</w:t>
        </w:r>
      </w:ins>
    </w:p>
    <w:p w14:paraId="77FC3972" w14:textId="77777777" w:rsidR="00AE187D" w:rsidRDefault="00AE187D" w:rsidP="00AE187D">
      <w:pPr>
        <w:ind w:firstLine="720"/>
        <w:rPr>
          <w:ins w:id="2167" w:author="Comparison" w:date="2022-04-14T16:30:00Z"/>
          <w:color w:val="000000"/>
          <w:shd w:val="clear" w:color="auto" w:fill="FFFFFF"/>
        </w:rPr>
      </w:pPr>
      <w:ins w:id="2168" w:author="Comparison" w:date="2022-04-14T16:30:00Z">
        <w:r w:rsidRPr="00AE187D">
          <w:rPr>
            <w:rFonts w:ascii="Courier New" w:hAnsi="Courier New" w:cs="Courier New"/>
            <w:color w:val="000000"/>
            <w:sz w:val="18"/>
            <w:szCs w:val="18"/>
            <w:shd w:val="clear" w:color="auto" w:fill="FFFFFF"/>
            <w:lang w:val="nl-NL"/>
          </w:rPr>
          <w:t xml:space="preserve"> </w:t>
        </w:r>
        <w:r w:rsidRPr="00AE187D">
          <w:rPr>
            <w:rFonts w:ascii="Courier New" w:hAnsi="Courier New" w:cs="Courier New"/>
            <w:color w:val="000000"/>
            <w:sz w:val="18"/>
            <w:szCs w:val="18"/>
            <w:shd w:val="clear" w:color="auto" w:fill="FFFFFF"/>
            <w:lang w:val="nl-NL"/>
          </w:rPr>
          <w:tab/>
        </w:r>
        <w:r>
          <w:rPr>
            <w:rStyle w:val="hljs-tag"/>
            <w:color w:val="0000FF"/>
            <w:sz w:val="18"/>
            <w:szCs w:val="18"/>
          </w:rPr>
          <w:t>&lt;</w:t>
        </w:r>
        <w:r>
          <w:rPr>
            <w:rStyle w:val="hljs-name"/>
            <w:color w:val="0000FF"/>
            <w:sz w:val="18"/>
            <w:szCs w:val="18"/>
          </w:rPr>
          <w:t>Inv</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2234BB8F" w14:textId="77777777" w:rsidR="00AE187D" w:rsidRDefault="00AE187D" w:rsidP="00AE187D">
      <w:pPr>
        <w:ind w:left="1440" w:firstLine="720"/>
        <w:rPr>
          <w:ins w:id="2169" w:author="Comparison" w:date="2022-04-14T16:30:00Z"/>
          <w:rFonts w:ascii="Courier New" w:hAnsi="Courier New" w:cs="Courier New"/>
          <w:color w:val="000000"/>
          <w:sz w:val="18"/>
          <w:szCs w:val="18"/>
          <w:shd w:val="clear" w:color="auto" w:fill="FFFFFF"/>
        </w:rPr>
      </w:pPr>
      <w:ins w:id="2170" w:author="Comparison" w:date="2022-04-14T16:30:00Z">
        <w:r>
          <w:rPr>
            <w:rStyle w:val="hljs-tag"/>
            <w:color w:val="0000FF"/>
            <w:sz w:val="18"/>
            <w:szCs w:val="18"/>
          </w:rPr>
          <w:t>&lt;</w:t>
        </w:r>
        <w:r>
          <w:rPr>
            <w:rStyle w:val="hljs-name"/>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25904521-A4FB-4A43-BEF8-8455D64A0429</w:t>
        </w:r>
        <w:r>
          <w:rPr>
            <w:rStyle w:val="hljs-tag"/>
            <w:color w:val="0000FF"/>
            <w:sz w:val="18"/>
            <w:szCs w:val="18"/>
          </w:rPr>
          <w:t>&lt;/</w:t>
        </w:r>
        <w:r>
          <w:rPr>
            <w:rStyle w:val="hljs-name"/>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5C0C1B37" w14:textId="77777777" w:rsidR="00AE187D" w:rsidRDefault="00AE187D" w:rsidP="00AE187D">
      <w:pPr>
        <w:ind w:left="1440" w:firstLine="720"/>
        <w:rPr>
          <w:ins w:id="2171" w:author="Comparison" w:date="2022-04-14T16:30:00Z"/>
          <w:rFonts w:ascii="Courier New" w:hAnsi="Courier New" w:cs="Courier New"/>
          <w:color w:val="000000"/>
          <w:sz w:val="18"/>
          <w:szCs w:val="18"/>
          <w:shd w:val="clear" w:color="auto" w:fill="FFFFFF"/>
        </w:rPr>
      </w:pPr>
      <w:ins w:id="2172" w:author="Comparison" w:date="2022-04-14T16:30:00Z">
        <w:r>
          <w:rPr>
            <w:rStyle w:val="hljs-tag"/>
            <w:color w:val="0000FF"/>
            <w:sz w:val="18"/>
            <w:szCs w:val="18"/>
          </w:rPr>
          <w:t>&lt;</w:t>
        </w:r>
        <w:r>
          <w:rPr>
            <w:rStyle w:val="hljs-name"/>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20043083</w:t>
        </w:r>
        <w:r>
          <w:rPr>
            <w:rStyle w:val="hljs-tag"/>
            <w:color w:val="0000FF"/>
            <w:sz w:val="18"/>
            <w:szCs w:val="18"/>
          </w:rPr>
          <w:t>&lt;/</w:t>
        </w:r>
        <w:r>
          <w:rPr>
            <w:rStyle w:val="hljs-name"/>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 xml:space="preserve"> </w:t>
        </w:r>
      </w:ins>
    </w:p>
    <w:p w14:paraId="577CE4A5" w14:textId="77777777" w:rsidR="00AE187D" w:rsidRDefault="00AE187D" w:rsidP="00AE187D">
      <w:pPr>
        <w:ind w:left="1440" w:firstLine="720"/>
        <w:rPr>
          <w:ins w:id="2173" w:author="Comparison" w:date="2022-04-14T16:30:00Z"/>
          <w:rStyle w:val="hljs-tag"/>
          <w:color w:val="0000FF"/>
        </w:rPr>
      </w:pPr>
      <w:ins w:id="2174" w:author="Comparison" w:date="2022-04-14T16:30:00Z">
        <w:r>
          <w:rPr>
            <w:rStyle w:val="hljs-tag"/>
            <w:color w:val="0000FF"/>
            <w:sz w:val="18"/>
            <w:szCs w:val="18"/>
          </w:rPr>
          <w:t>&lt;</w:t>
        </w:r>
        <w:r>
          <w:rPr>
            <w:rStyle w:val="hljs-name"/>
            <w:color w:val="0000FF"/>
            <w:sz w:val="18"/>
            <w:szCs w:val="18"/>
          </w:rPr>
          <w:t>signValue</w:t>
        </w:r>
        <w:r>
          <w:rPr>
            <w:rStyle w:val="hljs-tag"/>
            <w:color w:val="0000FF"/>
            <w:sz w:val="18"/>
            <w:szCs w:val="18"/>
          </w:rPr>
          <w:t>&gt;</w:t>
        </w:r>
        <w:r>
          <w:rPr>
            <w:rFonts w:ascii="Courier New" w:hAnsi="Courier New" w:cs="Courier New"/>
            <w:color w:val="000000"/>
            <w:sz w:val="18"/>
            <w:szCs w:val="18"/>
            <w:shd w:val="clear" w:color="auto" w:fill="FFFFFF"/>
          </w:rPr>
          <w:t>EKkR0sNI67yHpuvLKWFdVg1jg4Rkm3gSZZAj0m+t/T0O/RGpg2wjItTxBLmZgoUU08szexYTzZQX+x37IExQTtd27XE5D0APA08jjXe/MG+uVRSFoPxf5H9pgwcwlIWVusZhTpLZrTkEhr2fEg+haW9fKuizKI+mur6NlndpJWE=</w:t>
        </w:r>
        <w:r>
          <w:rPr>
            <w:rStyle w:val="hljs-tag"/>
            <w:color w:val="0000FF"/>
            <w:sz w:val="18"/>
            <w:szCs w:val="18"/>
          </w:rPr>
          <w:t>&lt;/</w:t>
        </w:r>
        <w:r>
          <w:rPr>
            <w:rStyle w:val="hljs-name"/>
            <w:color w:val="0000FF"/>
            <w:sz w:val="18"/>
            <w:szCs w:val="18"/>
          </w:rPr>
          <w:t>signValue</w:t>
        </w:r>
        <w:r>
          <w:rPr>
            <w:rStyle w:val="hljs-tag"/>
            <w:color w:val="0000FF"/>
            <w:sz w:val="18"/>
            <w:szCs w:val="18"/>
          </w:rPr>
          <w:t>&gt;</w:t>
        </w:r>
      </w:ins>
    </w:p>
    <w:p w14:paraId="6D5C7BB5" w14:textId="77777777" w:rsidR="00AE187D" w:rsidRDefault="00AE187D" w:rsidP="00AE187D">
      <w:pPr>
        <w:ind w:left="720" w:firstLine="720"/>
        <w:rPr>
          <w:ins w:id="2175" w:author="Comparison" w:date="2022-04-14T16:30:00Z"/>
          <w:rStyle w:val="hljs-tag"/>
          <w:color w:val="0000FF"/>
          <w:sz w:val="18"/>
          <w:szCs w:val="18"/>
        </w:rPr>
      </w:pPr>
      <w:ins w:id="2176" w:author="Comparison" w:date="2022-04-14T16:30:00Z">
        <w:r>
          <w:rPr>
            <w:rStyle w:val="hljs-tag"/>
            <w:color w:val="0000FF"/>
            <w:sz w:val="18"/>
            <w:szCs w:val="18"/>
          </w:rPr>
          <w:t>&lt;/</w:t>
        </w:r>
        <w:r>
          <w:rPr>
            <w:rStyle w:val="hljs-name"/>
            <w:color w:val="0000FF"/>
            <w:sz w:val="18"/>
            <w:szCs w:val="18"/>
          </w:rPr>
          <w:t>Inv</w:t>
        </w:r>
        <w:r>
          <w:rPr>
            <w:rStyle w:val="hljs-tag"/>
            <w:color w:val="0000FF"/>
            <w:sz w:val="18"/>
            <w:szCs w:val="18"/>
          </w:rPr>
          <w:t>&gt;</w:t>
        </w:r>
      </w:ins>
    </w:p>
    <w:p w14:paraId="1002D2EE" w14:textId="77777777" w:rsidR="00AE187D" w:rsidRDefault="00AE187D" w:rsidP="00AE187D">
      <w:pPr>
        <w:ind w:firstLine="720"/>
        <w:rPr>
          <w:ins w:id="2177" w:author="Comparison" w:date="2022-04-14T16:30:00Z"/>
          <w:rStyle w:val="hljs-tag"/>
          <w:color w:val="0000FF"/>
          <w:sz w:val="18"/>
          <w:szCs w:val="18"/>
        </w:rPr>
      </w:pPr>
      <w:ins w:id="2178" w:author="Comparison" w:date="2022-04-14T16:30:00Z">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color w:val="0000FF"/>
            <w:sz w:val="18"/>
            <w:szCs w:val="18"/>
          </w:rPr>
          <w:t>Invoices</w:t>
        </w:r>
        <w:r>
          <w:rPr>
            <w:rStyle w:val="hljs-tag"/>
            <w:color w:val="0000FF"/>
            <w:sz w:val="18"/>
            <w:szCs w:val="18"/>
          </w:rPr>
          <w:t>&gt;</w:t>
        </w:r>
      </w:ins>
    </w:p>
    <w:p w14:paraId="5762B7D2" w14:textId="77777777" w:rsidR="00AE187D" w:rsidRDefault="00AE187D" w:rsidP="00AE187D">
      <w:pPr>
        <w:ind w:firstLine="720"/>
        <w:rPr>
          <w:ins w:id="2179" w:author="Comparison" w:date="2022-04-14T16:30:00Z"/>
          <w:szCs w:val="28"/>
        </w:rPr>
      </w:pPr>
      <w:ins w:id="2180" w:author="Comparison" w:date="2022-04-14T16:30:00Z">
        <w:r>
          <w:rPr>
            <w:szCs w:val="28"/>
          </w:rPr>
          <w:t xml:space="preserve">Trong đó: </w:t>
        </w:r>
        <w:r>
          <w:rPr>
            <w:szCs w:val="28"/>
          </w:rPr>
          <w:tab/>
          <w:t xml:space="preserve">tag </w:t>
        </w:r>
        <w:r>
          <w:rPr>
            <w:rFonts w:ascii="Consolas" w:hAnsi="Consolas" w:cs="Consolas"/>
            <w:color w:val="0000FF"/>
            <w:sz w:val="19"/>
            <w:szCs w:val="19"/>
            <w:highlight w:val="white"/>
          </w:rPr>
          <w:t>&lt;SerialCert&gt;</w:t>
        </w:r>
        <w:r>
          <w:rPr>
            <w:rFonts w:ascii="Consolas" w:hAnsi="Consolas" w:cs="Consolas"/>
            <w:color w:val="0000FF"/>
            <w:sz w:val="19"/>
            <w:szCs w:val="19"/>
          </w:rPr>
          <w:t xml:space="preserve">: </w:t>
        </w:r>
      </w:ins>
      <w:r>
        <w:rPr>
          <w:szCs w:val="28"/>
        </w:rPr>
        <w:t>S</w:t>
      </w:r>
      <w:ins w:id="2181" w:author="Comparison" w:date="2022-04-14T16:30:00Z">
        <w:r>
          <w:rPr>
            <w:szCs w:val="28"/>
          </w:rPr>
          <w:t>erial chứng thư của công ty</w:t>
        </w:r>
      </w:ins>
    </w:p>
    <w:p w14:paraId="0132D872" w14:textId="77777777" w:rsidR="00AE187D" w:rsidRDefault="00AE187D" w:rsidP="00AE187D">
      <w:pPr>
        <w:pStyle w:val="ListParagraph"/>
        <w:numPr>
          <w:ilvl w:val="2"/>
          <w:numId w:val="4"/>
        </w:numPr>
        <w:spacing w:after="0" w:line="240" w:lineRule="auto"/>
        <w:rPr>
          <w:ins w:id="2182" w:author="Comparison" w:date="2022-04-14T16:30:00Z"/>
          <w:rFonts w:eastAsia="Calibri"/>
        </w:rPr>
      </w:pPr>
      <w:ins w:id="2183" w:author="Comparison" w:date="2022-04-14T16:30:00Z">
        <w:r>
          <w:rPr>
            <w:szCs w:val="28"/>
          </w:rPr>
          <w:t xml:space="preserve">tag </w:t>
        </w:r>
        <w:r>
          <w:rPr>
            <w:rFonts w:ascii="Consolas" w:hAnsi="Consolas" w:cs="Consolas"/>
            <w:color w:val="0000FF"/>
            <w:sz w:val="19"/>
            <w:szCs w:val="19"/>
            <w:highlight w:val="white"/>
          </w:rPr>
          <w:t>&lt;</w:t>
        </w:r>
        <w:r>
          <w:rPr>
            <w:rStyle w:val="Heading1Char"/>
            <w:rFonts w:ascii="Courier New" w:eastAsiaTheme="minorHAnsi" w:hAnsi="Courier New" w:cs="Courier New"/>
            <w:sz w:val="18"/>
            <w:szCs w:val="18"/>
          </w:rPr>
          <w:t xml:space="preserve"> </w:t>
        </w:r>
        <w:r>
          <w:rPr>
            <w:rStyle w:val="hljs-name"/>
            <w:color w:val="0000FF"/>
            <w:sz w:val="18"/>
            <w:szCs w:val="18"/>
          </w:rPr>
          <w:t>PatternOld</w:t>
        </w:r>
        <w:r>
          <w:rPr>
            <w:rFonts w:ascii="Consolas" w:hAnsi="Consolas" w:cs="Consolas"/>
            <w:color w:val="0000FF"/>
            <w:sz w:val="19"/>
            <w:szCs w:val="19"/>
            <w:highlight w:val="white"/>
          </w:rPr>
          <w:t xml:space="preserve"> &gt;</w:t>
        </w:r>
        <w:r>
          <w:rPr>
            <w:szCs w:val="28"/>
          </w:rPr>
          <w:t xml:space="preserve">: </w:t>
        </w:r>
        <w:r>
          <w:rPr>
            <w:rFonts w:eastAsia="Calibri"/>
          </w:rPr>
          <w:t xml:space="preserve">Mẫu số của </w:t>
        </w:r>
      </w:ins>
      <w:r>
        <w:rPr>
          <w:rFonts w:eastAsia="Calibri"/>
        </w:rPr>
        <w:t>chứng từ</w:t>
      </w:r>
      <w:ins w:id="2184" w:author="Comparison" w:date="2022-04-14T16:30:00Z">
        <w:r>
          <w:rPr>
            <w:rFonts w:eastAsia="Calibri"/>
          </w:rPr>
          <w:t xml:space="preserve"> điều chỉnh,thay thế cũ</w:t>
        </w:r>
      </w:ins>
    </w:p>
    <w:p w14:paraId="16A64922" w14:textId="77777777" w:rsidR="00AE187D" w:rsidRDefault="00AE187D" w:rsidP="00AE187D">
      <w:pPr>
        <w:ind w:left="2160"/>
        <w:rPr>
          <w:ins w:id="2185" w:author="Comparison" w:date="2022-04-14T16:30:00Z"/>
          <w:rFonts w:eastAsia="Calibri"/>
        </w:rPr>
      </w:pPr>
      <w:ins w:id="2186" w:author="Comparison" w:date="2022-04-14T16:30:00Z">
        <w:r>
          <w:rPr>
            <w:szCs w:val="28"/>
          </w:rPr>
          <w:t>tag&lt;</w:t>
        </w:r>
        <w:r>
          <w:rPr>
            <w:rStyle w:val="Heading1Char"/>
            <w:rFonts w:ascii="Courier New" w:eastAsiaTheme="minorHAnsi" w:hAnsi="Courier New" w:cs="Courier New"/>
            <w:sz w:val="18"/>
            <w:szCs w:val="18"/>
          </w:rPr>
          <w:t xml:space="preserve"> </w:t>
        </w:r>
        <w:r>
          <w:rPr>
            <w:rStyle w:val="hljs-name"/>
            <w:color w:val="0000FF"/>
            <w:sz w:val="18"/>
            <w:szCs w:val="18"/>
          </w:rPr>
          <w:t>SerialOld</w:t>
        </w:r>
        <w:r>
          <w:rPr>
            <w:szCs w:val="28"/>
          </w:rPr>
          <w:t xml:space="preserve"> &gt;:</w:t>
        </w:r>
        <w:r>
          <w:rPr>
            <w:rFonts w:eastAsia="Calibri"/>
          </w:rPr>
          <w:t xml:space="preserve"> </w:t>
        </w:r>
      </w:ins>
      <w:r>
        <w:rPr>
          <w:rFonts w:eastAsia="Calibri"/>
        </w:rPr>
        <w:t>Chứng từ</w:t>
      </w:r>
      <w:ins w:id="2187" w:author="Comparison" w:date="2022-04-14T16:30:00Z">
        <w:r>
          <w:rPr>
            <w:rFonts w:eastAsia="Calibri"/>
          </w:rPr>
          <w:t xml:space="preserve"> điều chỉnh,thay thế cũ</w:t>
        </w:r>
      </w:ins>
    </w:p>
    <w:p w14:paraId="04506E47" w14:textId="77777777" w:rsidR="00AE187D" w:rsidRPr="00AE187D" w:rsidRDefault="00AE187D" w:rsidP="00AE187D">
      <w:pPr>
        <w:ind w:left="2160"/>
        <w:rPr>
          <w:rStyle w:val="hljs-name"/>
          <w:lang w:val="nl-NL"/>
        </w:rPr>
      </w:pPr>
      <w:ins w:id="2188" w:author="Comparison" w:date="2022-04-14T16:30:00Z">
        <w:r w:rsidRPr="00AE187D">
          <w:rPr>
            <w:rFonts w:eastAsia="Calibri"/>
            <w:lang w:val="nl-NL"/>
          </w:rPr>
          <w:t>tag&lt;</w:t>
        </w:r>
        <w:r w:rsidRPr="00AE187D">
          <w:rPr>
            <w:rStyle w:val="Heading1Char"/>
            <w:rFonts w:ascii="Courier New" w:eastAsiaTheme="minorHAnsi" w:hAnsi="Courier New" w:cs="Courier New"/>
            <w:sz w:val="18"/>
            <w:szCs w:val="18"/>
            <w:lang w:val="nl-NL"/>
          </w:rPr>
          <w:t xml:space="preserve"> </w:t>
        </w:r>
        <w:r w:rsidRPr="00AE187D">
          <w:rPr>
            <w:rStyle w:val="hljs-name"/>
            <w:color w:val="0000FF"/>
            <w:sz w:val="18"/>
            <w:szCs w:val="18"/>
            <w:lang w:val="nl-NL"/>
          </w:rPr>
          <w:t xml:space="preserve">NoOlde&gt; : </w:t>
        </w:r>
      </w:ins>
      <w:r w:rsidRPr="00AE187D">
        <w:rPr>
          <w:rStyle w:val="hljs-name"/>
          <w:lang w:val="nl-NL"/>
        </w:rPr>
        <w:t>S</w:t>
      </w:r>
      <w:ins w:id="2189" w:author="Comparison" w:date="2022-04-14T16:30:00Z">
        <w:r w:rsidRPr="00AE187D">
          <w:rPr>
            <w:rStyle w:val="hljs-name"/>
            <w:lang w:val="nl-NL"/>
          </w:rPr>
          <w:t xml:space="preserve">ố </w:t>
        </w:r>
      </w:ins>
      <w:r w:rsidRPr="00AE187D">
        <w:rPr>
          <w:rStyle w:val="hljs-name"/>
          <w:lang w:val="nl-NL"/>
        </w:rPr>
        <w:t>chứng từ</w:t>
      </w:r>
      <w:ins w:id="2190" w:author="Comparison" w:date="2022-04-14T16:30:00Z">
        <w:r w:rsidRPr="00AE187D">
          <w:rPr>
            <w:rStyle w:val="hljs-name"/>
            <w:lang w:val="nl-NL"/>
          </w:rPr>
          <w:t xml:space="preserve"> cũ</w:t>
        </w:r>
      </w:ins>
    </w:p>
    <w:p w14:paraId="13489810" w14:textId="77777777" w:rsidR="002864F3" w:rsidRPr="00AE187D" w:rsidRDefault="002864F3" w:rsidP="002864F3">
      <w:pPr>
        <w:rPr>
          <w:lang w:val="nl-NL" w:eastAsia="x-none"/>
        </w:rPr>
      </w:pPr>
    </w:p>
    <w:p w14:paraId="7495ACDC" w14:textId="77777777" w:rsidR="009D1437" w:rsidRDefault="009D1437" w:rsidP="0085100F">
      <w:pPr>
        <w:pStyle w:val="Heading2"/>
      </w:pPr>
      <w:bookmarkStart w:id="2191" w:name="_Toc198045391"/>
      <w:r>
        <w:t>Download chứng từ</w:t>
      </w:r>
      <w:bookmarkEnd w:id="2191"/>
      <w:r>
        <w:t xml:space="preserve"> </w:t>
      </w:r>
    </w:p>
    <w:p w14:paraId="2D1577B9" w14:textId="77777777" w:rsidR="009D1437" w:rsidRPr="00F438EE" w:rsidRDefault="009D1437" w:rsidP="00480762">
      <w:pPr>
        <w:pStyle w:val="Heading3"/>
        <w:rPr>
          <w:lang w:val="en-US"/>
        </w:rPr>
      </w:pPr>
      <w:r>
        <w:t xml:space="preserve"> </w:t>
      </w:r>
      <w:bookmarkStart w:id="2192" w:name="_Toc198045392"/>
      <w:r>
        <w:t>Download chứng từ token</w:t>
      </w:r>
      <w:bookmarkEnd w:id="2192"/>
    </w:p>
    <w:p w14:paraId="2B9EBB2A" w14:textId="77777777" w:rsidR="009D1437" w:rsidRDefault="009D1437" w:rsidP="009D1437">
      <w:r>
        <w:t>URL</w:t>
      </w:r>
    </w:p>
    <w:p w14:paraId="037F14A0" w14:textId="77777777" w:rsidR="009D1437" w:rsidRDefault="009D1437" w:rsidP="009D1437">
      <w:pPr>
        <w:ind w:left="720"/>
        <w:jc w:val="both"/>
      </w:pPr>
      <w:r w:rsidRPr="004A4DD9">
        <w:t xml:space="preserve">String </w:t>
      </w:r>
      <w:r w:rsidRPr="00F438EE">
        <w:rPr>
          <w:rFonts w:eastAsiaTheme="minorHAnsi"/>
          <w:b/>
          <w:color w:val="000000"/>
        </w:rPr>
        <w:t>downloadCTTToken</w:t>
      </w:r>
      <w:r w:rsidRPr="004A4DD9">
        <w:t xml:space="preserve"> (</w:t>
      </w:r>
      <w:r w:rsidRPr="00F438EE">
        <w:t xml:space="preserve">string </w:t>
      </w:r>
      <w:r w:rsidRPr="00F438EE">
        <w:rPr>
          <w:rFonts w:eastAsiaTheme="minorHAnsi"/>
          <w:color w:val="000000"/>
        </w:rPr>
        <w:t>token</w:t>
      </w:r>
      <w:r w:rsidRPr="00F438EE">
        <w:t xml:space="preserve">, string </w:t>
      </w:r>
      <w:r w:rsidRPr="00F438EE">
        <w:rPr>
          <w:rFonts w:eastAsiaTheme="minorHAnsi"/>
          <w:color w:val="000000"/>
        </w:rPr>
        <w:t>username</w:t>
      </w:r>
      <w:r w:rsidRPr="00F438EE">
        <w:t xml:space="preserve">, string </w:t>
      </w:r>
      <w:r w:rsidRPr="00F438EE">
        <w:rPr>
          <w:rFonts w:eastAsiaTheme="minorHAnsi"/>
          <w:color w:val="000000"/>
        </w:rPr>
        <w:t>password, int type = 0</w:t>
      </w:r>
      <w:r w:rsidRPr="004A4DD9">
        <w:t>)</w:t>
      </w:r>
    </w:p>
    <w:p w14:paraId="3D46F3D9" w14:textId="77777777" w:rsidR="009D1437" w:rsidRPr="004A4DD9" w:rsidRDefault="009D1437" w:rsidP="009D1437">
      <w:pPr>
        <w:ind w:left="720"/>
        <w:jc w:val="both"/>
      </w:pPr>
    </w:p>
    <w:p w14:paraId="6605AEBC" w14:textId="77777777" w:rsidR="009D1437" w:rsidRPr="00593BE8" w:rsidRDefault="009D1437" w:rsidP="009D1437">
      <w:pPr>
        <w:pStyle w:val="N"/>
      </w:pPr>
      <w:r w:rsidRPr="00593BE8">
        <w:t>DESCRIPTION</w:t>
      </w:r>
    </w:p>
    <w:p w14:paraId="030D5983" w14:textId="77777777" w:rsidR="009D1437" w:rsidRDefault="009D1437" w:rsidP="009D1437">
      <w:pPr>
        <w:pStyle w:val="N"/>
      </w:pPr>
      <w:r>
        <w:tab/>
        <w:t>Đây là web service cho phép tải về chuỗi xml,html, pdf của chứng từ theo token</w:t>
      </w:r>
    </w:p>
    <w:p w14:paraId="322FA9B1" w14:textId="77777777" w:rsidR="009D1437" w:rsidRPr="00007702" w:rsidRDefault="009D1437" w:rsidP="009D1437">
      <w:pPr>
        <w:pStyle w:val="N"/>
      </w:pPr>
      <w:r w:rsidRPr="00663B3E">
        <w:t>HTTP METHOD</w:t>
      </w:r>
    </w:p>
    <w:p w14:paraId="698DC07F" w14:textId="77777777" w:rsidR="009D1437" w:rsidRPr="00007702" w:rsidRDefault="009D1437" w:rsidP="009D1437">
      <w:pPr>
        <w:pStyle w:val="N"/>
        <w:rPr>
          <w:b/>
        </w:rPr>
      </w:pPr>
      <w:r>
        <w:tab/>
      </w:r>
      <w:r w:rsidRPr="00610AFD">
        <w:t>POST</w:t>
      </w:r>
    </w:p>
    <w:p w14:paraId="7E1EA6C5" w14:textId="77777777" w:rsidR="009D1437" w:rsidRPr="00610AFD" w:rsidRDefault="009D1437" w:rsidP="009D1437">
      <w:pPr>
        <w:pStyle w:val="N"/>
      </w:pPr>
      <w:r w:rsidRPr="00610AFD">
        <w:t>REQUEST BODY</w:t>
      </w:r>
    </w:p>
    <w:p w14:paraId="78F0BD36" w14:textId="77777777" w:rsidR="009D1437" w:rsidRPr="005C559E" w:rsidRDefault="009D1437" w:rsidP="009D1437">
      <w:pPr>
        <w:pStyle w:val="ListParagraph"/>
        <w:numPr>
          <w:ilvl w:val="0"/>
          <w:numId w:val="2"/>
        </w:numPr>
        <w:spacing w:after="0" w:line="360" w:lineRule="auto"/>
        <w:ind w:left="1080"/>
        <w:jc w:val="both"/>
        <w:rPr>
          <w:rFonts w:eastAsia="Calibri"/>
          <w:b/>
          <w:u w:val="single"/>
        </w:rPr>
      </w:pPr>
      <w:r w:rsidRPr="00F438EE">
        <w:rPr>
          <w:rFonts w:eastAsiaTheme="minorHAnsi"/>
          <w:b/>
          <w:color w:val="000000"/>
        </w:rPr>
        <w:t>username</w:t>
      </w:r>
      <w:r w:rsidRPr="00F438EE">
        <w:rPr>
          <w:rFonts w:eastAsia="Calibri"/>
          <w:b/>
        </w:rPr>
        <w:t xml:space="preserve"> /</w:t>
      </w:r>
      <w:r w:rsidRPr="00F438EE">
        <w:rPr>
          <w:b/>
        </w:rPr>
        <w:t xml:space="preserve"> </w:t>
      </w:r>
      <w:r w:rsidRPr="00F438EE">
        <w:rPr>
          <w:rFonts w:eastAsiaTheme="minorHAnsi"/>
          <w:b/>
          <w:color w:val="000000"/>
        </w:rPr>
        <w:t>password</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4697C551" w14:textId="77777777" w:rsidR="009D1437" w:rsidRPr="00F438EE" w:rsidRDefault="009D1437" w:rsidP="009D1437">
      <w:pPr>
        <w:pStyle w:val="ListParagraph"/>
        <w:numPr>
          <w:ilvl w:val="0"/>
          <w:numId w:val="2"/>
        </w:numPr>
        <w:spacing w:after="0" w:line="360" w:lineRule="auto"/>
        <w:ind w:left="1080"/>
        <w:jc w:val="both"/>
        <w:rPr>
          <w:rFonts w:eastAsia="Calibri"/>
          <w:b/>
          <w:u w:val="single"/>
        </w:rPr>
      </w:pPr>
      <w:r w:rsidRPr="00F438EE">
        <w:rPr>
          <w:rFonts w:eastAsiaTheme="minorHAnsi"/>
          <w:b/>
          <w:color w:val="000000"/>
        </w:rPr>
        <w:t>token</w:t>
      </w:r>
      <w:r w:rsidRPr="005C559E">
        <w:rPr>
          <w:b/>
        </w:rPr>
        <w:t xml:space="preserve">: </w:t>
      </w:r>
      <w:r w:rsidRPr="005C559E">
        <w:t>Chuỗi token xác đị</w:t>
      </w:r>
      <w:r>
        <w:t>nh cần lấy</w:t>
      </w:r>
      <w:r w:rsidRPr="005C559E">
        <w:t xml:space="preserve"> cần lấy </w:t>
      </w:r>
    </w:p>
    <w:p w14:paraId="47798247" w14:textId="77777777" w:rsidR="009D1437" w:rsidRPr="00F438EE" w:rsidRDefault="009D1437" w:rsidP="009D1437">
      <w:pPr>
        <w:pStyle w:val="ListParagraph"/>
        <w:numPr>
          <w:ilvl w:val="0"/>
          <w:numId w:val="2"/>
        </w:numPr>
        <w:spacing w:after="0" w:line="360" w:lineRule="auto"/>
        <w:ind w:left="1080"/>
        <w:jc w:val="both"/>
        <w:rPr>
          <w:rFonts w:eastAsia="Calibri"/>
          <w:b/>
          <w:color w:val="FF0000"/>
          <w:u w:val="single"/>
        </w:rPr>
      </w:pPr>
      <w:r w:rsidRPr="00F438EE">
        <w:rPr>
          <w:b/>
        </w:rPr>
        <w:t>type</w:t>
      </w:r>
      <w:r w:rsidRPr="00F438EE">
        <w:rPr>
          <w:b/>
          <w:color w:val="FF0000"/>
        </w:rPr>
        <w:t xml:space="preserve">: </w:t>
      </w:r>
      <w:r w:rsidRPr="00F438EE">
        <w:rPr>
          <w:rFonts w:eastAsiaTheme="minorHAnsi"/>
          <w:color w:val="FF0000"/>
        </w:rPr>
        <w:t>type = 0 download xml, type=1 download pdf, type=2 download html</w:t>
      </w:r>
    </w:p>
    <w:p w14:paraId="1B87AD12" w14:textId="77777777" w:rsidR="009D1437" w:rsidRPr="005C559E" w:rsidRDefault="009D1437" w:rsidP="009D1437">
      <w:pPr>
        <w:pStyle w:val="ListParagraph"/>
        <w:spacing w:after="0" w:line="360" w:lineRule="auto"/>
        <w:ind w:left="1080"/>
        <w:jc w:val="both"/>
        <w:rPr>
          <w:rFonts w:eastAsia="Calibri"/>
          <w:b/>
          <w:u w:val="single"/>
        </w:rPr>
      </w:pPr>
    </w:p>
    <w:p w14:paraId="3F0745C2"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16A5142D"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150C027D" w14:textId="77777777" w:rsidR="009D1437" w:rsidRPr="00660ABB" w:rsidRDefault="009D1437" w:rsidP="00616EC4">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08C8352E"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03ACC8EE" w14:textId="77777777" w:rsidR="009D1437" w:rsidRPr="00660ABB" w:rsidRDefault="009D1437" w:rsidP="00616EC4">
            <w:pPr>
              <w:pStyle w:val="ListParagraph"/>
            </w:pPr>
            <w:r>
              <w:t>Ghi chú</w:t>
            </w:r>
          </w:p>
        </w:tc>
      </w:tr>
      <w:tr w:rsidR="009D1437" w:rsidRPr="00660ABB" w14:paraId="23D18FBF" w14:textId="77777777" w:rsidTr="00616EC4">
        <w:tc>
          <w:tcPr>
            <w:tcW w:w="1710" w:type="dxa"/>
            <w:tcBorders>
              <w:top w:val="single" w:sz="4" w:space="0" w:color="2E74B5"/>
              <w:left w:val="single" w:sz="4" w:space="0" w:color="2E74B5"/>
              <w:right w:val="single" w:sz="4" w:space="0" w:color="2E74B5"/>
            </w:tcBorders>
            <w:shd w:val="clear" w:color="auto" w:fill="auto"/>
          </w:tcPr>
          <w:p w14:paraId="5603C149" w14:textId="77777777" w:rsidR="009D1437" w:rsidRPr="004A4DD9" w:rsidRDefault="009D1437" w:rsidP="00616EC4">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91AFD89" w14:textId="77777777" w:rsidR="009D1437" w:rsidRPr="004A4DD9" w:rsidRDefault="009D1437" w:rsidP="00616EC4">
            <w:pPr>
              <w:pStyle w:val="ListParagraph"/>
              <w:ind w:left="0"/>
              <w:jc w:val="both"/>
            </w:pPr>
            <w:r w:rsidRPr="004A4DD9">
              <w:t>Tài khoản đăng nhập sai</w:t>
            </w:r>
            <w:r>
              <w:t xml:space="preserve"> hoặc không có quyền ServiceRole</w:t>
            </w:r>
          </w:p>
        </w:tc>
        <w:tc>
          <w:tcPr>
            <w:tcW w:w="2515" w:type="dxa"/>
            <w:tcBorders>
              <w:top w:val="single" w:sz="4" w:space="0" w:color="2E74B5"/>
              <w:left w:val="single" w:sz="4" w:space="0" w:color="2E74B5"/>
              <w:bottom w:val="single" w:sz="4" w:space="0" w:color="2E74B5"/>
              <w:right w:val="single" w:sz="4" w:space="0" w:color="2E74B5"/>
            </w:tcBorders>
          </w:tcPr>
          <w:p w14:paraId="4B7D5FD0" w14:textId="77777777" w:rsidR="009D1437" w:rsidRPr="004A4DD9" w:rsidRDefault="009D1437" w:rsidP="00616EC4">
            <w:pPr>
              <w:pStyle w:val="ListParagraph"/>
              <w:ind w:left="0"/>
              <w:jc w:val="both"/>
            </w:pPr>
          </w:p>
        </w:tc>
      </w:tr>
      <w:tr w:rsidR="009D1437" w:rsidRPr="00660ABB" w14:paraId="1E388DF4" w14:textId="77777777" w:rsidTr="00616EC4">
        <w:tc>
          <w:tcPr>
            <w:tcW w:w="1710" w:type="dxa"/>
            <w:tcBorders>
              <w:top w:val="single" w:sz="4" w:space="0" w:color="2E74B5"/>
              <w:left w:val="single" w:sz="4" w:space="0" w:color="2E74B5"/>
              <w:right w:val="single" w:sz="4" w:space="0" w:color="2E74B5"/>
            </w:tcBorders>
            <w:shd w:val="clear" w:color="auto" w:fill="auto"/>
          </w:tcPr>
          <w:p w14:paraId="39845C6B" w14:textId="77777777" w:rsidR="009D1437" w:rsidRPr="004A4DD9" w:rsidRDefault="009D1437" w:rsidP="00616EC4">
            <w:pPr>
              <w:autoSpaceDE w:val="0"/>
              <w:autoSpaceDN w:val="0"/>
              <w:adjustRightInd w:val="0"/>
              <w:jc w:val="both"/>
            </w:pPr>
            <w:r w:rsidRPr="002E72A7">
              <w:lastRenderedPageBreak/>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5DA3A08" w14:textId="77777777" w:rsidR="009D1437" w:rsidRPr="004A4DD9"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3FF1117C" w14:textId="77777777" w:rsidR="009D1437" w:rsidRPr="004A4DD9" w:rsidRDefault="009D1437" w:rsidP="00616EC4">
            <w:pPr>
              <w:pStyle w:val="ListParagraph"/>
              <w:ind w:left="0"/>
              <w:jc w:val="both"/>
            </w:pPr>
          </w:p>
        </w:tc>
      </w:tr>
      <w:tr w:rsidR="009D1437" w:rsidRPr="00660ABB" w14:paraId="784A4D55"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AAA7D30" w14:textId="77777777" w:rsidR="009D1437" w:rsidRPr="004A4DD9" w:rsidRDefault="009D1437" w:rsidP="00616EC4">
            <w:pPr>
              <w:autoSpaceDE w:val="0"/>
              <w:autoSpaceDN w:val="0"/>
              <w:adjustRightInd w:val="0"/>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9919970" w14:textId="77777777" w:rsidR="009D1437" w:rsidRPr="004A4DD9" w:rsidRDefault="009D1437" w:rsidP="00616EC4">
            <w:pPr>
              <w:pStyle w:val="ListParagraph"/>
              <w:ind w:left="0"/>
              <w:jc w:val="both"/>
            </w:pPr>
            <w:r w:rsidRPr="004A4DD9">
              <w:t>Không tìm thấy Pattern</w:t>
            </w:r>
          </w:p>
        </w:tc>
        <w:tc>
          <w:tcPr>
            <w:tcW w:w="2515" w:type="dxa"/>
            <w:tcBorders>
              <w:top w:val="single" w:sz="4" w:space="0" w:color="2E74B5"/>
              <w:left w:val="single" w:sz="4" w:space="0" w:color="2E74B5"/>
              <w:bottom w:val="single" w:sz="4" w:space="0" w:color="2E74B5"/>
              <w:right w:val="single" w:sz="4" w:space="0" w:color="2E74B5"/>
            </w:tcBorders>
          </w:tcPr>
          <w:p w14:paraId="61B85964" w14:textId="77777777" w:rsidR="009D1437" w:rsidRPr="004A4DD9" w:rsidRDefault="009D1437" w:rsidP="00616EC4">
            <w:pPr>
              <w:pStyle w:val="ListParagraph"/>
              <w:ind w:left="0"/>
              <w:jc w:val="both"/>
            </w:pPr>
          </w:p>
        </w:tc>
      </w:tr>
      <w:tr w:rsidR="009D1437" w:rsidRPr="00660ABB" w14:paraId="5A2C4DD8"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585A752"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370CEEF" w14:textId="77777777" w:rsidR="009D1437" w:rsidRPr="004A4DD9" w:rsidRDefault="009D1437" w:rsidP="00616EC4">
            <w:pPr>
              <w:pStyle w:val="ListParagraph"/>
              <w:ind w:left="0"/>
              <w:jc w:val="both"/>
            </w:pPr>
            <w:r w:rsidRPr="004A4DD9">
              <w:t xml:space="preserve">Không tìm thấy </w:t>
            </w:r>
            <w:r>
              <w:t>chứng từ</w:t>
            </w:r>
          </w:p>
        </w:tc>
        <w:tc>
          <w:tcPr>
            <w:tcW w:w="2515" w:type="dxa"/>
            <w:tcBorders>
              <w:top w:val="single" w:sz="4" w:space="0" w:color="2E74B5"/>
              <w:left w:val="single" w:sz="4" w:space="0" w:color="2E74B5"/>
              <w:bottom w:val="single" w:sz="4" w:space="0" w:color="2E74B5"/>
              <w:right w:val="single" w:sz="4" w:space="0" w:color="2E74B5"/>
            </w:tcBorders>
          </w:tcPr>
          <w:p w14:paraId="19BF47A5" w14:textId="77777777" w:rsidR="009D1437" w:rsidRPr="004A4DD9" w:rsidRDefault="009D1437" w:rsidP="00616EC4">
            <w:pPr>
              <w:pStyle w:val="ListParagraph"/>
              <w:ind w:left="0"/>
              <w:jc w:val="both"/>
            </w:pPr>
          </w:p>
        </w:tc>
      </w:tr>
      <w:tr w:rsidR="009D1437" w:rsidRPr="00660ABB" w14:paraId="3BB4E675"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0B34D8E" w14:textId="77777777" w:rsidR="009D1437" w:rsidRPr="004A4DD9" w:rsidRDefault="009D1437" w:rsidP="00616EC4">
            <w:pPr>
              <w:autoSpaceDE w:val="0"/>
              <w:autoSpaceDN w:val="0"/>
              <w:adjustRightInd w:val="0"/>
              <w:rPr>
                <w:rFonts w:eastAsia="Calibri"/>
              </w:rPr>
            </w:pPr>
            <w:r w:rsidRPr="004A4DD9">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9B3249E" w14:textId="77777777" w:rsidR="009D1437" w:rsidRPr="004A4DD9" w:rsidRDefault="009D1437" w:rsidP="00616EC4">
            <w:pPr>
              <w:pStyle w:val="ListParagraph"/>
              <w:spacing w:after="0" w:line="240" w:lineRule="auto"/>
              <w:ind w:left="0"/>
              <w:rPr>
                <w:rFonts w:eastAsia="Calibri"/>
              </w:rPr>
            </w:pPr>
            <w:r w:rsidRPr="004A4DD9">
              <w:rPr>
                <w:rFonts w:eastAsia="Calibri"/>
              </w:rPr>
              <w:t xml:space="preserve">User name không phù hợp, không tìm thấy </w:t>
            </w:r>
            <w:r>
              <w:rPr>
                <w:rFonts w:eastAsia="Calibri"/>
              </w:rPr>
              <w:t>thông tin công ty</w:t>
            </w:r>
            <w:r w:rsidRPr="004A4DD9">
              <w:rPr>
                <w:rFonts w:eastAsia="Calibri"/>
              </w:rPr>
              <w:t xml:space="preserve">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589087C1" w14:textId="77777777" w:rsidR="009D1437" w:rsidRPr="004A4DD9" w:rsidRDefault="009D1437" w:rsidP="00616EC4">
            <w:pPr>
              <w:pStyle w:val="ListParagraph"/>
              <w:ind w:left="0"/>
              <w:jc w:val="both"/>
            </w:pPr>
          </w:p>
        </w:tc>
      </w:tr>
      <w:tr w:rsidR="009D1437" w:rsidRPr="00660ABB" w14:paraId="05D684CF"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5F9ED33" w14:textId="77777777" w:rsidR="009D1437" w:rsidRPr="004A4DD9" w:rsidRDefault="009D1437" w:rsidP="00616EC4">
            <w:pPr>
              <w:autoSpaceDE w:val="0"/>
              <w:autoSpaceDN w:val="0"/>
              <w:adjustRightInd w:val="0"/>
              <w:jc w:val="both"/>
            </w:pPr>
            <w:r w:rsidRPr="004A4DD9">
              <w:t>ERR:11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00D7714" w14:textId="77777777" w:rsidR="009D1437" w:rsidRPr="004A4DD9" w:rsidRDefault="009D1437" w:rsidP="00616EC4">
            <w:pPr>
              <w:pStyle w:val="ListParagraph"/>
              <w:ind w:left="0"/>
              <w:jc w:val="both"/>
            </w:pPr>
            <w:r w:rsidRPr="004A4DD9">
              <w:t>Hóa đơn chưa thanh toán nên không xem được</w:t>
            </w:r>
          </w:p>
        </w:tc>
        <w:tc>
          <w:tcPr>
            <w:tcW w:w="2515" w:type="dxa"/>
            <w:tcBorders>
              <w:top w:val="single" w:sz="4" w:space="0" w:color="2E74B5"/>
              <w:left w:val="single" w:sz="4" w:space="0" w:color="2E74B5"/>
              <w:bottom w:val="single" w:sz="4" w:space="0" w:color="2E74B5"/>
              <w:right w:val="single" w:sz="4" w:space="0" w:color="2E74B5"/>
            </w:tcBorders>
          </w:tcPr>
          <w:p w14:paraId="1F9DDA90" w14:textId="77777777" w:rsidR="009D1437" w:rsidRPr="004A4DD9" w:rsidRDefault="009D1437" w:rsidP="00616EC4">
            <w:pPr>
              <w:pStyle w:val="ListParagraph"/>
              <w:ind w:left="0"/>
              <w:jc w:val="both"/>
            </w:pPr>
          </w:p>
        </w:tc>
      </w:tr>
      <w:tr w:rsidR="009D1437" w:rsidRPr="00660ABB" w14:paraId="644AB2C1"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1B1A6AF" w14:textId="77777777" w:rsidR="009D1437" w:rsidRPr="004A4DD9" w:rsidRDefault="009D1437" w:rsidP="00616EC4">
            <w:pPr>
              <w:autoSpaceDE w:val="0"/>
              <w:autoSpaceDN w:val="0"/>
              <w:adjustRightInd w:val="0"/>
              <w:jc w:val="both"/>
            </w:pPr>
            <w:r w:rsidRPr="004A4DD9">
              <w:t>ERR:1</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75444DD" w14:textId="77777777" w:rsidR="009D1437" w:rsidRPr="004A4DD9" w:rsidRDefault="009D1437" w:rsidP="00616EC4">
            <w:pPr>
              <w:pStyle w:val="ListParagraph"/>
              <w:ind w:left="0"/>
              <w:jc w:val="both"/>
            </w:pPr>
            <w:r>
              <w:t>Hoá đơn có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26E2C274" w14:textId="77777777" w:rsidR="009D1437" w:rsidRPr="004A4DD9" w:rsidRDefault="009D1437" w:rsidP="00616EC4">
            <w:pPr>
              <w:pStyle w:val="ListParagraph"/>
              <w:ind w:left="0"/>
              <w:jc w:val="both"/>
            </w:pPr>
          </w:p>
        </w:tc>
      </w:tr>
      <w:tr w:rsidR="009D1437" w:rsidRPr="00660ABB" w14:paraId="3866B0C0"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0B8956B" w14:textId="77777777" w:rsidR="009D1437" w:rsidRPr="004A4DD9" w:rsidRDefault="009D1437" w:rsidP="00616EC4">
            <w:pPr>
              <w:autoSpaceDE w:val="0"/>
              <w:autoSpaceDN w:val="0"/>
              <w:adjustRightInd w:val="0"/>
              <w:jc w:val="both"/>
            </w:pPr>
            <w:r w:rsidRPr="004A4DD9">
              <w:t>ERR:1</w:t>
            </w:r>
            <w:r>
              <w:t>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448F4A6" w14:textId="77777777" w:rsidR="009D1437" w:rsidRPr="004A4DD9" w:rsidRDefault="009D1437" w:rsidP="00616EC4">
            <w:pPr>
              <w:pStyle w:val="ListParagraph"/>
              <w:ind w:left="0"/>
              <w:jc w:val="both"/>
            </w:pPr>
            <w:r>
              <w:t>Hoá đơn không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5DDE68C8" w14:textId="77777777" w:rsidR="009D1437" w:rsidRPr="004A4DD9" w:rsidRDefault="009D1437" w:rsidP="00616EC4">
            <w:pPr>
              <w:pStyle w:val="ListParagraph"/>
              <w:ind w:left="0"/>
              <w:jc w:val="both"/>
            </w:pPr>
          </w:p>
        </w:tc>
      </w:tr>
      <w:tr w:rsidR="009D1437" w:rsidRPr="00660ABB" w14:paraId="4FB7A8FC"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6978566" w14:textId="77777777" w:rsidR="009D1437" w:rsidRPr="004A4DD9" w:rsidRDefault="009D1437" w:rsidP="00616EC4">
            <w:pPr>
              <w:autoSpaceDE w:val="0"/>
              <w:autoSpaceDN w:val="0"/>
              <w:adjustRightInd w:val="0"/>
              <w:jc w:val="both"/>
            </w:pPr>
            <w:r w:rsidRPr="004A4DD9">
              <w:t>chuỗi_Xml_trả_về</w:t>
            </w:r>
          </w:p>
          <w:p w14:paraId="0DE5771E"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717844E" w14:textId="77777777" w:rsidR="009D1437" w:rsidRDefault="009D1437" w:rsidP="00616EC4">
            <w:pPr>
              <w:jc w:val="both"/>
            </w:pPr>
            <w:r w:rsidRPr="004A4DD9">
              <w:t xml:space="preserve">Trả về chuỗi Xml tương ứng với </w:t>
            </w:r>
            <w:r>
              <w:t xml:space="preserve">chứng từ tương đương vs type =0 </w:t>
            </w:r>
          </w:p>
          <w:p w14:paraId="1C3B65FA" w14:textId="77777777" w:rsidR="009D1437" w:rsidRDefault="009D1437" w:rsidP="00616EC4">
            <w:pPr>
              <w:pStyle w:val="ListParagraph"/>
              <w:numPr>
                <w:ilvl w:val="0"/>
                <w:numId w:val="4"/>
              </w:numPr>
              <w:jc w:val="both"/>
            </w:pPr>
            <w:r>
              <w:t>type = 1 Trả về chuỗi base64 tương ứng với hóa đơn. Lưu chuỗi này thành file .pdf để được file PDF</w:t>
            </w:r>
          </w:p>
          <w:p w14:paraId="2DC3DFCB" w14:textId="77777777" w:rsidR="009D1437" w:rsidRPr="004A4DD9" w:rsidRDefault="009D1437" w:rsidP="00616EC4">
            <w:pPr>
              <w:pStyle w:val="ListParagraph"/>
              <w:numPr>
                <w:ilvl w:val="0"/>
                <w:numId w:val="4"/>
              </w:numPr>
              <w:jc w:val="both"/>
            </w:pPr>
            <w:r>
              <w:t>type=2 Trả về chuỗi base64 tương ứng với hóa đơn. Lưu chuỗi này thành file .html để được file HTML</w:t>
            </w:r>
          </w:p>
        </w:tc>
        <w:tc>
          <w:tcPr>
            <w:tcW w:w="2515" w:type="dxa"/>
            <w:tcBorders>
              <w:top w:val="single" w:sz="4" w:space="0" w:color="2E74B5"/>
              <w:left w:val="single" w:sz="4" w:space="0" w:color="2E74B5"/>
              <w:bottom w:val="single" w:sz="4" w:space="0" w:color="2E74B5"/>
              <w:right w:val="single" w:sz="4" w:space="0" w:color="2E74B5"/>
            </w:tcBorders>
          </w:tcPr>
          <w:p w14:paraId="4E6D3C85" w14:textId="77777777" w:rsidR="009D1437" w:rsidRPr="004A4DD9" w:rsidRDefault="009D1437" w:rsidP="00616EC4">
            <w:pPr>
              <w:jc w:val="both"/>
            </w:pPr>
            <w:r w:rsidRPr="004A4DD9">
              <w:t xml:space="preserve">Trả về một </w:t>
            </w:r>
            <w:r>
              <w:t xml:space="preserve">chứng từ </w:t>
            </w:r>
            <w:r w:rsidRPr="004A4DD9">
              <w:t>dưới dạng string Xml</w:t>
            </w:r>
          </w:p>
        </w:tc>
      </w:tr>
    </w:tbl>
    <w:p w14:paraId="53DAB040" w14:textId="77777777" w:rsidR="009D1437" w:rsidRDefault="009D1437" w:rsidP="009D1437">
      <w:pPr>
        <w:rPr>
          <w:lang w:eastAsia="x-none"/>
        </w:rPr>
      </w:pPr>
    </w:p>
    <w:p w14:paraId="07A865E3" w14:textId="77777777" w:rsidR="009D1437" w:rsidRPr="00F438EE" w:rsidRDefault="009D1437" w:rsidP="00480762">
      <w:pPr>
        <w:pStyle w:val="Heading3"/>
        <w:rPr>
          <w:lang w:val="en-US"/>
        </w:rPr>
      </w:pPr>
      <w:bookmarkStart w:id="2193" w:name="_Toc198045393"/>
      <w:r>
        <w:t xml:space="preserve">Download chứng từ </w:t>
      </w:r>
      <w:r>
        <w:rPr>
          <w:lang w:val="en-US"/>
        </w:rPr>
        <w:t>Fkey</w:t>
      </w:r>
      <w:bookmarkEnd w:id="2193"/>
    </w:p>
    <w:p w14:paraId="625978C0" w14:textId="77777777" w:rsidR="009D1437" w:rsidRDefault="009D1437" w:rsidP="009D1437">
      <w:r>
        <w:t>URL</w:t>
      </w:r>
    </w:p>
    <w:p w14:paraId="1D7A3BF0" w14:textId="77777777" w:rsidR="009D1437" w:rsidRDefault="009D1437" w:rsidP="009D1437">
      <w:pPr>
        <w:ind w:left="720"/>
        <w:jc w:val="both"/>
      </w:pPr>
      <w:r w:rsidRPr="004A4DD9">
        <w:t xml:space="preserve">String </w:t>
      </w:r>
      <w:r w:rsidRPr="00F438EE">
        <w:rPr>
          <w:rFonts w:eastAsiaTheme="minorHAnsi"/>
          <w:b/>
          <w:color w:val="000000"/>
        </w:rPr>
        <w:t>downloadCTTFkey</w:t>
      </w:r>
      <w:r w:rsidRPr="004A4DD9">
        <w:t xml:space="preserve"> (</w:t>
      </w:r>
      <w:r w:rsidRPr="00F438EE">
        <w:t xml:space="preserve">string </w:t>
      </w:r>
      <w:r>
        <w:rPr>
          <w:rFonts w:ascii="Consolas" w:eastAsiaTheme="minorHAnsi" w:hAnsi="Consolas" w:cs="Consolas"/>
          <w:color w:val="000000"/>
          <w:sz w:val="19"/>
          <w:szCs w:val="19"/>
        </w:rPr>
        <w:t>fkey</w:t>
      </w:r>
      <w:r w:rsidRPr="00F438EE">
        <w:t xml:space="preserve">, string </w:t>
      </w:r>
      <w:r w:rsidRPr="00F438EE">
        <w:rPr>
          <w:rFonts w:eastAsiaTheme="minorHAnsi"/>
          <w:color w:val="000000"/>
        </w:rPr>
        <w:t>username</w:t>
      </w:r>
      <w:r w:rsidRPr="00F438EE">
        <w:t xml:space="preserve">, string </w:t>
      </w:r>
      <w:r w:rsidRPr="00F438EE">
        <w:rPr>
          <w:rFonts w:eastAsiaTheme="minorHAnsi"/>
          <w:color w:val="000000"/>
        </w:rPr>
        <w:t>password, int type = 0</w:t>
      </w:r>
      <w:r w:rsidRPr="004A4DD9">
        <w:t>)</w:t>
      </w:r>
    </w:p>
    <w:p w14:paraId="755A2606" w14:textId="77777777" w:rsidR="009D1437" w:rsidRPr="004A4DD9" w:rsidRDefault="009D1437" w:rsidP="009D1437">
      <w:pPr>
        <w:ind w:left="720"/>
        <w:jc w:val="both"/>
      </w:pPr>
    </w:p>
    <w:p w14:paraId="1E71AB18" w14:textId="77777777" w:rsidR="009D1437" w:rsidRPr="00593BE8" w:rsidRDefault="009D1437" w:rsidP="009D1437">
      <w:pPr>
        <w:pStyle w:val="N"/>
      </w:pPr>
      <w:r w:rsidRPr="00593BE8">
        <w:t>DESCRIPTION</w:t>
      </w:r>
    </w:p>
    <w:p w14:paraId="09BD7563" w14:textId="77777777" w:rsidR="009D1437" w:rsidRDefault="009D1437" w:rsidP="009D1437">
      <w:pPr>
        <w:pStyle w:val="N"/>
      </w:pPr>
      <w:r>
        <w:tab/>
        <w:t xml:space="preserve">Đây là web service cho phép tải về chuỗi xml,html, pdf của chứng từ theo Fkey </w:t>
      </w:r>
    </w:p>
    <w:p w14:paraId="444D1D3F" w14:textId="77777777" w:rsidR="009D1437" w:rsidRPr="00007702" w:rsidRDefault="009D1437" w:rsidP="009D1437">
      <w:pPr>
        <w:pStyle w:val="N"/>
      </w:pPr>
      <w:r w:rsidRPr="00663B3E">
        <w:t>HTTP METHOD</w:t>
      </w:r>
    </w:p>
    <w:p w14:paraId="5D67E243" w14:textId="77777777" w:rsidR="009D1437" w:rsidRPr="00007702" w:rsidRDefault="009D1437" w:rsidP="009D1437">
      <w:pPr>
        <w:pStyle w:val="N"/>
        <w:rPr>
          <w:b/>
        </w:rPr>
      </w:pPr>
      <w:r>
        <w:tab/>
      </w:r>
      <w:r w:rsidRPr="00610AFD">
        <w:t>POST</w:t>
      </w:r>
    </w:p>
    <w:p w14:paraId="755FFF26" w14:textId="77777777" w:rsidR="009D1437" w:rsidRPr="00610AFD" w:rsidRDefault="009D1437" w:rsidP="009D1437">
      <w:pPr>
        <w:pStyle w:val="N"/>
      </w:pPr>
      <w:r w:rsidRPr="00610AFD">
        <w:t>REQUEST BODY</w:t>
      </w:r>
    </w:p>
    <w:p w14:paraId="7ECC5AB3" w14:textId="77777777" w:rsidR="009D1437" w:rsidRPr="005C559E" w:rsidRDefault="009D1437" w:rsidP="009D1437">
      <w:pPr>
        <w:pStyle w:val="ListParagraph"/>
        <w:numPr>
          <w:ilvl w:val="0"/>
          <w:numId w:val="2"/>
        </w:numPr>
        <w:spacing w:after="0" w:line="360" w:lineRule="auto"/>
        <w:ind w:left="1080"/>
        <w:jc w:val="both"/>
        <w:rPr>
          <w:rFonts w:eastAsia="Calibri"/>
          <w:b/>
          <w:u w:val="single"/>
        </w:rPr>
      </w:pPr>
      <w:r w:rsidRPr="00F438EE">
        <w:rPr>
          <w:rFonts w:eastAsiaTheme="minorHAnsi"/>
          <w:b/>
          <w:color w:val="000000"/>
        </w:rPr>
        <w:t>username</w:t>
      </w:r>
      <w:r w:rsidRPr="00F438EE">
        <w:rPr>
          <w:rFonts w:eastAsia="Calibri"/>
          <w:b/>
        </w:rPr>
        <w:t xml:space="preserve"> /</w:t>
      </w:r>
      <w:r w:rsidRPr="00F438EE">
        <w:rPr>
          <w:b/>
        </w:rPr>
        <w:t xml:space="preserve"> </w:t>
      </w:r>
      <w:r w:rsidRPr="00F438EE">
        <w:rPr>
          <w:rFonts w:eastAsiaTheme="minorHAnsi"/>
          <w:b/>
          <w:color w:val="000000"/>
        </w:rPr>
        <w:t>password</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00C075A6" w14:textId="77777777" w:rsidR="009D1437" w:rsidRPr="00F438EE" w:rsidRDefault="009D1437" w:rsidP="009D1437">
      <w:pPr>
        <w:pStyle w:val="ListParagraph"/>
        <w:numPr>
          <w:ilvl w:val="0"/>
          <w:numId w:val="2"/>
        </w:numPr>
        <w:spacing w:after="0" w:line="360" w:lineRule="auto"/>
        <w:ind w:left="1080"/>
        <w:jc w:val="both"/>
        <w:rPr>
          <w:rFonts w:eastAsia="Calibri"/>
          <w:b/>
          <w:u w:val="single"/>
        </w:rPr>
      </w:pPr>
      <w:r>
        <w:rPr>
          <w:rFonts w:eastAsiaTheme="minorHAnsi"/>
          <w:b/>
          <w:color w:val="000000"/>
        </w:rPr>
        <w:t>fkey</w:t>
      </w:r>
      <w:r w:rsidRPr="005C559E">
        <w:rPr>
          <w:b/>
        </w:rPr>
        <w:t xml:space="preserve">: </w:t>
      </w:r>
      <w:r w:rsidRPr="005C559E">
        <w:t xml:space="preserve">Chuỗi </w:t>
      </w:r>
      <w:r>
        <w:t>fkey</w:t>
      </w:r>
      <w:r w:rsidRPr="005C559E">
        <w:t xml:space="preserve"> xác đị</w:t>
      </w:r>
      <w:r>
        <w:t xml:space="preserve">nh chứng từ </w:t>
      </w:r>
      <w:r w:rsidRPr="005C559E">
        <w:t>cần lấy</w:t>
      </w:r>
    </w:p>
    <w:p w14:paraId="726E1514" w14:textId="77777777" w:rsidR="009D1437" w:rsidRPr="00F438EE" w:rsidRDefault="009D1437" w:rsidP="009D1437">
      <w:pPr>
        <w:pStyle w:val="ListParagraph"/>
        <w:numPr>
          <w:ilvl w:val="0"/>
          <w:numId w:val="2"/>
        </w:numPr>
        <w:spacing w:after="0" w:line="360" w:lineRule="auto"/>
        <w:ind w:left="1080"/>
        <w:jc w:val="both"/>
        <w:rPr>
          <w:rFonts w:eastAsia="Calibri"/>
          <w:b/>
          <w:color w:val="FF0000"/>
          <w:u w:val="single"/>
        </w:rPr>
      </w:pPr>
      <w:r w:rsidRPr="00F438EE">
        <w:rPr>
          <w:b/>
        </w:rPr>
        <w:t>type</w:t>
      </w:r>
      <w:r w:rsidRPr="00F438EE">
        <w:rPr>
          <w:b/>
          <w:color w:val="FF0000"/>
        </w:rPr>
        <w:t xml:space="preserve">: </w:t>
      </w:r>
      <w:r w:rsidRPr="00F438EE">
        <w:rPr>
          <w:rFonts w:eastAsiaTheme="minorHAnsi"/>
          <w:color w:val="FF0000"/>
        </w:rPr>
        <w:t>type = 0 download xml, type=1 download pdf, type=2 download html</w:t>
      </w:r>
    </w:p>
    <w:p w14:paraId="042B8DD1" w14:textId="77777777" w:rsidR="009D1437" w:rsidRPr="005C559E" w:rsidRDefault="009D1437" w:rsidP="009D1437">
      <w:pPr>
        <w:pStyle w:val="ListParagraph"/>
        <w:spacing w:after="0" w:line="360" w:lineRule="auto"/>
        <w:ind w:left="1080"/>
        <w:jc w:val="both"/>
        <w:rPr>
          <w:rFonts w:eastAsia="Calibri"/>
          <w:b/>
          <w:u w:val="single"/>
        </w:rPr>
      </w:pPr>
    </w:p>
    <w:p w14:paraId="15EC3902" w14:textId="77777777" w:rsidR="009D1437" w:rsidRDefault="009D1437" w:rsidP="009D143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9D1437" w:rsidRPr="00660ABB" w14:paraId="5E721F38"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2253D067" w14:textId="77777777" w:rsidR="009D1437" w:rsidRPr="00660ABB" w:rsidRDefault="009D1437" w:rsidP="00616EC4">
            <w:pPr>
              <w:pStyle w:val="ListParagraph"/>
              <w:jc w:val="center"/>
            </w:pPr>
            <w:r>
              <w:lastRenderedPageBreak/>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046ECE9F" w14:textId="77777777" w:rsidR="009D1437" w:rsidRPr="00660ABB" w:rsidRDefault="009D1437" w:rsidP="00616EC4">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29F95D04" w14:textId="77777777" w:rsidR="009D1437" w:rsidRPr="00660ABB" w:rsidRDefault="009D1437" w:rsidP="00616EC4">
            <w:pPr>
              <w:pStyle w:val="ListParagraph"/>
            </w:pPr>
            <w:r>
              <w:t>Ghi chú</w:t>
            </w:r>
          </w:p>
        </w:tc>
      </w:tr>
      <w:tr w:rsidR="009D1437" w:rsidRPr="00660ABB" w14:paraId="5CF349C2" w14:textId="77777777" w:rsidTr="00616EC4">
        <w:tc>
          <w:tcPr>
            <w:tcW w:w="1710" w:type="dxa"/>
            <w:tcBorders>
              <w:top w:val="single" w:sz="4" w:space="0" w:color="2E74B5"/>
              <w:left w:val="single" w:sz="4" w:space="0" w:color="2E74B5"/>
              <w:right w:val="single" w:sz="4" w:space="0" w:color="2E74B5"/>
            </w:tcBorders>
            <w:shd w:val="clear" w:color="auto" w:fill="auto"/>
          </w:tcPr>
          <w:p w14:paraId="5B248D18" w14:textId="77777777" w:rsidR="009D1437" w:rsidRPr="004A4DD9" w:rsidRDefault="009D1437" w:rsidP="00616EC4">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445C52F" w14:textId="77777777" w:rsidR="009D1437" w:rsidRPr="004A4DD9" w:rsidRDefault="009D1437" w:rsidP="00616EC4">
            <w:pPr>
              <w:pStyle w:val="ListParagraph"/>
              <w:ind w:left="0"/>
              <w:jc w:val="both"/>
            </w:pPr>
            <w:r w:rsidRPr="004A4DD9">
              <w:t>Tài khoản đăng nhập sai</w:t>
            </w:r>
            <w:r>
              <w:t xml:space="preserve"> hoặc không có quyền ServiceRole</w:t>
            </w:r>
          </w:p>
        </w:tc>
        <w:tc>
          <w:tcPr>
            <w:tcW w:w="2515" w:type="dxa"/>
            <w:tcBorders>
              <w:top w:val="single" w:sz="4" w:space="0" w:color="2E74B5"/>
              <w:left w:val="single" w:sz="4" w:space="0" w:color="2E74B5"/>
              <w:bottom w:val="single" w:sz="4" w:space="0" w:color="2E74B5"/>
              <w:right w:val="single" w:sz="4" w:space="0" w:color="2E74B5"/>
            </w:tcBorders>
          </w:tcPr>
          <w:p w14:paraId="23AA7265" w14:textId="77777777" w:rsidR="009D1437" w:rsidRPr="004A4DD9" w:rsidRDefault="009D1437" w:rsidP="00616EC4">
            <w:pPr>
              <w:pStyle w:val="ListParagraph"/>
              <w:ind w:left="0"/>
              <w:jc w:val="both"/>
            </w:pPr>
          </w:p>
        </w:tc>
      </w:tr>
      <w:tr w:rsidR="009D1437" w:rsidRPr="00660ABB" w14:paraId="550B8DE8" w14:textId="77777777" w:rsidTr="00616EC4">
        <w:tc>
          <w:tcPr>
            <w:tcW w:w="1710" w:type="dxa"/>
            <w:tcBorders>
              <w:top w:val="single" w:sz="4" w:space="0" w:color="2E74B5"/>
              <w:left w:val="single" w:sz="4" w:space="0" w:color="2E74B5"/>
              <w:right w:val="single" w:sz="4" w:space="0" w:color="2E74B5"/>
            </w:tcBorders>
            <w:shd w:val="clear" w:color="auto" w:fill="auto"/>
          </w:tcPr>
          <w:p w14:paraId="7C6172BC" w14:textId="77777777" w:rsidR="009D1437" w:rsidRPr="004A4DD9" w:rsidRDefault="009D1437" w:rsidP="00616EC4">
            <w:pPr>
              <w:autoSpaceDE w:val="0"/>
              <w:autoSpaceDN w:val="0"/>
              <w:adjustRightInd w:val="0"/>
              <w:jc w:val="both"/>
            </w:pPr>
            <w:r w:rsidRPr="002E72A7">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17B9FA4" w14:textId="77777777" w:rsidR="009D1437" w:rsidRPr="004A4DD9" w:rsidRDefault="009D1437" w:rsidP="00616EC4">
            <w:pPr>
              <w:pStyle w:val="ListParagraph"/>
              <w:ind w:left="0"/>
              <w:jc w:val="both"/>
            </w:pPr>
            <w:r>
              <w:t>Chuỗi token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3EA82E78" w14:textId="77777777" w:rsidR="009D1437" w:rsidRPr="004A4DD9" w:rsidRDefault="009D1437" w:rsidP="00616EC4">
            <w:pPr>
              <w:pStyle w:val="ListParagraph"/>
              <w:ind w:left="0"/>
              <w:jc w:val="both"/>
            </w:pPr>
          </w:p>
        </w:tc>
      </w:tr>
      <w:tr w:rsidR="009D1437" w:rsidRPr="00660ABB" w14:paraId="1BF69080"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74FCEBB" w14:textId="77777777" w:rsidR="009D1437" w:rsidRPr="004A4DD9" w:rsidRDefault="009D1437" w:rsidP="00616EC4">
            <w:pPr>
              <w:autoSpaceDE w:val="0"/>
              <w:autoSpaceDN w:val="0"/>
              <w:adjustRightInd w:val="0"/>
              <w:jc w:val="both"/>
            </w:pPr>
            <w:r w:rsidRPr="004A4DD9">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BBAA06C" w14:textId="77777777" w:rsidR="009D1437" w:rsidRPr="004A4DD9" w:rsidRDefault="009D1437" w:rsidP="00616EC4">
            <w:pPr>
              <w:pStyle w:val="ListParagraph"/>
              <w:ind w:left="0"/>
              <w:jc w:val="both"/>
            </w:pPr>
            <w:r w:rsidRPr="004A4DD9">
              <w:t>Không tìm thấy Pattern</w:t>
            </w:r>
          </w:p>
        </w:tc>
        <w:tc>
          <w:tcPr>
            <w:tcW w:w="2515" w:type="dxa"/>
            <w:tcBorders>
              <w:top w:val="single" w:sz="4" w:space="0" w:color="2E74B5"/>
              <w:left w:val="single" w:sz="4" w:space="0" w:color="2E74B5"/>
              <w:bottom w:val="single" w:sz="4" w:space="0" w:color="2E74B5"/>
              <w:right w:val="single" w:sz="4" w:space="0" w:color="2E74B5"/>
            </w:tcBorders>
          </w:tcPr>
          <w:p w14:paraId="11A90376" w14:textId="77777777" w:rsidR="009D1437" w:rsidRPr="004A4DD9" w:rsidRDefault="009D1437" w:rsidP="00616EC4">
            <w:pPr>
              <w:pStyle w:val="ListParagraph"/>
              <w:ind w:left="0"/>
              <w:jc w:val="both"/>
            </w:pPr>
          </w:p>
        </w:tc>
      </w:tr>
      <w:tr w:rsidR="009D1437" w:rsidRPr="00660ABB" w14:paraId="3683BC90"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D122EAD" w14:textId="77777777" w:rsidR="009D1437" w:rsidRPr="004A4DD9" w:rsidRDefault="009D1437" w:rsidP="00616EC4">
            <w:pPr>
              <w:autoSpaceDE w:val="0"/>
              <w:autoSpaceDN w:val="0"/>
              <w:adjustRightInd w:val="0"/>
              <w:jc w:val="both"/>
            </w:pPr>
            <w:r w:rsidRPr="004A4DD9">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D959B2F" w14:textId="77777777" w:rsidR="009D1437" w:rsidRPr="004A4DD9" w:rsidRDefault="009D1437" w:rsidP="00616EC4">
            <w:pPr>
              <w:pStyle w:val="ListParagraph"/>
              <w:ind w:left="0"/>
              <w:jc w:val="both"/>
            </w:pPr>
            <w:r w:rsidRPr="004A4DD9">
              <w:t xml:space="preserve">Không tìm thấy </w:t>
            </w:r>
            <w:r>
              <w:t>chứng từ</w:t>
            </w:r>
          </w:p>
        </w:tc>
        <w:tc>
          <w:tcPr>
            <w:tcW w:w="2515" w:type="dxa"/>
            <w:tcBorders>
              <w:top w:val="single" w:sz="4" w:space="0" w:color="2E74B5"/>
              <w:left w:val="single" w:sz="4" w:space="0" w:color="2E74B5"/>
              <w:bottom w:val="single" w:sz="4" w:space="0" w:color="2E74B5"/>
              <w:right w:val="single" w:sz="4" w:space="0" w:color="2E74B5"/>
            </w:tcBorders>
          </w:tcPr>
          <w:p w14:paraId="0F6F28FA" w14:textId="77777777" w:rsidR="009D1437" w:rsidRPr="004A4DD9" w:rsidRDefault="009D1437" w:rsidP="00616EC4">
            <w:pPr>
              <w:pStyle w:val="ListParagraph"/>
              <w:ind w:left="0"/>
              <w:jc w:val="both"/>
            </w:pPr>
          </w:p>
        </w:tc>
      </w:tr>
      <w:tr w:rsidR="009D1437" w:rsidRPr="00660ABB" w14:paraId="3A2E740A" w14:textId="77777777" w:rsidTr="00616EC4">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6E5AD8F" w14:textId="77777777" w:rsidR="009D1437" w:rsidRPr="004A4DD9" w:rsidRDefault="009D1437" w:rsidP="00616EC4">
            <w:pPr>
              <w:autoSpaceDE w:val="0"/>
              <w:autoSpaceDN w:val="0"/>
              <w:adjustRightInd w:val="0"/>
              <w:rPr>
                <w:rFonts w:eastAsia="Calibri"/>
              </w:rPr>
            </w:pPr>
            <w:r w:rsidRPr="004A4DD9">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4405191" w14:textId="77777777" w:rsidR="009D1437" w:rsidRPr="004A4DD9" w:rsidRDefault="009D1437" w:rsidP="00616EC4">
            <w:pPr>
              <w:pStyle w:val="ListParagraph"/>
              <w:spacing w:after="0" w:line="240" w:lineRule="auto"/>
              <w:ind w:left="0"/>
              <w:rPr>
                <w:rFonts w:eastAsia="Calibri"/>
              </w:rPr>
            </w:pPr>
            <w:r w:rsidRPr="004A4DD9">
              <w:rPr>
                <w:rFonts w:eastAsia="Calibri"/>
              </w:rPr>
              <w:t xml:space="preserve">User name không phù hợp, không tìm thấy </w:t>
            </w:r>
            <w:r>
              <w:rPr>
                <w:rFonts w:eastAsia="Calibri"/>
              </w:rPr>
              <w:t>thông tin công ty</w:t>
            </w:r>
            <w:r w:rsidRPr="004A4DD9">
              <w:rPr>
                <w:rFonts w:eastAsia="Calibri"/>
              </w:rPr>
              <w:t xml:space="preserve">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12860304" w14:textId="77777777" w:rsidR="009D1437" w:rsidRPr="004A4DD9" w:rsidRDefault="009D1437" w:rsidP="00616EC4">
            <w:pPr>
              <w:pStyle w:val="ListParagraph"/>
              <w:ind w:left="0"/>
              <w:jc w:val="both"/>
            </w:pPr>
          </w:p>
        </w:tc>
      </w:tr>
      <w:tr w:rsidR="009D1437" w:rsidRPr="00660ABB" w14:paraId="203D8657"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3267754" w14:textId="77777777" w:rsidR="009D1437" w:rsidRPr="004A4DD9" w:rsidRDefault="009D1437" w:rsidP="00616EC4">
            <w:pPr>
              <w:autoSpaceDE w:val="0"/>
              <w:autoSpaceDN w:val="0"/>
              <w:adjustRightInd w:val="0"/>
              <w:jc w:val="both"/>
            </w:pPr>
            <w:r w:rsidRPr="004A4DD9">
              <w:t>ERR:11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5BCA73D" w14:textId="77777777" w:rsidR="009D1437" w:rsidRPr="004A4DD9" w:rsidRDefault="009D1437" w:rsidP="00616EC4">
            <w:pPr>
              <w:pStyle w:val="ListParagraph"/>
              <w:ind w:left="0"/>
              <w:jc w:val="both"/>
            </w:pPr>
            <w:r w:rsidRPr="004A4DD9">
              <w:t>Hóa đơn chưa thanh toán nên không xem được</w:t>
            </w:r>
          </w:p>
        </w:tc>
        <w:tc>
          <w:tcPr>
            <w:tcW w:w="2515" w:type="dxa"/>
            <w:tcBorders>
              <w:top w:val="single" w:sz="4" w:space="0" w:color="2E74B5"/>
              <w:left w:val="single" w:sz="4" w:space="0" w:color="2E74B5"/>
              <w:bottom w:val="single" w:sz="4" w:space="0" w:color="2E74B5"/>
              <w:right w:val="single" w:sz="4" w:space="0" w:color="2E74B5"/>
            </w:tcBorders>
          </w:tcPr>
          <w:p w14:paraId="01687AD9" w14:textId="77777777" w:rsidR="009D1437" w:rsidRPr="004A4DD9" w:rsidRDefault="009D1437" w:rsidP="00616EC4">
            <w:pPr>
              <w:pStyle w:val="ListParagraph"/>
              <w:ind w:left="0"/>
              <w:jc w:val="both"/>
            </w:pPr>
          </w:p>
        </w:tc>
      </w:tr>
      <w:tr w:rsidR="009D1437" w:rsidRPr="00660ABB" w14:paraId="4E8559DD"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3577139" w14:textId="77777777" w:rsidR="009D1437" w:rsidRPr="004A4DD9" w:rsidRDefault="009D1437" w:rsidP="00616EC4">
            <w:pPr>
              <w:autoSpaceDE w:val="0"/>
              <w:autoSpaceDN w:val="0"/>
              <w:adjustRightInd w:val="0"/>
              <w:jc w:val="both"/>
            </w:pPr>
            <w:r w:rsidRPr="004A4DD9">
              <w:t>ERR:1</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C9F9732" w14:textId="77777777" w:rsidR="009D1437" w:rsidRPr="004A4DD9" w:rsidRDefault="009D1437" w:rsidP="00616EC4">
            <w:pPr>
              <w:pStyle w:val="ListParagraph"/>
              <w:ind w:left="0"/>
              <w:jc w:val="both"/>
            </w:pPr>
            <w:r>
              <w:t>Hoá đơn có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11784896" w14:textId="77777777" w:rsidR="009D1437" w:rsidRPr="004A4DD9" w:rsidRDefault="009D1437" w:rsidP="00616EC4">
            <w:pPr>
              <w:pStyle w:val="ListParagraph"/>
              <w:ind w:left="0"/>
              <w:jc w:val="both"/>
            </w:pPr>
          </w:p>
        </w:tc>
      </w:tr>
      <w:tr w:rsidR="009D1437" w:rsidRPr="00660ABB" w14:paraId="3474E53A"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CD5560A" w14:textId="77777777" w:rsidR="009D1437" w:rsidRPr="004A4DD9" w:rsidRDefault="009D1437" w:rsidP="00616EC4">
            <w:pPr>
              <w:autoSpaceDE w:val="0"/>
              <w:autoSpaceDN w:val="0"/>
              <w:adjustRightInd w:val="0"/>
              <w:jc w:val="both"/>
            </w:pPr>
            <w:r w:rsidRPr="004A4DD9">
              <w:t>ERR:1</w:t>
            </w:r>
            <w:r>
              <w:t>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F52A6E8" w14:textId="77777777" w:rsidR="009D1437" w:rsidRPr="004A4DD9" w:rsidRDefault="009D1437" w:rsidP="00616EC4">
            <w:pPr>
              <w:pStyle w:val="ListParagraph"/>
              <w:ind w:left="0"/>
              <w:jc w:val="both"/>
            </w:pPr>
            <w:r>
              <w:t>Hoá đơn không mã chưa được thuế chấp nhận</w:t>
            </w:r>
          </w:p>
        </w:tc>
        <w:tc>
          <w:tcPr>
            <w:tcW w:w="2515" w:type="dxa"/>
            <w:tcBorders>
              <w:top w:val="single" w:sz="4" w:space="0" w:color="2E74B5"/>
              <w:left w:val="single" w:sz="4" w:space="0" w:color="2E74B5"/>
              <w:bottom w:val="single" w:sz="4" w:space="0" w:color="2E74B5"/>
              <w:right w:val="single" w:sz="4" w:space="0" w:color="2E74B5"/>
            </w:tcBorders>
          </w:tcPr>
          <w:p w14:paraId="30D9F410" w14:textId="77777777" w:rsidR="009D1437" w:rsidRPr="004A4DD9" w:rsidRDefault="009D1437" w:rsidP="00616EC4">
            <w:pPr>
              <w:pStyle w:val="ListParagraph"/>
              <w:ind w:left="0"/>
              <w:jc w:val="both"/>
            </w:pPr>
          </w:p>
        </w:tc>
      </w:tr>
      <w:tr w:rsidR="009D1437" w:rsidRPr="00660ABB" w14:paraId="77DCE2B1" w14:textId="77777777" w:rsidTr="00616EC4">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38AACA1" w14:textId="77777777" w:rsidR="009D1437" w:rsidRPr="004A4DD9" w:rsidRDefault="009D1437" w:rsidP="00616EC4">
            <w:pPr>
              <w:autoSpaceDE w:val="0"/>
              <w:autoSpaceDN w:val="0"/>
              <w:adjustRightInd w:val="0"/>
              <w:jc w:val="both"/>
            </w:pPr>
            <w:r w:rsidRPr="004A4DD9">
              <w:t>chuỗi_Xml_trả_về</w:t>
            </w:r>
          </w:p>
          <w:p w14:paraId="7A0D45B2" w14:textId="77777777" w:rsidR="009D1437" w:rsidRPr="004A4DD9" w:rsidRDefault="009D1437" w:rsidP="00616EC4">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A37BA1E" w14:textId="77777777" w:rsidR="009D1437" w:rsidRDefault="009D1437" w:rsidP="00616EC4">
            <w:pPr>
              <w:jc w:val="both"/>
            </w:pPr>
            <w:r w:rsidRPr="004A4DD9">
              <w:t xml:space="preserve">Trả về chuỗi Xml tương ứng với </w:t>
            </w:r>
            <w:r>
              <w:t xml:space="preserve">chứng từ tương đương vs type =0 </w:t>
            </w:r>
          </w:p>
          <w:p w14:paraId="76EC05DC" w14:textId="77777777" w:rsidR="009D1437" w:rsidRDefault="009D1437" w:rsidP="00616EC4">
            <w:pPr>
              <w:pStyle w:val="ListParagraph"/>
              <w:numPr>
                <w:ilvl w:val="0"/>
                <w:numId w:val="4"/>
              </w:numPr>
              <w:jc w:val="both"/>
            </w:pPr>
            <w:r>
              <w:t>type = 1 Trả về chuỗi base64 tương ứng với hóa đơn. Lưu chuỗi này thành file .pdf để được file PDF</w:t>
            </w:r>
          </w:p>
          <w:p w14:paraId="57A9B784" w14:textId="77777777" w:rsidR="009D1437" w:rsidRPr="004A4DD9" w:rsidRDefault="009D1437" w:rsidP="00616EC4">
            <w:pPr>
              <w:pStyle w:val="ListParagraph"/>
              <w:numPr>
                <w:ilvl w:val="0"/>
                <w:numId w:val="4"/>
              </w:numPr>
              <w:jc w:val="both"/>
            </w:pPr>
            <w:r>
              <w:t>type=2 Trả về chuỗi base64 tương ứng với hóa đơn. Lưu chuỗi này thành file .html để được file HTML</w:t>
            </w:r>
          </w:p>
        </w:tc>
        <w:tc>
          <w:tcPr>
            <w:tcW w:w="2515" w:type="dxa"/>
            <w:tcBorders>
              <w:top w:val="single" w:sz="4" w:space="0" w:color="2E74B5"/>
              <w:left w:val="single" w:sz="4" w:space="0" w:color="2E74B5"/>
              <w:bottom w:val="single" w:sz="4" w:space="0" w:color="2E74B5"/>
              <w:right w:val="single" w:sz="4" w:space="0" w:color="2E74B5"/>
            </w:tcBorders>
          </w:tcPr>
          <w:p w14:paraId="24F220B1" w14:textId="77777777" w:rsidR="009D1437" w:rsidRPr="004A4DD9" w:rsidRDefault="009D1437" w:rsidP="00616EC4">
            <w:pPr>
              <w:jc w:val="both"/>
            </w:pPr>
            <w:r w:rsidRPr="004A4DD9">
              <w:t xml:space="preserve">Trả về một </w:t>
            </w:r>
            <w:r>
              <w:t xml:space="preserve">chứng từ </w:t>
            </w:r>
            <w:r w:rsidRPr="004A4DD9">
              <w:t>dưới dạng string Xml</w:t>
            </w:r>
          </w:p>
        </w:tc>
      </w:tr>
    </w:tbl>
    <w:p w14:paraId="479053B7" w14:textId="598FDFC7" w:rsidR="00D33B87" w:rsidRPr="002F12FE" w:rsidRDefault="00D33B87" w:rsidP="00D33B87">
      <w:pPr>
        <w:pStyle w:val="Heading2"/>
        <w:rPr>
          <w:highlight w:val="yellow"/>
        </w:rPr>
      </w:pPr>
      <w:bookmarkStart w:id="2194" w:name="_Toc198045394"/>
      <w:r w:rsidRPr="002F12FE">
        <w:rPr>
          <w:highlight w:val="yellow"/>
        </w:rPr>
        <w:t xml:space="preserve">Thông báo sai sót chứng từ </w:t>
      </w:r>
      <w:r w:rsidR="002F12FE">
        <w:rPr>
          <w:highlight w:val="yellow"/>
        </w:rPr>
        <w:t>(API mới)</w:t>
      </w:r>
      <w:r w:rsidR="00567FDB">
        <w:rPr>
          <w:highlight w:val="yellow"/>
        </w:rPr>
        <w:t>(dự kiến chạy từ 1/7/2025)</w:t>
      </w:r>
    </w:p>
    <w:p w14:paraId="7728B6C1" w14:textId="45341B97" w:rsidR="00D33B87" w:rsidRDefault="00D33B87" w:rsidP="00D33B87">
      <w:pPr>
        <w:pStyle w:val="Heading3"/>
      </w:pPr>
      <w:r>
        <w:t>Gửi thông điệp chứng từ điện tử có sai sót.</w:t>
      </w:r>
    </w:p>
    <w:p w14:paraId="6FF7F230" w14:textId="77777777" w:rsidR="00D33B87" w:rsidRPr="00593BE8" w:rsidRDefault="00D33B87" w:rsidP="00D33B87">
      <w:pPr>
        <w:pStyle w:val="N"/>
      </w:pPr>
      <w:r w:rsidRPr="00593BE8">
        <w:t>URL</w:t>
      </w:r>
    </w:p>
    <w:p w14:paraId="161300D2" w14:textId="3E016FF1" w:rsidR="00D33B87" w:rsidRDefault="00D33B87" w:rsidP="00D33B87">
      <w:pPr>
        <w:pStyle w:val="N"/>
      </w:pPr>
      <w:r>
        <w:tab/>
      </w:r>
      <w:r w:rsidRPr="00007702">
        <w:t xml:space="preserve"> </w:t>
      </w:r>
      <w:r w:rsidR="004E6662" w:rsidRPr="004E6662">
        <w:t xml:space="preserve">string </w:t>
      </w:r>
      <w:r w:rsidR="004E6662" w:rsidRPr="004E6662">
        <w:rPr>
          <w:b/>
          <w:bCs/>
        </w:rPr>
        <w:t>SendCTTNoticeErrors</w:t>
      </w:r>
      <w:r w:rsidR="004E6662" w:rsidRPr="004E6662">
        <w:t>(string Account, string ACpass, string xml, string username, string password, string serialCert = "", int convert = 0)</w:t>
      </w:r>
    </w:p>
    <w:p w14:paraId="7213229F" w14:textId="77777777" w:rsidR="00D33B87" w:rsidRPr="00593BE8" w:rsidRDefault="00D33B87" w:rsidP="00D33B87">
      <w:pPr>
        <w:pStyle w:val="N"/>
      </w:pPr>
      <w:r w:rsidRPr="00593BE8">
        <w:t>DESCRIPTION</w:t>
      </w:r>
    </w:p>
    <w:p w14:paraId="63241FA7" w14:textId="5493B5FF" w:rsidR="00D33B87" w:rsidRPr="007C1EEB" w:rsidRDefault="00D33B87" w:rsidP="00D33B87">
      <w:pPr>
        <w:pStyle w:val="N"/>
      </w:pPr>
      <w:r>
        <w:tab/>
        <w:t>Đây là web service cho phép gửi thông điệp chứng từ điện tử có sai sót bằng hsm hoặc p12.</w:t>
      </w:r>
    </w:p>
    <w:p w14:paraId="7BDF271A" w14:textId="77777777" w:rsidR="00D33B87" w:rsidRPr="00007702" w:rsidRDefault="00D33B87" w:rsidP="00D33B87">
      <w:pPr>
        <w:pStyle w:val="N"/>
      </w:pPr>
      <w:r w:rsidRPr="00663B3E">
        <w:t>HTTP METHOD</w:t>
      </w:r>
    </w:p>
    <w:p w14:paraId="3AEBFDB1" w14:textId="77777777" w:rsidR="00D33B87" w:rsidRPr="00007702" w:rsidRDefault="00D33B87" w:rsidP="00D33B87">
      <w:pPr>
        <w:pStyle w:val="N"/>
        <w:rPr>
          <w:b/>
        </w:rPr>
      </w:pPr>
      <w:r w:rsidRPr="00610AFD">
        <w:tab/>
      </w:r>
      <w:r w:rsidRPr="00610AFD">
        <w:tab/>
        <w:t>POST</w:t>
      </w:r>
    </w:p>
    <w:p w14:paraId="0A7042D9" w14:textId="77777777" w:rsidR="00D33B87" w:rsidRPr="00610AFD" w:rsidRDefault="00D33B87" w:rsidP="00D33B87">
      <w:pPr>
        <w:pStyle w:val="N"/>
      </w:pPr>
      <w:r w:rsidRPr="00610AFD">
        <w:t>REQUEST BODY</w:t>
      </w:r>
    </w:p>
    <w:p w14:paraId="0FC1469E" w14:textId="77777777" w:rsidR="00D33B87" w:rsidRPr="009372AD" w:rsidRDefault="00D33B87" w:rsidP="00D33B8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 xml:space="preserve">Tài khoản được cấp phát cho nhân viên gọi lệnh </w:t>
      </w:r>
      <w:r>
        <w:rPr>
          <w:rFonts w:eastAsia="Calibri"/>
        </w:rPr>
        <w:t>gửi thông điệp.</w:t>
      </w:r>
    </w:p>
    <w:p w14:paraId="04BECF54" w14:textId="77777777" w:rsidR="00D33B87" w:rsidRPr="00076E1C" w:rsidRDefault="00D33B87" w:rsidP="00D33B87">
      <w:pPr>
        <w:pStyle w:val="ListParagraph"/>
        <w:numPr>
          <w:ilvl w:val="0"/>
          <w:numId w:val="2"/>
        </w:numPr>
        <w:spacing w:after="0" w:line="360" w:lineRule="auto"/>
        <w:ind w:left="1080"/>
        <w:jc w:val="both"/>
        <w:rPr>
          <w:rFonts w:eastAsia="Calibri"/>
          <w:b/>
          <w:u w:val="single"/>
        </w:rPr>
      </w:pPr>
      <w:r w:rsidRPr="009372AD">
        <w:rPr>
          <w:rFonts w:eastAsia="Calibri"/>
          <w:b/>
        </w:rPr>
        <w:lastRenderedPageBreak/>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27247846" w14:textId="07488630" w:rsidR="00D33B87" w:rsidRPr="005A1839" w:rsidRDefault="00D33B87" w:rsidP="00D33B87">
      <w:pPr>
        <w:pStyle w:val="ListParagraph"/>
        <w:numPr>
          <w:ilvl w:val="0"/>
          <w:numId w:val="2"/>
        </w:numPr>
        <w:spacing w:after="0" w:line="360" w:lineRule="auto"/>
        <w:ind w:left="1080"/>
        <w:jc w:val="both"/>
        <w:rPr>
          <w:rFonts w:eastAsia="Calibri"/>
          <w:b/>
          <w:u w:val="single"/>
        </w:rPr>
      </w:pPr>
      <w:r w:rsidRPr="00B21083">
        <w:rPr>
          <w:b/>
          <w:color w:val="000000"/>
        </w:rPr>
        <w:t>xml</w:t>
      </w:r>
      <w:r w:rsidRPr="00076E1C">
        <w:rPr>
          <w:color w:val="000000"/>
        </w:rPr>
        <w:t xml:space="preserve">: chuỗi xml </w:t>
      </w:r>
      <w:r>
        <w:rPr>
          <w:color w:val="000000"/>
        </w:rPr>
        <w:t xml:space="preserve">thông điệp </w:t>
      </w:r>
      <w:r>
        <w:t xml:space="preserve">chứng từ </w:t>
      </w:r>
      <w:r>
        <w:rPr>
          <w:color w:val="000000"/>
        </w:rPr>
        <w:t>điện tử có sai sót</w:t>
      </w:r>
      <w:r w:rsidRPr="00076E1C">
        <w:rPr>
          <w:color w:val="000000"/>
        </w:rPr>
        <w:t xml:space="preserve"> (theo mẫ</w:t>
      </w:r>
      <w:r>
        <w:rPr>
          <w:color w:val="000000"/>
        </w:rPr>
        <w:t>u mô tả kèm theo</w:t>
      </w:r>
      <w:r w:rsidRPr="00076E1C">
        <w:rPr>
          <w:color w:val="000000"/>
        </w:rPr>
        <w:t>)</w:t>
      </w:r>
      <w:r>
        <w:rPr>
          <w:rFonts w:eastAsia="Calibri"/>
          <w:b/>
          <w:u w:val="single"/>
        </w:rPr>
        <w:t xml:space="preserve">    </w:t>
      </w:r>
    </w:p>
    <w:p w14:paraId="3D26D618" w14:textId="3314CE3C" w:rsidR="00D33B87" w:rsidRPr="005A1839" w:rsidRDefault="007672FA" w:rsidP="00D33B87">
      <w:pPr>
        <w:pStyle w:val="ListParagraph"/>
        <w:numPr>
          <w:ilvl w:val="0"/>
          <w:numId w:val="2"/>
        </w:numPr>
        <w:spacing w:after="0" w:line="360" w:lineRule="auto"/>
        <w:ind w:left="1080"/>
        <w:jc w:val="both"/>
        <w:rPr>
          <w:rFonts w:eastAsia="Calibri"/>
          <w:b/>
          <w:u w:val="single"/>
        </w:rPr>
      </w:pPr>
      <w:r w:rsidRPr="007672FA">
        <w:rPr>
          <w:rFonts w:eastAsia="Times New Roman"/>
          <w:b/>
          <w:bCs/>
        </w:rPr>
        <w:t>serialCert</w:t>
      </w:r>
      <w:r w:rsidR="00D33B87" w:rsidRPr="005A1839">
        <w:rPr>
          <w:color w:val="000000"/>
        </w:rPr>
        <w:t xml:space="preserve">: </w:t>
      </w:r>
      <w:r>
        <w:rPr>
          <w:color w:val="000000"/>
        </w:rPr>
        <w:t>serial chứng thư</w:t>
      </w:r>
      <w:r w:rsidR="00D33B87" w:rsidRPr="005A1839">
        <w:rPr>
          <w:color w:val="000000"/>
        </w:rPr>
        <w:t xml:space="preserve"> số</w:t>
      </w:r>
    </w:p>
    <w:p w14:paraId="15F02732" w14:textId="77777777" w:rsidR="00D33B87" w:rsidRPr="00E009AD" w:rsidRDefault="00D33B87" w:rsidP="00D33B87">
      <w:pPr>
        <w:pStyle w:val="ListParagraph"/>
        <w:numPr>
          <w:ilvl w:val="0"/>
          <w:numId w:val="2"/>
        </w:numPr>
        <w:spacing w:after="0" w:line="360" w:lineRule="auto"/>
        <w:ind w:left="1080"/>
        <w:jc w:val="both"/>
        <w:rPr>
          <w:rFonts w:eastAsia="Calibri"/>
          <w:b/>
        </w:rPr>
      </w:pPr>
      <w:r w:rsidRPr="00494FBD">
        <w:rPr>
          <w:b/>
          <w:color w:val="000000"/>
        </w:rPr>
        <w:t>convert</w:t>
      </w:r>
      <w:r w:rsidRPr="00494FBD">
        <w:rPr>
          <w:color w:val="000000"/>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391C5FCA" w14:textId="77777777" w:rsidR="00D33B87" w:rsidRDefault="00D33B87" w:rsidP="00D33B8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D33B87" w:rsidRPr="00660ABB" w14:paraId="06A54217"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10938BD2" w14:textId="77777777" w:rsidR="00D33B87" w:rsidRPr="00660ABB" w:rsidRDefault="00D33B87" w:rsidP="00B7194D">
            <w:pPr>
              <w:pStyle w:val="ListParagraph"/>
            </w:pPr>
            <w:r>
              <w:t>Kết 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0767BD0D" w14:textId="77777777" w:rsidR="00D33B87" w:rsidRPr="00660ABB" w:rsidRDefault="00D33B87" w:rsidP="00B7194D">
            <w:pPr>
              <w:pStyle w:val="ListParagraph"/>
            </w:pPr>
            <w:r w:rsidRPr="00660ABB">
              <w:t>Mô 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31CC5352" w14:textId="77777777" w:rsidR="00D33B87" w:rsidRPr="00660ABB" w:rsidRDefault="00D33B87" w:rsidP="00B7194D">
            <w:pPr>
              <w:pStyle w:val="ListParagraph"/>
            </w:pPr>
            <w:r>
              <w:t>Ghi chú</w:t>
            </w:r>
          </w:p>
        </w:tc>
      </w:tr>
      <w:tr w:rsidR="00D33B87" w:rsidRPr="00660ABB" w14:paraId="574D1B13" w14:textId="77777777" w:rsidTr="00B7194D">
        <w:tc>
          <w:tcPr>
            <w:tcW w:w="2250" w:type="dxa"/>
            <w:tcBorders>
              <w:top w:val="single" w:sz="4" w:space="0" w:color="2E74B5"/>
              <w:left w:val="single" w:sz="4" w:space="0" w:color="2E74B5"/>
              <w:right w:val="single" w:sz="4" w:space="0" w:color="2E74B5"/>
            </w:tcBorders>
            <w:shd w:val="clear" w:color="auto" w:fill="auto"/>
          </w:tcPr>
          <w:p w14:paraId="0CE522E8" w14:textId="77777777" w:rsidR="00D33B87" w:rsidRPr="009372AD" w:rsidRDefault="00D33B87" w:rsidP="00B7194D">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D78DABF" w14:textId="77777777" w:rsidR="00D33B87" w:rsidRPr="009372AD" w:rsidRDefault="00D33B87" w:rsidP="00B7194D">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14:paraId="306CC1A1" w14:textId="77777777" w:rsidR="00D33B87" w:rsidRPr="009372AD" w:rsidRDefault="00D33B87" w:rsidP="00B7194D">
            <w:pPr>
              <w:pStyle w:val="ListParagraph"/>
              <w:ind w:left="0"/>
              <w:jc w:val="both"/>
            </w:pPr>
          </w:p>
        </w:tc>
      </w:tr>
      <w:tr w:rsidR="00D33B87" w:rsidRPr="00660ABB" w14:paraId="2A9136BA"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4147CB9" w14:textId="77777777" w:rsidR="00D33B87" w:rsidRPr="009372AD" w:rsidRDefault="00D33B87" w:rsidP="00B7194D">
            <w:pPr>
              <w:autoSpaceDE w:val="0"/>
              <w:autoSpaceDN w:val="0"/>
              <w:adjustRightInd w:val="0"/>
              <w:rPr>
                <w:rFonts w:eastAsia="Calibri"/>
              </w:rPr>
            </w:pPr>
            <w:r w:rsidRPr="00E22984">
              <w:rPr>
                <w:rFonts w:eastAsia="Calibri"/>
              </w:rPr>
              <w:t>ERR:21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101905C" w14:textId="77777777" w:rsidR="00D33B87" w:rsidRPr="009372AD" w:rsidRDefault="00D33B87" w:rsidP="00B7194D">
            <w:pPr>
              <w:rPr>
                <w:rFonts w:eastAsia="Calibri"/>
              </w:rPr>
            </w:pPr>
            <w:r>
              <w:rPr>
                <w:rFonts w:eastAsia="Calibri"/>
              </w:rPr>
              <w:t>Không tìm thấy công ty hoặc tài khoản không tồn tại</w:t>
            </w:r>
          </w:p>
        </w:tc>
        <w:tc>
          <w:tcPr>
            <w:tcW w:w="2116" w:type="dxa"/>
            <w:tcBorders>
              <w:top w:val="single" w:sz="4" w:space="0" w:color="2E74B5"/>
              <w:left w:val="single" w:sz="4" w:space="0" w:color="2E74B5"/>
              <w:bottom w:val="single" w:sz="4" w:space="0" w:color="2E74B5"/>
              <w:right w:val="single" w:sz="4" w:space="0" w:color="2E74B5"/>
            </w:tcBorders>
          </w:tcPr>
          <w:p w14:paraId="140BFA62" w14:textId="77777777" w:rsidR="00D33B87" w:rsidRPr="009372AD" w:rsidRDefault="00D33B87" w:rsidP="00B7194D">
            <w:pPr>
              <w:jc w:val="both"/>
            </w:pPr>
          </w:p>
        </w:tc>
      </w:tr>
      <w:tr w:rsidR="00D33B87" w:rsidRPr="00660ABB" w14:paraId="6B8E324B"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FED4F18" w14:textId="77777777" w:rsidR="00D33B87" w:rsidRPr="009372AD" w:rsidRDefault="00D33B87" w:rsidP="00B7194D">
            <w:pPr>
              <w:autoSpaceDE w:val="0"/>
              <w:autoSpaceDN w:val="0"/>
              <w:adjustRightInd w:val="0"/>
              <w:rPr>
                <w:rFonts w:eastAsia="Calibri"/>
              </w:rPr>
            </w:pPr>
            <w:r w:rsidRPr="00E22984">
              <w:rPr>
                <w:rFonts w:eastAsia="Calibri"/>
              </w:rPr>
              <w:t>ERR:22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E00172B" w14:textId="77777777" w:rsidR="00D33B87" w:rsidRPr="009372AD" w:rsidRDefault="00D33B87" w:rsidP="00B7194D">
            <w:pPr>
              <w:rPr>
                <w:rFonts w:eastAsia="Calibri"/>
              </w:rPr>
            </w:pPr>
            <w:r>
              <w:rPr>
                <w:rFonts w:eastAsia="Calibri"/>
              </w:rPr>
              <w:t>Công ty chưa đăng ký chứng thư số</w:t>
            </w:r>
          </w:p>
        </w:tc>
        <w:tc>
          <w:tcPr>
            <w:tcW w:w="2116" w:type="dxa"/>
            <w:tcBorders>
              <w:top w:val="single" w:sz="4" w:space="0" w:color="2E74B5"/>
              <w:left w:val="single" w:sz="4" w:space="0" w:color="2E74B5"/>
              <w:bottom w:val="single" w:sz="4" w:space="0" w:color="2E74B5"/>
              <w:right w:val="single" w:sz="4" w:space="0" w:color="2E74B5"/>
            </w:tcBorders>
          </w:tcPr>
          <w:p w14:paraId="1485C974" w14:textId="77777777" w:rsidR="00D33B87" w:rsidRPr="009372AD" w:rsidRDefault="00D33B87" w:rsidP="00B7194D">
            <w:pPr>
              <w:pStyle w:val="ListParagraph"/>
              <w:ind w:left="0"/>
              <w:jc w:val="both"/>
            </w:pPr>
          </w:p>
        </w:tc>
      </w:tr>
      <w:tr w:rsidR="00D33B87" w:rsidRPr="00660ABB" w14:paraId="19E44814"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92C4834" w14:textId="77777777" w:rsidR="00D33B87" w:rsidRPr="009372AD" w:rsidRDefault="00D33B87" w:rsidP="00B7194D">
            <w:pPr>
              <w:autoSpaceDE w:val="0"/>
              <w:autoSpaceDN w:val="0"/>
              <w:adjustRightInd w:val="0"/>
              <w:rPr>
                <w:rFonts w:eastAsia="Calibri"/>
              </w:rPr>
            </w:pPr>
            <w:r w:rsidRPr="00E22984">
              <w:rPr>
                <w:rFonts w:eastAsia="Calibri"/>
              </w:rPr>
              <w:t>ERR:28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2DACE87" w14:textId="77777777" w:rsidR="00D33B87" w:rsidRPr="009372AD" w:rsidRDefault="00D33B87" w:rsidP="00B7194D">
            <w:pPr>
              <w:rPr>
                <w:rFonts w:eastAsia="Calibri"/>
              </w:rPr>
            </w:pPr>
            <w:r>
              <w:rPr>
                <w:rFonts w:eastAsia="Calibri"/>
              </w:rPr>
              <w:t>Chưa có thông tin chứng thư trong hệ thống</w:t>
            </w:r>
          </w:p>
        </w:tc>
        <w:tc>
          <w:tcPr>
            <w:tcW w:w="2116" w:type="dxa"/>
            <w:tcBorders>
              <w:top w:val="single" w:sz="4" w:space="0" w:color="2E74B5"/>
              <w:left w:val="single" w:sz="4" w:space="0" w:color="2E74B5"/>
              <w:bottom w:val="single" w:sz="4" w:space="0" w:color="2E74B5"/>
              <w:right w:val="single" w:sz="4" w:space="0" w:color="2E74B5"/>
            </w:tcBorders>
          </w:tcPr>
          <w:p w14:paraId="5F31F080" w14:textId="77777777" w:rsidR="00D33B87" w:rsidRPr="009372AD" w:rsidRDefault="00D33B87" w:rsidP="00B7194D">
            <w:pPr>
              <w:pStyle w:val="ListParagraph"/>
              <w:ind w:left="0"/>
              <w:jc w:val="both"/>
            </w:pPr>
          </w:p>
        </w:tc>
      </w:tr>
      <w:tr w:rsidR="00D33B87" w:rsidRPr="00660ABB" w14:paraId="64A1FA36"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5ADD81E" w14:textId="77777777" w:rsidR="00D33B87" w:rsidRPr="009372AD" w:rsidRDefault="00D33B87" w:rsidP="00B7194D">
            <w:pPr>
              <w:autoSpaceDE w:val="0"/>
              <w:autoSpaceDN w:val="0"/>
              <w:adjustRightInd w:val="0"/>
              <w:rPr>
                <w:rFonts w:eastAsia="Calibri"/>
              </w:rPr>
            </w:pPr>
            <w:r w:rsidRPr="00E22984">
              <w:rPr>
                <w:rFonts w:eastAsia="Calibri"/>
              </w:rPr>
              <w:t>ERR:24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948E138" w14:textId="77777777" w:rsidR="00D33B87" w:rsidRPr="009372AD" w:rsidRDefault="00D33B87" w:rsidP="00B7194D">
            <w:pPr>
              <w:rPr>
                <w:rFonts w:eastAsia="Calibri"/>
              </w:rPr>
            </w:pPr>
            <w:r>
              <w:rPr>
                <w:rFonts w:eastAsia="Calibri"/>
              </w:rPr>
              <w:t>Chứng thư truyền lên không đúng với chứng thư đăng ký trong hệ thống</w:t>
            </w:r>
          </w:p>
        </w:tc>
        <w:tc>
          <w:tcPr>
            <w:tcW w:w="2116" w:type="dxa"/>
            <w:tcBorders>
              <w:top w:val="single" w:sz="4" w:space="0" w:color="2E74B5"/>
              <w:left w:val="single" w:sz="4" w:space="0" w:color="2E74B5"/>
              <w:bottom w:val="single" w:sz="4" w:space="0" w:color="2E74B5"/>
              <w:right w:val="single" w:sz="4" w:space="0" w:color="2E74B5"/>
            </w:tcBorders>
          </w:tcPr>
          <w:p w14:paraId="5BF517E1" w14:textId="77777777" w:rsidR="00D33B87" w:rsidRPr="009372AD" w:rsidRDefault="00D33B87" w:rsidP="00B7194D">
            <w:pPr>
              <w:pStyle w:val="ListParagraph"/>
              <w:ind w:left="0"/>
              <w:jc w:val="both"/>
            </w:pPr>
          </w:p>
        </w:tc>
      </w:tr>
      <w:tr w:rsidR="00D33B87" w:rsidRPr="00660ABB" w14:paraId="618F1CAE"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508E3E7" w14:textId="77777777" w:rsidR="00D33B87" w:rsidRPr="009372AD" w:rsidRDefault="00D33B87" w:rsidP="00B7194D">
            <w:pPr>
              <w:autoSpaceDE w:val="0"/>
              <w:autoSpaceDN w:val="0"/>
              <w:adjustRightInd w:val="0"/>
              <w:rPr>
                <w:rFonts w:eastAsia="Calibri"/>
              </w:rPr>
            </w:pPr>
            <w:r w:rsidRPr="00E22984">
              <w:rPr>
                <w:rFonts w:eastAsia="Calibri"/>
              </w:rPr>
              <w:t>ERR:27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11BD92E" w14:textId="77777777" w:rsidR="00D33B87" w:rsidRPr="009372AD" w:rsidRDefault="00D33B87" w:rsidP="00B7194D">
            <w:pPr>
              <w:pStyle w:val="ListParagraph"/>
              <w:spacing w:after="0" w:line="240" w:lineRule="auto"/>
              <w:ind w:left="0"/>
              <w:rPr>
                <w:rFonts w:eastAsia="Calibri"/>
              </w:rPr>
            </w:pPr>
            <w:r>
              <w:rPr>
                <w:rFonts w:eastAsia="Calibri"/>
              </w:rPr>
              <w:t>Chứng thư chưa đến thời điểm sử dụng</w:t>
            </w:r>
          </w:p>
        </w:tc>
        <w:tc>
          <w:tcPr>
            <w:tcW w:w="2116" w:type="dxa"/>
            <w:tcBorders>
              <w:top w:val="single" w:sz="4" w:space="0" w:color="2E74B5"/>
              <w:left w:val="single" w:sz="4" w:space="0" w:color="2E74B5"/>
              <w:bottom w:val="single" w:sz="4" w:space="0" w:color="2E74B5"/>
              <w:right w:val="single" w:sz="4" w:space="0" w:color="2E74B5"/>
            </w:tcBorders>
          </w:tcPr>
          <w:p w14:paraId="14677F66" w14:textId="77777777" w:rsidR="00D33B87" w:rsidRPr="009372AD" w:rsidRDefault="00D33B87" w:rsidP="00B7194D">
            <w:pPr>
              <w:pStyle w:val="ListParagraph"/>
              <w:ind w:left="0"/>
              <w:jc w:val="both"/>
            </w:pPr>
          </w:p>
        </w:tc>
      </w:tr>
      <w:tr w:rsidR="00D33B87" w:rsidRPr="00660ABB" w14:paraId="54FCCCB5"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A4C3AFE" w14:textId="77777777" w:rsidR="00D33B87" w:rsidRPr="009372AD" w:rsidRDefault="00D33B87" w:rsidP="00B7194D">
            <w:pPr>
              <w:autoSpaceDE w:val="0"/>
              <w:autoSpaceDN w:val="0"/>
              <w:adjustRightInd w:val="0"/>
              <w:rPr>
                <w:rFonts w:eastAsia="Calibri"/>
              </w:rPr>
            </w:pPr>
            <w:r w:rsidRPr="00E22984">
              <w:rPr>
                <w:rFonts w:eastAsia="Calibri"/>
              </w:rPr>
              <w:t>ERR:26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97FFECF" w14:textId="77777777" w:rsidR="00D33B87" w:rsidRPr="009372AD" w:rsidRDefault="00D33B87" w:rsidP="00B7194D">
            <w:pPr>
              <w:pStyle w:val="ListParagraph"/>
              <w:spacing w:after="0" w:line="240" w:lineRule="auto"/>
              <w:ind w:left="0"/>
              <w:rPr>
                <w:rFonts w:eastAsia="Calibri"/>
              </w:rPr>
            </w:pPr>
            <w:r>
              <w:rPr>
                <w:rFonts w:eastAsia="Calibri"/>
              </w:rPr>
              <w:t>Chứng thư số hết hạn</w:t>
            </w:r>
          </w:p>
        </w:tc>
        <w:tc>
          <w:tcPr>
            <w:tcW w:w="2116" w:type="dxa"/>
            <w:tcBorders>
              <w:top w:val="single" w:sz="4" w:space="0" w:color="2E74B5"/>
              <w:left w:val="single" w:sz="4" w:space="0" w:color="2E74B5"/>
              <w:bottom w:val="single" w:sz="4" w:space="0" w:color="2E74B5"/>
              <w:right w:val="single" w:sz="4" w:space="0" w:color="2E74B5"/>
            </w:tcBorders>
          </w:tcPr>
          <w:p w14:paraId="6E5F318C" w14:textId="77777777" w:rsidR="00D33B87" w:rsidRPr="009372AD" w:rsidRDefault="00D33B87" w:rsidP="00B7194D">
            <w:pPr>
              <w:pStyle w:val="ListParagraph"/>
              <w:ind w:left="0"/>
              <w:jc w:val="both"/>
            </w:pPr>
          </w:p>
        </w:tc>
      </w:tr>
      <w:tr w:rsidR="00D33B87" w:rsidRPr="00660ABB" w14:paraId="5F729874"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146178C" w14:textId="77777777" w:rsidR="00D33B87" w:rsidRPr="009372AD" w:rsidRDefault="00D33B87" w:rsidP="00B7194D">
            <w:pPr>
              <w:autoSpaceDE w:val="0"/>
              <w:autoSpaceDN w:val="0"/>
              <w:adjustRightInd w:val="0"/>
              <w:rPr>
                <w:rFonts w:eastAsia="Calibri"/>
              </w:rPr>
            </w:pPr>
            <w:r w:rsidRPr="00E22984">
              <w:rPr>
                <w:rFonts w:eastAsia="Calibri"/>
              </w:rPr>
              <w:t>ERR:3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901F686" w14:textId="77777777" w:rsidR="00D33B87" w:rsidRPr="009372AD" w:rsidRDefault="00D33B87" w:rsidP="00B7194D">
            <w:pPr>
              <w:pStyle w:val="ListParagraph"/>
              <w:spacing w:after="0" w:line="240" w:lineRule="auto"/>
              <w:ind w:left="0"/>
              <w:rPr>
                <w:rFonts w:eastAsia="Calibri"/>
              </w:rPr>
            </w:pPr>
            <w:r w:rsidRPr="009372AD">
              <w:rPr>
                <w:rFonts w:eastAsia="Calibri"/>
              </w:rPr>
              <w:t>Dữ liệu xml đầu vào không đúng quy định</w:t>
            </w:r>
          </w:p>
        </w:tc>
        <w:tc>
          <w:tcPr>
            <w:tcW w:w="2116" w:type="dxa"/>
            <w:tcBorders>
              <w:top w:val="single" w:sz="4" w:space="0" w:color="2E74B5"/>
              <w:left w:val="single" w:sz="4" w:space="0" w:color="2E74B5"/>
              <w:bottom w:val="single" w:sz="4" w:space="0" w:color="2E74B5"/>
              <w:right w:val="single" w:sz="4" w:space="0" w:color="2E74B5"/>
            </w:tcBorders>
          </w:tcPr>
          <w:p w14:paraId="5B5B7A60" w14:textId="77777777" w:rsidR="00D33B87" w:rsidRPr="009372AD" w:rsidRDefault="00D33B87" w:rsidP="00B7194D">
            <w:pPr>
              <w:pStyle w:val="ListParagraph"/>
              <w:ind w:left="0"/>
              <w:jc w:val="both"/>
            </w:pPr>
          </w:p>
        </w:tc>
      </w:tr>
      <w:tr w:rsidR="004B24C1" w:rsidRPr="00660ABB" w14:paraId="453376C9"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B0DABFB" w14:textId="7A244168" w:rsidR="004B24C1" w:rsidRPr="00E22984" w:rsidRDefault="004B24C1" w:rsidP="00B7194D">
            <w:pPr>
              <w:autoSpaceDE w:val="0"/>
              <w:autoSpaceDN w:val="0"/>
              <w:adjustRightInd w:val="0"/>
              <w:rPr>
                <w:rFonts w:eastAsia="Calibri"/>
              </w:rPr>
            </w:pPr>
            <w:r w:rsidRPr="00E22984">
              <w:rPr>
                <w:rFonts w:eastAsia="Calibri"/>
              </w:rPr>
              <w:t>ERR:</w:t>
            </w:r>
            <w:r>
              <w:rPr>
                <w:rFonts w:eastAsia="Calibri"/>
              </w:rPr>
              <w:t>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68BBB7C" w14:textId="638974D3" w:rsidR="004B24C1" w:rsidRPr="009372AD" w:rsidRDefault="004B24C1" w:rsidP="00B7194D">
            <w:pPr>
              <w:pStyle w:val="ListParagraph"/>
              <w:spacing w:after="0" w:line="240" w:lineRule="auto"/>
              <w:ind w:left="0"/>
              <w:rPr>
                <w:rFonts w:eastAsia="Calibri"/>
              </w:rPr>
            </w:pPr>
            <w:r>
              <w:rPr>
                <w:rFonts w:eastAsia="Calibri"/>
              </w:rPr>
              <w:t>Có lỗi trong quá trình tạo xml thông điệp</w:t>
            </w:r>
          </w:p>
        </w:tc>
        <w:tc>
          <w:tcPr>
            <w:tcW w:w="2116" w:type="dxa"/>
            <w:tcBorders>
              <w:top w:val="single" w:sz="4" w:space="0" w:color="2E74B5"/>
              <w:left w:val="single" w:sz="4" w:space="0" w:color="2E74B5"/>
              <w:bottom w:val="single" w:sz="4" w:space="0" w:color="2E74B5"/>
              <w:right w:val="single" w:sz="4" w:space="0" w:color="2E74B5"/>
            </w:tcBorders>
          </w:tcPr>
          <w:p w14:paraId="49A47543" w14:textId="77777777" w:rsidR="004B24C1" w:rsidRPr="009372AD" w:rsidRDefault="004B24C1" w:rsidP="00B7194D">
            <w:pPr>
              <w:pStyle w:val="ListParagraph"/>
              <w:ind w:left="0"/>
              <w:jc w:val="both"/>
            </w:pPr>
          </w:p>
        </w:tc>
      </w:tr>
      <w:tr w:rsidR="00D33B87" w:rsidRPr="00660ABB" w14:paraId="5C53D111"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A4F8357" w14:textId="77777777" w:rsidR="00D33B87" w:rsidRPr="009372AD" w:rsidRDefault="00D33B87" w:rsidP="00B7194D">
            <w:pPr>
              <w:autoSpaceDE w:val="0"/>
              <w:autoSpaceDN w:val="0"/>
              <w:adjustRightInd w:val="0"/>
              <w:rPr>
                <w:rFonts w:eastAsia="Calibri"/>
              </w:rPr>
            </w:pPr>
            <w:r w:rsidRPr="00E22984">
              <w:rPr>
                <w:rFonts w:eastAsia="Calibri"/>
              </w:rPr>
              <w:t>ERR:10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76E7B57" w14:textId="77777777" w:rsidR="00D33B87" w:rsidRDefault="00D33B87" w:rsidP="00B7194D">
            <w:pPr>
              <w:pStyle w:val="ListParagraph"/>
              <w:spacing w:after="0" w:line="240" w:lineRule="auto"/>
              <w:ind w:left="0"/>
              <w:rPr>
                <w:rFonts w:eastAsia="Calibri"/>
              </w:rPr>
            </w:pPr>
            <w:r>
              <w:t>Lô có số hóa đơn vượt quá số lượng tối đa cho phép</w:t>
            </w:r>
          </w:p>
        </w:tc>
        <w:tc>
          <w:tcPr>
            <w:tcW w:w="2116" w:type="dxa"/>
            <w:tcBorders>
              <w:top w:val="single" w:sz="4" w:space="0" w:color="2E74B5"/>
              <w:left w:val="single" w:sz="4" w:space="0" w:color="2E74B5"/>
              <w:bottom w:val="single" w:sz="4" w:space="0" w:color="2E74B5"/>
              <w:right w:val="single" w:sz="4" w:space="0" w:color="2E74B5"/>
            </w:tcBorders>
          </w:tcPr>
          <w:p w14:paraId="147EB789" w14:textId="77777777" w:rsidR="00D33B87" w:rsidRPr="00731CD1" w:rsidRDefault="00D33B87" w:rsidP="00B7194D">
            <w:pPr>
              <w:ind w:left="360"/>
              <w:jc w:val="both"/>
            </w:pPr>
          </w:p>
        </w:tc>
      </w:tr>
      <w:tr w:rsidR="00D33B87" w:rsidRPr="00660ABB" w14:paraId="434C9F3B" w14:textId="77777777" w:rsidTr="00B7194D">
        <w:trPr>
          <w:trHeight w:val="413"/>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6887243" w14:textId="77777777" w:rsidR="00D33B87" w:rsidRPr="009372AD" w:rsidRDefault="00D33B87" w:rsidP="00B7194D">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B943C33" w14:textId="77777777" w:rsidR="00D33B87" w:rsidRDefault="00D33B87" w:rsidP="00B7194D">
            <w:pPr>
              <w:pStyle w:val="ListParagraph"/>
              <w:spacing w:after="0" w:line="240" w:lineRule="auto"/>
              <w:ind w:left="0"/>
              <w:rPr>
                <w:rFonts w:eastAsia="Calibri"/>
              </w:rPr>
            </w:pPr>
            <w:r>
              <w:rPr>
                <w:rFonts w:eastAsia="Calibri"/>
              </w:rPr>
              <w:t>Có lỗi xảy ra</w:t>
            </w:r>
          </w:p>
        </w:tc>
        <w:tc>
          <w:tcPr>
            <w:tcW w:w="2116" w:type="dxa"/>
            <w:tcBorders>
              <w:top w:val="single" w:sz="4" w:space="0" w:color="2E74B5"/>
              <w:left w:val="single" w:sz="4" w:space="0" w:color="2E74B5"/>
              <w:bottom w:val="single" w:sz="4" w:space="0" w:color="2E74B5"/>
              <w:right w:val="single" w:sz="4" w:space="0" w:color="2E74B5"/>
            </w:tcBorders>
          </w:tcPr>
          <w:p w14:paraId="50D62B6C" w14:textId="77777777" w:rsidR="00D33B87" w:rsidRPr="00731CD1" w:rsidRDefault="00D33B87" w:rsidP="00B7194D">
            <w:pPr>
              <w:jc w:val="both"/>
            </w:pPr>
            <w:r>
              <w:t>Lỗi không xác định</w:t>
            </w:r>
          </w:p>
        </w:tc>
      </w:tr>
      <w:tr w:rsidR="00D33B87" w:rsidRPr="00660ABB" w14:paraId="2F48C58A"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D8581D5" w14:textId="77777777" w:rsidR="00D33B87" w:rsidRPr="009372AD" w:rsidRDefault="00D33B87" w:rsidP="00B7194D">
            <w:pPr>
              <w:autoSpaceDE w:val="0"/>
              <w:autoSpaceDN w:val="0"/>
              <w:adjustRightInd w:val="0"/>
              <w:rPr>
                <w:rFonts w:eastAsia="Calibri"/>
              </w:rPr>
            </w:pPr>
            <w:r>
              <w:rPr>
                <w:szCs w:val="28"/>
              </w:rPr>
              <w:t>OK:mtd</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5D2BBB2" w14:textId="77777777" w:rsidR="00D33B87" w:rsidRPr="00F75A5F" w:rsidRDefault="00D33B87" w:rsidP="00B7194D">
            <w:pPr>
              <w:rPr>
                <w:rFonts w:eastAsia="Calibri"/>
              </w:rPr>
            </w:pPr>
            <w:r>
              <w:rPr>
                <w:rFonts w:eastAsia="Calibri"/>
              </w:rPr>
              <w:t>Gửi thông điệp thành công, trả về mã thông điệp</w:t>
            </w:r>
          </w:p>
        </w:tc>
        <w:tc>
          <w:tcPr>
            <w:tcW w:w="2116" w:type="dxa"/>
            <w:tcBorders>
              <w:top w:val="single" w:sz="4" w:space="0" w:color="2E74B5"/>
              <w:left w:val="single" w:sz="4" w:space="0" w:color="2E74B5"/>
              <w:bottom w:val="single" w:sz="4" w:space="0" w:color="2E74B5"/>
              <w:right w:val="single" w:sz="4" w:space="0" w:color="2E74B5"/>
            </w:tcBorders>
          </w:tcPr>
          <w:p w14:paraId="7077641E" w14:textId="77777777" w:rsidR="00D33B87" w:rsidRPr="00731CD1" w:rsidRDefault="00D33B87" w:rsidP="00B7194D">
            <w:pPr>
              <w:ind w:left="360"/>
              <w:jc w:val="both"/>
            </w:pPr>
          </w:p>
        </w:tc>
      </w:tr>
    </w:tbl>
    <w:p w14:paraId="15CF15AE" w14:textId="77777777" w:rsidR="00D33B87" w:rsidRDefault="00D33B87" w:rsidP="00D33B87">
      <w:pPr>
        <w:rPr>
          <w:lang w:eastAsia="x-none"/>
        </w:rPr>
      </w:pPr>
    </w:p>
    <w:p w14:paraId="447F5FD2" w14:textId="77777777" w:rsidR="00D33B87" w:rsidRDefault="00D33B87" w:rsidP="00D33B87">
      <w:pPr>
        <w:rPr>
          <w:lang w:eastAsia="x-none"/>
        </w:rPr>
      </w:pPr>
      <w:r>
        <w:rPr>
          <w:lang w:eastAsia="x-none"/>
        </w:rPr>
        <w:t>Cấu trúc chuỗi XML đầu vào của thông điệp: (dấu * là bắt buộc)</w:t>
      </w:r>
    </w:p>
    <w:p w14:paraId="658BCA30" w14:textId="77777777"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&lt;</w:t>
      </w:r>
      <w:r w:rsidRPr="009162BE">
        <w:rPr>
          <w:rFonts w:ascii="Consolas" w:hAnsi="Consolas"/>
          <w:color w:val="9CDCFE"/>
          <w:sz w:val="21"/>
          <w:szCs w:val="21"/>
        </w:rPr>
        <w:t>DLTBao</w:t>
      </w:r>
      <w:r w:rsidRPr="009162BE">
        <w:rPr>
          <w:rFonts w:ascii="Consolas" w:hAnsi="Consolas"/>
          <w:color w:val="D4D4D4"/>
          <w:sz w:val="21"/>
          <w:szCs w:val="21"/>
        </w:rPr>
        <w:t>&gt;</w:t>
      </w:r>
    </w:p>
    <w:p w14:paraId="3ED8778B" w14:textId="77777777"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TNNT</w:t>
      </w:r>
      <w:r w:rsidRPr="009162BE">
        <w:rPr>
          <w:rFonts w:ascii="Consolas" w:hAnsi="Consolas"/>
          <w:color w:val="D4D4D4"/>
          <w:sz w:val="21"/>
          <w:szCs w:val="21"/>
        </w:rPr>
        <w:t>&gt;&lt;/</w:t>
      </w:r>
      <w:r w:rsidRPr="009162BE">
        <w:rPr>
          <w:rFonts w:ascii="Consolas" w:hAnsi="Consolas"/>
          <w:color w:val="9CDCFE"/>
          <w:sz w:val="21"/>
          <w:szCs w:val="21"/>
        </w:rPr>
        <w:t>TNNT</w:t>
      </w:r>
      <w:r>
        <w:rPr>
          <w:rFonts w:ascii="Consolas" w:hAnsi="Consolas"/>
          <w:color w:val="D4D4D4"/>
          <w:sz w:val="21"/>
          <w:szCs w:val="21"/>
        </w:rPr>
        <w:t>&gt;</w:t>
      </w:r>
      <w:r w:rsidRPr="009162BE">
        <w:rPr>
          <w:rFonts w:ascii="Consolas" w:hAnsi="Consolas"/>
          <w:color w:val="D4D4D4"/>
          <w:sz w:val="21"/>
          <w:szCs w:val="21"/>
        </w:rPr>
        <w:t xml:space="preserve"> </w:t>
      </w:r>
      <w:r w:rsidRPr="009162BE">
        <w:rPr>
          <w:rFonts w:ascii="Consolas" w:hAnsi="Consolas"/>
          <w:color w:val="6A9955"/>
          <w:sz w:val="21"/>
          <w:szCs w:val="21"/>
        </w:rPr>
        <w:t xml:space="preserve">//Tên </w:t>
      </w:r>
      <w:r>
        <w:rPr>
          <w:rFonts w:ascii="Consolas" w:hAnsi="Consolas"/>
          <w:color w:val="6A9955"/>
          <w:sz w:val="21"/>
          <w:szCs w:val="21"/>
        </w:rPr>
        <w:t>người nộp thuế</w:t>
      </w:r>
    </w:p>
    <w:p w14:paraId="116EDCC0" w14:textId="77777777"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TCQT</w:t>
      </w:r>
      <w:r w:rsidRPr="009162BE">
        <w:rPr>
          <w:rFonts w:ascii="Consolas" w:hAnsi="Consolas"/>
          <w:color w:val="D4D4D4"/>
          <w:sz w:val="21"/>
          <w:szCs w:val="21"/>
        </w:rPr>
        <w:t>&gt;&lt;/</w:t>
      </w:r>
      <w:r w:rsidRPr="009162BE">
        <w:rPr>
          <w:rFonts w:ascii="Consolas" w:hAnsi="Consolas"/>
          <w:color w:val="9CDCFE"/>
          <w:sz w:val="21"/>
          <w:szCs w:val="21"/>
        </w:rPr>
        <w:t>TCQT</w:t>
      </w:r>
      <w:r>
        <w:rPr>
          <w:rFonts w:ascii="Consolas" w:hAnsi="Consolas"/>
          <w:color w:val="D4D4D4"/>
          <w:sz w:val="21"/>
          <w:szCs w:val="21"/>
        </w:rPr>
        <w:t>&gt;</w:t>
      </w:r>
      <w:r w:rsidRPr="009162BE">
        <w:rPr>
          <w:rFonts w:ascii="Consolas" w:hAnsi="Consolas"/>
          <w:color w:val="6A9955"/>
          <w:sz w:val="21"/>
          <w:szCs w:val="21"/>
        </w:rPr>
        <w:t>//Tên cơ quan thuế (Tên cơ quan thuế ra thông báo)</w:t>
      </w:r>
    </w:p>
    <w:p w14:paraId="65176FA4" w14:textId="77777777"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NTBao</w:t>
      </w:r>
      <w:r w:rsidRPr="009162BE">
        <w:rPr>
          <w:rFonts w:ascii="Consolas" w:hAnsi="Consolas"/>
          <w:color w:val="D4D4D4"/>
          <w:sz w:val="21"/>
          <w:szCs w:val="21"/>
        </w:rPr>
        <w:t>&gt;&lt;/</w:t>
      </w:r>
      <w:r w:rsidRPr="009162BE">
        <w:rPr>
          <w:rFonts w:ascii="Consolas" w:hAnsi="Consolas"/>
          <w:color w:val="9CDCFE"/>
          <w:sz w:val="21"/>
          <w:szCs w:val="21"/>
        </w:rPr>
        <w:t>NTBao</w:t>
      </w:r>
      <w:r>
        <w:rPr>
          <w:rFonts w:ascii="Consolas" w:hAnsi="Consolas"/>
          <w:color w:val="D4D4D4"/>
          <w:sz w:val="21"/>
          <w:szCs w:val="21"/>
        </w:rPr>
        <w:t>&gt;</w:t>
      </w:r>
      <w:r w:rsidRPr="009162BE">
        <w:rPr>
          <w:rFonts w:ascii="Consolas" w:hAnsi="Consolas"/>
          <w:color w:val="6A9955"/>
          <w:sz w:val="21"/>
          <w:szCs w:val="21"/>
        </w:rPr>
        <w:t>//Ngày thông báo</w:t>
      </w:r>
    </w:p>
    <w:p w14:paraId="4F22C1C4" w14:textId="77777777"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DDanh</w:t>
      </w:r>
      <w:r w:rsidRPr="009162BE">
        <w:rPr>
          <w:rFonts w:ascii="Consolas" w:hAnsi="Consolas"/>
          <w:color w:val="D4D4D4"/>
          <w:sz w:val="21"/>
          <w:szCs w:val="21"/>
        </w:rPr>
        <w:t>&gt;&lt;/</w:t>
      </w:r>
      <w:r w:rsidRPr="009162BE">
        <w:rPr>
          <w:rFonts w:ascii="Consolas" w:hAnsi="Consolas"/>
          <w:color w:val="9CDCFE"/>
          <w:sz w:val="21"/>
          <w:szCs w:val="21"/>
        </w:rPr>
        <w:t>DDanh</w:t>
      </w:r>
      <w:r>
        <w:rPr>
          <w:rFonts w:ascii="Consolas" w:hAnsi="Consolas"/>
          <w:color w:val="D4D4D4"/>
          <w:sz w:val="21"/>
          <w:szCs w:val="21"/>
        </w:rPr>
        <w:t>&gt;</w:t>
      </w:r>
      <w:r w:rsidRPr="009162BE">
        <w:rPr>
          <w:rFonts w:ascii="Consolas" w:hAnsi="Consolas"/>
          <w:color w:val="6A9955"/>
          <w:sz w:val="21"/>
          <w:szCs w:val="21"/>
        </w:rPr>
        <w:t>//Địa danh</w:t>
      </w:r>
    </w:p>
    <w:p w14:paraId="03705838" w14:textId="77777777"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Loai</w:t>
      </w:r>
      <w:r w:rsidRPr="009162BE">
        <w:rPr>
          <w:rFonts w:ascii="Consolas" w:hAnsi="Consolas"/>
          <w:color w:val="D4D4D4"/>
          <w:sz w:val="21"/>
          <w:szCs w:val="21"/>
        </w:rPr>
        <w:t>&gt; &lt;/</w:t>
      </w:r>
      <w:r w:rsidRPr="009162BE">
        <w:rPr>
          <w:rFonts w:ascii="Consolas" w:hAnsi="Consolas"/>
          <w:color w:val="9CDCFE"/>
          <w:sz w:val="21"/>
          <w:szCs w:val="21"/>
        </w:rPr>
        <w:t>Loai</w:t>
      </w:r>
      <w:r w:rsidRPr="009162BE">
        <w:rPr>
          <w:rFonts w:ascii="Consolas" w:hAnsi="Consolas"/>
          <w:color w:val="D4D4D4"/>
          <w:sz w:val="21"/>
          <w:szCs w:val="21"/>
        </w:rPr>
        <w:t>&gt;*</w:t>
      </w:r>
      <w:r w:rsidRPr="009162BE">
        <w:rPr>
          <w:rFonts w:ascii="Consolas" w:hAnsi="Consolas"/>
          <w:color w:val="6A9955"/>
          <w:sz w:val="21"/>
          <w:szCs w:val="21"/>
        </w:rPr>
        <w:t xml:space="preserve">//Loại (Loại thông báo) (1: Thông báo của NNT, 2: </w:t>
      </w:r>
      <w:r>
        <w:rPr>
          <w:rFonts w:ascii="Consolas" w:hAnsi="Consolas"/>
          <w:color w:val="6A9955"/>
          <w:sz w:val="21"/>
          <w:szCs w:val="21"/>
        </w:rPr>
        <w:t>G</w:t>
      </w:r>
      <w:r w:rsidRPr="009162BE">
        <w:rPr>
          <w:rFonts w:ascii="Consolas" w:hAnsi="Consolas"/>
          <w:color w:val="6A9955"/>
          <w:sz w:val="21"/>
          <w:szCs w:val="21"/>
        </w:rPr>
        <w:t xml:space="preserve">iải trình của NNT theo thông báo của CQT) </w:t>
      </w:r>
    </w:p>
    <w:p w14:paraId="07F511EC" w14:textId="77777777"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So</w:t>
      </w:r>
      <w:r w:rsidRPr="009162BE">
        <w:rPr>
          <w:rFonts w:ascii="Consolas" w:hAnsi="Consolas"/>
          <w:color w:val="D4D4D4"/>
          <w:sz w:val="21"/>
          <w:szCs w:val="21"/>
        </w:rPr>
        <w:t>&gt;&lt;/</w:t>
      </w:r>
      <w:r w:rsidRPr="009162BE">
        <w:rPr>
          <w:rFonts w:ascii="Consolas" w:hAnsi="Consolas"/>
          <w:color w:val="9CDCFE"/>
          <w:sz w:val="21"/>
          <w:szCs w:val="21"/>
        </w:rPr>
        <w:t>So</w:t>
      </w:r>
      <w:r w:rsidRPr="009162BE">
        <w:rPr>
          <w:rFonts w:ascii="Consolas" w:hAnsi="Consolas"/>
          <w:color w:val="D4D4D4"/>
          <w:sz w:val="21"/>
          <w:szCs w:val="21"/>
        </w:rPr>
        <w:t xml:space="preserve">&gt; </w:t>
      </w:r>
      <w:r w:rsidRPr="009162BE">
        <w:rPr>
          <w:rFonts w:ascii="Consolas" w:hAnsi="Consolas"/>
          <w:color w:val="6A9955"/>
          <w:sz w:val="21"/>
          <w:szCs w:val="21"/>
        </w:rPr>
        <w:t xml:space="preserve">//Số thông báo của CQT. Bắt buộc (Đối với Loại=2: </w:t>
      </w:r>
      <w:r>
        <w:rPr>
          <w:rFonts w:ascii="Consolas" w:hAnsi="Consolas"/>
          <w:color w:val="6A9955"/>
          <w:sz w:val="21"/>
          <w:szCs w:val="21"/>
        </w:rPr>
        <w:t>G</w:t>
      </w:r>
      <w:r w:rsidRPr="009162BE">
        <w:rPr>
          <w:rFonts w:ascii="Consolas" w:hAnsi="Consolas"/>
          <w:color w:val="6A9955"/>
          <w:sz w:val="21"/>
          <w:szCs w:val="21"/>
        </w:rPr>
        <w:t>iải trình của NNT theo thông báo của CQT)</w:t>
      </w:r>
    </w:p>
    <w:p w14:paraId="5FBD3957" w14:textId="77777777"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lastRenderedPageBreak/>
        <w:t>    &lt;</w:t>
      </w:r>
      <w:r w:rsidRPr="009162BE">
        <w:rPr>
          <w:rFonts w:ascii="Consolas" w:hAnsi="Consolas"/>
          <w:color w:val="9CDCFE"/>
          <w:sz w:val="21"/>
          <w:szCs w:val="21"/>
        </w:rPr>
        <w:t>NTBCCQT</w:t>
      </w:r>
      <w:r w:rsidRPr="009162BE">
        <w:rPr>
          <w:rFonts w:ascii="Consolas" w:hAnsi="Consolas"/>
          <w:color w:val="D4D4D4"/>
          <w:sz w:val="21"/>
          <w:szCs w:val="21"/>
        </w:rPr>
        <w:t>&gt;&lt;/</w:t>
      </w:r>
      <w:r w:rsidRPr="009162BE">
        <w:rPr>
          <w:rFonts w:ascii="Consolas" w:hAnsi="Consolas"/>
          <w:color w:val="9CDCFE"/>
          <w:sz w:val="21"/>
          <w:szCs w:val="21"/>
        </w:rPr>
        <w:t>NTBCCQT</w:t>
      </w:r>
      <w:r w:rsidRPr="009162BE">
        <w:rPr>
          <w:rFonts w:ascii="Consolas" w:hAnsi="Consolas"/>
          <w:color w:val="D4D4D4"/>
          <w:sz w:val="21"/>
          <w:szCs w:val="21"/>
        </w:rPr>
        <w:t>&gt;</w:t>
      </w:r>
      <w:r w:rsidRPr="009162BE">
        <w:rPr>
          <w:rFonts w:ascii="Consolas" w:hAnsi="Consolas"/>
          <w:color w:val="6A9955"/>
          <w:sz w:val="21"/>
          <w:szCs w:val="21"/>
        </w:rPr>
        <w:t>//Ngày thông báo của CQT. Bắt buộc (Đối với Loại=2</w:t>
      </w:r>
      <w:r>
        <w:rPr>
          <w:rFonts w:ascii="Consolas" w:hAnsi="Consolas"/>
          <w:color w:val="6A9955"/>
          <w:sz w:val="21"/>
          <w:szCs w:val="21"/>
        </w:rPr>
        <w:t>: G</w:t>
      </w:r>
      <w:r w:rsidRPr="009162BE">
        <w:rPr>
          <w:rFonts w:ascii="Consolas" w:hAnsi="Consolas"/>
          <w:color w:val="6A9955"/>
          <w:sz w:val="21"/>
          <w:szCs w:val="21"/>
        </w:rPr>
        <w:t xml:space="preserve">iải trình của NNT theo thông báo của CQT) </w:t>
      </w:r>
    </w:p>
    <w:p w14:paraId="794D97B1" w14:textId="32E89E45"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DS</w:t>
      </w:r>
      <w:r w:rsidR="00C739A1">
        <w:rPr>
          <w:rFonts w:ascii="Consolas" w:hAnsi="Consolas"/>
          <w:color w:val="9CDCFE"/>
          <w:sz w:val="21"/>
          <w:szCs w:val="21"/>
        </w:rPr>
        <w:t>CTu</w:t>
      </w:r>
      <w:r w:rsidRPr="009162BE">
        <w:rPr>
          <w:rFonts w:ascii="Consolas" w:hAnsi="Consolas"/>
          <w:color w:val="D4D4D4"/>
          <w:sz w:val="21"/>
          <w:szCs w:val="21"/>
        </w:rPr>
        <w:t>&gt;</w:t>
      </w:r>
    </w:p>
    <w:p w14:paraId="30C16061" w14:textId="750FD354"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00C739A1">
        <w:rPr>
          <w:rFonts w:ascii="Consolas" w:hAnsi="Consolas"/>
          <w:color w:val="9CDCFE"/>
          <w:sz w:val="21"/>
          <w:szCs w:val="21"/>
        </w:rPr>
        <w:t>CTu</w:t>
      </w:r>
      <w:r w:rsidRPr="009162BE">
        <w:rPr>
          <w:rFonts w:ascii="Consolas" w:hAnsi="Consolas"/>
          <w:color w:val="D4D4D4"/>
          <w:sz w:val="21"/>
          <w:szCs w:val="21"/>
        </w:rPr>
        <w:t>&gt;</w:t>
      </w:r>
    </w:p>
    <w:p w14:paraId="30C523CD" w14:textId="7F912712"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STT</w:t>
      </w:r>
      <w:r w:rsidRPr="009162BE">
        <w:rPr>
          <w:rFonts w:ascii="Consolas" w:hAnsi="Consolas"/>
          <w:color w:val="D4D4D4"/>
          <w:sz w:val="21"/>
          <w:szCs w:val="21"/>
        </w:rPr>
        <w:t>&gt;&lt;/</w:t>
      </w:r>
      <w:r w:rsidRPr="009162BE">
        <w:rPr>
          <w:rFonts w:ascii="Consolas" w:hAnsi="Consolas"/>
          <w:color w:val="9CDCFE"/>
          <w:sz w:val="21"/>
          <w:szCs w:val="21"/>
        </w:rPr>
        <w:t>STT</w:t>
      </w:r>
      <w:r w:rsidRPr="009162BE">
        <w:rPr>
          <w:rFonts w:ascii="Consolas" w:hAnsi="Consolas"/>
          <w:color w:val="D4D4D4"/>
          <w:sz w:val="21"/>
          <w:szCs w:val="21"/>
        </w:rPr>
        <w:t xml:space="preserve">&gt; </w:t>
      </w:r>
      <w:r w:rsidRPr="009162BE">
        <w:rPr>
          <w:rFonts w:ascii="Consolas" w:hAnsi="Consolas"/>
          <w:color w:val="6A9955"/>
          <w:sz w:val="21"/>
          <w:szCs w:val="21"/>
        </w:rPr>
        <w:t>//Số thứ tự</w:t>
      </w:r>
    </w:p>
    <w:p w14:paraId="15FB3815" w14:textId="354DA52E"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00C739A1" w:rsidRPr="00C739A1">
        <w:rPr>
          <w:rFonts w:ascii="Consolas" w:hAnsi="Consolas"/>
          <w:color w:val="9CDCFE"/>
          <w:sz w:val="21"/>
          <w:szCs w:val="21"/>
        </w:rPr>
        <w:t>KHMSCTu</w:t>
      </w:r>
      <w:r w:rsidRPr="009162BE">
        <w:rPr>
          <w:rFonts w:ascii="Consolas" w:hAnsi="Consolas"/>
          <w:color w:val="D4D4D4"/>
          <w:sz w:val="21"/>
          <w:szCs w:val="21"/>
        </w:rPr>
        <w:t>&gt;&lt;/</w:t>
      </w:r>
      <w:r w:rsidR="00C739A1" w:rsidRPr="00C739A1">
        <w:rPr>
          <w:rFonts w:ascii="Consolas" w:hAnsi="Consolas"/>
          <w:color w:val="9CDCFE"/>
          <w:sz w:val="21"/>
          <w:szCs w:val="21"/>
        </w:rPr>
        <w:t>KHMSCTu</w:t>
      </w:r>
      <w:r w:rsidRPr="009162BE">
        <w:rPr>
          <w:rFonts w:ascii="Consolas" w:hAnsi="Consolas"/>
          <w:color w:val="D4D4D4"/>
          <w:sz w:val="21"/>
          <w:szCs w:val="21"/>
        </w:rPr>
        <w:t xml:space="preserve">&gt;* </w:t>
      </w:r>
      <w:r w:rsidRPr="009162BE">
        <w:rPr>
          <w:rFonts w:ascii="Consolas" w:hAnsi="Consolas"/>
          <w:color w:val="6A9955"/>
          <w:sz w:val="21"/>
          <w:szCs w:val="21"/>
        </w:rPr>
        <w:t xml:space="preserve">//Ký hiệu mẫu số </w:t>
      </w:r>
      <w:r w:rsidR="009169D1">
        <w:rPr>
          <w:rFonts w:ascii="Consolas" w:hAnsi="Consolas"/>
          <w:color w:val="6A9955"/>
          <w:sz w:val="21"/>
          <w:szCs w:val="21"/>
        </w:rPr>
        <w:t>chứng từ</w:t>
      </w:r>
    </w:p>
    <w:p w14:paraId="61A3317A" w14:textId="4E551E64"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KH</w:t>
      </w:r>
      <w:r w:rsidR="00C739A1">
        <w:rPr>
          <w:rFonts w:ascii="Consolas" w:hAnsi="Consolas"/>
          <w:color w:val="9CDCFE"/>
          <w:sz w:val="21"/>
          <w:szCs w:val="21"/>
        </w:rPr>
        <w:t>CTu</w:t>
      </w:r>
      <w:r w:rsidRPr="009162BE">
        <w:rPr>
          <w:rFonts w:ascii="Consolas" w:hAnsi="Consolas"/>
          <w:color w:val="D4D4D4"/>
          <w:sz w:val="21"/>
          <w:szCs w:val="21"/>
        </w:rPr>
        <w:t>&gt;&lt;/</w:t>
      </w:r>
      <w:r w:rsidR="00C739A1" w:rsidRPr="009162BE">
        <w:rPr>
          <w:rFonts w:ascii="Consolas" w:hAnsi="Consolas"/>
          <w:color w:val="9CDCFE"/>
          <w:sz w:val="21"/>
          <w:szCs w:val="21"/>
        </w:rPr>
        <w:t>KH</w:t>
      </w:r>
      <w:r w:rsidR="00C739A1">
        <w:rPr>
          <w:rFonts w:ascii="Consolas" w:hAnsi="Consolas"/>
          <w:color w:val="9CDCFE"/>
          <w:sz w:val="21"/>
          <w:szCs w:val="21"/>
        </w:rPr>
        <w:t>CTu</w:t>
      </w:r>
      <w:r w:rsidRPr="009162BE">
        <w:rPr>
          <w:rFonts w:ascii="Consolas" w:hAnsi="Consolas"/>
          <w:color w:val="D4D4D4"/>
          <w:sz w:val="21"/>
          <w:szCs w:val="21"/>
        </w:rPr>
        <w:t>&gt;*</w:t>
      </w:r>
      <w:r w:rsidRPr="009162BE">
        <w:rPr>
          <w:rFonts w:ascii="Consolas" w:hAnsi="Consolas"/>
          <w:color w:val="6A9955"/>
          <w:sz w:val="21"/>
          <w:szCs w:val="21"/>
        </w:rPr>
        <w:t xml:space="preserve">//Ký hiệu </w:t>
      </w:r>
      <w:r w:rsidR="009169D1">
        <w:rPr>
          <w:rFonts w:ascii="Consolas" w:hAnsi="Consolas"/>
          <w:color w:val="6A9955"/>
          <w:sz w:val="21"/>
          <w:szCs w:val="21"/>
        </w:rPr>
        <w:t>chứng từ</w:t>
      </w:r>
    </w:p>
    <w:p w14:paraId="4CAE09D5" w14:textId="3572CF0A"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S</w:t>
      </w:r>
      <w:r w:rsidR="00C739A1">
        <w:rPr>
          <w:rFonts w:ascii="Consolas" w:hAnsi="Consolas"/>
          <w:color w:val="9CDCFE"/>
          <w:sz w:val="21"/>
          <w:szCs w:val="21"/>
        </w:rPr>
        <w:t>CTu</w:t>
      </w:r>
      <w:r w:rsidRPr="009162BE">
        <w:rPr>
          <w:rFonts w:ascii="Consolas" w:hAnsi="Consolas"/>
          <w:color w:val="D4D4D4"/>
          <w:sz w:val="21"/>
          <w:szCs w:val="21"/>
        </w:rPr>
        <w:t>&gt;&lt;/</w:t>
      </w:r>
      <w:r w:rsidR="00C739A1">
        <w:rPr>
          <w:rFonts w:ascii="Consolas" w:hAnsi="Consolas"/>
          <w:color w:val="9CDCFE"/>
          <w:sz w:val="21"/>
          <w:szCs w:val="21"/>
        </w:rPr>
        <w:t>SCTu</w:t>
      </w:r>
      <w:r w:rsidRPr="009162BE">
        <w:rPr>
          <w:rFonts w:ascii="Consolas" w:hAnsi="Consolas"/>
          <w:color w:val="D4D4D4"/>
          <w:sz w:val="21"/>
          <w:szCs w:val="21"/>
        </w:rPr>
        <w:t>&gt;*</w:t>
      </w:r>
      <w:r w:rsidRPr="009162BE">
        <w:rPr>
          <w:rFonts w:ascii="Consolas" w:hAnsi="Consolas"/>
          <w:color w:val="6A9955"/>
          <w:sz w:val="21"/>
          <w:szCs w:val="21"/>
        </w:rPr>
        <w:t xml:space="preserve">//Số </w:t>
      </w:r>
      <w:r w:rsidR="009169D1">
        <w:rPr>
          <w:rFonts w:ascii="Consolas" w:hAnsi="Consolas"/>
          <w:color w:val="6A9955"/>
          <w:sz w:val="21"/>
          <w:szCs w:val="21"/>
        </w:rPr>
        <w:t>chứng từ</w:t>
      </w:r>
      <w:r w:rsidRPr="009162BE">
        <w:rPr>
          <w:rFonts w:ascii="Consolas" w:hAnsi="Consolas"/>
          <w:color w:val="6A9955"/>
          <w:sz w:val="21"/>
          <w:szCs w:val="21"/>
        </w:rPr>
        <w:t xml:space="preserve"> (Số </w:t>
      </w:r>
      <w:r w:rsidR="009169D1">
        <w:rPr>
          <w:rFonts w:ascii="Consolas" w:hAnsi="Consolas"/>
          <w:color w:val="6A9955"/>
          <w:sz w:val="21"/>
          <w:szCs w:val="21"/>
        </w:rPr>
        <w:t>chứng từ</w:t>
      </w:r>
      <w:r w:rsidRPr="009162BE">
        <w:rPr>
          <w:rFonts w:ascii="Consolas" w:hAnsi="Consolas"/>
          <w:color w:val="6A9955"/>
          <w:sz w:val="21"/>
          <w:szCs w:val="21"/>
        </w:rPr>
        <w:t xml:space="preserve"> điện tử)</w:t>
      </w:r>
    </w:p>
    <w:p w14:paraId="4BBC1B87" w14:textId="5D9B85DF"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N</w:t>
      </w:r>
      <w:r w:rsidR="00C739A1">
        <w:rPr>
          <w:rFonts w:ascii="Consolas" w:hAnsi="Consolas"/>
          <w:color w:val="9CDCFE"/>
          <w:sz w:val="21"/>
          <w:szCs w:val="21"/>
        </w:rPr>
        <w:t>Lap</w:t>
      </w:r>
      <w:r w:rsidRPr="009162BE">
        <w:rPr>
          <w:rFonts w:ascii="Consolas" w:hAnsi="Consolas"/>
          <w:color w:val="D4D4D4"/>
          <w:sz w:val="21"/>
          <w:szCs w:val="21"/>
        </w:rPr>
        <w:t>&gt;&lt;/</w:t>
      </w:r>
      <w:r w:rsidRPr="009162BE">
        <w:rPr>
          <w:rFonts w:ascii="Consolas" w:hAnsi="Consolas"/>
          <w:color w:val="9CDCFE"/>
          <w:sz w:val="21"/>
          <w:szCs w:val="21"/>
        </w:rPr>
        <w:t>N</w:t>
      </w:r>
      <w:r w:rsidR="00C739A1">
        <w:rPr>
          <w:rFonts w:ascii="Consolas" w:hAnsi="Consolas"/>
          <w:color w:val="9CDCFE"/>
          <w:sz w:val="21"/>
          <w:szCs w:val="21"/>
        </w:rPr>
        <w:t>Lap</w:t>
      </w:r>
      <w:r w:rsidRPr="009162BE">
        <w:rPr>
          <w:rFonts w:ascii="Consolas" w:hAnsi="Consolas"/>
          <w:color w:val="D4D4D4"/>
          <w:sz w:val="21"/>
          <w:szCs w:val="21"/>
        </w:rPr>
        <w:t>&gt;*</w:t>
      </w:r>
      <w:r w:rsidRPr="009162BE">
        <w:rPr>
          <w:rFonts w:ascii="Consolas" w:hAnsi="Consolas"/>
          <w:color w:val="6A9955"/>
          <w:sz w:val="21"/>
          <w:szCs w:val="21"/>
        </w:rPr>
        <w:t xml:space="preserve">//Ngày (Ngày lập </w:t>
      </w:r>
      <w:r w:rsidR="009169D1">
        <w:rPr>
          <w:rFonts w:ascii="Consolas" w:hAnsi="Consolas"/>
          <w:color w:val="6A9955"/>
          <w:sz w:val="21"/>
          <w:szCs w:val="21"/>
        </w:rPr>
        <w:t>chứng từ</w:t>
      </w:r>
      <w:r w:rsidRPr="009162BE">
        <w:rPr>
          <w:rFonts w:ascii="Consolas" w:hAnsi="Consolas"/>
          <w:color w:val="6A9955"/>
          <w:sz w:val="21"/>
          <w:szCs w:val="21"/>
        </w:rPr>
        <w:t>) - định dạng: YYYY-MM-YY</w:t>
      </w:r>
    </w:p>
    <w:p w14:paraId="0A78DA25" w14:textId="567D4A82"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LADHDDT</w:t>
      </w:r>
      <w:r w:rsidRPr="009162BE">
        <w:rPr>
          <w:rFonts w:ascii="Consolas" w:hAnsi="Consolas"/>
          <w:color w:val="D4D4D4"/>
          <w:sz w:val="21"/>
          <w:szCs w:val="21"/>
        </w:rPr>
        <w:t>&gt;&lt;/</w:t>
      </w:r>
      <w:r w:rsidRPr="009162BE">
        <w:rPr>
          <w:rFonts w:ascii="Consolas" w:hAnsi="Consolas"/>
          <w:color w:val="9CDCFE"/>
          <w:sz w:val="21"/>
          <w:szCs w:val="21"/>
        </w:rPr>
        <w:t>LADHDDT</w:t>
      </w:r>
      <w:r w:rsidRPr="009162BE">
        <w:rPr>
          <w:rFonts w:ascii="Consolas" w:hAnsi="Consolas"/>
          <w:color w:val="D4D4D4"/>
          <w:sz w:val="21"/>
          <w:szCs w:val="21"/>
        </w:rPr>
        <w:t>&gt;*</w:t>
      </w:r>
      <w:r w:rsidRPr="009162BE">
        <w:rPr>
          <w:rFonts w:ascii="Consolas" w:hAnsi="Consolas"/>
          <w:color w:val="6A9955"/>
          <w:sz w:val="21"/>
          <w:szCs w:val="21"/>
        </w:rPr>
        <w:t xml:space="preserve">//Loại áp dụng </w:t>
      </w:r>
      <w:r w:rsidR="009169D1">
        <w:rPr>
          <w:rFonts w:ascii="Consolas" w:hAnsi="Consolas"/>
          <w:color w:val="6A9955"/>
          <w:sz w:val="21"/>
          <w:szCs w:val="21"/>
        </w:rPr>
        <w:t>chứng từ</w:t>
      </w:r>
      <w:r w:rsidR="009169D1" w:rsidRPr="009162BE">
        <w:rPr>
          <w:rFonts w:ascii="Consolas" w:hAnsi="Consolas"/>
          <w:color w:val="6A9955"/>
          <w:sz w:val="21"/>
          <w:szCs w:val="21"/>
        </w:rPr>
        <w:t xml:space="preserve"> </w:t>
      </w:r>
      <w:r w:rsidRPr="009162BE">
        <w:rPr>
          <w:rFonts w:ascii="Consolas" w:hAnsi="Consolas"/>
          <w:color w:val="6A9955"/>
          <w:sz w:val="21"/>
          <w:szCs w:val="21"/>
        </w:rPr>
        <w:t xml:space="preserve">điện tử </w:t>
      </w:r>
    </w:p>
    <w:p w14:paraId="59557796" w14:textId="5E0290B5"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w:t>
      </w:r>
      <w:r w:rsidRPr="009162BE">
        <w:rPr>
          <w:rFonts w:ascii="Consolas" w:hAnsi="Consolas"/>
          <w:color w:val="B5CEA8"/>
          <w:sz w:val="21"/>
          <w:szCs w:val="21"/>
        </w:rPr>
        <w:t>1</w:t>
      </w:r>
      <w:r w:rsidRPr="009162BE">
        <w:rPr>
          <w:rFonts w:ascii="Consolas" w:hAnsi="Consolas"/>
          <w:color w:val="D4D4D4"/>
          <w:sz w:val="21"/>
          <w:szCs w:val="21"/>
        </w:rPr>
        <w:t>:</w:t>
      </w:r>
      <w:r w:rsidR="00C739A1" w:rsidRPr="00C739A1">
        <w:t xml:space="preserve"> </w:t>
      </w:r>
      <w:r w:rsidR="00C739A1" w:rsidRPr="00C739A1">
        <w:rPr>
          <w:rFonts w:ascii="Consolas" w:hAnsi="Consolas"/>
          <w:color w:val="9CDCFE"/>
          <w:sz w:val="21"/>
          <w:szCs w:val="21"/>
        </w:rPr>
        <w:t>Chứng từ điện tử khấu trừ thuế TNCN theo Nghị định 70</w:t>
      </w:r>
      <w:r w:rsidRPr="009162BE">
        <w:rPr>
          <w:rFonts w:ascii="Consolas" w:hAnsi="Consolas"/>
          <w:color w:val="D4D4D4"/>
          <w:sz w:val="21"/>
          <w:szCs w:val="21"/>
        </w:rPr>
        <w:t xml:space="preserve">; </w:t>
      </w:r>
    </w:p>
    <w:p w14:paraId="1048EA3D" w14:textId="0F0830AB"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xml:space="preserve">            </w:t>
      </w:r>
      <w:r w:rsidRPr="009162BE">
        <w:rPr>
          <w:rFonts w:ascii="Consolas" w:hAnsi="Consolas"/>
          <w:color w:val="B5CEA8"/>
          <w:sz w:val="21"/>
          <w:szCs w:val="21"/>
        </w:rPr>
        <w:t>2</w:t>
      </w:r>
      <w:r w:rsidRPr="009162BE">
        <w:rPr>
          <w:rFonts w:ascii="Consolas" w:hAnsi="Consolas"/>
          <w:color w:val="D4D4D4"/>
          <w:sz w:val="21"/>
          <w:szCs w:val="21"/>
        </w:rPr>
        <w:t xml:space="preserve">: </w:t>
      </w:r>
      <w:r w:rsidR="00C739A1" w:rsidRPr="00C739A1">
        <w:rPr>
          <w:rFonts w:ascii="Consolas" w:hAnsi="Consolas"/>
          <w:color w:val="9CDCFE"/>
          <w:sz w:val="21"/>
          <w:szCs w:val="21"/>
        </w:rPr>
        <w:t>Chứng từ điện tử khấu trừ thuế đối với hoạt động kinh doanh trên nền tảng thương mại điện tử, nền tảng s</w:t>
      </w:r>
      <w:r w:rsidR="00C739A1">
        <w:rPr>
          <w:rFonts w:ascii="Consolas" w:hAnsi="Consolas"/>
          <w:color w:val="9CDCFE"/>
          <w:sz w:val="21"/>
          <w:szCs w:val="21"/>
        </w:rPr>
        <w:t>ố</w:t>
      </w:r>
      <w:r w:rsidRPr="009162BE">
        <w:rPr>
          <w:rFonts w:ascii="Consolas" w:hAnsi="Consolas"/>
          <w:color w:val="D4D4D4"/>
          <w:sz w:val="21"/>
          <w:szCs w:val="21"/>
        </w:rPr>
        <w:t>)</w:t>
      </w:r>
    </w:p>
    <w:p w14:paraId="584EEB65" w14:textId="415648B7" w:rsidR="00D33B87" w:rsidRPr="00AB460C" w:rsidRDefault="00D33B87" w:rsidP="00D33B87">
      <w:pPr>
        <w:shd w:val="clear" w:color="auto" w:fill="1E1E1E"/>
        <w:spacing w:line="285" w:lineRule="atLeast"/>
        <w:rPr>
          <w:rFonts w:ascii="Consolas" w:hAnsi="Consolas"/>
          <w:color w:val="FFFFFF" w:themeColor="background1"/>
          <w:sz w:val="21"/>
          <w:szCs w:val="21"/>
        </w:rPr>
      </w:pPr>
      <w:r w:rsidRPr="00AB460C">
        <w:rPr>
          <w:rFonts w:ascii="Consolas" w:hAnsi="Consolas"/>
          <w:color w:val="FFFFFF" w:themeColor="background1"/>
          <w:sz w:val="21"/>
          <w:szCs w:val="21"/>
        </w:rPr>
        <w:t xml:space="preserve">      </w:t>
      </w:r>
      <w:r w:rsidRPr="00AB460C">
        <w:rPr>
          <w:rFonts w:ascii="Consolas" w:hAnsi="Consolas"/>
          <w:color w:val="FF0000"/>
          <w:sz w:val="21"/>
          <w:szCs w:val="21"/>
        </w:rPr>
        <w:t xml:space="preserve">      </w:t>
      </w:r>
      <w:r w:rsidRPr="00AB460C">
        <w:rPr>
          <w:rFonts w:ascii="Consolas" w:hAnsi="Consolas"/>
          <w:color w:val="FF0000"/>
          <w:sz w:val="21"/>
          <w:szCs w:val="21"/>
          <w:highlight w:val="cyan"/>
        </w:rPr>
        <w:t xml:space="preserve">&lt;TCTBao&gt;&lt;/TCTBao&gt; </w:t>
      </w:r>
      <w:r w:rsidR="00CA5288" w:rsidRPr="00AB460C">
        <w:rPr>
          <w:rFonts w:ascii="Consolas" w:hAnsi="Consolas"/>
          <w:color w:val="FF0000"/>
          <w:sz w:val="21"/>
          <w:szCs w:val="21"/>
          <w:highlight w:val="cyan"/>
        </w:rPr>
        <w:t>*//Tính chất thông báo (4: Giải trình, 6: Thông báo)</w:t>
      </w:r>
    </w:p>
    <w:p w14:paraId="66A9553C" w14:textId="77777777"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LDo</w:t>
      </w:r>
      <w:r w:rsidRPr="009162BE">
        <w:rPr>
          <w:rFonts w:ascii="Consolas" w:hAnsi="Consolas"/>
          <w:color w:val="D4D4D4"/>
          <w:sz w:val="21"/>
          <w:szCs w:val="21"/>
        </w:rPr>
        <w:t>&gt;&lt;/</w:t>
      </w:r>
      <w:r w:rsidRPr="009162BE">
        <w:rPr>
          <w:rFonts w:ascii="Consolas" w:hAnsi="Consolas"/>
          <w:color w:val="9CDCFE"/>
          <w:sz w:val="21"/>
          <w:szCs w:val="21"/>
        </w:rPr>
        <w:t>LDo</w:t>
      </w:r>
      <w:r w:rsidRPr="009162BE">
        <w:rPr>
          <w:rFonts w:ascii="Consolas" w:hAnsi="Consolas"/>
          <w:color w:val="D4D4D4"/>
          <w:sz w:val="21"/>
          <w:szCs w:val="21"/>
        </w:rPr>
        <w:t xml:space="preserve">&gt; </w:t>
      </w:r>
      <w:r w:rsidRPr="009162BE">
        <w:rPr>
          <w:rFonts w:ascii="Consolas" w:hAnsi="Consolas"/>
          <w:color w:val="6A9955"/>
          <w:sz w:val="21"/>
          <w:szCs w:val="21"/>
        </w:rPr>
        <w:t>//Lý do</w:t>
      </w:r>
    </w:p>
    <w:p w14:paraId="0937CCF2" w14:textId="77777777"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Fkey</w:t>
      </w:r>
      <w:r w:rsidRPr="009162BE">
        <w:rPr>
          <w:rFonts w:ascii="Consolas" w:hAnsi="Consolas"/>
          <w:color w:val="D4D4D4"/>
          <w:sz w:val="21"/>
          <w:szCs w:val="21"/>
        </w:rPr>
        <w:t>&gt;&lt;/</w:t>
      </w:r>
      <w:r w:rsidRPr="009162BE">
        <w:rPr>
          <w:rFonts w:ascii="Consolas" w:hAnsi="Consolas"/>
          <w:color w:val="9CDCFE"/>
          <w:sz w:val="21"/>
          <w:szCs w:val="21"/>
        </w:rPr>
        <w:t>Fkey</w:t>
      </w:r>
      <w:r w:rsidRPr="009162BE">
        <w:rPr>
          <w:rFonts w:ascii="Consolas" w:hAnsi="Consolas"/>
          <w:color w:val="D4D4D4"/>
          <w:sz w:val="21"/>
          <w:szCs w:val="21"/>
        </w:rPr>
        <w:t>&gt;</w:t>
      </w:r>
    </w:p>
    <w:p w14:paraId="3CBE13D7" w14:textId="59FC73D3"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00C739A1">
        <w:rPr>
          <w:rFonts w:ascii="Consolas" w:hAnsi="Consolas"/>
          <w:color w:val="9CDCFE"/>
          <w:sz w:val="21"/>
          <w:szCs w:val="21"/>
        </w:rPr>
        <w:t>CTu</w:t>
      </w:r>
      <w:r w:rsidRPr="009162BE">
        <w:rPr>
          <w:rFonts w:ascii="Consolas" w:hAnsi="Consolas"/>
          <w:color w:val="D4D4D4"/>
          <w:sz w:val="21"/>
          <w:szCs w:val="21"/>
        </w:rPr>
        <w:t>&gt;</w:t>
      </w:r>
    </w:p>
    <w:p w14:paraId="630BF439" w14:textId="20CD4E64"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DS</w:t>
      </w:r>
      <w:r w:rsidR="00C739A1">
        <w:rPr>
          <w:rFonts w:ascii="Consolas" w:hAnsi="Consolas"/>
          <w:color w:val="9CDCFE"/>
          <w:sz w:val="21"/>
          <w:szCs w:val="21"/>
        </w:rPr>
        <w:t>CTu</w:t>
      </w:r>
      <w:r w:rsidRPr="009162BE">
        <w:rPr>
          <w:rFonts w:ascii="Consolas" w:hAnsi="Consolas"/>
          <w:color w:val="D4D4D4"/>
          <w:sz w:val="21"/>
          <w:szCs w:val="21"/>
        </w:rPr>
        <w:t>&gt;</w:t>
      </w:r>
    </w:p>
    <w:p w14:paraId="5CA515BB" w14:textId="77777777" w:rsidR="00D33B87" w:rsidRPr="009162BE" w:rsidRDefault="00D33B87" w:rsidP="00D33B8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&lt;/</w:t>
      </w:r>
      <w:r w:rsidRPr="009162BE">
        <w:rPr>
          <w:rFonts w:ascii="Consolas" w:hAnsi="Consolas"/>
          <w:color w:val="9CDCFE"/>
          <w:sz w:val="21"/>
          <w:szCs w:val="21"/>
        </w:rPr>
        <w:t>DLTBao</w:t>
      </w:r>
      <w:r w:rsidRPr="009162BE">
        <w:rPr>
          <w:rFonts w:ascii="Consolas" w:hAnsi="Consolas"/>
          <w:color w:val="D4D4D4"/>
          <w:sz w:val="21"/>
          <w:szCs w:val="21"/>
        </w:rPr>
        <w:t>&gt;</w:t>
      </w:r>
    </w:p>
    <w:p w14:paraId="443F9DC5" w14:textId="77777777" w:rsidR="00D33B87" w:rsidRPr="00193CC8" w:rsidRDefault="00D33B87" w:rsidP="00D33B87">
      <w:pPr>
        <w:shd w:val="clear" w:color="auto" w:fill="FFFFFF"/>
        <w:rPr>
          <w:rFonts w:ascii="Courier New" w:hAnsi="Courier New" w:cs="Courier New"/>
          <w:b/>
          <w:bCs/>
          <w:color w:val="000000"/>
          <w:sz w:val="20"/>
          <w:szCs w:val="20"/>
        </w:rPr>
      </w:pPr>
    </w:p>
    <w:p w14:paraId="57946B8D" w14:textId="5B7991F1" w:rsidR="00D33B87" w:rsidRDefault="00D33B87" w:rsidP="00D33B87">
      <w:pPr>
        <w:pStyle w:val="Heading3"/>
      </w:pPr>
      <w:r>
        <w:t xml:space="preserve">Lấy giá trị Hash cho gửi thông điệp </w:t>
      </w:r>
      <w:r w:rsidR="004F55E8" w:rsidRPr="004F55E8">
        <w:t xml:space="preserve">chứng từ </w:t>
      </w:r>
      <w:r>
        <w:t>có sai sót bằng token ( bước 1)</w:t>
      </w:r>
    </w:p>
    <w:p w14:paraId="73EEEA05" w14:textId="77777777" w:rsidR="00D33B87" w:rsidRPr="00593BE8" w:rsidRDefault="00D33B87" w:rsidP="00D33B87">
      <w:pPr>
        <w:pStyle w:val="N"/>
      </w:pPr>
      <w:r w:rsidRPr="00593BE8">
        <w:t>URL</w:t>
      </w:r>
    </w:p>
    <w:p w14:paraId="2F94ADF0" w14:textId="1B21A823" w:rsidR="00D33B87" w:rsidRDefault="00D33B87" w:rsidP="00D33B87">
      <w:pPr>
        <w:pStyle w:val="N"/>
      </w:pPr>
      <w:r>
        <w:tab/>
      </w:r>
      <w:r w:rsidRPr="00007702">
        <w:t xml:space="preserve"> </w:t>
      </w:r>
      <w:r w:rsidR="007672FA" w:rsidRPr="007672FA">
        <w:t xml:space="preserve">string </w:t>
      </w:r>
      <w:r w:rsidR="007672FA" w:rsidRPr="007672FA">
        <w:rPr>
          <w:b/>
          <w:bCs/>
        </w:rPr>
        <w:t>GetHashCTTNoticeErrorsWithToken</w:t>
      </w:r>
      <w:r w:rsidR="007672FA" w:rsidRPr="007672FA">
        <w:t>(string Account, string ACpass, string xml, string username, string password, string serialCert = "", int convert = 0)</w:t>
      </w:r>
    </w:p>
    <w:p w14:paraId="75E1AE38" w14:textId="77777777" w:rsidR="00D33B87" w:rsidRPr="00593BE8" w:rsidRDefault="00D33B87" w:rsidP="00D33B87">
      <w:pPr>
        <w:pStyle w:val="N"/>
      </w:pPr>
      <w:r w:rsidRPr="00593BE8">
        <w:t>DESCRIPTION</w:t>
      </w:r>
    </w:p>
    <w:p w14:paraId="6DE598F8" w14:textId="086555CE" w:rsidR="00D33B87" w:rsidRPr="007C1EEB" w:rsidRDefault="00D33B87" w:rsidP="00D33B87">
      <w:pPr>
        <w:pStyle w:val="N"/>
      </w:pPr>
      <w:r>
        <w:tab/>
      </w:r>
      <w:r>
        <w:tab/>
        <w:t xml:space="preserve">Đây là web service cho phép gửi thông điệp </w:t>
      </w:r>
      <w:r w:rsidR="004F55E8">
        <w:t xml:space="preserve">chứng từ điện tử </w:t>
      </w:r>
      <w:r>
        <w:t xml:space="preserve">có sai sót với các hệ thống sử dụng token, thực hiện truyền dữ liệu </w:t>
      </w:r>
      <w:r w:rsidR="004F55E8">
        <w:t xml:space="preserve">chứng từ </w:t>
      </w:r>
      <w:r>
        <w:t>và lấy giá trị hash value để ký số bằng token ở client.</w:t>
      </w:r>
    </w:p>
    <w:p w14:paraId="1C2A6166" w14:textId="77777777" w:rsidR="00D33B87" w:rsidRPr="00007702" w:rsidRDefault="00D33B87" w:rsidP="00D33B87">
      <w:pPr>
        <w:pStyle w:val="N"/>
      </w:pPr>
      <w:r w:rsidRPr="00663B3E">
        <w:t>HTTP METHOD</w:t>
      </w:r>
    </w:p>
    <w:p w14:paraId="20E750E9" w14:textId="77777777" w:rsidR="00D33B87" w:rsidRPr="00007702" w:rsidRDefault="00D33B87" w:rsidP="00D33B87">
      <w:pPr>
        <w:pStyle w:val="N"/>
        <w:rPr>
          <w:b/>
        </w:rPr>
      </w:pPr>
      <w:r w:rsidRPr="00610AFD">
        <w:tab/>
      </w:r>
      <w:r w:rsidRPr="00610AFD">
        <w:tab/>
        <w:t>POST</w:t>
      </w:r>
    </w:p>
    <w:p w14:paraId="6517BFBA" w14:textId="77777777" w:rsidR="00D33B87" w:rsidRPr="00610AFD" w:rsidRDefault="00D33B87" w:rsidP="00D33B87">
      <w:pPr>
        <w:pStyle w:val="N"/>
      </w:pPr>
      <w:r w:rsidRPr="00610AFD">
        <w:t>REQUEST BODY</w:t>
      </w:r>
    </w:p>
    <w:p w14:paraId="5B232E8A" w14:textId="77777777" w:rsidR="00D33B87" w:rsidRPr="009372AD" w:rsidRDefault="00D33B87" w:rsidP="00D33B87">
      <w:pPr>
        <w:pStyle w:val="ListParagraph"/>
        <w:numPr>
          <w:ilvl w:val="0"/>
          <w:numId w:val="3"/>
        </w:numPr>
        <w:spacing w:after="0" w:line="360" w:lineRule="auto"/>
        <w:jc w:val="both"/>
        <w:rPr>
          <w:rFonts w:eastAsia="Calibri"/>
          <w:b/>
          <w:u w:val="single"/>
        </w:rPr>
      </w:pPr>
      <w:r>
        <w:rPr>
          <w:rFonts w:eastAsia="Calibri"/>
          <w:b/>
        </w:rPr>
        <w:t>Account/ACPass</w:t>
      </w:r>
      <w:r w:rsidRPr="009372AD">
        <w:rPr>
          <w:rFonts w:eastAsia="Calibri"/>
          <w:b/>
        </w:rPr>
        <w:t xml:space="preserve">:  </w:t>
      </w:r>
      <w:r w:rsidRPr="009372AD">
        <w:rPr>
          <w:rFonts w:eastAsia="Calibri"/>
        </w:rPr>
        <w:t xml:space="preserve">Tài khoản được cấp phát cho nhân viên gọi lệnh </w:t>
      </w:r>
      <w:r>
        <w:rPr>
          <w:rFonts w:eastAsia="Calibri"/>
        </w:rPr>
        <w:t>gửi thông điệp.</w:t>
      </w:r>
    </w:p>
    <w:p w14:paraId="6FBD5A84" w14:textId="77777777" w:rsidR="00D33B87" w:rsidRPr="00076E1C" w:rsidRDefault="00D33B87" w:rsidP="00D33B8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4E4679DB" w14:textId="0524E4E9" w:rsidR="00D33B87" w:rsidRPr="005A1839" w:rsidRDefault="00D33B87" w:rsidP="00D33B87">
      <w:pPr>
        <w:pStyle w:val="ListParagraph"/>
        <w:numPr>
          <w:ilvl w:val="0"/>
          <w:numId w:val="2"/>
        </w:numPr>
        <w:spacing w:after="0" w:line="360" w:lineRule="auto"/>
        <w:ind w:left="1080"/>
        <w:jc w:val="both"/>
        <w:rPr>
          <w:rFonts w:eastAsia="Calibri"/>
          <w:b/>
          <w:u w:val="single"/>
        </w:rPr>
      </w:pPr>
      <w:r w:rsidRPr="00B21083">
        <w:rPr>
          <w:b/>
          <w:color w:val="000000"/>
        </w:rPr>
        <w:t>xml</w:t>
      </w:r>
      <w:r w:rsidRPr="00076E1C">
        <w:rPr>
          <w:color w:val="000000"/>
        </w:rPr>
        <w:t xml:space="preserve">: chuỗi xml </w:t>
      </w:r>
      <w:r>
        <w:rPr>
          <w:color w:val="000000"/>
        </w:rPr>
        <w:t xml:space="preserve">thông điệp </w:t>
      </w:r>
      <w:r w:rsidR="004F55E8">
        <w:rPr>
          <w:color w:val="000000"/>
        </w:rPr>
        <w:t>chứng từ</w:t>
      </w:r>
      <w:r>
        <w:rPr>
          <w:color w:val="000000"/>
        </w:rPr>
        <w:t xml:space="preserve"> điện tử có sai sót</w:t>
      </w:r>
      <w:r w:rsidRPr="00076E1C">
        <w:rPr>
          <w:color w:val="000000"/>
        </w:rPr>
        <w:t xml:space="preserve"> (theo mẫ</w:t>
      </w:r>
      <w:r>
        <w:rPr>
          <w:color w:val="000000"/>
        </w:rPr>
        <w:t>u mô tả kèm theo</w:t>
      </w:r>
      <w:r w:rsidRPr="00076E1C">
        <w:rPr>
          <w:color w:val="000000"/>
        </w:rPr>
        <w:t>)</w:t>
      </w:r>
      <w:r>
        <w:rPr>
          <w:rFonts w:eastAsia="Calibri"/>
          <w:b/>
          <w:u w:val="single"/>
        </w:rPr>
        <w:t xml:space="preserve">    </w:t>
      </w:r>
    </w:p>
    <w:p w14:paraId="64368E17" w14:textId="77777777" w:rsidR="00A058C3" w:rsidRPr="005A1839" w:rsidRDefault="00A058C3" w:rsidP="00A058C3">
      <w:pPr>
        <w:pStyle w:val="ListParagraph"/>
        <w:numPr>
          <w:ilvl w:val="0"/>
          <w:numId w:val="2"/>
        </w:numPr>
        <w:spacing w:after="0" w:line="360" w:lineRule="auto"/>
        <w:ind w:left="1080"/>
        <w:jc w:val="both"/>
        <w:rPr>
          <w:rFonts w:eastAsia="Calibri"/>
          <w:b/>
          <w:u w:val="single"/>
        </w:rPr>
      </w:pPr>
      <w:r w:rsidRPr="007672FA">
        <w:rPr>
          <w:rFonts w:eastAsia="Times New Roman"/>
          <w:b/>
          <w:bCs/>
        </w:rPr>
        <w:t>serialCert</w:t>
      </w:r>
      <w:r w:rsidRPr="005A1839">
        <w:rPr>
          <w:color w:val="000000"/>
        </w:rPr>
        <w:t xml:space="preserve">: </w:t>
      </w:r>
      <w:r>
        <w:rPr>
          <w:color w:val="000000"/>
        </w:rPr>
        <w:t>serial chứng thư</w:t>
      </w:r>
      <w:r w:rsidRPr="005A1839">
        <w:rPr>
          <w:color w:val="000000"/>
        </w:rPr>
        <w:t xml:space="preserve"> số</w:t>
      </w:r>
    </w:p>
    <w:p w14:paraId="061B3698" w14:textId="77777777" w:rsidR="00D33B87" w:rsidRPr="00E009AD" w:rsidRDefault="00D33B87" w:rsidP="00D33B87">
      <w:pPr>
        <w:pStyle w:val="ListParagraph"/>
        <w:numPr>
          <w:ilvl w:val="0"/>
          <w:numId w:val="2"/>
        </w:numPr>
        <w:spacing w:after="0" w:line="360" w:lineRule="auto"/>
        <w:ind w:left="1080"/>
        <w:jc w:val="both"/>
        <w:rPr>
          <w:rFonts w:eastAsia="Calibri"/>
          <w:b/>
        </w:rPr>
      </w:pPr>
      <w:r w:rsidRPr="00494FBD">
        <w:rPr>
          <w:b/>
          <w:color w:val="000000"/>
        </w:rPr>
        <w:lastRenderedPageBreak/>
        <w:t>convert</w:t>
      </w:r>
      <w:r w:rsidRPr="00494FBD">
        <w:rPr>
          <w:color w:val="000000"/>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5D0A0776" w14:textId="77777777" w:rsidR="00D33B87" w:rsidRDefault="00D33B87" w:rsidP="00D33B8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D33B87" w:rsidRPr="00660ABB" w14:paraId="44C3EA5A"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64CD1F93" w14:textId="77777777" w:rsidR="00D33B87" w:rsidRPr="00660ABB" w:rsidRDefault="00D33B87" w:rsidP="00B7194D">
            <w:pPr>
              <w:pStyle w:val="ListParagraph"/>
            </w:pPr>
            <w:r>
              <w:t>Kết 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2C4145F6" w14:textId="77777777" w:rsidR="00D33B87" w:rsidRPr="00660ABB" w:rsidRDefault="00D33B87" w:rsidP="00B7194D">
            <w:pPr>
              <w:pStyle w:val="ListParagraph"/>
            </w:pPr>
            <w:r w:rsidRPr="00660ABB">
              <w:t>Mô 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5F25B5FF" w14:textId="77777777" w:rsidR="00D33B87" w:rsidRPr="00660ABB" w:rsidRDefault="00D33B87" w:rsidP="00B7194D">
            <w:pPr>
              <w:pStyle w:val="ListParagraph"/>
            </w:pPr>
            <w:r>
              <w:t>Ghi chú</w:t>
            </w:r>
          </w:p>
        </w:tc>
      </w:tr>
      <w:tr w:rsidR="00D33B87" w:rsidRPr="00660ABB" w14:paraId="0251B7CF" w14:textId="77777777" w:rsidTr="00B7194D">
        <w:tc>
          <w:tcPr>
            <w:tcW w:w="2250" w:type="dxa"/>
            <w:tcBorders>
              <w:top w:val="single" w:sz="4" w:space="0" w:color="2E74B5"/>
              <w:left w:val="single" w:sz="4" w:space="0" w:color="2E74B5"/>
              <w:right w:val="single" w:sz="4" w:space="0" w:color="2E74B5"/>
            </w:tcBorders>
            <w:shd w:val="clear" w:color="auto" w:fill="auto"/>
          </w:tcPr>
          <w:p w14:paraId="2B025C0F" w14:textId="77777777" w:rsidR="00D33B87" w:rsidRPr="009372AD" w:rsidRDefault="00D33B87" w:rsidP="00B7194D">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4926B5E" w14:textId="77777777" w:rsidR="00D33B87" w:rsidRPr="009372AD" w:rsidRDefault="00D33B87" w:rsidP="00B7194D">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14:paraId="502DA64D" w14:textId="77777777" w:rsidR="00D33B87" w:rsidRPr="009372AD" w:rsidRDefault="00D33B87" w:rsidP="00B7194D">
            <w:pPr>
              <w:pStyle w:val="ListParagraph"/>
              <w:ind w:left="0"/>
              <w:jc w:val="both"/>
            </w:pPr>
          </w:p>
        </w:tc>
      </w:tr>
      <w:tr w:rsidR="00D33B87" w:rsidRPr="00660ABB" w14:paraId="1B46EF54"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4053FE4" w14:textId="77777777" w:rsidR="00D33B87" w:rsidRPr="009372AD" w:rsidRDefault="00D33B87" w:rsidP="00B7194D">
            <w:pPr>
              <w:autoSpaceDE w:val="0"/>
              <w:autoSpaceDN w:val="0"/>
              <w:adjustRightInd w:val="0"/>
              <w:rPr>
                <w:rFonts w:eastAsia="Calibri"/>
              </w:rPr>
            </w:pPr>
            <w:r w:rsidRPr="00E22984">
              <w:rPr>
                <w:rFonts w:eastAsia="Calibri"/>
              </w:rPr>
              <w:t>ERR:21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870D072" w14:textId="77777777" w:rsidR="00D33B87" w:rsidRPr="009372AD" w:rsidRDefault="00D33B87" w:rsidP="00B7194D">
            <w:pPr>
              <w:rPr>
                <w:rFonts w:eastAsia="Calibri"/>
              </w:rPr>
            </w:pPr>
            <w:r>
              <w:rPr>
                <w:rFonts w:eastAsia="Calibri"/>
              </w:rPr>
              <w:t>Không tìm thấy công ty hoặc tài khoản không tồn tại</w:t>
            </w:r>
          </w:p>
        </w:tc>
        <w:tc>
          <w:tcPr>
            <w:tcW w:w="2116" w:type="dxa"/>
            <w:tcBorders>
              <w:top w:val="single" w:sz="4" w:space="0" w:color="2E74B5"/>
              <w:left w:val="single" w:sz="4" w:space="0" w:color="2E74B5"/>
              <w:bottom w:val="single" w:sz="4" w:space="0" w:color="2E74B5"/>
              <w:right w:val="single" w:sz="4" w:space="0" w:color="2E74B5"/>
            </w:tcBorders>
          </w:tcPr>
          <w:p w14:paraId="0AF95BE4" w14:textId="77777777" w:rsidR="00D33B87" w:rsidRPr="009372AD" w:rsidRDefault="00D33B87" w:rsidP="00B7194D">
            <w:pPr>
              <w:jc w:val="both"/>
            </w:pPr>
          </w:p>
        </w:tc>
      </w:tr>
      <w:tr w:rsidR="00D33B87" w:rsidRPr="00660ABB" w14:paraId="426D2457"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B583785" w14:textId="77777777" w:rsidR="00D33B87" w:rsidRPr="009372AD" w:rsidRDefault="00D33B87" w:rsidP="00B7194D">
            <w:pPr>
              <w:autoSpaceDE w:val="0"/>
              <w:autoSpaceDN w:val="0"/>
              <w:adjustRightInd w:val="0"/>
              <w:rPr>
                <w:rFonts w:eastAsia="Calibri"/>
              </w:rPr>
            </w:pPr>
            <w:r w:rsidRPr="00E22984">
              <w:rPr>
                <w:rFonts w:eastAsia="Calibri"/>
              </w:rPr>
              <w:t>ERR:22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256A02A" w14:textId="77777777" w:rsidR="00D33B87" w:rsidRPr="009372AD" w:rsidRDefault="00D33B87" w:rsidP="00B7194D">
            <w:pPr>
              <w:rPr>
                <w:rFonts w:eastAsia="Calibri"/>
              </w:rPr>
            </w:pPr>
            <w:r>
              <w:rPr>
                <w:rFonts w:eastAsia="Calibri"/>
              </w:rPr>
              <w:t>Công ty chưa đăng ký chứng thư số</w:t>
            </w:r>
          </w:p>
        </w:tc>
        <w:tc>
          <w:tcPr>
            <w:tcW w:w="2116" w:type="dxa"/>
            <w:tcBorders>
              <w:top w:val="single" w:sz="4" w:space="0" w:color="2E74B5"/>
              <w:left w:val="single" w:sz="4" w:space="0" w:color="2E74B5"/>
              <w:bottom w:val="single" w:sz="4" w:space="0" w:color="2E74B5"/>
              <w:right w:val="single" w:sz="4" w:space="0" w:color="2E74B5"/>
            </w:tcBorders>
          </w:tcPr>
          <w:p w14:paraId="604B4399" w14:textId="77777777" w:rsidR="00D33B87" w:rsidRPr="009372AD" w:rsidRDefault="00D33B87" w:rsidP="00B7194D">
            <w:pPr>
              <w:pStyle w:val="ListParagraph"/>
              <w:ind w:left="0"/>
              <w:jc w:val="both"/>
            </w:pPr>
          </w:p>
        </w:tc>
      </w:tr>
      <w:tr w:rsidR="00D33B87" w:rsidRPr="00660ABB" w14:paraId="71CA0F05"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017FCB0" w14:textId="77777777" w:rsidR="00D33B87" w:rsidRPr="009372AD" w:rsidRDefault="00D33B87" w:rsidP="00B7194D">
            <w:pPr>
              <w:autoSpaceDE w:val="0"/>
              <w:autoSpaceDN w:val="0"/>
              <w:adjustRightInd w:val="0"/>
              <w:rPr>
                <w:rFonts w:eastAsia="Calibri"/>
              </w:rPr>
            </w:pPr>
            <w:r w:rsidRPr="00E22984">
              <w:rPr>
                <w:rFonts w:eastAsia="Calibri"/>
              </w:rPr>
              <w:t>ERR:28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345D908" w14:textId="77777777" w:rsidR="00D33B87" w:rsidRPr="009372AD" w:rsidRDefault="00D33B87" w:rsidP="00B7194D">
            <w:pPr>
              <w:rPr>
                <w:rFonts w:eastAsia="Calibri"/>
              </w:rPr>
            </w:pPr>
            <w:r>
              <w:rPr>
                <w:rFonts w:eastAsia="Calibri"/>
              </w:rPr>
              <w:t>Chưa có thông tin chứng thư trong hệ thống</w:t>
            </w:r>
          </w:p>
        </w:tc>
        <w:tc>
          <w:tcPr>
            <w:tcW w:w="2116" w:type="dxa"/>
            <w:tcBorders>
              <w:top w:val="single" w:sz="4" w:space="0" w:color="2E74B5"/>
              <w:left w:val="single" w:sz="4" w:space="0" w:color="2E74B5"/>
              <w:bottom w:val="single" w:sz="4" w:space="0" w:color="2E74B5"/>
              <w:right w:val="single" w:sz="4" w:space="0" w:color="2E74B5"/>
            </w:tcBorders>
          </w:tcPr>
          <w:p w14:paraId="09A3F3BB" w14:textId="77777777" w:rsidR="00D33B87" w:rsidRPr="009372AD" w:rsidRDefault="00D33B87" w:rsidP="00B7194D">
            <w:pPr>
              <w:pStyle w:val="ListParagraph"/>
              <w:ind w:left="0"/>
              <w:jc w:val="both"/>
            </w:pPr>
          </w:p>
        </w:tc>
      </w:tr>
      <w:tr w:rsidR="00D33B87" w:rsidRPr="00660ABB" w14:paraId="60D63A22"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FAF1498" w14:textId="77777777" w:rsidR="00D33B87" w:rsidRPr="009372AD" w:rsidRDefault="00D33B87" w:rsidP="00B7194D">
            <w:pPr>
              <w:autoSpaceDE w:val="0"/>
              <w:autoSpaceDN w:val="0"/>
              <w:adjustRightInd w:val="0"/>
              <w:rPr>
                <w:rFonts w:eastAsia="Calibri"/>
              </w:rPr>
            </w:pPr>
            <w:r w:rsidRPr="00E22984">
              <w:rPr>
                <w:rFonts w:eastAsia="Calibri"/>
              </w:rPr>
              <w:t>ERR:24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AB60D12" w14:textId="77777777" w:rsidR="00D33B87" w:rsidRPr="009372AD" w:rsidRDefault="00D33B87" w:rsidP="00B7194D">
            <w:pPr>
              <w:rPr>
                <w:rFonts w:eastAsia="Calibri"/>
              </w:rPr>
            </w:pPr>
            <w:r>
              <w:rPr>
                <w:rFonts w:eastAsia="Calibri"/>
              </w:rPr>
              <w:t>Chứng thư truyền lên không đúng với chứng thư đăng ký trong hệ thống</w:t>
            </w:r>
          </w:p>
        </w:tc>
        <w:tc>
          <w:tcPr>
            <w:tcW w:w="2116" w:type="dxa"/>
            <w:tcBorders>
              <w:top w:val="single" w:sz="4" w:space="0" w:color="2E74B5"/>
              <w:left w:val="single" w:sz="4" w:space="0" w:color="2E74B5"/>
              <w:bottom w:val="single" w:sz="4" w:space="0" w:color="2E74B5"/>
              <w:right w:val="single" w:sz="4" w:space="0" w:color="2E74B5"/>
            </w:tcBorders>
          </w:tcPr>
          <w:p w14:paraId="25203D23" w14:textId="77777777" w:rsidR="00D33B87" w:rsidRPr="009372AD" w:rsidRDefault="00D33B87" w:rsidP="00B7194D">
            <w:pPr>
              <w:pStyle w:val="ListParagraph"/>
              <w:ind w:left="0"/>
              <w:jc w:val="both"/>
            </w:pPr>
          </w:p>
        </w:tc>
      </w:tr>
      <w:tr w:rsidR="00D33B87" w:rsidRPr="00660ABB" w14:paraId="1C2CAC19"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5812310" w14:textId="77777777" w:rsidR="00D33B87" w:rsidRPr="009372AD" w:rsidRDefault="00D33B87" w:rsidP="00B7194D">
            <w:pPr>
              <w:autoSpaceDE w:val="0"/>
              <w:autoSpaceDN w:val="0"/>
              <w:adjustRightInd w:val="0"/>
              <w:rPr>
                <w:rFonts w:eastAsia="Calibri"/>
              </w:rPr>
            </w:pPr>
            <w:r w:rsidRPr="00E22984">
              <w:rPr>
                <w:rFonts w:eastAsia="Calibri"/>
              </w:rPr>
              <w:t>ERR:27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62AE831" w14:textId="77777777" w:rsidR="00D33B87" w:rsidRPr="009372AD" w:rsidRDefault="00D33B87" w:rsidP="00B7194D">
            <w:pPr>
              <w:pStyle w:val="ListParagraph"/>
              <w:spacing w:after="0" w:line="240" w:lineRule="auto"/>
              <w:ind w:left="0"/>
              <w:rPr>
                <w:rFonts w:eastAsia="Calibri"/>
              </w:rPr>
            </w:pPr>
            <w:r>
              <w:rPr>
                <w:rFonts w:eastAsia="Calibri"/>
              </w:rPr>
              <w:t>Chứng thư chưa đến thời điểm sử dụng</w:t>
            </w:r>
          </w:p>
        </w:tc>
        <w:tc>
          <w:tcPr>
            <w:tcW w:w="2116" w:type="dxa"/>
            <w:tcBorders>
              <w:top w:val="single" w:sz="4" w:space="0" w:color="2E74B5"/>
              <w:left w:val="single" w:sz="4" w:space="0" w:color="2E74B5"/>
              <w:bottom w:val="single" w:sz="4" w:space="0" w:color="2E74B5"/>
              <w:right w:val="single" w:sz="4" w:space="0" w:color="2E74B5"/>
            </w:tcBorders>
          </w:tcPr>
          <w:p w14:paraId="071A6F4E" w14:textId="77777777" w:rsidR="00D33B87" w:rsidRPr="009372AD" w:rsidRDefault="00D33B87" w:rsidP="00B7194D">
            <w:pPr>
              <w:pStyle w:val="ListParagraph"/>
              <w:ind w:left="0"/>
              <w:jc w:val="both"/>
            </w:pPr>
          </w:p>
        </w:tc>
      </w:tr>
      <w:tr w:rsidR="00D33B87" w:rsidRPr="00660ABB" w14:paraId="2C90B07D"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8D30DBA" w14:textId="77777777" w:rsidR="00D33B87" w:rsidRPr="009372AD" w:rsidRDefault="00D33B87" w:rsidP="00B7194D">
            <w:pPr>
              <w:autoSpaceDE w:val="0"/>
              <w:autoSpaceDN w:val="0"/>
              <w:adjustRightInd w:val="0"/>
              <w:rPr>
                <w:rFonts w:eastAsia="Calibri"/>
              </w:rPr>
            </w:pPr>
            <w:r w:rsidRPr="00E22984">
              <w:rPr>
                <w:rFonts w:eastAsia="Calibri"/>
              </w:rPr>
              <w:t>ERR:26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3C27FD2" w14:textId="77777777" w:rsidR="00D33B87" w:rsidRPr="009372AD" w:rsidRDefault="00D33B87" w:rsidP="00B7194D">
            <w:pPr>
              <w:pStyle w:val="ListParagraph"/>
              <w:spacing w:after="0" w:line="240" w:lineRule="auto"/>
              <w:ind w:left="0"/>
              <w:rPr>
                <w:rFonts w:eastAsia="Calibri"/>
              </w:rPr>
            </w:pPr>
            <w:r>
              <w:rPr>
                <w:rFonts w:eastAsia="Calibri"/>
              </w:rPr>
              <w:t>Chứng thư số hết hạn</w:t>
            </w:r>
          </w:p>
        </w:tc>
        <w:tc>
          <w:tcPr>
            <w:tcW w:w="2116" w:type="dxa"/>
            <w:tcBorders>
              <w:top w:val="single" w:sz="4" w:space="0" w:color="2E74B5"/>
              <w:left w:val="single" w:sz="4" w:space="0" w:color="2E74B5"/>
              <w:bottom w:val="single" w:sz="4" w:space="0" w:color="2E74B5"/>
              <w:right w:val="single" w:sz="4" w:space="0" w:color="2E74B5"/>
            </w:tcBorders>
          </w:tcPr>
          <w:p w14:paraId="67AE80D1" w14:textId="77777777" w:rsidR="00D33B87" w:rsidRPr="009372AD" w:rsidRDefault="00D33B87" w:rsidP="00B7194D">
            <w:pPr>
              <w:pStyle w:val="ListParagraph"/>
              <w:ind w:left="0"/>
              <w:jc w:val="both"/>
            </w:pPr>
          </w:p>
        </w:tc>
      </w:tr>
      <w:tr w:rsidR="00D33B87" w:rsidRPr="00660ABB" w14:paraId="13A165F7"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5CF67BA" w14:textId="77777777" w:rsidR="00D33B87" w:rsidRPr="009372AD" w:rsidRDefault="00D33B87" w:rsidP="00B7194D">
            <w:pPr>
              <w:autoSpaceDE w:val="0"/>
              <w:autoSpaceDN w:val="0"/>
              <w:adjustRightInd w:val="0"/>
              <w:rPr>
                <w:rFonts w:eastAsia="Calibri"/>
              </w:rPr>
            </w:pPr>
            <w:r w:rsidRPr="00E22984">
              <w:rPr>
                <w:rFonts w:eastAsia="Calibri"/>
              </w:rPr>
              <w:t>ERR:3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0CB2CE0" w14:textId="77777777" w:rsidR="00D33B87" w:rsidRPr="009372AD" w:rsidRDefault="00D33B87" w:rsidP="00B7194D">
            <w:pPr>
              <w:pStyle w:val="ListParagraph"/>
              <w:spacing w:after="0" w:line="240" w:lineRule="auto"/>
              <w:ind w:left="0"/>
              <w:rPr>
                <w:rFonts w:eastAsia="Calibri"/>
              </w:rPr>
            </w:pPr>
            <w:r w:rsidRPr="009372AD">
              <w:rPr>
                <w:rFonts w:eastAsia="Calibri"/>
              </w:rPr>
              <w:t>Dữ liệu xml đầu vào không đúng quy định</w:t>
            </w:r>
          </w:p>
        </w:tc>
        <w:tc>
          <w:tcPr>
            <w:tcW w:w="2116" w:type="dxa"/>
            <w:tcBorders>
              <w:top w:val="single" w:sz="4" w:space="0" w:color="2E74B5"/>
              <w:left w:val="single" w:sz="4" w:space="0" w:color="2E74B5"/>
              <w:bottom w:val="single" w:sz="4" w:space="0" w:color="2E74B5"/>
              <w:right w:val="single" w:sz="4" w:space="0" w:color="2E74B5"/>
            </w:tcBorders>
          </w:tcPr>
          <w:p w14:paraId="4D857334" w14:textId="77777777" w:rsidR="00D33B87" w:rsidRPr="009372AD" w:rsidRDefault="00D33B87" w:rsidP="00B7194D">
            <w:pPr>
              <w:pStyle w:val="ListParagraph"/>
              <w:ind w:left="0"/>
              <w:jc w:val="both"/>
            </w:pPr>
          </w:p>
        </w:tc>
      </w:tr>
      <w:tr w:rsidR="005E1212" w:rsidRPr="00660ABB" w14:paraId="3D13028B"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96D180A" w14:textId="4D5F639C" w:rsidR="005E1212" w:rsidRPr="00E22984" w:rsidRDefault="005E1212" w:rsidP="005E1212">
            <w:pPr>
              <w:autoSpaceDE w:val="0"/>
              <w:autoSpaceDN w:val="0"/>
              <w:adjustRightInd w:val="0"/>
              <w:rPr>
                <w:rFonts w:eastAsia="Calibri"/>
              </w:rPr>
            </w:pPr>
            <w:r w:rsidRPr="00E22984">
              <w:rPr>
                <w:rFonts w:eastAsia="Calibri"/>
              </w:rPr>
              <w:t>ERR:</w:t>
            </w:r>
            <w:r>
              <w:rPr>
                <w:rFonts w:eastAsia="Calibri"/>
              </w:rPr>
              <w:t>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9402434" w14:textId="5F7D3C00" w:rsidR="005E1212" w:rsidRPr="009372AD" w:rsidRDefault="005E1212" w:rsidP="005E1212">
            <w:pPr>
              <w:pStyle w:val="ListParagraph"/>
              <w:spacing w:after="0" w:line="240" w:lineRule="auto"/>
              <w:ind w:left="0"/>
              <w:rPr>
                <w:rFonts w:eastAsia="Calibri"/>
              </w:rPr>
            </w:pPr>
            <w:r>
              <w:rPr>
                <w:rFonts w:eastAsia="Calibri"/>
              </w:rPr>
              <w:t>Có lỗi trong quá trình tạo xml thông điệp</w:t>
            </w:r>
          </w:p>
        </w:tc>
        <w:tc>
          <w:tcPr>
            <w:tcW w:w="2116" w:type="dxa"/>
            <w:tcBorders>
              <w:top w:val="single" w:sz="4" w:space="0" w:color="2E74B5"/>
              <w:left w:val="single" w:sz="4" w:space="0" w:color="2E74B5"/>
              <w:bottom w:val="single" w:sz="4" w:space="0" w:color="2E74B5"/>
              <w:right w:val="single" w:sz="4" w:space="0" w:color="2E74B5"/>
            </w:tcBorders>
          </w:tcPr>
          <w:p w14:paraId="3CB9C04C" w14:textId="77777777" w:rsidR="005E1212" w:rsidRPr="009372AD" w:rsidRDefault="005E1212" w:rsidP="005E1212">
            <w:pPr>
              <w:pStyle w:val="ListParagraph"/>
              <w:ind w:left="0"/>
              <w:jc w:val="both"/>
            </w:pPr>
          </w:p>
        </w:tc>
      </w:tr>
      <w:tr w:rsidR="00D33B87" w:rsidRPr="00660ABB" w14:paraId="77F4B7F3"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1D16091" w14:textId="77777777" w:rsidR="00D33B87" w:rsidRPr="009372AD" w:rsidRDefault="00D33B87" w:rsidP="00B7194D">
            <w:pPr>
              <w:autoSpaceDE w:val="0"/>
              <w:autoSpaceDN w:val="0"/>
              <w:adjustRightInd w:val="0"/>
              <w:rPr>
                <w:rFonts w:eastAsia="Calibri"/>
              </w:rPr>
            </w:pPr>
            <w:r w:rsidRPr="00E22984">
              <w:rPr>
                <w:rFonts w:eastAsia="Calibri"/>
              </w:rPr>
              <w:t>ERR:10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872581E" w14:textId="77777777" w:rsidR="00D33B87" w:rsidRDefault="00D33B87" w:rsidP="00B7194D">
            <w:pPr>
              <w:pStyle w:val="ListParagraph"/>
              <w:spacing w:after="0" w:line="240" w:lineRule="auto"/>
              <w:ind w:left="0"/>
              <w:rPr>
                <w:rFonts w:eastAsia="Calibri"/>
              </w:rPr>
            </w:pPr>
            <w:r>
              <w:t>Lô có số hóa đơn vượt quá số lượng tối đa cho phép</w:t>
            </w:r>
          </w:p>
        </w:tc>
        <w:tc>
          <w:tcPr>
            <w:tcW w:w="2116" w:type="dxa"/>
            <w:tcBorders>
              <w:top w:val="single" w:sz="4" w:space="0" w:color="2E74B5"/>
              <w:left w:val="single" w:sz="4" w:space="0" w:color="2E74B5"/>
              <w:bottom w:val="single" w:sz="4" w:space="0" w:color="2E74B5"/>
              <w:right w:val="single" w:sz="4" w:space="0" w:color="2E74B5"/>
            </w:tcBorders>
          </w:tcPr>
          <w:p w14:paraId="65AB4EA3" w14:textId="77777777" w:rsidR="00D33B87" w:rsidRPr="00731CD1" w:rsidRDefault="00D33B87" w:rsidP="00B7194D">
            <w:pPr>
              <w:ind w:left="360"/>
              <w:jc w:val="both"/>
            </w:pPr>
          </w:p>
        </w:tc>
      </w:tr>
      <w:tr w:rsidR="00D33B87" w:rsidRPr="00660ABB" w14:paraId="2CCDAF7E" w14:textId="77777777" w:rsidTr="00B7194D">
        <w:trPr>
          <w:trHeight w:val="413"/>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241E555" w14:textId="77777777" w:rsidR="00D33B87" w:rsidRPr="009372AD" w:rsidRDefault="00D33B87" w:rsidP="00B7194D">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507B1B1" w14:textId="77777777" w:rsidR="00D33B87" w:rsidRDefault="00D33B87" w:rsidP="00B7194D">
            <w:pPr>
              <w:pStyle w:val="ListParagraph"/>
              <w:spacing w:after="0" w:line="240" w:lineRule="auto"/>
              <w:ind w:left="0"/>
              <w:rPr>
                <w:rFonts w:eastAsia="Calibri"/>
              </w:rPr>
            </w:pPr>
            <w:r>
              <w:rPr>
                <w:rFonts w:eastAsia="Calibri"/>
              </w:rPr>
              <w:t>Có lỗi xảy ra</w:t>
            </w:r>
          </w:p>
        </w:tc>
        <w:tc>
          <w:tcPr>
            <w:tcW w:w="2116" w:type="dxa"/>
            <w:tcBorders>
              <w:top w:val="single" w:sz="4" w:space="0" w:color="2E74B5"/>
              <w:left w:val="single" w:sz="4" w:space="0" w:color="2E74B5"/>
              <w:bottom w:val="single" w:sz="4" w:space="0" w:color="2E74B5"/>
              <w:right w:val="single" w:sz="4" w:space="0" w:color="2E74B5"/>
            </w:tcBorders>
          </w:tcPr>
          <w:p w14:paraId="0338958B" w14:textId="77777777" w:rsidR="00D33B87" w:rsidRPr="00731CD1" w:rsidRDefault="00D33B87" w:rsidP="00B7194D">
            <w:pPr>
              <w:jc w:val="both"/>
            </w:pPr>
            <w:r>
              <w:t>Lỗi không xác định</w:t>
            </w:r>
          </w:p>
        </w:tc>
      </w:tr>
      <w:tr w:rsidR="00D33B87" w:rsidRPr="00660ABB" w14:paraId="65F19E84"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9D23EE1" w14:textId="77777777" w:rsidR="00D33B87" w:rsidRPr="00E22984" w:rsidRDefault="00D33B87" w:rsidP="00B7194D">
            <w:pPr>
              <w:autoSpaceDE w:val="0"/>
              <w:autoSpaceDN w:val="0"/>
              <w:adjustRightInd w:val="0"/>
              <w:rPr>
                <w:rFonts w:eastAsia="Calibri"/>
              </w:rPr>
            </w:pPr>
            <w:r w:rsidRPr="00E22984">
              <w:rPr>
                <w:rFonts w:eastAsia="Calibri"/>
              </w:rPr>
              <w:t>ERR:30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1C320DE" w14:textId="77777777" w:rsidR="00D33B87" w:rsidRDefault="00D33B87" w:rsidP="00B7194D">
            <w:pPr>
              <w:pStyle w:val="ListParagraph"/>
              <w:ind w:left="0"/>
              <w:jc w:val="both"/>
            </w:pPr>
            <w:r>
              <w:t>Tạo mới hóa đơn có lỗi</w:t>
            </w:r>
          </w:p>
        </w:tc>
        <w:tc>
          <w:tcPr>
            <w:tcW w:w="2116" w:type="dxa"/>
            <w:tcBorders>
              <w:top w:val="single" w:sz="4" w:space="0" w:color="2E74B5"/>
              <w:left w:val="single" w:sz="4" w:space="0" w:color="2E74B5"/>
              <w:bottom w:val="single" w:sz="4" w:space="0" w:color="2E74B5"/>
              <w:right w:val="single" w:sz="4" w:space="0" w:color="2E74B5"/>
            </w:tcBorders>
          </w:tcPr>
          <w:p w14:paraId="75D0CA66" w14:textId="77777777" w:rsidR="00D33B87" w:rsidRPr="00731CD1" w:rsidRDefault="00D33B87" w:rsidP="00B7194D">
            <w:pPr>
              <w:ind w:left="360"/>
              <w:jc w:val="both"/>
            </w:pPr>
          </w:p>
        </w:tc>
      </w:tr>
      <w:tr w:rsidR="00D33B87" w:rsidRPr="00660ABB" w14:paraId="6C46048E" w14:textId="77777777" w:rsidTr="00B7194D">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15B2AB6" w14:textId="77777777" w:rsidR="00D33B87" w:rsidRPr="009372AD" w:rsidRDefault="00D33B87" w:rsidP="00B7194D">
            <w:pPr>
              <w:autoSpaceDE w:val="0"/>
              <w:autoSpaceDN w:val="0"/>
              <w:adjustRightInd w:val="0"/>
              <w:rPr>
                <w:rFonts w:eastAsia="Calibri"/>
              </w:rPr>
            </w:pPr>
            <w:r>
              <w:rPr>
                <w:szCs w:val="28"/>
              </w:rPr>
              <w:t xml:space="preserve">Chuỗi </w:t>
            </w:r>
            <w:r>
              <w:rPr>
                <w:rFonts w:ascii="Consolas" w:hAnsi="Consolas" w:cs="Consolas"/>
                <w:color w:val="000000"/>
                <w:sz w:val="19"/>
                <w:szCs w:val="19"/>
              </w:rPr>
              <w:t>base64Hash</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1824C27" w14:textId="77777777" w:rsidR="00D33B87" w:rsidRPr="00F75A5F" w:rsidRDefault="00D33B87" w:rsidP="00B7194D">
            <w:pPr>
              <w:rPr>
                <w:rFonts w:eastAsia="Calibri"/>
              </w:rPr>
            </w:pPr>
            <w:r>
              <w:rPr>
                <w:rFonts w:eastAsia="Calibri"/>
              </w:rPr>
              <w:t>Chuỗi trả về sử dụng để ký số token</w:t>
            </w:r>
          </w:p>
        </w:tc>
        <w:tc>
          <w:tcPr>
            <w:tcW w:w="2116" w:type="dxa"/>
            <w:tcBorders>
              <w:top w:val="single" w:sz="4" w:space="0" w:color="2E74B5"/>
              <w:left w:val="single" w:sz="4" w:space="0" w:color="2E74B5"/>
              <w:bottom w:val="single" w:sz="4" w:space="0" w:color="2E74B5"/>
              <w:right w:val="single" w:sz="4" w:space="0" w:color="2E74B5"/>
            </w:tcBorders>
          </w:tcPr>
          <w:p w14:paraId="1EB04B50" w14:textId="77777777" w:rsidR="00D33B87" w:rsidRPr="00731CD1" w:rsidRDefault="00D33B87" w:rsidP="00B7194D">
            <w:pPr>
              <w:ind w:left="360"/>
              <w:jc w:val="both"/>
            </w:pPr>
          </w:p>
        </w:tc>
      </w:tr>
    </w:tbl>
    <w:p w14:paraId="55299E87" w14:textId="77777777" w:rsidR="00D33B87" w:rsidRDefault="00D33B87" w:rsidP="00D33B87">
      <w:pPr>
        <w:rPr>
          <w:lang w:eastAsia="x-none"/>
        </w:rPr>
      </w:pPr>
    </w:p>
    <w:p w14:paraId="38B388AB" w14:textId="77777777" w:rsidR="00D33B87" w:rsidRDefault="00D33B87" w:rsidP="00D33B87">
      <w:pPr>
        <w:rPr>
          <w:lang w:eastAsia="x-none"/>
        </w:rPr>
      </w:pPr>
      <w:r>
        <w:rPr>
          <w:lang w:eastAsia="x-none"/>
        </w:rPr>
        <w:t>Cấu trúc chuỗi XML đầu vào của thông điệp: (dấu * là bắt buộc)</w:t>
      </w:r>
    </w:p>
    <w:p w14:paraId="736E81C7"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&lt;</w:t>
      </w:r>
      <w:r w:rsidRPr="009162BE">
        <w:rPr>
          <w:rFonts w:ascii="Consolas" w:hAnsi="Consolas"/>
          <w:color w:val="9CDCFE"/>
          <w:sz w:val="21"/>
          <w:szCs w:val="21"/>
        </w:rPr>
        <w:t>DLTBao</w:t>
      </w:r>
      <w:r w:rsidRPr="009162BE">
        <w:rPr>
          <w:rFonts w:ascii="Consolas" w:hAnsi="Consolas"/>
          <w:color w:val="D4D4D4"/>
          <w:sz w:val="21"/>
          <w:szCs w:val="21"/>
        </w:rPr>
        <w:t>&gt;</w:t>
      </w:r>
    </w:p>
    <w:p w14:paraId="7175A5E7"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TNNT</w:t>
      </w:r>
      <w:r w:rsidRPr="009162BE">
        <w:rPr>
          <w:rFonts w:ascii="Consolas" w:hAnsi="Consolas"/>
          <w:color w:val="D4D4D4"/>
          <w:sz w:val="21"/>
          <w:szCs w:val="21"/>
        </w:rPr>
        <w:t>&gt;&lt;/</w:t>
      </w:r>
      <w:r w:rsidRPr="009162BE">
        <w:rPr>
          <w:rFonts w:ascii="Consolas" w:hAnsi="Consolas"/>
          <w:color w:val="9CDCFE"/>
          <w:sz w:val="21"/>
          <w:szCs w:val="21"/>
        </w:rPr>
        <w:t>TNNT</w:t>
      </w:r>
      <w:r>
        <w:rPr>
          <w:rFonts w:ascii="Consolas" w:hAnsi="Consolas"/>
          <w:color w:val="D4D4D4"/>
          <w:sz w:val="21"/>
          <w:szCs w:val="21"/>
        </w:rPr>
        <w:t>&gt;</w:t>
      </w:r>
      <w:r w:rsidRPr="009162BE">
        <w:rPr>
          <w:rFonts w:ascii="Consolas" w:hAnsi="Consolas"/>
          <w:color w:val="D4D4D4"/>
          <w:sz w:val="21"/>
          <w:szCs w:val="21"/>
        </w:rPr>
        <w:t xml:space="preserve"> </w:t>
      </w:r>
      <w:r w:rsidRPr="009162BE">
        <w:rPr>
          <w:rFonts w:ascii="Consolas" w:hAnsi="Consolas"/>
          <w:color w:val="6A9955"/>
          <w:sz w:val="21"/>
          <w:szCs w:val="21"/>
        </w:rPr>
        <w:t xml:space="preserve">//Tên </w:t>
      </w:r>
      <w:r>
        <w:rPr>
          <w:rFonts w:ascii="Consolas" w:hAnsi="Consolas"/>
          <w:color w:val="6A9955"/>
          <w:sz w:val="21"/>
          <w:szCs w:val="21"/>
        </w:rPr>
        <w:t>người nộp thuế</w:t>
      </w:r>
    </w:p>
    <w:p w14:paraId="496A7D70"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TCQT</w:t>
      </w:r>
      <w:r w:rsidRPr="009162BE">
        <w:rPr>
          <w:rFonts w:ascii="Consolas" w:hAnsi="Consolas"/>
          <w:color w:val="D4D4D4"/>
          <w:sz w:val="21"/>
          <w:szCs w:val="21"/>
        </w:rPr>
        <w:t>&gt;&lt;/</w:t>
      </w:r>
      <w:r w:rsidRPr="009162BE">
        <w:rPr>
          <w:rFonts w:ascii="Consolas" w:hAnsi="Consolas"/>
          <w:color w:val="9CDCFE"/>
          <w:sz w:val="21"/>
          <w:szCs w:val="21"/>
        </w:rPr>
        <w:t>TCQT</w:t>
      </w:r>
      <w:r>
        <w:rPr>
          <w:rFonts w:ascii="Consolas" w:hAnsi="Consolas"/>
          <w:color w:val="D4D4D4"/>
          <w:sz w:val="21"/>
          <w:szCs w:val="21"/>
        </w:rPr>
        <w:t>&gt;</w:t>
      </w:r>
      <w:r w:rsidRPr="009162BE">
        <w:rPr>
          <w:rFonts w:ascii="Consolas" w:hAnsi="Consolas"/>
          <w:color w:val="6A9955"/>
          <w:sz w:val="21"/>
          <w:szCs w:val="21"/>
        </w:rPr>
        <w:t>//Tên cơ quan thuế (Tên cơ quan thuế ra thông báo)</w:t>
      </w:r>
    </w:p>
    <w:p w14:paraId="155B0888"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NTBao</w:t>
      </w:r>
      <w:r w:rsidRPr="009162BE">
        <w:rPr>
          <w:rFonts w:ascii="Consolas" w:hAnsi="Consolas"/>
          <w:color w:val="D4D4D4"/>
          <w:sz w:val="21"/>
          <w:szCs w:val="21"/>
        </w:rPr>
        <w:t>&gt;&lt;/</w:t>
      </w:r>
      <w:r w:rsidRPr="009162BE">
        <w:rPr>
          <w:rFonts w:ascii="Consolas" w:hAnsi="Consolas"/>
          <w:color w:val="9CDCFE"/>
          <w:sz w:val="21"/>
          <w:szCs w:val="21"/>
        </w:rPr>
        <w:t>NTBao</w:t>
      </w:r>
      <w:r>
        <w:rPr>
          <w:rFonts w:ascii="Consolas" w:hAnsi="Consolas"/>
          <w:color w:val="D4D4D4"/>
          <w:sz w:val="21"/>
          <w:szCs w:val="21"/>
        </w:rPr>
        <w:t>&gt;</w:t>
      </w:r>
      <w:r w:rsidRPr="009162BE">
        <w:rPr>
          <w:rFonts w:ascii="Consolas" w:hAnsi="Consolas"/>
          <w:color w:val="6A9955"/>
          <w:sz w:val="21"/>
          <w:szCs w:val="21"/>
        </w:rPr>
        <w:t>//Ngày thông báo</w:t>
      </w:r>
    </w:p>
    <w:p w14:paraId="606310E3"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DDanh</w:t>
      </w:r>
      <w:r w:rsidRPr="009162BE">
        <w:rPr>
          <w:rFonts w:ascii="Consolas" w:hAnsi="Consolas"/>
          <w:color w:val="D4D4D4"/>
          <w:sz w:val="21"/>
          <w:szCs w:val="21"/>
        </w:rPr>
        <w:t>&gt;&lt;/</w:t>
      </w:r>
      <w:r w:rsidRPr="009162BE">
        <w:rPr>
          <w:rFonts w:ascii="Consolas" w:hAnsi="Consolas"/>
          <w:color w:val="9CDCFE"/>
          <w:sz w:val="21"/>
          <w:szCs w:val="21"/>
        </w:rPr>
        <w:t>DDanh</w:t>
      </w:r>
      <w:r>
        <w:rPr>
          <w:rFonts w:ascii="Consolas" w:hAnsi="Consolas"/>
          <w:color w:val="D4D4D4"/>
          <w:sz w:val="21"/>
          <w:szCs w:val="21"/>
        </w:rPr>
        <w:t>&gt;</w:t>
      </w:r>
      <w:r w:rsidRPr="009162BE">
        <w:rPr>
          <w:rFonts w:ascii="Consolas" w:hAnsi="Consolas"/>
          <w:color w:val="6A9955"/>
          <w:sz w:val="21"/>
          <w:szCs w:val="21"/>
        </w:rPr>
        <w:t>//Địa danh</w:t>
      </w:r>
    </w:p>
    <w:p w14:paraId="538BB93E"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Loai</w:t>
      </w:r>
      <w:r w:rsidRPr="009162BE">
        <w:rPr>
          <w:rFonts w:ascii="Consolas" w:hAnsi="Consolas"/>
          <w:color w:val="D4D4D4"/>
          <w:sz w:val="21"/>
          <w:szCs w:val="21"/>
        </w:rPr>
        <w:t>&gt; &lt;/</w:t>
      </w:r>
      <w:r w:rsidRPr="009162BE">
        <w:rPr>
          <w:rFonts w:ascii="Consolas" w:hAnsi="Consolas"/>
          <w:color w:val="9CDCFE"/>
          <w:sz w:val="21"/>
          <w:szCs w:val="21"/>
        </w:rPr>
        <w:t>Loai</w:t>
      </w:r>
      <w:r w:rsidRPr="009162BE">
        <w:rPr>
          <w:rFonts w:ascii="Consolas" w:hAnsi="Consolas"/>
          <w:color w:val="D4D4D4"/>
          <w:sz w:val="21"/>
          <w:szCs w:val="21"/>
        </w:rPr>
        <w:t>&gt;*</w:t>
      </w:r>
      <w:r w:rsidRPr="009162BE">
        <w:rPr>
          <w:rFonts w:ascii="Consolas" w:hAnsi="Consolas"/>
          <w:color w:val="6A9955"/>
          <w:sz w:val="21"/>
          <w:szCs w:val="21"/>
        </w:rPr>
        <w:t xml:space="preserve">//Loại (Loại thông báo) (1: Thông báo của NNT, 2: </w:t>
      </w:r>
      <w:r>
        <w:rPr>
          <w:rFonts w:ascii="Consolas" w:hAnsi="Consolas"/>
          <w:color w:val="6A9955"/>
          <w:sz w:val="21"/>
          <w:szCs w:val="21"/>
        </w:rPr>
        <w:t>G</w:t>
      </w:r>
      <w:r w:rsidRPr="009162BE">
        <w:rPr>
          <w:rFonts w:ascii="Consolas" w:hAnsi="Consolas"/>
          <w:color w:val="6A9955"/>
          <w:sz w:val="21"/>
          <w:szCs w:val="21"/>
        </w:rPr>
        <w:t xml:space="preserve">iải trình của NNT theo thông báo của CQT) </w:t>
      </w:r>
    </w:p>
    <w:p w14:paraId="324E6521"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So</w:t>
      </w:r>
      <w:r w:rsidRPr="009162BE">
        <w:rPr>
          <w:rFonts w:ascii="Consolas" w:hAnsi="Consolas"/>
          <w:color w:val="D4D4D4"/>
          <w:sz w:val="21"/>
          <w:szCs w:val="21"/>
        </w:rPr>
        <w:t>&gt;&lt;/</w:t>
      </w:r>
      <w:r w:rsidRPr="009162BE">
        <w:rPr>
          <w:rFonts w:ascii="Consolas" w:hAnsi="Consolas"/>
          <w:color w:val="9CDCFE"/>
          <w:sz w:val="21"/>
          <w:szCs w:val="21"/>
        </w:rPr>
        <w:t>So</w:t>
      </w:r>
      <w:r w:rsidRPr="009162BE">
        <w:rPr>
          <w:rFonts w:ascii="Consolas" w:hAnsi="Consolas"/>
          <w:color w:val="D4D4D4"/>
          <w:sz w:val="21"/>
          <w:szCs w:val="21"/>
        </w:rPr>
        <w:t xml:space="preserve">&gt; </w:t>
      </w:r>
      <w:r w:rsidRPr="009162BE">
        <w:rPr>
          <w:rFonts w:ascii="Consolas" w:hAnsi="Consolas"/>
          <w:color w:val="6A9955"/>
          <w:sz w:val="21"/>
          <w:szCs w:val="21"/>
        </w:rPr>
        <w:t xml:space="preserve">//Số thông báo của CQT. Bắt buộc (Đối với Loại=2: </w:t>
      </w:r>
      <w:r>
        <w:rPr>
          <w:rFonts w:ascii="Consolas" w:hAnsi="Consolas"/>
          <w:color w:val="6A9955"/>
          <w:sz w:val="21"/>
          <w:szCs w:val="21"/>
        </w:rPr>
        <w:t>G</w:t>
      </w:r>
      <w:r w:rsidRPr="009162BE">
        <w:rPr>
          <w:rFonts w:ascii="Consolas" w:hAnsi="Consolas"/>
          <w:color w:val="6A9955"/>
          <w:sz w:val="21"/>
          <w:szCs w:val="21"/>
        </w:rPr>
        <w:t>iải trình của NNT theo thông báo của CQT)</w:t>
      </w:r>
    </w:p>
    <w:p w14:paraId="048A6228"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NTBCCQT</w:t>
      </w:r>
      <w:r w:rsidRPr="009162BE">
        <w:rPr>
          <w:rFonts w:ascii="Consolas" w:hAnsi="Consolas"/>
          <w:color w:val="D4D4D4"/>
          <w:sz w:val="21"/>
          <w:szCs w:val="21"/>
        </w:rPr>
        <w:t>&gt;&lt;/</w:t>
      </w:r>
      <w:r w:rsidRPr="009162BE">
        <w:rPr>
          <w:rFonts w:ascii="Consolas" w:hAnsi="Consolas"/>
          <w:color w:val="9CDCFE"/>
          <w:sz w:val="21"/>
          <w:szCs w:val="21"/>
        </w:rPr>
        <w:t>NTBCCQT</w:t>
      </w:r>
      <w:r w:rsidRPr="009162BE">
        <w:rPr>
          <w:rFonts w:ascii="Consolas" w:hAnsi="Consolas"/>
          <w:color w:val="D4D4D4"/>
          <w:sz w:val="21"/>
          <w:szCs w:val="21"/>
        </w:rPr>
        <w:t>&gt;</w:t>
      </w:r>
      <w:r w:rsidRPr="009162BE">
        <w:rPr>
          <w:rFonts w:ascii="Consolas" w:hAnsi="Consolas"/>
          <w:color w:val="6A9955"/>
          <w:sz w:val="21"/>
          <w:szCs w:val="21"/>
        </w:rPr>
        <w:t>//Ngày thông báo của CQT. Bắt buộc (Đối với Loại=2</w:t>
      </w:r>
      <w:r>
        <w:rPr>
          <w:rFonts w:ascii="Consolas" w:hAnsi="Consolas"/>
          <w:color w:val="6A9955"/>
          <w:sz w:val="21"/>
          <w:szCs w:val="21"/>
        </w:rPr>
        <w:t>: G</w:t>
      </w:r>
      <w:r w:rsidRPr="009162BE">
        <w:rPr>
          <w:rFonts w:ascii="Consolas" w:hAnsi="Consolas"/>
          <w:color w:val="6A9955"/>
          <w:sz w:val="21"/>
          <w:szCs w:val="21"/>
        </w:rPr>
        <w:t xml:space="preserve">iải trình của NNT theo thông báo của CQT) </w:t>
      </w:r>
    </w:p>
    <w:p w14:paraId="4BE450BA"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DS</w:t>
      </w:r>
      <w:r>
        <w:rPr>
          <w:rFonts w:ascii="Consolas" w:hAnsi="Consolas"/>
          <w:color w:val="9CDCFE"/>
          <w:sz w:val="21"/>
          <w:szCs w:val="21"/>
        </w:rPr>
        <w:t>CTu</w:t>
      </w:r>
      <w:r w:rsidRPr="009162BE">
        <w:rPr>
          <w:rFonts w:ascii="Consolas" w:hAnsi="Consolas"/>
          <w:color w:val="D4D4D4"/>
          <w:sz w:val="21"/>
          <w:szCs w:val="21"/>
        </w:rPr>
        <w:t>&gt;</w:t>
      </w:r>
    </w:p>
    <w:p w14:paraId="10F9D241"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Pr>
          <w:rFonts w:ascii="Consolas" w:hAnsi="Consolas"/>
          <w:color w:val="9CDCFE"/>
          <w:sz w:val="21"/>
          <w:szCs w:val="21"/>
        </w:rPr>
        <w:t>CTu</w:t>
      </w:r>
      <w:r w:rsidRPr="009162BE">
        <w:rPr>
          <w:rFonts w:ascii="Consolas" w:hAnsi="Consolas"/>
          <w:color w:val="D4D4D4"/>
          <w:sz w:val="21"/>
          <w:szCs w:val="21"/>
        </w:rPr>
        <w:t>&gt;</w:t>
      </w:r>
    </w:p>
    <w:p w14:paraId="5B03C38E"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STT</w:t>
      </w:r>
      <w:r w:rsidRPr="009162BE">
        <w:rPr>
          <w:rFonts w:ascii="Consolas" w:hAnsi="Consolas"/>
          <w:color w:val="D4D4D4"/>
          <w:sz w:val="21"/>
          <w:szCs w:val="21"/>
        </w:rPr>
        <w:t>&gt;&lt;/</w:t>
      </w:r>
      <w:r w:rsidRPr="009162BE">
        <w:rPr>
          <w:rFonts w:ascii="Consolas" w:hAnsi="Consolas"/>
          <w:color w:val="9CDCFE"/>
          <w:sz w:val="21"/>
          <w:szCs w:val="21"/>
        </w:rPr>
        <w:t>STT</w:t>
      </w:r>
      <w:r w:rsidRPr="009162BE">
        <w:rPr>
          <w:rFonts w:ascii="Consolas" w:hAnsi="Consolas"/>
          <w:color w:val="D4D4D4"/>
          <w:sz w:val="21"/>
          <w:szCs w:val="21"/>
        </w:rPr>
        <w:t xml:space="preserve">&gt; </w:t>
      </w:r>
      <w:r w:rsidRPr="009162BE">
        <w:rPr>
          <w:rFonts w:ascii="Consolas" w:hAnsi="Consolas"/>
          <w:color w:val="6A9955"/>
          <w:sz w:val="21"/>
          <w:szCs w:val="21"/>
        </w:rPr>
        <w:t>//Số thứ tự</w:t>
      </w:r>
    </w:p>
    <w:p w14:paraId="3A72046A"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lastRenderedPageBreak/>
        <w:t>            &lt;</w:t>
      </w:r>
      <w:r w:rsidRPr="00C739A1">
        <w:rPr>
          <w:rFonts w:ascii="Consolas" w:hAnsi="Consolas"/>
          <w:color w:val="9CDCFE"/>
          <w:sz w:val="21"/>
          <w:szCs w:val="21"/>
        </w:rPr>
        <w:t>KHMSCTu</w:t>
      </w:r>
      <w:r w:rsidRPr="009162BE">
        <w:rPr>
          <w:rFonts w:ascii="Consolas" w:hAnsi="Consolas"/>
          <w:color w:val="D4D4D4"/>
          <w:sz w:val="21"/>
          <w:szCs w:val="21"/>
        </w:rPr>
        <w:t>&gt;&lt;/</w:t>
      </w:r>
      <w:r w:rsidRPr="00C739A1">
        <w:rPr>
          <w:rFonts w:ascii="Consolas" w:hAnsi="Consolas"/>
          <w:color w:val="9CDCFE"/>
          <w:sz w:val="21"/>
          <w:szCs w:val="21"/>
        </w:rPr>
        <w:t>KHMSCTu</w:t>
      </w:r>
      <w:r w:rsidRPr="009162BE">
        <w:rPr>
          <w:rFonts w:ascii="Consolas" w:hAnsi="Consolas"/>
          <w:color w:val="D4D4D4"/>
          <w:sz w:val="21"/>
          <w:szCs w:val="21"/>
        </w:rPr>
        <w:t xml:space="preserve">&gt;* </w:t>
      </w:r>
      <w:r w:rsidRPr="009162BE">
        <w:rPr>
          <w:rFonts w:ascii="Consolas" w:hAnsi="Consolas"/>
          <w:color w:val="6A9955"/>
          <w:sz w:val="21"/>
          <w:szCs w:val="21"/>
        </w:rPr>
        <w:t xml:space="preserve">//Ký hiệu mẫu số </w:t>
      </w:r>
      <w:r>
        <w:rPr>
          <w:rFonts w:ascii="Consolas" w:hAnsi="Consolas"/>
          <w:color w:val="6A9955"/>
          <w:sz w:val="21"/>
          <w:szCs w:val="21"/>
        </w:rPr>
        <w:t>chứng từ</w:t>
      </w:r>
    </w:p>
    <w:p w14:paraId="43202A94"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KH</w:t>
      </w:r>
      <w:r>
        <w:rPr>
          <w:rFonts w:ascii="Consolas" w:hAnsi="Consolas"/>
          <w:color w:val="9CDCFE"/>
          <w:sz w:val="21"/>
          <w:szCs w:val="21"/>
        </w:rPr>
        <w:t>CTu</w:t>
      </w:r>
      <w:r w:rsidRPr="009162BE">
        <w:rPr>
          <w:rFonts w:ascii="Consolas" w:hAnsi="Consolas"/>
          <w:color w:val="D4D4D4"/>
          <w:sz w:val="21"/>
          <w:szCs w:val="21"/>
        </w:rPr>
        <w:t>&gt;&lt;/</w:t>
      </w:r>
      <w:r w:rsidRPr="009162BE">
        <w:rPr>
          <w:rFonts w:ascii="Consolas" w:hAnsi="Consolas"/>
          <w:color w:val="9CDCFE"/>
          <w:sz w:val="21"/>
          <w:szCs w:val="21"/>
        </w:rPr>
        <w:t>KH</w:t>
      </w:r>
      <w:r>
        <w:rPr>
          <w:rFonts w:ascii="Consolas" w:hAnsi="Consolas"/>
          <w:color w:val="9CDCFE"/>
          <w:sz w:val="21"/>
          <w:szCs w:val="21"/>
        </w:rPr>
        <w:t>CTu</w:t>
      </w:r>
      <w:r w:rsidRPr="009162BE">
        <w:rPr>
          <w:rFonts w:ascii="Consolas" w:hAnsi="Consolas"/>
          <w:color w:val="D4D4D4"/>
          <w:sz w:val="21"/>
          <w:szCs w:val="21"/>
        </w:rPr>
        <w:t>&gt;*</w:t>
      </w:r>
      <w:r w:rsidRPr="009162BE">
        <w:rPr>
          <w:rFonts w:ascii="Consolas" w:hAnsi="Consolas"/>
          <w:color w:val="6A9955"/>
          <w:sz w:val="21"/>
          <w:szCs w:val="21"/>
        </w:rPr>
        <w:t xml:space="preserve">//Ký hiệu </w:t>
      </w:r>
      <w:r>
        <w:rPr>
          <w:rFonts w:ascii="Consolas" w:hAnsi="Consolas"/>
          <w:color w:val="6A9955"/>
          <w:sz w:val="21"/>
          <w:szCs w:val="21"/>
        </w:rPr>
        <w:t>chứng từ</w:t>
      </w:r>
    </w:p>
    <w:p w14:paraId="440E41F6"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S</w:t>
      </w:r>
      <w:r>
        <w:rPr>
          <w:rFonts w:ascii="Consolas" w:hAnsi="Consolas"/>
          <w:color w:val="9CDCFE"/>
          <w:sz w:val="21"/>
          <w:szCs w:val="21"/>
        </w:rPr>
        <w:t>CTu</w:t>
      </w:r>
      <w:r w:rsidRPr="009162BE">
        <w:rPr>
          <w:rFonts w:ascii="Consolas" w:hAnsi="Consolas"/>
          <w:color w:val="D4D4D4"/>
          <w:sz w:val="21"/>
          <w:szCs w:val="21"/>
        </w:rPr>
        <w:t>&gt;&lt;/</w:t>
      </w:r>
      <w:r>
        <w:rPr>
          <w:rFonts w:ascii="Consolas" w:hAnsi="Consolas"/>
          <w:color w:val="9CDCFE"/>
          <w:sz w:val="21"/>
          <w:szCs w:val="21"/>
        </w:rPr>
        <w:t>SCTu</w:t>
      </w:r>
      <w:r w:rsidRPr="009162BE">
        <w:rPr>
          <w:rFonts w:ascii="Consolas" w:hAnsi="Consolas"/>
          <w:color w:val="D4D4D4"/>
          <w:sz w:val="21"/>
          <w:szCs w:val="21"/>
        </w:rPr>
        <w:t>&gt;*</w:t>
      </w:r>
      <w:r w:rsidRPr="009162BE">
        <w:rPr>
          <w:rFonts w:ascii="Consolas" w:hAnsi="Consolas"/>
          <w:color w:val="6A9955"/>
          <w:sz w:val="21"/>
          <w:szCs w:val="21"/>
        </w:rPr>
        <w:t xml:space="preserve">//Số </w:t>
      </w:r>
      <w:r>
        <w:rPr>
          <w:rFonts w:ascii="Consolas" w:hAnsi="Consolas"/>
          <w:color w:val="6A9955"/>
          <w:sz w:val="21"/>
          <w:szCs w:val="21"/>
        </w:rPr>
        <w:t>chứng từ</w:t>
      </w:r>
      <w:r w:rsidRPr="009162BE">
        <w:rPr>
          <w:rFonts w:ascii="Consolas" w:hAnsi="Consolas"/>
          <w:color w:val="6A9955"/>
          <w:sz w:val="21"/>
          <w:szCs w:val="21"/>
        </w:rPr>
        <w:t xml:space="preserve"> (Số </w:t>
      </w:r>
      <w:r>
        <w:rPr>
          <w:rFonts w:ascii="Consolas" w:hAnsi="Consolas"/>
          <w:color w:val="6A9955"/>
          <w:sz w:val="21"/>
          <w:szCs w:val="21"/>
        </w:rPr>
        <w:t>chứng từ</w:t>
      </w:r>
      <w:r w:rsidRPr="009162BE">
        <w:rPr>
          <w:rFonts w:ascii="Consolas" w:hAnsi="Consolas"/>
          <w:color w:val="6A9955"/>
          <w:sz w:val="21"/>
          <w:szCs w:val="21"/>
        </w:rPr>
        <w:t xml:space="preserve"> điện tử)</w:t>
      </w:r>
    </w:p>
    <w:p w14:paraId="72055E2B"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N</w:t>
      </w:r>
      <w:r>
        <w:rPr>
          <w:rFonts w:ascii="Consolas" w:hAnsi="Consolas"/>
          <w:color w:val="9CDCFE"/>
          <w:sz w:val="21"/>
          <w:szCs w:val="21"/>
        </w:rPr>
        <w:t>Lap</w:t>
      </w:r>
      <w:r w:rsidRPr="009162BE">
        <w:rPr>
          <w:rFonts w:ascii="Consolas" w:hAnsi="Consolas"/>
          <w:color w:val="D4D4D4"/>
          <w:sz w:val="21"/>
          <w:szCs w:val="21"/>
        </w:rPr>
        <w:t>&gt;&lt;/</w:t>
      </w:r>
      <w:r w:rsidRPr="009162BE">
        <w:rPr>
          <w:rFonts w:ascii="Consolas" w:hAnsi="Consolas"/>
          <w:color w:val="9CDCFE"/>
          <w:sz w:val="21"/>
          <w:szCs w:val="21"/>
        </w:rPr>
        <w:t>N</w:t>
      </w:r>
      <w:r>
        <w:rPr>
          <w:rFonts w:ascii="Consolas" w:hAnsi="Consolas"/>
          <w:color w:val="9CDCFE"/>
          <w:sz w:val="21"/>
          <w:szCs w:val="21"/>
        </w:rPr>
        <w:t>Lap</w:t>
      </w:r>
      <w:r w:rsidRPr="009162BE">
        <w:rPr>
          <w:rFonts w:ascii="Consolas" w:hAnsi="Consolas"/>
          <w:color w:val="D4D4D4"/>
          <w:sz w:val="21"/>
          <w:szCs w:val="21"/>
        </w:rPr>
        <w:t>&gt;*</w:t>
      </w:r>
      <w:r w:rsidRPr="009162BE">
        <w:rPr>
          <w:rFonts w:ascii="Consolas" w:hAnsi="Consolas"/>
          <w:color w:val="6A9955"/>
          <w:sz w:val="21"/>
          <w:szCs w:val="21"/>
        </w:rPr>
        <w:t xml:space="preserve">//Ngày (Ngày lập </w:t>
      </w:r>
      <w:r>
        <w:rPr>
          <w:rFonts w:ascii="Consolas" w:hAnsi="Consolas"/>
          <w:color w:val="6A9955"/>
          <w:sz w:val="21"/>
          <w:szCs w:val="21"/>
        </w:rPr>
        <w:t>chứng từ</w:t>
      </w:r>
      <w:r w:rsidRPr="009162BE">
        <w:rPr>
          <w:rFonts w:ascii="Consolas" w:hAnsi="Consolas"/>
          <w:color w:val="6A9955"/>
          <w:sz w:val="21"/>
          <w:szCs w:val="21"/>
        </w:rPr>
        <w:t>) - định dạng: YYYY-MM-YY</w:t>
      </w:r>
    </w:p>
    <w:p w14:paraId="52FA95B9"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LADHDDT</w:t>
      </w:r>
      <w:r w:rsidRPr="009162BE">
        <w:rPr>
          <w:rFonts w:ascii="Consolas" w:hAnsi="Consolas"/>
          <w:color w:val="D4D4D4"/>
          <w:sz w:val="21"/>
          <w:szCs w:val="21"/>
        </w:rPr>
        <w:t>&gt;&lt;/</w:t>
      </w:r>
      <w:r w:rsidRPr="009162BE">
        <w:rPr>
          <w:rFonts w:ascii="Consolas" w:hAnsi="Consolas"/>
          <w:color w:val="9CDCFE"/>
          <w:sz w:val="21"/>
          <w:szCs w:val="21"/>
        </w:rPr>
        <w:t>LADHDDT</w:t>
      </w:r>
      <w:r w:rsidRPr="009162BE">
        <w:rPr>
          <w:rFonts w:ascii="Consolas" w:hAnsi="Consolas"/>
          <w:color w:val="D4D4D4"/>
          <w:sz w:val="21"/>
          <w:szCs w:val="21"/>
        </w:rPr>
        <w:t>&gt;*</w:t>
      </w:r>
      <w:r w:rsidRPr="009162BE">
        <w:rPr>
          <w:rFonts w:ascii="Consolas" w:hAnsi="Consolas"/>
          <w:color w:val="6A9955"/>
          <w:sz w:val="21"/>
          <w:szCs w:val="21"/>
        </w:rPr>
        <w:t xml:space="preserve">//Loại áp dụng </w:t>
      </w:r>
      <w:r>
        <w:rPr>
          <w:rFonts w:ascii="Consolas" w:hAnsi="Consolas"/>
          <w:color w:val="6A9955"/>
          <w:sz w:val="21"/>
          <w:szCs w:val="21"/>
        </w:rPr>
        <w:t>chứng từ</w:t>
      </w:r>
      <w:r w:rsidRPr="009162BE">
        <w:rPr>
          <w:rFonts w:ascii="Consolas" w:hAnsi="Consolas"/>
          <w:color w:val="6A9955"/>
          <w:sz w:val="21"/>
          <w:szCs w:val="21"/>
        </w:rPr>
        <w:t xml:space="preserve"> điện tử </w:t>
      </w:r>
    </w:p>
    <w:p w14:paraId="724ECF04"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w:t>
      </w:r>
      <w:r w:rsidRPr="009162BE">
        <w:rPr>
          <w:rFonts w:ascii="Consolas" w:hAnsi="Consolas"/>
          <w:color w:val="B5CEA8"/>
          <w:sz w:val="21"/>
          <w:szCs w:val="21"/>
        </w:rPr>
        <w:t>1</w:t>
      </w:r>
      <w:r w:rsidRPr="009162BE">
        <w:rPr>
          <w:rFonts w:ascii="Consolas" w:hAnsi="Consolas"/>
          <w:color w:val="D4D4D4"/>
          <w:sz w:val="21"/>
          <w:szCs w:val="21"/>
        </w:rPr>
        <w:t>:</w:t>
      </w:r>
      <w:r w:rsidRPr="00C739A1">
        <w:t xml:space="preserve"> </w:t>
      </w:r>
      <w:r w:rsidRPr="00C739A1">
        <w:rPr>
          <w:rFonts w:ascii="Consolas" w:hAnsi="Consolas"/>
          <w:color w:val="9CDCFE"/>
          <w:sz w:val="21"/>
          <w:szCs w:val="21"/>
        </w:rPr>
        <w:t>Chứng từ điện tử khấu trừ thuế TNCN theo Nghị định 70</w:t>
      </w:r>
      <w:r w:rsidRPr="009162BE">
        <w:rPr>
          <w:rFonts w:ascii="Consolas" w:hAnsi="Consolas"/>
          <w:color w:val="D4D4D4"/>
          <w:sz w:val="21"/>
          <w:szCs w:val="21"/>
        </w:rPr>
        <w:t xml:space="preserve">; </w:t>
      </w:r>
    </w:p>
    <w:p w14:paraId="5468D379"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xml:space="preserve">            </w:t>
      </w:r>
      <w:r w:rsidRPr="009162BE">
        <w:rPr>
          <w:rFonts w:ascii="Consolas" w:hAnsi="Consolas"/>
          <w:color w:val="B5CEA8"/>
          <w:sz w:val="21"/>
          <w:szCs w:val="21"/>
        </w:rPr>
        <w:t>2</w:t>
      </w:r>
      <w:r w:rsidRPr="009162BE">
        <w:rPr>
          <w:rFonts w:ascii="Consolas" w:hAnsi="Consolas"/>
          <w:color w:val="D4D4D4"/>
          <w:sz w:val="21"/>
          <w:szCs w:val="21"/>
        </w:rPr>
        <w:t xml:space="preserve">: </w:t>
      </w:r>
      <w:r w:rsidRPr="00C739A1">
        <w:rPr>
          <w:rFonts w:ascii="Consolas" w:hAnsi="Consolas"/>
          <w:color w:val="9CDCFE"/>
          <w:sz w:val="21"/>
          <w:szCs w:val="21"/>
        </w:rPr>
        <w:t>Chứng từ điện tử khấu trừ thuế đối với hoạt động kinh doanh trên nền tảng thương mại điện tử, nền tảng s</w:t>
      </w:r>
      <w:r>
        <w:rPr>
          <w:rFonts w:ascii="Consolas" w:hAnsi="Consolas"/>
          <w:color w:val="9CDCFE"/>
          <w:sz w:val="21"/>
          <w:szCs w:val="21"/>
        </w:rPr>
        <w:t>ố</w:t>
      </w:r>
      <w:r w:rsidRPr="009162BE">
        <w:rPr>
          <w:rFonts w:ascii="Consolas" w:hAnsi="Consolas"/>
          <w:color w:val="D4D4D4"/>
          <w:sz w:val="21"/>
          <w:szCs w:val="21"/>
        </w:rPr>
        <w:t>)</w:t>
      </w:r>
    </w:p>
    <w:p w14:paraId="5485AF15" w14:textId="77777777" w:rsidR="004F55E8" w:rsidRPr="00AB460C" w:rsidRDefault="004F55E8" w:rsidP="004F55E8">
      <w:pPr>
        <w:shd w:val="clear" w:color="auto" w:fill="1E1E1E"/>
        <w:spacing w:line="285" w:lineRule="atLeast"/>
        <w:rPr>
          <w:rFonts w:ascii="Consolas" w:hAnsi="Consolas"/>
          <w:color w:val="FFFFFF" w:themeColor="background1"/>
          <w:sz w:val="21"/>
          <w:szCs w:val="21"/>
        </w:rPr>
      </w:pPr>
      <w:r w:rsidRPr="00AB460C">
        <w:rPr>
          <w:rFonts w:ascii="Consolas" w:hAnsi="Consolas"/>
          <w:color w:val="FFFFFF" w:themeColor="background1"/>
          <w:sz w:val="21"/>
          <w:szCs w:val="21"/>
        </w:rPr>
        <w:t xml:space="preserve">      </w:t>
      </w:r>
      <w:r w:rsidRPr="00AB460C">
        <w:rPr>
          <w:rFonts w:ascii="Consolas" w:hAnsi="Consolas"/>
          <w:color w:val="FF0000"/>
          <w:sz w:val="21"/>
          <w:szCs w:val="21"/>
        </w:rPr>
        <w:t xml:space="preserve">      </w:t>
      </w:r>
      <w:r w:rsidRPr="00AB460C">
        <w:rPr>
          <w:rFonts w:ascii="Consolas" w:hAnsi="Consolas"/>
          <w:color w:val="FF0000"/>
          <w:sz w:val="21"/>
          <w:szCs w:val="21"/>
          <w:highlight w:val="cyan"/>
        </w:rPr>
        <w:t>&lt;TCTBao&gt;&lt;/TCTBao&gt; *//Tính chất thông báo (</w:t>
      </w:r>
      <w:r>
        <w:rPr>
          <w:rFonts w:ascii="Consolas" w:hAnsi="Consolas"/>
          <w:color w:val="FF0000"/>
          <w:sz w:val="21"/>
          <w:szCs w:val="21"/>
          <w:highlight w:val="cyan"/>
        </w:rPr>
        <w:t>2</w:t>
      </w:r>
      <w:r w:rsidRPr="00AB460C">
        <w:rPr>
          <w:rFonts w:ascii="Consolas" w:hAnsi="Consolas"/>
          <w:color w:val="FF0000"/>
          <w:sz w:val="21"/>
          <w:szCs w:val="21"/>
          <w:highlight w:val="cyan"/>
        </w:rPr>
        <w:t xml:space="preserve">: Giải trình, </w:t>
      </w:r>
      <w:r>
        <w:rPr>
          <w:rFonts w:ascii="Consolas" w:hAnsi="Consolas"/>
          <w:color w:val="FF0000"/>
          <w:sz w:val="21"/>
          <w:szCs w:val="21"/>
          <w:highlight w:val="cyan"/>
        </w:rPr>
        <w:t>1</w:t>
      </w:r>
      <w:r w:rsidRPr="00AB460C">
        <w:rPr>
          <w:rFonts w:ascii="Consolas" w:hAnsi="Consolas"/>
          <w:color w:val="FF0000"/>
          <w:sz w:val="21"/>
          <w:szCs w:val="21"/>
          <w:highlight w:val="cyan"/>
        </w:rPr>
        <w:t>: Thông báo)</w:t>
      </w:r>
    </w:p>
    <w:p w14:paraId="279AA893"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LDo</w:t>
      </w:r>
      <w:r w:rsidRPr="009162BE">
        <w:rPr>
          <w:rFonts w:ascii="Consolas" w:hAnsi="Consolas"/>
          <w:color w:val="D4D4D4"/>
          <w:sz w:val="21"/>
          <w:szCs w:val="21"/>
        </w:rPr>
        <w:t>&gt;&lt;/</w:t>
      </w:r>
      <w:r w:rsidRPr="009162BE">
        <w:rPr>
          <w:rFonts w:ascii="Consolas" w:hAnsi="Consolas"/>
          <w:color w:val="9CDCFE"/>
          <w:sz w:val="21"/>
          <w:szCs w:val="21"/>
        </w:rPr>
        <w:t>LDo</w:t>
      </w:r>
      <w:r w:rsidRPr="009162BE">
        <w:rPr>
          <w:rFonts w:ascii="Consolas" w:hAnsi="Consolas"/>
          <w:color w:val="D4D4D4"/>
          <w:sz w:val="21"/>
          <w:szCs w:val="21"/>
        </w:rPr>
        <w:t xml:space="preserve">&gt; </w:t>
      </w:r>
      <w:r w:rsidRPr="009162BE">
        <w:rPr>
          <w:rFonts w:ascii="Consolas" w:hAnsi="Consolas"/>
          <w:color w:val="6A9955"/>
          <w:sz w:val="21"/>
          <w:szCs w:val="21"/>
        </w:rPr>
        <w:t>//Lý do</w:t>
      </w:r>
    </w:p>
    <w:p w14:paraId="7341D11D"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Fkey</w:t>
      </w:r>
      <w:r w:rsidRPr="009162BE">
        <w:rPr>
          <w:rFonts w:ascii="Consolas" w:hAnsi="Consolas"/>
          <w:color w:val="D4D4D4"/>
          <w:sz w:val="21"/>
          <w:szCs w:val="21"/>
        </w:rPr>
        <w:t>&gt;&lt;/</w:t>
      </w:r>
      <w:r w:rsidRPr="009162BE">
        <w:rPr>
          <w:rFonts w:ascii="Consolas" w:hAnsi="Consolas"/>
          <w:color w:val="9CDCFE"/>
          <w:sz w:val="21"/>
          <w:szCs w:val="21"/>
        </w:rPr>
        <w:t>Fkey</w:t>
      </w:r>
      <w:r w:rsidRPr="009162BE">
        <w:rPr>
          <w:rFonts w:ascii="Consolas" w:hAnsi="Consolas"/>
          <w:color w:val="D4D4D4"/>
          <w:sz w:val="21"/>
          <w:szCs w:val="21"/>
        </w:rPr>
        <w:t>&gt;</w:t>
      </w:r>
    </w:p>
    <w:p w14:paraId="3F002AD7"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Pr>
          <w:rFonts w:ascii="Consolas" w:hAnsi="Consolas"/>
          <w:color w:val="9CDCFE"/>
          <w:sz w:val="21"/>
          <w:szCs w:val="21"/>
        </w:rPr>
        <w:t>CTu</w:t>
      </w:r>
      <w:r w:rsidRPr="009162BE">
        <w:rPr>
          <w:rFonts w:ascii="Consolas" w:hAnsi="Consolas"/>
          <w:color w:val="D4D4D4"/>
          <w:sz w:val="21"/>
          <w:szCs w:val="21"/>
        </w:rPr>
        <w:t>&gt;</w:t>
      </w:r>
    </w:p>
    <w:p w14:paraId="047843C4"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DS</w:t>
      </w:r>
      <w:r>
        <w:rPr>
          <w:rFonts w:ascii="Consolas" w:hAnsi="Consolas"/>
          <w:color w:val="9CDCFE"/>
          <w:sz w:val="21"/>
          <w:szCs w:val="21"/>
        </w:rPr>
        <w:t>CTu</w:t>
      </w:r>
      <w:r w:rsidRPr="009162BE">
        <w:rPr>
          <w:rFonts w:ascii="Consolas" w:hAnsi="Consolas"/>
          <w:color w:val="D4D4D4"/>
          <w:sz w:val="21"/>
          <w:szCs w:val="21"/>
        </w:rPr>
        <w:t>&gt;</w:t>
      </w:r>
    </w:p>
    <w:p w14:paraId="14CC5886"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&lt;/</w:t>
      </w:r>
      <w:r w:rsidRPr="009162BE">
        <w:rPr>
          <w:rFonts w:ascii="Consolas" w:hAnsi="Consolas"/>
          <w:color w:val="9CDCFE"/>
          <w:sz w:val="21"/>
          <w:szCs w:val="21"/>
        </w:rPr>
        <w:t>DLTBao</w:t>
      </w:r>
      <w:r w:rsidRPr="009162BE">
        <w:rPr>
          <w:rFonts w:ascii="Consolas" w:hAnsi="Consolas"/>
          <w:color w:val="D4D4D4"/>
          <w:sz w:val="21"/>
          <w:szCs w:val="21"/>
        </w:rPr>
        <w:t>&gt;</w:t>
      </w:r>
    </w:p>
    <w:p w14:paraId="5B436D0B" w14:textId="77777777" w:rsidR="00D33B87" w:rsidRDefault="00D33B87" w:rsidP="00D33B87">
      <w:pPr>
        <w:rPr>
          <w:lang w:eastAsia="x-none"/>
        </w:rPr>
      </w:pPr>
    </w:p>
    <w:p w14:paraId="44BB2892" w14:textId="77777777" w:rsidR="00D33B87" w:rsidRDefault="00D33B87" w:rsidP="00D33B87">
      <w:pPr>
        <w:rPr>
          <w:lang w:eastAsia="x-none"/>
        </w:rPr>
      </w:pPr>
      <w:r>
        <w:rPr>
          <w:lang w:eastAsia="x-none"/>
        </w:rPr>
        <w:t>Cấu trúc chuỗi base64Hash trả về:</w:t>
      </w:r>
    </w:p>
    <w:p w14:paraId="5B104041" w14:textId="77777777" w:rsidR="00D33B87" w:rsidRPr="00AD40CA" w:rsidRDefault="00D33B87" w:rsidP="00D33B87">
      <w:pPr>
        <w:shd w:val="clear" w:color="auto" w:fill="1E1E1E"/>
        <w:spacing w:line="285" w:lineRule="atLeast"/>
        <w:rPr>
          <w:rFonts w:ascii="Consolas" w:hAnsi="Consolas"/>
          <w:color w:val="D4D4D4"/>
          <w:sz w:val="21"/>
          <w:szCs w:val="21"/>
        </w:rPr>
      </w:pPr>
      <w:r w:rsidRPr="00AD40CA">
        <w:rPr>
          <w:rFonts w:ascii="Consolas" w:hAnsi="Consolas"/>
          <w:color w:val="9CDCFE"/>
          <w:sz w:val="21"/>
          <w:szCs w:val="21"/>
        </w:rPr>
        <w:t>Qp0OIf1ZAMA5tHpzdJtqIV0rlZc</w:t>
      </w:r>
      <w:r w:rsidRPr="00AD40CA">
        <w:rPr>
          <w:rFonts w:ascii="Consolas" w:hAnsi="Consolas"/>
          <w:color w:val="D4D4D4"/>
          <w:sz w:val="21"/>
          <w:szCs w:val="21"/>
        </w:rPr>
        <w:t>=</w:t>
      </w:r>
    </w:p>
    <w:p w14:paraId="197DE7F0" w14:textId="77777777" w:rsidR="00D33B87" w:rsidRPr="00193CC8" w:rsidRDefault="00D33B87" w:rsidP="00D33B87">
      <w:pPr>
        <w:shd w:val="clear" w:color="auto" w:fill="FFFFFF"/>
        <w:rPr>
          <w:rFonts w:ascii="Courier New" w:hAnsi="Courier New" w:cs="Courier New"/>
          <w:b/>
          <w:bCs/>
          <w:color w:val="000000"/>
          <w:sz w:val="20"/>
          <w:szCs w:val="20"/>
        </w:rPr>
      </w:pPr>
    </w:p>
    <w:p w14:paraId="0E37B25D" w14:textId="01B0363E" w:rsidR="00D33B87" w:rsidRDefault="00D33B87" w:rsidP="00D33B87">
      <w:pPr>
        <w:pStyle w:val="Heading3"/>
      </w:pPr>
      <w:r>
        <w:t xml:space="preserve">Gửi thông điệp </w:t>
      </w:r>
      <w:r w:rsidR="004F55E8" w:rsidRPr="004F55E8">
        <w:t xml:space="preserve">chứng từ </w:t>
      </w:r>
      <w:r>
        <w:t>điện tử có sai sót sử dụng token (bước 2)</w:t>
      </w:r>
    </w:p>
    <w:p w14:paraId="09C25AE7" w14:textId="77777777" w:rsidR="00D33B87" w:rsidRPr="00593BE8" w:rsidRDefault="00D33B87" w:rsidP="00D33B87">
      <w:pPr>
        <w:pStyle w:val="N"/>
      </w:pPr>
      <w:r w:rsidRPr="00593BE8">
        <w:t>URL</w:t>
      </w:r>
    </w:p>
    <w:p w14:paraId="0025FD7B" w14:textId="7ADAF954" w:rsidR="00D33B87" w:rsidRDefault="00D33B87" w:rsidP="00D33B87">
      <w:pPr>
        <w:pStyle w:val="N"/>
        <w:rPr>
          <w:b/>
        </w:rPr>
      </w:pPr>
      <w:r>
        <w:tab/>
      </w:r>
      <w:r w:rsidRPr="00007702">
        <w:t xml:space="preserve"> </w:t>
      </w:r>
      <w:r w:rsidR="00A058C3" w:rsidRPr="00A058C3">
        <w:t xml:space="preserve">string </w:t>
      </w:r>
      <w:r w:rsidR="00A058C3" w:rsidRPr="00A058C3">
        <w:rPr>
          <w:b/>
          <w:bCs/>
        </w:rPr>
        <w:t>SendCTTNoticeErrorsWithToken</w:t>
      </w:r>
      <w:r w:rsidR="00A058C3" w:rsidRPr="00A058C3">
        <w:t>(string Account, string ACpass, string xml, string username, string password)</w:t>
      </w:r>
      <w:r w:rsidRPr="00746C68">
        <w:rPr>
          <w:b/>
        </w:rPr>
        <w:t xml:space="preserve"> </w:t>
      </w:r>
    </w:p>
    <w:p w14:paraId="4C79F594" w14:textId="77777777" w:rsidR="00D33B87" w:rsidRPr="00593BE8" w:rsidRDefault="00D33B87" w:rsidP="00D33B87">
      <w:pPr>
        <w:pStyle w:val="N"/>
      </w:pPr>
      <w:r w:rsidRPr="00593BE8">
        <w:t>DESCRIPTION</w:t>
      </w:r>
    </w:p>
    <w:p w14:paraId="7DCF1ACF" w14:textId="77FDC885" w:rsidR="00D33B87" w:rsidRPr="007C1EEB" w:rsidRDefault="00D33B87" w:rsidP="00D33B87">
      <w:pPr>
        <w:pStyle w:val="N"/>
      </w:pPr>
      <w:r>
        <w:tab/>
        <w:t xml:space="preserve">Đây là web service cho phép gửi thông điệp </w:t>
      </w:r>
      <w:r w:rsidR="004F55E8">
        <w:t xml:space="preserve">chứng từ </w:t>
      </w:r>
      <w:r>
        <w:t xml:space="preserve">điện tử có sai sót với các hệ thống sử dụng token, sau khi thực hiện gọi hàm Lấy giá trị Hash </w:t>
      </w:r>
      <w:r w:rsidR="00872ED7" w:rsidRPr="007672FA">
        <w:rPr>
          <w:b/>
          <w:bCs/>
        </w:rPr>
        <w:t>GetHashCTTNoticeErrorsWithToken</w:t>
      </w:r>
      <w:r w:rsidR="00872ED7">
        <w:t xml:space="preserve"> </w:t>
      </w:r>
      <w:r>
        <w:t>ở bước 1 (</w:t>
      </w:r>
      <w:r w:rsidR="004F55E8">
        <w:rPr>
          <w:b/>
        </w:rPr>
        <w:t>4.5.2</w:t>
      </w:r>
      <w:r>
        <w:t>)</w:t>
      </w:r>
    </w:p>
    <w:p w14:paraId="0D4482F2" w14:textId="77777777" w:rsidR="00D33B87" w:rsidRPr="00007702" w:rsidRDefault="00D33B87" w:rsidP="00D33B87">
      <w:pPr>
        <w:pStyle w:val="N"/>
      </w:pPr>
      <w:r w:rsidRPr="00663B3E">
        <w:t>HTTP METHOD</w:t>
      </w:r>
    </w:p>
    <w:p w14:paraId="18602840" w14:textId="77777777" w:rsidR="00D33B87" w:rsidRPr="00007702" w:rsidRDefault="00D33B87" w:rsidP="00D33B87">
      <w:pPr>
        <w:pStyle w:val="N"/>
        <w:rPr>
          <w:b/>
        </w:rPr>
      </w:pPr>
      <w:r w:rsidRPr="00610AFD">
        <w:tab/>
      </w:r>
      <w:r w:rsidRPr="00610AFD">
        <w:tab/>
        <w:t>POST</w:t>
      </w:r>
    </w:p>
    <w:p w14:paraId="3BF4EAC7" w14:textId="77777777" w:rsidR="00D33B87" w:rsidRPr="00610AFD" w:rsidRDefault="00D33B87" w:rsidP="00D33B87">
      <w:pPr>
        <w:pStyle w:val="N"/>
      </w:pPr>
      <w:r w:rsidRPr="00610AFD">
        <w:t>REQUEST BODY</w:t>
      </w:r>
    </w:p>
    <w:p w14:paraId="3DDFB1BB" w14:textId="77777777" w:rsidR="00D33B87" w:rsidRPr="009F6762" w:rsidRDefault="00D33B87" w:rsidP="00D33B87">
      <w:pPr>
        <w:pStyle w:val="ListParagraph"/>
        <w:numPr>
          <w:ilvl w:val="0"/>
          <w:numId w:val="2"/>
        </w:numPr>
        <w:spacing w:after="0" w:line="360" w:lineRule="auto"/>
        <w:ind w:left="1080"/>
        <w:jc w:val="both"/>
        <w:rPr>
          <w:rFonts w:eastAsia="Calibri"/>
          <w:b/>
          <w:u w:val="single"/>
        </w:rPr>
      </w:pPr>
      <w:r w:rsidRPr="009F6762">
        <w:rPr>
          <w:rFonts w:eastAsia="Calibri"/>
          <w:b/>
        </w:rPr>
        <w:t xml:space="preserve">Account/ACPass:  </w:t>
      </w:r>
      <w:r w:rsidRPr="009F6762">
        <w:rPr>
          <w:rFonts w:eastAsia="Calibri"/>
        </w:rPr>
        <w:t xml:space="preserve">Tài khoản được cấp phát cho nhân viên gọi lệnh </w:t>
      </w:r>
      <w:r>
        <w:rPr>
          <w:rFonts w:eastAsia="Calibri"/>
        </w:rPr>
        <w:t>gửi thông điệp.</w:t>
      </w:r>
    </w:p>
    <w:p w14:paraId="49B219D1" w14:textId="77777777" w:rsidR="00D33B87" w:rsidRPr="009F6762" w:rsidRDefault="00D33B87" w:rsidP="00D33B87">
      <w:pPr>
        <w:pStyle w:val="ListParagraph"/>
        <w:numPr>
          <w:ilvl w:val="0"/>
          <w:numId w:val="2"/>
        </w:numPr>
        <w:spacing w:after="0" w:line="360" w:lineRule="auto"/>
        <w:ind w:left="1080"/>
        <w:jc w:val="both"/>
        <w:rPr>
          <w:rFonts w:eastAsia="Calibri"/>
          <w:b/>
          <w:u w:val="single"/>
        </w:rPr>
      </w:pPr>
      <w:r w:rsidRPr="009F6762">
        <w:rPr>
          <w:rFonts w:eastAsia="Calibri"/>
          <w:b/>
        </w:rPr>
        <w:t>Username/pass</w:t>
      </w:r>
      <w:r w:rsidRPr="009F6762">
        <w:rPr>
          <w:rFonts w:eastAsia="Calibri"/>
        </w:rPr>
        <w:t>: Tài khoản được cấp phát cho khách hàng để gọi đến webservice (tài khoản có quyền ServiceRole trong hệ thống).</w:t>
      </w:r>
    </w:p>
    <w:p w14:paraId="6669882A" w14:textId="00A76576" w:rsidR="00D33B87" w:rsidRPr="00EE5876" w:rsidRDefault="00D33B87" w:rsidP="00EE5876">
      <w:pPr>
        <w:pStyle w:val="ListParagraph"/>
        <w:numPr>
          <w:ilvl w:val="0"/>
          <w:numId w:val="2"/>
        </w:numPr>
        <w:spacing w:after="0" w:line="360" w:lineRule="auto"/>
        <w:ind w:left="1080"/>
        <w:jc w:val="both"/>
        <w:rPr>
          <w:rFonts w:eastAsia="Calibri"/>
          <w:b/>
          <w:u w:val="single"/>
        </w:rPr>
      </w:pPr>
      <w:r w:rsidRPr="00B52467">
        <w:rPr>
          <w:b/>
          <w:color w:val="000000"/>
        </w:rPr>
        <w:t>xml</w:t>
      </w:r>
      <w:r w:rsidRPr="000D3AC0">
        <w:rPr>
          <w:color w:val="000000"/>
        </w:rPr>
        <w:t>: chuỗi xml dữ liệu ký hash</w:t>
      </w:r>
      <w:r>
        <w:rPr>
          <w:color w:val="000000"/>
        </w:rPr>
        <w:t>.</w:t>
      </w:r>
      <w:r>
        <w:rPr>
          <w:rFonts w:eastAsia="Calibri"/>
          <w:b/>
          <w:u w:val="single"/>
        </w:rPr>
        <w:t xml:space="preserve"> </w:t>
      </w:r>
    </w:p>
    <w:p w14:paraId="17B4B0FC" w14:textId="77777777" w:rsidR="00D33B87" w:rsidRDefault="00D33B87" w:rsidP="00D33B8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4950"/>
        <w:gridCol w:w="1885"/>
      </w:tblGrid>
      <w:tr w:rsidR="00D33B87" w:rsidRPr="00660ABB" w14:paraId="1EC8FD48" w14:textId="77777777" w:rsidTr="00B7194D">
        <w:tc>
          <w:tcPr>
            <w:tcW w:w="2430" w:type="dxa"/>
            <w:tcBorders>
              <w:top w:val="single" w:sz="4" w:space="0" w:color="2E74B5"/>
              <w:left w:val="single" w:sz="4" w:space="0" w:color="2E74B5"/>
              <w:bottom w:val="single" w:sz="4" w:space="0" w:color="2E74B5"/>
              <w:right w:val="single" w:sz="4" w:space="0" w:color="2E74B5"/>
            </w:tcBorders>
            <w:shd w:val="clear" w:color="auto" w:fill="F2F2F2"/>
          </w:tcPr>
          <w:p w14:paraId="09F66095" w14:textId="77777777" w:rsidR="00D33B87" w:rsidRPr="00660ABB" w:rsidRDefault="00D33B87" w:rsidP="00B7194D">
            <w:pPr>
              <w:pStyle w:val="ListParagraph"/>
            </w:pPr>
            <w:r>
              <w:t>Kết 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14:paraId="4BE3EDF9" w14:textId="77777777" w:rsidR="00D33B87" w:rsidRPr="00660ABB" w:rsidRDefault="00D33B87" w:rsidP="00B7194D">
            <w:pPr>
              <w:pStyle w:val="ListParagraph"/>
            </w:pPr>
            <w:r w:rsidRPr="00660ABB">
              <w:t>Mô 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14:paraId="022D4BFE" w14:textId="77777777" w:rsidR="00D33B87" w:rsidRPr="00660ABB" w:rsidRDefault="00D33B87" w:rsidP="00B7194D">
            <w:pPr>
              <w:pStyle w:val="ListParagraph"/>
            </w:pPr>
            <w:r>
              <w:t>Ghi chú</w:t>
            </w:r>
          </w:p>
        </w:tc>
      </w:tr>
      <w:tr w:rsidR="00D33B87" w:rsidRPr="00660ABB" w14:paraId="351E5FF2" w14:textId="77777777" w:rsidTr="00B7194D">
        <w:tc>
          <w:tcPr>
            <w:tcW w:w="2430" w:type="dxa"/>
            <w:tcBorders>
              <w:top w:val="single" w:sz="4" w:space="0" w:color="2E74B5"/>
              <w:left w:val="single" w:sz="4" w:space="0" w:color="2E74B5"/>
              <w:right w:val="single" w:sz="4" w:space="0" w:color="2E74B5"/>
            </w:tcBorders>
            <w:shd w:val="clear" w:color="auto" w:fill="auto"/>
          </w:tcPr>
          <w:p w14:paraId="1FA97ADE" w14:textId="77777777" w:rsidR="00D33B87" w:rsidRPr="009372AD" w:rsidRDefault="00D33B87" w:rsidP="00B7194D">
            <w:pPr>
              <w:autoSpaceDE w:val="0"/>
              <w:autoSpaceDN w:val="0"/>
              <w:adjustRightInd w:val="0"/>
              <w:rPr>
                <w:rFonts w:eastAsia="Calibri"/>
                <w:sz w:val="19"/>
                <w:szCs w:val="19"/>
              </w:rPr>
            </w:pPr>
            <w:r w:rsidRPr="009372AD">
              <w:rPr>
                <w:rFonts w:eastAsia="Calibri"/>
              </w:rPr>
              <w:lastRenderedPageBreak/>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43DB5A9C" w14:textId="77777777" w:rsidR="00D33B87" w:rsidRPr="009372AD" w:rsidRDefault="00D33B87" w:rsidP="00B7194D">
            <w:pPr>
              <w:pStyle w:val="ListParagraph"/>
              <w:spacing w:after="0" w:line="240" w:lineRule="auto"/>
              <w:ind w:left="0"/>
              <w:rPr>
                <w:rFonts w:eastAsia="Calibri"/>
              </w:rPr>
            </w:pPr>
            <w:r w:rsidRPr="009372AD">
              <w:rPr>
                <w:rFonts w:eastAsia="Calibri"/>
              </w:rPr>
              <w:t>Tài khoản đăng nhập sai hoặc không có quyề</w:t>
            </w:r>
            <w:r>
              <w:rPr>
                <w:rFonts w:eastAsia="Calibri"/>
              </w:rPr>
              <w:t>n phát hành hóa đơn</w:t>
            </w:r>
          </w:p>
        </w:tc>
        <w:tc>
          <w:tcPr>
            <w:tcW w:w="1885" w:type="dxa"/>
            <w:tcBorders>
              <w:top w:val="single" w:sz="4" w:space="0" w:color="2E74B5"/>
              <w:left w:val="single" w:sz="4" w:space="0" w:color="2E74B5"/>
              <w:bottom w:val="single" w:sz="4" w:space="0" w:color="2E74B5"/>
              <w:right w:val="single" w:sz="4" w:space="0" w:color="2E74B5"/>
            </w:tcBorders>
          </w:tcPr>
          <w:p w14:paraId="512FE2D8" w14:textId="77777777" w:rsidR="00D33B87" w:rsidRPr="009372AD" w:rsidRDefault="00D33B87" w:rsidP="00B7194D">
            <w:pPr>
              <w:pStyle w:val="ListParagraph"/>
              <w:ind w:left="0"/>
              <w:jc w:val="both"/>
            </w:pPr>
          </w:p>
        </w:tc>
      </w:tr>
      <w:tr w:rsidR="00D33B87" w:rsidRPr="00660ABB" w14:paraId="40EC675A" w14:textId="77777777" w:rsidTr="00B7194D">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9539AD5" w14:textId="77777777" w:rsidR="00D33B87" w:rsidRPr="009372AD" w:rsidRDefault="00D33B87" w:rsidP="00B7194D">
            <w:pPr>
              <w:autoSpaceDE w:val="0"/>
              <w:autoSpaceDN w:val="0"/>
              <w:adjustRightInd w:val="0"/>
              <w:rPr>
                <w:rFonts w:eastAsia="Calibri"/>
              </w:rPr>
            </w:pPr>
            <w:r w:rsidRPr="00E22984">
              <w:rPr>
                <w:rFonts w:eastAsia="Calibri"/>
              </w:rPr>
              <w:t>ERR:21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4767C800" w14:textId="77777777" w:rsidR="00D33B87" w:rsidRPr="009372AD" w:rsidRDefault="00D33B87" w:rsidP="00B7194D">
            <w:pPr>
              <w:rPr>
                <w:rFonts w:eastAsia="Calibri"/>
              </w:rPr>
            </w:pPr>
            <w:r>
              <w:rPr>
                <w:rFonts w:eastAsia="Calibri"/>
              </w:rPr>
              <w:t>Không tìm thấy công ty hoặc tài khoản không tồn tại</w:t>
            </w:r>
          </w:p>
        </w:tc>
        <w:tc>
          <w:tcPr>
            <w:tcW w:w="1885" w:type="dxa"/>
            <w:tcBorders>
              <w:top w:val="single" w:sz="4" w:space="0" w:color="2E74B5"/>
              <w:left w:val="single" w:sz="4" w:space="0" w:color="2E74B5"/>
              <w:bottom w:val="single" w:sz="4" w:space="0" w:color="2E74B5"/>
              <w:right w:val="single" w:sz="4" w:space="0" w:color="2E74B5"/>
            </w:tcBorders>
          </w:tcPr>
          <w:p w14:paraId="7370940B" w14:textId="77777777" w:rsidR="00D33B87" w:rsidRPr="009372AD" w:rsidRDefault="00D33B87" w:rsidP="00B7194D">
            <w:pPr>
              <w:jc w:val="both"/>
            </w:pPr>
          </w:p>
        </w:tc>
      </w:tr>
      <w:tr w:rsidR="00D33B87" w:rsidRPr="00660ABB" w14:paraId="6F5DDF83" w14:textId="77777777" w:rsidTr="00B7194D">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4845BD30" w14:textId="77777777" w:rsidR="00D33B87" w:rsidRPr="009372AD" w:rsidRDefault="00D33B87" w:rsidP="00B7194D">
            <w:pPr>
              <w:autoSpaceDE w:val="0"/>
              <w:autoSpaceDN w:val="0"/>
              <w:adjustRightInd w:val="0"/>
              <w:rPr>
                <w:rFonts w:eastAsia="Calibri"/>
              </w:rPr>
            </w:pPr>
            <w:r w:rsidRPr="00E22984">
              <w:rPr>
                <w:rFonts w:eastAsia="Calibri"/>
              </w:rPr>
              <w:t>ERR:22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677BDF1" w14:textId="77777777" w:rsidR="00D33B87" w:rsidRPr="009372AD" w:rsidRDefault="00D33B87" w:rsidP="00B7194D">
            <w:pPr>
              <w:rPr>
                <w:rFonts w:eastAsia="Calibri"/>
              </w:rPr>
            </w:pPr>
            <w:r>
              <w:rPr>
                <w:rFonts w:eastAsia="Calibri"/>
              </w:rPr>
              <w:t>Công ty chưa đăng ký chứng thư số</w:t>
            </w:r>
          </w:p>
        </w:tc>
        <w:tc>
          <w:tcPr>
            <w:tcW w:w="1885" w:type="dxa"/>
            <w:tcBorders>
              <w:top w:val="single" w:sz="4" w:space="0" w:color="2E74B5"/>
              <w:left w:val="single" w:sz="4" w:space="0" w:color="2E74B5"/>
              <w:bottom w:val="single" w:sz="4" w:space="0" w:color="2E74B5"/>
              <w:right w:val="single" w:sz="4" w:space="0" w:color="2E74B5"/>
            </w:tcBorders>
          </w:tcPr>
          <w:p w14:paraId="2ABEA8C9" w14:textId="77777777" w:rsidR="00D33B87" w:rsidRPr="009372AD" w:rsidRDefault="00D33B87" w:rsidP="00B7194D">
            <w:pPr>
              <w:pStyle w:val="ListParagraph"/>
              <w:ind w:left="0"/>
              <w:jc w:val="both"/>
            </w:pPr>
          </w:p>
        </w:tc>
      </w:tr>
      <w:tr w:rsidR="00D33B87" w:rsidRPr="00660ABB" w14:paraId="709E70F0" w14:textId="77777777" w:rsidTr="00B7194D">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7F54A324" w14:textId="77777777" w:rsidR="00D33B87" w:rsidRPr="009372AD" w:rsidRDefault="00D33B87" w:rsidP="00B7194D">
            <w:pPr>
              <w:autoSpaceDE w:val="0"/>
              <w:autoSpaceDN w:val="0"/>
              <w:adjustRightInd w:val="0"/>
              <w:rPr>
                <w:rFonts w:eastAsia="Calibri"/>
              </w:rPr>
            </w:pPr>
            <w:r w:rsidRPr="00E22984">
              <w:rPr>
                <w:rFonts w:eastAsia="Calibri"/>
              </w:rPr>
              <w:t>ERR:28</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D039456" w14:textId="77777777" w:rsidR="00D33B87" w:rsidRPr="009372AD" w:rsidRDefault="00D33B87" w:rsidP="00B7194D">
            <w:pPr>
              <w:rPr>
                <w:rFonts w:eastAsia="Calibri"/>
              </w:rPr>
            </w:pPr>
            <w:r>
              <w:rPr>
                <w:rFonts w:eastAsia="Calibri"/>
              </w:rPr>
              <w:t>Chưa có thông tin chứng thư trong hệ thống</w:t>
            </w:r>
          </w:p>
        </w:tc>
        <w:tc>
          <w:tcPr>
            <w:tcW w:w="1885" w:type="dxa"/>
            <w:tcBorders>
              <w:top w:val="single" w:sz="4" w:space="0" w:color="2E74B5"/>
              <w:left w:val="single" w:sz="4" w:space="0" w:color="2E74B5"/>
              <w:bottom w:val="single" w:sz="4" w:space="0" w:color="2E74B5"/>
              <w:right w:val="single" w:sz="4" w:space="0" w:color="2E74B5"/>
            </w:tcBorders>
          </w:tcPr>
          <w:p w14:paraId="3D5E959D" w14:textId="77777777" w:rsidR="00D33B87" w:rsidRPr="009372AD" w:rsidRDefault="00D33B87" w:rsidP="00B7194D">
            <w:pPr>
              <w:pStyle w:val="ListParagraph"/>
              <w:ind w:left="0"/>
              <w:jc w:val="both"/>
            </w:pPr>
          </w:p>
        </w:tc>
      </w:tr>
      <w:tr w:rsidR="00D33B87" w:rsidRPr="00660ABB" w14:paraId="29FF552E" w14:textId="77777777" w:rsidTr="00B7194D">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95F9D47" w14:textId="77777777" w:rsidR="00D33B87" w:rsidRPr="009372AD" w:rsidRDefault="00D33B87" w:rsidP="00B7194D">
            <w:pPr>
              <w:autoSpaceDE w:val="0"/>
              <w:autoSpaceDN w:val="0"/>
              <w:adjustRightInd w:val="0"/>
              <w:rPr>
                <w:rFonts w:eastAsia="Calibri"/>
              </w:rPr>
            </w:pPr>
            <w:r w:rsidRPr="00E22984">
              <w:rPr>
                <w:rFonts w:eastAsia="Calibri"/>
              </w:rPr>
              <w:t>ERR:24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34216A76" w14:textId="77777777" w:rsidR="00D33B87" w:rsidRPr="009372AD" w:rsidRDefault="00D33B87" w:rsidP="00B7194D">
            <w:pPr>
              <w:rPr>
                <w:rFonts w:eastAsia="Calibri"/>
              </w:rPr>
            </w:pPr>
            <w:r>
              <w:rPr>
                <w:rFonts w:eastAsia="Calibri"/>
              </w:rPr>
              <w:t>Chứng thư truyền lên không đúng với chứng thư đăng ký trong hệ thống</w:t>
            </w:r>
          </w:p>
        </w:tc>
        <w:tc>
          <w:tcPr>
            <w:tcW w:w="1885" w:type="dxa"/>
            <w:tcBorders>
              <w:top w:val="single" w:sz="4" w:space="0" w:color="2E74B5"/>
              <w:left w:val="single" w:sz="4" w:space="0" w:color="2E74B5"/>
              <w:bottom w:val="single" w:sz="4" w:space="0" w:color="2E74B5"/>
              <w:right w:val="single" w:sz="4" w:space="0" w:color="2E74B5"/>
            </w:tcBorders>
          </w:tcPr>
          <w:p w14:paraId="00FDF727" w14:textId="77777777" w:rsidR="00D33B87" w:rsidRPr="009372AD" w:rsidRDefault="00D33B87" w:rsidP="00B7194D">
            <w:pPr>
              <w:pStyle w:val="ListParagraph"/>
              <w:ind w:left="0"/>
              <w:jc w:val="both"/>
            </w:pPr>
          </w:p>
        </w:tc>
      </w:tr>
      <w:tr w:rsidR="00D33B87" w:rsidRPr="00660ABB" w14:paraId="63668224" w14:textId="77777777" w:rsidTr="00B7194D">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4373A086" w14:textId="77777777" w:rsidR="00D33B87" w:rsidRPr="009372AD" w:rsidRDefault="00D33B87" w:rsidP="00B7194D">
            <w:pPr>
              <w:autoSpaceDE w:val="0"/>
              <w:autoSpaceDN w:val="0"/>
              <w:adjustRightInd w:val="0"/>
              <w:rPr>
                <w:rFonts w:eastAsia="Calibri"/>
              </w:rPr>
            </w:pPr>
            <w:r w:rsidRPr="00E22984">
              <w:rPr>
                <w:rFonts w:eastAsia="Calibri"/>
              </w:rPr>
              <w:t>ERR:27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45E21FB7" w14:textId="77777777" w:rsidR="00D33B87" w:rsidRPr="009372AD" w:rsidRDefault="00D33B87" w:rsidP="00B7194D">
            <w:pPr>
              <w:pStyle w:val="ListParagraph"/>
              <w:spacing w:after="0" w:line="240" w:lineRule="auto"/>
              <w:ind w:left="0"/>
              <w:rPr>
                <w:rFonts w:eastAsia="Calibri"/>
              </w:rPr>
            </w:pPr>
            <w:r>
              <w:rPr>
                <w:rFonts w:eastAsia="Calibri"/>
              </w:rPr>
              <w:t>Chứng thư chưa đến thời điểm sử dụng</w:t>
            </w:r>
          </w:p>
        </w:tc>
        <w:tc>
          <w:tcPr>
            <w:tcW w:w="1885" w:type="dxa"/>
            <w:tcBorders>
              <w:top w:val="single" w:sz="4" w:space="0" w:color="2E74B5"/>
              <w:left w:val="single" w:sz="4" w:space="0" w:color="2E74B5"/>
              <w:bottom w:val="single" w:sz="4" w:space="0" w:color="2E74B5"/>
              <w:right w:val="single" w:sz="4" w:space="0" w:color="2E74B5"/>
            </w:tcBorders>
          </w:tcPr>
          <w:p w14:paraId="0EE78859" w14:textId="77777777" w:rsidR="00D33B87" w:rsidRPr="009372AD" w:rsidRDefault="00D33B87" w:rsidP="00B7194D">
            <w:pPr>
              <w:pStyle w:val="ListParagraph"/>
              <w:ind w:left="0"/>
              <w:jc w:val="both"/>
            </w:pPr>
          </w:p>
        </w:tc>
      </w:tr>
      <w:tr w:rsidR="00D33B87" w:rsidRPr="00660ABB" w14:paraId="2D1BC802" w14:textId="77777777" w:rsidTr="00B7194D">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E9B87AD" w14:textId="77777777" w:rsidR="00D33B87" w:rsidRPr="009372AD" w:rsidRDefault="00D33B87" w:rsidP="00B7194D">
            <w:pPr>
              <w:autoSpaceDE w:val="0"/>
              <w:autoSpaceDN w:val="0"/>
              <w:adjustRightInd w:val="0"/>
              <w:rPr>
                <w:rFonts w:eastAsia="Calibri"/>
              </w:rPr>
            </w:pPr>
            <w:r w:rsidRPr="00E22984">
              <w:rPr>
                <w:rFonts w:eastAsia="Calibri"/>
              </w:rPr>
              <w:t>ERR:26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5FB0E790" w14:textId="77777777" w:rsidR="00D33B87" w:rsidRPr="009372AD" w:rsidRDefault="00D33B87" w:rsidP="00B7194D">
            <w:pPr>
              <w:pStyle w:val="ListParagraph"/>
              <w:spacing w:after="0" w:line="240" w:lineRule="auto"/>
              <w:ind w:left="0"/>
              <w:rPr>
                <w:rFonts w:eastAsia="Calibri"/>
              </w:rPr>
            </w:pPr>
            <w:r>
              <w:rPr>
                <w:rFonts w:eastAsia="Calibri"/>
              </w:rPr>
              <w:t>Chứng thư số hết hạn</w:t>
            </w:r>
          </w:p>
        </w:tc>
        <w:tc>
          <w:tcPr>
            <w:tcW w:w="1885" w:type="dxa"/>
            <w:tcBorders>
              <w:top w:val="single" w:sz="4" w:space="0" w:color="2E74B5"/>
              <w:left w:val="single" w:sz="4" w:space="0" w:color="2E74B5"/>
              <w:bottom w:val="single" w:sz="4" w:space="0" w:color="2E74B5"/>
              <w:right w:val="single" w:sz="4" w:space="0" w:color="2E74B5"/>
            </w:tcBorders>
          </w:tcPr>
          <w:p w14:paraId="20B078EC" w14:textId="77777777" w:rsidR="00D33B87" w:rsidRPr="009372AD" w:rsidRDefault="00D33B87" w:rsidP="00B7194D">
            <w:pPr>
              <w:pStyle w:val="ListParagraph"/>
              <w:ind w:left="0"/>
              <w:jc w:val="both"/>
            </w:pPr>
          </w:p>
        </w:tc>
      </w:tr>
      <w:tr w:rsidR="00D33B87" w:rsidRPr="00660ABB" w14:paraId="0AF7F272" w14:textId="77777777" w:rsidTr="00B7194D">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1DD4B923" w14:textId="77777777" w:rsidR="00D33B87" w:rsidRPr="009372AD" w:rsidRDefault="00D33B87" w:rsidP="00B7194D">
            <w:pPr>
              <w:autoSpaceDE w:val="0"/>
              <w:autoSpaceDN w:val="0"/>
              <w:adjustRightInd w:val="0"/>
              <w:rPr>
                <w:rFonts w:eastAsia="Calibri"/>
              </w:rPr>
            </w:pPr>
            <w:r w:rsidRPr="00E22984">
              <w:rPr>
                <w:rFonts w:eastAsia="Calibri"/>
              </w:rPr>
              <w:t>ERR:3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04CF4757" w14:textId="77777777" w:rsidR="00D33B87" w:rsidRPr="009372AD" w:rsidRDefault="00D33B87" w:rsidP="00B7194D">
            <w:pPr>
              <w:pStyle w:val="ListParagraph"/>
              <w:spacing w:after="0" w:line="240" w:lineRule="auto"/>
              <w:ind w:left="0"/>
              <w:rPr>
                <w:rFonts w:eastAsia="Calibri"/>
              </w:rPr>
            </w:pPr>
            <w:r w:rsidRPr="009372AD">
              <w:rPr>
                <w:rFonts w:eastAsia="Calibri"/>
              </w:rPr>
              <w:t>Dữ liệu xml đầu vào không đúng quy định</w:t>
            </w:r>
          </w:p>
        </w:tc>
        <w:tc>
          <w:tcPr>
            <w:tcW w:w="1885" w:type="dxa"/>
            <w:tcBorders>
              <w:top w:val="single" w:sz="4" w:space="0" w:color="2E74B5"/>
              <w:left w:val="single" w:sz="4" w:space="0" w:color="2E74B5"/>
              <w:bottom w:val="single" w:sz="4" w:space="0" w:color="2E74B5"/>
              <w:right w:val="single" w:sz="4" w:space="0" w:color="2E74B5"/>
            </w:tcBorders>
          </w:tcPr>
          <w:p w14:paraId="1EF07CFF" w14:textId="77777777" w:rsidR="00D33B87" w:rsidRPr="009372AD" w:rsidRDefault="00D33B87" w:rsidP="00B7194D">
            <w:pPr>
              <w:pStyle w:val="ListParagraph"/>
              <w:ind w:left="0"/>
              <w:jc w:val="both"/>
            </w:pPr>
          </w:p>
        </w:tc>
      </w:tr>
      <w:tr w:rsidR="005E1212" w:rsidRPr="00660ABB" w14:paraId="1E20AE4C" w14:textId="77777777" w:rsidTr="00B7194D">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51CAE8B" w14:textId="77777777" w:rsidR="005E1212" w:rsidRPr="009372AD" w:rsidRDefault="005E1212" w:rsidP="005E1212">
            <w:pPr>
              <w:autoSpaceDE w:val="0"/>
              <w:autoSpaceDN w:val="0"/>
              <w:adjustRightInd w:val="0"/>
              <w:rPr>
                <w:rFonts w:eastAsia="Calibri"/>
              </w:rPr>
            </w:pPr>
            <w:r w:rsidRPr="00E22984">
              <w:rPr>
                <w:rFonts w:eastAsia="Calibri"/>
              </w:rP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1860EE01" w14:textId="77777777" w:rsidR="005E1212" w:rsidRDefault="005E1212" w:rsidP="005E1212">
            <w:pPr>
              <w:pStyle w:val="ListParagraph"/>
              <w:spacing w:after="0" w:line="240" w:lineRule="auto"/>
              <w:ind w:left="0"/>
              <w:rPr>
                <w:rFonts w:eastAsia="Calibri"/>
              </w:rPr>
            </w:pPr>
            <w:r>
              <w:t>Lô có số hóa đơn vượt quá max cho phép</w:t>
            </w:r>
          </w:p>
        </w:tc>
        <w:tc>
          <w:tcPr>
            <w:tcW w:w="1885" w:type="dxa"/>
            <w:tcBorders>
              <w:top w:val="single" w:sz="4" w:space="0" w:color="2E74B5"/>
              <w:left w:val="single" w:sz="4" w:space="0" w:color="2E74B5"/>
              <w:bottom w:val="single" w:sz="4" w:space="0" w:color="2E74B5"/>
              <w:right w:val="single" w:sz="4" w:space="0" w:color="2E74B5"/>
            </w:tcBorders>
          </w:tcPr>
          <w:p w14:paraId="5997583B" w14:textId="77777777" w:rsidR="005E1212" w:rsidRPr="00731CD1" w:rsidRDefault="005E1212" w:rsidP="005E1212">
            <w:pPr>
              <w:ind w:left="360"/>
              <w:jc w:val="both"/>
            </w:pPr>
          </w:p>
        </w:tc>
      </w:tr>
      <w:tr w:rsidR="005E1212" w:rsidRPr="00660ABB" w14:paraId="74F20891" w14:textId="77777777" w:rsidTr="00B7194D">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66CB4B6F" w14:textId="77777777" w:rsidR="005E1212" w:rsidRPr="009372AD" w:rsidRDefault="005E1212" w:rsidP="005E1212">
            <w:pPr>
              <w:autoSpaceDE w:val="0"/>
              <w:autoSpaceDN w:val="0"/>
              <w:adjustRightInd w:val="0"/>
              <w:rPr>
                <w:rFonts w:eastAsia="Calibri"/>
              </w:rPr>
            </w:pPr>
            <w:r w:rsidRPr="00E22984">
              <w:rPr>
                <w:rFonts w:eastAsia="Calibri"/>
              </w:rP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2019D983" w14:textId="77777777" w:rsidR="005E1212" w:rsidRDefault="005E1212" w:rsidP="005E1212">
            <w:pPr>
              <w:pStyle w:val="ListParagraph"/>
              <w:spacing w:after="0" w:line="240" w:lineRule="auto"/>
              <w:ind w:left="0"/>
              <w:rPr>
                <w:rFonts w:eastAsia="Calibri"/>
              </w:rPr>
            </w:pPr>
            <w:r>
              <w:rPr>
                <w:rFonts w:eastAsia="Calibri"/>
              </w:rPr>
              <w:t>Có lỗi xảy ra</w:t>
            </w:r>
          </w:p>
        </w:tc>
        <w:tc>
          <w:tcPr>
            <w:tcW w:w="1885" w:type="dxa"/>
            <w:tcBorders>
              <w:top w:val="single" w:sz="4" w:space="0" w:color="2E74B5"/>
              <w:left w:val="single" w:sz="4" w:space="0" w:color="2E74B5"/>
              <w:bottom w:val="single" w:sz="4" w:space="0" w:color="2E74B5"/>
              <w:right w:val="single" w:sz="4" w:space="0" w:color="2E74B5"/>
            </w:tcBorders>
          </w:tcPr>
          <w:p w14:paraId="1ABA378E" w14:textId="77777777" w:rsidR="005E1212" w:rsidRPr="00731CD1" w:rsidRDefault="005E1212" w:rsidP="005E1212">
            <w:pPr>
              <w:jc w:val="both"/>
            </w:pPr>
            <w:r>
              <w:t>Lỗi không xác định</w:t>
            </w:r>
          </w:p>
        </w:tc>
      </w:tr>
      <w:tr w:rsidR="005E1212" w:rsidRPr="00660ABB" w14:paraId="0D574D55" w14:textId="77777777" w:rsidTr="00B7194D">
        <w:tc>
          <w:tcPr>
            <w:tcW w:w="2430" w:type="dxa"/>
            <w:tcBorders>
              <w:top w:val="single" w:sz="4" w:space="0" w:color="2E74B5"/>
              <w:left w:val="single" w:sz="4" w:space="0" w:color="2E74B5"/>
              <w:bottom w:val="single" w:sz="4" w:space="0" w:color="2E74B5"/>
              <w:right w:val="single" w:sz="4" w:space="0" w:color="2E74B5"/>
            </w:tcBorders>
            <w:shd w:val="clear" w:color="auto" w:fill="auto"/>
          </w:tcPr>
          <w:p w14:paraId="043F958B" w14:textId="77777777" w:rsidR="005E1212" w:rsidRPr="009372AD" w:rsidRDefault="005E1212" w:rsidP="005E1212">
            <w:pPr>
              <w:autoSpaceDE w:val="0"/>
              <w:autoSpaceDN w:val="0"/>
              <w:adjustRightInd w:val="0"/>
              <w:rPr>
                <w:rFonts w:eastAsia="Calibri"/>
              </w:rPr>
            </w:pPr>
            <w:r w:rsidRPr="009372AD">
              <w:rPr>
                <w:rFonts w:eastAsia="Calibri"/>
              </w:rPr>
              <w:t>OK</w:t>
            </w:r>
            <w:r>
              <w:rPr>
                <w:rFonts w:eastAsia="Calibri"/>
              </w:rPr>
              <w:t>:mtd</w:t>
            </w:r>
          </w:p>
          <w:p w14:paraId="1658BA82" w14:textId="77777777" w:rsidR="005E1212" w:rsidRPr="009372AD" w:rsidRDefault="005E1212" w:rsidP="005E1212">
            <w:pPr>
              <w:autoSpaceDE w:val="0"/>
              <w:autoSpaceDN w:val="0"/>
              <w:adjustRightInd w:val="0"/>
              <w:rPr>
                <w:rFonts w:eastAsia="Calibri"/>
              </w:rPr>
            </w:pP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14:paraId="64F7CBDD" w14:textId="77777777" w:rsidR="005E1212" w:rsidRPr="00C62B31" w:rsidRDefault="005E1212" w:rsidP="005E1212">
            <w:pPr>
              <w:rPr>
                <w:rFonts w:eastAsia="Calibri"/>
              </w:rPr>
            </w:pPr>
            <w:r>
              <w:rPr>
                <w:rFonts w:eastAsia="Calibri"/>
              </w:rPr>
              <w:t xml:space="preserve">Gửi thông điệp </w:t>
            </w:r>
            <w:r w:rsidRPr="00C62B31">
              <w:rPr>
                <w:rFonts w:eastAsia="Calibri"/>
              </w:rPr>
              <w:t>thành công</w:t>
            </w:r>
            <w:r>
              <w:rPr>
                <w:rFonts w:eastAsia="Calibri"/>
              </w:rPr>
              <w:t>, trả về mã thông điệp</w:t>
            </w:r>
          </w:p>
          <w:p w14:paraId="1154D7CC" w14:textId="77777777" w:rsidR="005E1212" w:rsidRPr="009372AD" w:rsidRDefault="005E1212" w:rsidP="005E1212">
            <w:pPr>
              <w:pStyle w:val="ListParagraph"/>
              <w:spacing w:after="0" w:line="240" w:lineRule="auto"/>
              <w:rPr>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14:paraId="7EE75FE8" w14:textId="77777777" w:rsidR="005E1212" w:rsidRPr="00731CD1" w:rsidRDefault="005E1212" w:rsidP="005E1212">
            <w:pPr>
              <w:ind w:left="360"/>
              <w:jc w:val="both"/>
            </w:pPr>
          </w:p>
        </w:tc>
      </w:tr>
    </w:tbl>
    <w:p w14:paraId="693E67B4" w14:textId="77777777" w:rsidR="00D33B87" w:rsidRDefault="00D33B87" w:rsidP="00D33B87">
      <w:pPr>
        <w:rPr>
          <w:lang w:eastAsia="x-none"/>
        </w:rPr>
      </w:pPr>
    </w:p>
    <w:p w14:paraId="1A1D5C94" w14:textId="77777777" w:rsidR="00D33B87" w:rsidRPr="007B211F" w:rsidRDefault="00D33B87" w:rsidP="00D33B87">
      <w:pPr>
        <w:rPr>
          <w:b/>
          <w:lang w:eastAsia="x-none"/>
        </w:rPr>
      </w:pPr>
      <w:r w:rsidRPr="007B211F">
        <w:rPr>
          <w:b/>
          <w:lang w:eastAsia="x-none"/>
        </w:rPr>
        <w:t xml:space="preserve">Cấu trúc chuỗi </w:t>
      </w:r>
      <w:r>
        <w:rPr>
          <w:b/>
          <w:lang w:eastAsia="x-none"/>
        </w:rPr>
        <w:t>xml</w:t>
      </w:r>
      <w:r w:rsidRPr="007B211F">
        <w:rPr>
          <w:b/>
          <w:lang w:eastAsia="x-none"/>
        </w:rPr>
        <w:t xml:space="preserve"> truyền lên:</w:t>
      </w:r>
    </w:p>
    <w:p w14:paraId="73755ABA" w14:textId="77777777" w:rsidR="00D33B87" w:rsidRPr="00EB31EA" w:rsidRDefault="00D33B87" w:rsidP="00D33B87">
      <w:pPr>
        <w:shd w:val="clear" w:color="auto" w:fill="1E1E1E"/>
        <w:spacing w:line="285" w:lineRule="atLeast"/>
        <w:rPr>
          <w:rFonts w:ascii="Consolas" w:hAnsi="Consolas"/>
          <w:color w:val="D4D4D4"/>
          <w:sz w:val="21"/>
          <w:szCs w:val="21"/>
        </w:rPr>
      </w:pPr>
    </w:p>
    <w:p w14:paraId="78267DEA" w14:textId="77777777" w:rsidR="00D33B87" w:rsidRPr="00EB31EA" w:rsidRDefault="00D33B87" w:rsidP="00D33B87">
      <w:pPr>
        <w:shd w:val="clear" w:color="auto" w:fill="1E1E1E"/>
        <w:spacing w:line="285" w:lineRule="atLeast"/>
        <w:rPr>
          <w:rFonts w:ascii="Consolas" w:hAnsi="Consolas"/>
          <w:color w:val="D4D4D4"/>
          <w:sz w:val="21"/>
          <w:szCs w:val="21"/>
        </w:rPr>
      </w:pPr>
      <w:r w:rsidRPr="00EB31EA">
        <w:rPr>
          <w:rFonts w:ascii="Consolas" w:hAnsi="Consolas"/>
          <w:color w:val="D4D4D4"/>
          <w:sz w:val="21"/>
          <w:szCs w:val="21"/>
        </w:rPr>
        <w:t>&lt;</w:t>
      </w:r>
      <w:r w:rsidRPr="00EB31EA">
        <w:rPr>
          <w:rFonts w:ascii="Consolas" w:hAnsi="Consolas"/>
          <w:color w:val="9CDCFE"/>
          <w:sz w:val="21"/>
          <w:szCs w:val="21"/>
        </w:rPr>
        <w:t>CKS</w:t>
      </w:r>
      <w:r w:rsidRPr="00EB31EA">
        <w:rPr>
          <w:rFonts w:ascii="Consolas" w:hAnsi="Consolas"/>
          <w:color w:val="D4D4D4"/>
          <w:sz w:val="21"/>
          <w:szCs w:val="21"/>
        </w:rPr>
        <w:t>&gt;</w:t>
      </w:r>
    </w:p>
    <w:p w14:paraId="77B96D05" w14:textId="77777777" w:rsidR="00D33B87" w:rsidRPr="00EB31EA" w:rsidRDefault="00D33B87" w:rsidP="00D33B87">
      <w:pPr>
        <w:shd w:val="clear" w:color="auto" w:fill="1E1E1E"/>
        <w:spacing w:line="285" w:lineRule="atLeast"/>
        <w:rPr>
          <w:rFonts w:ascii="Consolas" w:hAnsi="Consolas"/>
          <w:color w:val="D4D4D4"/>
          <w:sz w:val="21"/>
          <w:szCs w:val="21"/>
        </w:rPr>
      </w:pPr>
      <w:r w:rsidRPr="00EB31EA">
        <w:rPr>
          <w:rFonts w:ascii="Consolas" w:hAnsi="Consolas"/>
          <w:color w:val="D4D4D4"/>
          <w:sz w:val="21"/>
          <w:szCs w:val="21"/>
        </w:rPr>
        <w:t>    &lt;</w:t>
      </w:r>
      <w:r w:rsidRPr="00EB31EA">
        <w:rPr>
          <w:rFonts w:ascii="Consolas" w:hAnsi="Consolas"/>
          <w:color w:val="9CDCFE"/>
          <w:sz w:val="21"/>
          <w:szCs w:val="21"/>
        </w:rPr>
        <w:t>SerialCert</w:t>
      </w:r>
      <w:r w:rsidRPr="00EB31EA">
        <w:rPr>
          <w:rFonts w:ascii="Consolas" w:hAnsi="Consolas"/>
          <w:color w:val="D4D4D4"/>
          <w:sz w:val="21"/>
          <w:szCs w:val="21"/>
        </w:rPr>
        <w:t>&gt;&lt;/</w:t>
      </w:r>
      <w:r w:rsidRPr="00EB31EA">
        <w:rPr>
          <w:rFonts w:ascii="Consolas" w:hAnsi="Consolas"/>
          <w:color w:val="9CDCFE"/>
          <w:sz w:val="21"/>
          <w:szCs w:val="21"/>
        </w:rPr>
        <w:t>SerialCert</w:t>
      </w:r>
      <w:r w:rsidRPr="00EB31EA">
        <w:rPr>
          <w:rFonts w:ascii="Consolas" w:hAnsi="Consolas"/>
          <w:color w:val="D4D4D4"/>
          <w:sz w:val="21"/>
          <w:szCs w:val="21"/>
        </w:rPr>
        <w:t>&gt; *</w:t>
      </w:r>
      <w:r w:rsidRPr="00EB31EA">
        <w:rPr>
          <w:rFonts w:ascii="Consolas" w:hAnsi="Consolas"/>
          <w:color w:val="6A9955"/>
          <w:sz w:val="21"/>
          <w:szCs w:val="21"/>
        </w:rPr>
        <w:t>//serial chứng thư của công ty</w:t>
      </w:r>
    </w:p>
    <w:p w14:paraId="1F985221" w14:textId="77777777" w:rsidR="00D33B87" w:rsidRPr="00EB31EA" w:rsidRDefault="00D33B87" w:rsidP="00D33B87">
      <w:pPr>
        <w:shd w:val="clear" w:color="auto" w:fill="1E1E1E"/>
        <w:spacing w:line="285" w:lineRule="atLeast"/>
        <w:rPr>
          <w:rFonts w:ascii="Consolas" w:hAnsi="Consolas"/>
          <w:color w:val="D4D4D4"/>
          <w:sz w:val="21"/>
          <w:szCs w:val="21"/>
        </w:rPr>
      </w:pPr>
      <w:r w:rsidRPr="00EB31EA">
        <w:rPr>
          <w:rFonts w:ascii="Consolas" w:hAnsi="Consolas"/>
          <w:color w:val="D4D4D4"/>
          <w:sz w:val="21"/>
          <w:szCs w:val="21"/>
        </w:rPr>
        <w:t>    &lt;</w:t>
      </w:r>
      <w:r w:rsidRPr="00EB31EA">
        <w:rPr>
          <w:rFonts w:ascii="Consolas" w:hAnsi="Consolas"/>
          <w:color w:val="9CDCFE"/>
          <w:sz w:val="21"/>
          <w:szCs w:val="21"/>
        </w:rPr>
        <w:t>Base64Hash</w:t>
      </w:r>
      <w:r w:rsidRPr="00EB31EA">
        <w:rPr>
          <w:rFonts w:ascii="Consolas" w:hAnsi="Consolas"/>
          <w:color w:val="D4D4D4"/>
          <w:sz w:val="21"/>
          <w:szCs w:val="21"/>
        </w:rPr>
        <w:t>&gt;&lt;/</w:t>
      </w:r>
      <w:r w:rsidRPr="00EB31EA">
        <w:rPr>
          <w:rFonts w:ascii="Consolas" w:hAnsi="Consolas"/>
          <w:color w:val="9CDCFE"/>
          <w:sz w:val="21"/>
          <w:szCs w:val="21"/>
        </w:rPr>
        <w:t>Base64Hash</w:t>
      </w:r>
      <w:r w:rsidRPr="00EB31EA">
        <w:rPr>
          <w:rFonts w:ascii="Consolas" w:hAnsi="Consolas"/>
          <w:color w:val="D4D4D4"/>
          <w:sz w:val="21"/>
          <w:szCs w:val="21"/>
        </w:rPr>
        <w:t>&gt; *</w:t>
      </w:r>
      <w:r w:rsidRPr="00EB31EA">
        <w:rPr>
          <w:rFonts w:ascii="Consolas" w:hAnsi="Consolas"/>
          <w:color w:val="6A9955"/>
          <w:sz w:val="21"/>
          <w:szCs w:val="21"/>
        </w:rPr>
        <w:t>//chuỗi Hash lấy từ bước 3.1.9</w:t>
      </w:r>
    </w:p>
    <w:p w14:paraId="31937276" w14:textId="77777777" w:rsidR="00D33B87" w:rsidRPr="00EB31EA" w:rsidRDefault="00D33B87" w:rsidP="00D33B87">
      <w:pPr>
        <w:shd w:val="clear" w:color="auto" w:fill="1E1E1E"/>
        <w:spacing w:line="285" w:lineRule="atLeast"/>
        <w:rPr>
          <w:rFonts w:ascii="Consolas" w:hAnsi="Consolas"/>
          <w:color w:val="D4D4D4"/>
          <w:sz w:val="21"/>
          <w:szCs w:val="21"/>
        </w:rPr>
      </w:pPr>
      <w:r w:rsidRPr="00EB31EA">
        <w:rPr>
          <w:rFonts w:ascii="Consolas" w:hAnsi="Consolas"/>
          <w:color w:val="D4D4D4"/>
          <w:sz w:val="21"/>
          <w:szCs w:val="21"/>
        </w:rPr>
        <w:t>    &lt;</w:t>
      </w:r>
      <w:r w:rsidRPr="00EB31EA">
        <w:rPr>
          <w:rFonts w:ascii="Consolas" w:hAnsi="Consolas"/>
          <w:color w:val="9CDCFE"/>
          <w:sz w:val="21"/>
          <w:szCs w:val="21"/>
        </w:rPr>
        <w:t>SignValue</w:t>
      </w:r>
      <w:r w:rsidRPr="00EB31EA">
        <w:rPr>
          <w:rFonts w:ascii="Consolas" w:hAnsi="Consolas"/>
          <w:color w:val="D4D4D4"/>
          <w:sz w:val="21"/>
          <w:szCs w:val="21"/>
        </w:rPr>
        <w:t>&gt;&lt;/</w:t>
      </w:r>
      <w:r w:rsidRPr="00EB31EA">
        <w:rPr>
          <w:rFonts w:ascii="Consolas" w:hAnsi="Consolas"/>
          <w:color w:val="9CDCFE"/>
          <w:sz w:val="21"/>
          <w:szCs w:val="21"/>
        </w:rPr>
        <w:t>SignValue</w:t>
      </w:r>
      <w:r w:rsidRPr="00EB31EA">
        <w:rPr>
          <w:rFonts w:ascii="Consolas" w:hAnsi="Consolas"/>
          <w:color w:val="D4D4D4"/>
          <w:sz w:val="21"/>
          <w:szCs w:val="21"/>
        </w:rPr>
        <w:t>&gt; *</w:t>
      </w:r>
      <w:r w:rsidRPr="00EB31EA">
        <w:rPr>
          <w:rFonts w:ascii="Consolas" w:hAnsi="Consolas"/>
          <w:color w:val="6A9955"/>
          <w:sz w:val="21"/>
          <w:szCs w:val="21"/>
        </w:rPr>
        <w:t>//chuỗi ký</w:t>
      </w:r>
    </w:p>
    <w:p w14:paraId="009AF4BC" w14:textId="77777777" w:rsidR="00D33B87" w:rsidRPr="00EB31EA" w:rsidRDefault="00D33B87" w:rsidP="00D33B87">
      <w:pPr>
        <w:shd w:val="clear" w:color="auto" w:fill="1E1E1E"/>
        <w:spacing w:line="285" w:lineRule="atLeast"/>
        <w:rPr>
          <w:rFonts w:ascii="Consolas" w:hAnsi="Consolas"/>
          <w:color w:val="D4D4D4"/>
          <w:sz w:val="21"/>
          <w:szCs w:val="21"/>
        </w:rPr>
      </w:pPr>
      <w:r w:rsidRPr="00EB31EA">
        <w:rPr>
          <w:rFonts w:ascii="Consolas" w:hAnsi="Consolas"/>
          <w:color w:val="D4D4D4"/>
          <w:sz w:val="21"/>
          <w:szCs w:val="21"/>
        </w:rPr>
        <w:t>&lt;/</w:t>
      </w:r>
      <w:r w:rsidRPr="00EB31EA">
        <w:rPr>
          <w:rFonts w:ascii="Consolas" w:hAnsi="Consolas"/>
          <w:color w:val="9CDCFE"/>
          <w:sz w:val="21"/>
          <w:szCs w:val="21"/>
        </w:rPr>
        <w:t>CKS</w:t>
      </w:r>
      <w:r w:rsidRPr="00EB31EA">
        <w:rPr>
          <w:rFonts w:ascii="Consolas" w:hAnsi="Consolas"/>
          <w:color w:val="D4D4D4"/>
          <w:sz w:val="21"/>
          <w:szCs w:val="21"/>
        </w:rPr>
        <w:t>&gt;</w:t>
      </w:r>
    </w:p>
    <w:p w14:paraId="53AB77EF" w14:textId="77777777" w:rsidR="00D33B87" w:rsidRPr="00EB31EA" w:rsidRDefault="00D33B87" w:rsidP="00D33B87">
      <w:pPr>
        <w:shd w:val="clear" w:color="auto" w:fill="1E1E1E"/>
        <w:spacing w:line="285" w:lineRule="atLeast"/>
        <w:rPr>
          <w:rFonts w:ascii="Consolas" w:hAnsi="Consolas"/>
          <w:color w:val="D4D4D4"/>
          <w:sz w:val="21"/>
          <w:szCs w:val="21"/>
        </w:rPr>
      </w:pPr>
    </w:p>
    <w:p w14:paraId="7424E909" w14:textId="58ADE259" w:rsidR="00D33B87" w:rsidRDefault="00D33B87" w:rsidP="00D33B87">
      <w:pPr>
        <w:pStyle w:val="Heading3"/>
      </w:pPr>
      <w:r>
        <w:t xml:space="preserve">Lấy giá trị Hash cho gửi thông điệp </w:t>
      </w:r>
      <w:r w:rsidR="004F55E8">
        <w:t xml:space="preserve">chứng từ </w:t>
      </w:r>
      <w:r>
        <w:t xml:space="preserve">có sai sót bằng </w:t>
      </w:r>
      <w:r>
        <w:rPr>
          <w:lang w:val="en-US"/>
        </w:rPr>
        <w:t>SmartCA</w:t>
      </w:r>
      <w:r>
        <w:t xml:space="preserve"> ( bước 1)</w:t>
      </w:r>
    </w:p>
    <w:p w14:paraId="470CE213" w14:textId="77777777" w:rsidR="00D33B87" w:rsidRPr="00E60C7E" w:rsidRDefault="00D33B87" w:rsidP="00D33B87">
      <w:pPr>
        <w:ind w:right="14"/>
      </w:pPr>
      <w:r w:rsidRPr="00E60C7E">
        <w:rPr>
          <w:color w:val="000000"/>
        </w:rPr>
        <w:t>URL</w:t>
      </w:r>
    </w:p>
    <w:p w14:paraId="5449CAA4" w14:textId="6ADF03A9" w:rsidR="00D33B87" w:rsidRPr="00E60C7E" w:rsidRDefault="00D33B87" w:rsidP="00D33B87">
      <w:pPr>
        <w:ind w:right="14"/>
      </w:pPr>
      <w:r w:rsidRPr="00E60C7E">
        <w:rPr>
          <w:color w:val="000000"/>
        </w:rPr>
        <w:tab/>
        <w:t xml:space="preserve"> </w:t>
      </w:r>
      <w:r w:rsidR="00C507F4" w:rsidRPr="00C507F4">
        <w:rPr>
          <w:color w:val="000000"/>
        </w:rPr>
        <w:t xml:space="preserve">string </w:t>
      </w:r>
      <w:r w:rsidR="00C507F4" w:rsidRPr="00C507F4">
        <w:rPr>
          <w:b/>
          <w:bCs/>
          <w:color w:val="000000"/>
        </w:rPr>
        <w:t>GetHashCTTNoticeErrorsWithSmartCA</w:t>
      </w:r>
      <w:r w:rsidR="00C507F4" w:rsidRPr="00C507F4">
        <w:rPr>
          <w:color w:val="000000"/>
        </w:rPr>
        <w:t>(string Account, string ACpass, string xml, string username, string password, string serialCert = "", int convert = 0)</w:t>
      </w:r>
    </w:p>
    <w:p w14:paraId="2DEFEA51" w14:textId="77777777" w:rsidR="00D33B87" w:rsidRPr="00E60C7E" w:rsidRDefault="00D33B87" w:rsidP="00D33B87">
      <w:pPr>
        <w:ind w:right="14"/>
      </w:pPr>
      <w:r w:rsidRPr="00E60C7E">
        <w:rPr>
          <w:color w:val="000000"/>
        </w:rPr>
        <w:t>DESCRIPTION</w:t>
      </w:r>
    </w:p>
    <w:p w14:paraId="67FCFF1D" w14:textId="309C710B" w:rsidR="00D33B87" w:rsidRPr="00E60C7E" w:rsidRDefault="00D33B87" w:rsidP="00D33B87">
      <w:pPr>
        <w:ind w:right="14"/>
      </w:pPr>
      <w:r w:rsidRPr="00E60C7E">
        <w:rPr>
          <w:color w:val="000000"/>
        </w:rPr>
        <w:tab/>
      </w:r>
      <w:r w:rsidRPr="00E60C7E">
        <w:rPr>
          <w:color w:val="000000"/>
        </w:rPr>
        <w:tab/>
        <w:t xml:space="preserve">Đây là web service cho phép gửi thông điệp </w:t>
      </w:r>
      <w:r w:rsidR="004F55E8">
        <w:t xml:space="preserve">chứng từ </w:t>
      </w:r>
      <w:r w:rsidRPr="00E60C7E">
        <w:rPr>
          <w:color w:val="000000"/>
        </w:rPr>
        <w:t xml:space="preserve">điện tử có sai sót với các hệ thống sử dụng smartCA, thực hiện truyền dữ liệu </w:t>
      </w:r>
      <w:r w:rsidR="004F55E8">
        <w:t xml:space="preserve">chứng từ </w:t>
      </w:r>
      <w:r w:rsidRPr="00E60C7E">
        <w:rPr>
          <w:color w:val="000000"/>
        </w:rPr>
        <w:t>sai sót và lấy giá trị hash value để ký số bằng smartCA ở client.</w:t>
      </w:r>
    </w:p>
    <w:p w14:paraId="6FD3E5A2" w14:textId="77777777" w:rsidR="00D33B87" w:rsidRPr="00E60C7E" w:rsidRDefault="00D33B87" w:rsidP="00D33B87">
      <w:pPr>
        <w:ind w:right="14"/>
      </w:pPr>
      <w:r w:rsidRPr="00E60C7E">
        <w:rPr>
          <w:color w:val="000000"/>
        </w:rPr>
        <w:t>HTTP METHOD</w:t>
      </w:r>
    </w:p>
    <w:p w14:paraId="2F1D597C" w14:textId="77777777" w:rsidR="00D33B87" w:rsidRPr="00E60C7E" w:rsidRDefault="00D33B87" w:rsidP="00D33B87">
      <w:pPr>
        <w:ind w:right="14"/>
      </w:pPr>
      <w:r w:rsidRPr="00E60C7E">
        <w:rPr>
          <w:color w:val="000000"/>
        </w:rPr>
        <w:tab/>
      </w:r>
      <w:r w:rsidRPr="00E60C7E">
        <w:rPr>
          <w:color w:val="000000"/>
        </w:rPr>
        <w:tab/>
        <w:t>POST</w:t>
      </w:r>
    </w:p>
    <w:p w14:paraId="13FEB79A" w14:textId="77777777" w:rsidR="00D33B87" w:rsidRPr="00E60C7E" w:rsidRDefault="00D33B87" w:rsidP="00D33B87">
      <w:pPr>
        <w:ind w:right="14"/>
      </w:pPr>
      <w:r w:rsidRPr="00E60C7E">
        <w:rPr>
          <w:color w:val="000000"/>
        </w:rPr>
        <w:t>REQUEST BODY</w:t>
      </w:r>
    </w:p>
    <w:p w14:paraId="2DD64259" w14:textId="77777777" w:rsidR="00D33B87" w:rsidRPr="00E60C7E" w:rsidRDefault="00D33B87" w:rsidP="00D33B87">
      <w:pPr>
        <w:numPr>
          <w:ilvl w:val="0"/>
          <w:numId w:val="39"/>
        </w:numPr>
        <w:ind w:left="1080"/>
        <w:jc w:val="both"/>
        <w:textAlignment w:val="baseline"/>
        <w:rPr>
          <w:b/>
          <w:bCs/>
          <w:color w:val="000000"/>
          <w:u w:val="single"/>
        </w:rPr>
      </w:pPr>
      <w:r w:rsidRPr="00E60C7E">
        <w:rPr>
          <w:b/>
          <w:bCs/>
          <w:color w:val="000000"/>
        </w:rPr>
        <w:t xml:space="preserve">Account/ACPass:  </w:t>
      </w:r>
      <w:r w:rsidRPr="00E60C7E">
        <w:rPr>
          <w:color w:val="000000"/>
        </w:rPr>
        <w:t>Tài khoản được cấp phát cho nhân viên gọi lệnh gửi thông điệp.</w:t>
      </w:r>
    </w:p>
    <w:p w14:paraId="0FBC1B0A" w14:textId="77777777" w:rsidR="00D33B87" w:rsidRPr="00E60C7E" w:rsidRDefault="00D33B87" w:rsidP="00D33B87">
      <w:pPr>
        <w:numPr>
          <w:ilvl w:val="0"/>
          <w:numId w:val="40"/>
        </w:numPr>
        <w:ind w:left="1080"/>
        <w:jc w:val="both"/>
        <w:textAlignment w:val="baseline"/>
        <w:rPr>
          <w:b/>
          <w:bCs/>
          <w:color w:val="000000"/>
          <w:u w:val="single"/>
        </w:rPr>
      </w:pPr>
      <w:r w:rsidRPr="00E60C7E">
        <w:rPr>
          <w:b/>
          <w:bCs/>
          <w:color w:val="000000"/>
        </w:rPr>
        <w:t>Username/pass</w:t>
      </w:r>
      <w:r w:rsidRPr="00E60C7E">
        <w:rPr>
          <w:color w:val="000000"/>
        </w:rPr>
        <w:t>: Tài khoản được cấp phát cho khách hàng để gọi đến webservice (tài khoản có quyền ServiceRole trong hệ thống).</w:t>
      </w:r>
    </w:p>
    <w:p w14:paraId="0952C245" w14:textId="77777777" w:rsidR="00D423B8" w:rsidRDefault="00D33B87" w:rsidP="00D423B8">
      <w:pPr>
        <w:numPr>
          <w:ilvl w:val="0"/>
          <w:numId w:val="40"/>
        </w:numPr>
        <w:ind w:left="1080"/>
        <w:jc w:val="both"/>
        <w:textAlignment w:val="baseline"/>
        <w:rPr>
          <w:b/>
          <w:bCs/>
          <w:color w:val="000000"/>
          <w:u w:val="single"/>
        </w:rPr>
      </w:pPr>
      <w:r w:rsidRPr="00E60C7E">
        <w:rPr>
          <w:b/>
          <w:bCs/>
          <w:color w:val="000000"/>
        </w:rPr>
        <w:t>xml</w:t>
      </w:r>
      <w:r w:rsidRPr="00E60C7E">
        <w:rPr>
          <w:color w:val="000000"/>
        </w:rPr>
        <w:t xml:space="preserve">: chuỗi xml thông điệp </w:t>
      </w:r>
      <w:r w:rsidR="004F55E8">
        <w:rPr>
          <w:color w:val="000000"/>
        </w:rPr>
        <w:t>chứng từ</w:t>
      </w:r>
      <w:r w:rsidRPr="00E60C7E">
        <w:rPr>
          <w:color w:val="000000"/>
        </w:rPr>
        <w:t xml:space="preserve"> điện tử có sai sót (theo mẫu mô tả kèm theo)</w:t>
      </w:r>
      <w:r w:rsidRPr="00E60C7E">
        <w:rPr>
          <w:b/>
          <w:bCs/>
          <w:color w:val="000000"/>
          <w:u w:val="single"/>
        </w:rPr>
        <w:t>    </w:t>
      </w:r>
    </w:p>
    <w:p w14:paraId="0C55C359" w14:textId="77977AE6" w:rsidR="00D423B8" w:rsidRPr="00D423B8" w:rsidRDefault="00D423B8" w:rsidP="00D423B8">
      <w:pPr>
        <w:numPr>
          <w:ilvl w:val="0"/>
          <w:numId w:val="40"/>
        </w:numPr>
        <w:ind w:left="1080"/>
        <w:jc w:val="both"/>
        <w:textAlignment w:val="baseline"/>
        <w:rPr>
          <w:b/>
          <w:bCs/>
          <w:color w:val="000000"/>
          <w:u w:val="single"/>
        </w:rPr>
      </w:pPr>
      <w:r w:rsidRPr="00D423B8">
        <w:rPr>
          <w:b/>
          <w:bCs/>
        </w:rPr>
        <w:lastRenderedPageBreak/>
        <w:t>serialCert</w:t>
      </w:r>
      <w:r w:rsidRPr="00D423B8">
        <w:rPr>
          <w:color w:val="000000"/>
        </w:rPr>
        <w:t>: serial chứng thư số</w:t>
      </w:r>
    </w:p>
    <w:p w14:paraId="6E80803B" w14:textId="77777777" w:rsidR="00D33B87" w:rsidRPr="00E60C7E" w:rsidRDefault="00D33B87" w:rsidP="00D33B87">
      <w:pPr>
        <w:numPr>
          <w:ilvl w:val="0"/>
          <w:numId w:val="40"/>
        </w:numPr>
        <w:ind w:left="1080"/>
        <w:jc w:val="both"/>
        <w:textAlignment w:val="baseline"/>
        <w:rPr>
          <w:b/>
          <w:bCs/>
          <w:color w:val="000000"/>
        </w:rPr>
      </w:pPr>
      <w:r w:rsidRPr="00E60C7E">
        <w:rPr>
          <w:b/>
          <w:bCs/>
          <w:color w:val="000000"/>
        </w:rPr>
        <w:t>convert</w:t>
      </w:r>
      <w:r w:rsidRPr="00E60C7E">
        <w:rPr>
          <w:color w:val="000000"/>
        </w:rPr>
        <w:t>: Mặc định là 0, (0 – Không cần convert từ TCVN3 sang Unicode. 1- Cần convert từ TCVN3 sang Unicode)</w:t>
      </w:r>
    </w:p>
    <w:p w14:paraId="52C44461" w14:textId="77777777" w:rsidR="00D33B87" w:rsidRPr="00E60C7E" w:rsidRDefault="00D33B87" w:rsidP="00D33B87">
      <w:pPr>
        <w:ind w:right="14"/>
      </w:pPr>
      <w:r w:rsidRPr="00E60C7E">
        <w:rPr>
          <w:color w:val="000000"/>
        </w:rPr>
        <w:t>RETURNS</w:t>
      </w:r>
    </w:p>
    <w:tbl>
      <w:tblPr>
        <w:tblW w:w="0" w:type="auto"/>
        <w:tblCellMar>
          <w:top w:w="15" w:type="dxa"/>
          <w:left w:w="15" w:type="dxa"/>
          <w:bottom w:w="15" w:type="dxa"/>
          <w:right w:w="15" w:type="dxa"/>
        </w:tblCellMar>
        <w:tblLook w:val="04A0" w:firstRow="1" w:lastRow="0" w:firstColumn="1" w:lastColumn="0" w:noHBand="0" w:noVBand="1"/>
      </w:tblPr>
      <w:tblGrid>
        <w:gridCol w:w="1610"/>
        <w:gridCol w:w="5819"/>
        <w:gridCol w:w="1921"/>
      </w:tblGrid>
      <w:tr w:rsidR="00D33B87" w:rsidRPr="00E60C7E" w14:paraId="1EE2DA59" w14:textId="77777777" w:rsidTr="00B7194D">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4E801B46" w14:textId="77777777" w:rsidR="00D33B87" w:rsidRPr="00E60C7E" w:rsidRDefault="00D33B87" w:rsidP="00B7194D">
            <w:pPr>
              <w:spacing w:after="200"/>
              <w:ind w:left="720"/>
            </w:pPr>
            <w:r w:rsidRPr="00E60C7E">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23A324B3" w14:textId="77777777" w:rsidR="00D33B87" w:rsidRPr="00E60C7E" w:rsidRDefault="00D33B87" w:rsidP="00B7194D">
            <w:pPr>
              <w:spacing w:after="200"/>
              <w:ind w:left="720"/>
            </w:pPr>
            <w:r w:rsidRPr="00E60C7E">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44C39974" w14:textId="77777777" w:rsidR="00D33B87" w:rsidRPr="00E60C7E" w:rsidRDefault="00D33B87" w:rsidP="00B7194D">
            <w:pPr>
              <w:spacing w:after="200"/>
              <w:ind w:left="720"/>
            </w:pPr>
            <w:r w:rsidRPr="00E60C7E">
              <w:rPr>
                <w:color w:val="000000"/>
              </w:rPr>
              <w:t>Ghi chú</w:t>
            </w:r>
          </w:p>
        </w:tc>
      </w:tr>
      <w:tr w:rsidR="00D33B87" w:rsidRPr="00E60C7E" w14:paraId="7B04D17A"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FDF4EB0" w14:textId="77777777" w:rsidR="00D33B87" w:rsidRPr="00E60C7E" w:rsidRDefault="00D33B87" w:rsidP="00B7194D">
            <w:r w:rsidRPr="00E60C7E">
              <w:rPr>
                <w:color w:val="000000"/>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4DAA548" w14:textId="77777777" w:rsidR="00D33B87" w:rsidRPr="00E60C7E" w:rsidRDefault="00D33B87" w:rsidP="00B7194D">
            <w:r w:rsidRPr="00E60C7E">
              <w:rPr>
                <w:color w:val="000000"/>
              </w:rPr>
              <w:t>Tài khoản đăng nhập sai hoặc không có 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3039200" w14:textId="77777777" w:rsidR="00D33B87" w:rsidRPr="00E60C7E" w:rsidRDefault="00D33B87" w:rsidP="00B7194D"/>
        </w:tc>
      </w:tr>
      <w:tr w:rsidR="00D33B87" w:rsidRPr="00E60C7E" w14:paraId="2BB635B7"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2E54077" w14:textId="77777777" w:rsidR="00D33B87" w:rsidRPr="00E60C7E" w:rsidRDefault="00D33B87" w:rsidP="00B7194D">
            <w:r w:rsidRPr="00E60C7E">
              <w:rPr>
                <w:color w:val="000000"/>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FE6D48C" w14:textId="77777777" w:rsidR="00D33B87" w:rsidRPr="00E60C7E" w:rsidRDefault="00D33B87" w:rsidP="00B7194D">
            <w:r w:rsidRPr="00E60C7E">
              <w:rPr>
                <w:color w:val="000000"/>
              </w:rPr>
              <w:t>Không tìm thấy công ty hoặc tài khoản không tồn 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574C4FF" w14:textId="77777777" w:rsidR="00D33B87" w:rsidRPr="00E60C7E" w:rsidRDefault="00D33B87" w:rsidP="00B7194D"/>
        </w:tc>
      </w:tr>
      <w:tr w:rsidR="00D33B87" w:rsidRPr="00E60C7E" w14:paraId="4829909B"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8378779" w14:textId="77777777" w:rsidR="00D33B87" w:rsidRPr="00E60C7E" w:rsidRDefault="00D33B87" w:rsidP="00B7194D">
            <w:r w:rsidRPr="00E60C7E">
              <w:rPr>
                <w:color w:val="000000"/>
              </w:rPr>
              <w:t>ERR:22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554E634" w14:textId="77777777" w:rsidR="00D33B87" w:rsidRPr="00E60C7E" w:rsidRDefault="00D33B87" w:rsidP="00B7194D">
            <w:r w:rsidRPr="00E60C7E">
              <w:rPr>
                <w:color w:val="000000"/>
              </w:rPr>
              <w:t>Công ty chưa đăng ký chứng thư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5102A0A" w14:textId="77777777" w:rsidR="00D33B87" w:rsidRPr="00E60C7E" w:rsidRDefault="00D33B87" w:rsidP="00B7194D"/>
        </w:tc>
      </w:tr>
      <w:tr w:rsidR="00D33B87" w:rsidRPr="00E60C7E" w14:paraId="0A5FEEFB"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D9D7561" w14:textId="77777777" w:rsidR="00D33B87" w:rsidRPr="00E60C7E" w:rsidRDefault="00D33B87" w:rsidP="00B7194D">
            <w:r w:rsidRPr="00E60C7E">
              <w:rPr>
                <w:color w:val="000000"/>
              </w:rPr>
              <w:t>ERR:28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CACF9BC" w14:textId="77777777" w:rsidR="00D33B87" w:rsidRPr="00E60C7E" w:rsidRDefault="00D33B87" w:rsidP="00B7194D">
            <w:r w:rsidRPr="00E60C7E">
              <w:rPr>
                <w:color w:val="000000"/>
              </w:rPr>
              <w:t>Chưa có thông tin chứng thư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2F55F90" w14:textId="77777777" w:rsidR="00D33B87" w:rsidRPr="00E60C7E" w:rsidRDefault="00D33B87" w:rsidP="00B7194D"/>
        </w:tc>
      </w:tr>
      <w:tr w:rsidR="00D33B87" w:rsidRPr="00E60C7E" w14:paraId="52D67AD6"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D5FDA98" w14:textId="77777777" w:rsidR="00D33B87" w:rsidRPr="00E60C7E" w:rsidRDefault="00D33B87" w:rsidP="00B7194D">
            <w:r w:rsidRPr="00E60C7E">
              <w:rPr>
                <w:color w:val="000000"/>
              </w:rPr>
              <w:t>ERR:24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151B0AB" w14:textId="77777777" w:rsidR="00D33B87" w:rsidRPr="00E60C7E" w:rsidRDefault="00D33B87" w:rsidP="00B7194D">
            <w:r w:rsidRPr="00E60C7E">
              <w:rPr>
                <w:color w:val="000000"/>
              </w:rPr>
              <w:t>Chứng thư truyền lên không đúng với chứng thư đăng ký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5F3537C" w14:textId="77777777" w:rsidR="00D33B87" w:rsidRPr="00E60C7E" w:rsidRDefault="00D33B87" w:rsidP="00B7194D"/>
        </w:tc>
      </w:tr>
      <w:tr w:rsidR="00D33B87" w:rsidRPr="00E60C7E" w14:paraId="2D7F3CD7"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933514B" w14:textId="77777777" w:rsidR="00D33B87" w:rsidRPr="00E60C7E" w:rsidRDefault="00D33B87" w:rsidP="00B7194D">
            <w:r w:rsidRPr="00E60C7E">
              <w:rPr>
                <w:color w:val="000000"/>
              </w:rPr>
              <w:t>ERR:27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0C24CCB" w14:textId="77777777" w:rsidR="00D33B87" w:rsidRPr="00E60C7E" w:rsidRDefault="00D33B87" w:rsidP="00B7194D">
            <w:r w:rsidRPr="00E60C7E">
              <w:rPr>
                <w:color w:val="000000"/>
              </w:rPr>
              <w:t>Chứng thư chưa đến thời điểm sử dụng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908B11C" w14:textId="77777777" w:rsidR="00D33B87" w:rsidRPr="00E60C7E" w:rsidRDefault="00D33B87" w:rsidP="00B7194D"/>
        </w:tc>
      </w:tr>
      <w:tr w:rsidR="00D33B87" w:rsidRPr="00E60C7E" w14:paraId="2FBFDC68"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54DCA64" w14:textId="77777777" w:rsidR="00D33B87" w:rsidRPr="00E60C7E" w:rsidRDefault="00D33B87" w:rsidP="00B7194D">
            <w:r w:rsidRPr="00E60C7E">
              <w:rPr>
                <w:color w:val="000000"/>
              </w:rPr>
              <w:t>ERR:26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45A2058" w14:textId="77777777" w:rsidR="00D33B87" w:rsidRPr="00E60C7E" w:rsidRDefault="00D33B87" w:rsidP="00B7194D">
            <w:r w:rsidRPr="00E60C7E">
              <w:rPr>
                <w:color w:val="000000"/>
              </w:rPr>
              <w:t>Chứng thư số hết hạn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097846B" w14:textId="77777777" w:rsidR="00D33B87" w:rsidRPr="00E60C7E" w:rsidRDefault="00D33B87" w:rsidP="00B7194D"/>
        </w:tc>
      </w:tr>
      <w:tr w:rsidR="00D33B87" w:rsidRPr="00E60C7E" w14:paraId="04D8A347"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E774BF5" w14:textId="77777777" w:rsidR="00D33B87" w:rsidRPr="00E60C7E" w:rsidRDefault="00D33B87" w:rsidP="00B7194D">
            <w:r w:rsidRPr="00E60C7E">
              <w:rPr>
                <w:color w:val="000000"/>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1A9EF76" w14:textId="77777777" w:rsidR="00D33B87" w:rsidRPr="00E60C7E" w:rsidRDefault="00D33B87" w:rsidP="00B7194D">
            <w:r w:rsidRPr="00E60C7E">
              <w:rPr>
                <w:color w:val="000000"/>
              </w:rPr>
              <w:t>Dữ liệu xml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F546CA4" w14:textId="77777777" w:rsidR="00D33B87" w:rsidRPr="00E60C7E" w:rsidRDefault="00D33B87" w:rsidP="00B7194D"/>
        </w:tc>
      </w:tr>
      <w:tr w:rsidR="008E1DE9" w:rsidRPr="00E60C7E" w14:paraId="41E8D472"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tcPr>
          <w:p w14:paraId="1EF212CC" w14:textId="6A538A4C" w:rsidR="008E1DE9" w:rsidRPr="00E60C7E" w:rsidRDefault="008E1DE9" w:rsidP="008E1DE9">
            <w:pPr>
              <w:rPr>
                <w:color w:val="000000"/>
              </w:rPr>
            </w:pPr>
            <w:r w:rsidRPr="00E22984">
              <w:rPr>
                <w:rFonts w:eastAsia="Calibri"/>
              </w:rPr>
              <w:t>ERR:</w:t>
            </w:r>
            <w:r>
              <w:rPr>
                <w:rFonts w:eastAsia="Calibri"/>
              </w:rPr>
              <w:t>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tcPr>
          <w:p w14:paraId="47C7D069" w14:textId="21ED642C" w:rsidR="008E1DE9" w:rsidRPr="00E60C7E" w:rsidRDefault="008E1DE9" w:rsidP="008E1DE9">
            <w:pPr>
              <w:rPr>
                <w:color w:val="000000"/>
              </w:rPr>
            </w:pPr>
            <w:r>
              <w:rPr>
                <w:rFonts w:eastAsia="Calibri"/>
              </w:rPr>
              <w:t>Có lỗi trong quá trình tạo xml thông điệp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tcPr>
          <w:p w14:paraId="57931DBE" w14:textId="77777777" w:rsidR="008E1DE9" w:rsidRPr="00E60C7E" w:rsidRDefault="008E1DE9" w:rsidP="008E1DE9"/>
        </w:tc>
      </w:tr>
      <w:tr w:rsidR="008E1DE9" w:rsidRPr="00E60C7E" w14:paraId="0CBBAFCD"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5FC8A27" w14:textId="77777777" w:rsidR="008E1DE9" w:rsidRPr="00E60C7E" w:rsidRDefault="008E1DE9" w:rsidP="008E1DE9">
            <w:r w:rsidRPr="00E60C7E">
              <w:rPr>
                <w:color w:val="000000"/>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44CA5DA" w14:textId="77777777" w:rsidR="008E1DE9" w:rsidRPr="00E60C7E" w:rsidRDefault="008E1DE9" w:rsidP="008E1DE9">
            <w:r w:rsidRPr="00E60C7E">
              <w:rPr>
                <w:color w:val="000000"/>
              </w:rPr>
              <w:t>Lô có số hóa đơn vượt quá số lượng tối đa cho phép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B837210" w14:textId="77777777" w:rsidR="008E1DE9" w:rsidRPr="00E60C7E" w:rsidRDefault="008E1DE9" w:rsidP="008E1DE9"/>
        </w:tc>
      </w:tr>
      <w:tr w:rsidR="008E1DE9" w:rsidRPr="00E60C7E" w14:paraId="56B0FD4B" w14:textId="77777777" w:rsidTr="00B7194D">
        <w:trPr>
          <w:trHeight w:val="413"/>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753F2BD" w14:textId="77777777" w:rsidR="008E1DE9" w:rsidRPr="00E60C7E" w:rsidRDefault="008E1DE9" w:rsidP="008E1DE9">
            <w:r w:rsidRPr="00E60C7E">
              <w:rPr>
                <w:color w:val="000000"/>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A93F708" w14:textId="77777777" w:rsidR="008E1DE9" w:rsidRPr="00E60C7E" w:rsidRDefault="008E1DE9" w:rsidP="008E1DE9">
            <w:r w:rsidRPr="00E60C7E">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978B47D" w14:textId="77777777" w:rsidR="008E1DE9" w:rsidRPr="00E60C7E" w:rsidRDefault="008E1DE9" w:rsidP="008E1DE9">
            <w:pPr>
              <w:jc w:val="both"/>
            </w:pPr>
            <w:r w:rsidRPr="00E60C7E">
              <w:rPr>
                <w:color w:val="000000"/>
              </w:rPr>
              <w:t>Lỗi không xác định</w:t>
            </w:r>
          </w:p>
        </w:tc>
      </w:tr>
      <w:tr w:rsidR="008E1DE9" w:rsidRPr="00E60C7E" w14:paraId="4905F9E0"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EF216F0" w14:textId="77777777" w:rsidR="008E1DE9" w:rsidRPr="00E60C7E" w:rsidRDefault="008E1DE9" w:rsidP="008E1DE9">
            <w:r w:rsidRPr="00E60C7E">
              <w:rPr>
                <w:color w:val="000000"/>
              </w:rPr>
              <w:t>ERR:30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866D639" w14:textId="77777777" w:rsidR="008E1DE9" w:rsidRPr="00E60C7E" w:rsidRDefault="008E1DE9" w:rsidP="008E1DE9">
            <w:pPr>
              <w:spacing w:after="200"/>
              <w:jc w:val="both"/>
            </w:pPr>
            <w:r w:rsidRPr="00E60C7E">
              <w:rPr>
                <w:color w:val="000000"/>
              </w:rPr>
              <w:t>Tạo mới hóa đơn có lỗi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C3504CC" w14:textId="77777777" w:rsidR="008E1DE9" w:rsidRPr="00E60C7E" w:rsidRDefault="008E1DE9" w:rsidP="008E1DE9"/>
        </w:tc>
      </w:tr>
      <w:tr w:rsidR="008E1DE9" w:rsidRPr="00E60C7E" w14:paraId="53CA4EF5"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54FD248" w14:textId="77777777" w:rsidR="008E1DE9" w:rsidRPr="00E60C7E" w:rsidRDefault="008E1DE9" w:rsidP="008E1DE9">
            <w:r w:rsidRPr="00E60C7E">
              <w:rPr>
                <w:color w:val="000000"/>
              </w:rPr>
              <w:t xml:space="preserve">Chuỗi </w:t>
            </w:r>
            <w:r w:rsidRPr="00E60C7E">
              <w:rPr>
                <w:rFonts w:ascii="Consolas" w:hAnsi="Consolas"/>
                <w:color w:val="000000"/>
                <w:sz w:val="19"/>
                <w:szCs w:val="19"/>
              </w:rPr>
              <w:t>hash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242C7B5" w14:textId="77777777" w:rsidR="008E1DE9" w:rsidRPr="00E60C7E" w:rsidRDefault="008E1DE9" w:rsidP="008E1DE9">
            <w:r w:rsidRPr="00E60C7E">
              <w:rPr>
                <w:color w:val="000000"/>
              </w:rPr>
              <w:t>Chuỗi trả về sử dụng để ký số smartCA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6F44365" w14:textId="77777777" w:rsidR="008E1DE9" w:rsidRPr="00E60C7E" w:rsidRDefault="008E1DE9" w:rsidP="008E1DE9"/>
        </w:tc>
      </w:tr>
    </w:tbl>
    <w:p w14:paraId="134401F8" w14:textId="77777777" w:rsidR="00D33B87" w:rsidRPr="00E60C7E" w:rsidRDefault="00D33B87" w:rsidP="00D33B87">
      <w:pPr>
        <w:spacing w:after="240"/>
      </w:pPr>
    </w:p>
    <w:p w14:paraId="330C4F53" w14:textId="77777777" w:rsidR="00D33B87" w:rsidRPr="00E60C7E" w:rsidRDefault="00D33B87" w:rsidP="00D33B87">
      <w:r w:rsidRPr="00E60C7E">
        <w:rPr>
          <w:color w:val="000000"/>
        </w:rPr>
        <w:t>Cấu trúc chuỗi XML đầu vào của thông điệp: (dấu * là bắt buộc)</w:t>
      </w:r>
    </w:p>
    <w:p w14:paraId="69075D0E"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&lt;</w:t>
      </w:r>
      <w:r w:rsidRPr="009162BE">
        <w:rPr>
          <w:rFonts w:ascii="Consolas" w:hAnsi="Consolas"/>
          <w:color w:val="9CDCFE"/>
          <w:sz w:val="21"/>
          <w:szCs w:val="21"/>
        </w:rPr>
        <w:t>DLTBao</w:t>
      </w:r>
      <w:r w:rsidRPr="009162BE">
        <w:rPr>
          <w:rFonts w:ascii="Consolas" w:hAnsi="Consolas"/>
          <w:color w:val="D4D4D4"/>
          <w:sz w:val="21"/>
          <w:szCs w:val="21"/>
        </w:rPr>
        <w:t>&gt;</w:t>
      </w:r>
    </w:p>
    <w:p w14:paraId="5A89DE9E"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TNNT</w:t>
      </w:r>
      <w:r w:rsidRPr="009162BE">
        <w:rPr>
          <w:rFonts w:ascii="Consolas" w:hAnsi="Consolas"/>
          <w:color w:val="D4D4D4"/>
          <w:sz w:val="21"/>
          <w:szCs w:val="21"/>
        </w:rPr>
        <w:t>&gt;&lt;/</w:t>
      </w:r>
      <w:r w:rsidRPr="009162BE">
        <w:rPr>
          <w:rFonts w:ascii="Consolas" w:hAnsi="Consolas"/>
          <w:color w:val="9CDCFE"/>
          <w:sz w:val="21"/>
          <w:szCs w:val="21"/>
        </w:rPr>
        <w:t>TNNT</w:t>
      </w:r>
      <w:r>
        <w:rPr>
          <w:rFonts w:ascii="Consolas" w:hAnsi="Consolas"/>
          <w:color w:val="D4D4D4"/>
          <w:sz w:val="21"/>
          <w:szCs w:val="21"/>
        </w:rPr>
        <w:t>&gt;</w:t>
      </w:r>
      <w:r w:rsidRPr="009162BE">
        <w:rPr>
          <w:rFonts w:ascii="Consolas" w:hAnsi="Consolas"/>
          <w:color w:val="D4D4D4"/>
          <w:sz w:val="21"/>
          <w:szCs w:val="21"/>
        </w:rPr>
        <w:t xml:space="preserve"> </w:t>
      </w:r>
      <w:r w:rsidRPr="009162BE">
        <w:rPr>
          <w:rFonts w:ascii="Consolas" w:hAnsi="Consolas"/>
          <w:color w:val="6A9955"/>
          <w:sz w:val="21"/>
          <w:szCs w:val="21"/>
        </w:rPr>
        <w:t xml:space="preserve">//Tên </w:t>
      </w:r>
      <w:r>
        <w:rPr>
          <w:rFonts w:ascii="Consolas" w:hAnsi="Consolas"/>
          <w:color w:val="6A9955"/>
          <w:sz w:val="21"/>
          <w:szCs w:val="21"/>
        </w:rPr>
        <w:t>người nộp thuế</w:t>
      </w:r>
    </w:p>
    <w:p w14:paraId="762E28E3"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TCQT</w:t>
      </w:r>
      <w:r w:rsidRPr="009162BE">
        <w:rPr>
          <w:rFonts w:ascii="Consolas" w:hAnsi="Consolas"/>
          <w:color w:val="D4D4D4"/>
          <w:sz w:val="21"/>
          <w:szCs w:val="21"/>
        </w:rPr>
        <w:t>&gt;&lt;/</w:t>
      </w:r>
      <w:r w:rsidRPr="009162BE">
        <w:rPr>
          <w:rFonts w:ascii="Consolas" w:hAnsi="Consolas"/>
          <w:color w:val="9CDCFE"/>
          <w:sz w:val="21"/>
          <w:szCs w:val="21"/>
        </w:rPr>
        <w:t>TCQT</w:t>
      </w:r>
      <w:r>
        <w:rPr>
          <w:rFonts w:ascii="Consolas" w:hAnsi="Consolas"/>
          <w:color w:val="D4D4D4"/>
          <w:sz w:val="21"/>
          <w:szCs w:val="21"/>
        </w:rPr>
        <w:t>&gt;</w:t>
      </w:r>
      <w:r w:rsidRPr="009162BE">
        <w:rPr>
          <w:rFonts w:ascii="Consolas" w:hAnsi="Consolas"/>
          <w:color w:val="6A9955"/>
          <w:sz w:val="21"/>
          <w:szCs w:val="21"/>
        </w:rPr>
        <w:t>//Tên cơ quan thuế (Tên cơ quan thuế ra thông báo)</w:t>
      </w:r>
    </w:p>
    <w:p w14:paraId="63E39655"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NTBao</w:t>
      </w:r>
      <w:r w:rsidRPr="009162BE">
        <w:rPr>
          <w:rFonts w:ascii="Consolas" w:hAnsi="Consolas"/>
          <w:color w:val="D4D4D4"/>
          <w:sz w:val="21"/>
          <w:szCs w:val="21"/>
        </w:rPr>
        <w:t>&gt;&lt;/</w:t>
      </w:r>
      <w:r w:rsidRPr="009162BE">
        <w:rPr>
          <w:rFonts w:ascii="Consolas" w:hAnsi="Consolas"/>
          <w:color w:val="9CDCFE"/>
          <w:sz w:val="21"/>
          <w:szCs w:val="21"/>
        </w:rPr>
        <w:t>NTBao</w:t>
      </w:r>
      <w:r>
        <w:rPr>
          <w:rFonts w:ascii="Consolas" w:hAnsi="Consolas"/>
          <w:color w:val="D4D4D4"/>
          <w:sz w:val="21"/>
          <w:szCs w:val="21"/>
        </w:rPr>
        <w:t>&gt;</w:t>
      </w:r>
      <w:r w:rsidRPr="009162BE">
        <w:rPr>
          <w:rFonts w:ascii="Consolas" w:hAnsi="Consolas"/>
          <w:color w:val="6A9955"/>
          <w:sz w:val="21"/>
          <w:szCs w:val="21"/>
        </w:rPr>
        <w:t>//Ngày thông báo</w:t>
      </w:r>
    </w:p>
    <w:p w14:paraId="2D0B1D1D"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DDanh</w:t>
      </w:r>
      <w:r w:rsidRPr="009162BE">
        <w:rPr>
          <w:rFonts w:ascii="Consolas" w:hAnsi="Consolas"/>
          <w:color w:val="D4D4D4"/>
          <w:sz w:val="21"/>
          <w:szCs w:val="21"/>
        </w:rPr>
        <w:t>&gt;&lt;/</w:t>
      </w:r>
      <w:r w:rsidRPr="009162BE">
        <w:rPr>
          <w:rFonts w:ascii="Consolas" w:hAnsi="Consolas"/>
          <w:color w:val="9CDCFE"/>
          <w:sz w:val="21"/>
          <w:szCs w:val="21"/>
        </w:rPr>
        <w:t>DDanh</w:t>
      </w:r>
      <w:r>
        <w:rPr>
          <w:rFonts w:ascii="Consolas" w:hAnsi="Consolas"/>
          <w:color w:val="D4D4D4"/>
          <w:sz w:val="21"/>
          <w:szCs w:val="21"/>
        </w:rPr>
        <w:t>&gt;</w:t>
      </w:r>
      <w:r w:rsidRPr="009162BE">
        <w:rPr>
          <w:rFonts w:ascii="Consolas" w:hAnsi="Consolas"/>
          <w:color w:val="6A9955"/>
          <w:sz w:val="21"/>
          <w:szCs w:val="21"/>
        </w:rPr>
        <w:t>//Địa danh</w:t>
      </w:r>
    </w:p>
    <w:p w14:paraId="1E689A09"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Loai</w:t>
      </w:r>
      <w:r w:rsidRPr="009162BE">
        <w:rPr>
          <w:rFonts w:ascii="Consolas" w:hAnsi="Consolas"/>
          <w:color w:val="D4D4D4"/>
          <w:sz w:val="21"/>
          <w:szCs w:val="21"/>
        </w:rPr>
        <w:t>&gt; &lt;/</w:t>
      </w:r>
      <w:r w:rsidRPr="009162BE">
        <w:rPr>
          <w:rFonts w:ascii="Consolas" w:hAnsi="Consolas"/>
          <w:color w:val="9CDCFE"/>
          <w:sz w:val="21"/>
          <w:szCs w:val="21"/>
        </w:rPr>
        <w:t>Loai</w:t>
      </w:r>
      <w:r w:rsidRPr="009162BE">
        <w:rPr>
          <w:rFonts w:ascii="Consolas" w:hAnsi="Consolas"/>
          <w:color w:val="D4D4D4"/>
          <w:sz w:val="21"/>
          <w:szCs w:val="21"/>
        </w:rPr>
        <w:t>&gt;*</w:t>
      </w:r>
      <w:r w:rsidRPr="009162BE">
        <w:rPr>
          <w:rFonts w:ascii="Consolas" w:hAnsi="Consolas"/>
          <w:color w:val="6A9955"/>
          <w:sz w:val="21"/>
          <w:szCs w:val="21"/>
        </w:rPr>
        <w:t xml:space="preserve">//Loại (Loại thông báo) (1: Thông báo của NNT, 2: </w:t>
      </w:r>
      <w:r>
        <w:rPr>
          <w:rFonts w:ascii="Consolas" w:hAnsi="Consolas"/>
          <w:color w:val="6A9955"/>
          <w:sz w:val="21"/>
          <w:szCs w:val="21"/>
        </w:rPr>
        <w:t>G</w:t>
      </w:r>
      <w:r w:rsidRPr="009162BE">
        <w:rPr>
          <w:rFonts w:ascii="Consolas" w:hAnsi="Consolas"/>
          <w:color w:val="6A9955"/>
          <w:sz w:val="21"/>
          <w:szCs w:val="21"/>
        </w:rPr>
        <w:t xml:space="preserve">iải trình của NNT theo thông báo của CQT) </w:t>
      </w:r>
    </w:p>
    <w:p w14:paraId="2DE9FD19"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So</w:t>
      </w:r>
      <w:r w:rsidRPr="009162BE">
        <w:rPr>
          <w:rFonts w:ascii="Consolas" w:hAnsi="Consolas"/>
          <w:color w:val="D4D4D4"/>
          <w:sz w:val="21"/>
          <w:szCs w:val="21"/>
        </w:rPr>
        <w:t>&gt;&lt;/</w:t>
      </w:r>
      <w:r w:rsidRPr="009162BE">
        <w:rPr>
          <w:rFonts w:ascii="Consolas" w:hAnsi="Consolas"/>
          <w:color w:val="9CDCFE"/>
          <w:sz w:val="21"/>
          <w:szCs w:val="21"/>
        </w:rPr>
        <w:t>So</w:t>
      </w:r>
      <w:r w:rsidRPr="009162BE">
        <w:rPr>
          <w:rFonts w:ascii="Consolas" w:hAnsi="Consolas"/>
          <w:color w:val="D4D4D4"/>
          <w:sz w:val="21"/>
          <w:szCs w:val="21"/>
        </w:rPr>
        <w:t xml:space="preserve">&gt; </w:t>
      </w:r>
      <w:r w:rsidRPr="009162BE">
        <w:rPr>
          <w:rFonts w:ascii="Consolas" w:hAnsi="Consolas"/>
          <w:color w:val="6A9955"/>
          <w:sz w:val="21"/>
          <w:szCs w:val="21"/>
        </w:rPr>
        <w:t xml:space="preserve">//Số thông báo của CQT. Bắt buộc (Đối với Loại=2: </w:t>
      </w:r>
      <w:r>
        <w:rPr>
          <w:rFonts w:ascii="Consolas" w:hAnsi="Consolas"/>
          <w:color w:val="6A9955"/>
          <w:sz w:val="21"/>
          <w:szCs w:val="21"/>
        </w:rPr>
        <w:t>G</w:t>
      </w:r>
      <w:r w:rsidRPr="009162BE">
        <w:rPr>
          <w:rFonts w:ascii="Consolas" w:hAnsi="Consolas"/>
          <w:color w:val="6A9955"/>
          <w:sz w:val="21"/>
          <w:szCs w:val="21"/>
        </w:rPr>
        <w:t>iải trình của NNT theo thông báo của CQT)</w:t>
      </w:r>
    </w:p>
    <w:p w14:paraId="049F79E8"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NTBCCQT</w:t>
      </w:r>
      <w:r w:rsidRPr="009162BE">
        <w:rPr>
          <w:rFonts w:ascii="Consolas" w:hAnsi="Consolas"/>
          <w:color w:val="D4D4D4"/>
          <w:sz w:val="21"/>
          <w:szCs w:val="21"/>
        </w:rPr>
        <w:t>&gt;&lt;/</w:t>
      </w:r>
      <w:r w:rsidRPr="009162BE">
        <w:rPr>
          <w:rFonts w:ascii="Consolas" w:hAnsi="Consolas"/>
          <w:color w:val="9CDCFE"/>
          <w:sz w:val="21"/>
          <w:szCs w:val="21"/>
        </w:rPr>
        <w:t>NTBCCQT</w:t>
      </w:r>
      <w:r w:rsidRPr="009162BE">
        <w:rPr>
          <w:rFonts w:ascii="Consolas" w:hAnsi="Consolas"/>
          <w:color w:val="D4D4D4"/>
          <w:sz w:val="21"/>
          <w:szCs w:val="21"/>
        </w:rPr>
        <w:t>&gt;</w:t>
      </w:r>
      <w:r w:rsidRPr="009162BE">
        <w:rPr>
          <w:rFonts w:ascii="Consolas" w:hAnsi="Consolas"/>
          <w:color w:val="6A9955"/>
          <w:sz w:val="21"/>
          <w:szCs w:val="21"/>
        </w:rPr>
        <w:t>//Ngày thông báo của CQT. Bắt buộc (Đối với Loại=2</w:t>
      </w:r>
      <w:r>
        <w:rPr>
          <w:rFonts w:ascii="Consolas" w:hAnsi="Consolas"/>
          <w:color w:val="6A9955"/>
          <w:sz w:val="21"/>
          <w:szCs w:val="21"/>
        </w:rPr>
        <w:t>: G</w:t>
      </w:r>
      <w:r w:rsidRPr="009162BE">
        <w:rPr>
          <w:rFonts w:ascii="Consolas" w:hAnsi="Consolas"/>
          <w:color w:val="6A9955"/>
          <w:sz w:val="21"/>
          <w:szCs w:val="21"/>
        </w:rPr>
        <w:t xml:space="preserve">iải trình của NNT theo thông báo của CQT) </w:t>
      </w:r>
    </w:p>
    <w:p w14:paraId="75147A3E"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DS</w:t>
      </w:r>
      <w:r>
        <w:rPr>
          <w:rFonts w:ascii="Consolas" w:hAnsi="Consolas"/>
          <w:color w:val="9CDCFE"/>
          <w:sz w:val="21"/>
          <w:szCs w:val="21"/>
        </w:rPr>
        <w:t>CTu</w:t>
      </w:r>
      <w:r w:rsidRPr="009162BE">
        <w:rPr>
          <w:rFonts w:ascii="Consolas" w:hAnsi="Consolas"/>
          <w:color w:val="D4D4D4"/>
          <w:sz w:val="21"/>
          <w:szCs w:val="21"/>
        </w:rPr>
        <w:t>&gt;</w:t>
      </w:r>
    </w:p>
    <w:p w14:paraId="2DA288DF"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Pr>
          <w:rFonts w:ascii="Consolas" w:hAnsi="Consolas"/>
          <w:color w:val="9CDCFE"/>
          <w:sz w:val="21"/>
          <w:szCs w:val="21"/>
        </w:rPr>
        <w:t>CTu</w:t>
      </w:r>
      <w:r w:rsidRPr="009162BE">
        <w:rPr>
          <w:rFonts w:ascii="Consolas" w:hAnsi="Consolas"/>
          <w:color w:val="D4D4D4"/>
          <w:sz w:val="21"/>
          <w:szCs w:val="21"/>
        </w:rPr>
        <w:t>&gt;</w:t>
      </w:r>
    </w:p>
    <w:p w14:paraId="4F699FAA"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STT</w:t>
      </w:r>
      <w:r w:rsidRPr="009162BE">
        <w:rPr>
          <w:rFonts w:ascii="Consolas" w:hAnsi="Consolas"/>
          <w:color w:val="D4D4D4"/>
          <w:sz w:val="21"/>
          <w:szCs w:val="21"/>
        </w:rPr>
        <w:t>&gt;&lt;/</w:t>
      </w:r>
      <w:r w:rsidRPr="009162BE">
        <w:rPr>
          <w:rFonts w:ascii="Consolas" w:hAnsi="Consolas"/>
          <w:color w:val="9CDCFE"/>
          <w:sz w:val="21"/>
          <w:szCs w:val="21"/>
        </w:rPr>
        <w:t>STT</w:t>
      </w:r>
      <w:r w:rsidRPr="009162BE">
        <w:rPr>
          <w:rFonts w:ascii="Consolas" w:hAnsi="Consolas"/>
          <w:color w:val="D4D4D4"/>
          <w:sz w:val="21"/>
          <w:szCs w:val="21"/>
        </w:rPr>
        <w:t xml:space="preserve">&gt; </w:t>
      </w:r>
      <w:r w:rsidRPr="009162BE">
        <w:rPr>
          <w:rFonts w:ascii="Consolas" w:hAnsi="Consolas"/>
          <w:color w:val="6A9955"/>
          <w:sz w:val="21"/>
          <w:szCs w:val="21"/>
        </w:rPr>
        <w:t>//Số thứ tự</w:t>
      </w:r>
    </w:p>
    <w:p w14:paraId="221F0FA1"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C739A1">
        <w:rPr>
          <w:rFonts w:ascii="Consolas" w:hAnsi="Consolas"/>
          <w:color w:val="9CDCFE"/>
          <w:sz w:val="21"/>
          <w:szCs w:val="21"/>
        </w:rPr>
        <w:t>KHMSCTu</w:t>
      </w:r>
      <w:r w:rsidRPr="009162BE">
        <w:rPr>
          <w:rFonts w:ascii="Consolas" w:hAnsi="Consolas"/>
          <w:color w:val="D4D4D4"/>
          <w:sz w:val="21"/>
          <w:szCs w:val="21"/>
        </w:rPr>
        <w:t>&gt;&lt;/</w:t>
      </w:r>
      <w:r w:rsidRPr="00C739A1">
        <w:rPr>
          <w:rFonts w:ascii="Consolas" w:hAnsi="Consolas"/>
          <w:color w:val="9CDCFE"/>
          <w:sz w:val="21"/>
          <w:szCs w:val="21"/>
        </w:rPr>
        <w:t>KHMSCTu</w:t>
      </w:r>
      <w:r w:rsidRPr="009162BE">
        <w:rPr>
          <w:rFonts w:ascii="Consolas" w:hAnsi="Consolas"/>
          <w:color w:val="D4D4D4"/>
          <w:sz w:val="21"/>
          <w:szCs w:val="21"/>
        </w:rPr>
        <w:t xml:space="preserve">&gt;* </w:t>
      </w:r>
      <w:r w:rsidRPr="009162BE">
        <w:rPr>
          <w:rFonts w:ascii="Consolas" w:hAnsi="Consolas"/>
          <w:color w:val="6A9955"/>
          <w:sz w:val="21"/>
          <w:szCs w:val="21"/>
        </w:rPr>
        <w:t xml:space="preserve">//Ký hiệu mẫu số </w:t>
      </w:r>
      <w:r>
        <w:rPr>
          <w:rFonts w:ascii="Consolas" w:hAnsi="Consolas"/>
          <w:color w:val="6A9955"/>
          <w:sz w:val="21"/>
          <w:szCs w:val="21"/>
        </w:rPr>
        <w:t>chứng từ</w:t>
      </w:r>
    </w:p>
    <w:p w14:paraId="1CA76949"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KH</w:t>
      </w:r>
      <w:r>
        <w:rPr>
          <w:rFonts w:ascii="Consolas" w:hAnsi="Consolas"/>
          <w:color w:val="9CDCFE"/>
          <w:sz w:val="21"/>
          <w:szCs w:val="21"/>
        </w:rPr>
        <w:t>CTu</w:t>
      </w:r>
      <w:r w:rsidRPr="009162BE">
        <w:rPr>
          <w:rFonts w:ascii="Consolas" w:hAnsi="Consolas"/>
          <w:color w:val="D4D4D4"/>
          <w:sz w:val="21"/>
          <w:szCs w:val="21"/>
        </w:rPr>
        <w:t>&gt;&lt;/</w:t>
      </w:r>
      <w:r w:rsidRPr="009162BE">
        <w:rPr>
          <w:rFonts w:ascii="Consolas" w:hAnsi="Consolas"/>
          <w:color w:val="9CDCFE"/>
          <w:sz w:val="21"/>
          <w:szCs w:val="21"/>
        </w:rPr>
        <w:t>KH</w:t>
      </w:r>
      <w:r>
        <w:rPr>
          <w:rFonts w:ascii="Consolas" w:hAnsi="Consolas"/>
          <w:color w:val="9CDCFE"/>
          <w:sz w:val="21"/>
          <w:szCs w:val="21"/>
        </w:rPr>
        <w:t>CTu</w:t>
      </w:r>
      <w:r w:rsidRPr="009162BE">
        <w:rPr>
          <w:rFonts w:ascii="Consolas" w:hAnsi="Consolas"/>
          <w:color w:val="D4D4D4"/>
          <w:sz w:val="21"/>
          <w:szCs w:val="21"/>
        </w:rPr>
        <w:t>&gt;*</w:t>
      </w:r>
      <w:r w:rsidRPr="009162BE">
        <w:rPr>
          <w:rFonts w:ascii="Consolas" w:hAnsi="Consolas"/>
          <w:color w:val="6A9955"/>
          <w:sz w:val="21"/>
          <w:szCs w:val="21"/>
        </w:rPr>
        <w:t xml:space="preserve">//Ký hiệu </w:t>
      </w:r>
      <w:r>
        <w:rPr>
          <w:rFonts w:ascii="Consolas" w:hAnsi="Consolas"/>
          <w:color w:val="6A9955"/>
          <w:sz w:val="21"/>
          <w:szCs w:val="21"/>
        </w:rPr>
        <w:t>chứng từ</w:t>
      </w:r>
    </w:p>
    <w:p w14:paraId="5D7EC82B"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S</w:t>
      </w:r>
      <w:r>
        <w:rPr>
          <w:rFonts w:ascii="Consolas" w:hAnsi="Consolas"/>
          <w:color w:val="9CDCFE"/>
          <w:sz w:val="21"/>
          <w:szCs w:val="21"/>
        </w:rPr>
        <w:t>CTu</w:t>
      </w:r>
      <w:r w:rsidRPr="009162BE">
        <w:rPr>
          <w:rFonts w:ascii="Consolas" w:hAnsi="Consolas"/>
          <w:color w:val="D4D4D4"/>
          <w:sz w:val="21"/>
          <w:szCs w:val="21"/>
        </w:rPr>
        <w:t>&gt;&lt;/</w:t>
      </w:r>
      <w:r>
        <w:rPr>
          <w:rFonts w:ascii="Consolas" w:hAnsi="Consolas"/>
          <w:color w:val="9CDCFE"/>
          <w:sz w:val="21"/>
          <w:szCs w:val="21"/>
        </w:rPr>
        <w:t>SCTu</w:t>
      </w:r>
      <w:r w:rsidRPr="009162BE">
        <w:rPr>
          <w:rFonts w:ascii="Consolas" w:hAnsi="Consolas"/>
          <w:color w:val="D4D4D4"/>
          <w:sz w:val="21"/>
          <w:szCs w:val="21"/>
        </w:rPr>
        <w:t>&gt;*</w:t>
      </w:r>
      <w:r w:rsidRPr="009162BE">
        <w:rPr>
          <w:rFonts w:ascii="Consolas" w:hAnsi="Consolas"/>
          <w:color w:val="6A9955"/>
          <w:sz w:val="21"/>
          <w:szCs w:val="21"/>
        </w:rPr>
        <w:t xml:space="preserve">//Số </w:t>
      </w:r>
      <w:r>
        <w:rPr>
          <w:rFonts w:ascii="Consolas" w:hAnsi="Consolas"/>
          <w:color w:val="6A9955"/>
          <w:sz w:val="21"/>
          <w:szCs w:val="21"/>
        </w:rPr>
        <w:t>chứng từ</w:t>
      </w:r>
      <w:r w:rsidRPr="009162BE">
        <w:rPr>
          <w:rFonts w:ascii="Consolas" w:hAnsi="Consolas"/>
          <w:color w:val="6A9955"/>
          <w:sz w:val="21"/>
          <w:szCs w:val="21"/>
        </w:rPr>
        <w:t xml:space="preserve"> (Số </w:t>
      </w:r>
      <w:r>
        <w:rPr>
          <w:rFonts w:ascii="Consolas" w:hAnsi="Consolas"/>
          <w:color w:val="6A9955"/>
          <w:sz w:val="21"/>
          <w:szCs w:val="21"/>
        </w:rPr>
        <w:t>chứng từ</w:t>
      </w:r>
      <w:r w:rsidRPr="009162BE">
        <w:rPr>
          <w:rFonts w:ascii="Consolas" w:hAnsi="Consolas"/>
          <w:color w:val="6A9955"/>
          <w:sz w:val="21"/>
          <w:szCs w:val="21"/>
        </w:rPr>
        <w:t xml:space="preserve"> điện tử)</w:t>
      </w:r>
    </w:p>
    <w:p w14:paraId="63D211BB"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N</w:t>
      </w:r>
      <w:r>
        <w:rPr>
          <w:rFonts w:ascii="Consolas" w:hAnsi="Consolas"/>
          <w:color w:val="9CDCFE"/>
          <w:sz w:val="21"/>
          <w:szCs w:val="21"/>
        </w:rPr>
        <w:t>Lap</w:t>
      </w:r>
      <w:r w:rsidRPr="009162BE">
        <w:rPr>
          <w:rFonts w:ascii="Consolas" w:hAnsi="Consolas"/>
          <w:color w:val="D4D4D4"/>
          <w:sz w:val="21"/>
          <w:szCs w:val="21"/>
        </w:rPr>
        <w:t>&gt;&lt;/</w:t>
      </w:r>
      <w:r w:rsidRPr="009162BE">
        <w:rPr>
          <w:rFonts w:ascii="Consolas" w:hAnsi="Consolas"/>
          <w:color w:val="9CDCFE"/>
          <w:sz w:val="21"/>
          <w:szCs w:val="21"/>
        </w:rPr>
        <w:t>N</w:t>
      </w:r>
      <w:r>
        <w:rPr>
          <w:rFonts w:ascii="Consolas" w:hAnsi="Consolas"/>
          <w:color w:val="9CDCFE"/>
          <w:sz w:val="21"/>
          <w:szCs w:val="21"/>
        </w:rPr>
        <w:t>Lap</w:t>
      </w:r>
      <w:r w:rsidRPr="009162BE">
        <w:rPr>
          <w:rFonts w:ascii="Consolas" w:hAnsi="Consolas"/>
          <w:color w:val="D4D4D4"/>
          <w:sz w:val="21"/>
          <w:szCs w:val="21"/>
        </w:rPr>
        <w:t>&gt;*</w:t>
      </w:r>
      <w:r w:rsidRPr="009162BE">
        <w:rPr>
          <w:rFonts w:ascii="Consolas" w:hAnsi="Consolas"/>
          <w:color w:val="6A9955"/>
          <w:sz w:val="21"/>
          <w:szCs w:val="21"/>
        </w:rPr>
        <w:t xml:space="preserve">//Ngày (Ngày lập </w:t>
      </w:r>
      <w:r>
        <w:rPr>
          <w:rFonts w:ascii="Consolas" w:hAnsi="Consolas"/>
          <w:color w:val="6A9955"/>
          <w:sz w:val="21"/>
          <w:szCs w:val="21"/>
        </w:rPr>
        <w:t>chứng từ</w:t>
      </w:r>
      <w:r w:rsidRPr="009162BE">
        <w:rPr>
          <w:rFonts w:ascii="Consolas" w:hAnsi="Consolas"/>
          <w:color w:val="6A9955"/>
          <w:sz w:val="21"/>
          <w:szCs w:val="21"/>
        </w:rPr>
        <w:t>) - định dạng: YYYY-MM-YY</w:t>
      </w:r>
    </w:p>
    <w:p w14:paraId="0CFF134B"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LADHDDT</w:t>
      </w:r>
      <w:r w:rsidRPr="009162BE">
        <w:rPr>
          <w:rFonts w:ascii="Consolas" w:hAnsi="Consolas"/>
          <w:color w:val="D4D4D4"/>
          <w:sz w:val="21"/>
          <w:szCs w:val="21"/>
        </w:rPr>
        <w:t>&gt;&lt;/</w:t>
      </w:r>
      <w:r w:rsidRPr="009162BE">
        <w:rPr>
          <w:rFonts w:ascii="Consolas" w:hAnsi="Consolas"/>
          <w:color w:val="9CDCFE"/>
          <w:sz w:val="21"/>
          <w:szCs w:val="21"/>
        </w:rPr>
        <w:t>LADHDDT</w:t>
      </w:r>
      <w:r w:rsidRPr="009162BE">
        <w:rPr>
          <w:rFonts w:ascii="Consolas" w:hAnsi="Consolas"/>
          <w:color w:val="D4D4D4"/>
          <w:sz w:val="21"/>
          <w:szCs w:val="21"/>
        </w:rPr>
        <w:t>&gt;*</w:t>
      </w:r>
      <w:r w:rsidRPr="009162BE">
        <w:rPr>
          <w:rFonts w:ascii="Consolas" w:hAnsi="Consolas"/>
          <w:color w:val="6A9955"/>
          <w:sz w:val="21"/>
          <w:szCs w:val="21"/>
        </w:rPr>
        <w:t xml:space="preserve">//Loại áp dụng </w:t>
      </w:r>
      <w:r>
        <w:rPr>
          <w:rFonts w:ascii="Consolas" w:hAnsi="Consolas"/>
          <w:color w:val="6A9955"/>
          <w:sz w:val="21"/>
          <w:szCs w:val="21"/>
        </w:rPr>
        <w:t>chứng từ</w:t>
      </w:r>
      <w:r w:rsidRPr="009162BE">
        <w:rPr>
          <w:rFonts w:ascii="Consolas" w:hAnsi="Consolas"/>
          <w:color w:val="6A9955"/>
          <w:sz w:val="21"/>
          <w:szCs w:val="21"/>
        </w:rPr>
        <w:t xml:space="preserve"> điện tử </w:t>
      </w:r>
    </w:p>
    <w:p w14:paraId="3093EE5A"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w:t>
      </w:r>
      <w:r w:rsidRPr="009162BE">
        <w:rPr>
          <w:rFonts w:ascii="Consolas" w:hAnsi="Consolas"/>
          <w:color w:val="B5CEA8"/>
          <w:sz w:val="21"/>
          <w:szCs w:val="21"/>
        </w:rPr>
        <w:t>1</w:t>
      </w:r>
      <w:r w:rsidRPr="009162BE">
        <w:rPr>
          <w:rFonts w:ascii="Consolas" w:hAnsi="Consolas"/>
          <w:color w:val="D4D4D4"/>
          <w:sz w:val="21"/>
          <w:szCs w:val="21"/>
        </w:rPr>
        <w:t>:</w:t>
      </w:r>
      <w:r w:rsidRPr="00C739A1">
        <w:t xml:space="preserve"> </w:t>
      </w:r>
      <w:r w:rsidRPr="00C739A1">
        <w:rPr>
          <w:rFonts w:ascii="Consolas" w:hAnsi="Consolas"/>
          <w:color w:val="9CDCFE"/>
          <w:sz w:val="21"/>
          <w:szCs w:val="21"/>
        </w:rPr>
        <w:t>Chứng từ điện tử khấu trừ thuế TNCN theo Nghị định 70</w:t>
      </w:r>
      <w:r w:rsidRPr="009162BE">
        <w:rPr>
          <w:rFonts w:ascii="Consolas" w:hAnsi="Consolas"/>
          <w:color w:val="D4D4D4"/>
          <w:sz w:val="21"/>
          <w:szCs w:val="21"/>
        </w:rPr>
        <w:t xml:space="preserve">; </w:t>
      </w:r>
    </w:p>
    <w:p w14:paraId="362BBED3"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lastRenderedPageBreak/>
        <w:t xml:space="preserve">            </w:t>
      </w:r>
      <w:r w:rsidRPr="009162BE">
        <w:rPr>
          <w:rFonts w:ascii="Consolas" w:hAnsi="Consolas"/>
          <w:color w:val="B5CEA8"/>
          <w:sz w:val="21"/>
          <w:szCs w:val="21"/>
        </w:rPr>
        <w:t>2</w:t>
      </w:r>
      <w:r w:rsidRPr="009162BE">
        <w:rPr>
          <w:rFonts w:ascii="Consolas" w:hAnsi="Consolas"/>
          <w:color w:val="D4D4D4"/>
          <w:sz w:val="21"/>
          <w:szCs w:val="21"/>
        </w:rPr>
        <w:t xml:space="preserve">: </w:t>
      </w:r>
      <w:r w:rsidRPr="00C739A1">
        <w:rPr>
          <w:rFonts w:ascii="Consolas" w:hAnsi="Consolas"/>
          <w:color w:val="9CDCFE"/>
          <w:sz w:val="21"/>
          <w:szCs w:val="21"/>
        </w:rPr>
        <w:t>Chứng từ điện tử khấu trừ thuế đối với hoạt động kinh doanh trên nền tảng thương mại điện tử, nền tảng s</w:t>
      </w:r>
      <w:r>
        <w:rPr>
          <w:rFonts w:ascii="Consolas" w:hAnsi="Consolas"/>
          <w:color w:val="9CDCFE"/>
          <w:sz w:val="21"/>
          <w:szCs w:val="21"/>
        </w:rPr>
        <w:t>ố</w:t>
      </w:r>
      <w:r w:rsidRPr="009162BE">
        <w:rPr>
          <w:rFonts w:ascii="Consolas" w:hAnsi="Consolas"/>
          <w:color w:val="D4D4D4"/>
          <w:sz w:val="21"/>
          <w:szCs w:val="21"/>
        </w:rPr>
        <w:t>)</w:t>
      </w:r>
    </w:p>
    <w:p w14:paraId="47446D1C" w14:textId="77777777" w:rsidR="004F55E8" w:rsidRPr="00AB460C" w:rsidRDefault="004F55E8" w:rsidP="004F55E8">
      <w:pPr>
        <w:shd w:val="clear" w:color="auto" w:fill="1E1E1E"/>
        <w:spacing w:line="285" w:lineRule="atLeast"/>
        <w:rPr>
          <w:rFonts w:ascii="Consolas" w:hAnsi="Consolas"/>
          <w:color w:val="FFFFFF" w:themeColor="background1"/>
          <w:sz w:val="21"/>
          <w:szCs w:val="21"/>
        </w:rPr>
      </w:pPr>
      <w:r w:rsidRPr="00AB460C">
        <w:rPr>
          <w:rFonts w:ascii="Consolas" w:hAnsi="Consolas"/>
          <w:color w:val="FFFFFF" w:themeColor="background1"/>
          <w:sz w:val="21"/>
          <w:szCs w:val="21"/>
        </w:rPr>
        <w:t xml:space="preserve">      </w:t>
      </w:r>
      <w:r w:rsidRPr="00AB460C">
        <w:rPr>
          <w:rFonts w:ascii="Consolas" w:hAnsi="Consolas"/>
          <w:color w:val="FF0000"/>
          <w:sz w:val="21"/>
          <w:szCs w:val="21"/>
        </w:rPr>
        <w:t xml:space="preserve">      </w:t>
      </w:r>
      <w:r w:rsidRPr="00AB460C">
        <w:rPr>
          <w:rFonts w:ascii="Consolas" w:hAnsi="Consolas"/>
          <w:color w:val="FF0000"/>
          <w:sz w:val="21"/>
          <w:szCs w:val="21"/>
          <w:highlight w:val="cyan"/>
        </w:rPr>
        <w:t>&lt;TCTBao&gt;&lt;/TCTBao&gt; *//Tính chất thông báo (</w:t>
      </w:r>
      <w:r>
        <w:rPr>
          <w:rFonts w:ascii="Consolas" w:hAnsi="Consolas"/>
          <w:color w:val="FF0000"/>
          <w:sz w:val="21"/>
          <w:szCs w:val="21"/>
          <w:highlight w:val="cyan"/>
        </w:rPr>
        <w:t>2</w:t>
      </w:r>
      <w:r w:rsidRPr="00AB460C">
        <w:rPr>
          <w:rFonts w:ascii="Consolas" w:hAnsi="Consolas"/>
          <w:color w:val="FF0000"/>
          <w:sz w:val="21"/>
          <w:szCs w:val="21"/>
          <w:highlight w:val="cyan"/>
        </w:rPr>
        <w:t xml:space="preserve">: Giải trình, </w:t>
      </w:r>
      <w:r>
        <w:rPr>
          <w:rFonts w:ascii="Consolas" w:hAnsi="Consolas"/>
          <w:color w:val="FF0000"/>
          <w:sz w:val="21"/>
          <w:szCs w:val="21"/>
          <w:highlight w:val="cyan"/>
        </w:rPr>
        <w:t>1</w:t>
      </w:r>
      <w:r w:rsidRPr="00AB460C">
        <w:rPr>
          <w:rFonts w:ascii="Consolas" w:hAnsi="Consolas"/>
          <w:color w:val="FF0000"/>
          <w:sz w:val="21"/>
          <w:szCs w:val="21"/>
          <w:highlight w:val="cyan"/>
        </w:rPr>
        <w:t>: Thông báo)</w:t>
      </w:r>
    </w:p>
    <w:p w14:paraId="271A9773"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LDo</w:t>
      </w:r>
      <w:r w:rsidRPr="009162BE">
        <w:rPr>
          <w:rFonts w:ascii="Consolas" w:hAnsi="Consolas"/>
          <w:color w:val="D4D4D4"/>
          <w:sz w:val="21"/>
          <w:szCs w:val="21"/>
        </w:rPr>
        <w:t>&gt;&lt;/</w:t>
      </w:r>
      <w:r w:rsidRPr="009162BE">
        <w:rPr>
          <w:rFonts w:ascii="Consolas" w:hAnsi="Consolas"/>
          <w:color w:val="9CDCFE"/>
          <w:sz w:val="21"/>
          <w:szCs w:val="21"/>
        </w:rPr>
        <w:t>LDo</w:t>
      </w:r>
      <w:r w:rsidRPr="009162BE">
        <w:rPr>
          <w:rFonts w:ascii="Consolas" w:hAnsi="Consolas"/>
          <w:color w:val="D4D4D4"/>
          <w:sz w:val="21"/>
          <w:szCs w:val="21"/>
        </w:rPr>
        <w:t xml:space="preserve">&gt; </w:t>
      </w:r>
      <w:r w:rsidRPr="009162BE">
        <w:rPr>
          <w:rFonts w:ascii="Consolas" w:hAnsi="Consolas"/>
          <w:color w:val="6A9955"/>
          <w:sz w:val="21"/>
          <w:szCs w:val="21"/>
        </w:rPr>
        <w:t>//Lý do</w:t>
      </w:r>
    </w:p>
    <w:p w14:paraId="4230ED2B"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Fkey</w:t>
      </w:r>
      <w:r w:rsidRPr="009162BE">
        <w:rPr>
          <w:rFonts w:ascii="Consolas" w:hAnsi="Consolas"/>
          <w:color w:val="D4D4D4"/>
          <w:sz w:val="21"/>
          <w:szCs w:val="21"/>
        </w:rPr>
        <w:t>&gt;&lt;/</w:t>
      </w:r>
      <w:r w:rsidRPr="009162BE">
        <w:rPr>
          <w:rFonts w:ascii="Consolas" w:hAnsi="Consolas"/>
          <w:color w:val="9CDCFE"/>
          <w:sz w:val="21"/>
          <w:szCs w:val="21"/>
        </w:rPr>
        <w:t>Fkey</w:t>
      </w:r>
      <w:r w:rsidRPr="009162BE">
        <w:rPr>
          <w:rFonts w:ascii="Consolas" w:hAnsi="Consolas"/>
          <w:color w:val="D4D4D4"/>
          <w:sz w:val="21"/>
          <w:szCs w:val="21"/>
        </w:rPr>
        <w:t>&gt;</w:t>
      </w:r>
    </w:p>
    <w:p w14:paraId="6A077504"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Pr>
          <w:rFonts w:ascii="Consolas" w:hAnsi="Consolas"/>
          <w:color w:val="9CDCFE"/>
          <w:sz w:val="21"/>
          <w:szCs w:val="21"/>
        </w:rPr>
        <w:t>CTu</w:t>
      </w:r>
      <w:r w:rsidRPr="009162BE">
        <w:rPr>
          <w:rFonts w:ascii="Consolas" w:hAnsi="Consolas"/>
          <w:color w:val="D4D4D4"/>
          <w:sz w:val="21"/>
          <w:szCs w:val="21"/>
        </w:rPr>
        <w:t>&gt;</w:t>
      </w:r>
    </w:p>
    <w:p w14:paraId="3B2117F5" w14:textId="77777777" w:rsidR="004F55E8" w:rsidRPr="009162BE"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DS</w:t>
      </w:r>
      <w:r>
        <w:rPr>
          <w:rFonts w:ascii="Consolas" w:hAnsi="Consolas"/>
          <w:color w:val="9CDCFE"/>
          <w:sz w:val="21"/>
          <w:szCs w:val="21"/>
        </w:rPr>
        <w:t>CTu</w:t>
      </w:r>
      <w:r w:rsidRPr="009162BE">
        <w:rPr>
          <w:rFonts w:ascii="Consolas" w:hAnsi="Consolas"/>
          <w:color w:val="D4D4D4"/>
          <w:sz w:val="21"/>
          <w:szCs w:val="21"/>
        </w:rPr>
        <w:t>&gt;</w:t>
      </w:r>
    </w:p>
    <w:p w14:paraId="3CC6E320" w14:textId="5CF19EB7" w:rsidR="00D33B87" w:rsidRPr="004F55E8" w:rsidRDefault="004F55E8" w:rsidP="004F55E8">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&lt;/</w:t>
      </w:r>
      <w:r w:rsidRPr="009162BE">
        <w:rPr>
          <w:rFonts w:ascii="Consolas" w:hAnsi="Consolas"/>
          <w:color w:val="9CDCFE"/>
          <w:sz w:val="21"/>
          <w:szCs w:val="21"/>
        </w:rPr>
        <w:t>DLTBao</w:t>
      </w:r>
      <w:r w:rsidRPr="009162BE">
        <w:rPr>
          <w:rFonts w:ascii="Consolas" w:hAnsi="Consolas"/>
          <w:color w:val="D4D4D4"/>
          <w:sz w:val="21"/>
          <w:szCs w:val="21"/>
        </w:rPr>
        <w:t>&gt;</w:t>
      </w:r>
    </w:p>
    <w:p w14:paraId="35040B4E" w14:textId="77777777" w:rsidR="00D33B87" w:rsidRPr="00E60C7E" w:rsidRDefault="00D33B87" w:rsidP="00D33B87"/>
    <w:p w14:paraId="77329084" w14:textId="77777777" w:rsidR="00D33B87" w:rsidRPr="00E60C7E" w:rsidRDefault="00D33B87" w:rsidP="00D33B87">
      <w:r w:rsidRPr="00E60C7E">
        <w:rPr>
          <w:color w:val="000000"/>
        </w:rPr>
        <w:t>Cấu trúc chuỗi Hash trả về:</w:t>
      </w:r>
    </w:p>
    <w:p w14:paraId="69DF0858" w14:textId="77777777" w:rsidR="00D33B87" w:rsidRPr="00E60C7E" w:rsidRDefault="00D33B87" w:rsidP="00D33B87">
      <w:pPr>
        <w:shd w:val="clear" w:color="auto" w:fill="1E1E1E"/>
      </w:pPr>
      <w:r w:rsidRPr="00E60C7E">
        <w:rPr>
          <w:rFonts w:ascii="Consolas" w:hAnsi="Consolas"/>
          <w:color w:val="9CDCFE"/>
          <w:sz w:val="21"/>
          <w:szCs w:val="21"/>
        </w:rPr>
        <w:t>tFcVc/SWLPX+kbJ/uNzlVYBNNeoWlAIAQ0RmkGaYgqs=</w:t>
      </w:r>
    </w:p>
    <w:p w14:paraId="2C50037E" w14:textId="77777777" w:rsidR="00D33B87" w:rsidRPr="00193CC8" w:rsidRDefault="00D33B87" w:rsidP="00D33B87">
      <w:pPr>
        <w:shd w:val="clear" w:color="auto" w:fill="FFFFFF"/>
        <w:rPr>
          <w:rFonts w:ascii="Courier New" w:hAnsi="Courier New" w:cs="Courier New"/>
          <w:b/>
          <w:bCs/>
          <w:color w:val="000000"/>
          <w:sz w:val="20"/>
          <w:szCs w:val="20"/>
        </w:rPr>
      </w:pPr>
    </w:p>
    <w:p w14:paraId="14A2C55A" w14:textId="15013E17" w:rsidR="00D33B87" w:rsidRDefault="00D33B87" w:rsidP="00D33B87">
      <w:pPr>
        <w:pStyle w:val="Heading3"/>
      </w:pPr>
      <w:r>
        <w:t xml:space="preserve">Gửi thông điệp </w:t>
      </w:r>
      <w:r w:rsidR="004F55E8">
        <w:t xml:space="preserve">chứng từ </w:t>
      </w:r>
      <w:r>
        <w:t xml:space="preserve">điện tử có sai sót sử dụng </w:t>
      </w:r>
      <w:r>
        <w:rPr>
          <w:lang w:val="en-US"/>
        </w:rPr>
        <w:t>SmartCA</w:t>
      </w:r>
      <w:r>
        <w:t xml:space="preserve"> (bước 2)</w:t>
      </w:r>
    </w:p>
    <w:p w14:paraId="4379D999" w14:textId="77777777" w:rsidR="00D33B87" w:rsidRPr="009E4666" w:rsidRDefault="00D33B87" w:rsidP="00D33B87">
      <w:pPr>
        <w:ind w:right="14"/>
      </w:pPr>
      <w:r w:rsidRPr="009E4666">
        <w:rPr>
          <w:color w:val="000000"/>
        </w:rPr>
        <w:t>URL</w:t>
      </w:r>
    </w:p>
    <w:p w14:paraId="349D9C7F" w14:textId="1E6FF81E" w:rsidR="00D33B87" w:rsidRPr="009E4666" w:rsidRDefault="00D33B87" w:rsidP="00D33B87">
      <w:pPr>
        <w:ind w:right="14"/>
      </w:pPr>
      <w:r w:rsidRPr="009E4666">
        <w:rPr>
          <w:color w:val="000000"/>
        </w:rPr>
        <w:tab/>
        <w:t xml:space="preserve"> </w:t>
      </w:r>
      <w:r w:rsidR="00C507F4" w:rsidRPr="00C507F4">
        <w:rPr>
          <w:color w:val="000000"/>
        </w:rPr>
        <w:t xml:space="preserve">string </w:t>
      </w:r>
      <w:r w:rsidR="00C507F4" w:rsidRPr="00C507F4">
        <w:rPr>
          <w:b/>
          <w:bCs/>
          <w:color w:val="000000"/>
        </w:rPr>
        <w:t>SendCTTNoticeErrorsWithSmartCA</w:t>
      </w:r>
      <w:r w:rsidR="00C507F4" w:rsidRPr="00C507F4">
        <w:rPr>
          <w:color w:val="000000"/>
        </w:rPr>
        <w:t>(string Account, string ACpass, string xml, string username, string password)</w:t>
      </w:r>
      <w:r w:rsidRPr="009E4666">
        <w:rPr>
          <w:b/>
          <w:bCs/>
          <w:color w:val="000000"/>
        </w:rPr>
        <w:t> </w:t>
      </w:r>
    </w:p>
    <w:p w14:paraId="1D898CC8" w14:textId="77777777" w:rsidR="00D33B87" w:rsidRPr="009E4666" w:rsidRDefault="00D33B87" w:rsidP="00D33B87">
      <w:pPr>
        <w:ind w:right="14"/>
      </w:pPr>
      <w:r w:rsidRPr="009E4666">
        <w:rPr>
          <w:color w:val="000000"/>
        </w:rPr>
        <w:t>DESCRIPTION</w:t>
      </w:r>
    </w:p>
    <w:p w14:paraId="40EA8390" w14:textId="4E9D45A9" w:rsidR="00D33B87" w:rsidRPr="009E4666" w:rsidRDefault="00D33B87" w:rsidP="00D33B87">
      <w:pPr>
        <w:ind w:right="14"/>
      </w:pPr>
      <w:r w:rsidRPr="009E4666">
        <w:rPr>
          <w:color w:val="000000"/>
        </w:rPr>
        <w:tab/>
        <w:t xml:space="preserve">Đây là web service cho phép gửi thông điệp </w:t>
      </w:r>
      <w:r w:rsidR="004F55E8">
        <w:t xml:space="preserve">chứng từ </w:t>
      </w:r>
      <w:r w:rsidRPr="009E4666">
        <w:rPr>
          <w:color w:val="000000"/>
        </w:rPr>
        <w:t xml:space="preserve">điện tử có sai sót với các hệ thống sử dụng SmartCA, sau khi thực hiện gọi hàm Lấy giá trị Hash ở bước </w:t>
      </w:r>
      <w:r w:rsidR="004F55E8">
        <w:rPr>
          <w:color w:val="000000"/>
        </w:rPr>
        <w:t xml:space="preserve">1 </w:t>
      </w:r>
      <w:r w:rsidR="005003D8" w:rsidRPr="00C507F4">
        <w:rPr>
          <w:b/>
          <w:bCs/>
          <w:color w:val="000000"/>
        </w:rPr>
        <w:t>GetHashCTTNoticeErrorsWithSmartCA</w:t>
      </w:r>
    </w:p>
    <w:p w14:paraId="7FC5F9E9" w14:textId="77777777" w:rsidR="00D33B87" w:rsidRPr="009E4666" w:rsidRDefault="00D33B87" w:rsidP="00D33B87">
      <w:pPr>
        <w:ind w:right="14"/>
      </w:pPr>
      <w:r w:rsidRPr="009E4666">
        <w:rPr>
          <w:color w:val="000000"/>
        </w:rPr>
        <w:t>HTTP METHOD</w:t>
      </w:r>
    </w:p>
    <w:p w14:paraId="69114E3D" w14:textId="77777777" w:rsidR="00D33B87" w:rsidRPr="009E4666" w:rsidRDefault="00D33B87" w:rsidP="00D33B87">
      <w:pPr>
        <w:ind w:right="14"/>
      </w:pPr>
      <w:r w:rsidRPr="009E4666">
        <w:rPr>
          <w:color w:val="000000"/>
        </w:rPr>
        <w:tab/>
      </w:r>
      <w:r w:rsidRPr="009E4666">
        <w:rPr>
          <w:color w:val="000000"/>
        </w:rPr>
        <w:tab/>
        <w:t>POST</w:t>
      </w:r>
    </w:p>
    <w:p w14:paraId="57F357E5" w14:textId="77777777" w:rsidR="00D33B87" w:rsidRPr="009E4666" w:rsidRDefault="00D33B87" w:rsidP="00D33B87">
      <w:pPr>
        <w:ind w:right="14"/>
      </w:pPr>
      <w:r w:rsidRPr="009E4666">
        <w:rPr>
          <w:color w:val="000000"/>
        </w:rPr>
        <w:t>REQUEST BODY</w:t>
      </w:r>
    </w:p>
    <w:p w14:paraId="2D7FCEF3" w14:textId="77777777" w:rsidR="00D33B87" w:rsidRPr="009E4666" w:rsidRDefault="00D33B87" w:rsidP="00D33B87">
      <w:pPr>
        <w:numPr>
          <w:ilvl w:val="0"/>
          <w:numId w:val="41"/>
        </w:numPr>
        <w:ind w:left="1080"/>
        <w:jc w:val="both"/>
        <w:textAlignment w:val="baseline"/>
        <w:rPr>
          <w:b/>
          <w:bCs/>
          <w:color w:val="000000"/>
          <w:u w:val="single"/>
        </w:rPr>
      </w:pPr>
      <w:r w:rsidRPr="009E4666">
        <w:rPr>
          <w:b/>
          <w:bCs/>
          <w:color w:val="000000"/>
        </w:rPr>
        <w:t xml:space="preserve">Account/ACPass:  </w:t>
      </w:r>
      <w:r w:rsidRPr="009E4666">
        <w:rPr>
          <w:color w:val="000000"/>
        </w:rPr>
        <w:t>Tài khoản được cấp phát cho nhân viên gọi lệnh gửi thông điệp.</w:t>
      </w:r>
    </w:p>
    <w:p w14:paraId="1B330331" w14:textId="77777777" w:rsidR="00D33B87" w:rsidRPr="009E4666" w:rsidRDefault="00D33B87" w:rsidP="00D33B87">
      <w:pPr>
        <w:numPr>
          <w:ilvl w:val="0"/>
          <w:numId w:val="41"/>
        </w:numPr>
        <w:ind w:left="1080"/>
        <w:jc w:val="both"/>
        <w:textAlignment w:val="baseline"/>
        <w:rPr>
          <w:b/>
          <w:bCs/>
          <w:color w:val="000000"/>
          <w:u w:val="single"/>
        </w:rPr>
      </w:pPr>
      <w:r w:rsidRPr="009E4666">
        <w:rPr>
          <w:b/>
          <w:bCs/>
          <w:color w:val="000000"/>
        </w:rPr>
        <w:t>Username/pass</w:t>
      </w:r>
      <w:r w:rsidRPr="009E4666">
        <w:rPr>
          <w:color w:val="000000"/>
        </w:rPr>
        <w:t>: Tài khoản được cấp phát cho khách hàng để gọi đến webservice (tài khoản có quyền ServiceRole trong hệ thống).</w:t>
      </w:r>
    </w:p>
    <w:p w14:paraId="0F0E2A26" w14:textId="77777777" w:rsidR="00D33B87" w:rsidRPr="009E4666" w:rsidRDefault="00D33B87" w:rsidP="00D33B87">
      <w:pPr>
        <w:numPr>
          <w:ilvl w:val="0"/>
          <w:numId w:val="41"/>
        </w:numPr>
        <w:ind w:left="1080"/>
        <w:jc w:val="both"/>
        <w:textAlignment w:val="baseline"/>
        <w:rPr>
          <w:b/>
          <w:bCs/>
          <w:color w:val="000000"/>
          <w:u w:val="single"/>
        </w:rPr>
      </w:pPr>
      <w:r w:rsidRPr="009E4666">
        <w:rPr>
          <w:b/>
          <w:bCs/>
          <w:color w:val="000000"/>
        </w:rPr>
        <w:t>xml</w:t>
      </w:r>
      <w:r w:rsidRPr="009E4666">
        <w:rPr>
          <w:color w:val="000000"/>
        </w:rPr>
        <w:t>: chuỗi xml dữ liệu ký hash.</w:t>
      </w:r>
      <w:r w:rsidRPr="009E4666">
        <w:rPr>
          <w:b/>
          <w:bCs/>
          <w:color w:val="000000"/>
          <w:u w:val="single"/>
        </w:rPr>
        <w:t> </w:t>
      </w:r>
    </w:p>
    <w:p w14:paraId="48165024" w14:textId="77777777" w:rsidR="00D33B87" w:rsidRPr="009E4666" w:rsidRDefault="00D33B87" w:rsidP="00D33B87">
      <w:pPr>
        <w:ind w:right="14"/>
      </w:pPr>
      <w:r w:rsidRPr="009E4666">
        <w:rPr>
          <w:color w:val="000000"/>
        </w:rPr>
        <w:t>RETURNS</w:t>
      </w:r>
    </w:p>
    <w:tbl>
      <w:tblPr>
        <w:tblW w:w="0" w:type="auto"/>
        <w:tblCellMar>
          <w:top w:w="15" w:type="dxa"/>
          <w:left w:w="15" w:type="dxa"/>
          <w:bottom w:w="15" w:type="dxa"/>
          <w:right w:w="15" w:type="dxa"/>
        </w:tblCellMar>
        <w:tblLook w:val="04A0" w:firstRow="1" w:lastRow="0" w:firstColumn="1" w:lastColumn="0" w:noHBand="0" w:noVBand="1"/>
      </w:tblPr>
      <w:tblGrid>
        <w:gridCol w:w="1610"/>
        <w:gridCol w:w="5819"/>
        <w:gridCol w:w="1921"/>
      </w:tblGrid>
      <w:tr w:rsidR="00D33B87" w:rsidRPr="009E4666" w14:paraId="7E73E165" w14:textId="77777777" w:rsidTr="00B7194D">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1B0D4448" w14:textId="77777777" w:rsidR="00D33B87" w:rsidRPr="009E4666" w:rsidRDefault="00D33B87" w:rsidP="00B7194D">
            <w:pPr>
              <w:spacing w:after="200"/>
              <w:ind w:left="720"/>
            </w:pPr>
            <w:r w:rsidRPr="009E4666">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67013168" w14:textId="77777777" w:rsidR="00D33B87" w:rsidRPr="009E4666" w:rsidRDefault="00D33B87" w:rsidP="00B7194D">
            <w:pPr>
              <w:spacing w:after="200"/>
              <w:ind w:left="720"/>
            </w:pPr>
            <w:r w:rsidRPr="009E4666">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33D145EA" w14:textId="77777777" w:rsidR="00D33B87" w:rsidRPr="009E4666" w:rsidRDefault="00D33B87" w:rsidP="00B7194D">
            <w:pPr>
              <w:spacing w:after="200"/>
              <w:ind w:left="720"/>
            </w:pPr>
            <w:r w:rsidRPr="009E4666">
              <w:rPr>
                <w:color w:val="000000"/>
              </w:rPr>
              <w:t>Ghi chú</w:t>
            </w:r>
          </w:p>
        </w:tc>
      </w:tr>
      <w:tr w:rsidR="00D33B87" w:rsidRPr="009E4666" w14:paraId="1176AA7F"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E9AD328" w14:textId="77777777" w:rsidR="00D33B87" w:rsidRPr="009E4666" w:rsidRDefault="00D33B87" w:rsidP="00B7194D">
            <w:r w:rsidRPr="009E4666">
              <w:rPr>
                <w:color w:val="000000"/>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4A37BEC" w14:textId="77777777" w:rsidR="00D33B87" w:rsidRPr="009E4666" w:rsidRDefault="00D33B87" w:rsidP="00B7194D">
            <w:r w:rsidRPr="009E4666">
              <w:rPr>
                <w:color w:val="000000"/>
              </w:rPr>
              <w:t>Tài khoản đăng nhập sai hoặc không có quyền phát hành hóa đơn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ED5F723" w14:textId="77777777" w:rsidR="00D33B87" w:rsidRPr="009E4666" w:rsidRDefault="00D33B87" w:rsidP="00B7194D"/>
        </w:tc>
      </w:tr>
      <w:tr w:rsidR="00D33B87" w:rsidRPr="009E4666" w14:paraId="09E8216C"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0778722" w14:textId="77777777" w:rsidR="00D33B87" w:rsidRPr="009E4666" w:rsidRDefault="00D33B87" w:rsidP="00B7194D">
            <w:r w:rsidRPr="009E4666">
              <w:rPr>
                <w:color w:val="000000"/>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487D148" w14:textId="77777777" w:rsidR="00D33B87" w:rsidRPr="009E4666" w:rsidRDefault="00D33B87" w:rsidP="00B7194D">
            <w:r w:rsidRPr="009E4666">
              <w:rPr>
                <w:color w:val="000000"/>
              </w:rPr>
              <w:t>Không tìm thấy công ty hoặc tài khoản không tồn 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9749E41" w14:textId="77777777" w:rsidR="00D33B87" w:rsidRPr="009E4666" w:rsidRDefault="00D33B87" w:rsidP="00B7194D"/>
        </w:tc>
      </w:tr>
      <w:tr w:rsidR="00D33B87" w:rsidRPr="009E4666" w14:paraId="471407B9"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956DED0" w14:textId="77777777" w:rsidR="00D33B87" w:rsidRPr="009E4666" w:rsidRDefault="00D33B87" w:rsidP="00B7194D">
            <w:r w:rsidRPr="009E4666">
              <w:rPr>
                <w:color w:val="000000"/>
              </w:rPr>
              <w:t>ERR:22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4AE9C58" w14:textId="77777777" w:rsidR="00D33B87" w:rsidRPr="009E4666" w:rsidRDefault="00D33B87" w:rsidP="00B7194D">
            <w:r w:rsidRPr="009E4666">
              <w:rPr>
                <w:color w:val="000000"/>
              </w:rPr>
              <w:t>Công ty chưa đăng ký chứng thư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9B09A16" w14:textId="77777777" w:rsidR="00D33B87" w:rsidRPr="009E4666" w:rsidRDefault="00D33B87" w:rsidP="00B7194D"/>
        </w:tc>
      </w:tr>
      <w:tr w:rsidR="00D33B87" w:rsidRPr="009E4666" w14:paraId="095D9643"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67913DB" w14:textId="77777777" w:rsidR="00D33B87" w:rsidRPr="009E4666" w:rsidRDefault="00D33B87" w:rsidP="00B7194D">
            <w:r w:rsidRPr="009E4666">
              <w:rPr>
                <w:color w:val="000000"/>
              </w:rPr>
              <w:t>ERR:28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DFB959E" w14:textId="77777777" w:rsidR="00D33B87" w:rsidRPr="009E4666" w:rsidRDefault="00D33B87" w:rsidP="00B7194D">
            <w:r w:rsidRPr="009E4666">
              <w:rPr>
                <w:color w:val="000000"/>
              </w:rPr>
              <w:t>Chưa có thông tin chứng thư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7A7BF2A" w14:textId="77777777" w:rsidR="00D33B87" w:rsidRPr="009E4666" w:rsidRDefault="00D33B87" w:rsidP="00B7194D"/>
        </w:tc>
      </w:tr>
      <w:tr w:rsidR="00D33B87" w:rsidRPr="009E4666" w14:paraId="33D17AD9"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65A404F" w14:textId="77777777" w:rsidR="00D33B87" w:rsidRPr="009E4666" w:rsidRDefault="00D33B87" w:rsidP="00B7194D">
            <w:r w:rsidRPr="009E4666">
              <w:rPr>
                <w:color w:val="000000"/>
              </w:rPr>
              <w:t>ERR:24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F620AD7" w14:textId="77777777" w:rsidR="00D33B87" w:rsidRPr="009E4666" w:rsidRDefault="00D33B87" w:rsidP="00B7194D">
            <w:r w:rsidRPr="009E4666">
              <w:rPr>
                <w:color w:val="000000"/>
              </w:rPr>
              <w:t>Chứng thư truyền lên không đúng với chứng thư đăng ký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F46A269" w14:textId="77777777" w:rsidR="00D33B87" w:rsidRPr="009E4666" w:rsidRDefault="00D33B87" w:rsidP="00B7194D"/>
        </w:tc>
      </w:tr>
      <w:tr w:rsidR="00D33B87" w:rsidRPr="009E4666" w14:paraId="10F91BF1"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662B578" w14:textId="77777777" w:rsidR="00D33B87" w:rsidRPr="009E4666" w:rsidRDefault="00D33B87" w:rsidP="00B7194D">
            <w:r w:rsidRPr="009E4666">
              <w:rPr>
                <w:color w:val="000000"/>
              </w:rPr>
              <w:t>ERR:27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3D87FE2" w14:textId="77777777" w:rsidR="00D33B87" w:rsidRPr="009E4666" w:rsidRDefault="00D33B87" w:rsidP="00B7194D">
            <w:r w:rsidRPr="009E4666">
              <w:rPr>
                <w:color w:val="000000"/>
              </w:rPr>
              <w:t>Chứng thư chưa đến thời điểm sử dụng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3AEB8EC" w14:textId="77777777" w:rsidR="00D33B87" w:rsidRPr="009E4666" w:rsidRDefault="00D33B87" w:rsidP="00B7194D"/>
        </w:tc>
      </w:tr>
      <w:tr w:rsidR="00D33B87" w:rsidRPr="009E4666" w14:paraId="7A78FA97"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FB196BC" w14:textId="77777777" w:rsidR="00D33B87" w:rsidRPr="009E4666" w:rsidRDefault="00D33B87" w:rsidP="00B7194D">
            <w:r w:rsidRPr="009E4666">
              <w:rPr>
                <w:color w:val="000000"/>
              </w:rPr>
              <w:t>ERR:26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AF08E41" w14:textId="77777777" w:rsidR="00D33B87" w:rsidRPr="009E4666" w:rsidRDefault="00D33B87" w:rsidP="00B7194D">
            <w:r w:rsidRPr="009E4666">
              <w:rPr>
                <w:color w:val="000000"/>
              </w:rPr>
              <w:t>Chứng thư số hết hạn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98E12EE" w14:textId="77777777" w:rsidR="00D33B87" w:rsidRPr="009E4666" w:rsidRDefault="00D33B87" w:rsidP="00B7194D"/>
        </w:tc>
      </w:tr>
      <w:tr w:rsidR="00D33B87" w:rsidRPr="009E4666" w14:paraId="19131E69"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E3273A9" w14:textId="77777777" w:rsidR="00D33B87" w:rsidRPr="009E4666" w:rsidRDefault="00D33B87" w:rsidP="00B7194D">
            <w:r w:rsidRPr="009E4666">
              <w:rPr>
                <w:color w:val="000000"/>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08BD729" w14:textId="77777777" w:rsidR="00D33B87" w:rsidRPr="009E4666" w:rsidRDefault="00D33B87" w:rsidP="00B7194D">
            <w:r w:rsidRPr="009E4666">
              <w:rPr>
                <w:color w:val="000000"/>
              </w:rPr>
              <w:t>Dữ liệu xml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FCA25A6" w14:textId="77777777" w:rsidR="00D33B87" w:rsidRPr="009E4666" w:rsidRDefault="00D33B87" w:rsidP="00B7194D"/>
        </w:tc>
      </w:tr>
      <w:tr w:rsidR="00D33B87" w:rsidRPr="009E4666" w14:paraId="57A7662D"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D82521A" w14:textId="77777777" w:rsidR="00D33B87" w:rsidRPr="009E4666" w:rsidRDefault="00D33B87" w:rsidP="00B7194D">
            <w:r w:rsidRPr="009E4666">
              <w:rPr>
                <w:color w:val="000000"/>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B946C83" w14:textId="77777777" w:rsidR="00D33B87" w:rsidRPr="009E4666" w:rsidRDefault="00D33B87" w:rsidP="00B7194D">
            <w:r w:rsidRPr="009E4666">
              <w:rPr>
                <w:color w:val="000000"/>
              </w:rPr>
              <w:t>Lô có số hóa đơn vượt quá max cho phép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813B8DA" w14:textId="77777777" w:rsidR="00D33B87" w:rsidRPr="009E4666" w:rsidRDefault="00D33B87" w:rsidP="00B7194D"/>
        </w:tc>
      </w:tr>
      <w:tr w:rsidR="00D33B87" w:rsidRPr="009E4666" w14:paraId="2CAC8511" w14:textId="77777777" w:rsidTr="00B7194D">
        <w:trPr>
          <w:trHeight w:val="413"/>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C07A42A" w14:textId="77777777" w:rsidR="00D33B87" w:rsidRPr="009E4666" w:rsidRDefault="00D33B87" w:rsidP="00B7194D">
            <w:r w:rsidRPr="009E4666">
              <w:rPr>
                <w:color w:val="000000"/>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C31B49A" w14:textId="77777777" w:rsidR="00D33B87" w:rsidRPr="009E4666" w:rsidRDefault="00D33B87" w:rsidP="00B7194D">
            <w:r w:rsidRPr="009E4666">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9EA4D83" w14:textId="77777777" w:rsidR="00D33B87" w:rsidRPr="009E4666" w:rsidRDefault="00D33B87" w:rsidP="00B7194D">
            <w:pPr>
              <w:jc w:val="both"/>
            </w:pPr>
            <w:r w:rsidRPr="009E4666">
              <w:rPr>
                <w:color w:val="000000"/>
              </w:rPr>
              <w:t>Lỗi không xác định</w:t>
            </w:r>
          </w:p>
        </w:tc>
      </w:tr>
      <w:tr w:rsidR="00D33B87" w:rsidRPr="009E4666" w14:paraId="50CEAC2F"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17994FF" w14:textId="77777777" w:rsidR="00D33B87" w:rsidRPr="009E4666" w:rsidRDefault="00D33B87" w:rsidP="00B7194D">
            <w:r w:rsidRPr="009E4666">
              <w:rPr>
                <w:color w:val="000000"/>
              </w:rPr>
              <w:t>OK:mtd</w:t>
            </w:r>
          </w:p>
          <w:p w14:paraId="6055E0D6" w14:textId="77777777" w:rsidR="00D33B87" w:rsidRPr="009E4666" w:rsidRDefault="00D33B87" w:rsidP="00B7194D"/>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99F68A7" w14:textId="77777777" w:rsidR="00D33B87" w:rsidRPr="009E4666" w:rsidRDefault="00D33B87" w:rsidP="00B7194D">
            <w:r w:rsidRPr="009E4666">
              <w:rPr>
                <w:color w:val="000000"/>
              </w:rPr>
              <w:lastRenderedPageBreak/>
              <w:t>Gửi thông điệp thành công, trả về mã thông điệp</w:t>
            </w:r>
          </w:p>
          <w:p w14:paraId="537EB29F" w14:textId="77777777" w:rsidR="00D33B87" w:rsidRPr="009E4666" w:rsidRDefault="00D33B87" w:rsidP="00B7194D"/>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E976371" w14:textId="77777777" w:rsidR="00D33B87" w:rsidRPr="009E4666" w:rsidRDefault="00D33B87" w:rsidP="00B7194D"/>
        </w:tc>
      </w:tr>
    </w:tbl>
    <w:p w14:paraId="23B06184" w14:textId="77777777" w:rsidR="00D33B87" w:rsidRPr="009E4666" w:rsidRDefault="00D33B87" w:rsidP="00D33B87"/>
    <w:p w14:paraId="4099C1A5" w14:textId="77777777" w:rsidR="00D33B87" w:rsidRPr="009E4666" w:rsidRDefault="00D33B87" w:rsidP="00D33B87">
      <w:r w:rsidRPr="009E4666">
        <w:rPr>
          <w:b/>
          <w:bCs/>
          <w:color w:val="000000"/>
        </w:rPr>
        <w:t>Cấu trúc chuỗi xml truyền lên:</w:t>
      </w:r>
    </w:p>
    <w:p w14:paraId="65A6B5B9" w14:textId="77777777" w:rsidR="00D33B87" w:rsidRPr="009E4666" w:rsidRDefault="00D33B87" w:rsidP="00D33B87">
      <w:pPr>
        <w:shd w:val="clear" w:color="auto" w:fill="1E1E1E"/>
      </w:pPr>
      <w:r w:rsidRPr="009E4666">
        <w:t> </w:t>
      </w:r>
    </w:p>
    <w:p w14:paraId="479671CB" w14:textId="77777777" w:rsidR="00D33B87" w:rsidRPr="009E4666" w:rsidRDefault="00D33B87" w:rsidP="00D33B87">
      <w:pPr>
        <w:shd w:val="clear" w:color="auto" w:fill="1E1E1E"/>
      </w:pPr>
      <w:r w:rsidRPr="009E4666">
        <w:rPr>
          <w:rFonts w:ascii="Consolas" w:hAnsi="Consolas"/>
          <w:color w:val="D4D4D4"/>
          <w:sz w:val="21"/>
          <w:szCs w:val="21"/>
        </w:rPr>
        <w:t>&lt;</w:t>
      </w:r>
      <w:r w:rsidRPr="009E4666">
        <w:rPr>
          <w:rFonts w:ascii="Consolas" w:hAnsi="Consolas"/>
          <w:color w:val="9CDCFE"/>
          <w:sz w:val="21"/>
          <w:szCs w:val="21"/>
        </w:rPr>
        <w:t>CKS</w:t>
      </w:r>
      <w:r w:rsidRPr="009E4666">
        <w:rPr>
          <w:rFonts w:ascii="Consolas" w:hAnsi="Consolas"/>
          <w:color w:val="D4D4D4"/>
          <w:sz w:val="21"/>
          <w:szCs w:val="21"/>
        </w:rPr>
        <w:t>&gt;</w:t>
      </w:r>
    </w:p>
    <w:p w14:paraId="71984EB0" w14:textId="77777777" w:rsidR="00D33B87" w:rsidRPr="009E4666" w:rsidRDefault="00D33B87" w:rsidP="00D33B87">
      <w:pPr>
        <w:shd w:val="clear" w:color="auto" w:fill="1E1E1E"/>
      </w:pPr>
      <w:r w:rsidRPr="009E4666">
        <w:rPr>
          <w:rFonts w:ascii="Consolas" w:hAnsi="Consolas"/>
          <w:color w:val="D4D4D4"/>
          <w:sz w:val="21"/>
          <w:szCs w:val="21"/>
        </w:rPr>
        <w:t>    &lt;</w:t>
      </w:r>
      <w:r w:rsidRPr="009E4666">
        <w:rPr>
          <w:rFonts w:ascii="Consolas" w:hAnsi="Consolas"/>
          <w:color w:val="9CDCFE"/>
          <w:sz w:val="21"/>
          <w:szCs w:val="21"/>
        </w:rPr>
        <w:t>SerialCert</w:t>
      </w:r>
      <w:r w:rsidRPr="009E4666">
        <w:rPr>
          <w:rFonts w:ascii="Consolas" w:hAnsi="Consolas"/>
          <w:color w:val="D4D4D4"/>
          <w:sz w:val="21"/>
          <w:szCs w:val="21"/>
        </w:rPr>
        <w:t>&gt;&lt;/</w:t>
      </w:r>
      <w:r w:rsidRPr="009E4666">
        <w:rPr>
          <w:rFonts w:ascii="Consolas" w:hAnsi="Consolas"/>
          <w:color w:val="9CDCFE"/>
          <w:sz w:val="21"/>
          <w:szCs w:val="21"/>
        </w:rPr>
        <w:t>SerialCert</w:t>
      </w:r>
      <w:r w:rsidRPr="009E4666">
        <w:rPr>
          <w:rFonts w:ascii="Consolas" w:hAnsi="Consolas"/>
          <w:color w:val="D4D4D4"/>
          <w:sz w:val="21"/>
          <w:szCs w:val="21"/>
        </w:rPr>
        <w:t>&gt; *</w:t>
      </w:r>
      <w:r w:rsidRPr="009E4666">
        <w:rPr>
          <w:rFonts w:ascii="Consolas" w:hAnsi="Consolas"/>
          <w:color w:val="6A9955"/>
          <w:sz w:val="21"/>
          <w:szCs w:val="21"/>
        </w:rPr>
        <w:t>//serial chứng thư của công ty</w:t>
      </w:r>
    </w:p>
    <w:p w14:paraId="7B0F9CE3" w14:textId="77777777" w:rsidR="00D33B87" w:rsidRPr="009E4666" w:rsidRDefault="00D33B87" w:rsidP="00D33B87">
      <w:pPr>
        <w:shd w:val="clear" w:color="auto" w:fill="1E1E1E"/>
      </w:pPr>
      <w:r w:rsidRPr="009E4666">
        <w:rPr>
          <w:rFonts w:ascii="Consolas" w:hAnsi="Consolas"/>
          <w:color w:val="D4D4D4"/>
          <w:sz w:val="21"/>
          <w:szCs w:val="21"/>
        </w:rPr>
        <w:t>    &lt;</w:t>
      </w:r>
      <w:r w:rsidRPr="009E4666">
        <w:rPr>
          <w:rFonts w:ascii="Consolas" w:hAnsi="Consolas"/>
          <w:color w:val="9CDCFE"/>
          <w:sz w:val="21"/>
          <w:szCs w:val="21"/>
        </w:rPr>
        <w:t>HashValue</w:t>
      </w:r>
      <w:r w:rsidRPr="009E4666">
        <w:rPr>
          <w:rFonts w:ascii="Consolas" w:hAnsi="Consolas"/>
          <w:color w:val="D4D4D4"/>
          <w:sz w:val="21"/>
          <w:szCs w:val="21"/>
        </w:rPr>
        <w:t>&gt;&lt;/</w:t>
      </w:r>
      <w:r w:rsidRPr="009E4666">
        <w:rPr>
          <w:rFonts w:ascii="Consolas" w:hAnsi="Consolas"/>
          <w:color w:val="9CDCFE"/>
          <w:sz w:val="21"/>
          <w:szCs w:val="21"/>
        </w:rPr>
        <w:t>HashValue</w:t>
      </w:r>
      <w:r w:rsidRPr="009E4666">
        <w:rPr>
          <w:rFonts w:ascii="Consolas" w:hAnsi="Consolas"/>
          <w:color w:val="D4D4D4"/>
          <w:sz w:val="21"/>
          <w:szCs w:val="21"/>
        </w:rPr>
        <w:t xml:space="preserve"> &gt; *</w:t>
      </w:r>
      <w:r w:rsidRPr="009E4666">
        <w:rPr>
          <w:rFonts w:ascii="Consolas" w:hAnsi="Consolas"/>
          <w:color w:val="6A9955"/>
          <w:sz w:val="21"/>
          <w:szCs w:val="21"/>
        </w:rPr>
        <w:t>//chuỗi Hash lấy từ bước 1</w:t>
      </w:r>
    </w:p>
    <w:p w14:paraId="2102A07C" w14:textId="77777777" w:rsidR="00D33B87" w:rsidRPr="009E4666" w:rsidRDefault="00D33B87" w:rsidP="00D33B87">
      <w:pPr>
        <w:shd w:val="clear" w:color="auto" w:fill="1E1E1E"/>
      </w:pPr>
      <w:r w:rsidRPr="009E4666">
        <w:rPr>
          <w:rFonts w:ascii="Consolas" w:hAnsi="Consolas"/>
          <w:color w:val="D4D4D4"/>
          <w:sz w:val="21"/>
          <w:szCs w:val="21"/>
        </w:rPr>
        <w:t>    &lt;</w:t>
      </w:r>
      <w:r w:rsidRPr="009E4666">
        <w:rPr>
          <w:rFonts w:ascii="Consolas" w:hAnsi="Consolas"/>
          <w:color w:val="9CDCFE"/>
          <w:sz w:val="21"/>
          <w:szCs w:val="21"/>
        </w:rPr>
        <w:t>SignValue</w:t>
      </w:r>
      <w:r w:rsidRPr="009E4666">
        <w:rPr>
          <w:rFonts w:ascii="Consolas" w:hAnsi="Consolas"/>
          <w:color w:val="D4D4D4"/>
          <w:sz w:val="21"/>
          <w:szCs w:val="21"/>
        </w:rPr>
        <w:t>&gt;&lt;/</w:t>
      </w:r>
      <w:r w:rsidRPr="009E4666">
        <w:rPr>
          <w:rFonts w:ascii="Consolas" w:hAnsi="Consolas"/>
          <w:color w:val="9CDCFE"/>
          <w:sz w:val="21"/>
          <w:szCs w:val="21"/>
        </w:rPr>
        <w:t>SignValue</w:t>
      </w:r>
      <w:r w:rsidRPr="009E4666">
        <w:rPr>
          <w:rFonts w:ascii="Consolas" w:hAnsi="Consolas"/>
          <w:color w:val="D4D4D4"/>
          <w:sz w:val="21"/>
          <w:szCs w:val="21"/>
        </w:rPr>
        <w:t>&gt; *</w:t>
      </w:r>
      <w:r w:rsidRPr="009E4666">
        <w:rPr>
          <w:rFonts w:ascii="Consolas" w:hAnsi="Consolas"/>
          <w:color w:val="6A9955"/>
          <w:sz w:val="21"/>
          <w:szCs w:val="21"/>
        </w:rPr>
        <w:t>//chuỗi ký</w:t>
      </w:r>
    </w:p>
    <w:p w14:paraId="7CD37DCD" w14:textId="77777777" w:rsidR="00D33B87" w:rsidRPr="009E4666" w:rsidRDefault="00D33B87" w:rsidP="00D33B87">
      <w:pPr>
        <w:shd w:val="clear" w:color="auto" w:fill="1E1E1E"/>
      </w:pPr>
      <w:r w:rsidRPr="009E4666">
        <w:rPr>
          <w:rFonts w:ascii="Consolas" w:hAnsi="Consolas"/>
          <w:color w:val="D4D4D4"/>
          <w:sz w:val="21"/>
          <w:szCs w:val="21"/>
        </w:rPr>
        <w:t>&lt;/</w:t>
      </w:r>
      <w:r w:rsidRPr="009E4666">
        <w:rPr>
          <w:rFonts w:ascii="Consolas" w:hAnsi="Consolas"/>
          <w:color w:val="9CDCFE"/>
          <w:sz w:val="21"/>
          <w:szCs w:val="21"/>
        </w:rPr>
        <w:t>CKS</w:t>
      </w:r>
      <w:r w:rsidRPr="009E4666">
        <w:rPr>
          <w:rFonts w:ascii="Consolas" w:hAnsi="Consolas"/>
          <w:color w:val="D4D4D4"/>
          <w:sz w:val="21"/>
          <w:szCs w:val="21"/>
        </w:rPr>
        <w:t>&gt;</w:t>
      </w:r>
    </w:p>
    <w:p w14:paraId="2642CC1A" w14:textId="77777777" w:rsidR="00D33B87" w:rsidRDefault="00D33B87" w:rsidP="00D33B87"/>
    <w:p w14:paraId="7DC93B0B" w14:textId="227965CA" w:rsidR="00616EC4" w:rsidRPr="0085100F" w:rsidRDefault="0085100F" w:rsidP="0085100F">
      <w:pPr>
        <w:pStyle w:val="Heading1"/>
      </w:pPr>
      <w:r>
        <w:lastRenderedPageBreak/>
        <w:t>M</w:t>
      </w:r>
      <w:r w:rsidR="00616EC4" w:rsidRPr="0085100F">
        <w:t xml:space="preserve">áy </w:t>
      </w:r>
      <w:r w:rsidR="00616EC4" w:rsidRPr="0085100F">
        <w:rPr>
          <w:sz w:val="32"/>
        </w:rPr>
        <w:t>tính</w:t>
      </w:r>
      <w:r w:rsidR="00616EC4" w:rsidRPr="0085100F">
        <w:t xml:space="preserve"> tiền</w:t>
      </w:r>
      <w:bookmarkEnd w:id="2194"/>
    </w:p>
    <w:p w14:paraId="0C230596" w14:textId="77777777" w:rsidR="00326C8C" w:rsidRDefault="00326C8C" w:rsidP="0085100F">
      <w:pPr>
        <w:pStyle w:val="Heading2"/>
      </w:pPr>
      <w:bookmarkStart w:id="2195" w:name="_Toc198045395"/>
      <w:r>
        <w:t>Nhóm các hàm webservice tạo lập và phát hành hóa đơn máy tính tiền(publishService.asmx)</w:t>
      </w:r>
      <w:bookmarkEnd w:id="2195"/>
    </w:p>
    <w:p w14:paraId="369A0111" w14:textId="77777777" w:rsidR="00326C8C" w:rsidRDefault="00326C8C" w:rsidP="00326C8C">
      <w:pPr>
        <w:pStyle w:val="Heading3"/>
      </w:pPr>
      <w:hyperlink r:id="rId9" w:anchor="heading=h.4d34og8" w:history="1">
        <w:bookmarkStart w:id="2196" w:name="_Toc198045396"/>
        <w:r w:rsidRPr="00480762">
          <w:rPr>
            <w:rStyle w:val="Hyperlink"/>
            <w:color w:val="000000"/>
          </w:rPr>
          <w:t>Tạo mới và phát hành hóa đơn khởi tạo từ máy tính tiền</w:t>
        </w:r>
        <w:bookmarkEnd w:id="2196"/>
      </w:hyperlink>
    </w:p>
    <w:p w14:paraId="4D27BE25" w14:textId="77777777" w:rsidR="00326C8C" w:rsidRDefault="00326C8C" w:rsidP="00326C8C">
      <w:pPr>
        <w:pStyle w:val="NormalWeb"/>
        <w:spacing w:before="0" w:beforeAutospacing="0" w:after="0" w:afterAutospacing="0"/>
        <w:ind w:left="360" w:right="14"/>
        <w:jc w:val="both"/>
      </w:pPr>
      <w:r>
        <w:rPr>
          <w:color w:val="000000"/>
        </w:rPr>
        <w:t>URL</w:t>
      </w:r>
    </w:p>
    <w:p w14:paraId="08B66A89" w14:textId="77777777" w:rsidR="00326C8C" w:rsidRDefault="00326C8C" w:rsidP="00326C8C">
      <w:pPr>
        <w:pStyle w:val="NormalWeb"/>
        <w:spacing w:before="0" w:beforeAutospacing="0" w:after="0" w:afterAutospacing="0"/>
        <w:ind w:left="360" w:right="14"/>
        <w:jc w:val="both"/>
      </w:pPr>
      <w:r>
        <w:rPr>
          <w:rStyle w:val="apple-tab-span"/>
        </w:rPr>
        <w:tab/>
      </w:r>
      <w:r>
        <w:rPr>
          <w:color w:val="000000"/>
        </w:rPr>
        <w:t xml:space="preserve"> String </w:t>
      </w:r>
      <w:r>
        <w:rPr>
          <w:b/>
          <w:bCs/>
          <w:color w:val="000000"/>
        </w:rPr>
        <w:t>ImportAndPublishInvMTT</w:t>
      </w:r>
      <w:r>
        <w:rPr>
          <w:color w:val="000000"/>
        </w:rPr>
        <w:t>(string Account, string ACpass, string xmlInvData, string username, string password, string pattern, string serial, int convert = 0).</w:t>
      </w:r>
    </w:p>
    <w:p w14:paraId="5921BC1F" w14:textId="77777777" w:rsidR="00326C8C" w:rsidRDefault="00326C8C" w:rsidP="00326C8C">
      <w:pPr>
        <w:pStyle w:val="NormalWeb"/>
        <w:spacing w:before="0" w:beforeAutospacing="0" w:after="0" w:afterAutospacing="0"/>
        <w:ind w:left="360" w:right="14"/>
        <w:jc w:val="both"/>
      </w:pPr>
      <w:r>
        <w:rPr>
          <w:color w:val="000000"/>
        </w:rPr>
        <w:t>DESCRIPTION</w:t>
      </w:r>
    </w:p>
    <w:p w14:paraId="7E3ACD7F" w14:textId="77777777" w:rsidR="00326C8C" w:rsidRDefault="00326C8C" w:rsidP="00326C8C">
      <w:pPr>
        <w:pStyle w:val="NormalWeb"/>
        <w:spacing w:before="0" w:beforeAutospacing="0" w:after="0" w:afterAutospacing="0"/>
        <w:ind w:left="360" w:right="14"/>
        <w:jc w:val="both"/>
      </w:pPr>
      <w:r>
        <w:rPr>
          <w:rStyle w:val="apple-tab-span"/>
        </w:rPr>
        <w:tab/>
      </w:r>
      <w:r>
        <w:rPr>
          <w:color w:val="000000"/>
        </w:rPr>
        <w:t>Đây là web service cho phép phát hành hóa đơn với dữ liệu XML của khách hàng, tối đa cho 5000 hóa đơn.</w:t>
      </w:r>
    </w:p>
    <w:p w14:paraId="30EA71FB" w14:textId="77777777" w:rsidR="00326C8C" w:rsidRDefault="00326C8C" w:rsidP="00326C8C">
      <w:pPr>
        <w:pStyle w:val="NormalWeb"/>
        <w:spacing w:before="0" w:beforeAutospacing="0" w:after="0" w:afterAutospacing="0"/>
        <w:ind w:left="360" w:right="14"/>
        <w:jc w:val="both"/>
      </w:pPr>
      <w:r>
        <w:rPr>
          <w:color w:val="000000"/>
        </w:rPr>
        <w:t>HTTP METHOD</w:t>
      </w:r>
    </w:p>
    <w:p w14:paraId="2D2372F1" w14:textId="77777777" w:rsidR="00326C8C" w:rsidRDefault="00326C8C" w:rsidP="00326C8C">
      <w:pPr>
        <w:pStyle w:val="NormalWeb"/>
        <w:spacing w:before="0" w:beforeAutospacing="0" w:after="0" w:afterAutospacing="0"/>
        <w:ind w:left="360" w:right="14"/>
        <w:jc w:val="both"/>
      </w:pPr>
      <w:r>
        <w:rPr>
          <w:rStyle w:val="apple-tab-span"/>
        </w:rPr>
        <w:tab/>
      </w:r>
      <w:r>
        <w:rPr>
          <w:color w:val="000000"/>
        </w:rPr>
        <w:t>POST</w:t>
      </w:r>
    </w:p>
    <w:p w14:paraId="43FD4957" w14:textId="77777777" w:rsidR="00326C8C" w:rsidRDefault="00326C8C" w:rsidP="00326C8C">
      <w:pPr>
        <w:pStyle w:val="NormalWeb"/>
        <w:spacing w:before="0" w:beforeAutospacing="0" w:after="0" w:afterAutospacing="0"/>
        <w:ind w:left="360" w:right="14"/>
        <w:jc w:val="both"/>
      </w:pPr>
      <w:r>
        <w:rPr>
          <w:color w:val="000000"/>
        </w:rPr>
        <w:t>REQUEST BODY</w:t>
      </w:r>
    </w:p>
    <w:p w14:paraId="66F35483" w14:textId="77777777" w:rsidR="00326C8C" w:rsidRDefault="00326C8C" w:rsidP="00326C8C">
      <w:pPr>
        <w:pStyle w:val="NormalWeb"/>
        <w:numPr>
          <w:ilvl w:val="0"/>
          <w:numId w:val="84"/>
        </w:numPr>
        <w:spacing w:before="0" w:beforeAutospacing="0" w:after="0" w:afterAutospacing="0"/>
        <w:ind w:left="1080"/>
        <w:jc w:val="both"/>
        <w:textAlignment w:val="baseline"/>
        <w:rPr>
          <w:b/>
          <w:bCs/>
          <w:color w:val="000000"/>
          <w:u w:val="single"/>
        </w:rPr>
      </w:pPr>
      <w:r>
        <w:rPr>
          <w:b/>
          <w:bCs/>
          <w:color w:val="000000"/>
        </w:rPr>
        <w:t xml:space="preserve">Account/ACPass:  </w:t>
      </w:r>
      <w:r>
        <w:rPr>
          <w:color w:val="000000"/>
        </w:rPr>
        <w:t>Tài khoản được cấp phát cho nhân viên gọi lệnh phát hành hóa đơn</w:t>
      </w:r>
    </w:p>
    <w:p w14:paraId="1FFE117D" w14:textId="77777777" w:rsidR="00326C8C" w:rsidRDefault="00326C8C" w:rsidP="00326C8C">
      <w:pPr>
        <w:pStyle w:val="NormalWeb"/>
        <w:numPr>
          <w:ilvl w:val="0"/>
          <w:numId w:val="85"/>
        </w:numPr>
        <w:spacing w:before="0" w:beforeAutospacing="0" w:after="0" w:afterAutospacing="0"/>
        <w:ind w:left="1080"/>
        <w:jc w:val="both"/>
        <w:textAlignment w:val="baseline"/>
        <w:rPr>
          <w:b/>
          <w:bCs/>
          <w:color w:val="000000"/>
          <w:u w:val="single"/>
        </w:rPr>
      </w:pPr>
      <w:r>
        <w:rPr>
          <w:b/>
          <w:bCs/>
          <w:color w:val="000000"/>
        </w:rPr>
        <w:t>Username/pass</w:t>
      </w:r>
      <w:r>
        <w:rPr>
          <w:color w:val="000000"/>
        </w:rPr>
        <w:t>: Tài khoản được cấp phát cho khách hàng để gọi đến webservice (tài khoản có quyền ServiceRole trong hệ thống).</w:t>
      </w:r>
    </w:p>
    <w:p w14:paraId="70F1B176" w14:textId="77777777" w:rsidR="00326C8C" w:rsidRDefault="00326C8C" w:rsidP="00326C8C">
      <w:pPr>
        <w:pStyle w:val="NormalWeb"/>
        <w:numPr>
          <w:ilvl w:val="0"/>
          <w:numId w:val="85"/>
        </w:numPr>
        <w:spacing w:before="0" w:beforeAutospacing="0" w:after="0" w:afterAutospacing="0"/>
        <w:ind w:left="1080"/>
        <w:jc w:val="both"/>
        <w:textAlignment w:val="baseline"/>
        <w:rPr>
          <w:b/>
          <w:bCs/>
          <w:color w:val="000000"/>
          <w:u w:val="single"/>
        </w:rPr>
      </w:pPr>
      <w:r>
        <w:rPr>
          <w:b/>
          <w:bCs/>
          <w:color w:val="000000"/>
          <w:shd w:val="clear" w:color="auto" w:fill="FFFFFF"/>
        </w:rPr>
        <w:t>xmlInvData</w:t>
      </w:r>
      <w:r>
        <w:rPr>
          <w:color w:val="000000"/>
        </w:rPr>
        <w:t>: chuỗi xml hóa đơn (theo mô tả)</w:t>
      </w:r>
    </w:p>
    <w:p w14:paraId="0331FFE5" w14:textId="77777777" w:rsidR="00326C8C" w:rsidRDefault="00326C8C" w:rsidP="00326C8C">
      <w:pPr>
        <w:pStyle w:val="NormalWeb"/>
        <w:numPr>
          <w:ilvl w:val="0"/>
          <w:numId w:val="85"/>
        </w:numPr>
        <w:spacing w:before="0" w:beforeAutospacing="0" w:after="0" w:afterAutospacing="0"/>
        <w:ind w:left="1080"/>
        <w:jc w:val="both"/>
        <w:textAlignment w:val="baseline"/>
        <w:rPr>
          <w:b/>
          <w:bCs/>
          <w:color w:val="000000"/>
          <w:u w:val="single"/>
        </w:rPr>
      </w:pPr>
      <w:r>
        <w:rPr>
          <w:b/>
          <w:bCs/>
          <w:color w:val="000000"/>
          <w:shd w:val="clear" w:color="auto" w:fill="FFFFFF"/>
        </w:rPr>
        <w:t>pattern</w:t>
      </w:r>
      <w:r>
        <w:rPr>
          <w:color w:val="000000"/>
        </w:rPr>
        <w:t>: mẫu số hóa đơn</w:t>
      </w:r>
    </w:p>
    <w:p w14:paraId="3032A9C4" w14:textId="77777777" w:rsidR="00326C8C" w:rsidRDefault="00326C8C" w:rsidP="00326C8C">
      <w:pPr>
        <w:pStyle w:val="NormalWeb"/>
        <w:numPr>
          <w:ilvl w:val="0"/>
          <w:numId w:val="85"/>
        </w:numPr>
        <w:spacing w:before="0" w:beforeAutospacing="0" w:after="0" w:afterAutospacing="0"/>
        <w:ind w:left="1080"/>
        <w:jc w:val="both"/>
        <w:textAlignment w:val="baseline"/>
        <w:rPr>
          <w:b/>
          <w:bCs/>
          <w:color w:val="000000"/>
          <w:u w:val="single"/>
        </w:rPr>
      </w:pPr>
      <w:r>
        <w:rPr>
          <w:b/>
          <w:bCs/>
          <w:color w:val="000000"/>
          <w:shd w:val="clear" w:color="auto" w:fill="FFFFFF"/>
        </w:rPr>
        <w:t>serial</w:t>
      </w:r>
      <w:r>
        <w:rPr>
          <w:color w:val="000000"/>
        </w:rPr>
        <w:t>: ký hiệu hóa đơn</w:t>
      </w:r>
    </w:p>
    <w:p w14:paraId="22A7992D" w14:textId="77777777" w:rsidR="00326C8C" w:rsidRDefault="00326C8C" w:rsidP="00326C8C">
      <w:pPr>
        <w:pStyle w:val="NormalWeb"/>
        <w:numPr>
          <w:ilvl w:val="0"/>
          <w:numId w:val="85"/>
        </w:numPr>
        <w:spacing w:before="0" w:beforeAutospacing="0" w:after="0" w:afterAutospacing="0"/>
        <w:ind w:left="1080"/>
        <w:jc w:val="both"/>
        <w:textAlignment w:val="baseline"/>
        <w:rPr>
          <w:b/>
          <w:bCs/>
          <w:color w:val="000000"/>
          <w:u w:val="single"/>
        </w:rPr>
      </w:pPr>
      <w:r>
        <w:rPr>
          <w:b/>
          <w:bCs/>
          <w:color w:val="000000"/>
        </w:rPr>
        <w:t xml:space="preserve">convert: </w:t>
      </w:r>
      <w:r>
        <w:rPr>
          <w:color w:val="000000"/>
        </w:rPr>
        <w:t>Mặc định là 0, 0 – Không cần convert từ TCVN3 sang Unicode. 1- Cần convert từ TCVN3 sang Unicode </w:t>
      </w:r>
    </w:p>
    <w:p w14:paraId="12AC1D15" w14:textId="77777777" w:rsidR="00326C8C" w:rsidRDefault="00326C8C" w:rsidP="00326C8C">
      <w:pPr>
        <w:pStyle w:val="NormalWeb"/>
        <w:numPr>
          <w:ilvl w:val="0"/>
          <w:numId w:val="86"/>
        </w:numPr>
        <w:spacing w:before="0" w:beforeAutospacing="0" w:after="200" w:afterAutospacing="0"/>
        <w:textAlignment w:val="baseline"/>
        <w:rPr>
          <w:rFonts w:ascii="Calibri" w:hAnsi="Calibri" w:cs="Calibri"/>
          <w:color w:val="000000"/>
          <w:sz w:val="22"/>
          <w:szCs w:val="22"/>
        </w:rPr>
      </w:pPr>
      <w:r>
        <w:rPr>
          <w:b/>
          <w:bCs/>
          <w:color w:val="000000"/>
        </w:rPr>
        <w:t>Đầu vào</w:t>
      </w:r>
      <w:r>
        <w:rPr>
          <w:color w:val="000000"/>
        </w:rPr>
        <w:t>: Bắt buộc truyền thông tin theo mô tả dưới đây</w:t>
      </w:r>
    </w:p>
    <w:tbl>
      <w:tblPr>
        <w:tblW w:w="0" w:type="auto"/>
        <w:tblCellMar>
          <w:top w:w="15" w:type="dxa"/>
          <w:left w:w="15" w:type="dxa"/>
          <w:bottom w:w="15" w:type="dxa"/>
          <w:right w:w="15" w:type="dxa"/>
        </w:tblCellMar>
        <w:tblLook w:val="04A0" w:firstRow="1" w:lastRow="0" w:firstColumn="1" w:lastColumn="0" w:noHBand="0" w:noVBand="1"/>
      </w:tblPr>
      <w:tblGrid>
        <w:gridCol w:w="670"/>
        <w:gridCol w:w="3534"/>
        <w:gridCol w:w="3447"/>
        <w:gridCol w:w="1699"/>
      </w:tblGrid>
      <w:tr w:rsidR="00326C8C" w14:paraId="0D3BAD7E"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E457E9" w14:textId="77777777" w:rsidR="00326C8C" w:rsidRDefault="00326C8C" w:rsidP="0085100F">
            <w:pPr>
              <w:pStyle w:val="NormalWeb"/>
              <w:spacing w:before="0" w:beforeAutospacing="0" w:after="200" w:afterAutospacing="0"/>
            </w:pPr>
            <w:r>
              <w:rPr>
                <w:b/>
                <w:bCs/>
                <w:color w:val="000000"/>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0D8912" w14:textId="77777777" w:rsidR="00326C8C" w:rsidRDefault="00326C8C" w:rsidP="0085100F">
            <w:pPr>
              <w:pStyle w:val="NormalWeb"/>
              <w:spacing w:before="0" w:beforeAutospacing="0" w:after="200" w:afterAutospacing="0"/>
            </w:pPr>
            <w:r>
              <w:rPr>
                <w:b/>
                <w:bCs/>
                <w:color w:val="000000"/>
              </w:rPr>
              <w:t>Trường thông tin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504217" w14:textId="77777777" w:rsidR="00326C8C" w:rsidRDefault="00326C8C" w:rsidP="0085100F">
            <w:pPr>
              <w:pStyle w:val="NormalWeb"/>
              <w:spacing w:before="0" w:beforeAutospacing="0" w:after="200" w:afterAutospacing="0"/>
            </w:pPr>
            <w:r>
              <w:rPr>
                <w:b/>
                <w:bCs/>
                <w:color w:val="000000"/>
              </w:rPr>
              <w:t>Mô tả yêu cầu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04624B" w14:textId="77777777" w:rsidR="00326C8C" w:rsidRDefault="00326C8C" w:rsidP="0085100F">
            <w:pPr>
              <w:pStyle w:val="NormalWeb"/>
              <w:spacing w:before="0" w:beforeAutospacing="0" w:after="200" w:afterAutospacing="0"/>
            </w:pPr>
            <w:r>
              <w:rPr>
                <w:b/>
                <w:bCs/>
                <w:color w:val="000000"/>
              </w:rPr>
              <w:t>Bắt buộc</w:t>
            </w:r>
          </w:p>
        </w:tc>
      </w:tr>
      <w:tr w:rsidR="00326C8C" w14:paraId="537282DD"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7B70DF" w14:textId="77777777" w:rsidR="00326C8C" w:rsidRDefault="00326C8C" w:rsidP="0085100F">
            <w:pPr>
              <w:pStyle w:val="NormalWeb"/>
              <w:spacing w:before="0" w:beforeAutospacing="0" w:after="200" w:afterAutospacing="0"/>
            </w:pPr>
            <w:r>
              <w:rPr>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5FA66" w14:textId="77777777" w:rsidR="00326C8C" w:rsidRDefault="00326C8C" w:rsidP="0085100F">
            <w:pPr>
              <w:pStyle w:val="NormalWeb"/>
              <w:spacing w:before="0" w:beforeAutospacing="0" w:after="200" w:afterAutospacing="0"/>
            </w:pPr>
            <w:r>
              <w:rPr>
                <w:color w:val="000000"/>
              </w:rPr>
              <w:t>Ngày lập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83D74D" w14:textId="77777777" w:rsidR="00326C8C" w:rsidRDefault="00326C8C" w:rsidP="0085100F">
            <w:pPr>
              <w:pStyle w:val="NormalWeb"/>
              <w:spacing w:before="0" w:beforeAutospacing="0" w:after="200" w:afterAutospacing="0"/>
            </w:pPr>
            <w:r>
              <w:rPr>
                <w:color w:val="000000"/>
              </w:rPr>
              <w:t>Ngày lập hóa đơn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E759F2" w14:textId="77777777" w:rsidR="00326C8C" w:rsidRDefault="00326C8C" w:rsidP="0085100F"/>
        </w:tc>
      </w:tr>
      <w:tr w:rsidR="00326C8C" w14:paraId="6274A115"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132C21" w14:textId="77777777" w:rsidR="00326C8C" w:rsidRDefault="00326C8C" w:rsidP="0085100F">
            <w:pPr>
              <w:pStyle w:val="NormalWeb"/>
              <w:spacing w:before="0" w:beforeAutospacing="0" w:after="200" w:afterAutospacing="0"/>
            </w:pPr>
            <w:r>
              <w:rPr>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0D1A4" w14:textId="77777777" w:rsidR="00326C8C" w:rsidRDefault="00326C8C" w:rsidP="0085100F">
            <w:pPr>
              <w:pStyle w:val="NormalWeb"/>
              <w:spacing w:before="0" w:beforeAutospacing="0" w:after="200" w:afterAutospacing="0"/>
            </w:pPr>
            <w:r>
              <w:rPr>
                <w:color w:val="000000"/>
              </w:rPr>
              <w:t>Đơn vị tiền tệ</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C770E6" w14:textId="74470327" w:rsidR="00326C8C" w:rsidRDefault="001F751E" w:rsidP="0085100F">
            <w:r>
              <w:t>Đơn vị tiền tệ trên hoá đơn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42E5BF" w14:textId="77777777" w:rsidR="00326C8C" w:rsidRDefault="00326C8C" w:rsidP="0085100F">
            <w:pPr>
              <w:pStyle w:val="NormalWeb"/>
              <w:spacing w:before="0" w:beforeAutospacing="0" w:after="200" w:afterAutospacing="0"/>
            </w:pPr>
            <w:r>
              <w:rPr>
                <w:color w:val="000000"/>
              </w:rPr>
              <w:t>x</w:t>
            </w:r>
          </w:p>
        </w:tc>
      </w:tr>
      <w:tr w:rsidR="00326C8C" w14:paraId="1D10421E"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549485" w14:textId="77777777" w:rsidR="00326C8C" w:rsidRDefault="00326C8C" w:rsidP="0085100F">
            <w:pPr>
              <w:pStyle w:val="NormalWeb"/>
              <w:spacing w:before="0" w:beforeAutospacing="0" w:after="200" w:afterAutospacing="0"/>
            </w:pPr>
            <w:r>
              <w:rPr>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D28FC0" w14:textId="77777777" w:rsidR="00326C8C" w:rsidRDefault="00326C8C" w:rsidP="0085100F">
            <w:pPr>
              <w:pStyle w:val="NormalWeb"/>
              <w:spacing w:before="0" w:beforeAutospacing="0" w:after="200" w:afterAutospacing="0"/>
            </w:pPr>
            <w:r>
              <w:rPr>
                <w:color w:val="000000"/>
              </w:rPr>
              <w:t>Tỷ giá</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E1A5FE" w14:textId="6E2212E2" w:rsidR="00326C8C" w:rsidRDefault="001F751E" w:rsidP="0085100F">
            <w:r>
              <w:t>Tỷ giá quy đổi từ ngoại tệ sang VND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A9FB09" w14:textId="77777777" w:rsidR="00326C8C" w:rsidRDefault="00326C8C" w:rsidP="0085100F">
            <w:pPr>
              <w:pStyle w:val="NormalWeb"/>
              <w:spacing w:before="0" w:beforeAutospacing="0" w:after="200" w:afterAutospacing="0"/>
            </w:pPr>
            <w:r>
              <w:rPr>
                <w:color w:val="000000"/>
              </w:rPr>
              <w:t>Bắt buộc khi đơn vị tiền tệ khác VND</w:t>
            </w:r>
          </w:p>
        </w:tc>
      </w:tr>
      <w:tr w:rsidR="00326C8C" w14:paraId="5609BFE0"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C53512" w14:textId="77777777" w:rsidR="00326C8C" w:rsidRDefault="00326C8C" w:rsidP="0085100F">
            <w:pPr>
              <w:pStyle w:val="NormalWeb"/>
              <w:spacing w:before="0" w:beforeAutospacing="0" w:after="200" w:afterAutospacing="0"/>
            </w:pPr>
            <w:r>
              <w:rPr>
                <w:color w:val="000000"/>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91A18C" w14:textId="77777777" w:rsidR="00326C8C" w:rsidRDefault="00326C8C" w:rsidP="0085100F">
            <w:pPr>
              <w:pStyle w:val="NormalWeb"/>
              <w:spacing w:before="0" w:beforeAutospacing="0" w:after="200" w:afterAutospacing="0"/>
            </w:pPr>
            <w:r>
              <w:rPr>
                <w:color w:val="000000"/>
              </w:rPr>
              <w:t>Hình thức thanh toán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EF3F90" w14:textId="4E276CCD" w:rsidR="00326C8C" w:rsidRDefault="00326C8C" w:rsidP="0085100F">
            <w:pPr>
              <w:pStyle w:val="NormalWeb"/>
              <w:spacing w:before="0" w:beforeAutospacing="0" w:after="200" w:afterAutospacing="0"/>
            </w:pPr>
            <w:r>
              <w:rPr>
                <w:color w:val="000000"/>
              </w:rPr>
              <w:t>Hình thức thanh toán</w:t>
            </w:r>
            <w:r w:rsidR="001F751E">
              <w:rPr>
                <w:color w:val="000000"/>
              </w:rPr>
              <w:t xml:space="preserve"> hoá đơn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6670FF" w14:textId="5985E457" w:rsidR="00326C8C" w:rsidRDefault="001F751E" w:rsidP="0085100F">
            <w:r>
              <w:t>x</w:t>
            </w:r>
          </w:p>
        </w:tc>
      </w:tr>
      <w:tr w:rsidR="00326C8C" w14:paraId="21696F8A" w14:textId="77777777" w:rsidTr="0085100F">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2DB07" w14:textId="77777777" w:rsidR="00326C8C" w:rsidRDefault="00326C8C" w:rsidP="0085100F">
            <w:pPr>
              <w:pStyle w:val="NormalWeb"/>
              <w:spacing w:before="0" w:beforeAutospacing="0" w:after="200" w:afterAutospacing="0"/>
            </w:pPr>
            <w:r>
              <w:rPr>
                <w:color w:val="000000"/>
              </w:rPr>
              <w:t>Thông tin người mua</w:t>
            </w:r>
          </w:p>
        </w:tc>
      </w:tr>
      <w:tr w:rsidR="00326C8C" w14:paraId="59A53607"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E8CC5C" w14:textId="77777777" w:rsidR="00326C8C" w:rsidRDefault="00326C8C" w:rsidP="0085100F">
            <w:pPr>
              <w:pStyle w:val="NormalWeb"/>
              <w:spacing w:before="0" w:beforeAutospacing="0" w:after="200" w:afterAutospacing="0"/>
            </w:pPr>
            <w:r>
              <w:rPr>
                <w:color w:val="000000"/>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F4CD59" w14:textId="77777777" w:rsidR="00326C8C" w:rsidRDefault="00326C8C" w:rsidP="0085100F">
            <w:pPr>
              <w:pStyle w:val="NormalWeb"/>
              <w:spacing w:before="0" w:beforeAutospacing="0" w:after="200" w:afterAutospacing="0"/>
            </w:pPr>
            <w:r>
              <w:rPr>
                <w:color w:val="000000"/>
              </w:rPr>
              <w:t>Tên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76A6B3" w14:textId="77777777" w:rsidR="00326C8C" w:rsidRDefault="00326C8C"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E5F2EC" w14:textId="77777777" w:rsidR="00326C8C" w:rsidRDefault="00326C8C" w:rsidP="0085100F"/>
        </w:tc>
      </w:tr>
      <w:tr w:rsidR="00326C8C" w14:paraId="79DB578D"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1692C5" w14:textId="77777777" w:rsidR="00326C8C" w:rsidRDefault="00326C8C" w:rsidP="0085100F">
            <w:pPr>
              <w:pStyle w:val="NormalWeb"/>
              <w:spacing w:before="0" w:beforeAutospacing="0" w:after="200" w:afterAutospacing="0"/>
            </w:pPr>
            <w:r>
              <w:rPr>
                <w:color w:val="00000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095C72" w14:textId="77777777" w:rsidR="00326C8C" w:rsidRDefault="00326C8C" w:rsidP="0085100F">
            <w:pPr>
              <w:pStyle w:val="NormalWeb"/>
              <w:spacing w:before="0" w:beforeAutospacing="0" w:after="200" w:afterAutospacing="0"/>
            </w:pPr>
            <w:r>
              <w:rPr>
                <w:color w:val="000000"/>
              </w:rPr>
              <w:t>Mã số thuế</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2C42D4" w14:textId="77777777" w:rsidR="00326C8C" w:rsidRDefault="00326C8C"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0C8873" w14:textId="77777777" w:rsidR="00326C8C" w:rsidRDefault="00326C8C" w:rsidP="0085100F"/>
        </w:tc>
      </w:tr>
      <w:tr w:rsidR="001F751E" w14:paraId="27236562"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0106FA" w14:textId="77777777" w:rsidR="001F751E" w:rsidRDefault="001F751E" w:rsidP="0085100F">
            <w:pPr>
              <w:pStyle w:val="NormalWeb"/>
              <w:spacing w:before="0" w:beforeAutospacing="0" w:after="200" w:afterAutospacing="0"/>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7575F8" w14:textId="0123103A" w:rsidR="001F751E" w:rsidRDefault="001F751E" w:rsidP="0085100F">
            <w:pPr>
              <w:pStyle w:val="NormalWeb"/>
              <w:spacing w:before="0" w:beforeAutospacing="0" w:after="200" w:afterAutospacing="0"/>
              <w:rPr>
                <w:color w:val="000000"/>
              </w:rPr>
            </w:pPr>
            <w:r>
              <w:rPr>
                <w:color w:val="000000"/>
              </w:rPr>
              <w:t>Địa chỉ</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3B7A11" w14:textId="77777777" w:rsidR="001F751E" w:rsidRDefault="001F751E"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C6C940" w14:textId="77777777" w:rsidR="001F751E" w:rsidRDefault="001F751E" w:rsidP="0085100F"/>
        </w:tc>
      </w:tr>
      <w:tr w:rsidR="00326C8C" w14:paraId="27258E1B"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BAA9C4" w14:textId="77777777" w:rsidR="00326C8C" w:rsidRDefault="00326C8C" w:rsidP="0085100F">
            <w:pPr>
              <w:pStyle w:val="NormalWeb"/>
              <w:spacing w:before="0" w:beforeAutospacing="0" w:after="200" w:afterAutospacing="0"/>
            </w:pPr>
            <w:r>
              <w:rPr>
                <w:color w:val="000000"/>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0FB3A0" w14:textId="77777777" w:rsidR="00326C8C" w:rsidRDefault="00326C8C" w:rsidP="0085100F">
            <w:pPr>
              <w:pStyle w:val="NormalWeb"/>
              <w:spacing w:before="0" w:beforeAutospacing="0" w:after="200" w:afterAutospacing="0"/>
            </w:pPr>
            <w:r>
              <w:rPr>
                <w:color w:val="000000"/>
              </w:rPr>
              <w:t>Số điện thoại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6AB880" w14:textId="77777777" w:rsidR="00326C8C" w:rsidRDefault="00326C8C"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34C2E4" w14:textId="77777777" w:rsidR="00326C8C" w:rsidRDefault="00326C8C" w:rsidP="0085100F"/>
        </w:tc>
      </w:tr>
      <w:tr w:rsidR="00326C8C" w14:paraId="703C7B68"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C95D3A" w14:textId="77777777" w:rsidR="00326C8C" w:rsidRDefault="00326C8C" w:rsidP="0085100F">
            <w:pPr>
              <w:pStyle w:val="NormalWeb"/>
              <w:spacing w:before="0" w:beforeAutospacing="0" w:after="200" w:afterAutospacing="0"/>
            </w:pPr>
            <w:r>
              <w:rPr>
                <w:color w:val="000000"/>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0A557B" w14:textId="77777777" w:rsidR="00326C8C" w:rsidRDefault="00326C8C" w:rsidP="0085100F">
            <w:pPr>
              <w:pStyle w:val="NormalWeb"/>
              <w:spacing w:before="0" w:beforeAutospacing="0" w:after="200" w:afterAutospacing="0"/>
            </w:pPr>
            <w:r>
              <w:rPr>
                <w:color w:val="000000"/>
              </w:rPr>
              <w:t>Căn cước công dân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7E4099" w14:textId="77777777" w:rsidR="00326C8C" w:rsidRDefault="00326C8C"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2385" w14:textId="77777777" w:rsidR="00326C8C" w:rsidRDefault="00326C8C" w:rsidP="0085100F"/>
        </w:tc>
      </w:tr>
      <w:tr w:rsidR="001F751E" w14:paraId="582183AF"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48C7B6" w14:textId="77777777" w:rsidR="001F751E" w:rsidRDefault="001F751E" w:rsidP="0085100F">
            <w:pPr>
              <w:pStyle w:val="NormalWeb"/>
              <w:spacing w:before="0" w:beforeAutospacing="0" w:after="200" w:afterAutospacing="0"/>
              <w:rPr>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2259B0" w14:textId="44598EB0" w:rsidR="001F751E" w:rsidRDefault="001F751E" w:rsidP="0085100F">
            <w:pPr>
              <w:pStyle w:val="NormalWeb"/>
              <w:spacing w:before="0" w:beforeAutospacing="0" w:after="200" w:afterAutospacing="0"/>
              <w:rPr>
                <w:color w:val="000000"/>
              </w:rPr>
            </w:pPr>
            <w:r>
              <w:rPr>
                <w:color w:val="000000"/>
              </w:rPr>
              <w:t>Họ và tên người mua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D7787C" w14:textId="77777777" w:rsidR="001F751E" w:rsidRDefault="001F751E"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361070" w14:textId="77777777" w:rsidR="001F751E" w:rsidRDefault="001F751E" w:rsidP="0085100F"/>
        </w:tc>
      </w:tr>
      <w:tr w:rsidR="00326C8C" w14:paraId="3C4C3CBF" w14:textId="77777777" w:rsidTr="0085100F">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5739AB" w14:textId="77777777" w:rsidR="00326C8C" w:rsidRDefault="00326C8C" w:rsidP="0085100F">
            <w:pPr>
              <w:pStyle w:val="NormalWeb"/>
              <w:spacing w:before="0" w:beforeAutospacing="0" w:after="200" w:afterAutospacing="0"/>
            </w:pPr>
            <w:r>
              <w:rPr>
                <w:color w:val="000000"/>
              </w:rPr>
              <w:t>Thông tin hàng hóa dịch vụ</w:t>
            </w:r>
          </w:p>
        </w:tc>
      </w:tr>
      <w:tr w:rsidR="00326C8C" w14:paraId="0D142D89"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C34D3E" w14:textId="77777777" w:rsidR="00326C8C" w:rsidRDefault="00326C8C" w:rsidP="0085100F">
            <w:pPr>
              <w:pStyle w:val="NormalWeb"/>
              <w:spacing w:before="0" w:beforeAutospacing="0" w:after="200" w:afterAutospacing="0"/>
            </w:pPr>
            <w:r>
              <w:rPr>
                <w:color w:val="000000"/>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7725E8" w14:textId="77777777" w:rsidR="00326C8C" w:rsidRDefault="00326C8C" w:rsidP="0085100F">
            <w:pPr>
              <w:pStyle w:val="NormalWeb"/>
              <w:spacing w:before="0" w:beforeAutospacing="0" w:after="200" w:afterAutospacing="0"/>
            </w:pPr>
            <w:r>
              <w:rPr>
                <w:color w:val="000000"/>
              </w:rPr>
              <w:t>Tính chất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5FBB7" w14:textId="77777777" w:rsidR="00326C8C" w:rsidRDefault="00326C8C"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C66B6E" w14:textId="77777777" w:rsidR="00326C8C" w:rsidRDefault="00326C8C" w:rsidP="0085100F">
            <w:pPr>
              <w:pStyle w:val="NormalWeb"/>
              <w:spacing w:before="0" w:beforeAutospacing="0" w:after="200" w:afterAutospacing="0"/>
            </w:pPr>
            <w:r>
              <w:rPr>
                <w:color w:val="000000"/>
              </w:rPr>
              <w:t>x</w:t>
            </w:r>
          </w:p>
        </w:tc>
      </w:tr>
      <w:tr w:rsidR="00326C8C" w14:paraId="516E08DD"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239AB0" w14:textId="77777777" w:rsidR="00326C8C" w:rsidRDefault="00326C8C" w:rsidP="0085100F">
            <w:pPr>
              <w:pStyle w:val="NormalWeb"/>
              <w:spacing w:before="0" w:beforeAutospacing="0" w:after="200" w:afterAutospacing="0"/>
            </w:pPr>
            <w:r>
              <w:rPr>
                <w:color w:val="000000"/>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F23B70" w14:textId="77777777" w:rsidR="00326C8C" w:rsidRDefault="00326C8C" w:rsidP="0085100F">
            <w:pPr>
              <w:pStyle w:val="NormalWeb"/>
              <w:spacing w:before="0" w:beforeAutospacing="0" w:after="200" w:afterAutospacing="0"/>
            </w:pPr>
            <w:r>
              <w:rPr>
                <w:color w:val="000000"/>
              </w:rPr>
              <w:t>Số thứ tự</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DF07F0" w14:textId="77777777" w:rsidR="00326C8C" w:rsidRDefault="00326C8C"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04A45" w14:textId="77777777" w:rsidR="00326C8C" w:rsidRDefault="00326C8C" w:rsidP="0085100F"/>
        </w:tc>
      </w:tr>
      <w:tr w:rsidR="00326C8C" w14:paraId="72549010"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56F149" w14:textId="77777777" w:rsidR="00326C8C" w:rsidRDefault="00326C8C" w:rsidP="0085100F">
            <w: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733FAE" w14:textId="77777777" w:rsidR="00326C8C" w:rsidRDefault="00326C8C" w:rsidP="0085100F">
            <w:pPr>
              <w:pStyle w:val="NormalWeb"/>
              <w:spacing w:before="0" w:beforeAutospacing="0" w:after="200" w:afterAutospacing="0"/>
            </w:pPr>
            <w:r>
              <w:rPr>
                <w:color w:val="000000"/>
              </w:rPr>
              <w:t>Mã hàng hóa, dịch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5EDEF6" w14:textId="77777777" w:rsidR="00326C8C" w:rsidRDefault="00326C8C"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9C5ACE" w14:textId="77777777" w:rsidR="00326C8C" w:rsidRDefault="00326C8C" w:rsidP="0085100F"/>
        </w:tc>
      </w:tr>
      <w:tr w:rsidR="00326C8C" w14:paraId="52522C6B"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7A023" w14:textId="77777777" w:rsidR="00326C8C" w:rsidRDefault="00326C8C" w:rsidP="0085100F">
            <w:r>
              <w:t>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372EF6" w14:textId="77777777" w:rsidR="00326C8C" w:rsidRDefault="00326C8C" w:rsidP="0085100F">
            <w:pPr>
              <w:pStyle w:val="NormalWeb"/>
              <w:spacing w:before="0" w:beforeAutospacing="0" w:after="200" w:afterAutospacing="0"/>
            </w:pPr>
            <w:r>
              <w:rPr>
                <w:color w:val="000000"/>
              </w:rPr>
              <w:t>Tên hàng hóa, dịch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181CF" w14:textId="77777777" w:rsidR="00326C8C" w:rsidRDefault="00326C8C"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ADD85D" w14:textId="77777777" w:rsidR="00326C8C" w:rsidRDefault="00326C8C" w:rsidP="0085100F">
            <w:pPr>
              <w:pStyle w:val="NormalWeb"/>
              <w:spacing w:before="0" w:beforeAutospacing="0" w:after="200" w:afterAutospacing="0"/>
            </w:pPr>
            <w:r>
              <w:rPr>
                <w:color w:val="000000"/>
              </w:rPr>
              <w:t>x</w:t>
            </w:r>
          </w:p>
        </w:tc>
      </w:tr>
      <w:tr w:rsidR="00326C8C" w14:paraId="2D683F9C"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7EED66" w14:textId="77777777" w:rsidR="00326C8C" w:rsidRDefault="00326C8C" w:rsidP="0085100F">
            <w:r>
              <w:t>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662470" w14:textId="77777777" w:rsidR="00326C8C" w:rsidRDefault="00326C8C" w:rsidP="0085100F">
            <w:pPr>
              <w:pStyle w:val="NormalWeb"/>
              <w:spacing w:before="0" w:beforeAutospacing="0" w:after="200" w:afterAutospacing="0"/>
            </w:pPr>
            <w:r>
              <w:rPr>
                <w:color w:val="000000"/>
              </w:rPr>
              <w:t>Đơn vị tính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90DA58" w14:textId="77777777" w:rsidR="00326C8C" w:rsidRDefault="00326C8C"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152CE6" w14:textId="77777777" w:rsidR="00326C8C" w:rsidRDefault="00326C8C" w:rsidP="0085100F"/>
        </w:tc>
      </w:tr>
      <w:tr w:rsidR="00326C8C" w14:paraId="35E7B0B9"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5D052A" w14:textId="77777777" w:rsidR="00326C8C" w:rsidRDefault="00326C8C" w:rsidP="0085100F">
            <w:r>
              <w:t>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9BC64A" w14:textId="77777777" w:rsidR="00326C8C" w:rsidRDefault="00326C8C" w:rsidP="0085100F">
            <w:pPr>
              <w:pStyle w:val="NormalWeb"/>
              <w:spacing w:before="0" w:beforeAutospacing="0" w:after="200" w:afterAutospacing="0"/>
            </w:pPr>
            <w:r>
              <w:rPr>
                <w:color w:val="000000"/>
              </w:rPr>
              <w:t>Số lượng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130143" w14:textId="77777777" w:rsidR="00326C8C" w:rsidRDefault="00326C8C"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245543" w14:textId="77777777" w:rsidR="00326C8C" w:rsidRDefault="00326C8C" w:rsidP="0085100F"/>
        </w:tc>
      </w:tr>
      <w:tr w:rsidR="00326C8C" w14:paraId="77F1EF21"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738AB1" w14:textId="77777777" w:rsidR="00326C8C" w:rsidRDefault="00326C8C" w:rsidP="0085100F">
            <w:r>
              <w:t>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9C67D7" w14:textId="77777777" w:rsidR="00326C8C" w:rsidRDefault="00326C8C" w:rsidP="0085100F">
            <w:pPr>
              <w:pStyle w:val="NormalWeb"/>
              <w:spacing w:before="0" w:beforeAutospacing="0" w:after="200" w:afterAutospacing="0"/>
            </w:pPr>
            <w:r>
              <w:rPr>
                <w:color w:val="000000"/>
              </w:rPr>
              <w:t>Đơn giá</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487E25" w14:textId="77777777" w:rsidR="00326C8C" w:rsidRDefault="00326C8C"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1C1F84" w14:textId="77777777" w:rsidR="00326C8C" w:rsidRDefault="00326C8C" w:rsidP="0085100F"/>
        </w:tc>
      </w:tr>
      <w:tr w:rsidR="00326C8C" w14:paraId="206BEA08"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6FBF93" w14:textId="77777777" w:rsidR="00326C8C" w:rsidRDefault="00326C8C" w:rsidP="0085100F">
            <w: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15242C" w14:textId="77777777" w:rsidR="00326C8C" w:rsidRDefault="00326C8C" w:rsidP="0085100F">
            <w:pPr>
              <w:pStyle w:val="NormalWeb"/>
              <w:spacing w:before="0" w:beforeAutospacing="0" w:after="200" w:afterAutospacing="0"/>
            </w:pPr>
            <w:r>
              <w:rPr>
                <w:color w:val="000000"/>
              </w:rPr>
              <w:t>Tỷ lệ % chiết khấu (Trong trường hợp thể hiện thông tin chiết khấu cho từng hàng hóa, dịch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19878D" w14:textId="77777777" w:rsidR="00326C8C" w:rsidRDefault="00326C8C"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71DE59" w14:textId="77777777" w:rsidR="00326C8C" w:rsidRDefault="00326C8C" w:rsidP="0085100F"/>
        </w:tc>
      </w:tr>
      <w:tr w:rsidR="00326C8C" w14:paraId="423CCDF2"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FDE562" w14:textId="77777777" w:rsidR="00326C8C" w:rsidRDefault="00326C8C" w:rsidP="0085100F">
            <w:r>
              <w:t>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55CE73" w14:textId="77777777" w:rsidR="00326C8C" w:rsidRDefault="00326C8C" w:rsidP="0085100F">
            <w:pPr>
              <w:pStyle w:val="NormalWeb"/>
              <w:spacing w:before="0" w:beforeAutospacing="0" w:after="200" w:afterAutospacing="0"/>
            </w:pPr>
            <w:r>
              <w:rPr>
                <w:color w:val="000000"/>
              </w:rPr>
              <w:t>Số tiền chiết khấu (Trong trường hợp thể hiện thông tin chiết khấu cho từng hàng hóa, dịch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DDD032" w14:textId="77777777" w:rsidR="00326C8C" w:rsidRDefault="00326C8C"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88CD67" w14:textId="77777777" w:rsidR="00326C8C" w:rsidRDefault="00326C8C" w:rsidP="0085100F"/>
        </w:tc>
      </w:tr>
      <w:tr w:rsidR="00326C8C" w14:paraId="37710983"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B59B7A" w14:textId="77777777" w:rsidR="00326C8C" w:rsidRDefault="00326C8C" w:rsidP="0085100F">
            <w:r>
              <w:t>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1A53A4" w14:textId="77777777" w:rsidR="00326C8C" w:rsidRDefault="00326C8C" w:rsidP="0085100F">
            <w:pPr>
              <w:pStyle w:val="NormalWeb"/>
              <w:spacing w:before="0" w:beforeAutospacing="0" w:after="200" w:afterAutospacing="0"/>
            </w:pPr>
            <w:r>
              <w:rPr>
                <w:color w:val="000000"/>
              </w:rPr>
              <w:t>Thành tiền (thành tiền chưa có thuế GTGT đối với hóa đơn khác thuộc loại hóa đơn GTGT, thành tiền đối với hóa đơn khác thuộc loại hóa đơn bán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077685" w14:textId="77777777" w:rsidR="00326C8C" w:rsidRDefault="00326C8C"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5AB225" w14:textId="77777777" w:rsidR="00326C8C" w:rsidRDefault="00326C8C" w:rsidP="0085100F"/>
        </w:tc>
      </w:tr>
      <w:tr w:rsidR="00326C8C" w14:paraId="1C70BABD"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86B8CA" w14:textId="77777777" w:rsidR="00326C8C" w:rsidRDefault="00326C8C" w:rsidP="0085100F">
            <w:r>
              <w:t>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6BDAD2" w14:textId="77777777" w:rsidR="00326C8C" w:rsidRDefault="00326C8C" w:rsidP="0085100F">
            <w:pPr>
              <w:pStyle w:val="NormalWeb"/>
              <w:spacing w:before="0" w:beforeAutospacing="0" w:after="200" w:afterAutospacing="0"/>
            </w:pPr>
            <w:r>
              <w:rPr>
                <w:color w:val="000000"/>
              </w:rPr>
              <w:t>Thuế suất (Thuế suất thuế GTGT đối với hóa đơn khác thuộc loại hóa đơn GTGT, đối với hóa đơn khác thuộc loại hóa đơn bán hàng không có thẻ này)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B6A865" w14:textId="77777777" w:rsidR="00326C8C" w:rsidRDefault="00326C8C" w:rsidP="0085100F">
            <w:pPr>
              <w:pStyle w:val="NormalWeb"/>
              <w:spacing w:before="0" w:beforeAutospacing="0" w:after="200" w:afterAutospacing="0"/>
            </w:pPr>
            <w:r>
              <w:rPr>
                <w:color w:val="000000"/>
              </w:rPr>
              <w:t>Truyền 1 trong các giá trị -2 (KKKNT), -1 (KCT), 0, 5, 8, 10 hoặc giá trị thuế suất khác truyền (12.34)  hoặc KHAC truyền -3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66F925" w14:textId="77777777" w:rsidR="00326C8C" w:rsidRDefault="00326C8C" w:rsidP="0085100F">
            <w:pPr>
              <w:pStyle w:val="NormalWeb"/>
              <w:spacing w:before="0" w:beforeAutospacing="0" w:after="200" w:afterAutospacing="0"/>
            </w:pPr>
            <w:r>
              <w:rPr>
                <w:color w:val="000000"/>
              </w:rPr>
              <w:t>Bắt buộc đối với hóa đơn GTGT có Ký hiệu mẫu số =1</w:t>
            </w:r>
          </w:p>
        </w:tc>
      </w:tr>
      <w:tr w:rsidR="00326C8C" w14:paraId="26E6E233"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B8A447" w14:textId="77777777" w:rsidR="00326C8C" w:rsidRDefault="00326C8C" w:rsidP="0085100F">
            <w:r>
              <w:t>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82F36F" w14:textId="77777777" w:rsidR="00326C8C" w:rsidRDefault="00326C8C" w:rsidP="0085100F">
            <w:pPr>
              <w:pStyle w:val="NormalWeb"/>
              <w:spacing w:before="0" w:beforeAutospacing="0" w:after="200" w:afterAutospacing="0"/>
            </w:pPr>
            <w:r>
              <w:rPr>
                <w:color w:val="000000"/>
              </w:rPr>
              <w:t>Thuế suất (Thuế suất thuế GTGT)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C1D9A4" w14:textId="77777777" w:rsidR="00326C8C" w:rsidRDefault="00326C8C"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C74D23" w14:textId="77777777" w:rsidR="00326C8C" w:rsidRDefault="00326C8C" w:rsidP="0085100F">
            <w:pPr>
              <w:pStyle w:val="NormalWeb"/>
              <w:spacing w:before="0" w:beforeAutospacing="0" w:after="200" w:afterAutospacing="0"/>
            </w:pPr>
            <w:r>
              <w:rPr>
                <w:color w:val="000000"/>
              </w:rPr>
              <w:t>Bắt buộc đối với hóa đơn GTGT có Ký hiệu mẫu số =1</w:t>
            </w:r>
          </w:p>
        </w:tc>
      </w:tr>
      <w:tr w:rsidR="00326C8C" w14:paraId="55ACC8E4"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8097FF" w14:textId="77777777" w:rsidR="00326C8C" w:rsidRDefault="00326C8C" w:rsidP="0085100F">
            <w: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53C078" w14:textId="77777777" w:rsidR="00326C8C" w:rsidRDefault="00326C8C" w:rsidP="0085100F">
            <w:pPr>
              <w:pStyle w:val="NormalWeb"/>
              <w:spacing w:before="0" w:beforeAutospacing="0" w:after="200" w:afterAutospacing="0"/>
            </w:pPr>
            <w:r>
              <w:rPr>
                <w:color w:val="000000"/>
              </w:rPr>
              <w:t>Thành tiền (Thành tiền chưa có thuế GTGT)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0B833B" w14:textId="77777777" w:rsidR="00326C8C" w:rsidRDefault="00326C8C"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B62B6D" w14:textId="77777777" w:rsidR="00326C8C" w:rsidRDefault="00326C8C" w:rsidP="0085100F">
            <w:pPr>
              <w:pStyle w:val="NormalWeb"/>
              <w:spacing w:before="0" w:beforeAutospacing="0" w:after="200" w:afterAutospacing="0"/>
            </w:pPr>
            <w:r>
              <w:rPr>
                <w:color w:val="000000"/>
              </w:rPr>
              <w:t>Bắt buộc đối với hóa đơn GTGT có Ký hiệu mẫu số =1</w:t>
            </w:r>
          </w:p>
        </w:tc>
      </w:tr>
      <w:tr w:rsidR="00326C8C" w14:paraId="6881FBB0"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A3B9EE" w14:textId="77777777" w:rsidR="00326C8C" w:rsidRDefault="00326C8C" w:rsidP="0085100F">
            <w:r>
              <w:t>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20B6E8" w14:textId="77777777" w:rsidR="00326C8C" w:rsidRDefault="00326C8C" w:rsidP="0085100F">
            <w:pPr>
              <w:pStyle w:val="NormalWeb"/>
              <w:spacing w:before="0" w:beforeAutospacing="0" w:after="200" w:afterAutospacing="0"/>
            </w:pPr>
            <w:r>
              <w:rPr>
                <w:color w:val="000000"/>
              </w:rPr>
              <w:t>Tiền thuế (Tiền thuế GTGT)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1594C8" w14:textId="77777777" w:rsidR="00326C8C" w:rsidRDefault="00326C8C"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F9A6D5" w14:textId="77777777" w:rsidR="00326C8C" w:rsidRDefault="00326C8C" w:rsidP="0085100F">
            <w:pPr>
              <w:pStyle w:val="NormalWeb"/>
              <w:spacing w:before="0" w:beforeAutospacing="0" w:after="200" w:afterAutospacing="0"/>
            </w:pPr>
            <w:r>
              <w:rPr>
                <w:color w:val="000000"/>
              </w:rPr>
              <w:t xml:space="preserve">Bắt buộc đối với hóa đơn </w:t>
            </w:r>
            <w:r>
              <w:rPr>
                <w:color w:val="000000"/>
              </w:rPr>
              <w:lastRenderedPageBreak/>
              <w:t>GTGT có Ký hiệu mẫu số =1</w:t>
            </w:r>
          </w:p>
        </w:tc>
      </w:tr>
      <w:tr w:rsidR="00326C8C" w14:paraId="1E86CF4E"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A1859F" w14:textId="77777777" w:rsidR="00326C8C" w:rsidRDefault="00326C8C" w:rsidP="0085100F">
            <w:r>
              <w:lastRenderedPageBreak/>
              <w:t>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901A2D" w14:textId="77777777" w:rsidR="00326C8C" w:rsidRDefault="00326C8C" w:rsidP="0085100F">
            <w:pPr>
              <w:pStyle w:val="NormalWeb"/>
              <w:spacing w:before="0" w:beforeAutospacing="0" w:after="200" w:afterAutospacing="0"/>
            </w:pPr>
            <w:r>
              <w:rPr>
                <w:color w:val="000000"/>
              </w:rPr>
              <w:t>Tổng tiền chưa thuế (Tổng cộng thành tiền chưa có thuế GTGT)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48FC06" w14:textId="77777777" w:rsidR="00326C8C" w:rsidRDefault="00326C8C"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F95D8D" w14:textId="77777777" w:rsidR="00326C8C" w:rsidRDefault="00326C8C" w:rsidP="0085100F">
            <w:pPr>
              <w:pStyle w:val="NormalWeb"/>
              <w:spacing w:before="0" w:beforeAutospacing="0" w:after="200" w:afterAutospacing="0"/>
            </w:pPr>
            <w:r>
              <w:rPr>
                <w:color w:val="000000"/>
              </w:rPr>
              <w:t>Bắt buộc đối với hóa đơn GTGT có Ký hiệu mẫu số =1</w:t>
            </w:r>
          </w:p>
        </w:tc>
      </w:tr>
      <w:tr w:rsidR="00326C8C" w14:paraId="56E67765"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CB9816" w14:textId="77777777" w:rsidR="00326C8C" w:rsidRDefault="00326C8C" w:rsidP="0085100F">
            <w:r>
              <w:t>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96590A" w14:textId="77777777" w:rsidR="00326C8C" w:rsidRDefault="00326C8C" w:rsidP="0085100F">
            <w:pPr>
              <w:pStyle w:val="NormalWeb"/>
              <w:spacing w:before="0" w:beforeAutospacing="0" w:after="200" w:afterAutospacing="0"/>
            </w:pPr>
            <w:r>
              <w:rPr>
                <w:color w:val="000000"/>
              </w:rPr>
              <w:t>Tổng tiền thuế (Tổng cộng tiền thuế GTGT)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E28E53" w14:textId="77777777" w:rsidR="00326C8C" w:rsidRDefault="00326C8C"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B011D" w14:textId="77777777" w:rsidR="00326C8C" w:rsidRDefault="00326C8C" w:rsidP="0085100F">
            <w:pPr>
              <w:pStyle w:val="NormalWeb"/>
              <w:spacing w:before="0" w:beforeAutospacing="0" w:after="200" w:afterAutospacing="0"/>
            </w:pPr>
            <w:r>
              <w:rPr>
                <w:color w:val="000000"/>
              </w:rPr>
              <w:t>Bắt buộc đối với hóa đơn GTGT có Ký hiệu mẫu số =1</w:t>
            </w:r>
          </w:p>
        </w:tc>
      </w:tr>
      <w:tr w:rsidR="00326C8C" w14:paraId="75858ED1"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7F50EE" w14:textId="77777777" w:rsidR="00326C8C" w:rsidRDefault="00326C8C" w:rsidP="0085100F">
            <w:r>
              <w:t>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50A23D" w14:textId="77777777" w:rsidR="00326C8C" w:rsidRDefault="00326C8C" w:rsidP="0085100F">
            <w:pPr>
              <w:pStyle w:val="NormalWeb"/>
              <w:spacing w:before="0" w:beforeAutospacing="0" w:after="200" w:afterAutospacing="0"/>
            </w:pPr>
            <w:r>
              <w:rPr>
                <w:color w:val="000000"/>
              </w:rPr>
              <w:t>Tổng tiền chiết khấu thương mại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6CC797" w14:textId="77777777" w:rsidR="00326C8C" w:rsidRDefault="00326C8C"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31C5FF" w14:textId="77777777" w:rsidR="00326C8C" w:rsidRDefault="00326C8C" w:rsidP="0085100F"/>
        </w:tc>
      </w:tr>
      <w:tr w:rsidR="00326C8C" w14:paraId="1F694774"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C4D732" w14:textId="77777777" w:rsidR="00326C8C" w:rsidRDefault="00326C8C" w:rsidP="0085100F">
            <w: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8068F6" w14:textId="77777777" w:rsidR="00326C8C" w:rsidRDefault="00326C8C" w:rsidP="0085100F">
            <w:pPr>
              <w:pStyle w:val="NormalWeb"/>
              <w:spacing w:before="0" w:beforeAutospacing="0" w:after="200" w:afterAutospacing="0"/>
            </w:pPr>
            <w:r>
              <w:rPr>
                <w:color w:val="000000"/>
              </w:rPr>
              <w:t>Tổng tiền thanh toán bằng số</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47905E" w14:textId="77777777" w:rsidR="00326C8C" w:rsidRDefault="00326C8C"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7A2850" w14:textId="77777777" w:rsidR="00326C8C" w:rsidRDefault="00326C8C" w:rsidP="0085100F">
            <w:pPr>
              <w:pStyle w:val="NormalWeb"/>
              <w:spacing w:before="0" w:beforeAutospacing="0" w:after="200" w:afterAutospacing="0"/>
            </w:pPr>
            <w:r>
              <w:rPr>
                <w:color w:val="000000"/>
              </w:rPr>
              <w:t>x</w:t>
            </w:r>
          </w:p>
        </w:tc>
      </w:tr>
      <w:tr w:rsidR="00326C8C" w14:paraId="7694A724" w14:textId="77777777" w:rsidTr="008510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E6DE12" w14:textId="77777777" w:rsidR="00326C8C" w:rsidRDefault="00326C8C" w:rsidP="0085100F">
            <w:r>
              <w:t>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E22378" w14:textId="77777777" w:rsidR="00326C8C" w:rsidRDefault="00326C8C" w:rsidP="0085100F">
            <w:pPr>
              <w:pStyle w:val="NormalWeb"/>
              <w:spacing w:before="0" w:beforeAutospacing="0" w:after="200" w:afterAutospacing="0"/>
            </w:pPr>
            <w:r>
              <w:rPr>
                <w:color w:val="000000"/>
              </w:rPr>
              <w:t>Tổng tiền thanh toán bằng chữ</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777EA5" w14:textId="77777777" w:rsidR="00326C8C" w:rsidRDefault="00326C8C" w:rsidP="0085100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4267CC" w14:textId="77777777" w:rsidR="00326C8C" w:rsidRDefault="00326C8C" w:rsidP="0085100F">
            <w:pPr>
              <w:pStyle w:val="NormalWeb"/>
              <w:spacing w:before="0" w:beforeAutospacing="0" w:after="200" w:afterAutospacing="0"/>
            </w:pPr>
            <w:r>
              <w:rPr>
                <w:color w:val="000000"/>
              </w:rPr>
              <w:t>x</w:t>
            </w:r>
          </w:p>
        </w:tc>
      </w:tr>
    </w:tbl>
    <w:p w14:paraId="3FDD0C76" w14:textId="77777777" w:rsidR="00326C8C" w:rsidRDefault="00326C8C" w:rsidP="00326C8C">
      <w:r>
        <w:br/>
      </w:r>
    </w:p>
    <w:p w14:paraId="1E33D26D" w14:textId="77777777" w:rsidR="00326C8C" w:rsidRDefault="00326C8C" w:rsidP="00326C8C">
      <w:pPr>
        <w:pStyle w:val="NormalWeb"/>
        <w:numPr>
          <w:ilvl w:val="0"/>
          <w:numId w:val="87"/>
        </w:numPr>
        <w:spacing w:before="0" w:beforeAutospacing="0" w:after="200" w:afterAutospacing="0"/>
        <w:textAlignment w:val="baseline"/>
        <w:rPr>
          <w:b/>
          <w:bCs/>
          <w:color w:val="000000"/>
        </w:rPr>
      </w:pPr>
      <w:r>
        <w:rPr>
          <w:b/>
          <w:bCs/>
          <w:color w:val="000000"/>
        </w:rPr>
        <w:t>Đầu ra:</w:t>
      </w:r>
    </w:p>
    <w:tbl>
      <w:tblPr>
        <w:tblW w:w="0" w:type="auto"/>
        <w:tblCellMar>
          <w:top w:w="15" w:type="dxa"/>
          <w:left w:w="15" w:type="dxa"/>
          <w:bottom w:w="15" w:type="dxa"/>
          <w:right w:w="15" w:type="dxa"/>
        </w:tblCellMar>
        <w:tblLook w:val="04A0" w:firstRow="1" w:lastRow="0" w:firstColumn="1" w:lastColumn="0" w:noHBand="0" w:noVBand="1"/>
      </w:tblPr>
      <w:tblGrid>
        <w:gridCol w:w="4204"/>
        <w:gridCol w:w="3836"/>
        <w:gridCol w:w="1310"/>
      </w:tblGrid>
      <w:tr w:rsidR="00326C8C" w14:paraId="4189936F" w14:textId="77777777" w:rsidTr="001F751E">
        <w:tc>
          <w:tcPr>
            <w:tcW w:w="2785" w:type="dxa"/>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451C64FB" w14:textId="77777777" w:rsidR="00326C8C" w:rsidRDefault="00326C8C" w:rsidP="0085100F">
            <w:pPr>
              <w:pStyle w:val="NormalWeb"/>
              <w:spacing w:before="0" w:beforeAutospacing="0" w:after="200" w:afterAutospacing="0"/>
              <w:ind w:left="720"/>
            </w:pPr>
            <w:r>
              <w:rPr>
                <w:color w:val="000000"/>
              </w:rPr>
              <w:t>Kết quả</w:t>
            </w:r>
          </w:p>
        </w:tc>
        <w:tc>
          <w:tcPr>
            <w:tcW w:w="4476" w:type="dxa"/>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6D5AD2AA" w14:textId="77777777" w:rsidR="00326C8C" w:rsidRDefault="00326C8C" w:rsidP="0085100F">
            <w:pPr>
              <w:pStyle w:val="NormalWeb"/>
              <w:spacing w:before="0" w:beforeAutospacing="0" w:after="200" w:afterAutospacing="0"/>
              <w:ind w:left="720"/>
            </w:pPr>
            <w:r>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5050A9A9" w14:textId="77777777" w:rsidR="00326C8C" w:rsidRDefault="00326C8C" w:rsidP="0085100F">
            <w:pPr>
              <w:pStyle w:val="NormalWeb"/>
              <w:spacing w:before="0" w:beforeAutospacing="0" w:after="200" w:afterAutospacing="0"/>
              <w:ind w:left="720"/>
            </w:pPr>
            <w:r>
              <w:rPr>
                <w:color w:val="000000"/>
              </w:rPr>
              <w:t>Ghi chú</w:t>
            </w:r>
          </w:p>
        </w:tc>
      </w:tr>
      <w:tr w:rsidR="00326C8C" w14:paraId="6B084B95" w14:textId="77777777" w:rsidTr="001F751E">
        <w:tc>
          <w:tcPr>
            <w:tcW w:w="2785"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5E9D766" w14:textId="77777777" w:rsidR="00326C8C" w:rsidRDefault="00326C8C" w:rsidP="0085100F">
            <w:pPr>
              <w:pStyle w:val="NormalWeb"/>
              <w:spacing w:before="0" w:beforeAutospacing="0" w:after="160" w:afterAutospacing="0"/>
              <w:jc w:val="both"/>
            </w:pPr>
            <w:r>
              <w:rPr>
                <w:color w:val="000000"/>
              </w:rPr>
              <w:t>ERR:1</w:t>
            </w:r>
          </w:p>
        </w:tc>
        <w:tc>
          <w:tcPr>
            <w:tcW w:w="4476"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6F9483D" w14:textId="77777777" w:rsidR="00326C8C" w:rsidRDefault="00326C8C" w:rsidP="0085100F">
            <w:pPr>
              <w:pStyle w:val="NormalWeb"/>
              <w:spacing w:before="0" w:beforeAutospacing="0" w:after="200" w:afterAutospacing="0"/>
              <w:jc w:val="both"/>
            </w:pPr>
            <w:r>
              <w:rPr>
                <w:color w:val="000000"/>
              </w:rPr>
              <w:t>Tài khoản đăng nhập sai hoặc không có quyền thêm mới hóa đơn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454FA05" w14:textId="77777777" w:rsidR="00326C8C" w:rsidRDefault="00326C8C" w:rsidP="0085100F"/>
        </w:tc>
      </w:tr>
      <w:tr w:rsidR="00326C8C" w14:paraId="36298CB5" w14:textId="77777777" w:rsidTr="001F751E">
        <w:tc>
          <w:tcPr>
            <w:tcW w:w="2785"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848950E" w14:textId="77777777" w:rsidR="00326C8C" w:rsidRDefault="00326C8C" w:rsidP="0085100F">
            <w:pPr>
              <w:pStyle w:val="NormalWeb"/>
              <w:spacing w:before="0" w:beforeAutospacing="0" w:after="160" w:afterAutospacing="0"/>
              <w:jc w:val="both"/>
            </w:pPr>
            <w:r>
              <w:rPr>
                <w:color w:val="000000"/>
              </w:rPr>
              <w:t>ERR:2</w:t>
            </w:r>
          </w:p>
        </w:tc>
        <w:tc>
          <w:tcPr>
            <w:tcW w:w="4476"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38B12BA" w14:textId="77777777" w:rsidR="00326C8C" w:rsidRDefault="00326C8C" w:rsidP="0085100F">
            <w:pPr>
              <w:pStyle w:val="NormalWeb"/>
              <w:spacing w:before="0" w:beforeAutospacing="0" w:after="160" w:afterAutospacing="0"/>
              <w:jc w:val="both"/>
            </w:pPr>
            <w:r>
              <w:rPr>
                <w:color w:val="000000"/>
              </w:rPr>
              <w:t>Pattern hoặc serial truyền vào rỗng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95A3ED7" w14:textId="77777777" w:rsidR="00326C8C" w:rsidRDefault="00326C8C" w:rsidP="0085100F"/>
        </w:tc>
      </w:tr>
      <w:tr w:rsidR="00326C8C" w14:paraId="597067CA" w14:textId="77777777" w:rsidTr="001F751E">
        <w:tc>
          <w:tcPr>
            <w:tcW w:w="2785"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307C3FB" w14:textId="77777777" w:rsidR="00326C8C" w:rsidRDefault="00326C8C" w:rsidP="0085100F">
            <w:pPr>
              <w:pStyle w:val="NormalWeb"/>
              <w:spacing w:before="0" w:beforeAutospacing="0" w:after="160" w:afterAutospacing="0"/>
              <w:jc w:val="both"/>
            </w:pPr>
            <w:r>
              <w:rPr>
                <w:color w:val="000000"/>
              </w:rPr>
              <w:t>ERR:3</w:t>
            </w:r>
          </w:p>
        </w:tc>
        <w:tc>
          <w:tcPr>
            <w:tcW w:w="4476"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BF67849" w14:textId="77777777" w:rsidR="00326C8C" w:rsidRDefault="00326C8C" w:rsidP="0085100F">
            <w:pPr>
              <w:pStyle w:val="NormalWeb"/>
              <w:spacing w:before="0" w:beforeAutospacing="0" w:after="160" w:afterAutospacing="0"/>
              <w:jc w:val="both"/>
            </w:pPr>
            <w:r>
              <w:rPr>
                <w:color w:val="000000"/>
              </w:rPr>
              <w:t>Dữ liệu xml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97144FE" w14:textId="77777777" w:rsidR="00326C8C" w:rsidRDefault="00326C8C" w:rsidP="0085100F"/>
        </w:tc>
      </w:tr>
      <w:tr w:rsidR="00326C8C" w14:paraId="398120ED" w14:textId="77777777" w:rsidTr="001F751E">
        <w:tc>
          <w:tcPr>
            <w:tcW w:w="2785"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84A8DF8" w14:textId="77777777" w:rsidR="00326C8C" w:rsidRDefault="00326C8C" w:rsidP="0085100F">
            <w:pPr>
              <w:pStyle w:val="NormalWeb"/>
              <w:spacing w:before="0" w:beforeAutospacing="0" w:after="160" w:afterAutospacing="0"/>
              <w:jc w:val="both"/>
            </w:pPr>
            <w:r>
              <w:rPr>
                <w:color w:val="000000"/>
              </w:rPr>
              <w:t>ERR:4</w:t>
            </w:r>
          </w:p>
        </w:tc>
        <w:tc>
          <w:tcPr>
            <w:tcW w:w="4476"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F3537E9" w14:textId="77777777" w:rsidR="00326C8C" w:rsidRDefault="00326C8C" w:rsidP="0085100F">
            <w:pPr>
              <w:pStyle w:val="NormalWeb"/>
              <w:spacing w:before="0" w:beforeAutospacing="0" w:after="160" w:afterAutospacing="0"/>
              <w:jc w:val="both"/>
            </w:pPr>
            <w:r>
              <w:rPr>
                <w:color w:val="000000"/>
              </w:rPr>
              <w:t>Không lấy được thông tin công ty (currentCompany null)</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7AED729" w14:textId="77777777" w:rsidR="00326C8C" w:rsidRDefault="00326C8C" w:rsidP="0085100F"/>
        </w:tc>
      </w:tr>
      <w:tr w:rsidR="00326C8C" w14:paraId="35E5B89B" w14:textId="77777777" w:rsidTr="001F751E">
        <w:tc>
          <w:tcPr>
            <w:tcW w:w="2785"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9D9068E" w14:textId="77777777" w:rsidR="00326C8C" w:rsidRDefault="00326C8C" w:rsidP="0085100F">
            <w:pPr>
              <w:pStyle w:val="NormalWeb"/>
              <w:spacing w:before="0" w:beforeAutospacing="0" w:after="160" w:afterAutospacing="0"/>
              <w:jc w:val="both"/>
            </w:pPr>
            <w:r>
              <w:rPr>
                <w:color w:val="000000"/>
              </w:rPr>
              <w:t>ERR:6</w:t>
            </w:r>
          </w:p>
        </w:tc>
        <w:tc>
          <w:tcPr>
            <w:tcW w:w="4476"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5DD42FE" w14:textId="77777777" w:rsidR="00326C8C" w:rsidRDefault="00326C8C" w:rsidP="0085100F">
            <w:pPr>
              <w:pStyle w:val="NormalWeb"/>
              <w:spacing w:before="0" w:beforeAutospacing="0" w:after="160" w:afterAutospacing="0"/>
              <w:jc w:val="both"/>
            </w:pPr>
            <w:r>
              <w:rPr>
                <w:color w:val="000000"/>
              </w:rPr>
              <w:t>Không đủ số lượng hóa đơn cho lô thêm mới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45FAFBE" w14:textId="77777777" w:rsidR="00326C8C" w:rsidRDefault="00326C8C" w:rsidP="0085100F"/>
        </w:tc>
      </w:tr>
      <w:tr w:rsidR="00326C8C" w14:paraId="5F24C040" w14:textId="77777777" w:rsidTr="001F751E">
        <w:trPr>
          <w:trHeight w:val="532"/>
        </w:trPr>
        <w:tc>
          <w:tcPr>
            <w:tcW w:w="2785"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8E7EF12" w14:textId="77777777" w:rsidR="00326C8C" w:rsidRDefault="00326C8C" w:rsidP="0085100F">
            <w:pPr>
              <w:pStyle w:val="NormalWeb"/>
              <w:spacing w:before="0" w:beforeAutospacing="0" w:after="160" w:afterAutospacing="0"/>
              <w:jc w:val="both"/>
            </w:pPr>
            <w:r>
              <w:rPr>
                <w:color w:val="000000"/>
              </w:rPr>
              <w:t>ERR:7</w:t>
            </w:r>
          </w:p>
        </w:tc>
        <w:tc>
          <w:tcPr>
            <w:tcW w:w="4476"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4CB5A70" w14:textId="77777777" w:rsidR="00326C8C" w:rsidRDefault="00326C8C" w:rsidP="0085100F">
            <w:pPr>
              <w:pStyle w:val="NormalWeb"/>
              <w:spacing w:before="0" w:beforeAutospacing="0" w:after="200" w:afterAutospacing="0"/>
              <w:jc w:val="both"/>
            </w:pPr>
            <w:r>
              <w:rPr>
                <w:color w:val="000000"/>
              </w:rPr>
              <w:t>User name không phù hợp, không tìm thấy user.</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8592673" w14:textId="77777777" w:rsidR="00326C8C" w:rsidRDefault="00326C8C" w:rsidP="0085100F"/>
        </w:tc>
      </w:tr>
      <w:tr w:rsidR="00326C8C" w14:paraId="7F399E85" w14:textId="77777777" w:rsidTr="001F751E">
        <w:tc>
          <w:tcPr>
            <w:tcW w:w="2785"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FF0331D" w14:textId="77777777" w:rsidR="00326C8C" w:rsidRDefault="00326C8C" w:rsidP="0085100F">
            <w:pPr>
              <w:pStyle w:val="NormalWeb"/>
              <w:spacing w:before="0" w:beforeAutospacing="0" w:after="160" w:afterAutospacing="0"/>
              <w:jc w:val="both"/>
            </w:pPr>
            <w:r>
              <w:rPr>
                <w:color w:val="000000"/>
              </w:rPr>
              <w:t>ERR:11</w:t>
            </w:r>
          </w:p>
        </w:tc>
        <w:tc>
          <w:tcPr>
            <w:tcW w:w="4476"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CE5AD89" w14:textId="77777777" w:rsidR="00326C8C" w:rsidRDefault="00326C8C" w:rsidP="0085100F">
            <w:pPr>
              <w:pStyle w:val="NormalWeb"/>
              <w:spacing w:before="0" w:beforeAutospacing="0" w:after="160" w:afterAutospacing="0"/>
            </w:pPr>
            <w:r>
              <w:rPr>
                <w:color w:val="000000"/>
              </w:rPr>
              <w:t>Pattern hoặc serial không đúng định dạng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23F3DFA" w14:textId="77777777" w:rsidR="00326C8C" w:rsidRDefault="00326C8C" w:rsidP="0085100F"/>
        </w:tc>
      </w:tr>
      <w:tr w:rsidR="00326C8C" w14:paraId="2E844450" w14:textId="77777777" w:rsidTr="001F751E">
        <w:tc>
          <w:tcPr>
            <w:tcW w:w="2785"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0835A83" w14:textId="77777777" w:rsidR="00326C8C" w:rsidRDefault="00326C8C" w:rsidP="0085100F">
            <w:pPr>
              <w:pStyle w:val="NormalWeb"/>
              <w:spacing w:before="0" w:beforeAutospacing="0" w:after="160" w:afterAutospacing="0"/>
              <w:jc w:val="both"/>
            </w:pPr>
            <w:r>
              <w:rPr>
                <w:color w:val="000000"/>
              </w:rPr>
              <w:t>ERR:13</w:t>
            </w:r>
          </w:p>
        </w:tc>
        <w:tc>
          <w:tcPr>
            <w:tcW w:w="4476"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A3439B8" w14:textId="77777777" w:rsidR="00326C8C" w:rsidRDefault="00326C8C" w:rsidP="0085100F">
            <w:pPr>
              <w:pStyle w:val="NormalWeb"/>
              <w:spacing w:before="0" w:beforeAutospacing="0" w:after="200" w:afterAutospacing="0"/>
              <w:jc w:val="both"/>
            </w:pPr>
            <w:r>
              <w:rPr>
                <w:color w:val="000000"/>
              </w:rPr>
              <w:t>Danh sách hóa đơn tồn tại hóa đơn trùng Fkey</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097116D" w14:textId="77777777" w:rsidR="00326C8C" w:rsidRDefault="00326C8C" w:rsidP="0085100F"/>
        </w:tc>
      </w:tr>
      <w:tr w:rsidR="00326C8C" w14:paraId="4B45F151" w14:textId="77777777" w:rsidTr="001F751E">
        <w:tc>
          <w:tcPr>
            <w:tcW w:w="2785"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33D7001" w14:textId="77777777" w:rsidR="00326C8C" w:rsidRDefault="00326C8C" w:rsidP="0085100F">
            <w:pPr>
              <w:pStyle w:val="NormalWeb"/>
              <w:spacing w:before="0" w:beforeAutospacing="0" w:after="160" w:afterAutospacing="0"/>
              <w:jc w:val="both"/>
            </w:pPr>
            <w:r>
              <w:rPr>
                <w:color w:val="000000"/>
              </w:rPr>
              <w:t>ERR:15</w:t>
            </w:r>
          </w:p>
        </w:tc>
        <w:tc>
          <w:tcPr>
            <w:tcW w:w="4476"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6FEA006" w14:textId="77777777" w:rsidR="00326C8C" w:rsidRDefault="00326C8C" w:rsidP="0085100F">
            <w:pPr>
              <w:pStyle w:val="NormalWeb"/>
              <w:spacing w:before="0" w:beforeAutospacing="0" w:after="200" w:afterAutospacing="0"/>
              <w:jc w:val="both"/>
            </w:pPr>
            <w:r>
              <w:rPr>
                <w:color w:val="000000"/>
              </w:rPr>
              <w:t xml:space="preserve">Ngày lập truyền vào lớn hơn ngày hiện tại hoặc XML không đúng định </w:t>
            </w:r>
            <w:r>
              <w:rPr>
                <w:color w:val="000000"/>
              </w:rPr>
              <w:lastRenderedPageBreak/>
              <w:t>dạng (hóa đơn ngoại tệ không truyền tỷ giá) </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14DA87F" w14:textId="77777777" w:rsidR="00326C8C" w:rsidRDefault="00326C8C" w:rsidP="0085100F"/>
        </w:tc>
      </w:tr>
      <w:tr w:rsidR="00326C8C" w14:paraId="249B9DA7" w14:textId="77777777" w:rsidTr="001F751E">
        <w:tc>
          <w:tcPr>
            <w:tcW w:w="2785"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547A0E4" w14:textId="77777777" w:rsidR="00326C8C" w:rsidRDefault="00326C8C" w:rsidP="0085100F">
            <w:pPr>
              <w:pStyle w:val="NormalWeb"/>
              <w:spacing w:before="0" w:beforeAutospacing="0" w:after="160" w:afterAutospacing="0"/>
              <w:jc w:val="both"/>
            </w:pPr>
            <w:r>
              <w:rPr>
                <w:color w:val="000000"/>
              </w:rPr>
              <w:t>ERR:20</w:t>
            </w:r>
          </w:p>
        </w:tc>
        <w:tc>
          <w:tcPr>
            <w:tcW w:w="4476"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7F43D52" w14:textId="77777777" w:rsidR="00326C8C" w:rsidRDefault="00326C8C" w:rsidP="0085100F">
            <w:pPr>
              <w:pStyle w:val="NormalWeb"/>
              <w:spacing w:before="0" w:beforeAutospacing="0" w:after="200" w:afterAutospacing="0"/>
              <w:jc w:val="both"/>
            </w:pPr>
            <w:r>
              <w:rPr>
                <w:color w:val="000000"/>
              </w:rPr>
              <w:t>Pattern và serial không phù hợp, hoặc không tồn tại hóa đơn đã đăng ký có sử dụng Pattern và Serial truyền vào</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FE13B3F" w14:textId="77777777" w:rsidR="00326C8C" w:rsidRDefault="00326C8C" w:rsidP="0085100F">
            <w:pPr>
              <w:pStyle w:val="NormalWeb"/>
              <w:spacing w:before="0" w:beforeAutospacing="0" w:after="0" w:afterAutospacing="0"/>
              <w:jc w:val="both"/>
            </w:pPr>
            <w:r>
              <w:rPr>
                <w:color w:val="000000"/>
              </w:rPr>
              <w:t>Chỉ chấp nhận đồng thời nhập cả Pattern và serial</w:t>
            </w:r>
          </w:p>
          <w:p w14:paraId="6EAAAC29" w14:textId="77777777" w:rsidR="00326C8C" w:rsidRDefault="00326C8C" w:rsidP="0085100F">
            <w:pPr>
              <w:pStyle w:val="NormalWeb"/>
              <w:spacing w:before="0" w:beforeAutospacing="0" w:after="200" w:afterAutospacing="0"/>
              <w:jc w:val="both"/>
            </w:pPr>
            <w:r>
              <w:rPr>
                <w:color w:val="000000"/>
              </w:rPr>
              <w:t>Truyền không đúng pattern là 1,2,5 và serial có dạng CyyMxx</w:t>
            </w:r>
          </w:p>
        </w:tc>
      </w:tr>
      <w:tr w:rsidR="00326C8C" w14:paraId="69B5131C" w14:textId="77777777" w:rsidTr="001F751E">
        <w:tc>
          <w:tcPr>
            <w:tcW w:w="2785"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0FBD3C8" w14:textId="77777777" w:rsidR="00326C8C" w:rsidRDefault="00326C8C" w:rsidP="0085100F">
            <w:pPr>
              <w:pStyle w:val="NormalWeb"/>
              <w:spacing w:before="0" w:beforeAutospacing="0" w:after="160" w:afterAutospacing="0"/>
              <w:jc w:val="both"/>
            </w:pPr>
            <w:r>
              <w:rPr>
                <w:color w:val="000000"/>
              </w:rPr>
              <w:t>ERR:5</w:t>
            </w:r>
          </w:p>
          <w:p w14:paraId="57F85767" w14:textId="77777777" w:rsidR="00326C8C" w:rsidRDefault="00326C8C" w:rsidP="0085100F"/>
        </w:tc>
        <w:tc>
          <w:tcPr>
            <w:tcW w:w="4476"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D3DE9A7" w14:textId="77777777" w:rsidR="00326C8C" w:rsidRDefault="00326C8C" w:rsidP="0085100F">
            <w:pPr>
              <w:pStyle w:val="NormalWeb"/>
              <w:spacing w:before="0" w:beforeAutospacing="0" w:after="200" w:afterAutospacing="0"/>
              <w:jc w:val="both"/>
            </w:pPr>
            <w:r>
              <w:rPr>
                <w:color w:val="000000"/>
              </w:rPr>
              <w:t>Không phát hành được hóa đơn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B398BCC" w14:textId="77777777" w:rsidR="00326C8C" w:rsidRDefault="00326C8C" w:rsidP="0085100F">
            <w:pPr>
              <w:pStyle w:val="NormalWeb"/>
              <w:spacing w:before="0" w:beforeAutospacing="0" w:after="200" w:afterAutospacing="0"/>
              <w:jc w:val="both"/>
            </w:pPr>
            <w:r>
              <w:rPr>
                <w:color w:val="000000"/>
              </w:rPr>
              <w:t>Lỗi không xác định. DB roll back</w:t>
            </w:r>
          </w:p>
        </w:tc>
      </w:tr>
      <w:tr w:rsidR="00326C8C" w14:paraId="3B7F2212" w14:textId="77777777" w:rsidTr="001F751E">
        <w:tc>
          <w:tcPr>
            <w:tcW w:w="2785"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2AAF8B4" w14:textId="77777777" w:rsidR="00326C8C" w:rsidRDefault="00326C8C" w:rsidP="0085100F">
            <w:pPr>
              <w:pStyle w:val="NormalWeb"/>
              <w:spacing w:before="0" w:beforeAutospacing="0" w:after="160" w:afterAutospacing="0"/>
              <w:jc w:val="both"/>
            </w:pPr>
            <w:r>
              <w:rPr>
                <w:color w:val="000000"/>
              </w:rPr>
              <w:t>ERR:10</w:t>
            </w:r>
          </w:p>
        </w:tc>
        <w:tc>
          <w:tcPr>
            <w:tcW w:w="4476"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41401EF" w14:textId="77777777" w:rsidR="00326C8C" w:rsidRDefault="00326C8C" w:rsidP="0085100F">
            <w:pPr>
              <w:pStyle w:val="NormalWeb"/>
              <w:spacing w:before="0" w:beforeAutospacing="0" w:after="200" w:afterAutospacing="0"/>
              <w:jc w:val="both"/>
            </w:pPr>
            <w:r>
              <w:rPr>
                <w:color w:val="000000"/>
              </w:rPr>
              <w:t>Lô có số hóa đơn vượt quá max cho phép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E9B00EC" w14:textId="77777777" w:rsidR="00326C8C" w:rsidRDefault="00326C8C" w:rsidP="0085100F">
            <w:pPr>
              <w:pStyle w:val="NormalWeb"/>
              <w:spacing w:before="0" w:beforeAutospacing="0" w:after="160" w:afterAutospacing="0"/>
              <w:jc w:val="both"/>
            </w:pPr>
            <w:r>
              <w:rPr>
                <w:color w:val="000000"/>
              </w:rPr>
              <w:t>Mặc định là 5000, hoặc được cấu hình theo từng app</w:t>
            </w:r>
          </w:p>
        </w:tc>
      </w:tr>
      <w:tr w:rsidR="00326C8C" w14:paraId="781B5FCE" w14:textId="77777777" w:rsidTr="001F751E">
        <w:tc>
          <w:tcPr>
            <w:tcW w:w="2785"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74AD932" w14:textId="77777777" w:rsidR="00326C8C" w:rsidRDefault="00326C8C" w:rsidP="0085100F">
            <w:pPr>
              <w:pStyle w:val="NormalWeb"/>
              <w:spacing w:before="0" w:beforeAutospacing="0" w:after="160" w:afterAutospacing="0"/>
              <w:jc w:val="both"/>
            </w:pPr>
            <w:r>
              <w:rPr>
                <w:color w:val="000000"/>
              </w:rPr>
              <w:t>ERR:21</w:t>
            </w:r>
          </w:p>
        </w:tc>
        <w:tc>
          <w:tcPr>
            <w:tcW w:w="4476"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D7AFFAC" w14:textId="77777777" w:rsidR="00326C8C" w:rsidRDefault="00326C8C" w:rsidP="0085100F">
            <w:pPr>
              <w:pStyle w:val="NormalWeb"/>
              <w:spacing w:before="0" w:beforeAutospacing="0" w:after="200" w:afterAutospacing="0"/>
              <w:jc w:val="both"/>
            </w:pPr>
            <w:r>
              <w:rPr>
                <w:color w:val="000000"/>
              </w:rPr>
              <w:t>Trùng số hóa đơn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2AF3F47" w14:textId="77777777" w:rsidR="00326C8C" w:rsidRDefault="00326C8C" w:rsidP="0085100F"/>
        </w:tc>
      </w:tr>
      <w:tr w:rsidR="00326C8C" w14:paraId="6D2C89C9" w14:textId="77777777" w:rsidTr="001F751E">
        <w:trPr>
          <w:trHeight w:val="368"/>
        </w:trPr>
        <w:tc>
          <w:tcPr>
            <w:tcW w:w="2785"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D3759F2" w14:textId="77777777" w:rsidR="00326C8C" w:rsidRDefault="00326C8C" w:rsidP="0085100F">
            <w:pPr>
              <w:pStyle w:val="NormalWeb"/>
              <w:spacing w:before="0" w:beforeAutospacing="0" w:after="160" w:afterAutospacing="0"/>
              <w:jc w:val="both"/>
            </w:pPr>
            <w:r>
              <w:rPr>
                <w:color w:val="000000"/>
              </w:rPr>
              <w:t>ERR:22</w:t>
            </w:r>
          </w:p>
        </w:tc>
        <w:tc>
          <w:tcPr>
            <w:tcW w:w="4476"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F827958" w14:textId="77777777" w:rsidR="00326C8C" w:rsidRDefault="00326C8C" w:rsidP="0085100F">
            <w:pPr>
              <w:pStyle w:val="NormalWeb"/>
              <w:spacing w:before="0" w:beforeAutospacing="0" w:after="0" w:afterAutospacing="0"/>
              <w:jc w:val="both"/>
            </w:pPr>
            <w:r>
              <w:rPr>
                <w:color w:val="000000"/>
              </w:rPr>
              <w:t>Thông tin người bán vượt maxlength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B761C68" w14:textId="77777777" w:rsidR="00326C8C" w:rsidRDefault="00326C8C" w:rsidP="0085100F"/>
        </w:tc>
      </w:tr>
      <w:tr w:rsidR="00326C8C" w14:paraId="36341AB0" w14:textId="77777777" w:rsidTr="001F751E">
        <w:trPr>
          <w:trHeight w:val="368"/>
        </w:trPr>
        <w:tc>
          <w:tcPr>
            <w:tcW w:w="2785"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0AED336" w14:textId="77777777" w:rsidR="00326C8C" w:rsidRDefault="00326C8C" w:rsidP="0085100F">
            <w:pPr>
              <w:pStyle w:val="NormalWeb"/>
              <w:spacing w:before="0" w:beforeAutospacing="0" w:after="160" w:afterAutospacing="0"/>
              <w:jc w:val="both"/>
            </w:pPr>
            <w:r>
              <w:rPr>
                <w:color w:val="000000"/>
              </w:rPr>
              <w:t>ERR:23</w:t>
            </w:r>
          </w:p>
        </w:tc>
        <w:tc>
          <w:tcPr>
            <w:tcW w:w="4476"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DE9ADBD" w14:textId="77777777" w:rsidR="00326C8C" w:rsidRDefault="00326C8C" w:rsidP="0085100F">
            <w:pPr>
              <w:pStyle w:val="NormalWeb"/>
              <w:spacing w:before="0" w:beforeAutospacing="0" w:after="0" w:afterAutospacing="0"/>
            </w:pPr>
            <w:r>
              <w:rPr>
                <w:color w:val="000000"/>
              </w:rPr>
              <w:t>Mã CQT rỗng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8BAED72" w14:textId="77777777" w:rsidR="00326C8C" w:rsidRDefault="00326C8C" w:rsidP="0085100F"/>
        </w:tc>
      </w:tr>
      <w:tr w:rsidR="00326C8C" w14:paraId="729C77BD" w14:textId="77777777" w:rsidTr="001F751E">
        <w:trPr>
          <w:trHeight w:val="368"/>
        </w:trPr>
        <w:tc>
          <w:tcPr>
            <w:tcW w:w="2785"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7F0978D" w14:textId="77777777" w:rsidR="00326C8C" w:rsidRDefault="00326C8C" w:rsidP="0085100F">
            <w:pPr>
              <w:pStyle w:val="NormalWeb"/>
              <w:spacing w:before="0" w:beforeAutospacing="0" w:after="160" w:afterAutospacing="0"/>
              <w:jc w:val="both"/>
            </w:pPr>
            <w:r>
              <w:rPr>
                <w:color w:val="000000"/>
              </w:rPr>
              <w:t>ERR:30</w:t>
            </w:r>
          </w:p>
        </w:tc>
        <w:tc>
          <w:tcPr>
            <w:tcW w:w="4476"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3F2A5E2" w14:textId="77777777" w:rsidR="00326C8C" w:rsidRDefault="00326C8C" w:rsidP="0085100F">
            <w:pPr>
              <w:pStyle w:val="NormalWeb"/>
              <w:spacing w:before="0" w:beforeAutospacing="0" w:after="200" w:afterAutospacing="0"/>
              <w:jc w:val="both"/>
            </w:pPr>
            <w:r>
              <w:rPr>
                <w:color w:val="000000"/>
              </w:rPr>
              <w:t>Danh sách hóa đơn tồn tại ngày hóa đơn nhỏ hơn ngày hóa đơn đã phát hành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ED2A8A3" w14:textId="77777777" w:rsidR="00326C8C" w:rsidRDefault="00326C8C" w:rsidP="0085100F"/>
        </w:tc>
      </w:tr>
      <w:tr w:rsidR="00326C8C" w14:paraId="0127F797" w14:textId="77777777" w:rsidTr="001F751E">
        <w:trPr>
          <w:trHeight w:val="368"/>
        </w:trPr>
        <w:tc>
          <w:tcPr>
            <w:tcW w:w="2785"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7AA77AE" w14:textId="77777777" w:rsidR="00326C8C" w:rsidRDefault="00326C8C" w:rsidP="0085100F">
            <w:pPr>
              <w:pStyle w:val="NormalWeb"/>
              <w:spacing w:before="0" w:beforeAutospacing="0" w:after="160" w:afterAutospacing="0"/>
              <w:jc w:val="both"/>
            </w:pPr>
            <w:r>
              <w:rPr>
                <w:color w:val="000000"/>
              </w:rPr>
              <w:t>"OK:" + pattern + ";" + serial + "-" + fkey + "_" + invNumber + "_" + MCCQT</w:t>
            </w:r>
          </w:p>
          <w:p w14:paraId="61BE4F50" w14:textId="77777777" w:rsidR="00326C8C" w:rsidRDefault="00326C8C" w:rsidP="0085100F">
            <w:pPr>
              <w:pStyle w:val="NormalWeb"/>
              <w:spacing w:before="0" w:beforeAutospacing="0" w:after="160" w:afterAutospacing="0"/>
              <w:jc w:val="both"/>
            </w:pPr>
            <w:r>
              <w:rPr>
                <w:color w:val="000000"/>
              </w:rPr>
              <w:t>Ví dụ: OK:1/004;C22MTC-81971004C22MTC128418474_128_M1-22-10F0B-00400000128</w:t>
            </w:r>
          </w:p>
        </w:tc>
        <w:tc>
          <w:tcPr>
            <w:tcW w:w="4476"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CF588B4" w14:textId="77777777" w:rsidR="00326C8C" w:rsidRDefault="00326C8C" w:rsidP="0085100F">
            <w:pPr>
              <w:pStyle w:val="NormalWeb"/>
              <w:numPr>
                <w:ilvl w:val="0"/>
                <w:numId w:val="88"/>
              </w:numPr>
              <w:spacing w:before="0" w:beforeAutospacing="0" w:after="0" w:afterAutospacing="0"/>
              <w:ind w:left="360"/>
              <w:textAlignment w:val="baseline"/>
              <w:rPr>
                <w:color w:val="000000"/>
              </w:rPr>
            </w:pPr>
            <w:r>
              <w:rPr>
                <w:color w:val="000000"/>
              </w:rPr>
              <w:t>OK 🡪 đã phát hành hóa đơn thành công</w:t>
            </w:r>
          </w:p>
          <w:p w14:paraId="528A36A9" w14:textId="77777777" w:rsidR="00326C8C" w:rsidRDefault="00326C8C" w:rsidP="0085100F">
            <w:pPr>
              <w:pStyle w:val="NormalWeb"/>
              <w:numPr>
                <w:ilvl w:val="0"/>
                <w:numId w:val="88"/>
              </w:numPr>
              <w:spacing w:before="0" w:beforeAutospacing="0" w:after="0" w:afterAutospacing="0"/>
              <w:ind w:left="360"/>
              <w:textAlignment w:val="baseline"/>
              <w:rPr>
                <w:color w:val="000000"/>
              </w:rPr>
            </w:pPr>
            <w:r>
              <w:rPr>
                <w:color w:val="000000"/>
              </w:rPr>
              <w:t>Pattern🡪 Mẫu số của hóa đơn </w:t>
            </w:r>
          </w:p>
          <w:p w14:paraId="1B5FBFFF" w14:textId="77777777" w:rsidR="00326C8C" w:rsidRDefault="00326C8C" w:rsidP="0085100F">
            <w:pPr>
              <w:pStyle w:val="NormalWeb"/>
              <w:numPr>
                <w:ilvl w:val="0"/>
                <w:numId w:val="88"/>
              </w:numPr>
              <w:spacing w:before="0" w:beforeAutospacing="0" w:after="0" w:afterAutospacing="0"/>
              <w:ind w:left="360"/>
              <w:textAlignment w:val="baseline"/>
              <w:rPr>
                <w:color w:val="000000"/>
              </w:rPr>
            </w:pPr>
            <w:r>
              <w:rPr>
                <w:color w:val="000000"/>
              </w:rPr>
              <w:t>Serial 🡪 serial của hóa đơn</w:t>
            </w:r>
          </w:p>
          <w:p w14:paraId="435561DE" w14:textId="77777777" w:rsidR="00326C8C" w:rsidRDefault="00326C8C" w:rsidP="0085100F">
            <w:pPr>
              <w:pStyle w:val="NormalWeb"/>
              <w:numPr>
                <w:ilvl w:val="0"/>
                <w:numId w:val="88"/>
              </w:numPr>
              <w:spacing w:before="0" w:beforeAutospacing="0" w:after="160" w:afterAutospacing="0"/>
              <w:ind w:left="360"/>
              <w:textAlignment w:val="baseline"/>
              <w:rPr>
                <w:color w:val="000000"/>
              </w:rPr>
            </w:pPr>
            <w:r>
              <w:rPr>
                <w:color w:val="000000"/>
              </w:rPr>
              <w:t>Fkey-&gt; fkey của hóa đơn</w:t>
            </w:r>
          </w:p>
          <w:p w14:paraId="3D985F62" w14:textId="77777777" w:rsidR="00326C8C" w:rsidRDefault="00326C8C" w:rsidP="0085100F">
            <w:pPr>
              <w:pStyle w:val="NormalWeb"/>
              <w:numPr>
                <w:ilvl w:val="0"/>
                <w:numId w:val="88"/>
              </w:numPr>
              <w:spacing w:before="0" w:beforeAutospacing="0" w:after="0" w:afterAutospacing="0"/>
              <w:ind w:left="360"/>
              <w:textAlignment w:val="baseline"/>
              <w:rPr>
                <w:color w:val="000000"/>
              </w:rPr>
            </w:pPr>
            <w:r>
              <w:rPr>
                <w:color w:val="000000"/>
              </w:rPr>
              <w:t>invNumber: số hóa đơn</w:t>
            </w:r>
          </w:p>
          <w:p w14:paraId="1990155C" w14:textId="77777777" w:rsidR="00326C8C" w:rsidRDefault="00326C8C" w:rsidP="0085100F">
            <w:pPr>
              <w:pStyle w:val="NormalWeb"/>
              <w:numPr>
                <w:ilvl w:val="0"/>
                <w:numId w:val="88"/>
              </w:numPr>
              <w:spacing w:before="0" w:beforeAutospacing="0" w:after="160" w:afterAutospacing="0"/>
              <w:ind w:left="360"/>
              <w:textAlignment w:val="baseline"/>
              <w:rPr>
                <w:color w:val="000000"/>
              </w:rPr>
            </w:pPr>
            <w:r>
              <w:rPr>
                <w:color w:val="000000"/>
              </w:rPr>
              <w:t>MCCQT -&gt; Mã của cơ quan Thuế</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7902D55" w14:textId="77777777" w:rsidR="00326C8C" w:rsidRDefault="00326C8C" w:rsidP="0085100F">
            <w:pPr>
              <w:pStyle w:val="NormalWeb"/>
              <w:spacing w:before="0" w:beforeAutospacing="0" w:after="160" w:afterAutospacing="0"/>
              <w:jc w:val="both"/>
            </w:pPr>
            <w:r>
              <w:rPr>
                <w:color w:val="000000"/>
              </w:rPr>
              <w:t xml:space="preserve">Trả về message OK kèm theo Pattern, Serial, danh sách fkey, danh sách số hóa đơn, mã </w:t>
            </w:r>
            <w:r>
              <w:rPr>
                <w:color w:val="000000"/>
              </w:rPr>
              <w:lastRenderedPageBreak/>
              <w:t>CQT phát hành thành công</w:t>
            </w:r>
          </w:p>
        </w:tc>
      </w:tr>
    </w:tbl>
    <w:p w14:paraId="755209EF" w14:textId="77777777" w:rsidR="00326C8C" w:rsidRDefault="00326C8C" w:rsidP="00326C8C"/>
    <w:p w14:paraId="67540ADC" w14:textId="77777777" w:rsidR="00326C8C" w:rsidRDefault="00326C8C" w:rsidP="00326C8C">
      <w:pPr>
        <w:pStyle w:val="NormalWeb"/>
        <w:spacing w:before="0" w:beforeAutospacing="0" w:after="160" w:afterAutospacing="0"/>
      </w:pPr>
      <w:r>
        <w:rPr>
          <w:b/>
          <w:bCs/>
          <w:color w:val="000000"/>
          <w:sz w:val="22"/>
          <w:szCs w:val="22"/>
          <w:u w:val="single"/>
        </w:rPr>
        <w:t xml:space="preserve">Định dạng chuỗi xml đầu vào (các trường </w:t>
      </w:r>
      <w:r>
        <w:rPr>
          <w:b/>
          <w:bCs/>
          <w:color w:val="FF0000"/>
          <w:sz w:val="22"/>
          <w:szCs w:val="22"/>
          <w:u w:val="single"/>
        </w:rPr>
        <w:t>*</w:t>
      </w:r>
      <w:r>
        <w:rPr>
          <w:b/>
          <w:bCs/>
          <w:color w:val="000000"/>
          <w:sz w:val="22"/>
          <w:szCs w:val="22"/>
          <w:u w:val="single"/>
        </w:rPr>
        <w:t xml:space="preserve"> là bắt buộc):</w:t>
      </w:r>
    </w:p>
    <w:p w14:paraId="1E319B07" w14:textId="77777777" w:rsidR="00326C8C" w:rsidRDefault="00326C8C" w:rsidP="00326C8C">
      <w:pPr>
        <w:pStyle w:val="NormalWeb"/>
        <w:spacing w:before="0" w:beforeAutospacing="0" w:after="0" w:afterAutospacing="0"/>
      </w:pPr>
      <w:r>
        <w:rPr>
          <w:color w:val="0000FF"/>
          <w:sz w:val="19"/>
          <w:szCs w:val="19"/>
        </w:rPr>
        <w:t>&lt;</w:t>
      </w:r>
      <w:r>
        <w:rPr>
          <w:color w:val="A31515"/>
          <w:sz w:val="19"/>
          <w:szCs w:val="19"/>
        </w:rPr>
        <w:t>DSHDon</w:t>
      </w:r>
      <w:r>
        <w:rPr>
          <w:color w:val="0000FF"/>
          <w:sz w:val="19"/>
          <w:szCs w:val="19"/>
        </w:rPr>
        <w:t>&gt;</w:t>
      </w:r>
    </w:p>
    <w:p w14:paraId="70150DBE" w14:textId="77777777" w:rsidR="00326C8C" w:rsidRDefault="00326C8C" w:rsidP="00326C8C">
      <w:pPr>
        <w:pStyle w:val="NormalWeb"/>
        <w:spacing w:before="0" w:beforeAutospacing="0" w:after="0" w:afterAutospacing="0"/>
      </w:pPr>
      <w:r>
        <w:rPr>
          <w:color w:val="000000"/>
          <w:sz w:val="19"/>
          <w:szCs w:val="19"/>
        </w:rPr>
        <w:t>    </w:t>
      </w:r>
      <w:r>
        <w:rPr>
          <w:color w:val="0000FF"/>
          <w:sz w:val="19"/>
          <w:szCs w:val="19"/>
        </w:rPr>
        <w:t>&lt;</w:t>
      </w:r>
      <w:r>
        <w:rPr>
          <w:color w:val="A31515"/>
          <w:sz w:val="19"/>
          <w:szCs w:val="19"/>
        </w:rPr>
        <w:t>HDon</w:t>
      </w:r>
      <w:r>
        <w:rPr>
          <w:color w:val="0000FF"/>
          <w:sz w:val="19"/>
          <w:szCs w:val="19"/>
        </w:rPr>
        <w:t>&gt;</w:t>
      </w:r>
    </w:p>
    <w:p w14:paraId="72BD26AF" w14:textId="77777777" w:rsidR="00326C8C" w:rsidRDefault="00326C8C" w:rsidP="00326C8C">
      <w:pPr>
        <w:pStyle w:val="NormalWeb"/>
        <w:spacing w:before="0" w:beforeAutospacing="0" w:after="0" w:afterAutospacing="0"/>
        <w:rPr>
          <w:color w:val="0000FF"/>
          <w:sz w:val="19"/>
          <w:szCs w:val="19"/>
        </w:rPr>
      </w:pPr>
      <w:r>
        <w:rPr>
          <w:rStyle w:val="apple-tab-span"/>
          <w:color w:val="0000FF"/>
          <w:sz w:val="19"/>
          <w:szCs w:val="19"/>
        </w:rPr>
        <w:tab/>
      </w:r>
      <w:r>
        <w:rPr>
          <w:color w:val="0000FF"/>
          <w:sz w:val="19"/>
          <w:szCs w:val="19"/>
        </w:rPr>
        <w:t>&lt;</w:t>
      </w:r>
      <w:r>
        <w:rPr>
          <w:color w:val="A31515"/>
          <w:sz w:val="19"/>
          <w:szCs w:val="19"/>
        </w:rPr>
        <w:t>key</w:t>
      </w:r>
      <w:r>
        <w:rPr>
          <w:color w:val="0000FF"/>
          <w:sz w:val="19"/>
          <w:szCs w:val="19"/>
        </w:rPr>
        <w:t>&gt;</w:t>
      </w:r>
      <w:r>
        <w:rPr>
          <w:color w:val="000000"/>
          <w:sz w:val="19"/>
          <w:szCs w:val="19"/>
        </w:rPr>
        <w:t>Fkey cua hoa don</w:t>
      </w:r>
      <w:r>
        <w:rPr>
          <w:color w:val="0000FF"/>
          <w:sz w:val="19"/>
          <w:szCs w:val="19"/>
        </w:rPr>
        <w:t>&lt;/</w:t>
      </w:r>
      <w:r>
        <w:rPr>
          <w:color w:val="A31515"/>
          <w:sz w:val="19"/>
          <w:szCs w:val="19"/>
        </w:rPr>
        <w:t>key</w:t>
      </w:r>
      <w:r>
        <w:rPr>
          <w:color w:val="0000FF"/>
          <w:sz w:val="19"/>
          <w:szCs w:val="19"/>
        </w:rPr>
        <w:t>&gt;</w:t>
      </w:r>
    </w:p>
    <w:p w14:paraId="44746B29" w14:textId="77777777" w:rsidR="003520C0" w:rsidRPr="003520C0" w:rsidRDefault="003520C0" w:rsidP="003520C0">
      <w:pPr>
        <w:pStyle w:val="NormalWeb"/>
        <w:spacing w:before="0" w:beforeAutospacing="0" w:after="0" w:afterAutospacing="0"/>
        <w:ind w:firstLine="720"/>
        <w:rPr>
          <w:color w:val="0000FF"/>
          <w:sz w:val="19"/>
          <w:szCs w:val="19"/>
        </w:rPr>
      </w:pPr>
      <w:r w:rsidRPr="003520C0">
        <w:rPr>
          <w:color w:val="0000FF"/>
          <w:sz w:val="19"/>
          <w:szCs w:val="19"/>
        </w:rPr>
        <w:t>&lt;</w:t>
      </w:r>
      <w:r w:rsidRPr="003520C0">
        <w:rPr>
          <w:color w:val="A31515"/>
          <w:sz w:val="19"/>
          <w:szCs w:val="19"/>
        </w:rPr>
        <w:t>MCCQT</w:t>
      </w:r>
      <w:r w:rsidRPr="003520C0">
        <w:rPr>
          <w:color w:val="0000FF"/>
          <w:sz w:val="19"/>
          <w:szCs w:val="19"/>
        </w:rPr>
        <w:t>&gt;Mã cơ quan thuế tự sinh theo quy tắc&lt;/</w:t>
      </w:r>
      <w:r w:rsidRPr="003520C0">
        <w:rPr>
          <w:color w:val="A31515"/>
          <w:sz w:val="19"/>
          <w:szCs w:val="19"/>
        </w:rPr>
        <w:t>MCCQT</w:t>
      </w:r>
      <w:r w:rsidRPr="003520C0">
        <w:rPr>
          <w:color w:val="0000FF"/>
          <w:sz w:val="19"/>
          <w:szCs w:val="19"/>
        </w:rPr>
        <w:t>&gt;</w:t>
      </w:r>
    </w:p>
    <w:p w14:paraId="4E5098B7" w14:textId="77777777" w:rsidR="003520C0" w:rsidRDefault="003520C0" w:rsidP="00326C8C">
      <w:pPr>
        <w:pStyle w:val="NormalWeb"/>
        <w:spacing w:before="0" w:beforeAutospacing="0" w:after="0" w:afterAutospacing="0"/>
      </w:pPr>
    </w:p>
    <w:p w14:paraId="5D8200BB" w14:textId="77777777" w:rsidR="00326C8C" w:rsidRDefault="00326C8C" w:rsidP="00326C8C">
      <w:pPr>
        <w:pStyle w:val="NormalWeb"/>
        <w:spacing w:before="0" w:beforeAutospacing="0" w:after="0" w:afterAutospacing="0"/>
      </w:pPr>
      <w:r>
        <w:rPr>
          <w:rStyle w:val="apple-tab-span"/>
          <w:color w:val="0000FF"/>
          <w:sz w:val="19"/>
          <w:szCs w:val="19"/>
        </w:rPr>
        <w:tab/>
      </w:r>
      <w:r>
        <w:rPr>
          <w:color w:val="0000FF"/>
          <w:sz w:val="19"/>
          <w:szCs w:val="19"/>
        </w:rPr>
        <w:t>&lt;</w:t>
      </w:r>
      <w:r>
        <w:rPr>
          <w:color w:val="A31515"/>
          <w:sz w:val="19"/>
          <w:szCs w:val="19"/>
        </w:rPr>
        <w:t>DLHDon</w:t>
      </w:r>
      <w:r>
        <w:rPr>
          <w:color w:val="0000FF"/>
          <w:sz w:val="19"/>
          <w:szCs w:val="19"/>
        </w:rPr>
        <w:t>&gt;</w:t>
      </w:r>
    </w:p>
    <w:p w14:paraId="5F62FB32" w14:textId="77777777" w:rsidR="00326C8C" w:rsidRDefault="00326C8C" w:rsidP="00326C8C">
      <w:pPr>
        <w:pStyle w:val="NormalWeb"/>
        <w:spacing w:before="0" w:beforeAutospacing="0" w:after="0" w:afterAutospacing="0"/>
      </w:pPr>
      <w:r>
        <w:rPr>
          <w:rStyle w:val="apple-tab-span"/>
          <w:color w:val="0000FF"/>
          <w:sz w:val="19"/>
          <w:szCs w:val="19"/>
        </w:rPr>
        <w:tab/>
      </w:r>
      <w:r>
        <w:rPr>
          <w:color w:val="0000FF"/>
          <w:sz w:val="19"/>
          <w:szCs w:val="19"/>
        </w:rPr>
        <w:t xml:space="preserve">   &lt;</w:t>
      </w:r>
      <w:r>
        <w:rPr>
          <w:color w:val="A31515"/>
          <w:sz w:val="19"/>
          <w:szCs w:val="19"/>
        </w:rPr>
        <w:t>TTChung</w:t>
      </w:r>
      <w:r>
        <w:rPr>
          <w:color w:val="0000FF"/>
          <w:sz w:val="19"/>
          <w:szCs w:val="19"/>
        </w:rPr>
        <w:t>&gt;</w:t>
      </w:r>
    </w:p>
    <w:p w14:paraId="734B9144" w14:textId="77777777" w:rsidR="00326C8C" w:rsidRDefault="00326C8C" w:rsidP="00326C8C">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NLap</w:t>
      </w:r>
      <w:r>
        <w:rPr>
          <w:color w:val="0000FF"/>
          <w:sz w:val="19"/>
          <w:szCs w:val="19"/>
        </w:rPr>
        <w:t xml:space="preserve">&gt; </w:t>
      </w:r>
      <w:r>
        <w:rPr>
          <w:color w:val="000000"/>
          <w:sz w:val="19"/>
          <w:szCs w:val="19"/>
        </w:rPr>
        <w:t>Ngày lập</w:t>
      </w:r>
      <w:r>
        <w:rPr>
          <w:color w:val="0000FF"/>
          <w:sz w:val="19"/>
          <w:szCs w:val="19"/>
        </w:rPr>
        <w:t xml:space="preserve"> (định dạng theo chuẩn thuế: yyyy-MM-dd)&lt;/</w:t>
      </w:r>
      <w:r>
        <w:rPr>
          <w:color w:val="A31515"/>
          <w:sz w:val="19"/>
          <w:szCs w:val="19"/>
        </w:rPr>
        <w:t>Nlap</w:t>
      </w:r>
      <w:r>
        <w:rPr>
          <w:color w:val="0000FF"/>
          <w:sz w:val="19"/>
          <w:szCs w:val="19"/>
        </w:rPr>
        <w:t>&gt;</w:t>
      </w:r>
    </w:p>
    <w:p w14:paraId="3510D152" w14:textId="77777777" w:rsidR="00326C8C" w:rsidRDefault="00326C8C" w:rsidP="00326C8C">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DVTTe</w:t>
      </w:r>
      <w:r>
        <w:rPr>
          <w:color w:val="0000FF"/>
          <w:sz w:val="19"/>
          <w:szCs w:val="19"/>
        </w:rPr>
        <w:t>&gt;</w:t>
      </w:r>
      <w:r>
        <w:rPr>
          <w:color w:val="000000"/>
          <w:sz w:val="19"/>
          <w:szCs w:val="19"/>
        </w:rPr>
        <w:t>Đơn vị tiền tệ *</w:t>
      </w:r>
      <w:r>
        <w:rPr>
          <w:color w:val="0000FF"/>
          <w:sz w:val="19"/>
          <w:szCs w:val="19"/>
        </w:rPr>
        <w:t>&lt;/</w:t>
      </w:r>
      <w:r>
        <w:rPr>
          <w:color w:val="A31515"/>
          <w:sz w:val="19"/>
          <w:szCs w:val="19"/>
        </w:rPr>
        <w:t>DVTTe</w:t>
      </w:r>
      <w:r>
        <w:rPr>
          <w:color w:val="0000FF"/>
          <w:sz w:val="19"/>
          <w:szCs w:val="19"/>
        </w:rPr>
        <w:t>&gt;</w:t>
      </w:r>
    </w:p>
    <w:p w14:paraId="613AF4C1" w14:textId="77777777" w:rsidR="00326C8C" w:rsidRDefault="00326C8C" w:rsidP="00326C8C">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TGia</w:t>
      </w:r>
      <w:r>
        <w:rPr>
          <w:color w:val="0000FF"/>
          <w:sz w:val="19"/>
          <w:szCs w:val="19"/>
        </w:rPr>
        <w:t>&gt;</w:t>
      </w:r>
      <w:r>
        <w:rPr>
          <w:color w:val="000000"/>
          <w:sz w:val="19"/>
          <w:szCs w:val="19"/>
        </w:rPr>
        <w:t>Tỷ giá (Bắt buộc (Trừ trường hợp Đơn vị tiền tệ là VND))</w:t>
      </w:r>
      <w:r>
        <w:rPr>
          <w:color w:val="0000FF"/>
          <w:sz w:val="19"/>
          <w:szCs w:val="19"/>
        </w:rPr>
        <w:t>&lt;/</w:t>
      </w:r>
      <w:r>
        <w:rPr>
          <w:color w:val="A31515"/>
          <w:sz w:val="19"/>
          <w:szCs w:val="19"/>
        </w:rPr>
        <w:t>TGia</w:t>
      </w:r>
      <w:r>
        <w:rPr>
          <w:color w:val="0000FF"/>
          <w:sz w:val="19"/>
          <w:szCs w:val="19"/>
        </w:rPr>
        <w:t>&gt;</w:t>
      </w:r>
    </w:p>
    <w:p w14:paraId="2DCC7245" w14:textId="5A493FD0" w:rsidR="00326C8C" w:rsidRDefault="00326C8C" w:rsidP="00326C8C">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HTTToan</w:t>
      </w:r>
      <w:r>
        <w:rPr>
          <w:color w:val="0000FF"/>
          <w:sz w:val="19"/>
          <w:szCs w:val="19"/>
        </w:rPr>
        <w:t>&gt;</w:t>
      </w:r>
      <w:r>
        <w:rPr>
          <w:color w:val="000000"/>
          <w:sz w:val="19"/>
          <w:szCs w:val="19"/>
        </w:rPr>
        <w:t xml:space="preserve">Hình thức thanh toán </w:t>
      </w:r>
      <w:r w:rsidR="001F751E">
        <w:rPr>
          <w:color w:val="000000"/>
          <w:sz w:val="19"/>
          <w:szCs w:val="19"/>
        </w:rPr>
        <w:t>*</w:t>
      </w:r>
      <w:r>
        <w:rPr>
          <w:color w:val="0000FF"/>
          <w:sz w:val="19"/>
          <w:szCs w:val="19"/>
        </w:rPr>
        <w:t>&lt;/</w:t>
      </w:r>
      <w:r>
        <w:rPr>
          <w:color w:val="A31515"/>
          <w:sz w:val="19"/>
          <w:szCs w:val="19"/>
        </w:rPr>
        <w:t>HTTToan</w:t>
      </w:r>
      <w:r>
        <w:rPr>
          <w:color w:val="0000FF"/>
          <w:sz w:val="19"/>
          <w:szCs w:val="19"/>
        </w:rPr>
        <w:t>&gt;</w:t>
      </w:r>
    </w:p>
    <w:p w14:paraId="174898F6" w14:textId="77777777" w:rsidR="00326C8C" w:rsidRDefault="00326C8C" w:rsidP="00326C8C">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A61C00"/>
          <w:sz w:val="19"/>
          <w:szCs w:val="19"/>
        </w:rPr>
        <w:t>&lt;TTKhac&gt;</w:t>
      </w:r>
    </w:p>
    <w:p w14:paraId="5720CB51" w14:textId="77777777" w:rsidR="00326C8C" w:rsidRDefault="00326C8C" w:rsidP="00326C8C">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2024B3E0" w14:textId="77777777" w:rsidR="00326C8C" w:rsidRDefault="00326C8C" w:rsidP="00326C8C">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w:t>
      </w:r>
      <w:r>
        <w:rPr>
          <w:color w:val="A61C00"/>
          <w:sz w:val="19"/>
          <w:szCs w:val="19"/>
        </w:rPr>
        <w:t>&lt;/TTruong&gt;</w:t>
      </w:r>
    </w:p>
    <w:p w14:paraId="3B155CDC" w14:textId="77777777" w:rsidR="00326C8C" w:rsidRPr="002864F3" w:rsidRDefault="00326C8C" w:rsidP="00326C8C">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3D983E83" w14:textId="77777777" w:rsidR="00326C8C" w:rsidRPr="002864F3" w:rsidRDefault="00326C8C" w:rsidP="00326C8C">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 test</w:t>
      </w:r>
      <w:r w:rsidRPr="002864F3">
        <w:rPr>
          <w:color w:val="A61C00"/>
          <w:sz w:val="19"/>
          <w:szCs w:val="19"/>
          <w:lang w:val="nl-NL"/>
        </w:rPr>
        <w:t>&lt;/DLieu&gt;</w:t>
      </w:r>
    </w:p>
    <w:p w14:paraId="14A2F239" w14:textId="77777777" w:rsidR="00326C8C" w:rsidRDefault="00326C8C" w:rsidP="00326C8C">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4A3324E3" w14:textId="77777777" w:rsidR="00326C8C" w:rsidRDefault="00326C8C" w:rsidP="00326C8C">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271AEA70" w14:textId="77777777" w:rsidR="00326C8C" w:rsidRDefault="00326C8C" w:rsidP="00326C8C">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w:t>
      </w:r>
      <w:r>
        <w:rPr>
          <w:color w:val="A61C00"/>
          <w:sz w:val="19"/>
          <w:szCs w:val="19"/>
        </w:rPr>
        <w:t>&lt;/TTruong&gt;</w:t>
      </w:r>
    </w:p>
    <w:p w14:paraId="4EA09996" w14:textId="77777777" w:rsidR="00326C8C" w:rsidRPr="002864F3" w:rsidRDefault="00326C8C" w:rsidP="00326C8C">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0230F39A" w14:textId="77777777" w:rsidR="00326C8C" w:rsidRPr="002864F3" w:rsidRDefault="00326C8C" w:rsidP="00326C8C">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Extra1 test</w:t>
      </w:r>
      <w:r w:rsidRPr="002864F3">
        <w:rPr>
          <w:color w:val="A61C00"/>
          <w:sz w:val="19"/>
          <w:szCs w:val="19"/>
          <w:lang w:val="nl-NL"/>
        </w:rPr>
        <w:t>&lt;/DLieu&gt;</w:t>
      </w:r>
    </w:p>
    <w:p w14:paraId="2AFE01D6" w14:textId="77777777" w:rsidR="00326C8C" w:rsidRDefault="00326C8C" w:rsidP="00326C8C">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6D992CA2" w14:textId="77777777" w:rsidR="00326C8C" w:rsidRDefault="00326C8C" w:rsidP="00326C8C">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2852350B" w14:textId="77777777" w:rsidR="00326C8C" w:rsidRDefault="00326C8C" w:rsidP="00326C8C">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Extra2</w:t>
      </w:r>
      <w:r>
        <w:rPr>
          <w:color w:val="A61C00"/>
          <w:sz w:val="19"/>
          <w:szCs w:val="19"/>
        </w:rPr>
        <w:t>&lt;/TTruong&gt;</w:t>
      </w:r>
    </w:p>
    <w:p w14:paraId="74C9B9F0" w14:textId="77777777" w:rsidR="00326C8C" w:rsidRPr="002864F3" w:rsidRDefault="00326C8C" w:rsidP="00326C8C">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79EF2F4F" w14:textId="77777777" w:rsidR="00326C8C" w:rsidRPr="002864F3" w:rsidRDefault="00326C8C" w:rsidP="00326C8C">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Extra2 test</w:t>
      </w:r>
      <w:r w:rsidRPr="002864F3">
        <w:rPr>
          <w:color w:val="A61C00"/>
          <w:sz w:val="19"/>
          <w:szCs w:val="19"/>
          <w:lang w:val="nl-NL"/>
        </w:rPr>
        <w:t>&lt;/DLieu&gt;</w:t>
      </w:r>
    </w:p>
    <w:p w14:paraId="67F6E51B" w14:textId="77777777" w:rsidR="00326C8C" w:rsidRPr="002864F3" w:rsidRDefault="00326C8C" w:rsidP="00326C8C">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&lt;/TTin&gt;</w:t>
      </w:r>
    </w:p>
    <w:p w14:paraId="05C01CF2" w14:textId="77777777" w:rsidR="00326C8C" w:rsidRPr="002864F3" w:rsidRDefault="00326C8C" w:rsidP="00326C8C">
      <w:pPr>
        <w:pStyle w:val="NormalWeb"/>
        <w:spacing w:before="0" w:beforeAutospacing="0" w:after="0" w:afterAutospacing="0"/>
        <w:rPr>
          <w:color w:val="A61C00"/>
          <w:sz w:val="19"/>
          <w:szCs w:val="19"/>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&lt;/TTKhac&gt;</w:t>
      </w:r>
    </w:p>
    <w:p w14:paraId="00E39E8F" w14:textId="2692A01C" w:rsidR="00091A6C" w:rsidRPr="00947A9D" w:rsidRDefault="00091A6C" w:rsidP="004D71F8">
      <w:pPr>
        <w:pStyle w:val="NormalWeb"/>
        <w:spacing w:before="0" w:beforeAutospacing="0" w:after="0" w:afterAutospacing="0"/>
        <w:jc w:val="both"/>
        <w:rPr>
          <w:sz w:val="20"/>
          <w:lang w:val="nl-NL"/>
        </w:rPr>
      </w:pPr>
      <w:r w:rsidRPr="00947A9D">
        <w:rPr>
          <w:sz w:val="20"/>
          <w:highlight w:val="cyan"/>
          <w:lang w:val="nl-NL"/>
        </w:rPr>
        <w:t>&lt;</w:t>
      </w:r>
      <w:r w:rsidRPr="00947A9D">
        <w:rPr>
          <w:color w:val="C00000"/>
          <w:sz w:val="20"/>
          <w:highlight w:val="cyan"/>
          <w:lang w:val="nl-NL"/>
        </w:rPr>
        <w:t>HDDThu</w:t>
      </w:r>
      <w:r w:rsidRPr="00947A9D">
        <w:rPr>
          <w:sz w:val="20"/>
          <w:highlight w:val="cyan"/>
          <w:lang w:val="nl-NL"/>
        </w:rPr>
        <w:t>&gt;Hóa đơn đặc thù (Nhận các giá trị: 1-Hàng hóa là xe ô tô, xe mô tô, 2- Dịch vụ vận chuyển, 3- Dịch vụ vận chuyển trên nền tảng số, TMĐT). Nếu không truyền mặc định là 0- hóa đơn thường &lt;/</w:t>
      </w:r>
      <w:r w:rsidRPr="00947A9D">
        <w:rPr>
          <w:color w:val="C00000"/>
          <w:sz w:val="20"/>
          <w:highlight w:val="cyan"/>
          <w:lang w:val="nl-NL"/>
        </w:rPr>
        <w:t>HDDThu</w:t>
      </w:r>
      <w:r w:rsidRPr="00947A9D">
        <w:rPr>
          <w:sz w:val="20"/>
          <w:highlight w:val="cyan"/>
          <w:lang w:val="nl-NL"/>
        </w:rPr>
        <w:t>&gt;</w:t>
      </w:r>
    </w:p>
    <w:p w14:paraId="56592B99" w14:textId="6FB4FF3A" w:rsidR="00C86F3C" w:rsidRPr="00947A9D" w:rsidRDefault="00C86F3C" w:rsidP="004D71F8">
      <w:pPr>
        <w:pStyle w:val="NormalWeb"/>
        <w:spacing w:before="0" w:beforeAutospacing="0" w:after="0" w:afterAutospacing="0"/>
        <w:jc w:val="both"/>
        <w:rPr>
          <w:sz w:val="20"/>
          <w:lang w:val="nl-NL"/>
        </w:rPr>
      </w:pPr>
      <w:r w:rsidRPr="00947A9D">
        <w:rPr>
          <w:color w:val="C00000"/>
          <w:sz w:val="20"/>
          <w:highlight w:val="cyan"/>
          <w:lang w:val="nl-NL"/>
        </w:rPr>
        <w:t xml:space="preserve">&lt;GiamThueGTGT&gt; </w:t>
      </w:r>
      <w:r w:rsidRPr="00947A9D">
        <w:rPr>
          <w:sz w:val="20"/>
          <w:highlight w:val="cyan"/>
          <w:lang w:val="nl-NL"/>
        </w:rPr>
        <w:t>Giảm thuế GTGT(Chỉ sử dụng cho hóa đơn bán hàng giảm thuế theo NQ của Quốc hội. Nhận giá trị 1/0)</w:t>
      </w:r>
      <w:r w:rsidRPr="00947A9D">
        <w:rPr>
          <w:color w:val="C00000"/>
          <w:sz w:val="20"/>
          <w:highlight w:val="cyan"/>
          <w:lang w:val="nl-NL"/>
        </w:rPr>
        <w:t>&lt;/GiamThueGTGT&gt;</w:t>
      </w:r>
    </w:p>
    <w:p w14:paraId="3623251D"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color w:val="0000FF"/>
          <w:sz w:val="19"/>
          <w:szCs w:val="19"/>
          <w:lang w:val="nl-NL"/>
        </w:rPr>
        <w:t xml:space="preserve">   &lt;/</w:t>
      </w:r>
      <w:r w:rsidRPr="002864F3">
        <w:rPr>
          <w:color w:val="A31515"/>
          <w:sz w:val="19"/>
          <w:szCs w:val="19"/>
          <w:lang w:val="nl-NL"/>
        </w:rPr>
        <w:t>TTChung</w:t>
      </w:r>
      <w:r w:rsidRPr="002864F3">
        <w:rPr>
          <w:color w:val="0000FF"/>
          <w:sz w:val="19"/>
          <w:szCs w:val="19"/>
          <w:lang w:val="nl-NL"/>
        </w:rPr>
        <w:t>&gt;</w:t>
      </w:r>
    </w:p>
    <w:p w14:paraId="7D53A206" w14:textId="77777777" w:rsidR="00326C8C" w:rsidRPr="002864F3" w:rsidRDefault="00326C8C" w:rsidP="00326C8C">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color w:val="0000FF"/>
          <w:sz w:val="19"/>
          <w:szCs w:val="19"/>
          <w:lang w:val="nl-NL"/>
        </w:rPr>
        <w:t xml:space="preserve">   &lt;</w:t>
      </w:r>
      <w:r w:rsidRPr="002864F3">
        <w:rPr>
          <w:color w:val="A31515"/>
          <w:sz w:val="19"/>
          <w:szCs w:val="19"/>
          <w:lang w:val="nl-NL"/>
        </w:rPr>
        <w:t>NDHDon</w:t>
      </w:r>
      <w:r w:rsidRPr="002864F3">
        <w:rPr>
          <w:color w:val="0000FF"/>
          <w:sz w:val="19"/>
          <w:szCs w:val="19"/>
          <w:lang w:val="nl-NL"/>
        </w:rPr>
        <w:t>&gt;</w:t>
      </w:r>
    </w:p>
    <w:p w14:paraId="440F58F3" w14:textId="3794A243" w:rsidR="00091A6C" w:rsidRDefault="00091A6C" w:rsidP="00091A6C">
      <w:pPr>
        <w:pStyle w:val="NormalWeb"/>
        <w:spacing w:before="0" w:beforeAutospacing="0" w:after="0" w:afterAutospacing="0"/>
        <w:ind w:left="1440"/>
        <w:rPr>
          <w:color w:val="C00000"/>
          <w:sz w:val="19"/>
          <w:szCs w:val="19"/>
          <w:lang w:val="nl-NL"/>
        </w:rPr>
      </w:pPr>
      <w:r w:rsidRPr="002864F3">
        <w:rPr>
          <w:color w:val="C00000"/>
          <w:sz w:val="19"/>
          <w:szCs w:val="19"/>
          <w:lang w:val="nl-NL"/>
        </w:rPr>
        <w:t>&lt;NBan&gt;</w:t>
      </w:r>
    </w:p>
    <w:p w14:paraId="17100D9E" w14:textId="77777777" w:rsidR="00980CB3" w:rsidRPr="00980CB3" w:rsidRDefault="00980CB3" w:rsidP="00751876">
      <w:pPr>
        <w:pStyle w:val="NormalWeb"/>
        <w:spacing w:before="0" w:beforeAutospacing="0"/>
        <w:ind w:left="1440" w:firstLine="720"/>
        <w:rPr>
          <w:color w:val="C00000"/>
          <w:sz w:val="19"/>
          <w:szCs w:val="19"/>
          <w:highlight w:val="cyan"/>
          <w:lang w:val="nl-NL"/>
        </w:rPr>
      </w:pPr>
      <w:r w:rsidRPr="00980CB3">
        <w:rPr>
          <w:color w:val="C00000"/>
          <w:sz w:val="19"/>
          <w:szCs w:val="19"/>
          <w:highlight w:val="cyan"/>
          <w:lang w:val="nl-NL"/>
        </w:rPr>
        <w:t>&lt;Fax&gt;Fax&lt;/Fax&gt;</w:t>
      </w:r>
    </w:p>
    <w:p w14:paraId="0A82A25A" w14:textId="42A26730" w:rsidR="00980CB3" w:rsidRPr="002864F3" w:rsidRDefault="00980CB3" w:rsidP="00751876">
      <w:pPr>
        <w:pStyle w:val="NormalWeb"/>
        <w:spacing w:before="0" w:beforeAutospacing="0" w:after="0" w:afterAutospacing="0"/>
        <w:ind w:left="1440" w:firstLine="720"/>
        <w:rPr>
          <w:color w:val="C00000"/>
          <w:sz w:val="19"/>
          <w:szCs w:val="19"/>
          <w:lang w:val="nl-NL"/>
        </w:rPr>
      </w:pPr>
      <w:r w:rsidRPr="00980CB3">
        <w:rPr>
          <w:color w:val="C00000"/>
          <w:sz w:val="19"/>
          <w:szCs w:val="19"/>
          <w:highlight w:val="cyan"/>
          <w:lang w:val="nl-NL"/>
        </w:rPr>
        <w:t>&lt;Website&gt;Website&lt;/Website&gt;</w:t>
      </w:r>
    </w:p>
    <w:p w14:paraId="506A4087" w14:textId="77777777" w:rsidR="00091A6C" w:rsidRPr="002864F3" w:rsidRDefault="00091A6C" w:rsidP="00751876">
      <w:pPr>
        <w:pStyle w:val="NormalWeb"/>
        <w:spacing w:before="0" w:beforeAutospacing="0"/>
        <w:ind w:left="2160"/>
        <w:rPr>
          <w:color w:val="0000FF"/>
          <w:sz w:val="19"/>
          <w:szCs w:val="19"/>
          <w:highlight w:val="cyan"/>
          <w:lang w:val="nl-NL"/>
        </w:rPr>
      </w:pPr>
      <w:r w:rsidRPr="002864F3">
        <w:rPr>
          <w:color w:val="0000FF"/>
          <w:sz w:val="19"/>
          <w:szCs w:val="19"/>
          <w:highlight w:val="cyan"/>
          <w:lang w:val="nl-NL"/>
        </w:rPr>
        <w:t>&lt;</w:t>
      </w:r>
      <w:r w:rsidRPr="002864F3">
        <w:rPr>
          <w:color w:val="C00000"/>
          <w:sz w:val="19"/>
          <w:szCs w:val="19"/>
          <w:highlight w:val="cyan"/>
          <w:lang w:val="nl-NL"/>
        </w:rPr>
        <w:t>MCHang</w:t>
      </w:r>
      <w:r w:rsidRPr="002864F3">
        <w:rPr>
          <w:color w:val="0000FF"/>
          <w:sz w:val="19"/>
          <w:szCs w:val="19"/>
          <w:highlight w:val="cyan"/>
          <w:lang w:val="nl-NL"/>
        </w:rPr>
        <w:t>&gt;Mã cửa hàng người bán&lt;/</w:t>
      </w:r>
      <w:r w:rsidRPr="002864F3">
        <w:rPr>
          <w:color w:val="C00000"/>
          <w:sz w:val="19"/>
          <w:szCs w:val="19"/>
          <w:highlight w:val="cyan"/>
          <w:lang w:val="nl-NL"/>
        </w:rPr>
        <w:t>MCHang</w:t>
      </w:r>
      <w:r w:rsidRPr="002864F3">
        <w:rPr>
          <w:color w:val="0000FF"/>
          <w:sz w:val="19"/>
          <w:szCs w:val="19"/>
          <w:highlight w:val="cyan"/>
          <w:lang w:val="nl-NL"/>
        </w:rPr>
        <w:t>&gt;</w:t>
      </w:r>
    </w:p>
    <w:p w14:paraId="13E60F44" w14:textId="173A64FF" w:rsidR="00091A6C" w:rsidRPr="002864F3" w:rsidRDefault="00091A6C" w:rsidP="00751876">
      <w:pPr>
        <w:pStyle w:val="NormalWeb"/>
        <w:spacing w:before="0" w:beforeAutospacing="0" w:after="0" w:afterAutospacing="0"/>
        <w:ind w:left="2160"/>
        <w:rPr>
          <w:color w:val="0000FF"/>
          <w:sz w:val="19"/>
          <w:szCs w:val="19"/>
          <w:lang w:val="nl-NL"/>
        </w:rPr>
      </w:pPr>
      <w:r w:rsidRPr="002864F3">
        <w:rPr>
          <w:color w:val="0000FF"/>
          <w:sz w:val="19"/>
          <w:szCs w:val="19"/>
          <w:highlight w:val="cyan"/>
          <w:lang w:val="nl-NL"/>
        </w:rPr>
        <w:t>&lt;</w:t>
      </w:r>
      <w:r w:rsidRPr="002864F3">
        <w:rPr>
          <w:color w:val="C00000"/>
          <w:sz w:val="19"/>
          <w:szCs w:val="19"/>
          <w:highlight w:val="cyan"/>
          <w:lang w:val="nl-NL"/>
        </w:rPr>
        <w:t>TCHang</w:t>
      </w:r>
      <w:r w:rsidRPr="002864F3">
        <w:rPr>
          <w:color w:val="0000FF"/>
          <w:sz w:val="19"/>
          <w:szCs w:val="19"/>
          <w:highlight w:val="cyan"/>
          <w:lang w:val="nl-NL"/>
        </w:rPr>
        <w:t>&gt;Tên cửa hàng người bán&lt;/</w:t>
      </w:r>
      <w:r w:rsidRPr="002864F3">
        <w:rPr>
          <w:color w:val="C00000"/>
          <w:sz w:val="19"/>
          <w:szCs w:val="19"/>
          <w:highlight w:val="cyan"/>
          <w:lang w:val="nl-NL"/>
        </w:rPr>
        <w:t>TCHang</w:t>
      </w:r>
      <w:r w:rsidRPr="002864F3">
        <w:rPr>
          <w:color w:val="0000FF"/>
          <w:sz w:val="19"/>
          <w:szCs w:val="19"/>
          <w:highlight w:val="cyan"/>
          <w:lang w:val="nl-NL"/>
        </w:rPr>
        <w:t>&gt;</w:t>
      </w:r>
    </w:p>
    <w:p w14:paraId="6215239E" w14:textId="1BD438D2" w:rsidR="00091A6C" w:rsidRPr="002864F3" w:rsidRDefault="00091A6C" w:rsidP="00091A6C">
      <w:pPr>
        <w:pStyle w:val="NormalWeb"/>
        <w:spacing w:before="0" w:beforeAutospacing="0" w:after="0" w:afterAutospacing="0"/>
        <w:ind w:left="1440"/>
        <w:rPr>
          <w:color w:val="C00000"/>
          <w:lang w:val="nl-NL"/>
        </w:rPr>
      </w:pPr>
      <w:r w:rsidRPr="002864F3">
        <w:rPr>
          <w:color w:val="C00000"/>
          <w:sz w:val="19"/>
          <w:szCs w:val="19"/>
          <w:lang w:val="nl-NL"/>
        </w:rPr>
        <w:t>&lt;/NBan&gt;</w:t>
      </w:r>
    </w:p>
    <w:p w14:paraId="0C7BADE1"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NMua</w:t>
      </w:r>
      <w:r w:rsidRPr="002864F3">
        <w:rPr>
          <w:color w:val="0000FF"/>
          <w:sz w:val="19"/>
          <w:szCs w:val="19"/>
          <w:lang w:val="nl-NL"/>
        </w:rPr>
        <w:t>&gt;</w:t>
      </w:r>
    </w:p>
    <w:p w14:paraId="7FCA4137" w14:textId="77777777" w:rsidR="00326C8C" w:rsidRDefault="00326C8C" w:rsidP="00326C8C">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Ten</w:t>
      </w:r>
      <w:r w:rsidRPr="002864F3">
        <w:rPr>
          <w:color w:val="0000FF"/>
          <w:sz w:val="19"/>
          <w:szCs w:val="19"/>
          <w:lang w:val="nl-NL"/>
        </w:rPr>
        <w:t>&gt;</w:t>
      </w:r>
      <w:r w:rsidRPr="002864F3">
        <w:rPr>
          <w:color w:val="000000"/>
          <w:sz w:val="19"/>
          <w:szCs w:val="19"/>
          <w:lang w:val="nl-NL"/>
        </w:rPr>
        <w:t>Tên</w:t>
      </w:r>
      <w:r w:rsidRPr="002864F3">
        <w:rPr>
          <w:color w:val="0000FF"/>
          <w:sz w:val="19"/>
          <w:szCs w:val="19"/>
          <w:lang w:val="nl-NL"/>
        </w:rPr>
        <w:t>&lt;/</w:t>
      </w:r>
      <w:r w:rsidRPr="002864F3">
        <w:rPr>
          <w:color w:val="A31515"/>
          <w:sz w:val="19"/>
          <w:szCs w:val="19"/>
          <w:lang w:val="nl-NL"/>
        </w:rPr>
        <w:t>Ten</w:t>
      </w:r>
      <w:r w:rsidRPr="002864F3">
        <w:rPr>
          <w:color w:val="0000FF"/>
          <w:sz w:val="19"/>
          <w:szCs w:val="19"/>
          <w:lang w:val="nl-NL"/>
        </w:rPr>
        <w:t>&gt;</w:t>
      </w:r>
    </w:p>
    <w:p w14:paraId="2F8FCBC4" w14:textId="04985226" w:rsidR="00C47D2D" w:rsidRPr="00C47D2D" w:rsidRDefault="00C47D2D" w:rsidP="00326C8C">
      <w:pPr>
        <w:pStyle w:val="NormalWeb"/>
        <w:spacing w:before="0" w:beforeAutospacing="0" w:after="0" w:afterAutospacing="0"/>
        <w:rPr>
          <w:color w:val="0000FF"/>
          <w:sz w:val="19"/>
          <w:szCs w:val="19"/>
          <w:lang w:val="nl-NL"/>
        </w:rPr>
      </w:pPr>
      <w:r>
        <w:rPr>
          <w:color w:val="0000FF"/>
          <w:sz w:val="19"/>
          <w:szCs w:val="19"/>
          <w:lang w:val="nl-NL"/>
        </w:rPr>
        <w:tab/>
      </w:r>
      <w:r>
        <w:rPr>
          <w:color w:val="0000FF"/>
          <w:sz w:val="19"/>
          <w:szCs w:val="19"/>
          <w:lang w:val="nl-NL"/>
        </w:rPr>
        <w:tab/>
      </w:r>
      <w:r>
        <w:rPr>
          <w:color w:val="0000FF"/>
          <w:sz w:val="19"/>
          <w:szCs w:val="19"/>
          <w:lang w:val="nl-NL"/>
        </w:rPr>
        <w:tab/>
      </w:r>
      <w:r w:rsidRPr="00C47D2D">
        <w:rPr>
          <w:color w:val="0000FF"/>
          <w:sz w:val="19"/>
          <w:szCs w:val="19"/>
          <w:highlight w:val="yellow"/>
          <w:lang w:val="nl-NL"/>
        </w:rPr>
        <w:t>&lt;</w:t>
      </w:r>
      <w:r w:rsidRPr="00C47D2D">
        <w:rPr>
          <w:color w:val="A31515"/>
          <w:sz w:val="19"/>
          <w:szCs w:val="19"/>
          <w:highlight w:val="cyan"/>
          <w:lang w:val="nl-NL"/>
        </w:rPr>
        <w:t>HVTNMHang</w:t>
      </w:r>
      <w:r w:rsidRPr="00C47D2D">
        <w:rPr>
          <w:color w:val="0000FF"/>
          <w:sz w:val="19"/>
          <w:szCs w:val="19"/>
          <w:highlight w:val="cyan"/>
          <w:lang w:val="nl-NL"/>
        </w:rPr>
        <w:t>&gt;Họ và tên người mua hàng&lt;/</w:t>
      </w:r>
      <w:r w:rsidRPr="00C47D2D">
        <w:rPr>
          <w:color w:val="A31515"/>
          <w:sz w:val="19"/>
          <w:szCs w:val="19"/>
          <w:highlight w:val="cyan"/>
          <w:lang w:val="nl-NL"/>
        </w:rPr>
        <w:t>HVTNMHang</w:t>
      </w:r>
      <w:r w:rsidRPr="00C47D2D">
        <w:rPr>
          <w:color w:val="0000FF"/>
          <w:sz w:val="19"/>
          <w:szCs w:val="19"/>
          <w:highlight w:val="cyan"/>
          <w:lang w:val="nl-NL"/>
        </w:rPr>
        <w:t>&gt;</w:t>
      </w:r>
    </w:p>
    <w:p w14:paraId="0D34C8D4" w14:textId="385D0C3C" w:rsidR="00326C8C" w:rsidRDefault="00326C8C" w:rsidP="00326C8C">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MST</w:t>
      </w:r>
      <w:r w:rsidRPr="002864F3">
        <w:rPr>
          <w:color w:val="0000FF"/>
          <w:sz w:val="19"/>
          <w:szCs w:val="19"/>
          <w:lang w:val="nl-NL"/>
        </w:rPr>
        <w:t>&gt;</w:t>
      </w:r>
      <w:r w:rsidRPr="002864F3">
        <w:rPr>
          <w:color w:val="000000"/>
          <w:sz w:val="19"/>
          <w:szCs w:val="19"/>
          <w:lang w:val="nl-NL"/>
        </w:rPr>
        <w:t>Mã số thuế</w:t>
      </w:r>
      <w:r w:rsidRPr="002864F3">
        <w:rPr>
          <w:color w:val="0000FF"/>
          <w:sz w:val="19"/>
          <w:szCs w:val="19"/>
          <w:lang w:val="nl-NL"/>
        </w:rPr>
        <w:t>&lt;/</w:t>
      </w:r>
      <w:r w:rsidRPr="002864F3">
        <w:rPr>
          <w:color w:val="A31515"/>
          <w:sz w:val="19"/>
          <w:szCs w:val="19"/>
          <w:lang w:val="nl-NL"/>
        </w:rPr>
        <w:t>MST</w:t>
      </w:r>
      <w:r w:rsidRPr="002864F3">
        <w:rPr>
          <w:color w:val="0000FF"/>
          <w:sz w:val="19"/>
          <w:szCs w:val="19"/>
          <w:lang w:val="nl-NL"/>
        </w:rPr>
        <w:t>&gt;</w:t>
      </w:r>
    </w:p>
    <w:p w14:paraId="64AB1D62" w14:textId="1A52E9C1" w:rsidR="00947A9D" w:rsidRPr="002864F3" w:rsidRDefault="00947A9D" w:rsidP="00326C8C">
      <w:pPr>
        <w:pStyle w:val="NormalWeb"/>
        <w:spacing w:before="0" w:beforeAutospacing="0" w:after="0" w:afterAutospacing="0"/>
        <w:rPr>
          <w:lang w:val="nl-NL"/>
        </w:rPr>
      </w:pPr>
      <w:r>
        <w:rPr>
          <w:color w:val="0000FF"/>
          <w:sz w:val="19"/>
          <w:szCs w:val="19"/>
          <w:lang w:val="nl-NL"/>
        </w:rPr>
        <w:tab/>
      </w:r>
      <w:r>
        <w:rPr>
          <w:color w:val="0000FF"/>
          <w:sz w:val="19"/>
          <w:szCs w:val="19"/>
          <w:lang w:val="nl-NL"/>
        </w:rPr>
        <w:tab/>
      </w:r>
      <w:r>
        <w:rPr>
          <w:color w:val="0000FF"/>
          <w:sz w:val="19"/>
          <w:szCs w:val="19"/>
          <w:lang w:val="nl-NL"/>
        </w:rPr>
        <w:tab/>
      </w:r>
      <w:r w:rsidRPr="002864F3">
        <w:rPr>
          <w:color w:val="0000FF"/>
          <w:sz w:val="19"/>
          <w:szCs w:val="19"/>
          <w:lang w:val="nl-NL"/>
        </w:rPr>
        <w:t>&lt;</w:t>
      </w:r>
      <w:r>
        <w:rPr>
          <w:color w:val="A31515"/>
          <w:sz w:val="19"/>
          <w:szCs w:val="19"/>
          <w:lang w:val="nl-NL"/>
        </w:rPr>
        <w:t>DChi</w:t>
      </w:r>
      <w:r w:rsidRPr="002864F3">
        <w:rPr>
          <w:color w:val="0000FF"/>
          <w:sz w:val="19"/>
          <w:szCs w:val="19"/>
          <w:lang w:val="nl-NL"/>
        </w:rPr>
        <w:t>&gt;</w:t>
      </w:r>
      <w:r>
        <w:rPr>
          <w:color w:val="000000"/>
          <w:sz w:val="19"/>
          <w:szCs w:val="19"/>
          <w:lang w:val="nl-NL"/>
        </w:rPr>
        <w:t>Địa chỉ</w:t>
      </w:r>
      <w:r w:rsidRPr="002864F3">
        <w:rPr>
          <w:color w:val="0000FF"/>
          <w:sz w:val="19"/>
          <w:szCs w:val="19"/>
          <w:lang w:val="nl-NL"/>
        </w:rPr>
        <w:t>&lt;/</w:t>
      </w:r>
      <w:r>
        <w:rPr>
          <w:color w:val="A31515"/>
          <w:sz w:val="19"/>
          <w:szCs w:val="19"/>
          <w:lang w:val="nl-NL"/>
        </w:rPr>
        <w:t>DChi</w:t>
      </w:r>
      <w:r w:rsidRPr="002864F3">
        <w:rPr>
          <w:color w:val="0000FF"/>
          <w:sz w:val="19"/>
          <w:szCs w:val="19"/>
          <w:lang w:val="nl-NL"/>
        </w:rPr>
        <w:t>&gt;</w:t>
      </w:r>
      <w:r>
        <w:rPr>
          <w:color w:val="0000FF"/>
          <w:sz w:val="19"/>
          <w:szCs w:val="19"/>
          <w:lang w:val="nl-NL"/>
        </w:rPr>
        <w:tab/>
      </w:r>
    </w:p>
    <w:p w14:paraId="3D092B95"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SDThoai</w:t>
      </w:r>
      <w:r w:rsidRPr="002864F3">
        <w:rPr>
          <w:color w:val="0000FF"/>
          <w:sz w:val="19"/>
          <w:szCs w:val="19"/>
          <w:lang w:val="nl-NL"/>
        </w:rPr>
        <w:t>&gt;</w:t>
      </w:r>
      <w:r w:rsidRPr="002864F3">
        <w:rPr>
          <w:color w:val="000000"/>
          <w:sz w:val="19"/>
          <w:szCs w:val="19"/>
          <w:lang w:val="nl-NL"/>
        </w:rPr>
        <w:t>Số điện thoại</w:t>
      </w:r>
      <w:r w:rsidRPr="002864F3">
        <w:rPr>
          <w:color w:val="0000FF"/>
          <w:sz w:val="19"/>
          <w:szCs w:val="19"/>
          <w:lang w:val="nl-NL"/>
        </w:rPr>
        <w:t>&lt;/</w:t>
      </w:r>
      <w:r w:rsidRPr="002864F3">
        <w:rPr>
          <w:color w:val="A31515"/>
          <w:sz w:val="19"/>
          <w:szCs w:val="19"/>
          <w:lang w:val="nl-NL"/>
        </w:rPr>
        <w:t>SDThoai</w:t>
      </w:r>
      <w:r w:rsidRPr="002864F3">
        <w:rPr>
          <w:color w:val="0000FF"/>
          <w:sz w:val="19"/>
          <w:szCs w:val="19"/>
          <w:lang w:val="nl-NL"/>
        </w:rPr>
        <w:t>&gt;</w:t>
      </w:r>
    </w:p>
    <w:p w14:paraId="23D9C04F"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CCCDan</w:t>
      </w:r>
      <w:r w:rsidRPr="002864F3">
        <w:rPr>
          <w:color w:val="0000FF"/>
          <w:sz w:val="19"/>
          <w:szCs w:val="19"/>
          <w:lang w:val="nl-NL"/>
        </w:rPr>
        <w:t>&gt;</w:t>
      </w:r>
      <w:r w:rsidRPr="002864F3">
        <w:rPr>
          <w:color w:val="000000"/>
          <w:sz w:val="19"/>
          <w:szCs w:val="19"/>
          <w:lang w:val="nl-NL"/>
        </w:rPr>
        <w:t xml:space="preserve">Căn cước công dân </w:t>
      </w:r>
      <w:r w:rsidRPr="002864F3">
        <w:rPr>
          <w:color w:val="0000FF"/>
          <w:sz w:val="19"/>
          <w:szCs w:val="19"/>
          <w:lang w:val="nl-NL"/>
        </w:rPr>
        <w:t>&lt;/</w:t>
      </w:r>
      <w:r w:rsidRPr="002864F3">
        <w:rPr>
          <w:color w:val="A31515"/>
          <w:sz w:val="19"/>
          <w:szCs w:val="19"/>
          <w:lang w:val="nl-NL"/>
        </w:rPr>
        <w:t>CCCDan</w:t>
      </w:r>
      <w:r w:rsidRPr="002864F3">
        <w:rPr>
          <w:color w:val="0000FF"/>
          <w:sz w:val="19"/>
          <w:szCs w:val="19"/>
          <w:lang w:val="nl-NL"/>
        </w:rPr>
        <w:t>&gt;</w:t>
      </w:r>
    </w:p>
    <w:p w14:paraId="73B34D9E"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DCTDTu</w:t>
      </w:r>
      <w:r w:rsidRPr="002864F3">
        <w:rPr>
          <w:color w:val="0000FF"/>
          <w:sz w:val="19"/>
          <w:szCs w:val="19"/>
          <w:lang w:val="nl-NL"/>
        </w:rPr>
        <w:t>&gt;</w:t>
      </w:r>
      <w:r w:rsidRPr="002864F3">
        <w:rPr>
          <w:color w:val="000000"/>
          <w:sz w:val="19"/>
          <w:szCs w:val="19"/>
          <w:lang w:val="nl-NL"/>
        </w:rPr>
        <w:t xml:space="preserve">Địa chỉ thư điện tử </w:t>
      </w:r>
      <w:r w:rsidRPr="002864F3">
        <w:rPr>
          <w:color w:val="0000FF"/>
          <w:sz w:val="19"/>
          <w:szCs w:val="19"/>
          <w:lang w:val="nl-NL"/>
        </w:rPr>
        <w:t>&lt;/</w:t>
      </w:r>
      <w:r w:rsidRPr="002864F3">
        <w:rPr>
          <w:color w:val="A31515"/>
          <w:sz w:val="19"/>
          <w:szCs w:val="19"/>
          <w:lang w:val="nl-NL"/>
        </w:rPr>
        <w:t>DCTDTu</w:t>
      </w:r>
      <w:r w:rsidRPr="002864F3">
        <w:rPr>
          <w:color w:val="0000FF"/>
          <w:sz w:val="19"/>
          <w:szCs w:val="19"/>
          <w:lang w:val="nl-NL"/>
        </w:rPr>
        <w:t>&gt;</w:t>
      </w:r>
    </w:p>
    <w:p w14:paraId="40B5AC12" w14:textId="6C59644C" w:rsidR="00326C8C" w:rsidRDefault="00326C8C" w:rsidP="00326C8C">
      <w:pPr>
        <w:pStyle w:val="NormalWeb"/>
        <w:spacing w:before="0" w:beforeAutospacing="0" w:after="0" w:afterAutospacing="0"/>
        <w:rPr>
          <w:color w:val="0000FF"/>
          <w:sz w:val="19"/>
          <w:szCs w:val="19"/>
          <w:lang w:val="nl-NL"/>
        </w:rPr>
      </w:pPr>
      <w:r w:rsidRPr="002864F3">
        <w:rPr>
          <w:rStyle w:val="apple-tab-span"/>
          <w:color w:val="0000FF"/>
          <w:sz w:val="19"/>
          <w:szCs w:val="19"/>
          <w:lang w:val="nl-NL"/>
        </w:rPr>
        <w:lastRenderedPageBreak/>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MKHang</w:t>
      </w:r>
      <w:r w:rsidRPr="002864F3">
        <w:rPr>
          <w:color w:val="0000FF"/>
          <w:sz w:val="19"/>
          <w:szCs w:val="19"/>
          <w:lang w:val="nl-NL"/>
        </w:rPr>
        <w:t>&gt;</w:t>
      </w:r>
      <w:r w:rsidRPr="002864F3">
        <w:rPr>
          <w:color w:val="000000"/>
          <w:sz w:val="19"/>
          <w:szCs w:val="19"/>
          <w:lang w:val="nl-NL"/>
        </w:rPr>
        <w:t xml:space="preserve">Mã khách hàng </w:t>
      </w:r>
      <w:r w:rsidRPr="002864F3">
        <w:rPr>
          <w:color w:val="0000FF"/>
          <w:sz w:val="19"/>
          <w:szCs w:val="19"/>
          <w:lang w:val="nl-NL"/>
        </w:rPr>
        <w:t>&lt;/</w:t>
      </w:r>
      <w:r w:rsidRPr="002864F3">
        <w:rPr>
          <w:color w:val="A31515"/>
          <w:sz w:val="19"/>
          <w:szCs w:val="19"/>
          <w:lang w:val="nl-NL"/>
        </w:rPr>
        <w:t>MKHang</w:t>
      </w:r>
      <w:r w:rsidRPr="002864F3">
        <w:rPr>
          <w:color w:val="0000FF"/>
          <w:sz w:val="19"/>
          <w:szCs w:val="19"/>
          <w:lang w:val="nl-NL"/>
        </w:rPr>
        <w:t>&gt;</w:t>
      </w:r>
    </w:p>
    <w:p w14:paraId="3EF6F5B9" w14:textId="77777777" w:rsidR="00947A9D" w:rsidRPr="002864F3" w:rsidRDefault="00947A9D" w:rsidP="00947A9D">
      <w:pPr>
        <w:autoSpaceDE w:val="0"/>
        <w:autoSpaceDN w:val="0"/>
        <w:adjustRightInd w:val="0"/>
        <w:ind w:firstLine="2160"/>
        <w:rPr>
          <w:color w:val="000000"/>
          <w:sz w:val="19"/>
          <w:szCs w:val="19"/>
          <w:highlight w:val="cyan"/>
          <w:lang w:val="nl-NL"/>
        </w:rPr>
      </w:pPr>
      <w:r w:rsidRPr="002864F3">
        <w:rPr>
          <w:color w:val="000000"/>
          <w:sz w:val="19"/>
          <w:szCs w:val="19"/>
          <w:highlight w:val="cyan"/>
          <w:lang w:val="nl-NL"/>
        </w:rPr>
        <w:t>&lt;</w:t>
      </w:r>
      <w:r w:rsidRPr="002864F3">
        <w:rPr>
          <w:color w:val="C00000"/>
          <w:sz w:val="19"/>
          <w:szCs w:val="19"/>
          <w:highlight w:val="cyan"/>
          <w:lang w:val="nl-NL"/>
        </w:rPr>
        <w:t>MDVQHNSach</w:t>
      </w:r>
      <w:r w:rsidRPr="002864F3">
        <w:rPr>
          <w:color w:val="000000"/>
          <w:sz w:val="19"/>
          <w:szCs w:val="19"/>
          <w:highlight w:val="cyan"/>
          <w:lang w:val="nl-NL"/>
        </w:rPr>
        <w:t>&gt;Mã đơn vị quan hệ ngân sách người mua&lt;/</w:t>
      </w:r>
      <w:r w:rsidRPr="002864F3">
        <w:rPr>
          <w:color w:val="C00000"/>
          <w:sz w:val="19"/>
          <w:szCs w:val="19"/>
          <w:highlight w:val="cyan"/>
          <w:lang w:val="nl-NL"/>
        </w:rPr>
        <w:t>MDVQHNSach</w:t>
      </w:r>
      <w:r w:rsidRPr="002864F3">
        <w:rPr>
          <w:color w:val="000000"/>
          <w:sz w:val="19"/>
          <w:szCs w:val="19"/>
          <w:highlight w:val="cyan"/>
          <w:lang w:val="nl-NL"/>
        </w:rPr>
        <w:t>&gt;</w:t>
      </w:r>
    </w:p>
    <w:p w14:paraId="233D94DF" w14:textId="77777777" w:rsidR="00947A9D" w:rsidRPr="002864F3" w:rsidRDefault="00947A9D" w:rsidP="00947A9D">
      <w:pPr>
        <w:autoSpaceDE w:val="0"/>
        <w:autoSpaceDN w:val="0"/>
        <w:adjustRightInd w:val="0"/>
        <w:ind w:firstLine="2160"/>
        <w:rPr>
          <w:color w:val="000000"/>
          <w:sz w:val="19"/>
          <w:szCs w:val="19"/>
          <w:highlight w:val="cyan"/>
          <w:lang w:val="nl-NL"/>
        </w:rPr>
      </w:pPr>
      <w:r w:rsidRPr="002864F3">
        <w:rPr>
          <w:color w:val="000000"/>
          <w:sz w:val="19"/>
          <w:szCs w:val="19"/>
          <w:highlight w:val="cyan"/>
          <w:lang w:val="nl-NL"/>
        </w:rPr>
        <w:t>&lt;</w:t>
      </w:r>
      <w:r w:rsidRPr="002864F3">
        <w:rPr>
          <w:color w:val="C00000"/>
          <w:sz w:val="19"/>
          <w:szCs w:val="19"/>
          <w:highlight w:val="cyan"/>
          <w:lang w:val="nl-NL"/>
        </w:rPr>
        <w:t>SHChieu</w:t>
      </w:r>
      <w:r w:rsidRPr="002864F3">
        <w:rPr>
          <w:color w:val="000000"/>
          <w:sz w:val="19"/>
          <w:szCs w:val="19"/>
          <w:highlight w:val="cyan"/>
          <w:lang w:val="nl-NL"/>
        </w:rPr>
        <w:t>&gt;Số hộ chiếu người mua&lt;/</w:t>
      </w:r>
      <w:r w:rsidRPr="002864F3">
        <w:rPr>
          <w:color w:val="C00000"/>
          <w:sz w:val="19"/>
          <w:szCs w:val="19"/>
          <w:highlight w:val="cyan"/>
          <w:lang w:val="nl-NL"/>
        </w:rPr>
        <w:t>SHChieu</w:t>
      </w:r>
      <w:r w:rsidRPr="002864F3">
        <w:rPr>
          <w:color w:val="000000"/>
          <w:sz w:val="19"/>
          <w:szCs w:val="19"/>
          <w:highlight w:val="cyan"/>
          <w:lang w:val="nl-NL"/>
        </w:rPr>
        <w:t>&gt;</w:t>
      </w:r>
    </w:p>
    <w:p w14:paraId="14970A2E" w14:textId="77777777" w:rsidR="00326C8C" w:rsidRDefault="00326C8C" w:rsidP="00326C8C">
      <w:pPr>
        <w:pStyle w:val="NormalWeb"/>
        <w:spacing w:before="0" w:beforeAutospacing="0" w:after="0" w:afterAutospacing="0"/>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Pr>
          <w:color w:val="A61C00"/>
          <w:sz w:val="19"/>
          <w:szCs w:val="19"/>
        </w:rPr>
        <w:t>&lt;TTKhac&gt;</w:t>
      </w:r>
    </w:p>
    <w:p w14:paraId="016E3FCF" w14:textId="77777777" w:rsidR="00326C8C" w:rsidRDefault="00326C8C" w:rsidP="00326C8C">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7D92AB68" w14:textId="77777777" w:rsidR="00326C8C" w:rsidRDefault="00326C8C" w:rsidP="00326C8C">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Extra6</w:t>
      </w:r>
      <w:r>
        <w:rPr>
          <w:color w:val="A61C00"/>
          <w:sz w:val="19"/>
          <w:szCs w:val="19"/>
        </w:rPr>
        <w:t>&lt;/TTruong&gt;</w:t>
      </w:r>
    </w:p>
    <w:p w14:paraId="7EC6B25C" w14:textId="77777777" w:rsidR="00326C8C" w:rsidRPr="002864F3" w:rsidRDefault="00326C8C" w:rsidP="00326C8C">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27B56949" w14:textId="77777777" w:rsidR="00326C8C" w:rsidRPr="002864F3" w:rsidRDefault="00326C8C" w:rsidP="00326C8C">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 xml:space="preserve"> &lt;DLieu&gt;</w:t>
      </w:r>
      <w:r w:rsidRPr="002864F3">
        <w:rPr>
          <w:color w:val="000000"/>
          <w:sz w:val="19"/>
          <w:szCs w:val="19"/>
          <w:lang w:val="nl-NL"/>
        </w:rPr>
        <w:t>Extra6 test</w:t>
      </w:r>
      <w:r w:rsidRPr="002864F3">
        <w:rPr>
          <w:color w:val="A61C00"/>
          <w:sz w:val="19"/>
          <w:szCs w:val="19"/>
          <w:lang w:val="nl-NL"/>
        </w:rPr>
        <w:t>&lt;/DLieu&gt;</w:t>
      </w:r>
    </w:p>
    <w:p w14:paraId="7594E4B7" w14:textId="77777777" w:rsidR="00326C8C" w:rsidRDefault="00326C8C" w:rsidP="00326C8C">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6C174075" w14:textId="77777777" w:rsidR="00326C8C" w:rsidRDefault="00326C8C" w:rsidP="00326C8C">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5310ABA2" w14:textId="77777777" w:rsidR="00326C8C" w:rsidRDefault="00326C8C" w:rsidP="00326C8C">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Extra7</w:t>
      </w:r>
      <w:r>
        <w:rPr>
          <w:color w:val="A61C00"/>
          <w:sz w:val="19"/>
          <w:szCs w:val="19"/>
        </w:rPr>
        <w:t>&lt;/TTruong&gt;</w:t>
      </w:r>
    </w:p>
    <w:p w14:paraId="41954BAE" w14:textId="77777777" w:rsidR="00326C8C" w:rsidRPr="002864F3" w:rsidRDefault="00326C8C" w:rsidP="00326C8C">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17852649" w14:textId="77777777" w:rsidR="00326C8C" w:rsidRPr="002864F3" w:rsidRDefault="00326C8C" w:rsidP="00326C8C">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Extra7 test</w:t>
      </w:r>
      <w:r w:rsidRPr="002864F3">
        <w:rPr>
          <w:color w:val="A61C00"/>
          <w:sz w:val="19"/>
          <w:szCs w:val="19"/>
          <w:lang w:val="nl-NL"/>
        </w:rPr>
        <w:t>&lt;/DLieu&gt;</w:t>
      </w:r>
    </w:p>
    <w:p w14:paraId="6A1A6A5A" w14:textId="77777777" w:rsidR="00326C8C" w:rsidRDefault="00326C8C" w:rsidP="00326C8C">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126EE281" w14:textId="77777777" w:rsidR="00326C8C" w:rsidRDefault="00326C8C" w:rsidP="00326C8C">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42F4203E" w14:textId="77777777" w:rsidR="00326C8C" w:rsidRDefault="00326C8C" w:rsidP="00326C8C">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Extra8</w:t>
      </w:r>
      <w:r>
        <w:rPr>
          <w:color w:val="A61C00"/>
          <w:sz w:val="19"/>
          <w:szCs w:val="19"/>
        </w:rPr>
        <w:t>&lt;/TTruong&gt;</w:t>
      </w:r>
    </w:p>
    <w:p w14:paraId="2A85B8E6" w14:textId="77777777" w:rsidR="00326C8C" w:rsidRPr="002864F3" w:rsidRDefault="00326C8C" w:rsidP="00326C8C">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6713293E" w14:textId="77777777" w:rsidR="00326C8C" w:rsidRPr="002864F3" w:rsidRDefault="00326C8C" w:rsidP="00326C8C">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Extra8 test</w:t>
      </w:r>
      <w:r w:rsidRPr="002864F3">
        <w:rPr>
          <w:color w:val="A61C00"/>
          <w:sz w:val="19"/>
          <w:szCs w:val="19"/>
          <w:lang w:val="nl-NL"/>
        </w:rPr>
        <w:t>&lt;/DLieu&gt;</w:t>
      </w:r>
    </w:p>
    <w:p w14:paraId="6522199F" w14:textId="77777777" w:rsidR="00326C8C" w:rsidRPr="002864F3" w:rsidRDefault="00326C8C" w:rsidP="00326C8C">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&lt;/TTin&gt;</w:t>
      </w:r>
    </w:p>
    <w:p w14:paraId="683DCA64" w14:textId="77777777" w:rsidR="00326C8C" w:rsidRPr="002864F3" w:rsidRDefault="00326C8C" w:rsidP="00326C8C">
      <w:pPr>
        <w:pStyle w:val="NormalWeb"/>
        <w:spacing w:before="0" w:beforeAutospacing="0" w:after="0" w:afterAutospacing="0"/>
        <w:rPr>
          <w:color w:val="A61C00"/>
          <w:sz w:val="19"/>
          <w:szCs w:val="19"/>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&lt;/TTKhac&gt;</w:t>
      </w:r>
    </w:p>
    <w:p w14:paraId="258A522B"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NMua</w:t>
      </w:r>
      <w:r w:rsidRPr="002864F3">
        <w:rPr>
          <w:color w:val="0000FF"/>
          <w:sz w:val="19"/>
          <w:szCs w:val="19"/>
          <w:lang w:val="nl-NL"/>
        </w:rPr>
        <w:t>&gt;</w:t>
      </w:r>
    </w:p>
    <w:p w14:paraId="467F0E6B"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DSHHDVu</w:t>
      </w:r>
      <w:r w:rsidRPr="002864F3">
        <w:rPr>
          <w:color w:val="0000FF"/>
          <w:sz w:val="19"/>
          <w:szCs w:val="19"/>
          <w:lang w:val="nl-NL"/>
        </w:rPr>
        <w:t>&gt;</w:t>
      </w:r>
    </w:p>
    <w:p w14:paraId="1358EDB3"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HHDVu</w:t>
      </w:r>
      <w:r w:rsidRPr="002864F3">
        <w:rPr>
          <w:color w:val="0000FF"/>
          <w:sz w:val="19"/>
          <w:szCs w:val="19"/>
          <w:lang w:val="nl-NL"/>
        </w:rPr>
        <w:t>&gt;</w:t>
      </w:r>
    </w:p>
    <w:p w14:paraId="55A3A2CD" w14:textId="49BDA308"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TChat</w:t>
      </w:r>
      <w:r w:rsidRPr="002864F3">
        <w:rPr>
          <w:color w:val="0000FF"/>
          <w:sz w:val="19"/>
          <w:szCs w:val="19"/>
          <w:lang w:val="nl-NL"/>
        </w:rPr>
        <w:t>&gt;</w:t>
      </w:r>
      <w:r w:rsidRPr="002864F3">
        <w:rPr>
          <w:color w:val="000000"/>
          <w:sz w:val="19"/>
          <w:szCs w:val="19"/>
          <w:lang w:val="nl-NL"/>
        </w:rPr>
        <w:t>Tính chất * (1-Hàng hóa, dịch vụ; 2-Khuyến mại; 3-Chiết khấu thương mại (trong trường hợp muốn thể hiện thông tin chiết khấu theo dòng); 4-Ghi chú/diễn giải</w:t>
      </w:r>
      <w:r w:rsidR="008264B5" w:rsidRPr="002864F3">
        <w:rPr>
          <w:color w:val="000000"/>
          <w:sz w:val="19"/>
          <w:szCs w:val="19"/>
          <w:lang w:val="nl-NL"/>
        </w:rPr>
        <w:t xml:space="preserve">); </w:t>
      </w:r>
      <w:r w:rsidR="008264B5" w:rsidRPr="008264B5">
        <w:rPr>
          <w:color w:val="000000"/>
          <w:sz w:val="19"/>
          <w:szCs w:val="19"/>
          <w:highlight w:val="cyan"/>
          <w:lang w:val="nl-NL"/>
        </w:rPr>
        <w:t>5-Hàng hóa đặc trưng</w:t>
      </w:r>
      <w:r w:rsidRPr="002864F3">
        <w:rPr>
          <w:color w:val="000000"/>
          <w:sz w:val="19"/>
          <w:szCs w:val="19"/>
          <w:lang w:val="nl-NL"/>
        </w:rPr>
        <w:t>)</w:t>
      </w:r>
      <w:r w:rsidRPr="002864F3">
        <w:rPr>
          <w:color w:val="0000FF"/>
          <w:sz w:val="19"/>
          <w:szCs w:val="19"/>
          <w:lang w:val="nl-NL"/>
        </w:rPr>
        <w:t>&lt;/</w:t>
      </w:r>
      <w:r w:rsidRPr="002864F3">
        <w:rPr>
          <w:color w:val="A31515"/>
          <w:sz w:val="19"/>
          <w:szCs w:val="19"/>
          <w:lang w:val="nl-NL"/>
        </w:rPr>
        <w:t>TChat</w:t>
      </w:r>
      <w:r w:rsidRPr="002864F3">
        <w:rPr>
          <w:color w:val="0000FF"/>
          <w:sz w:val="19"/>
          <w:szCs w:val="19"/>
          <w:lang w:val="nl-NL"/>
        </w:rPr>
        <w:t>&gt;</w:t>
      </w:r>
    </w:p>
    <w:p w14:paraId="01A963D9"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STT</w:t>
      </w:r>
      <w:r w:rsidRPr="002864F3">
        <w:rPr>
          <w:color w:val="0000FF"/>
          <w:sz w:val="19"/>
          <w:szCs w:val="19"/>
          <w:lang w:val="nl-NL"/>
        </w:rPr>
        <w:t>&gt;</w:t>
      </w:r>
      <w:r w:rsidRPr="002864F3">
        <w:rPr>
          <w:color w:val="000000"/>
          <w:sz w:val="19"/>
          <w:szCs w:val="19"/>
          <w:lang w:val="nl-NL"/>
        </w:rPr>
        <w:t>Số thứ tự</w:t>
      </w:r>
      <w:r w:rsidRPr="002864F3">
        <w:rPr>
          <w:color w:val="0000FF"/>
          <w:sz w:val="19"/>
          <w:szCs w:val="19"/>
          <w:lang w:val="nl-NL"/>
        </w:rPr>
        <w:t>&lt;/</w:t>
      </w:r>
      <w:r w:rsidRPr="002864F3">
        <w:rPr>
          <w:color w:val="A31515"/>
          <w:sz w:val="19"/>
          <w:szCs w:val="19"/>
          <w:lang w:val="nl-NL"/>
        </w:rPr>
        <w:t>STT</w:t>
      </w:r>
      <w:r w:rsidRPr="002864F3">
        <w:rPr>
          <w:color w:val="0000FF"/>
          <w:sz w:val="19"/>
          <w:szCs w:val="19"/>
          <w:lang w:val="nl-NL"/>
        </w:rPr>
        <w:t>&gt;</w:t>
      </w:r>
    </w:p>
    <w:p w14:paraId="5A683959"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MHHDVu</w:t>
      </w:r>
      <w:r w:rsidRPr="002864F3">
        <w:rPr>
          <w:color w:val="0000FF"/>
          <w:sz w:val="19"/>
          <w:szCs w:val="19"/>
          <w:lang w:val="nl-NL"/>
        </w:rPr>
        <w:t>&gt;</w:t>
      </w:r>
      <w:r w:rsidRPr="002864F3">
        <w:rPr>
          <w:color w:val="000000"/>
          <w:sz w:val="19"/>
          <w:szCs w:val="19"/>
          <w:lang w:val="nl-NL"/>
        </w:rPr>
        <w:t>Mã hàng hóa, dịch vụ (Bắt buộc nếu có)</w:t>
      </w:r>
      <w:r w:rsidRPr="002864F3">
        <w:rPr>
          <w:color w:val="0000FF"/>
          <w:sz w:val="19"/>
          <w:szCs w:val="19"/>
          <w:lang w:val="nl-NL"/>
        </w:rPr>
        <w:t>&lt;/</w:t>
      </w:r>
      <w:r w:rsidRPr="002864F3">
        <w:rPr>
          <w:color w:val="A31515"/>
          <w:sz w:val="19"/>
          <w:szCs w:val="19"/>
          <w:lang w:val="nl-NL"/>
        </w:rPr>
        <w:t>MHHDVu</w:t>
      </w:r>
      <w:r w:rsidRPr="002864F3">
        <w:rPr>
          <w:color w:val="0000FF"/>
          <w:sz w:val="19"/>
          <w:szCs w:val="19"/>
          <w:lang w:val="nl-NL"/>
        </w:rPr>
        <w:t>&gt;</w:t>
      </w:r>
    </w:p>
    <w:p w14:paraId="6B6CEA0A"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THHDVu</w:t>
      </w:r>
      <w:r w:rsidRPr="002864F3">
        <w:rPr>
          <w:color w:val="0000FF"/>
          <w:sz w:val="19"/>
          <w:szCs w:val="19"/>
          <w:lang w:val="nl-NL"/>
        </w:rPr>
        <w:t>&gt;</w:t>
      </w:r>
      <w:r w:rsidRPr="002864F3">
        <w:rPr>
          <w:color w:val="000000"/>
          <w:sz w:val="19"/>
          <w:szCs w:val="19"/>
          <w:lang w:val="nl-NL"/>
        </w:rPr>
        <w:t>Tên hàng hóa, dịch vụ *</w:t>
      </w:r>
      <w:r w:rsidRPr="002864F3">
        <w:rPr>
          <w:color w:val="0000FF"/>
          <w:sz w:val="19"/>
          <w:szCs w:val="19"/>
          <w:lang w:val="nl-NL"/>
        </w:rPr>
        <w:t>&lt;/</w:t>
      </w:r>
      <w:r w:rsidRPr="002864F3">
        <w:rPr>
          <w:color w:val="A31515"/>
          <w:sz w:val="19"/>
          <w:szCs w:val="19"/>
          <w:lang w:val="nl-NL"/>
        </w:rPr>
        <w:t>THHDVu</w:t>
      </w:r>
      <w:r w:rsidRPr="002864F3">
        <w:rPr>
          <w:color w:val="0000FF"/>
          <w:sz w:val="19"/>
          <w:szCs w:val="19"/>
          <w:lang w:val="nl-NL"/>
        </w:rPr>
        <w:t>&gt;</w:t>
      </w:r>
    </w:p>
    <w:p w14:paraId="4C5B7DB7"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DVTinh</w:t>
      </w:r>
      <w:r w:rsidRPr="002864F3">
        <w:rPr>
          <w:color w:val="0000FF"/>
          <w:sz w:val="19"/>
          <w:szCs w:val="19"/>
          <w:lang w:val="nl-NL"/>
        </w:rPr>
        <w:t>&gt;</w:t>
      </w:r>
      <w:r w:rsidRPr="002864F3">
        <w:rPr>
          <w:color w:val="000000"/>
          <w:sz w:val="19"/>
          <w:szCs w:val="19"/>
          <w:lang w:val="nl-NL"/>
        </w:rPr>
        <w:t>Đơn vị tính (Bắt buộc nếu có)</w:t>
      </w:r>
      <w:r w:rsidRPr="002864F3">
        <w:rPr>
          <w:color w:val="0000FF"/>
          <w:sz w:val="19"/>
          <w:szCs w:val="19"/>
          <w:lang w:val="nl-NL"/>
        </w:rPr>
        <w:t>&lt;/</w:t>
      </w:r>
      <w:r w:rsidRPr="002864F3">
        <w:rPr>
          <w:color w:val="A31515"/>
          <w:sz w:val="19"/>
          <w:szCs w:val="19"/>
          <w:lang w:val="nl-NL"/>
        </w:rPr>
        <w:t>DVTinh</w:t>
      </w:r>
      <w:r w:rsidRPr="002864F3">
        <w:rPr>
          <w:color w:val="0000FF"/>
          <w:sz w:val="19"/>
          <w:szCs w:val="19"/>
          <w:lang w:val="nl-NL"/>
        </w:rPr>
        <w:t>&gt;</w:t>
      </w:r>
    </w:p>
    <w:p w14:paraId="6CF2A786"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SLuong</w:t>
      </w:r>
      <w:r w:rsidRPr="002864F3">
        <w:rPr>
          <w:color w:val="0000FF"/>
          <w:sz w:val="19"/>
          <w:szCs w:val="19"/>
          <w:lang w:val="nl-NL"/>
        </w:rPr>
        <w:t>&gt;</w:t>
      </w:r>
      <w:r w:rsidRPr="002864F3">
        <w:rPr>
          <w:color w:val="000000"/>
          <w:sz w:val="19"/>
          <w:szCs w:val="19"/>
          <w:lang w:val="nl-NL"/>
        </w:rPr>
        <w:t>Số lượng (Bắt buộc nếu có)</w:t>
      </w:r>
      <w:r w:rsidRPr="002864F3">
        <w:rPr>
          <w:color w:val="0000FF"/>
          <w:sz w:val="19"/>
          <w:szCs w:val="19"/>
          <w:lang w:val="nl-NL"/>
        </w:rPr>
        <w:t>&lt;/</w:t>
      </w:r>
      <w:r w:rsidRPr="002864F3">
        <w:rPr>
          <w:color w:val="A31515"/>
          <w:sz w:val="19"/>
          <w:szCs w:val="19"/>
          <w:lang w:val="nl-NL"/>
        </w:rPr>
        <w:t>SLuong</w:t>
      </w:r>
      <w:r w:rsidRPr="002864F3">
        <w:rPr>
          <w:color w:val="0000FF"/>
          <w:sz w:val="19"/>
          <w:szCs w:val="19"/>
          <w:lang w:val="nl-NL"/>
        </w:rPr>
        <w:t>&gt;</w:t>
      </w:r>
    </w:p>
    <w:p w14:paraId="3411BBE9"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DGia</w:t>
      </w:r>
      <w:r w:rsidRPr="002864F3">
        <w:rPr>
          <w:color w:val="0000FF"/>
          <w:sz w:val="19"/>
          <w:szCs w:val="19"/>
          <w:lang w:val="nl-NL"/>
        </w:rPr>
        <w:t>&gt;</w:t>
      </w:r>
      <w:r w:rsidRPr="002864F3">
        <w:rPr>
          <w:color w:val="000000"/>
          <w:sz w:val="19"/>
          <w:szCs w:val="19"/>
          <w:lang w:val="nl-NL"/>
        </w:rPr>
        <w:t>Đơn giá (Bắt buộc nếu có)</w:t>
      </w:r>
      <w:r w:rsidRPr="002864F3">
        <w:rPr>
          <w:color w:val="0000FF"/>
          <w:sz w:val="19"/>
          <w:szCs w:val="19"/>
          <w:lang w:val="nl-NL"/>
        </w:rPr>
        <w:t>&lt;/</w:t>
      </w:r>
      <w:r w:rsidRPr="002864F3">
        <w:rPr>
          <w:color w:val="A31515"/>
          <w:sz w:val="19"/>
          <w:szCs w:val="19"/>
          <w:lang w:val="nl-NL"/>
        </w:rPr>
        <w:t>DGia</w:t>
      </w:r>
      <w:r w:rsidRPr="002864F3">
        <w:rPr>
          <w:color w:val="0000FF"/>
          <w:sz w:val="19"/>
          <w:szCs w:val="19"/>
          <w:lang w:val="nl-NL"/>
        </w:rPr>
        <w:t>&gt;</w:t>
      </w:r>
    </w:p>
    <w:p w14:paraId="2762B9C8"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TLCKhau</w:t>
      </w:r>
      <w:r w:rsidRPr="002864F3">
        <w:rPr>
          <w:color w:val="0000FF"/>
          <w:sz w:val="19"/>
          <w:szCs w:val="19"/>
          <w:lang w:val="nl-NL"/>
        </w:rPr>
        <w:t>&gt;</w:t>
      </w:r>
      <w:r w:rsidRPr="002864F3">
        <w:rPr>
          <w:color w:val="000000"/>
          <w:sz w:val="19"/>
          <w:szCs w:val="19"/>
          <w:lang w:val="nl-NL"/>
        </w:rPr>
        <w:t>Tỷ lệ % chiết khấu</w:t>
      </w:r>
      <w:r w:rsidRPr="002864F3">
        <w:rPr>
          <w:color w:val="0000FF"/>
          <w:sz w:val="19"/>
          <w:szCs w:val="19"/>
          <w:lang w:val="nl-NL"/>
        </w:rPr>
        <w:t>&lt;/</w:t>
      </w:r>
      <w:r w:rsidRPr="002864F3">
        <w:rPr>
          <w:color w:val="A31515"/>
          <w:sz w:val="19"/>
          <w:szCs w:val="19"/>
          <w:lang w:val="nl-NL"/>
        </w:rPr>
        <w:t>TLCKhau</w:t>
      </w:r>
      <w:r w:rsidRPr="002864F3">
        <w:rPr>
          <w:color w:val="0000FF"/>
          <w:sz w:val="19"/>
          <w:szCs w:val="19"/>
          <w:lang w:val="nl-NL"/>
        </w:rPr>
        <w:t>&gt;</w:t>
      </w:r>
    </w:p>
    <w:p w14:paraId="117DE2DC"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STCKhau</w:t>
      </w:r>
      <w:r w:rsidRPr="002864F3">
        <w:rPr>
          <w:color w:val="0000FF"/>
          <w:sz w:val="19"/>
          <w:szCs w:val="19"/>
          <w:lang w:val="nl-NL"/>
        </w:rPr>
        <w:t>&gt;</w:t>
      </w:r>
      <w:r w:rsidRPr="002864F3">
        <w:rPr>
          <w:color w:val="000000"/>
          <w:sz w:val="19"/>
          <w:szCs w:val="19"/>
          <w:lang w:val="nl-NL"/>
        </w:rPr>
        <w:t xml:space="preserve">Số tiền chiết khấu </w:t>
      </w:r>
      <w:r w:rsidRPr="002864F3">
        <w:rPr>
          <w:color w:val="0000FF"/>
          <w:sz w:val="19"/>
          <w:szCs w:val="19"/>
          <w:lang w:val="nl-NL"/>
        </w:rPr>
        <w:t>&lt;/</w:t>
      </w:r>
      <w:r w:rsidRPr="002864F3">
        <w:rPr>
          <w:color w:val="A31515"/>
          <w:sz w:val="19"/>
          <w:szCs w:val="19"/>
          <w:lang w:val="nl-NL"/>
        </w:rPr>
        <w:t>STCKhau</w:t>
      </w:r>
      <w:r w:rsidRPr="002864F3">
        <w:rPr>
          <w:color w:val="0000FF"/>
          <w:sz w:val="19"/>
          <w:szCs w:val="19"/>
          <w:lang w:val="nl-NL"/>
        </w:rPr>
        <w:t>&gt;</w:t>
      </w:r>
    </w:p>
    <w:p w14:paraId="2574C40D"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ThTien</w:t>
      </w:r>
      <w:r w:rsidRPr="002864F3">
        <w:rPr>
          <w:color w:val="0000FF"/>
          <w:sz w:val="19"/>
          <w:szCs w:val="19"/>
          <w:lang w:val="nl-NL"/>
        </w:rPr>
        <w:t>&gt;</w:t>
      </w:r>
      <w:r w:rsidRPr="002864F3">
        <w:rPr>
          <w:color w:val="000000"/>
          <w:sz w:val="19"/>
          <w:szCs w:val="19"/>
          <w:lang w:val="nl-NL"/>
        </w:rPr>
        <w:t>Thành tiền (Thành tiền chưa có thuế GTGT) - Bắt buộc trừ trường hợp TChat = 4</w:t>
      </w:r>
      <w:r w:rsidRPr="002864F3">
        <w:rPr>
          <w:color w:val="0000FF"/>
          <w:sz w:val="19"/>
          <w:szCs w:val="19"/>
          <w:lang w:val="nl-NL"/>
        </w:rPr>
        <w:t>&lt;/</w:t>
      </w:r>
      <w:r w:rsidRPr="002864F3">
        <w:rPr>
          <w:color w:val="A31515"/>
          <w:sz w:val="19"/>
          <w:szCs w:val="19"/>
          <w:lang w:val="nl-NL"/>
        </w:rPr>
        <w:t>ThTien</w:t>
      </w:r>
      <w:r w:rsidRPr="002864F3">
        <w:rPr>
          <w:color w:val="0000FF"/>
          <w:sz w:val="19"/>
          <w:szCs w:val="19"/>
          <w:lang w:val="nl-NL"/>
        </w:rPr>
        <w:t>&gt;</w:t>
      </w:r>
    </w:p>
    <w:p w14:paraId="0B91EE0F"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TSuat</w:t>
      </w:r>
      <w:r w:rsidRPr="002864F3">
        <w:rPr>
          <w:color w:val="0000FF"/>
          <w:sz w:val="19"/>
          <w:szCs w:val="19"/>
          <w:lang w:val="nl-NL"/>
        </w:rPr>
        <w:t>&gt;</w:t>
      </w:r>
      <w:r w:rsidRPr="002864F3">
        <w:rPr>
          <w:color w:val="000000"/>
          <w:sz w:val="19"/>
          <w:szCs w:val="19"/>
          <w:lang w:val="nl-NL"/>
        </w:rPr>
        <w:t xml:space="preserve">Thuế suất (Thuế suất thuế GTGT)  Nhận các giá trị: -2 (KKKNT), -1 (KCT), 0, 5, 8, 10, 12.34 (thuế khác: AB.CD), -3 (KHAC) </w:t>
      </w:r>
      <w:r w:rsidRPr="002864F3">
        <w:rPr>
          <w:color w:val="0000FF"/>
          <w:sz w:val="19"/>
          <w:szCs w:val="19"/>
          <w:lang w:val="nl-NL"/>
        </w:rPr>
        <w:t>&lt;/</w:t>
      </w:r>
      <w:r w:rsidRPr="002864F3">
        <w:rPr>
          <w:color w:val="A31515"/>
          <w:sz w:val="19"/>
          <w:szCs w:val="19"/>
          <w:lang w:val="nl-NL"/>
        </w:rPr>
        <w:t>TSuat</w:t>
      </w:r>
      <w:r w:rsidRPr="002864F3">
        <w:rPr>
          <w:color w:val="0000FF"/>
          <w:sz w:val="19"/>
          <w:szCs w:val="19"/>
          <w:lang w:val="nl-NL"/>
        </w:rPr>
        <w:t>&gt; &lt;!--</w:t>
      </w:r>
      <w:r w:rsidRPr="002864F3">
        <w:rPr>
          <w:color w:val="008000"/>
          <w:sz w:val="19"/>
          <w:szCs w:val="19"/>
          <w:lang w:val="nl-NL"/>
        </w:rPr>
        <w:t>sử dụng hóa đơn GTGT</w:t>
      </w:r>
      <w:r w:rsidRPr="002864F3">
        <w:rPr>
          <w:color w:val="0000FF"/>
          <w:sz w:val="19"/>
          <w:szCs w:val="19"/>
          <w:lang w:val="nl-NL"/>
        </w:rPr>
        <w:t>--&gt;</w:t>
      </w:r>
    </w:p>
    <w:p w14:paraId="786665ED"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C00000"/>
          <w:sz w:val="19"/>
          <w:szCs w:val="19"/>
          <w:lang w:val="nl-NL"/>
        </w:rPr>
        <w:t>TThue</w:t>
      </w:r>
      <w:r w:rsidRPr="002864F3">
        <w:rPr>
          <w:color w:val="0000FF"/>
          <w:sz w:val="19"/>
          <w:szCs w:val="19"/>
          <w:lang w:val="nl-NL"/>
        </w:rPr>
        <w:t>&gt;</w:t>
      </w:r>
      <w:r w:rsidRPr="002864F3">
        <w:rPr>
          <w:color w:val="000000"/>
          <w:sz w:val="19"/>
          <w:szCs w:val="19"/>
          <w:lang w:val="nl-NL"/>
        </w:rPr>
        <w:t>Tiền thuế</w:t>
      </w:r>
      <w:r w:rsidRPr="002864F3">
        <w:rPr>
          <w:color w:val="0000FF"/>
          <w:sz w:val="19"/>
          <w:szCs w:val="19"/>
          <w:lang w:val="nl-NL"/>
        </w:rPr>
        <w:t>&lt;/</w:t>
      </w:r>
      <w:r w:rsidRPr="002864F3">
        <w:rPr>
          <w:color w:val="C00000"/>
          <w:sz w:val="19"/>
          <w:szCs w:val="19"/>
          <w:lang w:val="nl-NL"/>
        </w:rPr>
        <w:t>TThue</w:t>
      </w:r>
      <w:r w:rsidRPr="002864F3">
        <w:rPr>
          <w:color w:val="0000FF"/>
          <w:sz w:val="19"/>
          <w:szCs w:val="19"/>
          <w:lang w:val="nl-NL"/>
        </w:rPr>
        <w:t>&gt;&lt;!--</w:t>
      </w:r>
      <w:r w:rsidRPr="002864F3">
        <w:rPr>
          <w:color w:val="008000"/>
          <w:sz w:val="19"/>
          <w:szCs w:val="19"/>
          <w:lang w:val="nl-NL"/>
        </w:rPr>
        <w:t>sử dụng hóa đơn GTGT</w:t>
      </w:r>
      <w:r w:rsidRPr="002864F3">
        <w:rPr>
          <w:color w:val="0000FF"/>
          <w:sz w:val="19"/>
          <w:szCs w:val="19"/>
          <w:lang w:val="nl-NL"/>
        </w:rPr>
        <w:t>--&gt;</w:t>
      </w:r>
    </w:p>
    <w:p w14:paraId="0B6122F2" w14:textId="77777777" w:rsidR="00326C8C" w:rsidRPr="002864F3" w:rsidRDefault="00326C8C" w:rsidP="00326C8C">
      <w:pPr>
        <w:pStyle w:val="NormalWeb"/>
        <w:spacing w:before="0" w:beforeAutospacing="0" w:after="0" w:afterAutospacing="0"/>
        <w:rPr>
          <w:lang w:val="nl-NL"/>
        </w:rPr>
      </w:pPr>
      <w:r w:rsidRPr="002864F3">
        <w:rPr>
          <w:color w:val="0000FF"/>
          <w:sz w:val="19"/>
          <w:szCs w:val="19"/>
          <w:lang w:val="nl-NL"/>
        </w:rPr>
        <w:t>               </w:t>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C00000"/>
          <w:sz w:val="19"/>
          <w:szCs w:val="19"/>
          <w:lang w:val="nl-NL"/>
        </w:rPr>
        <w:t>TSThue</w:t>
      </w:r>
      <w:r w:rsidRPr="002864F3">
        <w:rPr>
          <w:color w:val="0000FF"/>
          <w:sz w:val="19"/>
          <w:szCs w:val="19"/>
          <w:lang w:val="nl-NL"/>
        </w:rPr>
        <w:t>&gt;</w:t>
      </w:r>
      <w:r w:rsidRPr="002864F3">
        <w:rPr>
          <w:color w:val="000000"/>
          <w:sz w:val="19"/>
          <w:szCs w:val="19"/>
          <w:lang w:val="nl-NL"/>
        </w:rPr>
        <w:t>Tiền sau thuế</w:t>
      </w:r>
      <w:r w:rsidRPr="002864F3">
        <w:rPr>
          <w:color w:val="0000FF"/>
          <w:sz w:val="19"/>
          <w:szCs w:val="19"/>
          <w:lang w:val="nl-NL"/>
        </w:rPr>
        <w:t>&lt;/</w:t>
      </w:r>
      <w:r w:rsidRPr="002864F3">
        <w:rPr>
          <w:color w:val="C00000"/>
          <w:sz w:val="19"/>
          <w:szCs w:val="19"/>
          <w:lang w:val="nl-NL"/>
        </w:rPr>
        <w:t>TSThue</w:t>
      </w:r>
      <w:r w:rsidRPr="002864F3">
        <w:rPr>
          <w:color w:val="0000FF"/>
          <w:sz w:val="19"/>
          <w:szCs w:val="19"/>
          <w:lang w:val="nl-NL"/>
        </w:rPr>
        <w:t>&gt;&lt;!--</w:t>
      </w:r>
      <w:r w:rsidRPr="002864F3">
        <w:rPr>
          <w:color w:val="008000"/>
          <w:sz w:val="19"/>
          <w:szCs w:val="19"/>
          <w:lang w:val="nl-NL"/>
        </w:rPr>
        <w:t>sử dụng hóa đơn GTGT</w:t>
      </w:r>
      <w:r w:rsidRPr="002864F3">
        <w:rPr>
          <w:color w:val="0000FF"/>
          <w:sz w:val="19"/>
          <w:szCs w:val="19"/>
          <w:lang w:val="nl-NL"/>
        </w:rPr>
        <w:t>--&gt;</w:t>
      </w:r>
    </w:p>
    <w:p w14:paraId="28865C7B" w14:textId="77777777" w:rsidR="00326C8C" w:rsidRDefault="00326C8C" w:rsidP="00326C8C">
      <w:pPr>
        <w:pStyle w:val="NormalWeb"/>
        <w:spacing w:before="0" w:beforeAutospacing="0" w:after="0" w:afterAutospacing="0"/>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Pr>
          <w:color w:val="A61C00"/>
          <w:sz w:val="19"/>
          <w:szCs w:val="19"/>
        </w:rPr>
        <w:t>&lt;TTKhac&gt;</w:t>
      </w:r>
    </w:p>
    <w:p w14:paraId="4596A7DC" w14:textId="77777777" w:rsidR="00326C8C" w:rsidRDefault="00326C8C" w:rsidP="00326C8C">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3FB28035" w14:textId="77777777" w:rsidR="00326C8C" w:rsidRDefault="00326C8C" w:rsidP="00326C8C">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w:t>
      </w:r>
      <w:r>
        <w:rPr>
          <w:color w:val="A61C00"/>
          <w:sz w:val="19"/>
          <w:szCs w:val="19"/>
        </w:rPr>
        <w:t>&lt;/TTruong&gt;</w:t>
      </w:r>
    </w:p>
    <w:p w14:paraId="3DED5090" w14:textId="77777777" w:rsidR="00326C8C" w:rsidRPr="002864F3" w:rsidRDefault="00326C8C" w:rsidP="00326C8C">
      <w:pPr>
        <w:pStyle w:val="NormalWeb"/>
        <w:spacing w:before="0" w:beforeAutospacing="0" w:after="0" w:afterAutospacing="0"/>
        <w:ind w:left="72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54387FF3" w14:textId="77777777" w:rsidR="00326C8C" w:rsidRPr="002864F3" w:rsidRDefault="00326C8C" w:rsidP="00326C8C">
      <w:pPr>
        <w:pStyle w:val="NormalWeb"/>
        <w:spacing w:before="0" w:beforeAutospacing="0" w:after="0" w:afterAutospacing="0"/>
        <w:ind w:left="72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 xml:space="preserve"> &lt;DLieu&gt;</w:t>
      </w:r>
      <w:r w:rsidRPr="002864F3">
        <w:rPr>
          <w:color w:val="000000"/>
          <w:sz w:val="19"/>
          <w:szCs w:val="19"/>
          <w:lang w:val="nl-NL"/>
        </w:rPr>
        <w:t>Extra1 pd test</w:t>
      </w:r>
      <w:r w:rsidRPr="002864F3">
        <w:rPr>
          <w:color w:val="A61C00"/>
          <w:sz w:val="19"/>
          <w:szCs w:val="19"/>
          <w:lang w:val="nl-NL"/>
        </w:rPr>
        <w:t>&lt;/DLieu&gt;</w:t>
      </w:r>
    </w:p>
    <w:p w14:paraId="16916CBD" w14:textId="77777777" w:rsidR="00326C8C" w:rsidRDefault="00326C8C" w:rsidP="00326C8C">
      <w:pPr>
        <w:pStyle w:val="NormalWeb"/>
        <w:spacing w:before="0" w:beforeAutospacing="0" w:after="0" w:afterAutospacing="0"/>
        <w:ind w:left="72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640551DE" w14:textId="77777777" w:rsidR="00326C8C" w:rsidRDefault="00326C8C" w:rsidP="00326C8C">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3B22AF3B" w14:textId="77777777" w:rsidR="00326C8C" w:rsidRDefault="00326C8C" w:rsidP="00326C8C">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Extra2</w:t>
      </w:r>
      <w:r>
        <w:rPr>
          <w:color w:val="A61C00"/>
          <w:sz w:val="19"/>
          <w:szCs w:val="19"/>
        </w:rPr>
        <w:t>&lt;/TTruong&gt;</w:t>
      </w:r>
    </w:p>
    <w:p w14:paraId="3CA92E65" w14:textId="77777777" w:rsidR="00326C8C" w:rsidRPr="002864F3" w:rsidRDefault="00326C8C" w:rsidP="00326C8C">
      <w:pPr>
        <w:pStyle w:val="NormalWeb"/>
        <w:spacing w:before="0" w:beforeAutospacing="0" w:after="0" w:afterAutospacing="0"/>
        <w:ind w:left="72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4165A8DD" w14:textId="77777777" w:rsidR="00326C8C" w:rsidRPr="002864F3" w:rsidRDefault="00326C8C" w:rsidP="00326C8C">
      <w:pPr>
        <w:pStyle w:val="NormalWeb"/>
        <w:spacing w:before="0" w:beforeAutospacing="0" w:after="0" w:afterAutospacing="0"/>
        <w:ind w:left="72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Extra2 pd test</w:t>
      </w:r>
      <w:r w:rsidRPr="002864F3">
        <w:rPr>
          <w:color w:val="A61C00"/>
          <w:sz w:val="19"/>
          <w:szCs w:val="19"/>
          <w:lang w:val="nl-NL"/>
        </w:rPr>
        <w:t>&lt;/DLieu&gt;</w:t>
      </w:r>
    </w:p>
    <w:p w14:paraId="740C0DC2" w14:textId="77777777" w:rsidR="00326C8C" w:rsidRPr="002864F3" w:rsidRDefault="00326C8C" w:rsidP="00326C8C">
      <w:pPr>
        <w:pStyle w:val="NormalWeb"/>
        <w:spacing w:before="0" w:beforeAutospacing="0" w:after="0" w:afterAutospacing="0"/>
        <w:ind w:left="72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&lt;/TTin&gt;</w:t>
      </w:r>
    </w:p>
    <w:p w14:paraId="0D78C5C3" w14:textId="77777777" w:rsidR="00326C8C" w:rsidRPr="002864F3" w:rsidRDefault="00326C8C" w:rsidP="00326C8C">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&lt;/TTKhac&gt;</w:t>
      </w:r>
    </w:p>
    <w:p w14:paraId="7F9958D2" w14:textId="1A180BF0" w:rsidR="00B62732" w:rsidRPr="002864F3" w:rsidRDefault="00326C8C" w:rsidP="00B62732">
      <w:pPr>
        <w:autoSpaceDE w:val="0"/>
        <w:autoSpaceDN w:val="0"/>
        <w:adjustRightInd w:val="0"/>
        <w:jc w:val="both"/>
        <w:rPr>
          <w:color w:val="0000FF"/>
          <w:sz w:val="20"/>
          <w:szCs w:val="20"/>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00B62732" w:rsidRPr="002864F3">
        <w:rPr>
          <w:color w:val="0000FF"/>
          <w:sz w:val="20"/>
          <w:szCs w:val="20"/>
          <w:highlight w:val="cyan"/>
          <w:lang w:val="nl-NL"/>
        </w:rPr>
        <w:t>&lt;</w:t>
      </w:r>
      <w:r w:rsidR="00B62732" w:rsidRPr="002864F3">
        <w:rPr>
          <w:color w:val="C00000"/>
          <w:sz w:val="20"/>
          <w:szCs w:val="20"/>
          <w:highlight w:val="cyan"/>
          <w:lang w:val="nl-NL"/>
        </w:rPr>
        <w:t>TTHHDTrung</w:t>
      </w:r>
      <w:r w:rsidR="00B62732" w:rsidRPr="002864F3">
        <w:rPr>
          <w:color w:val="0000FF"/>
          <w:sz w:val="20"/>
          <w:szCs w:val="20"/>
          <w:highlight w:val="cyan"/>
          <w:lang w:val="nl-NL"/>
        </w:rPr>
        <w:t>&gt;</w:t>
      </w:r>
    </w:p>
    <w:p w14:paraId="278EB833" w14:textId="5F762341" w:rsidR="00B62732" w:rsidRPr="002864F3" w:rsidRDefault="00B62732" w:rsidP="00B62732">
      <w:pPr>
        <w:autoSpaceDE w:val="0"/>
        <w:autoSpaceDN w:val="0"/>
        <w:adjustRightInd w:val="0"/>
        <w:ind w:left="2880" w:firstLine="720"/>
        <w:jc w:val="both"/>
        <w:rPr>
          <w:rStyle w:val="apple-tab-span"/>
          <w:color w:val="0000FF"/>
          <w:sz w:val="19"/>
          <w:szCs w:val="19"/>
          <w:lang w:val="nl-NL"/>
        </w:rPr>
      </w:pPr>
      <w:r w:rsidRPr="002864F3">
        <w:rPr>
          <w:color w:val="0000FF"/>
          <w:sz w:val="20"/>
          <w:szCs w:val="20"/>
          <w:highlight w:val="cyan"/>
          <w:lang w:val="nl-NL"/>
        </w:rPr>
        <w:t>&lt;</w:t>
      </w:r>
      <w:r w:rsidRPr="002864F3">
        <w:rPr>
          <w:color w:val="A31515"/>
          <w:sz w:val="20"/>
          <w:szCs w:val="20"/>
          <w:highlight w:val="cyan"/>
          <w:lang w:val="nl-NL"/>
        </w:rPr>
        <w:t>TTin</w:t>
      </w:r>
      <w:r w:rsidRPr="002864F3">
        <w:rPr>
          <w:color w:val="0000FF"/>
          <w:sz w:val="20"/>
          <w:szCs w:val="20"/>
          <w:highlight w:val="cyan"/>
          <w:lang w:val="nl-NL"/>
        </w:rPr>
        <w:t>&gt;</w:t>
      </w:r>
    </w:p>
    <w:p w14:paraId="74EAE2A0" w14:textId="3D264106" w:rsidR="00FC2300" w:rsidRPr="002864F3" w:rsidRDefault="00FC2300" w:rsidP="00B62732">
      <w:pPr>
        <w:autoSpaceDE w:val="0"/>
        <w:autoSpaceDN w:val="0"/>
        <w:adjustRightInd w:val="0"/>
        <w:ind w:left="3600" w:firstLine="720"/>
        <w:jc w:val="both"/>
        <w:rPr>
          <w:color w:val="000000"/>
          <w:sz w:val="20"/>
          <w:szCs w:val="20"/>
          <w:highlight w:val="cyan"/>
          <w:lang w:val="nl-NL"/>
        </w:rPr>
      </w:pPr>
      <w:r w:rsidRPr="002864F3">
        <w:rPr>
          <w:color w:val="0000FF"/>
          <w:sz w:val="20"/>
          <w:szCs w:val="20"/>
          <w:highlight w:val="cyan"/>
          <w:lang w:val="nl-NL"/>
        </w:rPr>
        <w:t>&lt;</w:t>
      </w:r>
      <w:r w:rsidRPr="002864F3">
        <w:rPr>
          <w:color w:val="C00000"/>
          <w:sz w:val="20"/>
          <w:szCs w:val="20"/>
          <w:highlight w:val="cyan"/>
          <w:lang w:val="nl-NL"/>
        </w:rPr>
        <w:t>LHHDTrung</w:t>
      </w:r>
      <w:r w:rsidRPr="002864F3">
        <w:rPr>
          <w:color w:val="0000FF"/>
          <w:sz w:val="20"/>
          <w:szCs w:val="20"/>
          <w:highlight w:val="cyan"/>
          <w:lang w:val="nl-NL"/>
        </w:rPr>
        <w:t>&gt;</w:t>
      </w:r>
      <w:r w:rsidRPr="002864F3">
        <w:rPr>
          <w:color w:val="000000"/>
          <w:sz w:val="20"/>
          <w:szCs w:val="20"/>
          <w:highlight w:val="cyan"/>
          <w:lang w:val="nl-NL"/>
        </w:rPr>
        <w:t>Loại hàng hóa đặc trưng (nhận các giá trị: 1- Hàng hóa là xe ô tô, xe mô tô, 2- Dịch vụ vận chuyển, 3- Dịch vụ vận chuyển trên nền tảng số, TMĐT)</w:t>
      </w:r>
      <w:r w:rsidRPr="002864F3">
        <w:rPr>
          <w:color w:val="0000FF"/>
          <w:sz w:val="20"/>
          <w:szCs w:val="20"/>
          <w:highlight w:val="cyan"/>
          <w:lang w:val="nl-NL"/>
        </w:rPr>
        <w:t>&lt;/</w:t>
      </w:r>
      <w:r w:rsidRPr="002864F3">
        <w:rPr>
          <w:color w:val="C00000"/>
          <w:sz w:val="20"/>
          <w:szCs w:val="20"/>
          <w:highlight w:val="cyan"/>
          <w:lang w:val="nl-NL"/>
        </w:rPr>
        <w:t>LHHDTrung</w:t>
      </w:r>
      <w:r w:rsidRPr="002864F3">
        <w:rPr>
          <w:color w:val="0000FF"/>
          <w:sz w:val="20"/>
          <w:szCs w:val="20"/>
          <w:highlight w:val="cyan"/>
          <w:lang w:val="nl-NL"/>
        </w:rPr>
        <w:t>&gt;</w:t>
      </w:r>
    </w:p>
    <w:p w14:paraId="720513A6" w14:textId="77777777" w:rsidR="00FC2300" w:rsidRPr="002864F3" w:rsidRDefault="00FC2300" w:rsidP="00B62732">
      <w:pPr>
        <w:autoSpaceDE w:val="0"/>
        <w:autoSpaceDN w:val="0"/>
        <w:adjustRightInd w:val="0"/>
        <w:jc w:val="both"/>
        <w:rPr>
          <w:color w:val="000000"/>
          <w:sz w:val="20"/>
          <w:szCs w:val="20"/>
          <w:highlight w:val="cyan"/>
          <w:lang w:val="nl-NL"/>
        </w:rPr>
      </w:pP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t>&lt;</w:t>
      </w:r>
      <w:r w:rsidRPr="002864F3">
        <w:rPr>
          <w:color w:val="A31515"/>
          <w:sz w:val="20"/>
          <w:szCs w:val="20"/>
          <w:highlight w:val="cyan"/>
          <w:lang w:val="nl-NL"/>
        </w:rPr>
        <w:t>TTruong</w:t>
      </w:r>
      <w:r w:rsidRPr="002864F3">
        <w:rPr>
          <w:color w:val="0000FF"/>
          <w:sz w:val="20"/>
          <w:szCs w:val="20"/>
          <w:highlight w:val="cyan"/>
          <w:lang w:val="nl-NL"/>
        </w:rPr>
        <w:t>&gt;</w:t>
      </w:r>
      <w:r w:rsidRPr="002864F3">
        <w:rPr>
          <w:color w:val="000000"/>
          <w:sz w:val="20"/>
          <w:szCs w:val="20"/>
          <w:highlight w:val="cyan"/>
          <w:lang w:val="nl-NL"/>
        </w:rPr>
        <w:t>Tên trường (Nhận các giá trị: Số khung (</w:t>
      </w:r>
      <w:r w:rsidRPr="002864F3">
        <w:rPr>
          <w:color w:val="C00000"/>
          <w:sz w:val="20"/>
          <w:szCs w:val="20"/>
          <w:highlight w:val="cyan"/>
          <w:lang w:val="nl-NL"/>
        </w:rPr>
        <w:t>SKhung</w:t>
      </w:r>
      <w:r w:rsidRPr="002864F3">
        <w:rPr>
          <w:color w:val="000000"/>
          <w:sz w:val="20"/>
          <w:szCs w:val="20"/>
          <w:highlight w:val="cyan"/>
          <w:lang w:val="nl-NL"/>
        </w:rPr>
        <w:t>),Số máy (</w:t>
      </w:r>
      <w:r w:rsidRPr="002864F3">
        <w:rPr>
          <w:color w:val="C00000"/>
          <w:sz w:val="20"/>
          <w:szCs w:val="20"/>
          <w:highlight w:val="cyan"/>
          <w:lang w:val="nl-NL"/>
        </w:rPr>
        <w:t>SMay</w:t>
      </w:r>
      <w:r w:rsidRPr="002864F3">
        <w:rPr>
          <w:color w:val="000000"/>
          <w:sz w:val="20"/>
          <w:szCs w:val="20"/>
          <w:highlight w:val="cyan"/>
          <w:lang w:val="nl-NL"/>
        </w:rPr>
        <w:t>),Biển kiểm soát phương tiện vận chuyển (</w:t>
      </w:r>
      <w:r w:rsidRPr="002864F3">
        <w:rPr>
          <w:color w:val="C00000"/>
          <w:sz w:val="20"/>
          <w:szCs w:val="20"/>
          <w:highlight w:val="cyan"/>
          <w:lang w:val="nl-NL"/>
        </w:rPr>
        <w:t>BKSPTVChuyen</w:t>
      </w:r>
      <w:r w:rsidRPr="002864F3">
        <w:rPr>
          <w:color w:val="000000"/>
          <w:sz w:val="20"/>
          <w:szCs w:val="20"/>
          <w:highlight w:val="cyan"/>
          <w:lang w:val="nl-NL"/>
        </w:rPr>
        <w:t xml:space="preserve">), Tên người gửi hàng </w:t>
      </w:r>
      <w:r w:rsidRPr="002864F3">
        <w:rPr>
          <w:color w:val="000000"/>
          <w:sz w:val="20"/>
          <w:szCs w:val="20"/>
          <w:highlight w:val="cyan"/>
          <w:lang w:val="nl-NL"/>
        </w:rPr>
        <w:lastRenderedPageBreak/>
        <w:t>(</w:t>
      </w:r>
      <w:r w:rsidRPr="002864F3">
        <w:rPr>
          <w:color w:val="C00000"/>
          <w:sz w:val="20"/>
          <w:szCs w:val="20"/>
          <w:highlight w:val="cyan"/>
          <w:lang w:val="nl-NL"/>
        </w:rPr>
        <w:t>TNGHang</w:t>
      </w:r>
      <w:r w:rsidRPr="002864F3">
        <w:rPr>
          <w:color w:val="000000"/>
          <w:sz w:val="20"/>
          <w:szCs w:val="20"/>
          <w:highlight w:val="cyan"/>
          <w:lang w:val="nl-NL"/>
        </w:rPr>
        <w:t>), Địa chỉ người gửi hàng (</w:t>
      </w:r>
      <w:r w:rsidRPr="002864F3">
        <w:rPr>
          <w:color w:val="C00000"/>
          <w:sz w:val="20"/>
          <w:szCs w:val="20"/>
          <w:highlight w:val="cyan"/>
          <w:lang w:val="nl-NL"/>
        </w:rPr>
        <w:t>DCNGHang</w:t>
      </w:r>
      <w:r w:rsidRPr="002864F3">
        <w:rPr>
          <w:color w:val="000000"/>
          <w:sz w:val="20"/>
          <w:szCs w:val="20"/>
          <w:highlight w:val="cyan"/>
          <w:lang w:val="nl-NL"/>
        </w:rPr>
        <w:t>),MST người gửi hàng (</w:t>
      </w:r>
      <w:r w:rsidRPr="002864F3">
        <w:rPr>
          <w:color w:val="C00000"/>
          <w:sz w:val="20"/>
          <w:szCs w:val="20"/>
          <w:highlight w:val="cyan"/>
          <w:lang w:val="nl-NL"/>
        </w:rPr>
        <w:t>MSTNGHang</w:t>
      </w:r>
      <w:r w:rsidRPr="002864F3">
        <w:rPr>
          <w:color w:val="000000"/>
          <w:sz w:val="20"/>
          <w:szCs w:val="20"/>
          <w:highlight w:val="cyan"/>
          <w:lang w:val="nl-NL"/>
        </w:rPr>
        <w:t>), Số định danh người gửi hàng (</w:t>
      </w:r>
      <w:r w:rsidRPr="002864F3">
        <w:rPr>
          <w:color w:val="C00000"/>
          <w:sz w:val="20"/>
          <w:szCs w:val="20"/>
          <w:highlight w:val="cyan"/>
          <w:lang w:val="nl-NL"/>
        </w:rPr>
        <w:t>MDDNGHang</w:t>
      </w:r>
      <w:r w:rsidRPr="002864F3">
        <w:rPr>
          <w:color w:val="000000"/>
          <w:sz w:val="20"/>
          <w:szCs w:val="20"/>
          <w:highlight w:val="cyan"/>
          <w:lang w:val="nl-NL"/>
        </w:rPr>
        <w:t>))</w:t>
      </w:r>
      <w:r w:rsidRPr="002864F3">
        <w:rPr>
          <w:color w:val="0000FF"/>
          <w:sz w:val="20"/>
          <w:szCs w:val="20"/>
          <w:highlight w:val="cyan"/>
          <w:lang w:val="nl-NL"/>
        </w:rPr>
        <w:t>&lt;/</w:t>
      </w:r>
      <w:r w:rsidRPr="002864F3">
        <w:rPr>
          <w:color w:val="A31515"/>
          <w:sz w:val="20"/>
          <w:szCs w:val="20"/>
          <w:highlight w:val="cyan"/>
          <w:lang w:val="nl-NL"/>
        </w:rPr>
        <w:t>TTruong</w:t>
      </w:r>
      <w:r w:rsidRPr="002864F3">
        <w:rPr>
          <w:color w:val="0000FF"/>
          <w:sz w:val="20"/>
          <w:szCs w:val="20"/>
          <w:highlight w:val="cyan"/>
          <w:lang w:val="nl-NL"/>
        </w:rPr>
        <w:t>&gt;</w:t>
      </w:r>
    </w:p>
    <w:p w14:paraId="47CFCD80" w14:textId="77777777" w:rsidR="00FC2300" w:rsidRPr="002864F3" w:rsidRDefault="00FC2300" w:rsidP="00B62732">
      <w:pPr>
        <w:autoSpaceDE w:val="0"/>
        <w:autoSpaceDN w:val="0"/>
        <w:adjustRightInd w:val="0"/>
        <w:jc w:val="both"/>
        <w:rPr>
          <w:color w:val="000000"/>
          <w:sz w:val="20"/>
          <w:szCs w:val="20"/>
          <w:highlight w:val="cyan"/>
          <w:lang w:val="nl-NL"/>
        </w:rPr>
      </w:pP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t>&lt;</w:t>
      </w:r>
      <w:r w:rsidRPr="002864F3">
        <w:rPr>
          <w:color w:val="A31515"/>
          <w:sz w:val="20"/>
          <w:szCs w:val="20"/>
          <w:highlight w:val="cyan"/>
          <w:lang w:val="nl-NL"/>
        </w:rPr>
        <w:t>DLieu</w:t>
      </w:r>
      <w:r w:rsidRPr="002864F3">
        <w:rPr>
          <w:color w:val="0000FF"/>
          <w:sz w:val="20"/>
          <w:szCs w:val="20"/>
          <w:highlight w:val="cyan"/>
          <w:lang w:val="nl-NL"/>
        </w:rPr>
        <w:t>&gt;</w:t>
      </w:r>
      <w:r w:rsidRPr="002864F3">
        <w:rPr>
          <w:color w:val="000000"/>
          <w:sz w:val="20"/>
          <w:szCs w:val="20"/>
          <w:highlight w:val="cyan"/>
          <w:lang w:val="nl-NL"/>
        </w:rPr>
        <w:t>Dữ liệu</w:t>
      </w:r>
      <w:r w:rsidRPr="002864F3">
        <w:rPr>
          <w:color w:val="0000FF"/>
          <w:sz w:val="20"/>
          <w:szCs w:val="20"/>
          <w:highlight w:val="cyan"/>
          <w:lang w:val="nl-NL"/>
        </w:rPr>
        <w:t>&lt;/</w:t>
      </w:r>
      <w:r w:rsidRPr="002864F3">
        <w:rPr>
          <w:color w:val="A31515"/>
          <w:sz w:val="20"/>
          <w:szCs w:val="20"/>
          <w:highlight w:val="cyan"/>
          <w:lang w:val="nl-NL"/>
        </w:rPr>
        <w:t>DLieu</w:t>
      </w:r>
      <w:r w:rsidRPr="002864F3">
        <w:rPr>
          <w:color w:val="0000FF"/>
          <w:sz w:val="20"/>
          <w:szCs w:val="20"/>
          <w:highlight w:val="cyan"/>
          <w:lang w:val="nl-NL"/>
        </w:rPr>
        <w:t>&gt;</w:t>
      </w:r>
    </w:p>
    <w:p w14:paraId="0A0B8DA2" w14:textId="77777777" w:rsidR="00FC2300" w:rsidRPr="002864F3" w:rsidRDefault="00FC2300" w:rsidP="00B62732">
      <w:pPr>
        <w:autoSpaceDE w:val="0"/>
        <w:autoSpaceDN w:val="0"/>
        <w:adjustRightInd w:val="0"/>
        <w:jc w:val="both"/>
        <w:rPr>
          <w:color w:val="000000"/>
          <w:sz w:val="20"/>
          <w:szCs w:val="20"/>
          <w:highlight w:val="cyan"/>
          <w:lang w:val="nl-NL"/>
        </w:rPr>
      </w:pP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t>&lt;/</w:t>
      </w:r>
      <w:r w:rsidRPr="002864F3">
        <w:rPr>
          <w:color w:val="A31515"/>
          <w:sz w:val="20"/>
          <w:szCs w:val="20"/>
          <w:highlight w:val="cyan"/>
          <w:lang w:val="nl-NL"/>
        </w:rPr>
        <w:t>TTin</w:t>
      </w:r>
      <w:r w:rsidRPr="002864F3">
        <w:rPr>
          <w:color w:val="0000FF"/>
          <w:sz w:val="20"/>
          <w:szCs w:val="20"/>
          <w:highlight w:val="cyan"/>
          <w:lang w:val="nl-NL"/>
        </w:rPr>
        <w:t>&gt;</w:t>
      </w:r>
    </w:p>
    <w:p w14:paraId="6D478E19" w14:textId="58D7A1D7" w:rsidR="00326C8C" w:rsidRDefault="00FC2300" w:rsidP="00B62732">
      <w:pPr>
        <w:autoSpaceDE w:val="0"/>
        <w:autoSpaceDN w:val="0"/>
        <w:adjustRightInd w:val="0"/>
        <w:jc w:val="both"/>
        <w:rPr>
          <w:color w:val="0000FF"/>
          <w:sz w:val="20"/>
          <w:szCs w:val="20"/>
          <w:lang w:val="nl-NL"/>
        </w:rPr>
      </w:pP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t>&lt;/</w:t>
      </w:r>
      <w:r w:rsidRPr="002864F3">
        <w:rPr>
          <w:color w:val="C00000"/>
          <w:sz w:val="20"/>
          <w:szCs w:val="20"/>
          <w:highlight w:val="cyan"/>
          <w:lang w:val="nl-NL"/>
        </w:rPr>
        <w:t>TTHHDTrung</w:t>
      </w:r>
      <w:r w:rsidRPr="002864F3">
        <w:rPr>
          <w:color w:val="0000FF"/>
          <w:sz w:val="20"/>
          <w:szCs w:val="20"/>
          <w:highlight w:val="cyan"/>
          <w:lang w:val="nl-NL"/>
        </w:rPr>
        <w:t>&gt;</w:t>
      </w:r>
    </w:p>
    <w:p w14:paraId="4D5BE808" w14:textId="77777777" w:rsidR="00C86F3C" w:rsidRPr="00C86F3C" w:rsidRDefault="00C86F3C" w:rsidP="00C86F3C">
      <w:pPr>
        <w:autoSpaceDE w:val="0"/>
        <w:autoSpaceDN w:val="0"/>
        <w:adjustRightInd w:val="0"/>
        <w:jc w:val="both"/>
        <w:rPr>
          <w:highlight w:val="cyan"/>
          <w:lang w:val="nl-NL"/>
        </w:rPr>
      </w:pPr>
      <w:r w:rsidRPr="00C86F3C">
        <w:rPr>
          <w:highlight w:val="cyan"/>
          <w:lang w:val="nl-NL"/>
        </w:rPr>
        <w:t>&lt;TLTThue&gt; Tỷ lệ tính thuế(Chỉ sử dụng cho hóa đơn bán hàng giảm thuế theo NQ của Quốc hội)&lt;/TLTThue&gt;</w:t>
      </w:r>
    </w:p>
    <w:p w14:paraId="3F50622E" w14:textId="59E15425" w:rsidR="00C86F3C" w:rsidRPr="002864F3" w:rsidRDefault="00C86F3C" w:rsidP="00C86F3C">
      <w:pPr>
        <w:autoSpaceDE w:val="0"/>
        <w:autoSpaceDN w:val="0"/>
        <w:adjustRightInd w:val="0"/>
        <w:jc w:val="both"/>
        <w:rPr>
          <w:lang w:val="nl-NL"/>
        </w:rPr>
      </w:pPr>
      <w:r w:rsidRPr="00C86F3C">
        <w:rPr>
          <w:highlight w:val="cyan"/>
          <w:lang w:val="nl-NL"/>
        </w:rPr>
        <w:t>&lt;STGThue&gt; Số tiền giảm thuế(Chỉ sử dụng cho hóa đơn bán hàng giảm thuế theo NQ của Quốc hội)&lt;/STGThue&gt;</w:t>
      </w:r>
    </w:p>
    <w:p w14:paraId="6D234120"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HHDVu</w:t>
      </w:r>
      <w:r w:rsidRPr="002864F3">
        <w:rPr>
          <w:color w:val="0000FF"/>
          <w:sz w:val="19"/>
          <w:szCs w:val="19"/>
          <w:lang w:val="nl-NL"/>
        </w:rPr>
        <w:t>&gt;</w:t>
      </w:r>
    </w:p>
    <w:p w14:paraId="7C866620"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DSHHDVu</w:t>
      </w:r>
      <w:r w:rsidRPr="002864F3">
        <w:rPr>
          <w:color w:val="0000FF"/>
          <w:sz w:val="19"/>
          <w:szCs w:val="19"/>
          <w:lang w:val="nl-NL"/>
        </w:rPr>
        <w:t>&gt;</w:t>
      </w:r>
    </w:p>
    <w:p w14:paraId="4B08E36B"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TToan</w:t>
      </w:r>
      <w:r w:rsidRPr="002864F3">
        <w:rPr>
          <w:color w:val="0000FF"/>
          <w:sz w:val="19"/>
          <w:szCs w:val="19"/>
          <w:lang w:val="nl-NL"/>
        </w:rPr>
        <w:t>&gt;</w:t>
      </w:r>
    </w:p>
    <w:p w14:paraId="2F095B36"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THTTLTSuat</w:t>
      </w:r>
      <w:r w:rsidRPr="002864F3">
        <w:rPr>
          <w:color w:val="0000FF"/>
          <w:sz w:val="19"/>
          <w:szCs w:val="19"/>
          <w:lang w:val="nl-NL"/>
        </w:rPr>
        <w:t>&gt;&lt;!--</w:t>
      </w:r>
      <w:r w:rsidRPr="002864F3">
        <w:rPr>
          <w:color w:val="008000"/>
          <w:sz w:val="19"/>
          <w:szCs w:val="19"/>
          <w:lang w:val="nl-NL"/>
        </w:rPr>
        <w:t>sử dụng hóa đơn GTGT</w:t>
      </w:r>
      <w:r w:rsidRPr="002864F3">
        <w:rPr>
          <w:color w:val="0000FF"/>
          <w:sz w:val="19"/>
          <w:szCs w:val="19"/>
          <w:lang w:val="nl-NL"/>
        </w:rPr>
        <w:t>--&gt;</w:t>
      </w:r>
    </w:p>
    <w:p w14:paraId="14FCEA35"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LTSuat</w:t>
      </w:r>
      <w:r w:rsidRPr="002864F3">
        <w:rPr>
          <w:color w:val="0000FF"/>
          <w:sz w:val="19"/>
          <w:szCs w:val="19"/>
          <w:lang w:val="nl-NL"/>
        </w:rPr>
        <w:t>&gt;</w:t>
      </w:r>
    </w:p>
    <w:p w14:paraId="45B1A096"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TSuat</w:t>
      </w:r>
      <w:r w:rsidRPr="002864F3">
        <w:rPr>
          <w:color w:val="0000FF"/>
          <w:sz w:val="19"/>
          <w:szCs w:val="19"/>
          <w:lang w:val="nl-NL"/>
        </w:rPr>
        <w:t>&gt;</w:t>
      </w:r>
      <w:r w:rsidRPr="002864F3">
        <w:rPr>
          <w:color w:val="000000"/>
          <w:sz w:val="19"/>
          <w:szCs w:val="19"/>
          <w:lang w:val="nl-NL"/>
        </w:rPr>
        <w:t xml:space="preserve">Thuế suất (Thuế suất thuế GTGT)  Nhận các giá trị: -2 (KKKNT), -1 (KCT), 0, 5, 8, 10, 12.34 (thuế khác: AB.CD), -3 (KHAC) </w:t>
      </w:r>
      <w:r w:rsidRPr="002864F3">
        <w:rPr>
          <w:color w:val="0000FF"/>
          <w:sz w:val="19"/>
          <w:szCs w:val="19"/>
          <w:lang w:val="nl-NL"/>
        </w:rPr>
        <w:t>&lt;/</w:t>
      </w:r>
      <w:r w:rsidRPr="002864F3">
        <w:rPr>
          <w:color w:val="A31515"/>
          <w:sz w:val="19"/>
          <w:szCs w:val="19"/>
          <w:lang w:val="nl-NL"/>
        </w:rPr>
        <w:t>TSuat</w:t>
      </w:r>
      <w:r w:rsidRPr="002864F3">
        <w:rPr>
          <w:color w:val="0000FF"/>
          <w:sz w:val="19"/>
          <w:szCs w:val="19"/>
          <w:lang w:val="nl-NL"/>
        </w:rPr>
        <w:t>&gt;</w:t>
      </w:r>
    </w:p>
    <w:p w14:paraId="4A6A7036"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TThue</w:t>
      </w:r>
      <w:r w:rsidRPr="002864F3">
        <w:rPr>
          <w:color w:val="0000FF"/>
          <w:sz w:val="19"/>
          <w:szCs w:val="19"/>
          <w:lang w:val="nl-NL"/>
        </w:rPr>
        <w:t>&gt;</w:t>
      </w:r>
      <w:r w:rsidRPr="002864F3">
        <w:rPr>
          <w:color w:val="000000"/>
          <w:sz w:val="19"/>
          <w:szCs w:val="19"/>
          <w:lang w:val="nl-NL"/>
        </w:rPr>
        <w:t>Tiền thuế (Tiền thuế GTGT)</w:t>
      </w:r>
      <w:r w:rsidRPr="002864F3">
        <w:rPr>
          <w:color w:val="0000FF"/>
          <w:sz w:val="19"/>
          <w:szCs w:val="19"/>
          <w:lang w:val="nl-NL"/>
        </w:rPr>
        <w:t>&lt;/</w:t>
      </w:r>
      <w:r w:rsidRPr="002864F3">
        <w:rPr>
          <w:color w:val="A31515"/>
          <w:sz w:val="19"/>
          <w:szCs w:val="19"/>
          <w:lang w:val="nl-NL"/>
        </w:rPr>
        <w:t>TThue</w:t>
      </w:r>
      <w:r w:rsidRPr="002864F3">
        <w:rPr>
          <w:color w:val="0000FF"/>
          <w:sz w:val="19"/>
          <w:szCs w:val="19"/>
          <w:lang w:val="nl-NL"/>
        </w:rPr>
        <w:t>&gt;</w:t>
      </w:r>
    </w:p>
    <w:p w14:paraId="705F99A9"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ThTien</w:t>
      </w:r>
      <w:r w:rsidRPr="002864F3">
        <w:rPr>
          <w:color w:val="0000FF"/>
          <w:sz w:val="19"/>
          <w:szCs w:val="19"/>
          <w:lang w:val="nl-NL"/>
        </w:rPr>
        <w:t>&gt;</w:t>
      </w:r>
      <w:r w:rsidRPr="002864F3">
        <w:rPr>
          <w:color w:val="000000"/>
          <w:sz w:val="19"/>
          <w:szCs w:val="19"/>
          <w:lang w:val="nl-NL"/>
        </w:rPr>
        <w:t>Thành tiền (Thành tiền chưa có thuế GTGT)</w:t>
      </w:r>
      <w:r w:rsidRPr="002864F3">
        <w:rPr>
          <w:color w:val="0000FF"/>
          <w:sz w:val="19"/>
          <w:szCs w:val="19"/>
          <w:lang w:val="nl-NL"/>
        </w:rPr>
        <w:t>&lt;/</w:t>
      </w:r>
      <w:r w:rsidRPr="002864F3">
        <w:rPr>
          <w:color w:val="A31515"/>
          <w:sz w:val="19"/>
          <w:szCs w:val="19"/>
          <w:lang w:val="nl-NL"/>
        </w:rPr>
        <w:t>ThTien</w:t>
      </w:r>
      <w:r w:rsidRPr="002864F3">
        <w:rPr>
          <w:color w:val="0000FF"/>
          <w:sz w:val="19"/>
          <w:szCs w:val="19"/>
          <w:lang w:val="nl-NL"/>
        </w:rPr>
        <w:t>&gt;</w:t>
      </w:r>
    </w:p>
    <w:p w14:paraId="1E96E4A1"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LTSuat</w:t>
      </w:r>
      <w:r w:rsidRPr="002864F3">
        <w:rPr>
          <w:color w:val="0000FF"/>
          <w:sz w:val="19"/>
          <w:szCs w:val="19"/>
          <w:lang w:val="nl-NL"/>
        </w:rPr>
        <w:t>&gt;</w:t>
      </w:r>
    </w:p>
    <w:p w14:paraId="1DCDAE43"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THTTLTSuat</w:t>
      </w:r>
      <w:r w:rsidRPr="002864F3">
        <w:rPr>
          <w:color w:val="0000FF"/>
          <w:sz w:val="19"/>
          <w:szCs w:val="19"/>
          <w:lang w:val="nl-NL"/>
        </w:rPr>
        <w:t>&gt;</w:t>
      </w:r>
    </w:p>
    <w:p w14:paraId="76A2F589"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TgTCThue</w:t>
      </w:r>
      <w:r w:rsidRPr="002864F3">
        <w:rPr>
          <w:color w:val="0000FF"/>
          <w:sz w:val="19"/>
          <w:szCs w:val="19"/>
          <w:lang w:val="nl-NL"/>
        </w:rPr>
        <w:t>&gt;</w:t>
      </w:r>
      <w:r w:rsidRPr="002864F3">
        <w:rPr>
          <w:color w:val="000000"/>
          <w:sz w:val="19"/>
          <w:szCs w:val="19"/>
          <w:lang w:val="nl-NL"/>
        </w:rPr>
        <w:t>Tổng tiền chưa thuế (Tổng cộng thành tiền chưa có thuế GTGT) (Bắt buộc với hóa đơn GTGT)</w:t>
      </w:r>
      <w:r w:rsidRPr="002864F3">
        <w:rPr>
          <w:color w:val="0000FF"/>
          <w:sz w:val="19"/>
          <w:szCs w:val="19"/>
          <w:lang w:val="nl-NL"/>
        </w:rPr>
        <w:t>&lt;/</w:t>
      </w:r>
      <w:r w:rsidRPr="002864F3">
        <w:rPr>
          <w:color w:val="A31515"/>
          <w:sz w:val="19"/>
          <w:szCs w:val="19"/>
          <w:lang w:val="nl-NL"/>
        </w:rPr>
        <w:t>TgTCThue</w:t>
      </w:r>
      <w:r w:rsidRPr="002864F3">
        <w:rPr>
          <w:color w:val="0000FF"/>
          <w:sz w:val="19"/>
          <w:szCs w:val="19"/>
          <w:lang w:val="nl-NL"/>
        </w:rPr>
        <w:t>&gt;&lt;!--</w:t>
      </w:r>
      <w:r w:rsidRPr="002864F3">
        <w:rPr>
          <w:color w:val="008000"/>
          <w:sz w:val="19"/>
          <w:szCs w:val="19"/>
          <w:lang w:val="nl-NL"/>
        </w:rPr>
        <w:t>sử dụng hóa đơn GTGT</w:t>
      </w:r>
      <w:r w:rsidRPr="002864F3">
        <w:rPr>
          <w:color w:val="0000FF"/>
          <w:sz w:val="19"/>
          <w:szCs w:val="19"/>
          <w:lang w:val="nl-NL"/>
        </w:rPr>
        <w:t>--&gt;</w:t>
      </w:r>
    </w:p>
    <w:p w14:paraId="64B2879F"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TgTThue</w:t>
      </w:r>
      <w:r w:rsidRPr="002864F3">
        <w:rPr>
          <w:color w:val="0000FF"/>
          <w:sz w:val="19"/>
          <w:szCs w:val="19"/>
          <w:lang w:val="nl-NL"/>
        </w:rPr>
        <w:t>&gt;</w:t>
      </w:r>
      <w:r w:rsidRPr="002864F3">
        <w:rPr>
          <w:color w:val="000000"/>
          <w:sz w:val="19"/>
          <w:szCs w:val="19"/>
          <w:lang w:val="nl-NL"/>
        </w:rPr>
        <w:t>Tổng tiền thuế (Tổng cộng tiền thuế GTGT) (Bắt buộc với hóa đơn GTGT)</w:t>
      </w:r>
      <w:r w:rsidRPr="002864F3">
        <w:rPr>
          <w:color w:val="0000FF"/>
          <w:sz w:val="19"/>
          <w:szCs w:val="19"/>
          <w:lang w:val="nl-NL"/>
        </w:rPr>
        <w:t>&lt;/</w:t>
      </w:r>
      <w:r w:rsidRPr="002864F3">
        <w:rPr>
          <w:color w:val="A31515"/>
          <w:sz w:val="19"/>
          <w:szCs w:val="19"/>
          <w:lang w:val="nl-NL"/>
        </w:rPr>
        <w:t>TgTThue</w:t>
      </w:r>
      <w:r w:rsidRPr="002864F3">
        <w:rPr>
          <w:color w:val="0000FF"/>
          <w:sz w:val="19"/>
          <w:szCs w:val="19"/>
          <w:lang w:val="nl-NL"/>
        </w:rPr>
        <w:t>&gt;&lt;!--</w:t>
      </w:r>
      <w:r w:rsidRPr="002864F3">
        <w:rPr>
          <w:color w:val="008000"/>
          <w:sz w:val="19"/>
          <w:szCs w:val="19"/>
          <w:lang w:val="nl-NL"/>
        </w:rPr>
        <w:t>sử dụng hóa đơn GTGT</w:t>
      </w:r>
      <w:r w:rsidRPr="002864F3">
        <w:rPr>
          <w:color w:val="0000FF"/>
          <w:sz w:val="19"/>
          <w:szCs w:val="19"/>
          <w:lang w:val="nl-NL"/>
        </w:rPr>
        <w:t>--&gt;</w:t>
      </w:r>
    </w:p>
    <w:p w14:paraId="3009CC88"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TTCKTMai</w:t>
      </w:r>
      <w:r w:rsidRPr="002864F3">
        <w:rPr>
          <w:color w:val="0000FF"/>
          <w:sz w:val="19"/>
          <w:szCs w:val="19"/>
          <w:lang w:val="nl-NL"/>
        </w:rPr>
        <w:t>&gt;</w:t>
      </w:r>
      <w:r w:rsidRPr="002864F3">
        <w:rPr>
          <w:color w:val="000000"/>
          <w:sz w:val="19"/>
          <w:szCs w:val="19"/>
          <w:lang w:val="nl-NL"/>
        </w:rPr>
        <w:t>Tổng tiền chiết khấu thương mại</w:t>
      </w:r>
      <w:r w:rsidRPr="002864F3">
        <w:rPr>
          <w:color w:val="0000FF"/>
          <w:sz w:val="19"/>
          <w:szCs w:val="19"/>
          <w:lang w:val="nl-NL"/>
        </w:rPr>
        <w:t>&lt;/</w:t>
      </w:r>
      <w:r w:rsidRPr="002864F3">
        <w:rPr>
          <w:color w:val="A31515"/>
          <w:sz w:val="19"/>
          <w:szCs w:val="19"/>
          <w:lang w:val="nl-NL"/>
        </w:rPr>
        <w:t>TTCKTMai</w:t>
      </w:r>
      <w:r w:rsidRPr="002864F3">
        <w:rPr>
          <w:color w:val="0000FF"/>
          <w:sz w:val="19"/>
          <w:szCs w:val="19"/>
          <w:lang w:val="nl-NL"/>
        </w:rPr>
        <w:t>&gt;</w:t>
      </w:r>
    </w:p>
    <w:p w14:paraId="02F85B38" w14:textId="77777777" w:rsidR="00326C8C" w:rsidRDefault="00326C8C" w:rsidP="00326C8C">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TgTTTBSo</w:t>
      </w:r>
      <w:r w:rsidRPr="002864F3">
        <w:rPr>
          <w:color w:val="0000FF"/>
          <w:sz w:val="19"/>
          <w:szCs w:val="19"/>
          <w:lang w:val="nl-NL"/>
        </w:rPr>
        <w:t>&gt;</w:t>
      </w:r>
      <w:r w:rsidRPr="002864F3">
        <w:rPr>
          <w:color w:val="000000"/>
          <w:sz w:val="19"/>
          <w:szCs w:val="19"/>
          <w:lang w:val="nl-NL"/>
        </w:rPr>
        <w:t>Tổng tiền thanh toán bằng số *</w:t>
      </w:r>
      <w:r w:rsidRPr="002864F3">
        <w:rPr>
          <w:color w:val="0000FF"/>
          <w:sz w:val="19"/>
          <w:szCs w:val="19"/>
          <w:lang w:val="nl-NL"/>
        </w:rPr>
        <w:t>&lt;/</w:t>
      </w:r>
      <w:r w:rsidRPr="002864F3">
        <w:rPr>
          <w:color w:val="A31515"/>
          <w:sz w:val="19"/>
          <w:szCs w:val="19"/>
          <w:lang w:val="nl-NL"/>
        </w:rPr>
        <w:t>TgTTTBSo</w:t>
      </w:r>
      <w:r w:rsidRPr="002864F3">
        <w:rPr>
          <w:color w:val="0000FF"/>
          <w:sz w:val="19"/>
          <w:szCs w:val="19"/>
          <w:lang w:val="nl-NL"/>
        </w:rPr>
        <w:t>&gt;</w:t>
      </w:r>
    </w:p>
    <w:p w14:paraId="469ECAB7" w14:textId="62D39693" w:rsidR="00C86F3C" w:rsidRPr="002864F3" w:rsidRDefault="00C86F3C" w:rsidP="00326C8C">
      <w:pPr>
        <w:pStyle w:val="NormalWeb"/>
        <w:spacing w:before="0" w:beforeAutospacing="0" w:after="0" w:afterAutospacing="0"/>
        <w:rPr>
          <w:lang w:val="nl-NL"/>
        </w:rPr>
      </w:pPr>
      <w:r w:rsidRPr="00C86F3C">
        <w:rPr>
          <w:highlight w:val="cyan"/>
          <w:lang w:val="nl-NL"/>
        </w:rPr>
        <w:t>&lt;STGThue&gt; Số tiền giảm thuế(Chỉ sử dụng cho hóa đơn bán hàng giảm thuế theo NQ của Quốc hội)&lt;/STGThue&gt;</w:t>
      </w:r>
    </w:p>
    <w:p w14:paraId="0CD036B5" w14:textId="77777777" w:rsidR="00326C8C" w:rsidRPr="002864F3" w:rsidRDefault="00326C8C" w:rsidP="00326C8C">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TgTTTBChu</w:t>
      </w:r>
      <w:r w:rsidRPr="002864F3">
        <w:rPr>
          <w:color w:val="0000FF"/>
          <w:sz w:val="19"/>
          <w:szCs w:val="19"/>
          <w:lang w:val="nl-NL"/>
        </w:rPr>
        <w:t>&gt;</w:t>
      </w:r>
      <w:r w:rsidRPr="002864F3">
        <w:rPr>
          <w:color w:val="000000"/>
          <w:sz w:val="19"/>
          <w:szCs w:val="19"/>
          <w:lang w:val="nl-NL"/>
        </w:rPr>
        <w:t>Tổng tiền thanh toán bằng chữ *</w:t>
      </w:r>
      <w:r w:rsidRPr="002864F3">
        <w:rPr>
          <w:color w:val="0000FF"/>
          <w:sz w:val="19"/>
          <w:szCs w:val="19"/>
          <w:lang w:val="nl-NL"/>
        </w:rPr>
        <w:t>&lt;/</w:t>
      </w:r>
      <w:r w:rsidRPr="002864F3">
        <w:rPr>
          <w:color w:val="A31515"/>
          <w:sz w:val="19"/>
          <w:szCs w:val="19"/>
          <w:lang w:val="nl-NL"/>
        </w:rPr>
        <w:t>TgTTTBChu</w:t>
      </w:r>
      <w:r w:rsidRPr="002864F3">
        <w:rPr>
          <w:color w:val="0000FF"/>
          <w:sz w:val="19"/>
          <w:szCs w:val="19"/>
          <w:lang w:val="nl-NL"/>
        </w:rPr>
        <w:t>&gt;</w:t>
      </w:r>
    </w:p>
    <w:p w14:paraId="2ACF7C8C" w14:textId="77777777" w:rsidR="00326C8C" w:rsidRDefault="00326C8C" w:rsidP="00326C8C">
      <w:pPr>
        <w:pStyle w:val="NormalWeb"/>
        <w:spacing w:before="0" w:beforeAutospacing="0" w:after="0" w:afterAutospacing="0"/>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Pr>
          <w:color w:val="A61C00"/>
          <w:sz w:val="19"/>
          <w:szCs w:val="19"/>
        </w:rPr>
        <w:t>&lt;TTKhac&gt;</w:t>
      </w:r>
    </w:p>
    <w:p w14:paraId="74E9D991" w14:textId="77777777" w:rsidR="00326C8C" w:rsidRDefault="00326C8C" w:rsidP="00326C8C">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4A4C9503" w14:textId="77777777" w:rsidR="00326C8C" w:rsidRDefault="00326C8C" w:rsidP="00326C8C">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Extra9</w:t>
      </w:r>
      <w:r>
        <w:rPr>
          <w:color w:val="A61C00"/>
          <w:sz w:val="19"/>
          <w:szCs w:val="19"/>
        </w:rPr>
        <w:t>&lt;/TTruong&gt;</w:t>
      </w:r>
    </w:p>
    <w:p w14:paraId="76FD6396" w14:textId="77777777" w:rsidR="00326C8C" w:rsidRPr="002864F3" w:rsidRDefault="00326C8C" w:rsidP="00326C8C">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71E266FA" w14:textId="77777777" w:rsidR="00326C8C" w:rsidRPr="002864F3" w:rsidRDefault="00326C8C" w:rsidP="00326C8C">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 xml:space="preserve"> &lt;DLieu&gt;</w:t>
      </w:r>
      <w:r w:rsidRPr="002864F3">
        <w:rPr>
          <w:color w:val="000000"/>
          <w:sz w:val="19"/>
          <w:szCs w:val="19"/>
          <w:lang w:val="nl-NL"/>
        </w:rPr>
        <w:t>Extra9 test</w:t>
      </w:r>
      <w:r w:rsidRPr="002864F3">
        <w:rPr>
          <w:color w:val="A61C00"/>
          <w:sz w:val="19"/>
          <w:szCs w:val="19"/>
          <w:lang w:val="nl-NL"/>
        </w:rPr>
        <w:t>&lt;/DLieu&gt;</w:t>
      </w:r>
    </w:p>
    <w:p w14:paraId="15957DD5" w14:textId="77777777" w:rsidR="00326C8C" w:rsidRDefault="00326C8C" w:rsidP="00326C8C">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23091558" w14:textId="77777777" w:rsidR="00326C8C" w:rsidRDefault="00326C8C" w:rsidP="00326C8C">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2E8496F4" w14:textId="77777777" w:rsidR="00326C8C" w:rsidRDefault="00326C8C" w:rsidP="00326C8C">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Extra10</w:t>
      </w:r>
      <w:r>
        <w:rPr>
          <w:color w:val="A61C00"/>
          <w:sz w:val="19"/>
          <w:szCs w:val="19"/>
        </w:rPr>
        <w:t>&lt;/TTruong&gt;</w:t>
      </w:r>
    </w:p>
    <w:p w14:paraId="2F9FDB25" w14:textId="77777777" w:rsidR="00326C8C" w:rsidRPr="002864F3" w:rsidRDefault="00326C8C" w:rsidP="00326C8C">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22A6DF61" w14:textId="77777777" w:rsidR="00326C8C" w:rsidRPr="002864F3" w:rsidRDefault="00326C8C" w:rsidP="00326C8C">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Extra10 test</w:t>
      </w:r>
      <w:r w:rsidRPr="002864F3">
        <w:rPr>
          <w:color w:val="A61C00"/>
          <w:sz w:val="19"/>
          <w:szCs w:val="19"/>
          <w:lang w:val="nl-NL"/>
        </w:rPr>
        <w:t>&lt;/DLieu&gt;</w:t>
      </w:r>
    </w:p>
    <w:p w14:paraId="76D443E8" w14:textId="77777777" w:rsidR="00326C8C" w:rsidRDefault="00326C8C" w:rsidP="00326C8C">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483E19E9" w14:textId="77777777" w:rsidR="00326C8C" w:rsidRDefault="00326C8C" w:rsidP="00326C8C">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1174D896" w14:textId="77777777" w:rsidR="00326C8C" w:rsidRDefault="00326C8C" w:rsidP="00326C8C">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Extra11</w:t>
      </w:r>
      <w:r>
        <w:rPr>
          <w:color w:val="A61C00"/>
          <w:sz w:val="19"/>
          <w:szCs w:val="19"/>
        </w:rPr>
        <w:t>&lt;/TTruong&gt;</w:t>
      </w:r>
    </w:p>
    <w:p w14:paraId="4AA5BD45" w14:textId="77777777" w:rsidR="00326C8C" w:rsidRDefault="00326C8C" w:rsidP="00326C8C">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&lt;KDLieu&gt;</w:t>
      </w:r>
      <w:r>
        <w:rPr>
          <w:color w:val="000000"/>
          <w:sz w:val="19"/>
          <w:szCs w:val="19"/>
        </w:rPr>
        <w:t>DateTime</w:t>
      </w:r>
      <w:r>
        <w:rPr>
          <w:color w:val="A61C00"/>
          <w:sz w:val="19"/>
          <w:szCs w:val="19"/>
        </w:rPr>
        <w:t>&lt;/KDLieu&gt;</w:t>
      </w:r>
    </w:p>
    <w:p w14:paraId="535AE48B" w14:textId="77777777" w:rsidR="00326C8C" w:rsidRDefault="00326C8C" w:rsidP="00326C8C">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&lt;DLieu&gt;</w:t>
      </w:r>
      <w:r>
        <w:rPr>
          <w:color w:val="000000"/>
          <w:sz w:val="19"/>
          <w:szCs w:val="19"/>
        </w:rPr>
        <w:t>định dạng theo chuẩn thuế:(ví dụ: yyyy-MM-dd)</w:t>
      </w:r>
      <w:r>
        <w:rPr>
          <w:color w:val="A61C00"/>
          <w:sz w:val="19"/>
          <w:szCs w:val="19"/>
        </w:rPr>
        <w:t>&lt;/DLieu&gt;</w:t>
      </w:r>
    </w:p>
    <w:p w14:paraId="60FE9896" w14:textId="77777777" w:rsidR="00326C8C" w:rsidRDefault="00326C8C" w:rsidP="00326C8C">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2230A882" w14:textId="77777777" w:rsidR="00326C8C" w:rsidRDefault="00326C8C" w:rsidP="00326C8C">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&lt;/TTKhac&gt;</w:t>
      </w:r>
    </w:p>
    <w:p w14:paraId="3FBD39ED" w14:textId="77777777" w:rsidR="00326C8C" w:rsidRDefault="00326C8C" w:rsidP="00326C8C">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TToan</w:t>
      </w:r>
      <w:r>
        <w:rPr>
          <w:color w:val="0000FF"/>
          <w:sz w:val="19"/>
          <w:szCs w:val="19"/>
        </w:rPr>
        <w:t>&gt;</w:t>
      </w:r>
    </w:p>
    <w:p w14:paraId="59640380" w14:textId="77777777" w:rsidR="00326C8C" w:rsidRDefault="00326C8C" w:rsidP="00326C8C">
      <w:pPr>
        <w:pStyle w:val="NormalWeb"/>
        <w:spacing w:before="0" w:beforeAutospacing="0" w:after="0" w:afterAutospacing="0"/>
      </w:pPr>
      <w:r>
        <w:rPr>
          <w:rStyle w:val="apple-tab-span"/>
          <w:color w:val="0000FF"/>
          <w:sz w:val="19"/>
          <w:szCs w:val="19"/>
        </w:rPr>
        <w:tab/>
      </w:r>
      <w:r>
        <w:rPr>
          <w:color w:val="0000FF"/>
          <w:sz w:val="19"/>
          <w:szCs w:val="19"/>
        </w:rPr>
        <w:t>&lt;/</w:t>
      </w:r>
      <w:r>
        <w:rPr>
          <w:color w:val="A31515"/>
          <w:sz w:val="19"/>
          <w:szCs w:val="19"/>
        </w:rPr>
        <w:t>NDHDon</w:t>
      </w:r>
      <w:r>
        <w:rPr>
          <w:color w:val="0000FF"/>
          <w:sz w:val="19"/>
          <w:szCs w:val="19"/>
        </w:rPr>
        <w:t>&gt;</w:t>
      </w:r>
    </w:p>
    <w:p w14:paraId="6CE72D80" w14:textId="77777777" w:rsidR="00326C8C" w:rsidRDefault="00326C8C" w:rsidP="00326C8C">
      <w:pPr>
        <w:pStyle w:val="NormalWeb"/>
        <w:spacing w:before="0" w:beforeAutospacing="0" w:after="0" w:afterAutospacing="0"/>
      </w:pPr>
      <w:r>
        <w:rPr>
          <w:color w:val="0000FF"/>
          <w:sz w:val="19"/>
          <w:szCs w:val="19"/>
        </w:rPr>
        <w:t>    &lt;/</w:t>
      </w:r>
      <w:r>
        <w:rPr>
          <w:color w:val="A31515"/>
          <w:sz w:val="19"/>
          <w:szCs w:val="19"/>
        </w:rPr>
        <w:t>DLHDon</w:t>
      </w:r>
      <w:r>
        <w:rPr>
          <w:color w:val="0000FF"/>
          <w:sz w:val="19"/>
          <w:szCs w:val="19"/>
        </w:rPr>
        <w:t>&gt;</w:t>
      </w:r>
    </w:p>
    <w:p w14:paraId="7BC965D5" w14:textId="77777777" w:rsidR="00326C8C" w:rsidRDefault="00326C8C" w:rsidP="00326C8C">
      <w:pPr>
        <w:pStyle w:val="NormalWeb"/>
        <w:spacing w:before="0" w:beforeAutospacing="0" w:after="0" w:afterAutospacing="0"/>
      </w:pPr>
      <w:r>
        <w:rPr>
          <w:color w:val="0000FF"/>
          <w:sz w:val="19"/>
          <w:szCs w:val="19"/>
        </w:rPr>
        <w:t>  &lt;/</w:t>
      </w:r>
      <w:r>
        <w:rPr>
          <w:color w:val="A31515"/>
          <w:sz w:val="19"/>
          <w:szCs w:val="19"/>
        </w:rPr>
        <w:t>HDon</w:t>
      </w:r>
      <w:r>
        <w:rPr>
          <w:color w:val="0000FF"/>
          <w:sz w:val="19"/>
          <w:szCs w:val="19"/>
        </w:rPr>
        <w:t>&gt;</w:t>
      </w:r>
    </w:p>
    <w:p w14:paraId="78549097" w14:textId="77777777" w:rsidR="00326C8C" w:rsidRDefault="00326C8C" w:rsidP="00326C8C">
      <w:pPr>
        <w:pStyle w:val="NormalWeb"/>
        <w:spacing w:before="0" w:beforeAutospacing="0" w:after="0" w:afterAutospacing="0"/>
      </w:pPr>
      <w:r>
        <w:rPr>
          <w:color w:val="0000FF"/>
          <w:sz w:val="19"/>
          <w:szCs w:val="19"/>
        </w:rPr>
        <w:t>&lt;/</w:t>
      </w:r>
      <w:r>
        <w:rPr>
          <w:color w:val="A31515"/>
          <w:sz w:val="19"/>
          <w:szCs w:val="19"/>
        </w:rPr>
        <w:t>DSHDon</w:t>
      </w:r>
      <w:r>
        <w:rPr>
          <w:color w:val="0000FF"/>
          <w:sz w:val="19"/>
          <w:szCs w:val="19"/>
        </w:rPr>
        <w:t>&gt;</w:t>
      </w:r>
    </w:p>
    <w:p w14:paraId="5F3BE691" w14:textId="77777777" w:rsidR="00326C8C" w:rsidRDefault="00326C8C" w:rsidP="00326C8C">
      <w:pPr>
        <w:rPr>
          <w:lang w:val="x-none" w:eastAsia="x-none"/>
        </w:rPr>
      </w:pPr>
    </w:p>
    <w:p w14:paraId="27EB3981" w14:textId="240AA352" w:rsidR="00312288" w:rsidRDefault="00312288" w:rsidP="00312288">
      <w:pPr>
        <w:pStyle w:val="Heading3"/>
      </w:pPr>
      <w:hyperlink r:id="rId10" w:anchor="heading=h.4d34og8" w:history="1">
        <w:r w:rsidRPr="00480762">
          <w:rPr>
            <w:rStyle w:val="Hyperlink"/>
            <w:color w:val="000000"/>
          </w:rPr>
          <w:t xml:space="preserve">Tạo mới </w:t>
        </w:r>
        <w:r w:rsidR="00BD7493">
          <w:rPr>
            <w:rStyle w:val="Hyperlink"/>
            <w:color w:val="000000"/>
          </w:rPr>
          <w:t xml:space="preserve">chưa phát hành </w:t>
        </w:r>
        <w:r w:rsidRPr="00480762">
          <w:rPr>
            <w:rStyle w:val="Hyperlink"/>
            <w:color w:val="000000"/>
          </w:rPr>
          <w:t>hóa đơn khởi tạo từ máy tính tiền</w:t>
        </w:r>
      </w:hyperlink>
    </w:p>
    <w:p w14:paraId="0609D851" w14:textId="77777777" w:rsidR="00312288" w:rsidRDefault="00312288" w:rsidP="00312288">
      <w:pPr>
        <w:pStyle w:val="NormalWeb"/>
        <w:spacing w:before="0" w:beforeAutospacing="0" w:after="0" w:afterAutospacing="0"/>
        <w:ind w:left="360" w:right="14"/>
        <w:jc w:val="both"/>
      </w:pPr>
      <w:r>
        <w:rPr>
          <w:color w:val="000000"/>
        </w:rPr>
        <w:t>URL</w:t>
      </w:r>
    </w:p>
    <w:p w14:paraId="42BC55B8" w14:textId="10550380" w:rsidR="00312288" w:rsidRDefault="00312288" w:rsidP="00312288">
      <w:pPr>
        <w:pStyle w:val="NormalWeb"/>
        <w:spacing w:before="0" w:beforeAutospacing="0" w:after="0" w:afterAutospacing="0"/>
        <w:ind w:left="360" w:right="14"/>
        <w:jc w:val="both"/>
      </w:pPr>
      <w:r>
        <w:rPr>
          <w:rStyle w:val="apple-tab-span"/>
        </w:rPr>
        <w:lastRenderedPageBreak/>
        <w:tab/>
      </w:r>
      <w:r>
        <w:rPr>
          <w:color w:val="000000"/>
        </w:rPr>
        <w:t xml:space="preserve"> String </w:t>
      </w:r>
      <w:r w:rsidRPr="00312288">
        <w:rPr>
          <w:b/>
          <w:bCs/>
          <w:color w:val="000000"/>
        </w:rPr>
        <w:t>ImportInvByPatternMTT</w:t>
      </w:r>
      <w:r>
        <w:rPr>
          <w:color w:val="000000"/>
        </w:rPr>
        <w:t>(string Account, string ACpass, string xmlInvData, string username, string password, string pattern, string serial, int convert = 0).</w:t>
      </w:r>
    </w:p>
    <w:p w14:paraId="4E3159D2" w14:textId="77777777" w:rsidR="00312288" w:rsidRDefault="00312288" w:rsidP="00312288">
      <w:pPr>
        <w:pStyle w:val="NormalWeb"/>
        <w:spacing w:before="0" w:beforeAutospacing="0" w:after="0" w:afterAutospacing="0"/>
        <w:ind w:left="360" w:right="14"/>
        <w:jc w:val="both"/>
      </w:pPr>
      <w:r>
        <w:rPr>
          <w:color w:val="000000"/>
        </w:rPr>
        <w:t>DESCRIPTION</w:t>
      </w:r>
    </w:p>
    <w:p w14:paraId="564FAF4B" w14:textId="0EC382E7" w:rsidR="00312288" w:rsidRDefault="00312288" w:rsidP="00312288">
      <w:pPr>
        <w:pStyle w:val="NormalWeb"/>
        <w:spacing w:before="0" w:beforeAutospacing="0" w:after="0" w:afterAutospacing="0"/>
        <w:ind w:left="360" w:right="14"/>
        <w:jc w:val="both"/>
      </w:pPr>
      <w:r>
        <w:rPr>
          <w:rStyle w:val="apple-tab-span"/>
        </w:rPr>
        <w:tab/>
      </w:r>
      <w:r>
        <w:rPr>
          <w:color w:val="000000"/>
        </w:rPr>
        <w:t xml:space="preserve">Đây là web service cho phép </w:t>
      </w:r>
      <w:r w:rsidR="00007D43">
        <w:rPr>
          <w:color w:val="000000"/>
        </w:rPr>
        <w:t>tạo mới</w:t>
      </w:r>
      <w:r>
        <w:rPr>
          <w:color w:val="000000"/>
        </w:rPr>
        <w:t xml:space="preserve"> hóa đơn </w:t>
      </w:r>
      <w:r w:rsidR="00007D43">
        <w:rPr>
          <w:color w:val="000000"/>
        </w:rPr>
        <w:t xml:space="preserve">MTT </w:t>
      </w:r>
      <w:r>
        <w:rPr>
          <w:color w:val="000000"/>
        </w:rPr>
        <w:t>với dữ liệu XML của khách hàng, tối đa cho 5000 hóa đơn.</w:t>
      </w:r>
    </w:p>
    <w:p w14:paraId="4A04C090" w14:textId="77777777" w:rsidR="00312288" w:rsidRDefault="00312288" w:rsidP="00312288">
      <w:pPr>
        <w:pStyle w:val="NormalWeb"/>
        <w:spacing w:before="0" w:beforeAutospacing="0" w:after="0" w:afterAutospacing="0"/>
        <w:ind w:left="360" w:right="14"/>
        <w:jc w:val="both"/>
      </w:pPr>
      <w:r>
        <w:rPr>
          <w:color w:val="000000"/>
        </w:rPr>
        <w:t>HTTP METHOD</w:t>
      </w:r>
    </w:p>
    <w:p w14:paraId="335C38DE" w14:textId="77777777" w:rsidR="00312288" w:rsidRDefault="00312288" w:rsidP="00312288">
      <w:pPr>
        <w:pStyle w:val="NormalWeb"/>
        <w:spacing w:before="0" w:beforeAutospacing="0" w:after="0" w:afterAutospacing="0"/>
        <w:ind w:left="360" w:right="14"/>
        <w:jc w:val="both"/>
      </w:pPr>
      <w:r>
        <w:rPr>
          <w:rStyle w:val="apple-tab-span"/>
        </w:rPr>
        <w:tab/>
      </w:r>
      <w:r>
        <w:rPr>
          <w:color w:val="000000"/>
        </w:rPr>
        <w:t>POST</w:t>
      </w:r>
    </w:p>
    <w:p w14:paraId="73FE6D58" w14:textId="77777777" w:rsidR="00312288" w:rsidRDefault="00312288" w:rsidP="00312288">
      <w:pPr>
        <w:pStyle w:val="NormalWeb"/>
        <w:spacing w:before="0" w:beforeAutospacing="0" w:after="0" w:afterAutospacing="0"/>
        <w:ind w:left="360" w:right="14"/>
        <w:jc w:val="both"/>
      </w:pPr>
      <w:r>
        <w:rPr>
          <w:color w:val="000000"/>
        </w:rPr>
        <w:t>REQUEST BODY</w:t>
      </w:r>
    </w:p>
    <w:p w14:paraId="02B5BADD" w14:textId="77777777" w:rsidR="00312288" w:rsidRDefault="00312288" w:rsidP="00312288">
      <w:pPr>
        <w:pStyle w:val="NormalWeb"/>
        <w:numPr>
          <w:ilvl w:val="0"/>
          <w:numId w:val="84"/>
        </w:numPr>
        <w:spacing w:before="0" w:beforeAutospacing="0" w:after="0" w:afterAutospacing="0"/>
        <w:ind w:left="1080"/>
        <w:jc w:val="both"/>
        <w:textAlignment w:val="baseline"/>
        <w:rPr>
          <w:b/>
          <w:bCs/>
          <w:color w:val="000000"/>
          <w:u w:val="single"/>
        </w:rPr>
      </w:pPr>
      <w:r>
        <w:rPr>
          <w:b/>
          <w:bCs/>
          <w:color w:val="000000"/>
        </w:rPr>
        <w:t xml:space="preserve">Account/ACPass:  </w:t>
      </w:r>
      <w:r>
        <w:rPr>
          <w:color w:val="000000"/>
        </w:rPr>
        <w:t>Tài khoản được cấp phát cho nhân viên gọi lệnh phát hành hóa đơn</w:t>
      </w:r>
    </w:p>
    <w:p w14:paraId="10CE675C" w14:textId="77777777" w:rsidR="00312288" w:rsidRDefault="00312288" w:rsidP="00312288">
      <w:pPr>
        <w:pStyle w:val="NormalWeb"/>
        <w:numPr>
          <w:ilvl w:val="0"/>
          <w:numId w:val="85"/>
        </w:numPr>
        <w:spacing w:before="0" w:beforeAutospacing="0" w:after="0" w:afterAutospacing="0"/>
        <w:ind w:left="1080"/>
        <w:jc w:val="both"/>
        <w:textAlignment w:val="baseline"/>
        <w:rPr>
          <w:b/>
          <w:bCs/>
          <w:color w:val="000000"/>
          <w:u w:val="single"/>
        </w:rPr>
      </w:pPr>
      <w:r>
        <w:rPr>
          <w:b/>
          <w:bCs/>
          <w:color w:val="000000"/>
        </w:rPr>
        <w:t>Username/pass</w:t>
      </w:r>
      <w:r>
        <w:rPr>
          <w:color w:val="000000"/>
        </w:rPr>
        <w:t>: Tài khoản được cấp phát cho khách hàng để gọi đến webservice (tài khoản có quyền ServiceRole trong hệ thống).</w:t>
      </w:r>
    </w:p>
    <w:p w14:paraId="595FFB4E" w14:textId="77777777" w:rsidR="00312288" w:rsidRDefault="00312288" w:rsidP="00312288">
      <w:pPr>
        <w:pStyle w:val="NormalWeb"/>
        <w:numPr>
          <w:ilvl w:val="0"/>
          <w:numId w:val="85"/>
        </w:numPr>
        <w:spacing w:before="0" w:beforeAutospacing="0" w:after="0" w:afterAutospacing="0"/>
        <w:ind w:left="1080"/>
        <w:jc w:val="both"/>
        <w:textAlignment w:val="baseline"/>
        <w:rPr>
          <w:b/>
          <w:bCs/>
          <w:color w:val="000000"/>
          <w:u w:val="single"/>
        </w:rPr>
      </w:pPr>
      <w:r>
        <w:rPr>
          <w:b/>
          <w:bCs/>
          <w:color w:val="000000"/>
          <w:shd w:val="clear" w:color="auto" w:fill="FFFFFF"/>
        </w:rPr>
        <w:t>xmlInvData</w:t>
      </w:r>
      <w:r>
        <w:rPr>
          <w:color w:val="000000"/>
        </w:rPr>
        <w:t>: chuỗi xml hóa đơn (theo mô tả)</w:t>
      </w:r>
    </w:p>
    <w:p w14:paraId="5238C9BC" w14:textId="77777777" w:rsidR="00312288" w:rsidRDefault="00312288" w:rsidP="00312288">
      <w:pPr>
        <w:pStyle w:val="NormalWeb"/>
        <w:numPr>
          <w:ilvl w:val="0"/>
          <w:numId w:val="85"/>
        </w:numPr>
        <w:spacing w:before="0" w:beforeAutospacing="0" w:after="0" w:afterAutospacing="0"/>
        <w:ind w:left="1080"/>
        <w:jc w:val="both"/>
        <w:textAlignment w:val="baseline"/>
        <w:rPr>
          <w:b/>
          <w:bCs/>
          <w:color w:val="000000"/>
          <w:u w:val="single"/>
        </w:rPr>
      </w:pPr>
      <w:r>
        <w:rPr>
          <w:b/>
          <w:bCs/>
          <w:color w:val="000000"/>
          <w:shd w:val="clear" w:color="auto" w:fill="FFFFFF"/>
        </w:rPr>
        <w:t>pattern</w:t>
      </w:r>
      <w:r>
        <w:rPr>
          <w:color w:val="000000"/>
        </w:rPr>
        <w:t>: mẫu số hóa đơn</w:t>
      </w:r>
    </w:p>
    <w:p w14:paraId="67A00870" w14:textId="77777777" w:rsidR="00312288" w:rsidRDefault="00312288" w:rsidP="00312288">
      <w:pPr>
        <w:pStyle w:val="NormalWeb"/>
        <w:numPr>
          <w:ilvl w:val="0"/>
          <w:numId w:val="85"/>
        </w:numPr>
        <w:spacing w:before="0" w:beforeAutospacing="0" w:after="0" w:afterAutospacing="0"/>
        <w:ind w:left="1080"/>
        <w:jc w:val="both"/>
        <w:textAlignment w:val="baseline"/>
        <w:rPr>
          <w:b/>
          <w:bCs/>
          <w:color w:val="000000"/>
          <w:u w:val="single"/>
        </w:rPr>
      </w:pPr>
      <w:r>
        <w:rPr>
          <w:b/>
          <w:bCs/>
          <w:color w:val="000000"/>
          <w:shd w:val="clear" w:color="auto" w:fill="FFFFFF"/>
        </w:rPr>
        <w:t>serial</w:t>
      </w:r>
      <w:r>
        <w:rPr>
          <w:color w:val="000000"/>
        </w:rPr>
        <w:t>: ký hiệu hóa đơn</w:t>
      </w:r>
    </w:p>
    <w:p w14:paraId="0170940C" w14:textId="77777777" w:rsidR="00312288" w:rsidRDefault="00312288" w:rsidP="00312288">
      <w:pPr>
        <w:pStyle w:val="NormalWeb"/>
        <w:numPr>
          <w:ilvl w:val="0"/>
          <w:numId w:val="85"/>
        </w:numPr>
        <w:spacing w:before="0" w:beforeAutospacing="0" w:after="0" w:afterAutospacing="0"/>
        <w:ind w:left="1080"/>
        <w:jc w:val="both"/>
        <w:textAlignment w:val="baseline"/>
        <w:rPr>
          <w:b/>
          <w:bCs/>
          <w:color w:val="000000"/>
          <w:u w:val="single"/>
        </w:rPr>
      </w:pPr>
      <w:r>
        <w:rPr>
          <w:b/>
          <w:bCs/>
          <w:color w:val="000000"/>
        </w:rPr>
        <w:t xml:space="preserve">convert: </w:t>
      </w:r>
      <w:r>
        <w:rPr>
          <w:color w:val="000000"/>
        </w:rPr>
        <w:t>Mặc định là 0, 0 – Không cần convert từ TCVN3 sang Unicode. 1- Cần convert từ TCVN3 sang Unicode </w:t>
      </w:r>
    </w:p>
    <w:p w14:paraId="56EC3E4A" w14:textId="77777777" w:rsidR="00312288" w:rsidRDefault="00312288" w:rsidP="00312288">
      <w:pPr>
        <w:pStyle w:val="NormalWeb"/>
        <w:numPr>
          <w:ilvl w:val="0"/>
          <w:numId w:val="86"/>
        </w:numPr>
        <w:spacing w:before="0" w:beforeAutospacing="0" w:after="200" w:afterAutospacing="0"/>
        <w:textAlignment w:val="baseline"/>
        <w:rPr>
          <w:rFonts w:ascii="Calibri" w:hAnsi="Calibri" w:cs="Calibri"/>
          <w:color w:val="000000"/>
          <w:sz w:val="22"/>
          <w:szCs w:val="22"/>
        </w:rPr>
      </w:pPr>
      <w:r>
        <w:rPr>
          <w:b/>
          <w:bCs/>
          <w:color w:val="000000"/>
        </w:rPr>
        <w:t>Đầu vào</w:t>
      </w:r>
      <w:r>
        <w:rPr>
          <w:color w:val="000000"/>
        </w:rPr>
        <w:t>: Bắt buộc truyền thông tin theo mô tả dưới đây</w:t>
      </w:r>
    </w:p>
    <w:tbl>
      <w:tblPr>
        <w:tblW w:w="0" w:type="auto"/>
        <w:tblCellMar>
          <w:top w:w="15" w:type="dxa"/>
          <w:left w:w="15" w:type="dxa"/>
          <w:bottom w:w="15" w:type="dxa"/>
          <w:right w:w="15" w:type="dxa"/>
        </w:tblCellMar>
        <w:tblLook w:val="04A0" w:firstRow="1" w:lastRow="0" w:firstColumn="1" w:lastColumn="0" w:noHBand="0" w:noVBand="1"/>
      </w:tblPr>
      <w:tblGrid>
        <w:gridCol w:w="670"/>
        <w:gridCol w:w="3534"/>
        <w:gridCol w:w="3447"/>
        <w:gridCol w:w="1699"/>
      </w:tblGrid>
      <w:tr w:rsidR="00312288" w14:paraId="546B61F0"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1E83FC" w14:textId="77777777" w:rsidR="00312288" w:rsidRDefault="00312288" w:rsidP="00B7194D">
            <w:pPr>
              <w:pStyle w:val="NormalWeb"/>
              <w:spacing w:before="0" w:beforeAutospacing="0" w:after="200" w:afterAutospacing="0"/>
            </w:pPr>
            <w:r>
              <w:rPr>
                <w:b/>
                <w:bCs/>
                <w:color w:val="000000"/>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BA3D73" w14:textId="77777777" w:rsidR="00312288" w:rsidRDefault="00312288" w:rsidP="00B7194D">
            <w:pPr>
              <w:pStyle w:val="NormalWeb"/>
              <w:spacing w:before="0" w:beforeAutospacing="0" w:after="200" w:afterAutospacing="0"/>
            </w:pPr>
            <w:r>
              <w:rPr>
                <w:b/>
                <w:bCs/>
                <w:color w:val="000000"/>
              </w:rPr>
              <w:t>Trường thông tin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D45BFE" w14:textId="77777777" w:rsidR="00312288" w:rsidRDefault="00312288" w:rsidP="00B7194D">
            <w:pPr>
              <w:pStyle w:val="NormalWeb"/>
              <w:spacing w:before="0" w:beforeAutospacing="0" w:after="200" w:afterAutospacing="0"/>
            </w:pPr>
            <w:r>
              <w:rPr>
                <w:b/>
                <w:bCs/>
                <w:color w:val="000000"/>
              </w:rPr>
              <w:t>Mô tả yêu cầu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D9D274" w14:textId="77777777" w:rsidR="00312288" w:rsidRDefault="00312288" w:rsidP="00B7194D">
            <w:pPr>
              <w:pStyle w:val="NormalWeb"/>
              <w:spacing w:before="0" w:beforeAutospacing="0" w:after="200" w:afterAutospacing="0"/>
            </w:pPr>
            <w:r>
              <w:rPr>
                <w:b/>
                <w:bCs/>
                <w:color w:val="000000"/>
              </w:rPr>
              <w:t>Bắt buộc</w:t>
            </w:r>
          </w:p>
        </w:tc>
      </w:tr>
      <w:tr w:rsidR="00312288" w14:paraId="3EC19C87"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91E10" w14:textId="77777777" w:rsidR="00312288" w:rsidRDefault="00312288" w:rsidP="00B7194D">
            <w:pPr>
              <w:pStyle w:val="NormalWeb"/>
              <w:spacing w:before="0" w:beforeAutospacing="0" w:after="200" w:afterAutospacing="0"/>
            </w:pPr>
            <w:r>
              <w:rPr>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23188A" w14:textId="77777777" w:rsidR="00312288" w:rsidRDefault="00312288" w:rsidP="00B7194D">
            <w:pPr>
              <w:pStyle w:val="NormalWeb"/>
              <w:spacing w:before="0" w:beforeAutospacing="0" w:after="200" w:afterAutospacing="0"/>
            </w:pPr>
            <w:r>
              <w:rPr>
                <w:color w:val="000000"/>
              </w:rPr>
              <w:t>Ngày lập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713FF8" w14:textId="77777777" w:rsidR="00312288" w:rsidRDefault="00312288" w:rsidP="00B7194D">
            <w:pPr>
              <w:pStyle w:val="NormalWeb"/>
              <w:spacing w:before="0" w:beforeAutospacing="0" w:after="200" w:afterAutospacing="0"/>
            </w:pPr>
            <w:r>
              <w:rPr>
                <w:color w:val="000000"/>
              </w:rPr>
              <w:t>Ngày lập hóa đơn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B00522" w14:textId="77777777" w:rsidR="00312288" w:rsidRDefault="00312288" w:rsidP="00B7194D"/>
        </w:tc>
      </w:tr>
      <w:tr w:rsidR="00312288" w14:paraId="7044C9B8"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9EC335" w14:textId="77777777" w:rsidR="00312288" w:rsidRDefault="00312288" w:rsidP="00B7194D">
            <w:pPr>
              <w:pStyle w:val="NormalWeb"/>
              <w:spacing w:before="0" w:beforeAutospacing="0" w:after="200" w:afterAutospacing="0"/>
            </w:pPr>
            <w:r>
              <w:rPr>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B38BC3" w14:textId="77777777" w:rsidR="00312288" w:rsidRDefault="00312288" w:rsidP="00B7194D">
            <w:pPr>
              <w:pStyle w:val="NormalWeb"/>
              <w:spacing w:before="0" w:beforeAutospacing="0" w:after="200" w:afterAutospacing="0"/>
            </w:pPr>
            <w:r>
              <w:rPr>
                <w:color w:val="000000"/>
              </w:rPr>
              <w:t>Đơn vị tiền tệ</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5AAED"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B464E" w14:textId="77777777" w:rsidR="00312288" w:rsidRDefault="00312288" w:rsidP="00B7194D">
            <w:pPr>
              <w:pStyle w:val="NormalWeb"/>
              <w:spacing w:before="0" w:beforeAutospacing="0" w:after="200" w:afterAutospacing="0"/>
            </w:pPr>
            <w:r>
              <w:rPr>
                <w:color w:val="000000"/>
              </w:rPr>
              <w:t>x</w:t>
            </w:r>
          </w:p>
        </w:tc>
      </w:tr>
      <w:tr w:rsidR="00312288" w14:paraId="3DFB5914"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FB7834" w14:textId="77777777" w:rsidR="00312288" w:rsidRDefault="00312288" w:rsidP="00B7194D">
            <w:pPr>
              <w:pStyle w:val="NormalWeb"/>
              <w:spacing w:before="0" w:beforeAutospacing="0" w:after="200" w:afterAutospacing="0"/>
            </w:pPr>
            <w:r>
              <w:rPr>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3F2D25" w14:textId="77777777" w:rsidR="00312288" w:rsidRDefault="00312288" w:rsidP="00B7194D">
            <w:pPr>
              <w:pStyle w:val="NormalWeb"/>
              <w:spacing w:before="0" w:beforeAutospacing="0" w:after="200" w:afterAutospacing="0"/>
            </w:pPr>
            <w:r>
              <w:rPr>
                <w:color w:val="000000"/>
              </w:rPr>
              <w:t>Tỷ giá</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B3BE82"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04171" w14:textId="77777777" w:rsidR="00312288" w:rsidRDefault="00312288" w:rsidP="00B7194D">
            <w:pPr>
              <w:pStyle w:val="NormalWeb"/>
              <w:spacing w:before="0" w:beforeAutospacing="0" w:after="200" w:afterAutospacing="0"/>
            </w:pPr>
            <w:r>
              <w:rPr>
                <w:color w:val="000000"/>
              </w:rPr>
              <w:t>Bắt buộc khi đơn vị tiền tệ khác VND</w:t>
            </w:r>
          </w:p>
        </w:tc>
      </w:tr>
      <w:tr w:rsidR="00312288" w14:paraId="0322DBDE"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95239D" w14:textId="77777777" w:rsidR="00312288" w:rsidRDefault="00312288" w:rsidP="00B7194D">
            <w:pPr>
              <w:pStyle w:val="NormalWeb"/>
              <w:spacing w:before="0" w:beforeAutospacing="0" w:after="200" w:afterAutospacing="0"/>
            </w:pPr>
            <w:r>
              <w:rPr>
                <w:color w:val="000000"/>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842595" w14:textId="77777777" w:rsidR="00312288" w:rsidRDefault="00312288" w:rsidP="00B7194D">
            <w:pPr>
              <w:pStyle w:val="NormalWeb"/>
              <w:spacing w:before="0" w:beforeAutospacing="0" w:after="200" w:afterAutospacing="0"/>
            </w:pPr>
            <w:r>
              <w:rPr>
                <w:color w:val="000000"/>
              </w:rPr>
              <w:t>Hình thức thanh toán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A2C687" w14:textId="77777777" w:rsidR="00312288" w:rsidRDefault="00312288" w:rsidP="00B7194D">
            <w:pPr>
              <w:pStyle w:val="NormalWeb"/>
              <w:spacing w:before="0" w:beforeAutospacing="0" w:after="200" w:afterAutospacing="0"/>
            </w:pPr>
            <w:r>
              <w:rPr>
                <w:color w:val="000000"/>
              </w:rPr>
              <w:t>Hình thức thanh toán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A71D7C" w14:textId="77777777" w:rsidR="00312288" w:rsidRDefault="00312288" w:rsidP="00B7194D"/>
        </w:tc>
      </w:tr>
      <w:tr w:rsidR="00312288" w14:paraId="63CA1D7E" w14:textId="77777777" w:rsidTr="00B7194D">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598181" w14:textId="77777777" w:rsidR="00312288" w:rsidRDefault="00312288" w:rsidP="00B7194D">
            <w:pPr>
              <w:pStyle w:val="NormalWeb"/>
              <w:spacing w:before="0" w:beforeAutospacing="0" w:after="200" w:afterAutospacing="0"/>
            </w:pPr>
            <w:r>
              <w:rPr>
                <w:color w:val="000000"/>
              </w:rPr>
              <w:t>Thông tin người mua</w:t>
            </w:r>
          </w:p>
        </w:tc>
      </w:tr>
      <w:tr w:rsidR="00312288" w14:paraId="03A63255"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DA6461" w14:textId="77777777" w:rsidR="00312288" w:rsidRDefault="00312288" w:rsidP="00B7194D">
            <w:pPr>
              <w:pStyle w:val="NormalWeb"/>
              <w:spacing w:before="0" w:beforeAutospacing="0" w:after="200" w:afterAutospacing="0"/>
            </w:pPr>
            <w:r>
              <w:rPr>
                <w:color w:val="000000"/>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49D5DF" w14:textId="77777777" w:rsidR="00312288" w:rsidRDefault="00312288" w:rsidP="00B7194D">
            <w:pPr>
              <w:pStyle w:val="NormalWeb"/>
              <w:spacing w:before="0" w:beforeAutospacing="0" w:after="200" w:afterAutospacing="0"/>
            </w:pPr>
            <w:r>
              <w:rPr>
                <w:color w:val="000000"/>
              </w:rPr>
              <w:t>Tên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9EB6C8"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D710A5" w14:textId="77777777" w:rsidR="00312288" w:rsidRDefault="00312288" w:rsidP="00B7194D"/>
        </w:tc>
      </w:tr>
      <w:tr w:rsidR="00312288" w14:paraId="61F8B6E9"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E596B0" w14:textId="77777777" w:rsidR="00312288" w:rsidRDefault="00312288" w:rsidP="00B7194D">
            <w:pPr>
              <w:pStyle w:val="NormalWeb"/>
              <w:spacing w:before="0" w:beforeAutospacing="0" w:after="200" w:afterAutospacing="0"/>
            </w:pPr>
            <w:r>
              <w:rPr>
                <w:color w:val="00000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D28D12" w14:textId="77777777" w:rsidR="00312288" w:rsidRDefault="00312288" w:rsidP="00B7194D">
            <w:pPr>
              <w:pStyle w:val="NormalWeb"/>
              <w:spacing w:before="0" w:beforeAutospacing="0" w:after="200" w:afterAutospacing="0"/>
            </w:pPr>
            <w:r>
              <w:rPr>
                <w:color w:val="000000"/>
              </w:rPr>
              <w:t>Mã số thuế</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AA8AF"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5FD72" w14:textId="77777777" w:rsidR="00312288" w:rsidRDefault="00312288" w:rsidP="00B7194D"/>
        </w:tc>
      </w:tr>
      <w:tr w:rsidR="00312288" w14:paraId="72F797D0"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DE0D6" w14:textId="77777777" w:rsidR="00312288" w:rsidRDefault="00312288" w:rsidP="00B7194D">
            <w:pPr>
              <w:pStyle w:val="NormalWeb"/>
              <w:spacing w:before="0" w:beforeAutospacing="0" w:after="200" w:afterAutospacing="0"/>
            </w:pPr>
            <w:r>
              <w:rPr>
                <w:color w:val="000000"/>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F74390" w14:textId="77777777" w:rsidR="00312288" w:rsidRDefault="00312288" w:rsidP="00B7194D">
            <w:pPr>
              <w:pStyle w:val="NormalWeb"/>
              <w:spacing w:before="0" w:beforeAutospacing="0" w:after="200" w:afterAutospacing="0"/>
            </w:pPr>
            <w:r>
              <w:rPr>
                <w:color w:val="000000"/>
              </w:rPr>
              <w:t>Số điện thoại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E7D2A4"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88A38F" w14:textId="77777777" w:rsidR="00312288" w:rsidRDefault="00312288" w:rsidP="00B7194D"/>
        </w:tc>
      </w:tr>
      <w:tr w:rsidR="00312288" w14:paraId="043D2057"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87F1F0" w14:textId="77777777" w:rsidR="00312288" w:rsidRDefault="00312288" w:rsidP="00B7194D">
            <w:pPr>
              <w:pStyle w:val="NormalWeb"/>
              <w:spacing w:before="0" w:beforeAutospacing="0" w:after="200" w:afterAutospacing="0"/>
            </w:pPr>
            <w:r>
              <w:rPr>
                <w:color w:val="000000"/>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5942E7" w14:textId="77777777" w:rsidR="00312288" w:rsidRDefault="00312288" w:rsidP="00B7194D">
            <w:pPr>
              <w:pStyle w:val="NormalWeb"/>
              <w:spacing w:before="0" w:beforeAutospacing="0" w:after="200" w:afterAutospacing="0"/>
            </w:pPr>
            <w:r>
              <w:rPr>
                <w:color w:val="000000"/>
              </w:rPr>
              <w:t>Căn cước công dân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687308"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11CEF3" w14:textId="77777777" w:rsidR="00312288" w:rsidRDefault="00312288" w:rsidP="00B7194D"/>
        </w:tc>
      </w:tr>
      <w:tr w:rsidR="00312288" w14:paraId="194C895B" w14:textId="77777777" w:rsidTr="00B7194D">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0E57D6" w14:textId="77777777" w:rsidR="00312288" w:rsidRDefault="00312288" w:rsidP="00B7194D">
            <w:pPr>
              <w:pStyle w:val="NormalWeb"/>
              <w:spacing w:before="0" w:beforeAutospacing="0" w:after="200" w:afterAutospacing="0"/>
            </w:pPr>
            <w:r>
              <w:rPr>
                <w:color w:val="000000"/>
              </w:rPr>
              <w:t>Thông tin hàng hóa dịch vụ</w:t>
            </w:r>
          </w:p>
        </w:tc>
      </w:tr>
      <w:tr w:rsidR="00312288" w14:paraId="411A845B"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3E2F04" w14:textId="77777777" w:rsidR="00312288" w:rsidRDefault="00312288" w:rsidP="00B7194D">
            <w:pPr>
              <w:pStyle w:val="NormalWeb"/>
              <w:spacing w:before="0" w:beforeAutospacing="0" w:after="200" w:afterAutospacing="0"/>
            </w:pPr>
            <w:r>
              <w:rPr>
                <w:color w:val="000000"/>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9E86D0" w14:textId="77777777" w:rsidR="00312288" w:rsidRDefault="00312288" w:rsidP="00B7194D">
            <w:pPr>
              <w:pStyle w:val="NormalWeb"/>
              <w:spacing w:before="0" w:beforeAutospacing="0" w:after="200" w:afterAutospacing="0"/>
            </w:pPr>
            <w:r>
              <w:rPr>
                <w:color w:val="000000"/>
              </w:rPr>
              <w:t>Tính chất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6DC04"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534213" w14:textId="77777777" w:rsidR="00312288" w:rsidRDefault="00312288" w:rsidP="00B7194D">
            <w:pPr>
              <w:pStyle w:val="NormalWeb"/>
              <w:spacing w:before="0" w:beforeAutospacing="0" w:after="200" w:afterAutospacing="0"/>
            </w:pPr>
            <w:r>
              <w:rPr>
                <w:color w:val="000000"/>
              </w:rPr>
              <w:t>x</w:t>
            </w:r>
          </w:p>
        </w:tc>
      </w:tr>
      <w:tr w:rsidR="00312288" w14:paraId="2CD5D593"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477E8" w14:textId="77777777" w:rsidR="00312288" w:rsidRDefault="00312288" w:rsidP="00B7194D">
            <w:pPr>
              <w:pStyle w:val="NormalWeb"/>
              <w:spacing w:before="0" w:beforeAutospacing="0" w:after="200" w:afterAutospacing="0"/>
            </w:pPr>
            <w:r>
              <w:rPr>
                <w:color w:val="000000"/>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88BD2D" w14:textId="77777777" w:rsidR="00312288" w:rsidRDefault="00312288" w:rsidP="00B7194D">
            <w:pPr>
              <w:pStyle w:val="NormalWeb"/>
              <w:spacing w:before="0" w:beforeAutospacing="0" w:after="200" w:afterAutospacing="0"/>
            </w:pPr>
            <w:r>
              <w:rPr>
                <w:color w:val="000000"/>
              </w:rPr>
              <w:t>Số thứ tự</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CE1C2C"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B9FFF" w14:textId="77777777" w:rsidR="00312288" w:rsidRDefault="00312288" w:rsidP="00B7194D"/>
        </w:tc>
      </w:tr>
      <w:tr w:rsidR="00312288" w14:paraId="08B9A656"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6F3D60" w14:textId="77777777" w:rsidR="00312288" w:rsidRDefault="00312288" w:rsidP="00B7194D">
            <w: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923E9B" w14:textId="77777777" w:rsidR="00312288" w:rsidRDefault="00312288" w:rsidP="00B7194D">
            <w:pPr>
              <w:pStyle w:val="NormalWeb"/>
              <w:spacing w:before="0" w:beforeAutospacing="0" w:after="200" w:afterAutospacing="0"/>
            </w:pPr>
            <w:r>
              <w:rPr>
                <w:color w:val="000000"/>
              </w:rPr>
              <w:t>Mã hàng hóa, dịch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7872AA"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399A2" w14:textId="77777777" w:rsidR="00312288" w:rsidRDefault="00312288" w:rsidP="00B7194D"/>
        </w:tc>
      </w:tr>
      <w:tr w:rsidR="00312288" w14:paraId="48219D8C"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2ED37C" w14:textId="77777777" w:rsidR="00312288" w:rsidRDefault="00312288" w:rsidP="00B7194D">
            <w:r>
              <w:t>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741644" w14:textId="77777777" w:rsidR="00312288" w:rsidRDefault="00312288" w:rsidP="00B7194D">
            <w:pPr>
              <w:pStyle w:val="NormalWeb"/>
              <w:spacing w:before="0" w:beforeAutospacing="0" w:after="200" w:afterAutospacing="0"/>
            </w:pPr>
            <w:r>
              <w:rPr>
                <w:color w:val="000000"/>
              </w:rPr>
              <w:t>Tên hàng hóa, dịch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86D67F"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DF648F" w14:textId="77777777" w:rsidR="00312288" w:rsidRDefault="00312288" w:rsidP="00B7194D">
            <w:pPr>
              <w:pStyle w:val="NormalWeb"/>
              <w:spacing w:before="0" w:beforeAutospacing="0" w:after="200" w:afterAutospacing="0"/>
            </w:pPr>
            <w:r>
              <w:rPr>
                <w:color w:val="000000"/>
              </w:rPr>
              <w:t>x</w:t>
            </w:r>
          </w:p>
        </w:tc>
      </w:tr>
      <w:tr w:rsidR="00312288" w14:paraId="35FED0B8"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A5DC0D" w14:textId="77777777" w:rsidR="00312288" w:rsidRDefault="00312288" w:rsidP="00B7194D">
            <w:r>
              <w:lastRenderedPageBreak/>
              <w:t>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F7B08C" w14:textId="77777777" w:rsidR="00312288" w:rsidRDefault="00312288" w:rsidP="00B7194D">
            <w:pPr>
              <w:pStyle w:val="NormalWeb"/>
              <w:spacing w:before="0" w:beforeAutospacing="0" w:after="200" w:afterAutospacing="0"/>
            </w:pPr>
            <w:r>
              <w:rPr>
                <w:color w:val="000000"/>
              </w:rPr>
              <w:t>Đơn vị tính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3CABD2"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9883A3" w14:textId="77777777" w:rsidR="00312288" w:rsidRDefault="00312288" w:rsidP="00B7194D"/>
        </w:tc>
      </w:tr>
      <w:tr w:rsidR="00312288" w14:paraId="29CB4A9F"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99E7C8" w14:textId="77777777" w:rsidR="00312288" w:rsidRDefault="00312288" w:rsidP="00B7194D">
            <w:r>
              <w:t>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5D9B54" w14:textId="77777777" w:rsidR="00312288" w:rsidRDefault="00312288" w:rsidP="00B7194D">
            <w:pPr>
              <w:pStyle w:val="NormalWeb"/>
              <w:spacing w:before="0" w:beforeAutospacing="0" w:after="200" w:afterAutospacing="0"/>
            </w:pPr>
            <w:r>
              <w:rPr>
                <w:color w:val="000000"/>
              </w:rPr>
              <w:t>Số lượng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1CBDC7"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A97A72" w14:textId="77777777" w:rsidR="00312288" w:rsidRDefault="00312288" w:rsidP="00B7194D"/>
        </w:tc>
      </w:tr>
      <w:tr w:rsidR="00312288" w14:paraId="641CB045"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FA7C1E" w14:textId="77777777" w:rsidR="00312288" w:rsidRDefault="00312288" w:rsidP="00B7194D">
            <w:r>
              <w:t>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787A3F" w14:textId="77777777" w:rsidR="00312288" w:rsidRDefault="00312288" w:rsidP="00B7194D">
            <w:pPr>
              <w:pStyle w:val="NormalWeb"/>
              <w:spacing w:before="0" w:beforeAutospacing="0" w:after="200" w:afterAutospacing="0"/>
            </w:pPr>
            <w:r>
              <w:rPr>
                <w:color w:val="000000"/>
              </w:rPr>
              <w:t>Đơn giá</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F6735D"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B4A4A2" w14:textId="77777777" w:rsidR="00312288" w:rsidRDefault="00312288" w:rsidP="00B7194D"/>
        </w:tc>
      </w:tr>
      <w:tr w:rsidR="00312288" w14:paraId="3260AD42"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A3239A" w14:textId="77777777" w:rsidR="00312288" w:rsidRDefault="00312288" w:rsidP="00B7194D">
            <w: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99B14B" w14:textId="77777777" w:rsidR="00312288" w:rsidRDefault="00312288" w:rsidP="00B7194D">
            <w:pPr>
              <w:pStyle w:val="NormalWeb"/>
              <w:spacing w:before="0" w:beforeAutospacing="0" w:after="200" w:afterAutospacing="0"/>
            </w:pPr>
            <w:r>
              <w:rPr>
                <w:color w:val="000000"/>
              </w:rPr>
              <w:t>Tỷ lệ % chiết khấu (Trong trường hợp thể hiện thông tin chiết khấu cho từng hàng hóa, dịch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338F18"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056781" w14:textId="77777777" w:rsidR="00312288" w:rsidRDefault="00312288" w:rsidP="00B7194D"/>
        </w:tc>
      </w:tr>
      <w:tr w:rsidR="00312288" w14:paraId="6E44A739"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E39E4F" w14:textId="77777777" w:rsidR="00312288" w:rsidRDefault="00312288" w:rsidP="00B7194D">
            <w:r>
              <w:t>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3D14AA" w14:textId="77777777" w:rsidR="00312288" w:rsidRDefault="00312288" w:rsidP="00B7194D">
            <w:pPr>
              <w:pStyle w:val="NormalWeb"/>
              <w:spacing w:before="0" w:beforeAutospacing="0" w:after="200" w:afterAutospacing="0"/>
            </w:pPr>
            <w:r>
              <w:rPr>
                <w:color w:val="000000"/>
              </w:rPr>
              <w:t>Số tiền chiết khấu (Trong trường hợp thể hiện thông tin chiết khấu cho từng hàng hóa, dịch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4EA10A"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84C9F5" w14:textId="77777777" w:rsidR="00312288" w:rsidRDefault="00312288" w:rsidP="00B7194D"/>
        </w:tc>
      </w:tr>
      <w:tr w:rsidR="00312288" w14:paraId="24FA9F10"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D03323" w14:textId="77777777" w:rsidR="00312288" w:rsidRDefault="00312288" w:rsidP="00B7194D">
            <w:r>
              <w:t>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46A241" w14:textId="77777777" w:rsidR="00312288" w:rsidRDefault="00312288" w:rsidP="00B7194D">
            <w:pPr>
              <w:pStyle w:val="NormalWeb"/>
              <w:spacing w:before="0" w:beforeAutospacing="0" w:after="200" w:afterAutospacing="0"/>
            </w:pPr>
            <w:r>
              <w:rPr>
                <w:color w:val="000000"/>
              </w:rPr>
              <w:t>Thành tiền (thành tiền chưa có thuế GTGT đối với hóa đơn khác thuộc loại hóa đơn GTGT, thành tiền đối với hóa đơn khác thuộc loại hóa đơn bán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CB579A"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EC8D6F" w14:textId="77777777" w:rsidR="00312288" w:rsidRDefault="00312288" w:rsidP="00B7194D"/>
        </w:tc>
      </w:tr>
      <w:tr w:rsidR="00312288" w14:paraId="15356B7E"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B4E415" w14:textId="77777777" w:rsidR="00312288" w:rsidRDefault="00312288" w:rsidP="00B7194D">
            <w:r>
              <w:t>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9EC71A" w14:textId="77777777" w:rsidR="00312288" w:rsidRDefault="00312288" w:rsidP="00B7194D">
            <w:pPr>
              <w:pStyle w:val="NormalWeb"/>
              <w:spacing w:before="0" w:beforeAutospacing="0" w:after="200" w:afterAutospacing="0"/>
            </w:pPr>
            <w:r>
              <w:rPr>
                <w:color w:val="000000"/>
              </w:rPr>
              <w:t>Thuế suất (Thuế suất thuế GTGT đối với hóa đơn khác thuộc loại hóa đơn GTGT, đối với hóa đơn khác thuộc loại hóa đơn bán hàng không có thẻ này)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49299A" w14:textId="77777777" w:rsidR="00312288" w:rsidRDefault="00312288" w:rsidP="00B7194D">
            <w:pPr>
              <w:pStyle w:val="NormalWeb"/>
              <w:spacing w:before="0" w:beforeAutospacing="0" w:after="200" w:afterAutospacing="0"/>
            </w:pPr>
            <w:r>
              <w:rPr>
                <w:color w:val="000000"/>
              </w:rPr>
              <w:t>Truyền 1 trong các giá trị -2 (KKKNT), -1 (KCT), 0, 5, 8, 10 hoặc giá trị thuế suất khác truyền (12.34)  hoặc KHAC truyền -3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CDEE22" w14:textId="77777777" w:rsidR="00312288" w:rsidRDefault="00312288" w:rsidP="00B7194D">
            <w:pPr>
              <w:pStyle w:val="NormalWeb"/>
              <w:spacing w:before="0" w:beforeAutospacing="0" w:after="200" w:afterAutospacing="0"/>
            </w:pPr>
            <w:r>
              <w:rPr>
                <w:color w:val="000000"/>
              </w:rPr>
              <w:t>Bắt buộc đối với hóa đơn GTGT có Ký hiệu mẫu số =1</w:t>
            </w:r>
          </w:p>
        </w:tc>
      </w:tr>
      <w:tr w:rsidR="00312288" w14:paraId="6C32E640"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96BC8" w14:textId="77777777" w:rsidR="00312288" w:rsidRDefault="00312288" w:rsidP="00B7194D">
            <w:r>
              <w:t>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58BB8A" w14:textId="77777777" w:rsidR="00312288" w:rsidRDefault="00312288" w:rsidP="00B7194D">
            <w:pPr>
              <w:pStyle w:val="NormalWeb"/>
              <w:spacing w:before="0" w:beforeAutospacing="0" w:after="200" w:afterAutospacing="0"/>
            </w:pPr>
            <w:r>
              <w:rPr>
                <w:color w:val="000000"/>
              </w:rPr>
              <w:t>Thuế suất (Thuế suất thuế GTGT)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1F557B"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1F19F0" w14:textId="77777777" w:rsidR="00312288" w:rsidRDefault="00312288" w:rsidP="00B7194D">
            <w:pPr>
              <w:pStyle w:val="NormalWeb"/>
              <w:spacing w:before="0" w:beforeAutospacing="0" w:after="200" w:afterAutospacing="0"/>
            </w:pPr>
            <w:r>
              <w:rPr>
                <w:color w:val="000000"/>
              </w:rPr>
              <w:t>Bắt buộc đối với hóa đơn GTGT có Ký hiệu mẫu số =1</w:t>
            </w:r>
          </w:p>
        </w:tc>
      </w:tr>
      <w:tr w:rsidR="00312288" w14:paraId="53EF904C"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B80BD3" w14:textId="77777777" w:rsidR="00312288" w:rsidRDefault="00312288" w:rsidP="00B7194D">
            <w: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AA911D" w14:textId="77777777" w:rsidR="00312288" w:rsidRDefault="00312288" w:rsidP="00B7194D">
            <w:pPr>
              <w:pStyle w:val="NormalWeb"/>
              <w:spacing w:before="0" w:beforeAutospacing="0" w:after="200" w:afterAutospacing="0"/>
            </w:pPr>
            <w:r>
              <w:rPr>
                <w:color w:val="000000"/>
              </w:rPr>
              <w:t>Thành tiền (Thành tiền chưa có thuế GTGT)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8E024B"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FABB48" w14:textId="77777777" w:rsidR="00312288" w:rsidRDefault="00312288" w:rsidP="00B7194D">
            <w:pPr>
              <w:pStyle w:val="NormalWeb"/>
              <w:spacing w:before="0" w:beforeAutospacing="0" w:after="200" w:afterAutospacing="0"/>
            </w:pPr>
            <w:r>
              <w:rPr>
                <w:color w:val="000000"/>
              </w:rPr>
              <w:t>Bắt buộc đối với hóa đơn GTGT có Ký hiệu mẫu số =1</w:t>
            </w:r>
          </w:p>
        </w:tc>
      </w:tr>
      <w:tr w:rsidR="00312288" w14:paraId="7C0AE672"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7F96F7" w14:textId="77777777" w:rsidR="00312288" w:rsidRDefault="00312288" w:rsidP="00B7194D">
            <w:r>
              <w:t>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CF5606" w14:textId="77777777" w:rsidR="00312288" w:rsidRDefault="00312288" w:rsidP="00B7194D">
            <w:pPr>
              <w:pStyle w:val="NormalWeb"/>
              <w:spacing w:before="0" w:beforeAutospacing="0" w:after="200" w:afterAutospacing="0"/>
            </w:pPr>
            <w:r>
              <w:rPr>
                <w:color w:val="000000"/>
              </w:rPr>
              <w:t>Tiền thuế (Tiền thuế GTGT)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240B48"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D1A099" w14:textId="77777777" w:rsidR="00312288" w:rsidRDefault="00312288" w:rsidP="00B7194D">
            <w:pPr>
              <w:pStyle w:val="NormalWeb"/>
              <w:spacing w:before="0" w:beforeAutospacing="0" w:after="200" w:afterAutospacing="0"/>
            </w:pPr>
            <w:r>
              <w:rPr>
                <w:color w:val="000000"/>
              </w:rPr>
              <w:t>Bắt buộc đối với hóa đơn GTGT có Ký hiệu mẫu số =1</w:t>
            </w:r>
          </w:p>
        </w:tc>
      </w:tr>
      <w:tr w:rsidR="00312288" w14:paraId="42EA6E68"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78D96" w14:textId="77777777" w:rsidR="00312288" w:rsidRDefault="00312288" w:rsidP="00B7194D">
            <w:r>
              <w:t>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3F9C2A" w14:textId="77777777" w:rsidR="00312288" w:rsidRDefault="00312288" w:rsidP="00B7194D">
            <w:pPr>
              <w:pStyle w:val="NormalWeb"/>
              <w:spacing w:before="0" w:beforeAutospacing="0" w:after="200" w:afterAutospacing="0"/>
            </w:pPr>
            <w:r>
              <w:rPr>
                <w:color w:val="000000"/>
              </w:rPr>
              <w:t>Tổng tiền chưa thuế (Tổng cộng thành tiền chưa có thuế GTGT)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56EDF1"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32BF7" w14:textId="77777777" w:rsidR="00312288" w:rsidRDefault="00312288" w:rsidP="00B7194D">
            <w:pPr>
              <w:pStyle w:val="NormalWeb"/>
              <w:spacing w:before="0" w:beforeAutospacing="0" w:after="200" w:afterAutospacing="0"/>
            </w:pPr>
            <w:r>
              <w:rPr>
                <w:color w:val="000000"/>
              </w:rPr>
              <w:t>Bắt buộc đối với hóa đơn GTGT có Ký hiệu mẫu số =1</w:t>
            </w:r>
          </w:p>
        </w:tc>
      </w:tr>
      <w:tr w:rsidR="00312288" w14:paraId="4DA91B00"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7728" w14:textId="77777777" w:rsidR="00312288" w:rsidRDefault="00312288" w:rsidP="00B7194D">
            <w:r>
              <w:t>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D9F82B" w14:textId="77777777" w:rsidR="00312288" w:rsidRDefault="00312288" w:rsidP="00B7194D">
            <w:pPr>
              <w:pStyle w:val="NormalWeb"/>
              <w:spacing w:before="0" w:beforeAutospacing="0" w:after="200" w:afterAutospacing="0"/>
            </w:pPr>
            <w:r>
              <w:rPr>
                <w:color w:val="000000"/>
              </w:rPr>
              <w:t>Tổng tiền thuế (Tổng cộng tiền thuế GTGT)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128420"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63BF27" w14:textId="77777777" w:rsidR="00312288" w:rsidRDefault="00312288" w:rsidP="00B7194D">
            <w:pPr>
              <w:pStyle w:val="NormalWeb"/>
              <w:spacing w:before="0" w:beforeAutospacing="0" w:after="200" w:afterAutospacing="0"/>
            </w:pPr>
            <w:r>
              <w:rPr>
                <w:color w:val="000000"/>
              </w:rPr>
              <w:t xml:space="preserve">Bắt buộc đối với hóa đơn </w:t>
            </w:r>
            <w:r>
              <w:rPr>
                <w:color w:val="000000"/>
              </w:rPr>
              <w:lastRenderedPageBreak/>
              <w:t>GTGT có Ký hiệu mẫu số =1</w:t>
            </w:r>
          </w:p>
        </w:tc>
      </w:tr>
      <w:tr w:rsidR="00312288" w14:paraId="45E93243"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DB50D" w14:textId="77777777" w:rsidR="00312288" w:rsidRDefault="00312288" w:rsidP="00B7194D">
            <w:r>
              <w:lastRenderedPageBreak/>
              <w:t>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979CB2" w14:textId="77777777" w:rsidR="00312288" w:rsidRDefault="00312288" w:rsidP="00B7194D">
            <w:pPr>
              <w:pStyle w:val="NormalWeb"/>
              <w:spacing w:before="0" w:beforeAutospacing="0" w:after="200" w:afterAutospacing="0"/>
            </w:pPr>
            <w:r>
              <w:rPr>
                <w:color w:val="000000"/>
              </w:rPr>
              <w:t>Tổng tiền chiết khấu thương mại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344EF"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5870B8" w14:textId="77777777" w:rsidR="00312288" w:rsidRDefault="00312288" w:rsidP="00B7194D"/>
        </w:tc>
      </w:tr>
      <w:tr w:rsidR="00312288" w14:paraId="2EDA2371"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A1214" w14:textId="77777777" w:rsidR="00312288" w:rsidRDefault="00312288" w:rsidP="00B7194D">
            <w: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D445A9" w14:textId="77777777" w:rsidR="00312288" w:rsidRDefault="00312288" w:rsidP="00B7194D">
            <w:pPr>
              <w:pStyle w:val="NormalWeb"/>
              <w:spacing w:before="0" w:beforeAutospacing="0" w:after="200" w:afterAutospacing="0"/>
            </w:pPr>
            <w:r>
              <w:rPr>
                <w:color w:val="000000"/>
              </w:rPr>
              <w:t>Tổng tiền thanh toán bằng số</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81274E"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CDBD0B" w14:textId="77777777" w:rsidR="00312288" w:rsidRDefault="00312288" w:rsidP="00B7194D">
            <w:pPr>
              <w:pStyle w:val="NormalWeb"/>
              <w:spacing w:before="0" w:beforeAutospacing="0" w:after="200" w:afterAutospacing="0"/>
            </w:pPr>
            <w:r>
              <w:rPr>
                <w:color w:val="000000"/>
              </w:rPr>
              <w:t>x</w:t>
            </w:r>
          </w:p>
        </w:tc>
      </w:tr>
      <w:tr w:rsidR="00312288" w14:paraId="2FB9E613" w14:textId="77777777" w:rsidTr="00B7194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8E74BB" w14:textId="77777777" w:rsidR="00312288" w:rsidRDefault="00312288" w:rsidP="00B7194D">
            <w:r>
              <w:t>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20D2C5" w14:textId="77777777" w:rsidR="00312288" w:rsidRDefault="00312288" w:rsidP="00B7194D">
            <w:pPr>
              <w:pStyle w:val="NormalWeb"/>
              <w:spacing w:before="0" w:beforeAutospacing="0" w:after="200" w:afterAutospacing="0"/>
            </w:pPr>
            <w:r>
              <w:rPr>
                <w:color w:val="000000"/>
              </w:rPr>
              <w:t>Tổng tiền thanh toán bằng chữ</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42A92E" w14:textId="77777777" w:rsidR="00312288" w:rsidRDefault="00312288" w:rsidP="00B7194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61384E" w14:textId="77777777" w:rsidR="00312288" w:rsidRDefault="00312288" w:rsidP="00B7194D">
            <w:pPr>
              <w:pStyle w:val="NormalWeb"/>
              <w:spacing w:before="0" w:beforeAutospacing="0" w:after="200" w:afterAutospacing="0"/>
            </w:pPr>
            <w:r>
              <w:rPr>
                <w:color w:val="000000"/>
              </w:rPr>
              <w:t>x</w:t>
            </w:r>
          </w:p>
        </w:tc>
      </w:tr>
    </w:tbl>
    <w:p w14:paraId="09BC234C" w14:textId="77777777" w:rsidR="00312288" w:rsidRDefault="00312288" w:rsidP="00312288">
      <w:r>
        <w:br/>
      </w:r>
    </w:p>
    <w:p w14:paraId="11A2DD86" w14:textId="77777777" w:rsidR="00312288" w:rsidRDefault="00312288" w:rsidP="00312288">
      <w:pPr>
        <w:pStyle w:val="NormalWeb"/>
        <w:numPr>
          <w:ilvl w:val="0"/>
          <w:numId w:val="87"/>
        </w:numPr>
        <w:spacing w:before="0" w:beforeAutospacing="0" w:after="200" w:afterAutospacing="0"/>
        <w:textAlignment w:val="baseline"/>
        <w:rPr>
          <w:b/>
          <w:bCs/>
          <w:color w:val="000000"/>
        </w:rPr>
      </w:pPr>
      <w:r>
        <w:rPr>
          <w:b/>
          <w:bCs/>
          <w:color w:val="000000"/>
        </w:rPr>
        <w:t>Đầu ra:</w:t>
      </w:r>
    </w:p>
    <w:tbl>
      <w:tblPr>
        <w:tblW w:w="0" w:type="auto"/>
        <w:tblCellMar>
          <w:top w:w="15" w:type="dxa"/>
          <w:left w:w="15" w:type="dxa"/>
          <w:bottom w:w="15" w:type="dxa"/>
          <w:right w:w="15" w:type="dxa"/>
        </w:tblCellMar>
        <w:tblLook w:val="04A0" w:firstRow="1" w:lastRow="0" w:firstColumn="1" w:lastColumn="0" w:noHBand="0" w:noVBand="1"/>
      </w:tblPr>
      <w:tblGrid>
        <w:gridCol w:w="3905"/>
        <w:gridCol w:w="3381"/>
        <w:gridCol w:w="2064"/>
      </w:tblGrid>
      <w:tr w:rsidR="00312288" w14:paraId="3A56B6AC" w14:textId="77777777" w:rsidTr="00B7194D">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30191906" w14:textId="77777777" w:rsidR="00312288" w:rsidRDefault="00312288" w:rsidP="00B7194D">
            <w:pPr>
              <w:pStyle w:val="NormalWeb"/>
              <w:spacing w:before="0" w:beforeAutospacing="0" w:after="200" w:afterAutospacing="0"/>
              <w:ind w:left="720"/>
            </w:pPr>
            <w:r>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4DE1CFA0" w14:textId="77777777" w:rsidR="00312288" w:rsidRDefault="00312288" w:rsidP="00B7194D">
            <w:pPr>
              <w:pStyle w:val="NormalWeb"/>
              <w:spacing w:before="0" w:beforeAutospacing="0" w:after="200" w:afterAutospacing="0"/>
              <w:ind w:left="720"/>
            </w:pPr>
            <w:r>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6AE6FBCC" w14:textId="77777777" w:rsidR="00312288" w:rsidRDefault="00312288" w:rsidP="00B7194D">
            <w:pPr>
              <w:pStyle w:val="NormalWeb"/>
              <w:spacing w:before="0" w:beforeAutospacing="0" w:after="200" w:afterAutospacing="0"/>
              <w:ind w:left="720"/>
            </w:pPr>
            <w:r>
              <w:rPr>
                <w:color w:val="000000"/>
              </w:rPr>
              <w:t>Ghi chú</w:t>
            </w:r>
          </w:p>
        </w:tc>
      </w:tr>
      <w:tr w:rsidR="00312288" w14:paraId="51042AD1"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BAABE2D" w14:textId="77777777" w:rsidR="00312288" w:rsidRDefault="00312288" w:rsidP="00B7194D">
            <w:pPr>
              <w:pStyle w:val="NormalWeb"/>
              <w:spacing w:before="0" w:beforeAutospacing="0" w:after="160" w:afterAutospacing="0"/>
              <w:jc w:val="both"/>
            </w:pPr>
            <w:r>
              <w:rPr>
                <w:color w:val="000000"/>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04E8815" w14:textId="77777777" w:rsidR="00312288" w:rsidRDefault="00312288" w:rsidP="00B7194D">
            <w:pPr>
              <w:pStyle w:val="NormalWeb"/>
              <w:spacing w:before="0" w:beforeAutospacing="0" w:after="200" w:afterAutospacing="0"/>
              <w:jc w:val="both"/>
            </w:pPr>
            <w:r>
              <w:rPr>
                <w:color w:val="000000"/>
              </w:rPr>
              <w:t>Tài khoản đăng nhập sai hoặc không có quyền thêm mới hóa đơn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FC76F42" w14:textId="77777777" w:rsidR="00312288" w:rsidRDefault="00312288" w:rsidP="00B7194D"/>
        </w:tc>
      </w:tr>
      <w:tr w:rsidR="00312288" w14:paraId="04A6ADC7"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7EB66E0" w14:textId="77777777" w:rsidR="00312288" w:rsidRDefault="00312288" w:rsidP="00B7194D">
            <w:pPr>
              <w:pStyle w:val="NormalWeb"/>
              <w:spacing w:before="0" w:beforeAutospacing="0" w:after="160" w:afterAutospacing="0"/>
              <w:jc w:val="both"/>
            </w:pPr>
            <w:r>
              <w:rPr>
                <w:color w:val="000000"/>
              </w:rPr>
              <w:t>ERR:2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CD655C7" w14:textId="77777777" w:rsidR="00312288" w:rsidRDefault="00312288" w:rsidP="00B7194D">
            <w:pPr>
              <w:pStyle w:val="NormalWeb"/>
              <w:spacing w:before="0" w:beforeAutospacing="0" w:after="160" w:afterAutospacing="0"/>
              <w:jc w:val="both"/>
            </w:pPr>
            <w:r>
              <w:rPr>
                <w:color w:val="000000"/>
              </w:rPr>
              <w:t>Pattern hoặc serial truyền vào rỗng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5A561D4" w14:textId="77777777" w:rsidR="00312288" w:rsidRDefault="00312288" w:rsidP="00B7194D"/>
        </w:tc>
      </w:tr>
      <w:tr w:rsidR="00312288" w14:paraId="137D8590"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96561C5" w14:textId="77777777" w:rsidR="00312288" w:rsidRDefault="00312288" w:rsidP="00B7194D">
            <w:pPr>
              <w:pStyle w:val="NormalWeb"/>
              <w:spacing w:before="0" w:beforeAutospacing="0" w:after="160" w:afterAutospacing="0"/>
              <w:jc w:val="both"/>
            </w:pPr>
            <w:r>
              <w:rPr>
                <w:color w:val="000000"/>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1647812" w14:textId="77777777" w:rsidR="00312288" w:rsidRDefault="00312288" w:rsidP="00B7194D">
            <w:pPr>
              <w:pStyle w:val="NormalWeb"/>
              <w:spacing w:before="0" w:beforeAutospacing="0" w:after="160" w:afterAutospacing="0"/>
              <w:jc w:val="both"/>
            </w:pPr>
            <w:r>
              <w:rPr>
                <w:color w:val="000000"/>
              </w:rPr>
              <w:t>Dữ liệu xml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65EF22D" w14:textId="77777777" w:rsidR="00312288" w:rsidRDefault="00312288" w:rsidP="00B7194D"/>
        </w:tc>
      </w:tr>
      <w:tr w:rsidR="00312288" w14:paraId="1172C37E"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179974A" w14:textId="77777777" w:rsidR="00312288" w:rsidRDefault="00312288" w:rsidP="00B7194D">
            <w:pPr>
              <w:pStyle w:val="NormalWeb"/>
              <w:spacing w:before="0" w:beforeAutospacing="0" w:after="160" w:afterAutospacing="0"/>
              <w:jc w:val="both"/>
            </w:pPr>
            <w:r>
              <w:rPr>
                <w:color w:val="000000"/>
              </w:rPr>
              <w:t>ERR:4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0ADD1A4" w14:textId="77777777" w:rsidR="00312288" w:rsidRDefault="00312288" w:rsidP="00B7194D">
            <w:pPr>
              <w:pStyle w:val="NormalWeb"/>
              <w:spacing w:before="0" w:beforeAutospacing="0" w:after="160" w:afterAutospacing="0"/>
              <w:jc w:val="both"/>
            </w:pPr>
            <w:r>
              <w:rPr>
                <w:color w:val="000000"/>
              </w:rPr>
              <w:t>Không lấy được thông tin công ty (currentCompany null)</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7505FA9" w14:textId="77777777" w:rsidR="00312288" w:rsidRDefault="00312288" w:rsidP="00B7194D"/>
        </w:tc>
      </w:tr>
      <w:tr w:rsidR="00312288" w14:paraId="70DC4941"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AC27E3B" w14:textId="77777777" w:rsidR="00312288" w:rsidRDefault="00312288" w:rsidP="00B7194D">
            <w:pPr>
              <w:pStyle w:val="NormalWeb"/>
              <w:spacing w:before="0" w:beforeAutospacing="0" w:after="160" w:afterAutospacing="0"/>
              <w:jc w:val="both"/>
            </w:pPr>
            <w:r>
              <w:rPr>
                <w:color w:val="000000"/>
              </w:rPr>
              <w:t>ERR:6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27185E3" w14:textId="77777777" w:rsidR="00312288" w:rsidRDefault="00312288" w:rsidP="00B7194D">
            <w:pPr>
              <w:pStyle w:val="NormalWeb"/>
              <w:spacing w:before="0" w:beforeAutospacing="0" w:after="160" w:afterAutospacing="0"/>
              <w:jc w:val="both"/>
            </w:pPr>
            <w:r>
              <w:rPr>
                <w:color w:val="000000"/>
              </w:rPr>
              <w:t>Không đủ số lượng hóa đơn cho lô thêm mới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82A1109" w14:textId="77777777" w:rsidR="00312288" w:rsidRDefault="00312288" w:rsidP="00B7194D"/>
        </w:tc>
      </w:tr>
      <w:tr w:rsidR="00312288" w14:paraId="290FDBE8" w14:textId="77777777" w:rsidTr="00B7194D">
        <w:trPr>
          <w:trHeight w:val="532"/>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DF32B4A" w14:textId="77777777" w:rsidR="00312288" w:rsidRDefault="00312288" w:rsidP="00B7194D">
            <w:pPr>
              <w:pStyle w:val="NormalWeb"/>
              <w:spacing w:before="0" w:beforeAutospacing="0" w:after="160" w:afterAutospacing="0"/>
              <w:jc w:val="both"/>
            </w:pPr>
            <w:r>
              <w:rPr>
                <w:color w:val="000000"/>
              </w:rPr>
              <w:t>ERR:7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4D08649" w14:textId="77777777" w:rsidR="00312288" w:rsidRDefault="00312288" w:rsidP="00B7194D">
            <w:pPr>
              <w:pStyle w:val="NormalWeb"/>
              <w:spacing w:before="0" w:beforeAutospacing="0" w:after="200" w:afterAutospacing="0"/>
              <w:jc w:val="both"/>
            </w:pPr>
            <w:r>
              <w:rPr>
                <w:color w:val="000000"/>
              </w:rPr>
              <w:t>User name không phù hợp, không tìm thấy user.</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EBC4E2C" w14:textId="77777777" w:rsidR="00312288" w:rsidRDefault="00312288" w:rsidP="00B7194D"/>
        </w:tc>
      </w:tr>
      <w:tr w:rsidR="00312288" w14:paraId="1BDDCDDA"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07418AA" w14:textId="77777777" w:rsidR="00312288" w:rsidRDefault="00312288" w:rsidP="00B7194D">
            <w:pPr>
              <w:pStyle w:val="NormalWeb"/>
              <w:spacing w:before="0" w:beforeAutospacing="0" w:after="160" w:afterAutospacing="0"/>
              <w:jc w:val="both"/>
            </w:pPr>
            <w:r>
              <w:rPr>
                <w:color w:val="000000"/>
              </w:rPr>
              <w:t>ERR:11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0E3133D" w14:textId="77777777" w:rsidR="00312288" w:rsidRDefault="00312288" w:rsidP="00B7194D">
            <w:pPr>
              <w:pStyle w:val="NormalWeb"/>
              <w:spacing w:before="0" w:beforeAutospacing="0" w:after="160" w:afterAutospacing="0"/>
            </w:pPr>
            <w:r>
              <w:rPr>
                <w:color w:val="000000"/>
              </w:rPr>
              <w:t>Pattern hoặc serial không đúng định dạng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265F111" w14:textId="77777777" w:rsidR="00312288" w:rsidRDefault="00312288" w:rsidP="00B7194D"/>
        </w:tc>
      </w:tr>
      <w:tr w:rsidR="00312288" w14:paraId="569E0660"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72EF246" w14:textId="77777777" w:rsidR="00312288" w:rsidRDefault="00312288" w:rsidP="00B7194D">
            <w:pPr>
              <w:pStyle w:val="NormalWeb"/>
              <w:spacing w:before="0" w:beforeAutospacing="0" w:after="160" w:afterAutospacing="0"/>
              <w:jc w:val="both"/>
            </w:pPr>
            <w:r>
              <w:rPr>
                <w:color w:val="000000"/>
              </w:rPr>
              <w:t>ERR:13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F113C3F" w14:textId="77777777" w:rsidR="00312288" w:rsidRDefault="00312288" w:rsidP="00B7194D">
            <w:pPr>
              <w:pStyle w:val="NormalWeb"/>
              <w:spacing w:before="0" w:beforeAutospacing="0" w:after="200" w:afterAutospacing="0"/>
              <w:jc w:val="both"/>
            </w:pPr>
            <w:r>
              <w:rPr>
                <w:color w:val="000000"/>
              </w:rPr>
              <w:t>Danh sách hóa đơn tồn tại hóa đơn trùng Fkey</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3412E67" w14:textId="77777777" w:rsidR="00312288" w:rsidRDefault="00312288" w:rsidP="00B7194D"/>
        </w:tc>
      </w:tr>
      <w:tr w:rsidR="00312288" w14:paraId="17F52DA3"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7676C5E" w14:textId="77777777" w:rsidR="00312288" w:rsidRDefault="00312288" w:rsidP="00B7194D">
            <w:pPr>
              <w:pStyle w:val="NormalWeb"/>
              <w:spacing w:before="0" w:beforeAutospacing="0" w:after="160" w:afterAutospacing="0"/>
              <w:jc w:val="both"/>
            </w:pPr>
            <w:r>
              <w:rPr>
                <w:color w:val="000000"/>
              </w:rPr>
              <w:t>ERR:15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5B4FD4F" w14:textId="77777777" w:rsidR="00312288" w:rsidRDefault="00312288" w:rsidP="00B7194D">
            <w:pPr>
              <w:pStyle w:val="NormalWeb"/>
              <w:spacing w:before="0" w:beforeAutospacing="0" w:after="200" w:afterAutospacing="0"/>
              <w:jc w:val="both"/>
            </w:pPr>
            <w:r>
              <w:rPr>
                <w:color w:val="000000"/>
              </w:rPr>
              <w:t>Ngày lập truyền vào lớn hơn ngày hiện tại hoặc XML không đúng định dạng (hóa đơn ngoại tệ không truyền tỷ giá) </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B668B27" w14:textId="77777777" w:rsidR="00312288" w:rsidRDefault="00312288" w:rsidP="00B7194D"/>
        </w:tc>
      </w:tr>
      <w:tr w:rsidR="00312288" w14:paraId="32BA0911"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3E49138" w14:textId="77777777" w:rsidR="00312288" w:rsidRDefault="00312288" w:rsidP="00B7194D">
            <w:pPr>
              <w:pStyle w:val="NormalWeb"/>
              <w:spacing w:before="0" w:beforeAutospacing="0" w:after="160" w:afterAutospacing="0"/>
              <w:jc w:val="both"/>
            </w:pPr>
            <w:r>
              <w:rPr>
                <w:color w:val="000000"/>
              </w:rPr>
              <w:t>ERR:20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2A3E45D" w14:textId="77777777" w:rsidR="00312288" w:rsidRDefault="00312288" w:rsidP="00B7194D">
            <w:pPr>
              <w:pStyle w:val="NormalWeb"/>
              <w:spacing w:before="0" w:beforeAutospacing="0" w:after="200" w:afterAutospacing="0"/>
              <w:jc w:val="both"/>
            </w:pPr>
            <w:r>
              <w:rPr>
                <w:color w:val="000000"/>
              </w:rPr>
              <w:t>Pattern và serial không phù hợp, hoặc không tồn tại hóa đơn đã đăng ký có sử dụng Pattern và Serial truyền vào</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47CA784" w14:textId="77777777" w:rsidR="00312288" w:rsidRDefault="00312288" w:rsidP="00B7194D">
            <w:pPr>
              <w:pStyle w:val="NormalWeb"/>
              <w:spacing w:before="0" w:beforeAutospacing="0" w:after="0" w:afterAutospacing="0"/>
              <w:jc w:val="both"/>
            </w:pPr>
            <w:r>
              <w:rPr>
                <w:color w:val="000000"/>
              </w:rPr>
              <w:t>Chỉ chấp nhận đồng thời nhập cả Pattern và serial</w:t>
            </w:r>
          </w:p>
          <w:p w14:paraId="7D3343B9" w14:textId="77777777" w:rsidR="00312288" w:rsidRDefault="00312288" w:rsidP="00B7194D">
            <w:pPr>
              <w:pStyle w:val="NormalWeb"/>
              <w:spacing w:before="0" w:beforeAutospacing="0" w:after="200" w:afterAutospacing="0"/>
              <w:jc w:val="both"/>
            </w:pPr>
            <w:r>
              <w:rPr>
                <w:color w:val="000000"/>
              </w:rPr>
              <w:t xml:space="preserve">Truyền không đúng pattern là </w:t>
            </w:r>
            <w:r>
              <w:rPr>
                <w:color w:val="000000"/>
              </w:rPr>
              <w:lastRenderedPageBreak/>
              <w:t>1,2,5 và serial có dạng CyyMxx</w:t>
            </w:r>
          </w:p>
        </w:tc>
      </w:tr>
      <w:tr w:rsidR="00312288" w14:paraId="17837CC1"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5FAAA91" w14:textId="77777777" w:rsidR="00312288" w:rsidRDefault="00312288" w:rsidP="00B7194D">
            <w:pPr>
              <w:pStyle w:val="NormalWeb"/>
              <w:spacing w:before="0" w:beforeAutospacing="0" w:after="160" w:afterAutospacing="0"/>
              <w:jc w:val="both"/>
            </w:pPr>
            <w:r>
              <w:rPr>
                <w:color w:val="000000"/>
              </w:rPr>
              <w:lastRenderedPageBreak/>
              <w:t>ERR:5</w:t>
            </w:r>
          </w:p>
          <w:p w14:paraId="1C6E4AE7" w14:textId="77777777" w:rsidR="00312288" w:rsidRDefault="00312288" w:rsidP="00B7194D"/>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E3C4BAC" w14:textId="12522602" w:rsidR="00312288" w:rsidRDefault="00312288" w:rsidP="00B7194D">
            <w:pPr>
              <w:pStyle w:val="NormalWeb"/>
              <w:spacing w:before="0" w:beforeAutospacing="0" w:after="200" w:afterAutospacing="0"/>
              <w:jc w:val="both"/>
            </w:pPr>
            <w:r>
              <w:rPr>
                <w:color w:val="000000"/>
              </w:rPr>
              <w:t xml:space="preserve">Không </w:t>
            </w:r>
            <w:r w:rsidR="004E6FF1">
              <w:rPr>
                <w:color w:val="000000"/>
              </w:rPr>
              <w:t>tạo mới</w:t>
            </w:r>
            <w:r>
              <w:rPr>
                <w:color w:val="000000"/>
              </w:rPr>
              <w:t xml:space="preserve"> được hóa đơn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A2FD175" w14:textId="77777777" w:rsidR="00312288" w:rsidRDefault="00312288" w:rsidP="00B7194D">
            <w:pPr>
              <w:pStyle w:val="NormalWeb"/>
              <w:spacing w:before="0" w:beforeAutospacing="0" w:after="200" w:afterAutospacing="0"/>
              <w:jc w:val="both"/>
            </w:pPr>
            <w:r>
              <w:rPr>
                <w:color w:val="000000"/>
              </w:rPr>
              <w:t>Lỗi không xác định. DB roll back</w:t>
            </w:r>
          </w:p>
        </w:tc>
      </w:tr>
      <w:tr w:rsidR="00312288" w14:paraId="327E9F5B"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A55A658" w14:textId="77777777" w:rsidR="00312288" w:rsidRDefault="00312288" w:rsidP="00B7194D">
            <w:pPr>
              <w:pStyle w:val="NormalWeb"/>
              <w:spacing w:before="0" w:beforeAutospacing="0" w:after="160" w:afterAutospacing="0"/>
              <w:jc w:val="both"/>
            </w:pPr>
            <w:r>
              <w:rPr>
                <w:color w:val="000000"/>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2DB5A95" w14:textId="77777777" w:rsidR="00312288" w:rsidRDefault="00312288" w:rsidP="00B7194D">
            <w:pPr>
              <w:pStyle w:val="NormalWeb"/>
              <w:spacing w:before="0" w:beforeAutospacing="0" w:after="200" w:afterAutospacing="0"/>
              <w:jc w:val="both"/>
            </w:pPr>
            <w:r>
              <w:rPr>
                <w:color w:val="000000"/>
              </w:rPr>
              <w:t>Lô có số hóa đơn vượt quá max cho phép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42ECD17" w14:textId="77777777" w:rsidR="00312288" w:rsidRDefault="00312288" w:rsidP="00B7194D">
            <w:pPr>
              <w:pStyle w:val="NormalWeb"/>
              <w:spacing w:before="0" w:beforeAutospacing="0" w:after="160" w:afterAutospacing="0"/>
              <w:jc w:val="both"/>
            </w:pPr>
            <w:r>
              <w:rPr>
                <w:color w:val="000000"/>
              </w:rPr>
              <w:t>Mặc định là 5000, hoặc được cấu hình theo từng app</w:t>
            </w:r>
          </w:p>
        </w:tc>
      </w:tr>
      <w:tr w:rsidR="00312288" w14:paraId="3721912D" w14:textId="77777777" w:rsidTr="00B7194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EB44225" w14:textId="77777777" w:rsidR="00312288" w:rsidRDefault="00312288" w:rsidP="00B7194D">
            <w:pPr>
              <w:pStyle w:val="NormalWeb"/>
              <w:spacing w:before="0" w:beforeAutospacing="0" w:after="160" w:afterAutospacing="0"/>
              <w:jc w:val="both"/>
            </w:pPr>
            <w:r>
              <w:rPr>
                <w:color w:val="000000"/>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45A6859" w14:textId="77777777" w:rsidR="00312288" w:rsidRDefault="00312288" w:rsidP="00B7194D">
            <w:pPr>
              <w:pStyle w:val="NormalWeb"/>
              <w:spacing w:before="0" w:beforeAutospacing="0" w:after="200" w:afterAutospacing="0"/>
              <w:jc w:val="both"/>
            </w:pPr>
            <w:r>
              <w:rPr>
                <w:color w:val="000000"/>
              </w:rPr>
              <w:t>Trùng số hóa đơn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B61EF2E" w14:textId="77777777" w:rsidR="00312288" w:rsidRDefault="00312288" w:rsidP="00B7194D"/>
        </w:tc>
      </w:tr>
      <w:tr w:rsidR="00312288" w14:paraId="3347A8F8" w14:textId="77777777" w:rsidTr="00B7194D">
        <w:trPr>
          <w:trHeight w:val="368"/>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DCB408B" w14:textId="77777777" w:rsidR="00312288" w:rsidRDefault="00312288" w:rsidP="00B7194D">
            <w:pPr>
              <w:pStyle w:val="NormalWeb"/>
              <w:spacing w:before="0" w:beforeAutospacing="0" w:after="160" w:afterAutospacing="0"/>
              <w:jc w:val="both"/>
            </w:pPr>
            <w:r>
              <w:rPr>
                <w:color w:val="000000"/>
              </w:rPr>
              <w:t>ERR:22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977DC21" w14:textId="77777777" w:rsidR="00312288" w:rsidRDefault="00312288" w:rsidP="00B7194D">
            <w:pPr>
              <w:pStyle w:val="NormalWeb"/>
              <w:spacing w:before="0" w:beforeAutospacing="0" w:after="0" w:afterAutospacing="0"/>
              <w:jc w:val="both"/>
            </w:pPr>
            <w:r>
              <w:rPr>
                <w:color w:val="000000"/>
              </w:rPr>
              <w:t>Thông tin người bán vượt maxlength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644AA58" w14:textId="77777777" w:rsidR="00312288" w:rsidRDefault="00312288" w:rsidP="00B7194D"/>
        </w:tc>
      </w:tr>
      <w:tr w:rsidR="00312288" w14:paraId="202AC91D" w14:textId="77777777" w:rsidTr="00B7194D">
        <w:trPr>
          <w:trHeight w:val="368"/>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F29F202" w14:textId="77777777" w:rsidR="00312288" w:rsidRDefault="00312288" w:rsidP="00B7194D">
            <w:pPr>
              <w:pStyle w:val="NormalWeb"/>
              <w:spacing w:before="0" w:beforeAutospacing="0" w:after="160" w:afterAutospacing="0"/>
              <w:jc w:val="both"/>
            </w:pPr>
            <w:r>
              <w:rPr>
                <w:color w:val="000000"/>
              </w:rPr>
              <w:t>ERR:23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7360E3E" w14:textId="77777777" w:rsidR="00312288" w:rsidRDefault="00312288" w:rsidP="00B7194D">
            <w:pPr>
              <w:pStyle w:val="NormalWeb"/>
              <w:spacing w:before="0" w:beforeAutospacing="0" w:after="0" w:afterAutospacing="0"/>
            </w:pPr>
            <w:r>
              <w:rPr>
                <w:color w:val="000000"/>
              </w:rPr>
              <w:t>Mã CQT rỗng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FCD405C" w14:textId="77777777" w:rsidR="00312288" w:rsidRDefault="00312288" w:rsidP="00B7194D"/>
        </w:tc>
      </w:tr>
      <w:tr w:rsidR="00312288" w14:paraId="6D62319D" w14:textId="77777777" w:rsidTr="00B7194D">
        <w:trPr>
          <w:trHeight w:val="368"/>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4722026" w14:textId="77777777" w:rsidR="00312288" w:rsidRDefault="00312288" w:rsidP="00B7194D">
            <w:pPr>
              <w:pStyle w:val="NormalWeb"/>
              <w:spacing w:before="0" w:beforeAutospacing="0" w:after="160" w:afterAutospacing="0"/>
              <w:jc w:val="both"/>
            </w:pPr>
            <w:r>
              <w:rPr>
                <w:color w:val="000000"/>
              </w:rPr>
              <w:t>ERR:30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94817A3" w14:textId="77777777" w:rsidR="00312288" w:rsidRDefault="00312288" w:rsidP="00B7194D">
            <w:pPr>
              <w:pStyle w:val="NormalWeb"/>
              <w:spacing w:before="0" w:beforeAutospacing="0" w:after="200" w:afterAutospacing="0"/>
              <w:jc w:val="both"/>
            </w:pPr>
            <w:r>
              <w:rPr>
                <w:color w:val="000000"/>
              </w:rPr>
              <w:t>Danh sách hóa đơn tồn tại ngày hóa đơn nhỏ hơn ngày hóa đơn đã phát hành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DBFAD24" w14:textId="77777777" w:rsidR="00312288" w:rsidRDefault="00312288" w:rsidP="00B7194D"/>
        </w:tc>
      </w:tr>
      <w:tr w:rsidR="00312288" w14:paraId="380B9801" w14:textId="77777777" w:rsidTr="00B7194D">
        <w:trPr>
          <w:trHeight w:val="368"/>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B1657D5" w14:textId="326D968F" w:rsidR="00312288" w:rsidRDefault="00312288" w:rsidP="00B7194D">
            <w:pPr>
              <w:pStyle w:val="NormalWeb"/>
              <w:spacing w:before="0" w:beforeAutospacing="0" w:after="160" w:afterAutospacing="0"/>
              <w:jc w:val="both"/>
            </w:pPr>
            <w:r>
              <w:rPr>
                <w:color w:val="000000"/>
              </w:rPr>
              <w:t>"OK:" + pattern + ";" + serial + "-" + fkey</w:t>
            </w:r>
            <w:r w:rsidR="0077049C">
              <w:rPr>
                <w:color w:val="000000"/>
              </w:rPr>
              <w:t>1_fkey2_...</w:t>
            </w:r>
          </w:p>
          <w:p w14:paraId="533473B3" w14:textId="068204F6" w:rsidR="00312288" w:rsidRPr="00F94AE1" w:rsidRDefault="00312288" w:rsidP="00B7194D">
            <w:pPr>
              <w:pStyle w:val="NormalWeb"/>
              <w:spacing w:before="0" w:beforeAutospacing="0" w:after="160" w:afterAutospacing="0"/>
              <w:jc w:val="both"/>
              <w:rPr>
                <w:lang w:val="nl-NL"/>
              </w:rPr>
            </w:pPr>
            <w:r w:rsidRPr="00F94AE1">
              <w:rPr>
                <w:color w:val="000000"/>
                <w:lang w:val="nl-NL"/>
              </w:rPr>
              <w:t>Ví dụ: OK:1/004;C22MTC-81971004C22MTC128418474_</w:t>
            </w:r>
            <w:r w:rsidR="0077049C" w:rsidRPr="00F94AE1">
              <w:rPr>
                <w:color w:val="000000"/>
                <w:lang w:val="nl-NL"/>
              </w:rPr>
              <w:t>...</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E477478" w14:textId="35771F67" w:rsidR="00312288" w:rsidRPr="00F94AE1" w:rsidRDefault="00312288" w:rsidP="00B7194D">
            <w:pPr>
              <w:pStyle w:val="NormalWeb"/>
              <w:numPr>
                <w:ilvl w:val="0"/>
                <w:numId w:val="88"/>
              </w:numPr>
              <w:spacing w:before="0" w:beforeAutospacing="0" w:after="0" w:afterAutospacing="0"/>
              <w:ind w:left="360"/>
              <w:textAlignment w:val="baseline"/>
              <w:rPr>
                <w:color w:val="000000"/>
                <w:lang w:val="nl-NL"/>
              </w:rPr>
            </w:pPr>
            <w:r w:rsidRPr="00F94AE1">
              <w:rPr>
                <w:color w:val="000000"/>
                <w:lang w:val="nl-NL"/>
              </w:rPr>
              <w:t xml:space="preserve">OK </w:t>
            </w:r>
            <w:r>
              <w:rPr>
                <w:color w:val="000000"/>
              </w:rPr>
              <w:t>🡪</w:t>
            </w:r>
            <w:r w:rsidRPr="00F94AE1">
              <w:rPr>
                <w:color w:val="000000"/>
                <w:lang w:val="nl-NL"/>
              </w:rPr>
              <w:t xml:space="preserve"> đã </w:t>
            </w:r>
            <w:r w:rsidR="007A138C" w:rsidRPr="00F94AE1">
              <w:rPr>
                <w:color w:val="000000"/>
                <w:lang w:val="nl-NL"/>
              </w:rPr>
              <w:t>tạo mới</w:t>
            </w:r>
            <w:r w:rsidRPr="00F94AE1">
              <w:rPr>
                <w:color w:val="000000"/>
                <w:lang w:val="nl-NL"/>
              </w:rPr>
              <w:t xml:space="preserve"> hóa đơn thành công</w:t>
            </w:r>
          </w:p>
          <w:p w14:paraId="364BDC49" w14:textId="77777777" w:rsidR="00312288" w:rsidRPr="00F94AE1" w:rsidRDefault="00312288" w:rsidP="00B7194D">
            <w:pPr>
              <w:pStyle w:val="NormalWeb"/>
              <w:numPr>
                <w:ilvl w:val="0"/>
                <w:numId w:val="88"/>
              </w:numPr>
              <w:spacing w:before="0" w:beforeAutospacing="0" w:after="0" w:afterAutospacing="0"/>
              <w:ind w:left="360"/>
              <w:textAlignment w:val="baseline"/>
              <w:rPr>
                <w:color w:val="000000"/>
                <w:lang w:val="nl-NL"/>
              </w:rPr>
            </w:pPr>
            <w:r w:rsidRPr="00F94AE1">
              <w:rPr>
                <w:color w:val="000000"/>
                <w:lang w:val="nl-NL"/>
              </w:rPr>
              <w:t>Pattern</w:t>
            </w:r>
            <w:r>
              <w:rPr>
                <w:color w:val="000000"/>
              </w:rPr>
              <w:t>🡪</w:t>
            </w:r>
            <w:r w:rsidRPr="00F94AE1">
              <w:rPr>
                <w:color w:val="000000"/>
                <w:lang w:val="nl-NL"/>
              </w:rPr>
              <w:t xml:space="preserve"> Mẫu số của hóa đơn </w:t>
            </w:r>
          </w:p>
          <w:p w14:paraId="174EBB4E" w14:textId="77777777" w:rsidR="00312288" w:rsidRDefault="00312288" w:rsidP="00B7194D">
            <w:pPr>
              <w:pStyle w:val="NormalWeb"/>
              <w:numPr>
                <w:ilvl w:val="0"/>
                <w:numId w:val="88"/>
              </w:numPr>
              <w:spacing w:before="0" w:beforeAutospacing="0" w:after="0" w:afterAutospacing="0"/>
              <w:ind w:left="360"/>
              <w:textAlignment w:val="baseline"/>
              <w:rPr>
                <w:color w:val="000000"/>
              </w:rPr>
            </w:pPr>
            <w:r>
              <w:rPr>
                <w:color w:val="000000"/>
              </w:rPr>
              <w:t>Serial 🡪 serial của hóa đơn</w:t>
            </w:r>
          </w:p>
          <w:p w14:paraId="4274708F" w14:textId="77777777" w:rsidR="00312288" w:rsidRDefault="00312288" w:rsidP="00B7194D">
            <w:pPr>
              <w:pStyle w:val="NormalWeb"/>
              <w:numPr>
                <w:ilvl w:val="0"/>
                <w:numId w:val="88"/>
              </w:numPr>
              <w:spacing w:before="0" w:beforeAutospacing="0" w:after="160" w:afterAutospacing="0"/>
              <w:ind w:left="360"/>
              <w:textAlignment w:val="baseline"/>
              <w:rPr>
                <w:color w:val="000000"/>
              </w:rPr>
            </w:pPr>
            <w:r>
              <w:rPr>
                <w:color w:val="000000"/>
              </w:rPr>
              <w:t>Fkey-&gt; fkey của hóa đơn</w:t>
            </w:r>
          </w:p>
          <w:p w14:paraId="40AF58C8" w14:textId="7CF3FA8E" w:rsidR="00312288" w:rsidRDefault="00312288" w:rsidP="00201212">
            <w:pPr>
              <w:pStyle w:val="NormalWeb"/>
              <w:spacing w:before="0" w:beforeAutospacing="0" w:after="160" w:afterAutospacing="0"/>
              <w:ind w:left="360"/>
              <w:textAlignment w:val="baseline"/>
              <w:rPr>
                <w:color w:val="000000"/>
              </w:rPr>
            </w:pP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1EDBA2A" w14:textId="23190C1E" w:rsidR="00312288" w:rsidRDefault="00312288" w:rsidP="00B7194D">
            <w:pPr>
              <w:pStyle w:val="NormalWeb"/>
              <w:spacing w:before="0" w:beforeAutospacing="0" w:after="160" w:afterAutospacing="0"/>
              <w:jc w:val="both"/>
            </w:pPr>
            <w:r>
              <w:rPr>
                <w:color w:val="000000"/>
              </w:rPr>
              <w:t>Trả về message OK kèm theo Pattern, Serial, danh sách fkey</w:t>
            </w:r>
          </w:p>
        </w:tc>
      </w:tr>
    </w:tbl>
    <w:p w14:paraId="2FD3216D" w14:textId="77777777" w:rsidR="00312288" w:rsidRDefault="00312288" w:rsidP="00312288"/>
    <w:p w14:paraId="51B61BE0" w14:textId="77777777" w:rsidR="00312288" w:rsidRDefault="00312288" w:rsidP="00312288">
      <w:pPr>
        <w:pStyle w:val="NormalWeb"/>
        <w:spacing w:before="0" w:beforeAutospacing="0" w:after="160" w:afterAutospacing="0"/>
      </w:pPr>
      <w:r>
        <w:rPr>
          <w:b/>
          <w:bCs/>
          <w:color w:val="000000"/>
          <w:sz w:val="22"/>
          <w:szCs w:val="22"/>
          <w:u w:val="single"/>
        </w:rPr>
        <w:t xml:space="preserve">Định dạng chuỗi xml đầu vào (các trường </w:t>
      </w:r>
      <w:r>
        <w:rPr>
          <w:b/>
          <w:bCs/>
          <w:color w:val="FF0000"/>
          <w:sz w:val="22"/>
          <w:szCs w:val="22"/>
          <w:u w:val="single"/>
        </w:rPr>
        <w:t>*</w:t>
      </w:r>
      <w:r>
        <w:rPr>
          <w:b/>
          <w:bCs/>
          <w:color w:val="000000"/>
          <w:sz w:val="22"/>
          <w:szCs w:val="22"/>
          <w:u w:val="single"/>
        </w:rPr>
        <w:t xml:space="preserve"> là bắt buộc):</w:t>
      </w:r>
    </w:p>
    <w:p w14:paraId="525852F1" w14:textId="77777777" w:rsidR="00312288" w:rsidRDefault="00312288" w:rsidP="00312288">
      <w:pPr>
        <w:pStyle w:val="NormalWeb"/>
        <w:spacing w:before="0" w:beforeAutospacing="0" w:after="0" w:afterAutospacing="0"/>
      </w:pPr>
      <w:r>
        <w:rPr>
          <w:color w:val="0000FF"/>
          <w:sz w:val="19"/>
          <w:szCs w:val="19"/>
        </w:rPr>
        <w:t>&lt;</w:t>
      </w:r>
      <w:r>
        <w:rPr>
          <w:color w:val="A31515"/>
          <w:sz w:val="19"/>
          <w:szCs w:val="19"/>
        </w:rPr>
        <w:t>DSHDon</w:t>
      </w:r>
      <w:r>
        <w:rPr>
          <w:color w:val="0000FF"/>
          <w:sz w:val="19"/>
          <w:szCs w:val="19"/>
        </w:rPr>
        <w:t>&gt;</w:t>
      </w:r>
    </w:p>
    <w:p w14:paraId="2172B6FA" w14:textId="77777777" w:rsidR="00312288" w:rsidRDefault="00312288" w:rsidP="00312288">
      <w:pPr>
        <w:pStyle w:val="NormalWeb"/>
        <w:spacing w:before="0" w:beforeAutospacing="0" w:after="0" w:afterAutospacing="0"/>
      </w:pPr>
      <w:r>
        <w:rPr>
          <w:color w:val="000000"/>
          <w:sz w:val="19"/>
          <w:szCs w:val="19"/>
        </w:rPr>
        <w:t>    </w:t>
      </w:r>
      <w:r>
        <w:rPr>
          <w:color w:val="0000FF"/>
          <w:sz w:val="19"/>
          <w:szCs w:val="19"/>
        </w:rPr>
        <w:t>&lt;</w:t>
      </w:r>
      <w:r>
        <w:rPr>
          <w:color w:val="A31515"/>
          <w:sz w:val="19"/>
          <w:szCs w:val="19"/>
        </w:rPr>
        <w:t>HDon</w:t>
      </w:r>
      <w:r>
        <w:rPr>
          <w:color w:val="0000FF"/>
          <w:sz w:val="19"/>
          <w:szCs w:val="19"/>
        </w:rPr>
        <w:t>&gt;</w:t>
      </w:r>
    </w:p>
    <w:p w14:paraId="48E25CFA" w14:textId="77777777" w:rsidR="00312288" w:rsidRDefault="00312288" w:rsidP="00312288">
      <w:pPr>
        <w:pStyle w:val="NormalWeb"/>
        <w:spacing w:before="0" w:beforeAutospacing="0" w:after="0" w:afterAutospacing="0"/>
        <w:rPr>
          <w:color w:val="0000FF"/>
          <w:sz w:val="19"/>
          <w:szCs w:val="19"/>
        </w:rPr>
      </w:pPr>
      <w:r>
        <w:rPr>
          <w:rStyle w:val="apple-tab-span"/>
          <w:color w:val="0000FF"/>
          <w:sz w:val="19"/>
          <w:szCs w:val="19"/>
        </w:rPr>
        <w:tab/>
      </w:r>
      <w:r>
        <w:rPr>
          <w:color w:val="0000FF"/>
          <w:sz w:val="19"/>
          <w:szCs w:val="19"/>
        </w:rPr>
        <w:t>&lt;</w:t>
      </w:r>
      <w:r>
        <w:rPr>
          <w:color w:val="A31515"/>
          <w:sz w:val="19"/>
          <w:szCs w:val="19"/>
        </w:rPr>
        <w:t>key</w:t>
      </w:r>
      <w:r>
        <w:rPr>
          <w:color w:val="0000FF"/>
          <w:sz w:val="19"/>
          <w:szCs w:val="19"/>
        </w:rPr>
        <w:t>&gt;</w:t>
      </w:r>
      <w:r>
        <w:rPr>
          <w:color w:val="000000"/>
          <w:sz w:val="19"/>
          <w:szCs w:val="19"/>
        </w:rPr>
        <w:t>Fkey cua hoa don</w:t>
      </w:r>
      <w:r>
        <w:rPr>
          <w:color w:val="0000FF"/>
          <w:sz w:val="19"/>
          <w:szCs w:val="19"/>
        </w:rPr>
        <w:t>&lt;/</w:t>
      </w:r>
      <w:r>
        <w:rPr>
          <w:color w:val="A31515"/>
          <w:sz w:val="19"/>
          <w:szCs w:val="19"/>
        </w:rPr>
        <w:t>key</w:t>
      </w:r>
      <w:r>
        <w:rPr>
          <w:color w:val="0000FF"/>
          <w:sz w:val="19"/>
          <w:szCs w:val="19"/>
        </w:rPr>
        <w:t>&gt;</w:t>
      </w:r>
    </w:p>
    <w:p w14:paraId="2F15B997" w14:textId="77777777" w:rsidR="00312288" w:rsidRPr="003520C0" w:rsidRDefault="00312288" w:rsidP="00312288">
      <w:pPr>
        <w:pStyle w:val="NormalWeb"/>
        <w:spacing w:before="0" w:beforeAutospacing="0" w:after="0" w:afterAutospacing="0"/>
        <w:ind w:firstLine="720"/>
        <w:rPr>
          <w:color w:val="0000FF"/>
          <w:sz w:val="19"/>
          <w:szCs w:val="19"/>
        </w:rPr>
      </w:pPr>
      <w:r w:rsidRPr="003520C0">
        <w:rPr>
          <w:color w:val="0000FF"/>
          <w:sz w:val="19"/>
          <w:szCs w:val="19"/>
        </w:rPr>
        <w:t>&lt;</w:t>
      </w:r>
      <w:r w:rsidRPr="003520C0">
        <w:rPr>
          <w:color w:val="A31515"/>
          <w:sz w:val="19"/>
          <w:szCs w:val="19"/>
        </w:rPr>
        <w:t>MCCQT</w:t>
      </w:r>
      <w:r w:rsidRPr="003520C0">
        <w:rPr>
          <w:color w:val="0000FF"/>
          <w:sz w:val="19"/>
          <w:szCs w:val="19"/>
        </w:rPr>
        <w:t>&gt;Mã cơ quan thuế tự sinh theo quy tắc&lt;/</w:t>
      </w:r>
      <w:r w:rsidRPr="003520C0">
        <w:rPr>
          <w:color w:val="A31515"/>
          <w:sz w:val="19"/>
          <w:szCs w:val="19"/>
        </w:rPr>
        <w:t>MCCQT</w:t>
      </w:r>
      <w:r w:rsidRPr="003520C0">
        <w:rPr>
          <w:color w:val="0000FF"/>
          <w:sz w:val="19"/>
          <w:szCs w:val="19"/>
        </w:rPr>
        <w:t>&gt;</w:t>
      </w:r>
    </w:p>
    <w:p w14:paraId="6F7D965E" w14:textId="77777777" w:rsidR="00312288" w:rsidRDefault="00312288" w:rsidP="00312288">
      <w:pPr>
        <w:pStyle w:val="NormalWeb"/>
        <w:spacing w:before="0" w:beforeAutospacing="0" w:after="0" w:afterAutospacing="0"/>
      </w:pPr>
    </w:p>
    <w:p w14:paraId="3FFE7D0C" w14:textId="77777777" w:rsidR="00312288" w:rsidRDefault="00312288" w:rsidP="00312288">
      <w:pPr>
        <w:pStyle w:val="NormalWeb"/>
        <w:spacing w:before="0" w:beforeAutospacing="0" w:after="0" w:afterAutospacing="0"/>
      </w:pPr>
      <w:r>
        <w:rPr>
          <w:rStyle w:val="apple-tab-span"/>
          <w:color w:val="0000FF"/>
          <w:sz w:val="19"/>
          <w:szCs w:val="19"/>
        </w:rPr>
        <w:tab/>
      </w:r>
      <w:r>
        <w:rPr>
          <w:color w:val="0000FF"/>
          <w:sz w:val="19"/>
          <w:szCs w:val="19"/>
        </w:rPr>
        <w:t>&lt;</w:t>
      </w:r>
      <w:r>
        <w:rPr>
          <w:color w:val="A31515"/>
          <w:sz w:val="19"/>
          <w:szCs w:val="19"/>
        </w:rPr>
        <w:t>DLHDon</w:t>
      </w:r>
      <w:r>
        <w:rPr>
          <w:color w:val="0000FF"/>
          <w:sz w:val="19"/>
          <w:szCs w:val="19"/>
        </w:rPr>
        <w:t>&gt;</w:t>
      </w:r>
    </w:p>
    <w:p w14:paraId="21101A97" w14:textId="77777777" w:rsidR="00312288" w:rsidRDefault="00312288" w:rsidP="00312288">
      <w:pPr>
        <w:pStyle w:val="NormalWeb"/>
        <w:spacing w:before="0" w:beforeAutospacing="0" w:after="0" w:afterAutospacing="0"/>
      </w:pPr>
      <w:r>
        <w:rPr>
          <w:rStyle w:val="apple-tab-span"/>
          <w:color w:val="0000FF"/>
          <w:sz w:val="19"/>
          <w:szCs w:val="19"/>
        </w:rPr>
        <w:tab/>
      </w:r>
      <w:r>
        <w:rPr>
          <w:color w:val="0000FF"/>
          <w:sz w:val="19"/>
          <w:szCs w:val="19"/>
        </w:rPr>
        <w:t xml:space="preserve">   &lt;</w:t>
      </w:r>
      <w:r>
        <w:rPr>
          <w:color w:val="A31515"/>
          <w:sz w:val="19"/>
          <w:szCs w:val="19"/>
        </w:rPr>
        <w:t>TTChung</w:t>
      </w:r>
      <w:r>
        <w:rPr>
          <w:color w:val="0000FF"/>
          <w:sz w:val="19"/>
          <w:szCs w:val="19"/>
        </w:rPr>
        <w:t>&gt;</w:t>
      </w:r>
    </w:p>
    <w:p w14:paraId="01D8D58C" w14:textId="77777777" w:rsidR="00312288" w:rsidRDefault="00312288" w:rsidP="00312288">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NLap</w:t>
      </w:r>
      <w:r>
        <w:rPr>
          <w:color w:val="0000FF"/>
          <w:sz w:val="19"/>
          <w:szCs w:val="19"/>
        </w:rPr>
        <w:t xml:space="preserve">&gt; </w:t>
      </w:r>
      <w:r>
        <w:rPr>
          <w:color w:val="000000"/>
          <w:sz w:val="19"/>
          <w:szCs w:val="19"/>
        </w:rPr>
        <w:t>Ngày lập</w:t>
      </w:r>
      <w:r>
        <w:rPr>
          <w:color w:val="0000FF"/>
          <w:sz w:val="19"/>
          <w:szCs w:val="19"/>
        </w:rPr>
        <w:t xml:space="preserve"> (định dạng theo chuẩn thuế: yyyy-MM-dd)&lt;/</w:t>
      </w:r>
      <w:r>
        <w:rPr>
          <w:color w:val="A31515"/>
          <w:sz w:val="19"/>
          <w:szCs w:val="19"/>
        </w:rPr>
        <w:t>Nlap</w:t>
      </w:r>
      <w:r>
        <w:rPr>
          <w:color w:val="0000FF"/>
          <w:sz w:val="19"/>
          <w:szCs w:val="19"/>
        </w:rPr>
        <w:t>&gt;</w:t>
      </w:r>
    </w:p>
    <w:p w14:paraId="7685024B" w14:textId="77777777" w:rsidR="00312288" w:rsidRDefault="00312288" w:rsidP="00312288">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DVTTe</w:t>
      </w:r>
      <w:r>
        <w:rPr>
          <w:color w:val="0000FF"/>
          <w:sz w:val="19"/>
          <w:szCs w:val="19"/>
        </w:rPr>
        <w:t>&gt;</w:t>
      </w:r>
      <w:r>
        <w:rPr>
          <w:color w:val="000000"/>
          <w:sz w:val="19"/>
          <w:szCs w:val="19"/>
        </w:rPr>
        <w:t>Đơn vị tiền tệ *</w:t>
      </w:r>
      <w:r>
        <w:rPr>
          <w:color w:val="0000FF"/>
          <w:sz w:val="19"/>
          <w:szCs w:val="19"/>
        </w:rPr>
        <w:t>&lt;/</w:t>
      </w:r>
      <w:r>
        <w:rPr>
          <w:color w:val="A31515"/>
          <w:sz w:val="19"/>
          <w:szCs w:val="19"/>
        </w:rPr>
        <w:t>DVTTe</w:t>
      </w:r>
      <w:r>
        <w:rPr>
          <w:color w:val="0000FF"/>
          <w:sz w:val="19"/>
          <w:szCs w:val="19"/>
        </w:rPr>
        <w:t>&gt;</w:t>
      </w:r>
    </w:p>
    <w:p w14:paraId="67B5FE6B" w14:textId="77777777" w:rsidR="00312288" w:rsidRDefault="00312288" w:rsidP="00312288">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TGia</w:t>
      </w:r>
      <w:r>
        <w:rPr>
          <w:color w:val="0000FF"/>
          <w:sz w:val="19"/>
          <w:szCs w:val="19"/>
        </w:rPr>
        <w:t>&gt;</w:t>
      </w:r>
      <w:r>
        <w:rPr>
          <w:color w:val="000000"/>
          <w:sz w:val="19"/>
          <w:szCs w:val="19"/>
        </w:rPr>
        <w:t>Tỷ giá (Bắt buộc (Trừ trường hợp Đơn vị tiền tệ là VND))</w:t>
      </w:r>
      <w:r>
        <w:rPr>
          <w:color w:val="0000FF"/>
          <w:sz w:val="19"/>
          <w:szCs w:val="19"/>
        </w:rPr>
        <w:t>&lt;/</w:t>
      </w:r>
      <w:r>
        <w:rPr>
          <w:color w:val="A31515"/>
          <w:sz w:val="19"/>
          <w:szCs w:val="19"/>
        </w:rPr>
        <w:t>TGia</w:t>
      </w:r>
      <w:r>
        <w:rPr>
          <w:color w:val="0000FF"/>
          <w:sz w:val="19"/>
          <w:szCs w:val="19"/>
        </w:rPr>
        <w:t>&gt;</w:t>
      </w:r>
    </w:p>
    <w:p w14:paraId="4BEE3380" w14:textId="043D07FF" w:rsidR="00312288" w:rsidRDefault="00312288" w:rsidP="00312288">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HTTToan</w:t>
      </w:r>
      <w:r>
        <w:rPr>
          <w:color w:val="0000FF"/>
          <w:sz w:val="19"/>
          <w:szCs w:val="19"/>
        </w:rPr>
        <w:t>&gt;</w:t>
      </w:r>
      <w:r>
        <w:rPr>
          <w:color w:val="000000"/>
          <w:sz w:val="19"/>
          <w:szCs w:val="19"/>
        </w:rPr>
        <w:t xml:space="preserve">Hình thức thanh toán </w:t>
      </w:r>
      <w:r w:rsidR="004D71F8">
        <w:rPr>
          <w:color w:val="000000"/>
          <w:sz w:val="19"/>
          <w:szCs w:val="19"/>
        </w:rPr>
        <w:t>*</w:t>
      </w:r>
      <w:r>
        <w:rPr>
          <w:color w:val="0000FF"/>
          <w:sz w:val="19"/>
          <w:szCs w:val="19"/>
        </w:rPr>
        <w:t>&lt;/</w:t>
      </w:r>
      <w:r>
        <w:rPr>
          <w:color w:val="A31515"/>
          <w:sz w:val="19"/>
          <w:szCs w:val="19"/>
        </w:rPr>
        <w:t>HTTToan</w:t>
      </w:r>
      <w:r>
        <w:rPr>
          <w:color w:val="0000FF"/>
          <w:sz w:val="19"/>
          <w:szCs w:val="19"/>
        </w:rPr>
        <w:t>&gt;</w:t>
      </w:r>
    </w:p>
    <w:p w14:paraId="0C3A8D2B" w14:textId="77777777" w:rsidR="00312288" w:rsidRDefault="00312288" w:rsidP="00312288">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A61C00"/>
          <w:sz w:val="19"/>
          <w:szCs w:val="19"/>
        </w:rPr>
        <w:t>&lt;TTKhac&gt;</w:t>
      </w:r>
    </w:p>
    <w:p w14:paraId="3D467207" w14:textId="77777777" w:rsidR="00312288" w:rsidRDefault="00312288" w:rsidP="00312288">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5291545A" w14:textId="77777777" w:rsidR="00312288" w:rsidRDefault="00312288" w:rsidP="00312288">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w:t>
      </w:r>
      <w:r>
        <w:rPr>
          <w:color w:val="A61C00"/>
          <w:sz w:val="19"/>
          <w:szCs w:val="19"/>
        </w:rPr>
        <w:t>&lt;/TTruong&gt;</w:t>
      </w:r>
    </w:p>
    <w:p w14:paraId="2C5DEA6C" w14:textId="77777777" w:rsidR="00312288" w:rsidRPr="002864F3" w:rsidRDefault="00312288" w:rsidP="00312288">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29F6F007" w14:textId="77777777" w:rsidR="00312288" w:rsidRPr="002864F3" w:rsidRDefault="00312288" w:rsidP="00312288">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 test</w:t>
      </w:r>
      <w:r w:rsidRPr="002864F3">
        <w:rPr>
          <w:color w:val="A61C00"/>
          <w:sz w:val="19"/>
          <w:szCs w:val="19"/>
          <w:lang w:val="nl-NL"/>
        </w:rPr>
        <w:t>&lt;/DLieu&gt;</w:t>
      </w:r>
    </w:p>
    <w:p w14:paraId="0162F844" w14:textId="77777777" w:rsidR="00312288" w:rsidRDefault="00312288" w:rsidP="00312288">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4CDAF343" w14:textId="77777777" w:rsidR="00312288" w:rsidRDefault="00312288" w:rsidP="00312288">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06B331C7" w14:textId="77777777" w:rsidR="00312288" w:rsidRDefault="00312288" w:rsidP="00312288">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w:t>
      </w:r>
      <w:r>
        <w:rPr>
          <w:color w:val="A61C00"/>
          <w:sz w:val="19"/>
          <w:szCs w:val="19"/>
        </w:rPr>
        <w:t>&lt;/TTruong&gt;</w:t>
      </w:r>
    </w:p>
    <w:p w14:paraId="23895578" w14:textId="77777777" w:rsidR="00312288" w:rsidRPr="002864F3" w:rsidRDefault="00312288" w:rsidP="00312288">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66A09C95" w14:textId="77777777" w:rsidR="00312288" w:rsidRPr="002864F3" w:rsidRDefault="00312288" w:rsidP="00312288">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Extra1 test</w:t>
      </w:r>
      <w:r w:rsidRPr="002864F3">
        <w:rPr>
          <w:color w:val="A61C00"/>
          <w:sz w:val="19"/>
          <w:szCs w:val="19"/>
          <w:lang w:val="nl-NL"/>
        </w:rPr>
        <w:t>&lt;/DLieu&gt;</w:t>
      </w:r>
    </w:p>
    <w:p w14:paraId="3AA3DE9D" w14:textId="77777777" w:rsidR="00312288" w:rsidRDefault="00312288" w:rsidP="00312288">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3BA008BF" w14:textId="77777777" w:rsidR="00312288" w:rsidRDefault="00312288" w:rsidP="00312288">
      <w:pPr>
        <w:pStyle w:val="NormalWeb"/>
        <w:spacing w:before="0" w:beforeAutospacing="0" w:after="0" w:afterAutospacing="0"/>
      </w:pPr>
      <w:r>
        <w:rPr>
          <w:color w:val="A61C00"/>
          <w:sz w:val="19"/>
          <w:szCs w:val="19"/>
        </w:rPr>
        <w:lastRenderedPageBreak/>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057C6DD1" w14:textId="77777777" w:rsidR="00312288" w:rsidRDefault="00312288" w:rsidP="00312288">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Extra2</w:t>
      </w:r>
      <w:r>
        <w:rPr>
          <w:color w:val="A61C00"/>
          <w:sz w:val="19"/>
          <w:szCs w:val="19"/>
        </w:rPr>
        <w:t>&lt;/TTruong&gt;</w:t>
      </w:r>
    </w:p>
    <w:p w14:paraId="118DAA05" w14:textId="77777777" w:rsidR="00312288" w:rsidRPr="002864F3" w:rsidRDefault="00312288" w:rsidP="00312288">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02C0330C" w14:textId="77777777" w:rsidR="00312288" w:rsidRPr="002864F3" w:rsidRDefault="00312288" w:rsidP="00312288">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Extra2 test</w:t>
      </w:r>
      <w:r w:rsidRPr="002864F3">
        <w:rPr>
          <w:color w:val="A61C00"/>
          <w:sz w:val="19"/>
          <w:szCs w:val="19"/>
          <w:lang w:val="nl-NL"/>
        </w:rPr>
        <w:t>&lt;/DLieu&gt;</w:t>
      </w:r>
    </w:p>
    <w:p w14:paraId="227313CD" w14:textId="77777777" w:rsidR="00312288" w:rsidRPr="002864F3" w:rsidRDefault="00312288" w:rsidP="00312288">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&lt;/TTin&gt;</w:t>
      </w:r>
    </w:p>
    <w:p w14:paraId="33CB5B0B" w14:textId="77777777" w:rsidR="00312288" w:rsidRPr="002864F3" w:rsidRDefault="00312288" w:rsidP="00312288">
      <w:pPr>
        <w:pStyle w:val="NormalWeb"/>
        <w:spacing w:before="0" w:beforeAutospacing="0" w:after="0" w:afterAutospacing="0"/>
        <w:rPr>
          <w:color w:val="A61C00"/>
          <w:sz w:val="19"/>
          <w:szCs w:val="19"/>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&lt;/TTKhac&gt;</w:t>
      </w:r>
    </w:p>
    <w:p w14:paraId="1B708EFD" w14:textId="77777777" w:rsidR="00312288" w:rsidRPr="004D71F8" w:rsidRDefault="00312288" w:rsidP="004D71F8">
      <w:pPr>
        <w:pStyle w:val="NormalWeb"/>
        <w:spacing w:before="0" w:beforeAutospacing="0" w:after="0" w:afterAutospacing="0"/>
        <w:jc w:val="both"/>
        <w:rPr>
          <w:sz w:val="20"/>
          <w:lang w:val="nl-NL"/>
        </w:rPr>
      </w:pPr>
      <w:r w:rsidRPr="004D71F8">
        <w:rPr>
          <w:sz w:val="20"/>
          <w:highlight w:val="cyan"/>
          <w:lang w:val="nl-NL"/>
        </w:rPr>
        <w:t>&lt;</w:t>
      </w:r>
      <w:r w:rsidRPr="004D71F8">
        <w:rPr>
          <w:color w:val="C00000"/>
          <w:sz w:val="20"/>
          <w:highlight w:val="cyan"/>
          <w:lang w:val="nl-NL"/>
        </w:rPr>
        <w:t>HDDThu</w:t>
      </w:r>
      <w:r w:rsidRPr="004D71F8">
        <w:rPr>
          <w:sz w:val="20"/>
          <w:highlight w:val="cyan"/>
          <w:lang w:val="nl-NL"/>
        </w:rPr>
        <w:t>&gt;Hóa đơn đặc thù (Nhận các giá trị: 1-Hàng hóa là xe ô tô, xe mô tô, 2- Dịch vụ vận chuyển, 3- Dịch vụ vận chuyển trên nền tảng số, TMĐT). Nếu không truyền mặc định là 0- hóa đơn thường &lt;/</w:t>
      </w:r>
      <w:r w:rsidRPr="004D71F8">
        <w:rPr>
          <w:color w:val="C00000"/>
          <w:sz w:val="20"/>
          <w:highlight w:val="cyan"/>
          <w:lang w:val="nl-NL"/>
        </w:rPr>
        <w:t>HDDThu</w:t>
      </w:r>
      <w:r w:rsidRPr="004D71F8">
        <w:rPr>
          <w:sz w:val="20"/>
          <w:highlight w:val="cyan"/>
          <w:lang w:val="nl-NL"/>
        </w:rPr>
        <w:t>&gt;</w:t>
      </w:r>
    </w:p>
    <w:p w14:paraId="12986D9E" w14:textId="77777777" w:rsidR="003606D4" w:rsidRPr="004D71F8" w:rsidRDefault="003606D4" w:rsidP="004D71F8">
      <w:pPr>
        <w:pStyle w:val="NormalWeb"/>
        <w:jc w:val="both"/>
        <w:rPr>
          <w:sz w:val="20"/>
          <w:highlight w:val="cyan"/>
          <w:lang w:val="nl-NL"/>
        </w:rPr>
      </w:pPr>
      <w:r w:rsidRPr="004D71F8">
        <w:rPr>
          <w:sz w:val="20"/>
          <w:highlight w:val="cyan"/>
          <w:lang w:val="nl-NL"/>
        </w:rPr>
        <w:t>&lt;TCHDon&gt;Tính chất hóa đơn: Nhận giá trị = 5 đối với hóa đơn chiết khấu thương mại&lt;/TCHDon&gt;</w:t>
      </w:r>
    </w:p>
    <w:p w14:paraId="4D1FEF72" w14:textId="7CB2143F" w:rsidR="003606D4" w:rsidRPr="004D71F8" w:rsidRDefault="003606D4" w:rsidP="004D71F8">
      <w:pPr>
        <w:pStyle w:val="NormalWeb"/>
        <w:spacing w:before="0" w:beforeAutospacing="0" w:after="0" w:afterAutospacing="0"/>
        <w:jc w:val="both"/>
        <w:rPr>
          <w:sz w:val="20"/>
          <w:lang w:val="nl-NL"/>
        </w:rPr>
      </w:pPr>
      <w:r w:rsidRPr="004D71F8">
        <w:rPr>
          <w:sz w:val="20"/>
          <w:highlight w:val="cyan"/>
          <w:lang w:val="nl-NL"/>
        </w:rPr>
        <w:t>&lt;GiamThueGTGT&gt; Giảm thuế GTGT(Chỉ sử dụng cho hóa đơn bán hàng giảm thuế theo NQ của Quốc hội. Nhận giá trị 1/0)&lt;/GiamThueGTGT&gt;</w:t>
      </w:r>
    </w:p>
    <w:p w14:paraId="482A3928"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color w:val="0000FF"/>
          <w:sz w:val="19"/>
          <w:szCs w:val="19"/>
          <w:lang w:val="nl-NL"/>
        </w:rPr>
        <w:t xml:space="preserve">   &lt;/</w:t>
      </w:r>
      <w:r w:rsidRPr="002864F3">
        <w:rPr>
          <w:color w:val="A31515"/>
          <w:sz w:val="19"/>
          <w:szCs w:val="19"/>
          <w:lang w:val="nl-NL"/>
        </w:rPr>
        <w:t>TTChung</w:t>
      </w:r>
      <w:r w:rsidRPr="002864F3">
        <w:rPr>
          <w:color w:val="0000FF"/>
          <w:sz w:val="19"/>
          <w:szCs w:val="19"/>
          <w:lang w:val="nl-NL"/>
        </w:rPr>
        <w:t>&gt;</w:t>
      </w:r>
    </w:p>
    <w:p w14:paraId="16DF84AE" w14:textId="77777777" w:rsidR="00312288" w:rsidRPr="002864F3" w:rsidRDefault="00312288" w:rsidP="00312288">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color w:val="0000FF"/>
          <w:sz w:val="19"/>
          <w:szCs w:val="19"/>
          <w:lang w:val="nl-NL"/>
        </w:rPr>
        <w:t xml:space="preserve">   &lt;</w:t>
      </w:r>
      <w:r w:rsidRPr="002864F3">
        <w:rPr>
          <w:color w:val="A31515"/>
          <w:sz w:val="19"/>
          <w:szCs w:val="19"/>
          <w:lang w:val="nl-NL"/>
        </w:rPr>
        <w:t>NDHDon</w:t>
      </w:r>
      <w:r w:rsidRPr="002864F3">
        <w:rPr>
          <w:color w:val="0000FF"/>
          <w:sz w:val="19"/>
          <w:szCs w:val="19"/>
          <w:lang w:val="nl-NL"/>
        </w:rPr>
        <w:t>&gt;</w:t>
      </w:r>
    </w:p>
    <w:p w14:paraId="17F1D630" w14:textId="77777777" w:rsidR="00312288" w:rsidRPr="002864F3" w:rsidRDefault="00312288" w:rsidP="00312288">
      <w:pPr>
        <w:pStyle w:val="NormalWeb"/>
        <w:spacing w:before="0" w:beforeAutospacing="0" w:after="0" w:afterAutospacing="0"/>
        <w:ind w:left="1440"/>
        <w:rPr>
          <w:color w:val="C00000"/>
          <w:sz w:val="19"/>
          <w:szCs w:val="19"/>
          <w:lang w:val="nl-NL"/>
        </w:rPr>
      </w:pPr>
      <w:r w:rsidRPr="002864F3">
        <w:rPr>
          <w:color w:val="C00000"/>
          <w:sz w:val="19"/>
          <w:szCs w:val="19"/>
          <w:lang w:val="nl-NL"/>
        </w:rPr>
        <w:t>&lt;NBan&gt;</w:t>
      </w:r>
    </w:p>
    <w:p w14:paraId="33B2B426" w14:textId="77777777" w:rsidR="00312288" w:rsidRPr="002864F3" w:rsidRDefault="00312288" w:rsidP="00312288">
      <w:pPr>
        <w:pStyle w:val="NormalWeb"/>
        <w:ind w:left="2160"/>
        <w:rPr>
          <w:color w:val="0000FF"/>
          <w:sz w:val="19"/>
          <w:szCs w:val="19"/>
          <w:highlight w:val="cyan"/>
          <w:lang w:val="nl-NL"/>
        </w:rPr>
      </w:pPr>
      <w:r w:rsidRPr="002864F3">
        <w:rPr>
          <w:color w:val="0000FF"/>
          <w:sz w:val="19"/>
          <w:szCs w:val="19"/>
          <w:highlight w:val="cyan"/>
          <w:lang w:val="nl-NL"/>
        </w:rPr>
        <w:t>&lt;</w:t>
      </w:r>
      <w:r w:rsidRPr="002864F3">
        <w:rPr>
          <w:color w:val="C00000"/>
          <w:sz w:val="19"/>
          <w:szCs w:val="19"/>
          <w:highlight w:val="cyan"/>
          <w:lang w:val="nl-NL"/>
        </w:rPr>
        <w:t>MCHang</w:t>
      </w:r>
      <w:r w:rsidRPr="002864F3">
        <w:rPr>
          <w:color w:val="0000FF"/>
          <w:sz w:val="19"/>
          <w:szCs w:val="19"/>
          <w:highlight w:val="cyan"/>
          <w:lang w:val="nl-NL"/>
        </w:rPr>
        <w:t>&gt;Mã cửa hàng người bán&lt;/</w:t>
      </w:r>
      <w:r w:rsidRPr="002864F3">
        <w:rPr>
          <w:color w:val="C00000"/>
          <w:sz w:val="19"/>
          <w:szCs w:val="19"/>
          <w:highlight w:val="cyan"/>
          <w:lang w:val="nl-NL"/>
        </w:rPr>
        <w:t>MCHang</w:t>
      </w:r>
      <w:r w:rsidRPr="002864F3">
        <w:rPr>
          <w:color w:val="0000FF"/>
          <w:sz w:val="19"/>
          <w:szCs w:val="19"/>
          <w:highlight w:val="cyan"/>
          <w:lang w:val="nl-NL"/>
        </w:rPr>
        <w:t>&gt;</w:t>
      </w:r>
    </w:p>
    <w:p w14:paraId="69B5DEEF" w14:textId="77777777" w:rsidR="00312288" w:rsidRPr="002864F3" w:rsidRDefault="00312288" w:rsidP="00312288">
      <w:pPr>
        <w:pStyle w:val="NormalWeb"/>
        <w:spacing w:before="0" w:beforeAutospacing="0" w:after="0" w:afterAutospacing="0"/>
        <w:ind w:left="2160"/>
        <w:rPr>
          <w:color w:val="0000FF"/>
          <w:sz w:val="19"/>
          <w:szCs w:val="19"/>
          <w:lang w:val="nl-NL"/>
        </w:rPr>
      </w:pPr>
      <w:r w:rsidRPr="002864F3">
        <w:rPr>
          <w:color w:val="0000FF"/>
          <w:sz w:val="19"/>
          <w:szCs w:val="19"/>
          <w:highlight w:val="cyan"/>
          <w:lang w:val="nl-NL"/>
        </w:rPr>
        <w:t>&lt;</w:t>
      </w:r>
      <w:r w:rsidRPr="002864F3">
        <w:rPr>
          <w:color w:val="C00000"/>
          <w:sz w:val="19"/>
          <w:szCs w:val="19"/>
          <w:highlight w:val="cyan"/>
          <w:lang w:val="nl-NL"/>
        </w:rPr>
        <w:t>TCHang</w:t>
      </w:r>
      <w:r w:rsidRPr="002864F3">
        <w:rPr>
          <w:color w:val="0000FF"/>
          <w:sz w:val="19"/>
          <w:szCs w:val="19"/>
          <w:highlight w:val="cyan"/>
          <w:lang w:val="nl-NL"/>
        </w:rPr>
        <w:t>&gt;Tên cửa hàng người bán&lt;/</w:t>
      </w:r>
      <w:r w:rsidRPr="002864F3">
        <w:rPr>
          <w:color w:val="C00000"/>
          <w:sz w:val="19"/>
          <w:szCs w:val="19"/>
          <w:highlight w:val="cyan"/>
          <w:lang w:val="nl-NL"/>
        </w:rPr>
        <w:t>TCHang</w:t>
      </w:r>
      <w:r w:rsidRPr="002864F3">
        <w:rPr>
          <w:color w:val="0000FF"/>
          <w:sz w:val="19"/>
          <w:szCs w:val="19"/>
          <w:highlight w:val="cyan"/>
          <w:lang w:val="nl-NL"/>
        </w:rPr>
        <w:t>&gt;</w:t>
      </w:r>
    </w:p>
    <w:p w14:paraId="01365B75" w14:textId="77777777" w:rsidR="00312288" w:rsidRPr="002864F3" w:rsidRDefault="00312288" w:rsidP="00312288">
      <w:pPr>
        <w:pStyle w:val="NormalWeb"/>
        <w:spacing w:before="0" w:beforeAutospacing="0" w:after="0" w:afterAutospacing="0"/>
        <w:ind w:left="1440"/>
        <w:rPr>
          <w:color w:val="C00000"/>
          <w:lang w:val="nl-NL"/>
        </w:rPr>
      </w:pPr>
      <w:r w:rsidRPr="002864F3">
        <w:rPr>
          <w:color w:val="C00000"/>
          <w:sz w:val="19"/>
          <w:szCs w:val="19"/>
          <w:lang w:val="nl-NL"/>
        </w:rPr>
        <w:t>&lt;/NBan&gt;</w:t>
      </w:r>
    </w:p>
    <w:p w14:paraId="1D5F48CF"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NMua</w:t>
      </w:r>
      <w:r w:rsidRPr="002864F3">
        <w:rPr>
          <w:color w:val="0000FF"/>
          <w:sz w:val="19"/>
          <w:szCs w:val="19"/>
          <w:lang w:val="nl-NL"/>
        </w:rPr>
        <w:t>&gt;</w:t>
      </w:r>
    </w:p>
    <w:p w14:paraId="6B78F49B" w14:textId="77777777" w:rsidR="00312288" w:rsidRDefault="00312288" w:rsidP="00312288">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Ten</w:t>
      </w:r>
      <w:r w:rsidRPr="002864F3">
        <w:rPr>
          <w:color w:val="0000FF"/>
          <w:sz w:val="19"/>
          <w:szCs w:val="19"/>
          <w:lang w:val="nl-NL"/>
        </w:rPr>
        <w:t>&gt;</w:t>
      </w:r>
      <w:r w:rsidRPr="002864F3">
        <w:rPr>
          <w:color w:val="000000"/>
          <w:sz w:val="19"/>
          <w:szCs w:val="19"/>
          <w:lang w:val="nl-NL"/>
        </w:rPr>
        <w:t>Tên</w:t>
      </w:r>
      <w:r w:rsidRPr="002864F3">
        <w:rPr>
          <w:color w:val="0000FF"/>
          <w:sz w:val="19"/>
          <w:szCs w:val="19"/>
          <w:lang w:val="nl-NL"/>
        </w:rPr>
        <w:t>&lt;/</w:t>
      </w:r>
      <w:r w:rsidRPr="002864F3">
        <w:rPr>
          <w:color w:val="A31515"/>
          <w:sz w:val="19"/>
          <w:szCs w:val="19"/>
          <w:lang w:val="nl-NL"/>
        </w:rPr>
        <w:t>Ten</w:t>
      </w:r>
      <w:r w:rsidRPr="002864F3">
        <w:rPr>
          <w:color w:val="0000FF"/>
          <w:sz w:val="19"/>
          <w:szCs w:val="19"/>
          <w:lang w:val="nl-NL"/>
        </w:rPr>
        <w:t>&gt;</w:t>
      </w:r>
    </w:p>
    <w:p w14:paraId="1A4CC79F" w14:textId="77777777" w:rsidR="00312288" w:rsidRPr="00C47D2D" w:rsidRDefault="00312288" w:rsidP="00312288">
      <w:pPr>
        <w:pStyle w:val="NormalWeb"/>
        <w:spacing w:before="0" w:beforeAutospacing="0" w:after="0" w:afterAutospacing="0"/>
        <w:rPr>
          <w:color w:val="0000FF"/>
          <w:sz w:val="19"/>
          <w:szCs w:val="19"/>
          <w:lang w:val="nl-NL"/>
        </w:rPr>
      </w:pPr>
      <w:r>
        <w:rPr>
          <w:color w:val="0000FF"/>
          <w:sz w:val="19"/>
          <w:szCs w:val="19"/>
          <w:lang w:val="nl-NL"/>
        </w:rPr>
        <w:tab/>
      </w:r>
      <w:r>
        <w:rPr>
          <w:color w:val="0000FF"/>
          <w:sz w:val="19"/>
          <w:szCs w:val="19"/>
          <w:lang w:val="nl-NL"/>
        </w:rPr>
        <w:tab/>
      </w:r>
      <w:r>
        <w:rPr>
          <w:color w:val="0000FF"/>
          <w:sz w:val="19"/>
          <w:szCs w:val="19"/>
          <w:lang w:val="nl-NL"/>
        </w:rPr>
        <w:tab/>
      </w:r>
      <w:r w:rsidRPr="00C47D2D">
        <w:rPr>
          <w:color w:val="0000FF"/>
          <w:sz w:val="19"/>
          <w:szCs w:val="19"/>
          <w:highlight w:val="yellow"/>
          <w:lang w:val="nl-NL"/>
        </w:rPr>
        <w:t>&lt;</w:t>
      </w:r>
      <w:r w:rsidRPr="00C47D2D">
        <w:rPr>
          <w:color w:val="A31515"/>
          <w:sz w:val="19"/>
          <w:szCs w:val="19"/>
          <w:highlight w:val="cyan"/>
          <w:lang w:val="nl-NL"/>
        </w:rPr>
        <w:t>HVTNMHang</w:t>
      </w:r>
      <w:r w:rsidRPr="00C47D2D">
        <w:rPr>
          <w:color w:val="0000FF"/>
          <w:sz w:val="19"/>
          <w:szCs w:val="19"/>
          <w:highlight w:val="cyan"/>
          <w:lang w:val="nl-NL"/>
        </w:rPr>
        <w:t>&gt;Họ và tên người mua hàng&lt;/</w:t>
      </w:r>
      <w:r w:rsidRPr="00C47D2D">
        <w:rPr>
          <w:color w:val="A31515"/>
          <w:sz w:val="19"/>
          <w:szCs w:val="19"/>
          <w:highlight w:val="cyan"/>
          <w:lang w:val="nl-NL"/>
        </w:rPr>
        <w:t>HVTNMHang</w:t>
      </w:r>
      <w:r w:rsidRPr="00C47D2D">
        <w:rPr>
          <w:color w:val="0000FF"/>
          <w:sz w:val="19"/>
          <w:szCs w:val="19"/>
          <w:highlight w:val="cyan"/>
          <w:lang w:val="nl-NL"/>
        </w:rPr>
        <w:t>&gt;</w:t>
      </w:r>
    </w:p>
    <w:p w14:paraId="0E92F0D0" w14:textId="389D6FE8" w:rsidR="00312288" w:rsidRDefault="00312288" w:rsidP="00312288">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MST</w:t>
      </w:r>
      <w:r w:rsidRPr="002864F3">
        <w:rPr>
          <w:color w:val="0000FF"/>
          <w:sz w:val="19"/>
          <w:szCs w:val="19"/>
          <w:lang w:val="nl-NL"/>
        </w:rPr>
        <w:t>&gt;</w:t>
      </w:r>
      <w:r w:rsidRPr="002864F3">
        <w:rPr>
          <w:color w:val="000000"/>
          <w:sz w:val="19"/>
          <w:szCs w:val="19"/>
          <w:lang w:val="nl-NL"/>
        </w:rPr>
        <w:t>Mã số thuế</w:t>
      </w:r>
      <w:r w:rsidRPr="002864F3">
        <w:rPr>
          <w:color w:val="0000FF"/>
          <w:sz w:val="19"/>
          <w:szCs w:val="19"/>
          <w:lang w:val="nl-NL"/>
        </w:rPr>
        <w:t>&lt;/</w:t>
      </w:r>
      <w:r w:rsidRPr="002864F3">
        <w:rPr>
          <w:color w:val="A31515"/>
          <w:sz w:val="19"/>
          <w:szCs w:val="19"/>
          <w:lang w:val="nl-NL"/>
        </w:rPr>
        <w:t>MST</w:t>
      </w:r>
      <w:r w:rsidRPr="002864F3">
        <w:rPr>
          <w:color w:val="0000FF"/>
          <w:sz w:val="19"/>
          <w:szCs w:val="19"/>
          <w:lang w:val="nl-NL"/>
        </w:rPr>
        <w:t>&gt;</w:t>
      </w:r>
    </w:p>
    <w:p w14:paraId="0ADAE8BB" w14:textId="0B1F126C" w:rsidR="002E3A0C" w:rsidRPr="002864F3" w:rsidRDefault="002E3A0C" w:rsidP="002E3A0C">
      <w:pPr>
        <w:pStyle w:val="NormalWeb"/>
        <w:spacing w:before="0" w:beforeAutospacing="0" w:after="0" w:afterAutospacing="0"/>
        <w:ind w:left="1440" w:firstLine="720"/>
        <w:rPr>
          <w:lang w:val="nl-NL"/>
        </w:rPr>
      </w:pPr>
      <w:r w:rsidRPr="002864F3">
        <w:rPr>
          <w:color w:val="0000FF"/>
          <w:sz w:val="19"/>
          <w:szCs w:val="19"/>
          <w:lang w:val="nl-NL"/>
        </w:rPr>
        <w:t>&lt;</w:t>
      </w:r>
      <w:r>
        <w:rPr>
          <w:color w:val="A31515"/>
          <w:sz w:val="19"/>
          <w:szCs w:val="19"/>
          <w:lang w:val="nl-NL"/>
        </w:rPr>
        <w:t>DChi</w:t>
      </w:r>
      <w:r w:rsidRPr="002864F3">
        <w:rPr>
          <w:color w:val="0000FF"/>
          <w:sz w:val="19"/>
          <w:szCs w:val="19"/>
          <w:lang w:val="nl-NL"/>
        </w:rPr>
        <w:t>&gt;</w:t>
      </w:r>
      <w:r>
        <w:rPr>
          <w:color w:val="000000"/>
          <w:sz w:val="19"/>
          <w:szCs w:val="19"/>
          <w:lang w:val="nl-NL"/>
        </w:rPr>
        <w:t>Địa chỉ</w:t>
      </w:r>
      <w:r w:rsidRPr="002864F3">
        <w:rPr>
          <w:color w:val="0000FF"/>
          <w:sz w:val="19"/>
          <w:szCs w:val="19"/>
          <w:lang w:val="nl-NL"/>
        </w:rPr>
        <w:t>&lt;/</w:t>
      </w:r>
      <w:r>
        <w:rPr>
          <w:color w:val="A31515"/>
          <w:sz w:val="19"/>
          <w:szCs w:val="19"/>
          <w:lang w:val="nl-NL"/>
        </w:rPr>
        <w:t>DChi</w:t>
      </w:r>
      <w:r w:rsidRPr="002864F3">
        <w:rPr>
          <w:color w:val="0000FF"/>
          <w:sz w:val="19"/>
          <w:szCs w:val="19"/>
          <w:lang w:val="nl-NL"/>
        </w:rPr>
        <w:t>&gt;</w:t>
      </w:r>
    </w:p>
    <w:p w14:paraId="362D0B11"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SDThoai</w:t>
      </w:r>
      <w:r w:rsidRPr="002864F3">
        <w:rPr>
          <w:color w:val="0000FF"/>
          <w:sz w:val="19"/>
          <w:szCs w:val="19"/>
          <w:lang w:val="nl-NL"/>
        </w:rPr>
        <w:t>&gt;</w:t>
      </w:r>
      <w:r w:rsidRPr="002864F3">
        <w:rPr>
          <w:color w:val="000000"/>
          <w:sz w:val="19"/>
          <w:szCs w:val="19"/>
          <w:lang w:val="nl-NL"/>
        </w:rPr>
        <w:t>Số điện thoại</w:t>
      </w:r>
      <w:r w:rsidRPr="002864F3">
        <w:rPr>
          <w:color w:val="0000FF"/>
          <w:sz w:val="19"/>
          <w:szCs w:val="19"/>
          <w:lang w:val="nl-NL"/>
        </w:rPr>
        <w:t>&lt;/</w:t>
      </w:r>
      <w:r w:rsidRPr="002864F3">
        <w:rPr>
          <w:color w:val="A31515"/>
          <w:sz w:val="19"/>
          <w:szCs w:val="19"/>
          <w:lang w:val="nl-NL"/>
        </w:rPr>
        <w:t>SDThoai</w:t>
      </w:r>
      <w:r w:rsidRPr="002864F3">
        <w:rPr>
          <w:color w:val="0000FF"/>
          <w:sz w:val="19"/>
          <w:szCs w:val="19"/>
          <w:lang w:val="nl-NL"/>
        </w:rPr>
        <w:t>&gt;</w:t>
      </w:r>
    </w:p>
    <w:p w14:paraId="790E6B28"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CCCDan</w:t>
      </w:r>
      <w:r w:rsidRPr="002864F3">
        <w:rPr>
          <w:color w:val="0000FF"/>
          <w:sz w:val="19"/>
          <w:szCs w:val="19"/>
          <w:lang w:val="nl-NL"/>
        </w:rPr>
        <w:t>&gt;</w:t>
      </w:r>
      <w:r w:rsidRPr="002864F3">
        <w:rPr>
          <w:color w:val="000000"/>
          <w:sz w:val="19"/>
          <w:szCs w:val="19"/>
          <w:lang w:val="nl-NL"/>
        </w:rPr>
        <w:t xml:space="preserve">Căn cước công dân </w:t>
      </w:r>
      <w:r w:rsidRPr="002864F3">
        <w:rPr>
          <w:color w:val="0000FF"/>
          <w:sz w:val="19"/>
          <w:szCs w:val="19"/>
          <w:lang w:val="nl-NL"/>
        </w:rPr>
        <w:t>&lt;/</w:t>
      </w:r>
      <w:r w:rsidRPr="002864F3">
        <w:rPr>
          <w:color w:val="A31515"/>
          <w:sz w:val="19"/>
          <w:szCs w:val="19"/>
          <w:lang w:val="nl-NL"/>
        </w:rPr>
        <w:t>CCCDan</w:t>
      </w:r>
      <w:r w:rsidRPr="002864F3">
        <w:rPr>
          <w:color w:val="0000FF"/>
          <w:sz w:val="19"/>
          <w:szCs w:val="19"/>
          <w:lang w:val="nl-NL"/>
        </w:rPr>
        <w:t>&gt;</w:t>
      </w:r>
    </w:p>
    <w:p w14:paraId="3931D185"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DCTDTu</w:t>
      </w:r>
      <w:r w:rsidRPr="002864F3">
        <w:rPr>
          <w:color w:val="0000FF"/>
          <w:sz w:val="19"/>
          <w:szCs w:val="19"/>
          <w:lang w:val="nl-NL"/>
        </w:rPr>
        <w:t>&gt;</w:t>
      </w:r>
      <w:r w:rsidRPr="002864F3">
        <w:rPr>
          <w:color w:val="000000"/>
          <w:sz w:val="19"/>
          <w:szCs w:val="19"/>
          <w:lang w:val="nl-NL"/>
        </w:rPr>
        <w:t xml:space="preserve">Địa chỉ thư điện tử </w:t>
      </w:r>
      <w:r w:rsidRPr="002864F3">
        <w:rPr>
          <w:color w:val="0000FF"/>
          <w:sz w:val="19"/>
          <w:szCs w:val="19"/>
          <w:lang w:val="nl-NL"/>
        </w:rPr>
        <w:t>&lt;/</w:t>
      </w:r>
      <w:r w:rsidRPr="002864F3">
        <w:rPr>
          <w:color w:val="A31515"/>
          <w:sz w:val="19"/>
          <w:szCs w:val="19"/>
          <w:lang w:val="nl-NL"/>
        </w:rPr>
        <w:t>DCTDTu</w:t>
      </w:r>
      <w:r w:rsidRPr="002864F3">
        <w:rPr>
          <w:color w:val="0000FF"/>
          <w:sz w:val="19"/>
          <w:szCs w:val="19"/>
          <w:lang w:val="nl-NL"/>
        </w:rPr>
        <w:t>&gt;</w:t>
      </w:r>
    </w:p>
    <w:p w14:paraId="473FBC0C" w14:textId="5C35F210" w:rsidR="00312288" w:rsidRDefault="00312288" w:rsidP="00312288">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MKHang</w:t>
      </w:r>
      <w:r w:rsidRPr="002864F3">
        <w:rPr>
          <w:color w:val="0000FF"/>
          <w:sz w:val="19"/>
          <w:szCs w:val="19"/>
          <w:lang w:val="nl-NL"/>
        </w:rPr>
        <w:t>&gt;</w:t>
      </w:r>
      <w:r w:rsidRPr="002864F3">
        <w:rPr>
          <w:color w:val="000000"/>
          <w:sz w:val="19"/>
          <w:szCs w:val="19"/>
          <w:lang w:val="nl-NL"/>
        </w:rPr>
        <w:t xml:space="preserve">Mã khách hàng </w:t>
      </w:r>
      <w:r w:rsidRPr="002864F3">
        <w:rPr>
          <w:color w:val="0000FF"/>
          <w:sz w:val="19"/>
          <w:szCs w:val="19"/>
          <w:lang w:val="nl-NL"/>
        </w:rPr>
        <w:t>&lt;/</w:t>
      </w:r>
      <w:r w:rsidRPr="002864F3">
        <w:rPr>
          <w:color w:val="A31515"/>
          <w:sz w:val="19"/>
          <w:szCs w:val="19"/>
          <w:lang w:val="nl-NL"/>
        </w:rPr>
        <w:t>MKHang</w:t>
      </w:r>
      <w:r w:rsidRPr="002864F3">
        <w:rPr>
          <w:color w:val="0000FF"/>
          <w:sz w:val="19"/>
          <w:szCs w:val="19"/>
          <w:lang w:val="nl-NL"/>
        </w:rPr>
        <w:t>&gt;</w:t>
      </w:r>
    </w:p>
    <w:p w14:paraId="7EA3B415" w14:textId="77777777" w:rsidR="00947A9D" w:rsidRPr="002864F3" w:rsidRDefault="00947A9D" w:rsidP="00947A9D">
      <w:pPr>
        <w:autoSpaceDE w:val="0"/>
        <w:autoSpaceDN w:val="0"/>
        <w:adjustRightInd w:val="0"/>
        <w:ind w:firstLine="2160"/>
        <w:rPr>
          <w:color w:val="000000"/>
          <w:sz w:val="19"/>
          <w:szCs w:val="19"/>
          <w:highlight w:val="cyan"/>
          <w:lang w:val="nl-NL"/>
        </w:rPr>
      </w:pPr>
      <w:r w:rsidRPr="002864F3">
        <w:rPr>
          <w:color w:val="000000"/>
          <w:sz w:val="19"/>
          <w:szCs w:val="19"/>
          <w:highlight w:val="cyan"/>
          <w:lang w:val="nl-NL"/>
        </w:rPr>
        <w:t>&lt;</w:t>
      </w:r>
      <w:r w:rsidRPr="002864F3">
        <w:rPr>
          <w:color w:val="C00000"/>
          <w:sz w:val="19"/>
          <w:szCs w:val="19"/>
          <w:highlight w:val="cyan"/>
          <w:lang w:val="nl-NL"/>
        </w:rPr>
        <w:t>MDVQHNSach</w:t>
      </w:r>
      <w:r w:rsidRPr="002864F3">
        <w:rPr>
          <w:color w:val="000000"/>
          <w:sz w:val="19"/>
          <w:szCs w:val="19"/>
          <w:highlight w:val="cyan"/>
          <w:lang w:val="nl-NL"/>
        </w:rPr>
        <w:t>&gt;Mã đơn vị quan hệ ngân sách người mua&lt;/</w:t>
      </w:r>
      <w:r w:rsidRPr="002864F3">
        <w:rPr>
          <w:color w:val="C00000"/>
          <w:sz w:val="19"/>
          <w:szCs w:val="19"/>
          <w:highlight w:val="cyan"/>
          <w:lang w:val="nl-NL"/>
        </w:rPr>
        <w:t>MDVQHNSach</w:t>
      </w:r>
      <w:r w:rsidRPr="002864F3">
        <w:rPr>
          <w:color w:val="000000"/>
          <w:sz w:val="19"/>
          <w:szCs w:val="19"/>
          <w:highlight w:val="cyan"/>
          <w:lang w:val="nl-NL"/>
        </w:rPr>
        <w:t>&gt;</w:t>
      </w:r>
    </w:p>
    <w:p w14:paraId="69407F1D" w14:textId="77777777" w:rsidR="00947A9D" w:rsidRPr="002864F3" w:rsidRDefault="00947A9D" w:rsidP="00947A9D">
      <w:pPr>
        <w:autoSpaceDE w:val="0"/>
        <w:autoSpaceDN w:val="0"/>
        <w:adjustRightInd w:val="0"/>
        <w:ind w:firstLine="2160"/>
        <w:rPr>
          <w:color w:val="000000"/>
          <w:sz w:val="19"/>
          <w:szCs w:val="19"/>
          <w:highlight w:val="cyan"/>
          <w:lang w:val="nl-NL"/>
        </w:rPr>
      </w:pPr>
      <w:r w:rsidRPr="002864F3">
        <w:rPr>
          <w:color w:val="000000"/>
          <w:sz w:val="19"/>
          <w:szCs w:val="19"/>
          <w:highlight w:val="cyan"/>
          <w:lang w:val="nl-NL"/>
        </w:rPr>
        <w:t>&lt;</w:t>
      </w:r>
      <w:r w:rsidRPr="002864F3">
        <w:rPr>
          <w:color w:val="C00000"/>
          <w:sz w:val="19"/>
          <w:szCs w:val="19"/>
          <w:highlight w:val="cyan"/>
          <w:lang w:val="nl-NL"/>
        </w:rPr>
        <w:t>SHChieu</w:t>
      </w:r>
      <w:r w:rsidRPr="002864F3">
        <w:rPr>
          <w:color w:val="000000"/>
          <w:sz w:val="19"/>
          <w:szCs w:val="19"/>
          <w:highlight w:val="cyan"/>
          <w:lang w:val="nl-NL"/>
        </w:rPr>
        <w:t>&gt;Số hộ chiếu người mua&lt;/</w:t>
      </w:r>
      <w:r w:rsidRPr="002864F3">
        <w:rPr>
          <w:color w:val="C00000"/>
          <w:sz w:val="19"/>
          <w:szCs w:val="19"/>
          <w:highlight w:val="cyan"/>
          <w:lang w:val="nl-NL"/>
        </w:rPr>
        <w:t>SHChieu</w:t>
      </w:r>
      <w:r w:rsidRPr="002864F3">
        <w:rPr>
          <w:color w:val="000000"/>
          <w:sz w:val="19"/>
          <w:szCs w:val="19"/>
          <w:highlight w:val="cyan"/>
          <w:lang w:val="nl-NL"/>
        </w:rPr>
        <w:t>&gt;</w:t>
      </w:r>
    </w:p>
    <w:p w14:paraId="731E054D" w14:textId="77777777" w:rsidR="00312288" w:rsidRDefault="00312288" w:rsidP="00312288">
      <w:pPr>
        <w:pStyle w:val="NormalWeb"/>
        <w:spacing w:before="0" w:beforeAutospacing="0" w:after="0" w:afterAutospacing="0"/>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Pr>
          <w:color w:val="A61C00"/>
          <w:sz w:val="19"/>
          <w:szCs w:val="19"/>
        </w:rPr>
        <w:t>&lt;TTKhac&gt;</w:t>
      </w:r>
    </w:p>
    <w:p w14:paraId="61BE5F38" w14:textId="77777777" w:rsidR="00312288" w:rsidRDefault="00312288" w:rsidP="00312288">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5F57D81C" w14:textId="77777777" w:rsidR="00312288" w:rsidRDefault="00312288" w:rsidP="00312288">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Extra6</w:t>
      </w:r>
      <w:r>
        <w:rPr>
          <w:color w:val="A61C00"/>
          <w:sz w:val="19"/>
          <w:szCs w:val="19"/>
        </w:rPr>
        <w:t>&lt;/TTruong&gt;</w:t>
      </w:r>
    </w:p>
    <w:p w14:paraId="480A922C" w14:textId="77777777" w:rsidR="00312288" w:rsidRPr="002864F3" w:rsidRDefault="00312288" w:rsidP="00312288">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58968051" w14:textId="77777777" w:rsidR="00312288" w:rsidRPr="002864F3" w:rsidRDefault="00312288" w:rsidP="00312288">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 xml:space="preserve"> &lt;DLieu&gt;</w:t>
      </w:r>
      <w:r w:rsidRPr="002864F3">
        <w:rPr>
          <w:color w:val="000000"/>
          <w:sz w:val="19"/>
          <w:szCs w:val="19"/>
          <w:lang w:val="nl-NL"/>
        </w:rPr>
        <w:t>Extra6 test</w:t>
      </w:r>
      <w:r w:rsidRPr="002864F3">
        <w:rPr>
          <w:color w:val="A61C00"/>
          <w:sz w:val="19"/>
          <w:szCs w:val="19"/>
          <w:lang w:val="nl-NL"/>
        </w:rPr>
        <w:t>&lt;/DLieu&gt;</w:t>
      </w:r>
    </w:p>
    <w:p w14:paraId="20C59791" w14:textId="77777777" w:rsidR="00312288" w:rsidRDefault="00312288" w:rsidP="00312288">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57545DFB" w14:textId="77777777" w:rsidR="00312288" w:rsidRDefault="00312288" w:rsidP="00312288">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5AA64AE3" w14:textId="77777777" w:rsidR="00312288" w:rsidRDefault="00312288" w:rsidP="00312288">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Extra7</w:t>
      </w:r>
      <w:r>
        <w:rPr>
          <w:color w:val="A61C00"/>
          <w:sz w:val="19"/>
          <w:szCs w:val="19"/>
        </w:rPr>
        <w:t>&lt;/TTruong&gt;</w:t>
      </w:r>
    </w:p>
    <w:p w14:paraId="3893C51A" w14:textId="77777777" w:rsidR="00312288" w:rsidRPr="002864F3" w:rsidRDefault="00312288" w:rsidP="00312288">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17FD39BC" w14:textId="77777777" w:rsidR="00312288" w:rsidRPr="002864F3" w:rsidRDefault="00312288" w:rsidP="00312288">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Extra7 test</w:t>
      </w:r>
      <w:r w:rsidRPr="002864F3">
        <w:rPr>
          <w:color w:val="A61C00"/>
          <w:sz w:val="19"/>
          <w:szCs w:val="19"/>
          <w:lang w:val="nl-NL"/>
        </w:rPr>
        <w:t>&lt;/DLieu&gt;</w:t>
      </w:r>
    </w:p>
    <w:p w14:paraId="689C991E" w14:textId="77777777" w:rsidR="00312288" w:rsidRDefault="00312288" w:rsidP="00312288">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5AAAFA19" w14:textId="77777777" w:rsidR="00312288" w:rsidRDefault="00312288" w:rsidP="00312288">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6C4987FE" w14:textId="77777777" w:rsidR="00312288" w:rsidRDefault="00312288" w:rsidP="00312288">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Extra8</w:t>
      </w:r>
      <w:r>
        <w:rPr>
          <w:color w:val="A61C00"/>
          <w:sz w:val="19"/>
          <w:szCs w:val="19"/>
        </w:rPr>
        <w:t>&lt;/TTruong&gt;</w:t>
      </w:r>
    </w:p>
    <w:p w14:paraId="5BF2FF3A" w14:textId="77777777" w:rsidR="00312288" w:rsidRPr="002864F3" w:rsidRDefault="00312288" w:rsidP="00312288">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143639E7" w14:textId="77777777" w:rsidR="00312288" w:rsidRPr="002864F3" w:rsidRDefault="00312288" w:rsidP="00312288">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Extra8 test</w:t>
      </w:r>
      <w:r w:rsidRPr="002864F3">
        <w:rPr>
          <w:color w:val="A61C00"/>
          <w:sz w:val="19"/>
          <w:szCs w:val="19"/>
          <w:lang w:val="nl-NL"/>
        </w:rPr>
        <w:t>&lt;/DLieu&gt;</w:t>
      </w:r>
    </w:p>
    <w:p w14:paraId="7F58009F" w14:textId="77777777" w:rsidR="00312288" w:rsidRPr="002864F3" w:rsidRDefault="00312288" w:rsidP="00312288">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&lt;/TTin&gt;</w:t>
      </w:r>
    </w:p>
    <w:p w14:paraId="6E1CCC52" w14:textId="77777777" w:rsidR="00312288" w:rsidRPr="002864F3" w:rsidRDefault="00312288" w:rsidP="00312288">
      <w:pPr>
        <w:pStyle w:val="NormalWeb"/>
        <w:spacing w:before="0" w:beforeAutospacing="0" w:after="0" w:afterAutospacing="0"/>
        <w:rPr>
          <w:color w:val="A61C00"/>
          <w:sz w:val="19"/>
          <w:szCs w:val="19"/>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&lt;/TTKhac&gt;</w:t>
      </w:r>
    </w:p>
    <w:p w14:paraId="68CCAC80"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NMua</w:t>
      </w:r>
      <w:r w:rsidRPr="002864F3">
        <w:rPr>
          <w:color w:val="0000FF"/>
          <w:sz w:val="19"/>
          <w:szCs w:val="19"/>
          <w:lang w:val="nl-NL"/>
        </w:rPr>
        <w:t>&gt;</w:t>
      </w:r>
    </w:p>
    <w:p w14:paraId="0F02A6CF"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DSHHDVu</w:t>
      </w:r>
      <w:r w:rsidRPr="002864F3">
        <w:rPr>
          <w:color w:val="0000FF"/>
          <w:sz w:val="19"/>
          <w:szCs w:val="19"/>
          <w:lang w:val="nl-NL"/>
        </w:rPr>
        <w:t>&gt;</w:t>
      </w:r>
    </w:p>
    <w:p w14:paraId="73C613C9"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HHDVu</w:t>
      </w:r>
      <w:r w:rsidRPr="002864F3">
        <w:rPr>
          <w:color w:val="0000FF"/>
          <w:sz w:val="19"/>
          <w:szCs w:val="19"/>
          <w:lang w:val="nl-NL"/>
        </w:rPr>
        <w:t>&gt;</w:t>
      </w:r>
    </w:p>
    <w:p w14:paraId="10F1F5E4" w14:textId="50F1B29F"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TChat</w:t>
      </w:r>
      <w:r w:rsidRPr="002864F3">
        <w:rPr>
          <w:color w:val="0000FF"/>
          <w:sz w:val="19"/>
          <w:szCs w:val="19"/>
          <w:lang w:val="nl-NL"/>
        </w:rPr>
        <w:t>&gt;</w:t>
      </w:r>
      <w:r w:rsidRPr="002864F3">
        <w:rPr>
          <w:color w:val="000000"/>
          <w:sz w:val="19"/>
          <w:szCs w:val="19"/>
          <w:lang w:val="nl-NL"/>
        </w:rPr>
        <w:t>Tính chất * (1-Hàng hóa, dịch vụ; 2-Khuyến mại; 3-Chiết khấu thương mại (trong trường hợp muốn thể hiện thông tin chiết khấu theo dòng); 4-Ghi chú/diễn giải</w:t>
      </w:r>
      <w:r w:rsidR="0094399F" w:rsidRPr="002864F3">
        <w:rPr>
          <w:color w:val="000000"/>
          <w:sz w:val="19"/>
          <w:szCs w:val="19"/>
          <w:lang w:val="nl-NL"/>
        </w:rPr>
        <w:t xml:space="preserve">); </w:t>
      </w:r>
      <w:r w:rsidR="0094399F" w:rsidRPr="008264B5">
        <w:rPr>
          <w:color w:val="000000"/>
          <w:sz w:val="19"/>
          <w:szCs w:val="19"/>
          <w:highlight w:val="cyan"/>
          <w:lang w:val="nl-NL"/>
        </w:rPr>
        <w:t>5-Hàng hóa đặc trưng</w:t>
      </w:r>
      <w:r w:rsidRPr="002864F3">
        <w:rPr>
          <w:color w:val="000000"/>
          <w:sz w:val="19"/>
          <w:szCs w:val="19"/>
          <w:lang w:val="nl-NL"/>
        </w:rPr>
        <w:t>)</w:t>
      </w:r>
      <w:r w:rsidRPr="002864F3">
        <w:rPr>
          <w:color w:val="0000FF"/>
          <w:sz w:val="19"/>
          <w:szCs w:val="19"/>
          <w:lang w:val="nl-NL"/>
        </w:rPr>
        <w:t>&lt;/</w:t>
      </w:r>
      <w:r w:rsidRPr="002864F3">
        <w:rPr>
          <w:color w:val="A31515"/>
          <w:sz w:val="19"/>
          <w:szCs w:val="19"/>
          <w:lang w:val="nl-NL"/>
        </w:rPr>
        <w:t>TChat</w:t>
      </w:r>
      <w:r w:rsidRPr="002864F3">
        <w:rPr>
          <w:color w:val="0000FF"/>
          <w:sz w:val="19"/>
          <w:szCs w:val="19"/>
          <w:lang w:val="nl-NL"/>
        </w:rPr>
        <w:t>&gt;</w:t>
      </w:r>
    </w:p>
    <w:p w14:paraId="2D72E6A6"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STT</w:t>
      </w:r>
      <w:r w:rsidRPr="002864F3">
        <w:rPr>
          <w:color w:val="0000FF"/>
          <w:sz w:val="19"/>
          <w:szCs w:val="19"/>
          <w:lang w:val="nl-NL"/>
        </w:rPr>
        <w:t>&gt;</w:t>
      </w:r>
      <w:r w:rsidRPr="002864F3">
        <w:rPr>
          <w:color w:val="000000"/>
          <w:sz w:val="19"/>
          <w:szCs w:val="19"/>
          <w:lang w:val="nl-NL"/>
        </w:rPr>
        <w:t>Số thứ tự</w:t>
      </w:r>
      <w:r w:rsidRPr="002864F3">
        <w:rPr>
          <w:color w:val="0000FF"/>
          <w:sz w:val="19"/>
          <w:szCs w:val="19"/>
          <w:lang w:val="nl-NL"/>
        </w:rPr>
        <w:t>&lt;/</w:t>
      </w:r>
      <w:r w:rsidRPr="002864F3">
        <w:rPr>
          <w:color w:val="A31515"/>
          <w:sz w:val="19"/>
          <w:szCs w:val="19"/>
          <w:lang w:val="nl-NL"/>
        </w:rPr>
        <w:t>STT</w:t>
      </w:r>
      <w:r w:rsidRPr="002864F3">
        <w:rPr>
          <w:color w:val="0000FF"/>
          <w:sz w:val="19"/>
          <w:szCs w:val="19"/>
          <w:lang w:val="nl-NL"/>
        </w:rPr>
        <w:t>&gt;</w:t>
      </w:r>
    </w:p>
    <w:p w14:paraId="2C073856"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MHHDVu</w:t>
      </w:r>
      <w:r w:rsidRPr="002864F3">
        <w:rPr>
          <w:color w:val="0000FF"/>
          <w:sz w:val="19"/>
          <w:szCs w:val="19"/>
          <w:lang w:val="nl-NL"/>
        </w:rPr>
        <w:t>&gt;</w:t>
      </w:r>
      <w:r w:rsidRPr="002864F3">
        <w:rPr>
          <w:color w:val="000000"/>
          <w:sz w:val="19"/>
          <w:szCs w:val="19"/>
          <w:lang w:val="nl-NL"/>
        </w:rPr>
        <w:t>Mã hàng hóa, dịch vụ (Bắt buộc nếu có)</w:t>
      </w:r>
      <w:r w:rsidRPr="002864F3">
        <w:rPr>
          <w:color w:val="0000FF"/>
          <w:sz w:val="19"/>
          <w:szCs w:val="19"/>
          <w:lang w:val="nl-NL"/>
        </w:rPr>
        <w:t>&lt;/</w:t>
      </w:r>
      <w:r w:rsidRPr="002864F3">
        <w:rPr>
          <w:color w:val="A31515"/>
          <w:sz w:val="19"/>
          <w:szCs w:val="19"/>
          <w:lang w:val="nl-NL"/>
        </w:rPr>
        <w:t>MHHDVu</w:t>
      </w:r>
      <w:r w:rsidRPr="002864F3">
        <w:rPr>
          <w:color w:val="0000FF"/>
          <w:sz w:val="19"/>
          <w:szCs w:val="19"/>
          <w:lang w:val="nl-NL"/>
        </w:rPr>
        <w:t>&gt;</w:t>
      </w:r>
    </w:p>
    <w:p w14:paraId="2C090067"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THHDVu</w:t>
      </w:r>
      <w:r w:rsidRPr="002864F3">
        <w:rPr>
          <w:color w:val="0000FF"/>
          <w:sz w:val="19"/>
          <w:szCs w:val="19"/>
          <w:lang w:val="nl-NL"/>
        </w:rPr>
        <w:t>&gt;</w:t>
      </w:r>
      <w:r w:rsidRPr="002864F3">
        <w:rPr>
          <w:color w:val="000000"/>
          <w:sz w:val="19"/>
          <w:szCs w:val="19"/>
          <w:lang w:val="nl-NL"/>
        </w:rPr>
        <w:t>Tên hàng hóa, dịch vụ *</w:t>
      </w:r>
      <w:r w:rsidRPr="002864F3">
        <w:rPr>
          <w:color w:val="0000FF"/>
          <w:sz w:val="19"/>
          <w:szCs w:val="19"/>
          <w:lang w:val="nl-NL"/>
        </w:rPr>
        <w:t>&lt;/</w:t>
      </w:r>
      <w:r w:rsidRPr="002864F3">
        <w:rPr>
          <w:color w:val="A31515"/>
          <w:sz w:val="19"/>
          <w:szCs w:val="19"/>
          <w:lang w:val="nl-NL"/>
        </w:rPr>
        <w:t>THHDVu</w:t>
      </w:r>
      <w:r w:rsidRPr="002864F3">
        <w:rPr>
          <w:color w:val="0000FF"/>
          <w:sz w:val="19"/>
          <w:szCs w:val="19"/>
          <w:lang w:val="nl-NL"/>
        </w:rPr>
        <w:t>&gt;</w:t>
      </w:r>
    </w:p>
    <w:p w14:paraId="70613BFE"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lastRenderedPageBreak/>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DVTinh</w:t>
      </w:r>
      <w:r w:rsidRPr="002864F3">
        <w:rPr>
          <w:color w:val="0000FF"/>
          <w:sz w:val="19"/>
          <w:szCs w:val="19"/>
          <w:lang w:val="nl-NL"/>
        </w:rPr>
        <w:t>&gt;</w:t>
      </w:r>
      <w:r w:rsidRPr="002864F3">
        <w:rPr>
          <w:color w:val="000000"/>
          <w:sz w:val="19"/>
          <w:szCs w:val="19"/>
          <w:lang w:val="nl-NL"/>
        </w:rPr>
        <w:t>Đơn vị tính (Bắt buộc nếu có)</w:t>
      </w:r>
      <w:r w:rsidRPr="002864F3">
        <w:rPr>
          <w:color w:val="0000FF"/>
          <w:sz w:val="19"/>
          <w:szCs w:val="19"/>
          <w:lang w:val="nl-NL"/>
        </w:rPr>
        <w:t>&lt;/</w:t>
      </w:r>
      <w:r w:rsidRPr="002864F3">
        <w:rPr>
          <w:color w:val="A31515"/>
          <w:sz w:val="19"/>
          <w:szCs w:val="19"/>
          <w:lang w:val="nl-NL"/>
        </w:rPr>
        <w:t>DVTinh</w:t>
      </w:r>
      <w:r w:rsidRPr="002864F3">
        <w:rPr>
          <w:color w:val="0000FF"/>
          <w:sz w:val="19"/>
          <w:szCs w:val="19"/>
          <w:lang w:val="nl-NL"/>
        </w:rPr>
        <w:t>&gt;</w:t>
      </w:r>
    </w:p>
    <w:p w14:paraId="5D47718A"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SLuong</w:t>
      </w:r>
      <w:r w:rsidRPr="002864F3">
        <w:rPr>
          <w:color w:val="0000FF"/>
          <w:sz w:val="19"/>
          <w:szCs w:val="19"/>
          <w:lang w:val="nl-NL"/>
        </w:rPr>
        <w:t>&gt;</w:t>
      </w:r>
      <w:r w:rsidRPr="002864F3">
        <w:rPr>
          <w:color w:val="000000"/>
          <w:sz w:val="19"/>
          <w:szCs w:val="19"/>
          <w:lang w:val="nl-NL"/>
        </w:rPr>
        <w:t>Số lượng (Bắt buộc nếu có)</w:t>
      </w:r>
      <w:r w:rsidRPr="002864F3">
        <w:rPr>
          <w:color w:val="0000FF"/>
          <w:sz w:val="19"/>
          <w:szCs w:val="19"/>
          <w:lang w:val="nl-NL"/>
        </w:rPr>
        <w:t>&lt;/</w:t>
      </w:r>
      <w:r w:rsidRPr="002864F3">
        <w:rPr>
          <w:color w:val="A31515"/>
          <w:sz w:val="19"/>
          <w:szCs w:val="19"/>
          <w:lang w:val="nl-NL"/>
        </w:rPr>
        <w:t>SLuong</w:t>
      </w:r>
      <w:r w:rsidRPr="002864F3">
        <w:rPr>
          <w:color w:val="0000FF"/>
          <w:sz w:val="19"/>
          <w:szCs w:val="19"/>
          <w:lang w:val="nl-NL"/>
        </w:rPr>
        <w:t>&gt;</w:t>
      </w:r>
    </w:p>
    <w:p w14:paraId="18DB9520"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DGia</w:t>
      </w:r>
      <w:r w:rsidRPr="002864F3">
        <w:rPr>
          <w:color w:val="0000FF"/>
          <w:sz w:val="19"/>
          <w:szCs w:val="19"/>
          <w:lang w:val="nl-NL"/>
        </w:rPr>
        <w:t>&gt;</w:t>
      </w:r>
      <w:r w:rsidRPr="002864F3">
        <w:rPr>
          <w:color w:val="000000"/>
          <w:sz w:val="19"/>
          <w:szCs w:val="19"/>
          <w:lang w:val="nl-NL"/>
        </w:rPr>
        <w:t>Đơn giá (Bắt buộc nếu có)</w:t>
      </w:r>
      <w:r w:rsidRPr="002864F3">
        <w:rPr>
          <w:color w:val="0000FF"/>
          <w:sz w:val="19"/>
          <w:szCs w:val="19"/>
          <w:lang w:val="nl-NL"/>
        </w:rPr>
        <w:t>&lt;/</w:t>
      </w:r>
      <w:r w:rsidRPr="002864F3">
        <w:rPr>
          <w:color w:val="A31515"/>
          <w:sz w:val="19"/>
          <w:szCs w:val="19"/>
          <w:lang w:val="nl-NL"/>
        </w:rPr>
        <w:t>DGia</w:t>
      </w:r>
      <w:r w:rsidRPr="002864F3">
        <w:rPr>
          <w:color w:val="0000FF"/>
          <w:sz w:val="19"/>
          <w:szCs w:val="19"/>
          <w:lang w:val="nl-NL"/>
        </w:rPr>
        <w:t>&gt;</w:t>
      </w:r>
    </w:p>
    <w:p w14:paraId="3AF4A5DF"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TLCKhau</w:t>
      </w:r>
      <w:r w:rsidRPr="002864F3">
        <w:rPr>
          <w:color w:val="0000FF"/>
          <w:sz w:val="19"/>
          <w:szCs w:val="19"/>
          <w:lang w:val="nl-NL"/>
        </w:rPr>
        <w:t>&gt;</w:t>
      </w:r>
      <w:r w:rsidRPr="002864F3">
        <w:rPr>
          <w:color w:val="000000"/>
          <w:sz w:val="19"/>
          <w:szCs w:val="19"/>
          <w:lang w:val="nl-NL"/>
        </w:rPr>
        <w:t>Tỷ lệ % chiết khấu</w:t>
      </w:r>
      <w:r w:rsidRPr="002864F3">
        <w:rPr>
          <w:color w:val="0000FF"/>
          <w:sz w:val="19"/>
          <w:szCs w:val="19"/>
          <w:lang w:val="nl-NL"/>
        </w:rPr>
        <w:t>&lt;/</w:t>
      </w:r>
      <w:r w:rsidRPr="002864F3">
        <w:rPr>
          <w:color w:val="A31515"/>
          <w:sz w:val="19"/>
          <w:szCs w:val="19"/>
          <w:lang w:val="nl-NL"/>
        </w:rPr>
        <w:t>TLCKhau</w:t>
      </w:r>
      <w:r w:rsidRPr="002864F3">
        <w:rPr>
          <w:color w:val="0000FF"/>
          <w:sz w:val="19"/>
          <w:szCs w:val="19"/>
          <w:lang w:val="nl-NL"/>
        </w:rPr>
        <w:t>&gt;</w:t>
      </w:r>
    </w:p>
    <w:p w14:paraId="568C2D28"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STCKhau</w:t>
      </w:r>
      <w:r w:rsidRPr="002864F3">
        <w:rPr>
          <w:color w:val="0000FF"/>
          <w:sz w:val="19"/>
          <w:szCs w:val="19"/>
          <w:lang w:val="nl-NL"/>
        </w:rPr>
        <w:t>&gt;</w:t>
      </w:r>
      <w:r w:rsidRPr="002864F3">
        <w:rPr>
          <w:color w:val="000000"/>
          <w:sz w:val="19"/>
          <w:szCs w:val="19"/>
          <w:lang w:val="nl-NL"/>
        </w:rPr>
        <w:t xml:space="preserve">Số tiền chiết khấu </w:t>
      </w:r>
      <w:r w:rsidRPr="002864F3">
        <w:rPr>
          <w:color w:val="0000FF"/>
          <w:sz w:val="19"/>
          <w:szCs w:val="19"/>
          <w:lang w:val="nl-NL"/>
        </w:rPr>
        <w:t>&lt;/</w:t>
      </w:r>
      <w:r w:rsidRPr="002864F3">
        <w:rPr>
          <w:color w:val="A31515"/>
          <w:sz w:val="19"/>
          <w:szCs w:val="19"/>
          <w:lang w:val="nl-NL"/>
        </w:rPr>
        <w:t>STCKhau</w:t>
      </w:r>
      <w:r w:rsidRPr="002864F3">
        <w:rPr>
          <w:color w:val="0000FF"/>
          <w:sz w:val="19"/>
          <w:szCs w:val="19"/>
          <w:lang w:val="nl-NL"/>
        </w:rPr>
        <w:t>&gt;</w:t>
      </w:r>
    </w:p>
    <w:p w14:paraId="5AAD4CDE"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ThTien</w:t>
      </w:r>
      <w:r w:rsidRPr="002864F3">
        <w:rPr>
          <w:color w:val="0000FF"/>
          <w:sz w:val="19"/>
          <w:szCs w:val="19"/>
          <w:lang w:val="nl-NL"/>
        </w:rPr>
        <w:t>&gt;</w:t>
      </w:r>
      <w:r w:rsidRPr="002864F3">
        <w:rPr>
          <w:color w:val="000000"/>
          <w:sz w:val="19"/>
          <w:szCs w:val="19"/>
          <w:lang w:val="nl-NL"/>
        </w:rPr>
        <w:t>Thành tiền (Thành tiền chưa có thuế GTGT) - Bắt buộc trừ trường hợp TChat = 4</w:t>
      </w:r>
      <w:r w:rsidRPr="002864F3">
        <w:rPr>
          <w:color w:val="0000FF"/>
          <w:sz w:val="19"/>
          <w:szCs w:val="19"/>
          <w:lang w:val="nl-NL"/>
        </w:rPr>
        <w:t>&lt;/</w:t>
      </w:r>
      <w:r w:rsidRPr="002864F3">
        <w:rPr>
          <w:color w:val="A31515"/>
          <w:sz w:val="19"/>
          <w:szCs w:val="19"/>
          <w:lang w:val="nl-NL"/>
        </w:rPr>
        <w:t>ThTien</w:t>
      </w:r>
      <w:r w:rsidRPr="002864F3">
        <w:rPr>
          <w:color w:val="0000FF"/>
          <w:sz w:val="19"/>
          <w:szCs w:val="19"/>
          <w:lang w:val="nl-NL"/>
        </w:rPr>
        <w:t>&gt;</w:t>
      </w:r>
    </w:p>
    <w:p w14:paraId="456ACBB9"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TSuat</w:t>
      </w:r>
      <w:r w:rsidRPr="002864F3">
        <w:rPr>
          <w:color w:val="0000FF"/>
          <w:sz w:val="19"/>
          <w:szCs w:val="19"/>
          <w:lang w:val="nl-NL"/>
        </w:rPr>
        <w:t>&gt;</w:t>
      </w:r>
      <w:r w:rsidRPr="002864F3">
        <w:rPr>
          <w:color w:val="000000"/>
          <w:sz w:val="19"/>
          <w:szCs w:val="19"/>
          <w:lang w:val="nl-NL"/>
        </w:rPr>
        <w:t xml:space="preserve">Thuế suất (Thuế suất thuế GTGT)  Nhận các giá trị: -2 (KKKNT), -1 (KCT), 0, 5, 8, 10, 12.34 (thuế khác: AB.CD), -3 (KHAC) </w:t>
      </w:r>
      <w:r w:rsidRPr="002864F3">
        <w:rPr>
          <w:color w:val="0000FF"/>
          <w:sz w:val="19"/>
          <w:szCs w:val="19"/>
          <w:lang w:val="nl-NL"/>
        </w:rPr>
        <w:t>&lt;/</w:t>
      </w:r>
      <w:r w:rsidRPr="002864F3">
        <w:rPr>
          <w:color w:val="A31515"/>
          <w:sz w:val="19"/>
          <w:szCs w:val="19"/>
          <w:lang w:val="nl-NL"/>
        </w:rPr>
        <w:t>TSuat</w:t>
      </w:r>
      <w:r w:rsidRPr="002864F3">
        <w:rPr>
          <w:color w:val="0000FF"/>
          <w:sz w:val="19"/>
          <w:szCs w:val="19"/>
          <w:lang w:val="nl-NL"/>
        </w:rPr>
        <w:t>&gt; &lt;!--</w:t>
      </w:r>
      <w:r w:rsidRPr="002864F3">
        <w:rPr>
          <w:color w:val="008000"/>
          <w:sz w:val="19"/>
          <w:szCs w:val="19"/>
          <w:lang w:val="nl-NL"/>
        </w:rPr>
        <w:t>sử dụng hóa đơn GTGT</w:t>
      </w:r>
      <w:r w:rsidRPr="002864F3">
        <w:rPr>
          <w:color w:val="0000FF"/>
          <w:sz w:val="19"/>
          <w:szCs w:val="19"/>
          <w:lang w:val="nl-NL"/>
        </w:rPr>
        <w:t>--&gt;</w:t>
      </w:r>
    </w:p>
    <w:p w14:paraId="2D164157"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C00000"/>
          <w:sz w:val="19"/>
          <w:szCs w:val="19"/>
          <w:lang w:val="nl-NL"/>
        </w:rPr>
        <w:t>TThue</w:t>
      </w:r>
      <w:r w:rsidRPr="002864F3">
        <w:rPr>
          <w:color w:val="0000FF"/>
          <w:sz w:val="19"/>
          <w:szCs w:val="19"/>
          <w:lang w:val="nl-NL"/>
        </w:rPr>
        <w:t>&gt;</w:t>
      </w:r>
      <w:r w:rsidRPr="002864F3">
        <w:rPr>
          <w:color w:val="000000"/>
          <w:sz w:val="19"/>
          <w:szCs w:val="19"/>
          <w:lang w:val="nl-NL"/>
        </w:rPr>
        <w:t>Tiền thuế</w:t>
      </w:r>
      <w:r w:rsidRPr="002864F3">
        <w:rPr>
          <w:color w:val="0000FF"/>
          <w:sz w:val="19"/>
          <w:szCs w:val="19"/>
          <w:lang w:val="nl-NL"/>
        </w:rPr>
        <w:t>&lt;/</w:t>
      </w:r>
      <w:r w:rsidRPr="002864F3">
        <w:rPr>
          <w:color w:val="C00000"/>
          <w:sz w:val="19"/>
          <w:szCs w:val="19"/>
          <w:lang w:val="nl-NL"/>
        </w:rPr>
        <w:t>TThue</w:t>
      </w:r>
      <w:r w:rsidRPr="002864F3">
        <w:rPr>
          <w:color w:val="0000FF"/>
          <w:sz w:val="19"/>
          <w:szCs w:val="19"/>
          <w:lang w:val="nl-NL"/>
        </w:rPr>
        <w:t>&gt;&lt;!--</w:t>
      </w:r>
      <w:r w:rsidRPr="002864F3">
        <w:rPr>
          <w:color w:val="008000"/>
          <w:sz w:val="19"/>
          <w:szCs w:val="19"/>
          <w:lang w:val="nl-NL"/>
        </w:rPr>
        <w:t>sử dụng hóa đơn GTGT</w:t>
      </w:r>
      <w:r w:rsidRPr="002864F3">
        <w:rPr>
          <w:color w:val="0000FF"/>
          <w:sz w:val="19"/>
          <w:szCs w:val="19"/>
          <w:lang w:val="nl-NL"/>
        </w:rPr>
        <w:t>--&gt;</w:t>
      </w:r>
    </w:p>
    <w:p w14:paraId="49D564DF" w14:textId="77777777" w:rsidR="00312288" w:rsidRPr="002864F3" w:rsidRDefault="00312288" w:rsidP="00312288">
      <w:pPr>
        <w:pStyle w:val="NormalWeb"/>
        <w:spacing w:before="0" w:beforeAutospacing="0" w:after="0" w:afterAutospacing="0"/>
        <w:rPr>
          <w:lang w:val="nl-NL"/>
        </w:rPr>
      </w:pPr>
      <w:r w:rsidRPr="002864F3">
        <w:rPr>
          <w:color w:val="0000FF"/>
          <w:sz w:val="19"/>
          <w:szCs w:val="19"/>
          <w:lang w:val="nl-NL"/>
        </w:rPr>
        <w:t>               </w:t>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C00000"/>
          <w:sz w:val="19"/>
          <w:szCs w:val="19"/>
          <w:lang w:val="nl-NL"/>
        </w:rPr>
        <w:t>TSThue</w:t>
      </w:r>
      <w:r w:rsidRPr="002864F3">
        <w:rPr>
          <w:color w:val="0000FF"/>
          <w:sz w:val="19"/>
          <w:szCs w:val="19"/>
          <w:lang w:val="nl-NL"/>
        </w:rPr>
        <w:t>&gt;</w:t>
      </w:r>
      <w:r w:rsidRPr="002864F3">
        <w:rPr>
          <w:color w:val="000000"/>
          <w:sz w:val="19"/>
          <w:szCs w:val="19"/>
          <w:lang w:val="nl-NL"/>
        </w:rPr>
        <w:t>Tiền sau thuế</w:t>
      </w:r>
      <w:r w:rsidRPr="002864F3">
        <w:rPr>
          <w:color w:val="0000FF"/>
          <w:sz w:val="19"/>
          <w:szCs w:val="19"/>
          <w:lang w:val="nl-NL"/>
        </w:rPr>
        <w:t>&lt;/</w:t>
      </w:r>
      <w:r w:rsidRPr="002864F3">
        <w:rPr>
          <w:color w:val="C00000"/>
          <w:sz w:val="19"/>
          <w:szCs w:val="19"/>
          <w:lang w:val="nl-NL"/>
        </w:rPr>
        <w:t>TSThue</w:t>
      </w:r>
      <w:r w:rsidRPr="002864F3">
        <w:rPr>
          <w:color w:val="0000FF"/>
          <w:sz w:val="19"/>
          <w:szCs w:val="19"/>
          <w:lang w:val="nl-NL"/>
        </w:rPr>
        <w:t>&gt;&lt;!--</w:t>
      </w:r>
      <w:r w:rsidRPr="002864F3">
        <w:rPr>
          <w:color w:val="008000"/>
          <w:sz w:val="19"/>
          <w:szCs w:val="19"/>
          <w:lang w:val="nl-NL"/>
        </w:rPr>
        <w:t>sử dụng hóa đơn GTGT</w:t>
      </w:r>
      <w:r w:rsidRPr="002864F3">
        <w:rPr>
          <w:color w:val="0000FF"/>
          <w:sz w:val="19"/>
          <w:szCs w:val="19"/>
          <w:lang w:val="nl-NL"/>
        </w:rPr>
        <w:t>--&gt;</w:t>
      </w:r>
    </w:p>
    <w:p w14:paraId="1A8B96AE" w14:textId="77777777" w:rsidR="00312288" w:rsidRDefault="00312288" w:rsidP="00312288">
      <w:pPr>
        <w:pStyle w:val="NormalWeb"/>
        <w:spacing w:before="0" w:beforeAutospacing="0" w:after="0" w:afterAutospacing="0"/>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Pr>
          <w:color w:val="A61C00"/>
          <w:sz w:val="19"/>
          <w:szCs w:val="19"/>
        </w:rPr>
        <w:t>&lt;TTKhac&gt;</w:t>
      </w:r>
    </w:p>
    <w:p w14:paraId="7820589D" w14:textId="77777777" w:rsidR="00312288" w:rsidRDefault="00312288" w:rsidP="00312288">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0BF48336" w14:textId="77777777" w:rsidR="00312288" w:rsidRDefault="00312288" w:rsidP="00312288">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w:t>
      </w:r>
      <w:r>
        <w:rPr>
          <w:color w:val="A61C00"/>
          <w:sz w:val="19"/>
          <w:szCs w:val="19"/>
        </w:rPr>
        <w:t>&lt;/TTruong&gt;</w:t>
      </w:r>
    </w:p>
    <w:p w14:paraId="3E5A71FA" w14:textId="77777777" w:rsidR="00312288" w:rsidRPr="002864F3" w:rsidRDefault="00312288" w:rsidP="00312288">
      <w:pPr>
        <w:pStyle w:val="NormalWeb"/>
        <w:spacing w:before="0" w:beforeAutospacing="0" w:after="0" w:afterAutospacing="0"/>
        <w:ind w:left="72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2ED368FA" w14:textId="77777777" w:rsidR="00312288" w:rsidRPr="002864F3" w:rsidRDefault="00312288" w:rsidP="00312288">
      <w:pPr>
        <w:pStyle w:val="NormalWeb"/>
        <w:spacing w:before="0" w:beforeAutospacing="0" w:after="0" w:afterAutospacing="0"/>
        <w:ind w:left="72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 xml:space="preserve"> &lt;DLieu&gt;</w:t>
      </w:r>
      <w:r w:rsidRPr="002864F3">
        <w:rPr>
          <w:color w:val="000000"/>
          <w:sz w:val="19"/>
          <w:szCs w:val="19"/>
          <w:lang w:val="nl-NL"/>
        </w:rPr>
        <w:t>Extra1 pd test</w:t>
      </w:r>
      <w:r w:rsidRPr="002864F3">
        <w:rPr>
          <w:color w:val="A61C00"/>
          <w:sz w:val="19"/>
          <w:szCs w:val="19"/>
          <w:lang w:val="nl-NL"/>
        </w:rPr>
        <w:t>&lt;/DLieu&gt;</w:t>
      </w:r>
    </w:p>
    <w:p w14:paraId="7F6EFA89" w14:textId="77777777" w:rsidR="00312288" w:rsidRDefault="00312288" w:rsidP="00312288">
      <w:pPr>
        <w:pStyle w:val="NormalWeb"/>
        <w:spacing w:before="0" w:beforeAutospacing="0" w:after="0" w:afterAutospacing="0"/>
        <w:ind w:left="72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5F8E510E" w14:textId="77777777" w:rsidR="00312288" w:rsidRDefault="00312288" w:rsidP="00312288">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71C86684" w14:textId="77777777" w:rsidR="00312288" w:rsidRDefault="00312288" w:rsidP="00312288">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Extra2</w:t>
      </w:r>
      <w:r>
        <w:rPr>
          <w:color w:val="A61C00"/>
          <w:sz w:val="19"/>
          <w:szCs w:val="19"/>
        </w:rPr>
        <w:t>&lt;/TTruong&gt;</w:t>
      </w:r>
    </w:p>
    <w:p w14:paraId="3011CD64" w14:textId="77777777" w:rsidR="00312288" w:rsidRPr="002864F3" w:rsidRDefault="00312288" w:rsidP="00312288">
      <w:pPr>
        <w:pStyle w:val="NormalWeb"/>
        <w:spacing w:before="0" w:beforeAutospacing="0" w:after="0" w:afterAutospacing="0"/>
        <w:ind w:left="72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36013D7C" w14:textId="77777777" w:rsidR="00312288" w:rsidRPr="002864F3" w:rsidRDefault="00312288" w:rsidP="00312288">
      <w:pPr>
        <w:pStyle w:val="NormalWeb"/>
        <w:spacing w:before="0" w:beforeAutospacing="0" w:after="0" w:afterAutospacing="0"/>
        <w:ind w:left="72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Extra2 pd test</w:t>
      </w:r>
      <w:r w:rsidRPr="002864F3">
        <w:rPr>
          <w:color w:val="A61C00"/>
          <w:sz w:val="19"/>
          <w:szCs w:val="19"/>
          <w:lang w:val="nl-NL"/>
        </w:rPr>
        <w:t>&lt;/DLieu&gt;</w:t>
      </w:r>
    </w:p>
    <w:p w14:paraId="68A094D0" w14:textId="77777777" w:rsidR="00312288" w:rsidRPr="002864F3" w:rsidRDefault="00312288" w:rsidP="00312288">
      <w:pPr>
        <w:pStyle w:val="NormalWeb"/>
        <w:spacing w:before="0" w:beforeAutospacing="0" w:after="0" w:afterAutospacing="0"/>
        <w:ind w:left="72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&lt;/TTin&gt;</w:t>
      </w:r>
    </w:p>
    <w:p w14:paraId="7379D670" w14:textId="77777777" w:rsidR="00312288" w:rsidRPr="002864F3" w:rsidRDefault="00312288" w:rsidP="00312288">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&lt;/TTKhac&gt;</w:t>
      </w:r>
    </w:p>
    <w:p w14:paraId="24246F97" w14:textId="77777777" w:rsidR="00312288" w:rsidRPr="002864F3" w:rsidRDefault="00312288" w:rsidP="00312288">
      <w:pPr>
        <w:autoSpaceDE w:val="0"/>
        <w:autoSpaceDN w:val="0"/>
        <w:adjustRightInd w:val="0"/>
        <w:jc w:val="both"/>
        <w:rPr>
          <w:color w:val="0000FF"/>
          <w:sz w:val="20"/>
          <w:szCs w:val="20"/>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20"/>
          <w:szCs w:val="20"/>
          <w:highlight w:val="cyan"/>
          <w:lang w:val="nl-NL"/>
        </w:rPr>
        <w:t>&lt;</w:t>
      </w:r>
      <w:r w:rsidRPr="002864F3">
        <w:rPr>
          <w:color w:val="C00000"/>
          <w:sz w:val="20"/>
          <w:szCs w:val="20"/>
          <w:highlight w:val="cyan"/>
          <w:lang w:val="nl-NL"/>
        </w:rPr>
        <w:t>TTHHDTrung</w:t>
      </w:r>
      <w:r w:rsidRPr="002864F3">
        <w:rPr>
          <w:color w:val="0000FF"/>
          <w:sz w:val="20"/>
          <w:szCs w:val="20"/>
          <w:highlight w:val="cyan"/>
          <w:lang w:val="nl-NL"/>
        </w:rPr>
        <w:t>&gt;</w:t>
      </w:r>
    </w:p>
    <w:p w14:paraId="24D9B2B9" w14:textId="77777777" w:rsidR="00312288" w:rsidRPr="002864F3" w:rsidRDefault="00312288" w:rsidP="00312288">
      <w:pPr>
        <w:autoSpaceDE w:val="0"/>
        <w:autoSpaceDN w:val="0"/>
        <w:adjustRightInd w:val="0"/>
        <w:ind w:left="2880" w:firstLine="720"/>
        <w:jc w:val="both"/>
        <w:rPr>
          <w:rStyle w:val="apple-tab-span"/>
          <w:color w:val="0000FF"/>
          <w:sz w:val="19"/>
          <w:szCs w:val="19"/>
          <w:lang w:val="nl-NL"/>
        </w:rPr>
      </w:pPr>
      <w:r w:rsidRPr="002864F3">
        <w:rPr>
          <w:color w:val="0000FF"/>
          <w:sz w:val="20"/>
          <w:szCs w:val="20"/>
          <w:highlight w:val="cyan"/>
          <w:lang w:val="nl-NL"/>
        </w:rPr>
        <w:t>&lt;</w:t>
      </w:r>
      <w:r w:rsidRPr="002864F3">
        <w:rPr>
          <w:color w:val="A31515"/>
          <w:sz w:val="20"/>
          <w:szCs w:val="20"/>
          <w:highlight w:val="cyan"/>
          <w:lang w:val="nl-NL"/>
        </w:rPr>
        <w:t>TTin</w:t>
      </w:r>
      <w:r w:rsidRPr="002864F3">
        <w:rPr>
          <w:color w:val="0000FF"/>
          <w:sz w:val="20"/>
          <w:szCs w:val="20"/>
          <w:highlight w:val="cyan"/>
          <w:lang w:val="nl-NL"/>
        </w:rPr>
        <w:t>&gt;</w:t>
      </w:r>
    </w:p>
    <w:p w14:paraId="4EAA25E5" w14:textId="77777777" w:rsidR="00312288" w:rsidRPr="002864F3" w:rsidRDefault="00312288" w:rsidP="00312288">
      <w:pPr>
        <w:autoSpaceDE w:val="0"/>
        <w:autoSpaceDN w:val="0"/>
        <w:adjustRightInd w:val="0"/>
        <w:ind w:left="3600" w:firstLine="720"/>
        <w:jc w:val="both"/>
        <w:rPr>
          <w:color w:val="000000"/>
          <w:sz w:val="20"/>
          <w:szCs w:val="20"/>
          <w:highlight w:val="cyan"/>
          <w:lang w:val="nl-NL"/>
        </w:rPr>
      </w:pPr>
      <w:r w:rsidRPr="002864F3">
        <w:rPr>
          <w:color w:val="0000FF"/>
          <w:sz w:val="20"/>
          <w:szCs w:val="20"/>
          <w:highlight w:val="cyan"/>
          <w:lang w:val="nl-NL"/>
        </w:rPr>
        <w:t>&lt;</w:t>
      </w:r>
      <w:r w:rsidRPr="002864F3">
        <w:rPr>
          <w:color w:val="C00000"/>
          <w:sz w:val="20"/>
          <w:szCs w:val="20"/>
          <w:highlight w:val="cyan"/>
          <w:lang w:val="nl-NL"/>
        </w:rPr>
        <w:t>LHHDTrung</w:t>
      </w:r>
      <w:r w:rsidRPr="002864F3">
        <w:rPr>
          <w:color w:val="0000FF"/>
          <w:sz w:val="20"/>
          <w:szCs w:val="20"/>
          <w:highlight w:val="cyan"/>
          <w:lang w:val="nl-NL"/>
        </w:rPr>
        <w:t>&gt;</w:t>
      </w:r>
      <w:r w:rsidRPr="002864F3">
        <w:rPr>
          <w:color w:val="000000"/>
          <w:sz w:val="20"/>
          <w:szCs w:val="20"/>
          <w:highlight w:val="cyan"/>
          <w:lang w:val="nl-NL"/>
        </w:rPr>
        <w:t>Loại hàng hóa đặc trưng (nhận các giá trị: 1- Hàng hóa là xe ô tô, xe mô tô, 2- Dịch vụ vận chuyển, 3- Dịch vụ vận chuyển trên nền tảng số, TMĐT)</w:t>
      </w:r>
      <w:r w:rsidRPr="002864F3">
        <w:rPr>
          <w:color w:val="0000FF"/>
          <w:sz w:val="20"/>
          <w:szCs w:val="20"/>
          <w:highlight w:val="cyan"/>
          <w:lang w:val="nl-NL"/>
        </w:rPr>
        <w:t>&lt;/</w:t>
      </w:r>
      <w:r w:rsidRPr="002864F3">
        <w:rPr>
          <w:color w:val="C00000"/>
          <w:sz w:val="20"/>
          <w:szCs w:val="20"/>
          <w:highlight w:val="cyan"/>
          <w:lang w:val="nl-NL"/>
        </w:rPr>
        <w:t>LHHDTrung</w:t>
      </w:r>
      <w:r w:rsidRPr="002864F3">
        <w:rPr>
          <w:color w:val="0000FF"/>
          <w:sz w:val="20"/>
          <w:szCs w:val="20"/>
          <w:highlight w:val="cyan"/>
          <w:lang w:val="nl-NL"/>
        </w:rPr>
        <w:t>&gt;</w:t>
      </w:r>
    </w:p>
    <w:p w14:paraId="707C8EFE" w14:textId="77777777" w:rsidR="00312288" w:rsidRPr="002864F3" w:rsidRDefault="00312288" w:rsidP="00312288">
      <w:pPr>
        <w:autoSpaceDE w:val="0"/>
        <w:autoSpaceDN w:val="0"/>
        <w:adjustRightInd w:val="0"/>
        <w:jc w:val="both"/>
        <w:rPr>
          <w:color w:val="000000"/>
          <w:sz w:val="20"/>
          <w:szCs w:val="20"/>
          <w:highlight w:val="cyan"/>
          <w:lang w:val="nl-NL"/>
        </w:rPr>
      </w:pP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t>&lt;</w:t>
      </w:r>
      <w:r w:rsidRPr="002864F3">
        <w:rPr>
          <w:color w:val="A31515"/>
          <w:sz w:val="20"/>
          <w:szCs w:val="20"/>
          <w:highlight w:val="cyan"/>
          <w:lang w:val="nl-NL"/>
        </w:rPr>
        <w:t>TTruong</w:t>
      </w:r>
      <w:r w:rsidRPr="002864F3">
        <w:rPr>
          <w:color w:val="0000FF"/>
          <w:sz w:val="20"/>
          <w:szCs w:val="20"/>
          <w:highlight w:val="cyan"/>
          <w:lang w:val="nl-NL"/>
        </w:rPr>
        <w:t>&gt;</w:t>
      </w:r>
      <w:r w:rsidRPr="002864F3">
        <w:rPr>
          <w:color w:val="000000"/>
          <w:sz w:val="20"/>
          <w:szCs w:val="20"/>
          <w:highlight w:val="cyan"/>
          <w:lang w:val="nl-NL"/>
        </w:rPr>
        <w:t>Tên trường (Nhận các giá trị: Số khung (</w:t>
      </w:r>
      <w:r w:rsidRPr="002864F3">
        <w:rPr>
          <w:color w:val="C00000"/>
          <w:sz w:val="20"/>
          <w:szCs w:val="20"/>
          <w:highlight w:val="cyan"/>
          <w:lang w:val="nl-NL"/>
        </w:rPr>
        <w:t>SKhung</w:t>
      </w:r>
      <w:r w:rsidRPr="002864F3">
        <w:rPr>
          <w:color w:val="000000"/>
          <w:sz w:val="20"/>
          <w:szCs w:val="20"/>
          <w:highlight w:val="cyan"/>
          <w:lang w:val="nl-NL"/>
        </w:rPr>
        <w:t>),Số máy (</w:t>
      </w:r>
      <w:r w:rsidRPr="002864F3">
        <w:rPr>
          <w:color w:val="C00000"/>
          <w:sz w:val="20"/>
          <w:szCs w:val="20"/>
          <w:highlight w:val="cyan"/>
          <w:lang w:val="nl-NL"/>
        </w:rPr>
        <w:t>SMay</w:t>
      </w:r>
      <w:r w:rsidRPr="002864F3">
        <w:rPr>
          <w:color w:val="000000"/>
          <w:sz w:val="20"/>
          <w:szCs w:val="20"/>
          <w:highlight w:val="cyan"/>
          <w:lang w:val="nl-NL"/>
        </w:rPr>
        <w:t>),Biển kiểm soát phương tiện vận chuyển (</w:t>
      </w:r>
      <w:r w:rsidRPr="002864F3">
        <w:rPr>
          <w:color w:val="C00000"/>
          <w:sz w:val="20"/>
          <w:szCs w:val="20"/>
          <w:highlight w:val="cyan"/>
          <w:lang w:val="nl-NL"/>
        </w:rPr>
        <w:t>BKSPTVChuyen</w:t>
      </w:r>
      <w:r w:rsidRPr="002864F3">
        <w:rPr>
          <w:color w:val="000000"/>
          <w:sz w:val="20"/>
          <w:szCs w:val="20"/>
          <w:highlight w:val="cyan"/>
          <w:lang w:val="nl-NL"/>
        </w:rPr>
        <w:t>), Tên người gửi hàng (</w:t>
      </w:r>
      <w:r w:rsidRPr="002864F3">
        <w:rPr>
          <w:color w:val="C00000"/>
          <w:sz w:val="20"/>
          <w:szCs w:val="20"/>
          <w:highlight w:val="cyan"/>
          <w:lang w:val="nl-NL"/>
        </w:rPr>
        <w:t>TNGHang</w:t>
      </w:r>
      <w:r w:rsidRPr="002864F3">
        <w:rPr>
          <w:color w:val="000000"/>
          <w:sz w:val="20"/>
          <w:szCs w:val="20"/>
          <w:highlight w:val="cyan"/>
          <w:lang w:val="nl-NL"/>
        </w:rPr>
        <w:t>), Địa chỉ người gửi hàng (</w:t>
      </w:r>
      <w:r w:rsidRPr="002864F3">
        <w:rPr>
          <w:color w:val="C00000"/>
          <w:sz w:val="20"/>
          <w:szCs w:val="20"/>
          <w:highlight w:val="cyan"/>
          <w:lang w:val="nl-NL"/>
        </w:rPr>
        <w:t>DCNGHang</w:t>
      </w:r>
      <w:r w:rsidRPr="002864F3">
        <w:rPr>
          <w:color w:val="000000"/>
          <w:sz w:val="20"/>
          <w:szCs w:val="20"/>
          <w:highlight w:val="cyan"/>
          <w:lang w:val="nl-NL"/>
        </w:rPr>
        <w:t>),MST người gửi hàng (</w:t>
      </w:r>
      <w:r w:rsidRPr="002864F3">
        <w:rPr>
          <w:color w:val="C00000"/>
          <w:sz w:val="20"/>
          <w:szCs w:val="20"/>
          <w:highlight w:val="cyan"/>
          <w:lang w:val="nl-NL"/>
        </w:rPr>
        <w:t>MSTNGHang</w:t>
      </w:r>
      <w:r w:rsidRPr="002864F3">
        <w:rPr>
          <w:color w:val="000000"/>
          <w:sz w:val="20"/>
          <w:szCs w:val="20"/>
          <w:highlight w:val="cyan"/>
          <w:lang w:val="nl-NL"/>
        </w:rPr>
        <w:t>), Số định danh người gửi hàng (</w:t>
      </w:r>
      <w:r w:rsidRPr="002864F3">
        <w:rPr>
          <w:color w:val="C00000"/>
          <w:sz w:val="20"/>
          <w:szCs w:val="20"/>
          <w:highlight w:val="cyan"/>
          <w:lang w:val="nl-NL"/>
        </w:rPr>
        <w:t>MDDNGHang</w:t>
      </w:r>
      <w:r w:rsidRPr="002864F3">
        <w:rPr>
          <w:color w:val="000000"/>
          <w:sz w:val="20"/>
          <w:szCs w:val="20"/>
          <w:highlight w:val="cyan"/>
          <w:lang w:val="nl-NL"/>
        </w:rPr>
        <w:t>))</w:t>
      </w:r>
      <w:r w:rsidRPr="002864F3">
        <w:rPr>
          <w:color w:val="0000FF"/>
          <w:sz w:val="20"/>
          <w:szCs w:val="20"/>
          <w:highlight w:val="cyan"/>
          <w:lang w:val="nl-NL"/>
        </w:rPr>
        <w:t>&lt;/</w:t>
      </w:r>
      <w:r w:rsidRPr="002864F3">
        <w:rPr>
          <w:color w:val="A31515"/>
          <w:sz w:val="20"/>
          <w:szCs w:val="20"/>
          <w:highlight w:val="cyan"/>
          <w:lang w:val="nl-NL"/>
        </w:rPr>
        <w:t>TTruong</w:t>
      </w:r>
      <w:r w:rsidRPr="002864F3">
        <w:rPr>
          <w:color w:val="0000FF"/>
          <w:sz w:val="20"/>
          <w:szCs w:val="20"/>
          <w:highlight w:val="cyan"/>
          <w:lang w:val="nl-NL"/>
        </w:rPr>
        <w:t>&gt;</w:t>
      </w:r>
    </w:p>
    <w:p w14:paraId="75868714" w14:textId="77777777" w:rsidR="00312288" w:rsidRPr="002864F3" w:rsidRDefault="00312288" w:rsidP="00312288">
      <w:pPr>
        <w:autoSpaceDE w:val="0"/>
        <w:autoSpaceDN w:val="0"/>
        <w:adjustRightInd w:val="0"/>
        <w:jc w:val="both"/>
        <w:rPr>
          <w:color w:val="000000"/>
          <w:sz w:val="20"/>
          <w:szCs w:val="20"/>
          <w:highlight w:val="cyan"/>
          <w:lang w:val="nl-NL"/>
        </w:rPr>
      </w:pP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t>&lt;</w:t>
      </w:r>
      <w:r w:rsidRPr="002864F3">
        <w:rPr>
          <w:color w:val="A31515"/>
          <w:sz w:val="20"/>
          <w:szCs w:val="20"/>
          <w:highlight w:val="cyan"/>
          <w:lang w:val="nl-NL"/>
        </w:rPr>
        <w:t>DLieu</w:t>
      </w:r>
      <w:r w:rsidRPr="002864F3">
        <w:rPr>
          <w:color w:val="0000FF"/>
          <w:sz w:val="20"/>
          <w:szCs w:val="20"/>
          <w:highlight w:val="cyan"/>
          <w:lang w:val="nl-NL"/>
        </w:rPr>
        <w:t>&gt;</w:t>
      </w:r>
      <w:r w:rsidRPr="002864F3">
        <w:rPr>
          <w:color w:val="000000"/>
          <w:sz w:val="20"/>
          <w:szCs w:val="20"/>
          <w:highlight w:val="cyan"/>
          <w:lang w:val="nl-NL"/>
        </w:rPr>
        <w:t>Dữ liệu</w:t>
      </w:r>
      <w:r w:rsidRPr="002864F3">
        <w:rPr>
          <w:color w:val="0000FF"/>
          <w:sz w:val="20"/>
          <w:szCs w:val="20"/>
          <w:highlight w:val="cyan"/>
          <w:lang w:val="nl-NL"/>
        </w:rPr>
        <w:t>&lt;/</w:t>
      </w:r>
      <w:r w:rsidRPr="002864F3">
        <w:rPr>
          <w:color w:val="A31515"/>
          <w:sz w:val="20"/>
          <w:szCs w:val="20"/>
          <w:highlight w:val="cyan"/>
          <w:lang w:val="nl-NL"/>
        </w:rPr>
        <w:t>DLieu</w:t>
      </w:r>
      <w:r w:rsidRPr="002864F3">
        <w:rPr>
          <w:color w:val="0000FF"/>
          <w:sz w:val="20"/>
          <w:szCs w:val="20"/>
          <w:highlight w:val="cyan"/>
          <w:lang w:val="nl-NL"/>
        </w:rPr>
        <w:t>&gt;</w:t>
      </w:r>
    </w:p>
    <w:p w14:paraId="44F8FE2E" w14:textId="77777777" w:rsidR="00312288" w:rsidRPr="002864F3" w:rsidRDefault="00312288" w:rsidP="00312288">
      <w:pPr>
        <w:autoSpaceDE w:val="0"/>
        <w:autoSpaceDN w:val="0"/>
        <w:adjustRightInd w:val="0"/>
        <w:jc w:val="both"/>
        <w:rPr>
          <w:color w:val="000000"/>
          <w:sz w:val="20"/>
          <w:szCs w:val="20"/>
          <w:highlight w:val="cyan"/>
          <w:lang w:val="nl-NL"/>
        </w:rPr>
      </w:pP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t>&lt;/</w:t>
      </w:r>
      <w:r w:rsidRPr="002864F3">
        <w:rPr>
          <w:color w:val="A31515"/>
          <w:sz w:val="20"/>
          <w:szCs w:val="20"/>
          <w:highlight w:val="cyan"/>
          <w:lang w:val="nl-NL"/>
        </w:rPr>
        <w:t>TTin</w:t>
      </w:r>
      <w:r w:rsidRPr="002864F3">
        <w:rPr>
          <w:color w:val="0000FF"/>
          <w:sz w:val="20"/>
          <w:szCs w:val="20"/>
          <w:highlight w:val="cyan"/>
          <w:lang w:val="nl-NL"/>
        </w:rPr>
        <w:t>&gt;</w:t>
      </w:r>
    </w:p>
    <w:p w14:paraId="1F3C048D" w14:textId="77777777" w:rsidR="00312288" w:rsidRDefault="00312288" w:rsidP="00312288">
      <w:pPr>
        <w:autoSpaceDE w:val="0"/>
        <w:autoSpaceDN w:val="0"/>
        <w:adjustRightInd w:val="0"/>
        <w:jc w:val="both"/>
        <w:rPr>
          <w:color w:val="0000FF"/>
          <w:sz w:val="20"/>
          <w:szCs w:val="20"/>
          <w:lang w:val="nl-NL"/>
        </w:rPr>
      </w:pP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t>&lt;/</w:t>
      </w:r>
      <w:r w:rsidRPr="002864F3">
        <w:rPr>
          <w:color w:val="C00000"/>
          <w:sz w:val="20"/>
          <w:szCs w:val="20"/>
          <w:highlight w:val="cyan"/>
          <w:lang w:val="nl-NL"/>
        </w:rPr>
        <w:t>TTHHDTrung</w:t>
      </w:r>
      <w:r w:rsidRPr="002864F3">
        <w:rPr>
          <w:color w:val="0000FF"/>
          <w:sz w:val="20"/>
          <w:szCs w:val="20"/>
          <w:highlight w:val="cyan"/>
          <w:lang w:val="nl-NL"/>
        </w:rPr>
        <w:t>&gt;</w:t>
      </w:r>
    </w:p>
    <w:p w14:paraId="4972F867" w14:textId="77777777" w:rsidR="009A72E5" w:rsidRPr="004D71F8" w:rsidRDefault="009A72E5" w:rsidP="009A72E5">
      <w:pPr>
        <w:autoSpaceDE w:val="0"/>
        <w:autoSpaceDN w:val="0"/>
        <w:adjustRightInd w:val="0"/>
        <w:jc w:val="both"/>
        <w:rPr>
          <w:sz w:val="20"/>
          <w:highlight w:val="cyan"/>
          <w:lang w:val="nl-NL"/>
        </w:rPr>
      </w:pPr>
      <w:r w:rsidRPr="004D71F8">
        <w:rPr>
          <w:color w:val="C00000"/>
          <w:sz w:val="20"/>
          <w:highlight w:val="cyan"/>
          <w:lang w:val="nl-NL"/>
        </w:rPr>
        <w:t xml:space="preserve">&lt;TLTThue&gt; </w:t>
      </w:r>
      <w:r w:rsidRPr="004D71F8">
        <w:rPr>
          <w:sz w:val="20"/>
          <w:highlight w:val="cyan"/>
          <w:lang w:val="nl-NL"/>
        </w:rPr>
        <w:t>Tỷ lệ tính thuế(Chỉ sử dụng cho hóa đơn bán hàng giảm thuế theo NQ của Quốc hội)</w:t>
      </w:r>
      <w:r w:rsidRPr="004D71F8">
        <w:rPr>
          <w:color w:val="C00000"/>
          <w:sz w:val="20"/>
          <w:highlight w:val="cyan"/>
          <w:lang w:val="nl-NL"/>
        </w:rPr>
        <w:t>&lt;/TLTThue&gt;</w:t>
      </w:r>
    </w:p>
    <w:p w14:paraId="5AB45586" w14:textId="5AB057AB" w:rsidR="009A72E5" w:rsidRPr="004D71F8" w:rsidRDefault="009A72E5" w:rsidP="009A72E5">
      <w:pPr>
        <w:autoSpaceDE w:val="0"/>
        <w:autoSpaceDN w:val="0"/>
        <w:adjustRightInd w:val="0"/>
        <w:jc w:val="both"/>
        <w:rPr>
          <w:sz w:val="20"/>
          <w:lang w:val="nl-NL"/>
        </w:rPr>
      </w:pPr>
      <w:r w:rsidRPr="004D71F8">
        <w:rPr>
          <w:color w:val="C00000"/>
          <w:sz w:val="20"/>
          <w:highlight w:val="cyan"/>
          <w:lang w:val="nl-NL"/>
        </w:rPr>
        <w:t xml:space="preserve">&lt;STGThue&gt; </w:t>
      </w:r>
      <w:r w:rsidRPr="004D71F8">
        <w:rPr>
          <w:sz w:val="20"/>
          <w:highlight w:val="cyan"/>
          <w:lang w:val="nl-NL"/>
        </w:rPr>
        <w:t>Số tiền giảm thuế(Chỉ sử dụng cho hóa đơn bán hàng giảm thuế theo NQ của Quốc hội)</w:t>
      </w:r>
      <w:r w:rsidRPr="004D71F8">
        <w:rPr>
          <w:color w:val="C00000"/>
          <w:sz w:val="20"/>
          <w:highlight w:val="cyan"/>
          <w:lang w:val="nl-NL"/>
        </w:rPr>
        <w:t>&lt;/STGThue&gt;</w:t>
      </w:r>
    </w:p>
    <w:p w14:paraId="5C8766E5"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HHDVu</w:t>
      </w:r>
      <w:r w:rsidRPr="002864F3">
        <w:rPr>
          <w:color w:val="0000FF"/>
          <w:sz w:val="19"/>
          <w:szCs w:val="19"/>
          <w:lang w:val="nl-NL"/>
        </w:rPr>
        <w:t>&gt;</w:t>
      </w:r>
    </w:p>
    <w:p w14:paraId="51833895"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DSHHDVu</w:t>
      </w:r>
      <w:r w:rsidRPr="002864F3">
        <w:rPr>
          <w:color w:val="0000FF"/>
          <w:sz w:val="19"/>
          <w:szCs w:val="19"/>
          <w:lang w:val="nl-NL"/>
        </w:rPr>
        <w:t>&gt;</w:t>
      </w:r>
    </w:p>
    <w:p w14:paraId="321E7A5B"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TToan</w:t>
      </w:r>
      <w:r w:rsidRPr="002864F3">
        <w:rPr>
          <w:color w:val="0000FF"/>
          <w:sz w:val="19"/>
          <w:szCs w:val="19"/>
          <w:lang w:val="nl-NL"/>
        </w:rPr>
        <w:t>&gt;</w:t>
      </w:r>
    </w:p>
    <w:p w14:paraId="5648C0CF"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THTTLTSuat</w:t>
      </w:r>
      <w:r w:rsidRPr="002864F3">
        <w:rPr>
          <w:color w:val="0000FF"/>
          <w:sz w:val="19"/>
          <w:szCs w:val="19"/>
          <w:lang w:val="nl-NL"/>
        </w:rPr>
        <w:t>&gt;&lt;!--</w:t>
      </w:r>
      <w:r w:rsidRPr="002864F3">
        <w:rPr>
          <w:color w:val="008000"/>
          <w:sz w:val="19"/>
          <w:szCs w:val="19"/>
          <w:lang w:val="nl-NL"/>
        </w:rPr>
        <w:t>sử dụng hóa đơn GTGT</w:t>
      </w:r>
      <w:r w:rsidRPr="002864F3">
        <w:rPr>
          <w:color w:val="0000FF"/>
          <w:sz w:val="19"/>
          <w:szCs w:val="19"/>
          <w:lang w:val="nl-NL"/>
        </w:rPr>
        <w:t>--&gt;</w:t>
      </w:r>
    </w:p>
    <w:p w14:paraId="4019B78A"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LTSuat</w:t>
      </w:r>
      <w:r w:rsidRPr="002864F3">
        <w:rPr>
          <w:color w:val="0000FF"/>
          <w:sz w:val="19"/>
          <w:szCs w:val="19"/>
          <w:lang w:val="nl-NL"/>
        </w:rPr>
        <w:t>&gt;</w:t>
      </w:r>
    </w:p>
    <w:p w14:paraId="35A30A04"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TSuat</w:t>
      </w:r>
      <w:r w:rsidRPr="002864F3">
        <w:rPr>
          <w:color w:val="0000FF"/>
          <w:sz w:val="19"/>
          <w:szCs w:val="19"/>
          <w:lang w:val="nl-NL"/>
        </w:rPr>
        <w:t>&gt;</w:t>
      </w:r>
      <w:r w:rsidRPr="002864F3">
        <w:rPr>
          <w:color w:val="000000"/>
          <w:sz w:val="19"/>
          <w:szCs w:val="19"/>
          <w:lang w:val="nl-NL"/>
        </w:rPr>
        <w:t xml:space="preserve">Thuế suất (Thuế suất thuế GTGT)  Nhận các giá trị: -2 (KKKNT), -1 (KCT), 0, 5, 8, 10, 12.34 (thuế khác: AB.CD), -3 (KHAC) </w:t>
      </w:r>
      <w:r w:rsidRPr="002864F3">
        <w:rPr>
          <w:color w:val="0000FF"/>
          <w:sz w:val="19"/>
          <w:szCs w:val="19"/>
          <w:lang w:val="nl-NL"/>
        </w:rPr>
        <w:t>&lt;/</w:t>
      </w:r>
      <w:r w:rsidRPr="002864F3">
        <w:rPr>
          <w:color w:val="A31515"/>
          <w:sz w:val="19"/>
          <w:szCs w:val="19"/>
          <w:lang w:val="nl-NL"/>
        </w:rPr>
        <w:t>TSuat</w:t>
      </w:r>
      <w:r w:rsidRPr="002864F3">
        <w:rPr>
          <w:color w:val="0000FF"/>
          <w:sz w:val="19"/>
          <w:szCs w:val="19"/>
          <w:lang w:val="nl-NL"/>
        </w:rPr>
        <w:t>&gt;</w:t>
      </w:r>
    </w:p>
    <w:p w14:paraId="4AC40FF9"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TThue</w:t>
      </w:r>
      <w:r w:rsidRPr="002864F3">
        <w:rPr>
          <w:color w:val="0000FF"/>
          <w:sz w:val="19"/>
          <w:szCs w:val="19"/>
          <w:lang w:val="nl-NL"/>
        </w:rPr>
        <w:t>&gt;</w:t>
      </w:r>
      <w:r w:rsidRPr="002864F3">
        <w:rPr>
          <w:color w:val="000000"/>
          <w:sz w:val="19"/>
          <w:szCs w:val="19"/>
          <w:lang w:val="nl-NL"/>
        </w:rPr>
        <w:t>Tiền thuế (Tiền thuế GTGT)</w:t>
      </w:r>
      <w:r w:rsidRPr="002864F3">
        <w:rPr>
          <w:color w:val="0000FF"/>
          <w:sz w:val="19"/>
          <w:szCs w:val="19"/>
          <w:lang w:val="nl-NL"/>
        </w:rPr>
        <w:t>&lt;/</w:t>
      </w:r>
      <w:r w:rsidRPr="002864F3">
        <w:rPr>
          <w:color w:val="A31515"/>
          <w:sz w:val="19"/>
          <w:szCs w:val="19"/>
          <w:lang w:val="nl-NL"/>
        </w:rPr>
        <w:t>TThue</w:t>
      </w:r>
      <w:r w:rsidRPr="002864F3">
        <w:rPr>
          <w:color w:val="0000FF"/>
          <w:sz w:val="19"/>
          <w:szCs w:val="19"/>
          <w:lang w:val="nl-NL"/>
        </w:rPr>
        <w:t>&gt;</w:t>
      </w:r>
    </w:p>
    <w:p w14:paraId="5EA59919"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ThTien</w:t>
      </w:r>
      <w:r w:rsidRPr="002864F3">
        <w:rPr>
          <w:color w:val="0000FF"/>
          <w:sz w:val="19"/>
          <w:szCs w:val="19"/>
          <w:lang w:val="nl-NL"/>
        </w:rPr>
        <w:t>&gt;</w:t>
      </w:r>
      <w:r w:rsidRPr="002864F3">
        <w:rPr>
          <w:color w:val="000000"/>
          <w:sz w:val="19"/>
          <w:szCs w:val="19"/>
          <w:lang w:val="nl-NL"/>
        </w:rPr>
        <w:t>Thành tiền (Thành tiền chưa có thuế GTGT)</w:t>
      </w:r>
      <w:r w:rsidRPr="002864F3">
        <w:rPr>
          <w:color w:val="0000FF"/>
          <w:sz w:val="19"/>
          <w:szCs w:val="19"/>
          <w:lang w:val="nl-NL"/>
        </w:rPr>
        <w:t>&lt;/</w:t>
      </w:r>
      <w:r w:rsidRPr="002864F3">
        <w:rPr>
          <w:color w:val="A31515"/>
          <w:sz w:val="19"/>
          <w:szCs w:val="19"/>
          <w:lang w:val="nl-NL"/>
        </w:rPr>
        <w:t>ThTien</w:t>
      </w:r>
      <w:r w:rsidRPr="002864F3">
        <w:rPr>
          <w:color w:val="0000FF"/>
          <w:sz w:val="19"/>
          <w:szCs w:val="19"/>
          <w:lang w:val="nl-NL"/>
        </w:rPr>
        <w:t>&gt;</w:t>
      </w:r>
    </w:p>
    <w:p w14:paraId="11EF4587"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LTSuat</w:t>
      </w:r>
      <w:r w:rsidRPr="002864F3">
        <w:rPr>
          <w:color w:val="0000FF"/>
          <w:sz w:val="19"/>
          <w:szCs w:val="19"/>
          <w:lang w:val="nl-NL"/>
        </w:rPr>
        <w:t>&gt;</w:t>
      </w:r>
    </w:p>
    <w:p w14:paraId="234AFFAC"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THTTLTSuat</w:t>
      </w:r>
      <w:r w:rsidRPr="002864F3">
        <w:rPr>
          <w:color w:val="0000FF"/>
          <w:sz w:val="19"/>
          <w:szCs w:val="19"/>
          <w:lang w:val="nl-NL"/>
        </w:rPr>
        <w:t>&gt;</w:t>
      </w:r>
    </w:p>
    <w:p w14:paraId="0F3F22BC"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TgTCThue</w:t>
      </w:r>
      <w:r w:rsidRPr="002864F3">
        <w:rPr>
          <w:color w:val="0000FF"/>
          <w:sz w:val="19"/>
          <w:szCs w:val="19"/>
          <w:lang w:val="nl-NL"/>
        </w:rPr>
        <w:t>&gt;</w:t>
      </w:r>
      <w:r w:rsidRPr="002864F3">
        <w:rPr>
          <w:color w:val="000000"/>
          <w:sz w:val="19"/>
          <w:szCs w:val="19"/>
          <w:lang w:val="nl-NL"/>
        </w:rPr>
        <w:t>Tổng tiền chưa thuế (Tổng cộng thành tiền chưa có thuế GTGT) (Bắt buộc với hóa đơn GTGT)</w:t>
      </w:r>
      <w:r w:rsidRPr="002864F3">
        <w:rPr>
          <w:color w:val="0000FF"/>
          <w:sz w:val="19"/>
          <w:szCs w:val="19"/>
          <w:lang w:val="nl-NL"/>
        </w:rPr>
        <w:t>&lt;/</w:t>
      </w:r>
      <w:r w:rsidRPr="002864F3">
        <w:rPr>
          <w:color w:val="A31515"/>
          <w:sz w:val="19"/>
          <w:szCs w:val="19"/>
          <w:lang w:val="nl-NL"/>
        </w:rPr>
        <w:t>TgTCThue</w:t>
      </w:r>
      <w:r w:rsidRPr="002864F3">
        <w:rPr>
          <w:color w:val="0000FF"/>
          <w:sz w:val="19"/>
          <w:szCs w:val="19"/>
          <w:lang w:val="nl-NL"/>
        </w:rPr>
        <w:t>&gt;&lt;!--</w:t>
      </w:r>
      <w:r w:rsidRPr="002864F3">
        <w:rPr>
          <w:color w:val="008000"/>
          <w:sz w:val="19"/>
          <w:szCs w:val="19"/>
          <w:lang w:val="nl-NL"/>
        </w:rPr>
        <w:t>sử dụng hóa đơn GTGT</w:t>
      </w:r>
      <w:r w:rsidRPr="002864F3">
        <w:rPr>
          <w:color w:val="0000FF"/>
          <w:sz w:val="19"/>
          <w:szCs w:val="19"/>
          <w:lang w:val="nl-NL"/>
        </w:rPr>
        <w:t>--&gt;</w:t>
      </w:r>
    </w:p>
    <w:p w14:paraId="04243116"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TgTThue</w:t>
      </w:r>
      <w:r w:rsidRPr="002864F3">
        <w:rPr>
          <w:color w:val="0000FF"/>
          <w:sz w:val="19"/>
          <w:szCs w:val="19"/>
          <w:lang w:val="nl-NL"/>
        </w:rPr>
        <w:t>&gt;</w:t>
      </w:r>
      <w:r w:rsidRPr="002864F3">
        <w:rPr>
          <w:color w:val="000000"/>
          <w:sz w:val="19"/>
          <w:szCs w:val="19"/>
          <w:lang w:val="nl-NL"/>
        </w:rPr>
        <w:t>Tổng tiền thuế (Tổng cộng tiền thuế GTGT) (Bắt buộc với hóa đơn GTGT)</w:t>
      </w:r>
      <w:r w:rsidRPr="002864F3">
        <w:rPr>
          <w:color w:val="0000FF"/>
          <w:sz w:val="19"/>
          <w:szCs w:val="19"/>
          <w:lang w:val="nl-NL"/>
        </w:rPr>
        <w:t>&lt;/</w:t>
      </w:r>
      <w:r w:rsidRPr="002864F3">
        <w:rPr>
          <w:color w:val="A31515"/>
          <w:sz w:val="19"/>
          <w:szCs w:val="19"/>
          <w:lang w:val="nl-NL"/>
        </w:rPr>
        <w:t>TgTThue</w:t>
      </w:r>
      <w:r w:rsidRPr="002864F3">
        <w:rPr>
          <w:color w:val="0000FF"/>
          <w:sz w:val="19"/>
          <w:szCs w:val="19"/>
          <w:lang w:val="nl-NL"/>
        </w:rPr>
        <w:t>&gt;&lt;!--</w:t>
      </w:r>
      <w:r w:rsidRPr="002864F3">
        <w:rPr>
          <w:color w:val="008000"/>
          <w:sz w:val="19"/>
          <w:szCs w:val="19"/>
          <w:lang w:val="nl-NL"/>
        </w:rPr>
        <w:t>sử dụng hóa đơn GTGT</w:t>
      </w:r>
      <w:r w:rsidRPr="002864F3">
        <w:rPr>
          <w:color w:val="0000FF"/>
          <w:sz w:val="19"/>
          <w:szCs w:val="19"/>
          <w:lang w:val="nl-NL"/>
        </w:rPr>
        <w:t>--&gt;</w:t>
      </w:r>
    </w:p>
    <w:p w14:paraId="7B7BC19A" w14:textId="77777777" w:rsidR="00312288" w:rsidRDefault="00312288" w:rsidP="00312288">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TTCKTMai</w:t>
      </w:r>
      <w:r w:rsidRPr="002864F3">
        <w:rPr>
          <w:color w:val="0000FF"/>
          <w:sz w:val="19"/>
          <w:szCs w:val="19"/>
          <w:lang w:val="nl-NL"/>
        </w:rPr>
        <w:t>&gt;</w:t>
      </w:r>
      <w:r w:rsidRPr="002864F3">
        <w:rPr>
          <w:color w:val="000000"/>
          <w:sz w:val="19"/>
          <w:szCs w:val="19"/>
          <w:lang w:val="nl-NL"/>
        </w:rPr>
        <w:t>Tổng tiền chiết khấu thương mại</w:t>
      </w:r>
      <w:r w:rsidRPr="002864F3">
        <w:rPr>
          <w:color w:val="0000FF"/>
          <w:sz w:val="19"/>
          <w:szCs w:val="19"/>
          <w:lang w:val="nl-NL"/>
        </w:rPr>
        <w:t>&lt;/</w:t>
      </w:r>
      <w:r w:rsidRPr="002864F3">
        <w:rPr>
          <w:color w:val="A31515"/>
          <w:sz w:val="19"/>
          <w:szCs w:val="19"/>
          <w:lang w:val="nl-NL"/>
        </w:rPr>
        <w:t>TTCKTMai</w:t>
      </w:r>
      <w:r w:rsidRPr="002864F3">
        <w:rPr>
          <w:color w:val="0000FF"/>
          <w:sz w:val="19"/>
          <w:szCs w:val="19"/>
          <w:lang w:val="nl-NL"/>
        </w:rPr>
        <w:t>&gt;</w:t>
      </w:r>
    </w:p>
    <w:p w14:paraId="42999EE2" w14:textId="008C41F8" w:rsidR="009A72E5" w:rsidRPr="004D71F8" w:rsidRDefault="009A72E5" w:rsidP="00312288">
      <w:pPr>
        <w:pStyle w:val="NormalWeb"/>
        <w:spacing w:before="0" w:beforeAutospacing="0" w:after="0" w:afterAutospacing="0"/>
        <w:rPr>
          <w:sz w:val="20"/>
          <w:lang w:val="nl-NL"/>
        </w:rPr>
      </w:pPr>
      <w:r w:rsidRPr="004D71F8">
        <w:rPr>
          <w:color w:val="C00000"/>
          <w:sz w:val="20"/>
          <w:highlight w:val="cyan"/>
          <w:lang w:val="nl-NL"/>
        </w:rPr>
        <w:t xml:space="preserve">&lt;STGThue&gt; </w:t>
      </w:r>
      <w:r w:rsidRPr="004D71F8">
        <w:rPr>
          <w:sz w:val="20"/>
          <w:highlight w:val="cyan"/>
          <w:lang w:val="nl-NL"/>
        </w:rPr>
        <w:t>Số tiền giảm thuế(Chỉ sử dụng cho hóa đơn bán hàng giảm thuế theo NQ của Quốc hội)</w:t>
      </w:r>
      <w:r w:rsidRPr="004D71F8">
        <w:rPr>
          <w:color w:val="C00000"/>
          <w:sz w:val="20"/>
          <w:highlight w:val="cyan"/>
          <w:lang w:val="nl-NL"/>
        </w:rPr>
        <w:t>&lt;/STGThue&gt;</w:t>
      </w:r>
    </w:p>
    <w:p w14:paraId="55BF1C04"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TgTTTBSo</w:t>
      </w:r>
      <w:r w:rsidRPr="002864F3">
        <w:rPr>
          <w:color w:val="0000FF"/>
          <w:sz w:val="19"/>
          <w:szCs w:val="19"/>
          <w:lang w:val="nl-NL"/>
        </w:rPr>
        <w:t>&gt;</w:t>
      </w:r>
      <w:r w:rsidRPr="002864F3">
        <w:rPr>
          <w:color w:val="000000"/>
          <w:sz w:val="19"/>
          <w:szCs w:val="19"/>
          <w:lang w:val="nl-NL"/>
        </w:rPr>
        <w:t>Tổng tiền thanh toán bằng số *</w:t>
      </w:r>
      <w:r w:rsidRPr="002864F3">
        <w:rPr>
          <w:color w:val="0000FF"/>
          <w:sz w:val="19"/>
          <w:szCs w:val="19"/>
          <w:lang w:val="nl-NL"/>
        </w:rPr>
        <w:t>&lt;/</w:t>
      </w:r>
      <w:r w:rsidRPr="002864F3">
        <w:rPr>
          <w:color w:val="A31515"/>
          <w:sz w:val="19"/>
          <w:szCs w:val="19"/>
          <w:lang w:val="nl-NL"/>
        </w:rPr>
        <w:t>TgTTTBSo</w:t>
      </w:r>
      <w:r w:rsidRPr="002864F3">
        <w:rPr>
          <w:color w:val="0000FF"/>
          <w:sz w:val="19"/>
          <w:szCs w:val="19"/>
          <w:lang w:val="nl-NL"/>
        </w:rPr>
        <w:t>&gt;</w:t>
      </w:r>
    </w:p>
    <w:p w14:paraId="1FA2B506" w14:textId="77777777" w:rsidR="00312288" w:rsidRPr="002864F3" w:rsidRDefault="00312288" w:rsidP="00312288">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TgTTTBChu</w:t>
      </w:r>
      <w:r w:rsidRPr="002864F3">
        <w:rPr>
          <w:color w:val="0000FF"/>
          <w:sz w:val="19"/>
          <w:szCs w:val="19"/>
          <w:lang w:val="nl-NL"/>
        </w:rPr>
        <w:t>&gt;</w:t>
      </w:r>
      <w:r w:rsidRPr="002864F3">
        <w:rPr>
          <w:color w:val="000000"/>
          <w:sz w:val="19"/>
          <w:szCs w:val="19"/>
          <w:lang w:val="nl-NL"/>
        </w:rPr>
        <w:t>Tổng tiền thanh toán bằng chữ *</w:t>
      </w:r>
      <w:r w:rsidRPr="002864F3">
        <w:rPr>
          <w:color w:val="0000FF"/>
          <w:sz w:val="19"/>
          <w:szCs w:val="19"/>
          <w:lang w:val="nl-NL"/>
        </w:rPr>
        <w:t>&lt;/</w:t>
      </w:r>
      <w:r w:rsidRPr="002864F3">
        <w:rPr>
          <w:color w:val="A31515"/>
          <w:sz w:val="19"/>
          <w:szCs w:val="19"/>
          <w:lang w:val="nl-NL"/>
        </w:rPr>
        <w:t>TgTTTBChu</w:t>
      </w:r>
      <w:r w:rsidRPr="002864F3">
        <w:rPr>
          <w:color w:val="0000FF"/>
          <w:sz w:val="19"/>
          <w:szCs w:val="19"/>
          <w:lang w:val="nl-NL"/>
        </w:rPr>
        <w:t>&gt;</w:t>
      </w:r>
    </w:p>
    <w:p w14:paraId="40076C6A" w14:textId="77777777" w:rsidR="00312288" w:rsidRDefault="00312288" w:rsidP="00312288">
      <w:pPr>
        <w:pStyle w:val="NormalWeb"/>
        <w:spacing w:before="0" w:beforeAutospacing="0" w:after="0" w:afterAutospacing="0"/>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Pr>
          <w:color w:val="A61C00"/>
          <w:sz w:val="19"/>
          <w:szCs w:val="19"/>
        </w:rPr>
        <w:t>&lt;TTKhac&gt;</w:t>
      </w:r>
    </w:p>
    <w:p w14:paraId="77D6F20D" w14:textId="77777777" w:rsidR="00312288" w:rsidRDefault="00312288" w:rsidP="00312288">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0C10CADF" w14:textId="77777777" w:rsidR="00312288" w:rsidRDefault="00312288" w:rsidP="00312288">
      <w:pPr>
        <w:pStyle w:val="NormalWeb"/>
        <w:spacing w:before="0" w:beforeAutospacing="0" w:after="0" w:afterAutospacing="0"/>
      </w:pPr>
      <w:r>
        <w:rPr>
          <w:color w:val="A61C00"/>
          <w:sz w:val="19"/>
          <w:szCs w:val="19"/>
        </w:rPr>
        <w:lastRenderedPageBreak/>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Extra9</w:t>
      </w:r>
      <w:r>
        <w:rPr>
          <w:color w:val="A61C00"/>
          <w:sz w:val="19"/>
          <w:szCs w:val="19"/>
        </w:rPr>
        <w:t>&lt;/TTruong&gt;</w:t>
      </w:r>
    </w:p>
    <w:p w14:paraId="7B438115" w14:textId="77777777" w:rsidR="00312288" w:rsidRPr="002864F3" w:rsidRDefault="00312288" w:rsidP="00312288">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67BC0C0C" w14:textId="77777777" w:rsidR="00312288" w:rsidRPr="002864F3" w:rsidRDefault="00312288" w:rsidP="00312288">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 xml:space="preserve"> &lt;DLieu&gt;</w:t>
      </w:r>
      <w:r w:rsidRPr="002864F3">
        <w:rPr>
          <w:color w:val="000000"/>
          <w:sz w:val="19"/>
          <w:szCs w:val="19"/>
          <w:lang w:val="nl-NL"/>
        </w:rPr>
        <w:t>Extra9 test</w:t>
      </w:r>
      <w:r w:rsidRPr="002864F3">
        <w:rPr>
          <w:color w:val="A61C00"/>
          <w:sz w:val="19"/>
          <w:szCs w:val="19"/>
          <w:lang w:val="nl-NL"/>
        </w:rPr>
        <w:t>&lt;/DLieu&gt;</w:t>
      </w:r>
    </w:p>
    <w:p w14:paraId="3427074B" w14:textId="77777777" w:rsidR="00312288" w:rsidRDefault="00312288" w:rsidP="00312288">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584FA767" w14:textId="77777777" w:rsidR="00312288" w:rsidRDefault="00312288" w:rsidP="00312288">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02D60E7C" w14:textId="77777777" w:rsidR="00312288" w:rsidRDefault="00312288" w:rsidP="00312288">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Extra10</w:t>
      </w:r>
      <w:r>
        <w:rPr>
          <w:color w:val="A61C00"/>
          <w:sz w:val="19"/>
          <w:szCs w:val="19"/>
        </w:rPr>
        <w:t>&lt;/TTruong&gt;</w:t>
      </w:r>
    </w:p>
    <w:p w14:paraId="68F66C62" w14:textId="77777777" w:rsidR="00312288" w:rsidRPr="002864F3" w:rsidRDefault="00312288" w:rsidP="00312288">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50A8D46E" w14:textId="77777777" w:rsidR="00312288" w:rsidRPr="002864F3" w:rsidRDefault="00312288" w:rsidP="00312288">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Extra10 test</w:t>
      </w:r>
      <w:r w:rsidRPr="002864F3">
        <w:rPr>
          <w:color w:val="A61C00"/>
          <w:sz w:val="19"/>
          <w:szCs w:val="19"/>
          <w:lang w:val="nl-NL"/>
        </w:rPr>
        <w:t>&lt;/DLieu&gt;</w:t>
      </w:r>
    </w:p>
    <w:p w14:paraId="77EA4EDB" w14:textId="77777777" w:rsidR="00312288" w:rsidRDefault="00312288" w:rsidP="00312288">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72E03206" w14:textId="77777777" w:rsidR="00312288" w:rsidRDefault="00312288" w:rsidP="00312288">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1DEC03CC" w14:textId="77777777" w:rsidR="00312288" w:rsidRDefault="00312288" w:rsidP="00312288">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Extra11</w:t>
      </w:r>
      <w:r>
        <w:rPr>
          <w:color w:val="A61C00"/>
          <w:sz w:val="19"/>
          <w:szCs w:val="19"/>
        </w:rPr>
        <w:t>&lt;/TTruong&gt;</w:t>
      </w:r>
    </w:p>
    <w:p w14:paraId="025A6714" w14:textId="77777777" w:rsidR="00312288" w:rsidRDefault="00312288" w:rsidP="00312288">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&lt;KDLieu&gt;</w:t>
      </w:r>
      <w:r>
        <w:rPr>
          <w:color w:val="000000"/>
          <w:sz w:val="19"/>
          <w:szCs w:val="19"/>
        </w:rPr>
        <w:t>DateTime</w:t>
      </w:r>
      <w:r>
        <w:rPr>
          <w:color w:val="A61C00"/>
          <w:sz w:val="19"/>
          <w:szCs w:val="19"/>
        </w:rPr>
        <w:t>&lt;/KDLieu&gt;</w:t>
      </w:r>
    </w:p>
    <w:p w14:paraId="6131260F" w14:textId="77777777" w:rsidR="00312288" w:rsidRDefault="00312288" w:rsidP="00312288">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&lt;DLieu&gt;</w:t>
      </w:r>
      <w:r>
        <w:rPr>
          <w:color w:val="000000"/>
          <w:sz w:val="19"/>
          <w:szCs w:val="19"/>
        </w:rPr>
        <w:t>định dạng theo chuẩn thuế:(ví dụ: yyyy-MM-dd)</w:t>
      </w:r>
      <w:r>
        <w:rPr>
          <w:color w:val="A61C00"/>
          <w:sz w:val="19"/>
          <w:szCs w:val="19"/>
        </w:rPr>
        <w:t>&lt;/DLieu&gt;</w:t>
      </w:r>
    </w:p>
    <w:p w14:paraId="358DE558" w14:textId="77777777" w:rsidR="00312288" w:rsidRDefault="00312288" w:rsidP="00312288">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1FA42DEC" w14:textId="77777777" w:rsidR="00312288" w:rsidRDefault="00312288" w:rsidP="00312288">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&lt;/TTKhac&gt;</w:t>
      </w:r>
    </w:p>
    <w:p w14:paraId="78827F1D" w14:textId="77777777" w:rsidR="00312288" w:rsidRDefault="00312288" w:rsidP="00312288">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TToan</w:t>
      </w:r>
      <w:r>
        <w:rPr>
          <w:color w:val="0000FF"/>
          <w:sz w:val="19"/>
          <w:szCs w:val="19"/>
        </w:rPr>
        <w:t>&gt;</w:t>
      </w:r>
    </w:p>
    <w:p w14:paraId="41536735" w14:textId="77777777" w:rsidR="00312288" w:rsidRDefault="00312288" w:rsidP="00312288">
      <w:pPr>
        <w:pStyle w:val="NormalWeb"/>
        <w:spacing w:before="0" w:beforeAutospacing="0" w:after="0" w:afterAutospacing="0"/>
      </w:pPr>
      <w:r>
        <w:rPr>
          <w:rStyle w:val="apple-tab-span"/>
          <w:color w:val="0000FF"/>
          <w:sz w:val="19"/>
          <w:szCs w:val="19"/>
        </w:rPr>
        <w:tab/>
      </w:r>
      <w:r>
        <w:rPr>
          <w:color w:val="0000FF"/>
          <w:sz w:val="19"/>
          <w:szCs w:val="19"/>
        </w:rPr>
        <w:t>&lt;/</w:t>
      </w:r>
      <w:r>
        <w:rPr>
          <w:color w:val="A31515"/>
          <w:sz w:val="19"/>
          <w:szCs w:val="19"/>
        </w:rPr>
        <w:t>NDHDon</w:t>
      </w:r>
      <w:r>
        <w:rPr>
          <w:color w:val="0000FF"/>
          <w:sz w:val="19"/>
          <w:szCs w:val="19"/>
        </w:rPr>
        <w:t>&gt;</w:t>
      </w:r>
    </w:p>
    <w:p w14:paraId="37AB36D8" w14:textId="77777777" w:rsidR="00312288" w:rsidRDefault="00312288" w:rsidP="00312288">
      <w:pPr>
        <w:pStyle w:val="NormalWeb"/>
        <w:spacing w:before="0" w:beforeAutospacing="0" w:after="0" w:afterAutospacing="0"/>
      </w:pPr>
      <w:r>
        <w:rPr>
          <w:color w:val="0000FF"/>
          <w:sz w:val="19"/>
          <w:szCs w:val="19"/>
        </w:rPr>
        <w:t>    &lt;/</w:t>
      </w:r>
      <w:r>
        <w:rPr>
          <w:color w:val="A31515"/>
          <w:sz w:val="19"/>
          <w:szCs w:val="19"/>
        </w:rPr>
        <w:t>DLHDon</w:t>
      </w:r>
      <w:r>
        <w:rPr>
          <w:color w:val="0000FF"/>
          <w:sz w:val="19"/>
          <w:szCs w:val="19"/>
        </w:rPr>
        <w:t>&gt;</w:t>
      </w:r>
    </w:p>
    <w:p w14:paraId="3E63C719" w14:textId="77777777" w:rsidR="00312288" w:rsidRDefault="00312288" w:rsidP="00312288">
      <w:pPr>
        <w:pStyle w:val="NormalWeb"/>
        <w:spacing w:before="0" w:beforeAutospacing="0" w:after="0" w:afterAutospacing="0"/>
      </w:pPr>
      <w:r>
        <w:rPr>
          <w:color w:val="0000FF"/>
          <w:sz w:val="19"/>
          <w:szCs w:val="19"/>
        </w:rPr>
        <w:t>  &lt;/</w:t>
      </w:r>
      <w:r>
        <w:rPr>
          <w:color w:val="A31515"/>
          <w:sz w:val="19"/>
          <w:szCs w:val="19"/>
        </w:rPr>
        <w:t>HDon</w:t>
      </w:r>
      <w:r>
        <w:rPr>
          <w:color w:val="0000FF"/>
          <w:sz w:val="19"/>
          <w:szCs w:val="19"/>
        </w:rPr>
        <w:t>&gt;</w:t>
      </w:r>
    </w:p>
    <w:p w14:paraId="14D9E0A1" w14:textId="77777777" w:rsidR="00312288" w:rsidRDefault="00312288" w:rsidP="00312288">
      <w:pPr>
        <w:pStyle w:val="NormalWeb"/>
        <w:spacing w:before="0" w:beforeAutospacing="0" w:after="0" w:afterAutospacing="0"/>
      </w:pPr>
      <w:r>
        <w:rPr>
          <w:color w:val="0000FF"/>
          <w:sz w:val="19"/>
          <w:szCs w:val="19"/>
        </w:rPr>
        <w:t>&lt;/</w:t>
      </w:r>
      <w:r>
        <w:rPr>
          <w:color w:val="A31515"/>
          <w:sz w:val="19"/>
          <w:szCs w:val="19"/>
        </w:rPr>
        <w:t>DSHDon</w:t>
      </w:r>
      <w:r>
        <w:rPr>
          <w:color w:val="0000FF"/>
          <w:sz w:val="19"/>
          <w:szCs w:val="19"/>
        </w:rPr>
        <w:t>&gt;</w:t>
      </w:r>
    </w:p>
    <w:p w14:paraId="13C5D78F" w14:textId="77777777" w:rsidR="00312288" w:rsidRPr="00480762" w:rsidRDefault="00312288" w:rsidP="00326C8C">
      <w:pPr>
        <w:rPr>
          <w:lang w:val="x-none" w:eastAsia="x-none"/>
        </w:rPr>
      </w:pPr>
    </w:p>
    <w:p w14:paraId="1809304E" w14:textId="77777777" w:rsidR="00326C8C" w:rsidRDefault="00326C8C" w:rsidP="00326C8C">
      <w:pPr>
        <w:pStyle w:val="Heading3"/>
      </w:pPr>
      <w:bookmarkStart w:id="2197" w:name="_Toc198045397"/>
      <w:r>
        <w:t>Gửi hóa đơn sai sót đối với máy tính tiền</w:t>
      </w:r>
      <w:bookmarkEnd w:id="2197"/>
    </w:p>
    <w:p w14:paraId="338EDBD5" w14:textId="77777777" w:rsidR="00326C8C" w:rsidRDefault="00326C8C" w:rsidP="00326C8C">
      <w:pPr>
        <w:pStyle w:val="NormalWeb"/>
        <w:spacing w:before="0" w:beforeAutospacing="0" w:after="0" w:afterAutospacing="0"/>
        <w:ind w:left="518" w:right="14"/>
        <w:jc w:val="both"/>
      </w:pPr>
      <w:r>
        <w:rPr>
          <w:color w:val="000000"/>
        </w:rPr>
        <w:t>URL</w:t>
      </w:r>
    </w:p>
    <w:p w14:paraId="0A943666" w14:textId="77777777" w:rsidR="00326C8C" w:rsidRDefault="00326C8C" w:rsidP="00326C8C">
      <w:pPr>
        <w:pStyle w:val="NormalWeb"/>
        <w:spacing w:before="0" w:beforeAutospacing="0" w:after="0" w:afterAutospacing="0"/>
        <w:ind w:left="518" w:right="14"/>
        <w:jc w:val="both"/>
      </w:pPr>
      <w:r>
        <w:rPr>
          <w:rStyle w:val="apple-tab-span"/>
          <w:color w:val="000000"/>
        </w:rPr>
        <w:tab/>
      </w:r>
      <w:r>
        <w:rPr>
          <w:color w:val="000000"/>
        </w:rPr>
        <w:t xml:space="preserve"> string </w:t>
      </w:r>
      <w:r>
        <w:rPr>
          <w:b/>
          <w:bCs/>
          <w:color w:val="000000"/>
        </w:rPr>
        <w:t xml:space="preserve">SendInvErrorMTT </w:t>
      </w:r>
      <w:r>
        <w:rPr>
          <w:color w:val="000000"/>
        </w:rPr>
        <w:t>(string Account, string ACpass, string xml, string username, string password, string serialCert, int convert = 0)</w:t>
      </w:r>
    </w:p>
    <w:p w14:paraId="72F7AD7C" w14:textId="77777777" w:rsidR="00326C8C" w:rsidRDefault="00326C8C" w:rsidP="00326C8C">
      <w:pPr>
        <w:pStyle w:val="NormalWeb"/>
        <w:spacing w:before="0" w:beforeAutospacing="0" w:after="0" w:afterAutospacing="0"/>
        <w:ind w:left="518" w:right="14"/>
        <w:jc w:val="both"/>
      </w:pPr>
      <w:r>
        <w:rPr>
          <w:color w:val="000000"/>
        </w:rPr>
        <w:t>DESCRIPTION</w:t>
      </w:r>
    </w:p>
    <w:p w14:paraId="22C7645C" w14:textId="77777777" w:rsidR="00326C8C" w:rsidRDefault="00326C8C" w:rsidP="00326C8C">
      <w:pPr>
        <w:pStyle w:val="NormalWeb"/>
        <w:spacing w:before="0" w:beforeAutospacing="0" w:after="0" w:afterAutospacing="0"/>
        <w:ind w:left="518" w:right="14"/>
        <w:jc w:val="both"/>
      </w:pPr>
      <w:r>
        <w:rPr>
          <w:rStyle w:val="apple-tab-span"/>
          <w:color w:val="000000"/>
        </w:rPr>
        <w:tab/>
      </w:r>
      <w:r>
        <w:rPr>
          <w:color w:val="000000"/>
        </w:rPr>
        <w:t>Đây là web service cho phép gửi thông điệp hóa đơn điện tử có sai sót bằng hsm hoặc p12.</w:t>
      </w:r>
    </w:p>
    <w:p w14:paraId="5661F011" w14:textId="77777777" w:rsidR="00326C8C" w:rsidRDefault="00326C8C" w:rsidP="00326C8C">
      <w:pPr>
        <w:pStyle w:val="NormalWeb"/>
        <w:spacing w:before="0" w:beforeAutospacing="0" w:after="0" w:afterAutospacing="0"/>
        <w:ind w:left="518" w:right="14"/>
        <w:jc w:val="both"/>
      </w:pPr>
      <w:r>
        <w:rPr>
          <w:color w:val="000000"/>
        </w:rPr>
        <w:t>HTTP METHOD</w:t>
      </w:r>
    </w:p>
    <w:p w14:paraId="0643A36E" w14:textId="77777777" w:rsidR="00326C8C" w:rsidRDefault="00326C8C" w:rsidP="00326C8C">
      <w:pPr>
        <w:pStyle w:val="NormalWeb"/>
        <w:spacing w:before="0" w:beforeAutospacing="0" w:after="0" w:afterAutospacing="0"/>
        <w:ind w:left="518" w:right="14"/>
        <w:jc w:val="both"/>
      </w:pPr>
      <w:r>
        <w:rPr>
          <w:rStyle w:val="apple-tab-span"/>
          <w:color w:val="000000"/>
        </w:rPr>
        <w:tab/>
      </w:r>
      <w:r>
        <w:rPr>
          <w:rStyle w:val="apple-tab-span"/>
          <w:color w:val="000000"/>
        </w:rPr>
        <w:tab/>
      </w:r>
      <w:r>
        <w:rPr>
          <w:color w:val="000000"/>
        </w:rPr>
        <w:t>POST</w:t>
      </w:r>
    </w:p>
    <w:p w14:paraId="6BE171F9" w14:textId="77777777" w:rsidR="00326C8C" w:rsidRDefault="00326C8C" w:rsidP="00326C8C">
      <w:pPr>
        <w:pStyle w:val="NormalWeb"/>
        <w:spacing w:before="0" w:beforeAutospacing="0" w:after="0" w:afterAutospacing="0"/>
        <w:ind w:left="518" w:right="14"/>
        <w:jc w:val="both"/>
      </w:pPr>
      <w:r>
        <w:rPr>
          <w:color w:val="000000"/>
        </w:rPr>
        <w:t>REQUEST BODY</w:t>
      </w:r>
    </w:p>
    <w:p w14:paraId="42DE5471" w14:textId="77777777" w:rsidR="00326C8C" w:rsidRDefault="00326C8C" w:rsidP="00326C8C">
      <w:pPr>
        <w:pStyle w:val="NormalWeb"/>
        <w:numPr>
          <w:ilvl w:val="0"/>
          <w:numId w:val="79"/>
        </w:numPr>
        <w:tabs>
          <w:tab w:val="clear" w:pos="720"/>
          <w:tab w:val="num" w:pos="878"/>
        </w:tabs>
        <w:spacing w:before="0" w:beforeAutospacing="0" w:after="0" w:afterAutospacing="0"/>
        <w:ind w:left="1238"/>
        <w:jc w:val="both"/>
        <w:textAlignment w:val="baseline"/>
        <w:rPr>
          <w:b/>
          <w:bCs/>
          <w:color w:val="000000"/>
          <w:u w:val="single"/>
        </w:rPr>
      </w:pPr>
      <w:r>
        <w:rPr>
          <w:b/>
          <w:bCs/>
          <w:color w:val="000000"/>
        </w:rPr>
        <w:t xml:space="preserve">Account/ACPass:  </w:t>
      </w:r>
      <w:r>
        <w:rPr>
          <w:color w:val="000000"/>
        </w:rPr>
        <w:t>Tài khoản được cấp phát cho nhân viên gọi lệnh gửi thông điệp.</w:t>
      </w:r>
    </w:p>
    <w:p w14:paraId="665A5DF9" w14:textId="77777777" w:rsidR="00326C8C" w:rsidRDefault="00326C8C" w:rsidP="00326C8C">
      <w:pPr>
        <w:pStyle w:val="NormalWeb"/>
        <w:numPr>
          <w:ilvl w:val="0"/>
          <w:numId w:val="80"/>
        </w:numPr>
        <w:tabs>
          <w:tab w:val="clear" w:pos="720"/>
          <w:tab w:val="num" w:pos="878"/>
        </w:tabs>
        <w:spacing w:before="0" w:beforeAutospacing="0" w:after="0" w:afterAutospacing="0"/>
        <w:ind w:left="1238"/>
        <w:jc w:val="both"/>
        <w:textAlignment w:val="baseline"/>
        <w:rPr>
          <w:b/>
          <w:bCs/>
          <w:color w:val="000000"/>
          <w:u w:val="single"/>
        </w:rPr>
      </w:pPr>
      <w:r>
        <w:rPr>
          <w:b/>
          <w:bCs/>
          <w:color w:val="000000"/>
        </w:rPr>
        <w:t>Username/pass</w:t>
      </w:r>
      <w:r>
        <w:rPr>
          <w:color w:val="000000"/>
        </w:rPr>
        <w:t>: Tài khoản được cấp phát cho khách hàng để gọi đến webservice (tài khoản có quyền ServiceRole trong hệ thống).</w:t>
      </w:r>
    </w:p>
    <w:p w14:paraId="33D3FB04" w14:textId="77777777" w:rsidR="00326C8C" w:rsidRDefault="00326C8C" w:rsidP="00326C8C">
      <w:pPr>
        <w:pStyle w:val="NormalWeb"/>
        <w:numPr>
          <w:ilvl w:val="0"/>
          <w:numId w:val="80"/>
        </w:numPr>
        <w:tabs>
          <w:tab w:val="clear" w:pos="720"/>
          <w:tab w:val="num" w:pos="878"/>
        </w:tabs>
        <w:spacing w:before="0" w:beforeAutospacing="0" w:after="0" w:afterAutospacing="0"/>
        <w:ind w:left="1238"/>
        <w:jc w:val="both"/>
        <w:textAlignment w:val="baseline"/>
        <w:rPr>
          <w:b/>
          <w:bCs/>
          <w:color w:val="000000"/>
          <w:u w:val="single"/>
        </w:rPr>
      </w:pPr>
      <w:r>
        <w:rPr>
          <w:b/>
          <w:bCs/>
          <w:color w:val="000000"/>
        </w:rPr>
        <w:t>xml</w:t>
      </w:r>
      <w:r>
        <w:rPr>
          <w:color w:val="000000"/>
        </w:rPr>
        <w:t>: chuỗi xml thông điệp hóa đơn điện tử có sai sót (theo mẫu mô tả kèm theo)</w:t>
      </w:r>
      <w:r>
        <w:rPr>
          <w:b/>
          <w:bCs/>
          <w:color w:val="000000"/>
          <w:u w:val="single"/>
        </w:rPr>
        <w:t>  </w:t>
      </w:r>
    </w:p>
    <w:p w14:paraId="66518EF5" w14:textId="77777777" w:rsidR="00326C8C" w:rsidRDefault="00326C8C" w:rsidP="00326C8C">
      <w:pPr>
        <w:pStyle w:val="NormalWeb"/>
        <w:numPr>
          <w:ilvl w:val="0"/>
          <w:numId w:val="80"/>
        </w:numPr>
        <w:tabs>
          <w:tab w:val="clear" w:pos="720"/>
          <w:tab w:val="num" w:pos="878"/>
        </w:tabs>
        <w:spacing w:before="0" w:beforeAutospacing="0" w:after="0" w:afterAutospacing="0"/>
        <w:ind w:left="1238"/>
        <w:jc w:val="both"/>
        <w:textAlignment w:val="baseline"/>
        <w:rPr>
          <w:b/>
          <w:bCs/>
          <w:color w:val="000000"/>
          <w:u w:val="single"/>
        </w:rPr>
      </w:pPr>
      <w:r>
        <w:rPr>
          <w:b/>
          <w:bCs/>
          <w:color w:val="000000"/>
        </w:rPr>
        <w:t xml:space="preserve">serialCert: </w:t>
      </w:r>
      <w:r>
        <w:rPr>
          <w:color w:val="000000"/>
        </w:rPr>
        <w:t>Ký hiệu chứng thư số</w:t>
      </w:r>
    </w:p>
    <w:p w14:paraId="61E64A48" w14:textId="77777777" w:rsidR="00326C8C" w:rsidRDefault="00326C8C" w:rsidP="00326C8C">
      <w:pPr>
        <w:pStyle w:val="NormalWeb"/>
        <w:numPr>
          <w:ilvl w:val="0"/>
          <w:numId w:val="80"/>
        </w:numPr>
        <w:tabs>
          <w:tab w:val="clear" w:pos="720"/>
          <w:tab w:val="num" w:pos="878"/>
        </w:tabs>
        <w:spacing w:before="0" w:beforeAutospacing="0" w:after="0" w:afterAutospacing="0"/>
        <w:ind w:left="1238"/>
        <w:jc w:val="both"/>
        <w:textAlignment w:val="baseline"/>
        <w:rPr>
          <w:b/>
          <w:bCs/>
          <w:color w:val="000000"/>
        </w:rPr>
      </w:pPr>
      <w:r>
        <w:rPr>
          <w:b/>
          <w:bCs/>
          <w:color w:val="000000"/>
        </w:rPr>
        <w:t>convert</w:t>
      </w:r>
      <w:r>
        <w:rPr>
          <w:color w:val="000000"/>
        </w:rPr>
        <w:t>: Mặc định là 0, (0 – Không cần convert từ TCVN3 sang Unicode. 1- Cần convert từ TCVN3 sang Unicode)</w:t>
      </w:r>
    </w:p>
    <w:p w14:paraId="5ABCA0F8" w14:textId="77777777" w:rsidR="00326C8C" w:rsidRDefault="00326C8C" w:rsidP="00326C8C">
      <w:pPr>
        <w:pStyle w:val="NormalWeb"/>
        <w:spacing w:before="0" w:beforeAutospacing="0" w:after="0" w:afterAutospacing="0"/>
        <w:ind w:left="518" w:right="14"/>
        <w:jc w:val="both"/>
      </w:pPr>
      <w:r>
        <w:rPr>
          <w:color w:val="000000"/>
        </w:rPr>
        <w:t>RETURNS</w:t>
      </w:r>
    </w:p>
    <w:tbl>
      <w:tblPr>
        <w:tblW w:w="9350" w:type="dxa"/>
        <w:tblInd w:w="158" w:type="dxa"/>
        <w:tblCellMar>
          <w:top w:w="15" w:type="dxa"/>
          <w:left w:w="15" w:type="dxa"/>
          <w:bottom w:w="15" w:type="dxa"/>
          <w:right w:w="15" w:type="dxa"/>
        </w:tblCellMar>
        <w:tblLook w:val="04A0" w:firstRow="1" w:lastRow="0" w:firstColumn="1" w:lastColumn="0" w:noHBand="0" w:noVBand="1"/>
      </w:tblPr>
      <w:tblGrid>
        <w:gridCol w:w="1646"/>
        <w:gridCol w:w="5847"/>
        <w:gridCol w:w="1857"/>
      </w:tblGrid>
      <w:tr w:rsidR="00326C8C" w14:paraId="07B629B9" w14:textId="77777777" w:rsidTr="0085100F">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11782AC1" w14:textId="77777777" w:rsidR="00326C8C" w:rsidRDefault="00326C8C" w:rsidP="0085100F">
            <w:pPr>
              <w:pStyle w:val="NormalWeb"/>
              <w:spacing w:before="0" w:beforeAutospacing="0" w:after="200" w:afterAutospacing="0"/>
              <w:ind w:left="720"/>
            </w:pPr>
            <w:r>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4A0CEDBA" w14:textId="77777777" w:rsidR="00326C8C" w:rsidRDefault="00326C8C" w:rsidP="0085100F">
            <w:pPr>
              <w:pStyle w:val="NormalWeb"/>
              <w:spacing w:before="0" w:beforeAutospacing="0" w:after="200" w:afterAutospacing="0"/>
              <w:ind w:left="720"/>
            </w:pPr>
            <w:r>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6D08DA93" w14:textId="77777777" w:rsidR="00326C8C" w:rsidRDefault="00326C8C" w:rsidP="0085100F">
            <w:pPr>
              <w:pStyle w:val="NormalWeb"/>
              <w:spacing w:before="0" w:beforeAutospacing="0" w:after="200" w:afterAutospacing="0"/>
              <w:ind w:left="720"/>
            </w:pPr>
            <w:r>
              <w:rPr>
                <w:color w:val="000000"/>
              </w:rPr>
              <w:t>Ghi chú</w:t>
            </w:r>
          </w:p>
        </w:tc>
      </w:tr>
      <w:tr w:rsidR="00326C8C" w14:paraId="4C4668F5"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26B5C78" w14:textId="77777777" w:rsidR="00326C8C" w:rsidRDefault="00326C8C" w:rsidP="0085100F">
            <w:pPr>
              <w:pStyle w:val="NormalWeb"/>
              <w:spacing w:before="0" w:beforeAutospacing="0" w:after="160" w:afterAutospacing="0"/>
            </w:pPr>
            <w:r>
              <w:rPr>
                <w:color w:val="000000"/>
                <w:sz w:val="22"/>
                <w:szCs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BC765A0" w14:textId="77777777" w:rsidR="00326C8C" w:rsidRDefault="00326C8C" w:rsidP="0085100F">
            <w:pPr>
              <w:pStyle w:val="NormalWeb"/>
              <w:spacing w:before="0" w:beforeAutospacing="0" w:after="0" w:afterAutospacing="0"/>
            </w:pPr>
            <w:r>
              <w:rPr>
                <w:color w:val="000000"/>
              </w:rPr>
              <w:t>Tài khoản đăng nhập sai hoặc không có 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B9272AE" w14:textId="77777777" w:rsidR="00326C8C" w:rsidRDefault="00326C8C" w:rsidP="0085100F"/>
        </w:tc>
      </w:tr>
      <w:tr w:rsidR="00326C8C" w14:paraId="0310AC81"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435607C" w14:textId="77777777" w:rsidR="00326C8C" w:rsidRDefault="00326C8C" w:rsidP="0085100F">
            <w:pPr>
              <w:pStyle w:val="NormalWeb"/>
              <w:spacing w:before="0" w:beforeAutospacing="0" w:after="160" w:afterAutospacing="0"/>
            </w:pPr>
            <w:r>
              <w:rPr>
                <w:color w:val="000000"/>
                <w:sz w:val="22"/>
                <w:szCs w:val="22"/>
              </w:rPr>
              <w:t>ERR:16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EC35AF3" w14:textId="77777777" w:rsidR="00326C8C" w:rsidRDefault="00326C8C" w:rsidP="0085100F">
            <w:pPr>
              <w:pStyle w:val="NormalWeb"/>
              <w:spacing w:before="0" w:beforeAutospacing="0" w:after="0" w:afterAutospacing="0"/>
            </w:pPr>
            <w:r>
              <w:rPr>
                <w:color w:val="000000"/>
              </w:rPr>
              <w:t>Xml hóa đơn có chứa xml không phải của máy tính tiền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784F751" w14:textId="77777777" w:rsidR="00326C8C" w:rsidRDefault="00326C8C" w:rsidP="0085100F"/>
        </w:tc>
      </w:tr>
      <w:tr w:rsidR="00326C8C" w14:paraId="586C7D94"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1B68EAE" w14:textId="77777777" w:rsidR="00326C8C" w:rsidRDefault="00326C8C" w:rsidP="0085100F">
            <w:pPr>
              <w:pStyle w:val="NormalWeb"/>
              <w:spacing w:before="0" w:beforeAutospacing="0" w:after="160" w:afterAutospacing="0"/>
            </w:pPr>
            <w:r>
              <w:rPr>
                <w:color w:val="000000"/>
                <w:sz w:val="22"/>
                <w:szCs w:val="22"/>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38C7D6F" w14:textId="77777777" w:rsidR="00326C8C" w:rsidRDefault="00326C8C" w:rsidP="0085100F">
            <w:pPr>
              <w:pStyle w:val="NormalWeb"/>
              <w:spacing w:before="0" w:beforeAutospacing="0" w:after="160" w:afterAutospacing="0"/>
            </w:pPr>
            <w:r>
              <w:rPr>
                <w:color w:val="000000"/>
                <w:sz w:val="22"/>
                <w:szCs w:val="22"/>
              </w:rPr>
              <w:t>Không tìm thấy chứng thư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FB4DC18" w14:textId="77777777" w:rsidR="00326C8C" w:rsidRDefault="00326C8C" w:rsidP="0085100F"/>
        </w:tc>
      </w:tr>
      <w:tr w:rsidR="00326C8C" w14:paraId="27A1A57D"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51A7027" w14:textId="77777777" w:rsidR="00326C8C" w:rsidRDefault="00326C8C" w:rsidP="0085100F">
            <w:pPr>
              <w:pStyle w:val="NormalWeb"/>
              <w:spacing w:before="0" w:beforeAutospacing="0" w:after="160" w:afterAutospacing="0"/>
            </w:pPr>
            <w:r>
              <w:rPr>
                <w:color w:val="000000"/>
                <w:sz w:val="22"/>
                <w:szCs w:val="22"/>
              </w:rPr>
              <w:t>ERR:22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24D7CC1" w14:textId="77777777" w:rsidR="00326C8C" w:rsidRDefault="00326C8C" w:rsidP="0085100F">
            <w:pPr>
              <w:pStyle w:val="NormalWeb"/>
              <w:spacing w:before="0" w:beforeAutospacing="0" w:after="160" w:afterAutospacing="0"/>
            </w:pPr>
            <w:r>
              <w:rPr>
                <w:color w:val="000000"/>
                <w:sz w:val="22"/>
                <w:szCs w:val="22"/>
              </w:rPr>
              <w:t>Công ty chưa đăng ký chứng thư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1B7EA3B" w14:textId="77777777" w:rsidR="00326C8C" w:rsidRDefault="00326C8C" w:rsidP="0085100F"/>
        </w:tc>
      </w:tr>
      <w:tr w:rsidR="00326C8C" w14:paraId="62A0E8D2"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F566DE5" w14:textId="77777777" w:rsidR="00326C8C" w:rsidRDefault="00326C8C" w:rsidP="0085100F">
            <w:pPr>
              <w:pStyle w:val="NormalWeb"/>
              <w:spacing w:before="0" w:beforeAutospacing="0" w:after="160" w:afterAutospacing="0"/>
            </w:pPr>
            <w:r>
              <w:rPr>
                <w:color w:val="000000"/>
                <w:sz w:val="22"/>
                <w:szCs w:val="22"/>
              </w:rPr>
              <w:t>ERR:28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1C2E0F4" w14:textId="77777777" w:rsidR="00326C8C" w:rsidRDefault="00326C8C" w:rsidP="0085100F">
            <w:pPr>
              <w:pStyle w:val="NormalWeb"/>
              <w:spacing w:before="0" w:beforeAutospacing="0" w:after="160" w:afterAutospacing="0"/>
            </w:pPr>
            <w:r>
              <w:rPr>
                <w:color w:val="000000"/>
                <w:sz w:val="22"/>
                <w:szCs w:val="22"/>
              </w:rPr>
              <w:t>Chưa có thông tin chứng thư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C3CC6BC" w14:textId="77777777" w:rsidR="00326C8C" w:rsidRDefault="00326C8C" w:rsidP="0085100F"/>
        </w:tc>
      </w:tr>
      <w:tr w:rsidR="00326C8C" w14:paraId="5CF6AB8D"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210A7EA" w14:textId="77777777" w:rsidR="00326C8C" w:rsidRDefault="00326C8C" w:rsidP="0085100F">
            <w:pPr>
              <w:pStyle w:val="NormalWeb"/>
              <w:spacing w:before="0" w:beforeAutospacing="0" w:after="160" w:afterAutospacing="0"/>
            </w:pPr>
            <w:r>
              <w:rPr>
                <w:color w:val="000000"/>
                <w:sz w:val="22"/>
                <w:szCs w:val="22"/>
              </w:rPr>
              <w:lastRenderedPageBreak/>
              <w:t>ERR:24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4069DDD" w14:textId="77777777" w:rsidR="00326C8C" w:rsidRDefault="00326C8C" w:rsidP="0085100F">
            <w:pPr>
              <w:pStyle w:val="NormalWeb"/>
              <w:spacing w:before="0" w:beforeAutospacing="0" w:after="160" w:afterAutospacing="0"/>
            </w:pPr>
            <w:r>
              <w:rPr>
                <w:color w:val="000000"/>
                <w:sz w:val="22"/>
                <w:szCs w:val="22"/>
              </w:rPr>
              <w:t>Chứng thư truyền lên không đúng với chứng thư đăng ký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CE309AA" w14:textId="77777777" w:rsidR="00326C8C" w:rsidRDefault="00326C8C" w:rsidP="0085100F"/>
        </w:tc>
      </w:tr>
      <w:tr w:rsidR="00326C8C" w14:paraId="01A70AB6"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E203688" w14:textId="77777777" w:rsidR="00326C8C" w:rsidRDefault="00326C8C" w:rsidP="0085100F">
            <w:pPr>
              <w:pStyle w:val="NormalWeb"/>
              <w:spacing w:before="0" w:beforeAutospacing="0" w:after="160" w:afterAutospacing="0"/>
            </w:pPr>
            <w:r>
              <w:rPr>
                <w:color w:val="000000"/>
                <w:sz w:val="22"/>
                <w:szCs w:val="22"/>
              </w:rPr>
              <w:t>ERR:27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4D8F857" w14:textId="77777777" w:rsidR="00326C8C" w:rsidRDefault="00326C8C" w:rsidP="0085100F">
            <w:pPr>
              <w:pStyle w:val="NormalWeb"/>
              <w:spacing w:before="0" w:beforeAutospacing="0" w:after="0" w:afterAutospacing="0"/>
            </w:pPr>
            <w:r>
              <w:rPr>
                <w:color w:val="000000"/>
              </w:rPr>
              <w:t>Chứng thư chưa đến thời điểm sử dụng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2BC020B" w14:textId="77777777" w:rsidR="00326C8C" w:rsidRDefault="00326C8C" w:rsidP="0085100F"/>
        </w:tc>
      </w:tr>
      <w:tr w:rsidR="00326C8C" w14:paraId="6481FFFC"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05289C4" w14:textId="77777777" w:rsidR="00326C8C" w:rsidRDefault="00326C8C" w:rsidP="0085100F">
            <w:pPr>
              <w:pStyle w:val="NormalWeb"/>
              <w:spacing w:before="0" w:beforeAutospacing="0" w:after="160" w:afterAutospacing="0"/>
            </w:pPr>
            <w:r>
              <w:rPr>
                <w:color w:val="000000"/>
                <w:sz w:val="22"/>
                <w:szCs w:val="22"/>
              </w:rPr>
              <w:t>ERR:26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97BDDAA" w14:textId="77777777" w:rsidR="00326C8C" w:rsidRDefault="00326C8C" w:rsidP="0085100F">
            <w:pPr>
              <w:pStyle w:val="NormalWeb"/>
              <w:spacing w:before="0" w:beforeAutospacing="0" w:after="0" w:afterAutospacing="0"/>
            </w:pPr>
            <w:r>
              <w:rPr>
                <w:color w:val="000000"/>
              </w:rPr>
              <w:t>Chứng thư số hết hạn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FF3BC0D" w14:textId="77777777" w:rsidR="00326C8C" w:rsidRDefault="00326C8C" w:rsidP="0085100F"/>
        </w:tc>
      </w:tr>
      <w:tr w:rsidR="00326C8C" w14:paraId="62585B3A"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A464867" w14:textId="77777777" w:rsidR="00326C8C" w:rsidRDefault="00326C8C" w:rsidP="0085100F">
            <w:pPr>
              <w:pStyle w:val="NormalWeb"/>
              <w:spacing w:before="0" w:beforeAutospacing="0" w:after="160" w:afterAutospacing="0"/>
            </w:pPr>
            <w:r>
              <w:rPr>
                <w:color w:val="000000"/>
                <w:sz w:val="22"/>
                <w:szCs w:val="22"/>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55479CD" w14:textId="77777777" w:rsidR="00326C8C" w:rsidRDefault="00326C8C" w:rsidP="0085100F">
            <w:pPr>
              <w:pStyle w:val="NormalWeb"/>
              <w:spacing w:before="0" w:beforeAutospacing="0" w:after="0" w:afterAutospacing="0"/>
            </w:pPr>
            <w:r>
              <w:rPr>
                <w:color w:val="000000"/>
              </w:rPr>
              <w:t>Dữ liệu xml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4D173E8" w14:textId="77777777" w:rsidR="00326C8C" w:rsidRDefault="00326C8C" w:rsidP="0085100F"/>
        </w:tc>
      </w:tr>
      <w:tr w:rsidR="00326C8C" w14:paraId="2BA2292C"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2B0B900" w14:textId="77777777" w:rsidR="00326C8C" w:rsidRDefault="00326C8C" w:rsidP="0085100F">
            <w:pPr>
              <w:pStyle w:val="NormalWeb"/>
              <w:spacing w:before="0" w:beforeAutospacing="0" w:after="160" w:afterAutospacing="0"/>
            </w:pPr>
            <w:r>
              <w:rPr>
                <w:color w:val="000000"/>
                <w:sz w:val="22"/>
                <w:szCs w:val="22"/>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0B63BA6" w14:textId="77777777" w:rsidR="00326C8C" w:rsidRDefault="00326C8C" w:rsidP="0085100F">
            <w:pPr>
              <w:pStyle w:val="NormalWeb"/>
              <w:spacing w:before="0" w:beforeAutospacing="0" w:after="0" w:afterAutospacing="0"/>
            </w:pPr>
            <w:r>
              <w:rPr>
                <w:color w:val="000000"/>
              </w:rPr>
              <w:t>Lô có số hóa đơn vượt quá số lượng tối đa cho phép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A1B1283" w14:textId="77777777" w:rsidR="00326C8C" w:rsidRDefault="00326C8C" w:rsidP="0085100F"/>
        </w:tc>
      </w:tr>
      <w:tr w:rsidR="00326C8C" w14:paraId="76D73989" w14:textId="77777777" w:rsidTr="0085100F">
        <w:trPr>
          <w:trHeight w:val="413"/>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7124C6A" w14:textId="77777777" w:rsidR="00326C8C" w:rsidRDefault="00326C8C" w:rsidP="0085100F">
            <w:pPr>
              <w:pStyle w:val="NormalWeb"/>
              <w:spacing w:before="0" w:beforeAutospacing="0" w:after="160" w:afterAutospacing="0"/>
            </w:pPr>
            <w:r>
              <w:rPr>
                <w:color w:val="000000"/>
                <w:sz w:val="22"/>
                <w:szCs w:val="22"/>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40A204C" w14:textId="77777777" w:rsidR="00326C8C" w:rsidRDefault="00326C8C" w:rsidP="0085100F">
            <w:pPr>
              <w:pStyle w:val="NormalWeb"/>
              <w:spacing w:before="0" w:beforeAutospacing="0" w:after="0" w:afterAutospacing="0"/>
            </w:pPr>
            <w:r>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38600BD" w14:textId="77777777" w:rsidR="00326C8C" w:rsidRDefault="00326C8C" w:rsidP="0085100F">
            <w:pPr>
              <w:pStyle w:val="NormalWeb"/>
              <w:spacing w:before="0" w:beforeAutospacing="0" w:after="160" w:afterAutospacing="0"/>
              <w:jc w:val="both"/>
            </w:pPr>
            <w:r>
              <w:rPr>
                <w:color w:val="000000"/>
                <w:sz w:val="22"/>
                <w:szCs w:val="22"/>
              </w:rPr>
              <w:t>Lỗi không xác định</w:t>
            </w:r>
          </w:p>
        </w:tc>
      </w:tr>
      <w:tr w:rsidR="00326C8C" w14:paraId="7BCC3F7E"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9C725BF" w14:textId="77777777" w:rsidR="00326C8C" w:rsidRDefault="00326C8C" w:rsidP="0085100F">
            <w:pPr>
              <w:pStyle w:val="NormalWeb"/>
              <w:spacing w:before="0" w:beforeAutospacing="0" w:after="160" w:afterAutospacing="0"/>
            </w:pPr>
            <w:r>
              <w:rPr>
                <w:color w:val="000000"/>
                <w:sz w:val="22"/>
                <w:szCs w:val="22"/>
              </w:rPr>
              <w:t>OK:mtd</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7FFD64C" w14:textId="77777777" w:rsidR="00326C8C" w:rsidRDefault="00326C8C" w:rsidP="0085100F">
            <w:pPr>
              <w:pStyle w:val="NormalWeb"/>
              <w:spacing w:before="0" w:beforeAutospacing="0" w:after="160" w:afterAutospacing="0"/>
            </w:pPr>
            <w:r>
              <w:rPr>
                <w:color w:val="000000"/>
                <w:sz w:val="22"/>
                <w:szCs w:val="22"/>
              </w:rPr>
              <w:t>Gửi thông điệp thành công, trả về mã thông điệp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CCCE725" w14:textId="77777777" w:rsidR="00326C8C" w:rsidRDefault="00326C8C" w:rsidP="0085100F"/>
        </w:tc>
      </w:tr>
    </w:tbl>
    <w:p w14:paraId="65ACC8CC" w14:textId="77777777" w:rsidR="00326C8C" w:rsidRDefault="00326C8C" w:rsidP="00326C8C">
      <w:pPr>
        <w:ind w:left="158"/>
      </w:pPr>
    </w:p>
    <w:p w14:paraId="30A0160C" w14:textId="77777777" w:rsidR="00326C8C" w:rsidRDefault="00326C8C" w:rsidP="00326C8C">
      <w:pPr>
        <w:pStyle w:val="NormalWeb"/>
        <w:spacing w:before="0" w:beforeAutospacing="0" w:after="160" w:afterAutospacing="0"/>
        <w:ind w:left="158"/>
      </w:pPr>
      <w:r>
        <w:rPr>
          <w:color w:val="000000"/>
          <w:sz w:val="22"/>
          <w:szCs w:val="22"/>
        </w:rPr>
        <w:t>Cấu trúc chuỗi XML đầu vào của thông điệp: (dấu * là bắt buộc)</w:t>
      </w:r>
    </w:p>
    <w:p w14:paraId="087A9F55" w14:textId="77777777" w:rsidR="00326C8C" w:rsidRDefault="00326C8C" w:rsidP="00326C8C">
      <w:pPr>
        <w:pStyle w:val="NormalWeb"/>
        <w:shd w:val="clear" w:color="auto" w:fill="1E1E1E"/>
        <w:spacing w:before="0" w:beforeAutospacing="0" w:after="0" w:afterAutospacing="0"/>
        <w:ind w:left="158"/>
      </w:pPr>
      <w:r>
        <w:rPr>
          <w:color w:val="D4D4D4"/>
          <w:sz w:val="21"/>
          <w:szCs w:val="21"/>
        </w:rPr>
        <w:t>&lt;</w:t>
      </w:r>
      <w:r>
        <w:rPr>
          <w:color w:val="9CDCFE"/>
          <w:sz w:val="21"/>
          <w:szCs w:val="21"/>
        </w:rPr>
        <w:t>DLTBao</w:t>
      </w:r>
      <w:r>
        <w:rPr>
          <w:color w:val="D4D4D4"/>
          <w:sz w:val="21"/>
          <w:szCs w:val="21"/>
        </w:rPr>
        <w:t>&gt;</w:t>
      </w:r>
    </w:p>
    <w:p w14:paraId="633F329B"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TNNT</w:t>
      </w:r>
      <w:r>
        <w:rPr>
          <w:color w:val="D4D4D4"/>
          <w:sz w:val="21"/>
          <w:szCs w:val="21"/>
        </w:rPr>
        <w:t>&gt;&lt;/</w:t>
      </w:r>
      <w:r>
        <w:rPr>
          <w:color w:val="9CDCFE"/>
          <w:sz w:val="21"/>
          <w:szCs w:val="21"/>
        </w:rPr>
        <w:t>TNNT</w:t>
      </w:r>
      <w:r>
        <w:rPr>
          <w:color w:val="D4D4D4"/>
          <w:sz w:val="21"/>
          <w:szCs w:val="21"/>
        </w:rPr>
        <w:t xml:space="preserve">&gt;* </w:t>
      </w:r>
      <w:r>
        <w:rPr>
          <w:color w:val="6A9955"/>
          <w:sz w:val="21"/>
          <w:szCs w:val="21"/>
        </w:rPr>
        <w:t>//Tên người nộp thuế</w:t>
      </w:r>
    </w:p>
    <w:p w14:paraId="0A853D07"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MST</w:t>
      </w:r>
      <w:r>
        <w:rPr>
          <w:color w:val="D4D4D4"/>
          <w:sz w:val="21"/>
          <w:szCs w:val="21"/>
        </w:rPr>
        <w:t>&gt;&lt;/</w:t>
      </w:r>
      <w:r>
        <w:rPr>
          <w:color w:val="9CDCFE"/>
          <w:sz w:val="21"/>
          <w:szCs w:val="21"/>
        </w:rPr>
        <w:t>MST</w:t>
      </w:r>
      <w:r>
        <w:rPr>
          <w:color w:val="D4D4D4"/>
          <w:sz w:val="21"/>
          <w:szCs w:val="21"/>
        </w:rPr>
        <w:t xml:space="preserve">&gt;* </w:t>
      </w:r>
      <w:r>
        <w:rPr>
          <w:color w:val="6A9955"/>
          <w:sz w:val="21"/>
          <w:szCs w:val="21"/>
        </w:rPr>
        <w:t>//Mã số thuế người nộp thuế</w:t>
      </w:r>
    </w:p>
    <w:p w14:paraId="3482EB6B"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MCQT</w:t>
      </w:r>
      <w:r>
        <w:rPr>
          <w:color w:val="D4D4D4"/>
          <w:sz w:val="21"/>
          <w:szCs w:val="21"/>
        </w:rPr>
        <w:t>&gt;&lt;/</w:t>
      </w:r>
      <w:r>
        <w:rPr>
          <w:color w:val="9CDCFE"/>
          <w:sz w:val="21"/>
          <w:szCs w:val="21"/>
        </w:rPr>
        <w:t>MCQT</w:t>
      </w:r>
      <w:r>
        <w:rPr>
          <w:color w:val="D4D4D4"/>
          <w:sz w:val="21"/>
          <w:szCs w:val="21"/>
        </w:rPr>
        <w:t>&gt;*</w:t>
      </w:r>
      <w:r>
        <w:rPr>
          <w:color w:val="6A9955"/>
          <w:sz w:val="21"/>
          <w:szCs w:val="21"/>
        </w:rPr>
        <w:t>//Mã cơ quan thuế quản lý</w:t>
      </w:r>
    </w:p>
    <w:p w14:paraId="1D8E325A"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TCQT</w:t>
      </w:r>
      <w:r>
        <w:rPr>
          <w:color w:val="D4D4D4"/>
          <w:sz w:val="21"/>
          <w:szCs w:val="21"/>
        </w:rPr>
        <w:t>&gt;&lt;/</w:t>
      </w:r>
      <w:r>
        <w:rPr>
          <w:color w:val="9CDCFE"/>
          <w:sz w:val="21"/>
          <w:szCs w:val="21"/>
        </w:rPr>
        <w:t>TCQT</w:t>
      </w:r>
      <w:r>
        <w:rPr>
          <w:color w:val="D4D4D4"/>
          <w:sz w:val="21"/>
          <w:szCs w:val="21"/>
        </w:rPr>
        <w:t>&gt;*</w:t>
      </w:r>
      <w:r>
        <w:rPr>
          <w:color w:val="6A9955"/>
          <w:sz w:val="21"/>
          <w:szCs w:val="21"/>
        </w:rPr>
        <w:t>//Tên cơ quan thuế quản lý</w:t>
      </w:r>
    </w:p>
    <w:p w14:paraId="732E6F4C"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NTBao</w:t>
      </w:r>
      <w:r>
        <w:rPr>
          <w:color w:val="D4D4D4"/>
          <w:sz w:val="21"/>
          <w:szCs w:val="21"/>
        </w:rPr>
        <w:t>&gt;&lt;/</w:t>
      </w:r>
      <w:r>
        <w:rPr>
          <w:color w:val="9CDCFE"/>
          <w:sz w:val="21"/>
          <w:szCs w:val="21"/>
        </w:rPr>
        <w:t>NTBao</w:t>
      </w:r>
      <w:r>
        <w:rPr>
          <w:color w:val="D4D4D4"/>
          <w:sz w:val="21"/>
          <w:szCs w:val="21"/>
        </w:rPr>
        <w:t>&gt;*</w:t>
      </w:r>
      <w:r>
        <w:rPr>
          <w:color w:val="6A9955"/>
          <w:sz w:val="21"/>
          <w:szCs w:val="21"/>
        </w:rPr>
        <w:t>//Ngày thông báo</w:t>
      </w:r>
    </w:p>
    <w:p w14:paraId="5770B72F"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DDanh</w:t>
      </w:r>
      <w:r>
        <w:rPr>
          <w:color w:val="D4D4D4"/>
          <w:sz w:val="21"/>
          <w:szCs w:val="21"/>
        </w:rPr>
        <w:t>&gt;&lt;/</w:t>
      </w:r>
      <w:r>
        <w:rPr>
          <w:color w:val="9CDCFE"/>
          <w:sz w:val="21"/>
          <w:szCs w:val="21"/>
        </w:rPr>
        <w:t>DDanh</w:t>
      </w:r>
      <w:r>
        <w:rPr>
          <w:color w:val="D4D4D4"/>
          <w:sz w:val="21"/>
          <w:szCs w:val="21"/>
        </w:rPr>
        <w:t>&gt;*</w:t>
      </w:r>
      <w:r>
        <w:rPr>
          <w:color w:val="6A9955"/>
          <w:sz w:val="21"/>
          <w:szCs w:val="21"/>
        </w:rPr>
        <w:t>//Địa danh</w:t>
      </w:r>
    </w:p>
    <w:p w14:paraId="1A307A97"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Loai</w:t>
      </w:r>
      <w:r>
        <w:rPr>
          <w:color w:val="D4D4D4"/>
          <w:sz w:val="21"/>
          <w:szCs w:val="21"/>
        </w:rPr>
        <w:t>&gt; &lt;/</w:t>
      </w:r>
      <w:r>
        <w:rPr>
          <w:color w:val="9CDCFE"/>
          <w:sz w:val="21"/>
          <w:szCs w:val="21"/>
        </w:rPr>
        <w:t>Loai</w:t>
      </w:r>
      <w:r>
        <w:rPr>
          <w:color w:val="D4D4D4"/>
          <w:sz w:val="21"/>
          <w:szCs w:val="21"/>
        </w:rPr>
        <w:t>&gt;*</w:t>
      </w:r>
      <w:r>
        <w:rPr>
          <w:color w:val="6A9955"/>
          <w:sz w:val="21"/>
          <w:szCs w:val="21"/>
        </w:rPr>
        <w:t>//Loại (Loại thông báo) (1: Thông báo hủy/giải trình của NNT, 2: Thông báo hủy/giải trình của NNT theo thông báo của CQT) </w:t>
      </w:r>
    </w:p>
    <w:p w14:paraId="50DBB7A4"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So</w:t>
      </w:r>
      <w:r>
        <w:rPr>
          <w:color w:val="D4D4D4"/>
          <w:sz w:val="21"/>
          <w:szCs w:val="21"/>
        </w:rPr>
        <w:t>&gt;&lt;/</w:t>
      </w:r>
      <w:r>
        <w:rPr>
          <w:color w:val="9CDCFE"/>
          <w:sz w:val="21"/>
          <w:szCs w:val="21"/>
        </w:rPr>
        <w:t>So</w:t>
      </w:r>
      <w:r>
        <w:rPr>
          <w:color w:val="D4D4D4"/>
          <w:sz w:val="21"/>
          <w:szCs w:val="21"/>
        </w:rPr>
        <w:t xml:space="preserve">&gt; </w:t>
      </w:r>
      <w:r>
        <w:rPr>
          <w:color w:val="6A9955"/>
          <w:sz w:val="21"/>
          <w:szCs w:val="21"/>
        </w:rPr>
        <w:t>//Số thông báo của CQT. Bắt buộc (Đối với Loại=2: Thông báo hủy/giải trình của NNT theo thông báo của CQT)</w:t>
      </w:r>
    </w:p>
    <w:p w14:paraId="1820DEAE"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NTBCCQT</w:t>
      </w:r>
      <w:r>
        <w:rPr>
          <w:color w:val="D4D4D4"/>
          <w:sz w:val="21"/>
          <w:szCs w:val="21"/>
        </w:rPr>
        <w:t>&gt;&lt;/</w:t>
      </w:r>
      <w:r>
        <w:rPr>
          <w:color w:val="9CDCFE"/>
          <w:sz w:val="21"/>
          <w:szCs w:val="21"/>
        </w:rPr>
        <w:t>NTBCCQT</w:t>
      </w:r>
      <w:r>
        <w:rPr>
          <w:color w:val="D4D4D4"/>
          <w:sz w:val="21"/>
          <w:szCs w:val="21"/>
        </w:rPr>
        <w:t>&gt;</w:t>
      </w:r>
      <w:r>
        <w:rPr>
          <w:color w:val="6A9955"/>
          <w:sz w:val="21"/>
          <w:szCs w:val="21"/>
        </w:rPr>
        <w:t>//Ngày thông báo của CQT. Bắt buộc (Đối với Loại=2: Thông báo hủy/giải trình của NNT theo thông báo của CQT) </w:t>
      </w:r>
    </w:p>
    <w:p w14:paraId="400B735B"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DSHDon</w:t>
      </w:r>
      <w:r>
        <w:rPr>
          <w:color w:val="D4D4D4"/>
          <w:sz w:val="21"/>
          <w:szCs w:val="21"/>
        </w:rPr>
        <w:t>&gt;</w:t>
      </w:r>
    </w:p>
    <w:p w14:paraId="1255421A"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HDon</w:t>
      </w:r>
      <w:r>
        <w:rPr>
          <w:color w:val="D4D4D4"/>
          <w:sz w:val="21"/>
          <w:szCs w:val="21"/>
        </w:rPr>
        <w:t>&gt;</w:t>
      </w:r>
    </w:p>
    <w:p w14:paraId="6BD5A354"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STT</w:t>
      </w:r>
      <w:r>
        <w:rPr>
          <w:color w:val="D4D4D4"/>
          <w:sz w:val="21"/>
          <w:szCs w:val="21"/>
        </w:rPr>
        <w:t>&gt;&lt;/</w:t>
      </w:r>
      <w:r>
        <w:rPr>
          <w:color w:val="9CDCFE"/>
          <w:sz w:val="21"/>
          <w:szCs w:val="21"/>
        </w:rPr>
        <w:t>STT</w:t>
      </w:r>
      <w:r>
        <w:rPr>
          <w:color w:val="D4D4D4"/>
          <w:sz w:val="21"/>
          <w:szCs w:val="21"/>
        </w:rPr>
        <w:t xml:space="preserve">&gt; </w:t>
      </w:r>
      <w:r>
        <w:rPr>
          <w:color w:val="6A9955"/>
          <w:sz w:val="21"/>
          <w:szCs w:val="21"/>
        </w:rPr>
        <w:t>//Số thứ tự</w:t>
      </w:r>
    </w:p>
    <w:p w14:paraId="7DE7BD15"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MCCQT</w:t>
      </w:r>
      <w:r>
        <w:rPr>
          <w:color w:val="D4D4D4"/>
          <w:sz w:val="21"/>
          <w:szCs w:val="21"/>
        </w:rPr>
        <w:t>&gt; &lt;/</w:t>
      </w:r>
      <w:r>
        <w:rPr>
          <w:color w:val="9CDCFE"/>
          <w:sz w:val="21"/>
          <w:szCs w:val="21"/>
        </w:rPr>
        <w:t>MCCQT</w:t>
      </w:r>
      <w:r>
        <w:rPr>
          <w:color w:val="D4D4D4"/>
          <w:sz w:val="21"/>
          <w:szCs w:val="21"/>
        </w:rPr>
        <w:t xml:space="preserve">&gt; </w:t>
      </w:r>
      <w:r>
        <w:rPr>
          <w:color w:val="6A9955"/>
          <w:sz w:val="21"/>
          <w:szCs w:val="21"/>
        </w:rPr>
        <w:t>//Mã CQT cấp. Bắt buộc (Trừ trường hợp là hóa đơn không có mã của CQT)</w:t>
      </w:r>
    </w:p>
    <w:p w14:paraId="3E4DBA4D"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KHMSHDon</w:t>
      </w:r>
      <w:r>
        <w:rPr>
          <w:color w:val="D4D4D4"/>
          <w:sz w:val="21"/>
          <w:szCs w:val="21"/>
        </w:rPr>
        <w:t>&gt;&lt;/</w:t>
      </w:r>
      <w:r>
        <w:rPr>
          <w:color w:val="9CDCFE"/>
          <w:sz w:val="21"/>
          <w:szCs w:val="21"/>
        </w:rPr>
        <w:t>KHMSHDon</w:t>
      </w:r>
      <w:r>
        <w:rPr>
          <w:color w:val="D4D4D4"/>
          <w:sz w:val="21"/>
          <w:szCs w:val="21"/>
        </w:rPr>
        <w:t xml:space="preserve">&gt;* </w:t>
      </w:r>
      <w:r>
        <w:rPr>
          <w:color w:val="6A9955"/>
          <w:sz w:val="21"/>
          <w:szCs w:val="21"/>
        </w:rPr>
        <w:t>//Ký hiệu mẫu số hóa đơn</w:t>
      </w:r>
    </w:p>
    <w:p w14:paraId="46F0F690"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KHHDon</w:t>
      </w:r>
      <w:r>
        <w:rPr>
          <w:color w:val="D4D4D4"/>
          <w:sz w:val="21"/>
          <w:szCs w:val="21"/>
        </w:rPr>
        <w:t>&gt;&lt;/</w:t>
      </w:r>
      <w:r>
        <w:rPr>
          <w:color w:val="9CDCFE"/>
          <w:sz w:val="21"/>
          <w:szCs w:val="21"/>
        </w:rPr>
        <w:t>KHHDon</w:t>
      </w:r>
      <w:r>
        <w:rPr>
          <w:color w:val="D4D4D4"/>
          <w:sz w:val="21"/>
          <w:szCs w:val="21"/>
        </w:rPr>
        <w:t>&gt;*</w:t>
      </w:r>
      <w:r>
        <w:rPr>
          <w:color w:val="6A9955"/>
          <w:sz w:val="21"/>
          <w:szCs w:val="21"/>
        </w:rPr>
        <w:t>//Ký hiệu hóa đơn</w:t>
      </w:r>
    </w:p>
    <w:p w14:paraId="252FBCF1"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SHDon</w:t>
      </w:r>
      <w:r>
        <w:rPr>
          <w:color w:val="D4D4D4"/>
          <w:sz w:val="21"/>
          <w:szCs w:val="21"/>
        </w:rPr>
        <w:t>&gt;&lt;/</w:t>
      </w:r>
      <w:r>
        <w:rPr>
          <w:color w:val="9CDCFE"/>
          <w:sz w:val="21"/>
          <w:szCs w:val="21"/>
        </w:rPr>
        <w:t>SHDon</w:t>
      </w:r>
      <w:r>
        <w:rPr>
          <w:color w:val="D4D4D4"/>
          <w:sz w:val="21"/>
          <w:szCs w:val="21"/>
        </w:rPr>
        <w:t>&gt;*</w:t>
      </w:r>
      <w:r>
        <w:rPr>
          <w:color w:val="6A9955"/>
          <w:sz w:val="21"/>
          <w:szCs w:val="21"/>
        </w:rPr>
        <w:t>//Số hóa đơn (Số hóa đơn điện tử)</w:t>
      </w:r>
    </w:p>
    <w:p w14:paraId="33704018"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Ngay</w:t>
      </w:r>
      <w:r>
        <w:rPr>
          <w:color w:val="D4D4D4"/>
          <w:sz w:val="21"/>
          <w:szCs w:val="21"/>
        </w:rPr>
        <w:t>&gt;&lt;/</w:t>
      </w:r>
      <w:r>
        <w:rPr>
          <w:color w:val="9CDCFE"/>
          <w:sz w:val="21"/>
          <w:szCs w:val="21"/>
        </w:rPr>
        <w:t>Ngay</w:t>
      </w:r>
      <w:r>
        <w:rPr>
          <w:color w:val="D4D4D4"/>
          <w:sz w:val="21"/>
          <w:szCs w:val="21"/>
        </w:rPr>
        <w:t>&gt;*</w:t>
      </w:r>
      <w:r>
        <w:rPr>
          <w:color w:val="6A9955"/>
          <w:sz w:val="21"/>
          <w:szCs w:val="21"/>
        </w:rPr>
        <w:t>//Ngày (Ngày lập hóa đơn) - định dạng: YYYY-MM-YY</w:t>
      </w:r>
    </w:p>
    <w:p w14:paraId="7457AAB0"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LADHDDT</w:t>
      </w:r>
      <w:r>
        <w:rPr>
          <w:color w:val="D4D4D4"/>
          <w:sz w:val="21"/>
          <w:szCs w:val="21"/>
        </w:rPr>
        <w:t>&gt;&lt;/</w:t>
      </w:r>
      <w:r>
        <w:rPr>
          <w:color w:val="9CDCFE"/>
          <w:sz w:val="21"/>
          <w:szCs w:val="21"/>
        </w:rPr>
        <w:t>LADHDDT</w:t>
      </w:r>
      <w:r>
        <w:rPr>
          <w:color w:val="D4D4D4"/>
          <w:sz w:val="21"/>
          <w:szCs w:val="21"/>
        </w:rPr>
        <w:t>&gt;*</w:t>
      </w:r>
      <w:r>
        <w:rPr>
          <w:color w:val="6A9955"/>
          <w:sz w:val="21"/>
          <w:szCs w:val="21"/>
        </w:rPr>
        <w:t>//Loại áp dụng hóa đơn điện tử </w:t>
      </w:r>
    </w:p>
    <w:p w14:paraId="623C1733" w14:textId="77777777" w:rsidR="00326C8C" w:rsidRDefault="00326C8C" w:rsidP="00326C8C">
      <w:pPr>
        <w:pStyle w:val="NormalWeb"/>
        <w:shd w:val="clear" w:color="auto" w:fill="1E1E1E"/>
        <w:spacing w:before="0" w:beforeAutospacing="0" w:after="0" w:afterAutospacing="0"/>
        <w:ind w:left="158"/>
      </w:pPr>
      <w:r>
        <w:rPr>
          <w:color w:val="D4D4D4"/>
          <w:sz w:val="21"/>
          <w:szCs w:val="21"/>
        </w:rPr>
        <w:t>            (</w:t>
      </w:r>
      <w:r>
        <w:rPr>
          <w:color w:val="B5CEA8"/>
          <w:sz w:val="21"/>
          <w:szCs w:val="21"/>
        </w:rPr>
        <w:t>1</w:t>
      </w:r>
      <w:r>
        <w:rPr>
          <w:color w:val="D4D4D4"/>
          <w:sz w:val="21"/>
          <w:szCs w:val="21"/>
        </w:rPr>
        <w:t>:</w:t>
      </w:r>
      <w:r>
        <w:rPr>
          <w:color w:val="9CDCFE"/>
          <w:sz w:val="21"/>
          <w:szCs w:val="21"/>
        </w:rPr>
        <w:t>Hóa</w:t>
      </w:r>
      <w:r>
        <w:rPr>
          <w:color w:val="D4D4D4"/>
          <w:sz w:val="21"/>
          <w:szCs w:val="21"/>
        </w:rPr>
        <w:t xml:space="preserve"> </w:t>
      </w:r>
      <w:r>
        <w:rPr>
          <w:color w:val="9CDCFE"/>
          <w:sz w:val="21"/>
          <w:szCs w:val="21"/>
        </w:rPr>
        <w:t>đơn</w:t>
      </w:r>
      <w:r>
        <w:rPr>
          <w:color w:val="D4D4D4"/>
          <w:sz w:val="21"/>
          <w:szCs w:val="21"/>
        </w:rPr>
        <w:t xml:space="preserve"> </w:t>
      </w:r>
      <w:r>
        <w:rPr>
          <w:color w:val="9CDCFE"/>
          <w:sz w:val="21"/>
          <w:szCs w:val="21"/>
        </w:rPr>
        <w:t>điện</w:t>
      </w:r>
      <w:r>
        <w:rPr>
          <w:color w:val="D4D4D4"/>
          <w:sz w:val="21"/>
          <w:szCs w:val="21"/>
        </w:rPr>
        <w:t xml:space="preserve"> </w:t>
      </w:r>
      <w:r>
        <w:rPr>
          <w:color w:val="9CDCFE"/>
          <w:sz w:val="21"/>
          <w:szCs w:val="21"/>
        </w:rPr>
        <w:t>tử</w:t>
      </w:r>
      <w:r>
        <w:rPr>
          <w:color w:val="D4D4D4"/>
          <w:sz w:val="21"/>
          <w:szCs w:val="21"/>
        </w:rPr>
        <w:t xml:space="preserve"> </w:t>
      </w:r>
      <w:r>
        <w:rPr>
          <w:color w:val="9CDCFE"/>
          <w:sz w:val="21"/>
          <w:szCs w:val="21"/>
        </w:rPr>
        <w:t>theo</w:t>
      </w:r>
      <w:r>
        <w:rPr>
          <w:color w:val="D4D4D4"/>
          <w:sz w:val="21"/>
          <w:szCs w:val="21"/>
        </w:rPr>
        <w:t xml:space="preserve"> </w:t>
      </w:r>
      <w:r>
        <w:rPr>
          <w:color w:val="9CDCFE"/>
          <w:sz w:val="21"/>
          <w:szCs w:val="21"/>
        </w:rPr>
        <w:t>Nghị</w:t>
      </w:r>
      <w:r>
        <w:rPr>
          <w:color w:val="D4D4D4"/>
          <w:sz w:val="21"/>
          <w:szCs w:val="21"/>
        </w:rPr>
        <w:t xml:space="preserve"> </w:t>
      </w:r>
      <w:r>
        <w:rPr>
          <w:color w:val="9CDCFE"/>
          <w:sz w:val="21"/>
          <w:szCs w:val="21"/>
        </w:rPr>
        <w:t>định</w:t>
      </w:r>
      <w:r>
        <w:rPr>
          <w:color w:val="D4D4D4"/>
          <w:sz w:val="21"/>
          <w:szCs w:val="21"/>
        </w:rPr>
        <w:t xml:space="preserve"> </w:t>
      </w:r>
      <w:r>
        <w:rPr>
          <w:color w:val="B5CEA8"/>
          <w:sz w:val="21"/>
          <w:szCs w:val="21"/>
        </w:rPr>
        <w:t>123</w:t>
      </w:r>
      <w:r>
        <w:rPr>
          <w:color w:val="D4D4D4"/>
          <w:sz w:val="21"/>
          <w:szCs w:val="21"/>
        </w:rPr>
        <w:t>/</w:t>
      </w:r>
      <w:r>
        <w:rPr>
          <w:color w:val="B5CEA8"/>
          <w:sz w:val="21"/>
          <w:szCs w:val="21"/>
        </w:rPr>
        <w:t>2020</w:t>
      </w:r>
      <w:r>
        <w:rPr>
          <w:color w:val="D4D4D4"/>
          <w:sz w:val="21"/>
          <w:szCs w:val="21"/>
        </w:rPr>
        <w:t>/</w:t>
      </w:r>
      <w:r>
        <w:rPr>
          <w:color w:val="9CDCFE"/>
          <w:sz w:val="21"/>
          <w:szCs w:val="21"/>
        </w:rPr>
        <w:t>NĐ</w:t>
      </w:r>
      <w:r>
        <w:rPr>
          <w:color w:val="D4D4D4"/>
          <w:sz w:val="21"/>
          <w:szCs w:val="21"/>
        </w:rPr>
        <w:t>-</w:t>
      </w:r>
      <w:r>
        <w:rPr>
          <w:color w:val="9CDCFE"/>
          <w:sz w:val="21"/>
          <w:szCs w:val="21"/>
        </w:rPr>
        <w:t>CP</w:t>
      </w:r>
      <w:r>
        <w:rPr>
          <w:color w:val="D4D4D4"/>
          <w:sz w:val="21"/>
          <w:szCs w:val="21"/>
        </w:rPr>
        <w:t>; </w:t>
      </w:r>
    </w:p>
    <w:p w14:paraId="3652E3B5" w14:textId="77777777" w:rsidR="00326C8C" w:rsidRDefault="00326C8C" w:rsidP="00326C8C">
      <w:pPr>
        <w:pStyle w:val="NormalWeb"/>
        <w:shd w:val="clear" w:color="auto" w:fill="1E1E1E"/>
        <w:spacing w:before="0" w:beforeAutospacing="0" w:after="0" w:afterAutospacing="0"/>
        <w:ind w:left="158"/>
      </w:pPr>
      <w:r>
        <w:rPr>
          <w:color w:val="D4D4D4"/>
          <w:sz w:val="21"/>
          <w:szCs w:val="21"/>
        </w:rPr>
        <w:t xml:space="preserve">            </w:t>
      </w:r>
      <w:r>
        <w:rPr>
          <w:color w:val="B5CEA8"/>
          <w:sz w:val="21"/>
          <w:szCs w:val="21"/>
        </w:rPr>
        <w:t>2</w:t>
      </w:r>
      <w:r>
        <w:rPr>
          <w:color w:val="D4D4D4"/>
          <w:sz w:val="21"/>
          <w:szCs w:val="21"/>
        </w:rPr>
        <w:t xml:space="preserve">: </w:t>
      </w:r>
      <w:r>
        <w:rPr>
          <w:color w:val="9CDCFE"/>
          <w:sz w:val="21"/>
          <w:szCs w:val="21"/>
        </w:rPr>
        <w:t>Hóa</w:t>
      </w:r>
      <w:r>
        <w:rPr>
          <w:color w:val="D4D4D4"/>
          <w:sz w:val="21"/>
          <w:szCs w:val="21"/>
        </w:rPr>
        <w:t xml:space="preserve"> </w:t>
      </w:r>
      <w:r>
        <w:rPr>
          <w:color w:val="9CDCFE"/>
          <w:sz w:val="21"/>
          <w:szCs w:val="21"/>
        </w:rPr>
        <w:t>đơn</w:t>
      </w:r>
      <w:r>
        <w:rPr>
          <w:color w:val="D4D4D4"/>
          <w:sz w:val="21"/>
          <w:szCs w:val="21"/>
        </w:rPr>
        <w:t xml:space="preserve"> </w:t>
      </w:r>
      <w:r>
        <w:rPr>
          <w:color w:val="9CDCFE"/>
          <w:sz w:val="21"/>
          <w:szCs w:val="21"/>
        </w:rPr>
        <w:t>điện</w:t>
      </w:r>
      <w:r>
        <w:rPr>
          <w:color w:val="D4D4D4"/>
          <w:sz w:val="21"/>
          <w:szCs w:val="21"/>
        </w:rPr>
        <w:t xml:space="preserve"> </w:t>
      </w:r>
      <w:r>
        <w:rPr>
          <w:color w:val="9CDCFE"/>
          <w:sz w:val="21"/>
          <w:szCs w:val="21"/>
        </w:rPr>
        <w:t>tử</w:t>
      </w:r>
      <w:r>
        <w:rPr>
          <w:color w:val="D4D4D4"/>
          <w:sz w:val="21"/>
          <w:szCs w:val="21"/>
        </w:rPr>
        <w:t xml:space="preserve"> </w:t>
      </w:r>
      <w:r>
        <w:rPr>
          <w:color w:val="9CDCFE"/>
          <w:sz w:val="21"/>
          <w:szCs w:val="21"/>
        </w:rPr>
        <w:t>có</w:t>
      </w:r>
      <w:r>
        <w:rPr>
          <w:color w:val="D4D4D4"/>
          <w:sz w:val="21"/>
          <w:szCs w:val="21"/>
        </w:rPr>
        <w:t xml:space="preserve"> </w:t>
      </w:r>
      <w:r>
        <w:rPr>
          <w:color w:val="9CDCFE"/>
          <w:sz w:val="21"/>
          <w:szCs w:val="21"/>
        </w:rPr>
        <w:t>mã</w:t>
      </w:r>
      <w:r>
        <w:rPr>
          <w:color w:val="D4D4D4"/>
          <w:sz w:val="21"/>
          <w:szCs w:val="21"/>
        </w:rPr>
        <w:t xml:space="preserve"> </w:t>
      </w:r>
      <w:r>
        <w:rPr>
          <w:color w:val="9CDCFE"/>
          <w:sz w:val="21"/>
          <w:szCs w:val="21"/>
        </w:rPr>
        <w:t>xác</w:t>
      </w:r>
      <w:r>
        <w:rPr>
          <w:color w:val="D4D4D4"/>
          <w:sz w:val="21"/>
          <w:szCs w:val="21"/>
        </w:rPr>
        <w:t xml:space="preserve"> </w:t>
      </w:r>
      <w:r>
        <w:rPr>
          <w:color w:val="9CDCFE"/>
          <w:sz w:val="21"/>
          <w:szCs w:val="21"/>
        </w:rPr>
        <w:t>thực</w:t>
      </w:r>
      <w:r>
        <w:rPr>
          <w:color w:val="D4D4D4"/>
          <w:sz w:val="21"/>
          <w:szCs w:val="21"/>
        </w:rPr>
        <w:t xml:space="preserve"> </w:t>
      </w:r>
      <w:r>
        <w:rPr>
          <w:color w:val="9CDCFE"/>
          <w:sz w:val="21"/>
          <w:szCs w:val="21"/>
        </w:rPr>
        <w:t>của</w:t>
      </w:r>
      <w:r>
        <w:rPr>
          <w:color w:val="D4D4D4"/>
          <w:sz w:val="21"/>
          <w:szCs w:val="21"/>
        </w:rPr>
        <w:t xml:space="preserve"> </w:t>
      </w:r>
      <w:r>
        <w:rPr>
          <w:color w:val="9CDCFE"/>
          <w:sz w:val="21"/>
          <w:szCs w:val="21"/>
        </w:rPr>
        <w:t>cơ</w:t>
      </w:r>
      <w:r>
        <w:rPr>
          <w:color w:val="D4D4D4"/>
          <w:sz w:val="21"/>
          <w:szCs w:val="21"/>
        </w:rPr>
        <w:t xml:space="preserve"> </w:t>
      </w:r>
      <w:r>
        <w:rPr>
          <w:color w:val="9CDCFE"/>
          <w:sz w:val="21"/>
          <w:szCs w:val="21"/>
        </w:rPr>
        <w:t>quan</w:t>
      </w:r>
      <w:r>
        <w:rPr>
          <w:color w:val="D4D4D4"/>
          <w:sz w:val="21"/>
          <w:szCs w:val="21"/>
        </w:rPr>
        <w:t xml:space="preserve"> </w:t>
      </w:r>
      <w:r>
        <w:rPr>
          <w:color w:val="9CDCFE"/>
          <w:sz w:val="21"/>
          <w:szCs w:val="21"/>
        </w:rPr>
        <w:t>thuế</w:t>
      </w:r>
      <w:r>
        <w:rPr>
          <w:color w:val="D4D4D4"/>
          <w:sz w:val="21"/>
          <w:szCs w:val="21"/>
        </w:rPr>
        <w:t xml:space="preserve"> </w:t>
      </w:r>
      <w:r>
        <w:rPr>
          <w:color w:val="9CDCFE"/>
          <w:sz w:val="21"/>
          <w:szCs w:val="21"/>
        </w:rPr>
        <w:t>theo</w:t>
      </w:r>
      <w:r>
        <w:rPr>
          <w:color w:val="D4D4D4"/>
          <w:sz w:val="21"/>
          <w:szCs w:val="21"/>
        </w:rPr>
        <w:t xml:space="preserve"> </w:t>
      </w:r>
      <w:r>
        <w:rPr>
          <w:color w:val="9CDCFE"/>
          <w:sz w:val="21"/>
          <w:szCs w:val="21"/>
        </w:rPr>
        <w:t>Quyết</w:t>
      </w:r>
      <w:r>
        <w:rPr>
          <w:color w:val="D4D4D4"/>
          <w:sz w:val="21"/>
          <w:szCs w:val="21"/>
        </w:rPr>
        <w:t xml:space="preserve"> </w:t>
      </w:r>
      <w:r>
        <w:rPr>
          <w:color w:val="9CDCFE"/>
          <w:sz w:val="21"/>
          <w:szCs w:val="21"/>
        </w:rPr>
        <w:t>định</w:t>
      </w:r>
      <w:r>
        <w:rPr>
          <w:color w:val="D4D4D4"/>
          <w:sz w:val="21"/>
          <w:szCs w:val="21"/>
        </w:rPr>
        <w:t xml:space="preserve"> </w:t>
      </w:r>
      <w:r>
        <w:rPr>
          <w:color w:val="9CDCFE"/>
          <w:sz w:val="21"/>
          <w:szCs w:val="21"/>
        </w:rPr>
        <w:t>số</w:t>
      </w:r>
      <w:r>
        <w:rPr>
          <w:color w:val="D4D4D4"/>
          <w:sz w:val="21"/>
          <w:szCs w:val="21"/>
        </w:rPr>
        <w:t xml:space="preserve"> </w:t>
      </w:r>
      <w:r>
        <w:rPr>
          <w:color w:val="B5CEA8"/>
          <w:sz w:val="21"/>
          <w:szCs w:val="21"/>
        </w:rPr>
        <w:t>1209</w:t>
      </w:r>
      <w:r>
        <w:rPr>
          <w:color w:val="D4D4D4"/>
          <w:sz w:val="21"/>
          <w:szCs w:val="21"/>
        </w:rPr>
        <w:t>/</w:t>
      </w:r>
      <w:r>
        <w:rPr>
          <w:color w:val="9CDCFE"/>
          <w:sz w:val="21"/>
          <w:szCs w:val="21"/>
        </w:rPr>
        <w:t>QĐ</w:t>
      </w:r>
      <w:r>
        <w:rPr>
          <w:color w:val="D4D4D4"/>
          <w:sz w:val="21"/>
          <w:szCs w:val="21"/>
        </w:rPr>
        <w:t>-</w:t>
      </w:r>
      <w:r>
        <w:rPr>
          <w:color w:val="9CDCFE"/>
          <w:sz w:val="21"/>
          <w:szCs w:val="21"/>
        </w:rPr>
        <w:t>BTC</w:t>
      </w:r>
      <w:r>
        <w:rPr>
          <w:color w:val="D4D4D4"/>
          <w:sz w:val="21"/>
          <w:szCs w:val="21"/>
        </w:rPr>
        <w:t>;</w:t>
      </w:r>
    </w:p>
    <w:p w14:paraId="24F66AFA" w14:textId="77777777" w:rsidR="00326C8C" w:rsidRDefault="00326C8C" w:rsidP="00326C8C">
      <w:pPr>
        <w:pStyle w:val="NormalWeb"/>
        <w:shd w:val="clear" w:color="auto" w:fill="1E1E1E"/>
        <w:spacing w:before="0" w:beforeAutospacing="0" w:after="0" w:afterAutospacing="0"/>
        <w:ind w:left="158"/>
      </w:pPr>
      <w:r>
        <w:rPr>
          <w:color w:val="D4D4D4"/>
          <w:sz w:val="21"/>
          <w:szCs w:val="21"/>
        </w:rPr>
        <w:t xml:space="preserve">            </w:t>
      </w:r>
      <w:r>
        <w:rPr>
          <w:color w:val="B5CEA8"/>
          <w:sz w:val="21"/>
          <w:szCs w:val="21"/>
        </w:rPr>
        <w:t>3</w:t>
      </w:r>
      <w:r>
        <w:rPr>
          <w:color w:val="D4D4D4"/>
          <w:sz w:val="21"/>
          <w:szCs w:val="21"/>
        </w:rPr>
        <w:t xml:space="preserve">: </w:t>
      </w:r>
      <w:r>
        <w:rPr>
          <w:color w:val="9CDCFE"/>
          <w:sz w:val="21"/>
          <w:szCs w:val="21"/>
        </w:rPr>
        <w:t>Hóa</w:t>
      </w:r>
      <w:r>
        <w:rPr>
          <w:color w:val="D4D4D4"/>
          <w:sz w:val="21"/>
          <w:szCs w:val="21"/>
        </w:rPr>
        <w:t xml:space="preserve"> </w:t>
      </w:r>
      <w:r>
        <w:rPr>
          <w:color w:val="9CDCFE"/>
          <w:sz w:val="21"/>
          <w:szCs w:val="21"/>
        </w:rPr>
        <w:t>đơn</w:t>
      </w:r>
      <w:r>
        <w:rPr>
          <w:color w:val="D4D4D4"/>
          <w:sz w:val="21"/>
          <w:szCs w:val="21"/>
        </w:rPr>
        <w:t xml:space="preserve"> </w:t>
      </w:r>
      <w:r>
        <w:rPr>
          <w:color w:val="9CDCFE"/>
          <w:sz w:val="21"/>
          <w:szCs w:val="21"/>
        </w:rPr>
        <w:t>theo</w:t>
      </w:r>
      <w:r>
        <w:rPr>
          <w:color w:val="D4D4D4"/>
          <w:sz w:val="21"/>
          <w:szCs w:val="21"/>
        </w:rPr>
        <w:t xml:space="preserve"> </w:t>
      </w:r>
      <w:r>
        <w:rPr>
          <w:color w:val="9CDCFE"/>
          <w:sz w:val="21"/>
          <w:szCs w:val="21"/>
        </w:rPr>
        <w:t>Nghị</w:t>
      </w:r>
      <w:r>
        <w:rPr>
          <w:color w:val="D4D4D4"/>
          <w:sz w:val="21"/>
          <w:szCs w:val="21"/>
        </w:rPr>
        <w:t xml:space="preserve"> </w:t>
      </w:r>
      <w:r>
        <w:rPr>
          <w:color w:val="9CDCFE"/>
          <w:sz w:val="21"/>
          <w:szCs w:val="21"/>
        </w:rPr>
        <w:t>định</w:t>
      </w:r>
      <w:r>
        <w:rPr>
          <w:color w:val="D4D4D4"/>
          <w:sz w:val="21"/>
          <w:szCs w:val="21"/>
        </w:rPr>
        <w:t xml:space="preserve"> </w:t>
      </w:r>
      <w:r>
        <w:rPr>
          <w:color w:val="9CDCFE"/>
          <w:sz w:val="21"/>
          <w:szCs w:val="21"/>
        </w:rPr>
        <w:t>số</w:t>
      </w:r>
      <w:r>
        <w:rPr>
          <w:color w:val="D4D4D4"/>
          <w:sz w:val="21"/>
          <w:szCs w:val="21"/>
        </w:rPr>
        <w:t xml:space="preserve"> </w:t>
      </w:r>
      <w:r>
        <w:rPr>
          <w:color w:val="B5CEA8"/>
          <w:sz w:val="21"/>
          <w:szCs w:val="21"/>
        </w:rPr>
        <w:t>51</w:t>
      </w:r>
      <w:r>
        <w:rPr>
          <w:color w:val="D4D4D4"/>
          <w:sz w:val="21"/>
          <w:szCs w:val="21"/>
        </w:rPr>
        <w:t>/</w:t>
      </w:r>
      <w:r>
        <w:rPr>
          <w:color w:val="B5CEA8"/>
          <w:sz w:val="21"/>
          <w:szCs w:val="21"/>
        </w:rPr>
        <w:t>2010</w:t>
      </w:r>
      <w:r>
        <w:rPr>
          <w:color w:val="D4D4D4"/>
          <w:sz w:val="21"/>
          <w:szCs w:val="21"/>
        </w:rPr>
        <w:t>/</w:t>
      </w:r>
      <w:r>
        <w:rPr>
          <w:color w:val="9CDCFE"/>
          <w:sz w:val="21"/>
          <w:szCs w:val="21"/>
        </w:rPr>
        <w:t>NĐ</w:t>
      </w:r>
      <w:r>
        <w:rPr>
          <w:color w:val="D4D4D4"/>
          <w:sz w:val="21"/>
          <w:szCs w:val="21"/>
        </w:rPr>
        <w:t>-</w:t>
      </w:r>
      <w:r>
        <w:rPr>
          <w:color w:val="9CDCFE"/>
          <w:sz w:val="21"/>
          <w:szCs w:val="21"/>
        </w:rPr>
        <w:t>CP</w:t>
      </w:r>
      <w:r>
        <w:rPr>
          <w:color w:val="D4D4D4"/>
          <w:sz w:val="21"/>
          <w:szCs w:val="21"/>
        </w:rPr>
        <w:t xml:space="preserve"> </w:t>
      </w:r>
      <w:r>
        <w:rPr>
          <w:color w:val="9CDCFE"/>
          <w:sz w:val="21"/>
          <w:szCs w:val="21"/>
        </w:rPr>
        <w:t>và</w:t>
      </w:r>
      <w:r>
        <w:rPr>
          <w:color w:val="D4D4D4"/>
          <w:sz w:val="21"/>
          <w:szCs w:val="21"/>
        </w:rPr>
        <w:t xml:space="preserve"> </w:t>
      </w:r>
      <w:r>
        <w:rPr>
          <w:color w:val="9CDCFE"/>
          <w:sz w:val="21"/>
          <w:szCs w:val="21"/>
        </w:rPr>
        <w:t>Nghị</w:t>
      </w:r>
      <w:r>
        <w:rPr>
          <w:color w:val="D4D4D4"/>
          <w:sz w:val="21"/>
          <w:szCs w:val="21"/>
        </w:rPr>
        <w:t xml:space="preserve"> </w:t>
      </w:r>
      <w:r>
        <w:rPr>
          <w:color w:val="9CDCFE"/>
          <w:sz w:val="21"/>
          <w:szCs w:val="21"/>
        </w:rPr>
        <w:t>định</w:t>
      </w:r>
      <w:r>
        <w:rPr>
          <w:color w:val="D4D4D4"/>
          <w:sz w:val="21"/>
          <w:szCs w:val="21"/>
        </w:rPr>
        <w:t xml:space="preserve"> </w:t>
      </w:r>
      <w:r>
        <w:rPr>
          <w:color w:val="9CDCFE"/>
          <w:sz w:val="21"/>
          <w:szCs w:val="21"/>
        </w:rPr>
        <w:t>số</w:t>
      </w:r>
      <w:r>
        <w:rPr>
          <w:color w:val="D4D4D4"/>
          <w:sz w:val="21"/>
          <w:szCs w:val="21"/>
        </w:rPr>
        <w:t xml:space="preserve"> </w:t>
      </w:r>
      <w:r>
        <w:rPr>
          <w:color w:val="B5CEA8"/>
          <w:sz w:val="21"/>
          <w:szCs w:val="21"/>
        </w:rPr>
        <w:t>04</w:t>
      </w:r>
      <w:r>
        <w:rPr>
          <w:color w:val="D4D4D4"/>
          <w:sz w:val="21"/>
          <w:szCs w:val="21"/>
        </w:rPr>
        <w:t>/</w:t>
      </w:r>
      <w:r>
        <w:rPr>
          <w:color w:val="B5CEA8"/>
          <w:sz w:val="21"/>
          <w:szCs w:val="21"/>
        </w:rPr>
        <w:t>2014</w:t>
      </w:r>
      <w:r>
        <w:rPr>
          <w:color w:val="D4D4D4"/>
          <w:sz w:val="21"/>
          <w:szCs w:val="21"/>
        </w:rPr>
        <w:t>/</w:t>
      </w:r>
      <w:r>
        <w:rPr>
          <w:color w:val="9CDCFE"/>
          <w:sz w:val="21"/>
          <w:szCs w:val="21"/>
        </w:rPr>
        <w:t>NĐ</w:t>
      </w:r>
      <w:r>
        <w:rPr>
          <w:color w:val="D4D4D4"/>
          <w:sz w:val="21"/>
          <w:szCs w:val="21"/>
        </w:rPr>
        <w:t>-</w:t>
      </w:r>
      <w:r>
        <w:rPr>
          <w:color w:val="9CDCFE"/>
          <w:sz w:val="21"/>
          <w:szCs w:val="21"/>
        </w:rPr>
        <w:t>CP</w:t>
      </w:r>
      <w:r>
        <w:rPr>
          <w:color w:val="D4D4D4"/>
          <w:sz w:val="21"/>
          <w:szCs w:val="21"/>
        </w:rPr>
        <w:t>;</w:t>
      </w:r>
    </w:p>
    <w:p w14:paraId="1C72B298" w14:textId="77777777" w:rsidR="00326C8C" w:rsidRDefault="00326C8C" w:rsidP="00326C8C">
      <w:pPr>
        <w:pStyle w:val="NormalWeb"/>
        <w:shd w:val="clear" w:color="auto" w:fill="1E1E1E"/>
        <w:spacing w:before="0" w:beforeAutospacing="0" w:after="0" w:afterAutospacing="0"/>
        <w:ind w:left="158"/>
      </w:pPr>
      <w:r>
        <w:rPr>
          <w:color w:val="D4D4D4"/>
          <w:sz w:val="21"/>
          <w:szCs w:val="21"/>
        </w:rPr>
        <w:t xml:space="preserve">            </w:t>
      </w:r>
      <w:r>
        <w:rPr>
          <w:color w:val="B5CEA8"/>
          <w:sz w:val="21"/>
          <w:szCs w:val="21"/>
        </w:rPr>
        <w:t>4</w:t>
      </w:r>
      <w:r>
        <w:rPr>
          <w:color w:val="D4D4D4"/>
          <w:sz w:val="21"/>
          <w:szCs w:val="21"/>
        </w:rPr>
        <w:t xml:space="preserve">: </w:t>
      </w:r>
      <w:r>
        <w:rPr>
          <w:color w:val="9CDCFE"/>
          <w:sz w:val="21"/>
          <w:szCs w:val="21"/>
        </w:rPr>
        <w:t>Hóa</w:t>
      </w:r>
      <w:r>
        <w:rPr>
          <w:color w:val="D4D4D4"/>
          <w:sz w:val="21"/>
          <w:szCs w:val="21"/>
        </w:rPr>
        <w:t xml:space="preserve"> </w:t>
      </w:r>
      <w:r>
        <w:rPr>
          <w:color w:val="9CDCFE"/>
          <w:sz w:val="21"/>
          <w:szCs w:val="21"/>
        </w:rPr>
        <w:t>đơn</w:t>
      </w:r>
      <w:r>
        <w:rPr>
          <w:color w:val="D4D4D4"/>
          <w:sz w:val="21"/>
          <w:szCs w:val="21"/>
        </w:rPr>
        <w:t xml:space="preserve"> </w:t>
      </w:r>
      <w:r>
        <w:rPr>
          <w:color w:val="9CDCFE"/>
          <w:sz w:val="21"/>
          <w:szCs w:val="21"/>
        </w:rPr>
        <w:t>đặt</w:t>
      </w:r>
      <w:r>
        <w:rPr>
          <w:color w:val="D4D4D4"/>
          <w:sz w:val="21"/>
          <w:szCs w:val="21"/>
        </w:rPr>
        <w:t xml:space="preserve"> </w:t>
      </w:r>
      <w:r>
        <w:rPr>
          <w:color w:val="9CDCFE"/>
          <w:sz w:val="21"/>
          <w:szCs w:val="21"/>
        </w:rPr>
        <w:t>in</w:t>
      </w:r>
      <w:r>
        <w:rPr>
          <w:color w:val="D4D4D4"/>
          <w:sz w:val="21"/>
          <w:szCs w:val="21"/>
        </w:rPr>
        <w:t xml:space="preserve"> </w:t>
      </w:r>
      <w:r>
        <w:rPr>
          <w:color w:val="9CDCFE"/>
          <w:sz w:val="21"/>
          <w:szCs w:val="21"/>
        </w:rPr>
        <w:t>theo</w:t>
      </w:r>
      <w:r>
        <w:rPr>
          <w:color w:val="D4D4D4"/>
          <w:sz w:val="21"/>
          <w:szCs w:val="21"/>
        </w:rPr>
        <w:t xml:space="preserve"> </w:t>
      </w:r>
      <w:r>
        <w:rPr>
          <w:color w:val="9CDCFE"/>
          <w:sz w:val="21"/>
          <w:szCs w:val="21"/>
        </w:rPr>
        <w:t>Nghị</w:t>
      </w:r>
      <w:r>
        <w:rPr>
          <w:color w:val="D4D4D4"/>
          <w:sz w:val="21"/>
          <w:szCs w:val="21"/>
        </w:rPr>
        <w:t xml:space="preserve"> </w:t>
      </w:r>
      <w:r>
        <w:rPr>
          <w:color w:val="9CDCFE"/>
          <w:sz w:val="21"/>
          <w:szCs w:val="21"/>
        </w:rPr>
        <w:t>định</w:t>
      </w:r>
      <w:r>
        <w:rPr>
          <w:color w:val="D4D4D4"/>
          <w:sz w:val="21"/>
          <w:szCs w:val="21"/>
        </w:rPr>
        <w:t xml:space="preserve"> </w:t>
      </w:r>
      <w:r>
        <w:rPr>
          <w:color w:val="B5CEA8"/>
          <w:sz w:val="21"/>
          <w:szCs w:val="21"/>
        </w:rPr>
        <w:t>123</w:t>
      </w:r>
      <w:r>
        <w:rPr>
          <w:color w:val="D4D4D4"/>
          <w:sz w:val="21"/>
          <w:szCs w:val="21"/>
        </w:rPr>
        <w:t>/</w:t>
      </w:r>
      <w:r>
        <w:rPr>
          <w:color w:val="B5CEA8"/>
          <w:sz w:val="21"/>
          <w:szCs w:val="21"/>
        </w:rPr>
        <w:t>2020</w:t>
      </w:r>
      <w:r>
        <w:rPr>
          <w:color w:val="D4D4D4"/>
          <w:sz w:val="21"/>
          <w:szCs w:val="21"/>
        </w:rPr>
        <w:t>/</w:t>
      </w:r>
      <w:r>
        <w:rPr>
          <w:color w:val="9CDCFE"/>
          <w:sz w:val="21"/>
          <w:szCs w:val="21"/>
        </w:rPr>
        <w:t>NĐ</w:t>
      </w:r>
      <w:r>
        <w:rPr>
          <w:color w:val="D4D4D4"/>
          <w:sz w:val="21"/>
          <w:szCs w:val="21"/>
        </w:rPr>
        <w:t>-</w:t>
      </w:r>
      <w:r>
        <w:rPr>
          <w:color w:val="9CDCFE"/>
          <w:sz w:val="21"/>
          <w:szCs w:val="21"/>
        </w:rPr>
        <w:t>CP</w:t>
      </w:r>
      <w:r>
        <w:rPr>
          <w:color w:val="D4D4D4"/>
          <w:sz w:val="21"/>
          <w:szCs w:val="21"/>
        </w:rPr>
        <w:t>)</w:t>
      </w:r>
    </w:p>
    <w:p w14:paraId="773A266A"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TCTBao</w:t>
      </w:r>
      <w:r>
        <w:rPr>
          <w:color w:val="D4D4D4"/>
          <w:sz w:val="21"/>
          <w:szCs w:val="21"/>
        </w:rPr>
        <w:t>&gt;&lt;/</w:t>
      </w:r>
      <w:r>
        <w:rPr>
          <w:color w:val="9CDCFE"/>
          <w:sz w:val="21"/>
          <w:szCs w:val="21"/>
        </w:rPr>
        <w:t>TCTBao</w:t>
      </w:r>
      <w:r>
        <w:rPr>
          <w:color w:val="D4D4D4"/>
          <w:sz w:val="21"/>
          <w:szCs w:val="21"/>
        </w:rPr>
        <w:t>&gt; *</w:t>
      </w:r>
      <w:r>
        <w:rPr>
          <w:color w:val="6A9955"/>
          <w:sz w:val="21"/>
          <w:szCs w:val="21"/>
        </w:rPr>
        <w:t>//Tính chất thông báo (1: Hủy; 2: Điều chỉnh; 3: Thay thế; 4: Giải trình)</w:t>
      </w:r>
    </w:p>
    <w:p w14:paraId="0CE0AF5D"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LDo</w:t>
      </w:r>
      <w:r>
        <w:rPr>
          <w:color w:val="D4D4D4"/>
          <w:sz w:val="21"/>
          <w:szCs w:val="21"/>
        </w:rPr>
        <w:t>&gt;&lt;/</w:t>
      </w:r>
      <w:r>
        <w:rPr>
          <w:color w:val="9CDCFE"/>
          <w:sz w:val="21"/>
          <w:szCs w:val="21"/>
        </w:rPr>
        <w:t>LDo</w:t>
      </w:r>
      <w:r>
        <w:rPr>
          <w:color w:val="D4D4D4"/>
          <w:sz w:val="21"/>
          <w:szCs w:val="21"/>
        </w:rPr>
        <w:t xml:space="preserve">&gt; </w:t>
      </w:r>
      <w:r>
        <w:rPr>
          <w:color w:val="6A9955"/>
          <w:sz w:val="21"/>
          <w:szCs w:val="21"/>
        </w:rPr>
        <w:t>//Lý do</w:t>
      </w:r>
    </w:p>
    <w:p w14:paraId="22B44A32"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Fkey</w:t>
      </w:r>
      <w:r>
        <w:rPr>
          <w:color w:val="D4D4D4"/>
          <w:sz w:val="21"/>
          <w:szCs w:val="21"/>
        </w:rPr>
        <w:t>&gt;&lt;/</w:t>
      </w:r>
      <w:r>
        <w:rPr>
          <w:color w:val="9CDCFE"/>
          <w:sz w:val="21"/>
          <w:szCs w:val="21"/>
        </w:rPr>
        <w:t>Fkey</w:t>
      </w:r>
      <w:r>
        <w:rPr>
          <w:color w:val="D4D4D4"/>
          <w:sz w:val="21"/>
          <w:szCs w:val="21"/>
        </w:rPr>
        <w:t>&gt;</w:t>
      </w:r>
    </w:p>
    <w:p w14:paraId="798F179C"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HDon</w:t>
      </w:r>
      <w:r>
        <w:rPr>
          <w:color w:val="D4D4D4"/>
          <w:sz w:val="21"/>
          <w:szCs w:val="21"/>
        </w:rPr>
        <w:t>&gt;</w:t>
      </w:r>
    </w:p>
    <w:p w14:paraId="0189A566"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DSHDon</w:t>
      </w:r>
      <w:r>
        <w:rPr>
          <w:color w:val="D4D4D4"/>
          <w:sz w:val="21"/>
          <w:szCs w:val="21"/>
        </w:rPr>
        <w:t>&gt;</w:t>
      </w:r>
    </w:p>
    <w:p w14:paraId="189AF8EC" w14:textId="77777777" w:rsidR="00326C8C" w:rsidRDefault="00326C8C" w:rsidP="00326C8C">
      <w:pPr>
        <w:pStyle w:val="NormalWeb"/>
        <w:shd w:val="clear" w:color="auto" w:fill="1E1E1E"/>
        <w:spacing w:before="0" w:beforeAutospacing="0" w:after="160" w:afterAutospacing="0"/>
        <w:ind w:left="158"/>
      </w:pPr>
      <w:r>
        <w:rPr>
          <w:color w:val="D4D4D4"/>
          <w:sz w:val="21"/>
          <w:szCs w:val="21"/>
        </w:rPr>
        <w:t>&lt;/</w:t>
      </w:r>
      <w:r>
        <w:rPr>
          <w:color w:val="9CDCFE"/>
          <w:sz w:val="21"/>
          <w:szCs w:val="21"/>
        </w:rPr>
        <w:t>DLTBao</w:t>
      </w:r>
      <w:r>
        <w:rPr>
          <w:color w:val="D4D4D4"/>
          <w:sz w:val="21"/>
          <w:szCs w:val="21"/>
        </w:rPr>
        <w:t>&gt;</w:t>
      </w:r>
    </w:p>
    <w:p w14:paraId="0C4C386D" w14:textId="77777777" w:rsidR="00326C8C" w:rsidRDefault="00326C8C" w:rsidP="00326C8C">
      <w:pPr>
        <w:pStyle w:val="Heading3"/>
      </w:pPr>
      <w:bookmarkStart w:id="2198" w:name="_Toc198045398"/>
      <w:r>
        <w:lastRenderedPageBreak/>
        <w:t>Lấy giá trị hash cho NNT gửi thông điệp hóa đơn có sai sót bằng token (bước 1)</w:t>
      </w:r>
      <w:bookmarkEnd w:id="2198"/>
    </w:p>
    <w:p w14:paraId="631D5F89" w14:textId="77777777" w:rsidR="00326C8C" w:rsidRDefault="00326C8C" w:rsidP="00326C8C">
      <w:pPr>
        <w:pStyle w:val="NormalWeb"/>
        <w:spacing w:before="0" w:beforeAutospacing="0" w:after="0" w:afterAutospacing="0"/>
        <w:ind w:left="360" w:right="14"/>
        <w:jc w:val="both"/>
      </w:pPr>
      <w:r>
        <w:rPr>
          <w:color w:val="000000"/>
        </w:rPr>
        <w:t>URL</w:t>
      </w:r>
    </w:p>
    <w:p w14:paraId="78E6FA39" w14:textId="77777777" w:rsidR="00326C8C" w:rsidRDefault="00326C8C" w:rsidP="00326C8C">
      <w:pPr>
        <w:pStyle w:val="NormalWeb"/>
        <w:spacing w:before="0" w:beforeAutospacing="0" w:after="0" w:afterAutospacing="0"/>
        <w:ind w:left="360" w:right="14"/>
        <w:jc w:val="both"/>
      </w:pPr>
      <w:r>
        <w:rPr>
          <w:rStyle w:val="apple-tab-span"/>
          <w:color w:val="000000"/>
        </w:rPr>
        <w:tab/>
      </w:r>
      <w:r>
        <w:rPr>
          <w:color w:val="000000"/>
        </w:rPr>
        <w:t xml:space="preserve"> string </w:t>
      </w:r>
      <w:r>
        <w:rPr>
          <w:b/>
          <w:bCs/>
          <w:color w:val="000000"/>
        </w:rPr>
        <w:t>GetHashInvErrorMTT</w:t>
      </w:r>
      <w:r>
        <w:rPr>
          <w:color w:val="000000"/>
        </w:rPr>
        <w:t>(string Account, string ACpass, string xml, string username, string password, string serialCert, int convert = 0)</w:t>
      </w:r>
    </w:p>
    <w:p w14:paraId="501A50FF" w14:textId="77777777" w:rsidR="00326C8C" w:rsidRDefault="00326C8C" w:rsidP="00326C8C">
      <w:pPr>
        <w:pStyle w:val="NormalWeb"/>
        <w:spacing w:before="0" w:beforeAutospacing="0" w:after="0" w:afterAutospacing="0"/>
        <w:ind w:left="360" w:right="14"/>
        <w:jc w:val="both"/>
      </w:pPr>
      <w:r>
        <w:rPr>
          <w:color w:val="000000"/>
        </w:rPr>
        <w:t>DESCRIPTION</w:t>
      </w:r>
    </w:p>
    <w:p w14:paraId="1CA21CE2" w14:textId="77777777" w:rsidR="00326C8C" w:rsidRDefault="00326C8C" w:rsidP="00326C8C">
      <w:pPr>
        <w:pStyle w:val="NormalWeb"/>
        <w:spacing w:before="0" w:beforeAutospacing="0" w:after="0" w:afterAutospacing="0"/>
        <w:ind w:left="360" w:right="14"/>
        <w:jc w:val="both"/>
      </w:pPr>
      <w:r>
        <w:rPr>
          <w:rStyle w:val="apple-tab-span"/>
          <w:color w:val="000000"/>
        </w:rPr>
        <w:tab/>
      </w:r>
      <w:r>
        <w:rPr>
          <w:rStyle w:val="apple-tab-span"/>
          <w:color w:val="000000"/>
        </w:rPr>
        <w:tab/>
      </w:r>
      <w:r>
        <w:rPr>
          <w:color w:val="000000"/>
        </w:rPr>
        <w:t>Đây là web service cho phép gửi thông điệp hóa đơn điện tử có sai sót với các hệ thống sử dụng token, thực hiện truyền dữ liệu hóa đơn và lấy giá trị hash value để ký số bằng token ở client.</w:t>
      </w:r>
    </w:p>
    <w:p w14:paraId="123AC034" w14:textId="77777777" w:rsidR="00326C8C" w:rsidRDefault="00326C8C" w:rsidP="00326C8C">
      <w:pPr>
        <w:pStyle w:val="NormalWeb"/>
        <w:spacing w:before="0" w:beforeAutospacing="0" w:after="0" w:afterAutospacing="0"/>
        <w:ind w:left="360" w:right="14"/>
        <w:jc w:val="both"/>
      </w:pPr>
      <w:r>
        <w:rPr>
          <w:color w:val="000000"/>
        </w:rPr>
        <w:t>HTTP METHOD</w:t>
      </w:r>
    </w:p>
    <w:p w14:paraId="72EC43E9" w14:textId="77777777" w:rsidR="00326C8C" w:rsidRDefault="00326C8C" w:rsidP="00326C8C">
      <w:pPr>
        <w:pStyle w:val="NormalWeb"/>
        <w:spacing w:before="0" w:beforeAutospacing="0" w:after="0" w:afterAutospacing="0"/>
        <w:ind w:left="360" w:right="14"/>
        <w:jc w:val="both"/>
      </w:pPr>
      <w:r>
        <w:rPr>
          <w:rStyle w:val="apple-tab-span"/>
          <w:color w:val="000000"/>
        </w:rPr>
        <w:tab/>
      </w:r>
      <w:r>
        <w:rPr>
          <w:rStyle w:val="apple-tab-span"/>
          <w:color w:val="000000"/>
        </w:rPr>
        <w:tab/>
      </w:r>
      <w:r>
        <w:rPr>
          <w:color w:val="000000"/>
        </w:rPr>
        <w:t>POST</w:t>
      </w:r>
    </w:p>
    <w:p w14:paraId="6CF6243F" w14:textId="77777777" w:rsidR="00326C8C" w:rsidRDefault="00326C8C" w:rsidP="00326C8C">
      <w:pPr>
        <w:pStyle w:val="NormalWeb"/>
        <w:spacing w:before="0" w:beforeAutospacing="0" w:after="0" w:afterAutospacing="0"/>
        <w:ind w:left="360" w:right="14"/>
        <w:jc w:val="both"/>
      </w:pPr>
      <w:r>
        <w:rPr>
          <w:color w:val="000000"/>
        </w:rPr>
        <w:t>REQUEST BODY</w:t>
      </w:r>
    </w:p>
    <w:p w14:paraId="39D98697" w14:textId="77777777" w:rsidR="00326C8C" w:rsidRDefault="00326C8C" w:rsidP="00326C8C">
      <w:pPr>
        <w:pStyle w:val="NormalWeb"/>
        <w:numPr>
          <w:ilvl w:val="0"/>
          <w:numId w:val="81"/>
        </w:numPr>
        <w:spacing w:before="0" w:beforeAutospacing="0" w:after="0" w:afterAutospacing="0"/>
        <w:ind w:left="1080"/>
        <w:jc w:val="both"/>
        <w:textAlignment w:val="baseline"/>
        <w:rPr>
          <w:b/>
          <w:bCs/>
          <w:color w:val="000000"/>
          <w:u w:val="single"/>
        </w:rPr>
      </w:pPr>
      <w:r>
        <w:rPr>
          <w:b/>
          <w:bCs/>
          <w:color w:val="000000"/>
        </w:rPr>
        <w:t xml:space="preserve">Account/ACPass:  </w:t>
      </w:r>
      <w:r>
        <w:rPr>
          <w:color w:val="000000"/>
        </w:rPr>
        <w:t>Tài khoản được cấp phát cho nhân viên gọi lệnh gửi thông điệp.</w:t>
      </w:r>
    </w:p>
    <w:p w14:paraId="690D1283" w14:textId="77777777" w:rsidR="00326C8C" w:rsidRDefault="00326C8C" w:rsidP="00326C8C">
      <w:pPr>
        <w:pStyle w:val="NormalWeb"/>
        <w:numPr>
          <w:ilvl w:val="0"/>
          <w:numId w:val="82"/>
        </w:numPr>
        <w:spacing w:before="0" w:beforeAutospacing="0" w:after="0" w:afterAutospacing="0"/>
        <w:ind w:left="1080"/>
        <w:jc w:val="both"/>
        <w:textAlignment w:val="baseline"/>
        <w:rPr>
          <w:b/>
          <w:bCs/>
          <w:color w:val="000000"/>
          <w:u w:val="single"/>
        </w:rPr>
      </w:pPr>
      <w:r>
        <w:rPr>
          <w:b/>
          <w:bCs/>
          <w:color w:val="000000"/>
        </w:rPr>
        <w:t>Username/pass</w:t>
      </w:r>
      <w:r>
        <w:rPr>
          <w:color w:val="000000"/>
        </w:rPr>
        <w:t>: Tài khoản được cấp phát cho khách hàng để gọi đến webservice (tài khoản có quyền ServiceRole trong hệ thống).</w:t>
      </w:r>
    </w:p>
    <w:p w14:paraId="358C2C9E" w14:textId="77777777" w:rsidR="00326C8C" w:rsidRDefault="00326C8C" w:rsidP="00326C8C">
      <w:pPr>
        <w:pStyle w:val="NormalWeb"/>
        <w:numPr>
          <w:ilvl w:val="0"/>
          <w:numId w:val="82"/>
        </w:numPr>
        <w:spacing w:before="0" w:beforeAutospacing="0" w:after="0" w:afterAutospacing="0"/>
        <w:ind w:left="1080"/>
        <w:jc w:val="both"/>
        <w:textAlignment w:val="baseline"/>
        <w:rPr>
          <w:b/>
          <w:bCs/>
          <w:color w:val="000000"/>
          <w:u w:val="single"/>
        </w:rPr>
      </w:pPr>
      <w:r>
        <w:rPr>
          <w:b/>
          <w:bCs/>
          <w:color w:val="000000"/>
        </w:rPr>
        <w:t>xml</w:t>
      </w:r>
      <w:r>
        <w:rPr>
          <w:color w:val="000000"/>
        </w:rPr>
        <w:t>: chuỗi xml thông điệp hóa đơn điện tử có sai sót (theo mẫu mô tả kèm theo)</w:t>
      </w:r>
      <w:r>
        <w:rPr>
          <w:b/>
          <w:bCs/>
          <w:color w:val="000000"/>
          <w:u w:val="single"/>
        </w:rPr>
        <w:t>  </w:t>
      </w:r>
    </w:p>
    <w:p w14:paraId="5D987AFE" w14:textId="77777777" w:rsidR="00326C8C" w:rsidRDefault="00326C8C" w:rsidP="00326C8C">
      <w:pPr>
        <w:pStyle w:val="NormalWeb"/>
        <w:numPr>
          <w:ilvl w:val="0"/>
          <w:numId w:val="82"/>
        </w:numPr>
        <w:spacing w:before="0" w:beforeAutospacing="0" w:after="0" w:afterAutospacing="0"/>
        <w:ind w:left="1080"/>
        <w:jc w:val="both"/>
        <w:textAlignment w:val="baseline"/>
        <w:rPr>
          <w:b/>
          <w:bCs/>
          <w:color w:val="000000"/>
          <w:u w:val="single"/>
        </w:rPr>
      </w:pPr>
      <w:r>
        <w:rPr>
          <w:b/>
          <w:bCs/>
          <w:color w:val="000000"/>
        </w:rPr>
        <w:t xml:space="preserve">serialCert: </w:t>
      </w:r>
      <w:r>
        <w:rPr>
          <w:color w:val="000000"/>
        </w:rPr>
        <w:t>Ký hiệu chứng thư số</w:t>
      </w:r>
    </w:p>
    <w:p w14:paraId="3DB35B0F" w14:textId="77777777" w:rsidR="00326C8C" w:rsidRDefault="00326C8C" w:rsidP="00326C8C">
      <w:pPr>
        <w:pStyle w:val="NormalWeb"/>
        <w:numPr>
          <w:ilvl w:val="0"/>
          <w:numId w:val="82"/>
        </w:numPr>
        <w:spacing w:before="0" w:beforeAutospacing="0" w:after="0" w:afterAutospacing="0"/>
        <w:ind w:left="1080"/>
        <w:jc w:val="both"/>
        <w:textAlignment w:val="baseline"/>
        <w:rPr>
          <w:b/>
          <w:bCs/>
          <w:color w:val="000000"/>
        </w:rPr>
      </w:pPr>
      <w:r>
        <w:rPr>
          <w:b/>
          <w:bCs/>
          <w:color w:val="000000"/>
        </w:rPr>
        <w:t>convert</w:t>
      </w:r>
      <w:r>
        <w:rPr>
          <w:color w:val="000000"/>
        </w:rPr>
        <w:t>: Mặc định là 0, (0 – Không cần convert từ TCVN3 sang Unicode. 1- Cần convert từ TCVN3 sang Unicode)</w:t>
      </w:r>
    </w:p>
    <w:p w14:paraId="24B920CC" w14:textId="77777777" w:rsidR="00326C8C" w:rsidRDefault="00326C8C" w:rsidP="00326C8C">
      <w:pPr>
        <w:pStyle w:val="NormalWeb"/>
        <w:spacing w:before="0" w:beforeAutospacing="0" w:after="0" w:afterAutospacing="0"/>
        <w:ind w:left="360" w:right="14"/>
        <w:jc w:val="both"/>
      </w:pPr>
      <w:r>
        <w:rPr>
          <w:color w:val="000000"/>
        </w:rPr>
        <w:t>RETURNS</w:t>
      </w:r>
    </w:p>
    <w:tbl>
      <w:tblPr>
        <w:tblW w:w="0" w:type="auto"/>
        <w:tblCellMar>
          <w:top w:w="15" w:type="dxa"/>
          <w:left w:w="15" w:type="dxa"/>
          <w:bottom w:w="15" w:type="dxa"/>
          <w:right w:w="15" w:type="dxa"/>
        </w:tblCellMar>
        <w:tblLook w:val="04A0" w:firstRow="1" w:lastRow="0" w:firstColumn="1" w:lastColumn="0" w:noHBand="0" w:noVBand="1"/>
      </w:tblPr>
      <w:tblGrid>
        <w:gridCol w:w="1676"/>
        <w:gridCol w:w="5820"/>
        <w:gridCol w:w="1854"/>
      </w:tblGrid>
      <w:tr w:rsidR="00326C8C" w14:paraId="2222B816" w14:textId="77777777" w:rsidTr="0085100F">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6D2BFD7C" w14:textId="77777777" w:rsidR="00326C8C" w:rsidRDefault="00326C8C" w:rsidP="0085100F">
            <w:pPr>
              <w:pStyle w:val="NormalWeb"/>
              <w:spacing w:before="0" w:beforeAutospacing="0" w:after="200" w:afterAutospacing="0"/>
              <w:ind w:left="720"/>
            </w:pPr>
            <w:r>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4BA873E9" w14:textId="77777777" w:rsidR="00326C8C" w:rsidRDefault="00326C8C" w:rsidP="0085100F">
            <w:pPr>
              <w:pStyle w:val="NormalWeb"/>
              <w:spacing w:before="0" w:beforeAutospacing="0" w:after="200" w:afterAutospacing="0"/>
              <w:ind w:left="720"/>
            </w:pPr>
            <w:r>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187380D9" w14:textId="77777777" w:rsidR="00326C8C" w:rsidRDefault="00326C8C" w:rsidP="0085100F">
            <w:pPr>
              <w:pStyle w:val="NormalWeb"/>
              <w:spacing w:before="0" w:beforeAutospacing="0" w:after="200" w:afterAutospacing="0"/>
              <w:ind w:left="720"/>
            </w:pPr>
            <w:r>
              <w:rPr>
                <w:color w:val="000000"/>
              </w:rPr>
              <w:t>Ghi chú</w:t>
            </w:r>
          </w:p>
        </w:tc>
      </w:tr>
      <w:tr w:rsidR="00326C8C" w14:paraId="7C520A15"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8FCE0C3" w14:textId="77777777" w:rsidR="00326C8C" w:rsidRDefault="00326C8C" w:rsidP="0085100F">
            <w:pPr>
              <w:pStyle w:val="NormalWeb"/>
              <w:spacing w:before="0" w:beforeAutospacing="0" w:after="160" w:afterAutospacing="0"/>
            </w:pPr>
            <w:r>
              <w:rPr>
                <w:color w:val="000000"/>
                <w:sz w:val="22"/>
                <w:szCs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847583C" w14:textId="77777777" w:rsidR="00326C8C" w:rsidRDefault="00326C8C" w:rsidP="0085100F">
            <w:pPr>
              <w:pStyle w:val="NormalWeb"/>
              <w:spacing w:before="0" w:beforeAutospacing="0" w:after="0" w:afterAutospacing="0"/>
            </w:pPr>
            <w:r>
              <w:rPr>
                <w:color w:val="000000"/>
              </w:rPr>
              <w:t>Tài khoản đăng nhập sai hoặc không có 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4109C89" w14:textId="77777777" w:rsidR="00326C8C" w:rsidRDefault="00326C8C" w:rsidP="0085100F"/>
        </w:tc>
      </w:tr>
      <w:tr w:rsidR="00326C8C" w14:paraId="7B0CEE8C"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259D16B" w14:textId="77777777" w:rsidR="00326C8C" w:rsidRDefault="00326C8C" w:rsidP="0085100F">
            <w:pPr>
              <w:pStyle w:val="NormalWeb"/>
              <w:spacing w:before="0" w:beforeAutospacing="0" w:after="160" w:afterAutospacing="0"/>
            </w:pPr>
            <w:r>
              <w:rPr>
                <w:color w:val="000000"/>
                <w:sz w:val="22"/>
                <w:szCs w:val="22"/>
              </w:rPr>
              <w:t>ERR:16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AC3F792" w14:textId="77777777" w:rsidR="00326C8C" w:rsidRDefault="00326C8C" w:rsidP="0085100F">
            <w:pPr>
              <w:pStyle w:val="NormalWeb"/>
              <w:spacing w:before="0" w:beforeAutospacing="0" w:after="0" w:afterAutospacing="0"/>
            </w:pPr>
            <w:r>
              <w:rPr>
                <w:color w:val="000000"/>
              </w:rPr>
              <w:t>Xml hóa đơn có chứa xml không phải của máy tính tiền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AFD8610" w14:textId="77777777" w:rsidR="00326C8C" w:rsidRDefault="00326C8C" w:rsidP="0085100F"/>
        </w:tc>
      </w:tr>
      <w:tr w:rsidR="00326C8C" w14:paraId="25F77140"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A286FCA" w14:textId="77777777" w:rsidR="00326C8C" w:rsidRDefault="00326C8C" w:rsidP="0085100F">
            <w:pPr>
              <w:pStyle w:val="NormalWeb"/>
              <w:spacing w:before="0" w:beforeAutospacing="0" w:after="160" w:afterAutospacing="0"/>
            </w:pPr>
            <w:r>
              <w:rPr>
                <w:color w:val="000000"/>
                <w:sz w:val="22"/>
                <w:szCs w:val="22"/>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C5566D5" w14:textId="77777777" w:rsidR="00326C8C" w:rsidRDefault="00326C8C" w:rsidP="0085100F">
            <w:pPr>
              <w:pStyle w:val="NormalWeb"/>
              <w:spacing w:before="0" w:beforeAutospacing="0" w:after="160" w:afterAutospacing="0"/>
            </w:pPr>
            <w:r>
              <w:rPr>
                <w:color w:val="000000"/>
                <w:sz w:val="22"/>
                <w:szCs w:val="22"/>
              </w:rPr>
              <w:t>Không tìm thấy chứng thư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356DA0A" w14:textId="77777777" w:rsidR="00326C8C" w:rsidRDefault="00326C8C" w:rsidP="0085100F"/>
        </w:tc>
      </w:tr>
      <w:tr w:rsidR="00326C8C" w14:paraId="2C446856"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0C05FE5" w14:textId="77777777" w:rsidR="00326C8C" w:rsidRDefault="00326C8C" w:rsidP="0085100F">
            <w:pPr>
              <w:pStyle w:val="NormalWeb"/>
              <w:spacing w:before="0" w:beforeAutospacing="0" w:after="160" w:afterAutospacing="0"/>
            </w:pPr>
            <w:r>
              <w:rPr>
                <w:color w:val="000000"/>
                <w:sz w:val="22"/>
                <w:szCs w:val="22"/>
              </w:rPr>
              <w:t>ERR:22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F2B9E26" w14:textId="77777777" w:rsidR="00326C8C" w:rsidRDefault="00326C8C" w:rsidP="0085100F">
            <w:pPr>
              <w:pStyle w:val="NormalWeb"/>
              <w:spacing w:before="0" w:beforeAutospacing="0" w:after="160" w:afterAutospacing="0"/>
            </w:pPr>
            <w:r>
              <w:rPr>
                <w:color w:val="000000"/>
                <w:sz w:val="22"/>
                <w:szCs w:val="22"/>
              </w:rPr>
              <w:t>Công ty chưa đăng ký chứng thư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75ED5FF" w14:textId="77777777" w:rsidR="00326C8C" w:rsidRDefault="00326C8C" w:rsidP="0085100F"/>
        </w:tc>
      </w:tr>
      <w:tr w:rsidR="00326C8C" w14:paraId="01766649"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76376C5" w14:textId="77777777" w:rsidR="00326C8C" w:rsidRDefault="00326C8C" w:rsidP="0085100F">
            <w:pPr>
              <w:pStyle w:val="NormalWeb"/>
              <w:spacing w:before="0" w:beforeAutospacing="0" w:after="160" w:afterAutospacing="0"/>
            </w:pPr>
            <w:r>
              <w:rPr>
                <w:color w:val="000000"/>
                <w:sz w:val="22"/>
                <w:szCs w:val="22"/>
              </w:rPr>
              <w:t>ERR:28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DD04101" w14:textId="77777777" w:rsidR="00326C8C" w:rsidRDefault="00326C8C" w:rsidP="0085100F">
            <w:pPr>
              <w:pStyle w:val="NormalWeb"/>
              <w:spacing w:before="0" w:beforeAutospacing="0" w:after="160" w:afterAutospacing="0"/>
            </w:pPr>
            <w:r>
              <w:rPr>
                <w:color w:val="000000"/>
                <w:sz w:val="22"/>
                <w:szCs w:val="22"/>
              </w:rPr>
              <w:t>Chưa có thông tin chứng thư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95A8A3F" w14:textId="77777777" w:rsidR="00326C8C" w:rsidRDefault="00326C8C" w:rsidP="0085100F"/>
        </w:tc>
      </w:tr>
      <w:tr w:rsidR="00326C8C" w14:paraId="23B15B08"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63EB85D" w14:textId="77777777" w:rsidR="00326C8C" w:rsidRDefault="00326C8C" w:rsidP="0085100F">
            <w:pPr>
              <w:pStyle w:val="NormalWeb"/>
              <w:spacing w:before="0" w:beforeAutospacing="0" w:after="160" w:afterAutospacing="0"/>
            </w:pPr>
            <w:r>
              <w:rPr>
                <w:color w:val="000000"/>
                <w:sz w:val="22"/>
                <w:szCs w:val="22"/>
              </w:rPr>
              <w:t>ERR:24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F33AA52" w14:textId="77777777" w:rsidR="00326C8C" w:rsidRDefault="00326C8C" w:rsidP="0085100F">
            <w:pPr>
              <w:pStyle w:val="NormalWeb"/>
              <w:spacing w:before="0" w:beforeAutospacing="0" w:after="160" w:afterAutospacing="0"/>
            </w:pPr>
            <w:r>
              <w:rPr>
                <w:color w:val="000000"/>
                <w:sz w:val="22"/>
                <w:szCs w:val="22"/>
              </w:rPr>
              <w:t>Chứng thư truyền lên không đúng với chứng thư đăng ký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C19C543" w14:textId="77777777" w:rsidR="00326C8C" w:rsidRDefault="00326C8C" w:rsidP="0085100F"/>
        </w:tc>
      </w:tr>
      <w:tr w:rsidR="00326C8C" w14:paraId="2DD4DF79"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5FE0484" w14:textId="77777777" w:rsidR="00326C8C" w:rsidRDefault="00326C8C" w:rsidP="0085100F">
            <w:pPr>
              <w:pStyle w:val="NormalWeb"/>
              <w:spacing w:before="0" w:beforeAutospacing="0" w:after="160" w:afterAutospacing="0"/>
            </w:pPr>
            <w:r>
              <w:rPr>
                <w:color w:val="000000"/>
                <w:sz w:val="22"/>
                <w:szCs w:val="22"/>
              </w:rPr>
              <w:t>ERR:27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D002826" w14:textId="77777777" w:rsidR="00326C8C" w:rsidRDefault="00326C8C" w:rsidP="0085100F">
            <w:pPr>
              <w:pStyle w:val="NormalWeb"/>
              <w:spacing w:before="0" w:beforeAutospacing="0" w:after="0" w:afterAutospacing="0"/>
            </w:pPr>
            <w:r>
              <w:rPr>
                <w:color w:val="000000"/>
              </w:rPr>
              <w:t>Chứng thư chưa đến thời điểm sử dụng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A111EBB" w14:textId="77777777" w:rsidR="00326C8C" w:rsidRDefault="00326C8C" w:rsidP="0085100F"/>
        </w:tc>
      </w:tr>
      <w:tr w:rsidR="00326C8C" w14:paraId="33DCFEEA"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A8E023E" w14:textId="77777777" w:rsidR="00326C8C" w:rsidRDefault="00326C8C" w:rsidP="0085100F">
            <w:pPr>
              <w:pStyle w:val="NormalWeb"/>
              <w:spacing w:before="0" w:beforeAutospacing="0" w:after="160" w:afterAutospacing="0"/>
            </w:pPr>
            <w:r>
              <w:rPr>
                <w:color w:val="000000"/>
                <w:sz w:val="22"/>
                <w:szCs w:val="22"/>
              </w:rPr>
              <w:t>ERR:26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4F8E3D6" w14:textId="77777777" w:rsidR="00326C8C" w:rsidRDefault="00326C8C" w:rsidP="0085100F">
            <w:pPr>
              <w:pStyle w:val="NormalWeb"/>
              <w:spacing w:before="0" w:beforeAutospacing="0" w:after="0" w:afterAutospacing="0"/>
            </w:pPr>
            <w:r>
              <w:rPr>
                <w:color w:val="000000"/>
              </w:rPr>
              <w:t>Chứng thư số hết hạn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B493E05" w14:textId="77777777" w:rsidR="00326C8C" w:rsidRDefault="00326C8C" w:rsidP="0085100F"/>
        </w:tc>
      </w:tr>
      <w:tr w:rsidR="00326C8C" w14:paraId="28081AAE"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02C1A38" w14:textId="77777777" w:rsidR="00326C8C" w:rsidRDefault="00326C8C" w:rsidP="0085100F">
            <w:pPr>
              <w:pStyle w:val="NormalWeb"/>
              <w:spacing w:before="0" w:beforeAutospacing="0" w:after="160" w:afterAutospacing="0"/>
            </w:pPr>
            <w:r>
              <w:rPr>
                <w:color w:val="000000"/>
                <w:sz w:val="22"/>
                <w:szCs w:val="22"/>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6F6AD8F" w14:textId="77777777" w:rsidR="00326C8C" w:rsidRDefault="00326C8C" w:rsidP="0085100F">
            <w:pPr>
              <w:pStyle w:val="NormalWeb"/>
              <w:spacing w:before="0" w:beforeAutospacing="0" w:after="0" w:afterAutospacing="0"/>
            </w:pPr>
            <w:r>
              <w:rPr>
                <w:color w:val="000000"/>
              </w:rPr>
              <w:t>Dữ liệu xml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06D3145" w14:textId="77777777" w:rsidR="00326C8C" w:rsidRDefault="00326C8C" w:rsidP="0085100F"/>
        </w:tc>
      </w:tr>
      <w:tr w:rsidR="00326C8C" w14:paraId="6B924F00"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9F44D5E" w14:textId="77777777" w:rsidR="00326C8C" w:rsidRDefault="00326C8C" w:rsidP="0085100F">
            <w:pPr>
              <w:pStyle w:val="NormalWeb"/>
              <w:spacing w:before="0" w:beforeAutospacing="0" w:after="160" w:afterAutospacing="0"/>
            </w:pPr>
            <w:r>
              <w:rPr>
                <w:color w:val="000000"/>
                <w:sz w:val="22"/>
                <w:szCs w:val="22"/>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C48E5EB" w14:textId="77777777" w:rsidR="00326C8C" w:rsidRDefault="00326C8C" w:rsidP="0085100F">
            <w:pPr>
              <w:pStyle w:val="NormalWeb"/>
              <w:spacing w:before="0" w:beforeAutospacing="0" w:after="0" w:afterAutospacing="0"/>
            </w:pPr>
            <w:r>
              <w:rPr>
                <w:color w:val="000000"/>
              </w:rPr>
              <w:t>Lô có số hóa đơn vượt quá số lượng tối đa cho phép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3A928E2" w14:textId="77777777" w:rsidR="00326C8C" w:rsidRDefault="00326C8C" w:rsidP="0085100F"/>
        </w:tc>
      </w:tr>
      <w:tr w:rsidR="00326C8C" w14:paraId="7BA3FC82" w14:textId="77777777" w:rsidTr="0085100F">
        <w:trPr>
          <w:trHeight w:val="413"/>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6ED983A" w14:textId="77777777" w:rsidR="00326C8C" w:rsidRDefault="00326C8C" w:rsidP="0085100F">
            <w:pPr>
              <w:pStyle w:val="NormalWeb"/>
              <w:spacing w:before="0" w:beforeAutospacing="0" w:after="160" w:afterAutospacing="0"/>
            </w:pPr>
            <w:r>
              <w:rPr>
                <w:color w:val="000000"/>
                <w:sz w:val="22"/>
                <w:szCs w:val="22"/>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3F5D232" w14:textId="77777777" w:rsidR="00326C8C" w:rsidRDefault="00326C8C" w:rsidP="0085100F">
            <w:pPr>
              <w:pStyle w:val="NormalWeb"/>
              <w:spacing w:before="0" w:beforeAutospacing="0" w:after="0" w:afterAutospacing="0"/>
            </w:pPr>
            <w:r>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88D9BEF" w14:textId="77777777" w:rsidR="00326C8C" w:rsidRDefault="00326C8C" w:rsidP="0085100F">
            <w:pPr>
              <w:pStyle w:val="NormalWeb"/>
              <w:spacing w:before="0" w:beforeAutospacing="0" w:after="160" w:afterAutospacing="0"/>
              <w:jc w:val="both"/>
            </w:pPr>
            <w:r>
              <w:rPr>
                <w:color w:val="000000"/>
                <w:sz w:val="22"/>
                <w:szCs w:val="22"/>
              </w:rPr>
              <w:t>Lỗi không xác định</w:t>
            </w:r>
          </w:p>
        </w:tc>
      </w:tr>
      <w:tr w:rsidR="00326C8C" w14:paraId="00C680AA"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D1AFB84" w14:textId="77777777" w:rsidR="00326C8C" w:rsidRDefault="00326C8C" w:rsidP="0085100F">
            <w:pPr>
              <w:pStyle w:val="NormalWeb"/>
              <w:spacing w:before="0" w:beforeAutospacing="0" w:after="160" w:afterAutospacing="0"/>
            </w:pPr>
            <w:r>
              <w:rPr>
                <w:color w:val="000000"/>
                <w:sz w:val="22"/>
                <w:szCs w:val="22"/>
              </w:rPr>
              <w:t>ERR:30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F2FCD31" w14:textId="77777777" w:rsidR="00326C8C" w:rsidRDefault="00326C8C" w:rsidP="0085100F">
            <w:pPr>
              <w:pStyle w:val="NormalWeb"/>
              <w:spacing w:before="0" w:beforeAutospacing="0" w:after="200" w:afterAutospacing="0"/>
              <w:jc w:val="both"/>
            </w:pPr>
            <w:r>
              <w:rPr>
                <w:color w:val="000000"/>
              </w:rPr>
              <w:t>Tạo mới hóa đơn có lỗi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7DFD3A1" w14:textId="77777777" w:rsidR="00326C8C" w:rsidRDefault="00326C8C" w:rsidP="0085100F"/>
        </w:tc>
      </w:tr>
      <w:tr w:rsidR="00326C8C" w14:paraId="19AFCF9C"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A429D92" w14:textId="77777777" w:rsidR="00326C8C" w:rsidRDefault="00326C8C" w:rsidP="0085100F">
            <w:pPr>
              <w:pStyle w:val="NormalWeb"/>
              <w:spacing w:before="0" w:beforeAutospacing="0" w:after="160" w:afterAutospacing="0"/>
            </w:pPr>
            <w:r>
              <w:rPr>
                <w:color w:val="000000"/>
                <w:sz w:val="22"/>
                <w:szCs w:val="22"/>
              </w:rPr>
              <w:t xml:space="preserve">Chuỗi </w:t>
            </w:r>
            <w:r>
              <w:rPr>
                <w:color w:val="000000"/>
                <w:sz w:val="19"/>
                <w:szCs w:val="19"/>
              </w:rPr>
              <w:t>base64Hash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8A3E380" w14:textId="77777777" w:rsidR="00326C8C" w:rsidRDefault="00326C8C" w:rsidP="0085100F">
            <w:pPr>
              <w:pStyle w:val="NormalWeb"/>
              <w:spacing w:before="0" w:beforeAutospacing="0" w:after="160" w:afterAutospacing="0"/>
            </w:pPr>
            <w:r>
              <w:rPr>
                <w:color w:val="000000"/>
                <w:sz w:val="22"/>
                <w:szCs w:val="22"/>
              </w:rPr>
              <w:t>Chuỗi trả về sử dụng để ký số token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25B754C" w14:textId="77777777" w:rsidR="00326C8C" w:rsidRDefault="00326C8C" w:rsidP="0085100F"/>
        </w:tc>
      </w:tr>
    </w:tbl>
    <w:p w14:paraId="08BC55D6" w14:textId="77777777" w:rsidR="00326C8C" w:rsidRDefault="00326C8C" w:rsidP="00326C8C"/>
    <w:p w14:paraId="3C35B521" w14:textId="77777777" w:rsidR="00326C8C" w:rsidRDefault="00326C8C" w:rsidP="00326C8C">
      <w:pPr>
        <w:pStyle w:val="NormalWeb"/>
        <w:spacing w:before="0" w:beforeAutospacing="0" w:after="160" w:afterAutospacing="0"/>
      </w:pPr>
      <w:r>
        <w:rPr>
          <w:color w:val="000000"/>
          <w:sz w:val="22"/>
          <w:szCs w:val="22"/>
        </w:rPr>
        <w:t>Cấu trúc chuỗi XML đầu vào của thông điệp: (dấu * là bắt buộc)</w:t>
      </w:r>
    </w:p>
    <w:p w14:paraId="73728A47" w14:textId="77777777" w:rsidR="00326C8C" w:rsidRDefault="00326C8C" w:rsidP="00326C8C">
      <w:pPr>
        <w:pStyle w:val="NormalWeb"/>
        <w:shd w:val="clear" w:color="auto" w:fill="1E1E1E"/>
        <w:spacing w:before="0" w:beforeAutospacing="0" w:after="0" w:afterAutospacing="0"/>
      </w:pPr>
      <w:r>
        <w:rPr>
          <w:color w:val="D4D4D4"/>
          <w:sz w:val="21"/>
          <w:szCs w:val="21"/>
        </w:rPr>
        <w:t>&lt;</w:t>
      </w:r>
      <w:r>
        <w:rPr>
          <w:color w:val="9CDCFE"/>
          <w:sz w:val="21"/>
          <w:szCs w:val="21"/>
        </w:rPr>
        <w:t>DLTBao</w:t>
      </w:r>
      <w:r>
        <w:rPr>
          <w:color w:val="D4D4D4"/>
          <w:sz w:val="21"/>
          <w:szCs w:val="21"/>
        </w:rPr>
        <w:t>&gt;</w:t>
      </w:r>
    </w:p>
    <w:p w14:paraId="0C2FB717"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TNNT</w:t>
      </w:r>
      <w:r>
        <w:rPr>
          <w:color w:val="D4D4D4"/>
          <w:sz w:val="21"/>
          <w:szCs w:val="21"/>
        </w:rPr>
        <w:t>&gt;&lt;/</w:t>
      </w:r>
      <w:r>
        <w:rPr>
          <w:color w:val="9CDCFE"/>
          <w:sz w:val="21"/>
          <w:szCs w:val="21"/>
        </w:rPr>
        <w:t>TNNT</w:t>
      </w:r>
      <w:r>
        <w:rPr>
          <w:color w:val="D4D4D4"/>
          <w:sz w:val="21"/>
          <w:szCs w:val="21"/>
        </w:rPr>
        <w:t xml:space="preserve">&gt;* </w:t>
      </w:r>
      <w:r>
        <w:rPr>
          <w:color w:val="6A9955"/>
          <w:sz w:val="21"/>
          <w:szCs w:val="21"/>
        </w:rPr>
        <w:t>//Tên người nộp thuế</w:t>
      </w:r>
    </w:p>
    <w:p w14:paraId="1D8F930C"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MST</w:t>
      </w:r>
      <w:r>
        <w:rPr>
          <w:color w:val="D4D4D4"/>
          <w:sz w:val="21"/>
          <w:szCs w:val="21"/>
        </w:rPr>
        <w:t>&gt;&lt;/</w:t>
      </w:r>
      <w:r>
        <w:rPr>
          <w:color w:val="9CDCFE"/>
          <w:sz w:val="21"/>
          <w:szCs w:val="21"/>
        </w:rPr>
        <w:t>MST</w:t>
      </w:r>
      <w:r>
        <w:rPr>
          <w:color w:val="D4D4D4"/>
          <w:sz w:val="21"/>
          <w:szCs w:val="21"/>
        </w:rPr>
        <w:t xml:space="preserve">&gt;* </w:t>
      </w:r>
      <w:r>
        <w:rPr>
          <w:color w:val="6A9955"/>
          <w:sz w:val="21"/>
          <w:szCs w:val="21"/>
        </w:rPr>
        <w:t>//Mã số thuế người nộp thuế</w:t>
      </w:r>
    </w:p>
    <w:p w14:paraId="2808F4D9"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TCQT</w:t>
      </w:r>
      <w:r>
        <w:rPr>
          <w:color w:val="D4D4D4"/>
          <w:sz w:val="21"/>
          <w:szCs w:val="21"/>
        </w:rPr>
        <w:t>&gt;&lt;/</w:t>
      </w:r>
      <w:r>
        <w:rPr>
          <w:color w:val="9CDCFE"/>
          <w:sz w:val="21"/>
          <w:szCs w:val="21"/>
        </w:rPr>
        <w:t>TCQT</w:t>
      </w:r>
      <w:r>
        <w:rPr>
          <w:color w:val="D4D4D4"/>
          <w:sz w:val="21"/>
          <w:szCs w:val="21"/>
        </w:rPr>
        <w:t>&gt;*</w:t>
      </w:r>
      <w:r>
        <w:rPr>
          <w:color w:val="6A9955"/>
          <w:sz w:val="21"/>
          <w:szCs w:val="21"/>
        </w:rPr>
        <w:t>//Tên cơ quan thuế (Tên cơ quan thuế ra thông báo)</w:t>
      </w:r>
    </w:p>
    <w:p w14:paraId="7AA5F93A"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MCQT</w:t>
      </w:r>
      <w:r>
        <w:rPr>
          <w:color w:val="D4D4D4"/>
          <w:sz w:val="21"/>
          <w:szCs w:val="21"/>
        </w:rPr>
        <w:t>&gt;&lt;/</w:t>
      </w:r>
      <w:r>
        <w:rPr>
          <w:color w:val="9CDCFE"/>
          <w:sz w:val="21"/>
          <w:szCs w:val="21"/>
        </w:rPr>
        <w:t>MCQT</w:t>
      </w:r>
      <w:r>
        <w:rPr>
          <w:color w:val="D4D4D4"/>
          <w:sz w:val="21"/>
          <w:szCs w:val="21"/>
        </w:rPr>
        <w:t>&gt;*</w:t>
      </w:r>
      <w:r>
        <w:rPr>
          <w:color w:val="6A9955"/>
          <w:sz w:val="21"/>
          <w:szCs w:val="21"/>
        </w:rPr>
        <w:t>//Mã cơ quan thuế quản lý</w:t>
      </w:r>
    </w:p>
    <w:p w14:paraId="4C572273"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NTBao</w:t>
      </w:r>
      <w:r>
        <w:rPr>
          <w:color w:val="D4D4D4"/>
          <w:sz w:val="21"/>
          <w:szCs w:val="21"/>
        </w:rPr>
        <w:t>&gt;&lt;/</w:t>
      </w:r>
      <w:r>
        <w:rPr>
          <w:color w:val="9CDCFE"/>
          <w:sz w:val="21"/>
          <w:szCs w:val="21"/>
        </w:rPr>
        <w:t>NTBao</w:t>
      </w:r>
      <w:r>
        <w:rPr>
          <w:color w:val="D4D4D4"/>
          <w:sz w:val="21"/>
          <w:szCs w:val="21"/>
        </w:rPr>
        <w:t>&gt;*</w:t>
      </w:r>
      <w:r>
        <w:rPr>
          <w:color w:val="6A9955"/>
          <w:sz w:val="21"/>
          <w:szCs w:val="21"/>
        </w:rPr>
        <w:t>//Ngày thông báo</w:t>
      </w:r>
    </w:p>
    <w:p w14:paraId="45D183B2"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DDanh</w:t>
      </w:r>
      <w:r>
        <w:rPr>
          <w:color w:val="D4D4D4"/>
          <w:sz w:val="21"/>
          <w:szCs w:val="21"/>
        </w:rPr>
        <w:t>&gt;&lt;/</w:t>
      </w:r>
      <w:r>
        <w:rPr>
          <w:color w:val="9CDCFE"/>
          <w:sz w:val="21"/>
          <w:szCs w:val="21"/>
        </w:rPr>
        <w:t>DDanh</w:t>
      </w:r>
      <w:r>
        <w:rPr>
          <w:color w:val="D4D4D4"/>
          <w:sz w:val="21"/>
          <w:szCs w:val="21"/>
        </w:rPr>
        <w:t>&gt;*</w:t>
      </w:r>
      <w:r>
        <w:rPr>
          <w:color w:val="6A9955"/>
          <w:sz w:val="21"/>
          <w:szCs w:val="21"/>
        </w:rPr>
        <w:t>//Địa danh</w:t>
      </w:r>
    </w:p>
    <w:p w14:paraId="11B62F6A"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Loai</w:t>
      </w:r>
      <w:r>
        <w:rPr>
          <w:color w:val="D4D4D4"/>
          <w:sz w:val="21"/>
          <w:szCs w:val="21"/>
        </w:rPr>
        <w:t>&gt; &lt;/</w:t>
      </w:r>
      <w:r>
        <w:rPr>
          <w:color w:val="9CDCFE"/>
          <w:sz w:val="21"/>
          <w:szCs w:val="21"/>
        </w:rPr>
        <w:t>Loai</w:t>
      </w:r>
      <w:r>
        <w:rPr>
          <w:color w:val="D4D4D4"/>
          <w:sz w:val="21"/>
          <w:szCs w:val="21"/>
        </w:rPr>
        <w:t>&gt;*</w:t>
      </w:r>
      <w:r>
        <w:rPr>
          <w:color w:val="6A9955"/>
          <w:sz w:val="21"/>
          <w:szCs w:val="21"/>
        </w:rPr>
        <w:t>//Loại (Loại thông báo) (1: Thông báo hủy/giải trình của NNT, 2: Thông báo hủy/giải trình của NNT theo thông báo của CQT) </w:t>
      </w:r>
    </w:p>
    <w:p w14:paraId="1545B0A1"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So</w:t>
      </w:r>
      <w:r>
        <w:rPr>
          <w:color w:val="D4D4D4"/>
          <w:sz w:val="21"/>
          <w:szCs w:val="21"/>
        </w:rPr>
        <w:t>&gt;&lt;/</w:t>
      </w:r>
      <w:r>
        <w:rPr>
          <w:color w:val="9CDCFE"/>
          <w:sz w:val="21"/>
          <w:szCs w:val="21"/>
        </w:rPr>
        <w:t>So</w:t>
      </w:r>
      <w:r>
        <w:rPr>
          <w:color w:val="D4D4D4"/>
          <w:sz w:val="21"/>
          <w:szCs w:val="21"/>
        </w:rPr>
        <w:t xml:space="preserve">&gt; </w:t>
      </w:r>
      <w:r>
        <w:rPr>
          <w:color w:val="6A9955"/>
          <w:sz w:val="21"/>
          <w:szCs w:val="21"/>
        </w:rPr>
        <w:t>//Số thông báo của CQT. Bắt buộc (Đối với Loại=2: Thông báo hủy/giải trình của NNT theo thông báo của CQT)</w:t>
      </w:r>
    </w:p>
    <w:p w14:paraId="2D95D007"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NTBCCQT</w:t>
      </w:r>
      <w:r>
        <w:rPr>
          <w:color w:val="D4D4D4"/>
          <w:sz w:val="21"/>
          <w:szCs w:val="21"/>
        </w:rPr>
        <w:t>&gt;&lt;/</w:t>
      </w:r>
      <w:r>
        <w:rPr>
          <w:color w:val="9CDCFE"/>
          <w:sz w:val="21"/>
          <w:szCs w:val="21"/>
        </w:rPr>
        <w:t>NTBCCQT</w:t>
      </w:r>
      <w:r>
        <w:rPr>
          <w:color w:val="D4D4D4"/>
          <w:sz w:val="21"/>
          <w:szCs w:val="21"/>
        </w:rPr>
        <w:t>&gt;</w:t>
      </w:r>
      <w:r>
        <w:rPr>
          <w:color w:val="6A9955"/>
          <w:sz w:val="21"/>
          <w:szCs w:val="21"/>
        </w:rPr>
        <w:t>//Ngày thông báo của CQT. Bắt buộc (Đối với Loại=2: Thông báo hủy/giải trình của NNT theo thông báo của CQT) </w:t>
      </w:r>
    </w:p>
    <w:p w14:paraId="675A7794"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DSHDon</w:t>
      </w:r>
      <w:r>
        <w:rPr>
          <w:color w:val="D4D4D4"/>
          <w:sz w:val="21"/>
          <w:szCs w:val="21"/>
        </w:rPr>
        <w:t>&gt;</w:t>
      </w:r>
    </w:p>
    <w:p w14:paraId="14AA5D35"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HDon</w:t>
      </w:r>
      <w:r>
        <w:rPr>
          <w:color w:val="D4D4D4"/>
          <w:sz w:val="21"/>
          <w:szCs w:val="21"/>
        </w:rPr>
        <w:t>&gt;</w:t>
      </w:r>
    </w:p>
    <w:p w14:paraId="66C67811"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STT</w:t>
      </w:r>
      <w:r>
        <w:rPr>
          <w:color w:val="D4D4D4"/>
          <w:sz w:val="21"/>
          <w:szCs w:val="21"/>
        </w:rPr>
        <w:t>&gt;&lt;/</w:t>
      </w:r>
      <w:r>
        <w:rPr>
          <w:color w:val="9CDCFE"/>
          <w:sz w:val="21"/>
          <w:szCs w:val="21"/>
        </w:rPr>
        <w:t>STT</w:t>
      </w:r>
      <w:r>
        <w:rPr>
          <w:color w:val="D4D4D4"/>
          <w:sz w:val="21"/>
          <w:szCs w:val="21"/>
        </w:rPr>
        <w:t xml:space="preserve">&gt; </w:t>
      </w:r>
      <w:r>
        <w:rPr>
          <w:color w:val="6A9955"/>
          <w:sz w:val="21"/>
          <w:szCs w:val="21"/>
        </w:rPr>
        <w:t>//Số thứ tự</w:t>
      </w:r>
    </w:p>
    <w:p w14:paraId="66F91EC2"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MCCQT</w:t>
      </w:r>
      <w:r>
        <w:rPr>
          <w:color w:val="D4D4D4"/>
          <w:sz w:val="21"/>
          <w:szCs w:val="21"/>
        </w:rPr>
        <w:t>&gt; &lt;/</w:t>
      </w:r>
      <w:r>
        <w:rPr>
          <w:color w:val="9CDCFE"/>
          <w:sz w:val="21"/>
          <w:szCs w:val="21"/>
        </w:rPr>
        <w:t>MCCQT</w:t>
      </w:r>
      <w:r>
        <w:rPr>
          <w:color w:val="D4D4D4"/>
          <w:sz w:val="21"/>
          <w:szCs w:val="21"/>
        </w:rPr>
        <w:t xml:space="preserve">&gt; </w:t>
      </w:r>
      <w:r>
        <w:rPr>
          <w:color w:val="6A9955"/>
          <w:sz w:val="21"/>
          <w:szCs w:val="21"/>
        </w:rPr>
        <w:t>//Mã CQT cấp. Bắt buộc</w:t>
      </w:r>
    </w:p>
    <w:p w14:paraId="7E1DD89B"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KHMSHDon</w:t>
      </w:r>
      <w:r>
        <w:rPr>
          <w:color w:val="D4D4D4"/>
          <w:sz w:val="21"/>
          <w:szCs w:val="21"/>
        </w:rPr>
        <w:t>&gt;&lt;/</w:t>
      </w:r>
      <w:r>
        <w:rPr>
          <w:color w:val="9CDCFE"/>
          <w:sz w:val="21"/>
          <w:szCs w:val="21"/>
        </w:rPr>
        <w:t>KHMSHDon</w:t>
      </w:r>
      <w:r>
        <w:rPr>
          <w:color w:val="D4D4D4"/>
          <w:sz w:val="21"/>
          <w:szCs w:val="21"/>
        </w:rPr>
        <w:t xml:space="preserve">&gt;* </w:t>
      </w:r>
      <w:r>
        <w:rPr>
          <w:color w:val="6A9955"/>
          <w:sz w:val="21"/>
          <w:szCs w:val="21"/>
        </w:rPr>
        <w:t>//Ký hiệu mẫu số hóa đơn</w:t>
      </w:r>
    </w:p>
    <w:p w14:paraId="5A0BB43C"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KHHDon</w:t>
      </w:r>
      <w:r>
        <w:rPr>
          <w:color w:val="D4D4D4"/>
          <w:sz w:val="21"/>
          <w:szCs w:val="21"/>
        </w:rPr>
        <w:t>&gt;&lt;/</w:t>
      </w:r>
      <w:r>
        <w:rPr>
          <w:color w:val="9CDCFE"/>
          <w:sz w:val="21"/>
          <w:szCs w:val="21"/>
        </w:rPr>
        <w:t>KHHDon</w:t>
      </w:r>
      <w:r>
        <w:rPr>
          <w:color w:val="D4D4D4"/>
          <w:sz w:val="21"/>
          <w:szCs w:val="21"/>
        </w:rPr>
        <w:t>&gt;*</w:t>
      </w:r>
      <w:r>
        <w:rPr>
          <w:color w:val="6A9955"/>
          <w:sz w:val="21"/>
          <w:szCs w:val="21"/>
        </w:rPr>
        <w:t>//Ký hiệu hóa đơn</w:t>
      </w:r>
    </w:p>
    <w:p w14:paraId="0E0E3A71"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SHDon</w:t>
      </w:r>
      <w:r>
        <w:rPr>
          <w:color w:val="D4D4D4"/>
          <w:sz w:val="21"/>
          <w:szCs w:val="21"/>
        </w:rPr>
        <w:t>&gt;&lt;/</w:t>
      </w:r>
      <w:r>
        <w:rPr>
          <w:color w:val="9CDCFE"/>
          <w:sz w:val="21"/>
          <w:szCs w:val="21"/>
        </w:rPr>
        <w:t>SHDon</w:t>
      </w:r>
      <w:r>
        <w:rPr>
          <w:color w:val="D4D4D4"/>
          <w:sz w:val="21"/>
          <w:szCs w:val="21"/>
        </w:rPr>
        <w:t>&gt;*</w:t>
      </w:r>
      <w:r>
        <w:rPr>
          <w:color w:val="6A9955"/>
          <w:sz w:val="21"/>
          <w:szCs w:val="21"/>
        </w:rPr>
        <w:t>//Số hóa đơn (Số hóa đơn điện tử)</w:t>
      </w:r>
    </w:p>
    <w:p w14:paraId="52E4AFF4"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Ngay</w:t>
      </w:r>
      <w:r>
        <w:rPr>
          <w:color w:val="D4D4D4"/>
          <w:sz w:val="21"/>
          <w:szCs w:val="21"/>
        </w:rPr>
        <w:t>&gt;&lt;/</w:t>
      </w:r>
      <w:r>
        <w:rPr>
          <w:color w:val="9CDCFE"/>
          <w:sz w:val="21"/>
          <w:szCs w:val="21"/>
        </w:rPr>
        <w:t>Ngay</w:t>
      </w:r>
      <w:r>
        <w:rPr>
          <w:color w:val="D4D4D4"/>
          <w:sz w:val="21"/>
          <w:szCs w:val="21"/>
        </w:rPr>
        <w:t>&gt;*</w:t>
      </w:r>
      <w:r>
        <w:rPr>
          <w:color w:val="6A9955"/>
          <w:sz w:val="21"/>
          <w:szCs w:val="21"/>
        </w:rPr>
        <w:t>//Ngày (Ngày lập hóa đơn) - định dạng: YYYY-MM-YY</w:t>
      </w:r>
    </w:p>
    <w:p w14:paraId="2A3F189B"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LADHDDT</w:t>
      </w:r>
      <w:r>
        <w:rPr>
          <w:color w:val="D4D4D4"/>
          <w:sz w:val="21"/>
          <w:szCs w:val="21"/>
        </w:rPr>
        <w:t>&gt;&lt;/</w:t>
      </w:r>
      <w:r>
        <w:rPr>
          <w:color w:val="9CDCFE"/>
          <w:sz w:val="21"/>
          <w:szCs w:val="21"/>
        </w:rPr>
        <w:t>LADHDDT</w:t>
      </w:r>
      <w:r>
        <w:rPr>
          <w:color w:val="D4D4D4"/>
          <w:sz w:val="21"/>
          <w:szCs w:val="21"/>
        </w:rPr>
        <w:t>&gt;*</w:t>
      </w:r>
      <w:r>
        <w:rPr>
          <w:color w:val="6A9955"/>
          <w:sz w:val="21"/>
          <w:szCs w:val="21"/>
        </w:rPr>
        <w:t>//Loại áp dụng hóa đơn điện tử </w:t>
      </w:r>
    </w:p>
    <w:p w14:paraId="519FBA8A" w14:textId="77777777" w:rsidR="00326C8C" w:rsidRDefault="00326C8C" w:rsidP="00326C8C">
      <w:pPr>
        <w:pStyle w:val="NormalWeb"/>
        <w:shd w:val="clear" w:color="auto" w:fill="1E1E1E"/>
        <w:spacing w:before="0" w:beforeAutospacing="0" w:after="0" w:afterAutospacing="0"/>
      </w:pPr>
      <w:r>
        <w:rPr>
          <w:color w:val="D4D4D4"/>
          <w:sz w:val="21"/>
          <w:szCs w:val="21"/>
        </w:rPr>
        <w:t>            (</w:t>
      </w:r>
      <w:r>
        <w:rPr>
          <w:color w:val="B5CEA8"/>
          <w:sz w:val="21"/>
          <w:szCs w:val="21"/>
        </w:rPr>
        <w:t>1</w:t>
      </w:r>
      <w:r>
        <w:rPr>
          <w:color w:val="D4D4D4"/>
          <w:sz w:val="21"/>
          <w:szCs w:val="21"/>
        </w:rPr>
        <w:t>:</w:t>
      </w:r>
      <w:r>
        <w:rPr>
          <w:color w:val="9CDCFE"/>
          <w:sz w:val="21"/>
          <w:szCs w:val="21"/>
        </w:rPr>
        <w:t>Hóa</w:t>
      </w:r>
      <w:r>
        <w:rPr>
          <w:color w:val="D4D4D4"/>
          <w:sz w:val="21"/>
          <w:szCs w:val="21"/>
        </w:rPr>
        <w:t xml:space="preserve"> </w:t>
      </w:r>
      <w:r>
        <w:rPr>
          <w:color w:val="9CDCFE"/>
          <w:sz w:val="21"/>
          <w:szCs w:val="21"/>
        </w:rPr>
        <w:t>đơn</w:t>
      </w:r>
      <w:r>
        <w:rPr>
          <w:color w:val="D4D4D4"/>
          <w:sz w:val="21"/>
          <w:szCs w:val="21"/>
        </w:rPr>
        <w:t xml:space="preserve"> </w:t>
      </w:r>
      <w:r>
        <w:rPr>
          <w:color w:val="9CDCFE"/>
          <w:sz w:val="21"/>
          <w:szCs w:val="21"/>
        </w:rPr>
        <w:t>điện</w:t>
      </w:r>
      <w:r>
        <w:rPr>
          <w:color w:val="D4D4D4"/>
          <w:sz w:val="21"/>
          <w:szCs w:val="21"/>
        </w:rPr>
        <w:t xml:space="preserve"> </w:t>
      </w:r>
      <w:r>
        <w:rPr>
          <w:color w:val="9CDCFE"/>
          <w:sz w:val="21"/>
          <w:szCs w:val="21"/>
        </w:rPr>
        <w:t>tử</w:t>
      </w:r>
      <w:r>
        <w:rPr>
          <w:color w:val="D4D4D4"/>
          <w:sz w:val="21"/>
          <w:szCs w:val="21"/>
        </w:rPr>
        <w:t xml:space="preserve"> </w:t>
      </w:r>
      <w:r>
        <w:rPr>
          <w:color w:val="9CDCFE"/>
          <w:sz w:val="21"/>
          <w:szCs w:val="21"/>
        </w:rPr>
        <w:t>theo</w:t>
      </w:r>
      <w:r>
        <w:rPr>
          <w:color w:val="D4D4D4"/>
          <w:sz w:val="21"/>
          <w:szCs w:val="21"/>
        </w:rPr>
        <w:t xml:space="preserve"> </w:t>
      </w:r>
      <w:r>
        <w:rPr>
          <w:color w:val="9CDCFE"/>
          <w:sz w:val="21"/>
          <w:szCs w:val="21"/>
        </w:rPr>
        <w:t>Nghị</w:t>
      </w:r>
      <w:r>
        <w:rPr>
          <w:color w:val="D4D4D4"/>
          <w:sz w:val="21"/>
          <w:szCs w:val="21"/>
        </w:rPr>
        <w:t xml:space="preserve"> </w:t>
      </w:r>
      <w:r>
        <w:rPr>
          <w:color w:val="9CDCFE"/>
          <w:sz w:val="21"/>
          <w:szCs w:val="21"/>
        </w:rPr>
        <w:t>định</w:t>
      </w:r>
      <w:r>
        <w:rPr>
          <w:color w:val="D4D4D4"/>
          <w:sz w:val="21"/>
          <w:szCs w:val="21"/>
        </w:rPr>
        <w:t xml:space="preserve"> </w:t>
      </w:r>
      <w:r>
        <w:rPr>
          <w:color w:val="B5CEA8"/>
          <w:sz w:val="21"/>
          <w:szCs w:val="21"/>
        </w:rPr>
        <w:t>123</w:t>
      </w:r>
      <w:r>
        <w:rPr>
          <w:color w:val="D4D4D4"/>
          <w:sz w:val="21"/>
          <w:szCs w:val="21"/>
        </w:rPr>
        <w:t>/</w:t>
      </w:r>
      <w:r>
        <w:rPr>
          <w:color w:val="B5CEA8"/>
          <w:sz w:val="21"/>
          <w:szCs w:val="21"/>
        </w:rPr>
        <w:t>2020</w:t>
      </w:r>
      <w:r>
        <w:rPr>
          <w:color w:val="D4D4D4"/>
          <w:sz w:val="21"/>
          <w:szCs w:val="21"/>
        </w:rPr>
        <w:t>/</w:t>
      </w:r>
      <w:r>
        <w:rPr>
          <w:color w:val="9CDCFE"/>
          <w:sz w:val="21"/>
          <w:szCs w:val="21"/>
        </w:rPr>
        <w:t>NĐ</w:t>
      </w:r>
      <w:r>
        <w:rPr>
          <w:color w:val="D4D4D4"/>
          <w:sz w:val="21"/>
          <w:szCs w:val="21"/>
        </w:rPr>
        <w:t>-</w:t>
      </w:r>
      <w:r>
        <w:rPr>
          <w:color w:val="9CDCFE"/>
          <w:sz w:val="21"/>
          <w:szCs w:val="21"/>
        </w:rPr>
        <w:t>CP</w:t>
      </w:r>
      <w:r>
        <w:rPr>
          <w:color w:val="D4D4D4"/>
          <w:sz w:val="21"/>
          <w:szCs w:val="21"/>
        </w:rPr>
        <w:t>; </w:t>
      </w:r>
    </w:p>
    <w:p w14:paraId="77C41DDD" w14:textId="77777777" w:rsidR="00326C8C" w:rsidRDefault="00326C8C" w:rsidP="00326C8C">
      <w:pPr>
        <w:pStyle w:val="NormalWeb"/>
        <w:shd w:val="clear" w:color="auto" w:fill="1E1E1E"/>
        <w:spacing w:before="0" w:beforeAutospacing="0" w:after="0" w:afterAutospacing="0"/>
      </w:pPr>
      <w:r>
        <w:rPr>
          <w:color w:val="D4D4D4"/>
          <w:sz w:val="21"/>
          <w:szCs w:val="21"/>
        </w:rPr>
        <w:t xml:space="preserve">            </w:t>
      </w:r>
      <w:r>
        <w:rPr>
          <w:color w:val="B5CEA8"/>
          <w:sz w:val="21"/>
          <w:szCs w:val="21"/>
        </w:rPr>
        <w:t>2</w:t>
      </w:r>
      <w:r>
        <w:rPr>
          <w:color w:val="D4D4D4"/>
          <w:sz w:val="21"/>
          <w:szCs w:val="21"/>
        </w:rPr>
        <w:t xml:space="preserve">: </w:t>
      </w:r>
      <w:r>
        <w:rPr>
          <w:color w:val="9CDCFE"/>
          <w:sz w:val="21"/>
          <w:szCs w:val="21"/>
        </w:rPr>
        <w:t>Hóa</w:t>
      </w:r>
      <w:r>
        <w:rPr>
          <w:color w:val="D4D4D4"/>
          <w:sz w:val="21"/>
          <w:szCs w:val="21"/>
        </w:rPr>
        <w:t xml:space="preserve"> </w:t>
      </w:r>
      <w:r>
        <w:rPr>
          <w:color w:val="9CDCFE"/>
          <w:sz w:val="21"/>
          <w:szCs w:val="21"/>
        </w:rPr>
        <w:t>đơn</w:t>
      </w:r>
      <w:r>
        <w:rPr>
          <w:color w:val="D4D4D4"/>
          <w:sz w:val="21"/>
          <w:szCs w:val="21"/>
        </w:rPr>
        <w:t xml:space="preserve"> </w:t>
      </w:r>
      <w:r>
        <w:rPr>
          <w:color w:val="9CDCFE"/>
          <w:sz w:val="21"/>
          <w:szCs w:val="21"/>
        </w:rPr>
        <w:t>điện</w:t>
      </w:r>
      <w:r>
        <w:rPr>
          <w:color w:val="D4D4D4"/>
          <w:sz w:val="21"/>
          <w:szCs w:val="21"/>
        </w:rPr>
        <w:t xml:space="preserve"> </w:t>
      </w:r>
      <w:r>
        <w:rPr>
          <w:color w:val="9CDCFE"/>
          <w:sz w:val="21"/>
          <w:szCs w:val="21"/>
        </w:rPr>
        <w:t>tử</w:t>
      </w:r>
      <w:r>
        <w:rPr>
          <w:color w:val="D4D4D4"/>
          <w:sz w:val="21"/>
          <w:szCs w:val="21"/>
        </w:rPr>
        <w:t xml:space="preserve"> </w:t>
      </w:r>
      <w:r>
        <w:rPr>
          <w:color w:val="9CDCFE"/>
          <w:sz w:val="21"/>
          <w:szCs w:val="21"/>
        </w:rPr>
        <w:t>có</w:t>
      </w:r>
      <w:r>
        <w:rPr>
          <w:color w:val="D4D4D4"/>
          <w:sz w:val="21"/>
          <w:szCs w:val="21"/>
        </w:rPr>
        <w:t xml:space="preserve"> </w:t>
      </w:r>
      <w:r>
        <w:rPr>
          <w:color w:val="9CDCFE"/>
          <w:sz w:val="21"/>
          <w:szCs w:val="21"/>
        </w:rPr>
        <w:t>mã</w:t>
      </w:r>
      <w:r>
        <w:rPr>
          <w:color w:val="D4D4D4"/>
          <w:sz w:val="21"/>
          <w:szCs w:val="21"/>
        </w:rPr>
        <w:t xml:space="preserve"> </w:t>
      </w:r>
      <w:r>
        <w:rPr>
          <w:color w:val="9CDCFE"/>
          <w:sz w:val="21"/>
          <w:szCs w:val="21"/>
        </w:rPr>
        <w:t>xác</w:t>
      </w:r>
      <w:r>
        <w:rPr>
          <w:color w:val="D4D4D4"/>
          <w:sz w:val="21"/>
          <w:szCs w:val="21"/>
        </w:rPr>
        <w:t xml:space="preserve"> </w:t>
      </w:r>
      <w:r>
        <w:rPr>
          <w:color w:val="9CDCFE"/>
          <w:sz w:val="21"/>
          <w:szCs w:val="21"/>
        </w:rPr>
        <w:t>thực</w:t>
      </w:r>
      <w:r>
        <w:rPr>
          <w:color w:val="D4D4D4"/>
          <w:sz w:val="21"/>
          <w:szCs w:val="21"/>
        </w:rPr>
        <w:t xml:space="preserve"> </w:t>
      </w:r>
      <w:r>
        <w:rPr>
          <w:color w:val="9CDCFE"/>
          <w:sz w:val="21"/>
          <w:szCs w:val="21"/>
        </w:rPr>
        <w:t>của</w:t>
      </w:r>
      <w:r>
        <w:rPr>
          <w:color w:val="D4D4D4"/>
          <w:sz w:val="21"/>
          <w:szCs w:val="21"/>
        </w:rPr>
        <w:t xml:space="preserve"> </w:t>
      </w:r>
      <w:r>
        <w:rPr>
          <w:color w:val="9CDCFE"/>
          <w:sz w:val="21"/>
          <w:szCs w:val="21"/>
        </w:rPr>
        <w:t>cơ</w:t>
      </w:r>
      <w:r>
        <w:rPr>
          <w:color w:val="D4D4D4"/>
          <w:sz w:val="21"/>
          <w:szCs w:val="21"/>
        </w:rPr>
        <w:t xml:space="preserve"> </w:t>
      </w:r>
      <w:r>
        <w:rPr>
          <w:color w:val="9CDCFE"/>
          <w:sz w:val="21"/>
          <w:szCs w:val="21"/>
        </w:rPr>
        <w:t>quan</w:t>
      </w:r>
      <w:r>
        <w:rPr>
          <w:color w:val="D4D4D4"/>
          <w:sz w:val="21"/>
          <w:szCs w:val="21"/>
        </w:rPr>
        <w:t xml:space="preserve"> </w:t>
      </w:r>
      <w:r>
        <w:rPr>
          <w:color w:val="9CDCFE"/>
          <w:sz w:val="21"/>
          <w:szCs w:val="21"/>
        </w:rPr>
        <w:t>thuế</w:t>
      </w:r>
      <w:r>
        <w:rPr>
          <w:color w:val="D4D4D4"/>
          <w:sz w:val="21"/>
          <w:szCs w:val="21"/>
        </w:rPr>
        <w:t xml:space="preserve"> </w:t>
      </w:r>
      <w:r>
        <w:rPr>
          <w:color w:val="9CDCFE"/>
          <w:sz w:val="21"/>
          <w:szCs w:val="21"/>
        </w:rPr>
        <w:t>theo</w:t>
      </w:r>
      <w:r>
        <w:rPr>
          <w:color w:val="D4D4D4"/>
          <w:sz w:val="21"/>
          <w:szCs w:val="21"/>
        </w:rPr>
        <w:t xml:space="preserve"> </w:t>
      </w:r>
      <w:r>
        <w:rPr>
          <w:color w:val="9CDCFE"/>
          <w:sz w:val="21"/>
          <w:szCs w:val="21"/>
        </w:rPr>
        <w:t>Quyết</w:t>
      </w:r>
      <w:r>
        <w:rPr>
          <w:color w:val="D4D4D4"/>
          <w:sz w:val="21"/>
          <w:szCs w:val="21"/>
        </w:rPr>
        <w:t xml:space="preserve"> </w:t>
      </w:r>
      <w:r>
        <w:rPr>
          <w:color w:val="9CDCFE"/>
          <w:sz w:val="21"/>
          <w:szCs w:val="21"/>
        </w:rPr>
        <w:t>định</w:t>
      </w:r>
      <w:r>
        <w:rPr>
          <w:color w:val="D4D4D4"/>
          <w:sz w:val="21"/>
          <w:szCs w:val="21"/>
        </w:rPr>
        <w:t xml:space="preserve"> </w:t>
      </w:r>
      <w:r>
        <w:rPr>
          <w:color w:val="9CDCFE"/>
          <w:sz w:val="21"/>
          <w:szCs w:val="21"/>
        </w:rPr>
        <w:t>số</w:t>
      </w:r>
      <w:r>
        <w:rPr>
          <w:color w:val="D4D4D4"/>
          <w:sz w:val="21"/>
          <w:szCs w:val="21"/>
        </w:rPr>
        <w:t xml:space="preserve"> </w:t>
      </w:r>
      <w:r>
        <w:rPr>
          <w:color w:val="B5CEA8"/>
          <w:sz w:val="21"/>
          <w:szCs w:val="21"/>
        </w:rPr>
        <w:t>1209</w:t>
      </w:r>
      <w:r>
        <w:rPr>
          <w:color w:val="D4D4D4"/>
          <w:sz w:val="21"/>
          <w:szCs w:val="21"/>
        </w:rPr>
        <w:t>/</w:t>
      </w:r>
      <w:r>
        <w:rPr>
          <w:color w:val="9CDCFE"/>
          <w:sz w:val="21"/>
          <w:szCs w:val="21"/>
        </w:rPr>
        <w:t>QĐ</w:t>
      </w:r>
      <w:r>
        <w:rPr>
          <w:color w:val="D4D4D4"/>
          <w:sz w:val="21"/>
          <w:szCs w:val="21"/>
        </w:rPr>
        <w:t>-</w:t>
      </w:r>
      <w:r>
        <w:rPr>
          <w:color w:val="9CDCFE"/>
          <w:sz w:val="21"/>
          <w:szCs w:val="21"/>
        </w:rPr>
        <w:t>BTC</w:t>
      </w:r>
      <w:r>
        <w:rPr>
          <w:color w:val="D4D4D4"/>
          <w:sz w:val="21"/>
          <w:szCs w:val="21"/>
        </w:rPr>
        <w:t>;</w:t>
      </w:r>
    </w:p>
    <w:p w14:paraId="39BAB068" w14:textId="77777777" w:rsidR="00326C8C" w:rsidRDefault="00326C8C" w:rsidP="00326C8C">
      <w:pPr>
        <w:pStyle w:val="NormalWeb"/>
        <w:shd w:val="clear" w:color="auto" w:fill="1E1E1E"/>
        <w:spacing w:before="0" w:beforeAutospacing="0" w:after="0" w:afterAutospacing="0"/>
      </w:pPr>
      <w:r>
        <w:rPr>
          <w:color w:val="D4D4D4"/>
          <w:sz w:val="21"/>
          <w:szCs w:val="21"/>
        </w:rPr>
        <w:t xml:space="preserve">            </w:t>
      </w:r>
      <w:r>
        <w:rPr>
          <w:color w:val="B5CEA8"/>
          <w:sz w:val="21"/>
          <w:szCs w:val="21"/>
        </w:rPr>
        <w:t>3</w:t>
      </w:r>
      <w:r>
        <w:rPr>
          <w:color w:val="D4D4D4"/>
          <w:sz w:val="21"/>
          <w:szCs w:val="21"/>
        </w:rPr>
        <w:t xml:space="preserve">: </w:t>
      </w:r>
      <w:r>
        <w:rPr>
          <w:color w:val="9CDCFE"/>
          <w:sz w:val="21"/>
          <w:szCs w:val="21"/>
        </w:rPr>
        <w:t>Hóa</w:t>
      </w:r>
      <w:r>
        <w:rPr>
          <w:color w:val="D4D4D4"/>
          <w:sz w:val="21"/>
          <w:szCs w:val="21"/>
        </w:rPr>
        <w:t xml:space="preserve"> </w:t>
      </w:r>
      <w:r>
        <w:rPr>
          <w:color w:val="9CDCFE"/>
          <w:sz w:val="21"/>
          <w:szCs w:val="21"/>
        </w:rPr>
        <w:t>đơn</w:t>
      </w:r>
      <w:r>
        <w:rPr>
          <w:color w:val="D4D4D4"/>
          <w:sz w:val="21"/>
          <w:szCs w:val="21"/>
        </w:rPr>
        <w:t xml:space="preserve"> </w:t>
      </w:r>
      <w:r>
        <w:rPr>
          <w:color w:val="9CDCFE"/>
          <w:sz w:val="21"/>
          <w:szCs w:val="21"/>
        </w:rPr>
        <w:t>theo</w:t>
      </w:r>
      <w:r>
        <w:rPr>
          <w:color w:val="D4D4D4"/>
          <w:sz w:val="21"/>
          <w:szCs w:val="21"/>
        </w:rPr>
        <w:t xml:space="preserve"> </w:t>
      </w:r>
      <w:r>
        <w:rPr>
          <w:color w:val="9CDCFE"/>
          <w:sz w:val="21"/>
          <w:szCs w:val="21"/>
        </w:rPr>
        <w:t>Nghị</w:t>
      </w:r>
      <w:r>
        <w:rPr>
          <w:color w:val="D4D4D4"/>
          <w:sz w:val="21"/>
          <w:szCs w:val="21"/>
        </w:rPr>
        <w:t xml:space="preserve"> </w:t>
      </w:r>
      <w:r>
        <w:rPr>
          <w:color w:val="9CDCFE"/>
          <w:sz w:val="21"/>
          <w:szCs w:val="21"/>
        </w:rPr>
        <w:t>định</w:t>
      </w:r>
      <w:r>
        <w:rPr>
          <w:color w:val="D4D4D4"/>
          <w:sz w:val="21"/>
          <w:szCs w:val="21"/>
        </w:rPr>
        <w:t xml:space="preserve"> </w:t>
      </w:r>
      <w:r>
        <w:rPr>
          <w:color w:val="9CDCFE"/>
          <w:sz w:val="21"/>
          <w:szCs w:val="21"/>
        </w:rPr>
        <w:t>số</w:t>
      </w:r>
      <w:r>
        <w:rPr>
          <w:color w:val="D4D4D4"/>
          <w:sz w:val="21"/>
          <w:szCs w:val="21"/>
        </w:rPr>
        <w:t xml:space="preserve"> </w:t>
      </w:r>
      <w:r>
        <w:rPr>
          <w:color w:val="B5CEA8"/>
          <w:sz w:val="21"/>
          <w:szCs w:val="21"/>
        </w:rPr>
        <w:t>51</w:t>
      </w:r>
      <w:r>
        <w:rPr>
          <w:color w:val="D4D4D4"/>
          <w:sz w:val="21"/>
          <w:szCs w:val="21"/>
        </w:rPr>
        <w:t>/</w:t>
      </w:r>
      <w:r>
        <w:rPr>
          <w:color w:val="B5CEA8"/>
          <w:sz w:val="21"/>
          <w:szCs w:val="21"/>
        </w:rPr>
        <w:t>2010</w:t>
      </w:r>
      <w:r>
        <w:rPr>
          <w:color w:val="D4D4D4"/>
          <w:sz w:val="21"/>
          <w:szCs w:val="21"/>
        </w:rPr>
        <w:t>/</w:t>
      </w:r>
      <w:r>
        <w:rPr>
          <w:color w:val="9CDCFE"/>
          <w:sz w:val="21"/>
          <w:szCs w:val="21"/>
        </w:rPr>
        <w:t>NĐ</w:t>
      </w:r>
      <w:r>
        <w:rPr>
          <w:color w:val="D4D4D4"/>
          <w:sz w:val="21"/>
          <w:szCs w:val="21"/>
        </w:rPr>
        <w:t>-</w:t>
      </w:r>
      <w:r>
        <w:rPr>
          <w:color w:val="9CDCFE"/>
          <w:sz w:val="21"/>
          <w:szCs w:val="21"/>
        </w:rPr>
        <w:t>CP</w:t>
      </w:r>
      <w:r>
        <w:rPr>
          <w:color w:val="D4D4D4"/>
          <w:sz w:val="21"/>
          <w:szCs w:val="21"/>
        </w:rPr>
        <w:t xml:space="preserve"> </w:t>
      </w:r>
      <w:r>
        <w:rPr>
          <w:color w:val="9CDCFE"/>
          <w:sz w:val="21"/>
          <w:szCs w:val="21"/>
        </w:rPr>
        <w:t>và</w:t>
      </w:r>
      <w:r>
        <w:rPr>
          <w:color w:val="D4D4D4"/>
          <w:sz w:val="21"/>
          <w:szCs w:val="21"/>
        </w:rPr>
        <w:t xml:space="preserve"> </w:t>
      </w:r>
      <w:r>
        <w:rPr>
          <w:color w:val="9CDCFE"/>
          <w:sz w:val="21"/>
          <w:szCs w:val="21"/>
        </w:rPr>
        <w:t>Nghị</w:t>
      </w:r>
      <w:r>
        <w:rPr>
          <w:color w:val="D4D4D4"/>
          <w:sz w:val="21"/>
          <w:szCs w:val="21"/>
        </w:rPr>
        <w:t xml:space="preserve"> </w:t>
      </w:r>
      <w:r>
        <w:rPr>
          <w:color w:val="9CDCFE"/>
          <w:sz w:val="21"/>
          <w:szCs w:val="21"/>
        </w:rPr>
        <w:t>định</w:t>
      </w:r>
      <w:r>
        <w:rPr>
          <w:color w:val="D4D4D4"/>
          <w:sz w:val="21"/>
          <w:szCs w:val="21"/>
        </w:rPr>
        <w:t xml:space="preserve"> </w:t>
      </w:r>
      <w:r>
        <w:rPr>
          <w:color w:val="9CDCFE"/>
          <w:sz w:val="21"/>
          <w:szCs w:val="21"/>
        </w:rPr>
        <w:t>số</w:t>
      </w:r>
      <w:r>
        <w:rPr>
          <w:color w:val="D4D4D4"/>
          <w:sz w:val="21"/>
          <w:szCs w:val="21"/>
        </w:rPr>
        <w:t xml:space="preserve"> </w:t>
      </w:r>
      <w:r>
        <w:rPr>
          <w:color w:val="B5CEA8"/>
          <w:sz w:val="21"/>
          <w:szCs w:val="21"/>
        </w:rPr>
        <w:t>04</w:t>
      </w:r>
      <w:r>
        <w:rPr>
          <w:color w:val="D4D4D4"/>
          <w:sz w:val="21"/>
          <w:szCs w:val="21"/>
        </w:rPr>
        <w:t>/</w:t>
      </w:r>
      <w:r>
        <w:rPr>
          <w:color w:val="B5CEA8"/>
          <w:sz w:val="21"/>
          <w:szCs w:val="21"/>
        </w:rPr>
        <w:t>2014</w:t>
      </w:r>
      <w:r>
        <w:rPr>
          <w:color w:val="D4D4D4"/>
          <w:sz w:val="21"/>
          <w:szCs w:val="21"/>
        </w:rPr>
        <w:t>/</w:t>
      </w:r>
      <w:r>
        <w:rPr>
          <w:color w:val="9CDCFE"/>
          <w:sz w:val="21"/>
          <w:szCs w:val="21"/>
        </w:rPr>
        <w:t>NĐ</w:t>
      </w:r>
      <w:r>
        <w:rPr>
          <w:color w:val="D4D4D4"/>
          <w:sz w:val="21"/>
          <w:szCs w:val="21"/>
        </w:rPr>
        <w:t>-</w:t>
      </w:r>
      <w:r>
        <w:rPr>
          <w:color w:val="9CDCFE"/>
          <w:sz w:val="21"/>
          <w:szCs w:val="21"/>
        </w:rPr>
        <w:t>CP</w:t>
      </w:r>
      <w:r>
        <w:rPr>
          <w:color w:val="D4D4D4"/>
          <w:sz w:val="21"/>
          <w:szCs w:val="21"/>
        </w:rPr>
        <w:t>;</w:t>
      </w:r>
    </w:p>
    <w:p w14:paraId="4A0E48D7" w14:textId="77777777" w:rsidR="00326C8C" w:rsidRDefault="00326C8C" w:rsidP="00326C8C">
      <w:pPr>
        <w:pStyle w:val="NormalWeb"/>
        <w:shd w:val="clear" w:color="auto" w:fill="1E1E1E"/>
        <w:spacing w:before="0" w:beforeAutospacing="0" w:after="0" w:afterAutospacing="0"/>
      </w:pPr>
      <w:r>
        <w:rPr>
          <w:color w:val="D4D4D4"/>
          <w:sz w:val="21"/>
          <w:szCs w:val="21"/>
        </w:rPr>
        <w:t xml:space="preserve">            </w:t>
      </w:r>
      <w:r>
        <w:rPr>
          <w:color w:val="B5CEA8"/>
          <w:sz w:val="21"/>
          <w:szCs w:val="21"/>
        </w:rPr>
        <w:t>4</w:t>
      </w:r>
      <w:r>
        <w:rPr>
          <w:color w:val="D4D4D4"/>
          <w:sz w:val="21"/>
          <w:szCs w:val="21"/>
        </w:rPr>
        <w:t xml:space="preserve">: </w:t>
      </w:r>
      <w:r>
        <w:rPr>
          <w:color w:val="9CDCFE"/>
          <w:sz w:val="21"/>
          <w:szCs w:val="21"/>
        </w:rPr>
        <w:t>Hóa</w:t>
      </w:r>
      <w:r>
        <w:rPr>
          <w:color w:val="D4D4D4"/>
          <w:sz w:val="21"/>
          <w:szCs w:val="21"/>
        </w:rPr>
        <w:t xml:space="preserve"> </w:t>
      </w:r>
      <w:r>
        <w:rPr>
          <w:color w:val="9CDCFE"/>
          <w:sz w:val="21"/>
          <w:szCs w:val="21"/>
        </w:rPr>
        <w:t>đơn</w:t>
      </w:r>
      <w:r>
        <w:rPr>
          <w:color w:val="D4D4D4"/>
          <w:sz w:val="21"/>
          <w:szCs w:val="21"/>
        </w:rPr>
        <w:t xml:space="preserve"> </w:t>
      </w:r>
      <w:r>
        <w:rPr>
          <w:color w:val="9CDCFE"/>
          <w:sz w:val="21"/>
          <w:szCs w:val="21"/>
        </w:rPr>
        <w:t>đặt</w:t>
      </w:r>
      <w:r>
        <w:rPr>
          <w:color w:val="D4D4D4"/>
          <w:sz w:val="21"/>
          <w:szCs w:val="21"/>
        </w:rPr>
        <w:t xml:space="preserve"> </w:t>
      </w:r>
      <w:r>
        <w:rPr>
          <w:color w:val="9CDCFE"/>
          <w:sz w:val="21"/>
          <w:szCs w:val="21"/>
        </w:rPr>
        <w:t>in</w:t>
      </w:r>
      <w:r>
        <w:rPr>
          <w:color w:val="D4D4D4"/>
          <w:sz w:val="21"/>
          <w:szCs w:val="21"/>
        </w:rPr>
        <w:t xml:space="preserve"> </w:t>
      </w:r>
      <w:r>
        <w:rPr>
          <w:color w:val="9CDCFE"/>
          <w:sz w:val="21"/>
          <w:szCs w:val="21"/>
        </w:rPr>
        <w:t>theo</w:t>
      </w:r>
      <w:r>
        <w:rPr>
          <w:color w:val="D4D4D4"/>
          <w:sz w:val="21"/>
          <w:szCs w:val="21"/>
        </w:rPr>
        <w:t xml:space="preserve"> </w:t>
      </w:r>
      <w:r>
        <w:rPr>
          <w:color w:val="9CDCFE"/>
          <w:sz w:val="21"/>
          <w:szCs w:val="21"/>
        </w:rPr>
        <w:t>Nghị</w:t>
      </w:r>
      <w:r>
        <w:rPr>
          <w:color w:val="D4D4D4"/>
          <w:sz w:val="21"/>
          <w:szCs w:val="21"/>
        </w:rPr>
        <w:t xml:space="preserve"> </w:t>
      </w:r>
      <w:r>
        <w:rPr>
          <w:color w:val="9CDCFE"/>
          <w:sz w:val="21"/>
          <w:szCs w:val="21"/>
        </w:rPr>
        <w:t>định</w:t>
      </w:r>
      <w:r>
        <w:rPr>
          <w:color w:val="D4D4D4"/>
          <w:sz w:val="21"/>
          <w:szCs w:val="21"/>
        </w:rPr>
        <w:t xml:space="preserve"> </w:t>
      </w:r>
      <w:r>
        <w:rPr>
          <w:color w:val="B5CEA8"/>
          <w:sz w:val="21"/>
          <w:szCs w:val="21"/>
        </w:rPr>
        <w:t>123</w:t>
      </w:r>
      <w:r>
        <w:rPr>
          <w:color w:val="D4D4D4"/>
          <w:sz w:val="21"/>
          <w:szCs w:val="21"/>
        </w:rPr>
        <w:t>/</w:t>
      </w:r>
      <w:r>
        <w:rPr>
          <w:color w:val="B5CEA8"/>
          <w:sz w:val="21"/>
          <w:szCs w:val="21"/>
        </w:rPr>
        <w:t>2020</w:t>
      </w:r>
      <w:r>
        <w:rPr>
          <w:color w:val="D4D4D4"/>
          <w:sz w:val="21"/>
          <w:szCs w:val="21"/>
        </w:rPr>
        <w:t>/</w:t>
      </w:r>
      <w:r>
        <w:rPr>
          <w:color w:val="9CDCFE"/>
          <w:sz w:val="21"/>
          <w:szCs w:val="21"/>
        </w:rPr>
        <w:t>NĐ</w:t>
      </w:r>
      <w:r>
        <w:rPr>
          <w:color w:val="D4D4D4"/>
          <w:sz w:val="21"/>
          <w:szCs w:val="21"/>
        </w:rPr>
        <w:t>-</w:t>
      </w:r>
      <w:r>
        <w:rPr>
          <w:color w:val="9CDCFE"/>
          <w:sz w:val="21"/>
          <w:szCs w:val="21"/>
        </w:rPr>
        <w:t>CP</w:t>
      </w:r>
      <w:r>
        <w:rPr>
          <w:color w:val="D4D4D4"/>
          <w:sz w:val="21"/>
          <w:szCs w:val="21"/>
        </w:rPr>
        <w:t>)</w:t>
      </w:r>
    </w:p>
    <w:p w14:paraId="210D4FC0"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TCTBao</w:t>
      </w:r>
      <w:r>
        <w:rPr>
          <w:color w:val="D4D4D4"/>
          <w:sz w:val="21"/>
          <w:szCs w:val="21"/>
        </w:rPr>
        <w:t>&gt;&lt;/</w:t>
      </w:r>
      <w:r>
        <w:rPr>
          <w:color w:val="9CDCFE"/>
          <w:sz w:val="21"/>
          <w:szCs w:val="21"/>
        </w:rPr>
        <w:t>TCTBao</w:t>
      </w:r>
      <w:r>
        <w:rPr>
          <w:color w:val="D4D4D4"/>
          <w:sz w:val="21"/>
          <w:szCs w:val="21"/>
        </w:rPr>
        <w:t>&gt; *</w:t>
      </w:r>
      <w:r>
        <w:rPr>
          <w:color w:val="6A9955"/>
          <w:sz w:val="21"/>
          <w:szCs w:val="21"/>
        </w:rPr>
        <w:t>//Tính chất thông báo (1: Hủy; 2: Điều chỉnh; 3: Thay thế; 4: Giải trình)</w:t>
      </w:r>
    </w:p>
    <w:p w14:paraId="16B944F4"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LDo</w:t>
      </w:r>
      <w:r>
        <w:rPr>
          <w:color w:val="D4D4D4"/>
          <w:sz w:val="21"/>
          <w:szCs w:val="21"/>
        </w:rPr>
        <w:t>&gt;&lt;/</w:t>
      </w:r>
      <w:r>
        <w:rPr>
          <w:color w:val="9CDCFE"/>
          <w:sz w:val="21"/>
          <w:szCs w:val="21"/>
        </w:rPr>
        <w:t>LDo</w:t>
      </w:r>
      <w:r>
        <w:rPr>
          <w:color w:val="D4D4D4"/>
          <w:sz w:val="21"/>
          <w:szCs w:val="21"/>
        </w:rPr>
        <w:t xml:space="preserve">&gt; </w:t>
      </w:r>
      <w:r>
        <w:rPr>
          <w:color w:val="6A9955"/>
          <w:sz w:val="21"/>
          <w:szCs w:val="21"/>
        </w:rPr>
        <w:t>//Lý do</w:t>
      </w:r>
    </w:p>
    <w:p w14:paraId="5C971410"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Fkey</w:t>
      </w:r>
      <w:r>
        <w:rPr>
          <w:color w:val="D4D4D4"/>
          <w:sz w:val="21"/>
          <w:szCs w:val="21"/>
        </w:rPr>
        <w:t>&gt;&lt;/</w:t>
      </w:r>
      <w:r>
        <w:rPr>
          <w:color w:val="9CDCFE"/>
          <w:sz w:val="21"/>
          <w:szCs w:val="21"/>
        </w:rPr>
        <w:t>Fkey</w:t>
      </w:r>
      <w:r>
        <w:rPr>
          <w:color w:val="D4D4D4"/>
          <w:sz w:val="21"/>
          <w:szCs w:val="21"/>
        </w:rPr>
        <w:t>&gt;</w:t>
      </w:r>
    </w:p>
    <w:p w14:paraId="2AE99855"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HDon</w:t>
      </w:r>
      <w:r>
        <w:rPr>
          <w:color w:val="D4D4D4"/>
          <w:sz w:val="21"/>
          <w:szCs w:val="21"/>
        </w:rPr>
        <w:t>&gt;</w:t>
      </w:r>
    </w:p>
    <w:p w14:paraId="5E85CBA5"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DSHDon</w:t>
      </w:r>
      <w:r>
        <w:rPr>
          <w:color w:val="D4D4D4"/>
          <w:sz w:val="21"/>
          <w:szCs w:val="21"/>
        </w:rPr>
        <w:t>&gt;</w:t>
      </w:r>
    </w:p>
    <w:p w14:paraId="4DE25FD1" w14:textId="77777777" w:rsidR="00326C8C" w:rsidRDefault="00326C8C" w:rsidP="00326C8C">
      <w:pPr>
        <w:pStyle w:val="NormalWeb"/>
        <w:shd w:val="clear" w:color="auto" w:fill="1E1E1E"/>
        <w:spacing w:before="0" w:beforeAutospacing="0" w:after="0" w:afterAutospacing="0"/>
      </w:pPr>
      <w:r>
        <w:rPr>
          <w:color w:val="D4D4D4"/>
          <w:sz w:val="21"/>
          <w:szCs w:val="21"/>
        </w:rPr>
        <w:t>&lt;/</w:t>
      </w:r>
      <w:r>
        <w:rPr>
          <w:color w:val="9CDCFE"/>
          <w:sz w:val="21"/>
          <w:szCs w:val="21"/>
        </w:rPr>
        <w:t>DLTBao</w:t>
      </w:r>
      <w:r>
        <w:rPr>
          <w:color w:val="D4D4D4"/>
          <w:sz w:val="21"/>
          <w:szCs w:val="21"/>
        </w:rPr>
        <w:t>&gt;</w:t>
      </w:r>
    </w:p>
    <w:p w14:paraId="0082BDD4" w14:textId="77777777" w:rsidR="00326C8C" w:rsidRDefault="00326C8C" w:rsidP="00326C8C"/>
    <w:p w14:paraId="32B92CE2" w14:textId="77777777" w:rsidR="00326C8C" w:rsidRDefault="00326C8C" w:rsidP="00326C8C">
      <w:pPr>
        <w:pStyle w:val="NormalWeb"/>
        <w:spacing w:before="0" w:beforeAutospacing="0" w:after="160" w:afterAutospacing="0"/>
      </w:pPr>
      <w:r>
        <w:rPr>
          <w:color w:val="000000"/>
          <w:sz w:val="22"/>
          <w:szCs w:val="22"/>
        </w:rPr>
        <w:t>Cấu trúc chuỗi base64Hash trả về:</w:t>
      </w:r>
    </w:p>
    <w:p w14:paraId="04FB9CCB" w14:textId="77777777" w:rsidR="00326C8C" w:rsidRDefault="00326C8C" w:rsidP="00326C8C">
      <w:pPr>
        <w:pStyle w:val="NormalWeb"/>
        <w:shd w:val="clear" w:color="auto" w:fill="1E1E1E"/>
        <w:spacing w:before="0" w:beforeAutospacing="0" w:after="160" w:afterAutospacing="0"/>
      </w:pPr>
      <w:r>
        <w:rPr>
          <w:color w:val="9CDCFE"/>
          <w:sz w:val="21"/>
          <w:szCs w:val="21"/>
        </w:rPr>
        <w:t>Qp0OIf1ZAMA5tHpzdJtqIV0rlZc</w:t>
      </w:r>
      <w:r>
        <w:rPr>
          <w:color w:val="D4D4D4"/>
          <w:sz w:val="21"/>
          <w:szCs w:val="21"/>
        </w:rPr>
        <w:t>=</w:t>
      </w:r>
    </w:p>
    <w:p w14:paraId="43BAC9B0" w14:textId="77777777" w:rsidR="00326C8C" w:rsidRPr="00A35C07" w:rsidRDefault="00326C8C" w:rsidP="00326C8C">
      <w:pPr>
        <w:ind w:left="720"/>
        <w:rPr>
          <w:lang w:eastAsia="x-none"/>
        </w:rPr>
      </w:pPr>
    </w:p>
    <w:p w14:paraId="6FD82E07" w14:textId="77777777" w:rsidR="00326C8C" w:rsidRDefault="00326C8C" w:rsidP="00326C8C">
      <w:pPr>
        <w:pStyle w:val="Heading3"/>
      </w:pPr>
      <w:bookmarkStart w:id="2199" w:name="_Toc198045399"/>
      <w:r>
        <w:t>Gửi thông báo sai sót bằng token (bước 2)</w:t>
      </w:r>
      <w:bookmarkEnd w:id="2199"/>
    </w:p>
    <w:p w14:paraId="536AB6D5" w14:textId="77777777" w:rsidR="00326C8C" w:rsidRDefault="00326C8C" w:rsidP="00326C8C">
      <w:pPr>
        <w:pStyle w:val="NormalWeb"/>
        <w:spacing w:before="0" w:beforeAutospacing="0" w:after="0" w:afterAutospacing="0"/>
        <w:ind w:left="518" w:right="14"/>
        <w:jc w:val="both"/>
      </w:pPr>
      <w:r>
        <w:rPr>
          <w:color w:val="000000"/>
        </w:rPr>
        <w:t>URL</w:t>
      </w:r>
    </w:p>
    <w:p w14:paraId="3FF4DF9F" w14:textId="77777777" w:rsidR="00326C8C" w:rsidRDefault="00326C8C" w:rsidP="00326C8C">
      <w:pPr>
        <w:pStyle w:val="NormalWeb"/>
        <w:spacing w:before="0" w:beforeAutospacing="0" w:after="0" w:afterAutospacing="0"/>
        <w:ind w:left="518" w:right="14"/>
        <w:jc w:val="both"/>
      </w:pPr>
      <w:r>
        <w:rPr>
          <w:rStyle w:val="apple-tab-span"/>
          <w:color w:val="000000"/>
        </w:rPr>
        <w:tab/>
      </w:r>
      <w:r>
        <w:rPr>
          <w:color w:val="000000"/>
        </w:rPr>
        <w:t xml:space="preserve"> string </w:t>
      </w:r>
      <w:r>
        <w:rPr>
          <w:b/>
          <w:bCs/>
          <w:color w:val="000000"/>
        </w:rPr>
        <w:t>SendInvErrorMTTWithToken(</w:t>
      </w:r>
      <w:r>
        <w:rPr>
          <w:color w:val="000000"/>
        </w:rPr>
        <w:t>string Account, string ACpass, string username, string password, string xml</w:t>
      </w:r>
      <w:r>
        <w:rPr>
          <w:b/>
          <w:bCs/>
          <w:color w:val="000000"/>
        </w:rPr>
        <w:t>) </w:t>
      </w:r>
    </w:p>
    <w:p w14:paraId="3033B339" w14:textId="77777777" w:rsidR="00326C8C" w:rsidRDefault="00326C8C" w:rsidP="00326C8C">
      <w:pPr>
        <w:pStyle w:val="NormalWeb"/>
        <w:spacing w:before="0" w:beforeAutospacing="0" w:after="0" w:afterAutospacing="0"/>
        <w:ind w:left="518" w:right="14"/>
        <w:jc w:val="both"/>
      </w:pPr>
      <w:r>
        <w:rPr>
          <w:color w:val="000000"/>
        </w:rPr>
        <w:t>DESCRIPTION</w:t>
      </w:r>
    </w:p>
    <w:p w14:paraId="4A6F7117" w14:textId="77777777" w:rsidR="00326C8C" w:rsidRDefault="00326C8C" w:rsidP="00326C8C">
      <w:pPr>
        <w:pStyle w:val="NormalWeb"/>
        <w:spacing w:before="0" w:beforeAutospacing="0" w:after="0" w:afterAutospacing="0"/>
        <w:ind w:left="518" w:right="14"/>
        <w:jc w:val="both"/>
      </w:pPr>
      <w:r>
        <w:rPr>
          <w:rStyle w:val="apple-tab-span"/>
          <w:color w:val="000000"/>
        </w:rPr>
        <w:tab/>
      </w:r>
      <w:r>
        <w:rPr>
          <w:color w:val="000000"/>
        </w:rPr>
        <w:t>Đây là web service cho phép gửi thông điệp hóa đơn điện tử có sai sót với các hệ thống sử dụng token, sau khi thực hiện gọi hàm Lấy giá trị Hash ở bước 1 (</w:t>
      </w:r>
      <w:r>
        <w:rPr>
          <w:b/>
          <w:bCs/>
          <w:color w:val="000000"/>
        </w:rPr>
        <w:t>2.1.6.2</w:t>
      </w:r>
      <w:r>
        <w:rPr>
          <w:color w:val="000000"/>
        </w:rPr>
        <w:t>)</w:t>
      </w:r>
    </w:p>
    <w:p w14:paraId="305261F6" w14:textId="77777777" w:rsidR="00326C8C" w:rsidRDefault="00326C8C" w:rsidP="00326C8C">
      <w:pPr>
        <w:pStyle w:val="NormalWeb"/>
        <w:spacing w:before="0" w:beforeAutospacing="0" w:after="0" w:afterAutospacing="0"/>
        <w:ind w:left="518" w:right="14"/>
        <w:jc w:val="both"/>
      </w:pPr>
      <w:r>
        <w:rPr>
          <w:color w:val="000000"/>
        </w:rPr>
        <w:t>HTTP METHOD</w:t>
      </w:r>
    </w:p>
    <w:p w14:paraId="6384F5B4" w14:textId="77777777" w:rsidR="00326C8C" w:rsidRDefault="00326C8C" w:rsidP="00326C8C">
      <w:pPr>
        <w:pStyle w:val="NormalWeb"/>
        <w:spacing w:before="0" w:beforeAutospacing="0" w:after="0" w:afterAutospacing="0"/>
        <w:ind w:left="518" w:right="14"/>
        <w:jc w:val="both"/>
      </w:pPr>
      <w:r>
        <w:rPr>
          <w:rStyle w:val="apple-tab-span"/>
          <w:color w:val="000000"/>
        </w:rPr>
        <w:tab/>
      </w:r>
      <w:r>
        <w:rPr>
          <w:rStyle w:val="apple-tab-span"/>
          <w:color w:val="000000"/>
        </w:rPr>
        <w:tab/>
      </w:r>
      <w:r>
        <w:rPr>
          <w:color w:val="000000"/>
        </w:rPr>
        <w:t>POST</w:t>
      </w:r>
    </w:p>
    <w:p w14:paraId="7ED2E456" w14:textId="77777777" w:rsidR="00326C8C" w:rsidRDefault="00326C8C" w:rsidP="00326C8C">
      <w:pPr>
        <w:pStyle w:val="NormalWeb"/>
        <w:spacing w:before="0" w:beforeAutospacing="0" w:after="0" w:afterAutospacing="0"/>
        <w:ind w:left="518" w:right="14"/>
        <w:jc w:val="both"/>
      </w:pPr>
      <w:r>
        <w:rPr>
          <w:color w:val="000000"/>
        </w:rPr>
        <w:t>REQUEST BODY</w:t>
      </w:r>
    </w:p>
    <w:p w14:paraId="7B8EB14C" w14:textId="77777777" w:rsidR="00326C8C" w:rsidRDefault="00326C8C" w:rsidP="00326C8C">
      <w:pPr>
        <w:pStyle w:val="NormalWeb"/>
        <w:numPr>
          <w:ilvl w:val="0"/>
          <w:numId w:val="83"/>
        </w:numPr>
        <w:tabs>
          <w:tab w:val="clear" w:pos="720"/>
          <w:tab w:val="num" w:pos="878"/>
        </w:tabs>
        <w:spacing w:before="0" w:beforeAutospacing="0" w:after="0" w:afterAutospacing="0"/>
        <w:ind w:left="1238"/>
        <w:jc w:val="both"/>
        <w:textAlignment w:val="baseline"/>
        <w:rPr>
          <w:b/>
          <w:bCs/>
          <w:color w:val="000000"/>
          <w:u w:val="single"/>
        </w:rPr>
      </w:pPr>
      <w:r>
        <w:rPr>
          <w:b/>
          <w:bCs/>
          <w:color w:val="000000"/>
        </w:rPr>
        <w:lastRenderedPageBreak/>
        <w:t xml:space="preserve">Account/ACPass:  </w:t>
      </w:r>
      <w:r>
        <w:rPr>
          <w:color w:val="000000"/>
        </w:rPr>
        <w:t>Tài khoản được cấp phát cho nhân viên gọi lệnh gửi thông điệp.</w:t>
      </w:r>
    </w:p>
    <w:p w14:paraId="2C34ACC4" w14:textId="77777777" w:rsidR="00326C8C" w:rsidRDefault="00326C8C" w:rsidP="00326C8C">
      <w:pPr>
        <w:pStyle w:val="NormalWeb"/>
        <w:numPr>
          <w:ilvl w:val="0"/>
          <w:numId w:val="83"/>
        </w:numPr>
        <w:tabs>
          <w:tab w:val="clear" w:pos="720"/>
          <w:tab w:val="num" w:pos="878"/>
        </w:tabs>
        <w:spacing w:before="0" w:beforeAutospacing="0" w:after="0" w:afterAutospacing="0"/>
        <w:ind w:left="1238"/>
        <w:jc w:val="both"/>
        <w:textAlignment w:val="baseline"/>
        <w:rPr>
          <w:b/>
          <w:bCs/>
          <w:color w:val="000000"/>
          <w:u w:val="single"/>
        </w:rPr>
      </w:pPr>
      <w:r>
        <w:rPr>
          <w:b/>
          <w:bCs/>
          <w:color w:val="000000"/>
        </w:rPr>
        <w:t>Username/pass</w:t>
      </w:r>
      <w:r>
        <w:rPr>
          <w:color w:val="000000"/>
        </w:rPr>
        <w:t>: Tài khoản được cấp phát cho khách hàng để gọi đến webservice (tài khoản có quyền ServiceRole trong hệ thống).</w:t>
      </w:r>
    </w:p>
    <w:p w14:paraId="7BD4B44A" w14:textId="77777777" w:rsidR="00326C8C" w:rsidRDefault="00326C8C" w:rsidP="00326C8C">
      <w:pPr>
        <w:pStyle w:val="NormalWeb"/>
        <w:numPr>
          <w:ilvl w:val="0"/>
          <w:numId w:val="83"/>
        </w:numPr>
        <w:tabs>
          <w:tab w:val="clear" w:pos="720"/>
          <w:tab w:val="num" w:pos="878"/>
        </w:tabs>
        <w:spacing w:before="0" w:beforeAutospacing="0" w:after="0" w:afterAutospacing="0"/>
        <w:ind w:left="1238"/>
        <w:jc w:val="both"/>
        <w:textAlignment w:val="baseline"/>
        <w:rPr>
          <w:b/>
          <w:bCs/>
          <w:color w:val="000000"/>
          <w:u w:val="single"/>
        </w:rPr>
      </w:pPr>
      <w:r>
        <w:rPr>
          <w:b/>
          <w:bCs/>
          <w:color w:val="000000"/>
        </w:rPr>
        <w:t>xml</w:t>
      </w:r>
      <w:r>
        <w:rPr>
          <w:color w:val="000000"/>
        </w:rPr>
        <w:t>: chuỗi xml dữ liệu ký hash.</w:t>
      </w:r>
      <w:r>
        <w:rPr>
          <w:b/>
          <w:bCs/>
          <w:color w:val="000000"/>
          <w:u w:val="single"/>
        </w:rPr>
        <w:t> </w:t>
      </w:r>
    </w:p>
    <w:p w14:paraId="2A1579F6" w14:textId="77777777" w:rsidR="00326C8C" w:rsidRDefault="00326C8C" w:rsidP="00326C8C">
      <w:pPr>
        <w:pStyle w:val="NormalWeb"/>
        <w:numPr>
          <w:ilvl w:val="0"/>
          <w:numId w:val="83"/>
        </w:numPr>
        <w:tabs>
          <w:tab w:val="clear" w:pos="720"/>
          <w:tab w:val="num" w:pos="878"/>
        </w:tabs>
        <w:spacing w:before="0" w:beforeAutospacing="0" w:after="0" w:afterAutospacing="0"/>
        <w:ind w:left="1238"/>
        <w:jc w:val="both"/>
        <w:textAlignment w:val="baseline"/>
        <w:rPr>
          <w:b/>
          <w:bCs/>
          <w:color w:val="000000"/>
          <w:u w:val="single"/>
        </w:rPr>
      </w:pPr>
      <w:r>
        <w:rPr>
          <w:b/>
          <w:bCs/>
          <w:color w:val="000000"/>
        </w:rPr>
        <w:t xml:space="preserve">convert: </w:t>
      </w:r>
      <w:r>
        <w:rPr>
          <w:color w:val="000000"/>
        </w:rPr>
        <w:t>Mặc định là 0 (0 – Không cần convert từ TCVN3 sang Unicode / 1- Cần convert từ TCVN3 sang Unicode)</w:t>
      </w:r>
    </w:p>
    <w:p w14:paraId="14F4AE9B" w14:textId="77777777" w:rsidR="00326C8C" w:rsidRDefault="00326C8C" w:rsidP="00326C8C">
      <w:pPr>
        <w:ind w:left="158"/>
      </w:pPr>
    </w:p>
    <w:p w14:paraId="09DB3ACA" w14:textId="77777777" w:rsidR="00326C8C" w:rsidRDefault="00326C8C" w:rsidP="00326C8C">
      <w:pPr>
        <w:pStyle w:val="NormalWeb"/>
        <w:spacing w:before="0" w:beforeAutospacing="0" w:after="0" w:afterAutospacing="0"/>
        <w:ind w:left="518" w:right="14"/>
        <w:jc w:val="both"/>
      </w:pPr>
      <w:r>
        <w:rPr>
          <w:color w:val="000000"/>
        </w:rPr>
        <w:t>RETURNS</w:t>
      </w:r>
    </w:p>
    <w:tbl>
      <w:tblPr>
        <w:tblW w:w="9350" w:type="dxa"/>
        <w:tblInd w:w="158" w:type="dxa"/>
        <w:tblCellMar>
          <w:top w:w="15" w:type="dxa"/>
          <w:left w:w="15" w:type="dxa"/>
          <w:bottom w:w="15" w:type="dxa"/>
          <w:right w:w="15" w:type="dxa"/>
        </w:tblCellMar>
        <w:tblLook w:val="04A0" w:firstRow="1" w:lastRow="0" w:firstColumn="1" w:lastColumn="0" w:noHBand="0" w:noVBand="1"/>
      </w:tblPr>
      <w:tblGrid>
        <w:gridCol w:w="1646"/>
        <w:gridCol w:w="5847"/>
        <w:gridCol w:w="1857"/>
      </w:tblGrid>
      <w:tr w:rsidR="00326C8C" w14:paraId="0024AB15" w14:textId="77777777" w:rsidTr="0085100F">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3A6B1FFD" w14:textId="77777777" w:rsidR="00326C8C" w:rsidRDefault="00326C8C" w:rsidP="0085100F">
            <w:pPr>
              <w:pStyle w:val="NormalWeb"/>
              <w:spacing w:before="0" w:beforeAutospacing="0" w:after="200" w:afterAutospacing="0"/>
              <w:ind w:left="720"/>
            </w:pPr>
            <w:r>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3AB70720" w14:textId="77777777" w:rsidR="00326C8C" w:rsidRDefault="00326C8C" w:rsidP="0085100F">
            <w:pPr>
              <w:pStyle w:val="NormalWeb"/>
              <w:spacing w:before="0" w:beforeAutospacing="0" w:after="200" w:afterAutospacing="0"/>
              <w:ind w:left="720"/>
            </w:pPr>
            <w:r>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1A9924C7" w14:textId="77777777" w:rsidR="00326C8C" w:rsidRDefault="00326C8C" w:rsidP="0085100F">
            <w:pPr>
              <w:pStyle w:val="NormalWeb"/>
              <w:spacing w:before="0" w:beforeAutospacing="0" w:after="200" w:afterAutospacing="0"/>
              <w:ind w:left="720"/>
            </w:pPr>
            <w:r>
              <w:rPr>
                <w:color w:val="000000"/>
              </w:rPr>
              <w:t>Ghi chú</w:t>
            </w:r>
          </w:p>
        </w:tc>
      </w:tr>
      <w:tr w:rsidR="00326C8C" w14:paraId="087DA0F9"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9C3EE5E" w14:textId="77777777" w:rsidR="00326C8C" w:rsidRDefault="00326C8C" w:rsidP="0085100F">
            <w:pPr>
              <w:pStyle w:val="NormalWeb"/>
              <w:spacing w:before="0" w:beforeAutospacing="0" w:after="160" w:afterAutospacing="0"/>
            </w:pPr>
            <w:r>
              <w:rPr>
                <w:color w:val="000000"/>
                <w:sz w:val="22"/>
                <w:szCs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C9C464C" w14:textId="77777777" w:rsidR="00326C8C" w:rsidRDefault="00326C8C" w:rsidP="0085100F">
            <w:pPr>
              <w:pStyle w:val="NormalWeb"/>
              <w:spacing w:before="0" w:beforeAutospacing="0" w:after="0" w:afterAutospacing="0"/>
            </w:pPr>
            <w:r>
              <w:rPr>
                <w:color w:val="000000"/>
              </w:rPr>
              <w:t>Tài khoản đăng nhập sai hoặc không có quyền phát hành hóa đơn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24191A7" w14:textId="77777777" w:rsidR="00326C8C" w:rsidRDefault="00326C8C" w:rsidP="0085100F"/>
        </w:tc>
      </w:tr>
      <w:tr w:rsidR="00326C8C" w14:paraId="4E89BDFA"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6952C53" w14:textId="77777777" w:rsidR="00326C8C" w:rsidRDefault="00326C8C" w:rsidP="0085100F">
            <w:pPr>
              <w:pStyle w:val="NormalWeb"/>
              <w:spacing w:before="0" w:beforeAutospacing="0" w:after="160" w:afterAutospacing="0"/>
            </w:pPr>
            <w:r>
              <w:rPr>
                <w:color w:val="000000"/>
                <w:sz w:val="22"/>
                <w:szCs w:val="22"/>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3D24B03" w14:textId="77777777" w:rsidR="00326C8C" w:rsidRDefault="00326C8C" w:rsidP="0085100F">
            <w:pPr>
              <w:pStyle w:val="NormalWeb"/>
              <w:spacing w:before="0" w:beforeAutospacing="0" w:after="160" w:afterAutospacing="0"/>
            </w:pPr>
            <w:r>
              <w:rPr>
                <w:color w:val="000000"/>
                <w:sz w:val="22"/>
                <w:szCs w:val="22"/>
              </w:rPr>
              <w:t>Không tìm thấy chứng thư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5948A48" w14:textId="77777777" w:rsidR="00326C8C" w:rsidRDefault="00326C8C" w:rsidP="0085100F"/>
        </w:tc>
      </w:tr>
      <w:tr w:rsidR="00326C8C" w14:paraId="0F9E8867"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54A0726" w14:textId="77777777" w:rsidR="00326C8C" w:rsidRDefault="00326C8C" w:rsidP="0085100F">
            <w:pPr>
              <w:pStyle w:val="NormalWeb"/>
              <w:spacing w:before="0" w:beforeAutospacing="0" w:after="160" w:afterAutospacing="0"/>
            </w:pPr>
            <w:r>
              <w:rPr>
                <w:color w:val="000000"/>
                <w:sz w:val="22"/>
                <w:szCs w:val="22"/>
              </w:rPr>
              <w:t>ERR:22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40102C9" w14:textId="77777777" w:rsidR="00326C8C" w:rsidRDefault="00326C8C" w:rsidP="0085100F">
            <w:pPr>
              <w:pStyle w:val="NormalWeb"/>
              <w:spacing w:before="0" w:beforeAutospacing="0" w:after="160" w:afterAutospacing="0"/>
            </w:pPr>
            <w:r>
              <w:rPr>
                <w:color w:val="000000"/>
                <w:sz w:val="22"/>
                <w:szCs w:val="22"/>
              </w:rPr>
              <w:t>Công ty chưa đăng ký chứng thư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5D4CBE2" w14:textId="77777777" w:rsidR="00326C8C" w:rsidRDefault="00326C8C" w:rsidP="0085100F"/>
        </w:tc>
      </w:tr>
      <w:tr w:rsidR="00326C8C" w14:paraId="1992656E"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FE38F17" w14:textId="77777777" w:rsidR="00326C8C" w:rsidRDefault="00326C8C" w:rsidP="0085100F">
            <w:pPr>
              <w:pStyle w:val="NormalWeb"/>
              <w:spacing w:before="0" w:beforeAutospacing="0" w:after="160" w:afterAutospacing="0"/>
            </w:pPr>
            <w:r>
              <w:rPr>
                <w:color w:val="000000"/>
                <w:sz w:val="22"/>
                <w:szCs w:val="22"/>
              </w:rPr>
              <w:t>ERR:28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7F53D9E" w14:textId="77777777" w:rsidR="00326C8C" w:rsidRDefault="00326C8C" w:rsidP="0085100F">
            <w:pPr>
              <w:pStyle w:val="NormalWeb"/>
              <w:spacing w:before="0" w:beforeAutospacing="0" w:after="160" w:afterAutospacing="0"/>
            </w:pPr>
            <w:r>
              <w:rPr>
                <w:color w:val="000000"/>
                <w:sz w:val="22"/>
                <w:szCs w:val="22"/>
              </w:rPr>
              <w:t>Chưa có thông tin chứng thư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649D58D" w14:textId="77777777" w:rsidR="00326C8C" w:rsidRDefault="00326C8C" w:rsidP="0085100F"/>
        </w:tc>
      </w:tr>
      <w:tr w:rsidR="00326C8C" w14:paraId="2A6510E3"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049F352" w14:textId="77777777" w:rsidR="00326C8C" w:rsidRDefault="00326C8C" w:rsidP="0085100F">
            <w:pPr>
              <w:pStyle w:val="NormalWeb"/>
              <w:spacing w:before="0" w:beforeAutospacing="0" w:after="160" w:afterAutospacing="0"/>
            </w:pPr>
            <w:r>
              <w:rPr>
                <w:color w:val="000000"/>
                <w:sz w:val="22"/>
                <w:szCs w:val="22"/>
              </w:rPr>
              <w:t>ERR:24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00859C5" w14:textId="77777777" w:rsidR="00326C8C" w:rsidRDefault="00326C8C" w:rsidP="0085100F">
            <w:pPr>
              <w:pStyle w:val="NormalWeb"/>
              <w:spacing w:before="0" w:beforeAutospacing="0" w:after="160" w:afterAutospacing="0"/>
            </w:pPr>
            <w:r>
              <w:rPr>
                <w:color w:val="000000"/>
                <w:sz w:val="22"/>
                <w:szCs w:val="22"/>
              </w:rPr>
              <w:t>Chứng thư truyền lên không đúng với chứng thư đăng ký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B68B142" w14:textId="77777777" w:rsidR="00326C8C" w:rsidRDefault="00326C8C" w:rsidP="0085100F"/>
        </w:tc>
      </w:tr>
      <w:tr w:rsidR="00326C8C" w14:paraId="57B07638"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2459B20" w14:textId="77777777" w:rsidR="00326C8C" w:rsidRDefault="00326C8C" w:rsidP="0085100F">
            <w:pPr>
              <w:pStyle w:val="NormalWeb"/>
              <w:spacing w:before="0" w:beforeAutospacing="0" w:after="160" w:afterAutospacing="0"/>
            </w:pPr>
            <w:r>
              <w:rPr>
                <w:color w:val="000000"/>
                <w:sz w:val="22"/>
                <w:szCs w:val="22"/>
              </w:rPr>
              <w:t>ERR:27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35CD91E" w14:textId="77777777" w:rsidR="00326C8C" w:rsidRDefault="00326C8C" w:rsidP="0085100F">
            <w:pPr>
              <w:pStyle w:val="NormalWeb"/>
              <w:spacing w:before="0" w:beforeAutospacing="0" w:after="0" w:afterAutospacing="0"/>
            </w:pPr>
            <w:r>
              <w:rPr>
                <w:color w:val="000000"/>
              </w:rPr>
              <w:t>Chứng thư chưa đến thời điểm sử dụng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C021A1B" w14:textId="77777777" w:rsidR="00326C8C" w:rsidRDefault="00326C8C" w:rsidP="0085100F"/>
        </w:tc>
      </w:tr>
      <w:tr w:rsidR="00326C8C" w14:paraId="12A6E5C6"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7B41837" w14:textId="77777777" w:rsidR="00326C8C" w:rsidRDefault="00326C8C" w:rsidP="0085100F">
            <w:pPr>
              <w:pStyle w:val="NormalWeb"/>
              <w:spacing w:before="0" w:beforeAutospacing="0" w:after="160" w:afterAutospacing="0"/>
            </w:pPr>
            <w:r>
              <w:rPr>
                <w:color w:val="000000"/>
                <w:sz w:val="22"/>
                <w:szCs w:val="22"/>
              </w:rPr>
              <w:t>ERR:26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311AF9A" w14:textId="77777777" w:rsidR="00326C8C" w:rsidRDefault="00326C8C" w:rsidP="0085100F">
            <w:pPr>
              <w:pStyle w:val="NormalWeb"/>
              <w:spacing w:before="0" w:beforeAutospacing="0" w:after="0" w:afterAutospacing="0"/>
            </w:pPr>
            <w:r>
              <w:rPr>
                <w:color w:val="000000"/>
              </w:rPr>
              <w:t>Chứng thư số hết hạn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88A7493" w14:textId="77777777" w:rsidR="00326C8C" w:rsidRDefault="00326C8C" w:rsidP="0085100F"/>
        </w:tc>
      </w:tr>
      <w:tr w:rsidR="00326C8C" w14:paraId="44AA3156"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7C9A384" w14:textId="77777777" w:rsidR="00326C8C" w:rsidRDefault="00326C8C" w:rsidP="0085100F">
            <w:pPr>
              <w:pStyle w:val="NormalWeb"/>
              <w:spacing w:before="0" w:beforeAutospacing="0" w:after="160" w:afterAutospacing="0"/>
            </w:pPr>
            <w:r>
              <w:rPr>
                <w:color w:val="000000"/>
                <w:sz w:val="22"/>
                <w:szCs w:val="22"/>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D92B679" w14:textId="77777777" w:rsidR="00326C8C" w:rsidRDefault="00326C8C" w:rsidP="0085100F">
            <w:pPr>
              <w:pStyle w:val="NormalWeb"/>
              <w:spacing w:before="0" w:beforeAutospacing="0" w:after="0" w:afterAutospacing="0"/>
            </w:pPr>
            <w:r>
              <w:rPr>
                <w:color w:val="000000"/>
              </w:rPr>
              <w:t>Dữ liệu xml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06F30A7" w14:textId="77777777" w:rsidR="00326C8C" w:rsidRDefault="00326C8C" w:rsidP="0085100F"/>
        </w:tc>
      </w:tr>
      <w:tr w:rsidR="00326C8C" w14:paraId="59BBA699"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03392B3" w14:textId="77777777" w:rsidR="00326C8C" w:rsidRDefault="00326C8C" w:rsidP="0085100F">
            <w:pPr>
              <w:pStyle w:val="NormalWeb"/>
              <w:spacing w:before="0" w:beforeAutospacing="0" w:after="160" w:afterAutospacing="0"/>
            </w:pPr>
            <w:r>
              <w:rPr>
                <w:color w:val="000000"/>
                <w:sz w:val="22"/>
                <w:szCs w:val="22"/>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58FB5E4" w14:textId="77777777" w:rsidR="00326C8C" w:rsidRDefault="00326C8C" w:rsidP="0085100F">
            <w:pPr>
              <w:pStyle w:val="NormalWeb"/>
              <w:spacing w:before="0" w:beforeAutospacing="0" w:after="0" w:afterAutospacing="0"/>
            </w:pPr>
            <w:r>
              <w:rPr>
                <w:color w:val="000000"/>
              </w:rPr>
              <w:t>Lô có số hóa đơn vượt quá max cho phép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541D600" w14:textId="77777777" w:rsidR="00326C8C" w:rsidRDefault="00326C8C" w:rsidP="0085100F"/>
        </w:tc>
      </w:tr>
      <w:tr w:rsidR="00326C8C" w14:paraId="04B881EC" w14:textId="77777777" w:rsidTr="0085100F">
        <w:trPr>
          <w:trHeight w:val="413"/>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EF32B4E" w14:textId="77777777" w:rsidR="00326C8C" w:rsidRDefault="00326C8C" w:rsidP="0085100F">
            <w:pPr>
              <w:pStyle w:val="NormalWeb"/>
              <w:spacing w:before="0" w:beforeAutospacing="0" w:after="160" w:afterAutospacing="0"/>
            </w:pPr>
            <w:r>
              <w:rPr>
                <w:color w:val="000000"/>
                <w:sz w:val="22"/>
                <w:szCs w:val="22"/>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1D0FC25" w14:textId="77777777" w:rsidR="00326C8C" w:rsidRDefault="00326C8C" w:rsidP="0085100F">
            <w:pPr>
              <w:pStyle w:val="NormalWeb"/>
              <w:spacing w:before="0" w:beforeAutospacing="0" w:after="0" w:afterAutospacing="0"/>
            </w:pPr>
            <w:r>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965E2BE" w14:textId="77777777" w:rsidR="00326C8C" w:rsidRDefault="00326C8C" w:rsidP="0085100F">
            <w:pPr>
              <w:pStyle w:val="NormalWeb"/>
              <w:spacing w:before="0" w:beforeAutospacing="0" w:after="160" w:afterAutospacing="0"/>
              <w:jc w:val="both"/>
            </w:pPr>
            <w:r>
              <w:rPr>
                <w:color w:val="000000"/>
                <w:sz w:val="22"/>
                <w:szCs w:val="22"/>
              </w:rPr>
              <w:t>Lỗi không xác định</w:t>
            </w:r>
          </w:p>
        </w:tc>
      </w:tr>
      <w:tr w:rsidR="00326C8C" w14:paraId="3EE1253B"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55CE79E" w14:textId="77777777" w:rsidR="00326C8C" w:rsidRDefault="00326C8C" w:rsidP="0085100F">
            <w:pPr>
              <w:pStyle w:val="NormalWeb"/>
              <w:spacing w:before="0" w:beforeAutospacing="0" w:after="160" w:afterAutospacing="0"/>
            </w:pPr>
            <w:r>
              <w:rPr>
                <w:color w:val="000000"/>
                <w:sz w:val="22"/>
                <w:szCs w:val="22"/>
              </w:rPr>
              <w:t>OK:mtd</w:t>
            </w:r>
          </w:p>
          <w:p w14:paraId="482E6AAB" w14:textId="77777777" w:rsidR="00326C8C" w:rsidRDefault="00326C8C" w:rsidP="0085100F"/>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7BF0CE5" w14:textId="77777777" w:rsidR="00326C8C" w:rsidRDefault="00326C8C" w:rsidP="0085100F">
            <w:pPr>
              <w:pStyle w:val="NormalWeb"/>
              <w:spacing w:before="0" w:beforeAutospacing="0" w:after="160" w:afterAutospacing="0"/>
            </w:pPr>
            <w:r>
              <w:rPr>
                <w:color w:val="000000"/>
                <w:sz w:val="22"/>
                <w:szCs w:val="22"/>
              </w:rPr>
              <w:t>Gửi thông điệp thành công, trả về mã thông điệp</w:t>
            </w:r>
          </w:p>
          <w:p w14:paraId="375E80D0" w14:textId="77777777" w:rsidR="00326C8C" w:rsidRDefault="00326C8C" w:rsidP="0085100F"/>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F807A50" w14:textId="77777777" w:rsidR="00326C8C" w:rsidRDefault="00326C8C" w:rsidP="0085100F"/>
        </w:tc>
      </w:tr>
    </w:tbl>
    <w:p w14:paraId="5E5E1DED" w14:textId="77777777" w:rsidR="00326C8C" w:rsidRDefault="00326C8C" w:rsidP="00326C8C">
      <w:pPr>
        <w:ind w:left="158"/>
      </w:pPr>
    </w:p>
    <w:p w14:paraId="5BAEF09A" w14:textId="77777777" w:rsidR="00326C8C" w:rsidRDefault="00326C8C" w:rsidP="00326C8C">
      <w:pPr>
        <w:pStyle w:val="NormalWeb"/>
        <w:spacing w:before="0" w:beforeAutospacing="0" w:after="160" w:afterAutospacing="0"/>
        <w:ind w:left="158"/>
      </w:pPr>
      <w:r>
        <w:rPr>
          <w:b/>
          <w:bCs/>
          <w:color w:val="000000"/>
          <w:sz w:val="22"/>
          <w:szCs w:val="22"/>
        </w:rPr>
        <w:t>Cấu trúc chuỗi xml truyền lên:</w:t>
      </w:r>
    </w:p>
    <w:p w14:paraId="6151262D" w14:textId="77777777" w:rsidR="00326C8C" w:rsidRDefault="00326C8C" w:rsidP="00326C8C">
      <w:pPr>
        <w:pStyle w:val="NormalWeb"/>
        <w:shd w:val="clear" w:color="auto" w:fill="1E1E1E"/>
        <w:spacing w:before="0" w:beforeAutospacing="0" w:after="0" w:afterAutospacing="0"/>
        <w:ind w:left="158"/>
      </w:pPr>
      <w:r>
        <w:t> </w:t>
      </w:r>
    </w:p>
    <w:p w14:paraId="01326B36" w14:textId="77777777" w:rsidR="00326C8C" w:rsidRDefault="00326C8C" w:rsidP="00326C8C">
      <w:pPr>
        <w:pStyle w:val="NormalWeb"/>
        <w:shd w:val="clear" w:color="auto" w:fill="1E1E1E"/>
        <w:spacing w:before="0" w:beforeAutospacing="0" w:after="0" w:afterAutospacing="0"/>
        <w:ind w:left="158"/>
      </w:pPr>
      <w:r>
        <w:rPr>
          <w:color w:val="D4D4D4"/>
          <w:sz w:val="21"/>
          <w:szCs w:val="21"/>
        </w:rPr>
        <w:t>&lt;</w:t>
      </w:r>
      <w:r>
        <w:rPr>
          <w:color w:val="9CDCFE"/>
          <w:sz w:val="21"/>
          <w:szCs w:val="21"/>
        </w:rPr>
        <w:t>CKS</w:t>
      </w:r>
      <w:r>
        <w:rPr>
          <w:color w:val="D4D4D4"/>
          <w:sz w:val="21"/>
          <w:szCs w:val="21"/>
        </w:rPr>
        <w:t>&gt;</w:t>
      </w:r>
    </w:p>
    <w:p w14:paraId="0647A873"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SerialCert</w:t>
      </w:r>
      <w:r>
        <w:rPr>
          <w:color w:val="D4D4D4"/>
          <w:sz w:val="21"/>
          <w:szCs w:val="21"/>
        </w:rPr>
        <w:t>&gt;&lt;/</w:t>
      </w:r>
      <w:r>
        <w:rPr>
          <w:color w:val="9CDCFE"/>
          <w:sz w:val="21"/>
          <w:szCs w:val="21"/>
        </w:rPr>
        <w:t>SerialCert</w:t>
      </w:r>
      <w:r>
        <w:rPr>
          <w:color w:val="D4D4D4"/>
          <w:sz w:val="21"/>
          <w:szCs w:val="21"/>
        </w:rPr>
        <w:t>&gt; *</w:t>
      </w:r>
      <w:r>
        <w:rPr>
          <w:color w:val="6A9955"/>
          <w:sz w:val="21"/>
          <w:szCs w:val="21"/>
        </w:rPr>
        <w:t>//serial chứng thư của công ty</w:t>
      </w:r>
    </w:p>
    <w:p w14:paraId="0615EF3E"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Base64Hash</w:t>
      </w:r>
      <w:r>
        <w:rPr>
          <w:color w:val="D4D4D4"/>
          <w:sz w:val="21"/>
          <w:szCs w:val="21"/>
        </w:rPr>
        <w:t>&gt;&lt;/</w:t>
      </w:r>
      <w:r>
        <w:rPr>
          <w:color w:val="9CDCFE"/>
          <w:sz w:val="21"/>
          <w:szCs w:val="21"/>
        </w:rPr>
        <w:t>Base64Hash</w:t>
      </w:r>
      <w:r>
        <w:rPr>
          <w:color w:val="D4D4D4"/>
          <w:sz w:val="21"/>
          <w:szCs w:val="21"/>
        </w:rPr>
        <w:t>&gt; *</w:t>
      </w:r>
      <w:r>
        <w:rPr>
          <w:color w:val="6A9955"/>
          <w:sz w:val="21"/>
          <w:szCs w:val="21"/>
        </w:rPr>
        <w:t>//chuỗi Hash lấy từ bước 2.1.6.2</w:t>
      </w:r>
    </w:p>
    <w:p w14:paraId="1287C39F"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SignValue</w:t>
      </w:r>
      <w:r>
        <w:rPr>
          <w:color w:val="D4D4D4"/>
          <w:sz w:val="21"/>
          <w:szCs w:val="21"/>
        </w:rPr>
        <w:t>&gt;&lt;/</w:t>
      </w:r>
      <w:r>
        <w:rPr>
          <w:color w:val="9CDCFE"/>
          <w:sz w:val="21"/>
          <w:szCs w:val="21"/>
        </w:rPr>
        <w:t>SignValue</w:t>
      </w:r>
      <w:r>
        <w:rPr>
          <w:color w:val="D4D4D4"/>
          <w:sz w:val="21"/>
          <w:szCs w:val="21"/>
        </w:rPr>
        <w:t>&gt; *</w:t>
      </w:r>
      <w:r>
        <w:rPr>
          <w:color w:val="6A9955"/>
          <w:sz w:val="21"/>
          <w:szCs w:val="21"/>
        </w:rPr>
        <w:t>//chuỗi ký</w:t>
      </w:r>
    </w:p>
    <w:p w14:paraId="7D6877C3" w14:textId="77777777" w:rsidR="00326C8C" w:rsidRDefault="00326C8C" w:rsidP="00326C8C">
      <w:pPr>
        <w:pStyle w:val="NormalWeb"/>
        <w:shd w:val="clear" w:color="auto" w:fill="1E1E1E"/>
        <w:spacing w:before="0" w:beforeAutospacing="0" w:after="160" w:afterAutospacing="0"/>
        <w:ind w:left="158"/>
      </w:pPr>
      <w:r>
        <w:rPr>
          <w:color w:val="D4D4D4"/>
          <w:sz w:val="21"/>
          <w:szCs w:val="21"/>
        </w:rPr>
        <w:t>&lt;/</w:t>
      </w:r>
      <w:r>
        <w:rPr>
          <w:color w:val="9CDCFE"/>
          <w:sz w:val="21"/>
          <w:szCs w:val="21"/>
        </w:rPr>
        <w:t>CKS</w:t>
      </w:r>
      <w:r>
        <w:rPr>
          <w:color w:val="D4D4D4"/>
          <w:sz w:val="21"/>
          <w:szCs w:val="21"/>
        </w:rPr>
        <w:t>&gt;</w:t>
      </w:r>
    </w:p>
    <w:p w14:paraId="2BC769C7" w14:textId="77777777" w:rsidR="00326C8C" w:rsidRDefault="00326C8C" w:rsidP="00326C8C">
      <w:pPr>
        <w:pStyle w:val="Heading3"/>
      </w:pPr>
      <w:bookmarkStart w:id="2200" w:name="_Toc198045400"/>
      <w:r>
        <w:t>Lấy giá trị cho NNT gửi thông điệp hóa đơn có sai sót bằng SmartCA (bước 1)</w:t>
      </w:r>
      <w:bookmarkEnd w:id="2200"/>
    </w:p>
    <w:p w14:paraId="1C31CD8A" w14:textId="77777777" w:rsidR="00326C8C" w:rsidRDefault="00326C8C" w:rsidP="00326C8C">
      <w:pPr>
        <w:pStyle w:val="NormalWeb"/>
        <w:spacing w:before="0" w:beforeAutospacing="0" w:after="0" w:afterAutospacing="0"/>
        <w:ind w:left="360" w:right="14"/>
        <w:jc w:val="both"/>
      </w:pPr>
      <w:r>
        <w:rPr>
          <w:color w:val="000000"/>
        </w:rPr>
        <w:t>URL</w:t>
      </w:r>
    </w:p>
    <w:p w14:paraId="3DA6DD3B" w14:textId="77777777" w:rsidR="00326C8C" w:rsidRDefault="00326C8C" w:rsidP="00326C8C">
      <w:pPr>
        <w:pStyle w:val="NormalWeb"/>
        <w:spacing w:before="0" w:beforeAutospacing="0" w:after="0" w:afterAutospacing="0"/>
        <w:ind w:left="360" w:right="14"/>
        <w:jc w:val="both"/>
      </w:pPr>
      <w:r>
        <w:rPr>
          <w:rStyle w:val="apple-tab-span"/>
        </w:rPr>
        <w:tab/>
      </w:r>
      <w:r>
        <w:rPr>
          <w:color w:val="000000"/>
        </w:rPr>
        <w:t xml:space="preserve"> string </w:t>
      </w:r>
      <w:r>
        <w:rPr>
          <w:b/>
          <w:bCs/>
          <w:color w:val="000000"/>
        </w:rPr>
        <w:t>GetHashInvErrorMTTWithSmartCA</w:t>
      </w:r>
      <w:r>
        <w:rPr>
          <w:color w:val="000000"/>
        </w:rPr>
        <w:t>(string Account, string ACpass, string xml, string username, string password, string serialCert, int convert = 0)</w:t>
      </w:r>
    </w:p>
    <w:p w14:paraId="4581FFD1" w14:textId="77777777" w:rsidR="00326C8C" w:rsidRDefault="00326C8C" w:rsidP="00326C8C">
      <w:pPr>
        <w:pStyle w:val="NormalWeb"/>
        <w:spacing w:before="0" w:beforeAutospacing="0" w:after="0" w:afterAutospacing="0"/>
        <w:ind w:left="360" w:right="14"/>
        <w:jc w:val="both"/>
      </w:pPr>
      <w:r>
        <w:rPr>
          <w:color w:val="000000"/>
        </w:rPr>
        <w:t>DESCRIPTION</w:t>
      </w:r>
    </w:p>
    <w:p w14:paraId="273FD789" w14:textId="77777777" w:rsidR="00326C8C" w:rsidRDefault="00326C8C" w:rsidP="00326C8C">
      <w:pPr>
        <w:pStyle w:val="NormalWeb"/>
        <w:spacing w:before="0" w:beforeAutospacing="0" w:after="0" w:afterAutospacing="0"/>
        <w:ind w:left="360" w:right="14"/>
        <w:jc w:val="both"/>
      </w:pPr>
      <w:r>
        <w:rPr>
          <w:rStyle w:val="apple-tab-span"/>
        </w:rPr>
        <w:lastRenderedPageBreak/>
        <w:tab/>
      </w:r>
      <w:r>
        <w:rPr>
          <w:rStyle w:val="apple-tab-span"/>
        </w:rPr>
        <w:tab/>
      </w:r>
      <w:r>
        <w:rPr>
          <w:color w:val="000000"/>
        </w:rPr>
        <w:t>Đây là web service cho phép gửi thông điệp hóa đơn điện tử có sai sót với các hệ thống sử dụng SmartCA, thực hiện truyền dữ liệu hóa đơn và lấy giá trị hash value để ký số bằng token ở client.</w:t>
      </w:r>
    </w:p>
    <w:p w14:paraId="573C57BE" w14:textId="77777777" w:rsidR="00326C8C" w:rsidRDefault="00326C8C" w:rsidP="00326C8C">
      <w:pPr>
        <w:pStyle w:val="NormalWeb"/>
        <w:spacing w:before="0" w:beforeAutospacing="0" w:after="0" w:afterAutospacing="0"/>
        <w:ind w:left="360" w:right="14"/>
        <w:jc w:val="both"/>
      </w:pPr>
      <w:r>
        <w:rPr>
          <w:color w:val="000000"/>
        </w:rPr>
        <w:t>HTTP METHOD</w:t>
      </w:r>
    </w:p>
    <w:p w14:paraId="40FEFDF9" w14:textId="77777777" w:rsidR="00326C8C" w:rsidRDefault="00326C8C" w:rsidP="00326C8C">
      <w:pPr>
        <w:pStyle w:val="NormalWeb"/>
        <w:spacing w:before="0" w:beforeAutospacing="0" w:after="0" w:afterAutospacing="0"/>
        <w:ind w:left="360" w:right="14"/>
        <w:jc w:val="both"/>
      </w:pPr>
      <w:r>
        <w:rPr>
          <w:rStyle w:val="apple-tab-span"/>
        </w:rPr>
        <w:tab/>
      </w:r>
      <w:r>
        <w:rPr>
          <w:rStyle w:val="apple-tab-span"/>
        </w:rPr>
        <w:tab/>
      </w:r>
      <w:r>
        <w:rPr>
          <w:color w:val="000000"/>
        </w:rPr>
        <w:t>POST</w:t>
      </w:r>
    </w:p>
    <w:p w14:paraId="11620D28" w14:textId="77777777" w:rsidR="00326C8C" w:rsidRDefault="00326C8C" w:rsidP="00326C8C">
      <w:pPr>
        <w:pStyle w:val="NormalWeb"/>
        <w:spacing w:before="0" w:beforeAutospacing="0" w:after="0" w:afterAutospacing="0"/>
        <w:ind w:left="360" w:right="14"/>
        <w:jc w:val="both"/>
      </w:pPr>
      <w:r>
        <w:rPr>
          <w:color w:val="000000"/>
        </w:rPr>
        <w:t>REQUEST BODY</w:t>
      </w:r>
    </w:p>
    <w:p w14:paraId="799F66E2" w14:textId="77777777" w:rsidR="00326C8C" w:rsidRDefault="00326C8C" w:rsidP="00326C8C">
      <w:pPr>
        <w:pStyle w:val="NormalWeb"/>
        <w:numPr>
          <w:ilvl w:val="0"/>
          <w:numId w:val="90"/>
        </w:numPr>
        <w:spacing w:before="0" w:beforeAutospacing="0" w:after="0" w:afterAutospacing="0"/>
        <w:ind w:left="1080"/>
        <w:jc w:val="both"/>
        <w:textAlignment w:val="baseline"/>
        <w:rPr>
          <w:b/>
          <w:bCs/>
          <w:color w:val="000000"/>
          <w:u w:val="single"/>
        </w:rPr>
      </w:pPr>
      <w:r>
        <w:rPr>
          <w:b/>
          <w:bCs/>
          <w:color w:val="000000"/>
        </w:rPr>
        <w:t xml:space="preserve">Account/ACPass:  </w:t>
      </w:r>
      <w:r>
        <w:rPr>
          <w:color w:val="000000"/>
        </w:rPr>
        <w:t>Tài khoản được cấp phát cho nhân viên gọi lệnh gửi thông điệp.</w:t>
      </w:r>
    </w:p>
    <w:p w14:paraId="733AE482" w14:textId="77777777" w:rsidR="00326C8C" w:rsidRDefault="00326C8C" w:rsidP="00326C8C">
      <w:pPr>
        <w:pStyle w:val="NormalWeb"/>
        <w:numPr>
          <w:ilvl w:val="0"/>
          <w:numId w:val="91"/>
        </w:numPr>
        <w:spacing w:before="0" w:beforeAutospacing="0" w:after="0" w:afterAutospacing="0"/>
        <w:ind w:left="1080"/>
        <w:jc w:val="both"/>
        <w:textAlignment w:val="baseline"/>
        <w:rPr>
          <w:b/>
          <w:bCs/>
          <w:color w:val="000000"/>
          <w:u w:val="single"/>
        </w:rPr>
      </w:pPr>
      <w:r>
        <w:rPr>
          <w:b/>
          <w:bCs/>
          <w:color w:val="000000"/>
        </w:rPr>
        <w:t>Username/pass</w:t>
      </w:r>
      <w:r>
        <w:rPr>
          <w:color w:val="000000"/>
        </w:rPr>
        <w:t>: Tài khoản được cấp phát cho khách hàng để gọi đến webservice (tài khoản có quyền ServiceRole trong hệ thống).</w:t>
      </w:r>
    </w:p>
    <w:p w14:paraId="355D4B89" w14:textId="77777777" w:rsidR="00326C8C" w:rsidRDefault="00326C8C" w:rsidP="00326C8C">
      <w:pPr>
        <w:pStyle w:val="NormalWeb"/>
        <w:numPr>
          <w:ilvl w:val="0"/>
          <w:numId w:val="91"/>
        </w:numPr>
        <w:spacing w:before="0" w:beforeAutospacing="0" w:after="0" w:afterAutospacing="0"/>
        <w:ind w:left="1080"/>
        <w:jc w:val="both"/>
        <w:textAlignment w:val="baseline"/>
        <w:rPr>
          <w:b/>
          <w:bCs/>
          <w:color w:val="000000"/>
          <w:u w:val="single"/>
        </w:rPr>
      </w:pPr>
      <w:r>
        <w:rPr>
          <w:b/>
          <w:bCs/>
          <w:color w:val="000000"/>
        </w:rPr>
        <w:t>xml</w:t>
      </w:r>
      <w:r>
        <w:rPr>
          <w:color w:val="000000"/>
        </w:rPr>
        <w:t>: chuỗi xml thông điệp hóa đơn điện tử có sai sót (theo mẫu mô tả kèm theo)</w:t>
      </w:r>
      <w:r>
        <w:rPr>
          <w:b/>
          <w:bCs/>
          <w:color w:val="000000"/>
          <w:u w:val="single"/>
        </w:rPr>
        <w:t>    </w:t>
      </w:r>
    </w:p>
    <w:p w14:paraId="5727876E" w14:textId="77777777" w:rsidR="00326C8C" w:rsidRDefault="00326C8C" w:rsidP="00326C8C">
      <w:pPr>
        <w:pStyle w:val="NormalWeb"/>
        <w:numPr>
          <w:ilvl w:val="0"/>
          <w:numId w:val="91"/>
        </w:numPr>
        <w:spacing w:before="0" w:beforeAutospacing="0" w:after="0" w:afterAutospacing="0"/>
        <w:ind w:left="1080"/>
        <w:jc w:val="both"/>
        <w:textAlignment w:val="baseline"/>
        <w:rPr>
          <w:b/>
          <w:bCs/>
          <w:color w:val="000000"/>
          <w:u w:val="single"/>
        </w:rPr>
      </w:pPr>
      <w:r>
        <w:rPr>
          <w:b/>
          <w:bCs/>
          <w:color w:val="000000"/>
        </w:rPr>
        <w:t>serialCert</w:t>
      </w:r>
      <w:r>
        <w:rPr>
          <w:color w:val="000000"/>
        </w:rPr>
        <w:t>: Chuỗi ký hiệu của SmartCA</w:t>
      </w:r>
    </w:p>
    <w:p w14:paraId="22837DCD" w14:textId="77777777" w:rsidR="00326C8C" w:rsidRDefault="00326C8C" w:rsidP="00326C8C">
      <w:pPr>
        <w:pStyle w:val="NormalWeb"/>
        <w:numPr>
          <w:ilvl w:val="0"/>
          <w:numId w:val="91"/>
        </w:numPr>
        <w:spacing w:before="0" w:beforeAutospacing="0" w:after="0" w:afterAutospacing="0"/>
        <w:ind w:left="1080"/>
        <w:jc w:val="both"/>
        <w:textAlignment w:val="baseline"/>
        <w:rPr>
          <w:b/>
          <w:bCs/>
          <w:color w:val="000000"/>
        </w:rPr>
      </w:pPr>
      <w:r>
        <w:rPr>
          <w:b/>
          <w:bCs/>
          <w:color w:val="000000"/>
        </w:rPr>
        <w:t>convert</w:t>
      </w:r>
      <w:r>
        <w:rPr>
          <w:color w:val="000000"/>
        </w:rPr>
        <w:t>: Mặc định là 0, (0 – Không cần convert từ TCVN3 sang Unicode. 1- Cần convert từ TCVN3 sang Unicode)</w:t>
      </w:r>
    </w:p>
    <w:p w14:paraId="297DD819" w14:textId="77777777" w:rsidR="00326C8C" w:rsidRDefault="00326C8C" w:rsidP="00326C8C">
      <w:pPr>
        <w:pStyle w:val="NormalWeb"/>
        <w:spacing w:before="0" w:beforeAutospacing="0" w:after="0" w:afterAutospacing="0"/>
        <w:ind w:left="360" w:right="14"/>
        <w:jc w:val="both"/>
      </w:pPr>
      <w:r>
        <w:rPr>
          <w:color w:val="000000"/>
        </w:rPr>
        <w:t>RETURNS</w:t>
      </w:r>
    </w:p>
    <w:tbl>
      <w:tblPr>
        <w:tblW w:w="0" w:type="auto"/>
        <w:tblCellMar>
          <w:top w:w="15" w:type="dxa"/>
          <w:left w:w="15" w:type="dxa"/>
          <w:bottom w:w="15" w:type="dxa"/>
          <w:right w:w="15" w:type="dxa"/>
        </w:tblCellMar>
        <w:tblLook w:val="04A0" w:firstRow="1" w:lastRow="0" w:firstColumn="1" w:lastColumn="0" w:noHBand="0" w:noVBand="1"/>
      </w:tblPr>
      <w:tblGrid>
        <w:gridCol w:w="1676"/>
        <w:gridCol w:w="5820"/>
        <w:gridCol w:w="1854"/>
      </w:tblGrid>
      <w:tr w:rsidR="00326C8C" w14:paraId="17004396" w14:textId="77777777" w:rsidTr="0085100F">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5BD7FA84" w14:textId="77777777" w:rsidR="00326C8C" w:rsidRDefault="00326C8C" w:rsidP="0085100F">
            <w:pPr>
              <w:pStyle w:val="NormalWeb"/>
              <w:spacing w:before="0" w:beforeAutospacing="0" w:after="200" w:afterAutospacing="0"/>
              <w:ind w:left="720"/>
            </w:pPr>
            <w:r>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07B28614" w14:textId="77777777" w:rsidR="00326C8C" w:rsidRDefault="00326C8C" w:rsidP="0085100F">
            <w:pPr>
              <w:pStyle w:val="NormalWeb"/>
              <w:spacing w:before="0" w:beforeAutospacing="0" w:after="200" w:afterAutospacing="0"/>
              <w:ind w:left="720"/>
            </w:pPr>
            <w:r>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66CE64DC" w14:textId="77777777" w:rsidR="00326C8C" w:rsidRDefault="00326C8C" w:rsidP="0085100F">
            <w:pPr>
              <w:pStyle w:val="NormalWeb"/>
              <w:spacing w:before="0" w:beforeAutospacing="0" w:after="200" w:afterAutospacing="0"/>
              <w:ind w:left="720"/>
            </w:pPr>
            <w:r>
              <w:rPr>
                <w:color w:val="000000"/>
              </w:rPr>
              <w:t>Ghi chú</w:t>
            </w:r>
          </w:p>
        </w:tc>
      </w:tr>
      <w:tr w:rsidR="00326C8C" w14:paraId="26937B25"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02D880B" w14:textId="77777777" w:rsidR="00326C8C" w:rsidRDefault="00326C8C" w:rsidP="0085100F">
            <w:pPr>
              <w:pStyle w:val="NormalWeb"/>
              <w:spacing w:before="0" w:beforeAutospacing="0" w:after="160" w:afterAutospacing="0"/>
            </w:pPr>
            <w:r>
              <w:rPr>
                <w:color w:val="000000"/>
                <w:sz w:val="22"/>
                <w:szCs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DC8CA76" w14:textId="77777777" w:rsidR="00326C8C" w:rsidRDefault="00326C8C" w:rsidP="0085100F">
            <w:pPr>
              <w:pStyle w:val="NormalWeb"/>
              <w:spacing w:before="0" w:beforeAutospacing="0" w:after="0" w:afterAutospacing="0"/>
            </w:pPr>
            <w:r>
              <w:rPr>
                <w:color w:val="000000"/>
              </w:rPr>
              <w:t>Tài khoản đăng nhập sai hoặc không có 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B0C011C" w14:textId="77777777" w:rsidR="00326C8C" w:rsidRDefault="00326C8C" w:rsidP="0085100F"/>
        </w:tc>
      </w:tr>
      <w:tr w:rsidR="00326C8C" w14:paraId="1BD8ED73"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2E80A78" w14:textId="77777777" w:rsidR="00326C8C" w:rsidRDefault="00326C8C" w:rsidP="0085100F">
            <w:pPr>
              <w:pStyle w:val="NormalWeb"/>
              <w:spacing w:before="0" w:beforeAutospacing="0" w:after="160" w:afterAutospacing="0"/>
            </w:pPr>
            <w:r>
              <w:rPr>
                <w:color w:val="000000"/>
                <w:sz w:val="22"/>
                <w:szCs w:val="22"/>
              </w:rPr>
              <w:t>ERR:16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AE650C6" w14:textId="77777777" w:rsidR="00326C8C" w:rsidRDefault="00326C8C" w:rsidP="0085100F">
            <w:pPr>
              <w:pStyle w:val="NormalWeb"/>
              <w:spacing w:before="0" w:beforeAutospacing="0" w:after="0" w:afterAutospacing="0"/>
            </w:pPr>
            <w:r>
              <w:rPr>
                <w:color w:val="000000"/>
              </w:rPr>
              <w:t>Xml hóa đơn có chứa xml không phải của máy tính tiền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0B571BC" w14:textId="77777777" w:rsidR="00326C8C" w:rsidRDefault="00326C8C" w:rsidP="0085100F"/>
        </w:tc>
      </w:tr>
      <w:tr w:rsidR="00326C8C" w14:paraId="6B1E9868"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C1A186F" w14:textId="77777777" w:rsidR="00326C8C" w:rsidRDefault="00326C8C" w:rsidP="0085100F">
            <w:pPr>
              <w:pStyle w:val="NormalWeb"/>
              <w:spacing w:before="0" w:beforeAutospacing="0" w:after="160" w:afterAutospacing="0"/>
            </w:pPr>
            <w:r>
              <w:rPr>
                <w:color w:val="000000"/>
                <w:sz w:val="22"/>
                <w:szCs w:val="22"/>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0285B5A" w14:textId="77777777" w:rsidR="00326C8C" w:rsidRDefault="00326C8C" w:rsidP="0085100F">
            <w:pPr>
              <w:pStyle w:val="NormalWeb"/>
              <w:spacing w:before="0" w:beforeAutospacing="0" w:after="160" w:afterAutospacing="0"/>
            </w:pPr>
            <w:r>
              <w:rPr>
                <w:color w:val="000000"/>
                <w:sz w:val="22"/>
                <w:szCs w:val="22"/>
              </w:rPr>
              <w:t>Không tìm thấy công ty hoặc tài khoản không tồn 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7455D71" w14:textId="77777777" w:rsidR="00326C8C" w:rsidRDefault="00326C8C" w:rsidP="0085100F"/>
        </w:tc>
      </w:tr>
      <w:tr w:rsidR="00326C8C" w14:paraId="1E6BC0D6"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FC9BE40" w14:textId="77777777" w:rsidR="00326C8C" w:rsidRDefault="00326C8C" w:rsidP="0085100F">
            <w:pPr>
              <w:pStyle w:val="NormalWeb"/>
              <w:spacing w:before="0" w:beforeAutospacing="0" w:after="160" w:afterAutospacing="0"/>
            </w:pPr>
            <w:r>
              <w:rPr>
                <w:color w:val="000000"/>
                <w:sz w:val="22"/>
                <w:szCs w:val="22"/>
              </w:rPr>
              <w:t>ERR:22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9946974" w14:textId="77777777" w:rsidR="00326C8C" w:rsidRDefault="00326C8C" w:rsidP="0085100F">
            <w:pPr>
              <w:pStyle w:val="NormalWeb"/>
              <w:spacing w:before="0" w:beforeAutospacing="0" w:after="160" w:afterAutospacing="0"/>
            </w:pPr>
            <w:r>
              <w:rPr>
                <w:color w:val="000000"/>
                <w:sz w:val="22"/>
                <w:szCs w:val="22"/>
              </w:rPr>
              <w:t>Công ty chưa đăng ký chứng thư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D9E5690" w14:textId="77777777" w:rsidR="00326C8C" w:rsidRDefault="00326C8C" w:rsidP="0085100F"/>
        </w:tc>
      </w:tr>
      <w:tr w:rsidR="00326C8C" w14:paraId="2E47BD62"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6D18226" w14:textId="77777777" w:rsidR="00326C8C" w:rsidRDefault="00326C8C" w:rsidP="0085100F">
            <w:pPr>
              <w:pStyle w:val="NormalWeb"/>
              <w:spacing w:before="0" w:beforeAutospacing="0" w:after="160" w:afterAutospacing="0"/>
            </w:pPr>
            <w:r>
              <w:rPr>
                <w:color w:val="000000"/>
                <w:sz w:val="22"/>
                <w:szCs w:val="22"/>
              </w:rPr>
              <w:t>ERR:28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E7AAC51" w14:textId="77777777" w:rsidR="00326C8C" w:rsidRDefault="00326C8C" w:rsidP="0085100F">
            <w:pPr>
              <w:pStyle w:val="NormalWeb"/>
              <w:spacing w:before="0" w:beforeAutospacing="0" w:after="160" w:afterAutospacing="0"/>
            </w:pPr>
            <w:r>
              <w:rPr>
                <w:color w:val="000000"/>
                <w:sz w:val="22"/>
                <w:szCs w:val="22"/>
              </w:rPr>
              <w:t>Chưa có thông tin chứng thư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3318853" w14:textId="77777777" w:rsidR="00326C8C" w:rsidRDefault="00326C8C" w:rsidP="0085100F"/>
        </w:tc>
      </w:tr>
      <w:tr w:rsidR="00326C8C" w14:paraId="3FB9B127"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1391B4A" w14:textId="77777777" w:rsidR="00326C8C" w:rsidRDefault="00326C8C" w:rsidP="0085100F">
            <w:pPr>
              <w:pStyle w:val="NormalWeb"/>
              <w:spacing w:before="0" w:beforeAutospacing="0" w:after="160" w:afterAutospacing="0"/>
            </w:pPr>
            <w:r>
              <w:rPr>
                <w:color w:val="000000"/>
                <w:sz w:val="22"/>
                <w:szCs w:val="22"/>
              </w:rPr>
              <w:t>ERR:24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6D8B2AF" w14:textId="77777777" w:rsidR="00326C8C" w:rsidRDefault="00326C8C" w:rsidP="0085100F">
            <w:pPr>
              <w:pStyle w:val="NormalWeb"/>
              <w:spacing w:before="0" w:beforeAutospacing="0" w:after="160" w:afterAutospacing="0"/>
            </w:pPr>
            <w:r>
              <w:rPr>
                <w:color w:val="000000"/>
                <w:sz w:val="22"/>
                <w:szCs w:val="22"/>
              </w:rPr>
              <w:t>Chứng thư truyền lên không đúng với chứng thư đăng ký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24BC461" w14:textId="77777777" w:rsidR="00326C8C" w:rsidRDefault="00326C8C" w:rsidP="0085100F"/>
        </w:tc>
      </w:tr>
      <w:tr w:rsidR="00326C8C" w14:paraId="21C67670"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1CDFEEE" w14:textId="77777777" w:rsidR="00326C8C" w:rsidRDefault="00326C8C" w:rsidP="0085100F">
            <w:pPr>
              <w:pStyle w:val="NormalWeb"/>
              <w:spacing w:before="0" w:beforeAutospacing="0" w:after="160" w:afterAutospacing="0"/>
            </w:pPr>
            <w:r>
              <w:rPr>
                <w:color w:val="000000"/>
                <w:sz w:val="22"/>
                <w:szCs w:val="22"/>
              </w:rPr>
              <w:t>ERR:27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6B9E187" w14:textId="77777777" w:rsidR="00326C8C" w:rsidRDefault="00326C8C" w:rsidP="0085100F">
            <w:pPr>
              <w:pStyle w:val="NormalWeb"/>
              <w:spacing w:before="0" w:beforeAutospacing="0" w:after="0" w:afterAutospacing="0"/>
            </w:pPr>
            <w:r>
              <w:rPr>
                <w:color w:val="000000"/>
              </w:rPr>
              <w:t>Chứng thư chưa đến thời điểm sử dụng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40DD58F" w14:textId="77777777" w:rsidR="00326C8C" w:rsidRDefault="00326C8C" w:rsidP="0085100F"/>
        </w:tc>
      </w:tr>
      <w:tr w:rsidR="00326C8C" w14:paraId="297809A6"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5BA75F6" w14:textId="77777777" w:rsidR="00326C8C" w:rsidRDefault="00326C8C" w:rsidP="0085100F">
            <w:pPr>
              <w:pStyle w:val="NormalWeb"/>
              <w:spacing w:before="0" w:beforeAutospacing="0" w:after="160" w:afterAutospacing="0"/>
            </w:pPr>
            <w:r>
              <w:rPr>
                <w:color w:val="000000"/>
                <w:sz w:val="22"/>
                <w:szCs w:val="22"/>
              </w:rPr>
              <w:t>ERR:26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D4C3EF3" w14:textId="77777777" w:rsidR="00326C8C" w:rsidRDefault="00326C8C" w:rsidP="0085100F">
            <w:pPr>
              <w:pStyle w:val="NormalWeb"/>
              <w:spacing w:before="0" w:beforeAutospacing="0" w:after="0" w:afterAutospacing="0"/>
            </w:pPr>
            <w:r>
              <w:rPr>
                <w:color w:val="000000"/>
              </w:rPr>
              <w:t>Chứng thư số hết hạn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117CF4A" w14:textId="77777777" w:rsidR="00326C8C" w:rsidRDefault="00326C8C" w:rsidP="0085100F"/>
        </w:tc>
      </w:tr>
      <w:tr w:rsidR="00326C8C" w14:paraId="7AC70344"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D16EEE2" w14:textId="77777777" w:rsidR="00326C8C" w:rsidRDefault="00326C8C" w:rsidP="0085100F">
            <w:pPr>
              <w:pStyle w:val="NormalWeb"/>
              <w:spacing w:before="0" w:beforeAutospacing="0" w:after="160" w:afterAutospacing="0"/>
            </w:pPr>
            <w:r>
              <w:rPr>
                <w:color w:val="000000"/>
                <w:sz w:val="22"/>
                <w:szCs w:val="22"/>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3D73C2D" w14:textId="77777777" w:rsidR="00326C8C" w:rsidRDefault="00326C8C" w:rsidP="0085100F">
            <w:pPr>
              <w:pStyle w:val="NormalWeb"/>
              <w:spacing w:before="0" w:beforeAutospacing="0" w:after="0" w:afterAutospacing="0"/>
            </w:pPr>
            <w:r>
              <w:rPr>
                <w:color w:val="000000"/>
              </w:rPr>
              <w:t>Dữ liệu xml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32C6FBA" w14:textId="77777777" w:rsidR="00326C8C" w:rsidRDefault="00326C8C" w:rsidP="0085100F"/>
        </w:tc>
      </w:tr>
      <w:tr w:rsidR="00326C8C" w14:paraId="63CD0C8D"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FD53998" w14:textId="77777777" w:rsidR="00326C8C" w:rsidRDefault="00326C8C" w:rsidP="0085100F">
            <w:pPr>
              <w:pStyle w:val="NormalWeb"/>
              <w:spacing w:before="0" w:beforeAutospacing="0" w:after="160" w:afterAutospacing="0"/>
            </w:pPr>
            <w:r>
              <w:rPr>
                <w:color w:val="000000"/>
                <w:sz w:val="22"/>
                <w:szCs w:val="22"/>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20F59A7" w14:textId="77777777" w:rsidR="00326C8C" w:rsidRDefault="00326C8C" w:rsidP="0085100F">
            <w:pPr>
              <w:pStyle w:val="NormalWeb"/>
              <w:spacing w:before="0" w:beforeAutospacing="0" w:after="0" w:afterAutospacing="0"/>
            </w:pPr>
            <w:r>
              <w:rPr>
                <w:color w:val="000000"/>
              </w:rPr>
              <w:t>Lô có số hóa đơn vượt quá số lượng tối đa cho phép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1EF48EA" w14:textId="77777777" w:rsidR="00326C8C" w:rsidRDefault="00326C8C" w:rsidP="0085100F"/>
        </w:tc>
      </w:tr>
      <w:tr w:rsidR="00326C8C" w14:paraId="102F55DE" w14:textId="77777777" w:rsidTr="0085100F">
        <w:trPr>
          <w:trHeight w:val="413"/>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C676B5E" w14:textId="77777777" w:rsidR="00326C8C" w:rsidRDefault="00326C8C" w:rsidP="0085100F">
            <w:pPr>
              <w:pStyle w:val="NormalWeb"/>
              <w:spacing w:before="0" w:beforeAutospacing="0" w:after="160" w:afterAutospacing="0"/>
            </w:pPr>
            <w:r>
              <w:rPr>
                <w:color w:val="000000"/>
                <w:sz w:val="22"/>
                <w:szCs w:val="22"/>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68ECF70" w14:textId="77777777" w:rsidR="00326C8C" w:rsidRDefault="00326C8C" w:rsidP="0085100F">
            <w:pPr>
              <w:pStyle w:val="NormalWeb"/>
              <w:spacing w:before="0" w:beforeAutospacing="0" w:after="0" w:afterAutospacing="0"/>
            </w:pPr>
            <w:r>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FB8D0CF" w14:textId="77777777" w:rsidR="00326C8C" w:rsidRDefault="00326C8C" w:rsidP="0085100F">
            <w:pPr>
              <w:pStyle w:val="NormalWeb"/>
              <w:spacing w:before="0" w:beforeAutospacing="0" w:after="160" w:afterAutospacing="0"/>
              <w:jc w:val="both"/>
            </w:pPr>
            <w:r>
              <w:rPr>
                <w:color w:val="000000"/>
                <w:sz w:val="22"/>
                <w:szCs w:val="22"/>
              </w:rPr>
              <w:t>Lỗi không xác định</w:t>
            </w:r>
          </w:p>
        </w:tc>
      </w:tr>
      <w:tr w:rsidR="00326C8C" w14:paraId="0FE066E3"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2FDCFC3" w14:textId="77777777" w:rsidR="00326C8C" w:rsidRDefault="00326C8C" w:rsidP="0085100F">
            <w:pPr>
              <w:pStyle w:val="NormalWeb"/>
              <w:spacing w:before="0" w:beforeAutospacing="0" w:after="160" w:afterAutospacing="0"/>
            </w:pPr>
            <w:r>
              <w:rPr>
                <w:color w:val="000000"/>
                <w:sz w:val="22"/>
                <w:szCs w:val="22"/>
              </w:rPr>
              <w:t>ERR:30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E182276" w14:textId="77777777" w:rsidR="00326C8C" w:rsidRDefault="00326C8C" w:rsidP="0085100F">
            <w:pPr>
              <w:pStyle w:val="NormalWeb"/>
              <w:spacing w:before="0" w:beforeAutospacing="0" w:after="200" w:afterAutospacing="0"/>
              <w:jc w:val="both"/>
            </w:pPr>
            <w:r>
              <w:rPr>
                <w:color w:val="000000"/>
              </w:rPr>
              <w:t>Tạo mới hóa đơn có lỗi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EEEF2AB" w14:textId="77777777" w:rsidR="00326C8C" w:rsidRDefault="00326C8C" w:rsidP="0085100F"/>
        </w:tc>
      </w:tr>
      <w:tr w:rsidR="00326C8C" w14:paraId="6AFEB3EC"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ED7C0FF" w14:textId="77777777" w:rsidR="00326C8C" w:rsidRDefault="00326C8C" w:rsidP="0085100F">
            <w:pPr>
              <w:pStyle w:val="NormalWeb"/>
              <w:spacing w:before="0" w:beforeAutospacing="0" w:after="160" w:afterAutospacing="0"/>
            </w:pPr>
            <w:r>
              <w:rPr>
                <w:color w:val="000000"/>
                <w:sz w:val="22"/>
                <w:szCs w:val="22"/>
              </w:rPr>
              <w:t xml:space="preserve">Chuỗi </w:t>
            </w:r>
            <w:r>
              <w:rPr>
                <w:color w:val="000000"/>
                <w:sz w:val="19"/>
                <w:szCs w:val="19"/>
              </w:rPr>
              <w:t>base64Hash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613C8C3" w14:textId="77777777" w:rsidR="00326C8C" w:rsidRDefault="00326C8C" w:rsidP="0085100F">
            <w:pPr>
              <w:pStyle w:val="NormalWeb"/>
              <w:spacing w:before="0" w:beforeAutospacing="0" w:after="160" w:afterAutospacing="0"/>
            </w:pPr>
            <w:r>
              <w:rPr>
                <w:color w:val="000000"/>
                <w:sz w:val="22"/>
                <w:szCs w:val="22"/>
              </w:rPr>
              <w:t>Chuỗi trả về sử dụng để ký số token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0099750" w14:textId="77777777" w:rsidR="00326C8C" w:rsidRDefault="00326C8C" w:rsidP="0085100F"/>
        </w:tc>
      </w:tr>
    </w:tbl>
    <w:p w14:paraId="48495919" w14:textId="77777777" w:rsidR="00326C8C" w:rsidRDefault="00326C8C" w:rsidP="00326C8C"/>
    <w:p w14:paraId="40EBF15E" w14:textId="77777777" w:rsidR="00326C8C" w:rsidRDefault="00326C8C" w:rsidP="00326C8C">
      <w:pPr>
        <w:pStyle w:val="NormalWeb"/>
        <w:spacing w:before="0" w:beforeAutospacing="0" w:after="160" w:afterAutospacing="0"/>
      </w:pPr>
      <w:r>
        <w:rPr>
          <w:color w:val="000000"/>
          <w:sz w:val="22"/>
          <w:szCs w:val="22"/>
        </w:rPr>
        <w:t>Cấu trúc chuỗi XML đầu vào của thông điệp: (dấu * là bắt buộc)</w:t>
      </w:r>
    </w:p>
    <w:p w14:paraId="36978275" w14:textId="77777777" w:rsidR="00326C8C" w:rsidRDefault="00326C8C" w:rsidP="00326C8C">
      <w:pPr>
        <w:pStyle w:val="NormalWeb"/>
        <w:shd w:val="clear" w:color="auto" w:fill="1E1E1E"/>
        <w:spacing w:before="0" w:beforeAutospacing="0" w:after="0" w:afterAutospacing="0"/>
      </w:pPr>
      <w:r>
        <w:rPr>
          <w:color w:val="D4D4D4"/>
          <w:sz w:val="21"/>
          <w:szCs w:val="21"/>
        </w:rPr>
        <w:t>&lt;</w:t>
      </w:r>
      <w:r>
        <w:rPr>
          <w:color w:val="9CDCFE"/>
          <w:sz w:val="21"/>
          <w:szCs w:val="21"/>
        </w:rPr>
        <w:t>DLTBao</w:t>
      </w:r>
      <w:r>
        <w:rPr>
          <w:color w:val="D4D4D4"/>
          <w:sz w:val="21"/>
          <w:szCs w:val="21"/>
        </w:rPr>
        <w:t>&gt;</w:t>
      </w:r>
    </w:p>
    <w:p w14:paraId="6D749E24"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TNNT</w:t>
      </w:r>
      <w:r>
        <w:rPr>
          <w:color w:val="D4D4D4"/>
          <w:sz w:val="21"/>
          <w:szCs w:val="21"/>
        </w:rPr>
        <w:t>&gt;&lt;/</w:t>
      </w:r>
      <w:r>
        <w:rPr>
          <w:color w:val="9CDCFE"/>
          <w:sz w:val="21"/>
          <w:szCs w:val="21"/>
        </w:rPr>
        <w:t>TNNT</w:t>
      </w:r>
      <w:r>
        <w:rPr>
          <w:color w:val="D4D4D4"/>
          <w:sz w:val="21"/>
          <w:szCs w:val="21"/>
        </w:rPr>
        <w:t xml:space="preserve">&gt;* </w:t>
      </w:r>
      <w:r>
        <w:rPr>
          <w:color w:val="6A9955"/>
          <w:sz w:val="21"/>
          <w:szCs w:val="21"/>
        </w:rPr>
        <w:t>//Tên người nộp thuế</w:t>
      </w:r>
    </w:p>
    <w:p w14:paraId="2DE3AA8A"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MST</w:t>
      </w:r>
      <w:r>
        <w:rPr>
          <w:color w:val="D4D4D4"/>
          <w:sz w:val="21"/>
          <w:szCs w:val="21"/>
        </w:rPr>
        <w:t>&gt;&lt;/</w:t>
      </w:r>
      <w:r>
        <w:rPr>
          <w:color w:val="9CDCFE"/>
          <w:sz w:val="21"/>
          <w:szCs w:val="21"/>
        </w:rPr>
        <w:t>MST</w:t>
      </w:r>
      <w:r>
        <w:rPr>
          <w:color w:val="D4D4D4"/>
          <w:sz w:val="21"/>
          <w:szCs w:val="21"/>
        </w:rPr>
        <w:t xml:space="preserve">&gt;* </w:t>
      </w:r>
      <w:r>
        <w:rPr>
          <w:color w:val="6A9955"/>
          <w:sz w:val="21"/>
          <w:szCs w:val="21"/>
        </w:rPr>
        <w:t>//Mã số thuế người nộp thuế</w:t>
      </w:r>
    </w:p>
    <w:p w14:paraId="1212337F"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TCQT</w:t>
      </w:r>
      <w:r>
        <w:rPr>
          <w:color w:val="D4D4D4"/>
          <w:sz w:val="21"/>
          <w:szCs w:val="21"/>
        </w:rPr>
        <w:t>&gt;&lt;/</w:t>
      </w:r>
      <w:r>
        <w:rPr>
          <w:color w:val="9CDCFE"/>
          <w:sz w:val="21"/>
          <w:szCs w:val="21"/>
        </w:rPr>
        <w:t>TCQT</w:t>
      </w:r>
      <w:r>
        <w:rPr>
          <w:color w:val="D4D4D4"/>
          <w:sz w:val="21"/>
          <w:szCs w:val="21"/>
        </w:rPr>
        <w:t>&gt;*</w:t>
      </w:r>
      <w:r>
        <w:rPr>
          <w:color w:val="6A9955"/>
          <w:sz w:val="21"/>
          <w:szCs w:val="21"/>
        </w:rPr>
        <w:t>//Tên cơ quan thuế (Tên cơ quan thuế ra thông báo)</w:t>
      </w:r>
    </w:p>
    <w:p w14:paraId="5F4E4DED"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MCQT</w:t>
      </w:r>
      <w:r>
        <w:rPr>
          <w:color w:val="D4D4D4"/>
          <w:sz w:val="21"/>
          <w:szCs w:val="21"/>
        </w:rPr>
        <w:t>&gt;&lt;/</w:t>
      </w:r>
      <w:r>
        <w:rPr>
          <w:color w:val="9CDCFE"/>
          <w:sz w:val="21"/>
          <w:szCs w:val="21"/>
        </w:rPr>
        <w:t>MCQT</w:t>
      </w:r>
      <w:r>
        <w:rPr>
          <w:color w:val="D4D4D4"/>
          <w:sz w:val="21"/>
          <w:szCs w:val="21"/>
        </w:rPr>
        <w:t>&gt;*</w:t>
      </w:r>
      <w:r>
        <w:rPr>
          <w:color w:val="6A9955"/>
          <w:sz w:val="21"/>
          <w:szCs w:val="21"/>
        </w:rPr>
        <w:t>//Mã cơ quan thuế quản lý</w:t>
      </w:r>
    </w:p>
    <w:p w14:paraId="5A105F2D" w14:textId="77777777" w:rsidR="00326C8C" w:rsidRDefault="00326C8C" w:rsidP="00326C8C">
      <w:pPr>
        <w:pStyle w:val="NormalWeb"/>
        <w:shd w:val="clear" w:color="auto" w:fill="1E1E1E"/>
        <w:spacing w:before="0" w:beforeAutospacing="0" w:after="0" w:afterAutospacing="0"/>
      </w:pPr>
      <w:r>
        <w:rPr>
          <w:color w:val="D4D4D4"/>
          <w:sz w:val="21"/>
          <w:szCs w:val="21"/>
        </w:rPr>
        <w:lastRenderedPageBreak/>
        <w:t>    &lt;</w:t>
      </w:r>
      <w:r>
        <w:rPr>
          <w:color w:val="9CDCFE"/>
          <w:sz w:val="21"/>
          <w:szCs w:val="21"/>
        </w:rPr>
        <w:t>NTBao</w:t>
      </w:r>
      <w:r>
        <w:rPr>
          <w:color w:val="D4D4D4"/>
          <w:sz w:val="21"/>
          <w:szCs w:val="21"/>
        </w:rPr>
        <w:t>&gt;&lt;/</w:t>
      </w:r>
      <w:r>
        <w:rPr>
          <w:color w:val="9CDCFE"/>
          <w:sz w:val="21"/>
          <w:szCs w:val="21"/>
        </w:rPr>
        <w:t>NTBao</w:t>
      </w:r>
      <w:r>
        <w:rPr>
          <w:color w:val="D4D4D4"/>
          <w:sz w:val="21"/>
          <w:szCs w:val="21"/>
        </w:rPr>
        <w:t>&gt;*</w:t>
      </w:r>
      <w:r>
        <w:rPr>
          <w:color w:val="6A9955"/>
          <w:sz w:val="21"/>
          <w:szCs w:val="21"/>
        </w:rPr>
        <w:t>//Ngày thông báo</w:t>
      </w:r>
    </w:p>
    <w:p w14:paraId="412038A2"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DDanh</w:t>
      </w:r>
      <w:r>
        <w:rPr>
          <w:color w:val="D4D4D4"/>
          <w:sz w:val="21"/>
          <w:szCs w:val="21"/>
        </w:rPr>
        <w:t>&gt;&lt;/</w:t>
      </w:r>
      <w:r>
        <w:rPr>
          <w:color w:val="9CDCFE"/>
          <w:sz w:val="21"/>
          <w:szCs w:val="21"/>
        </w:rPr>
        <w:t>DDanh</w:t>
      </w:r>
      <w:r>
        <w:rPr>
          <w:color w:val="D4D4D4"/>
          <w:sz w:val="21"/>
          <w:szCs w:val="21"/>
        </w:rPr>
        <w:t>&gt;*</w:t>
      </w:r>
      <w:r>
        <w:rPr>
          <w:color w:val="6A9955"/>
          <w:sz w:val="21"/>
          <w:szCs w:val="21"/>
        </w:rPr>
        <w:t>//Địa danh</w:t>
      </w:r>
    </w:p>
    <w:p w14:paraId="0C297F4A"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Loai</w:t>
      </w:r>
      <w:r>
        <w:rPr>
          <w:color w:val="D4D4D4"/>
          <w:sz w:val="21"/>
          <w:szCs w:val="21"/>
        </w:rPr>
        <w:t>&gt; &lt;/</w:t>
      </w:r>
      <w:r>
        <w:rPr>
          <w:color w:val="9CDCFE"/>
          <w:sz w:val="21"/>
          <w:szCs w:val="21"/>
        </w:rPr>
        <w:t>Loai</w:t>
      </w:r>
      <w:r>
        <w:rPr>
          <w:color w:val="D4D4D4"/>
          <w:sz w:val="21"/>
          <w:szCs w:val="21"/>
        </w:rPr>
        <w:t>&gt;*</w:t>
      </w:r>
      <w:r>
        <w:rPr>
          <w:color w:val="6A9955"/>
          <w:sz w:val="21"/>
          <w:szCs w:val="21"/>
        </w:rPr>
        <w:t>//Loại (Loại thông báo) (1: Thông báo hủy/giải trình của NNT, 2: Thông báo hủy/giải trình của NNT theo thông báo của CQT) </w:t>
      </w:r>
    </w:p>
    <w:p w14:paraId="2F04E498"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So</w:t>
      </w:r>
      <w:r>
        <w:rPr>
          <w:color w:val="D4D4D4"/>
          <w:sz w:val="21"/>
          <w:szCs w:val="21"/>
        </w:rPr>
        <w:t>&gt;&lt;/</w:t>
      </w:r>
      <w:r>
        <w:rPr>
          <w:color w:val="9CDCFE"/>
          <w:sz w:val="21"/>
          <w:szCs w:val="21"/>
        </w:rPr>
        <w:t>So</w:t>
      </w:r>
      <w:r>
        <w:rPr>
          <w:color w:val="D4D4D4"/>
          <w:sz w:val="21"/>
          <w:szCs w:val="21"/>
        </w:rPr>
        <w:t xml:space="preserve">&gt; </w:t>
      </w:r>
      <w:r>
        <w:rPr>
          <w:color w:val="6A9955"/>
          <w:sz w:val="21"/>
          <w:szCs w:val="21"/>
        </w:rPr>
        <w:t>//Số thông báo của CQT. Bắt buộc (Đối với Loại=2: Thông báo hủy/giải trình của NNT theo thông báo của CQT)</w:t>
      </w:r>
    </w:p>
    <w:p w14:paraId="69C26339"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NTBCCQT</w:t>
      </w:r>
      <w:r>
        <w:rPr>
          <w:color w:val="D4D4D4"/>
          <w:sz w:val="21"/>
          <w:szCs w:val="21"/>
        </w:rPr>
        <w:t>&gt;&lt;/</w:t>
      </w:r>
      <w:r>
        <w:rPr>
          <w:color w:val="9CDCFE"/>
          <w:sz w:val="21"/>
          <w:szCs w:val="21"/>
        </w:rPr>
        <w:t>NTBCCQT</w:t>
      </w:r>
      <w:r>
        <w:rPr>
          <w:color w:val="D4D4D4"/>
          <w:sz w:val="21"/>
          <w:szCs w:val="21"/>
        </w:rPr>
        <w:t>&gt;</w:t>
      </w:r>
      <w:r>
        <w:rPr>
          <w:color w:val="6A9955"/>
          <w:sz w:val="21"/>
          <w:szCs w:val="21"/>
        </w:rPr>
        <w:t>//Ngày thông báo của CQT. Bắt buộc (Đối với Loại=2: Thông báo hủy/giải trình của NNT theo thông báo của CQT) </w:t>
      </w:r>
    </w:p>
    <w:p w14:paraId="616570E6"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DSHDon</w:t>
      </w:r>
      <w:r>
        <w:rPr>
          <w:color w:val="D4D4D4"/>
          <w:sz w:val="21"/>
          <w:szCs w:val="21"/>
        </w:rPr>
        <w:t>&gt;</w:t>
      </w:r>
    </w:p>
    <w:p w14:paraId="0BA916AD"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HDon</w:t>
      </w:r>
      <w:r>
        <w:rPr>
          <w:color w:val="D4D4D4"/>
          <w:sz w:val="21"/>
          <w:szCs w:val="21"/>
        </w:rPr>
        <w:t>&gt;</w:t>
      </w:r>
    </w:p>
    <w:p w14:paraId="70D7ACA2"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STT</w:t>
      </w:r>
      <w:r>
        <w:rPr>
          <w:color w:val="D4D4D4"/>
          <w:sz w:val="21"/>
          <w:szCs w:val="21"/>
        </w:rPr>
        <w:t>&gt;&lt;/</w:t>
      </w:r>
      <w:r>
        <w:rPr>
          <w:color w:val="9CDCFE"/>
          <w:sz w:val="21"/>
          <w:szCs w:val="21"/>
        </w:rPr>
        <w:t>STT</w:t>
      </w:r>
      <w:r>
        <w:rPr>
          <w:color w:val="D4D4D4"/>
          <w:sz w:val="21"/>
          <w:szCs w:val="21"/>
        </w:rPr>
        <w:t xml:space="preserve">&gt; </w:t>
      </w:r>
      <w:r>
        <w:rPr>
          <w:color w:val="6A9955"/>
          <w:sz w:val="21"/>
          <w:szCs w:val="21"/>
        </w:rPr>
        <w:t>//Số thứ tự</w:t>
      </w:r>
    </w:p>
    <w:p w14:paraId="1D06AF20"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MCCQT</w:t>
      </w:r>
      <w:r>
        <w:rPr>
          <w:color w:val="D4D4D4"/>
          <w:sz w:val="21"/>
          <w:szCs w:val="21"/>
        </w:rPr>
        <w:t>&gt; &lt;/</w:t>
      </w:r>
      <w:r>
        <w:rPr>
          <w:color w:val="9CDCFE"/>
          <w:sz w:val="21"/>
          <w:szCs w:val="21"/>
        </w:rPr>
        <w:t>MCCQT</w:t>
      </w:r>
      <w:r>
        <w:rPr>
          <w:color w:val="D4D4D4"/>
          <w:sz w:val="21"/>
          <w:szCs w:val="21"/>
        </w:rPr>
        <w:t xml:space="preserve">&gt; </w:t>
      </w:r>
      <w:r>
        <w:rPr>
          <w:color w:val="6A9955"/>
          <w:sz w:val="21"/>
          <w:szCs w:val="21"/>
        </w:rPr>
        <w:t>//Mã CQT cấp. Bắt buộc</w:t>
      </w:r>
    </w:p>
    <w:p w14:paraId="2479243C"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KHMSHDon</w:t>
      </w:r>
      <w:r>
        <w:rPr>
          <w:color w:val="D4D4D4"/>
          <w:sz w:val="21"/>
          <w:szCs w:val="21"/>
        </w:rPr>
        <w:t>&gt;&lt;/</w:t>
      </w:r>
      <w:r>
        <w:rPr>
          <w:color w:val="9CDCFE"/>
          <w:sz w:val="21"/>
          <w:szCs w:val="21"/>
        </w:rPr>
        <w:t>KHMSHDon</w:t>
      </w:r>
      <w:r>
        <w:rPr>
          <w:color w:val="D4D4D4"/>
          <w:sz w:val="21"/>
          <w:szCs w:val="21"/>
        </w:rPr>
        <w:t xml:space="preserve">&gt;* </w:t>
      </w:r>
      <w:r>
        <w:rPr>
          <w:color w:val="6A9955"/>
          <w:sz w:val="21"/>
          <w:szCs w:val="21"/>
        </w:rPr>
        <w:t>//Ký hiệu mẫu số hóa đơn</w:t>
      </w:r>
    </w:p>
    <w:p w14:paraId="566FE1D2"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KHHDon</w:t>
      </w:r>
      <w:r>
        <w:rPr>
          <w:color w:val="D4D4D4"/>
          <w:sz w:val="21"/>
          <w:szCs w:val="21"/>
        </w:rPr>
        <w:t>&gt;&lt;/</w:t>
      </w:r>
      <w:r>
        <w:rPr>
          <w:color w:val="9CDCFE"/>
          <w:sz w:val="21"/>
          <w:szCs w:val="21"/>
        </w:rPr>
        <w:t>KHHDon</w:t>
      </w:r>
      <w:r>
        <w:rPr>
          <w:color w:val="D4D4D4"/>
          <w:sz w:val="21"/>
          <w:szCs w:val="21"/>
        </w:rPr>
        <w:t>&gt;*</w:t>
      </w:r>
      <w:r>
        <w:rPr>
          <w:color w:val="6A9955"/>
          <w:sz w:val="21"/>
          <w:szCs w:val="21"/>
        </w:rPr>
        <w:t>//Ký hiệu hóa đơn</w:t>
      </w:r>
    </w:p>
    <w:p w14:paraId="1D370ED5"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SHDon</w:t>
      </w:r>
      <w:r>
        <w:rPr>
          <w:color w:val="D4D4D4"/>
          <w:sz w:val="21"/>
          <w:szCs w:val="21"/>
        </w:rPr>
        <w:t>&gt;&lt;/</w:t>
      </w:r>
      <w:r>
        <w:rPr>
          <w:color w:val="9CDCFE"/>
          <w:sz w:val="21"/>
          <w:szCs w:val="21"/>
        </w:rPr>
        <w:t>SHDon</w:t>
      </w:r>
      <w:r>
        <w:rPr>
          <w:color w:val="D4D4D4"/>
          <w:sz w:val="21"/>
          <w:szCs w:val="21"/>
        </w:rPr>
        <w:t>&gt;*</w:t>
      </w:r>
      <w:r>
        <w:rPr>
          <w:color w:val="6A9955"/>
          <w:sz w:val="21"/>
          <w:szCs w:val="21"/>
        </w:rPr>
        <w:t>//Số hóa đơn (Số hóa đơn điện tử)</w:t>
      </w:r>
    </w:p>
    <w:p w14:paraId="6440B72D"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Ngay</w:t>
      </w:r>
      <w:r>
        <w:rPr>
          <w:color w:val="D4D4D4"/>
          <w:sz w:val="21"/>
          <w:szCs w:val="21"/>
        </w:rPr>
        <w:t>&gt;&lt;/</w:t>
      </w:r>
      <w:r>
        <w:rPr>
          <w:color w:val="9CDCFE"/>
          <w:sz w:val="21"/>
          <w:szCs w:val="21"/>
        </w:rPr>
        <w:t>Ngay</w:t>
      </w:r>
      <w:r>
        <w:rPr>
          <w:color w:val="D4D4D4"/>
          <w:sz w:val="21"/>
          <w:szCs w:val="21"/>
        </w:rPr>
        <w:t>&gt;*</w:t>
      </w:r>
      <w:r>
        <w:rPr>
          <w:color w:val="6A9955"/>
          <w:sz w:val="21"/>
          <w:szCs w:val="21"/>
        </w:rPr>
        <w:t>//Ngày (Ngày lập hóa đơn) - định dạng: YYYY-MM-YY</w:t>
      </w:r>
    </w:p>
    <w:p w14:paraId="21C02339"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LADHDDT</w:t>
      </w:r>
      <w:r>
        <w:rPr>
          <w:color w:val="D4D4D4"/>
          <w:sz w:val="21"/>
          <w:szCs w:val="21"/>
        </w:rPr>
        <w:t>&gt;&lt;/</w:t>
      </w:r>
      <w:r>
        <w:rPr>
          <w:color w:val="9CDCFE"/>
          <w:sz w:val="21"/>
          <w:szCs w:val="21"/>
        </w:rPr>
        <w:t>LADHDDT</w:t>
      </w:r>
      <w:r>
        <w:rPr>
          <w:color w:val="D4D4D4"/>
          <w:sz w:val="21"/>
          <w:szCs w:val="21"/>
        </w:rPr>
        <w:t>&gt;*</w:t>
      </w:r>
      <w:r>
        <w:rPr>
          <w:color w:val="6A9955"/>
          <w:sz w:val="21"/>
          <w:szCs w:val="21"/>
        </w:rPr>
        <w:t>//Loại áp dụng hóa đơn điện tử </w:t>
      </w:r>
    </w:p>
    <w:p w14:paraId="63140E6F" w14:textId="77777777" w:rsidR="00326C8C" w:rsidRDefault="00326C8C" w:rsidP="00326C8C">
      <w:pPr>
        <w:pStyle w:val="NormalWeb"/>
        <w:shd w:val="clear" w:color="auto" w:fill="1E1E1E"/>
        <w:spacing w:before="0" w:beforeAutospacing="0" w:after="0" w:afterAutospacing="0"/>
      </w:pPr>
      <w:r>
        <w:rPr>
          <w:color w:val="D4D4D4"/>
          <w:sz w:val="21"/>
          <w:szCs w:val="21"/>
        </w:rPr>
        <w:t>            (</w:t>
      </w:r>
      <w:r>
        <w:rPr>
          <w:color w:val="B5CEA8"/>
          <w:sz w:val="21"/>
          <w:szCs w:val="21"/>
        </w:rPr>
        <w:t>1</w:t>
      </w:r>
      <w:r>
        <w:rPr>
          <w:color w:val="D4D4D4"/>
          <w:sz w:val="21"/>
          <w:szCs w:val="21"/>
        </w:rPr>
        <w:t>:</w:t>
      </w:r>
      <w:r>
        <w:rPr>
          <w:color w:val="9CDCFE"/>
          <w:sz w:val="21"/>
          <w:szCs w:val="21"/>
        </w:rPr>
        <w:t>Hóa</w:t>
      </w:r>
      <w:r>
        <w:rPr>
          <w:color w:val="D4D4D4"/>
          <w:sz w:val="21"/>
          <w:szCs w:val="21"/>
        </w:rPr>
        <w:t xml:space="preserve"> </w:t>
      </w:r>
      <w:r>
        <w:rPr>
          <w:color w:val="9CDCFE"/>
          <w:sz w:val="21"/>
          <w:szCs w:val="21"/>
        </w:rPr>
        <w:t>đơn</w:t>
      </w:r>
      <w:r>
        <w:rPr>
          <w:color w:val="D4D4D4"/>
          <w:sz w:val="21"/>
          <w:szCs w:val="21"/>
        </w:rPr>
        <w:t xml:space="preserve"> </w:t>
      </w:r>
      <w:r>
        <w:rPr>
          <w:color w:val="9CDCFE"/>
          <w:sz w:val="21"/>
          <w:szCs w:val="21"/>
        </w:rPr>
        <w:t>điện</w:t>
      </w:r>
      <w:r>
        <w:rPr>
          <w:color w:val="D4D4D4"/>
          <w:sz w:val="21"/>
          <w:szCs w:val="21"/>
        </w:rPr>
        <w:t xml:space="preserve"> </w:t>
      </w:r>
      <w:r>
        <w:rPr>
          <w:color w:val="9CDCFE"/>
          <w:sz w:val="21"/>
          <w:szCs w:val="21"/>
        </w:rPr>
        <w:t>tử</w:t>
      </w:r>
      <w:r>
        <w:rPr>
          <w:color w:val="D4D4D4"/>
          <w:sz w:val="21"/>
          <w:szCs w:val="21"/>
        </w:rPr>
        <w:t xml:space="preserve"> </w:t>
      </w:r>
      <w:r>
        <w:rPr>
          <w:color w:val="9CDCFE"/>
          <w:sz w:val="21"/>
          <w:szCs w:val="21"/>
        </w:rPr>
        <w:t>theo</w:t>
      </w:r>
      <w:r>
        <w:rPr>
          <w:color w:val="D4D4D4"/>
          <w:sz w:val="21"/>
          <w:szCs w:val="21"/>
        </w:rPr>
        <w:t xml:space="preserve"> </w:t>
      </w:r>
      <w:r>
        <w:rPr>
          <w:color w:val="9CDCFE"/>
          <w:sz w:val="21"/>
          <w:szCs w:val="21"/>
        </w:rPr>
        <w:t>Nghị</w:t>
      </w:r>
      <w:r>
        <w:rPr>
          <w:color w:val="D4D4D4"/>
          <w:sz w:val="21"/>
          <w:szCs w:val="21"/>
        </w:rPr>
        <w:t xml:space="preserve"> </w:t>
      </w:r>
      <w:r>
        <w:rPr>
          <w:color w:val="9CDCFE"/>
          <w:sz w:val="21"/>
          <w:szCs w:val="21"/>
        </w:rPr>
        <w:t>định</w:t>
      </w:r>
      <w:r>
        <w:rPr>
          <w:color w:val="D4D4D4"/>
          <w:sz w:val="21"/>
          <w:szCs w:val="21"/>
        </w:rPr>
        <w:t xml:space="preserve"> </w:t>
      </w:r>
      <w:r>
        <w:rPr>
          <w:color w:val="B5CEA8"/>
          <w:sz w:val="21"/>
          <w:szCs w:val="21"/>
        </w:rPr>
        <w:t>123</w:t>
      </w:r>
      <w:r>
        <w:rPr>
          <w:color w:val="D4D4D4"/>
          <w:sz w:val="21"/>
          <w:szCs w:val="21"/>
        </w:rPr>
        <w:t>/</w:t>
      </w:r>
      <w:r>
        <w:rPr>
          <w:color w:val="B5CEA8"/>
          <w:sz w:val="21"/>
          <w:szCs w:val="21"/>
        </w:rPr>
        <w:t>2020</w:t>
      </w:r>
      <w:r>
        <w:rPr>
          <w:color w:val="D4D4D4"/>
          <w:sz w:val="21"/>
          <w:szCs w:val="21"/>
        </w:rPr>
        <w:t>/</w:t>
      </w:r>
      <w:r>
        <w:rPr>
          <w:color w:val="9CDCFE"/>
          <w:sz w:val="21"/>
          <w:szCs w:val="21"/>
        </w:rPr>
        <w:t>NĐ</w:t>
      </w:r>
      <w:r>
        <w:rPr>
          <w:color w:val="D4D4D4"/>
          <w:sz w:val="21"/>
          <w:szCs w:val="21"/>
        </w:rPr>
        <w:t>-</w:t>
      </w:r>
      <w:r>
        <w:rPr>
          <w:color w:val="9CDCFE"/>
          <w:sz w:val="21"/>
          <w:szCs w:val="21"/>
        </w:rPr>
        <w:t>CP</w:t>
      </w:r>
      <w:r>
        <w:rPr>
          <w:color w:val="D4D4D4"/>
          <w:sz w:val="21"/>
          <w:szCs w:val="21"/>
        </w:rPr>
        <w:t>; </w:t>
      </w:r>
    </w:p>
    <w:p w14:paraId="137A922B" w14:textId="77777777" w:rsidR="00326C8C" w:rsidRDefault="00326C8C" w:rsidP="00326C8C">
      <w:pPr>
        <w:pStyle w:val="NormalWeb"/>
        <w:shd w:val="clear" w:color="auto" w:fill="1E1E1E"/>
        <w:spacing w:before="0" w:beforeAutospacing="0" w:after="0" w:afterAutospacing="0"/>
      </w:pPr>
      <w:r>
        <w:rPr>
          <w:color w:val="D4D4D4"/>
          <w:sz w:val="21"/>
          <w:szCs w:val="21"/>
        </w:rPr>
        <w:t xml:space="preserve">            </w:t>
      </w:r>
      <w:r>
        <w:rPr>
          <w:color w:val="B5CEA8"/>
          <w:sz w:val="21"/>
          <w:szCs w:val="21"/>
        </w:rPr>
        <w:t>2</w:t>
      </w:r>
      <w:r>
        <w:rPr>
          <w:color w:val="D4D4D4"/>
          <w:sz w:val="21"/>
          <w:szCs w:val="21"/>
        </w:rPr>
        <w:t xml:space="preserve">: </w:t>
      </w:r>
      <w:r>
        <w:rPr>
          <w:color w:val="9CDCFE"/>
          <w:sz w:val="21"/>
          <w:szCs w:val="21"/>
        </w:rPr>
        <w:t>Hóa</w:t>
      </w:r>
      <w:r>
        <w:rPr>
          <w:color w:val="D4D4D4"/>
          <w:sz w:val="21"/>
          <w:szCs w:val="21"/>
        </w:rPr>
        <w:t xml:space="preserve"> </w:t>
      </w:r>
      <w:r>
        <w:rPr>
          <w:color w:val="9CDCFE"/>
          <w:sz w:val="21"/>
          <w:szCs w:val="21"/>
        </w:rPr>
        <w:t>đơn</w:t>
      </w:r>
      <w:r>
        <w:rPr>
          <w:color w:val="D4D4D4"/>
          <w:sz w:val="21"/>
          <w:szCs w:val="21"/>
        </w:rPr>
        <w:t xml:space="preserve"> </w:t>
      </w:r>
      <w:r>
        <w:rPr>
          <w:color w:val="9CDCFE"/>
          <w:sz w:val="21"/>
          <w:szCs w:val="21"/>
        </w:rPr>
        <w:t>điện</w:t>
      </w:r>
      <w:r>
        <w:rPr>
          <w:color w:val="D4D4D4"/>
          <w:sz w:val="21"/>
          <w:szCs w:val="21"/>
        </w:rPr>
        <w:t xml:space="preserve"> </w:t>
      </w:r>
      <w:r>
        <w:rPr>
          <w:color w:val="9CDCFE"/>
          <w:sz w:val="21"/>
          <w:szCs w:val="21"/>
        </w:rPr>
        <w:t>tử</w:t>
      </w:r>
      <w:r>
        <w:rPr>
          <w:color w:val="D4D4D4"/>
          <w:sz w:val="21"/>
          <w:szCs w:val="21"/>
        </w:rPr>
        <w:t xml:space="preserve"> </w:t>
      </w:r>
      <w:r>
        <w:rPr>
          <w:color w:val="9CDCFE"/>
          <w:sz w:val="21"/>
          <w:szCs w:val="21"/>
        </w:rPr>
        <w:t>có</w:t>
      </w:r>
      <w:r>
        <w:rPr>
          <w:color w:val="D4D4D4"/>
          <w:sz w:val="21"/>
          <w:szCs w:val="21"/>
        </w:rPr>
        <w:t xml:space="preserve"> </w:t>
      </w:r>
      <w:r>
        <w:rPr>
          <w:color w:val="9CDCFE"/>
          <w:sz w:val="21"/>
          <w:szCs w:val="21"/>
        </w:rPr>
        <w:t>mã</w:t>
      </w:r>
      <w:r>
        <w:rPr>
          <w:color w:val="D4D4D4"/>
          <w:sz w:val="21"/>
          <w:szCs w:val="21"/>
        </w:rPr>
        <w:t xml:space="preserve"> </w:t>
      </w:r>
      <w:r>
        <w:rPr>
          <w:color w:val="9CDCFE"/>
          <w:sz w:val="21"/>
          <w:szCs w:val="21"/>
        </w:rPr>
        <w:t>xác</w:t>
      </w:r>
      <w:r>
        <w:rPr>
          <w:color w:val="D4D4D4"/>
          <w:sz w:val="21"/>
          <w:szCs w:val="21"/>
        </w:rPr>
        <w:t xml:space="preserve"> </w:t>
      </w:r>
      <w:r>
        <w:rPr>
          <w:color w:val="9CDCFE"/>
          <w:sz w:val="21"/>
          <w:szCs w:val="21"/>
        </w:rPr>
        <w:t>thực</w:t>
      </w:r>
      <w:r>
        <w:rPr>
          <w:color w:val="D4D4D4"/>
          <w:sz w:val="21"/>
          <w:szCs w:val="21"/>
        </w:rPr>
        <w:t xml:space="preserve"> </w:t>
      </w:r>
      <w:r>
        <w:rPr>
          <w:color w:val="9CDCFE"/>
          <w:sz w:val="21"/>
          <w:szCs w:val="21"/>
        </w:rPr>
        <w:t>của</w:t>
      </w:r>
      <w:r>
        <w:rPr>
          <w:color w:val="D4D4D4"/>
          <w:sz w:val="21"/>
          <w:szCs w:val="21"/>
        </w:rPr>
        <w:t xml:space="preserve"> </w:t>
      </w:r>
      <w:r>
        <w:rPr>
          <w:color w:val="9CDCFE"/>
          <w:sz w:val="21"/>
          <w:szCs w:val="21"/>
        </w:rPr>
        <w:t>cơ</w:t>
      </w:r>
      <w:r>
        <w:rPr>
          <w:color w:val="D4D4D4"/>
          <w:sz w:val="21"/>
          <w:szCs w:val="21"/>
        </w:rPr>
        <w:t xml:space="preserve"> </w:t>
      </w:r>
      <w:r>
        <w:rPr>
          <w:color w:val="9CDCFE"/>
          <w:sz w:val="21"/>
          <w:szCs w:val="21"/>
        </w:rPr>
        <w:t>quan</w:t>
      </w:r>
      <w:r>
        <w:rPr>
          <w:color w:val="D4D4D4"/>
          <w:sz w:val="21"/>
          <w:szCs w:val="21"/>
        </w:rPr>
        <w:t xml:space="preserve"> </w:t>
      </w:r>
      <w:r>
        <w:rPr>
          <w:color w:val="9CDCFE"/>
          <w:sz w:val="21"/>
          <w:szCs w:val="21"/>
        </w:rPr>
        <w:t>thuế</w:t>
      </w:r>
      <w:r>
        <w:rPr>
          <w:color w:val="D4D4D4"/>
          <w:sz w:val="21"/>
          <w:szCs w:val="21"/>
        </w:rPr>
        <w:t xml:space="preserve"> </w:t>
      </w:r>
      <w:r>
        <w:rPr>
          <w:color w:val="9CDCFE"/>
          <w:sz w:val="21"/>
          <w:szCs w:val="21"/>
        </w:rPr>
        <w:t>theo</w:t>
      </w:r>
      <w:r>
        <w:rPr>
          <w:color w:val="D4D4D4"/>
          <w:sz w:val="21"/>
          <w:szCs w:val="21"/>
        </w:rPr>
        <w:t xml:space="preserve"> </w:t>
      </w:r>
      <w:r>
        <w:rPr>
          <w:color w:val="9CDCFE"/>
          <w:sz w:val="21"/>
          <w:szCs w:val="21"/>
        </w:rPr>
        <w:t>Quyết</w:t>
      </w:r>
      <w:r>
        <w:rPr>
          <w:color w:val="D4D4D4"/>
          <w:sz w:val="21"/>
          <w:szCs w:val="21"/>
        </w:rPr>
        <w:t xml:space="preserve"> </w:t>
      </w:r>
      <w:r>
        <w:rPr>
          <w:color w:val="9CDCFE"/>
          <w:sz w:val="21"/>
          <w:szCs w:val="21"/>
        </w:rPr>
        <w:t>định</w:t>
      </w:r>
      <w:r>
        <w:rPr>
          <w:color w:val="D4D4D4"/>
          <w:sz w:val="21"/>
          <w:szCs w:val="21"/>
        </w:rPr>
        <w:t xml:space="preserve"> </w:t>
      </w:r>
      <w:r>
        <w:rPr>
          <w:color w:val="9CDCFE"/>
          <w:sz w:val="21"/>
          <w:szCs w:val="21"/>
        </w:rPr>
        <w:t>số</w:t>
      </w:r>
      <w:r>
        <w:rPr>
          <w:color w:val="D4D4D4"/>
          <w:sz w:val="21"/>
          <w:szCs w:val="21"/>
        </w:rPr>
        <w:t xml:space="preserve"> </w:t>
      </w:r>
      <w:r>
        <w:rPr>
          <w:color w:val="B5CEA8"/>
          <w:sz w:val="21"/>
          <w:szCs w:val="21"/>
        </w:rPr>
        <w:t>1209</w:t>
      </w:r>
      <w:r>
        <w:rPr>
          <w:color w:val="D4D4D4"/>
          <w:sz w:val="21"/>
          <w:szCs w:val="21"/>
        </w:rPr>
        <w:t>/</w:t>
      </w:r>
      <w:r>
        <w:rPr>
          <w:color w:val="9CDCFE"/>
          <w:sz w:val="21"/>
          <w:szCs w:val="21"/>
        </w:rPr>
        <w:t>QĐ</w:t>
      </w:r>
      <w:r>
        <w:rPr>
          <w:color w:val="D4D4D4"/>
          <w:sz w:val="21"/>
          <w:szCs w:val="21"/>
        </w:rPr>
        <w:t>-</w:t>
      </w:r>
      <w:r>
        <w:rPr>
          <w:color w:val="9CDCFE"/>
          <w:sz w:val="21"/>
          <w:szCs w:val="21"/>
        </w:rPr>
        <w:t>BTC</w:t>
      </w:r>
      <w:r>
        <w:rPr>
          <w:color w:val="D4D4D4"/>
          <w:sz w:val="21"/>
          <w:szCs w:val="21"/>
        </w:rPr>
        <w:t>;</w:t>
      </w:r>
    </w:p>
    <w:p w14:paraId="604626EE" w14:textId="77777777" w:rsidR="00326C8C" w:rsidRDefault="00326C8C" w:rsidP="00326C8C">
      <w:pPr>
        <w:pStyle w:val="NormalWeb"/>
        <w:shd w:val="clear" w:color="auto" w:fill="1E1E1E"/>
        <w:spacing w:before="0" w:beforeAutospacing="0" w:after="0" w:afterAutospacing="0"/>
      </w:pPr>
      <w:r>
        <w:rPr>
          <w:color w:val="D4D4D4"/>
          <w:sz w:val="21"/>
          <w:szCs w:val="21"/>
        </w:rPr>
        <w:t xml:space="preserve">            </w:t>
      </w:r>
      <w:r>
        <w:rPr>
          <w:color w:val="B5CEA8"/>
          <w:sz w:val="21"/>
          <w:szCs w:val="21"/>
        </w:rPr>
        <w:t>3</w:t>
      </w:r>
      <w:r>
        <w:rPr>
          <w:color w:val="D4D4D4"/>
          <w:sz w:val="21"/>
          <w:szCs w:val="21"/>
        </w:rPr>
        <w:t xml:space="preserve">: </w:t>
      </w:r>
      <w:r>
        <w:rPr>
          <w:color w:val="9CDCFE"/>
          <w:sz w:val="21"/>
          <w:szCs w:val="21"/>
        </w:rPr>
        <w:t>Hóa</w:t>
      </w:r>
      <w:r>
        <w:rPr>
          <w:color w:val="D4D4D4"/>
          <w:sz w:val="21"/>
          <w:szCs w:val="21"/>
        </w:rPr>
        <w:t xml:space="preserve"> </w:t>
      </w:r>
      <w:r>
        <w:rPr>
          <w:color w:val="9CDCFE"/>
          <w:sz w:val="21"/>
          <w:szCs w:val="21"/>
        </w:rPr>
        <w:t>đơn</w:t>
      </w:r>
      <w:r>
        <w:rPr>
          <w:color w:val="D4D4D4"/>
          <w:sz w:val="21"/>
          <w:szCs w:val="21"/>
        </w:rPr>
        <w:t xml:space="preserve"> </w:t>
      </w:r>
      <w:r>
        <w:rPr>
          <w:color w:val="9CDCFE"/>
          <w:sz w:val="21"/>
          <w:szCs w:val="21"/>
        </w:rPr>
        <w:t>theo</w:t>
      </w:r>
      <w:r>
        <w:rPr>
          <w:color w:val="D4D4D4"/>
          <w:sz w:val="21"/>
          <w:szCs w:val="21"/>
        </w:rPr>
        <w:t xml:space="preserve"> </w:t>
      </w:r>
      <w:r>
        <w:rPr>
          <w:color w:val="9CDCFE"/>
          <w:sz w:val="21"/>
          <w:szCs w:val="21"/>
        </w:rPr>
        <w:t>Nghị</w:t>
      </w:r>
      <w:r>
        <w:rPr>
          <w:color w:val="D4D4D4"/>
          <w:sz w:val="21"/>
          <w:szCs w:val="21"/>
        </w:rPr>
        <w:t xml:space="preserve"> </w:t>
      </w:r>
      <w:r>
        <w:rPr>
          <w:color w:val="9CDCFE"/>
          <w:sz w:val="21"/>
          <w:szCs w:val="21"/>
        </w:rPr>
        <w:t>định</w:t>
      </w:r>
      <w:r>
        <w:rPr>
          <w:color w:val="D4D4D4"/>
          <w:sz w:val="21"/>
          <w:szCs w:val="21"/>
        </w:rPr>
        <w:t xml:space="preserve"> </w:t>
      </w:r>
      <w:r>
        <w:rPr>
          <w:color w:val="9CDCFE"/>
          <w:sz w:val="21"/>
          <w:szCs w:val="21"/>
        </w:rPr>
        <w:t>số</w:t>
      </w:r>
      <w:r>
        <w:rPr>
          <w:color w:val="D4D4D4"/>
          <w:sz w:val="21"/>
          <w:szCs w:val="21"/>
        </w:rPr>
        <w:t xml:space="preserve"> </w:t>
      </w:r>
      <w:r>
        <w:rPr>
          <w:color w:val="B5CEA8"/>
          <w:sz w:val="21"/>
          <w:szCs w:val="21"/>
        </w:rPr>
        <w:t>51</w:t>
      </w:r>
      <w:r>
        <w:rPr>
          <w:color w:val="D4D4D4"/>
          <w:sz w:val="21"/>
          <w:szCs w:val="21"/>
        </w:rPr>
        <w:t>/</w:t>
      </w:r>
      <w:r>
        <w:rPr>
          <w:color w:val="B5CEA8"/>
          <w:sz w:val="21"/>
          <w:szCs w:val="21"/>
        </w:rPr>
        <w:t>2010</w:t>
      </w:r>
      <w:r>
        <w:rPr>
          <w:color w:val="D4D4D4"/>
          <w:sz w:val="21"/>
          <w:szCs w:val="21"/>
        </w:rPr>
        <w:t>/</w:t>
      </w:r>
      <w:r>
        <w:rPr>
          <w:color w:val="9CDCFE"/>
          <w:sz w:val="21"/>
          <w:szCs w:val="21"/>
        </w:rPr>
        <w:t>NĐ</w:t>
      </w:r>
      <w:r>
        <w:rPr>
          <w:color w:val="D4D4D4"/>
          <w:sz w:val="21"/>
          <w:szCs w:val="21"/>
        </w:rPr>
        <w:t>-</w:t>
      </w:r>
      <w:r>
        <w:rPr>
          <w:color w:val="9CDCFE"/>
          <w:sz w:val="21"/>
          <w:szCs w:val="21"/>
        </w:rPr>
        <w:t>CP</w:t>
      </w:r>
      <w:r>
        <w:rPr>
          <w:color w:val="D4D4D4"/>
          <w:sz w:val="21"/>
          <w:szCs w:val="21"/>
        </w:rPr>
        <w:t xml:space="preserve"> </w:t>
      </w:r>
      <w:r>
        <w:rPr>
          <w:color w:val="9CDCFE"/>
          <w:sz w:val="21"/>
          <w:szCs w:val="21"/>
        </w:rPr>
        <w:t>và</w:t>
      </w:r>
      <w:r>
        <w:rPr>
          <w:color w:val="D4D4D4"/>
          <w:sz w:val="21"/>
          <w:szCs w:val="21"/>
        </w:rPr>
        <w:t xml:space="preserve"> </w:t>
      </w:r>
      <w:r>
        <w:rPr>
          <w:color w:val="9CDCFE"/>
          <w:sz w:val="21"/>
          <w:szCs w:val="21"/>
        </w:rPr>
        <w:t>Nghị</w:t>
      </w:r>
      <w:r>
        <w:rPr>
          <w:color w:val="D4D4D4"/>
          <w:sz w:val="21"/>
          <w:szCs w:val="21"/>
        </w:rPr>
        <w:t xml:space="preserve"> </w:t>
      </w:r>
      <w:r>
        <w:rPr>
          <w:color w:val="9CDCFE"/>
          <w:sz w:val="21"/>
          <w:szCs w:val="21"/>
        </w:rPr>
        <w:t>định</w:t>
      </w:r>
      <w:r>
        <w:rPr>
          <w:color w:val="D4D4D4"/>
          <w:sz w:val="21"/>
          <w:szCs w:val="21"/>
        </w:rPr>
        <w:t xml:space="preserve"> </w:t>
      </w:r>
      <w:r>
        <w:rPr>
          <w:color w:val="9CDCFE"/>
          <w:sz w:val="21"/>
          <w:szCs w:val="21"/>
        </w:rPr>
        <w:t>số</w:t>
      </w:r>
      <w:r>
        <w:rPr>
          <w:color w:val="D4D4D4"/>
          <w:sz w:val="21"/>
          <w:szCs w:val="21"/>
        </w:rPr>
        <w:t xml:space="preserve"> </w:t>
      </w:r>
      <w:r>
        <w:rPr>
          <w:color w:val="B5CEA8"/>
          <w:sz w:val="21"/>
          <w:szCs w:val="21"/>
        </w:rPr>
        <w:t>04</w:t>
      </w:r>
      <w:r>
        <w:rPr>
          <w:color w:val="D4D4D4"/>
          <w:sz w:val="21"/>
          <w:szCs w:val="21"/>
        </w:rPr>
        <w:t>/</w:t>
      </w:r>
      <w:r>
        <w:rPr>
          <w:color w:val="B5CEA8"/>
          <w:sz w:val="21"/>
          <w:szCs w:val="21"/>
        </w:rPr>
        <w:t>2014</w:t>
      </w:r>
      <w:r>
        <w:rPr>
          <w:color w:val="D4D4D4"/>
          <w:sz w:val="21"/>
          <w:szCs w:val="21"/>
        </w:rPr>
        <w:t>/</w:t>
      </w:r>
      <w:r>
        <w:rPr>
          <w:color w:val="9CDCFE"/>
          <w:sz w:val="21"/>
          <w:szCs w:val="21"/>
        </w:rPr>
        <w:t>NĐ</w:t>
      </w:r>
      <w:r>
        <w:rPr>
          <w:color w:val="D4D4D4"/>
          <w:sz w:val="21"/>
          <w:szCs w:val="21"/>
        </w:rPr>
        <w:t>-</w:t>
      </w:r>
      <w:r>
        <w:rPr>
          <w:color w:val="9CDCFE"/>
          <w:sz w:val="21"/>
          <w:szCs w:val="21"/>
        </w:rPr>
        <w:t>CP</w:t>
      </w:r>
      <w:r>
        <w:rPr>
          <w:color w:val="D4D4D4"/>
          <w:sz w:val="21"/>
          <w:szCs w:val="21"/>
        </w:rPr>
        <w:t>;</w:t>
      </w:r>
    </w:p>
    <w:p w14:paraId="7E5051D9" w14:textId="77777777" w:rsidR="00326C8C" w:rsidRDefault="00326C8C" w:rsidP="00326C8C">
      <w:pPr>
        <w:pStyle w:val="NormalWeb"/>
        <w:shd w:val="clear" w:color="auto" w:fill="1E1E1E"/>
        <w:spacing w:before="0" w:beforeAutospacing="0" w:after="0" w:afterAutospacing="0"/>
      </w:pPr>
      <w:r>
        <w:rPr>
          <w:color w:val="D4D4D4"/>
          <w:sz w:val="21"/>
          <w:szCs w:val="21"/>
        </w:rPr>
        <w:t xml:space="preserve">            </w:t>
      </w:r>
      <w:r>
        <w:rPr>
          <w:color w:val="B5CEA8"/>
          <w:sz w:val="21"/>
          <w:szCs w:val="21"/>
        </w:rPr>
        <w:t>4</w:t>
      </w:r>
      <w:r>
        <w:rPr>
          <w:color w:val="D4D4D4"/>
          <w:sz w:val="21"/>
          <w:szCs w:val="21"/>
        </w:rPr>
        <w:t xml:space="preserve">: </w:t>
      </w:r>
      <w:r>
        <w:rPr>
          <w:color w:val="9CDCFE"/>
          <w:sz w:val="21"/>
          <w:szCs w:val="21"/>
        </w:rPr>
        <w:t>Hóa</w:t>
      </w:r>
      <w:r>
        <w:rPr>
          <w:color w:val="D4D4D4"/>
          <w:sz w:val="21"/>
          <w:szCs w:val="21"/>
        </w:rPr>
        <w:t xml:space="preserve"> </w:t>
      </w:r>
      <w:r>
        <w:rPr>
          <w:color w:val="9CDCFE"/>
          <w:sz w:val="21"/>
          <w:szCs w:val="21"/>
        </w:rPr>
        <w:t>đơn</w:t>
      </w:r>
      <w:r>
        <w:rPr>
          <w:color w:val="D4D4D4"/>
          <w:sz w:val="21"/>
          <w:szCs w:val="21"/>
        </w:rPr>
        <w:t xml:space="preserve"> </w:t>
      </w:r>
      <w:r>
        <w:rPr>
          <w:color w:val="9CDCFE"/>
          <w:sz w:val="21"/>
          <w:szCs w:val="21"/>
        </w:rPr>
        <w:t>đặt</w:t>
      </w:r>
      <w:r>
        <w:rPr>
          <w:color w:val="D4D4D4"/>
          <w:sz w:val="21"/>
          <w:szCs w:val="21"/>
        </w:rPr>
        <w:t xml:space="preserve"> </w:t>
      </w:r>
      <w:r>
        <w:rPr>
          <w:color w:val="9CDCFE"/>
          <w:sz w:val="21"/>
          <w:szCs w:val="21"/>
        </w:rPr>
        <w:t>in</w:t>
      </w:r>
      <w:r>
        <w:rPr>
          <w:color w:val="D4D4D4"/>
          <w:sz w:val="21"/>
          <w:szCs w:val="21"/>
        </w:rPr>
        <w:t xml:space="preserve"> </w:t>
      </w:r>
      <w:r>
        <w:rPr>
          <w:color w:val="9CDCFE"/>
          <w:sz w:val="21"/>
          <w:szCs w:val="21"/>
        </w:rPr>
        <w:t>theo</w:t>
      </w:r>
      <w:r>
        <w:rPr>
          <w:color w:val="D4D4D4"/>
          <w:sz w:val="21"/>
          <w:szCs w:val="21"/>
        </w:rPr>
        <w:t xml:space="preserve"> </w:t>
      </w:r>
      <w:r>
        <w:rPr>
          <w:color w:val="9CDCFE"/>
          <w:sz w:val="21"/>
          <w:szCs w:val="21"/>
        </w:rPr>
        <w:t>Nghị</w:t>
      </w:r>
      <w:r>
        <w:rPr>
          <w:color w:val="D4D4D4"/>
          <w:sz w:val="21"/>
          <w:szCs w:val="21"/>
        </w:rPr>
        <w:t xml:space="preserve"> </w:t>
      </w:r>
      <w:r>
        <w:rPr>
          <w:color w:val="9CDCFE"/>
          <w:sz w:val="21"/>
          <w:szCs w:val="21"/>
        </w:rPr>
        <w:t>định</w:t>
      </w:r>
      <w:r>
        <w:rPr>
          <w:color w:val="D4D4D4"/>
          <w:sz w:val="21"/>
          <w:szCs w:val="21"/>
        </w:rPr>
        <w:t xml:space="preserve"> </w:t>
      </w:r>
      <w:r>
        <w:rPr>
          <w:color w:val="B5CEA8"/>
          <w:sz w:val="21"/>
          <w:szCs w:val="21"/>
        </w:rPr>
        <w:t>123</w:t>
      </w:r>
      <w:r>
        <w:rPr>
          <w:color w:val="D4D4D4"/>
          <w:sz w:val="21"/>
          <w:szCs w:val="21"/>
        </w:rPr>
        <w:t>/</w:t>
      </w:r>
      <w:r>
        <w:rPr>
          <w:color w:val="B5CEA8"/>
          <w:sz w:val="21"/>
          <w:szCs w:val="21"/>
        </w:rPr>
        <w:t>2020</w:t>
      </w:r>
      <w:r>
        <w:rPr>
          <w:color w:val="D4D4D4"/>
          <w:sz w:val="21"/>
          <w:szCs w:val="21"/>
        </w:rPr>
        <w:t>/</w:t>
      </w:r>
      <w:r>
        <w:rPr>
          <w:color w:val="9CDCFE"/>
          <w:sz w:val="21"/>
          <w:szCs w:val="21"/>
        </w:rPr>
        <w:t>NĐ</w:t>
      </w:r>
      <w:r>
        <w:rPr>
          <w:color w:val="D4D4D4"/>
          <w:sz w:val="21"/>
          <w:szCs w:val="21"/>
        </w:rPr>
        <w:t>-</w:t>
      </w:r>
      <w:r>
        <w:rPr>
          <w:color w:val="9CDCFE"/>
          <w:sz w:val="21"/>
          <w:szCs w:val="21"/>
        </w:rPr>
        <w:t>CP</w:t>
      </w:r>
      <w:r>
        <w:rPr>
          <w:color w:val="D4D4D4"/>
          <w:sz w:val="21"/>
          <w:szCs w:val="21"/>
        </w:rPr>
        <w:t>)</w:t>
      </w:r>
    </w:p>
    <w:p w14:paraId="6A60E66B"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TCTBao</w:t>
      </w:r>
      <w:r>
        <w:rPr>
          <w:color w:val="D4D4D4"/>
          <w:sz w:val="21"/>
          <w:szCs w:val="21"/>
        </w:rPr>
        <w:t>&gt;&lt;/</w:t>
      </w:r>
      <w:r>
        <w:rPr>
          <w:color w:val="9CDCFE"/>
          <w:sz w:val="21"/>
          <w:szCs w:val="21"/>
        </w:rPr>
        <w:t>TCTBao</w:t>
      </w:r>
      <w:r>
        <w:rPr>
          <w:color w:val="D4D4D4"/>
          <w:sz w:val="21"/>
          <w:szCs w:val="21"/>
        </w:rPr>
        <w:t>&gt; *</w:t>
      </w:r>
      <w:r>
        <w:rPr>
          <w:color w:val="6A9955"/>
          <w:sz w:val="21"/>
          <w:szCs w:val="21"/>
        </w:rPr>
        <w:t>//Tính chất thông báo (1: Hủy; 2: Điều chỉnh; 3: Thay thế; 4: Giải trình)</w:t>
      </w:r>
    </w:p>
    <w:p w14:paraId="227488FD"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LDo</w:t>
      </w:r>
      <w:r>
        <w:rPr>
          <w:color w:val="D4D4D4"/>
          <w:sz w:val="21"/>
          <w:szCs w:val="21"/>
        </w:rPr>
        <w:t>&gt;&lt;/</w:t>
      </w:r>
      <w:r>
        <w:rPr>
          <w:color w:val="9CDCFE"/>
          <w:sz w:val="21"/>
          <w:szCs w:val="21"/>
        </w:rPr>
        <w:t>LDo</w:t>
      </w:r>
      <w:r>
        <w:rPr>
          <w:color w:val="D4D4D4"/>
          <w:sz w:val="21"/>
          <w:szCs w:val="21"/>
        </w:rPr>
        <w:t xml:space="preserve">&gt; </w:t>
      </w:r>
      <w:r>
        <w:rPr>
          <w:color w:val="6A9955"/>
          <w:sz w:val="21"/>
          <w:szCs w:val="21"/>
        </w:rPr>
        <w:t>//Lý do</w:t>
      </w:r>
    </w:p>
    <w:p w14:paraId="6BB81DE3"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Fkey</w:t>
      </w:r>
      <w:r>
        <w:rPr>
          <w:color w:val="D4D4D4"/>
          <w:sz w:val="21"/>
          <w:szCs w:val="21"/>
        </w:rPr>
        <w:t>&gt;&lt;/</w:t>
      </w:r>
      <w:r>
        <w:rPr>
          <w:color w:val="9CDCFE"/>
          <w:sz w:val="21"/>
          <w:szCs w:val="21"/>
        </w:rPr>
        <w:t>Fkey</w:t>
      </w:r>
      <w:r>
        <w:rPr>
          <w:color w:val="D4D4D4"/>
          <w:sz w:val="21"/>
          <w:szCs w:val="21"/>
        </w:rPr>
        <w:t>&gt;</w:t>
      </w:r>
    </w:p>
    <w:p w14:paraId="115F6E5A"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HDon</w:t>
      </w:r>
      <w:r>
        <w:rPr>
          <w:color w:val="D4D4D4"/>
          <w:sz w:val="21"/>
          <w:szCs w:val="21"/>
        </w:rPr>
        <w:t>&gt;</w:t>
      </w:r>
    </w:p>
    <w:p w14:paraId="151920EE" w14:textId="77777777" w:rsidR="00326C8C" w:rsidRDefault="00326C8C" w:rsidP="00326C8C">
      <w:pPr>
        <w:pStyle w:val="NormalWeb"/>
        <w:shd w:val="clear" w:color="auto" w:fill="1E1E1E"/>
        <w:spacing w:before="0" w:beforeAutospacing="0" w:after="0" w:afterAutospacing="0"/>
      </w:pPr>
      <w:r>
        <w:rPr>
          <w:color w:val="D4D4D4"/>
          <w:sz w:val="21"/>
          <w:szCs w:val="21"/>
        </w:rPr>
        <w:t>    &lt;/</w:t>
      </w:r>
      <w:r>
        <w:rPr>
          <w:color w:val="9CDCFE"/>
          <w:sz w:val="21"/>
          <w:szCs w:val="21"/>
        </w:rPr>
        <w:t>DSHDon</w:t>
      </w:r>
      <w:r>
        <w:rPr>
          <w:color w:val="D4D4D4"/>
          <w:sz w:val="21"/>
          <w:szCs w:val="21"/>
        </w:rPr>
        <w:t>&gt;</w:t>
      </w:r>
    </w:p>
    <w:p w14:paraId="001100B7" w14:textId="77777777" w:rsidR="00326C8C" w:rsidRDefault="00326C8C" w:rsidP="00326C8C">
      <w:pPr>
        <w:pStyle w:val="NormalWeb"/>
        <w:shd w:val="clear" w:color="auto" w:fill="1E1E1E"/>
        <w:spacing w:before="0" w:beforeAutospacing="0" w:after="0" w:afterAutospacing="0"/>
      </w:pPr>
      <w:r>
        <w:rPr>
          <w:color w:val="D4D4D4"/>
          <w:sz w:val="21"/>
          <w:szCs w:val="21"/>
        </w:rPr>
        <w:t>&lt;/</w:t>
      </w:r>
      <w:r>
        <w:rPr>
          <w:color w:val="9CDCFE"/>
          <w:sz w:val="21"/>
          <w:szCs w:val="21"/>
        </w:rPr>
        <w:t>DLTBao</w:t>
      </w:r>
      <w:r>
        <w:rPr>
          <w:color w:val="D4D4D4"/>
          <w:sz w:val="21"/>
          <w:szCs w:val="21"/>
        </w:rPr>
        <w:t>&gt;</w:t>
      </w:r>
    </w:p>
    <w:p w14:paraId="27550D13" w14:textId="77777777" w:rsidR="00326C8C" w:rsidRDefault="00326C8C" w:rsidP="00326C8C"/>
    <w:p w14:paraId="04E36C45" w14:textId="77777777" w:rsidR="00326C8C" w:rsidRDefault="00326C8C" w:rsidP="00326C8C">
      <w:pPr>
        <w:pStyle w:val="NormalWeb"/>
        <w:spacing w:before="0" w:beforeAutospacing="0" w:after="160" w:afterAutospacing="0"/>
      </w:pPr>
      <w:r>
        <w:rPr>
          <w:color w:val="000000"/>
          <w:sz w:val="22"/>
          <w:szCs w:val="22"/>
        </w:rPr>
        <w:t>Cấu trúc chuỗi base64Hash trả về:</w:t>
      </w:r>
    </w:p>
    <w:p w14:paraId="23BD566E" w14:textId="77777777" w:rsidR="00326C8C" w:rsidRDefault="00326C8C" w:rsidP="00326C8C">
      <w:pPr>
        <w:pStyle w:val="NormalWeb"/>
        <w:shd w:val="clear" w:color="auto" w:fill="1E1E1E"/>
        <w:spacing w:before="0" w:beforeAutospacing="0" w:after="0" w:afterAutospacing="0"/>
      </w:pPr>
      <w:r>
        <w:rPr>
          <w:color w:val="9CDCFE"/>
          <w:sz w:val="21"/>
          <w:szCs w:val="21"/>
        </w:rPr>
        <w:t>Qp0OIf1ZAMA5tHpzdJtqIV0rlZc</w:t>
      </w:r>
      <w:r>
        <w:rPr>
          <w:color w:val="D4D4D4"/>
          <w:sz w:val="21"/>
          <w:szCs w:val="21"/>
        </w:rPr>
        <w:t>=</w:t>
      </w:r>
    </w:p>
    <w:p w14:paraId="31A978C1" w14:textId="77777777" w:rsidR="00326C8C" w:rsidRPr="00480762" w:rsidRDefault="00326C8C" w:rsidP="00326C8C">
      <w:pPr>
        <w:ind w:left="1440"/>
        <w:rPr>
          <w:lang w:val="x-none" w:eastAsia="x-none"/>
        </w:rPr>
      </w:pPr>
    </w:p>
    <w:p w14:paraId="4D8A3FD5" w14:textId="77777777" w:rsidR="00326C8C" w:rsidRDefault="00326C8C" w:rsidP="00326C8C">
      <w:pPr>
        <w:pStyle w:val="Heading3"/>
      </w:pPr>
      <w:bookmarkStart w:id="2201" w:name="_Toc198045401"/>
      <w:r>
        <w:t>Gửi thông báo sai sót bằng smartCA (bước 2)</w:t>
      </w:r>
      <w:bookmarkEnd w:id="2201"/>
    </w:p>
    <w:p w14:paraId="4BBF9F4D" w14:textId="77777777" w:rsidR="00326C8C" w:rsidRDefault="00326C8C" w:rsidP="00326C8C">
      <w:pPr>
        <w:pStyle w:val="NormalWeb"/>
        <w:spacing w:before="0" w:beforeAutospacing="0" w:after="0" w:afterAutospacing="0"/>
        <w:ind w:left="518" w:right="14"/>
        <w:jc w:val="both"/>
      </w:pPr>
      <w:r>
        <w:rPr>
          <w:color w:val="000000"/>
        </w:rPr>
        <w:t>URL</w:t>
      </w:r>
    </w:p>
    <w:p w14:paraId="114F2D69" w14:textId="77777777" w:rsidR="00326C8C" w:rsidRDefault="00326C8C" w:rsidP="00326C8C">
      <w:pPr>
        <w:pStyle w:val="NormalWeb"/>
        <w:spacing w:before="0" w:beforeAutospacing="0" w:after="0" w:afterAutospacing="0"/>
        <w:ind w:left="518" w:right="14"/>
        <w:jc w:val="both"/>
      </w:pPr>
      <w:r>
        <w:rPr>
          <w:rStyle w:val="apple-tab-span"/>
        </w:rPr>
        <w:tab/>
      </w:r>
      <w:r>
        <w:rPr>
          <w:color w:val="000000"/>
        </w:rPr>
        <w:t xml:space="preserve"> string </w:t>
      </w:r>
      <w:r>
        <w:rPr>
          <w:b/>
          <w:bCs/>
          <w:color w:val="000000"/>
        </w:rPr>
        <w:t>SendInvErrorMTTWithSmartCA(</w:t>
      </w:r>
      <w:r>
        <w:rPr>
          <w:color w:val="000000"/>
        </w:rPr>
        <w:t>string Account, string ACpass, string username, string password, string xml</w:t>
      </w:r>
      <w:r>
        <w:rPr>
          <w:b/>
          <w:bCs/>
          <w:color w:val="000000"/>
        </w:rPr>
        <w:t>) </w:t>
      </w:r>
    </w:p>
    <w:p w14:paraId="258DBFDB" w14:textId="77777777" w:rsidR="00326C8C" w:rsidRDefault="00326C8C" w:rsidP="00326C8C">
      <w:pPr>
        <w:pStyle w:val="NormalWeb"/>
        <w:spacing w:before="0" w:beforeAutospacing="0" w:after="0" w:afterAutospacing="0"/>
        <w:ind w:left="518" w:right="14"/>
        <w:jc w:val="both"/>
      </w:pPr>
      <w:r>
        <w:rPr>
          <w:color w:val="000000"/>
        </w:rPr>
        <w:t>DESCRIPTION</w:t>
      </w:r>
    </w:p>
    <w:p w14:paraId="4A05FC90" w14:textId="77777777" w:rsidR="00326C8C" w:rsidRDefault="00326C8C" w:rsidP="00326C8C">
      <w:pPr>
        <w:pStyle w:val="NormalWeb"/>
        <w:spacing w:before="0" w:beforeAutospacing="0" w:after="0" w:afterAutospacing="0"/>
        <w:ind w:left="518" w:right="14"/>
        <w:jc w:val="both"/>
      </w:pPr>
      <w:r>
        <w:rPr>
          <w:rStyle w:val="apple-tab-span"/>
        </w:rPr>
        <w:tab/>
      </w:r>
      <w:r>
        <w:rPr>
          <w:color w:val="000000"/>
        </w:rPr>
        <w:t>Đây là web service cho phép gửi thông điệp hóa đơn điện tử có sai sót với các hệ thống sử dụng SmartCA, sau khi thực hiện gọi hàm Lấy giá trị Hash ở bước 1 (</w:t>
      </w:r>
      <w:r>
        <w:rPr>
          <w:b/>
          <w:bCs/>
          <w:color w:val="000000"/>
        </w:rPr>
        <w:t>2.1.6.4</w:t>
      </w:r>
      <w:r>
        <w:rPr>
          <w:color w:val="000000"/>
        </w:rPr>
        <w:t>)</w:t>
      </w:r>
    </w:p>
    <w:p w14:paraId="62B70F81" w14:textId="77777777" w:rsidR="00326C8C" w:rsidRDefault="00326C8C" w:rsidP="00326C8C">
      <w:pPr>
        <w:pStyle w:val="NormalWeb"/>
        <w:spacing w:before="0" w:beforeAutospacing="0" w:after="0" w:afterAutospacing="0"/>
        <w:ind w:left="518" w:right="14"/>
        <w:jc w:val="both"/>
      </w:pPr>
      <w:r>
        <w:rPr>
          <w:color w:val="000000"/>
        </w:rPr>
        <w:t>HTTP METHOD</w:t>
      </w:r>
    </w:p>
    <w:p w14:paraId="23DAB6FC" w14:textId="77777777" w:rsidR="00326C8C" w:rsidRDefault="00326C8C" w:rsidP="00326C8C">
      <w:pPr>
        <w:pStyle w:val="NormalWeb"/>
        <w:spacing w:before="0" w:beforeAutospacing="0" w:after="0" w:afterAutospacing="0"/>
        <w:ind w:left="518" w:right="14"/>
        <w:jc w:val="both"/>
      </w:pPr>
      <w:r>
        <w:rPr>
          <w:rStyle w:val="apple-tab-span"/>
        </w:rPr>
        <w:tab/>
      </w:r>
      <w:r>
        <w:rPr>
          <w:rStyle w:val="apple-tab-span"/>
        </w:rPr>
        <w:tab/>
      </w:r>
      <w:r>
        <w:rPr>
          <w:color w:val="000000"/>
        </w:rPr>
        <w:t>POST</w:t>
      </w:r>
    </w:p>
    <w:p w14:paraId="18AAA356" w14:textId="77777777" w:rsidR="00326C8C" w:rsidRDefault="00326C8C" w:rsidP="00326C8C">
      <w:pPr>
        <w:pStyle w:val="NormalWeb"/>
        <w:spacing w:before="0" w:beforeAutospacing="0" w:after="0" w:afterAutospacing="0"/>
        <w:ind w:left="518" w:right="14"/>
        <w:jc w:val="both"/>
      </w:pPr>
      <w:r>
        <w:rPr>
          <w:color w:val="000000"/>
        </w:rPr>
        <w:t>REQUEST BODY</w:t>
      </w:r>
    </w:p>
    <w:p w14:paraId="6548E026" w14:textId="77777777" w:rsidR="00326C8C" w:rsidRDefault="00326C8C" w:rsidP="00326C8C">
      <w:pPr>
        <w:pStyle w:val="NormalWeb"/>
        <w:numPr>
          <w:ilvl w:val="0"/>
          <w:numId w:val="89"/>
        </w:numPr>
        <w:tabs>
          <w:tab w:val="clear" w:pos="720"/>
          <w:tab w:val="num" w:pos="878"/>
        </w:tabs>
        <w:spacing w:before="0" w:beforeAutospacing="0" w:after="0" w:afterAutospacing="0"/>
        <w:ind w:left="1238"/>
        <w:jc w:val="both"/>
        <w:textAlignment w:val="baseline"/>
        <w:rPr>
          <w:b/>
          <w:bCs/>
          <w:color w:val="000000"/>
          <w:u w:val="single"/>
        </w:rPr>
      </w:pPr>
      <w:r>
        <w:rPr>
          <w:b/>
          <w:bCs/>
          <w:color w:val="000000"/>
        </w:rPr>
        <w:t xml:space="preserve">Account/ACPass:  </w:t>
      </w:r>
      <w:r>
        <w:rPr>
          <w:color w:val="000000"/>
        </w:rPr>
        <w:t>Tài khoản được cấp phát cho nhân viên gọi lệnh gửi thông điệp.</w:t>
      </w:r>
    </w:p>
    <w:p w14:paraId="37CBFDB4" w14:textId="77777777" w:rsidR="00326C8C" w:rsidRDefault="00326C8C" w:rsidP="00326C8C">
      <w:pPr>
        <w:pStyle w:val="NormalWeb"/>
        <w:numPr>
          <w:ilvl w:val="0"/>
          <w:numId w:val="89"/>
        </w:numPr>
        <w:tabs>
          <w:tab w:val="clear" w:pos="720"/>
          <w:tab w:val="num" w:pos="878"/>
        </w:tabs>
        <w:spacing w:before="0" w:beforeAutospacing="0" w:after="0" w:afterAutospacing="0"/>
        <w:ind w:left="1238"/>
        <w:jc w:val="both"/>
        <w:textAlignment w:val="baseline"/>
        <w:rPr>
          <w:b/>
          <w:bCs/>
          <w:color w:val="000000"/>
          <w:u w:val="single"/>
        </w:rPr>
      </w:pPr>
      <w:r>
        <w:rPr>
          <w:b/>
          <w:bCs/>
          <w:color w:val="000000"/>
        </w:rPr>
        <w:t>Username/pass</w:t>
      </w:r>
      <w:r>
        <w:rPr>
          <w:color w:val="000000"/>
        </w:rPr>
        <w:t>: Tài khoản được cấp phát cho khách hàng để gọi đến webservice (tài khoản có quyền ServiceRole trong hệ thống).</w:t>
      </w:r>
    </w:p>
    <w:p w14:paraId="27D0AB73" w14:textId="77777777" w:rsidR="00326C8C" w:rsidRDefault="00326C8C" w:rsidP="00326C8C">
      <w:pPr>
        <w:pStyle w:val="NormalWeb"/>
        <w:numPr>
          <w:ilvl w:val="0"/>
          <w:numId w:val="89"/>
        </w:numPr>
        <w:tabs>
          <w:tab w:val="clear" w:pos="720"/>
          <w:tab w:val="num" w:pos="878"/>
        </w:tabs>
        <w:spacing w:before="0" w:beforeAutospacing="0" w:after="0" w:afterAutospacing="0"/>
        <w:ind w:left="1238"/>
        <w:jc w:val="both"/>
        <w:textAlignment w:val="baseline"/>
        <w:rPr>
          <w:b/>
          <w:bCs/>
          <w:color w:val="000000"/>
          <w:u w:val="single"/>
        </w:rPr>
      </w:pPr>
      <w:r>
        <w:rPr>
          <w:b/>
          <w:bCs/>
          <w:color w:val="000000"/>
        </w:rPr>
        <w:t>xml</w:t>
      </w:r>
      <w:r>
        <w:rPr>
          <w:color w:val="000000"/>
        </w:rPr>
        <w:t>: chuỗi xml dữ liệu ký hash.</w:t>
      </w:r>
      <w:r>
        <w:rPr>
          <w:b/>
          <w:bCs/>
          <w:color w:val="000000"/>
          <w:u w:val="single"/>
        </w:rPr>
        <w:t> </w:t>
      </w:r>
    </w:p>
    <w:p w14:paraId="0B4E1214" w14:textId="77777777" w:rsidR="00326C8C" w:rsidRDefault="00326C8C" w:rsidP="00326C8C">
      <w:pPr>
        <w:pStyle w:val="NormalWeb"/>
        <w:numPr>
          <w:ilvl w:val="0"/>
          <w:numId w:val="89"/>
        </w:numPr>
        <w:tabs>
          <w:tab w:val="clear" w:pos="720"/>
          <w:tab w:val="num" w:pos="878"/>
        </w:tabs>
        <w:spacing w:before="0" w:beforeAutospacing="0" w:after="0" w:afterAutospacing="0"/>
        <w:ind w:left="1238"/>
        <w:jc w:val="both"/>
        <w:textAlignment w:val="baseline"/>
        <w:rPr>
          <w:b/>
          <w:bCs/>
          <w:color w:val="000000"/>
          <w:u w:val="single"/>
        </w:rPr>
      </w:pPr>
      <w:r>
        <w:rPr>
          <w:b/>
          <w:bCs/>
          <w:color w:val="000000"/>
        </w:rPr>
        <w:t xml:space="preserve">convert: </w:t>
      </w:r>
      <w:r>
        <w:rPr>
          <w:color w:val="000000"/>
        </w:rPr>
        <w:t>Mặc định là 0 (0 – Không cần convert từ TCVN3 sang Unicode / 1- Cần convert từ TCVN3 sang Unicode)</w:t>
      </w:r>
    </w:p>
    <w:p w14:paraId="4D183EB0" w14:textId="77777777" w:rsidR="00326C8C" w:rsidRDefault="00326C8C" w:rsidP="00326C8C">
      <w:pPr>
        <w:ind w:left="158"/>
      </w:pPr>
    </w:p>
    <w:p w14:paraId="3629D355" w14:textId="77777777" w:rsidR="00326C8C" w:rsidRDefault="00326C8C" w:rsidP="00326C8C">
      <w:pPr>
        <w:pStyle w:val="NormalWeb"/>
        <w:spacing w:before="0" w:beforeAutospacing="0" w:after="0" w:afterAutospacing="0"/>
        <w:ind w:left="518" w:right="14"/>
        <w:jc w:val="both"/>
      </w:pPr>
      <w:r>
        <w:rPr>
          <w:color w:val="000000"/>
        </w:rPr>
        <w:t>RETURNS</w:t>
      </w:r>
    </w:p>
    <w:tbl>
      <w:tblPr>
        <w:tblW w:w="9350" w:type="dxa"/>
        <w:tblInd w:w="158" w:type="dxa"/>
        <w:tblCellMar>
          <w:top w:w="15" w:type="dxa"/>
          <w:left w:w="15" w:type="dxa"/>
          <w:bottom w:w="15" w:type="dxa"/>
          <w:right w:w="15" w:type="dxa"/>
        </w:tblCellMar>
        <w:tblLook w:val="04A0" w:firstRow="1" w:lastRow="0" w:firstColumn="1" w:lastColumn="0" w:noHBand="0" w:noVBand="1"/>
      </w:tblPr>
      <w:tblGrid>
        <w:gridCol w:w="1646"/>
        <w:gridCol w:w="5847"/>
        <w:gridCol w:w="1857"/>
      </w:tblGrid>
      <w:tr w:rsidR="00326C8C" w14:paraId="6AF44436" w14:textId="77777777" w:rsidTr="0085100F">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7D9D4535" w14:textId="77777777" w:rsidR="00326C8C" w:rsidRDefault="00326C8C" w:rsidP="0085100F">
            <w:pPr>
              <w:pStyle w:val="NormalWeb"/>
              <w:spacing w:before="0" w:beforeAutospacing="0" w:after="200" w:afterAutospacing="0"/>
              <w:ind w:left="720"/>
            </w:pPr>
            <w:r>
              <w:rPr>
                <w:color w:val="000000"/>
              </w:rPr>
              <w:lastRenderedPageBreak/>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15750096" w14:textId="77777777" w:rsidR="00326C8C" w:rsidRDefault="00326C8C" w:rsidP="0085100F">
            <w:pPr>
              <w:pStyle w:val="NormalWeb"/>
              <w:spacing w:before="0" w:beforeAutospacing="0" w:after="200" w:afterAutospacing="0"/>
              <w:ind w:left="720"/>
            </w:pPr>
            <w:r>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44A4378F" w14:textId="77777777" w:rsidR="00326C8C" w:rsidRDefault="00326C8C" w:rsidP="0085100F">
            <w:pPr>
              <w:pStyle w:val="NormalWeb"/>
              <w:spacing w:before="0" w:beforeAutospacing="0" w:after="200" w:afterAutospacing="0"/>
              <w:ind w:left="720"/>
            </w:pPr>
            <w:r>
              <w:rPr>
                <w:color w:val="000000"/>
              </w:rPr>
              <w:t>Ghi chú</w:t>
            </w:r>
          </w:p>
        </w:tc>
      </w:tr>
      <w:tr w:rsidR="00326C8C" w14:paraId="53148183"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7E9AE99" w14:textId="77777777" w:rsidR="00326C8C" w:rsidRDefault="00326C8C" w:rsidP="0085100F">
            <w:pPr>
              <w:pStyle w:val="NormalWeb"/>
              <w:spacing w:before="0" w:beforeAutospacing="0" w:after="160" w:afterAutospacing="0"/>
            </w:pPr>
            <w:r>
              <w:rPr>
                <w:color w:val="000000"/>
                <w:sz w:val="22"/>
                <w:szCs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ADBFB7A" w14:textId="77777777" w:rsidR="00326C8C" w:rsidRDefault="00326C8C" w:rsidP="0085100F">
            <w:pPr>
              <w:pStyle w:val="NormalWeb"/>
              <w:spacing w:before="0" w:beforeAutospacing="0" w:after="0" w:afterAutospacing="0"/>
            </w:pPr>
            <w:r>
              <w:rPr>
                <w:color w:val="000000"/>
              </w:rPr>
              <w:t>Tài khoản đăng nhập sai hoặc không có quyền phát hành hóa đơn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44B2D46" w14:textId="77777777" w:rsidR="00326C8C" w:rsidRDefault="00326C8C" w:rsidP="0085100F"/>
        </w:tc>
      </w:tr>
      <w:tr w:rsidR="00326C8C" w14:paraId="423703C7"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4B96970" w14:textId="77777777" w:rsidR="00326C8C" w:rsidRDefault="00326C8C" w:rsidP="0085100F">
            <w:pPr>
              <w:pStyle w:val="NormalWeb"/>
              <w:spacing w:before="0" w:beforeAutospacing="0" w:after="160" w:afterAutospacing="0"/>
            </w:pPr>
            <w:r>
              <w:rPr>
                <w:color w:val="000000"/>
                <w:sz w:val="22"/>
                <w:szCs w:val="22"/>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80EC846" w14:textId="77777777" w:rsidR="00326C8C" w:rsidRDefault="00326C8C" w:rsidP="0085100F">
            <w:pPr>
              <w:pStyle w:val="NormalWeb"/>
              <w:spacing w:before="0" w:beforeAutospacing="0" w:after="160" w:afterAutospacing="0"/>
            </w:pPr>
            <w:r>
              <w:rPr>
                <w:color w:val="000000"/>
                <w:sz w:val="22"/>
                <w:szCs w:val="22"/>
              </w:rPr>
              <w:t>Không tìm thấy công ty hoặc tài khoản không tồn 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A26166D" w14:textId="77777777" w:rsidR="00326C8C" w:rsidRDefault="00326C8C" w:rsidP="0085100F"/>
        </w:tc>
      </w:tr>
      <w:tr w:rsidR="00326C8C" w14:paraId="6354B5F9"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398BB43" w14:textId="77777777" w:rsidR="00326C8C" w:rsidRDefault="00326C8C" w:rsidP="0085100F">
            <w:pPr>
              <w:pStyle w:val="NormalWeb"/>
              <w:spacing w:before="0" w:beforeAutospacing="0" w:after="160" w:afterAutospacing="0"/>
            </w:pPr>
            <w:r>
              <w:rPr>
                <w:color w:val="000000"/>
                <w:sz w:val="22"/>
                <w:szCs w:val="22"/>
              </w:rPr>
              <w:t>ERR:22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554EE9B" w14:textId="77777777" w:rsidR="00326C8C" w:rsidRDefault="00326C8C" w:rsidP="0085100F">
            <w:pPr>
              <w:pStyle w:val="NormalWeb"/>
              <w:spacing w:before="0" w:beforeAutospacing="0" w:after="160" w:afterAutospacing="0"/>
            </w:pPr>
            <w:r>
              <w:rPr>
                <w:color w:val="000000"/>
                <w:sz w:val="22"/>
                <w:szCs w:val="22"/>
              </w:rPr>
              <w:t>Công ty chưa đăng ký chứng thư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6526E0D" w14:textId="77777777" w:rsidR="00326C8C" w:rsidRDefault="00326C8C" w:rsidP="0085100F"/>
        </w:tc>
      </w:tr>
      <w:tr w:rsidR="00326C8C" w14:paraId="1341C046"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3D5F5B6" w14:textId="77777777" w:rsidR="00326C8C" w:rsidRDefault="00326C8C" w:rsidP="0085100F">
            <w:pPr>
              <w:pStyle w:val="NormalWeb"/>
              <w:spacing w:before="0" w:beforeAutospacing="0" w:after="160" w:afterAutospacing="0"/>
            </w:pPr>
            <w:r>
              <w:rPr>
                <w:color w:val="000000"/>
                <w:sz w:val="22"/>
                <w:szCs w:val="22"/>
              </w:rPr>
              <w:t>ERR:28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240224F" w14:textId="77777777" w:rsidR="00326C8C" w:rsidRDefault="00326C8C" w:rsidP="0085100F">
            <w:pPr>
              <w:pStyle w:val="NormalWeb"/>
              <w:spacing w:before="0" w:beforeAutospacing="0" w:after="160" w:afterAutospacing="0"/>
            </w:pPr>
            <w:r>
              <w:rPr>
                <w:color w:val="000000"/>
                <w:sz w:val="22"/>
                <w:szCs w:val="22"/>
              </w:rPr>
              <w:t>Chưa có thông tin chứng thư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170E658" w14:textId="77777777" w:rsidR="00326C8C" w:rsidRDefault="00326C8C" w:rsidP="0085100F"/>
        </w:tc>
      </w:tr>
      <w:tr w:rsidR="00326C8C" w14:paraId="76200133"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C7A0309" w14:textId="77777777" w:rsidR="00326C8C" w:rsidRDefault="00326C8C" w:rsidP="0085100F">
            <w:pPr>
              <w:pStyle w:val="NormalWeb"/>
              <w:spacing w:before="0" w:beforeAutospacing="0" w:after="160" w:afterAutospacing="0"/>
            </w:pPr>
            <w:r>
              <w:rPr>
                <w:color w:val="000000"/>
                <w:sz w:val="22"/>
                <w:szCs w:val="22"/>
              </w:rPr>
              <w:t>ERR:24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FD366A8" w14:textId="77777777" w:rsidR="00326C8C" w:rsidRDefault="00326C8C" w:rsidP="0085100F">
            <w:pPr>
              <w:pStyle w:val="NormalWeb"/>
              <w:spacing w:before="0" w:beforeAutospacing="0" w:after="160" w:afterAutospacing="0"/>
            </w:pPr>
            <w:r>
              <w:rPr>
                <w:color w:val="000000"/>
                <w:sz w:val="22"/>
                <w:szCs w:val="22"/>
              </w:rPr>
              <w:t>Chứng thư truyền lên không đúng với chứng thư đăng ký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C161491" w14:textId="77777777" w:rsidR="00326C8C" w:rsidRDefault="00326C8C" w:rsidP="0085100F"/>
        </w:tc>
      </w:tr>
      <w:tr w:rsidR="00326C8C" w14:paraId="16F90A21"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4DAEB8D" w14:textId="77777777" w:rsidR="00326C8C" w:rsidRDefault="00326C8C" w:rsidP="0085100F">
            <w:pPr>
              <w:pStyle w:val="NormalWeb"/>
              <w:spacing w:before="0" w:beforeAutospacing="0" w:after="160" w:afterAutospacing="0"/>
            </w:pPr>
            <w:r>
              <w:rPr>
                <w:color w:val="000000"/>
                <w:sz w:val="22"/>
                <w:szCs w:val="22"/>
              </w:rPr>
              <w:t>ERR:27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D8B5AF7" w14:textId="77777777" w:rsidR="00326C8C" w:rsidRDefault="00326C8C" w:rsidP="0085100F">
            <w:pPr>
              <w:pStyle w:val="NormalWeb"/>
              <w:spacing w:before="0" w:beforeAutospacing="0" w:after="0" w:afterAutospacing="0"/>
            </w:pPr>
            <w:r>
              <w:rPr>
                <w:color w:val="000000"/>
              </w:rPr>
              <w:t>Chứng thư chưa đến thời điểm sử dụng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62D67F0" w14:textId="77777777" w:rsidR="00326C8C" w:rsidRDefault="00326C8C" w:rsidP="0085100F"/>
        </w:tc>
      </w:tr>
      <w:tr w:rsidR="00326C8C" w14:paraId="16E7B589"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B064058" w14:textId="77777777" w:rsidR="00326C8C" w:rsidRDefault="00326C8C" w:rsidP="0085100F">
            <w:pPr>
              <w:pStyle w:val="NormalWeb"/>
              <w:spacing w:before="0" w:beforeAutospacing="0" w:after="160" w:afterAutospacing="0"/>
            </w:pPr>
            <w:r>
              <w:rPr>
                <w:color w:val="000000"/>
                <w:sz w:val="22"/>
                <w:szCs w:val="22"/>
              </w:rPr>
              <w:t>ERR:26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9DF5E30" w14:textId="77777777" w:rsidR="00326C8C" w:rsidRDefault="00326C8C" w:rsidP="0085100F">
            <w:pPr>
              <w:pStyle w:val="NormalWeb"/>
              <w:spacing w:before="0" w:beforeAutospacing="0" w:after="0" w:afterAutospacing="0"/>
            </w:pPr>
            <w:r>
              <w:rPr>
                <w:color w:val="000000"/>
              </w:rPr>
              <w:t>Chứng thư số hết hạn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92D38C5" w14:textId="77777777" w:rsidR="00326C8C" w:rsidRDefault="00326C8C" w:rsidP="0085100F"/>
        </w:tc>
      </w:tr>
      <w:tr w:rsidR="00326C8C" w14:paraId="4996DA74"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22C05AF" w14:textId="77777777" w:rsidR="00326C8C" w:rsidRDefault="00326C8C" w:rsidP="0085100F">
            <w:pPr>
              <w:pStyle w:val="NormalWeb"/>
              <w:spacing w:before="0" w:beforeAutospacing="0" w:after="160" w:afterAutospacing="0"/>
            </w:pPr>
            <w:r>
              <w:rPr>
                <w:color w:val="000000"/>
                <w:sz w:val="22"/>
                <w:szCs w:val="22"/>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DE2FE43" w14:textId="77777777" w:rsidR="00326C8C" w:rsidRDefault="00326C8C" w:rsidP="0085100F">
            <w:pPr>
              <w:pStyle w:val="NormalWeb"/>
              <w:spacing w:before="0" w:beforeAutospacing="0" w:after="0" w:afterAutospacing="0"/>
            </w:pPr>
            <w:r>
              <w:rPr>
                <w:color w:val="000000"/>
              </w:rPr>
              <w:t>Dữ liệu xml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8413B91" w14:textId="77777777" w:rsidR="00326C8C" w:rsidRDefault="00326C8C" w:rsidP="0085100F"/>
        </w:tc>
      </w:tr>
      <w:tr w:rsidR="00326C8C" w14:paraId="593B4341"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B47777F" w14:textId="77777777" w:rsidR="00326C8C" w:rsidRDefault="00326C8C" w:rsidP="0085100F">
            <w:pPr>
              <w:pStyle w:val="NormalWeb"/>
              <w:spacing w:before="0" w:beforeAutospacing="0" w:after="160" w:afterAutospacing="0"/>
            </w:pPr>
            <w:r>
              <w:rPr>
                <w:color w:val="000000"/>
                <w:sz w:val="22"/>
                <w:szCs w:val="22"/>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FC0176E" w14:textId="77777777" w:rsidR="00326C8C" w:rsidRDefault="00326C8C" w:rsidP="0085100F">
            <w:pPr>
              <w:pStyle w:val="NormalWeb"/>
              <w:spacing w:before="0" w:beforeAutospacing="0" w:after="0" w:afterAutospacing="0"/>
            </w:pPr>
            <w:r>
              <w:rPr>
                <w:color w:val="000000"/>
              </w:rPr>
              <w:t>Lô có số hóa đơn vượt quá max cho phép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74FBE10" w14:textId="77777777" w:rsidR="00326C8C" w:rsidRDefault="00326C8C" w:rsidP="0085100F"/>
        </w:tc>
      </w:tr>
      <w:tr w:rsidR="00326C8C" w14:paraId="2F03713B" w14:textId="77777777" w:rsidTr="0085100F">
        <w:trPr>
          <w:trHeight w:val="413"/>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18FED7A" w14:textId="77777777" w:rsidR="00326C8C" w:rsidRDefault="00326C8C" w:rsidP="0085100F">
            <w:pPr>
              <w:pStyle w:val="NormalWeb"/>
              <w:spacing w:before="0" w:beforeAutospacing="0" w:after="160" w:afterAutospacing="0"/>
            </w:pPr>
            <w:r>
              <w:rPr>
                <w:color w:val="000000"/>
                <w:sz w:val="22"/>
                <w:szCs w:val="22"/>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9964B7F" w14:textId="77777777" w:rsidR="00326C8C" w:rsidRDefault="00326C8C" w:rsidP="0085100F">
            <w:pPr>
              <w:pStyle w:val="NormalWeb"/>
              <w:spacing w:before="0" w:beforeAutospacing="0" w:after="0" w:afterAutospacing="0"/>
            </w:pPr>
            <w:r>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5DB0960" w14:textId="77777777" w:rsidR="00326C8C" w:rsidRDefault="00326C8C" w:rsidP="0085100F">
            <w:pPr>
              <w:pStyle w:val="NormalWeb"/>
              <w:spacing w:before="0" w:beforeAutospacing="0" w:after="160" w:afterAutospacing="0"/>
              <w:jc w:val="both"/>
            </w:pPr>
            <w:r>
              <w:rPr>
                <w:color w:val="000000"/>
                <w:sz w:val="22"/>
                <w:szCs w:val="22"/>
              </w:rPr>
              <w:t>Lỗi không xác định</w:t>
            </w:r>
          </w:p>
        </w:tc>
      </w:tr>
      <w:tr w:rsidR="00326C8C" w14:paraId="0ECD414A" w14:textId="77777777" w:rsidTr="0085100F">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21BB79B" w14:textId="77777777" w:rsidR="00326C8C" w:rsidRDefault="00326C8C" w:rsidP="0085100F">
            <w:pPr>
              <w:pStyle w:val="NormalWeb"/>
              <w:spacing w:before="0" w:beforeAutospacing="0" w:after="160" w:afterAutospacing="0"/>
            </w:pPr>
            <w:r>
              <w:rPr>
                <w:color w:val="000000"/>
                <w:sz w:val="22"/>
                <w:szCs w:val="22"/>
              </w:rPr>
              <w:t>OK:mtd</w:t>
            </w:r>
          </w:p>
          <w:p w14:paraId="6C5F809C" w14:textId="77777777" w:rsidR="00326C8C" w:rsidRDefault="00326C8C" w:rsidP="0085100F"/>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6D5CF91" w14:textId="77777777" w:rsidR="00326C8C" w:rsidRDefault="00326C8C" w:rsidP="0085100F">
            <w:pPr>
              <w:pStyle w:val="NormalWeb"/>
              <w:spacing w:before="0" w:beforeAutospacing="0" w:after="160" w:afterAutospacing="0"/>
            </w:pPr>
            <w:r>
              <w:rPr>
                <w:color w:val="000000"/>
                <w:sz w:val="22"/>
                <w:szCs w:val="22"/>
              </w:rPr>
              <w:t>Gửi thông điệp thành công, trả về mã thông điệp</w:t>
            </w:r>
          </w:p>
          <w:p w14:paraId="7388C0EB" w14:textId="77777777" w:rsidR="00326C8C" w:rsidRDefault="00326C8C" w:rsidP="0085100F"/>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05DF001" w14:textId="77777777" w:rsidR="00326C8C" w:rsidRDefault="00326C8C" w:rsidP="0085100F"/>
        </w:tc>
      </w:tr>
    </w:tbl>
    <w:p w14:paraId="734E6F13" w14:textId="77777777" w:rsidR="00326C8C" w:rsidRDefault="00326C8C" w:rsidP="00326C8C">
      <w:pPr>
        <w:ind w:left="158"/>
      </w:pPr>
    </w:p>
    <w:p w14:paraId="230818C6" w14:textId="77777777" w:rsidR="00326C8C" w:rsidRDefault="00326C8C" w:rsidP="00326C8C">
      <w:pPr>
        <w:pStyle w:val="NormalWeb"/>
        <w:spacing w:before="0" w:beforeAutospacing="0" w:after="160" w:afterAutospacing="0"/>
        <w:ind w:left="158"/>
      </w:pPr>
      <w:r>
        <w:rPr>
          <w:b/>
          <w:bCs/>
          <w:color w:val="000000"/>
          <w:sz w:val="22"/>
          <w:szCs w:val="22"/>
        </w:rPr>
        <w:t>Cấu trúc chuỗi xml truyền lên:</w:t>
      </w:r>
    </w:p>
    <w:p w14:paraId="08AB3AED" w14:textId="77777777" w:rsidR="00326C8C" w:rsidRDefault="00326C8C" w:rsidP="00326C8C">
      <w:pPr>
        <w:pStyle w:val="NormalWeb"/>
        <w:shd w:val="clear" w:color="auto" w:fill="1E1E1E"/>
        <w:spacing w:before="0" w:beforeAutospacing="0" w:after="0" w:afterAutospacing="0"/>
        <w:ind w:left="158"/>
      </w:pPr>
      <w:r>
        <w:t> </w:t>
      </w:r>
    </w:p>
    <w:p w14:paraId="2C004527" w14:textId="77777777" w:rsidR="00326C8C" w:rsidRDefault="00326C8C" w:rsidP="00326C8C">
      <w:pPr>
        <w:pStyle w:val="NormalWeb"/>
        <w:shd w:val="clear" w:color="auto" w:fill="1E1E1E"/>
        <w:spacing w:before="0" w:beforeAutospacing="0" w:after="0" w:afterAutospacing="0"/>
        <w:ind w:left="158"/>
      </w:pPr>
      <w:r>
        <w:rPr>
          <w:color w:val="D4D4D4"/>
          <w:sz w:val="21"/>
          <w:szCs w:val="21"/>
        </w:rPr>
        <w:t>&lt;</w:t>
      </w:r>
      <w:r>
        <w:rPr>
          <w:color w:val="9CDCFE"/>
          <w:sz w:val="21"/>
          <w:szCs w:val="21"/>
        </w:rPr>
        <w:t>CKS</w:t>
      </w:r>
      <w:r>
        <w:rPr>
          <w:color w:val="D4D4D4"/>
          <w:sz w:val="21"/>
          <w:szCs w:val="21"/>
        </w:rPr>
        <w:t>&gt;</w:t>
      </w:r>
    </w:p>
    <w:p w14:paraId="2169C5B5"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SerialCert</w:t>
      </w:r>
      <w:r>
        <w:rPr>
          <w:color w:val="D4D4D4"/>
          <w:sz w:val="21"/>
          <w:szCs w:val="21"/>
        </w:rPr>
        <w:t>&gt;&lt;/</w:t>
      </w:r>
      <w:r>
        <w:rPr>
          <w:color w:val="9CDCFE"/>
          <w:sz w:val="21"/>
          <w:szCs w:val="21"/>
        </w:rPr>
        <w:t>SerialCert</w:t>
      </w:r>
      <w:r>
        <w:rPr>
          <w:color w:val="D4D4D4"/>
          <w:sz w:val="21"/>
          <w:szCs w:val="21"/>
        </w:rPr>
        <w:t>&gt; *</w:t>
      </w:r>
      <w:r>
        <w:rPr>
          <w:color w:val="6A9955"/>
          <w:sz w:val="21"/>
          <w:szCs w:val="21"/>
        </w:rPr>
        <w:t>//serial chứng thư của công ty</w:t>
      </w:r>
    </w:p>
    <w:p w14:paraId="71D270BD"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HashValue</w:t>
      </w:r>
      <w:r>
        <w:rPr>
          <w:color w:val="D4D4D4"/>
          <w:sz w:val="21"/>
          <w:szCs w:val="21"/>
        </w:rPr>
        <w:t>&gt;&lt;/</w:t>
      </w:r>
      <w:r>
        <w:rPr>
          <w:color w:val="9CDCFE"/>
          <w:sz w:val="21"/>
          <w:szCs w:val="21"/>
        </w:rPr>
        <w:t>HashValue</w:t>
      </w:r>
      <w:r>
        <w:rPr>
          <w:color w:val="D4D4D4"/>
          <w:sz w:val="21"/>
          <w:szCs w:val="21"/>
        </w:rPr>
        <w:t>&gt; *</w:t>
      </w:r>
      <w:r>
        <w:rPr>
          <w:color w:val="6A9955"/>
          <w:sz w:val="21"/>
          <w:szCs w:val="21"/>
        </w:rPr>
        <w:t>//chuỗi Hash lấy từ bước 2.1.6.4</w:t>
      </w:r>
    </w:p>
    <w:p w14:paraId="313C0782" w14:textId="77777777" w:rsidR="00326C8C" w:rsidRDefault="00326C8C" w:rsidP="00326C8C">
      <w:pPr>
        <w:pStyle w:val="NormalWeb"/>
        <w:shd w:val="clear" w:color="auto" w:fill="1E1E1E"/>
        <w:spacing w:before="0" w:beforeAutospacing="0" w:after="0" w:afterAutospacing="0"/>
        <w:ind w:left="158"/>
      </w:pPr>
      <w:r>
        <w:rPr>
          <w:color w:val="D4D4D4"/>
          <w:sz w:val="21"/>
          <w:szCs w:val="21"/>
        </w:rPr>
        <w:t>    &lt;</w:t>
      </w:r>
      <w:r>
        <w:rPr>
          <w:color w:val="9CDCFE"/>
          <w:sz w:val="21"/>
          <w:szCs w:val="21"/>
        </w:rPr>
        <w:t>SignValue</w:t>
      </w:r>
      <w:r>
        <w:rPr>
          <w:color w:val="D4D4D4"/>
          <w:sz w:val="21"/>
          <w:szCs w:val="21"/>
        </w:rPr>
        <w:t>&gt;&lt;/</w:t>
      </w:r>
      <w:r>
        <w:rPr>
          <w:color w:val="9CDCFE"/>
          <w:sz w:val="21"/>
          <w:szCs w:val="21"/>
        </w:rPr>
        <w:t>SignValue</w:t>
      </w:r>
      <w:r>
        <w:rPr>
          <w:color w:val="D4D4D4"/>
          <w:sz w:val="21"/>
          <w:szCs w:val="21"/>
        </w:rPr>
        <w:t>&gt; *</w:t>
      </w:r>
      <w:r>
        <w:rPr>
          <w:color w:val="6A9955"/>
          <w:sz w:val="21"/>
          <w:szCs w:val="21"/>
        </w:rPr>
        <w:t>//chuỗi ký</w:t>
      </w:r>
    </w:p>
    <w:p w14:paraId="66F8E203" w14:textId="77777777" w:rsidR="00326C8C" w:rsidRDefault="00326C8C" w:rsidP="00326C8C">
      <w:pPr>
        <w:pStyle w:val="NormalWeb"/>
        <w:shd w:val="clear" w:color="auto" w:fill="1E1E1E"/>
        <w:spacing w:before="0" w:beforeAutospacing="0" w:after="0" w:afterAutospacing="0"/>
        <w:ind w:firstLine="158"/>
      </w:pPr>
      <w:r>
        <w:rPr>
          <w:color w:val="D4D4D4"/>
          <w:sz w:val="21"/>
          <w:szCs w:val="21"/>
        </w:rPr>
        <w:t>&lt;/</w:t>
      </w:r>
      <w:r>
        <w:rPr>
          <w:color w:val="9CDCFE"/>
          <w:sz w:val="21"/>
          <w:szCs w:val="21"/>
        </w:rPr>
        <w:t>CKS</w:t>
      </w:r>
      <w:r>
        <w:rPr>
          <w:color w:val="D4D4D4"/>
          <w:sz w:val="21"/>
          <w:szCs w:val="21"/>
        </w:rPr>
        <w:t>&gt;</w:t>
      </w:r>
    </w:p>
    <w:p w14:paraId="75037A7B" w14:textId="77777777" w:rsidR="00326C8C" w:rsidRPr="00480762" w:rsidRDefault="00326C8C" w:rsidP="00326C8C">
      <w:pPr>
        <w:ind w:left="720"/>
        <w:rPr>
          <w:lang w:val="x-none" w:eastAsia="x-none"/>
        </w:rPr>
      </w:pPr>
    </w:p>
    <w:p w14:paraId="45BC3350" w14:textId="7E9D6992" w:rsidR="00616EC4" w:rsidRDefault="00616EC4" w:rsidP="0085100F">
      <w:pPr>
        <w:pStyle w:val="Heading2"/>
      </w:pPr>
      <w:bookmarkStart w:id="2202" w:name="_Toc198045402"/>
      <w:r>
        <w:t>Nhóm các hàm webservice xử lý hóa đơn máy tính tiền</w:t>
      </w:r>
      <w:r w:rsidR="002927C9">
        <w:t xml:space="preserve"> điều chỉnh thay thế</w:t>
      </w:r>
      <w:r>
        <w:t xml:space="preserve"> (businessService.asmx)</w:t>
      </w:r>
      <w:bookmarkEnd w:id="2202"/>
    </w:p>
    <w:p w14:paraId="4650700B" w14:textId="7599EBEF" w:rsidR="00616EC4" w:rsidRDefault="008C50F9" w:rsidP="00480762">
      <w:pPr>
        <w:pStyle w:val="Heading3"/>
      </w:pPr>
      <w:r>
        <w:t xml:space="preserve"> </w:t>
      </w:r>
      <w:bookmarkStart w:id="2203" w:name="_Toc198045403"/>
      <w:r>
        <w:t>Gửi hóa đơn máy tính tiền theo fkey bằng chứng thư P12 &amp; HSM</w:t>
      </w:r>
      <w:bookmarkEnd w:id="2203"/>
    </w:p>
    <w:p w14:paraId="7707DA24" w14:textId="6231152E" w:rsidR="00153345" w:rsidRDefault="00122EC5" w:rsidP="00122EC5">
      <w:pPr>
        <w:rPr>
          <w:lang w:eastAsia="x-none"/>
        </w:rPr>
      </w:pPr>
      <w:r>
        <w:rPr>
          <w:lang w:eastAsia="x-none"/>
        </w:rPr>
        <w:t xml:space="preserve">         </w:t>
      </w:r>
      <w:r w:rsidR="00153345">
        <w:rPr>
          <w:lang w:eastAsia="x-none"/>
        </w:rPr>
        <w:t>URL:</w:t>
      </w:r>
    </w:p>
    <w:p w14:paraId="401830D9" w14:textId="60CE6769" w:rsidR="00616EC4" w:rsidRDefault="00153345" w:rsidP="00122EC5">
      <w:pPr>
        <w:ind w:left="720"/>
        <w:rPr>
          <w:rFonts w:eastAsiaTheme="minorHAnsi"/>
          <w:b/>
          <w:color w:val="000000"/>
          <w:sz w:val="26"/>
          <w:szCs w:val="26"/>
        </w:rPr>
      </w:pPr>
      <w:r>
        <w:rPr>
          <w:lang w:eastAsia="x-none"/>
        </w:rPr>
        <w:t>String</w:t>
      </w:r>
      <w:r w:rsidRPr="00153345">
        <w:rPr>
          <w:rFonts w:ascii="Consolas" w:eastAsiaTheme="minorHAnsi" w:hAnsi="Consolas" w:cs="Consolas"/>
          <w:color w:val="000000"/>
          <w:sz w:val="19"/>
          <w:szCs w:val="19"/>
        </w:rPr>
        <w:t xml:space="preserve"> </w:t>
      </w:r>
      <w:r w:rsidRPr="00153345">
        <w:rPr>
          <w:rFonts w:eastAsiaTheme="minorHAnsi"/>
          <w:b/>
          <w:color w:val="000000"/>
          <w:sz w:val="26"/>
          <w:szCs w:val="26"/>
        </w:rPr>
        <w:t>SendInvMTTFkey</w:t>
      </w:r>
      <w:r>
        <w:rPr>
          <w:rFonts w:eastAsiaTheme="minorHAnsi"/>
          <w:b/>
          <w:color w:val="000000"/>
          <w:sz w:val="26"/>
          <w:szCs w:val="26"/>
        </w:rPr>
        <w:t>(</w:t>
      </w:r>
      <w:r>
        <w:rPr>
          <w:rFonts w:ascii="Consolas" w:eastAsiaTheme="minorHAnsi" w:hAnsi="Consolas" w:cs="Consolas"/>
          <w:color w:val="0000FF"/>
          <w:sz w:val="19"/>
          <w:szCs w:val="19"/>
        </w:rPr>
        <w:t>string</w:t>
      </w:r>
      <w:r>
        <w:rPr>
          <w:rFonts w:ascii="Consolas" w:eastAsiaTheme="minorHAnsi" w:hAnsi="Consolas" w:cs="Consolas"/>
          <w:color w:val="000000"/>
          <w:sz w:val="19"/>
          <w:szCs w:val="19"/>
        </w:rPr>
        <w:t xml:space="preserve"> Account, </w:t>
      </w:r>
      <w:r>
        <w:rPr>
          <w:rFonts w:ascii="Consolas" w:eastAsiaTheme="minorHAnsi" w:hAnsi="Consolas" w:cs="Consolas"/>
          <w:color w:val="0000FF"/>
          <w:sz w:val="19"/>
          <w:szCs w:val="19"/>
        </w:rPr>
        <w:t>string</w:t>
      </w:r>
      <w:r>
        <w:rPr>
          <w:rFonts w:ascii="Consolas" w:eastAsiaTheme="minorHAnsi" w:hAnsi="Consolas" w:cs="Consolas"/>
          <w:color w:val="000000"/>
          <w:sz w:val="19"/>
          <w:szCs w:val="19"/>
        </w:rPr>
        <w:t xml:space="preserve"> ACpass, </w:t>
      </w:r>
      <w:r>
        <w:rPr>
          <w:rFonts w:ascii="Consolas" w:eastAsiaTheme="minorHAnsi" w:hAnsi="Consolas" w:cs="Consolas"/>
          <w:color w:val="0000FF"/>
          <w:sz w:val="19"/>
          <w:szCs w:val="19"/>
        </w:rPr>
        <w:t>string</w:t>
      </w:r>
      <w:r>
        <w:rPr>
          <w:rFonts w:ascii="Consolas" w:eastAsiaTheme="minorHAnsi" w:hAnsi="Consolas" w:cs="Consolas"/>
          <w:color w:val="000000"/>
          <w:sz w:val="19"/>
          <w:szCs w:val="19"/>
        </w:rPr>
        <w:t xml:space="preserve"> lstFkey, </w:t>
      </w:r>
      <w:r>
        <w:rPr>
          <w:rFonts w:ascii="Consolas" w:eastAsiaTheme="minorHAnsi" w:hAnsi="Consolas" w:cs="Consolas"/>
          <w:color w:val="0000FF"/>
          <w:sz w:val="19"/>
          <w:szCs w:val="19"/>
        </w:rPr>
        <w:t>string</w:t>
      </w:r>
      <w:r>
        <w:rPr>
          <w:rFonts w:ascii="Consolas" w:eastAsiaTheme="minorHAnsi" w:hAnsi="Consolas" w:cs="Consolas"/>
          <w:color w:val="000000"/>
          <w:sz w:val="19"/>
          <w:szCs w:val="19"/>
        </w:rPr>
        <w:t xml:space="preserve"> username, </w:t>
      </w:r>
      <w:r>
        <w:rPr>
          <w:rFonts w:ascii="Consolas" w:eastAsiaTheme="minorHAnsi" w:hAnsi="Consolas" w:cs="Consolas"/>
          <w:color w:val="0000FF"/>
          <w:sz w:val="19"/>
          <w:szCs w:val="19"/>
        </w:rPr>
        <w:t>string</w:t>
      </w:r>
      <w:r>
        <w:rPr>
          <w:rFonts w:ascii="Consolas" w:eastAsiaTheme="minorHAnsi" w:hAnsi="Consolas" w:cs="Consolas"/>
          <w:color w:val="000000"/>
          <w:sz w:val="19"/>
          <w:szCs w:val="19"/>
        </w:rPr>
        <w:t xml:space="preserve"> password, </w:t>
      </w:r>
      <w:r>
        <w:rPr>
          <w:rFonts w:ascii="Consolas" w:eastAsiaTheme="minorHAnsi" w:hAnsi="Consolas" w:cs="Consolas"/>
          <w:color w:val="0000FF"/>
          <w:sz w:val="19"/>
          <w:szCs w:val="19"/>
        </w:rPr>
        <w:t>string</w:t>
      </w:r>
      <w:r>
        <w:rPr>
          <w:rFonts w:ascii="Consolas" w:eastAsiaTheme="minorHAnsi" w:hAnsi="Consolas" w:cs="Consolas"/>
          <w:color w:val="000000"/>
          <w:sz w:val="19"/>
          <w:szCs w:val="19"/>
        </w:rPr>
        <w:t xml:space="preserve"> pattern, </w:t>
      </w:r>
      <w:r>
        <w:rPr>
          <w:rFonts w:ascii="Consolas" w:eastAsiaTheme="minorHAnsi" w:hAnsi="Consolas" w:cs="Consolas"/>
          <w:color w:val="0000FF"/>
          <w:sz w:val="19"/>
          <w:szCs w:val="19"/>
        </w:rPr>
        <w:t>string</w:t>
      </w:r>
      <w:r>
        <w:rPr>
          <w:rFonts w:ascii="Consolas" w:eastAsiaTheme="minorHAnsi" w:hAnsi="Consolas" w:cs="Consolas"/>
          <w:color w:val="000000"/>
          <w:sz w:val="19"/>
          <w:szCs w:val="19"/>
        </w:rPr>
        <w:t xml:space="preserve"> serial, </w:t>
      </w:r>
      <w:r>
        <w:rPr>
          <w:rFonts w:ascii="Consolas" w:eastAsiaTheme="minorHAnsi" w:hAnsi="Consolas" w:cs="Consolas"/>
          <w:color w:val="0000FF"/>
          <w:sz w:val="19"/>
          <w:szCs w:val="19"/>
        </w:rPr>
        <w:t>string</w:t>
      </w:r>
      <w:r>
        <w:rPr>
          <w:rFonts w:ascii="Consolas" w:eastAsiaTheme="minorHAnsi" w:hAnsi="Consolas" w:cs="Consolas"/>
          <w:color w:val="000000"/>
          <w:sz w:val="19"/>
          <w:szCs w:val="19"/>
        </w:rPr>
        <w:t xml:space="preserve"> serialCert = </w:t>
      </w:r>
      <w:r>
        <w:rPr>
          <w:rFonts w:ascii="Consolas" w:eastAsiaTheme="minorHAnsi" w:hAnsi="Consolas" w:cs="Consolas"/>
          <w:color w:val="0000FF"/>
          <w:sz w:val="19"/>
          <w:szCs w:val="19"/>
        </w:rPr>
        <w:t>null</w:t>
      </w:r>
      <w:r>
        <w:rPr>
          <w:rFonts w:eastAsiaTheme="minorHAnsi"/>
          <w:b/>
          <w:color w:val="000000"/>
          <w:sz w:val="26"/>
          <w:szCs w:val="26"/>
        </w:rPr>
        <w:t>);</w:t>
      </w:r>
    </w:p>
    <w:p w14:paraId="04998719" w14:textId="0F6544A9" w:rsidR="00153345" w:rsidRDefault="00153345" w:rsidP="008C50F9">
      <w:pPr>
        <w:pStyle w:val="N"/>
        <w:ind w:left="0"/>
      </w:pPr>
      <w:r>
        <w:tab/>
      </w:r>
      <w:r w:rsidR="00122EC5">
        <w:t xml:space="preserve">   </w:t>
      </w:r>
      <w:r w:rsidRPr="00593BE8">
        <w:t>DESCRIPTION</w:t>
      </w:r>
      <w:r>
        <w:t>:</w:t>
      </w:r>
    </w:p>
    <w:p w14:paraId="4AD50B90" w14:textId="3B07CD9A" w:rsidR="008C50F9" w:rsidRPr="00593BE8" w:rsidRDefault="008C50F9" w:rsidP="00122EC5">
      <w:pPr>
        <w:pStyle w:val="N"/>
      </w:pPr>
      <w:r>
        <w:rPr>
          <w:color w:val="000000"/>
        </w:rPr>
        <w:tab/>
        <w:t>Đây là web service cho phép gửi danh sách hóa đơn khởi tạo từ máy tính tiền theo fkey đến Cơ quan thuế bằng hsm hoặc p12.</w:t>
      </w:r>
    </w:p>
    <w:p w14:paraId="75C50B33" w14:textId="77777777" w:rsidR="00122EC5" w:rsidRPr="00007702" w:rsidRDefault="00122EC5" w:rsidP="00122EC5">
      <w:pPr>
        <w:pStyle w:val="N"/>
      </w:pPr>
      <w:r w:rsidRPr="00663B3E">
        <w:t>HTTP METHOD</w:t>
      </w:r>
    </w:p>
    <w:p w14:paraId="234B9C77" w14:textId="77777777" w:rsidR="00122EC5" w:rsidRPr="00007702" w:rsidRDefault="00122EC5" w:rsidP="00122EC5">
      <w:pPr>
        <w:pStyle w:val="N"/>
        <w:rPr>
          <w:b/>
        </w:rPr>
      </w:pPr>
      <w:r>
        <w:lastRenderedPageBreak/>
        <w:tab/>
      </w:r>
      <w:r w:rsidRPr="00610AFD">
        <w:t>POST</w:t>
      </w:r>
    </w:p>
    <w:p w14:paraId="74419EA5" w14:textId="6A1D833D" w:rsidR="00122EC5" w:rsidRPr="00122EC5" w:rsidRDefault="00122EC5" w:rsidP="00122EC5">
      <w:pPr>
        <w:pStyle w:val="N"/>
      </w:pPr>
      <w:r w:rsidRPr="00610AFD">
        <w:t>REQUEST BODY</w:t>
      </w:r>
    </w:p>
    <w:p w14:paraId="6AF5CA0B" w14:textId="2133BD34" w:rsidR="00122EC5" w:rsidRPr="00122EC5" w:rsidRDefault="00122EC5" w:rsidP="00122EC5">
      <w:pPr>
        <w:pStyle w:val="ListParagraph"/>
        <w:numPr>
          <w:ilvl w:val="0"/>
          <w:numId w:val="2"/>
        </w:numPr>
        <w:spacing w:after="0" w:line="360" w:lineRule="auto"/>
        <w:ind w:left="1080"/>
        <w:jc w:val="both"/>
        <w:rPr>
          <w:rFonts w:eastAsia="Calibri"/>
          <w:b/>
          <w:u w:val="single"/>
        </w:rPr>
      </w:pPr>
      <w:r w:rsidRPr="00F438EE">
        <w:rPr>
          <w:rFonts w:eastAsiaTheme="minorHAnsi"/>
          <w:b/>
          <w:color w:val="000000"/>
        </w:rPr>
        <w:t>username</w:t>
      </w:r>
      <w:r w:rsidRPr="00F438EE">
        <w:rPr>
          <w:rFonts w:eastAsia="Calibri"/>
          <w:b/>
        </w:rPr>
        <w:t xml:space="preserve"> /</w:t>
      </w:r>
      <w:r w:rsidRPr="00F438EE">
        <w:rPr>
          <w:b/>
        </w:rPr>
        <w:t xml:space="preserve"> </w:t>
      </w:r>
      <w:r w:rsidRPr="00F438EE">
        <w:rPr>
          <w:rFonts w:eastAsiaTheme="minorHAnsi"/>
          <w:b/>
          <w:color w:val="000000"/>
        </w:rPr>
        <w:t>password</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58EE27AA" w14:textId="6E04293D" w:rsidR="00122EC5" w:rsidRPr="00122EC5" w:rsidRDefault="00122EC5" w:rsidP="00122EC5">
      <w:pPr>
        <w:pStyle w:val="ListParagraph"/>
        <w:numPr>
          <w:ilvl w:val="0"/>
          <w:numId w:val="2"/>
        </w:numPr>
        <w:spacing w:after="0" w:line="360" w:lineRule="auto"/>
        <w:ind w:left="1080"/>
        <w:jc w:val="both"/>
        <w:rPr>
          <w:rFonts w:eastAsia="Calibri"/>
          <w:b/>
        </w:rPr>
      </w:pPr>
      <w:r w:rsidRPr="00122EC5">
        <w:rPr>
          <w:rFonts w:eastAsia="Calibri"/>
          <w:b/>
        </w:rPr>
        <w:t xml:space="preserve">Account/Acpass: </w:t>
      </w:r>
      <w:ins w:id="2204" w:author="Comparison" w:date="2022-04-14T16:30:00Z">
        <w:r>
          <w:rPr>
            <w:rFonts w:eastAsia="Calibri"/>
          </w:rPr>
          <w:t>Tài khoản được cấp phát cho nhân viên gọi lệnh gửi thông điệp.</w:t>
        </w:r>
      </w:ins>
    </w:p>
    <w:p w14:paraId="7254F65D" w14:textId="6694894E" w:rsidR="00122EC5" w:rsidRPr="00F438EE" w:rsidRDefault="00122EC5" w:rsidP="00122EC5">
      <w:pPr>
        <w:pStyle w:val="ListParagraph"/>
        <w:numPr>
          <w:ilvl w:val="0"/>
          <w:numId w:val="2"/>
        </w:numPr>
        <w:spacing w:after="0" w:line="360" w:lineRule="auto"/>
        <w:ind w:left="1080"/>
        <w:jc w:val="both"/>
        <w:rPr>
          <w:rFonts w:eastAsia="Calibri"/>
          <w:b/>
          <w:u w:val="single"/>
        </w:rPr>
      </w:pPr>
      <w:r w:rsidRPr="00122EC5">
        <w:rPr>
          <w:rFonts w:eastAsiaTheme="minorHAnsi"/>
          <w:b/>
          <w:color w:val="000000"/>
        </w:rPr>
        <w:t>lstFkey</w:t>
      </w:r>
      <w:r w:rsidRPr="005C559E">
        <w:rPr>
          <w:b/>
        </w:rPr>
        <w:t xml:space="preserve">: </w:t>
      </w:r>
      <w:r w:rsidRPr="005C559E">
        <w:t xml:space="preserve">Chuỗi </w:t>
      </w:r>
      <w:r w:rsidR="00CD452A">
        <w:t xml:space="preserve"> Fkey truyền vào (ví dụ</w:t>
      </w:r>
      <w:r w:rsidR="00553D72">
        <w:t xml:space="preserve"> </w:t>
      </w:r>
      <w:r w:rsidR="00553D72">
        <w:rPr>
          <w:b/>
          <w:bCs/>
          <w:color w:val="000000"/>
          <w:sz w:val="22"/>
          <w:szCs w:val="22"/>
        </w:rPr>
        <w:t>Fkey1_Fkey2_Fkey3_Fkey4_Fkey5</w:t>
      </w:r>
      <w:r w:rsidR="00CD452A">
        <w:t>)</w:t>
      </w:r>
    </w:p>
    <w:p w14:paraId="407C3D0E" w14:textId="30069389" w:rsidR="00122EC5" w:rsidRPr="00122EC5" w:rsidRDefault="00122EC5" w:rsidP="00122EC5">
      <w:pPr>
        <w:pStyle w:val="ListParagraph"/>
        <w:numPr>
          <w:ilvl w:val="0"/>
          <w:numId w:val="2"/>
        </w:numPr>
        <w:spacing w:after="0" w:line="360" w:lineRule="auto"/>
        <w:ind w:left="1080"/>
        <w:jc w:val="both"/>
        <w:rPr>
          <w:rFonts w:eastAsia="Calibri"/>
          <w:b/>
          <w:color w:val="FF0000"/>
          <w:u w:val="single"/>
        </w:rPr>
      </w:pPr>
      <w:r>
        <w:rPr>
          <w:b/>
        </w:rPr>
        <w:t xml:space="preserve">pattern </w:t>
      </w:r>
      <w:r w:rsidRPr="00122EC5">
        <w:rPr>
          <w:b/>
          <w:color w:val="000000" w:themeColor="text1"/>
        </w:rPr>
        <w:t xml:space="preserve">: </w:t>
      </w:r>
      <w:r w:rsidRPr="00122EC5">
        <w:rPr>
          <w:rFonts w:eastAsiaTheme="minorHAnsi"/>
          <w:color w:val="000000" w:themeColor="text1"/>
        </w:rPr>
        <w:t>mẫu số</w:t>
      </w:r>
    </w:p>
    <w:p w14:paraId="0756B7AE" w14:textId="78752D15" w:rsidR="00122EC5" w:rsidRPr="00122EC5" w:rsidRDefault="00122EC5" w:rsidP="00122EC5">
      <w:pPr>
        <w:pStyle w:val="ListParagraph"/>
        <w:numPr>
          <w:ilvl w:val="0"/>
          <w:numId w:val="2"/>
        </w:numPr>
        <w:spacing w:after="0" w:line="360" w:lineRule="auto"/>
        <w:ind w:left="1080"/>
        <w:jc w:val="both"/>
        <w:rPr>
          <w:rFonts w:eastAsia="Calibri"/>
          <w:b/>
          <w:color w:val="FF0000"/>
          <w:u w:val="single"/>
        </w:rPr>
      </w:pPr>
      <w:r>
        <w:rPr>
          <w:b/>
        </w:rPr>
        <w:t>serial:</w:t>
      </w:r>
      <w:r w:rsidRPr="00122EC5">
        <w:rPr>
          <w:rFonts w:eastAsia="Calibri"/>
          <w:b/>
          <w:color w:val="FF0000"/>
        </w:rPr>
        <w:t xml:space="preserve"> </w:t>
      </w:r>
      <w:r w:rsidRPr="00122EC5">
        <w:rPr>
          <w:rFonts w:eastAsia="Calibri"/>
          <w:color w:val="000000" w:themeColor="text1"/>
        </w:rPr>
        <w:t>ký hiệu</w:t>
      </w:r>
    </w:p>
    <w:p w14:paraId="424F69ED" w14:textId="49895FE8" w:rsidR="00122EC5" w:rsidRPr="00122EC5" w:rsidRDefault="00122EC5" w:rsidP="00122EC5">
      <w:pPr>
        <w:pStyle w:val="ListParagraph"/>
        <w:numPr>
          <w:ilvl w:val="0"/>
          <w:numId w:val="2"/>
        </w:numPr>
        <w:spacing w:after="0" w:line="360" w:lineRule="auto"/>
        <w:ind w:left="1080"/>
        <w:jc w:val="both"/>
        <w:rPr>
          <w:rFonts w:eastAsia="Calibri"/>
          <w:b/>
          <w:color w:val="000000" w:themeColor="text1"/>
          <w:u w:val="single"/>
        </w:rPr>
      </w:pPr>
      <w:r w:rsidRPr="00122EC5">
        <w:rPr>
          <w:b/>
          <w:color w:val="000000" w:themeColor="text1"/>
        </w:rPr>
        <w:t>serialCert:</w:t>
      </w:r>
      <w:r w:rsidRPr="00122EC5">
        <w:rPr>
          <w:color w:val="000000" w:themeColor="text1"/>
        </w:rPr>
        <w:t xml:space="preserve"> Serial của chứng thư số công ty đã đăng ký trong hệ thống</w:t>
      </w:r>
    </w:p>
    <w:p w14:paraId="2177E747" w14:textId="0FF05F1C" w:rsidR="00122EC5" w:rsidRDefault="00122EC5" w:rsidP="00122EC5">
      <w:pPr>
        <w:pStyle w:val="N"/>
      </w:pPr>
      <w:r w:rsidRPr="00CA654D">
        <w:t>RETURNS</w:t>
      </w:r>
    </w:p>
    <w:p w14:paraId="137D74FA" w14:textId="77777777" w:rsidR="00122EC5" w:rsidRDefault="00122EC5" w:rsidP="00122EC5">
      <w:pPr>
        <w:pStyle w:val="N"/>
      </w:pP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122EC5" w:rsidRPr="00660ABB" w14:paraId="4962C6C2" w14:textId="77777777" w:rsidTr="00122EC5">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346CEEF1" w14:textId="77777777" w:rsidR="00122EC5" w:rsidRPr="00660ABB" w:rsidRDefault="00122EC5" w:rsidP="00122EC5">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521760CD" w14:textId="77777777" w:rsidR="00122EC5" w:rsidRPr="00660ABB" w:rsidRDefault="00122EC5" w:rsidP="00122EC5">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65E97CBA" w14:textId="77777777" w:rsidR="00122EC5" w:rsidRPr="00660ABB" w:rsidRDefault="00122EC5" w:rsidP="00122EC5">
            <w:pPr>
              <w:pStyle w:val="ListParagraph"/>
            </w:pPr>
            <w:r>
              <w:t>Ghi chú</w:t>
            </w:r>
          </w:p>
        </w:tc>
      </w:tr>
      <w:tr w:rsidR="008C50F9" w:rsidRPr="004A4DD9" w14:paraId="39D58237" w14:textId="77777777" w:rsidTr="00122EC5">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780DF4F" w14:textId="77777777" w:rsidR="008C50F9" w:rsidRDefault="008C50F9" w:rsidP="008C50F9">
            <w:pPr>
              <w:autoSpaceDE w:val="0"/>
              <w:autoSpaceDN w:val="0"/>
              <w:adjustRightInd w:val="0"/>
              <w:jc w:val="both"/>
            </w:pPr>
            <w:r>
              <w:rPr>
                <w:color w:val="000000"/>
                <w:sz w:val="22"/>
                <w:szCs w:val="22"/>
              </w:rPr>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603A05C" w14:textId="77777777" w:rsidR="008C50F9" w:rsidRPr="004A4DD9" w:rsidRDefault="008C50F9" w:rsidP="008C50F9">
            <w:pPr>
              <w:pStyle w:val="ListParagraph"/>
              <w:ind w:left="0"/>
              <w:jc w:val="both"/>
            </w:pPr>
            <w:r>
              <w:rPr>
                <w:color w:val="000000"/>
              </w:rPr>
              <w:t>Tài khoản đăng nhập sai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242BA7EA" w14:textId="15EBD24D" w:rsidR="008C50F9" w:rsidRPr="004A4DD9" w:rsidRDefault="008C50F9" w:rsidP="008C50F9">
            <w:pPr>
              <w:pStyle w:val="ListParagraph"/>
              <w:ind w:left="0"/>
              <w:jc w:val="both"/>
            </w:pPr>
          </w:p>
        </w:tc>
      </w:tr>
      <w:tr w:rsidR="008C50F9" w:rsidRPr="004A4DD9" w14:paraId="7E01892D" w14:textId="77777777" w:rsidTr="00122EC5">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EF15963" w14:textId="77777777" w:rsidR="008C50F9" w:rsidRPr="004A4DD9" w:rsidRDefault="008C50F9" w:rsidP="00122EC5">
            <w:pPr>
              <w:autoSpaceDE w:val="0"/>
              <w:autoSpaceDN w:val="0"/>
              <w:adjustRightInd w:val="0"/>
              <w:jc w:val="both"/>
            </w:pPr>
            <w: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BFF09E7" w14:textId="053FA13B" w:rsidR="008C50F9" w:rsidRPr="004A4DD9" w:rsidRDefault="008C50F9" w:rsidP="008C50F9">
            <w:pPr>
              <w:pStyle w:val="NormalWeb"/>
              <w:jc w:val="both"/>
            </w:pPr>
            <w:r>
              <w:rPr>
                <w:color w:val="000000"/>
              </w:rPr>
              <w:t>Dữ liệu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222B9BB7" w14:textId="77777777" w:rsidR="008C50F9" w:rsidRPr="004A4DD9" w:rsidRDefault="008C50F9" w:rsidP="00122EC5">
            <w:pPr>
              <w:pStyle w:val="ListParagraph"/>
              <w:ind w:left="0"/>
              <w:jc w:val="both"/>
            </w:pPr>
          </w:p>
        </w:tc>
      </w:tr>
      <w:tr w:rsidR="00374BCF" w:rsidRPr="004A4DD9" w14:paraId="61B2E9D7" w14:textId="77777777" w:rsidTr="00122EC5">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B7BF19E" w14:textId="77777777" w:rsidR="00374BCF" w:rsidRPr="004A4DD9" w:rsidRDefault="00374BCF" w:rsidP="00122EC5">
            <w:pPr>
              <w:autoSpaceDE w:val="0"/>
              <w:autoSpaceDN w:val="0"/>
              <w:adjustRightInd w:val="0"/>
              <w:jc w:val="both"/>
            </w:pPr>
            <w:r>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CF12F83" w14:textId="0306530F" w:rsidR="00374BCF" w:rsidRPr="004A4DD9" w:rsidRDefault="008C50F9" w:rsidP="008C50F9">
            <w:pPr>
              <w:pStyle w:val="NormalWeb"/>
              <w:jc w:val="both"/>
            </w:pPr>
            <w:r>
              <w:rPr>
                <w:color w:val="000000"/>
              </w:rPr>
              <w:t>Dữ liệu ký không hợp lệ</w:t>
            </w:r>
          </w:p>
        </w:tc>
        <w:tc>
          <w:tcPr>
            <w:tcW w:w="2515" w:type="dxa"/>
            <w:tcBorders>
              <w:top w:val="single" w:sz="4" w:space="0" w:color="2E74B5"/>
              <w:left w:val="single" w:sz="4" w:space="0" w:color="2E74B5"/>
              <w:bottom w:val="single" w:sz="4" w:space="0" w:color="2E74B5"/>
              <w:right w:val="single" w:sz="4" w:space="0" w:color="2E74B5"/>
            </w:tcBorders>
          </w:tcPr>
          <w:p w14:paraId="2BB88AD5" w14:textId="77777777" w:rsidR="00374BCF" w:rsidRPr="004A4DD9" w:rsidRDefault="00374BCF" w:rsidP="00122EC5">
            <w:pPr>
              <w:pStyle w:val="ListParagraph"/>
              <w:ind w:left="0"/>
              <w:jc w:val="both"/>
            </w:pPr>
          </w:p>
        </w:tc>
      </w:tr>
      <w:tr w:rsidR="00374BCF" w:rsidRPr="004A4DD9" w14:paraId="09680D56" w14:textId="77777777" w:rsidTr="00122EC5">
        <w:tc>
          <w:tcPr>
            <w:tcW w:w="1710" w:type="dxa"/>
            <w:tcBorders>
              <w:top w:val="single" w:sz="4" w:space="0" w:color="2E74B5"/>
              <w:left w:val="single" w:sz="4" w:space="0" w:color="2E74B5"/>
              <w:right w:val="single" w:sz="4" w:space="0" w:color="2E74B5"/>
            </w:tcBorders>
            <w:shd w:val="clear" w:color="auto" w:fill="auto"/>
          </w:tcPr>
          <w:p w14:paraId="27C1BC7E" w14:textId="77777777" w:rsidR="00374BCF" w:rsidRPr="004A4DD9" w:rsidRDefault="00374BCF" w:rsidP="00122EC5">
            <w:pPr>
              <w:autoSpaceDE w:val="0"/>
              <w:autoSpaceDN w:val="0"/>
              <w:adjustRightInd w:val="0"/>
              <w:jc w:val="both"/>
            </w:pPr>
            <w:r w:rsidRPr="002E72A7">
              <w:t>ERR:</w:t>
            </w:r>
            <w:r>
              <w:t>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E68EA04" w14:textId="09627B93" w:rsidR="00374BCF" w:rsidRPr="004A4DD9" w:rsidRDefault="008C50F9" w:rsidP="00122EC5">
            <w:pPr>
              <w:pStyle w:val="ListParagraph"/>
              <w:ind w:left="0"/>
              <w:jc w:val="both"/>
            </w:pPr>
            <w:r>
              <w:rPr>
                <w:color w:val="000000"/>
              </w:rPr>
              <w:t>Có lỗi xảy ra</w:t>
            </w:r>
          </w:p>
        </w:tc>
        <w:tc>
          <w:tcPr>
            <w:tcW w:w="2515" w:type="dxa"/>
            <w:tcBorders>
              <w:top w:val="single" w:sz="4" w:space="0" w:color="2E74B5"/>
              <w:left w:val="single" w:sz="4" w:space="0" w:color="2E74B5"/>
              <w:bottom w:val="single" w:sz="4" w:space="0" w:color="2E74B5"/>
              <w:right w:val="single" w:sz="4" w:space="0" w:color="2E74B5"/>
            </w:tcBorders>
          </w:tcPr>
          <w:p w14:paraId="29E676CB" w14:textId="542D9034" w:rsidR="00374BCF" w:rsidRPr="004A4DD9" w:rsidRDefault="00374BCF" w:rsidP="008C50F9">
            <w:pPr>
              <w:pStyle w:val="ListParagraph"/>
              <w:ind w:left="0"/>
              <w:jc w:val="both"/>
            </w:pPr>
            <w:r>
              <w:t>Lỗi không xác đị</w:t>
            </w:r>
            <w:r w:rsidR="008C50F9">
              <w:t>nh.</w:t>
            </w:r>
          </w:p>
        </w:tc>
      </w:tr>
      <w:tr w:rsidR="00374BCF" w:rsidRPr="004A4DD9" w14:paraId="51D0D991" w14:textId="77777777" w:rsidTr="00122EC5">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7D44992" w14:textId="77777777" w:rsidR="00374BCF" w:rsidRPr="004A4DD9" w:rsidRDefault="00374BCF" w:rsidP="00122EC5">
            <w:pPr>
              <w:autoSpaceDE w:val="0"/>
              <w:autoSpaceDN w:val="0"/>
              <w:adjustRightInd w:val="0"/>
              <w:jc w:val="both"/>
            </w:pPr>
            <w:r>
              <w:t>ERR:10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617621F" w14:textId="7C3B7137" w:rsidR="00374BCF" w:rsidRPr="004A4DD9" w:rsidRDefault="008C50F9" w:rsidP="00122EC5">
            <w:pPr>
              <w:pStyle w:val="ListParagraph"/>
              <w:ind w:left="0"/>
              <w:jc w:val="both"/>
            </w:pPr>
            <w:r>
              <w:rPr>
                <w:color w:val="000000"/>
              </w:rPr>
              <w:t>Lô có số hóa đơn vượt quá số lượng tối đa cho phép (500)</w:t>
            </w:r>
          </w:p>
        </w:tc>
        <w:tc>
          <w:tcPr>
            <w:tcW w:w="2515" w:type="dxa"/>
            <w:tcBorders>
              <w:top w:val="single" w:sz="4" w:space="0" w:color="2E74B5"/>
              <w:left w:val="single" w:sz="4" w:space="0" w:color="2E74B5"/>
              <w:bottom w:val="single" w:sz="4" w:space="0" w:color="2E74B5"/>
              <w:right w:val="single" w:sz="4" w:space="0" w:color="2E74B5"/>
            </w:tcBorders>
          </w:tcPr>
          <w:p w14:paraId="6A1C114E" w14:textId="77777777" w:rsidR="00374BCF" w:rsidRPr="004A4DD9" w:rsidRDefault="00374BCF" w:rsidP="00122EC5">
            <w:pPr>
              <w:pStyle w:val="ListParagraph"/>
              <w:ind w:left="0"/>
              <w:jc w:val="both"/>
            </w:pPr>
          </w:p>
        </w:tc>
      </w:tr>
      <w:tr w:rsidR="00374BCF" w:rsidRPr="004A4DD9" w14:paraId="7BEF1BE0" w14:textId="77777777" w:rsidTr="00122EC5">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4376FA8" w14:textId="77777777" w:rsidR="00374BCF" w:rsidRPr="004A4DD9" w:rsidRDefault="00374BCF" w:rsidP="00122EC5">
            <w:pPr>
              <w:autoSpaceDE w:val="0"/>
              <w:autoSpaceDN w:val="0"/>
              <w:adjustRightInd w:val="0"/>
              <w:jc w:val="both"/>
            </w:pPr>
            <w:r w:rsidRPr="004A4DD9">
              <w:t>ERR:11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DC37405" w14:textId="77777777" w:rsidR="00374BCF" w:rsidRPr="004A4DD9" w:rsidRDefault="00374BCF" w:rsidP="00122EC5">
            <w:pPr>
              <w:pStyle w:val="ListParagraph"/>
              <w:ind w:left="0"/>
              <w:jc w:val="both"/>
            </w:pPr>
            <w:r>
              <w:t>Toàn bộ lô hóa đơn đã gửi thuế hoặc không tìm thấy</w:t>
            </w:r>
          </w:p>
        </w:tc>
        <w:tc>
          <w:tcPr>
            <w:tcW w:w="2515" w:type="dxa"/>
            <w:tcBorders>
              <w:top w:val="single" w:sz="4" w:space="0" w:color="2E74B5"/>
              <w:left w:val="single" w:sz="4" w:space="0" w:color="2E74B5"/>
              <w:bottom w:val="single" w:sz="4" w:space="0" w:color="2E74B5"/>
              <w:right w:val="single" w:sz="4" w:space="0" w:color="2E74B5"/>
            </w:tcBorders>
          </w:tcPr>
          <w:p w14:paraId="7E46C48C" w14:textId="77777777" w:rsidR="00374BCF" w:rsidRPr="004A4DD9" w:rsidRDefault="00374BCF" w:rsidP="00122EC5">
            <w:pPr>
              <w:pStyle w:val="ListParagraph"/>
              <w:ind w:left="0"/>
              <w:jc w:val="both"/>
            </w:pPr>
          </w:p>
        </w:tc>
      </w:tr>
      <w:tr w:rsidR="00374BCF" w:rsidRPr="004A4DD9" w14:paraId="45448664" w14:textId="77777777" w:rsidTr="00122EC5">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F0D6BAB" w14:textId="77777777" w:rsidR="00374BCF" w:rsidRPr="004A4DD9" w:rsidRDefault="00374BCF" w:rsidP="00122EC5">
            <w:pPr>
              <w:autoSpaceDE w:val="0"/>
              <w:autoSpaceDN w:val="0"/>
              <w:adjustRightInd w:val="0"/>
              <w:jc w:val="both"/>
            </w:pPr>
            <w:r w:rsidRPr="004A4DD9">
              <w:t>ERR:1</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0E84C5F" w14:textId="77777777" w:rsidR="00374BCF" w:rsidRPr="004A4DD9" w:rsidRDefault="00374BCF" w:rsidP="00122EC5">
            <w:pPr>
              <w:pStyle w:val="ListParagraph"/>
              <w:ind w:left="0"/>
              <w:jc w:val="both"/>
            </w:pPr>
            <w:r>
              <w:t>Thông điệp gửi thuế qua dung lượng 1MB</w:t>
            </w:r>
          </w:p>
        </w:tc>
        <w:tc>
          <w:tcPr>
            <w:tcW w:w="2515" w:type="dxa"/>
            <w:tcBorders>
              <w:top w:val="single" w:sz="4" w:space="0" w:color="2E74B5"/>
              <w:left w:val="single" w:sz="4" w:space="0" w:color="2E74B5"/>
              <w:bottom w:val="single" w:sz="4" w:space="0" w:color="2E74B5"/>
              <w:right w:val="single" w:sz="4" w:space="0" w:color="2E74B5"/>
            </w:tcBorders>
          </w:tcPr>
          <w:p w14:paraId="4AC6BCC4" w14:textId="77777777" w:rsidR="00374BCF" w:rsidRPr="004A4DD9" w:rsidRDefault="00374BCF" w:rsidP="00122EC5">
            <w:pPr>
              <w:pStyle w:val="ListParagraph"/>
              <w:ind w:left="0"/>
              <w:jc w:val="both"/>
            </w:pPr>
          </w:p>
        </w:tc>
      </w:tr>
      <w:tr w:rsidR="008C50F9" w:rsidRPr="004A4DD9" w14:paraId="347B9547" w14:textId="77777777" w:rsidTr="00122EC5">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210258A" w14:textId="0B8E5451" w:rsidR="008C50F9" w:rsidRPr="004A4DD9" w:rsidRDefault="008C50F9" w:rsidP="008C50F9">
            <w:pPr>
              <w:autoSpaceDE w:val="0"/>
              <w:autoSpaceDN w:val="0"/>
              <w:adjustRightInd w:val="0"/>
              <w:jc w:val="both"/>
            </w:pPr>
            <w:r>
              <w:rPr>
                <w:color w:val="000000"/>
                <w:sz w:val="22"/>
                <w:szCs w:val="22"/>
              </w:rPr>
              <w:t>ERR:20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07CEB57" w14:textId="6E455F8B" w:rsidR="008C50F9" w:rsidRDefault="008C50F9" w:rsidP="008C50F9">
            <w:pPr>
              <w:pStyle w:val="ListParagraph"/>
              <w:ind w:left="0"/>
              <w:jc w:val="both"/>
            </w:pPr>
            <w:r>
              <w:rPr>
                <w:color w:val="000000"/>
              </w:rPr>
              <w:t>Thông tin pattern hoặc serial không hợp lệ</w:t>
            </w:r>
          </w:p>
        </w:tc>
        <w:tc>
          <w:tcPr>
            <w:tcW w:w="2515" w:type="dxa"/>
            <w:tcBorders>
              <w:top w:val="single" w:sz="4" w:space="0" w:color="2E74B5"/>
              <w:left w:val="single" w:sz="4" w:space="0" w:color="2E74B5"/>
              <w:bottom w:val="single" w:sz="4" w:space="0" w:color="2E74B5"/>
              <w:right w:val="single" w:sz="4" w:space="0" w:color="2E74B5"/>
            </w:tcBorders>
          </w:tcPr>
          <w:p w14:paraId="535D11AA" w14:textId="6275050B" w:rsidR="008C50F9" w:rsidRPr="004A4DD9" w:rsidRDefault="008C50F9" w:rsidP="008C50F9">
            <w:pPr>
              <w:pStyle w:val="ListParagraph"/>
              <w:ind w:left="0"/>
              <w:jc w:val="both"/>
            </w:pPr>
          </w:p>
        </w:tc>
      </w:tr>
      <w:tr w:rsidR="00374BCF" w:rsidRPr="004A4DD9" w14:paraId="64FE5E30" w14:textId="77777777" w:rsidTr="00122EC5">
        <w:tc>
          <w:tcPr>
            <w:tcW w:w="1710" w:type="dxa"/>
            <w:tcBorders>
              <w:top w:val="single" w:sz="4" w:space="0" w:color="2E74B5"/>
              <w:left w:val="single" w:sz="4" w:space="0" w:color="2E74B5"/>
              <w:right w:val="single" w:sz="4" w:space="0" w:color="2E74B5"/>
            </w:tcBorders>
            <w:shd w:val="clear" w:color="auto" w:fill="auto"/>
          </w:tcPr>
          <w:p w14:paraId="70E48656" w14:textId="77777777" w:rsidR="00374BCF" w:rsidRPr="004A4DD9" w:rsidRDefault="00374BCF" w:rsidP="00122EC5">
            <w:pPr>
              <w:autoSpaceDE w:val="0"/>
              <w:autoSpaceDN w:val="0"/>
              <w:adjustRightInd w:val="0"/>
              <w:jc w:val="both"/>
              <w:rPr>
                <w:sz w:val="19"/>
                <w:szCs w:val="19"/>
              </w:rPr>
            </w:pPr>
            <w:r w:rsidRPr="004A4DD9">
              <w:t>ERR:</w:t>
            </w:r>
            <w:r>
              <w:t>2</w:t>
            </w:r>
            <w:r w:rsidRPr="004A4DD9">
              <w:t>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A02938C" w14:textId="77777777" w:rsidR="00374BCF" w:rsidRPr="004A4DD9" w:rsidRDefault="00374BCF" w:rsidP="00122EC5">
            <w:pPr>
              <w:pStyle w:val="ListParagraph"/>
              <w:ind w:left="0"/>
              <w:jc w:val="both"/>
            </w:pPr>
            <w:r w:rsidRPr="004A4DD9">
              <w:rPr>
                <w:rFonts w:eastAsia="Calibri"/>
              </w:rPr>
              <w:t xml:space="preserve">User name không phù hợp, không tìm thấy </w:t>
            </w:r>
            <w:r>
              <w:rPr>
                <w:rFonts w:eastAsia="Calibri"/>
              </w:rPr>
              <w:t>thông tin công ty</w:t>
            </w:r>
            <w:r w:rsidRPr="004A4DD9">
              <w:rPr>
                <w:rFonts w:eastAsia="Calibri"/>
              </w:rPr>
              <w:t xml:space="preserve">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1FE3108B" w14:textId="77777777" w:rsidR="00374BCF" w:rsidRPr="004A4DD9" w:rsidRDefault="00374BCF" w:rsidP="00122EC5">
            <w:pPr>
              <w:pStyle w:val="ListParagraph"/>
              <w:ind w:left="0"/>
              <w:jc w:val="both"/>
            </w:pPr>
          </w:p>
        </w:tc>
      </w:tr>
      <w:tr w:rsidR="008C50F9" w:rsidRPr="004A4DD9" w14:paraId="78B01305" w14:textId="77777777" w:rsidTr="00122EC5">
        <w:tc>
          <w:tcPr>
            <w:tcW w:w="1710" w:type="dxa"/>
            <w:tcBorders>
              <w:top w:val="single" w:sz="4" w:space="0" w:color="2E74B5"/>
              <w:left w:val="single" w:sz="4" w:space="0" w:color="2E74B5"/>
              <w:right w:val="single" w:sz="4" w:space="0" w:color="2E74B5"/>
            </w:tcBorders>
            <w:shd w:val="clear" w:color="auto" w:fill="auto"/>
          </w:tcPr>
          <w:p w14:paraId="68E5C7C1" w14:textId="1173D229" w:rsidR="008C50F9" w:rsidRPr="004A4DD9" w:rsidRDefault="008C50F9" w:rsidP="008C50F9">
            <w:pPr>
              <w:autoSpaceDE w:val="0"/>
              <w:autoSpaceDN w:val="0"/>
              <w:adjustRightInd w:val="0"/>
              <w:jc w:val="both"/>
            </w:pPr>
            <w:r>
              <w:rPr>
                <w:color w:val="000000"/>
                <w:sz w:val="22"/>
                <w:szCs w:val="22"/>
              </w:rPr>
              <w:t>ERR:22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22D1FA3" w14:textId="2352181B" w:rsidR="008C50F9" w:rsidRPr="004A4DD9" w:rsidRDefault="008C50F9" w:rsidP="008C50F9">
            <w:pPr>
              <w:pStyle w:val="ListParagraph"/>
              <w:ind w:left="0"/>
              <w:jc w:val="both"/>
              <w:rPr>
                <w:rFonts w:eastAsia="Calibri"/>
              </w:rPr>
            </w:pPr>
            <w:r>
              <w:rPr>
                <w:color w:val="000000"/>
                <w:sz w:val="22"/>
                <w:szCs w:val="22"/>
              </w:rPr>
              <w:t>Công ty chưa đăng ký chứng thư số</w:t>
            </w:r>
          </w:p>
        </w:tc>
        <w:tc>
          <w:tcPr>
            <w:tcW w:w="2515" w:type="dxa"/>
            <w:tcBorders>
              <w:top w:val="single" w:sz="4" w:space="0" w:color="2E74B5"/>
              <w:left w:val="single" w:sz="4" w:space="0" w:color="2E74B5"/>
              <w:bottom w:val="single" w:sz="4" w:space="0" w:color="2E74B5"/>
              <w:right w:val="single" w:sz="4" w:space="0" w:color="2E74B5"/>
            </w:tcBorders>
          </w:tcPr>
          <w:p w14:paraId="282398F7" w14:textId="77777777" w:rsidR="008C50F9" w:rsidRPr="004A4DD9" w:rsidRDefault="008C50F9" w:rsidP="008C50F9">
            <w:pPr>
              <w:pStyle w:val="ListParagraph"/>
              <w:ind w:left="0"/>
              <w:jc w:val="both"/>
            </w:pPr>
          </w:p>
        </w:tc>
      </w:tr>
      <w:tr w:rsidR="008C50F9" w:rsidRPr="004A4DD9" w14:paraId="5364C5BC" w14:textId="77777777" w:rsidTr="00122EC5">
        <w:tc>
          <w:tcPr>
            <w:tcW w:w="1710" w:type="dxa"/>
            <w:tcBorders>
              <w:top w:val="single" w:sz="4" w:space="0" w:color="2E74B5"/>
              <w:left w:val="single" w:sz="4" w:space="0" w:color="2E74B5"/>
              <w:right w:val="single" w:sz="4" w:space="0" w:color="2E74B5"/>
            </w:tcBorders>
            <w:shd w:val="clear" w:color="auto" w:fill="auto"/>
          </w:tcPr>
          <w:p w14:paraId="598355B4" w14:textId="1987029B" w:rsidR="008C50F9" w:rsidRDefault="008C50F9" w:rsidP="008C50F9">
            <w:pPr>
              <w:autoSpaceDE w:val="0"/>
              <w:autoSpaceDN w:val="0"/>
              <w:adjustRightInd w:val="0"/>
              <w:jc w:val="both"/>
              <w:rPr>
                <w:color w:val="000000"/>
                <w:sz w:val="22"/>
                <w:szCs w:val="22"/>
              </w:rPr>
            </w:pPr>
            <w:r>
              <w:rPr>
                <w:color w:val="000000"/>
                <w:sz w:val="22"/>
                <w:szCs w:val="22"/>
              </w:rPr>
              <w:t>ERR:24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E7BBCC6" w14:textId="6B7BBAD0" w:rsidR="008C50F9" w:rsidRDefault="008C50F9" w:rsidP="008C50F9">
            <w:pPr>
              <w:pStyle w:val="ListParagraph"/>
              <w:ind w:left="0"/>
              <w:jc w:val="both"/>
              <w:rPr>
                <w:color w:val="000000"/>
                <w:sz w:val="22"/>
                <w:szCs w:val="22"/>
              </w:rPr>
            </w:pPr>
            <w:r>
              <w:rPr>
                <w:color w:val="000000"/>
                <w:sz w:val="22"/>
                <w:szCs w:val="22"/>
              </w:rPr>
              <w:t>Chứng thư truyền lên không đúng với chứng thư đăng ký trong hệ thống</w:t>
            </w:r>
          </w:p>
        </w:tc>
        <w:tc>
          <w:tcPr>
            <w:tcW w:w="2515" w:type="dxa"/>
            <w:tcBorders>
              <w:top w:val="single" w:sz="4" w:space="0" w:color="2E74B5"/>
              <w:left w:val="single" w:sz="4" w:space="0" w:color="2E74B5"/>
              <w:bottom w:val="single" w:sz="4" w:space="0" w:color="2E74B5"/>
              <w:right w:val="single" w:sz="4" w:space="0" w:color="2E74B5"/>
            </w:tcBorders>
          </w:tcPr>
          <w:p w14:paraId="0C05BE5E" w14:textId="77777777" w:rsidR="008C50F9" w:rsidRPr="004A4DD9" w:rsidRDefault="008C50F9" w:rsidP="008C50F9">
            <w:pPr>
              <w:pStyle w:val="ListParagraph"/>
              <w:ind w:left="0"/>
              <w:jc w:val="both"/>
            </w:pPr>
          </w:p>
        </w:tc>
      </w:tr>
      <w:tr w:rsidR="008C50F9" w:rsidRPr="004A4DD9" w14:paraId="76967A92" w14:textId="77777777" w:rsidTr="00122EC5">
        <w:tc>
          <w:tcPr>
            <w:tcW w:w="1710" w:type="dxa"/>
            <w:tcBorders>
              <w:top w:val="single" w:sz="4" w:space="0" w:color="2E74B5"/>
              <w:left w:val="single" w:sz="4" w:space="0" w:color="2E74B5"/>
              <w:right w:val="single" w:sz="4" w:space="0" w:color="2E74B5"/>
            </w:tcBorders>
            <w:shd w:val="clear" w:color="auto" w:fill="auto"/>
          </w:tcPr>
          <w:p w14:paraId="193D621C" w14:textId="778EA1CF" w:rsidR="008C50F9" w:rsidRDefault="008C50F9" w:rsidP="008C50F9">
            <w:pPr>
              <w:autoSpaceDE w:val="0"/>
              <w:autoSpaceDN w:val="0"/>
              <w:adjustRightInd w:val="0"/>
              <w:jc w:val="both"/>
              <w:rPr>
                <w:color w:val="000000"/>
                <w:sz w:val="22"/>
                <w:szCs w:val="22"/>
              </w:rPr>
            </w:pPr>
            <w:r>
              <w:rPr>
                <w:color w:val="000000"/>
                <w:sz w:val="22"/>
                <w:szCs w:val="22"/>
              </w:rPr>
              <w:t>ERR:26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2E98A5C" w14:textId="35E279DC" w:rsidR="008C50F9" w:rsidRDefault="008C50F9" w:rsidP="008C50F9">
            <w:pPr>
              <w:pStyle w:val="ListParagraph"/>
              <w:ind w:left="0"/>
              <w:jc w:val="both"/>
              <w:rPr>
                <w:color w:val="000000"/>
                <w:sz w:val="22"/>
                <w:szCs w:val="22"/>
              </w:rPr>
            </w:pPr>
            <w:r>
              <w:rPr>
                <w:color w:val="000000"/>
              </w:rPr>
              <w:t>Chứng thư số hết hạn</w:t>
            </w:r>
          </w:p>
        </w:tc>
        <w:tc>
          <w:tcPr>
            <w:tcW w:w="2515" w:type="dxa"/>
            <w:tcBorders>
              <w:top w:val="single" w:sz="4" w:space="0" w:color="2E74B5"/>
              <w:left w:val="single" w:sz="4" w:space="0" w:color="2E74B5"/>
              <w:bottom w:val="single" w:sz="4" w:space="0" w:color="2E74B5"/>
              <w:right w:val="single" w:sz="4" w:space="0" w:color="2E74B5"/>
            </w:tcBorders>
          </w:tcPr>
          <w:p w14:paraId="346DE27C" w14:textId="77777777" w:rsidR="008C50F9" w:rsidRPr="004A4DD9" w:rsidRDefault="008C50F9" w:rsidP="008C50F9">
            <w:pPr>
              <w:pStyle w:val="ListParagraph"/>
              <w:ind w:left="0"/>
              <w:jc w:val="both"/>
            </w:pPr>
          </w:p>
        </w:tc>
      </w:tr>
      <w:tr w:rsidR="008C50F9" w:rsidRPr="004A4DD9" w14:paraId="09326BAF" w14:textId="77777777" w:rsidTr="00122EC5">
        <w:tc>
          <w:tcPr>
            <w:tcW w:w="1710" w:type="dxa"/>
            <w:tcBorders>
              <w:top w:val="single" w:sz="4" w:space="0" w:color="2E74B5"/>
              <w:left w:val="single" w:sz="4" w:space="0" w:color="2E74B5"/>
              <w:right w:val="single" w:sz="4" w:space="0" w:color="2E74B5"/>
            </w:tcBorders>
            <w:shd w:val="clear" w:color="auto" w:fill="auto"/>
          </w:tcPr>
          <w:p w14:paraId="1E3C239E" w14:textId="04BABAD9" w:rsidR="008C50F9" w:rsidRDefault="008C50F9" w:rsidP="008C50F9">
            <w:pPr>
              <w:autoSpaceDE w:val="0"/>
              <w:autoSpaceDN w:val="0"/>
              <w:adjustRightInd w:val="0"/>
              <w:jc w:val="both"/>
              <w:rPr>
                <w:color w:val="000000"/>
                <w:sz w:val="22"/>
                <w:szCs w:val="22"/>
              </w:rPr>
            </w:pPr>
            <w:r>
              <w:rPr>
                <w:color w:val="000000"/>
                <w:sz w:val="22"/>
                <w:szCs w:val="22"/>
              </w:rPr>
              <w:t>ERR:27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42F2C7C" w14:textId="0A9EBEEC" w:rsidR="008C50F9" w:rsidRDefault="008C50F9" w:rsidP="008C50F9">
            <w:pPr>
              <w:pStyle w:val="ListParagraph"/>
              <w:ind w:left="0"/>
              <w:jc w:val="both"/>
              <w:rPr>
                <w:color w:val="000000"/>
                <w:sz w:val="22"/>
                <w:szCs w:val="22"/>
              </w:rPr>
            </w:pPr>
            <w:r>
              <w:rPr>
                <w:color w:val="000000"/>
              </w:rPr>
              <w:t>Chứng thư chưa đến thời điểm sử dụng</w:t>
            </w:r>
          </w:p>
        </w:tc>
        <w:tc>
          <w:tcPr>
            <w:tcW w:w="2515" w:type="dxa"/>
            <w:tcBorders>
              <w:top w:val="single" w:sz="4" w:space="0" w:color="2E74B5"/>
              <w:left w:val="single" w:sz="4" w:space="0" w:color="2E74B5"/>
              <w:bottom w:val="single" w:sz="4" w:space="0" w:color="2E74B5"/>
              <w:right w:val="single" w:sz="4" w:space="0" w:color="2E74B5"/>
            </w:tcBorders>
          </w:tcPr>
          <w:p w14:paraId="20CA3A7C" w14:textId="77777777" w:rsidR="008C50F9" w:rsidRPr="004A4DD9" w:rsidRDefault="008C50F9" w:rsidP="008C50F9">
            <w:pPr>
              <w:pStyle w:val="ListParagraph"/>
              <w:ind w:left="0"/>
              <w:jc w:val="both"/>
            </w:pPr>
          </w:p>
        </w:tc>
      </w:tr>
      <w:tr w:rsidR="00374BCF" w:rsidRPr="004A4DD9" w14:paraId="6325239C" w14:textId="77777777" w:rsidTr="00122EC5">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D705266" w14:textId="77777777" w:rsidR="00374BCF" w:rsidRPr="004A4DD9" w:rsidRDefault="00374BCF" w:rsidP="00122EC5">
            <w:pPr>
              <w:autoSpaceDE w:val="0"/>
              <w:autoSpaceDN w:val="0"/>
              <w:adjustRightInd w:val="0"/>
              <w:rPr>
                <w:rFonts w:eastAsia="Calibri"/>
              </w:rPr>
            </w:pPr>
            <w:r>
              <w:rPr>
                <w:rFonts w:eastAsia="Calibri"/>
              </w:rPr>
              <w:lastRenderedPageBreak/>
              <w:t>ERR:28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915C94E" w14:textId="5F909198" w:rsidR="00374BCF" w:rsidRPr="004A4DD9" w:rsidRDefault="008C50F9" w:rsidP="00122EC5">
            <w:pPr>
              <w:pStyle w:val="ListParagraph"/>
              <w:spacing w:after="0" w:line="240" w:lineRule="auto"/>
              <w:ind w:left="0"/>
              <w:rPr>
                <w:rFonts w:eastAsia="Calibri"/>
              </w:rPr>
            </w:pPr>
            <w:r>
              <w:rPr>
                <w:color w:val="000000"/>
                <w:sz w:val="22"/>
                <w:szCs w:val="22"/>
              </w:rPr>
              <w:t>Chưa có thông tin chứng thư trong hệ thống</w:t>
            </w:r>
          </w:p>
        </w:tc>
        <w:tc>
          <w:tcPr>
            <w:tcW w:w="2515" w:type="dxa"/>
            <w:tcBorders>
              <w:top w:val="single" w:sz="4" w:space="0" w:color="2E74B5"/>
              <w:left w:val="single" w:sz="4" w:space="0" w:color="2E74B5"/>
              <w:bottom w:val="single" w:sz="4" w:space="0" w:color="2E74B5"/>
              <w:right w:val="single" w:sz="4" w:space="0" w:color="2E74B5"/>
            </w:tcBorders>
          </w:tcPr>
          <w:p w14:paraId="43D87C4B" w14:textId="77777777" w:rsidR="00374BCF" w:rsidRPr="004A4DD9" w:rsidRDefault="00374BCF" w:rsidP="00122EC5">
            <w:pPr>
              <w:pStyle w:val="ListParagraph"/>
              <w:ind w:left="0"/>
              <w:jc w:val="both"/>
            </w:pPr>
          </w:p>
        </w:tc>
      </w:tr>
      <w:tr w:rsidR="008C50F9" w:rsidRPr="004A4DD9" w14:paraId="7757A614" w14:textId="77777777" w:rsidTr="00122EC5">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A9DE92B" w14:textId="531035CB" w:rsidR="008C50F9" w:rsidRDefault="008C50F9" w:rsidP="008C50F9">
            <w:pPr>
              <w:autoSpaceDE w:val="0"/>
              <w:autoSpaceDN w:val="0"/>
              <w:adjustRightInd w:val="0"/>
              <w:rPr>
                <w:rFonts w:eastAsia="Calibri"/>
              </w:rPr>
            </w:pPr>
            <w:r>
              <w:rPr>
                <w:color w:val="000000"/>
                <w:sz w:val="22"/>
                <w:szCs w:val="22"/>
              </w:rPr>
              <w:t>ERR:35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706EBF7" w14:textId="2FEC9A11" w:rsidR="008C50F9" w:rsidRDefault="008C50F9" w:rsidP="008C50F9">
            <w:pPr>
              <w:pStyle w:val="ListParagraph"/>
              <w:spacing w:after="0" w:line="240" w:lineRule="auto"/>
              <w:ind w:left="0"/>
              <w:rPr>
                <w:color w:val="000000"/>
                <w:sz w:val="22"/>
                <w:szCs w:val="22"/>
              </w:rPr>
            </w:pPr>
            <w:r>
              <w:rPr>
                <w:color w:val="000000"/>
              </w:rPr>
              <w:t>Thiếu thông tin pattern và serial</w:t>
            </w:r>
          </w:p>
        </w:tc>
        <w:tc>
          <w:tcPr>
            <w:tcW w:w="2515" w:type="dxa"/>
            <w:tcBorders>
              <w:top w:val="single" w:sz="4" w:space="0" w:color="2E74B5"/>
              <w:left w:val="single" w:sz="4" w:space="0" w:color="2E74B5"/>
              <w:bottom w:val="single" w:sz="4" w:space="0" w:color="2E74B5"/>
              <w:right w:val="single" w:sz="4" w:space="0" w:color="2E74B5"/>
            </w:tcBorders>
          </w:tcPr>
          <w:p w14:paraId="4F97384C" w14:textId="77777777" w:rsidR="008C50F9" w:rsidRPr="004A4DD9" w:rsidRDefault="008C50F9" w:rsidP="008C50F9">
            <w:pPr>
              <w:pStyle w:val="ListParagraph"/>
              <w:ind w:left="0"/>
              <w:jc w:val="both"/>
            </w:pPr>
          </w:p>
        </w:tc>
      </w:tr>
      <w:tr w:rsidR="008C50F9" w:rsidRPr="004A4DD9" w14:paraId="6C5F47A5" w14:textId="77777777" w:rsidTr="00122EC5">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8C49DEC" w14:textId="52D3D84D" w:rsidR="008C50F9" w:rsidRDefault="008C50F9" w:rsidP="008C50F9">
            <w:pPr>
              <w:autoSpaceDE w:val="0"/>
              <w:autoSpaceDN w:val="0"/>
              <w:adjustRightInd w:val="0"/>
              <w:rPr>
                <w:rFonts w:eastAsia="Calibri"/>
              </w:rPr>
            </w:pPr>
            <w:r>
              <w:rPr>
                <w:color w:val="000000"/>
                <w:sz w:val="22"/>
                <w:szCs w:val="22"/>
              </w:rPr>
              <w:t>ERR:51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9EB5E66" w14:textId="241DD84B" w:rsidR="008C50F9" w:rsidRDefault="008C50F9" w:rsidP="008C50F9">
            <w:pPr>
              <w:pStyle w:val="ListParagraph"/>
              <w:spacing w:after="0" w:line="240" w:lineRule="auto"/>
              <w:ind w:left="0"/>
              <w:rPr>
                <w:color w:val="000000"/>
                <w:sz w:val="22"/>
                <w:szCs w:val="22"/>
              </w:rPr>
            </w:pPr>
            <w:r>
              <w:rPr>
                <w:color w:val="000000"/>
              </w:rPr>
              <w:t>Chứng thư số đã bị thu hồi</w:t>
            </w:r>
          </w:p>
        </w:tc>
        <w:tc>
          <w:tcPr>
            <w:tcW w:w="2515" w:type="dxa"/>
            <w:tcBorders>
              <w:top w:val="single" w:sz="4" w:space="0" w:color="2E74B5"/>
              <w:left w:val="single" w:sz="4" w:space="0" w:color="2E74B5"/>
              <w:bottom w:val="single" w:sz="4" w:space="0" w:color="2E74B5"/>
              <w:right w:val="single" w:sz="4" w:space="0" w:color="2E74B5"/>
            </w:tcBorders>
          </w:tcPr>
          <w:p w14:paraId="459125AD" w14:textId="77777777" w:rsidR="008C50F9" w:rsidRPr="004A4DD9" w:rsidRDefault="008C50F9" w:rsidP="008C50F9">
            <w:pPr>
              <w:pStyle w:val="ListParagraph"/>
              <w:ind w:left="0"/>
              <w:jc w:val="both"/>
            </w:pPr>
          </w:p>
        </w:tc>
      </w:tr>
      <w:tr w:rsidR="00122EC5" w:rsidRPr="004A4DD9" w14:paraId="68DA909D" w14:textId="77777777" w:rsidTr="00122EC5">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1ABEE97" w14:textId="783A4D96" w:rsidR="00122EC5" w:rsidRPr="004A4DD9" w:rsidRDefault="008C50F9" w:rsidP="00C97C71">
            <w:pPr>
              <w:autoSpaceDE w:val="0"/>
              <w:autoSpaceDN w:val="0"/>
              <w:adjustRightInd w:val="0"/>
              <w:jc w:val="both"/>
            </w:pPr>
            <w:r>
              <w:rPr>
                <w:color w:val="000000"/>
                <w:sz w:val="22"/>
                <w:szCs w:val="22"/>
              </w:rPr>
              <w:t>OK:mtd</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FD008A1" w14:textId="47E6C9AD" w:rsidR="00122EC5" w:rsidRPr="004A4DD9" w:rsidRDefault="008C50F9" w:rsidP="008C50F9">
            <w:pPr>
              <w:pStyle w:val="NormalWeb"/>
              <w:spacing w:after="160"/>
              <w:jc w:val="both"/>
            </w:pPr>
            <w:r>
              <w:rPr>
                <w:color w:val="000000"/>
                <w:sz w:val="22"/>
                <w:szCs w:val="22"/>
              </w:rPr>
              <w:t>Gửi thông điệp thành công, trả về mã thông điệp</w:t>
            </w:r>
          </w:p>
        </w:tc>
        <w:tc>
          <w:tcPr>
            <w:tcW w:w="2515" w:type="dxa"/>
            <w:tcBorders>
              <w:top w:val="single" w:sz="4" w:space="0" w:color="2E74B5"/>
              <w:left w:val="single" w:sz="4" w:space="0" w:color="2E74B5"/>
              <w:bottom w:val="single" w:sz="4" w:space="0" w:color="2E74B5"/>
              <w:right w:val="single" w:sz="4" w:space="0" w:color="2E74B5"/>
            </w:tcBorders>
          </w:tcPr>
          <w:p w14:paraId="3AE7C76E" w14:textId="3713E469" w:rsidR="00122EC5" w:rsidRPr="004A4DD9" w:rsidRDefault="00122EC5" w:rsidP="00122EC5">
            <w:pPr>
              <w:jc w:val="both"/>
            </w:pPr>
          </w:p>
        </w:tc>
      </w:tr>
    </w:tbl>
    <w:p w14:paraId="2A632045" w14:textId="0515DF2B" w:rsidR="00153345" w:rsidRDefault="002C50A3" w:rsidP="00480762">
      <w:pPr>
        <w:pStyle w:val="Heading3"/>
      </w:pPr>
      <w:bookmarkStart w:id="2205" w:name="_Toc198045404"/>
      <w:r>
        <w:t>Điều chỉnh</w:t>
      </w:r>
      <w:r w:rsidR="00B249F6">
        <w:t xml:space="preserve"> hóa đơn</w:t>
      </w:r>
      <w:r>
        <w:t xml:space="preserve"> máy tính tiền</w:t>
      </w:r>
      <w:bookmarkEnd w:id="2205"/>
    </w:p>
    <w:p w14:paraId="331F2E04" w14:textId="3F718455" w:rsidR="005E0801" w:rsidRDefault="005E0801" w:rsidP="005E0801">
      <w:pPr>
        <w:rPr>
          <w:lang w:eastAsia="x-none"/>
        </w:rPr>
      </w:pPr>
      <w:r>
        <w:rPr>
          <w:lang w:eastAsia="x-none"/>
        </w:rPr>
        <w:t>URL</w:t>
      </w:r>
    </w:p>
    <w:p w14:paraId="00EE9583" w14:textId="6F857832" w:rsidR="005E0801" w:rsidRDefault="005E0801" w:rsidP="005E0801">
      <w:pPr>
        <w:rPr>
          <w:rFonts w:ascii="Consolas" w:eastAsiaTheme="minorHAnsi" w:hAnsi="Consolas" w:cs="Consolas"/>
          <w:color w:val="000000"/>
          <w:sz w:val="19"/>
          <w:szCs w:val="19"/>
        </w:rPr>
      </w:pPr>
      <w:r>
        <w:rPr>
          <w:lang w:eastAsia="x-none"/>
        </w:rPr>
        <w:tab/>
        <w:t xml:space="preserve">String </w:t>
      </w:r>
      <w:r w:rsidRPr="005E0801">
        <w:rPr>
          <w:b/>
          <w:lang w:eastAsia="x-none"/>
        </w:rPr>
        <w:t>AdjustInvMTT</w:t>
      </w:r>
      <w:r>
        <w:rPr>
          <w:b/>
          <w:lang w:eastAsia="x-none"/>
        </w:rPr>
        <w:t>(</w:t>
      </w:r>
      <w:r w:rsidRPr="00CE5AF2">
        <w:rPr>
          <w:lang w:eastAsia="x-none"/>
        </w:rPr>
        <w:t>string Account, string ACpass, string xmlInvData, string username, string pass, string fkey, string AttachFile, int? convert, string pattern, string serial, string OldPattern)</w:t>
      </w:r>
    </w:p>
    <w:p w14:paraId="6E610940" w14:textId="4CD01C86" w:rsidR="005E0801" w:rsidRDefault="005E0801" w:rsidP="005E0801">
      <w:pPr>
        <w:rPr>
          <w:lang w:eastAsia="x-none"/>
        </w:rPr>
      </w:pPr>
      <w:r>
        <w:rPr>
          <w:lang w:eastAsia="x-none"/>
        </w:rPr>
        <w:t>DESCRIPTION</w:t>
      </w:r>
    </w:p>
    <w:p w14:paraId="66E32C80" w14:textId="4EB99DC0" w:rsidR="005E0801" w:rsidRDefault="005E0801" w:rsidP="005E0801">
      <w:pPr>
        <w:rPr>
          <w:lang w:eastAsia="x-none"/>
        </w:rPr>
      </w:pPr>
      <w:r>
        <w:rPr>
          <w:lang w:eastAsia="x-none"/>
        </w:rPr>
        <w:tab/>
        <w:t>Đây là web service thực hiện điều chỉnh hóa đơn máy tính tiền</w:t>
      </w:r>
    </w:p>
    <w:p w14:paraId="41E59C60" w14:textId="541C64AC" w:rsidR="005E0801" w:rsidRDefault="005E0801" w:rsidP="005E0801">
      <w:pPr>
        <w:rPr>
          <w:lang w:eastAsia="x-none"/>
        </w:rPr>
      </w:pPr>
      <w:r>
        <w:rPr>
          <w:lang w:eastAsia="x-none"/>
        </w:rPr>
        <w:t>HTTP METHOD</w:t>
      </w:r>
    </w:p>
    <w:p w14:paraId="604EFBD1" w14:textId="6837EA90" w:rsidR="005E0801" w:rsidRDefault="005E0801" w:rsidP="005E0801">
      <w:pPr>
        <w:rPr>
          <w:lang w:eastAsia="x-none"/>
        </w:rPr>
      </w:pPr>
      <w:r>
        <w:rPr>
          <w:lang w:eastAsia="x-none"/>
        </w:rPr>
        <w:tab/>
        <w:t>POST</w:t>
      </w:r>
    </w:p>
    <w:p w14:paraId="442E905F" w14:textId="37F89059" w:rsidR="005E0801" w:rsidRDefault="005E0801" w:rsidP="005E0801">
      <w:pPr>
        <w:rPr>
          <w:lang w:eastAsia="x-none"/>
        </w:rPr>
      </w:pPr>
      <w:r>
        <w:rPr>
          <w:lang w:eastAsia="x-none"/>
        </w:rPr>
        <w:t>REQUEST BODY</w:t>
      </w:r>
    </w:p>
    <w:p w14:paraId="55C68830" w14:textId="780A368A" w:rsidR="005E0801" w:rsidRDefault="005E0801" w:rsidP="005E0801">
      <w:pPr>
        <w:pStyle w:val="ListParagraph"/>
        <w:numPr>
          <w:ilvl w:val="0"/>
          <w:numId w:val="3"/>
        </w:numPr>
        <w:rPr>
          <w:lang w:eastAsia="x-none"/>
        </w:rPr>
      </w:pPr>
      <w:r>
        <w:rPr>
          <w:b/>
          <w:lang w:eastAsia="x-none"/>
        </w:rPr>
        <w:t xml:space="preserve">Username/pass : </w:t>
      </w:r>
      <w:r>
        <w:rPr>
          <w:lang w:eastAsia="x-none"/>
        </w:rPr>
        <w:t>tài khoản được cấp phát cho khách hang để gọi đến webservice(tài khoản có quyền ServiceRole trong hệ thống)</w:t>
      </w:r>
    </w:p>
    <w:p w14:paraId="3ADB55A0" w14:textId="40DDEC24" w:rsidR="005E0801" w:rsidRDefault="005E0801" w:rsidP="005E0801">
      <w:pPr>
        <w:pStyle w:val="ListParagraph"/>
        <w:numPr>
          <w:ilvl w:val="0"/>
          <w:numId w:val="3"/>
        </w:numPr>
        <w:rPr>
          <w:lang w:eastAsia="x-none"/>
        </w:rPr>
      </w:pPr>
      <w:r>
        <w:rPr>
          <w:b/>
          <w:lang w:eastAsia="x-none"/>
        </w:rPr>
        <w:t>Account/Acpass:</w:t>
      </w:r>
      <w:r>
        <w:rPr>
          <w:lang w:eastAsia="x-none"/>
        </w:rPr>
        <w:t xml:space="preserve"> tài khoản được cấp phát cho nhân viên gọi lệnh phát hành hóa đơn</w:t>
      </w:r>
    </w:p>
    <w:p w14:paraId="1CB9082F" w14:textId="481D3D14" w:rsidR="005E0801" w:rsidRPr="005E0619" w:rsidRDefault="005E0801" w:rsidP="005E0801">
      <w:pPr>
        <w:pStyle w:val="ListParagraph"/>
        <w:numPr>
          <w:ilvl w:val="0"/>
          <w:numId w:val="3"/>
        </w:numPr>
        <w:rPr>
          <w:lang w:eastAsia="x-none"/>
        </w:rPr>
      </w:pPr>
      <w:r>
        <w:rPr>
          <w:b/>
          <w:lang w:eastAsia="x-none"/>
        </w:rPr>
        <w:t>XmlInvData:</w:t>
      </w:r>
      <w:r>
        <w:rPr>
          <w:lang w:eastAsia="x-none"/>
        </w:rPr>
        <w:t xml:space="preserve"> string </w:t>
      </w:r>
      <w:r w:rsidRPr="009372AD">
        <w:rPr>
          <w:rFonts w:eastAsia="Calibri"/>
        </w:rPr>
        <w:t xml:space="preserve">XML dữ liệu hóa đơn cũ và hóa đơn </w:t>
      </w:r>
      <w:r>
        <w:rPr>
          <w:rFonts w:eastAsia="Calibri"/>
        </w:rPr>
        <w:t>điều chỉnh</w:t>
      </w:r>
    </w:p>
    <w:p w14:paraId="04485D7D" w14:textId="77777777" w:rsidR="005E0619" w:rsidRPr="00CF2FC3" w:rsidRDefault="005E0619" w:rsidP="005E0619">
      <w:pPr>
        <w:pStyle w:val="ListParagraph"/>
        <w:numPr>
          <w:ilvl w:val="0"/>
          <w:numId w:val="3"/>
        </w:numPr>
        <w:spacing w:after="0" w:line="360" w:lineRule="auto"/>
        <w:jc w:val="both"/>
        <w:rPr>
          <w:rFonts w:eastAsia="Calibri"/>
          <w:b/>
        </w:rPr>
      </w:pPr>
      <w:r>
        <w:rPr>
          <w:rFonts w:eastAsia="Calibri"/>
          <w:b/>
        </w:rPr>
        <w:t xml:space="preserve">fkey: </w:t>
      </w:r>
      <w:r>
        <w:rPr>
          <w:rFonts w:eastAsia="Calibri"/>
        </w:rPr>
        <w:t>Chuỗi xác định hóa đơn cần thay thế</w:t>
      </w:r>
    </w:p>
    <w:p w14:paraId="67374718" w14:textId="77777777" w:rsidR="005E0619" w:rsidRPr="00E009AD" w:rsidRDefault="005E0619" w:rsidP="005E0619">
      <w:pPr>
        <w:pStyle w:val="ListParagraph"/>
        <w:numPr>
          <w:ilvl w:val="0"/>
          <w:numId w:val="3"/>
        </w:numPr>
        <w:spacing w:after="0" w:line="360" w:lineRule="auto"/>
        <w:jc w:val="both"/>
        <w:rPr>
          <w:rFonts w:eastAsia="Calibri"/>
          <w:b/>
        </w:rPr>
      </w:pPr>
      <w:r>
        <w:rPr>
          <w:rFonts w:eastAsia="Calibri"/>
          <w:b/>
        </w:rPr>
        <w:t>Convert</w:t>
      </w:r>
      <w:r>
        <w:rPr>
          <w:rFonts w:eastAsia="Calibri"/>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4EAF56E2" w14:textId="77777777" w:rsidR="005E0619" w:rsidRPr="00E009AD" w:rsidRDefault="005E0619" w:rsidP="005E0619">
      <w:pPr>
        <w:pStyle w:val="ListParagraph"/>
        <w:numPr>
          <w:ilvl w:val="0"/>
          <w:numId w:val="3"/>
        </w:numPr>
        <w:spacing w:after="0" w:line="360" w:lineRule="auto"/>
        <w:jc w:val="both"/>
        <w:rPr>
          <w:rFonts w:eastAsia="Calibri"/>
          <w:b/>
        </w:rPr>
      </w:pPr>
      <w:r w:rsidRPr="006479A0">
        <w:rPr>
          <w:b/>
        </w:rPr>
        <w:t>Pattern</w:t>
      </w:r>
      <w:r>
        <w:t>: Mẫu số</w:t>
      </w:r>
    </w:p>
    <w:p w14:paraId="37A4FCE9" w14:textId="77777777" w:rsidR="005E0619" w:rsidRPr="00885B08" w:rsidRDefault="005E0619" w:rsidP="005E0619">
      <w:pPr>
        <w:pStyle w:val="ListParagraph"/>
        <w:numPr>
          <w:ilvl w:val="0"/>
          <w:numId w:val="3"/>
        </w:numPr>
        <w:spacing w:after="0" w:line="360" w:lineRule="auto"/>
        <w:jc w:val="both"/>
        <w:rPr>
          <w:rFonts w:eastAsia="Calibri"/>
          <w:b/>
        </w:rPr>
      </w:pPr>
      <w:r w:rsidRPr="006479A0">
        <w:rPr>
          <w:b/>
        </w:rPr>
        <w:t>Serial</w:t>
      </w:r>
      <w:r>
        <w:t>: Ký hiệu</w:t>
      </w:r>
    </w:p>
    <w:p w14:paraId="4F874432" w14:textId="77777777" w:rsidR="005E0619" w:rsidRPr="00B249F6" w:rsidRDefault="005E0619" w:rsidP="005E0619">
      <w:pPr>
        <w:pStyle w:val="ListParagraph"/>
        <w:numPr>
          <w:ilvl w:val="0"/>
          <w:numId w:val="3"/>
        </w:numPr>
        <w:spacing w:after="0" w:line="360" w:lineRule="auto"/>
        <w:jc w:val="both"/>
        <w:rPr>
          <w:rFonts w:eastAsia="Calibri"/>
          <w:b/>
        </w:rPr>
      </w:pPr>
      <w:r w:rsidRPr="00637BF9">
        <w:rPr>
          <w:b/>
        </w:rPr>
        <w:t>AttachFile</w:t>
      </w:r>
      <w:r>
        <w:rPr>
          <w:b/>
        </w:rPr>
        <w:t xml:space="preserve">: </w:t>
      </w:r>
      <w:r>
        <w:t>Đường dẫn file biên bản hoặc key để sinh biên bản tự động (=10: sinh biên bản tự động, =11: sinh và ký biên bản tự động,  != 10 và !=11: Đường dẫn file biên bản)</w:t>
      </w:r>
    </w:p>
    <w:p w14:paraId="13500BEE" w14:textId="77777777" w:rsidR="005E0619" w:rsidRPr="009372AD" w:rsidRDefault="005E0619" w:rsidP="005E0619">
      <w:pPr>
        <w:pStyle w:val="ListParagraph"/>
        <w:numPr>
          <w:ilvl w:val="0"/>
          <w:numId w:val="3"/>
        </w:numPr>
        <w:spacing w:after="0" w:line="360" w:lineRule="auto"/>
        <w:jc w:val="both"/>
        <w:rPr>
          <w:rFonts w:eastAsia="Calibri"/>
          <w:b/>
        </w:rPr>
      </w:pPr>
      <w:r>
        <w:rPr>
          <w:b/>
        </w:rPr>
        <w:t xml:space="preserve">OldPattern: </w:t>
      </w:r>
      <w:r>
        <w:t>mẫu số hóa đơn cũ</w:t>
      </w:r>
    </w:p>
    <w:p w14:paraId="24BD112B" w14:textId="10F0CB17" w:rsidR="005E0619" w:rsidRDefault="005E0619" w:rsidP="005E0619">
      <w:pPr>
        <w:rPr>
          <w:lang w:eastAsia="x-none"/>
        </w:rPr>
      </w:pPr>
      <w:r>
        <w:rPr>
          <w:lang w:eastAsia="x-none"/>
        </w:rPr>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5E0619" w:rsidRPr="00660ABB" w14:paraId="044BE599" w14:textId="77777777" w:rsidTr="00CE5AF2">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5F7ED9A4" w14:textId="77777777" w:rsidR="005E0619" w:rsidRPr="00660ABB" w:rsidRDefault="005E0619" w:rsidP="00CE5AF2">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20705753" w14:textId="77777777" w:rsidR="005E0619" w:rsidRPr="00660ABB" w:rsidRDefault="005E0619" w:rsidP="00CE5AF2">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10D2DBEE" w14:textId="77777777" w:rsidR="005E0619" w:rsidRPr="00660ABB" w:rsidRDefault="005E0619" w:rsidP="00CE5AF2">
            <w:pPr>
              <w:pStyle w:val="ListParagraph"/>
            </w:pPr>
            <w:r>
              <w:t>Ghi chú</w:t>
            </w:r>
          </w:p>
        </w:tc>
      </w:tr>
      <w:tr w:rsidR="005E0619" w:rsidRPr="004A4DD9" w14:paraId="15FB9215" w14:textId="77777777" w:rsidTr="00CE5AF2">
        <w:tc>
          <w:tcPr>
            <w:tcW w:w="1710" w:type="dxa"/>
            <w:tcBorders>
              <w:top w:val="single" w:sz="4" w:space="0" w:color="2E74B5"/>
              <w:left w:val="single" w:sz="4" w:space="0" w:color="2E74B5"/>
              <w:right w:val="single" w:sz="4" w:space="0" w:color="2E74B5"/>
            </w:tcBorders>
            <w:shd w:val="clear" w:color="auto" w:fill="auto"/>
          </w:tcPr>
          <w:p w14:paraId="4BE75C40" w14:textId="77777777" w:rsidR="005E0619" w:rsidRPr="004A4DD9" w:rsidRDefault="005E0619" w:rsidP="00CE5AF2">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5CAECC1" w14:textId="77777777" w:rsidR="005E0619" w:rsidRPr="004A4DD9" w:rsidRDefault="005E0619" w:rsidP="00CE5AF2">
            <w:pPr>
              <w:pStyle w:val="ListParagraph"/>
              <w:ind w:left="0"/>
              <w:jc w:val="both"/>
            </w:pPr>
            <w:r w:rsidRPr="004A4DD9">
              <w:t>Tài khoản đăng nhập sai</w:t>
            </w:r>
            <w:r>
              <w:t xml:space="preserve"> hoặc không có quyền ServiceRole</w:t>
            </w:r>
          </w:p>
        </w:tc>
        <w:tc>
          <w:tcPr>
            <w:tcW w:w="2515" w:type="dxa"/>
            <w:tcBorders>
              <w:top w:val="single" w:sz="4" w:space="0" w:color="2E74B5"/>
              <w:left w:val="single" w:sz="4" w:space="0" w:color="2E74B5"/>
              <w:bottom w:val="single" w:sz="4" w:space="0" w:color="2E74B5"/>
              <w:right w:val="single" w:sz="4" w:space="0" w:color="2E74B5"/>
            </w:tcBorders>
          </w:tcPr>
          <w:p w14:paraId="54E951FF" w14:textId="77777777" w:rsidR="005E0619" w:rsidRPr="004A4DD9" w:rsidRDefault="005E0619" w:rsidP="00CE5AF2">
            <w:pPr>
              <w:pStyle w:val="ListParagraph"/>
              <w:ind w:left="0"/>
              <w:jc w:val="both"/>
            </w:pPr>
          </w:p>
        </w:tc>
      </w:tr>
      <w:tr w:rsidR="005E0619" w:rsidRPr="004A4DD9" w14:paraId="3D292FC6" w14:textId="77777777" w:rsidTr="00CE5AF2">
        <w:tc>
          <w:tcPr>
            <w:tcW w:w="1710" w:type="dxa"/>
            <w:tcBorders>
              <w:top w:val="single" w:sz="4" w:space="0" w:color="2E74B5"/>
              <w:left w:val="single" w:sz="4" w:space="0" w:color="2E74B5"/>
              <w:right w:val="single" w:sz="4" w:space="0" w:color="2E74B5"/>
            </w:tcBorders>
            <w:shd w:val="clear" w:color="auto" w:fill="auto"/>
          </w:tcPr>
          <w:p w14:paraId="6F1FFF6D" w14:textId="77777777" w:rsidR="005E0619" w:rsidRPr="004A4DD9" w:rsidRDefault="005E0619" w:rsidP="00CE5AF2">
            <w:pPr>
              <w:autoSpaceDE w:val="0"/>
              <w:autoSpaceDN w:val="0"/>
              <w:adjustRightInd w:val="0"/>
              <w:jc w:val="both"/>
            </w:pPr>
            <w:r w:rsidRPr="002E72A7">
              <w:t>ERR:</w:t>
            </w:r>
            <w:r>
              <w:t>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996E399" w14:textId="2DF86848" w:rsidR="005E0619" w:rsidRPr="004A4DD9" w:rsidRDefault="008C50F9" w:rsidP="00CE5AF2">
            <w:pPr>
              <w:pStyle w:val="ListParagraph"/>
              <w:ind w:left="0"/>
              <w:jc w:val="both"/>
            </w:pPr>
            <w:r>
              <w:rPr>
                <w:color w:val="000000"/>
              </w:rPr>
              <w:t>Pattern hoặc serial truyền vào rỗng</w:t>
            </w:r>
          </w:p>
        </w:tc>
        <w:tc>
          <w:tcPr>
            <w:tcW w:w="2515" w:type="dxa"/>
            <w:tcBorders>
              <w:top w:val="single" w:sz="4" w:space="0" w:color="2E74B5"/>
              <w:left w:val="single" w:sz="4" w:space="0" w:color="2E74B5"/>
              <w:bottom w:val="single" w:sz="4" w:space="0" w:color="2E74B5"/>
              <w:right w:val="single" w:sz="4" w:space="0" w:color="2E74B5"/>
            </w:tcBorders>
          </w:tcPr>
          <w:p w14:paraId="6CA626BE" w14:textId="77777777" w:rsidR="005E0619" w:rsidRPr="004A4DD9" w:rsidRDefault="005E0619" w:rsidP="00CE5AF2">
            <w:pPr>
              <w:pStyle w:val="ListParagraph"/>
              <w:ind w:left="0"/>
              <w:jc w:val="both"/>
            </w:pPr>
          </w:p>
        </w:tc>
      </w:tr>
      <w:tr w:rsidR="005E0619" w:rsidRPr="004A4DD9" w14:paraId="0AE6D8B4" w14:textId="77777777" w:rsidTr="00CE5AF2">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01A965E" w14:textId="77777777" w:rsidR="005E0619" w:rsidRPr="004A4DD9" w:rsidRDefault="005E0619" w:rsidP="00CE5AF2">
            <w:pPr>
              <w:autoSpaceDE w:val="0"/>
              <w:autoSpaceDN w:val="0"/>
              <w:adjustRightInd w:val="0"/>
              <w:jc w:val="both"/>
            </w:pPr>
            <w: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7079360" w14:textId="2EBCF97E" w:rsidR="005E0619" w:rsidRPr="004A4DD9" w:rsidRDefault="005E0619" w:rsidP="00CE5AF2">
            <w:pPr>
              <w:pStyle w:val="ListParagraph"/>
              <w:ind w:left="0"/>
              <w:jc w:val="both"/>
            </w:pPr>
            <w:r>
              <w:t xml:space="preserve">Dữ liệu </w:t>
            </w:r>
            <w:r w:rsidR="008C50F9">
              <w:t xml:space="preserve">xml </w:t>
            </w:r>
            <w:r>
              <w:t>đầu vào không hợp lệ</w:t>
            </w:r>
          </w:p>
        </w:tc>
        <w:tc>
          <w:tcPr>
            <w:tcW w:w="2515" w:type="dxa"/>
            <w:tcBorders>
              <w:top w:val="single" w:sz="4" w:space="0" w:color="2E74B5"/>
              <w:left w:val="single" w:sz="4" w:space="0" w:color="2E74B5"/>
              <w:bottom w:val="single" w:sz="4" w:space="0" w:color="2E74B5"/>
              <w:right w:val="single" w:sz="4" w:space="0" w:color="2E74B5"/>
            </w:tcBorders>
          </w:tcPr>
          <w:p w14:paraId="08ADB434" w14:textId="77777777" w:rsidR="005E0619" w:rsidRPr="004A4DD9" w:rsidRDefault="005E0619" w:rsidP="00CE5AF2">
            <w:pPr>
              <w:pStyle w:val="ListParagraph"/>
              <w:ind w:left="0"/>
              <w:jc w:val="both"/>
            </w:pPr>
          </w:p>
        </w:tc>
      </w:tr>
      <w:tr w:rsidR="005E0619" w:rsidRPr="004A4DD9" w14:paraId="5F9A68D7" w14:textId="77777777" w:rsidTr="00CE5AF2">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5143281" w14:textId="77777777" w:rsidR="005E0619" w:rsidRPr="004A4DD9" w:rsidRDefault="005E0619" w:rsidP="00CE5AF2">
            <w:pPr>
              <w:autoSpaceDE w:val="0"/>
              <w:autoSpaceDN w:val="0"/>
              <w:adjustRightInd w:val="0"/>
              <w:jc w:val="both"/>
            </w:pPr>
            <w:r>
              <w:lastRenderedPageBreak/>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2E252C9" w14:textId="77777777" w:rsidR="005E0619" w:rsidRPr="004A4DD9" w:rsidRDefault="005E0619" w:rsidP="00CE5AF2">
            <w:pPr>
              <w:pStyle w:val="ListParagraph"/>
              <w:ind w:left="0"/>
              <w:jc w:val="both"/>
            </w:pPr>
            <w:r>
              <w:rPr>
                <w:rFonts w:eastAsia="Calibri"/>
              </w:rPr>
              <w:t>Không tìm thấy công ty hoặc tài khoản không tồn tại</w:t>
            </w:r>
          </w:p>
        </w:tc>
        <w:tc>
          <w:tcPr>
            <w:tcW w:w="2515" w:type="dxa"/>
            <w:tcBorders>
              <w:top w:val="single" w:sz="4" w:space="0" w:color="2E74B5"/>
              <w:left w:val="single" w:sz="4" w:space="0" w:color="2E74B5"/>
              <w:bottom w:val="single" w:sz="4" w:space="0" w:color="2E74B5"/>
              <w:right w:val="single" w:sz="4" w:space="0" w:color="2E74B5"/>
            </w:tcBorders>
          </w:tcPr>
          <w:p w14:paraId="3F8EAD48" w14:textId="77777777" w:rsidR="005E0619" w:rsidRPr="004A4DD9" w:rsidRDefault="005E0619" w:rsidP="00CE5AF2">
            <w:pPr>
              <w:pStyle w:val="ListParagraph"/>
              <w:ind w:left="0"/>
              <w:jc w:val="both"/>
            </w:pPr>
          </w:p>
        </w:tc>
      </w:tr>
      <w:tr w:rsidR="005E0619" w:rsidRPr="004A4DD9" w14:paraId="5AA0D3DF" w14:textId="77777777" w:rsidTr="00CE5AF2">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1B4EE1A" w14:textId="77777777" w:rsidR="005E0619" w:rsidRDefault="005E0619" w:rsidP="00CE5AF2">
            <w:pPr>
              <w:autoSpaceDE w:val="0"/>
              <w:autoSpaceDN w:val="0"/>
              <w:adjustRightInd w:val="0"/>
              <w:jc w:val="both"/>
            </w:pPr>
            <w: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51F27CC" w14:textId="77777777" w:rsidR="005E0619" w:rsidRDefault="005E0619" w:rsidP="00CE5AF2">
            <w:pPr>
              <w:pStyle w:val="ListParagraph"/>
              <w:ind w:left="0"/>
              <w:jc w:val="both"/>
              <w:rPr>
                <w:rFonts w:eastAsia="Calibri"/>
              </w:rPr>
            </w:pPr>
            <w:r>
              <w:rPr>
                <w:rFonts w:eastAsia="Calibri"/>
              </w:rPr>
              <w:t>Lỗi phát hành hóa đơn</w:t>
            </w:r>
          </w:p>
        </w:tc>
        <w:tc>
          <w:tcPr>
            <w:tcW w:w="2515" w:type="dxa"/>
            <w:tcBorders>
              <w:top w:val="single" w:sz="4" w:space="0" w:color="2E74B5"/>
              <w:left w:val="single" w:sz="4" w:space="0" w:color="2E74B5"/>
              <w:bottom w:val="single" w:sz="4" w:space="0" w:color="2E74B5"/>
              <w:right w:val="single" w:sz="4" w:space="0" w:color="2E74B5"/>
            </w:tcBorders>
          </w:tcPr>
          <w:p w14:paraId="27469A79" w14:textId="0F524BFD" w:rsidR="005E0619" w:rsidRPr="004A4DD9" w:rsidRDefault="00DB47EB" w:rsidP="00CE5AF2">
            <w:pPr>
              <w:pStyle w:val="ListParagraph"/>
              <w:ind w:left="0"/>
              <w:jc w:val="both"/>
            </w:pPr>
            <w:r>
              <w:t>Lỗi không xác định</w:t>
            </w:r>
          </w:p>
        </w:tc>
      </w:tr>
      <w:tr w:rsidR="005E0619" w:rsidRPr="004A4DD9" w14:paraId="27807093" w14:textId="77777777" w:rsidTr="00CE5AF2">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6ECE987" w14:textId="77777777" w:rsidR="005E0619" w:rsidRDefault="005E0619" w:rsidP="00CE5AF2">
            <w:pPr>
              <w:autoSpaceDE w:val="0"/>
              <w:autoSpaceDN w:val="0"/>
              <w:adjustRightInd w:val="0"/>
              <w:jc w:val="both"/>
            </w:pPr>
            <w:r>
              <w:t>ERR: 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9C7BFE1" w14:textId="77777777" w:rsidR="005E0619" w:rsidRDefault="005E0619" w:rsidP="00CE5AF2">
            <w:pPr>
              <w:pStyle w:val="ListParagraph"/>
              <w:ind w:left="0"/>
              <w:jc w:val="both"/>
            </w:pPr>
            <w:r>
              <w:t>Hết số hóa đơn trong dải</w:t>
            </w:r>
          </w:p>
        </w:tc>
        <w:tc>
          <w:tcPr>
            <w:tcW w:w="2515" w:type="dxa"/>
            <w:tcBorders>
              <w:top w:val="single" w:sz="4" w:space="0" w:color="2E74B5"/>
              <w:left w:val="single" w:sz="4" w:space="0" w:color="2E74B5"/>
              <w:bottom w:val="single" w:sz="4" w:space="0" w:color="2E74B5"/>
              <w:right w:val="single" w:sz="4" w:space="0" w:color="2E74B5"/>
            </w:tcBorders>
          </w:tcPr>
          <w:p w14:paraId="6F18DA6D" w14:textId="77777777" w:rsidR="005E0619" w:rsidRPr="004A4DD9" w:rsidRDefault="005E0619" w:rsidP="00CE5AF2">
            <w:pPr>
              <w:pStyle w:val="ListParagraph"/>
              <w:ind w:left="0"/>
              <w:jc w:val="both"/>
            </w:pPr>
          </w:p>
        </w:tc>
      </w:tr>
      <w:tr w:rsidR="005E0619" w:rsidRPr="004A4DD9" w14:paraId="2B8E2BE0" w14:textId="77777777" w:rsidTr="00CE5AF2">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56B7D50" w14:textId="77777777" w:rsidR="005E0619" w:rsidRPr="004A4DD9" w:rsidRDefault="005E0619" w:rsidP="00CE5AF2">
            <w:pPr>
              <w:autoSpaceDE w:val="0"/>
              <w:autoSpaceDN w:val="0"/>
              <w:adjustRightInd w:val="0"/>
              <w:jc w:val="both"/>
            </w:pPr>
            <w: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7B32B9A" w14:textId="77777777" w:rsidR="005E0619" w:rsidRPr="004A4DD9" w:rsidRDefault="005E0619" w:rsidP="00CE5AF2">
            <w:pPr>
              <w:pStyle w:val="ListParagraph"/>
              <w:ind w:left="0"/>
              <w:jc w:val="both"/>
            </w:pPr>
            <w:r w:rsidRPr="009372AD">
              <w:rPr>
                <w:rFonts w:eastAsia="Calibri"/>
              </w:rPr>
              <w:t>User name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7F9C55A2" w14:textId="77777777" w:rsidR="005E0619" w:rsidRPr="004A4DD9" w:rsidRDefault="005E0619" w:rsidP="00CE5AF2">
            <w:pPr>
              <w:pStyle w:val="ListParagraph"/>
              <w:ind w:left="0"/>
              <w:jc w:val="both"/>
            </w:pPr>
          </w:p>
        </w:tc>
      </w:tr>
      <w:tr w:rsidR="005E0619" w:rsidRPr="004A4DD9" w14:paraId="12E42C5B" w14:textId="77777777" w:rsidTr="00CE5AF2">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8360C51" w14:textId="77777777" w:rsidR="005E0619" w:rsidRDefault="005E0619" w:rsidP="00CE5AF2">
            <w:pPr>
              <w:autoSpaceDE w:val="0"/>
              <w:autoSpaceDN w:val="0"/>
              <w:adjustRightInd w:val="0"/>
              <w:jc w:val="both"/>
            </w:pPr>
            <w: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C832E09" w14:textId="5B2E7FBD" w:rsidR="005E0619" w:rsidRDefault="008C50F9" w:rsidP="00CE5AF2">
            <w:pPr>
              <w:pStyle w:val="ListParagraph"/>
              <w:ind w:left="0"/>
              <w:jc w:val="both"/>
            </w:pPr>
            <w:r>
              <w:rPr>
                <w:color w:val="000000"/>
              </w:rPr>
              <w:t>Hóa đơn cần điều chỉnh đã bị thay thế. Không thể điều chỉnh được nữa.</w:t>
            </w:r>
          </w:p>
        </w:tc>
        <w:tc>
          <w:tcPr>
            <w:tcW w:w="2515" w:type="dxa"/>
            <w:tcBorders>
              <w:top w:val="single" w:sz="4" w:space="0" w:color="2E74B5"/>
              <w:left w:val="single" w:sz="4" w:space="0" w:color="2E74B5"/>
              <w:bottom w:val="single" w:sz="4" w:space="0" w:color="2E74B5"/>
              <w:right w:val="single" w:sz="4" w:space="0" w:color="2E74B5"/>
            </w:tcBorders>
          </w:tcPr>
          <w:p w14:paraId="6F89C1FE" w14:textId="77777777" w:rsidR="005E0619" w:rsidRPr="004A4DD9" w:rsidRDefault="005E0619" w:rsidP="00CE5AF2">
            <w:pPr>
              <w:pStyle w:val="ListParagraph"/>
              <w:ind w:left="0"/>
              <w:jc w:val="both"/>
            </w:pPr>
          </w:p>
        </w:tc>
      </w:tr>
      <w:tr w:rsidR="005E0619" w:rsidRPr="004A4DD9" w14:paraId="53BCE6D7" w14:textId="77777777" w:rsidTr="00CE5AF2">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68654EE" w14:textId="77777777" w:rsidR="005E0619" w:rsidRDefault="005E0619" w:rsidP="00CE5AF2">
            <w:pPr>
              <w:autoSpaceDE w:val="0"/>
              <w:autoSpaceDN w:val="0"/>
              <w:adjustRightInd w:val="0"/>
              <w:jc w:val="both"/>
            </w:pPr>
            <w:r>
              <w:t>ERR: 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A751F4D" w14:textId="77777777" w:rsidR="005E0619" w:rsidRDefault="005E0619" w:rsidP="00CE5AF2">
            <w:pPr>
              <w:pStyle w:val="ListParagraph"/>
              <w:ind w:left="0"/>
              <w:jc w:val="both"/>
              <w:rPr>
                <w:rFonts w:eastAsia="Calibri"/>
              </w:rPr>
            </w:pPr>
            <w:r>
              <w:rPr>
                <w:rFonts w:eastAsia="Calibri"/>
              </w:rPr>
              <w:t>Trạng thái hóa đơn không được điều chỉnh</w:t>
            </w:r>
          </w:p>
        </w:tc>
        <w:tc>
          <w:tcPr>
            <w:tcW w:w="2515" w:type="dxa"/>
            <w:tcBorders>
              <w:top w:val="single" w:sz="4" w:space="0" w:color="2E74B5"/>
              <w:left w:val="single" w:sz="4" w:space="0" w:color="2E74B5"/>
              <w:bottom w:val="single" w:sz="4" w:space="0" w:color="2E74B5"/>
              <w:right w:val="single" w:sz="4" w:space="0" w:color="2E74B5"/>
            </w:tcBorders>
          </w:tcPr>
          <w:p w14:paraId="7A3EBBF0" w14:textId="77777777" w:rsidR="005E0619" w:rsidRPr="004A4DD9" w:rsidRDefault="005E0619" w:rsidP="00CE5AF2">
            <w:pPr>
              <w:pStyle w:val="ListParagraph"/>
              <w:ind w:left="0"/>
              <w:jc w:val="both"/>
            </w:pPr>
          </w:p>
        </w:tc>
      </w:tr>
      <w:tr w:rsidR="005E0619" w:rsidRPr="004A4DD9" w14:paraId="07CFFED5" w14:textId="77777777" w:rsidTr="00CE5AF2">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0F09B4D" w14:textId="77777777" w:rsidR="005E0619" w:rsidRPr="004A4DD9" w:rsidRDefault="005E0619" w:rsidP="00CE5AF2">
            <w:pPr>
              <w:autoSpaceDE w:val="0"/>
              <w:autoSpaceDN w:val="0"/>
              <w:adjustRightInd w:val="0"/>
              <w:jc w:val="both"/>
            </w:pPr>
            <w:r w:rsidRPr="004A4DD9">
              <w:t>ERR:11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982A09A" w14:textId="77777777" w:rsidR="005E0619" w:rsidRPr="004A4DD9" w:rsidRDefault="005E0619" w:rsidP="00CE5AF2">
            <w:pPr>
              <w:pStyle w:val="ListParagraph"/>
              <w:spacing w:after="0" w:line="240" w:lineRule="auto"/>
              <w:ind w:left="0"/>
            </w:pPr>
            <w:r>
              <w:rPr>
                <w:rFonts w:eastAsia="Calibri"/>
              </w:rPr>
              <w:t>P</w:t>
            </w:r>
            <w:r w:rsidRPr="00FD5069">
              <w:rPr>
                <w:rFonts w:eastAsia="Calibri"/>
              </w:rPr>
              <w:t>attern hoặc serial không đúng định dạng</w:t>
            </w:r>
          </w:p>
        </w:tc>
        <w:tc>
          <w:tcPr>
            <w:tcW w:w="2515" w:type="dxa"/>
            <w:tcBorders>
              <w:top w:val="single" w:sz="4" w:space="0" w:color="2E74B5"/>
              <w:left w:val="single" w:sz="4" w:space="0" w:color="2E74B5"/>
              <w:bottom w:val="single" w:sz="4" w:space="0" w:color="2E74B5"/>
              <w:right w:val="single" w:sz="4" w:space="0" w:color="2E74B5"/>
            </w:tcBorders>
          </w:tcPr>
          <w:p w14:paraId="235826AA" w14:textId="77777777" w:rsidR="005E0619" w:rsidRPr="004A4DD9" w:rsidRDefault="005E0619" w:rsidP="00CE5AF2">
            <w:pPr>
              <w:pStyle w:val="ListParagraph"/>
              <w:ind w:left="0"/>
              <w:jc w:val="both"/>
            </w:pPr>
          </w:p>
        </w:tc>
      </w:tr>
      <w:tr w:rsidR="005E0619" w:rsidRPr="004A4DD9" w14:paraId="12DDF066" w14:textId="77777777" w:rsidTr="00CE5AF2">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16FF843" w14:textId="77777777" w:rsidR="005E0619" w:rsidRDefault="005E0619" w:rsidP="00CE5AF2">
            <w:pPr>
              <w:autoSpaceDE w:val="0"/>
              <w:autoSpaceDN w:val="0"/>
              <w:adjustRightInd w:val="0"/>
              <w:jc w:val="both"/>
            </w:pPr>
            <w:r>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F93F5BC" w14:textId="77777777" w:rsidR="005E0619" w:rsidRPr="009372AD" w:rsidRDefault="005E0619" w:rsidP="00CE5AF2">
            <w:pPr>
              <w:pStyle w:val="ListParagraph"/>
              <w:ind w:left="0"/>
              <w:jc w:val="both"/>
              <w:rPr>
                <w:rFonts w:eastAsia="Calibri"/>
              </w:rPr>
            </w:pPr>
            <w:r>
              <w:rPr>
                <w:rFonts w:eastAsia="Calibri"/>
              </w:rPr>
              <w:t>Lỗi trùng Fkey</w:t>
            </w:r>
          </w:p>
        </w:tc>
        <w:tc>
          <w:tcPr>
            <w:tcW w:w="2515" w:type="dxa"/>
            <w:tcBorders>
              <w:top w:val="single" w:sz="4" w:space="0" w:color="2E74B5"/>
              <w:left w:val="single" w:sz="4" w:space="0" w:color="2E74B5"/>
              <w:bottom w:val="single" w:sz="4" w:space="0" w:color="2E74B5"/>
              <w:right w:val="single" w:sz="4" w:space="0" w:color="2E74B5"/>
            </w:tcBorders>
          </w:tcPr>
          <w:p w14:paraId="7A470D80" w14:textId="1303ED1D" w:rsidR="005E0619" w:rsidRPr="004A4DD9" w:rsidRDefault="008C50F9" w:rsidP="00CE5AF2">
            <w:pPr>
              <w:pStyle w:val="ListParagraph"/>
              <w:ind w:left="0"/>
              <w:jc w:val="both"/>
            </w:pPr>
            <w:r>
              <w:rPr>
                <w:color w:val="000000"/>
              </w:rPr>
              <w:t>Fkey của hóa đơn mới đã tồn tại trên hệ thống</w:t>
            </w:r>
          </w:p>
        </w:tc>
      </w:tr>
      <w:tr w:rsidR="005E0619" w:rsidRPr="004A4DD9" w14:paraId="0465CBA9" w14:textId="77777777" w:rsidTr="00CE5AF2">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75C2722" w14:textId="77777777" w:rsidR="005E0619" w:rsidRDefault="005E0619" w:rsidP="00CE5AF2">
            <w:pPr>
              <w:autoSpaceDE w:val="0"/>
              <w:autoSpaceDN w:val="0"/>
              <w:adjustRightInd w:val="0"/>
              <w:jc w:val="both"/>
            </w:pPr>
            <w: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5563863" w14:textId="77777777" w:rsidR="005E0619" w:rsidRDefault="005E0619" w:rsidP="00CE5AF2">
            <w:pPr>
              <w:pStyle w:val="ListParagraph"/>
              <w:ind w:left="0"/>
              <w:jc w:val="both"/>
              <w:rPr>
                <w:rFonts w:eastAsia="Calibri"/>
              </w:rPr>
            </w:pPr>
            <w:r>
              <w:rPr>
                <w:rFonts w:eastAsia="Calibri"/>
              </w:rPr>
              <w:t>Lỗi trong quá trình thực hiện cấp số hóa đơn</w:t>
            </w:r>
          </w:p>
        </w:tc>
        <w:tc>
          <w:tcPr>
            <w:tcW w:w="2515" w:type="dxa"/>
            <w:tcBorders>
              <w:top w:val="single" w:sz="4" w:space="0" w:color="2E74B5"/>
              <w:left w:val="single" w:sz="4" w:space="0" w:color="2E74B5"/>
              <w:bottom w:val="single" w:sz="4" w:space="0" w:color="2E74B5"/>
              <w:right w:val="single" w:sz="4" w:space="0" w:color="2E74B5"/>
            </w:tcBorders>
          </w:tcPr>
          <w:p w14:paraId="67BE2386" w14:textId="77777777" w:rsidR="005E0619" w:rsidRPr="004A4DD9" w:rsidRDefault="005E0619" w:rsidP="00CE5AF2">
            <w:pPr>
              <w:pStyle w:val="ListParagraph"/>
              <w:ind w:left="0"/>
              <w:jc w:val="both"/>
            </w:pPr>
          </w:p>
        </w:tc>
      </w:tr>
      <w:tr w:rsidR="005E0619" w:rsidRPr="004A4DD9" w14:paraId="35D52A19" w14:textId="77777777" w:rsidTr="00CE5AF2">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042CF29" w14:textId="77777777" w:rsidR="005E0619" w:rsidRDefault="005E0619" w:rsidP="00CE5AF2">
            <w:pPr>
              <w:autoSpaceDE w:val="0"/>
              <w:autoSpaceDN w:val="0"/>
              <w:adjustRightInd w:val="0"/>
              <w:jc w:val="both"/>
            </w:pPr>
            <w: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E123DA6" w14:textId="6CBFF728" w:rsidR="005E0619" w:rsidRDefault="005E0619" w:rsidP="008C50F9">
            <w:pPr>
              <w:pStyle w:val="NormalWeb"/>
              <w:spacing w:before="0" w:beforeAutospacing="0" w:after="0" w:afterAutospacing="0"/>
            </w:pPr>
            <w:r>
              <w:rPr>
                <w:rFonts w:eastAsia="Calibri"/>
              </w:rPr>
              <w:t xml:space="preserve">Lỗi khi thực hiện </w:t>
            </w:r>
            <w:r w:rsidRPr="00170EAA">
              <w:rPr>
                <w:rFonts w:eastAsia="Calibri"/>
              </w:rPr>
              <w:t>Deserialize</w:t>
            </w:r>
            <w:r>
              <w:rPr>
                <w:rFonts w:eastAsia="Calibri"/>
              </w:rPr>
              <w:t xml:space="preserve"> chuỗi hóa đơn đầu vào</w:t>
            </w:r>
            <w:r w:rsidR="008C50F9">
              <w:rPr>
                <w:color w:val="000000"/>
              </w:rPr>
              <w:t xml:space="preserve"> (ngày hóa đơn &gt; ngày hiện tại, hóa đơn ngoại tệ không truyền tỷ giá)</w:t>
            </w:r>
          </w:p>
        </w:tc>
        <w:tc>
          <w:tcPr>
            <w:tcW w:w="2515" w:type="dxa"/>
            <w:tcBorders>
              <w:top w:val="single" w:sz="4" w:space="0" w:color="2E74B5"/>
              <w:left w:val="single" w:sz="4" w:space="0" w:color="2E74B5"/>
              <w:bottom w:val="single" w:sz="4" w:space="0" w:color="2E74B5"/>
              <w:right w:val="single" w:sz="4" w:space="0" w:color="2E74B5"/>
            </w:tcBorders>
          </w:tcPr>
          <w:p w14:paraId="0CD3D669" w14:textId="77777777" w:rsidR="005E0619" w:rsidRPr="004A4DD9" w:rsidRDefault="005E0619" w:rsidP="00CE5AF2">
            <w:pPr>
              <w:pStyle w:val="ListParagraph"/>
              <w:ind w:left="0"/>
              <w:jc w:val="both"/>
            </w:pPr>
          </w:p>
        </w:tc>
      </w:tr>
      <w:tr w:rsidR="005E0619" w:rsidRPr="004A4DD9" w14:paraId="0C91FC2B" w14:textId="77777777" w:rsidTr="00CE5AF2">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DBCE483" w14:textId="77777777" w:rsidR="005E0619" w:rsidRPr="004A4DD9" w:rsidRDefault="005E0619" w:rsidP="00CE5AF2">
            <w:pPr>
              <w:autoSpaceDE w:val="0"/>
              <w:autoSpaceDN w:val="0"/>
              <w:adjustRightInd w:val="0"/>
              <w:jc w:val="both"/>
            </w:pPr>
            <w:r>
              <w:t>ERR:16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29750DA" w14:textId="77777777" w:rsidR="005E0619" w:rsidRDefault="005E0619" w:rsidP="00CE5AF2">
            <w:pPr>
              <w:pStyle w:val="ListParagraph"/>
              <w:ind w:left="0"/>
              <w:jc w:val="both"/>
            </w:pPr>
            <w:r>
              <w:t>Không tồn tại hóa đơn</w:t>
            </w:r>
          </w:p>
        </w:tc>
        <w:tc>
          <w:tcPr>
            <w:tcW w:w="2515" w:type="dxa"/>
            <w:tcBorders>
              <w:top w:val="single" w:sz="4" w:space="0" w:color="2E74B5"/>
              <w:left w:val="single" w:sz="4" w:space="0" w:color="2E74B5"/>
              <w:bottom w:val="single" w:sz="4" w:space="0" w:color="2E74B5"/>
              <w:right w:val="single" w:sz="4" w:space="0" w:color="2E74B5"/>
            </w:tcBorders>
          </w:tcPr>
          <w:p w14:paraId="62059E2D" w14:textId="77777777" w:rsidR="005E0619" w:rsidRPr="004A4DD9" w:rsidRDefault="005E0619" w:rsidP="00CE5AF2">
            <w:pPr>
              <w:pStyle w:val="ListParagraph"/>
              <w:ind w:left="0"/>
              <w:jc w:val="both"/>
            </w:pPr>
          </w:p>
        </w:tc>
      </w:tr>
      <w:tr w:rsidR="005E0619" w:rsidRPr="004A4DD9" w14:paraId="4BD36CFF" w14:textId="77777777" w:rsidTr="00CE5AF2">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783AC9A" w14:textId="77777777" w:rsidR="005E0619" w:rsidRDefault="005E0619" w:rsidP="00CE5AF2">
            <w:pPr>
              <w:autoSpaceDE w:val="0"/>
              <w:autoSpaceDN w:val="0"/>
              <w:adjustRightInd w:val="0"/>
              <w:jc w:val="both"/>
            </w:pPr>
            <w:r>
              <w:t>ERR:17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1816583" w14:textId="6C246FC3" w:rsidR="005E0619" w:rsidRPr="008C50F9" w:rsidRDefault="008C50F9" w:rsidP="008C50F9">
            <w:pPr>
              <w:pStyle w:val="NormalWeb"/>
              <w:jc w:val="both"/>
            </w:pPr>
            <w:r>
              <w:rPr>
                <w:color w:val="000000"/>
              </w:rPr>
              <w:t>Ngày hóa đơn điều chỉnh &lt; ngày hóa đơn bị điều chỉnh</w:t>
            </w:r>
          </w:p>
        </w:tc>
        <w:tc>
          <w:tcPr>
            <w:tcW w:w="2515" w:type="dxa"/>
            <w:tcBorders>
              <w:top w:val="single" w:sz="4" w:space="0" w:color="2E74B5"/>
              <w:left w:val="single" w:sz="4" w:space="0" w:color="2E74B5"/>
              <w:bottom w:val="single" w:sz="4" w:space="0" w:color="2E74B5"/>
              <w:right w:val="single" w:sz="4" w:space="0" w:color="2E74B5"/>
            </w:tcBorders>
          </w:tcPr>
          <w:p w14:paraId="0C203D11" w14:textId="77777777" w:rsidR="005E0619" w:rsidRPr="004A4DD9" w:rsidRDefault="005E0619" w:rsidP="00CE5AF2">
            <w:pPr>
              <w:pStyle w:val="ListParagraph"/>
              <w:ind w:left="0"/>
              <w:jc w:val="both"/>
            </w:pPr>
          </w:p>
        </w:tc>
      </w:tr>
      <w:tr w:rsidR="005E0619" w:rsidRPr="004A4DD9" w14:paraId="27D8BB71" w14:textId="77777777" w:rsidTr="00CE5AF2">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90958D8" w14:textId="77777777" w:rsidR="005E0619" w:rsidRDefault="005E0619" w:rsidP="00CE5AF2">
            <w:pPr>
              <w:autoSpaceDE w:val="0"/>
              <w:autoSpaceDN w:val="0"/>
              <w:adjustRightInd w:val="0"/>
              <w:jc w:val="both"/>
            </w:pPr>
            <w:r>
              <w:t>ERR: 19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6A200A7" w14:textId="77777777" w:rsidR="005E0619" w:rsidRDefault="005E0619" w:rsidP="00CE5AF2">
            <w:pPr>
              <w:pStyle w:val="ListParagraph"/>
              <w:ind w:left="0"/>
              <w:jc w:val="both"/>
            </w:pPr>
            <w:r>
              <w:t>Pattern truyền vào không giống với pattern của hóa đơn cần điều chỉnh</w:t>
            </w:r>
          </w:p>
        </w:tc>
        <w:tc>
          <w:tcPr>
            <w:tcW w:w="2515" w:type="dxa"/>
            <w:tcBorders>
              <w:top w:val="single" w:sz="4" w:space="0" w:color="2E74B5"/>
              <w:left w:val="single" w:sz="4" w:space="0" w:color="2E74B5"/>
              <w:bottom w:val="single" w:sz="4" w:space="0" w:color="2E74B5"/>
              <w:right w:val="single" w:sz="4" w:space="0" w:color="2E74B5"/>
            </w:tcBorders>
          </w:tcPr>
          <w:p w14:paraId="4FFFEA9F" w14:textId="77777777" w:rsidR="005E0619" w:rsidRPr="004A4DD9" w:rsidRDefault="005E0619" w:rsidP="00CE5AF2">
            <w:pPr>
              <w:pStyle w:val="ListParagraph"/>
              <w:ind w:left="0"/>
              <w:jc w:val="both"/>
            </w:pPr>
          </w:p>
        </w:tc>
      </w:tr>
      <w:tr w:rsidR="005E0619" w:rsidRPr="004A4DD9" w14:paraId="1E678DBA" w14:textId="77777777" w:rsidTr="00CE5AF2">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09BA42F" w14:textId="77777777" w:rsidR="005E0619" w:rsidRPr="004A4DD9" w:rsidRDefault="005E0619" w:rsidP="00CE5AF2">
            <w:pPr>
              <w:autoSpaceDE w:val="0"/>
              <w:autoSpaceDN w:val="0"/>
              <w:adjustRightInd w:val="0"/>
              <w:rPr>
                <w:rFonts w:eastAsia="Calibri"/>
              </w:rPr>
            </w:pPr>
            <w:r>
              <w:rPr>
                <w:rFonts w:eastAsia="Calibri"/>
              </w:rPr>
              <w:t>ERR:20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DF67984" w14:textId="58976E11" w:rsidR="005E0619" w:rsidRPr="004A4DD9" w:rsidRDefault="008C50F9" w:rsidP="00CE5AF2">
            <w:pPr>
              <w:pStyle w:val="ListParagraph"/>
              <w:spacing w:after="0" w:line="240" w:lineRule="auto"/>
              <w:ind w:left="0"/>
              <w:rPr>
                <w:rFonts w:eastAsia="Calibri"/>
              </w:rPr>
            </w:pPr>
            <w:r>
              <w:rPr>
                <w:color w:val="000000"/>
              </w:rPr>
              <w:t>Dải hóa đơn hết, User/Account không có quyền với Serial/Pattern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63A079A5" w14:textId="44666528" w:rsidR="005E0619" w:rsidRPr="004A4DD9" w:rsidRDefault="005E0619" w:rsidP="00CE5AF2">
            <w:pPr>
              <w:pStyle w:val="ListParagraph"/>
              <w:ind w:left="0"/>
              <w:jc w:val="both"/>
            </w:pPr>
          </w:p>
        </w:tc>
      </w:tr>
      <w:tr w:rsidR="008C50F9" w:rsidRPr="004A4DD9" w14:paraId="78335E6D" w14:textId="77777777" w:rsidTr="00CE5AF2">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211ACFB" w14:textId="7C578E09" w:rsidR="008C50F9" w:rsidRDefault="008C50F9" w:rsidP="008C50F9">
            <w:pPr>
              <w:autoSpaceDE w:val="0"/>
              <w:autoSpaceDN w:val="0"/>
              <w:adjustRightInd w:val="0"/>
              <w:jc w:val="both"/>
            </w:pPr>
            <w:r>
              <w:rPr>
                <w:color w:val="000000"/>
              </w:rPr>
              <w:t>ERR:21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B25F74B" w14:textId="45F0F371" w:rsidR="008C50F9" w:rsidRDefault="008C50F9" w:rsidP="008C50F9">
            <w:pPr>
              <w:pStyle w:val="ListParagraph"/>
              <w:ind w:left="0"/>
              <w:jc w:val="both"/>
              <w:rPr>
                <w:rFonts w:eastAsia="Calibri"/>
              </w:rPr>
            </w:pPr>
            <w:r>
              <w:rPr>
                <w:color w:val="000000"/>
              </w:rPr>
              <w:t>Trùng số hóa đơn</w:t>
            </w:r>
          </w:p>
        </w:tc>
        <w:tc>
          <w:tcPr>
            <w:tcW w:w="2515" w:type="dxa"/>
            <w:tcBorders>
              <w:top w:val="single" w:sz="4" w:space="0" w:color="2E74B5"/>
              <w:left w:val="single" w:sz="4" w:space="0" w:color="2E74B5"/>
              <w:bottom w:val="single" w:sz="4" w:space="0" w:color="2E74B5"/>
              <w:right w:val="single" w:sz="4" w:space="0" w:color="2E74B5"/>
            </w:tcBorders>
          </w:tcPr>
          <w:p w14:paraId="2A8CD77B" w14:textId="77777777" w:rsidR="008C50F9" w:rsidRPr="004A4DD9" w:rsidRDefault="008C50F9" w:rsidP="008C50F9">
            <w:pPr>
              <w:pStyle w:val="ListParagraph"/>
              <w:ind w:left="0"/>
              <w:jc w:val="both"/>
            </w:pPr>
          </w:p>
        </w:tc>
      </w:tr>
      <w:tr w:rsidR="005E0619" w:rsidRPr="004A4DD9" w14:paraId="0D5AF856" w14:textId="77777777" w:rsidTr="00CE5AF2">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5B4E9CC" w14:textId="77777777" w:rsidR="005E0619" w:rsidRPr="005F7800" w:rsidRDefault="005E0619" w:rsidP="00CE5AF2">
            <w:pPr>
              <w:autoSpaceDE w:val="0"/>
              <w:autoSpaceDN w:val="0"/>
              <w:adjustRightInd w:val="0"/>
              <w:jc w:val="both"/>
            </w:pPr>
            <w:r>
              <w:t>ERR:22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879E6B1" w14:textId="77777777" w:rsidR="005E0619" w:rsidRDefault="005E0619" w:rsidP="00CE5AF2">
            <w:pPr>
              <w:pStyle w:val="ListParagraph"/>
              <w:ind w:left="0"/>
              <w:jc w:val="both"/>
              <w:rPr>
                <w:rFonts w:eastAsia="Calibri"/>
              </w:rPr>
            </w:pPr>
            <w:r>
              <w:rPr>
                <w:rFonts w:eastAsia="Calibri"/>
              </w:rPr>
              <w:t>Hóa đơn TT78 validate maxleng thông tin người bán</w:t>
            </w:r>
          </w:p>
        </w:tc>
        <w:tc>
          <w:tcPr>
            <w:tcW w:w="2515" w:type="dxa"/>
            <w:tcBorders>
              <w:top w:val="single" w:sz="4" w:space="0" w:color="2E74B5"/>
              <w:left w:val="single" w:sz="4" w:space="0" w:color="2E74B5"/>
              <w:bottom w:val="single" w:sz="4" w:space="0" w:color="2E74B5"/>
              <w:right w:val="single" w:sz="4" w:space="0" w:color="2E74B5"/>
            </w:tcBorders>
          </w:tcPr>
          <w:p w14:paraId="4793D4E4" w14:textId="77777777" w:rsidR="005E0619" w:rsidRPr="004A4DD9" w:rsidRDefault="005E0619" w:rsidP="00CE5AF2">
            <w:pPr>
              <w:pStyle w:val="ListParagraph"/>
              <w:ind w:left="0"/>
              <w:jc w:val="both"/>
            </w:pPr>
          </w:p>
        </w:tc>
      </w:tr>
      <w:tr w:rsidR="005E0619" w:rsidRPr="004A4DD9" w14:paraId="760EA8CE" w14:textId="77777777" w:rsidTr="00CE5AF2">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5F5B5FC" w14:textId="77777777" w:rsidR="005E0619" w:rsidRPr="004A4DD9" w:rsidRDefault="005E0619" w:rsidP="00CE5AF2">
            <w:pPr>
              <w:autoSpaceDE w:val="0"/>
              <w:autoSpaceDN w:val="0"/>
              <w:adjustRightInd w:val="0"/>
              <w:jc w:val="both"/>
            </w:pPr>
            <w:r w:rsidRPr="004A4DD9">
              <w:t>ERR:</w:t>
            </w:r>
            <w:r>
              <w:t>23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E536DF8" w14:textId="77777777" w:rsidR="005E0619" w:rsidRPr="004A4DD9" w:rsidRDefault="005E0619" w:rsidP="00CE5AF2">
            <w:pPr>
              <w:pStyle w:val="ListParagraph"/>
              <w:ind w:left="0"/>
              <w:jc w:val="both"/>
            </w:pPr>
            <w:r>
              <w:t>Mã CQT rỗng</w:t>
            </w:r>
          </w:p>
        </w:tc>
        <w:tc>
          <w:tcPr>
            <w:tcW w:w="2515" w:type="dxa"/>
            <w:tcBorders>
              <w:top w:val="single" w:sz="4" w:space="0" w:color="2E74B5"/>
              <w:left w:val="single" w:sz="4" w:space="0" w:color="2E74B5"/>
              <w:bottom w:val="single" w:sz="4" w:space="0" w:color="2E74B5"/>
              <w:right w:val="single" w:sz="4" w:space="0" w:color="2E74B5"/>
            </w:tcBorders>
          </w:tcPr>
          <w:p w14:paraId="11AEB2D1" w14:textId="77777777" w:rsidR="005E0619" w:rsidRPr="004A4DD9" w:rsidRDefault="005E0619" w:rsidP="00CE5AF2">
            <w:pPr>
              <w:pStyle w:val="ListParagraph"/>
              <w:ind w:left="0"/>
              <w:jc w:val="both"/>
            </w:pPr>
          </w:p>
        </w:tc>
      </w:tr>
      <w:tr w:rsidR="005E0619" w:rsidRPr="004A4DD9" w14:paraId="4886BE19" w14:textId="77777777" w:rsidTr="00CE5AF2">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B6EDF79" w14:textId="77777777" w:rsidR="005E0619" w:rsidRDefault="005E0619" w:rsidP="00CE5AF2">
            <w:pPr>
              <w:autoSpaceDE w:val="0"/>
              <w:autoSpaceDN w:val="0"/>
              <w:adjustRightInd w:val="0"/>
              <w:jc w:val="both"/>
            </w:pPr>
            <w:r>
              <w:t>ERR:30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77FE984" w14:textId="4F7A8F68" w:rsidR="005E0619" w:rsidRDefault="0017537E" w:rsidP="00CE5AF2">
            <w:pPr>
              <w:pStyle w:val="ListParagraph"/>
              <w:ind w:left="0"/>
              <w:jc w:val="both"/>
              <w:rPr>
                <w:rFonts w:eastAsia="Calibri"/>
              </w:rPr>
            </w:pPr>
            <w:r>
              <w:rPr>
                <w:color w:val="000000"/>
              </w:rPr>
              <w:t>Danh sách hóa đơn tồn tại ngày hóa đơn nhỏ hơn ngày hóa đơn đã phát hành</w:t>
            </w:r>
          </w:p>
        </w:tc>
        <w:tc>
          <w:tcPr>
            <w:tcW w:w="2515" w:type="dxa"/>
            <w:tcBorders>
              <w:top w:val="single" w:sz="4" w:space="0" w:color="2E74B5"/>
              <w:left w:val="single" w:sz="4" w:space="0" w:color="2E74B5"/>
              <w:bottom w:val="single" w:sz="4" w:space="0" w:color="2E74B5"/>
              <w:right w:val="single" w:sz="4" w:space="0" w:color="2E74B5"/>
            </w:tcBorders>
          </w:tcPr>
          <w:p w14:paraId="612E4E82" w14:textId="77777777" w:rsidR="005E0619" w:rsidRPr="004A4DD9" w:rsidRDefault="005E0619" w:rsidP="00CE5AF2">
            <w:pPr>
              <w:pStyle w:val="ListParagraph"/>
              <w:ind w:left="0"/>
              <w:jc w:val="both"/>
            </w:pPr>
          </w:p>
        </w:tc>
      </w:tr>
      <w:tr w:rsidR="0017537E" w:rsidRPr="004A4DD9" w14:paraId="43FFDF55" w14:textId="77777777" w:rsidTr="00CE5AF2">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24FA802" w14:textId="0B8210A1" w:rsidR="0017537E" w:rsidRDefault="0017537E" w:rsidP="0017537E">
            <w:pPr>
              <w:autoSpaceDE w:val="0"/>
              <w:autoSpaceDN w:val="0"/>
              <w:adjustRightInd w:val="0"/>
              <w:jc w:val="both"/>
            </w:pPr>
            <w:r>
              <w:rPr>
                <w:color w:val="000000"/>
              </w:rPr>
              <w:t>ERR:60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4ED14CB" w14:textId="17C4B919" w:rsidR="0017537E" w:rsidRDefault="0017537E" w:rsidP="0017537E">
            <w:pPr>
              <w:pStyle w:val="ListParagraph"/>
              <w:ind w:left="0"/>
              <w:jc w:val="both"/>
              <w:rPr>
                <w:color w:val="000000"/>
              </w:rPr>
            </w:pPr>
            <w:r>
              <w:rPr>
                <w:color w:val="000000"/>
              </w:rPr>
              <w:t>Chỉ được phép điều chỉnh hóa đơn cùng loại (Có mã từ máy tính tiền).</w:t>
            </w:r>
          </w:p>
        </w:tc>
        <w:tc>
          <w:tcPr>
            <w:tcW w:w="2515" w:type="dxa"/>
            <w:tcBorders>
              <w:top w:val="single" w:sz="4" w:space="0" w:color="2E74B5"/>
              <w:left w:val="single" w:sz="4" w:space="0" w:color="2E74B5"/>
              <w:bottom w:val="single" w:sz="4" w:space="0" w:color="2E74B5"/>
              <w:right w:val="single" w:sz="4" w:space="0" w:color="2E74B5"/>
            </w:tcBorders>
          </w:tcPr>
          <w:p w14:paraId="66436ED5" w14:textId="77777777" w:rsidR="0017537E" w:rsidRPr="004A4DD9" w:rsidRDefault="0017537E" w:rsidP="0017537E">
            <w:pPr>
              <w:pStyle w:val="ListParagraph"/>
              <w:ind w:left="0"/>
              <w:jc w:val="both"/>
            </w:pPr>
          </w:p>
        </w:tc>
      </w:tr>
      <w:tr w:rsidR="0017537E" w:rsidRPr="004A4DD9" w14:paraId="46CD0657" w14:textId="77777777" w:rsidTr="00CE5AF2">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6452F6C" w14:textId="70FDA7EE" w:rsidR="0017537E" w:rsidRDefault="0017537E" w:rsidP="0017537E">
            <w:pPr>
              <w:autoSpaceDE w:val="0"/>
              <w:autoSpaceDN w:val="0"/>
              <w:adjustRightInd w:val="0"/>
              <w:jc w:val="both"/>
            </w:pPr>
            <w:r>
              <w:rPr>
                <w:color w:val="000000"/>
              </w:rPr>
              <w:t>ERR:61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739207E" w14:textId="4E2049F9" w:rsidR="0017537E" w:rsidRDefault="0017537E" w:rsidP="0017537E">
            <w:pPr>
              <w:pStyle w:val="ListParagraph"/>
              <w:ind w:left="0"/>
              <w:jc w:val="both"/>
              <w:rPr>
                <w:color w:val="000000"/>
              </w:rPr>
            </w:pPr>
            <w:r>
              <w:rPr>
                <w:color w:val="000000"/>
              </w:rPr>
              <w:t>Chỉ được phép điều chỉnh hóa đơn cùng loại (HD GTGT / HD bán hàng...).</w:t>
            </w:r>
          </w:p>
        </w:tc>
        <w:tc>
          <w:tcPr>
            <w:tcW w:w="2515" w:type="dxa"/>
            <w:tcBorders>
              <w:top w:val="single" w:sz="4" w:space="0" w:color="2E74B5"/>
              <w:left w:val="single" w:sz="4" w:space="0" w:color="2E74B5"/>
              <w:bottom w:val="single" w:sz="4" w:space="0" w:color="2E74B5"/>
              <w:right w:val="single" w:sz="4" w:space="0" w:color="2E74B5"/>
            </w:tcBorders>
          </w:tcPr>
          <w:p w14:paraId="15A06EF2" w14:textId="77777777" w:rsidR="0017537E" w:rsidRPr="004A4DD9" w:rsidRDefault="0017537E" w:rsidP="0017537E">
            <w:pPr>
              <w:pStyle w:val="ListParagraph"/>
              <w:ind w:left="0"/>
              <w:jc w:val="both"/>
            </w:pPr>
          </w:p>
        </w:tc>
      </w:tr>
      <w:tr w:rsidR="005E0619" w:rsidRPr="004A4DD9" w14:paraId="02F7D432" w14:textId="77777777" w:rsidTr="00CE5AF2">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935B8CD" w14:textId="77777777" w:rsidR="0017537E" w:rsidRDefault="0017537E" w:rsidP="0017537E">
            <w:pPr>
              <w:pStyle w:val="NormalWeb"/>
              <w:spacing w:before="0" w:beforeAutospacing="0" w:after="160" w:afterAutospacing="0"/>
            </w:pPr>
            <w:r>
              <w:rPr>
                <w:color w:val="000000"/>
              </w:rPr>
              <w:t>OK: pattern;serial-</w:t>
            </w:r>
            <w:r>
              <w:rPr>
                <w:color w:val="000000"/>
              </w:rPr>
              <w:lastRenderedPageBreak/>
              <w:t>Fkey_invNumber_MCCQT</w:t>
            </w:r>
          </w:p>
          <w:p w14:paraId="0CFF6452" w14:textId="77777777" w:rsidR="0017537E" w:rsidRDefault="0017537E" w:rsidP="0017537E">
            <w:pPr>
              <w:pStyle w:val="NormalWeb"/>
              <w:spacing w:before="0" w:beforeAutospacing="0" w:after="160" w:afterAutospacing="0"/>
            </w:pPr>
            <w:r>
              <w:rPr>
                <w:color w:val="000000"/>
              </w:rPr>
              <w:t>(Ví dụ:</w:t>
            </w:r>
          </w:p>
          <w:p w14:paraId="3CB85B15" w14:textId="77777777" w:rsidR="0017537E" w:rsidRDefault="0017537E" w:rsidP="0017537E">
            <w:pPr>
              <w:pStyle w:val="NormalWeb"/>
              <w:spacing w:before="0" w:beforeAutospacing="0" w:after="160" w:afterAutospacing="0"/>
            </w:pPr>
            <w:r>
              <w:rPr>
                <w:color w:val="000000"/>
              </w:rPr>
              <w:t>OK:1/004;C22MTC-81971004C22MTC128418474_128_M1-22-10F0B-00400000128)</w:t>
            </w:r>
          </w:p>
          <w:p w14:paraId="072E6E83" w14:textId="078AFE70" w:rsidR="005E0619" w:rsidRPr="004A4DD9" w:rsidRDefault="0017537E" w:rsidP="0017537E">
            <w:pPr>
              <w:autoSpaceDE w:val="0"/>
              <w:autoSpaceDN w:val="0"/>
              <w:adjustRightInd w:val="0"/>
              <w:jc w:val="both"/>
            </w:pPr>
            <w:r w:rsidRPr="004A4DD9">
              <w:t xml:space="preserve"> </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9FA1DA7" w14:textId="77777777" w:rsidR="0017537E" w:rsidRDefault="0017537E" w:rsidP="0017537E">
            <w:pPr>
              <w:pStyle w:val="NormalWeb"/>
              <w:numPr>
                <w:ilvl w:val="0"/>
                <w:numId w:val="4"/>
              </w:numPr>
              <w:spacing w:before="0" w:beforeAutospacing="0" w:after="0" w:afterAutospacing="0"/>
              <w:textAlignment w:val="baseline"/>
              <w:rPr>
                <w:color w:val="000000"/>
              </w:rPr>
            </w:pPr>
            <w:r>
              <w:rPr>
                <w:color w:val="000000"/>
              </w:rPr>
              <w:lastRenderedPageBreak/>
              <w:t>OK 🡪 đã phát hành hóa đơn thành công</w:t>
            </w:r>
          </w:p>
          <w:p w14:paraId="3B508681" w14:textId="77777777" w:rsidR="0017537E" w:rsidRDefault="0017537E" w:rsidP="0017537E">
            <w:pPr>
              <w:pStyle w:val="NormalWeb"/>
              <w:numPr>
                <w:ilvl w:val="0"/>
                <w:numId w:val="4"/>
              </w:numPr>
              <w:spacing w:before="0" w:beforeAutospacing="0" w:after="0" w:afterAutospacing="0"/>
              <w:textAlignment w:val="baseline"/>
              <w:rPr>
                <w:color w:val="000000"/>
              </w:rPr>
            </w:pPr>
            <w:r>
              <w:rPr>
                <w:color w:val="000000"/>
              </w:rPr>
              <w:t>Pattern🡪 Mẫu số của hóa đơn điều chỉnh </w:t>
            </w:r>
          </w:p>
          <w:p w14:paraId="1B44DFDA" w14:textId="77777777" w:rsidR="0017537E" w:rsidRDefault="0017537E" w:rsidP="0017537E">
            <w:pPr>
              <w:pStyle w:val="NormalWeb"/>
              <w:numPr>
                <w:ilvl w:val="0"/>
                <w:numId w:val="4"/>
              </w:numPr>
              <w:spacing w:before="0" w:beforeAutospacing="0" w:after="0" w:afterAutospacing="0"/>
              <w:textAlignment w:val="baseline"/>
              <w:rPr>
                <w:color w:val="000000"/>
              </w:rPr>
            </w:pPr>
            <w:r>
              <w:rPr>
                <w:color w:val="000000"/>
              </w:rPr>
              <w:lastRenderedPageBreak/>
              <w:t>Serial 🡪 serial của hóa đơn điều chỉnh </w:t>
            </w:r>
          </w:p>
          <w:p w14:paraId="3C4C71A2" w14:textId="77777777" w:rsidR="0017537E" w:rsidRDefault="0017537E" w:rsidP="0017537E">
            <w:pPr>
              <w:pStyle w:val="NormalWeb"/>
              <w:numPr>
                <w:ilvl w:val="0"/>
                <w:numId w:val="4"/>
              </w:numPr>
              <w:spacing w:before="0" w:beforeAutospacing="0" w:after="160" w:afterAutospacing="0"/>
              <w:textAlignment w:val="baseline"/>
              <w:rPr>
                <w:color w:val="000000"/>
              </w:rPr>
            </w:pPr>
            <w:r>
              <w:rPr>
                <w:color w:val="000000"/>
              </w:rPr>
              <w:t>Fkey-&gt; fkey của hóa đơn</w:t>
            </w:r>
          </w:p>
          <w:p w14:paraId="5BB0199C" w14:textId="77777777" w:rsidR="0017537E" w:rsidRDefault="0017537E" w:rsidP="0017537E">
            <w:pPr>
              <w:pStyle w:val="NormalWeb"/>
              <w:numPr>
                <w:ilvl w:val="0"/>
                <w:numId w:val="4"/>
              </w:numPr>
              <w:spacing w:before="0" w:beforeAutospacing="0" w:after="0" w:afterAutospacing="0"/>
              <w:textAlignment w:val="baseline"/>
              <w:rPr>
                <w:color w:val="000000"/>
              </w:rPr>
            </w:pPr>
            <w:r>
              <w:rPr>
                <w:color w:val="000000"/>
              </w:rPr>
              <w:t>invNumber: số hóa đơn điều chỉnh </w:t>
            </w:r>
          </w:p>
          <w:p w14:paraId="0C1694E4" w14:textId="1C6F8CC4" w:rsidR="005E0619" w:rsidRPr="0017537E" w:rsidRDefault="0017537E" w:rsidP="0017537E">
            <w:pPr>
              <w:pStyle w:val="NormalWeb"/>
              <w:numPr>
                <w:ilvl w:val="0"/>
                <w:numId w:val="4"/>
              </w:numPr>
              <w:spacing w:before="0" w:beforeAutospacing="0" w:after="160" w:afterAutospacing="0"/>
              <w:textAlignment w:val="baseline"/>
              <w:rPr>
                <w:color w:val="000000"/>
              </w:rPr>
            </w:pPr>
            <w:r>
              <w:rPr>
                <w:color w:val="000000"/>
              </w:rPr>
              <w:t>MCCQT -&gt; Mã CQT</w:t>
            </w:r>
          </w:p>
        </w:tc>
        <w:tc>
          <w:tcPr>
            <w:tcW w:w="2515" w:type="dxa"/>
            <w:tcBorders>
              <w:top w:val="single" w:sz="4" w:space="0" w:color="2E74B5"/>
              <w:left w:val="single" w:sz="4" w:space="0" w:color="2E74B5"/>
              <w:bottom w:val="single" w:sz="4" w:space="0" w:color="2E74B5"/>
              <w:right w:val="single" w:sz="4" w:space="0" w:color="2E74B5"/>
            </w:tcBorders>
          </w:tcPr>
          <w:p w14:paraId="595A944B" w14:textId="77777777" w:rsidR="005E0619" w:rsidRPr="004A4DD9" w:rsidRDefault="005E0619" w:rsidP="00CE5AF2">
            <w:pPr>
              <w:jc w:val="both"/>
            </w:pPr>
          </w:p>
        </w:tc>
      </w:tr>
    </w:tbl>
    <w:p w14:paraId="00ABF266" w14:textId="77777777" w:rsidR="005E0619" w:rsidRDefault="005E0619" w:rsidP="005E0619">
      <w:pPr>
        <w:rPr>
          <w:lang w:eastAsia="x-none"/>
        </w:rPr>
      </w:pPr>
    </w:p>
    <w:p w14:paraId="5E21EC76" w14:textId="77777777" w:rsidR="0017537E" w:rsidRDefault="0017537E" w:rsidP="0017537E">
      <w:pPr>
        <w:pStyle w:val="NormalWeb"/>
        <w:spacing w:before="0" w:beforeAutospacing="0" w:after="160" w:afterAutospacing="0"/>
      </w:pPr>
      <w:r>
        <w:rPr>
          <w:b/>
          <w:bCs/>
          <w:color w:val="000000"/>
          <w:sz w:val="22"/>
          <w:szCs w:val="22"/>
          <w:u w:val="single"/>
        </w:rPr>
        <w:t xml:space="preserve">Cấu trúc của xmlInvData (các trường </w:t>
      </w:r>
      <w:r>
        <w:rPr>
          <w:b/>
          <w:bCs/>
          <w:color w:val="FF0000"/>
          <w:sz w:val="22"/>
          <w:szCs w:val="22"/>
          <w:u w:val="single"/>
        </w:rPr>
        <w:t>*</w:t>
      </w:r>
      <w:r>
        <w:rPr>
          <w:b/>
          <w:bCs/>
          <w:color w:val="000000"/>
          <w:sz w:val="22"/>
          <w:szCs w:val="22"/>
          <w:u w:val="single"/>
        </w:rPr>
        <w:t xml:space="preserve"> là bắt buộc):</w:t>
      </w:r>
    </w:p>
    <w:p w14:paraId="56794A66" w14:textId="77777777" w:rsidR="0017537E" w:rsidRDefault="0017537E" w:rsidP="0017537E">
      <w:pPr>
        <w:pStyle w:val="NormalWeb"/>
        <w:spacing w:before="0" w:beforeAutospacing="0" w:after="0" w:afterAutospacing="0"/>
      </w:pPr>
      <w:r>
        <w:rPr>
          <w:color w:val="0000FF"/>
          <w:sz w:val="19"/>
          <w:szCs w:val="19"/>
        </w:rPr>
        <w:t>&lt;</w:t>
      </w:r>
      <w:r>
        <w:rPr>
          <w:color w:val="A31515"/>
          <w:sz w:val="19"/>
          <w:szCs w:val="19"/>
        </w:rPr>
        <w:t>DieuChinhHD</w:t>
      </w:r>
      <w:r>
        <w:rPr>
          <w:color w:val="0000FF"/>
          <w:sz w:val="19"/>
          <w:szCs w:val="19"/>
        </w:rPr>
        <w:t>&gt;</w:t>
      </w:r>
    </w:p>
    <w:p w14:paraId="06281B9A" w14:textId="77777777" w:rsidR="0017537E" w:rsidRDefault="0017537E" w:rsidP="0017537E">
      <w:pPr>
        <w:pStyle w:val="NormalWeb"/>
        <w:spacing w:before="0" w:beforeAutospacing="0" w:after="0" w:afterAutospacing="0"/>
        <w:rPr>
          <w:color w:val="0000FF"/>
          <w:sz w:val="19"/>
          <w:szCs w:val="19"/>
        </w:rPr>
      </w:pPr>
      <w:r>
        <w:rPr>
          <w:rStyle w:val="apple-tab-span"/>
          <w:color w:val="0000FF"/>
          <w:sz w:val="19"/>
          <w:szCs w:val="19"/>
        </w:rPr>
        <w:tab/>
      </w:r>
      <w:r>
        <w:rPr>
          <w:color w:val="0000FF"/>
          <w:sz w:val="19"/>
          <w:szCs w:val="19"/>
        </w:rPr>
        <w:t xml:space="preserve"> &lt;</w:t>
      </w:r>
      <w:r>
        <w:rPr>
          <w:color w:val="A31515"/>
          <w:sz w:val="19"/>
          <w:szCs w:val="19"/>
        </w:rPr>
        <w:t>key</w:t>
      </w:r>
      <w:r>
        <w:rPr>
          <w:color w:val="0000FF"/>
          <w:sz w:val="19"/>
          <w:szCs w:val="19"/>
        </w:rPr>
        <w:t>&gt;</w:t>
      </w:r>
      <w:r>
        <w:rPr>
          <w:color w:val="000000"/>
          <w:sz w:val="19"/>
          <w:szCs w:val="19"/>
        </w:rPr>
        <w:t>Fkey của hóa đơn để phân biệt hóa đơn xuất cho khách hàng nào *</w:t>
      </w:r>
      <w:r>
        <w:rPr>
          <w:color w:val="0000FF"/>
          <w:sz w:val="19"/>
          <w:szCs w:val="19"/>
        </w:rPr>
        <w:t>&lt;/</w:t>
      </w:r>
      <w:r>
        <w:rPr>
          <w:color w:val="A31515"/>
          <w:sz w:val="19"/>
          <w:szCs w:val="19"/>
        </w:rPr>
        <w:t>key</w:t>
      </w:r>
      <w:r>
        <w:rPr>
          <w:color w:val="0000FF"/>
          <w:sz w:val="19"/>
          <w:szCs w:val="19"/>
        </w:rPr>
        <w:t>&gt; </w:t>
      </w:r>
    </w:p>
    <w:p w14:paraId="5607374B" w14:textId="77777777" w:rsidR="00CA0DD2" w:rsidRDefault="00CA0DD2" w:rsidP="00CA0DD2">
      <w:pPr>
        <w:shd w:val="clear" w:color="auto" w:fill="FFFFFF"/>
        <w:ind w:firstLine="720"/>
        <w:rPr>
          <w:rFonts w:ascii="Courier New" w:hAnsi="Courier New" w:cs="Courier New"/>
          <w:b/>
          <w:bCs/>
          <w:color w:val="000000"/>
          <w:sz w:val="20"/>
          <w:szCs w:val="20"/>
        </w:rPr>
      </w:pPr>
      <w:r>
        <w:rPr>
          <w:rFonts w:ascii="Courier New" w:hAnsi="Courier New" w:cs="Courier New"/>
          <w:color w:val="0000FF"/>
          <w:sz w:val="20"/>
          <w:szCs w:val="20"/>
        </w:rPr>
        <w:t>&lt;</w:t>
      </w:r>
      <w:r w:rsidRPr="00CA0DD2">
        <w:rPr>
          <w:color w:val="A31515"/>
          <w:sz w:val="19"/>
          <w:szCs w:val="19"/>
        </w:rPr>
        <w:t>MCCQT</w:t>
      </w:r>
      <w:r>
        <w:rPr>
          <w:rFonts w:ascii="Courier New" w:hAnsi="Courier New" w:cs="Courier New"/>
          <w:color w:val="0000FF"/>
          <w:sz w:val="20"/>
          <w:szCs w:val="20"/>
        </w:rPr>
        <w:t>&gt;</w:t>
      </w:r>
      <w:r w:rsidRPr="004D71F8">
        <w:rPr>
          <w:color w:val="000000"/>
          <w:sz w:val="19"/>
          <w:szCs w:val="19"/>
        </w:rPr>
        <w:t>Mã cơ quan thuế tự sinh theo quy tắc</w:t>
      </w:r>
      <w:r>
        <w:rPr>
          <w:rFonts w:ascii="Courier New" w:hAnsi="Courier New" w:cs="Courier New"/>
          <w:color w:val="0000FF"/>
          <w:sz w:val="20"/>
          <w:szCs w:val="20"/>
        </w:rPr>
        <w:t>&lt;/</w:t>
      </w:r>
      <w:r w:rsidRPr="00CA0DD2">
        <w:rPr>
          <w:color w:val="A31515"/>
          <w:sz w:val="19"/>
          <w:szCs w:val="19"/>
        </w:rPr>
        <w:t>MCCQT</w:t>
      </w:r>
      <w:r>
        <w:rPr>
          <w:rFonts w:ascii="Courier New" w:hAnsi="Courier New" w:cs="Courier New"/>
          <w:color w:val="0000FF"/>
          <w:sz w:val="20"/>
          <w:szCs w:val="20"/>
        </w:rPr>
        <w:t>&gt;</w:t>
      </w:r>
    </w:p>
    <w:p w14:paraId="58D1BA6F" w14:textId="77777777" w:rsidR="00CA0DD2" w:rsidRDefault="00CA0DD2" w:rsidP="0017537E">
      <w:pPr>
        <w:pStyle w:val="NormalWeb"/>
        <w:spacing w:before="0" w:beforeAutospacing="0" w:after="0" w:afterAutospacing="0"/>
      </w:pPr>
    </w:p>
    <w:p w14:paraId="4BB78FAD" w14:textId="64D92A67" w:rsidR="0017537E" w:rsidRDefault="0017537E" w:rsidP="0017537E">
      <w:pPr>
        <w:pStyle w:val="NormalWeb"/>
        <w:spacing w:before="0" w:beforeAutospacing="0" w:after="0" w:afterAutospacing="0"/>
      </w:pPr>
      <w:r>
        <w:rPr>
          <w:rStyle w:val="apple-tab-span"/>
          <w:color w:val="0000FF"/>
          <w:sz w:val="19"/>
          <w:szCs w:val="19"/>
        </w:rPr>
        <w:tab/>
      </w:r>
      <w:r>
        <w:rPr>
          <w:color w:val="0000FF"/>
          <w:sz w:val="19"/>
          <w:szCs w:val="19"/>
        </w:rPr>
        <w:t xml:space="preserve"> &lt;</w:t>
      </w:r>
      <w:r>
        <w:rPr>
          <w:color w:val="A31515"/>
          <w:sz w:val="19"/>
          <w:szCs w:val="19"/>
        </w:rPr>
        <w:t>Type</w:t>
      </w:r>
      <w:r>
        <w:rPr>
          <w:color w:val="0000FF"/>
          <w:sz w:val="19"/>
          <w:szCs w:val="19"/>
        </w:rPr>
        <w:t>&gt;</w:t>
      </w:r>
      <w:r>
        <w:rPr>
          <w:color w:val="000000"/>
          <w:sz w:val="19"/>
          <w:szCs w:val="19"/>
        </w:rPr>
        <w:t>Loại hóa đơn chỉnh sửa(int-mặc định lấy là 2)  2-Điều chỉnh tăng, 3-Điều chỉnh giảm, 4- Hóa đơn điều chỉnh thông tin</w:t>
      </w:r>
      <w:r w:rsidR="004D71F8">
        <w:rPr>
          <w:color w:val="000000"/>
          <w:sz w:val="19"/>
          <w:szCs w:val="19"/>
        </w:rPr>
        <w:t>, 6- Điều chỉnh tăng giảm kết hợp</w:t>
      </w:r>
      <w:r>
        <w:rPr>
          <w:color w:val="0000FF"/>
          <w:sz w:val="19"/>
          <w:szCs w:val="19"/>
        </w:rPr>
        <w:t>&lt;/</w:t>
      </w:r>
      <w:r>
        <w:rPr>
          <w:color w:val="A31515"/>
          <w:sz w:val="19"/>
          <w:szCs w:val="19"/>
        </w:rPr>
        <w:t>Type</w:t>
      </w:r>
      <w:r>
        <w:rPr>
          <w:color w:val="0000FF"/>
          <w:sz w:val="19"/>
          <w:szCs w:val="19"/>
        </w:rPr>
        <w:t>&gt;</w:t>
      </w:r>
    </w:p>
    <w:p w14:paraId="5C0FCA8B" w14:textId="77777777" w:rsidR="0017537E" w:rsidRDefault="0017537E" w:rsidP="0017537E">
      <w:pPr>
        <w:pStyle w:val="NormalWeb"/>
        <w:spacing w:before="0" w:beforeAutospacing="0" w:after="0" w:afterAutospacing="0"/>
      </w:pPr>
      <w:r>
        <w:rPr>
          <w:rStyle w:val="apple-tab-span"/>
          <w:color w:val="0000FF"/>
          <w:sz w:val="19"/>
          <w:szCs w:val="19"/>
        </w:rPr>
        <w:tab/>
      </w:r>
      <w:r>
        <w:rPr>
          <w:color w:val="0000FF"/>
          <w:sz w:val="19"/>
          <w:szCs w:val="19"/>
        </w:rPr>
        <w:t>  &lt;</w:t>
      </w:r>
      <w:r>
        <w:rPr>
          <w:color w:val="A31515"/>
          <w:sz w:val="19"/>
          <w:szCs w:val="19"/>
        </w:rPr>
        <w:t>TTChung</w:t>
      </w:r>
      <w:r>
        <w:rPr>
          <w:color w:val="0000FF"/>
          <w:sz w:val="19"/>
          <w:szCs w:val="19"/>
        </w:rPr>
        <w:t>&gt;</w:t>
      </w:r>
    </w:p>
    <w:p w14:paraId="64DA2982"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NLap</w:t>
      </w:r>
      <w:r>
        <w:rPr>
          <w:color w:val="0000FF"/>
          <w:sz w:val="19"/>
          <w:szCs w:val="19"/>
        </w:rPr>
        <w:t xml:space="preserve">&gt; </w:t>
      </w:r>
      <w:r>
        <w:rPr>
          <w:color w:val="000000"/>
          <w:sz w:val="19"/>
          <w:szCs w:val="19"/>
        </w:rPr>
        <w:t>Ngày lập</w:t>
      </w:r>
      <w:r>
        <w:rPr>
          <w:color w:val="0000FF"/>
          <w:sz w:val="19"/>
          <w:szCs w:val="19"/>
        </w:rPr>
        <w:t xml:space="preserve"> (định dạng theo chuẩn thuế: yyyy-MM-dd)&lt;/</w:t>
      </w:r>
      <w:r>
        <w:rPr>
          <w:color w:val="A31515"/>
          <w:sz w:val="19"/>
          <w:szCs w:val="19"/>
        </w:rPr>
        <w:t>Nlap</w:t>
      </w:r>
      <w:r>
        <w:rPr>
          <w:color w:val="0000FF"/>
          <w:sz w:val="19"/>
          <w:szCs w:val="19"/>
        </w:rPr>
        <w:t>&gt;</w:t>
      </w:r>
    </w:p>
    <w:p w14:paraId="20775976"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DVTTe</w:t>
      </w:r>
      <w:r>
        <w:rPr>
          <w:color w:val="0000FF"/>
          <w:sz w:val="19"/>
          <w:szCs w:val="19"/>
        </w:rPr>
        <w:t>&gt;</w:t>
      </w:r>
      <w:r>
        <w:rPr>
          <w:color w:val="000000"/>
          <w:sz w:val="19"/>
          <w:szCs w:val="19"/>
        </w:rPr>
        <w:t>Đơn vị tiền tệ *</w:t>
      </w:r>
      <w:r>
        <w:rPr>
          <w:color w:val="0000FF"/>
          <w:sz w:val="19"/>
          <w:szCs w:val="19"/>
        </w:rPr>
        <w:t>&lt;/</w:t>
      </w:r>
      <w:r>
        <w:rPr>
          <w:color w:val="A31515"/>
          <w:sz w:val="19"/>
          <w:szCs w:val="19"/>
        </w:rPr>
        <w:t>DVTTe</w:t>
      </w:r>
      <w:r>
        <w:rPr>
          <w:color w:val="0000FF"/>
          <w:sz w:val="19"/>
          <w:szCs w:val="19"/>
        </w:rPr>
        <w:t>&gt;</w:t>
      </w:r>
    </w:p>
    <w:p w14:paraId="1DAFD9AA"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TGia</w:t>
      </w:r>
      <w:r>
        <w:rPr>
          <w:color w:val="0000FF"/>
          <w:sz w:val="19"/>
          <w:szCs w:val="19"/>
        </w:rPr>
        <w:t>&gt;</w:t>
      </w:r>
      <w:r>
        <w:rPr>
          <w:color w:val="000000"/>
          <w:sz w:val="19"/>
          <w:szCs w:val="19"/>
        </w:rPr>
        <w:t>Tỷ giá (Bắt buộc (Trừ trường hợp Đơn vị tiền tệ là VND))</w:t>
      </w:r>
      <w:r>
        <w:rPr>
          <w:color w:val="0000FF"/>
          <w:sz w:val="19"/>
          <w:szCs w:val="19"/>
        </w:rPr>
        <w:t>&lt;/</w:t>
      </w:r>
      <w:r>
        <w:rPr>
          <w:color w:val="A31515"/>
          <w:sz w:val="19"/>
          <w:szCs w:val="19"/>
        </w:rPr>
        <w:t>TGia</w:t>
      </w:r>
      <w:r>
        <w:rPr>
          <w:color w:val="0000FF"/>
          <w:sz w:val="19"/>
          <w:szCs w:val="19"/>
        </w:rPr>
        <w:t>&gt;</w:t>
      </w:r>
    </w:p>
    <w:p w14:paraId="7E3E0168" w14:textId="781FB1B1"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HTTToan</w:t>
      </w:r>
      <w:r>
        <w:rPr>
          <w:color w:val="0000FF"/>
          <w:sz w:val="19"/>
          <w:szCs w:val="19"/>
        </w:rPr>
        <w:t>&gt;</w:t>
      </w:r>
      <w:r>
        <w:rPr>
          <w:color w:val="000000"/>
          <w:sz w:val="19"/>
          <w:szCs w:val="19"/>
        </w:rPr>
        <w:t>Hình thức thanh toán</w:t>
      </w:r>
      <w:r w:rsidR="001B5117" w:rsidRPr="001B5117">
        <w:rPr>
          <w:color w:val="000000"/>
          <w:sz w:val="19"/>
          <w:szCs w:val="19"/>
          <w:highlight w:val="cyan"/>
        </w:rPr>
        <w:t>*</w:t>
      </w:r>
      <w:r>
        <w:rPr>
          <w:color w:val="000000"/>
          <w:sz w:val="19"/>
          <w:szCs w:val="19"/>
        </w:rPr>
        <w:t xml:space="preserve"> </w:t>
      </w:r>
      <w:r>
        <w:rPr>
          <w:color w:val="0000FF"/>
          <w:sz w:val="19"/>
          <w:szCs w:val="19"/>
        </w:rPr>
        <w:t>&lt;/</w:t>
      </w:r>
      <w:r>
        <w:rPr>
          <w:color w:val="A31515"/>
          <w:sz w:val="19"/>
          <w:szCs w:val="19"/>
        </w:rPr>
        <w:t>HTTToan</w:t>
      </w:r>
      <w:r>
        <w:rPr>
          <w:color w:val="0000FF"/>
          <w:sz w:val="19"/>
          <w:szCs w:val="19"/>
        </w:rPr>
        <w:t>&gt;</w:t>
      </w:r>
    </w:p>
    <w:p w14:paraId="2BC8EAE5"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A61C00"/>
          <w:sz w:val="19"/>
          <w:szCs w:val="19"/>
        </w:rPr>
        <w:t>&lt;TTKhac&gt;</w:t>
      </w:r>
    </w:p>
    <w:p w14:paraId="55E80D43"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4251946A"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w:t>
      </w:r>
      <w:r>
        <w:rPr>
          <w:color w:val="A61C00"/>
          <w:sz w:val="19"/>
          <w:szCs w:val="19"/>
        </w:rPr>
        <w:t>&lt;/TTruong&gt;</w:t>
      </w:r>
    </w:p>
    <w:p w14:paraId="4EB76E83" w14:textId="77777777" w:rsidR="0017537E" w:rsidRPr="002864F3" w:rsidRDefault="0017537E" w:rsidP="0017537E">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6E1786C8"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 test</w:t>
      </w:r>
      <w:r w:rsidRPr="002864F3">
        <w:rPr>
          <w:color w:val="A61C00"/>
          <w:sz w:val="19"/>
          <w:szCs w:val="19"/>
          <w:lang w:val="nl-NL"/>
        </w:rPr>
        <w:t>&lt;/DLieu&gt;</w:t>
      </w:r>
    </w:p>
    <w:p w14:paraId="179A95C7" w14:textId="77777777" w:rsidR="0017537E" w:rsidRDefault="0017537E" w:rsidP="0017537E">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2070B528"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1EE28C69"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w:t>
      </w:r>
      <w:r>
        <w:rPr>
          <w:color w:val="A61C00"/>
          <w:sz w:val="19"/>
          <w:szCs w:val="19"/>
        </w:rPr>
        <w:t>&lt;/TTruong&gt;</w:t>
      </w:r>
    </w:p>
    <w:p w14:paraId="7431598E" w14:textId="77777777" w:rsidR="0017537E" w:rsidRPr="002864F3" w:rsidRDefault="0017537E" w:rsidP="0017537E">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24458C62"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Extra1 test</w:t>
      </w:r>
      <w:r w:rsidRPr="002864F3">
        <w:rPr>
          <w:color w:val="A61C00"/>
          <w:sz w:val="19"/>
          <w:szCs w:val="19"/>
          <w:lang w:val="nl-NL"/>
        </w:rPr>
        <w:t>&lt;/DLieu&gt;</w:t>
      </w:r>
    </w:p>
    <w:p w14:paraId="1B273F61" w14:textId="77777777" w:rsidR="0017537E" w:rsidRDefault="0017537E" w:rsidP="0017537E">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4BB7336B"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4E3C7F24"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Extra2</w:t>
      </w:r>
      <w:r>
        <w:rPr>
          <w:color w:val="A61C00"/>
          <w:sz w:val="19"/>
          <w:szCs w:val="19"/>
        </w:rPr>
        <w:t>&lt;/TTruong&gt;</w:t>
      </w:r>
    </w:p>
    <w:p w14:paraId="01E657CE" w14:textId="77777777" w:rsidR="0017537E" w:rsidRPr="002864F3" w:rsidRDefault="0017537E" w:rsidP="0017537E">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7CC33780"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Extra2 test</w:t>
      </w:r>
      <w:r w:rsidRPr="002864F3">
        <w:rPr>
          <w:color w:val="A61C00"/>
          <w:sz w:val="19"/>
          <w:szCs w:val="19"/>
          <w:lang w:val="nl-NL"/>
        </w:rPr>
        <w:t>&lt;/DLieu&gt;</w:t>
      </w:r>
    </w:p>
    <w:p w14:paraId="68351625"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&lt;/TTin&gt;</w:t>
      </w:r>
    </w:p>
    <w:p w14:paraId="579F88E5" w14:textId="77777777" w:rsidR="0017537E" w:rsidRPr="002864F3" w:rsidRDefault="0017537E" w:rsidP="0017537E">
      <w:pPr>
        <w:pStyle w:val="NormalWeb"/>
        <w:spacing w:before="0" w:beforeAutospacing="0" w:after="0" w:afterAutospacing="0"/>
        <w:rPr>
          <w:color w:val="A61C00"/>
          <w:sz w:val="19"/>
          <w:szCs w:val="19"/>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&lt;/TTKhac&gt;</w:t>
      </w:r>
    </w:p>
    <w:p w14:paraId="1E5391E9" w14:textId="6B19DF05" w:rsidR="0017537E" w:rsidRPr="004D71F8" w:rsidRDefault="002B608E" w:rsidP="00747DD3">
      <w:pPr>
        <w:pStyle w:val="NormalWeb"/>
        <w:spacing w:before="0" w:beforeAutospacing="0" w:after="0" w:afterAutospacing="0"/>
        <w:ind w:left="720" w:firstLine="720"/>
        <w:rPr>
          <w:sz w:val="20"/>
          <w:szCs w:val="20"/>
          <w:lang w:val="nl-NL"/>
        </w:rPr>
      </w:pPr>
      <w:r w:rsidRPr="004D71F8">
        <w:rPr>
          <w:sz w:val="20"/>
          <w:szCs w:val="20"/>
          <w:highlight w:val="cyan"/>
          <w:lang w:val="nl-NL"/>
        </w:rPr>
        <w:t>&lt;</w:t>
      </w:r>
      <w:r w:rsidRPr="004D71F8">
        <w:rPr>
          <w:color w:val="C00000"/>
          <w:sz w:val="20"/>
          <w:szCs w:val="20"/>
          <w:highlight w:val="cyan"/>
          <w:lang w:val="nl-NL"/>
        </w:rPr>
        <w:t>HDDThu</w:t>
      </w:r>
      <w:r w:rsidRPr="004D71F8">
        <w:rPr>
          <w:sz w:val="20"/>
          <w:szCs w:val="20"/>
          <w:highlight w:val="cyan"/>
          <w:lang w:val="nl-NL"/>
        </w:rPr>
        <w:t>&gt;Hóa đơn đặc thù (Nhận các giá trị: 1-Hàng hóa là xe ô tô, xe mô tô, 2- Dịch vụ vận chuyển, 3- Dịch vụ vận chuyển trên nền tảng số, TMĐT). Nếu không truyền mặc định là 0- hóa đơn thường &lt;/</w:t>
      </w:r>
      <w:r w:rsidRPr="004D71F8">
        <w:rPr>
          <w:color w:val="C00000"/>
          <w:sz w:val="20"/>
          <w:szCs w:val="20"/>
          <w:highlight w:val="cyan"/>
          <w:lang w:val="nl-NL"/>
        </w:rPr>
        <w:t>HDDThu</w:t>
      </w:r>
      <w:r w:rsidRPr="004D71F8">
        <w:rPr>
          <w:sz w:val="20"/>
          <w:szCs w:val="20"/>
          <w:highlight w:val="cyan"/>
          <w:lang w:val="nl-NL"/>
        </w:rPr>
        <w:t>&gt;</w:t>
      </w:r>
    </w:p>
    <w:p w14:paraId="57939AB6" w14:textId="0682B46A" w:rsidR="004163AC" w:rsidRPr="004D71F8" w:rsidRDefault="004163AC" w:rsidP="004163AC">
      <w:pPr>
        <w:pStyle w:val="NormalWeb"/>
        <w:spacing w:before="0" w:beforeAutospacing="0" w:after="0" w:afterAutospacing="0"/>
        <w:ind w:left="720" w:firstLine="720"/>
        <w:rPr>
          <w:sz w:val="20"/>
          <w:szCs w:val="20"/>
          <w:lang w:val="nl-NL"/>
        </w:rPr>
      </w:pPr>
      <w:r w:rsidRPr="004D71F8">
        <w:rPr>
          <w:color w:val="C00000"/>
          <w:sz w:val="20"/>
          <w:szCs w:val="20"/>
          <w:highlight w:val="cyan"/>
          <w:lang w:val="nl-NL"/>
        </w:rPr>
        <w:t xml:space="preserve">&lt;GiamThueGTGT&gt; </w:t>
      </w:r>
      <w:r w:rsidRPr="004D71F8">
        <w:rPr>
          <w:sz w:val="20"/>
          <w:szCs w:val="20"/>
          <w:highlight w:val="cyan"/>
          <w:lang w:val="nl-NL"/>
        </w:rPr>
        <w:t>Giảm thuế GTGT(Chỉ sử dụng cho hóa đơn bán hàng giảm thuế theo NQ của Quốc hội. Nhận giá trị 1/0)</w:t>
      </w:r>
      <w:r w:rsidRPr="004D71F8">
        <w:rPr>
          <w:color w:val="C00000"/>
          <w:sz w:val="20"/>
          <w:szCs w:val="20"/>
          <w:highlight w:val="cyan"/>
          <w:lang w:val="nl-NL"/>
        </w:rPr>
        <w:t>&lt;/GiamThueGTGT&gt;</w:t>
      </w:r>
    </w:p>
    <w:p w14:paraId="07114D86"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color w:val="0000FF"/>
          <w:sz w:val="19"/>
          <w:szCs w:val="19"/>
          <w:lang w:val="nl-NL"/>
        </w:rPr>
        <w:t xml:space="preserve">   &lt;/</w:t>
      </w:r>
      <w:r w:rsidRPr="002864F3">
        <w:rPr>
          <w:color w:val="A31515"/>
          <w:sz w:val="19"/>
          <w:szCs w:val="19"/>
          <w:lang w:val="nl-NL"/>
        </w:rPr>
        <w:t>TTChung</w:t>
      </w:r>
      <w:r w:rsidRPr="002864F3">
        <w:rPr>
          <w:color w:val="0000FF"/>
          <w:sz w:val="19"/>
          <w:szCs w:val="19"/>
          <w:lang w:val="nl-NL"/>
        </w:rPr>
        <w:t>&gt;</w:t>
      </w:r>
    </w:p>
    <w:p w14:paraId="3DD7B1CC" w14:textId="77777777" w:rsidR="0017537E" w:rsidRPr="002864F3" w:rsidRDefault="0017537E" w:rsidP="0017537E">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color w:val="0000FF"/>
          <w:sz w:val="19"/>
          <w:szCs w:val="19"/>
          <w:lang w:val="nl-NL"/>
        </w:rPr>
        <w:t xml:space="preserve">   &lt;</w:t>
      </w:r>
      <w:r w:rsidRPr="002864F3">
        <w:rPr>
          <w:color w:val="A31515"/>
          <w:sz w:val="19"/>
          <w:szCs w:val="19"/>
          <w:lang w:val="nl-NL"/>
        </w:rPr>
        <w:t>NDHDon</w:t>
      </w:r>
      <w:r w:rsidRPr="002864F3">
        <w:rPr>
          <w:color w:val="0000FF"/>
          <w:sz w:val="19"/>
          <w:szCs w:val="19"/>
          <w:lang w:val="nl-NL"/>
        </w:rPr>
        <w:t>&gt;</w:t>
      </w:r>
    </w:p>
    <w:p w14:paraId="4C87AC68" w14:textId="77777777" w:rsidR="001B3B0A" w:rsidRPr="002864F3" w:rsidRDefault="001B3B0A" w:rsidP="001B3B0A">
      <w:pPr>
        <w:pStyle w:val="NormalWeb"/>
        <w:spacing w:before="0" w:beforeAutospacing="0" w:after="0" w:afterAutospacing="0"/>
        <w:ind w:left="1440"/>
        <w:rPr>
          <w:color w:val="C00000"/>
          <w:sz w:val="19"/>
          <w:szCs w:val="19"/>
          <w:lang w:val="nl-NL"/>
        </w:rPr>
      </w:pPr>
      <w:r w:rsidRPr="002864F3">
        <w:rPr>
          <w:color w:val="C00000"/>
          <w:sz w:val="19"/>
          <w:szCs w:val="19"/>
          <w:lang w:val="nl-NL"/>
        </w:rPr>
        <w:t>&lt;NBan&gt;</w:t>
      </w:r>
    </w:p>
    <w:p w14:paraId="0BEDEB79" w14:textId="77777777" w:rsidR="001B3B0A" w:rsidRPr="004D71F8" w:rsidRDefault="001B3B0A" w:rsidP="001B3B0A">
      <w:pPr>
        <w:pStyle w:val="NormalWeb"/>
        <w:ind w:left="2160"/>
        <w:rPr>
          <w:color w:val="0000FF"/>
          <w:sz w:val="19"/>
          <w:szCs w:val="19"/>
          <w:highlight w:val="cyan"/>
          <w:lang w:val="nl-NL"/>
        </w:rPr>
      </w:pPr>
      <w:r w:rsidRPr="004D71F8">
        <w:rPr>
          <w:color w:val="0000FF"/>
          <w:sz w:val="19"/>
          <w:szCs w:val="19"/>
          <w:highlight w:val="cyan"/>
          <w:lang w:val="nl-NL"/>
        </w:rPr>
        <w:t>&lt;</w:t>
      </w:r>
      <w:r w:rsidRPr="004D71F8">
        <w:rPr>
          <w:color w:val="C00000"/>
          <w:sz w:val="19"/>
          <w:szCs w:val="19"/>
          <w:highlight w:val="cyan"/>
          <w:lang w:val="nl-NL"/>
        </w:rPr>
        <w:t>MCHang</w:t>
      </w:r>
      <w:r w:rsidRPr="004D71F8">
        <w:rPr>
          <w:color w:val="0000FF"/>
          <w:sz w:val="19"/>
          <w:szCs w:val="19"/>
          <w:highlight w:val="cyan"/>
          <w:lang w:val="nl-NL"/>
        </w:rPr>
        <w:t>&gt;Mã cửa hàng người bán&lt;/</w:t>
      </w:r>
      <w:r w:rsidRPr="004D71F8">
        <w:rPr>
          <w:color w:val="C00000"/>
          <w:sz w:val="19"/>
          <w:szCs w:val="19"/>
          <w:highlight w:val="cyan"/>
          <w:lang w:val="nl-NL"/>
        </w:rPr>
        <w:t>MCHang</w:t>
      </w:r>
      <w:r w:rsidRPr="004D71F8">
        <w:rPr>
          <w:color w:val="0000FF"/>
          <w:sz w:val="19"/>
          <w:szCs w:val="19"/>
          <w:highlight w:val="cyan"/>
          <w:lang w:val="nl-NL"/>
        </w:rPr>
        <w:t>&gt;</w:t>
      </w:r>
    </w:p>
    <w:p w14:paraId="416F44B1" w14:textId="77777777" w:rsidR="001B3B0A" w:rsidRPr="002864F3" w:rsidRDefault="001B3B0A" w:rsidP="001B3B0A">
      <w:pPr>
        <w:pStyle w:val="NormalWeb"/>
        <w:spacing w:before="0" w:beforeAutospacing="0" w:after="0" w:afterAutospacing="0"/>
        <w:ind w:left="2160"/>
        <w:rPr>
          <w:color w:val="0000FF"/>
          <w:sz w:val="19"/>
          <w:szCs w:val="19"/>
          <w:lang w:val="nl-NL"/>
        </w:rPr>
      </w:pPr>
      <w:r w:rsidRPr="004D71F8">
        <w:rPr>
          <w:color w:val="0000FF"/>
          <w:sz w:val="19"/>
          <w:szCs w:val="19"/>
          <w:highlight w:val="cyan"/>
          <w:lang w:val="nl-NL"/>
        </w:rPr>
        <w:lastRenderedPageBreak/>
        <w:t>&lt;</w:t>
      </w:r>
      <w:r w:rsidRPr="004D71F8">
        <w:rPr>
          <w:color w:val="C00000"/>
          <w:sz w:val="19"/>
          <w:szCs w:val="19"/>
          <w:highlight w:val="cyan"/>
          <w:lang w:val="nl-NL"/>
        </w:rPr>
        <w:t>TCHang</w:t>
      </w:r>
      <w:r w:rsidRPr="004D71F8">
        <w:rPr>
          <w:color w:val="0000FF"/>
          <w:sz w:val="19"/>
          <w:szCs w:val="19"/>
          <w:highlight w:val="cyan"/>
          <w:lang w:val="nl-NL"/>
        </w:rPr>
        <w:t>&gt;Tên cửa hàng người bán&lt;/</w:t>
      </w:r>
      <w:r w:rsidRPr="004D71F8">
        <w:rPr>
          <w:color w:val="C00000"/>
          <w:sz w:val="19"/>
          <w:szCs w:val="19"/>
          <w:highlight w:val="cyan"/>
          <w:lang w:val="nl-NL"/>
        </w:rPr>
        <w:t>TCHang</w:t>
      </w:r>
      <w:r w:rsidRPr="004D71F8">
        <w:rPr>
          <w:color w:val="0000FF"/>
          <w:sz w:val="19"/>
          <w:szCs w:val="19"/>
          <w:highlight w:val="cyan"/>
          <w:lang w:val="nl-NL"/>
        </w:rPr>
        <w:t>&gt;</w:t>
      </w:r>
    </w:p>
    <w:p w14:paraId="294B65A8" w14:textId="709584C0" w:rsidR="001B3B0A" w:rsidRPr="002864F3" w:rsidRDefault="001B3B0A" w:rsidP="00482844">
      <w:pPr>
        <w:pStyle w:val="NormalWeb"/>
        <w:spacing w:before="0" w:beforeAutospacing="0" w:after="0" w:afterAutospacing="0"/>
        <w:ind w:left="1440"/>
        <w:rPr>
          <w:color w:val="C00000"/>
          <w:lang w:val="nl-NL"/>
        </w:rPr>
      </w:pPr>
      <w:r w:rsidRPr="002864F3">
        <w:rPr>
          <w:color w:val="C00000"/>
          <w:sz w:val="19"/>
          <w:szCs w:val="19"/>
          <w:lang w:val="nl-NL"/>
        </w:rPr>
        <w:t>&lt;/NBan&gt;</w:t>
      </w:r>
    </w:p>
    <w:p w14:paraId="16CCA7B8"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NMua</w:t>
      </w:r>
      <w:r w:rsidRPr="002864F3">
        <w:rPr>
          <w:color w:val="0000FF"/>
          <w:sz w:val="19"/>
          <w:szCs w:val="19"/>
          <w:lang w:val="nl-NL"/>
        </w:rPr>
        <w:t>&gt;</w:t>
      </w:r>
    </w:p>
    <w:p w14:paraId="444AF1B2" w14:textId="77777777" w:rsidR="0017537E" w:rsidRDefault="0017537E" w:rsidP="0017537E">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Ten</w:t>
      </w:r>
      <w:r w:rsidRPr="002864F3">
        <w:rPr>
          <w:color w:val="0000FF"/>
          <w:sz w:val="19"/>
          <w:szCs w:val="19"/>
          <w:lang w:val="nl-NL"/>
        </w:rPr>
        <w:t>&gt;</w:t>
      </w:r>
      <w:r w:rsidRPr="002864F3">
        <w:rPr>
          <w:color w:val="000000"/>
          <w:sz w:val="19"/>
          <w:szCs w:val="19"/>
          <w:lang w:val="nl-NL"/>
        </w:rPr>
        <w:t>Tên</w:t>
      </w:r>
      <w:r w:rsidRPr="002864F3">
        <w:rPr>
          <w:color w:val="0000FF"/>
          <w:sz w:val="19"/>
          <w:szCs w:val="19"/>
          <w:lang w:val="nl-NL"/>
        </w:rPr>
        <w:t>&lt;/</w:t>
      </w:r>
      <w:r w:rsidRPr="002864F3">
        <w:rPr>
          <w:color w:val="A31515"/>
          <w:sz w:val="19"/>
          <w:szCs w:val="19"/>
          <w:lang w:val="nl-NL"/>
        </w:rPr>
        <w:t>Ten</w:t>
      </w:r>
      <w:r w:rsidRPr="002864F3">
        <w:rPr>
          <w:color w:val="0000FF"/>
          <w:sz w:val="19"/>
          <w:szCs w:val="19"/>
          <w:lang w:val="nl-NL"/>
        </w:rPr>
        <w:t>&gt;</w:t>
      </w:r>
    </w:p>
    <w:p w14:paraId="6CE20B69" w14:textId="4C541F5B" w:rsidR="008835B8" w:rsidRPr="002864F3" w:rsidRDefault="008835B8" w:rsidP="008835B8">
      <w:pPr>
        <w:pStyle w:val="NormalWeb"/>
        <w:spacing w:before="0" w:beforeAutospacing="0" w:after="0" w:afterAutospacing="0"/>
        <w:ind w:left="2160"/>
        <w:rPr>
          <w:lang w:val="nl-NL"/>
        </w:rPr>
      </w:pPr>
      <w:r w:rsidRPr="00947A9D">
        <w:rPr>
          <w:color w:val="0000FF"/>
          <w:sz w:val="19"/>
          <w:szCs w:val="19"/>
          <w:highlight w:val="cyan"/>
          <w:lang w:val="nl-NL"/>
        </w:rPr>
        <w:t>&lt;</w:t>
      </w:r>
      <w:r w:rsidRPr="00947A9D">
        <w:rPr>
          <w:color w:val="A31515"/>
          <w:sz w:val="19"/>
          <w:szCs w:val="19"/>
          <w:highlight w:val="cyan"/>
          <w:lang w:val="nl-NL"/>
        </w:rPr>
        <w:t>HVTNMHang</w:t>
      </w:r>
      <w:r w:rsidRPr="00947A9D">
        <w:rPr>
          <w:color w:val="0000FF"/>
          <w:sz w:val="19"/>
          <w:szCs w:val="19"/>
          <w:highlight w:val="cyan"/>
          <w:lang w:val="nl-NL"/>
        </w:rPr>
        <w:t>&gt;</w:t>
      </w:r>
      <w:r w:rsidRPr="00947A9D">
        <w:rPr>
          <w:color w:val="000000"/>
          <w:sz w:val="19"/>
          <w:szCs w:val="19"/>
          <w:highlight w:val="cyan"/>
          <w:lang w:val="nl-NL"/>
        </w:rPr>
        <w:t xml:space="preserve">Họ và tên người mua hàng </w:t>
      </w:r>
      <w:r w:rsidRPr="00947A9D">
        <w:rPr>
          <w:color w:val="0000FF"/>
          <w:sz w:val="19"/>
          <w:szCs w:val="19"/>
          <w:highlight w:val="cyan"/>
          <w:lang w:val="nl-NL"/>
        </w:rPr>
        <w:t>&lt;/</w:t>
      </w:r>
      <w:r w:rsidRPr="00947A9D">
        <w:rPr>
          <w:color w:val="A31515"/>
          <w:sz w:val="19"/>
          <w:szCs w:val="19"/>
          <w:highlight w:val="cyan"/>
          <w:lang w:val="nl-NL"/>
        </w:rPr>
        <w:t>HVTNMHang</w:t>
      </w:r>
      <w:r w:rsidRPr="00947A9D">
        <w:rPr>
          <w:color w:val="0000FF"/>
          <w:sz w:val="19"/>
          <w:szCs w:val="19"/>
          <w:highlight w:val="cyan"/>
          <w:lang w:val="nl-NL"/>
        </w:rPr>
        <w:t>&gt;</w:t>
      </w:r>
    </w:p>
    <w:p w14:paraId="0A2707D1" w14:textId="42126D76" w:rsidR="0017537E" w:rsidRDefault="0017537E" w:rsidP="0017537E">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MST</w:t>
      </w:r>
      <w:r w:rsidRPr="002864F3">
        <w:rPr>
          <w:color w:val="0000FF"/>
          <w:sz w:val="19"/>
          <w:szCs w:val="19"/>
          <w:lang w:val="nl-NL"/>
        </w:rPr>
        <w:t>&gt;</w:t>
      </w:r>
      <w:r w:rsidRPr="002864F3">
        <w:rPr>
          <w:color w:val="000000"/>
          <w:sz w:val="19"/>
          <w:szCs w:val="19"/>
          <w:lang w:val="nl-NL"/>
        </w:rPr>
        <w:t>Mã số thuế</w:t>
      </w:r>
      <w:r w:rsidRPr="002864F3">
        <w:rPr>
          <w:color w:val="0000FF"/>
          <w:sz w:val="19"/>
          <w:szCs w:val="19"/>
          <w:lang w:val="nl-NL"/>
        </w:rPr>
        <w:t>&lt;/</w:t>
      </w:r>
      <w:r w:rsidRPr="002864F3">
        <w:rPr>
          <w:color w:val="A31515"/>
          <w:sz w:val="19"/>
          <w:szCs w:val="19"/>
          <w:lang w:val="nl-NL"/>
        </w:rPr>
        <w:t>MST</w:t>
      </w:r>
      <w:r w:rsidRPr="002864F3">
        <w:rPr>
          <w:color w:val="0000FF"/>
          <w:sz w:val="19"/>
          <w:szCs w:val="19"/>
          <w:lang w:val="nl-NL"/>
        </w:rPr>
        <w:t>&gt;</w:t>
      </w:r>
    </w:p>
    <w:p w14:paraId="57FE127F" w14:textId="491868AE" w:rsidR="002E3A0C" w:rsidRPr="002864F3" w:rsidRDefault="002E3A0C" w:rsidP="002E3A0C">
      <w:pPr>
        <w:pStyle w:val="NormalWeb"/>
        <w:spacing w:before="0" w:beforeAutospacing="0" w:after="0" w:afterAutospacing="0"/>
        <w:ind w:left="1440" w:firstLine="720"/>
        <w:rPr>
          <w:lang w:val="nl-NL"/>
        </w:rPr>
      </w:pPr>
      <w:r w:rsidRPr="002864F3">
        <w:rPr>
          <w:color w:val="0000FF"/>
          <w:sz w:val="19"/>
          <w:szCs w:val="19"/>
          <w:lang w:val="nl-NL"/>
        </w:rPr>
        <w:t>&lt;</w:t>
      </w:r>
      <w:r>
        <w:rPr>
          <w:color w:val="A31515"/>
          <w:sz w:val="19"/>
          <w:szCs w:val="19"/>
          <w:lang w:val="nl-NL"/>
        </w:rPr>
        <w:t>DChi</w:t>
      </w:r>
      <w:r w:rsidRPr="002864F3">
        <w:rPr>
          <w:color w:val="0000FF"/>
          <w:sz w:val="19"/>
          <w:szCs w:val="19"/>
          <w:lang w:val="nl-NL"/>
        </w:rPr>
        <w:t>&gt;</w:t>
      </w:r>
      <w:r>
        <w:rPr>
          <w:color w:val="000000"/>
          <w:sz w:val="19"/>
          <w:szCs w:val="19"/>
          <w:lang w:val="nl-NL"/>
        </w:rPr>
        <w:t>Địa chỉ</w:t>
      </w:r>
      <w:r w:rsidRPr="002864F3">
        <w:rPr>
          <w:color w:val="0000FF"/>
          <w:sz w:val="19"/>
          <w:szCs w:val="19"/>
          <w:lang w:val="nl-NL"/>
        </w:rPr>
        <w:t>&lt;/</w:t>
      </w:r>
      <w:r>
        <w:rPr>
          <w:color w:val="A31515"/>
          <w:sz w:val="19"/>
          <w:szCs w:val="19"/>
          <w:lang w:val="nl-NL"/>
        </w:rPr>
        <w:t>DChi</w:t>
      </w:r>
      <w:r w:rsidRPr="002864F3">
        <w:rPr>
          <w:color w:val="0000FF"/>
          <w:sz w:val="19"/>
          <w:szCs w:val="19"/>
          <w:lang w:val="nl-NL"/>
        </w:rPr>
        <w:t>&gt;</w:t>
      </w:r>
    </w:p>
    <w:p w14:paraId="1663A1B6"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SDThoai</w:t>
      </w:r>
      <w:r w:rsidRPr="002864F3">
        <w:rPr>
          <w:color w:val="0000FF"/>
          <w:sz w:val="19"/>
          <w:szCs w:val="19"/>
          <w:lang w:val="nl-NL"/>
        </w:rPr>
        <w:t>&gt;</w:t>
      </w:r>
      <w:r w:rsidRPr="002864F3">
        <w:rPr>
          <w:color w:val="000000"/>
          <w:sz w:val="19"/>
          <w:szCs w:val="19"/>
          <w:lang w:val="nl-NL"/>
        </w:rPr>
        <w:t>Số điện thoại</w:t>
      </w:r>
      <w:r w:rsidRPr="002864F3">
        <w:rPr>
          <w:color w:val="0000FF"/>
          <w:sz w:val="19"/>
          <w:szCs w:val="19"/>
          <w:lang w:val="nl-NL"/>
        </w:rPr>
        <w:t>&lt;/</w:t>
      </w:r>
      <w:r w:rsidRPr="002864F3">
        <w:rPr>
          <w:color w:val="A31515"/>
          <w:sz w:val="19"/>
          <w:szCs w:val="19"/>
          <w:lang w:val="nl-NL"/>
        </w:rPr>
        <w:t>SDThoai</w:t>
      </w:r>
      <w:r w:rsidRPr="002864F3">
        <w:rPr>
          <w:color w:val="0000FF"/>
          <w:sz w:val="19"/>
          <w:szCs w:val="19"/>
          <w:lang w:val="nl-NL"/>
        </w:rPr>
        <w:t>&gt;</w:t>
      </w:r>
    </w:p>
    <w:p w14:paraId="073F9338"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CCCDan</w:t>
      </w:r>
      <w:r w:rsidRPr="002864F3">
        <w:rPr>
          <w:color w:val="0000FF"/>
          <w:sz w:val="19"/>
          <w:szCs w:val="19"/>
          <w:lang w:val="nl-NL"/>
        </w:rPr>
        <w:t>&gt;</w:t>
      </w:r>
      <w:r w:rsidRPr="002864F3">
        <w:rPr>
          <w:color w:val="000000"/>
          <w:sz w:val="19"/>
          <w:szCs w:val="19"/>
          <w:lang w:val="nl-NL"/>
        </w:rPr>
        <w:t xml:space="preserve">Căn cước công dân </w:t>
      </w:r>
      <w:r w:rsidRPr="002864F3">
        <w:rPr>
          <w:color w:val="0000FF"/>
          <w:sz w:val="19"/>
          <w:szCs w:val="19"/>
          <w:lang w:val="nl-NL"/>
        </w:rPr>
        <w:t>&lt;/</w:t>
      </w:r>
      <w:r w:rsidRPr="002864F3">
        <w:rPr>
          <w:color w:val="A31515"/>
          <w:sz w:val="19"/>
          <w:szCs w:val="19"/>
          <w:lang w:val="nl-NL"/>
        </w:rPr>
        <w:t>CCCDan</w:t>
      </w:r>
      <w:r w:rsidRPr="002864F3">
        <w:rPr>
          <w:color w:val="0000FF"/>
          <w:sz w:val="19"/>
          <w:szCs w:val="19"/>
          <w:lang w:val="nl-NL"/>
        </w:rPr>
        <w:t>&gt;</w:t>
      </w:r>
    </w:p>
    <w:p w14:paraId="2CFF857D"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DCTDTu</w:t>
      </w:r>
      <w:r w:rsidRPr="002864F3">
        <w:rPr>
          <w:color w:val="0000FF"/>
          <w:sz w:val="19"/>
          <w:szCs w:val="19"/>
          <w:lang w:val="nl-NL"/>
        </w:rPr>
        <w:t>&gt;</w:t>
      </w:r>
      <w:r w:rsidRPr="002864F3">
        <w:rPr>
          <w:color w:val="000000"/>
          <w:sz w:val="19"/>
          <w:szCs w:val="19"/>
          <w:lang w:val="nl-NL"/>
        </w:rPr>
        <w:t xml:space="preserve">Địa chỉ thư điện tử </w:t>
      </w:r>
      <w:r w:rsidRPr="002864F3">
        <w:rPr>
          <w:color w:val="0000FF"/>
          <w:sz w:val="19"/>
          <w:szCs w:val="19"/>
          <w:lang w:val="nl-NL"/>
        </w:rPr>
        <w:t>&lt;/</w:t>
      </w:r>
      <w:r w:rsidRPr="002864F3">
        <w:rPr>
          <w:color w:val="A31515"/>
          <w:sz w:val="19"/>
          <w:szCs w:val="19"/>
          <w:lang w:val="nl-NL"/>
        </w:rPr>
        <w:t>DCTDTu</w:t>
      </w:r>
      <w:r w:rsidRPr="002864F3">
        <w:rPr>
          <w:color w:val="0000FF"/>
          <w:sz w:val="19"/>
          <w:szCs w:val="19"/>
          <w:lang w:val="nl-NL"/>
        </w:rPr>
        <w:t>&gt;</w:t>
      </w:r>
    </w:p>
    <w:p w14:paraId="61B0E473" w14:textId="0A3F6146" w:rsidR="0017537E" w:rsidRDefault="0017537E" w:rsidP="0017537E">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MKHang</w:t>
      </w:r>
      <w:r w:rsidRPr="002864F3">
        <w:rPr>
          <w:color w:val="0000FF"/>
          <w:sz w:val="19"/>
          <w:szCs w:val="19"/>
          <w:lang w:val="nl-NL"/>
        </w:rPr>
        <w:t>&gt;</w:t>
      </w:r>
      <w:r w:rsidRPr="002864F3">
        <w:rPr>
          <w:color w:val="000000"/>
          <w:sz w:val="19"/>
          <w:szCs w:val="19"/>
          <w:lang w:val="nl-NL"/>
        </w:rPr>
        <w:t xml:space="preserve">Mã khách hàng </w:t>
      </w:r>
      <w:r w:rsidRPr="002864F3">
        <w:rPr>
          <w:color w:val="0000FF"/>
          <w:sz w:val="19"/>
          <w:szCs w:val="19"/>
          <w:lang w:val="nl-NL"/>
        </w:rPr>
        <w:t>&lt;/</w:t>
      </w:r>
      <w:r w:rsidRPr="002864F3">
        <w:rPr>
          <w:color w:val="A31515"/>
          <w:sz w:val="19"/>
          <w:szCs w:val="19"/>
          <w:lang w:val="nl-NL"/>
        </w:rPr>
        <w:t>MKHang</w:t>
      </w:r>
      <w:r w:rsidRPr="002864F3">
        <w:rPr>
          <w:color w:val="0000FF"/>
          <w:sz w:val="19"/>
          <w:szCs w:val="19"/>
          <w:lang w:val="nl-NL"/>
        </w:rPr>
        <w:t>&gt;</w:t>
      </w:r>
    </w:p>
    <w:p w14:paraId="19FF44BD" w14:textId="77777777" w:rsidR="00947A9D" w:rsidRPr="002864F3" w:rsidRDefault="00947A9D" w:rsidP="00947A9D">
      <w:pPr>
        <w:autoSpaceDE w:val="0"/>
        <w:autoSpaceDN w:val="0"/>
        <w:adjustRightInd w:val="0"/>
        <w:ind w:firstLine="2160"/>
        <w:rPr>
          <w:color w:val="000000"/>
          <w:sz w:val="19"/>
          <w:szCs w:val="19"/>
          <w:highlight w:val="cyan"/>
          <w:lang w:val="nl-NL"/>
        </w:rPr>
      </w:pPr>
      <w:r w:rsidRPr="002864F3">
        <w:rPr>
          <w:color w:val="000000"/>
          <w:sz w:val="19"/>
          <w:szCs w:val="19"/>
          <w:highlight w:val="cyan"/>
          <w:lang w:val="nl-NL"/>
        </w:rPr>
        <w:t>&lt;</w:t>
      </w:r>
      <w:r w:rsidRPr="002864F3">
        <w:rPr>
          <w:color w:val="C00000"/>
          <w:sz w:val="19"/>
          <w:szCs w:val="19"/>
          <w:highlight w:val="cyan"/>
          <w:lang w:val="nl-NL"/>
        </w:rPr>
        <w:t>MDVQHNSach</w:t>
      </w:r>
      <w:r w:rsidRPr="002864F3">
        <w:rPr>
          <w:color w:val="000000"/>
          <w:sz w:val="19"/>
          <w:szCs w:val="19"/>
          <w:highlight w:val="cyan"/>
          <w:lang w:val="nl-NL"/>
        </w:rPr>
        <w:t>&gt;Mã đơn vị quan hệ ngân sách người mua&lt;/</w:t>
      </w:r>
      <w:r w:rsidRPr="002864F3">
        <w:rPr>
          <w:color w:val="C00000"/>
          <w:sz w:val="19"/>
          <w:szCs w:val="19"/>
          <w:highlight w:val="cyan"/>
          <w:lang w:val="nl-NL"/>
        </w:rPr>
        <w:t>MDVQHNSach</w:t>
      </w:r>
      <w:r w:rsidRPr="002864F3">
        <w:rPr>
          <w:color w:val="000000"/>
          <w:sz w:val="19"/>
          <w:szCs w:val="19"/>
          <w:highlight w:val="cyan"/>
          <w:lang w:val="nl-NL"/>
        </w:rPr>
        <w:t>&gt;</w:t>
      </w:r>
    </w:p>
    <w:p w14:paraId="3C8373D3" w14:textId="657BD754" w:rsidR="00947A9D" w:rsidRPr="00947A9D" w:rsidRDefault="00947A9D" w:rsidP="00947A9D">
      <w:pPr>
        <w:autoSpaceDE w:val="0"/>
        <w:autoSpaceDN w:val="0"/>
        <w:adjustRightInd w:val="0"/>
        <w:ind w:firstLine="2160"/>
        <w:rPr>
          <w:color w:val="000000"/>
          <w:sz w:val="19"/>
          <w:szCs w:val="19"/>
          <w:highlight w:val="cyan"/>
          <w:lang w:val="nl-NL"/>
        </w:rPr>
      </w:pPr>
      <w:r w:rsidRPr="002864F3">
        <w:rPr>
          <w:color w:val="000000"/>
          <w:sz w:val="19"/>
          <w:szCs w:val="19"/>
          <w:highlight w:val="cyan"/>
          <w:lang w:val="nl-NL"/>
        </w:rPr>
        <w:t>&lt;</w:t>
      </w:r>
      <w:r w:rsidRPr="002864F3">
        <w:rPr>
          <w:color w:val="C00000"/>
          <w:sz w:val="19"/>
          <w:szCs w:val="19"/>
          <w:highlight w:val="cyan"/>
          <w:lang w:val="nl-NL"/>
        </w:rPr>
        <w:t>SHChieu</w:t>
      </w:r>
      <w:r w:rsidRPr="002864F3">
        <w:rPr>
          <w:color w:val="000000"/>
          <w:sz w:val="19"/>
          <w:szCs w:val="19"/>
          <w:highlight w:val="cyan"/>
          <w:lang w:val="nl-NL"/>
        </w:rPr>
        <w:t>&gt;Số hộ chiếu người mua&lt;/</w:t>
      </w:r>
      <w:r w:rsidRPr="002864F3">
        <w:rPr>
          <w:color w:val="C00000"/>
          <w:sz w:val="19"/>
          <w:szCs w:val="19"/>
          <w:highlight w:val="cyan"/>
          <w:lang w:val="nl-NL"/>
        </w:rPr>
        <w:t>SHChieu</w:t>
      </w:r>
      <w:r>
        <w:rPr>
          <w:color w:val="000000"/>
          <w:sz w:val="19"/>
          <w:szCs w:val="19"/>
          <w:highlight w:val="cyan"/>
          <w:lang w:val="nl-NL"/>
        </w:rPr>
        <w:t>&gt;</w:t>
      </w:r>
    </w:p>
    <w:p w14:paraId="5A38FA06" w14:textId="77777777" w:rsidR="0017537E" w:rsidRDefault="0017537E" w:rsidP="0017537E">
      <w:pPr>
        <w:pStyle w:val="NormalWeb"/>
        <w:spacing w:before="0" w:beforeAutospacing="0" w:after="0" w:afterAutospacing="0"/>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Pr>
          <w:color w:val="A61C00"/>
          <w:sz w:val="19"/>
          <w:szCs w:val="19"/>
        </w:rPr>
        <w:t>&lt;TTKhac&gt;</w:t>
      </w:r>
    </w:p>
    <w:p w14:paraId="56DCA7BF"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6A1C35FB"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Extra6</w:t>
      </w:r>
      <w:r>
        <w:rPr>
          <w:color w:val="A61C00"/>
          <w:sz w:val="19"/>
          <w:szCs w:val="19"/>
        </w:rPr>
        <w:t>&lt;/TTruong&gt;</w:t>
      </w:r>
    </w:p>
    <w:p w14:paraId="574FD817" w14:textId="77777777" w:rsidR="0017537E" w:rsidRPr="002864F3" w:rsidRDefault="0017537E" w:rsidP="0017537E">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2D21D880"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 xml:space="preserve"> &lt;DLieu&gt;</w:t>
      </w:r>
      <w:r w:rsidRPr="002864F3">
        <w:rPr>
          <w:color w:val="000000"/>
          <w:sz w:val="19"/>
          <w:szCs w:val="19"/>
          <w:lang w:val="nl-NL"/>
        </w:rPr>
        <w:t>Extra6 test</w:t>
      </w:r>
      <w:r w:rsidRPr="002864F3">
        <w:rPr>
          <w:color w:val="A61C00"/>
          <w:sz w:val="19"/>
          <w:szCs w:val="19"/>
          <w:lang w:val="nl-NL"/>
        </w:rPr>
        <w:t>&lt;/DLieu&gt;</w:t>
      </w:r>
    </w:p>
    <w:p w14:paraId="067B80CB" w14:textId="77777777" w:rsidR="0017537E" w:rsidRDefault="0017537E" w:rsidP="0017537E">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4B089A80"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241C0787"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Extra7</w:t>
      </w:r>
      <w:r>
        <w:rPr>
          <w:color w:val="A61C00"/>
          <w:sz w:val="19"/>
          <w:szCs w:val="19"/>
        </w:rPr>
        <w:t>&lt;/TTruong&gt;</w:t>
      </w:r>
    </w:p>
    <w:p w14:paraId="62599684" w14:textId="77777777" w:rsidR="0017537E" w:rsidRPr="002864F3" w:rsidRDefault="0017537E" w:rsidP="0017537E">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21F022F1"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Extra7 test</w:t>
      </w:r>
      <w:r w:rsidRPr="002864F3">
        <w:rPr>
          <w:color w:val="A61C00"/>
          <w:sz w:val="19"/>
          <w:szCs w:val="19"/>
          <w:lang w:val="nl-NL"/>
        </w:rPr>
        <w:t>&lt;/DLieu&gt;</w:t>
      </w:r>
    </w:p>
    <w:p w14:paraId="14793AFD" w14:textId="77777777" w:rsidR="0017537E" w:rsidRDefault="0017537E" w:rsidP="0017537E">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09D8C1AC"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5B8A9B14"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Extra8</w:t>
      </w:r>
      <w:r>
        <w:rPr>
          <w:color w:val="A61C00"/>
          <w:sz w:val="19"/>
          <w:szCs w:val="19"/>
        </w:rPr>
        <w:t>&lt;/TTruong&gt;</w:t>
      </w:r>
    </w:p>
    <w:p w14:paraId="6F6C45EC" w14:textId="77777777" w:rsidR="0017537E" w:rsidRPr="002864F3" w:rsidRDefault="0017537E" w:rsidP="0017537E">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27C37203"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Extra8 test</w:t>
      </w:r>
      <w:r w:rsidRPr="002864F3">
        <w:rPr>
          <w:color w:val="A61C00"/>
          <w:sz w:val="19"/>
          <w:szCs w:val="19"/>
          <w:lang w:val="nl-NL"/>
        </w:rPr>
        <w:t>&lt;/DLieu&gt;</w:t>
      </w:r>
    </w:p>
    <w:p w14:paraId="0FF9998F" w14:textId="77777777" w:rsidR="0017537E" w:rsidRDefault="0017537E" w:rsidP="0017537E">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7584CCD3"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&lt;/TTKhac&gt;</w:t>
      </w:r>
    </w:p>
    <w:p w14:paraId="02B2BE9B"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NMua</w:t>
      </w:r>
      <w:r>
        <w:rPr>
          <w:color w:val="0000FF"/>
          <w:sz w:val="19"/>
          <w:szCs w:val="19"/>
        </w:rPr>
        <w:t>&gt;</w:t>
      </w:r>
    </w:p>
    <w:p w14:paraId="1E46EED7"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DSHHDVu</w:t>
      </w:r>
      <w:r>
        <w:rPr>
          <w:color w:val="0000FF"/>
          <w:sz w:val="19"/>
          <w:szCs w:val="19"/>
        </w:rPr>
        <w:t>&gt;</w:t>
      </w:r>
    </w:p>
    <w:p w14:paraId="2245803B"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HHDVu</w:t>
      </w:r>
      <w:r>
        <w:rPr>
          <w:color w:val="0000FF"/>
          <w:sz w:val="19"/>
          <w:szCs w:val="19"/>
        </w:rPr>
        <w:t>&gt;</w:t>
      </w:r>
    </w:p>
    <w:p w14:paraId="5F5524E8" w14:textId="0333DFDC"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TChat</w:t>
      </w:r>
      <w:r>
        <w:rPr>
          <w:color w:val="0000FF"/>
          <w:sz w:val="19"/>
          <w:szCs w:val="19"/>
        </w:rPr>
        <w:t>&gt;</w:t>
      </w:r>
      <w:r>
        <w:rPr>
          <w:color w:val="000000"/>
          <w:sz w:val="19"/>
          <w:szCs w:val="19"/>
        </w:rPr>
        <w:t>Tính chất * (1-Hàng hóa, dịch vụ; 2-Khuyến mại; 3-Chiết khấu thương mại (trong trường hợp muốn thể hiện thông tin chiết khấu theo dòng); 4-Ghi chú/diễn giải</w:t>
      </w:r>
      <w:r w:rsidR="001B5117">
        <w:rPr>
          <w:color w:val="000000"/>
          <w:sz w:val="19"/>
          <w:szCs w:val="19"/>
        </w:rPr>
        <w:t xml:space="preserve">; </w:t>
      </w:r>
      <w:r w:rsidR="001B5117" w:rsidRPr="001B5117">
        <w:rPr>
          <w:color w:val="000000"/>
          <w:sz w:val="19"/>
          <w:szCs w:val="19"/>
          <w:highlight w:val="cyan"/>
        </w:rPr>
        <w:t>5-Hàng hoá đặc trưng</w:t>
      </w:r>
      <w:r>
        <w:rPr>
          <w:color w:val="000000"/>
          <w:sz w:val="19"/>
          <w:szCs w:val="19"/>
        </w:rPr>
        <w:t>)</w:t>
      </w:r>
      <w:r>
        <w:rPr>
          <w:color w:val="0000FF"/>
          <w:sz w:val="19"/>
          <w:szCs w:val="19"/>
        </w:rPr>
        <w:t>&lt;/</w:t>
      </w:r>
      <w:r>
        <w:rPr>
          <w:color w:val="A31515"/>
          <w:sz w:val="19"/>
          <w:szCs w:val="19"/>
        </w:rPr>
        <w:t>TChat</w:t>
      </w:r>
      <w:r>
        <w:rPr>
          <w:color w:val="0000FF"/>
          <w:sz w:val="19"/>
          <w:szCs w:val="19"/>
        </w:rPr>
        <w:t>&gt;</w:t>
      </w:r>
    </w:p>
    <w:p w14:paraId="6075D170"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STT</w:t>
      </w:r>
      <w:r>
        <w:rPr>
          <w:color w:val="0000FF"/>
          <w:sz w:val="19"/>
          <w:szCs w:val="19"/>
        </w:rPr>
        <w:t>&gt;</w:t>
      </w:r>
      <w:r>
        <w:rPr>
          <w:color w:val="000000"/>
          <w:sz w:val="19"/>
          <w:szCs w:val="19"/>
        </w:rPr>
        <w:t>Số thứ tự</w:t>
      </w:r>
      <w:r>
        <w:rPr>
          <w:color w:val="0000FF"/>
          <w:sz w:val="19"/>
          <w:szCs w:val="19"/>
        </w:rPr>
        <w:t>&lt;/</w:t>
      </w:r>
      <w:r>
        <w:rPr>
          <w:color w:val="A31515"/>
          <w:sz w:val="19"/>
          <w:szCs w:val="19"/>
        </w:rPr>
        <w:t>STT</w:t>
      </w:r>
      <w:r>
        <w:rPr>
          <w:color w:val="0000FF"/>
          <w:sz w:val="19"/>
          <w:szCs w:val="19"/>
        </w:rPr>
        <w:t>&gt;</w:t>
      </w:r>
    </w:p>
    <w:p w14:paraId="22F0AAE1"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MHHDVu</w:t>
      </w:r>
      <w:r>
        <w:rPr>
          <w:color w:val="0000FF"/>
          <w:sz w:val="19"/>
          <w:szCs w:val="19"/>
        </w:rPr>
        <w:t>&gt;</w:t>
      </w:r>
      <w:r>
        <w:rPr>
          <w:color w:val="000000"/>
          <w:sz w:val="19"/>
          <w:szCs w:val="19"/>
        </w:rPr>
        <w:t>Mã hàng hóa, dịch vụ (Bắt buộc nếu có)</w:t>
      </w:r>
      <w:r>
        <w:rPr>
          <w:color w:val="0000FF"/>
          <w:sz w:val="19"/>
          <w:szCs w:val="19"/>
        </w:rPr>
        <w:t>&lt;/</w:t>
      </w:r>
      <w:r>
        <w:rPr>
          <w:color w:val="A31515"/>
          <w:sz w:val="19"/>
          <w:szCs w:val="19"/>
        </w:rPr>
        <w:t>MHHDVu</w:t>
      </w:r>
      <w:r>
        <w:rPr>
          <w:color w:val="0000FF"/>
          <w:sz w:val="19"/>
          <w:szCs w:val="19"/>
        </w:rPr>
        <w:t>&gt;</w:t>
      </w:r>
    </w:p>
    <w:p w14:paraId="05D83084"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THHDVu</w:t>
      </w:r>
      <w:r>
        <w:rPr>
          <w:color w:val="0000FF"/>
          <w:sz w:val="19"/>
          <w:szCs w:val="19"/>
        </w:rPr>
        <w:t>&gt;</w:t>
      </w:r>
      <w:r>
        <w:rPr>
          <w:color w:val="000000"/>
          <w:sz w:val="19"/>
          <w:szCs w:val="19"/>
        </w:rPr>
        <w:t>Tên hàng hóa, dịch vụ *</w:t>
      </w:r>
      <w:r>
        <w:rPr>
          <w:color w:val="0000FF"/>
          <w:sz w:val="19"/>
          <w:szCs w:val="19"/>
        </w:rPr>
        <w:t>&lt;/</w:t>
      </w:r>
      <w:r>
        <w:rPr>
          <w:color w:val="A31515"/>
          <w:sz w:val="19"/>
          <w:szCs w:val="19"/>
        </w:rPr>
        <w:t>THHDVu</w:t>
      </w:r>
      <w:r>
        <w:rPr>
          <w:color w:val="0000FF"/>
          <w:sz w:val="19"/>
          <w:szCs w:val="19"/>
        </w:rPr>
        <w:t>&gt;</w:t>
      </w:r>
    </w:p>
    <w:p w14:paraId="51C9E2F6"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DVTinh</w:t>
      </w:r>
      <w:r>
        <w:rPr>
          <w:color w:val="0000FF"/>
          <w:sz w:val="19"/>
          <w:szCs w:val="19"/>
        </w:rPr>
        <w:t>&gt;</w:t>
      </w:r>
      <w:r>
        <w:rPr>
          <w:color w:val="000000"/>
          <w:sz w:val="19"/>
          <w:szCs w:val="19"/>
        </w:rPr>
        <w:t>Đơn vị tính (Bắt buộc nếu có)</w:t>
      </w:r>
      <w:r>
        <w:rPr>
          <w:color w:val="0000FF"/>
          <w:sz w:val="19"/>
          <w:szCs w:val="19"/>
        </w:rPr>
        <w:t>&lt;/</w:t>
      </w:r>
      <w:r>
        <w:rPr>
          <w:color w:val="A31515"/>
          <w:sz w:val="19"/>
          <w:szCs w:val="19"/>
        </w:rPr>
        <w:t>DVTinh</w:t>
      </w:r>
      <w:r>
        <w:rPr>
          <w:color w:val="0000FF"/>
          <w:sz w:val="19"/>
          <w:szCs w:val="19"/>
        </w:rPr>
        <w:t>&gt;</w:t>
      </w:r>
    </w:p>
    <w:p w14:paraId="4914DB3F"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SLuong</w:t>
      </w:r>
      <w:r>
        <w:rPr>
          <w:color w:val="0000FF"/>
          <w:sz w:val="19"/>
          <w:szCs w:val="19"/>
        </w:rPr>
        <w:t>&gt;</w:t>
      </w:r>
      <w:r>
        <w:rPr>
          <w:color w:val="000000"/>
          <w:sz w:val="19"/>
          <w:szCs w:val="19"/>
        </w:rPr>
        <w:t>Số lượng (Bắt buộc nếu có)</w:t>
      </w:r>
      <w:r>
        <w:rPr>
          <w:color w:val="0000FF"/>
          <w:sz w:val="19"/>
          <w:szCs w:val="19"/>
        </w:rPr>
        <w:t>&lt;/</w:t>
      </w:r>
      <w:r>
        <w:rPr>
          <w:color w:val="A31515"/>
          <w:sz w:val="19"/>
          <w:szCs w:val="19"/>
        </w:rPr>
        <w:t>SLuong</w:t>
      </w:r>
      <w:r>
        <w:rPr>
          <w:color w:val="0000FF"/>
          <w:sz w:val="19"/>
          <w:szCs w:val="19"/>
        </w:rPr>
        <w:t>&gt;</w:t>
      </w:r>
    </w:p>
    <w:p w14:paraId="402BDE99"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DGia</w:t>
      </w:r>
      <w:r>
        <w:rPr>
          <w:color w:val="0000FF"/>
          <w:sz w:val="19"/>
          <w:szCs w:val="19"/>
        </w:rPr>
        <w:t>&gt;</w:t>
      </w:r>
      <w:r>
        <w:rPr>
          <w:color w:val="000000"/>
          <w:sz w:val="19"/>
          <w:szCs w:val="19"/>
        </w:rPr>
        <w:t>Đơn giá (Bắt buộc nếu có)</w:t>
      </w:r>
      <w:r>
        <w:rPr>
          <w:color w:val="0000FF"/>
          <w:sz w:val="19"/>
          <w:szCs w:val="19"/>
        </w:rPr>
        <w:t>&lt;/</w:t>
      </w:r>
      <w:r>
        <w:rPr>
          <w:color w:val="A31515"/>
          <w:sz w:val="19"/>
          <w:szCs w:val="19"/>
        </w:rPr>
        <w:t>DGia</w:t>
      </w:r>
      <w:r>
        <w:rPr>
          <w:color w:val="0000FF"/>
          <w:sz w:val="19"/>
          <w:szCs w:val="19"/>
        </w:rPr>
        <w:t>&gt;</w:t>
      </w:r>
    </w:p>
    <w:p w14:paraId="6E075DD5"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TLCKhau</w:t>
      </w:r>
      <w:r>
        <w:rPr>
          <w:color w:val="0000FF"/>
          <w:sz w:val="19"/>
          <w:szCs w:val="19"/>
        </w:rPr>
        <w:t>&gt;</w:t>
      </w:r>
      <w:r>
        <w:rPr>
          <w:color w:val="000000"/>
          <w:sz w:val="19"/>
          <w:szCs w:val="19"/>
        </w:rPr>
        <w:t>Tỷ lệ % chiết khấu</w:t>
      </w:r>
      <w:r>
        <w:rPr>
          <w:color w:val="0000FF"/>
          <w:sz w:val="19"/>
          <w:szCs w:val="19"/>
        </w:rPr>
        <w:t>&lt;/</w:t>
      </w:r>
      <w:r>
        <w:rPr>
          <w:color w:val="A31515"/>
          <w:sz w:val="19"/>
          <w:szCs w:val="19"/>
        </w:rPr>
        <w:t>TLCKhau</w:t>
      </w:r>
      <w:r>
        <w:rPr>
          <w:color w:val="0000FF"/>
          <w:sz w:val="19"/>
          <w:szCs w:val="19"/>
        </w:rPr>
        <w:t>&gt;</w:t>
      </w:r>
    </w:p>
    <w:p w14:paraId="2BA7B4CF"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STCKhau</w:t>
      </w:r>
      <w:r>
        <w:rPr>
          <w:color w:val="0000FF"/>
          <w:sz w:val="19"/>
          <w:szCs w:val="19"/>
        </w:rPr>
        <w:t>&gt;</w:t>
      </w:r>
      <w:r>
        <w:rPr>
          <w:color w:val="000000"/>
          <w:sz w:val="19"/>
          <w:szCs w:val="19"/>
        </w:rPr>
        <w:t xml:space="preserve">Số tiền chiết khấu </w:t>
      </w:r>
      <w:r>
        <w:rPr>
          <w:color w:val="0000FF"/>
          <w:sz w:val="19"/>
          <w:szCs w:val="19"/>
        </w:rPr>
        <w:t>&lt;/</w:t>
      </w:r>
      <w:r>
        <w:rPr>
          <w:color w:val="A31515"/>
          <w:sz w:val="19"/>
          <w:szCs w:val="19"/>
        </w:rPr>
        <w:t>STCKhau</w:t>
      </w:r>
      <w:r>
        <w:rPr>
          <w:color w:val="0000FF"/>
          <w:sz w:val="19"/>
          <w:szCs w:val="19"/>
        </w:rPr>
        <w:t>&gt;</w:t>
      </w:r>
    </w:p>
    <w:p w14:paraId="5BD02990"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ThTien</w:t>
      </w:r>
      <w:r>
        <w:rPr>
          <w:color w:val="0000FF"/>
          <w:sz w:val="19"/>
          <w:szCs w:val="19"/>
        </w:rPr>
        <w:t>&gt;</w:t>
      </w:r>
      <w:r>
        <w:rPr>
          <w:color w:val="000000"/>
          <w:sz w:val="19"/>
          <w:szCs w:val="19"/>
        </w:rPr>
        <w:t>Thành tiền (Thành tiền chưa có thuế GTGT) - Bắt buộc trừ trường hợp TChat = 4</w:t>
      </w:r>
      <w:r>
        <w:rPr>
          <w:color w:val="0000FF"/>
          <w:sz w:val="19"/>
          <w:szCs w:val="19"/>
        </w:rPr>
        <w:t>&lt;/</w:t>
      </w:r>
      <w:r>
        <w:rPr>
          <w:color w:val="A31515"/>
          <w:sz w:val="19"/>
          <w:szCs w:val="19"/>
        </w:rPr>
        <w:t>ThTien</w:t>
      </w:r>
      <w:r>
        <w:rPr>
          <w:color w:val="0000FF"/>
          <w:sz w:val="19"/>
          <w:szCs w:val="19"/>
        </w:rPr>
        <w:t>&gt;</w:t>
      </w:r>
    </w:p>
    <w:p w14:paraId="5BD75446"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TSuat</w:t>
      </w:r>
      <w:r>
        <w:rPr>
          <w:color w:val="0000FF"/>
          <w:sz w:val="19"/>
          <w:szCs w:val="19"/>
        </w:rPr>
        <w:t>&gt;</w:t>
      </w:r>
      <w:r>
        <w:rPr>
          <w:color w:val="000000"/>
          <w:sz w:val="19"/>
          <w:szCs w:val="19"/>
        </w:rPr>
        <w:t xml:space="preserve">Thuế suất (Thuế suất thuế GTGT)  Nhận các giá trị: -2 (KKKNT), -1 (KCT), 0, 5, 8, 10, 12.34 (thuế khác: AB.CD), -3 (KHAC) </w:t>
      </w:r>
      <w:r>
        <w:rPr>
          <w:color w:val="0000FF"/>
          <w:sz w:val="19"/>
          <w:szCs w:val="19"/>
        </w:rPr>
        <w:t>&lt;/</w:t>
      </w:r>
      <w:r>
        <w:rPr>
          <w:color w:val="A31515"/>
          <w:sz w:val="19"/>
          <w:szCs w:val="19"/>
        </w:rPr>
        <w:t>TSuat</w:t>
      </w:r>
      <w:r>
        <w:rPr>
          <w:color w:val="0000FF"/>
          <w:sz w:val="19"/>
          <w:szCs w:val="19"/>
        </w:rPr>
        <w:t>&gt; &lt;!--</w:t>
      </w:r>
      <w:r>
        <w:rPr>
          <w:color w:val="008000"/>
          <w:sz w:val="19"/>
          <w:szCs w:val="19"/>
        </w:rPr>
        <w:t>sử dụng hóa đơn GTGT</w:t>
      </w:r>
      <w:r>
        <w:rPr>
          <w:color w:val="0000FF"/>
          <w:sz w:val="19"/>
          <w:szCs w:val="19"/>
        </w:rPr>
        <w:t>--&gt;</w:t>
      </w:r>
    </w:p>
    <w:p w14:paraId="6EC8EEE6"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C00000"/>
          <w:sz w:val="19"/>
          <w:szCs w:val="19"/>
        </w:rPr>
        <w:t>TThue</w:t>
      </w:r>
      <w:r>
        <w:rPr>
          <w:color w:val="0000FF"/>
          <w:sz w:val="19"/>
          <w:szCs w:val="19"/>
        </w:rPr>
        <w:t>&gt;</w:t>
      </w:r>
      <w:r>
        <w:rPr>
          <w:color w:val="000000"/>
          <w:sz w:val="19"/>
          <w:szCs w:val="19"/>
        </w:rPr>
        <w:t>Tiền thuế</w:t>
      </w:r>
      <w:r>
        <w:rPr>
          <w:color w:val="0000FF"/>
          <w:sz w:val="19"/>
          <w:szCs w:val="19"/>
        </w:rPr>
        <w:t>&lt;/</w:t>
      </w:r>
      <w:r>
        <w:rPr>
          <w:color w:val="C00000"/>
          <w:sz w:val="19"/>
          <w:szCs w:val="19"/>
        </w:rPr>
        <w:t>TThue</w:t>
      </w:r>
      <w:r>
        <w:rPr>
          <w:color w:val="0000FF"/>
          <w:sz w:val="19"/>
          <w:szCs w:val="19"/>
        </w:rPr>
        <w:t>&gt;&lt;!--</w:t>
      </w:r>
      <w:r>
        <w:rPr>
          <w:color w:val="008000"/>
          <w:sz w:val="19"/>
          <w:szCs w:val="19"/>
        </w:rPr>
        <w:t>sử dụng hóa đơn GTGT</w:t>
      </w:r>
      <w:r>
        <w:rPr>
          <w:color w:val="0000FF"/>
          <w:sz w:val="19"/>
          <w:szCs w:val="19"/>
        </w:rPr>
        <w:t>--&gt;</w:t>
      </w:r>
    </w:p>
    <w:p w14:paraId="2D81D5DB" w14:textId="77777777" w:rsidR="0017537E" w:rsidRDefault="0017537E" w:rsidP="0017537E">
      <w:pPr>
        <w:pStyle w:val="NormalWeb"/>
        <w:spacing w:before="0" w:beforeAutospacing="0" w:after="0" w:afterAutospacing="0"/>
      </w:pPr>
      <w:r>
        <w:rPr>
          <w:color w:val="0000FF"/>
          <w:sz w:val="19"/>
          <w:szCs w:val="19"/>
        </w:rPr>
        <w:t>               </w:t>
      </w: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C00000"/>
          <w:sz w:val="19"/>
          <w:szCs w:val="19"/>
        </w:rPr>
        <w:t>TSThue</w:t>
      </w:r>
      <w:r>
        <w:rPr>
          <w:color w:val="0000FF"/>
          <w:sz w:val="19"/>
          <w:szCs w:val="19"/>
        </w:rPr>
        <w:t>&gt;</w:t>
      </w:r>
      <w:r>
        <w:rPr>
          <w:color w:val="000000"/>
          <w:sz w:val="19"/>
          <w:szCs w:val="19"/>
        </w:rPr>
        <w:t>Tiền sau thuế</w:t>
      </w:r>
      <w:r>
        <w:rPr>
          <w:color w:val="0000FF"/>
          <w:sz w:val="19"/>
          <w:szCs w:val="19"/>
        </w:rPr>
        <w:t>&lt;/</w:t>
      </w:r>
      <w:r>
        <w:rPr>
          <w:color w:val="C00000"/>
          <w:sz w:val="19"/>
          <w:szCs w:val="19"/>
        </w:rPr>
        <w:t>TSThue</w:t>
      </w:r>
      <w:r>
        <w:rPr>
          <w:color w:val="0000FF"/>
          <w:sz w:val="19"/>
          <w:szCs w:val="19"/>
        </w:rPr>
        <w:t>&gt;&lt;!--</w:t>
      </w:r>
      <w:r>
        <w:rPr>
          <w:color w:val="008000"/>
          <w:sz w:val="19"/>
          <w:szCs w:val="19"/>
        </w:rPr>
        <w:t>sử dụng hóa đơn GTGT</w:t>
      </w:r>
      <w:r>
        <w:rPr>
          <w:color w:val="0000FF"/>
          <w:sz w:val="19"/>
          <w:szCs w:val="19"/>
        </w:rPr>
        <w:t>--&gt;</w:t>
      </w:r>
    </w:p>
    <w:p w14:paraId="68F60667"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A61C00"/>
          <w:sz w:val="19"/>
          <w:szCs w:val="19"/>
        </w:rPr>
        <w:t>&lt;TTKhac&gt;</w:t>
      </w:r>
    </w:p>
    <w:p w14:paraId="41608113" w14:textId="77777777" w:rsidR="0017537E" w:rsidRDefault="0017537E" w:rsidP="0017537E">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2E447FB5" w14:textId="77777777" w:rsidR="0017537E" w:rsidRDefault="0017537E" w:rsidP="0017537E">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w:t>
      </w:r>
      <w:r>
        <w:rPr>
          <w:color w:val="A61C00"/>
          <w:sz w:val="19"/>
          <w:szCs w:val="19"/>
        </w:rPr>
        <w:t>&lt;/TTruong&gt;</w:t>
      </w:r>
    </w:p>
    <w:p w14:paraId="14E41960" w14:textId="77777777" w:rsidR="0017537E" w:rsidRPr="002864F3" w:rsidRDefault="0017537E" w:rsidP="0017537E">
      <w:pPr>
        <w:pStyle w:val="NormalWeb"/>
        <w:spacing w:before="0" w:beforeAutospacing="0" w:after="0" w:afterAutospacing="0"/>
        <w:ind w:left="72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0DAE2A74" w14:textId="77777777" w:rsidR="0017537E" w:rsidRPr="002864F3" w:rsidRDefault="0017537E" w:rsidP="0017537E">
      <w:pPr>
        <w:pStyle w:val="NormalWeb"/>
        <w:spacing w:before="0" w:beforeAutospacing="0" w:after="0" w:afterAutospacing="0"/>
        <w:ind w:left="72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 xml:space="preserve"> &lt;DLieu&gt;</w:t>
      </w:r>
      <w:r w:rsidRPr="002864F3">
        <w:rPr>
          <w:color w:val="000000"/>
          <w:sz w:val="19"/>
          <w:szCs w:val="19"/>
          <w:lang w:val="nl-NL"/>
        </w:rPr>
        <w:t>Extra1 pd test</w:t>
      </w:r>
      <w:r w:rsidRPr="002864F3">
        <w:rPr>
          <w:color w:val="A61C00"/>
          <w:sz w:val="19"/>
          <w:szCs w:val="19"/>
          <w:lang w:val="nl-NL"/>
        </w:rPr>
        <w:t>&lt;/DLieu&gt;</w:t>
      </w:r>
    </w:p>
    <w:p w14:paraId="6D9F6EEB" w14:textId="77777777" w:rsidR="0017537E" w:rsidRDefault="0017537E" w:rsidP="0017537E">
      <w:pPr>
        <w:pStyle w:val="NormalWeb"/>
        <w:spacing w:before="0" w:beforeAutospacing="0" w:after="0" w:afterAutospacing="0"/>
        <w:ind w:left="72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186F11DA" w14:textId="77777777" w:rsidR="0017537E" w:rsidRDefault="0017537E" w:rsidP="0017537E">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780CA1FF" w14:textId="77777777" w:rsidR="0017537E" w:rsidRDefault="0017537E" w:rsidP="0017537E">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Extra2</w:t>
      </w:r>
      <w:r>
        <w:rPr>
          <w:color w:val="A61C00"/>
          <w:sz w:val="19"/>
          <w:szCs w:val="19"/>
        </w:rPr>
        <w:t>&lt;/TTruong&gt;</w:t>
      </w:r>
    </w:p>
    <w:p w14:paraId="17AFB09F" w14:textId="77777777" w:rsidR="0017537E" w:rsidRPr="002864F3" w:rsidRDefault="0017537E" w:rsidP="0017537E">
      <w:pPr>
        <w:pStyle w:val="NormalWeb"/>
        <w:spacing w:before="0" w:beforeAutospacing="0" w:after="0" w:afterAutospacing="0"/>
        <w:ind w:left="72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4A177657" w14:textId="77777777" w:rsidR="0017537E" w:rsidRPr="002864F3" w:rsidRDefault="0017537E" w:rsidP="0017537E">
      <w:pPr>
        <w:pStyle w:val="NormalWeb"/>
        <w:spacing w:before="0" w:beforeAutospacing="0" w:after="0" w:afterAutospacing="0"/>
        <w:ind w:left="72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Extra2 pd test</w:t>
      </w:r>
      <w:r w:rsidRPr="002864F3">
        <w:rPr>
          <w:color w:val="A61C00"/>
          <w:sz w:val="19"/>
          <w:szCs w:val="19"/>
          <w:lang w:val="nl-NL"/>
        </w:rPr>
        <w:t>&lt;/DLieu&gt;</w:t>
      </w:r>
    </w:p>
    <w:p w14:paraId="0123B263" w14:textId="77777777" w:rsidR="0017537E" w:rsidRPr="002864F3" w:rsidRDefault="0017537E" w:rsidP="0017537E">
      <w:pPr>
        <w:pStyle w:val="NormalWeb"/>
        <w:spacing w:before="0" w:beforeAutospacing="0" w:after="0" w:afterAutospacing="0"/>
        <w:ind w:left="720"/>
        <w:rPr>
          <w:lang w:val="nl-NL"/>
        </w:rPr>
      </w:pPr>
      <w:r w:rsidRPr="002864F3">
        <w:rPr>
          <w:color w:val="A61C00"/>
          <w:sz w:val="19"/>
          <w:szCs w:val="19"/>
          <w:lang w:val="nl-NL"/>
        </w:rPr>
        <w:lastRenderedPageBreak/>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&lt;/TTin&gt;</w:t>
      </w:r>
    </w:p>
    <w:p w14:paraId="517F3E14"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&lt;/TTKhac&gt;</w:t>
      </w:r>
    </w:p>
    <w:p w14:paraId="724E3A08" w14:textId="78E9F077" w:rsidR="001B5117" w:rsidRPr="002864F3" w:rsidRDefault="0017537E" w:rsidP="001B5117">
      <w:pPr>
        <w:autoSpaceDE w:val="0"/>
        <w:autoSpaceDN w:val="0"/>
        <w:adjustRightInd w:val="0"/>
        <w:jc w:val="both"/>
        <w:rPr>
          <w:color w:val="0000FF"/>
          <w:sz w:val="20"/>
          <w:szCs w:val="20"/>
          <w:lang w:val="nl-NL"/>
        </w:rPr>
      </w:pPr>
      <w:r w:rsidRPr="002864F3">
        <w:rPr>
          <w:rStyle w:val="apple-tab-span"/>
          <w:color w:val="0000FF"/>
          <w:sz w:val="19"/>
          <w:szCs w:val="19"/>
          <w:lang w:val="nl-NL"/>
        </w:rPr>
        <w:tab/>
      </w:r>
      <w:r w:rsidRPr="002864F3">
        <w:rPr>
          <w:rStyle w:val="apple-tab-span"/>
          <w:color w:val="0000FF"/>
          <w:sz w:val="19"/>
          <w:szCs w:val="19"/>
          <w:lang w:val="nl-NL"/>
        </w:rPr>
        <w:tab/>
      </w:r>
      <w:r w:rsidR="001B5117" w:rsidRPr="002864F3">
        <w:rPr>
          <w:rStyle w:val="apple-tab-span"/>
          <w:color w:val="0000FF"/>
          <w:sz w:val="19"/>
          <w:szCs w:val="19"/>
          <w:lang w:val="nl-NL"/>
        </w:rPr>
        <w:tab/>
      </w:r>
      <w:r w:rsidR="001B5117" w:rsidRPr="002864F3">
        <w:rPr>
          <w:rStyle w:val="apple-tab-span"/>
          <w:color w:val="0000FF"/>
          <w:sz w:val="19"/>
          <w:szCs w:val="19"/>
          <w:lang w:val="nl-NL"/>
        </w:rPr>
        <w:tab/>
      </w:r>
      <w:r w:rsidR="001B5117" w:rsidRPr="002864F3">
        <w:rPr>
          <w:color w:val="0000FF"/>
          <w:sz w:val="20"/>
          <w:szCs w:val="20"/>
          <w:highlight w:val="cyan"/>
          <w:lang w:val="nl-NL"/>
        </w:rPr>
        <w:t>&lt;</w:t>
      </w:r>
      <w:r w:rsidR="001B5117" w:rsidRPr="002864F3">
        <w:rPr>
          <w:color w:val="C00000"/>
          <w:sz w:val="20"/>
          <w:szCs w:val="20"/>
          <w:highlight w:val="cyan"/>
          <w:lang w:val="nl-NL"/>
        </w:rPr>
        <w:t>TTHHDTrung</w:t>
      </w:r>
      <w:r w:rsidR="001B5117" w:rsidRPr="002864F3">
        <w:rPr>
          <w:color w:val="0000FF"/>
          <w:sz w:val="20"/>
          <w:szCs w:val="20"/>
          <w:highlight w:val="cyan"/>
          <w:lang w:val="nl-NL"/>
        </w:rPr>
        <w:t>&gt;</w:t>
      </w:r>
    </w:p>
    <w:p w14:paraId="3E153CA4" w14:textId="77777777" w:rsidR="001B5117" w:rsidRPr="002864F3" w:rsidRDefault="001B5117" w:rsidP="001B5117">
      <w:pPr>
        <w:autoSpaceDE w:val="0"/>
        <w:autoSpaceDN w:val="0"/>
        <w:adjustRightInd w:val="0"/>
        <w:ind w:left="2880" w:firstLine="720"/>
        <w:jc w:val="both"/>
        <w:rPr>
          <w:rStyle w:val="apple-tab-span"/>
          <w:color w:val="0000FF"/>
          <w:sz w:val="19"/>
          <w:szCs w:val="19"/>
          <w:lang w:val="nl-NL"/>
        </w:rPr>
      </w:pPr>
      <w:r w:rsidRPr="002864F3">
        <w:rPr>
          <w:color w:val="0000FF"/>
          <w:sz w:val="20"/>
          <w:szCs w:val="20"/>
          <w:highlight w:val="cyan"/>
          <w:lang w:val="nl-NL"/>
        </w:rPr>
        <w:t>&lt;</w:t>
      </w:r>
      <w:r w:rsidRPr="002864F3">
        <w:rPr>
          <w:color w:val="A31515"/>
          <w:sz w:val="20"/>
          <w:szCs w:val="20"/>
          <w:highlight w:val="cyan"/>
          <w:lang w:val="nl-NL"/>
        </w:rPr>
        <w:t>TTin</w:t>
      </w:r>
      <w:r w:rsidRPr="002864F3">
        <w:rPr>
          <w:color w:val="0000FF"/>
          <w:sz w:val="20"/>
          <w:szCs w:val="20"/>
          <w:highlight w:val="cyan"/>
          <w:lang w:val="nl-NL"/>
        </w:rPr>
        <w:t>&gt;</w:t>
      </w:r>
    </w:p>
    <w:p w14:paraId="4FC4439B" w14:textId="77777777" w:rsidR="001B5117" w:rsidRPr="002864F3" w:rsidRDefault="001B5117" w:rsidP="001B5117">
      <w:pPr>
        <w:autoSpaceDE w:val="0"/>
        <w:autoSpaceDN w:val="0"/>
        <w:adjustRightInd w:val="0"/>
        <w:ind w:left="3600" w:firstLine="720"/>
        <w:jc w:val="both"/>
        <w:rPr>
          <w:color w:val="000000"/>
          <w:sz w:val="20"/>
          <w:szCs w:val="20"/>
          <w:highlight w:val="cyan"/>
          <w:lang w:val="nl-NL"/>
        </w:rPr>
      </w:pPr>
      <w:r w:rsidRPr="002864F3">
        <w:rPr>
          <w:color w:val="0000FF"/>
          <w:sz w:val="20"/>
          <w:szCs w:val="20"/>
          <w:highlight w:val="cyan"/>
          <w:lang w:val="nl-NL"/>
        </w:rPr>
        <w:t>&lt;</w:t>
      </w:r>
      <w:r w:rsidRPr="002864F3">
        <w:rPr>
          <w:color w:val="C00000"/>
          <w:sz w:val="20"/>
          <w:szCs w:val="20"/>
          <w:highlight w:val="cyan"/>
          <w:lang w:val="nl-NL"/>
        </w:rPr>
        <w:t>LHHDTrung</w:t>
      </w:r>
      <w:r w:rsidRPr="002864F3">
        <w:rPr>
          <w:color w:val="0000FF"/>
          <w:sz w:val="20"/>
          <w:szCs w:val="20"/>
          <w:highlight w:val="cyan"/>
          <w:lang w:val="nl-NL"/>
        </w:rPr>
        <w:t>&gt;</w:t>
      </w:r>
      <w:r w:rsidRPr="002864F3">
        <w:rPr>
          <w:color w:val="000000"/>
          <w:sz w:val="20"/>
          <w:szCs w:val="20"/>
          <w:highlight w:val="cyan"/>
          <w:lang w:val="nl-NL"/>
        </w:rPr>
        <w:t>Loại hàng hóa đặc trưng (nhận các giá trị: 1- Hàng hóa là xe ô tô, xe mô tô, 2- Dịch vụ vận chuyển, 3- Dịch vụ vận chuyển trên nền tảng số, TMĐT)</w:t>
      </w:r>
      <w:r w:rsidRPr="002864F3">
        <w:rPr>
          <w:color w:val="0000FF"/>
          <w:sz w:val="20"/>
          <w:szCs w:val="20"/>
          <w:highlight w:val="cyan"/>
          <w:lang w:val="nl-NL"/>
        </w:rPr>
        <w:t>&lt;/</w:t>
      </w:r>
      <w:r w:rsidRPr="002864F3">
        <w:rPr>
          <w:color w:val="C00000"/>
          <w:sz w:val="20"/>
          <w:szCs w:val="20"/>
          <w:highlight w:val="cyan"/>
          <w:lang w:val="nl-NL"/>
        </w:rPr>
        <w:t>LHHDTrung</w:t>
      </w:r>
      <w:r w:rsidRPr="002864F3">
        <w:rPr>
          <w:color w:val="0000FF"/>
          <w:sz w:val="20"/>
          <w:szCs w:val="20"/>
          <w:highlight w:val="cyan"/>
          <w:lang w:val="nl-NL"/>
        </w:rPr>
        <w:t>&gt;</w:t>
      </w:r>
    </w:p>
    <w:p w14:paraId="37627DF5" w14:textId="77777777" w:rsidR="001B5117" w:rsidRPr="002864F3" w:rsidRDefault="001B5117" w:rsidP="001B5117">
      <w:pPr>
        <w:autoSpaceDE w:val="0"/>
        <w:autoSpaceDN w:val="0"/>
        <w:adjustRightInd w:val="0"/>
        <w:jc w:val="both"/>
        <w:rPr>
          <w:color w:val="000000"/>
          <w:sz w:val="20"/>
          <w:szCs w:val="20"/>
          <w:highlight w:val="cyan"/>
          <w:lang w:val="nl-NL"/>
        </w:rPr>
      </w:pP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t>&lt;</w:t>
      </w:r>
      <w:r w:rsidRPr="002864F3">
        <w:rPr>
          <w:color w:val="A31515"/>
          <w:sz w:val="20"/>
          <w:szCs w:val="20"/>
          <w:highlight w:val="cyan"/>
          <w:lang w:val="nl-NL"/>
        </w:rPr>
        <w:t>TTruong</w:t>
      </w:r>
      <w:r w:rsidRPr="002864F3">
        <w:rPr>
          <w:color w:val="0000FF"/>
          <w:sz w:val="20"/>
          <w:szCs w:val="20"/>
          <w:highlight w:val="cyan"/>
          <w:lang w:val="nl-NL"/>
        </w:rPr>
        <w:t>&gt;</w:t>
      </w:r>
      <w:r w:rsidRPr="002864F3">
        <w:rPr>
          <w:color w:val="000000"/>
          <w:sz w:val="20"/>
          <w:szCs w:val="20"/>
          <w:highlight w:val="cyan"/>
          <w:lang w:val="nl-NL"/>
        </w:rPr>
        <w:t>Tên trường (Nhận các giá trị: Số khung (</w:t>
      </w:r>
      <w:r w:rsidRPr="002864F3">
        <w:rPr>
          <w:color w:val="C00000"/>
          <w:sz w:val="20"/>
          <w:szCs w:val="20"/>
          <w:highlight w:val="cyan"/>
          <w:lang w:val="nl-NL"/>
        </w:rPr>
        <w:t>SKhung</w:t>
      </w:r>
      <w:r w:rsidRPr="002864F3">
        <w:rPr>
          <w:color w:val="000000"/>
          <w:sz w:val="20"/>
          <w:szCs w:val="20"/>
          <w:highlight w:val="cyan"/>
          <w:lang w:val="nl-NL"/>
        </w:rPr>
        <w:t>),Số máy (</w:t>
      </w:r>
      <w:r w:rsidRPr="002864F3">
        <w:rPr>
          <w:color w:val="C00000"/>
          <w:sz w:val="20"/>
          <w:szCs w:val="20"/>
          <w:highlight w:val="cyan"/>
          <w:lang w:val="nl-NL"/>
        </w:rPr>
        <w:t>SMay</w:t>
      </w:r>
      <w:r w:rsidRPr="002864F3">
        <w:rPr>
          <w:color w:val="000000"/>
          <w:sz w:val="20"/>
          <w:szCs w:val="20"/>
          <w:highlight w:val="cyan"/>
          <w:lang w:val="nl-NL"/>
        </w:rPr>
        <w:t>),Biển kiểm soát phương tiện vận chuyển (</w:t>
      </w:r>
      <w:r w:rsidRPr="002864F3">
        <w:rPr>
          <w:color w:val="C00000"/>
          <w:sz w:val="20"/>
          <w:szCs w:val="20"/>
          <w:highlight w:val="cyan"/>
          <w:lang w:val="nl-NL"/>
        </w:rPr>
        <w:t>BKSPTVChuyen</w:t>
      </w:r>
      <w:r w:rsidRPr="002864F3">
        <w:rPr>
          <w:color w:val="000000"/>
          <w:sz w:val="20"/>
          <w:szCs w:val="20"/>
          <w:highlight w:val="cyan"/>
          <w:lang w:val="nl-NL"/>
        </w:rPr>
        <w:t>), Tên người gửi hàng (</w:t>
      </w:r>
      <w:r w:rsidRPr="002864F3">
        <w:rPr>
          <w:color w:val="C00000"/>
          <w:sz w:val="20"/>
          <w:szCs w:val="20"/>
          <w:highlight w:val="cyan"/>
          <w:lang w:val="nl-NL"/>
        </w:rPr>
        <w:t>TNGHang</w:t>
      </w:r>
      <w:r w:rsidRPr="002864F3">
        <w:rPr>
          <w:color w:val="000000"/>
          <w:sz w:val="20"/>
          <w:szCs w:val="20"/>
          <w:highlight w:val="cyan"/>
          <w:lang w:val="nl-NL"/>
        </w:rPr>
        <w:t>), Địa chỉ người gửi hàng (</w:t>
      </w:r>
      <w:r w:rsidRPr="002864F3">
        <w:rPr>
          <w:color w:val="C00000"/>
          <w:sz w:val="20"/>
          <w:szCs w:val="20"/>
          <w:highlight w:val="cyan"/>
          <w:lang w:val="nl-NL"/>
        </w:rPr>
        <w:t>DCNGHang</w:t>
      </w:r>
      <w:r w:rsidRPr="002864F3">
        <w:rPr>
          <w:color w:val="000000"/>
          <w:sz w:val="20"/>
          <w:szCs w:val="20"/>
          <w:highlight w:val="cyan"/>
          <w:lang w:val="nl-NL"/>
        </w:rPr>
        <w:t>),MST người gửi hàng (</w:t>
      </w:r>
      <w:r w:rsidRPr="002864F3">
        <w:rPr>
          <w:color w:val="C00000"/>
          <w:sz w:val="20"/>
          <w:szCs w:val="20"/>
          <w:highlight w:val="cyan"/>
          <w:lang w:val="nl-NL"/>
        </w:rPr>
        <w:t>MSTNGHang</w:t>
      </w:r>
      <w:r w:rsidRPr="002864F3">
        <w:rPr>
          <w:color w:val="000000"/>
          <w:sz w:val="20"/>
          <w:szCs w:val="20"/>
          <w:highlight w:val="cyan"/>
          <w:lang w:val="nl-NL"/>
        </w:rPr>
        <w:t>), Số định danh người gửi hàng (</w:t>
      </w:r>
      <w:r w:rsidRPr="002864F3">
        <w:rPr>
          <w:color w:val="C00000"/>
          <w:sz w:val="20"/>
          <w:szCs w:val="20"/>
          <w:highlight w:val="cyan"/>
          <w:lang w:val="nl-NL"/>
        </w:rPr>
        <w:t>MDDNGHang</w:t>
      </w:r>
      <w:r w:rsidRPr="002864F3">
        <w:rPr>
          <w:color w:val="000000"/>
          <w:sz w:val="20"/>
          <w:szCs w:val="20"/>
          <w:highlight w:val="cyan"/>
          <w:lang w:val="nl-NL"/>
        </w:rPr>
        <w:t>))</w:t>
      </w:r>
      <w:r w:rsidRPr="002864F3">
        <w:rPr>
          <w:color w:val="0000FF"/>
          <w:sz w:val="20"/>
          <w:szCs w:val="20"/>
          <w:highlight w:val="cyan"/>
          <w:lang w:val="nl-NL"/>
        </w:rPr>
        <w:t>&lt;/</w:t>
      </w:r>
      <w:r w:rsidRPr="002864F3">
        <w:rPr>
          <w:color w:val="A31515"/>
          <w:sz w:val="20"/>
          <w:szCs w:val="20"/>
          <w:highlight w:val="cyan"/>
          <w:lang w:val="nl-NL"/>
        </w:rPr>
        <w:t>TTruong</w:t>
      </w:r>
      <w:r w:rsidRPr="002864F3">
        <w:rPr>
          <w:color w:val="0000FF"/>
          <w:sz w:val="20"/>
          <w:szCs w:val="20"/>
          <w:highlight w:val="cyan"/>
          <w:lang w:val="nl-NL"/>
        </w:rPr>
        <w:t>&gt;</w:t>
      </w:r>
    </w:p>
    <w:p w14:paraId="5886E204" w14:textId="77777777" w:rsidR="001B5117" w:rsidRPr="002864F3" w:rsidRDefault="001B5117" w:rsidP="001B5117">
      <w:pPr>
        <w:autoSpaceDE w:val="0"/>
        <w:autoSpaceDN w:val="0"/>
        <w:adjustRightInd w:val="0"/>
        <w:jc w:val="both"/>
        <w:rPr>
          <w:color w:val="000000"/>
          <w:sz w:val="20"/>
          <w:szCs w:val="20"/>
          <w:highlight w:val="cyan"/>
          <w:lang w:val="nl-NL"/>
        </w:rPr>
      </w:pP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t>&lt;</w:t>
      </w:r>
      <w:r w:rsidRPr="002864F3">
        <w:rPr>
          <w:color w:val="A31515"/>
          <w:sz w:val="20"/>
          <w:szCs w:val="20"/>
          <w:highlight w:val="cyan"/>
          <w:lang w:val="nl-NL"/>
        </w:rPr>
        <w:t>DLieu</w:t>
      </w:r>
      <w:r w:rsidRPr="002864F3">
        <w:rPr>
          <w:color w:val="0000FF"/>
          <w:sz w:val="20"/>
          <w:szCs w:val="20"/>
          <w:highlight w:val="cyan"/>
          <w:lang w:val="nl-NL"/>
        </w:rPr>
        <w:t>&gt;</w:t>
      </w:r>
      <w:r w:rsidRPr="002864F3">
        <w:rPr>
          <w:color w:val="000000"/>
          <w:sz w:val="20"/>
          <w:szCs w:val="20"/>
          <w:highlight w:val="cyan"/>
          <w:lang w:val="nl-NL"/>
        </w:rPr>
        <w:t>Dữ liệu</w:t>
      </w:r>
      <w:r w:rsidRPr="002864F3">
        <w:rPr>
          <w:color w:val="0000FF"/>
          <w:sz w:val="20"/>
          <w:szCs w:val="20"/>
          <w:highlight w:val="cyan"/>
          <w:lang w:val="nl-NL"/>
        </w:rPr>
        <w:t>&lt;/</w:t>
      </w:r>
      <w:r w:rsidRPr="002864F3">
        <w:rPr>
          <w:color w:val="A31515"/>
          <w:sz w:val="20"/>
          <w:szCs w:val="20"/>
          <w:highlight w:val="cyan"/>
          <w:lang w:val="nl-NL"/>
        </w:rPr>
        <w:t>DLieu</w:t>
      </w:r>
      <w:r w:rsidRPr="002864F3">
        <w:rPr>
          <w:color w:val="0000FF"/>
          <w:sz w:val="20"/>
          <w:szCs w:val="20"/>
          <w:highlight w:val="cyan"/>
          <w:lang w:val="nl-NL"/>
        </w:rPr>
        <w:t>&gt;</w:t>
      </w:r>
    </w:p>
    <w:p w14:paraId="49998E44" w14:textId="77777777" w:rsidR="001B5117" w:rsidRPr="002864F3" w:rsidRDefault="001B5117" w:rsidP="001B5117">
      <w:pPr>
        <w:autoSpaceDE w:val="0"/>
        <w:autoSpaceDN w:val="0"/>
        <w:adjustRightInd w:val="0"/>
        <w:jc w:val="both"/>
        <w:rPr>
          <w:color w:val="000000"/>
          <w:sz w:val="20"/>
          <w:szCs w:val="20"/>
          <w:highlight w:val="cyan"/>
          <w:lang w:val="nl-NL"/>
        </w:rPr>
      </w:pP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t>&lt;/</w:t>
      </w:r>
      <w:r w:rsidRPr="002864F3">
        <w:rPr>
          <w:color w:val="A31515"/>
          <w:sz w:val="20"/>
          <w:szCs w:val="20"/>
          <w:highlight w:val="cyan"/>
          <w:lang w:val="nl-NL"/>
        </w:rPr>
        <w:t>TTin</w:t>
      </w:r>
      <w:r w:rsidRPr="002864F3">
        <w:rPr>
          <w:color w:val="0000FF"/>
          <w:sz w:val="20"/>
          <w:szCs w:val="20"/>
          <w:highlight w:val="cyan"/>
          <w:lang w:val="nl-NL"/>
        </w:rPr>
        <w:t>&gt;</w:t>
      </w:r>
    </w:p>
    <w:p w14:paraId="22F3A63D" w14:textId="77777777" w:rsidR="001B5117" w:rsidRDefault="001B5117" w:rsidP="001B5117">
      <w:pPr>
        <w:autoSpaceDE w:val="0"/>
        <w:autoSpaceDN w:val="0"/>
        <w:adjustRightInd w:val="0"/>
        <w:jc w:val="both"/>
        <w:rPr>
          <w:color w:val="0000FF"/>
          <w:sz w:val="20"/>
          <w:szCs w:val="20"/>
          <w:lang w:val="nl-NL"/>
        </w:rPr>
      </w:pP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t>&lt;/</w:t>
      </w:r>
      <w:r w:rsidRPr="002864F3">
        <w:rPr>
          <w:color w:val="C00000"/>
          <w:sz w:val="20"/>
          <w:szCs w:val="20"/>
          <w:highlight w:val="cyan"/>
          <w:lang w:val="nl-NL"/>
        </w:rPr>
        <w:t>TTHHDTrung</w:t>
      </w:r>
      <w:r w:rsidRPr="002864F3">
        <w:rPr>
          <w:color w:val="0000FF"/>
          <w:sz w:val="20"/>
          <w:szCs w:val="20"/>
          <w:highlight w:val="cyan"/>
          <w:lang w:val="nl-NL"/>
        </w:rPr>
        <w:t>&gt;</w:t>
      </w:r>
    </w:p>
    <w:p w14:paraId="14791BE5" w14:textId="77777777" w:rsidR="004163AC" w:rsidRPr="004163AC" w:rsidRDefault="004163AC" w:rsidP="004163AC">
      <w:pPr>
        <w:autoSpaceDE w:val="0"/>
        <w:autoSpaceDN w:val="0"/>
        <w:adjustRightInd w:val="0"/>
        <w:jc w:val="both"/>
        <w:rPr>
          <w:highlight w:val="cyan"/>
          <w:lang w:val="nl-NL"/>
        </w:rPr>
      </w:pPr>
      <w:r w:rsidRPr="004163AC">
        <w:rPr>
          <w:highlight w:val="cyan"/>
          <w:lang w:val="nl-NL"/>
        </w:rPr>
        <w:t>&lt;TLTThue&gt; Tỷ lệ tính thuế(Chỉ sử dụng cho hóa đơn bán hàng giảm thuế theo NQ của Quốc hội)&lt;/TLTThue&gt;</w:t>
      </w:r>
    </w:p>
    <w:p w14:paraId="1A3EA9D5" w14:textId="052FDC36" w:rsidR="004163AC" w:rsidRPr="002864F3" w:rsidRDefault="004163AC" w:rsidP="004163AC">
      <w:pPr>
        <w:autoSpaceDE w:val="0"/>
        <w:autoSpaceDN w:val="0"/>
        <w:adjustRightInd w:val="0"/>
        <w:jc w:val="both"/>
        <w:rPr>
          <w:lang w:val="nl-NL"/>
        </w:rPr>
      </w:pPr>
      <w:r w:rsidRPr="004163AC">
        <w:rPr>
          <w:highlight w:val="cyan"/>
          <w:lang w:val="nl-NL"/>
        </w:rPr>
        <w:t>&lt;STGThue&gt; Số tiền giảm thuế(Chỉ sử dụng cho hóa đơn bán hàng giảm thuế theo NQ của Quốc hội)&lt;/STGThue&gt;</w:t>
      </w:r>
    </w:p>
    <w:p w14:paraId="7D0C2588" w14:textId="2B94C5CD" w:rsidR="0017537E" w:rsidRPr="002864F3" w:rsidRDefault="001B5117" w:rsidP="001B5117">
      <w:pPr>
        <w:pStyle w:val="NormalWeb"/>
        <w:spacing w:before="0" w:beforeAutospacing="0" w:after="0" w:afterAutospacing="0"/>
        <w:ind w:left="720" w:firstLine="720"/>
        <w:rPr>
          <w:lang w:val="nl-NL"/>
        </w:rPr>
      </w:pPr>
      <w:r w:rsidRPr="002864F3">
        <w:rPr>
          <w:rStyle w:val="apple-tab-span"/>
          <w:color w:val="0000FF"/>
          <w:sz w:val="19"/>
          <w:szCs w:val="19"/>
          <w:lang w:val="nl-NL"/>
        </w:rPr>
        <w:tab/>
      </w:r>
      <w:r w:rsidR="0017537E" w:rsidRPr="002864F3">
        <w:rPr>
          <w:color w:val="0000FF"/>
          <w:sz w:val="19"/>
          <w:szCs w:val="19"/>
          <w:lang w:val="nl-NL"/>
        </w:rPr>
        <w:t>&lt;/</w:t>
      </w:r>
      <w:r w:rsidR="0017537E" w:rsidRPr="002864F3">
        <w:rPr>
          <w:color w:val="A31515"/>
          <w:sz w:val="19"/>
          <w:szCs w:val="19"/>
          <w:lang w:val="nl-NL"/>
        </w:rPr>
        <w:t>HHDVu</w:t>
      </w:r>
      <w:r w:rsidR="0017537E" w:rsidRPr="002864F3">
        <w:rPr>
          <w:color w:val="0000FF"/>
          <w:sz w:val="19"/>
          <w:szCs w:val="19"/>
          <w:lang w:val="nl-NL"/>
        </w:rPr>
        <w:t>&gt;</w:t>
      </w:r>
    </w:p>
    <w:p w14:paraId="5608CDD0"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DSHHDVu</w:t>
      </w:r>
      <w:r w:rsidRPr="002864F3">
        <w:rPr>
          <w:color w:val="0000FF"/>
          <w:sz w:val="19"/>
          <w:szCs w:val="19"/>
          <w:lang w:val="nl-NL"/>
        </w:rPr>
        <w:t>&gt;</w:t>
      </w:r>
    </w:p>
    <w:p w14:paraId="2ACC84B2"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TToan</w:t>
      </w:r>
      <w:r w:rsidRPr="002864F3">
        <w:rPr>
          <w:color w:val="0000FF"/>
          <w:sz w:val="19"/>
          <w:szCs w:val="19"/>
          <w:lang w:val="nl-NL"/>
        </w:rPr>
        <w:t>&gt;</w:t>
      </w:r>
    </w:p>
    <w:p w14:paraId="030B7C3B"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THTTLTSuat</w:t>
      </w:r>
      <w:r w:rsidRPr="002864F3">
        <w:rPr>
          <w:color w:val="0000FF"/>
          <w:sz w:val="19"/>
          <w:szCs w:val="19"/>
          <w:lang w:val="nl-NL"/>
        </w:rPr>
        <w:t>&gt;&lt;!--</w:t>
      </w:r>
      <w:r w:rsidRPr="002864F3">
        <w:rPr>
          <w:color w:val="008000"/>
          <w:sz w:val="19"/>
          <w:szCs w:val="19"/>
          <w:lang w:val="nl-NL"/>
        </w:rPr>
        <w:t>sử dụng hóa đơn GTGT</w:t>
      </w:r>
      <w:r w:rsidRPr="002864F3">
        <w:rPr>
          <w:color w:val="0000FF"/>
          <w:sz w:val="19"/>
          <w:szCs w:val="19"/>
          <w:lang w:val="nl-NL"/>
        </w:rPr>
        <w:t>--&gt;</w:t>
      </w:r>
    </w:p>
    <w:p w14:paraId="6AA9958F"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LTSuat</w:t>
      </w:r>
      <w:r w:rsidRPr="002864F3">
        <w:rPr>
          <w:color w:val="0000FF"/>
          <w:sz w:val="19"/>
          <w:szCs w:val="19"/>
          <w:lang w:val="nl-NL"/>
        </w:rPr>
        <w:t>&gt;</w:t>
      </w:r>
    </w:p>
    <w:p w14:paraId="06DB7CA7"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TSuat</w:t>
      </w:r>
      <w:r w:rsidRPr="002864F3">
        <w:rPr>
          <w:color w:val="0000FF"/>
          <w:sz w:val="19"/>
          <w:szCs w:val="19"/>
          <w:lang w:val="nl-NL"/>
        </w:rPr>
        <w:t>&gt;</w:t>
      </w:r>
      <w:r w:rsidRPr="002864F3">
        <w:rPr>
          <w:color w:val="000000"/>
          <w:sz w:val="19"/>
          <w:szCs w:val="19"/>
          <w:lang w:val="nl-NL"/>
        </w:rPr>
        <w:t xml:space="preserve">Thuế suất (Thuế suất thuế GTGT)  Nhận các giá trị: -2 (KKKNT), -1 (KCT), 0, 5, 8, 10, 12.34 (thuế khác: AB.CD), -3 (KHAC) </w:t>
      </w:r>
      <w:r w:rsidRPr="002864F3">
        <w:rPr>
          <w:color w:val="0000FF"/>
          <w:sz w:val="19"/>
          <w:szCs w:val="19"/>
          <w:lang w:val="nl-NL"/>
        </w:rPr>
        <w:t>&lt;/</w:t>
      </w:r>
      <w:r w:rsidRPr="002864F3">
        <w:rPr>
          <w:color w:val="A31515"/>
          <w:sz w:val="19"/>
          <w:szCs w:val="19"/>
          <w:lang w:val="nl-NL"/>
        </w:rPr>
        <w:t>TSuat</w:t>
      </w:r>
      <w:r w:rsidRPr="002864F3">
        <w:rPr>
          <w:color w:val="0000FF"/>
          <w:sz w:val="19"/>
          <w:szCs w:val="19"/>
          <w:lang w:val="nl-NL"/>
        </w:rPr>
        <w:t>&gt;</w:t>
      </w:r>
    </w:p>
    <w:p w14:paraId="2D49B3CA"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TThue</w:t>
      </w:r>
      <w:r w:rsidRPr="002864F3">
        <w:rPr>
          <w:color w:val="0000FF"/>
          <w:sz w:val="19"/>
          <w:szCs w:val="19"/>
          <w:lang w:val="nl-NL"/>
        </w:rPr>
        <w:t>&gt;</w:t>
      </w:r>
      <w:r w:rsidRPr="002864F3">
        <w:rPr>
          <w:color w:val="000000"/>
          <w:sz w:val="19"/>
          <w:szCs w:val="19"/>
          <w:lang w:val="nl-NL"/>
        </w:rPr>
        <w:t>Tiền thuế (Tiền thuế GTGT)</w:t>
      </w:r>
      <w:r w:rsidRPr="002864F3">
        <w:rPr>
          <w:color w:val="0000FF"/>
          <w:sz w:val="19"/>
          <w:szCs w:val="19"/>
          <w:lang w:val="nl-NL"/>
        </w:rPr>
        <w:t>&lt;/</w:t>
      </w:r>
      <w:r w:rsidRPr="002864F3">
        <w:rPr>
          <w:color w:val="A31515"/>
          <w:sz w:val="19"/>
          <w:szCs w:val="19"/>
          <w:lang w:val="nl-NL"/>
        </w:rPr>
        <w:t>TThue</w:t>
      </w:r>
      <w:r w:rsidRPr="002864F3">
        <w:rPr>
          <w:color w:val="0000FF"/>
          <w:sz w:val="19"/>
          <w:szCs w:val="19"/>
          <w:lang w:val="nl-NL"/>
        </w:rPr>
        <w:t>&gt;</w:t>
      </w:r>
    </w:p>
    <w:p w14:paraId="7F830ACB"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ThTien</w:t>
      </w:r>
      <w:r w:rsidRPr="002864F3">
        <w:rPr>
          <w:color w:val="0000FF"/>
          <w:sz w:val="19"/>
          <w:szCs w:val="19"/>
          <w:lang w:val="nl-NL"/>
        </w:rPr>
        <w:t>&gt;</w:t>
      </w:r>
      <w:r w:rsidRPr="002864F3">
        <w:rPr>
          <w:color w:val="000000"/>
          <w:sz w:val="19"/>
          <w:szCs w:val="19"/>
          <w:lang w:val="nl-NL"/>
        </w:rPr>
        <w:t>Thành tiền (Thành tiền chưa có thuế GTGT)</w:t>
      </w:r>
      <w:r w:rsidRPr="002864F3">
        <w:rPr>
          <w:color w:val="0000FF"/>
          <w:sz w:val="19"/>
          <w:szCs w:val="19"/>
          <w:lang w:val="nl-NL"/>
        </w:rPr>
        <w:t>&lt;/</w:t>
      </w:r>
      <w:r w:rsidRPr="002864F3">
        <w:rPr>
          <w:color w:val="A31515"/>
          <w:sz w:val="19"/>
          <w:szCs w:val="19"/>
          <w:lang w:val="nl-NL"/>
        </w:rPr>
        <w:t>ThTien</w:t>
      </w:r>
      <w:r w:rsidRPr="002864F3">
        <w:rPr>
          <w:color w:val="0000FF"/>
          <w:sz w:val="19"/>
          <w:szCs w:val="19"/>
          <w:lang w:val="nl-NL"/>
        </w:rPr>
        <w:t>&gt;</w:t>
      </w:r>
    </w:p>
    <w:p w14:paraId="614219B6"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LTSuat</w:t>
      </w:r>
      <w:r w:rsidRPr="002864F3">
        <w:rPr>
          <w:color w:val="0000FF"/>
          <w:sz w:val="19"/>
          <w:szCs w:val="19"/>
          <w:lang w:val="nl-NL"/>
        </w:rPr>
        <w:t>&gt;</w:t>
      </w:r>
    </w:p>
    <w:p w14:paraId="3FE140A5"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THTTLTSuat</w:t>
      </w:r>
      <w:r w:rsidRPr="002864F3">
        <w:rPr>
          <w:color w:val="0000FF"/>
          <w:sz w:val="19"/>
          <w:szCs w:val="19"/>
          <w:lang w:val="nl-NL"/>
        </w:rPr>
        <w:t>&gt;</w:t>
      </w:r>
    </w:p>
    <w:p w14:paraId="3F79D880"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TgTCThue</w:t>
      </w:r>
      <w:r w:rsidRPr="002864F3">
        <w:rPr>
          <w:color w:val="0000FF"/>
          <w:sz w:val="19"/>
          <w:szCs w:val="19"/>
          <w:lang w:val="nl-NL"/>
        </w:rPr>
        <w:t>&gt;</w:t>
      </w:r>
      <w:r w:rsidRPr="002864F3">
        <w:rPr>
          <w:color w:val="000000"/>
          <w:sz w:val="19"/>
          <w:szCs w:val="19"/>
          <w:lang w:val="nl-NL"/>
        </w:rPr>
        <w:t>Tổng tiền chưa thuế (Tổng cộng thành tiền chưa có thuế GTGT) (Bắt buộc với hóa đơn GTGT)</w:t>
      </w:r>
      <w:r w:rsidRPr="002864F3">
        <w:rPr>
          <w:color w:val="0000FF"/>
          <w:sz w:val="19"/>
          <w:szCs w:val="19"/>
          <w:lang w:val="nl-NL"/>
        </w:rPr>
        <w:t>&lt;/</w:t>
      </w:r>
      <w:r w:rsidRPr="002864F3">
        <w:rPr>
          <w:color w:val="A31515"/>
          <w:sz w:val="19"/>
          <w:szCs w:val="19"/>
          <w:lang w:val="nl-NL"/>
        </w:rPr>
        <w:t>TgTCThue</w:t>
      </w:r>
      <w:r w:rsidRPr="002864F3">
        <w:rPr>
          <w:color w:val="0000FF"/>
          <w:sz w:val="19"/>
          <w:szCs w:val="19"/>
          <w:lang w:val="nl-NL"/>
        </w:rPr>
        <w:t>&gt;&lt;!--</w:t>
      </w:r>
      <w:r w:rsidRPr="002864F3">
        <w:rPr>
          <w:color w:val="008000"/>
          <w:sz w:val="19"/>
          <w:szCs w:val="19"/>
          <w:lang w:val="nl-NL"/>
        </w:rPr>
        <w:t>sử dụng hóa đơn GTGT</w:t>
      </w:r>
      <w:r w:rsidRPr="002864F3">
        <w:rPr>
          <w:color w:val="0000FF"/>
          <w:sz w:val="19"/>
          <w:szCs w:val="19"/>
          <w:lang w:val="nl-NL"/>
        </w:rPr>
        <w:t>--&gt;</w:t>
      </w:r>
    </w:p>
    <w:p w14:paraId="4073892E"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TgTThue</w:t>
      </w:r>
      <w:r w:rsidRPr="002864F3">
        <w:rPr>
          <w:color w:val="0000FF"/>
          <w:sz w:val="19"/>
          <w:szCs w:val="19"/>
          <w:lang w:val="nl-NL"/>
        </w:rPr>
        <w:t>&gt;</w:t>
      </w:r>
      <w:r w:rsidRPr="002864F3">
        <w:rPr>
          <w:color w:val="000000"/>
          <w:sz w:val="19"/>
          <w:szCs w:val="19"/>
          <w:lang w:val="nl-NL"/>
        </w:rPr>
        <w:t>Tổng tiền thuế (Tổng cộng tiền thuế GTGT) (Bắt buộc với hóa đơn GTGT)</w:t>
      </w:r>
      <w:r w:rsidRPr="002864F3">
        <w:rPr>
          <w:color w:val="0000FF"/>
          <w:sz w:val="19"/>
          <w:szCs w:val="19"/>
          <w:lang w:val="nl-NL"/>
        </w:rPr>
        <w:t>&lt;/</w:t>
      </w:r>
      <w:r w:rsidRPr="002864F3">
        <w:rPr>
          <w:color w:val="A31515"/>
          <w:sz w:val="19"/>
          <w:szCs w:val="19"/>
          <w:lang w:val="nl-NL"/>
        </w:rPr>
        <w:t>TgTThue</w:t>
      </w:r>
      <w:r w:rsidRPr="002864F3">
        <w:rPr>
          <w:color w:val="0000FF"/>
          <w:sz w:val="19"/>
          <w:szCs w:val="19"/>
          <w:lang w:val="nl-NL"/>
        </w:rPr>
        <w:t>&gt;&lt;!--</w:t>
      </w:r>
      <w:r w:rsidRPr="002864F3">
        <w:rPr>
          <w:color w:val="008000"/>
          <w:sz w:val="19"/>
          <w:szCs w:val="19"/>
          <w:lang w:val="nl-NL"/>
        </w:rPr>
        <w:t>sử dụng hóa đơn GTGT</w:t>
      </w:r>
      <w:r w:rsidRPr="002864F3">
        <w:rPr>
          <w:color w:val="0000FF"/>
          <w:sz w:val="19"/>
          <w:szCs w:val="19"/>
          <w:lang w:val="nl-NL"/>
        </w:rPr>
        <w:t>--&gt;</w:t>
      </w:r>
    </w:p>
    <w:p w14:paraId="2B628C05" w14:textId="7845BB76" w:rsidR="0017537E" w:rsidRPr="002864F3" w:rsidRDefault="0017537E" w:rsidP="0017537E">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TTCKTMai</w:t>
      </w:r>
      <w:r w:rsidRPr="002864F3">
        <w:rPr>
          <w:color w:val="0000FF"/>
          <w:sz w:val="19"/>
          <w:szCs w:val="19"/>
          <w:lang w:val="nl-NL"/>
        </w:rPr>
        <w:t>&gt;</w:t>
      </w:r>
      <w:r w:rsidRPr="002864F3">
        <w:rPr>
          <w:color w:val="000000"/>
          <w:sz w:val="19"/>
          <w:szCs w:val="19"/>
          <w:lang w:val="nl-NL"/>
        </w:rPr>
        <w:t>Tổng tiền chiết khấu thương mại</w:t>
      </w:r>
      <w:r w:rsidRPr="002864F3">
        <w:rPr>
          <w:color w:val="0000FF"/>
          <w:sz w:val="19"/>
          <w:szCs w:val="19"/>
          <w:lang w:val="nl-NL"/>
        </w:rPr>
        <w:t>&lt;/</w:t>
      </w:r>
      <w:r w:rsidRPr="002864F3">
        <w:rPr>
          <w:color w:val="A31515"/>
          <w:sz w:val="19"/>
          <w:szCs w:val="19"/>
          <w:lang w:val="nl-NL"/>
        </w:rPr>
        <w:t>TTCKTMai</w:t>
      </w:r>
      <w:r w:rsidRPr="002864F3">
        <w:rPr>
          <w:color w:val="0000FF"/>
          <w:sz w:val="19"/>
          <w:szCs w:val="19"/>
          <w:lang w:val="nl-NL"/>
        </w:rPr>
        <w:t>&gt;</w:t>
      </w:r>
    </w:p>
    <w:p w14:paraId="26359D19" w14:textId="5FAB7A6C" w:rsidR="00747DD3" w:rsidRDefault="00747DD3" w:rsidP="00747DD3">
      <w:pPr>
        <w:pStyle w:val="NormalWeb"/>
        <w:spacing w:before="0" w:beforeAutospacing="0" w:after="0" w:afterAutospacing="0"/>
        <w:ind w:left="1440" w:firstLine="720"/>
        <w:rPr>
          <w:color w:val="0000FF"/>
          <w:sz w:val="19"/>
          <w:szCs w:val="19"/>
          <w:lang w:val="nl-NL"/>
        </w:rPr>
      </w:pPr>
      <w:r w:rsidRPr="002864F3">
        <w:rPr>
          <w:color w:val="0000FF"/>
          <w:sz w:val="19"/>
          <w:szCs w:val="19"/>
          <w:lang w:val="nl-NL"/>
        </w:rPr>
        <w:t>&lt;</w:t>
      </w:r>
      <w:r w:rsidRPr="002864F3">
        <w:rPr>
          <w:color w:val="A31515"/>
          <w:sz w:val="19"/>
          <w:szCs w:val="19"/>
          <w:highlight w:val="cyan"/>
          <w:lang w:val="nl-NL"/>
        </w:rPr>
        <w:t>TgTPhiSThue&gt;</w:t>
      </w:r>
      <w:r w:rsidRPr="002864F3">
        <w:rPr>
          <w:color w:val="000000"/>
          <w:sz w:val="19"/>
          <w:szCs w:val="19"/>
          <w:highlight w:val="cyan"/>
          <w:lang w:val="nl-NL"/>
        </w:rPr>
        <w:t xml:space="preserve">Tổng tiền phí </w:t>
      </w:r>
      <w:r w:rsidRPr="002864F3">
        <w:rPr>
          <w:color w:val="A31515"/>
          <w:sz w:val="19"/>
          <w:szCs w:val="19"/>
          <w:highlight w:val="cyan"/>
          <w:lang w:val="nl-NL"/>
        </w:rPr>
        <w:t>&lt;/TgTPhiSThue</w:t>
      </w:r>
      <w:r w:rsidRPr="002864F3">
        <w:rPr>
          <w:color w:val="0000FF"/>
          <w:sz w:val="19"/>
          <w:szCs w:val="19"/>
          <w:lang w:val="nl-NL"/>
        </w:rPr>
        <w:t>&gt;</w:t>
      </w:r>
    </w:p>
    <w:p w14:paraId="2E8048ED" w14:textId="040F30DE" w:rsidR="00B7183D" w:rsidRPr="002864F3" w:rsidRDefault="00B7183D" w:rsidP="00747DD3">
      <w:pPr>
        <w:pStyle w:val="NormalWeb"/>
        <w:spacing w:before="0" w:beforeAutospacing="0" w:after="0" w:afterAutospacing="0"/>
        <w:ind w:left="1440" w:firstLine="720"/>
        <w:rPr>
          <w:color w:val="0000FF"/>
          <w:sz w:val="19"/>
          <w:szCs w:val="19"/>
          <w:lang w:val="nl-NL"/>
        </w:rPr>
      </w:pPr>
      <w:r w:rsidRPr="00B7183D">
        <w:rPr>
          <w:color w:val="0000FF"/>
          <w:sz w:val="19"/>
          <w:szCs w:val="19"/>
          <w:highlight w:val="cyan"/>
          <w:lang w:val="nl-NL"/>
        </w:rPr>
        <w:t>&lt;STGThue&gt; Số tiền giảm thuế(Chỉ sử dụng cho hóa đơn bán hàng giảm thuế theo NQ của Quốc hội)&lt;/STGThue&gt;</w:t>
      </w:r>
    </w:p>
    <w:p w14:paraId="0873ACB0" w14:textId="3F989208" w:rsidR="00747DD3" w:rsidRPr="002864F3" w:rsidRDefault="0017537E" w:rsidP="0017537E">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TgTTTBSo</w:t>
      </w:r>
      <w:r w:rsidRPr="002864F3">
        <w:rPr>
          <w:color w:val="0000FF"/>
          <w:sz w:val="19"/>
          <w:szCs w:val="19"/>
          <w:lang w:val="nl-NL"/>
        </w:rPr>
        <w:t>&gt;</w:t>
      </w:r>
      <w:r w:rsidRPr="002864F3">
        <w:rPr>
          <w:color w:val="000000"/>
          <w:sz w:val="19"/>
          <w:szCs w:val="19"/>
          <w:lang w:val="nl-NL"/>
        </w:rPr>
        <w:t>Tổng tiền thanh toán bằng số *</w:t>
      </w:r>
      <w:r w:rsidRPr="002864F3">
        <w:rPr>
          <w:color w:val="0000FF"/>
          <w:sz w:val="19"/>
          <w:szCs w:val="19"/>
          <w:lang w:val="nl-NL"/>
        </w:rPr>
        <w:t>&lt;/</w:t>
      </w:r>
      <w:r w:rsidRPr="002864F3">
        <w:rPr>
          <w:color w:val="A31515"/>
          <w:sz w:val="19"/>
          <w:szCs w:val="19"/>
          <w:lang w:val="nl-NL"/>
        </w:rPr>
        <w:t>TgTTTBSo</w:t>
      </w:r>
      <w:r w:rsidRPr="002864F3">
        <w:rPr>
          <w:color w:val="0000FF"/>
          <w:sz w:val="19"/>
          <w:szCs w:val="19"/>
          <w:lang w:val="nl-NL"/>
        </w:rPr>
        <w:t>&gt;</w:t>
      </w:r>
    </w:p>
    <w:p w14:paraId="3594AD3A"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TgTTTBChu</w:t>
      </w:r>
      <w:r w:rsidRPr="002864F3">
        <w:rPr>
          <w:color w:val="0000FF"/>
          <w:sz w:val="19"/>
          <w:szCs w:val="19"/>
          <w:lang w:val="nl-NL"/>
        </w:rPr>
        <w:t>&gt;</w:t>
      </w:r>
      <w:r w:rsidRPr="002864F3">
        <w:rPr>
          <w:color w:val="000000"/>
          <w:sz w:val="19"/>
          <w:szCs w:val="19"/>
          <w:lang w:val="nl-NL"/>
        </w:rPr>
        <w:t>Tổng tiền thanh toán bằng chữ *</w:t>
      </w:r>
      <w:r w:rsidRPr="002864F3">
        <w:rPr>
          <w:color w:val="0000FF"/>
          <w:sz w:val="19"/>
          <w:szCs w:val="19"/>
          <w:lang w:val="nl-NL"/>
        </w:rPr>
        <w:t>&lt;/</w:t>
      </w:r>
      <w:r w:rsidRPr="002864F3">
        <w:rPr>
          <w:color w:val="A31515"/>
          <w:sz w:val="19"/>
          <w:szCs w:val="19"/>
          <w:lang w:val="nl-NL"/>
        </w:rPr>
        <w:t>TgTTTBChu</w:t>
      </w:r>
      <w:r w:rsidRPr="002864F3">
        <w:rPr>
          <w:color w:val="0000FF"/>
          <w:sz w:val="19"/>
          <w:szCs w:val="19"/>
          <w:lang w:val="nl-NL"/>
        </w:rPr>
        <w:t>&gt;</w:t>
      </w:r>
    </w:p>
    <w:p w14:paraId="23C65C6B" w14:textId="77777777" w:rsidR="0017537E" w:rsidRDefault="0017537E" w:rsidP="0017537E">
      <w:pPr>
        <w:pStyle w:val="NormalWeb"/>
        <w:spacing w:before="0" w:beforeAutospacing="0" w:after="0" w:afterAutospacing="0"/>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Pr>
          <w:color w:val="A61C00"/>
          <w:sz w:val="19"/>
          <w:szCs w:val="19"/>
        </w:rPr>
        <w:t>&lt;TTKhac&gt;</w:t>
      </w:r>
    </w:p>
    <w:p w14:paraId="0BD44041"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68B1A6BF"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Extra9</w:t>
      </w:r>
      <w:r>
        <w:rPr>
          <w:color w:val="A61C00"/>
          <w:sz w:val="19"/>
          <w:szCs w:val="19"/>
        </w:rPr>
        <w:t>&lt;/TTruong&gt;</w:t>
      </w:r>
    </w:p>
    <w:p w14:paraId="0256E2E1" w14:textId="77777777" w:rsidR="0017537E" w:rsidRPr="002864F3" w:rsidRDefault="0017537E" w:rsidP="0017537E">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5A4A7E05"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 xml:space="preserve"> &lt;DLieu&gt;</w:t>
      </w:r>
      <w:r w:rsidRPr="002864F3">
        <w:rPr>
          <w:color w:val="000000"/>
          <w:sz w:val="19"/>
          <w:szCs w:val="19"/>
          <w:lang w:val="nl-NL"/>
        </w:rPr>
        <w:t>Extra9 test</w:t>
      </w:r>
      <w:r w:rsidRPr="002864F3">
        <w:rPr>
          <w:color w:val="A61C00"/>
          <w:sz w:val="19"/>
          <w:szCs w:val="19"/>
          <w:lang w:val="nl-NL"/>
        </w:rPr>
        <w:t>&lt;/DLieu&gt;</w:t>
      </w:r>
    </w:p>
    <w:p w14:paraId="76D16D11" w14:textId="77777777" w:rsidR="0017537E" w:rsidRDefault="0017537E" w:rsidP="0017537E">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5B52218E"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78DE3281"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Extra10</w:t>
      </w:r>
      <w:r>
        <w:rPr>
          <w:color w:val="A61C00"/>
          <w:sz w:val="19"/>
          <w:szCs w:val="19"/>
        </w:rPr>
        <w:t>&lt;/TTruong&gt;</w:t>
      </w:r>
    </w:p>
    <w:p w14:paraId="7F446A9B" w14:textId="77777777" w:rsidR="0017537E" w:rsidRPr="002864F3" w:rsidRDefault="0017537E" w:rsidP="0017537E">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7EBAC44D"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Extra10 test</w:t>
      </w:r>
      <w:r w:rsidRPr="002864F3">
        <w:rPr>
          <w:color w:val="A61C00"/>
          <w:sz w:val="19"/>
          <w:szCs w:val="19"/>
          <w:lang w:val="nl-NL"/>
        </w:rPr>
        <w:t>&lt;/DLieu&gt;</w:t>
      </w:r>
    </w:p>
    <w:p w14:paraId="5E09B1E3" w14:textId="77777777" w:rsidR="0017537E" w:rsidRDefault="0017537E" w:rsidP="0017537E">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34FA2B4E"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7C5C2101"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Extra11</w:t>
      </w:r>
      <w:r>
        <w:rPr>
          <w:color w:val="A61C00"/>
          <w:sz w:val="19"/>
          <w:szCs w:val="19"/>
        </w:rPr>
        <w:t>&lt;/TTruong&gt;</w:t>
      </w:r>
    </w:p>
    <w:p w14:paraId="756B231D"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&lt;KDLieu&gt;</w:t>
      </w:r>
      <w:r>
        <w:rPr>
          <w:color w:val="000000"/>
          <w:sz w:val="19"/>
          <w:szCs w:val="19"/>
        </w:rPr>
        <w:t>DateTime</w:t>
      </w:r>
      <w:r>
        <w:rPr>
          <w:color w:val="A61C00"/>
          <w:sz w:val="19"/>
          <w:szCs w:val="19"/>
        </w:rPr>
        <w:t>&lt;/KDLieu&gt;</w:t>
      </w:r>
    </w:p>
    <w:p w14:paraId="2A2F0433"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&lt;DLieu&gt;</w:t>
      </w:r>
      <w:r>
        <w:rPr>
          <w:color w:val="000000"/>
          <w:sz w:val="19"/>
          <w:szCs w:val="19"/>
        </w:rPr>
        <w:t>định dạng theo chuẩn thuế:(ví dụ: yyyy-MM-dd)</w:t>
      </w:r>
      <w:r>
        <w:rPr>
          <w:color w:val="A61C00"/>
          <w:sz w:val="19"/>
          <w:szCs w:val="19"/>
        </w:rPr>
        <w:t>&lt;/DLieu&gt;</w:t>
      </w:r>
    </w:p>
    <w:p w14:paraId="68C0EB52"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4C109DFA"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&lt;/TTKhac&gt;</w:t>
      </w:r>
    </w:p>
    <w:p w14:paraId="34895CF5"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TToan</w:t>
      </w:r>
      <w:r>
        <w:rPr>
          <w:color w:val="0000FF"/>
          <w:sz w:val="19"/>
          <w:szCs w:val="19"/>
        </w:rPr>
        <w:t>&gt;</w:t>
      </w:r>
    </w:p>
    <w:p w14:paraId="14BFF461" w14:textId="77777777" w:rsidR="0017537E" w:rsidRDefault="0017537E" w:rsidP="0017537E">
      <w:pPr>
        <w:pStyle w:val="NormalWeb"/>
        <w:spacing w:before="0" w:beforeAutospacing="0" w:after="0" w:afterAutospacing="0"/>
      </w:pPr>
      <w:r>
        <w:rPr>
          <w:rStyle w:val="apple-tab-span"/>
          <w:color w:val="0000FF"/>
          <w:sz w:val="19"/>
          <w:szCs w:val="19"/>
        </w:rPr>
        <w:lastRenderedPageBreak/>
        <w:tab/>
      </w:r>
      <w:r>
        <w:rPr>
          <w:color w:val="0000FF"/>
          <w:sz w:val="19"/>
          <w:szCs w:val="19"/>
        </w:rPr>
        <w:t>&lt;/</w:t>
      </w:r>
      <w:r>
        <w:rPr>
          <w:color w:val="A31515"/>
          <w:sz w:val="19"/>
          <w:szCs w:val="19"/>
        </w:rPr>
        <w:t>NDHDon</w:t>
      </w:r>
      <w:r>
        <w:rPr>
          <w:color w:val="0000FF"/>
          <w:sz w:val="19"/>
          <w:szCs w:val="19"/>
        </w:rPr>
        <w:t>&gt;</w:t>
      </w:r>
    </w:p>
    <w:p w14:paraId="230EEAC2" w14:textId="77777777" w:rsidR="0017537E" w:rsidRDefault="0017537E" w:rsidP="0017537E">
      <w:pPr>
        <w:pStyle w:val="NormalWeb"/>
        <w:spacing w:before="0" w:beforeAutospacing="0" w:after="0" w:afterAutospacing="0"/>
      </w:pPr>
      <w:r>
        <w:rPr>
          <w:color w:val="0000FF"/>
          <w:sz w:val="19"/>
          <w:szCs w:val="19"/>
        </w:rPr>
        <w:t>&lt;/</w:t>
      </w:r>
      <w:r>
        <w:rPr>
          <w:color w:val="A31515"/>
          <w:sz w:val="19"/>
          <w:szCs w:val="19"/>
        </w:rPr>
        <w:t>DieuChinhHD</w:t>
      </w:r>
      <w:r>
        <w:rPr>
          <w:color w:val="0000FF"/>
          <w:sz w:val="19"/>
          <w:szCs w:val="19"/>
        </w:rPr>
        <w:t>&gt;</w:t>
      </w:r>
    </w:p>
    <w:p w14:paraId="3591C6D6" w14:textId="77777777" w:rsidR="005E0619" w:rsidRPr="005E0801" w:rsidRDefault="005E0619" w:rsidP="005E0619">
      <w:pPr>
        <w:rPr>
          <w:lang w:eastAsia="x-none"/>
        </w:rPr>
      </w:pPr>
    </w:p>
    <w:p w14:paraId="2127D765" w14:textId="0F4BC623" w:rsidR="00B249F6" w:rsidRDefault="00B249F6" w:rsidP="00480762">
      <w:pPr>
        <w:pStyle w:val="Heading3"/>
      </w:pPr>
      <w:bookmarkStart w:id="2206" w:name="_Toc198045405"/>
      <w:r>
        <w:t>Thay thế hóa đơn máy tính tiền</w:t>
      </w:r>
      <w:bookmarkEnd w:id="2206"/>
    </w:p>
    <w:p w14:paraId="332C483E" w14:textId="77777777" w:rsidR="00B249F6" w:rsidRDefault="00B249F6" w:rsidP="00B249F6">
      <w:r>
        <w:t>URL</w:t>
      </w:r>
    </w:p>
    <w:p w14:paraId="44DC3090" w14:textId="1A22DD40" w:rsidR="00B249F6" w:rsidRPr="004A4DD9" w:rsidRDefault="00B249F6" w:rsidP="00B249F6">
      <w:pPr>
        <w:ind w:firstLine="720"/>
        <w:jc w:val="both"/>
      </w:pPr>
      <w:r>
        <w:rPr>
          <w:rFonts w:eastAsia="Calibri"/>
        </w:rPr>
        <w:t>s</w:t>
      </w:r>
      <w:r w:rsidRPr="009372AD">
        <w:rPr>
          <w:rFonts w:eastAsia="Calibri"/>
        </w:rPr>
        <w:t xml:space="preserve">tring </w:t>
      </w:r>
      <w:r w:rsidRPr="00B249F6">
        <w:rPr>
          <w:b/>
          <w:lang w:eastAsia="x-none"/>
        </w:rPr>
        <w:t>ReplaceInvMTT</w:t>
      </w:r>
      <w:r w:rsidRPr="00D16E25">
        <w:rPr>
          <w:rFonts w:eastAsia="Calibri"/>
        </w:rPr>
        <w:t xml:space="preserve"> (</w:t>
      </w:r>
      <w:r w:rsidRPr="00D16E25">
        <w:t>string Account, string ACpass, string xmlInvData, string username, string pass, string fkey, string Attachfile</w:t>
      </w:r>
      <w:r>
        <w:t>, int? convert, string pattern, string serial, string OldPattern</w:t>
      </w:r>
      <w:r w:rsidRPr="00D16E25">
        <w:rPr>
          <w:rFonts w:eastAsia="Calibri"/>
        </w:rPr>
        <w:t>)</w:t>
      </w:r>
      <w:r w:rsidRPr="009372AD">
        <w:rPr>
          <w:rFonts w:eastAsia="Calibri"/>
        </w:rPr>
        <w:t>.</w:t>
      </w:r>
    </w:p>
    <w:p w14:paraId="4E3FED70" w14:textId="77777777" w:rsidR="00B249F6" w:rsidRPr="00593BE8" w:rsidRDefault="00B249F6" w:rsidP="00B249F6">
      <w:pPr>
        <w:pStyle w:val="N"/>
      </w:pPr>
      <w:r w:rsidRPr="00593BE8">
        <w:t>DESCRIPTION</w:t>
      </w:r>
    </w:p>
    <w:p w14:paraId="0584B576" w14:textId="5E023AB7" w:rsidR="00B249F6" w:rsidRDefault="00B249F6" w:rsidP="00B249F6">
      <w:pPr>
        <w:pStyle w:val="N"/>
      </w:pPr>
      <w:r>
        <w:tab/>
        <w:t>Đây là web service thực hiện thay thế hóa đơn máy tính tiền</w:t>
      </w:r>
    </w:p>
    <w:p w14:paraId="4F322631" w14:textId="77777777" w:rsidR="00B249F6" w:rsidRPr="00007702" w:rsidRDefault="00B249F6" w:rsidP="00B249F6">
      <w:pPr>
        <w:pStyle w:val="N"/>
      </w:pPr>
      <w:r w:rsidRPr="00663B3E">
        <w:t>HTTP METHOD</w:t>
      </w:r>
    </w:p>
    <w:p w14:paraId="51EFF3BA" w14:textId="77777777" w:rsidR="00B249F6" w:rsidRPr="00007702" w:rsidRDefault="00B249F6" w:rsidP="00B249F6">
      <w:pPr>
        <w:pStyle w:val="N"/>
        <w:rPr>
          <w:b/>
        </w:rPr>
      </w:pPr>
      <w:r>
        <w:tab/>
      </w:r>
      <w:r w:rsidRPr="00610AFD">
        <w:t>POST</w:t>
      </w:r>
    </w:p>
    <w:p w14:paraId="7D65FCCF" w14:textId="77777777" w:rsidR="00B249F6" w:rsidRPr="00610AFD" w:rsidRDefault="00B249F6" w:rsidP="00B249F6">
      <w:pPr>
        <w:pStyle w:val="N"/>
      </w:pPr>
      <w:r w:rsidRPr="00610AFD">
        <w:t>REQUEST BODY</w:t>
      </w:r>
    </w:p>
    <w:p w14:paraId="4CA09406" w14:textId="749CE795" w:rsidR="00B249F6" w:rsidRPr="004720D2" w:rsidRDefault="00B249F6" w:rsidP="00B249F6">
      <w:pPr>
        <w:pStyle w:val="ListParagraph"/>
        <w:numPr>
          <w:ilvl w:val="0"/>
          <w:numId w:val="2"/>
        </w:numPr>
        <w:spacing w:after="0" w:line="360" w:lineRule="auto"/>
        <w:ind w:left="1080"/>
        <w:jc w:val="both"/>
        <w:rPr>
          <w:rFonts w:eastAsia="Calibri"/>
          <w:b/>
          <w:u w:val="single"/>
        </w:rPr>
      </w:pPr>
      <w:r>
        <w:rPr>
          <w:b/>
        </w:rPr>
        <w:t>usern</w:t>
      </w:r>
      <w:r w:rsidRPr="005C559E">
        <w:rPr>
          <w:b/>
        </w:rPr>
        <w:t>ame</w:t>
      </w:r>
      <w:r w:rsidRPr="009372AD">
        <w:rPr>
          <w:rFonts w:eastAsia="Calibri"/>
          <w:b/>
        </w:rPr>
        <w:t xml:space="preserve"> /</w:t>
      </w:r>
      <w:r w:rsidRPr="005C559E">
        <w:t xml:space="preserve"> </w:t>
      </w:r>
      <w:r>
        <w:rPr>
          <w:b/>
        </w:rPr>
        <w:t>p</w:t>
      </w:r>
      <w:r w:rsidRPr="005C559E">
        <w:rPr>
          <w:b/>
        </w:rPr>
        <w:t>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475B89B7" w14:textId="77777777" w:rsidR="00B249F6" w:rsidRPr="004720D2" w:rsidRDefault="00B249F6" w:rsidP="00B249F6">
      <w:pPr>
        <w:pStyle w:val="ListParagraph"/>
        <w:numPr>
          <w:ilvl w:val="0"/>
          <w:numId w:val="2"/>
        </w:numPr>
        <w:spacing w:after="0" w:line="360" w:lineRule="auto"/>
        <w:ind w:left="1080"/>
        <w:jc w:val="both"/>
        <w:rPr>
          <w:rFonts w:eastAsia="Calibri"/>
          <w:b/>
          <w:u w:val="single"/>
        </w:rPr>
      </w:pPr>
      <w:r>
        <w:rPr>
          <w:rFonts w:eastAsia="Calibri"/>
          <w:b/>
        </w:rPr>
        <w:t>Account/ACPass</w:t>
      </w:r>
      <w:r w:rsidRPr="004720D2">
        <w:rPr>
          <w:rFonts w:eastAsia="Calibri"/>
          <w:b/>
        </w:rPr>
        <w:t xml:space="preserve">:  </w:t>
      </w:r>
      <w:r w:rsidRPr="004720D2">
        <w:rPr>
          <w:rFonts w:eastAsia="Calibri"/>
        </w:rPr>
        <w:t>Tài khoản được cấp phát cho nhân viên gọi lệnh phát hành hóa đơn</w:t>
      </w:r>
    </w:p>
    <w:p w14:paraId="1DBEFBA9" w14:textId="77777777" w:rsidR="00B249F6" w:rsidRPr="009372AD" w:rsidRDefault="00B249F6" w:rsidP="00B249F6">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xml:space="preserve">: String XML dữ liệu hóa đơn cũ và hóa đơn </w:t>
      </w:r>
      <w:r>
        <w:rPr>
          <w:rFonts w:eastAsia="Calibri"/>
        </w:rPr>
        <w:t>thay thế</w:t>
      </w:r>
    </w:p>
    <w:p w14:paraId="42C9557D" w14:textId="77777777" w:rsidR="00B249F6" w:rsidRPr="00CF2FC3" w:rsidRDefault="00B249F6" w:rsidP="00B249F6">
      <w:pPr>
        <w:pStyle w:val="ListParagraph"/>
        <w:numPr>
          <w:ilvl w:val="0"/>
          <w:numId w:val="2"/>
        </w:numPr>
        <w:spacing w:after="0" w:line="360" w:lineRule="auto"/>
        <w:ind w:left="1080"/>
        <w:jc w:val="both"/>
        <w:rPr>
          <w:rFonts w:eastAsia="Calibri"/>
          <w:b/>
        </w:rPr>
      </w:pPr>
      <w:r>
        <w:rPr>
          <w:rFonts w:eastAsia="Calibri"/>
          <w:b/>
        </w:rPr>
        <w:t xml:space="preserve">fkey: </w:t>
      </w:r>
      <w:r>
        <w:rPr>
          <w:rFonts w:eastAsia="Calibri"/>
        </w:rPr>
        <w:t>Chuỗi xác định hóa đơn cần thay thế</w:t>
      </w:r>
    </w:p>
    <w:p w14:paraId="40E1871C" w14:textId="77777777" w:rsidR="00B249F6" w:rsidRPr="00E009AD" w:rsidRDefault="00B249F6" w:rsidP="00B249F6">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270909D3" w14:textId="77777777" w:rsidR="00B249F6" w:rsidRPr="00E009AD" w:rsidRDefault="00B249F6" w:rsidP="00B249F6">
      <w:pPr>
        <w:pStyle w:val="ListParagraph"/>
        <w:numPr>
          <w:ilvl w:val="0"/>
          <w:numId w:val="2"/>
        </w:numPr>
        <w:spacing w:after="0" w:line="360" w:lineRule="auto"/>
        <w:ind w:left="1080"/>
        <w:jc w:val="both"/>
        <w:rPr>
          <w:rFonts w:eastAsia="Calibri"/>
          <w:b/>
        </w:rPr>
      </w:pPr>
      <w:r w:rsidRPr="006479A0">
        <w:rPr>
          <w:b/>
        </w:rPr>
        <w:t>Pattern</w:t>
      </w:r>
      <w:r>
        <w:t>: Mẫu số</w:t>
      </w:r>
    </w:p>
    <w:p w14:paraId="20CAB686" w14:textId="77777777" w:rsidR="00B249F6" w:rsidRPr="00885B08" w:rsidRDefault="00B249F6" w:rsidP="00B249F6">
      <w:pPr>
        <w:pStyle w:val="ListParagraph"/>
        <w:numPr>
          <w:ilvl w:val="0"/>
          <w:numId w:val="2"/>
        </w:numPr>
        <w:spacing w:after="0" w:line="360" w:lineRule="auto"/>
        <w:ind w:left="1080"/>
        <w:jc w:val="both"/>
        <w:rPr>
          <w:rFonts w:eastAsia="Calibri"/>
          <w:b/>
        </w:rPr>
      </w:pPr>
      <w:r w:rsidRPr="006479A0">
        <w:rPr>
          <w:b/>
        </w:rPr>
        <w:t>Serial</w:t>
      </w:r>
      <w:r>
        <w:t>: Ký hiệu</w:t>
      </w:r>
    </w:p>
    <w:p w14:paraId="1BC9087A" w14:textId="426D2DA6" w:rsidR="00B249F6" w:rsidRPr="00B249F6" w:rsidRDefault="00B249F6" w:rsidP="00B249F6">
      <w:pPr>
        <w:pStyle w:val="ListParagraph"/>
        <w:numPr>
          <w:ilvl w:val="0"/>
          <w:numId w:val="2"/>
        </w:numPr>
        <w:spacing w:after="0" w:line="360" w:lineRule="auto"/>
        <w:ind w:left="1080"/>
        <w:jc w:val="both"/>
        <w:rPr>
          <w:rFonts w:eastAsia="Calibri"/>
          <w:b/>
        </w:rPr>
      </w:pPr>
      <w:r w:rsidRPr="00637BF9">
        <w:rPr>
          <w:b/>
        </w:rPr>
        <w:t>AttachFile</w:t>
      </w:r>
      <w:r>
        <w:rPr>
          <w:b/>
        </w:rPr>
        <w:t xml:space="preserve">: </w:t>
      </w:r>
      <w:r>
        <w:t>Đường dẫn file biên bản hoặc key để sinh biên bản tự động (=10: sinh biên bản tự động, =11: sinh và ký biên bản tự động,  != 10 và !=11: Đường dẫn file biên bản)</w:t>
      </w:r>
    </w:p>
    <w:p w14:paraId="717D1025" w14:textId="0BAE5739" w:rsidR="00B249F6" w:rsidRPr="009372AD" w:rsidRDefault="00B249F6" w:rsidP="00B249F6">
      <w:pPr>
        <w:pStyle w:val="ListParagraph"/>
        <w:numPr>
          <w:ilvl w:val="0"/>
          <w:numId w:val="2"/>
        </w:numPr>
        <w:spacing w:after="0" w:line="360" w:lineRule="auto"/>
        <w:ind w:left="1080"/>
        <w:jc w:val="both"/>
        <w:rPr>
          <w:rFonts w:eastAsia="Calibri"/>
          <w:b/>
        </w:rPr>
      </w:pPr>
      <w:r>
        <w:rPr>
          <w:b/>
        </w:rPr>
        <w:t xml:space="preserve">OldPattern: </w:t>
      </w:r>
      <w:r>
        <w:t>mẫu số hóa đơn cũ</w:t>
      </w:r>
    </w:p>
    <w:p w14:paraId="0A56E2FA" w14:textId="77777777" w:rsidR="00B249F6" w:rsidRPr="007A4FB0" w:rsidRDefault="00B249F6" w:rsidP="00B249F6">
      <w:pPr>
        <w:ind w:left="360" w:firstLine="720"/>
      </w:pPr>
    </w:p>
    <w:p w14:paraId="424E3C34" w14:textId="77777777" w:rsidR="00B249F6" w:rsidRDefault="00B249F6" w:rsidP="00B249F6">
      <w:pPr>
        <w:pStyle w:val="N"/>
      </w:pPr>
      <w:r w:rsidRPr="00CA654D">
        <w:t>RETURNS</w:t>
      </w:r>
    </w:p>
    <w:tbl>
      <w:tblPr>
        <w:tblW w:w="0" w:type="auto"/>
        <w:tblInd w:w="445" w:type="dxa"/>
        <w:tblCellMar>
          <w:top w:w="15" w:type="dxa"/>
          <w:left w:w="15" w:type="dxa"/>
          <w:bottom w:w="15" w:type="dxa"/>
          <w:right w:w="15" w:type="dxa"/>
        </w:tblCellMar>
        <w:tblLook w:val="04A0" w:firstRow="1" w:lastRow="0" w:firstColumn="1" w:lastColumn="0" w:noHBand="0" w:noVBand="1"/>
      </w:tblPr>
      <w:tblGrid>
        <w:gridCol w:w="4292"/>
        <w:gridCol w:w="2957"/>
        <w:gridCol w:w="1656"/>
      </w:tblGrid>
      <w:tr w:rsidR="0017537E" w14:paraId="6C36CEEC" w14:textId="77777777" w:rsidTr="0017537E">
        <w:tc>
          <w:tcPr>
            <w:tcW w:w="4292" w:type="dxa"/>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0530A3DD" w14:textId="77777777" w:rsidR="0017537E" w:rsidRDefault="0017537E">
            <w:pPr>
              <w:pStyle w:val="NormalWeb"/>
              <w:spacing w:before="0" w:beforeAutospacing="0" w:after="200" w:afterAutospacing="0"/>
              <w:ind w:left="720"/>
              <w:jc w:val="center"/>
            </w:pPr>
            <w:r>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360AF85A" w14:textId="77777777" w:rsidR="0017537E" w:rsidRDefault="0017537E">
            <w:pPr>
              <w:pStyle w:val="NormalWeb"/>
              <w:spacing w:before="0" w:beforeAutospacing="0" w:after="200" w:afterAutospacing="0"/>
              <w:ind w:left="720"/>
            </w:pPr>
            <w:r>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5DE66ED5" w14:textId="77777777" w:rsidR="0017537E" w:rsidRDefault="0017537E">
            <w:pPr>
              <w:pStyle w:val="NormalWeb"/>
              <w:spacing w:before="0" w:beforeAutospacing="0" w:after="200" w:afterAutospacing="0"/>
              <w:ind w:left="720"/>
            </w:pPr>
            <w:r>
              <w:rPr>
                <w:color w:val="000000"/>
              </w:rPr>
              <w:t>Ghi chú</w:t>
            </w:r>
          </w:p>
        </w:tc>
      </w:tr>
      <w:tr w:rsidR="0017537E" w14:paraId="7EDA5B59" w14:textId="77777777" w:rsidTr="0017537E">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DAD2302" w14:textId="77777777" w:rsidR="0017537E" w:rsidRDefault="0017537E">
            <w:pPr>
              <w:pStyle w:val="NormalWeb"/>
              <w:spacing w:before="0" w:beforeAutospacing="0" w:after="160" w:afterAutospacing="0"/>
              <w:jc w:val="both"/>
            </w:pPr>
            <w:r>
              <w:rPr>
                <w:color w:val="000000"/>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624AD29" w14:textId="77777777" w:rsidR="0017537E" w:rsidRDefault="0017537E">
            <w:pPr>
              <w:pStyle w:val="NormalWeb"/>
              <w:spacing w:before="0" w:beforeAutospacing="0" w:after="200" w:afterAutospacing="0"/>
              <w:jc w:val="both"/>
            </w:pPr>
            <w:r>
              <w:rPr>
                <w:color w:val="000000"/>
              </w:rPr>
              <w:t>Tài khoản đăng nhập sai hoặc không có 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813E8E5" w14:textId="77777777" w:rsidR="0017537E" w:rsidRDefault="0017537E"/>
        </w:tc>
      </w:tr>
      <w:tr w:rsidR="0017537E" w14:paraId="67F76B68" w14:textId="77777777" w:rsidTr="0017537E">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9EF7473" w14:textId="77777777" w:rsidR="0017537E" w:rsidRDefault="0017537E">
            <w:pPr>
              <w:pStyle w:val="NormalWeb"/>
              <w:spacing w:before="0" w:beforeAutospacing="0" w:after="160" w:afterAutospacing="0"/>
            </w:pPr>
            <w:r>
              <w:rPr>
                <w:color w:val="000000"/>
              </w:rPr>
              <w:t>ERR:2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25310DC" w14:textId="77777777" w:rsidR="0017537E" w:rsidRDefault="0017537E">
            <w:pPr>
              <w:pStyle w:val="NormalWeb"/>
              <w:spacing w:before="0" w:beforeAutospacing="0" w:after="160" w:afterAutospacing="0"/>
            </w:pPr>
            <w:r>
              <w:rPr>
                <w:color w:val="000000"/>
              </w:rPr>
              <w:t>Pattern hoặc serial truyền vào rỗng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7BA7A6D" w14:textId="77777777" w:rsidR="0017537E" w:rsidRDefault="0017537E"/>
        </w:tc>
      </w:tr>
      <w:tr w:rsidR="0017537E" w14:paraId="5FC1B4A6" w14:textId="77777777" w:rsidTr="0017537E">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9E05D62" w14:textId="77777777" w:rsidR="0017537E" w:rsidRDefault="0017537E">
            <w:pPr>
              <w:pStyle w:val="NormalWeb"/>
              <w:spacing w:before="0" w:beforeAutospacing="0" w:after="160" w:afterAutospacing="0"/>
            </w:pPr>
            <w:r>
              <w:rPr>
                <w:color w:val="000000"/>
              </w:rPr>
              <w:lastRenderedPageBreak/>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F6B41F5" w14:textId="77777777" w:rsidR="0017537E" w:rsidRDefault="0017537E">
            <w:pPr>
              <w:pStyle w:val="NormalWeb"/>
              <w:spacing w:before="0" w:beforeAutospacing="0" w:after="160" w:afterAutospacing="0"/>
            </w:pPr>
            <w:r>
              <w:rPr>
                <w:color w:val="000000"/>
              </w:rPr>
              <w:t>Dữ liệu xml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0CE272C" w14:textId="77777777" w:rsidR="0017537E" w:rsidRDefault="0017537E"/>
        </w:tc>
      </w:tr>
      <w:tr w:rsidR="0017537E" w14:paraId="3B29C34D" w14:textId="77777777" w:rsidTr="0017537E">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53C3333" w14:textId="77777777" w:rsidR="0017537E" w:rsidRDefault="0017537E">
            <w:pPr>
              <w:pStyle w:val="NormalWeb"/>
              <w:spacing w:before="0" w:beforeAutospacing="0" w:after="160" w:afterAutospacing="0"/>
            </w:pPr>
            <w:r>
              <w:rPr>
                <w:color w:val="000000"/>
              </w:rPr>
              <w:t>ERR:4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184FEC7" w14:textId="77777777" w:rsidR="0017537E" w:rsidRDefault="0017537E">
            <w:pPr>
              <w:pStyle w:val="NormalWeb"/>
              <w:spacing w:before="0" w:beforeAutospacing="0" w:after="160" w:afterAutospacing="0"/>
            </w:pPr>
            <w:r>
              <w:rPr>
                <w:color w:val="000000"/>
              </w:rPr>
              <w:t>Không lấy được thông tin công ty (currentCompany null)</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62EC434" w14:textId="77777777" w:rsidR="0017537E" w:rsidRDefault="0017537E"/>
        </w:tc>
      </w:tr>
      <w:tr w:rsidR="0017537E" w14:paraId="58E0E0D5" w14:textId="77777777" w:rsidTr="0017537E">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C363498" w14:textId="77777777" w:rsidR="0017537E" w:rsidRDefault="0017537E">
            <w:pPr>
              <w:pStyle w:val="NormalWeb"/>
              <w:spacing w:before="0" w:beforeAutospacing="0" w:after="160" w:afterAutospacing="0"/>
            </w:pPr>
            <w:r>
              <w:rPr>
                <w:color w:val="000000"/>
              </w:rPr>
              <w:t>ERR:11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68C79F8" w14:textId="77777777" w:rsidR="0017537E" w:rsidRDefault="0017537E">
            <w:pPr>
              <w:pStyle w:val="NormalWeb"/>
              <w:spacing w:before="0" w:beforeAutospacing="0" w:after="160" w:afterAutospacing="0"/>
            </w:pPr>
            <w:r>
              <w:rPr>
                <w:color w:val="000000"/>
              </w:rPr>
              <w:t>Pattern hoặc serial không đúng định dạng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62FF542" w14:textId="77777777" w:rsidR="0017537E" w:rsidRDefault="0017537E"/>
        </w:tc>
      </w:tr>
      <w:tr w:rsidR="0017537E" w14:paraId="38741FDA" w14:textId="77777777" w:rsidTr="0017537E">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61E2EE2" w14:textId="77777777" w:rsidR="0017537E" w:rsidRDefault="0017537E">
            <w:pPr>
              <w:pStyle w:val="NormalWeb"/>
              <w:spacing w:before="0" w:beforeAutospacing="0" w:after="160" w:afterAutospacing="0"/>
            </w:pPr>
            <w:r>
              <w:rPr>
                <w:color w:val="000000"/>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EF97656" w14:textId="77777777" w:rsidR="0017537E" w:rsidRDefault="0017537E">
            <w:pPr>
              <w:pStyle w:val="NormalWeb"/>
              <w:spacing w:before="0" w:beforeAutospacing="0" w:after="160" w:afterAutospacing="0"/>
            </w:pPr>
            <w:r>
              <w:rPr>
                <w:color w:val="000000"/>
              </w:rPr>
              <w:t>Có lỗi trong quá trình thay thế hóa đơn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33D79BE" w14:textId="77777777" w:rsidR="0017537E" w:rsidRDefault="0017537E"/>
        </w:tc>
      </w:tr>
      <w:tr w:rsidR="0017537E" w14:paraId="4ECBA614" w14:textId="77777777" w:rsidTr="0017537E">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9F6C004" w14:textId="77777777" w:rsidR="0017537E" w:rsidRDefault="0017537E">
            <w:pPr>
              <w:pStyle w:val="NormalWeb"/>
              <w:spacing w:before="0" w:beforeAutospacing="0" w:after="160" w:afterAutospacing="0"/>
            </w:pPr>
            <w:r>
              <w:rPr>
                <w:color w:val="000000"/>
              </w:rPr>
              <w:t>ERR:6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A3140C7" w14:textId="77777777" w:rsidR="0017537E" w:rsidRDefault="0017537E">
            <w:pPr>
              <w:pStyle w:val="NormalWeb"/>
              <w:spacing w:before="0" w:beforeAutospacing="0" w:after="160" w:afterAutospacing="0"/>
            </w:pPr>
            <w:r>
              <w:rPr>
                <w:color w:val="000000"/>
              </w:rPr>
              <w:t>Dải hóa đơn cũ đã hết</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E8EFEA3" w14:textId="77777777" w:rsidR="0017537E" w:rsidRDefault="0017537E"/>
        </w:tc>
      </w:tr>
      <w:tr w:rsidR="0017537E" w14:paraId="7C286692" w14:textId="77777777" w:rsidTr="0017537E">
        <w:trPr>
          <w:trHeight w:val="70"/>
        </w:trPr>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5AF38A3" w14:textId="77777777" w:rsidR="0017537E" w:rsidRDefault="0017537E">
            <w:pPr>
              <w:pStyle w:val="NormalWeb"/>
              <w:spacing w:before="0" w:beforeAutospacing="0" w:after="160" w:afterAutospacing="0"/>
            </w:pPr>
            <w:r>
              <w:rPr>
                <w:color w:val="000000"/>
              </w:rPr>
              <w:t>ERR:7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E1CAA37" w14:textId="77777777" w:rsidR="0017537E" w:rsidRDefault="0017537E">
            <w:pPr>
              <w:pStyle w:val="NormalWeb"/>
              <w:spacing w:before="0" w:beforeAutospacing="0" w:after="0" w:afterAutospacing="0"/>
            </w:pPr>
            <w:r>
              <w:rPr>
                <w:color w:val="000000"/>
              </w:rPr>
              <w:t>User name không phù hợp, không tìm thấy company tương ứng cho user.</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CBAFA7E" w14:textId="77777777" w:rsidR="0017537E" w:rsidRDefault="0017537E"/>
        </w:tc>
      </w:tr>
      <w:tr w:rsidR="0017537E" w14:paraId="797A3184" w14:textId="77777777" w:rsidTr="0017537E">
        <w:trPr>
          <w:trHeight w:val="70"/>
        </w:trPr>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4F3F516" w14:textId="77777777" w:rsidR="0017537E" w:rsidRDefault="0017537E">
            <w:pPr>
              <w:pStyle w:val="NormalWeb"/>
              <w:spacing w:before="0" w:beforeAutospacing="0" w:after="160" w:afterAutospacing="0"/>
            </w:pPr>
            <w:r>
              <w:rPr>
                <w:color w:val="000000"/>
              </w:rPr>
              <w:t>ERR:8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E0E2530" w14:textId="77777777" w:rsidR="0017537E" w:rsidRDefault="0017537E">
            <w:pPr>
              <w:pStyle w:val="NormalWeb"/>
              <w:spacing w:before="0" w:beforeAutospacing="0" w:after="0" w:afterAutospacing="0"/>
            </w:pPr>
            <w:r>
              <w:rPr>
                <w:color w:val="000000"/>
              </w:rPr>
              <w:t>Hóa đơn đã được thay thế rồi. Không thể thay thế nữa.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FB54DE5" w14:textId="77777777" w:rsidR="0017537E" w:rsidRDefault="0017537E"/>
        </w:tc>
      </w:tr>
      <w:tr w:rsidR="0017537E" w14:paraId="79DA9BB7" w14:textId="77777777" w:rsidTr="0017537E">
        <w:trPr>
          <w:trHeight w:val="70"/>
        </w:trPr>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FCA814C" w14:textId="77777777" w:rsidR="0017537E" w:rsidRDefault="0017537E">
            <w:pPr>
              <w:pStyle w:val="NormalWeb"/>
              <w:spacing w:before="0" w:beforeAutospacing="0" w:after="160" w:afterAutospacing="0"/>
            </w:pPr>
            <w:r>
              <w:rPr>
                <w:color w:val="000000"/>
              </w:rPr>
              <w:t>ERR:9</w:t>
            </w:r>
          </w:p>
          <w:p w14:paraId="76CF339F" w14:textId="77777777" w:rsidR="0017537E" w:rsidRDefault="0017537E"/>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5FC5400" w14:textId="77777777" w:rsidR="0017537E" w:rsidRDefault="0017537E">
            <w:pPr>
              <w:pStyle w:val="NormalWeb"/>
              <w:spacing w:before="0" w:beforeAutospacing="0" w:after="0" w:afterAutospacing="0"/>
            </w:pPr>
            <w:r>
              <w:rPr>
                <w:color w:val="000000"/>
              </w:rPr>
              <w:t>Trạng thái hóa đơn không được thay thế</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C2F3394" w14:textId="77777777" w:rsidR="0017537E" w:rsidRDefault="0017537E"/>
        </w:tc>
      </w:tr>
      <w:tr w:rsidR="0017537E" w14:paraId="2A3CBBB5" w14:textId="77777777" w:rsidTr="0017537E">
        <w:trPr>
          <w:trHeight w:val="70"/>
        </w:trPr>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294AB59" w14:textId="77777777" w:rsidR="0017537E" w:rsidRDefault="0017537E">
            <w:pPr>
              <w:pStyle w:val="NormalWeb"/>
              <w:spacing w:before="0" w:beforeAutospacing="0" w:after="160" w:afterAutospacing="0"/>
            </w:pPr>
            <w:r>
              <w:rPr>
                <w:color w:val="000000"/>
              </w:rPr>
              <w:t>ERR:13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C7E5684" w14:textId="77777777" w:rsidR="0017537E" w:rsidRDefault="0017537E">
            <w:pPr>
              <w:pStyle w:val="NormalWeb"/>
              <w:spacing w:before="0" w:beforeAutospacing="0" w:after="0" w:afterAutospacing="0"/>
            </w:pPr>
            <w:r>
              <w:rPr>
                <w:color w:val="000000"/>
              </w:rPr>
              <w:t>Lỗi trùng fkey</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5C9CFFC" w14:textId="77777777" w:rsidR="0017537E" w:rsidRDefault="0017537E">
            <w:pPr>
              <w:pStyle w:val="NormalWeb"/>
              <w:spacing w:before="0" w:beforeAutospacing="0" w:after="160" w:afterAutospacing="0"/>
              <w:jc w:val="both"/>
            </w:pPr>
            <w:r>
              <w:rPr>
                <w:color w:val="000000"/>
              </w:rPr>
              <w:t>Fkey của hóa đơn mới đã tồn tại trên hệ thống</w:t>
            </w:r>
          </w:p>
        </w:tc>
      </w:tr>
      <w:tr w:rsidR="0017537E" w14:paraId="744CF28C" w14:textId="77777777" w:rsidTr="0017537E">
        <w:trPr>
          <w:trHeight w:val="70"/>
        </w:trPr>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6F9DB54" w14:textId="77777777" w:rsidR="0017537E" w:rsidRDefault="0017537E">
            <w:pPr>
              <w:pStyle w:val="NormalWeb"/>
              <w:spacing w:before="0" w:beforeAutospacing="0" w:after="160" w:afterAutospacing="0"/>
            </w:pPr>
            <w:r>
              <w:rPr>
                <w:color w:val="000000"/>
              </w:rPr>
              <w:t>ERR:14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A6017C7" w14:textId="77777777" w:rsidR="0017537E" w:rsidRDefault="0017537E">
            <w:pPr>
              <w:pStyle w:val="NormalWeb"/>
              <w:spacing w:before="0" w:beforeAutospacing="0" w:after="0" w:afterAutospacing="0"/>
            </w:pPr>
            <w:r>
              <w:rPr>
                <w:color w:val="000000"/>
              </w:rPr>
              <w:t>Lỗi trong quá trình thực hiện cấp số hóa đơn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37D2DA6" w14:textId="77777777" w:rsidR="0017537E" w:rsidRDefault="0017537E"/>
        </w:tc>
      </w:tr>
      <w:tr w:rsidR="0017537E" w14:paraId="300D4749" w14:textId="77777777" w:rsidTr="0017537E">
        <w:trPr>
          <w:trHeight w:val="70"/>
        </w:trPr>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701DC5F" w14:textId="77777777" w:rsidR="0017537E" w:rsidRDefault="0017537E">
            <w:pPr>
              <w:pStyle w:val="NormalWeb"/>
              <w:spacing w:before="0" w:beforeAutospacing="0" w:after="160" w:afterAutospacing="0"/>
            </w:pPr>
            <w:r>
              <w:rPr>
                <w:color w:val="000000"/>
              </w:rPr>
              <w:t>ERR:15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D6FF790" w14:textId="77777777" w:rsidR="0017537E" w:rsidRDefault="0017537E">
            <w:pPr>
              <w:pStyle w:val="NormalWeb"/>
              <w:spacing w:before="0" w:beforeAutospacing="0" w:after="0" w:afterAutospacing="0"/>
            </w:pPr>
            <w:r>
              <w:rPr>
                <w:color w:val="000000"/>
              </w:rPr>
              <w:t>Lỗi khi thực hiện Deserialize chuỗi hóa đơn đầu vào (ngày hóa đơn &gt; ngày hiện tại, hóa đơn ngoại tệ không truyền tỷ giá)</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B791AFE" w14:textId="77777777" w:rsidR="0017537E" w:rsidRDefault="0017537E"/>
        </w:tc>
      </w:tr>
      <w:tr w:rsidR="0017537E" w14:paraId="52C24CF1" w14:textId="77777777" w:rsidTr="0017537E">
        <w:trPr>
          <w:trHeight w:val="70"/>
        </w:trPr>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8747A2A" w14:textId="77777777" w:rsidR="0017537E" w:rsidRDefault="0017537E">
            <w:pPr>
              <w:pStyle w:val="NormalWeb"/>
              <w:spacing w:before="0" w:beforeAutospacing="0" w:after="160" w:afterAutospacing="0"/>
            </w:pPr>
            <w:r>
              <w:rPr>
                <w:color w:val="000000"/>
              </w:rPr>
              <w:t>ERR:16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77F4B09" w14:textId="77777777" w:rsidR="0017537E" w:rsidRDefault="0017537E">
            <w:pPr>
              <w:pStyle w:val="NormalWeb"/>
              <w:spacing w:before="0" w:beforeAutospacing="0" w:after="0" w:afterAutospacing="0"/>
            </w:pPr>
            <w:r>
              <w:rPr>
                <w:color w:val="000000"/>
              </w:rPr>
              <w:t>Không tồn tại hóa đơn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96E97CC" w14:textId="77777777" w:rsidR="0017537E" w:rsidRDefault="0017537E"/>
        </w:tc>
      </w:tr>
      <w:tr w:rsidR="0017537E" w14:paraId="0D9F649C" w14:textId="77777777" w:rsidTr="0017537E">
        <w:trPr>
          <w:trHeight w:val="70"/>
        </w:trPr>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30E9F9B" w14:textId="77777777" w:rsidR="0017537E" w:rsidRDefault="0017537E">
            <w:pPr>
              <w:pStyle w:val="NormalWeb"/>
              <w:spacing w:before="0" w:beforeAutospacing="0" w:after="160" w:afterAutospacing="0"/>
            </w:pPr>
            <w:r>
              <w:rPr>
                <w:color w:val="000000"/>
              </w:rPr>
              <w:t>ERR:17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30DBFEB" w14:textId="77777777" w:rsidR="0017537E" w:rsidRDefault="0017537E">
            <w:pPr>
              <w:pStyle w:val="NormalWeb"/>
              <w:spacing w:before="0" w:beforeAutospacing="0" w:after="0" w:afterAutospacing="0"/>
            </w:pPr>
            <w:r>
              <w:rPr>
                <w:color w:val="000000"/>
              </w:rPr>
              <w:t>Ngày hóa đơn thay thế &lt; ngày hóa đơn bị thay thế</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1888692" w14:textId="77777777" w:rsidR="0017537E" w:rsidRDefault="0017537E"/>
        </w:tc>
      </w:tr>
      <w:tr w:rsidR="0017537E" w14:paraId="561E63A3" w14:textId="77777777" w:rsidTr="0017537E">
        <w:trPr>
          <w:trHeight w:val="70"/>
        </w:trPr>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6E378C8" w14:textId="77777777" w:rsidR="0017537E" w:rsidRDefault="0017537E">
            <w:pPr>
              <w:pStyle w:val="NormalWeb"/>
              <w:spacing w:before="0" w:beforeAutospacing="0" w:after="160" w:afterAutospacing="0"/>
            </w:pPr>
            <w:r>
              <w:rPr>
                <w:color w:val="000000"/>
              </w:rPr>
              <w:t>ERR:19</w:t>
            </w:r>
          </w:p>
          <w:p w14:paraId="4F9D6EC4" w14:textId="77777777" w:rsidR="0017537E" w:rsidRDefault="0017537E"/>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5AF346F" w14:textId="77777777" w:rsidR="0017537E" w:rsidRDefault="0017537E">
            <w:pPr>
              <w:pStyle w:val="NormalWeb"/>
              <w:spacing w:before="0" w:beforeAutospacing="0" w:after="0" w:afterAutospacing="0"/>
            </w:pPr>
            <w:r>
              <w:rPr>
                <w:color w:val="000000"/>
              </w:rPr>
              <w:t>Pattern truyền vào không giống với hóa đơn cần điều chỉnh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D7B815C" w14:textId="77777777" w:rsidR="0017537E" w:rsidRDefault="0017537E"/>
        </w:tc>
      </w:tr>
      <w:tr w:rsidR="0017537E" w14:paraId="25C1D084" w14:textId="77777777" w:rsidTr="0017537E">
        <w:trPr>
          <w:trHeight w:val="70"/>
        </w:trPr>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6E14D6A" w14:textId="77777777" w:rsidR="0017537E" w:rsidRDefault="0017537E">
            <w:pPr>
              <w:pStyle w:val="NormalWeb"/>
              <w:spacing w:before="0" w:beforeAutospacing="0" w:after="160" w:afterAutospacing="0"/>
            </w:pPr>
            <w:r>
              <w:rPr>
                <w:color w:val="000000"/>
              </w:rPr>
              <w:t>ERR:20</w:t>
            </w:r>
          </w:p>
          <w:p w14:paraId="6C63B63E" w14:textId="77777777" w:rsidR="0017537E" w:rsidRDefault="0017537E"/>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8536774" w14:textId="77777777" w:rsidR="0017537E" w:rsidRDefault="0017537E">
            <w:pPr>
              <w:pStyle w:val="NormalWeb"/>
              <w:spacing w:before="0" w:beforeAutospacing="0" w:after="0" w:afterAutospacing="0"/>
            </w:pPr>
            <w:r>
              <w:rPr>
                <w:color w:val="000000"/>
              </w:rPr>
              <w:t>Dải hóa đơn hết, User/Account không có quyền với Serial/Pattern và serial không phù hợp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2B49B97" w14:textId="77777777" w:rsidR="0017537E" w:rsidRDefault="0017537E"/>
        </w:tc>
      </w:tr>
      <w:tr w:rsidR="0017537E" w14:paraId="061D259A" w14:textId="77777777" w:rsidTr="0017537E">
        <w:trPr>
          <w:trHeight w:val="70"/>
        </w:trPr>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7691792" w14:textId="77777777" w:rsidR="0017537E" w:rsidRDefault="0017537E">
            <w:pPr>
              <w:pStyle w:val="NormalWeb"/>
              <w:spacing w:before="0" w:beforeAutospacing="0" w:after="160" w:afterAutospacing="0"/>
            </w:pPr>
            <w:r>
              <w:rPr>
                <w:color w:val="000000"/>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5B9F7AF" w14:textId="77777777" w:rsidR="0017537E" w:rsidRDefault="0017537E">
            <w:pPr>
              <w:pStyle w:val="NormalWeb"/>
              <w:spacing w:before="0" w:beforeAutospacing="0" w:after="0" w:afterAutospacing="0"/>
            </w:pPr>
            <w:r>
              <w:rPr>
                <w:color w:val="000000"/>
              </w:rPr>
              <w:t>Trùng số hóa đơn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A5FBE87" w14:textId="77777777" w:rsidR="0017537E" w:rsidRDefault="0017537E"/>
        </w:tc>
      </w:tr>
      <w:tr w:rsidR="0017537E" w14:paraId="05007CFA" w14:textId="77777777" w:rsidTr="0017537E">
        <w:trPr>
          <w:trHeight w:val="70"/>
        </w:trPr>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7382F48" w14:textId="77777777" w:rsidR="0017537E" w:rsidRDefault="0017537E">
            <w:pPr>
              <w:pStyle w:val="NormalWeb"/>
              <w:spacing w:before="0" w:beforeAutospacing="0" w:after="160" w:afterAutospacing="0"/>
            </w:pPr>
            <w:r>
              <w:rPr>
                <w:color w:val="000000"/>
              </w:rPr>
              <w:t>ERR:22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17AA8AF" w14:textId="77777777" w:rsidR="0017537E" w:rsidRDefault="0017537E">
            <w:pPr>
              <w:pStyle w:val="NormalWeb"/>
              <w:spacing w:before="0" w:beforeAutospacing="0" w:after="0" w:afterAutospacing="0"/>
            </w:pPr>
            <w:r>
              <w:rPr>
                <w:color w:val="000000"/>
              </w:rPr>
              <w:t>Thông tin người bán vượt maxlength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9A61F02" w14:textId="77777777" w:rsidR="0017537E" w:rsidRDefault="0017537E"/>
        </w:tc>
      </w:tr>
      <w:tr w:rsidR="0017537E" w14:paraId="277DB9A6" w14:textId="77777777" w:rsidTr="0017537E">
        <w:trPr>
          <w:trHeight w:val="70"/>
        </w:trPr>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EC72FD9" w14:textId="77777777" w:rsidR="0017537E" w:rsidRDefault="0017537E">
            <w:pPr>
              <w:pStyle w:val="NormalWeb"/>
              <w:spacing w:before="0" w:beforeAutospacing="0" w:after="160" w:afterAutospacing="0"/>
            </w:pPr>
            <w:r>
              <w:rPr>
                <w:color w:val="000000"/>
              </w:rPr>
              <w:lastRenderedPageBreak/>
              <w:t>ERR:23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A839E67" w14:textId="77777777" w:rsidR="0017537E" w:rsidRDefault="0017537E">
            <w:pPr>
              <w:pStyle w:val="NormalWeb"/>
              <w:spacing w:before="0" w:beforeAutospacing="0" w:after="0" w:afterAutospacing="0"/>
            </w:pPr>
            <w:r>
              <w:rPr>
                <w:color w:val="000000"/>
              </w:rPr>
              <w:t>Mã CQT rỗng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660B7F2" w14:textId="77777777" w:rsidR="0017537E" w:rsidRDefault="0017537E"/>
        </w:tc>
      </w:tr>
      <w:tr w:rsidR="0017537E" w14:paraId="54C4FE41" w14:textId="77777777" w:rsidTr="0017537E">
        <w:trPr>
          <w:trHeight w:val="70"/>
        </w:trPr>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D47DD03" w14:textId="77777777" w:rsidR="0017537E" w:rsidRDefault="0017537E">
            <w:pPr>
              <w:pStyle w:val="NormalWeb"/>
              <w:spacing w:before="0" w:beforeAutospacing="0" w:after="160" w:afterAutospacing="0"/>
              <w:jc w:val="both"/>
            </w:pPr>
            <w:r>
              <w:rPr>
                <w:color w:val="000000"/>
              </w:rPr>
              <w:t>ERR:29</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8F68F68" w14:textId="77777777" w:rsidR="0017537E" w:rsidRDefault="0017537E">
            <w:pPr>
              <w:pStyle w:val="NormalWeb"/>
              <w:spacing w:before="0" w:beforeAutospacing="0" w:after="200" w:afterAutospacing="0"/>
              <w:jc w:val="both"/>
            </w:pPr>
            <w:r>
              <w:rPr>
                <w:color w:val="000000"/>
              </w:rPr>
              <w:t>Lỗi chứng thư hết hạn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5E88862" w14:textId="77777777" w:rsidR="0017537E" w:rsidRDefault="0017537E"/>
        </w:tc>
      </w:tr>
      <w:tr w:rsidR="0017537E" w14:paraId="7E51BF0C" w14:textId="77777777" w:rsidTr="0017537E">
        <w:trPr>
          <w:trHeight w:val="70"/>
        </w:trPr>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45AD79C" w14:textId="77777777" w:rsidR="0017537E" w:rsidRDefault="0017537E">
            <w:pPr>
              <w:pStyle w:val="NormalWeb"/>
              <w:spacing w:before="0" w:beforeAutospacing="0" w:after="160" w:afterAutospacing="0"/>
              <w:jc w:val="both"/>
            </w:pPr>
            <w:r>
              <w:rPr>
                <w:color w:val="000000"/>
              </w:rPr>
              <w:t>ERR:30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C0E46E6" w14:textId="77777777" w:rsidR="0017537E" w:rsidRDefault="0017537E">
            <w:pPr>
              <w:pStyle w:val="NormalWeb"/>
              <w:spacing w:before="0" w:beforeAutospacing="0" w:after="200" w:afterAutospacing="0"/>
              <w:jc w:val="both"/>
            </w:pPr>
            <w:r>
              <w:rPr>
                <w:color w:val="000000"/>
              </w:rPr>
              <w:t>Danh sách hóa đơn tồn tại ngày hóa đơn nhỏ hơn ngày hóa đơn đã phát hành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AC2CD7B" w14:textId="77777777" w:rsidR="0017537E" w:rsidRDefault="0017537E"/>
        </w:tc>
      </w:tr>
      <w:tr w:rsidR="0017537E" w14:paraId="3D3ADDD0" w14:textId="77777777" w:rsidTr="0017537E">
        <w:trPr>
          <w:trHeight w:val="70"/>
        </w:trPr>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11B279F" w14:textId="77777777" w:rsidR="0017537E" w:rsidRDefault="0017537E">
            <w:pPr>
              <w:pStyle w:val="NormalWeb"/>
              <w:spacing w:before="0" w:beforeAutospacing="0" w:after="160" w:afterAutospacing="0"/>
              <w:jc w:val="both"/>
            </w:pPr>
            <w:r>
              <w:rPr>
                <w:color w:val="000000"/>
              </w:rPr>
              <w:t>ERR:60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9CBC6C5" w14:textId="77777777" w:rsidR="0017537E" w:rsidRDefault="0017537E">
            <w:pPr>
              <w:pStyle w:val="NormalWeb"/>
              <w:spacing w:before="0" w:beforeAutospacing="0" w:after="200" w:afterAutospacing="0"/>
              <w:jc w:val="both"/>
            </w:pPr>
            <w:r>
              <w:rPr>
                <w:color w:val="000000"/>
              </w:rPr>
              <w:t>Chỉ được phép điều chỉnh hóa đơn cùng loại (Có mã từ máy tính tiền).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9953C66" w14:textId="77777777" w:rsidR="0017537E" w:rsidRDefault="0017537E"/>
        </w:tc>
      </w:tr>
      <w:tr w:rsidR="0017537E" w14:paraId="336FAA86" w14:textId="77777777" w:rsidTr="0017537E">
        <w:trPr>
          <w:trHeight w:val="70"/>
        </w:trPr>
        <w:tc>
          <w:tcPr>
            <w:tcW w:w="4292"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65C365A" w14:textId="77777777" w:rsidR="0017537E" w:rsidRDefault="0017537E">
            <w:pPr>
              <w:pStyle w:val="NormalWeb"/>
              <w:spacing w:before="0" w:beforeAutospacing="0" w:after="160" w:afterAutospacing="0"/>
              <w:jc w:val="both"/>
            </w:pPr>
            <w:r>
              <w:rPr>
                <w:color w:val="000000"/>
              </w:rPr>
              <w:t>ERR:61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A9DE09A" w14:textId="77777777" w:rsidR="0017537E" w:rsidRDefault="0017537E">
            <w:pPr>
              <w:pStyle w:val="NormalWeb"/>
              <w:spacing w:before="0" w:beforeAutospacing="0" w:after="200" w:afterAutospacing="0"/>
              <w:jc w:val="both"/>
            </w:pPr>
            <w:r>
              <w:rPr>
                <w:color w:val="000000"/>
              </w:rPr>
              <w:t>Chỉ được phép điều chỉnh hóa đơn cùng loại (HD GTGT / HD bán hàng...).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5BE5FD8" w14:textId="77777777" w:rsidR="0017537E" w:rsidRDefault="0017537E"/>
        </w:tc>
      </w:tr>
      <w:tr w:rsidR="0017537E" w14:paraId="2950EEE7" w14:textId="77777777" w:rsidTr="0017537E">
        <w:trPr>
          <w:trHeight w:val="70"/>
        </w:trPr>
        <w:tc>
          <w:tcPr>
            <w:tcW w:w="4292" w:type="dxa"/>
            <w:tcBorders>
              <w:top w:val="single" w:sz="4" w:space="0" w:color="2E74B5"/>
              <w:left w:val="single" w:sz="4" w:space="0" w:color="2E74B5"/>
              <w:bottom w:val="single" w:sz="4" w:space="0" w:color="000000"/>
              <w:right w:val="single" w:sz="4" w:space="0" w:color="2E74B5"/>
            </w:tcBorders>
            <w:tcMar>
              <w:top w:w="0" w:type="dxa"/>
              <w:left w:w="115" w:type="dxa"/>
              <w:bottom w:w="0" w:type="dxa"/>
              <w:right w:w="115" w:type="dxa"/>
            </w:tcMar>
            <w:hideMark/>
          </w:tcPr>
          <w:p w14:paraId="5DEDB457" w14:textId="77777777" w:rsidR="0017537E" w:rsidRDefault="0017537E">
            <w:pPr>
              <w:pStyle w:val="NormalWeb"/>
              <w:spacing w:before="0" w:beforeAutospacing="0" w:after="160" w:afterAutospacing="0"/>
            </w:pPr>
            <w:r>
              <w:rPr>
                <w:color w:val="000000"/>
              </w:rPr>
              <w:t>OK: pattern;serial-Fkey_invNumber_MCCQT</w:t>
            </w:r>
          </w:p>
          <w:p w14:paraId="032C4966" w14:textId="77777777" w:rsidR="0017537E" w:rsidRDefault="0017537E">
            <w:pPr>
              <w:pStyle w:val="NormalWeb"/>
              <w:spacing w:before="0" w:beforeAutospacing="0" w:after="160" w:afterAutospacing="0"/>
            </w:pPr>
            <w:r>
              <w:rPr>
                <w:color w:val="000000"/>
              </w:rPr>
              <w:t>(Ví dụ:OK:1/004;C22MTC-81971004C22MTC128418474_128_M1-22-10F0B-00400000128)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5086EB9" w14:textId="77777777" w:rsidR="0017537E" w:rsidRDefault="0017537E" w:rsidP="0017537E">
            <w:pPr>
              <w:pStyle w:val="NormalWeb"/>
              <w:numPr>
                <w:ilvl w:val="0"/>
                <w:numId w:val="54"/>
              </w:numPr>
              <w:spacing w:before="0" w:beforeAutospacing="0" w:after="0" w:afterAutospacing="0"/>
              <w:ind w:left="360"/>
              <w:textAlignment w:val="baseline"/>
              <w:rPr>
                <w:color w:val="000000"/>
              </w:rPr>
            </w:pPr>
            <w:r>
              <w:rPr>
                <w:color w:val="000000"/>
              </w:rPr>
              <w:t>OK 🡪 đã phát hành hóa đơn thay thế</w:t>
            </w:r>
          </w:p>
          <w:p w14:paraId="3F8C908B" w14:textId="77777777" w:rsidR="0017537E" w:rsidRDefault="0017537E" w:rsidP="0017537E">
            <w:pPr>
              <w:pStyle w:val="NormalWeb"/>
              <w:numPr>
                <w:ilvl w:val="0"/>
                <w:numId w:val="54"/>
              </w:numPr>
              <w:spacing w:before="0" w:beforeAutospacing="0" w:after="0" w:afterAutospacing="0"/>
              <w:ind w:left="360"/>
              <w:textAlignment w:val="baseline"/>
              <w:rPr>
                <w:color w:val="000000"/>
              </w:rPr>
            </w:pPr>
            <w:r>
              <w:rPr>
                <w:color w:val="000000"/>
              </w:rPr>
              <w:t>Patter🡪 Mẫu số của hóa đơn thay thế </w:t>
            </w:r>
          </w:p>
          <w:p w14:paraId="0E91ED1B" w14:textId="77777777" w:rsidR="0017537E" w:rsidRDefault="0017537E" w:rsidP="0017537E">
            <w:pPr>
              <w:pStyle w:val="NormalWeb"/>
              <w:numPr>
                <w:ilvl w:val="0"/>
                <w:numId w:val="54"/>
              </w:numPr>
              <w:spacing w:before="0" w:beforeAutospacing="0" w:after="0" w:afterAutospacing="0"/>
              <w:ind w:left="360"/>
              <w:textAlignment w:val="baseline"/>
              <w:rPr>
                <w:color w:val="000000"/>
              </w:rPr>
            </w:pPr>
            <w:r>
              <w:rPr>
                <w:color w:val="000000"/>
              </w:rPr>
              <w:t>Serial 🡪 serial của hóa đơn thay thế </w:t>
            </w:r>
          </w:p>
          <w:p w14:paraId="0F41D8AA" w14:textId="77777777" w:rsidR="0017537E" w:rsidRDefault="0017537E" w:rsidP="0017537E">
            <w:pPr>
              <w:pStyle w:val="NormalWeb"/>
              <w:numPr>
                <w:ilvl w:val="0"/>
                <w:numId w:val="54"/>
              </w:numPr>
              <w:spacing w:before="0" w:beforeAutospacing="0" w:after="160" w:afterAutospacing="0"/>
              <w:ind w:left="360"/>
              <w:textAlignment w:val="baseline"/>
              <w:rPr>
                <w:color w:val="000000"/>
              </w:rPr>
            </w:pPr>
            <w:r>
              <w:rPr>
                <w:color w:val="000000"/>
              </w:rPr>
              <w:t>Fkey-&gt; fkey của hóa đơn</w:t>
            </w:r>
          </w:p>
          <w:p w14:paraId="6C21998B" w14:textId="77777777" w:rsidR="0017537E" w:rsidRDefault="0017537E" w:rsidP="0017537E">
            <w:pPr>
              <w:pStyle w:val="NormalWeb"/>
              <w:numPr>
                <w:ilvl w:val="0"/>
                <w:numId w:val="54"/>
              </w:numPr>
              <w:spacing w:before="0" w:beforeAutospacing="0" w:after="0" w:afterAutospacing="0"/>
              <w:ind w:left="360"/>
              <w:textAlignment w:val="baseline"/>
              <w:rPr>
                <w:color w:val="000000"/>
              </w:rPr>
            </w:pPr>
            <w:r>
              <w:rPr>
                <w:color w:val="000000"/>
              </w:rPr>
              <w:t>invNumber: số hóa đơn điều chỉnh </w:t>
            </w:r>
          </w:p>
          <w:p w14:paraId="600C54A4" w14:textId="77777777" w:rsidR="0017537E" w:rsidRDefault="0017537E" w:rsidP="0017537E">
            <w:pPr>
              <w:pStyle w:val="NormalWeb"/>
              <w:numPr>
                <w:ilvl w:val="0"/>
                <w:numId w:val="54"/>
              </w:numPr>
              <w:spacing w:before="0" w:beforeAutospacing="0" w:after="160" w:afterAutospacing="0"/>
              <w:ind w:left="360"/>
              <w:textAlignment w:val="baseline"/>
              <w:rPr>
                <w:color w:val="000000"/>
              </w:rPr>
            </w:pPr>
            <w:r>
              <w:rPr>
                <w:color w:val="000000"/>
              </w:rPr>
              <w:t>MCCQT -&gt; Mã CQT</w:t>
            </w:r>
          </w:p>
          <w:p w14:paraId="54180E30" w14:textId="77777777" w:rsidR="0017537E" w:rsidRDefault="0017537E"/>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9E535E2" w14:textId="77777777" w:rsidR="0017537E" w:rsidRDefault="0017537E"/>
        </w:tc>
      </w:tr>
    </w:tbl>
    <w:p w14:paraId="5CDE7678" w14:textId="77777777" w:rsidR="0017537E" w:rsidRDefault="0017537E" w:rsidP="0017537E">
      <w:pPr>
        <w:pStyle w:val="NormalWeb"/>
        <w:spacing w:before="0" w:beforeAutospacing="0" w:after="160" w:afterAutospacing="0"/>
      </w:pPr>
      <w:r>
        <w:rPr>
          <w:b/>
          <w:bCs/>
          <w:color w:val="000000"/>
          <w:sz w:val="22"/>
          <w:szCs w:val="22"/>
          <w:u w:val="single"/>
        </w:rPr>
        <w:t xml:space="preserve">Cấu trúc của xmlInvData (các trường </w:t>
      </w:r>
      <w:r>
        <w:rPr>
          <w:b/>
          <w:bCs/>
          <w:color w:val="FF0000"/>
          <w:sz w:val="22"/>
          <w:szCs w:val="22"/>
          <w:u w:val="single"/>
        </w:rPr>
        <w:t>*</w:t>
      </w:r>
      <w:r>
        <w:rPr>
          <w:b/>
          <w:bCs/>
          <w:color w:val="000000"/>
          <w:sz w:val="22"/>
          <w:szCs w:val="22"/>
          <w:u w:val="single"/>
        </w:rPr>
        <w:t xml:space="preserve"> là bắt buộc):</w:t>
      </w:r>
    </w:p>
    <w:p w14:paraId="5D73C4BE" w14:textId="77777777" w:rsidR="0017537E" w:rsidRDefault="0017537E" w:rsidP="0017537E">
      <w:pPr>
        <w:pStyle w:val="NormalWeb"/>
        <w:spacing w:before="0" w:beforeAutospacing="0" w:after="0" w:afterAutospacing="0"/>
      </w:pPr>
      <w:r>
        <w:rPr>
          <w:color w:val="0000FF"/>
          <w:sz w:val="19"/>
          <w:szCs w:val="19"/>
        </w:rPr>
        <w:t>&lt;</w:t>
      </w:r>
      <w:r>
        <w:rPr>
          <w:color w:val="A31515"/>
          <w:sz w:val="19"/>
          <w:szCs w:val="19"/>
        </w:rPr>
        <w:t>ThayTheHD</w:t>
      </w:r>
      <w:r>
        <w:rPr>
          <w:color w:val="0000FF"/>
          <w:sz w:val="19"/>
          <w:szCs w:val="19"/>
        </w:rPr>
        <w:t>&gt;</w:t>
      </w:r>
    </w:p>
    <w:p w14:paraId="3D4F9420" w14:textId="77777777" w:rsidR="0017537E" w:rsidRDefault="0017537E" w:rsidP="0017537E">
      <w:pPr>
        <w:pStyle w:val="NormalWeb"/>
        <w:spacing w:before="0" w:beforeAutospacing="0" w:after="0" w:afterAutospacing="0"/>
        <w:rPr>
          <w:color w:val="0000FF"/>
          <w:sz w:val="19"/>
          <w:szCs w:val="19"/>
        </w:rPr>
      </w:pPr>
      <w:r>
        <w:rPr>
          <w:rStyle w:val="apple-tab-span"/>
          <w:color w:val="0000FF"/>
          <w:sz w:val="19"/>
          <w:szCs w:val="19"/>
        </w:rPr>
        <w:tab/>
      </w:r>
      <w:r>
        <w:rPr>
          <w:color w:val="0000FF"/>
          <w:sz w:val="19"/>
          <w:szCs w:val="19"/>
        </w:rPr>
        <w:t xml:space="preserve"> &lt;</w:t>
      </w:r>
      <w:r>
        <w:rPr>
          <w:color w:val="A31515"/>
          <w:sz w:val="19"/>
          <w:szCs w:val="19"/>
        </w:rPr>
        <w:t>key</w:t>
      </w:r>
      <w:r>
        <w:rPr>
          <w:color w:val="0000FF"/>
          <w:sz w:val="19"/>
          <w:szCs w:val="19"/>
        </w:rPr>
        <w:t>&gt;</w:t>
      </w:r>
      <w:r>
        <w:rPr>
          <w:color w:val="000000"/>
          <w:sz w:val="19"/>
          <w:szCs w:val="19"/>
        </w:rPr>
        <w:t>Fkey của hóa đơn *</w:t>
      </w:r>
      <w:r>
        <w:rPr>
          <w:color w:val="0000FF"/>
          <w:sz w:val="19"/>
          <w:szCs w:val="19"/>
        </w:rPr>
        <w:t>&lt;/</w:t>
      </w:r>
      <w:r>
        <w:rPr>
          <w:color w:val="A31515"/>
          <w:sz w:val="19"/>
          <w:szCs w:val="19"/>
        </w:rPr>
        <w:t>key</w:t>
      </w:r>
      <w:r>
        <w:rPr>
          <w:color w:val="0000FF"/>
          <w:sz w:val="19"/>
          <w:szCs w:val="19"/>
        </w:rPr>
        <w:t>&gt;</w:t>
      </w:r>
    </w:p>
    <w:p w14:paraId="59F28F28" w14:textId="4DDE061A" w:rsidR="00B42F00" w:rsidRPr="00B42F00" w:rsidRDefault="00B42F00" w:rsidP="00B42F00">
      <w:pPr>
        <w:pStyle w:val="NormalWeb"/>
        <w:spacing w:before="0" w:beforeAutospacing="0" w:after="0" w:afterAutospacing="0"/>
        <w:ind w:firstLine="720"/>
        <w:rPr>
          <w:rFonts w:ascii="Courier New" w:hAnsi="Courier New" w:cs="Courier New"/>
          <w:b/>
          <w:bCs/>
          <w:color w:val="000000"/>
          <w:sz w:val="20"/>
          <w:szCs w:val="20"/>
        </w:rPr>
      </w:pPr>
      <w:r>
        <w:rPr>
          <w:rFonts w:ascii="Courier New" w:hAnsi="Courier New" w:cs="Courier New"/>
          <w:color w:val="0000FF"/>
          <w:sz w:val="20"/>
          <w:szCs w:val="20"/>
        </w:rPr>
        <w:t>&lt;</w:t>
      </w:r>
      <w:r w:rsidRPr="00B42F00">
        <w:rPr>
          <w:color w:val="A31515"/>
          <w:sz w:val="19"/>
          <w:szCs w:val="19"/>
        </w:rPr>
        <w:t>MCCQT</w:t>
      </w:r>
      <w:r>
        <w:rPr>
          <w:rFonts w:ascii="Courier New" w:hAnsi="Courier New" w:cs="Courier New"/>
          <w:color w:val="0000FF"/>
          <w:sz w:val="20"/>
          <w:szCs w:val="20"/>
        </w:rPr>
        <w:t>&gt;</w:t>
      </w:r>
      <w:r>
        <w:rPr>
          <w:rFonts w:ascii="Courier New" w:hAnsi="Courier New" w:cs="Courier New"/>
          <w:b/>
          <w:bCs/>
          <w:color w:val="000000"/>
          <w:sz w:val="20"/>
          <w:szCs w:val="20"/>
        </w:rPr>
        <w:t>Mã cơ quan thuế tự sinh theo quy tắc</w:t>
      </w:r>
      <w:r>
        <w:rPr>
          <w:rFonts w:ascii="Courier New" w:hAnsi="Courier New" w:cs="Courier New"/>
          <w:color w:val="0000FF"/>
          <w:sz w:val="20"/>
          <w:szCs w:val="20"/>
        </w:rPr>
        <w:t>&lt;/</w:t>
      </w:r>
      <w:r w:rsidRPr="00B42F00">
        <w:rPr>
          <w:color w:val="A31515"/>
          <w:sz w:val="19"/>
          <w:szCs w:val="19"/>
        </w:rPr>
        <w:t>MCCQT</w:t>
      </w:r>
      <w:r>
        <w:rPr>
          <w:rFonts w:ascii="Courier New" w:hAnsi="Courier New" w:cs="Courier New"/>
          <w:color w:val="0000FF"/>
          <w:sz w:val="20"/>
          <w:szCs w:val="20"/>
        </w:rPr>
        <w:t>&gt;</w:t>
      </w:r>
    </w:p>
    <w:p w14:paraId="30F26711" w14:textId="77777777" w:rsidR="0017537E" w:rsidRDefault="0017537E" w:rsidP="0017537E">
      <w:pPr>
        <w:pStyle w:val="NormalWeb"/>
        <w:spacing w:before="0" w:beforeAutospacing="0" w:after="0" w:afterAutospacing="0"/>
      </w:pPr>
      <w:r>
        <w:rPr>
          <w:rStyle w:val="apple-tab-span"/>
          <w:color w:val="0000FF"/>
          <w:sz w:val="19"/>
          <w:szCs w:val="19"/>
        </w:rPr>
        <w:tab/>
      </w:r>
      <w:r>
        <w:rPr>
          <w:color w:val="0000FF"/>
          <w:sz w:val="19"/>
          <w:szCs w:val="19"/>
        </w:rPr>
        <w:t xml:space="preserve"> &lt;</w:t>
      </w:r>
      <w:r>
        <w:rPr>
          <w:color w:val="A31515"/>
          <w:sz w:val="19"/>
          <w:szCs w:val="19"/>
        </w:rPr>
        <w:t>TTChung</w:t>
      </w:r>
      <w:r>
        <w:rPr>
          <w:color w:val="0000FF"/>
          <w:sz w:val="19"/>
          <w:szCs w:val="19"/>
        </w:rPr>
        <w:t>&gt;</w:t>
      </w:r>
    </w:p>
    <w:p w14:paraId="5E68D00A"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NLap</w:t>
      </w:r>
      <w:r>
        <w:rPr>
          <w:color w:val="0000FF"/>
          <w:sz w:val="19"/>
          <w:szCs w:val="19"/>
        </w:rPr>
        <w:t xml:space="preserve">&gt; </w:t>
      </w:r>
      <w:r>
        <w:rPr>
          <w:color w:val="000000"/>
          <w:sz w:val="19"/>
          <w:szCs w:val="19"/>
        </w:rPr>
        <w:t>Ngày lập</w:t>
      </w:r>
      <w:r>
        <w:rPr>
          <w:color w:val="0000FF"/>
          <w:sz w:val="19"/>
          <w:szCs w:val="19"/>
        </w:rPr>
        <w:t xml:space="preserve"> (định dạng theo chuẩn thuế: yyyy-MM-dd)&lt;/</w:t>
      </w:r>
      <w:r>
        <w:rPr>
          <w:color w:val="A31515"/>
          <w:sz w:val="19"/>
          <w:szCs w:val="19"/>
        </w:rPr>
        <w:t>Nlap</w:t>
      </w:r>
      <w:r>
        <w:rPr>
          <w:color w:val="0000FF"/>
          <w:sz w:val="19"/>
          <w:szCs w:val="19"/>
        </w:rPr>
        <w:t>&gt;</w:t>
      </w:r>
    </w:p>
    <w:p w14:paraId="7601F9CE"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DVTTe</w:t>
      </w:r>
      <w:r>
        <w:rPr>
          <w:color w:val="0000FF"/>
          <w:sz w:val="19"/>
          <w:szCs w:val="19"/>
        </w:rPr>
        <w:t>&gt;</w:t>
      </w:r>
      <w:r>
        <w:rPr>
          <w:color w:val="000000"/>
          <w:sz w:val="19"/>
          <w:szCs w:val="19"/>
        </w:rPr>
        <w:t>Đơn vị tiền tệ *</w:t>
      </w:r>
      <w:r>
        <w:rPr>
          <w:color w:val="0000FF"/>
          <w:sz w:val="19"/>
          <w:szCs w:val="19"/>
        </w:rPr>
        <w:t>&lt;/</w:t>
      </w:r>
      <w:r>
        <w:rPr>
          <w:color w:val="A31515"/>
          <w:sz w:val="19"/>
          <w:szCs w:val="19"/>
        </w:rPr>
        <w:t>DVTTe</w:t>
      </w:r>
      <w:r>
        <w:rPr>
          <w:color w:val="0000FF"/>
          <w:sz w:val="19"/>
          <w:szCs w:val="19"/>
        </w:rPr>
        <w:t>&gt;</w:t>
      </w:r>
    </w:p>
    <w:p w14:paraId="44D93C70"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TGia</w:t>
      </w:r>
      <w:r>
        <w:rPr>
          <w:color w:val="0000FF"/>
          <w:sz w:val="19"/>
          <w:szCs w:val="19"/>
        </w:rPr>
        <w:t>&gt;</w:t>
      </w:r>
      <w:r>
        <w:rPr>
          <w:color w:val="000000"/>
          <w:sz w:val="19"/>
          <w:szCs w:val="19"/>
        </w:rPr>
        <w:t>Tỷ giá (Bắt buộc (Trừ trường hợp Đơn vị tiền tệ là VND))</w:t>
      </w:r>
      <w:r>
        <w:rPr>
          <w:color w:val="0000FF"/>
          <w:sz w:val="19"/>
          <w:szCs w:val="19"/>
        </w:rPr>
        <w:t>&lt;/</w:t>
      </w:r>
      <w:r>
        <w:rPr>
          <w:color w:val="A31515"/>
          <w:sz w:val="19"/>
          <w:szCs w:val="19"/>
        </w:rPr>
        <w:t>TGia</w:t>
      </w:r>
      <w:r>
        <w:rPr>
          <w:color w:val="0000FF"/>
          <w:sz w:val="19"/>
          <w:szCs w:val="19"/>
        </w:rPr>
        <w:t>&gt;</w:t>
      </w:r>
    </w:p>
    <w:p w14:paraId="5CF05E0A" w14:textId="079ADCD4"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HTTToan</w:t>
      </w:r>
      <w:r>
        <w:rPr>
          <w:color w:val="0000FF"/>
          <w:sz w:val="19"/>
          <w:szCs w:val="19"/>
        </w:rPr>
        <w:t>&gt;</w:t>
      </w:r>
      <w:r>
        <w:rPr>
          <w:color w:val="000000"/>
          <w:sz w:val="19"/>
          <w:szCs w:val="19"/>
        </w:rPr>
        <w:t xml:space="preserve">Hình thức thanh toán </w:t>
      </w:r>
      <w:r w:rsidR="001B5117" w:rsidRPr="001B5117">
        <w:rPr>
          <w:color w:val="000000"/>
          <w:sz w:val="19"/>
          <w:szCs w:val="19"/>
          <w:highlight w:val="cyan"/>
        </w:rPr>
        <w:t>*</w:t>
      </w:r>
      <w:r>
        <w:rPr>
          <w:color w:val="0000FF"/>
          <w:sz w:val="19"/>
          <w:szCs w:val="19"/>
        </w:rPr>
        <w:t>&lt;/</w:t>
      </w:r>
      <w:r>
        <w:rPr>
          <w:color w:val="A31515"/>
          <w:sz w:val="19"/>
          <w:szCs w:val="19"/>
        </w:rPr>
        <w:t>HTTToan</w:t>
      </w:r>
      <w:r>
        <w:rPr>
          <w:color w:val="0000FF"/>
          <w:sz w:val="19"/>
          <w:szCs w:val="19"/>
        </w:rPr>
        <w:t>&gt;</w:t>
      </w:r>
    </w:p>
    <w:p w14:paraId="0C549F2C"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A61C00"/>
          <w:sz w:val="19"/>
          <w:szCs w:val="19"/>
        </w:rPr>
        <w:t>&lt;TTKhac&gt;</w:t>
      </w:r>
    </w:p>
    <w:p w14:paraId="256AFFED"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14E8EFA2"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w:t>
      </w:r>
      <w:r>
        <w:rPr>
          <w:color w:val="A61C00"/>
          <w:sz w:val="19"/>
          <w:szCs w:val="19"/>
        </w:rPr>
        <w:t>&lt;/TTruong&gt;</w:t>
      </w:r>
    </w:p>
    <w:p w14:paraId="473DC6BC" w14:textId="77777777" w:rsidR="0017537E" w:rsidRPr="002864F3" w:rsidRDefault="0017537E" w:rsidP="0017537E">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27FDEC92"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 test</w:t>
      </w:r>
      <w:r w:rsidRPr="002864F3">
        <w:rPr>
          <w:color w:val="A61C00"/>
          <w:sz w:val="19"/>
          <w:szCs w:val="19"/>
          <w:lang w:val="nl-NL"/>
        </w:rPr>
        <w:t>&lt;/DLieu&gt;</w:t>
      </w:r>
    </w:p>
    <w:p w14:paraId="53696173" w14:textId="77777777" w:rsidR="0017537E" w:rsidRDefault="0017537E" w:rsidP="0017537E">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0CCC4C67"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149BB3CF"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w:t>
      </w:r>
      <w:r>
        <w:rPr>
          <w:color w:val="A61C00"/>
          <w:sz w:val="19"/>
          <w:szCs w:val="19"/>
        </w:rPr>
        <w:t>&lt;/TTruong&gt;</w:t>
      </w:r>
    </w:p>
    <w:p w14:paraId="344DBC01" w14:textId="77777777" w:rsidR="0017537E" w:rsidRPr="002864F3" w:rsidRDefault="0017537E" w:rsidP="0017537E">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253247DC"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Extra1 test</w:t>
      </w:r>
      <w:r w:rsidRPr="002864F3">
        <w:rPr>
          <w:color w:val="A61C00"/>
          <w:sz w:val="19"/>
          <w:szCs w:val="19"/>
          <w:lang w:val="nl-NL"/>
        </w:rPr>
        <w:t>&lt;/DLieu&gt;</w:t>
      </w:r>
    </w:p>
    <w:p w14:paraId="14FB8011" w14:textId="77777777" w:rsidR="0017537E" w:rsidRDefault="0017537E" w:rsidP="0017537E">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0F6CC80C"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5B432CDB"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Extra2</w:t>
      </w:r>
      <w:r>
        <w:rPr>
          <w:color w:val="A61C00"/>
          <w:sz w:val="19"/>
          <w:szCs w:val="19"/>
        </w:rPr>
        <w:t>&lt;/TTruong&gt;</w:t>
      </w:r>
    </w:p>
    <w:p w14:paraId="3B1CA5C0" w14:textId="77777777" w:rsidR="0017537E" w:rsidRPr="002864F3" w:rsidRDefault="0017537E" w:rsidP="0017537E">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550F8892"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lastRenderedPageBreak/>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Extra2 test</w:t>
      </w:r>
      <w:r w:rsidRPr="002864F3">
        <w:rPr>
          <w:color w:val="A61C00"/>
          <w:sz w:val="19"/>
          <w:szCs w:val="19"/>
          <w:lang w:val="nl-NL"/>
        </w:rPr>
        <w:t>&lt;/DLieu&gt;</w:t>
      </w:r>
    </w:p>
    <w:p w14:paraId="4FF7305D"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&lt;/TTin&gt;</w:t>
      </w:r>
    </w:p>
    <w:p w14:paraId="59074C21" w14:textId="77777777" w:rsidR="0017537E" w:rsidRPr="002864F3" w:rsidRDefault="0017537E" w:rsidP="0017537E">
      <w:pPr>
        <w:pStyle w:val="NormalWeb"/>
        <w:spacing w:before="0" w:beforeAutospacing="0" w:after="0" w:afterAutospacing="0"/>
        <w:rPr>
          <w:color w:val="A61C00"/>
          <w:sz w:val="19"/>
          <w:szCs w:val="19"/>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&lt;/TTKhac&gt;</w:t>
      </w:r>
    </w:p>
    <w:p w14:paraId="78235D86" w14:textId="31785A32" w:rsidR="006549F8" w:rsidRPr="00947A9D" w:rsidRDefault="006549F8" w:rsidP="00947A9D">
      <w:pPr>
        <w:pStyle w:val="NormalWeb"/>
        <w:spacing w:before="0" w:beforeAutospacing="0" w:after="0" w:afterAutospacing="0"/>
        <w:ind w:left="1440"/>
        <w:rPr>
          <w:sz w:val="20"/>
          <w:szCs w:val="20"/>
          <w:highlight w:val="cyan"/>
          <w:lang w:val="nl-NL"/>
        </w:rPr>
      </w:pPr>
      <w:r w:rsidRPr="00947A9D">
        <w:rPr>
          <w:sz w:val="20"/>
          <w:szCs w:val="20"/>
          <w:highlight w:val="cyan"/>
          <w:lang w:val="nl-NL"/>
        </w:rPr>
        <w:t>&lt;</w:t>
      </w:r>
      <w:r w:rsidRPr="00947A9D">
        <w:rPr>
          <w:color w:val="C00000"/>
          <w:sz w:val="20"/>
          <w:szCs w:val="20"/>
          <w:highlight w:val="cyan"/>
          <w:lang w:val="nl-NL"/>
        </w:rPr>
        <w:t>HDDThu</w:t>
      </w:r>
      <w:r w:rsidRPr="00947A9D">
        <w:rPr>
          <w:sz w:val="20"/>
          <w:szCs w:val="20"/>
          <w:highlight w:val="cyan"/>
          <w:lang w:val="nl-NL"/>
        </w:rPr>
        <w:t>&gt;Hóa đơn đặc thù (Nhận các giá trị: 1-Hàng hóa là xe ô tô, xe mô tô, 2- Dịch vụ vận chuyển, 3- Dịch vụ vận chuyển trên nền tảng số, TMĐT). Nếu không truyền mặc định là 0- hóa đơn thường &lt;/</w:t>
      </w:r>
      <w:r w:rsidRPr="00947A9D">
        <w:rPr>
          <w:color w:val="C00000"/>
          <w:sz w:val="20"/>
          <w:szCs w:val="20"/>
          <w:highlight w:val="cyan"/>
          <w:lang w:val="nl-NL"/>
        </w:rPr>
        <w:t>HDDThu</w:t>
      </w:r>
      <w:r w:rsidRPr="00947A9D">
        <w:rPr>
          <w:sz w:val="20"/>
          <w:szCs w:val="20"/>
          <w:highlight w:val="cyan"/>
          <w:lang w:val="nl-NL"/>
        </w:rPr>
        <w:t>&gt;</w:t>
      </w:r>
    </w:p>
    <w:p w14:paraId="5FF62B16" w14:textId="5B009A44" w:rsidR="00E81FB8" w:rsidRPr="00947A9D" w:rsidRDefault="00E81FB8" w:rsidP="00947A9D">
      <w:pPr>
        <w:pStyle w:val="NormalWeb"/>
        <w:spacing w:before="0" w:beforeAutospacing="0" w:after="0" w:afterAutospacing="0"/>
        <w:ind w:left="1440"/>
        <w:rPr>
          <w:color w:val="C00000"/>
          <w:sz w:val="20"/>
          <w:szCs w:val="20"/>
          <w:lang w:val="nl-NL"/>
        </w:rPr>
      </w:pPr>
      <w:r w:rsidRPr="00947A9D">
        <w:rPr>
          <w:color w:val="C00000"/>
          <w:sz w:val="20"/>
          <w:szCs w:val="20"/>
          <w:highlight w:val="cyan"/>
          <w:lang w:val="nl-NL"/>
        </w:rPr>
        <w:t xml:space="preserve">&lt;GiamThueGTGT&gt; </w:t>
      </w:r>
      <w:r w:rsidRPr="00947A9D">
        <w:rPr>
          <w:sz w:val="20"/>
          <w:szCs w:val="20"/>
          <w:highlight w:val="cyan"/>
          <w:lang w:val="nl-NL"/>
        </w:rPr>
        <w:t>Giảm thuế GTGT(Chỉ sử dụng cho hóa đơn bán hàng giảm thuế theo NQ của Quốc hội. Nhận giá trị 1/0)</w:t>
      </w:r>
      <w:r w:rsidR="00947A9D">
        <w:rPr>
          <w:color w:val="C00000"/>
          <w:sz w:val="20"/>
          <w:szCs w:val="20"/>
          <w:highlight w:val="cyan"/>
          <w:lang w:val="nl-NL"/>
        </w:rPr>
        <w:t xml:space="preserve"> </w:t>
      </w:r>
      <w:r w:rsidRPr="00947A9D">
        <w:rPr>
          <w:color w:val="C00000"/>
          <w:sz w:val="20"/>
          <w:szCs w:val="20"/>
          <w:highlight w:val="cyan"/>
          <w:lang w:val="nl-NL"/>
        </w:rPr>
        <w:t>&lt;/GiamThueGTGT&gt;</w:t>
      </w:r>
    </w:p>
    <w:p w14:paraId="080080DB"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color w:val="0000FF"/>
          <w:sz w:val="19"/>
          <w:szCs w:val="19"/>
          <w:lang w:val="nl-NL"/>
        </w:rPr>
        <w:t xml:space="preserve">   &lt;/</w:t>
      </w:r>
      <w:r w:rsidRPr="002864F3">
        <w:rPr>
          <w:color w:val="A31515"/>
          <w:sz w:val="19"/>
          <w:szCs w:val="19"/>
          <w:lang w:val="nl-NL"/>
        </w:rPr>
        <w:t>TTChung</w:t>
      </w:r>
      <w:r w:rsidRPr="002864F3">
        <w:rPr>
          <w:color w:val="0000FF"/>
          <w:sz w:val="19"/>
          <w:szCs w:val="19"/>
          <w:lang w:val="nl-NL"/>
        </w:rPr>
        <w:t>&gt;</w:t>
      </w:r>
    </w:p>
    <w:p w14:paraId="165C167F" w14:textId="77777777" w:rsidR="0017537E" w:rsidRPr="002864F3" w:rsidRDefault="0017537E" w:rsidP="0017537E">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color w:val="0000FF"/>
          <w:sz w:val="19"/>
          <w:szCs w:val="19"/>
          <w:lang w:val="nl-NL"/>
        </w:rPr>
        <w:t xml:space="preserve">   &lt;</w:t>
      </w:r>
      <w:r w:rsidRPr="002864F3">
        <w:rPr>
          <w:color w:val="A31515"/>
          <w:sz w:val="19"/>
          <w:szCs w:val="19"/>
          <w:lang w:val="nl-NL"/>
        </w:rPr>
        <w:t>NDHDon</w:t>
      </w:r>
      <w:r w:rsidRPr="002864F3">
        <w:rPr>
          <w:color w:val="0000FF"/>
          <w:sz w:val="19"/>
          <w:szCs w:val="19"/>
          <w:lang w:val="nl-NL"/>
        </w:rPr>
        <w:t>&gt;</w:t>
      </w:r>
    </w:p>
    <w:p w14:paraId="35F586DE" w14:textId="77777777" w:rsidR="0046730F" w:rsidRPr="002864F3" w:rsidRDefault="0046730F" w:rsidP="0046730F">
      <w:pPr>
        <w:pStyle w:val="NormalWeb"/>
        <w:spacing w:before="0" w:beforeAutospacing="0" w:after="0" w:afterAutospacing="0"/>
        <w:ind w:left="1440"/>
        <w:rPr>
          <w:color w:val="C00000"/>
          <w:sz w:val="19"/>
          <w:szCs w:val="19"/>
          <w:lang w:val="nl-NL"/>
        </w:rPr>
      </w:pPr>
      <w:r w:rsidRPr="002864F3">
        <w:rPr>
          <w:color w:val="C00000"/>
          <w:sz w:val="19"/>
          <w:szCs w:val="19"/>
          <w:lang w:val="nl-NL"/>
        </w:rPr>
        <w:t>&lt;NBan&gt;</w:t>
      </w:r>
    </w:p>
    <w:p w14:paraId="2743C36C" w14:textId="77777777" w:rsidR="0046730F" w:rsidRPr="002864F3" w:rsidRDefault="0046730F" w:rsidP="0046730F">
      <w:pPr>
        <w:pStyle w:val="NormalWeb"/>
        <w:ind w:left="2160"/>
        <w:rPr>
          <w:color w:val="0000FF"/>
          <w:sz w:val="19"/>
          <w:szCs w:val="19"/>
          <w:highlight w:val="cyan"/>
          <w:lang w:val="nl-NL"/>
        </w:rPr>
      </w:pPr>
      <w:r w:rsidRPr="002864F3">
        <w:rPr>
          <w:color w:val="0000FF"/>
          <w:sz w:val="19"/>
          <w:szCs w:val="19"/>
          <w:highlight w:val="cyan"/>
          <w:lang w:val="nl-NL"/>
        </w:rPr>
        <w:t>&lt;</w:t>
      </w:r>
      <w:r w:rsidRPr="002864F3">
        <w:rPr>
          <w:color w:val="C00000"/>
          <w:sz w:val="19"/>
          <w:szCs w:val="19"/>
          <w:highlight w:val="cyan"/>
          <w:lang w:val="nl-NL"/>
        </w:rPr>
        <w:t>MCHang</w:t>
      </w:r>
      <w:r w:rsidRPr="002864F3">
        <w:rPr>
          <w:color w:val="0000FF"/>
          <w:sz w:val="19"/>
          <w:szCs w:val="19"/>
          <w:highlight w:val="cyan"/>
          <w:lang w:val="nl-NL"/>
        </w:rPr>
        <w:t>&gt;Mã cửa hàng người bán&lt;/</w:t>
      </w:r>
      <w:r w:rsidRPr="002864F3">
        <w:rPr>
          <w:color w:val="C00000"/>
          <w:sz w:val="19"/>
          <w:szCs w:val="19"/>
          <w:highlight w:val="cyan"/>
          <w:lang w:val="nl-NL"/>
        </w:rPr>
        <w:t>MCHang</w:t>
      </w:r>
      <w:r w:rsidRPr="002864F3">
        <w:rPr>
          <w:color w:val="0000FF"/>
          <w:sz w:val="19"/>
          <w:szCs w:val="19"/>
          <w:highlight w:val="cyan"/>
          <w:lang w:val="nl-NL"/>
        </w:rPr>
        <w:t>&gt;</w:t>
      </w:r>
    </w:p>
    <w:p w14:paraId="6DACD8BA" w14:textId="77777777" w:rsidR="0046730F" w:rsidRPr="002864F3" w:rsidRDefault="0046730F" w:rsidP="0046730F">
      <w:pPr>
        <w:pStyle w:val="NormalWeb"/>
        <w:spacing w:before="0" w:beforeAutospacing="0" w:after="0" w:afterAutospacing="0"/>
        <w:ind w:left="2160"/>
        <w:rPr>
          <w:color w:val="0000FF"/>
          <w:sz w:val="19"/>
          <w:szCs w:val="19"/>
          <w:lang w:val="nl-NL"/>
        </w:rPr>
      </w:pPr>
      <w:r w:rsidRPr="002864F3">
        <w:rPr>
          <w:color w:val="0000FF"/>
          <w:sz w:val="19"/>
          <w:szCs w:val="19"/>
          <w:highlight w:val="cyan"/>
          <w:lang w:val="nl-NL"/>
        </w:rPr>
        <w:t>&lt;</w:t>
      </w:r>
      <w:r w:rsidRPr="002864F3">
        <w:rPr>
          <w:color w:val="C00000"/>
          <w:sz w:val="19"/>
          <w:szCs w:val="19"/>
          <w:highlight w:val="cyan"/>
          <w:lang w:val="nl-NL"/>
        </w:rPr>
        <w:t>TCHang</w:t>
      </w:r>
      <w:r w:rsidRPr="002864F3">
        <w:rPr>
          <w:color w:val="0000FF"/>
          <w:sz w:val="19"/>
          <w:szCs w:val="19"/>
          <w:highlight w:val="cyan"/>
          <w:lang w:val="nl-NL"/>
        </w:rPr>
        <w:t>&gt;Tên cửa hàng người bán&lt;/</w:t>
      </w:r>
      <w:r w:rsidRPr="002864F3">
        <w:rPr>
          <w:color w:val="C00000"/>
          <w:sz w:val="19"/>
          <w:szCs w:val="19"/>
          <w:highlight w:val="cyan"/>
          <w:lang w:val="nl-NL"/>
        </w:rPr>
        <w:t>TCHang</w:t>
      </w:r>
      <w:r w:rsidRPr="002864F3">
        <w:rPr>
          <w:color w:val="0000FF"/>
          <w:sz w:val="19"/>
          <w:szCs w:val="19"/>
          <w:highlight w:val="cyan"/>
          <w:lang w:val="nl-NL"/>
        </w:rPr>
        <w:t>&gt;</w:t>
      </w:r>
    </w:p>
    <w:p w14:paraId="503C577F" w14:textId="6A36F981" w:rsidR="0046730F" w:rsidRPr="002864F3" w:rsidRDefault="0046730F" w:rsidP="0046730F">
      <w:pPr>
        <w:pStyle w:val="NormalWeb"/>
        <w:spacing w:before="0" w:beforeAutospacing="0" w:after="0" w:afterAutospacing="0"/>
        <w:ind w:left="1440"/>
        <w:rPr>
          <w:lang w:val="nl-NL"/>
        </w:rPr>
      </w:pPr>
      <w:r w:rsidRPr="002864F3">
        <w:rPr>
          <w:color w:val="C00000"/>
          <w:sz w:val="19"/>
          <w:szCs w:val="19"/>
          <w:lang w:val="nl-NL"/>
        </w:rPr>
        <w:t>&lt;/NBan&gt;</w:t>
      </w:r>
    </w:p>
    <w:p w14:paraId="65D7BDCE"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NMua</w:t>
      </w:r>
      <w:r w:rsidRPr="002864F3">
        <w:rPr>
          <w:color w:val="0000FF"/>
          <w:sz w:val="19"/>
          <w:szCs w:val="19"/>
          <w:lang w:val="nl-NL"/>
        </w:rPr>
        <w:t>&gt;</w:t>
      </w:r>
    </w:p>
    <w:p w14:paraId="20998678" w14:textId="77777777" w:rsidR="0017537E" w:rsidRDefault="0017537E" w:rsidP="0017537E">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Ten</w:t>
      </w:r>
      <w:r w:rsidRPr="002864F3">
        <w:rPr>
          <w:color w:val="0000FF"/>
          <w:sz w:val="19"/>
          <w:szCs w:val="19"/>
          <w:lang w:val="nl-NL"/>
        </w:rPr>
        <w:t>&gt;</w:t>
      </w:r>
      <w:r w:rsidRPr="002864F3">
        <w:rPr>
          <w:color w:val="000000"/>
          <w:sz w:val="19"/>
          <w:szCs w:val="19"/>
          <w:lang w:val="nl-NL"/>
        </w:rPr>
        <w:t>Tên</w:t>
      </w:r>
      <w:r w:rsidRPr="002864F3">
        <w:rPr>
          <w:color w:val="0000FF"/>
          <w:sz w:val="19"/>
          <w:szCs w:val="19"/>
          <w:lang w:val="nl-NL"/>
        </w:rPr>
        <w:t>&lt;/</w:t>
      </w:r>
      <w:r w:rsidRPr="002864F3">
        <w:rPr>
          <w:color w:val="A31515"/>
          <w:sz w:val="19"/>
          <w:szCs w:val="19"/>
          <w:lang w:val="nl-NL"/>
        </w:rPr>
        <w:t>Ten</w:t>
      </w:r>
      <w:r w:rsidRPr="002864F3">
        <w:rPr>
          <w:color w:val="0000FF"/>
          <w:sz w:val="19"/>
          <w:szCs w:val="19"/>
          <w:lang w:val="nl-NL"/>
        </w:rPr>
        <w:t>&gt;</w:t>
      </w:r>
    </w:p>
    <w:p w14:paraId="1752A790" w14:textId="776CF869" w:rsidR="008B6EB1" w:rsidRPr="002864F3" w:rsidRDefault="008B6EB1"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947A9D">
        <w:rPr>
          <w:color w:val="0000FF"/>
          <w:sz w:val="19"/>
          <w:szCs w:val="19"/>
          <w:highlight w:val="cyan"/>
          <w:lang w:val="nl-NL"/>
        </w:rPr>
        <w:t>&lt;</w:t>
      </w:r>
      <w:r w:rsidRPr="00947A9D">
        <w:rPr>
          <w:color w:val="A31515"/>
          <w:sz w:val="19"/>
          <w:szCs w:val="19"/>
          <w:highlight w:val="cyan"/>
          <w:lang w:val="nl-NL"/>
        </w:rPr>
        <w:t>HVTNMHang</w:t>
      </w:r>
      <w:r w:rsidRPr="00947A9D">
        <w:rPr>
          <w:color w:val="0000FF"/>
          <w:sz w:val="19"/>
          <w:szCs w:val="19"/>
          <w:highlight w:val="cyan"/>
          <w:lang w:val="nl-NL"/>
        </w:rPr>
        <w:t>&gt;</w:t>
      </w:r>
      <w:r w:rsidRPr="00947A9D">
        <w:rPr>
          <w:color w:val="000000"/>
          <w:sz w:val="19"/>
          <w:szCs w:val="19"/>
          <w:highlight w:val="cyan"/>
          <w:lang w:val="nl-NL"/>
        </w:rPr>
        <w:t xml:space="preserve">Họ và tên người mua hàng </w:t>
      </w:r>
      <w:r w:rsidRPr="00947A9D">
        <w:rPr>
          <w:color w:val="0000FF"/>
          <w:sz w:val="19"/>
          <w:szCs w:val="19"/>
          <w:highlight w:val="cyan"/>
          <w:lang w:val="nl-NL"/>
        </w:rPr>
        <w:t>&lt;/</w:t>
      </w:r>
      <w:r w:rsidRPr="00947A9D">
        <w:rPr>
          <w:color w:val="A31515"/>
          <w:sz w:val="19"/>
          <w:szCs w:val="19"/>
          <w:highlight w:val="cyan"/>
          <w:lang w:val="nl-NL"/>
        </w:rPr>
        <w:t>HVTNMHang</w:t>
      </w:r>
      <w:r w:rsidRPr="00947A9D">
        <w:rPr>
          <w:color w:val="0000FF"/>
          <w:sz w:val="19"/>
          <w:szCs w:val="19"/>
          <w:highlight w:val="cyan"/>
          <w:lang w:val="nl-NL"/>
        </w:rPr>
        <w:t>&gt;</w:t>
      </w:r>
    </w:p>
    <w:p w14:paraId="3CC85C05" w14:textId="4874AD2F" w:rsidR="0017537E" w:rsidRDefault="0017537E" w:rsidP="0017537E">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MST</w:t>
      </w:r>
      <w:r w:rsidRPr="002864F3">
        <w:rPr>
          <w:color w:val="0000FF"/>
          <w:sz w:val="19"/>
          <w:szCs w:val="19"/>
          <w:lang w:val="nl-NL"/>
        </w:rPr>
        <w:t>&gt;</w:t>
      </w:r>
      <w:r w:rsidRPr="002864F3">
        <w:rPr>
          <w:color w:val="000000"/>
          <w:sz w:val="19"/>
          <w:szCs w:val="19"/>
          <w:lang w:val="nl-NL"/>
        </w:rPr>
        <w:t>Mã số thuế</w:t>
      </w:r>
      <w:r w:rsidRPr="002864F3">
        <w:rPr>
          <w:color w:val="0000FF"/>
          <w:sz w:val="19"/>
          <w:szCs w:val="19"/>
          <w:lang w:val="nl-NL"/>
        </w:rPr>
        <w:t>&lt;/</w:t>
      </w:r>
      <w:r w:rsidRPr="002864F3">
        <w:rPr>
          <w:color w:val="A31515"/>
          <w:sz w:val="19"/>
          <w:szCs w:val="19"/>
          <w:lang w:val="nl-NL"/>
        </w:rPr>
        <w:t>MST</w:t>
      </w:r>
      <w:r w:rsidRPr="002864F3">
        <w:rPr>
          <w:color w:val="0000FF"/>
          <w:sz w:val="19"/>
          <w:szCs w:val="19"/>
          <w:lang w:val="nl-NL"/>
        </w:rPr>
        <w:t>&gt;</w:t>
      </w:r>
    </w:p>
    <w:p w14:paraId="3F24B2F9" w14:textId="7DF2DE8F" w:rsidR="002E3A0C" w:rsidRPr="002864F3" w:rsidRDefault="002E3A0C" w:rsidP="002E3A0C">
      <w:pPr>
        <w:pStyle w:val="NormalWeb"/>
        <w:spacing w:before="0" w:beforeAutospacing="0" w:after="0" w:afterAutospacing="0"/>
        <w:ind w:left="1440" w:firstLine="720"/>
        <w:rPr>
          <w:lang w:val="nl-NL"/>
        </w:rPr>
      </w:pPr>
      <w:r w:rsidRPr="002864F3">
        <w:rPr>
          <w:color w:val="0000FF"/>
          <w:sz w:val="19"/>
          <w:szCs w:val="19"/>
          <w:lang w:val="nl-NL"/>
        </w:rPr>
        <w:t>&lt;</w:t>
      </w:r>
      <w:r>
        <w:rPr>
          <w:color w:val="A31515"/>
          <w:sz w:val="19"/>
          <w:szCs w:val="19"/>
          <w:lang w:val="nl-NL"/>
        </w:rPr>
        <w:t>DChi</w:t>
      </w:r>
      <w:r w:rsidRPr="002864F3">
        <w:rPr>
          <w:color w:val="0000FF"/>
          <w:sz w:val="19"/>
          <w:szCs w:val="19"/>
          <w:lang w:val="nl-NL"/>
        </w:rPr>
        <w:t>&gt;</w:t>
      </w:r>
      <w:r>
        <w:rPr>
          <w:color w:val="000000"/>
          <w:sz w:val="19"/>
          <w:szCs w:val="19"/>
          <w:lang w:val="nl-NL"/>
        </w:rPr>
        <w:t>Địa chỉ</w:t>
      </w:r>
      <w:r w:rsidRPr="002864F3">
        <w:rPr>
          <w:color w:val="0000FF"/>
          <w:sz w:val="19"/>
          <w:szCs w:val="19"/>
          <w:lang w:val="nl-NL"/>
        </w:rPr>
        <w:t>&lt;/</w:t>
      </w:r>
      <w:r>
        <w:rPr>
          <w:color w:val="A31515"/>
          <w:sz w:val="19"/>
          <w:szCs w:val="19"/>
          <w:lang w:val="nl-NL"/>
        </w:rPr>
        <w:t>DChi</w:t>
      </w:r>
      <w:r w:rsidRPr="002864F3">
        <w:rPr>
          <w:color w:val="0000FF"/>
          <w:sz w:val="19"/>
          <w:szCs w:val="19"/>
          <w:lang w:val="nl-NL"/>
        </w:rPr>
        <w:t>&gt;</w:t>
      </w:r>
    </w:p>
    <w:p w14:paraId="6D7F0F05"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SDThoai</w:t>
      </w:r>
      <w:r w:rsidRPr="002864F3">
        <w:rPr>
          <w:color w:val="0000FF"/>
          <w:sz w:val="19"/>
          <w:szCs w:val="19"/>
          <w:lang w:val="nl-NL"/>
        </w:rPr>
        <w:t>&gt;</w:t>
      </w:r>
      <w:r w:rsidRPr="002864F3">
        <w:rPr>
          <w:color w:val="000000"/>
          <w:sz w:val="19"/>
          <w:szCs w:val="19"/>
          <w:lang w:val="nl-NL"/>
        </w:rPr>
        <w:t>Số điện thoại</w:t>
      </w:r>
      <w:r w:rsidRPr="002864F3">
        <w:rPr>
          <w:color w:val="0000FF"/>
          <w:sz w:val="19"/>
          <w:szCs w:val="19"/>
          <w:lang w:val="nl-NL"/>
        </w:rPr>
        <w:t>&lt;/</w:t>
      </w:r>
      <w:r w:rsidRPr="002864F3">
        <w:rPr>
          <w:color w:val="A31515"/>
          <w:sz w:val="19"/>
          <w:szCs w:val="19"/>
          <w:lang w:val="nl-NL"/>
        </w:rPr>
        <w:t>SDThoai</w:t>
      </w:r>
      <w:r w:rsidRPr="002864F3">
        <w:rPr>
          <w:color w:val="0000FF"/>
          <w:sz w:val="19"/>
          <w:szCs w:val="19"/>
          <w:lang w:val="nl-NL"/>
        </w:rPr>
        <w:t>&gt;</w:t>
      </w:r>
    </w:p>
    <w:p w14:paraId="3E701F8A"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CCCDan</w:t>
      </w:r>
      <w:r w:rsidRPr="002864F3">
        <w:rPr>
          <w:color w:val="0000FF"/>
          <w:sz w:val="19"/>
          <w:szCs w:val="19"/>
          <w:lang w:val="nl-NL"/>
        </w:rPr>
        <w:t>&gt;</w:t>
      </w:r>
      <w:r w:rsidRPr="002864F3">
        <w:rPr>
          <w:color w:val="000000"/>
          <w:sz w:val="19"/>
          <w:szCs w:val="19"/>
          <w:lang w:val="nl-NL"/>
        </w:rPr>
        <w:t xml:space="preserve">Căn cước công dân </w:t>
      </w:r>
      <w:r w:rsidRPr="002864F3">
        <w:rPr>
          <w:color w:val="0000FF"/>
          <w:sz w:val="19"/>
          <w:szCs w:val="19"/>
          <w:lang w:val="nl-NL"/>
        </w:rPr>
        <w:t>&lt;/</w:t>
      </w:r>
      <w:r w:rsidRPr="002864F3">
        <w:rPr>
          <w:color w:val="A31515"/>
          <w:sz w:val="19"/>
          <w:szCs w:val="19"/>
          <w:lang w:val="nl-NL"/>
        </w:rPr>
        <w:t>CCCDan</w:t>
      </w:r>
      <w:r w:rsidRPr="002864F3">
        <w:rPr>
          <w:color w:val="0000FF"/>
          <w:sz w:val="19"/>
          <w:szCs w:val="19"/>
          <w:lang w:val="nl-NL"/>
        </w:rPr>
        <w:t>&gt;</w:t>
      </w:r>
    </w:p>
    <w:p w14:paraId="6E76BA2F"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DCTDTu</w:t>
      </w:r>
      <w:r w:rsidRPr="002864F3">
        <w:rPr>
          <w:color w:val="0000FF"/>
          <w:sz w:val="19"/>
          <w:szCs w:val="19"/>
          <w:lang w:val="nl-NL"/>
        </w:rPr>
        <w:t>&gt;</w:t>
      </w:r>
      <w:r w:rsidRPr="002864F3">
        <w:rPr>
          <w:color w:val="000000"/>
          <w:sz w:val="19"/>
          <w:szCs w:val="19"/>
          <w:lang w:val="nl-NL"/>
        </w:rPr>
        <w:t xml:space="preserve">Địa chỉ thư điện tử </w:t>
      </w:r>
      <w:r w:rsidRPr="002864F3">
        <w:rPr>
          <w:color w:val="0000FF"/>
          <w:sz w:val="19"/>
          <w:szCs w:val="19"/>
          <w:lang w:val="nl-NL"/>
        </w:rPr>
        <w:t>&lt;/</w:t>
      </w:r>
      <w:r w:rsidRPr="002864F3">
        <w:rPr>
          <w:color w:val="A31515"/>
          <w:sz w:val="19"/>
          <w:szCs w:val="19"/>
          <w:lang w:val="nl-NL"/>
        </w:rPr>
        <w:t>DCTDTu</w:t>
      </w:r>
      <w:r w:rsidRPr="002864F3">
        <w:rPr>
          <w:color w:val="0000FF"/>
          <w:sz w:val="19"/>
          <w:szCs w:val="19"/>
          <w:lang w:val="nl-NL"/>
        </w:rPr>
        <w:t>&gt;</w:t>
      </w:r>
    </w:p>
    <w:p w14:paraId="5BD1A119" w14:textId="3A6264BB" w:rsidR="0017537E" w:rsidRDefault="0017537E" w:rsidP="0017537E">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MKHang</w:t>
      </w:r>
      <w:r w:rsidRPr="002864F3">
        <w:rPr>
          <w:color w:val="0000FF"/>
          <w:sz w:val="19"/>
          <w:szCs w:val="19"/>
          <w:lang w:val="nl-NL"/>
        </w:rPr>
        <w:t>&gt;</w:t>
      </w:r>
      <w:r w:rsidRPr="002864F3">
        <w:rPr>
          <w:color w:val="000000"/>
          <w:sz w:val="19"/>
          <w:szCs w:val="19"/>
          <w:lang w:val="nl-NL"/>
        </w:rPr>
        <w:t xml:space="preserve">Mã khách hàng </w:t>
      </w:r>
      <w:r w:rsidRPr="002864F3">
        <w:rPr>
          <w:color w:val="0000FF"/>
          <w:sz w:val="19"/>
          <w:szCs w:val="19"/>
          <w:lang w:val="nl-NL"/>
        </w:rPr>
        <w:t>&lt;/</w:t>
      </w:r>
      <w:r w:rsidRPr="002864F3">
        <w:rPr>
          <w:color w:val="A31515"/>
          <w:sz w:val="19"/>
          <w:szCs w:val="19"/>
          <w:lang w:val="nl-NL"/>
        </w:rPr>
        <w:t>MKHang</w:t>
      </w:r>
      <w:r w:rsidRPr="002864F3">
        <w:rPr>
          <w:color w:val="0000FF"/>
          <w:sz w:val="19"/>
          <w:szCs w:val="19"/>
          <w:lang w:val="nl-NL"/>
        </w:rPr>
        <w:t>&gt;</w:t>
      </w:r>
    </w:p>
    <w:p w14:paraId="1D8BCEA3" w14:textId="77777777" w:rsidR="00947A9D" w:rsidRPr="002864F3" w:rsidRDefault="00947A9D" w:rsidP="00947A9D">
      <w:pPr>
        <w:autoSpaceDE w:val="0"/>
        <w:autoSpaceDN w:val="0"/>
        <w:adjustRightInd w:val="0"/>
        <w:ind w:firstLine="2160"/>
        <w:rPr>
          <w:color w:val="000000"/>
          <w:sz w:val="19"/>
          <w:szCs w:val="19"/>
          <w:highlight w:val="cyan"/>
          <w:lang w:val="nl-NL"/>
        </w:rPr>
      </w:pPr>
      <w:r w:rsidRPr="002864F3">
        <w:rPr>
          <w:color w:val="000000"/>
          <w:sz w:val="19"/>
          <w:szCs w:val="19"/>
          <w:highlight w:val="cyan"/>
          <w:lang w:val="nl-NL"/>
        </w:rPr>
        <w:t>&lt;</w:t>
      </w:r>
      <w:r w:rsidRPr="002864F3">
        <w:rPr>
          <w:color w:val="C00000"/>
          <w:sz w:val="19"/>
          <w:szCs w:val="19"/>
          <w:highlight w:val="cyan"/>
          <w:lang w:val="nl-NL"/>
        </w:rPr>
        <w:t>MDVQHNSach</w:t>
      </w:r>
      <w:r w:rsidRPr="002864F3">
        <w:rPr>
          <w:color w:val="000000"/>
          <w:sz w:val="19"/>
          <w:szCs w:val="19"/>
          <w:highlight w:val="cyan"/>
          <w:lang w:val="nl-NL"/>
        </w:rPr>
        <w:t>&gt;Mã đơn vị quan hệ ngân sách người mua&lt;/</w:t>
      </w:r>
      <w:r w:rsidRPr="002864F3">
        <w:rPr>
          <w:color w:val="C00000"/>
          <w:sz w:val="19"/>
          <w:szCs w:val="19"/>
          <w:highlight w:val="cyan"/>
          <w:lang w:val="nl-NL"/>
        </w:rPr>
        <w:t>MDVQHNSach</w:t>
      </w:r>
      <w:r w:rsidRPr="002864F3">
        <w:rPr>
          <w:color w:val="000000"/>
          <w:sz w:val="19"/>
          <w:szCs w:val="19"/>
          <w:highlight w:val="cyan"/>
          <w:lang w:val="nl-NL"/>
        </w:rPr>
        <w:t>&gt;</w:t>
      </w:r>
    </w:p>
    <w:p w14:paraId="1782F2F2" w14:textId="77777777" w:rsidR="00947A9D" w:rsidRPr="002864F3" w:rsidRDefault="00947A9D" w:rsidP="00947A9D">
      <w:pPr>
        <w:autoSpaceDE w:val="0"/>
        <w:autoSpaceDN w:val="0"/>
        <w:adjustRightInd w:val="0"/>
        <w:ind w:firstLine="2160"/>
        <w:rPr>
          <w:color w:val="000000"/>
          <w:sz w:val="19"/>
          <w:szCs w:val="19"/>
          <w:highlight w:val="cyan"/>
          <w:lang w:val="nl-NL"/>
        </w:rPr>
      </w:pPr>
      <w:r w:rsidRPr="002864F3">
        <w:rPr>
          <w:color w:val="000000"/>
          <w:sz w:val="19"/>
          <w:szCs w:val="19"/>
          <w:highlight w:val="cyan"/>
          <w:lang w:val="nl-NL"/>
        </w:rPr>
        <w:t>&lt;</w:t>
      </w:r>
      <w:r w:rsidRPr="002864F3">
        <w:rPr>
          <w:color w:val="C00000"/>
          <w:sz w:val="19"/>
          <w:szCs w:val="19"/>
          <w:highlight w:val="cyan"/>
          <w:lang w:val="nl-NL"/>
        </w:rPr>
        <w:t>SHChieu</w:t>
      </w:r>
      <w:r w:rsidRPr="002864F3">
        <w:rPr>
          <w:color w:val="000000"/>
          <w:sz w:val="19"/>
          <w:szCs w:val="19"/>
          <w:highlight w:val="cyan"/>
          <w:lang w:val="nl-NL"/>
        </w:rPr>
        <w:t>&gt;Số hộ chiếu người mua&lt;/</w:t>
      </w:r>
      <w:r w:rsidRPr="002864F3">
        <w:rPr>
          <w:color w:val="C00000"/>
          <w:sz w:val="19"/>
          <w:szCs w:val="19"/>
          <w:highlight w:val="cyan"/>
          <w:lang w:val="nl-NL"/>
        </w:rPr>
        <w:t>SHChieu</w:t>
      </w:r>
      <w:r w:rsidRPr="002864F3">
        <w:rPr>
          <w:color w:val="000000"/>
          <w:sz w:val="19"/>
          <w:szCs w:val="19"/>
          <w:highlight w:val="cyan"/>
          <w:lang w:val="nl-NL"/>
        </w:rPr>
        <w:t>&gt;</w:t>
      </w:r>
    </w:p>
    <w:p w14:paraId="141E1806" w14:textId="77777777" w:rsidR="0017537E" w:rsidRDefault="0017537E" w:rsidP="0017537E">
      <w:pPr>
        <w:pStyle w:val="NormalWeb"/>
        <w:spacing w:before="0" w:beforeAutospacing="0" w:after="0" w:afterAutospacing="0"/>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Pr>
          <w:color w:val="A61C00"/>
          <w:sz w:val="19"/>
          <w:szCs w:val="19"/>
        </w:rPr>
        <w:t>&lt;TTKhac&gt;</w:t>
      </w:r>
    </w:p>
    <w:p w14:paraId="618C4CC9"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5E6A941C"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Extra6</w:t>
      </w:r>
      <w:r>
        <w:rPr>
          <w:color w:val="A61C00"/>
          <w:sz w:val="19"/>
          <w:szCs w:val="19"/>
        </w:rPr>
        <w:t>&lt;/TTruong&gt;</w:t>
      </w:r>
    </w:p>
    <w:p w14:paraId="39C0CEE3" w14:textId="77777777" w:rsidR="0017537E" w:rsidRPr="002864F3" w:rsidRDefault="0017537E" w:rsidP="0017537E">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34CDB6B4"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 xml:space="preserve"> &lt;DLieu&gt;</w:t>
      </w:r>
      <w:r w:rsidRPr="002864F3">
        <w:rPr>
          <w:color w:val="000000"/>
          <w:sz w:val="19"/>
          <w:szCs w:val="19"/>
          <w:lang w:val="nl-NL"/>
        </w:rPr>
        <w:t>Extra6 test</w:t>
      </w:r>
      <w:r w:rsidRPr="002864F3">
        <w:rPr>
          <w:color w:val="A61C00"/>
          <w:sz w:val="19"/>
          <w:szCs w:val="19"/>
          <w:lang w:val="nl-NL"/>
        </w:rPr>
        <w:t>&lt;/DLieu&gt;</w:t>
      </w:r>
    </w:p>
    <w:p w14:paraId="52E6E1DE" w14:textId="77777777" w:rsidR="0017537E" w:rsidRDefault="0017537E" w:rsidP="0017537E">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7E73F09D"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40E2B79D"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Extra7</w:t>
      </w:r>
      <w:r>
        <w:rPr>
          <w:color w:val="A61C00"/>
          <w:sz w:val="19"/>
          <w:szCs w:val="19"/>
        </w:rPr>
        <w:t>&lt;/TTruong&gt;</w:t>
      </w:r>
    </w:p>
    <w:p w14:paraId="54AAD02F" w14:textId="77777777" w:rsidR="0017537E" w:rsidRPr="002864F3" w:rsidRDefault="0017537E" w:rsidP="0017537E">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38018639"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Extra7 test</w:t>
      </w:r>
      <w:r w:rsidRPr="002864F3">
        <w:rPr>
          <w:color w:val="A61C00"/>
          <w:sz w:val="19"/>
          <w:szCs w:val="19"/>
          <w:lang w:val="nl-NL"/>
        </w:rPr>
        <w:t>&lt;/DLieu&gt;</w:t>
      </w:r>
    </w:p>
    <w:p w14:paraId="2D8708CF" w14:textId="77777777" w:rsidR="0017537E" w:rsidRDefault="0017537E" w:rsidP="0017537E">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3069A758"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6045B302"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Extra8</w:t>
      </w:r>
      <w:r>
        <w:rPr>
          <w:color w:val="A61C00"/>
          <w:sz w:val="19"/>
          <w:szCs w:val="19"/>
        </w:rPr>
        <w:t>&lt;/TTruong&gt;</w:t>
      </w:r>
    </w:p>
    <w:p w14:paraId="6CF13DF9" w14:textId="77777777" w:rsidR="0017537E" w:rsidRPr="002864F3" w:rsidRDefault="0017537E" w:rsidP="0017537E">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7DE36906"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Extra8 test</w:t>
      </w:r>
      <w:r w:rsidRPr="002864F3">
        <w:rPr>
          <w:color w:val="A61C00"/>
          <w:sz w:val="19"/>
          <w:szCs w:val="19"/>
          <w:lang w:val="nl-NL"/>
        </w:rPr>
        <w:t>&lt;/DLieu&gt;</w:t>
      </w:r>
    </w:p>
    <w:p w14:paraId="1840F6DB" w14:textId="77777777" w:rsidR="0017537E" w:rsidRDefault="0017537E" w:rsidP="0017537E">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0F4AE3C9" w14:textId="77777777" w:rsidR="0017537E" w:rsidRDefault="0017537E" w:rsidP="0017537E">
      <w:pPr>
        <w:pStyle w:val="NormalWeb"/>
        <w:spacing w:before="0" w:beforeAutospacing="0" w:after="0" w:afterAutospacing="0"/>
        <w:rPr>
          <w:color w:val="A61C00"/>
          <w:sz w:val="19"/>
          <w:szCs w:val="19"/>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&lt;/TTKhac&gt;</w:t>
      </w:r>
    </w:p>
    <w:p w14:paraId="471160A6"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NMua</w:t>
      </w:r>
      <w:r>
        <w:rPr>
          <w:color w:val="0000FF"/>
          <w:sz w:val="19"/>
          <w:szCs w:val="19"/>
        </w:rPr>
        <w:t>&gt;</w:t>
      </w:r>
    </w:p>
    <w:p w14:paraId="00B596DA"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DSHHDVu</w:t>
      </w:r>
      <w:r>
        <w:rPr>
          <w:color w:val="0000FF"/>
          <w:sz w:val="19"/>
          <w:szCs w:val="19"/>
        </w:rPr>
        <w:t>&gt;</w:t>
      </w:r>
    </w:p>
    <w:p w14:paraId="5168D4CE"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HHDVu</w:t>
      </w:r>
      <w:r>
        <w:rPr>
          <w:color w:val="0000FF"/>
          <w:sz w:val="19"/>
          <w:szCs w:val="19"/>
        </w:rPr>
        <w:t>&gt;</w:t>
      </w:r>
    </w:p>
    <w:p w14:paraId="3DB8B1BD" w14:textId="003FCC18"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TChat</w:t>
      </w:r>
      <w:r>
        <w:rPr>
          <w:color w:val="0000FF"/>
          <w:sz w:val="19"/>
          <w:szCs w:val="19"/>
        </w:rPr>
        <w:t>&gt;</w:t>
      </w:r>
      <w:r>
        <w:rPr>
          <w:color w:val="000000"/>
          <w:sz w:val="19"/>
          <w:szCs w:val="19"/>
        </w:rPr>
        <w:t>Tính chất * (1-Hàng hóa, dịch vụ; 2-Khuyến mại; 3-Chiết khấu thương mại (trong trường hợp muốn thể hiện thông tin chiết khấu theo dòng); 4-Ghi chú/diễn giải</w:t>
      </w:r>
      <w:r w:rsidR="00AE409E">
        <w:rPr>
          <w:color w:val="000000"/>
          <w:sz w:val="19"/>
          <w:szCs w:val="19"/>
        </w:rPr>
        <w:t xml:space="preserve">; </w:t>
      </w:r>
      <w:r w:rsidR="00AE409E" w:rsidRPr="00AE409E">
        <w:rPr>
          <w:color w:val="000000"/>
          <w:sz w:val="19"/>
          <w:szCs w:val="19"/>
          <w:highlight w:val="cyan"/>
        </w:rPr>
        <w:t>5-Hàng hoá đặc trưng</w:t>
      </w:r>
      <w:r>
        <w:rPr>
          <w:color w:val="000000"/>
          <w:sz w:val="19"/>
          <w:szCs w:val="19"/>
        </w:rPr>
        <w:t>)</w:t>
      </w:r>
      <w:r>
        <w:rPr>
          <w:color w:val="0000FF"/>
          <w:sz w:val="19"/>
          <w:szCs w:val="19"/>
        </w:rPr>
        <w:t>&lt;/</w:t>
      </w:r>
      <w:r>
        <w:rPr>
          <w:color w:val="A31515"/>
          <w:sz w:val="19"/>
          <w:szCs w:val="19"/>
        </w:rPr>
        <w:t>TChat</w:t>
      </w:r>
      <w:r>
        <w:rPr>
          <w:color w:val="0000FF"/>
          <w:sz w:val="19"/>
          <w:szCs w:val="19"/>
        </w:rPr>
        <w:t>&gt;</w:t>
      </w:r>
    </w:p>
    <w:p w14:paraId="718768DD"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STT</w:t>
      </w:r>
      <w:r>
        <w:rPr>
          <w:color w:val="0000FF"/>
          <w:sz w:val="19"/>
          <w:szCs w:val="19"/>
        </w:rPr>
        <w:t>&gt;</w:t>
      </w:r>
      <w:r>
        <w:rPr>
          <w:color w:val="000000"/>
          <w:sz w:val="19"/>
          <w:szCs w:val="19"/>
        </w:rPr>
        <w:t>Số thứ tự</w:t>
      </w:r>
      <w:r>
        <w:rPr>
          <w:color w:val="0000FF"/>
          <w:sz w:val="19"/>
          <w:szCs w:val="19"/>
        </w:rPr>
        <w:t>&lt;/</w:t>
      </w:r>
      <w:r>
        <w:rPr>
          <w:color w:val="A31515"/>
          <w:sz w:val="19"/>
          <w:szCs w:val="19"/>
        </w:rPr>
        <w:t>STT</w:t>
      </w:r>
      <w:r>
        <w:rPr>
          <w:color w:val="0000FF"/>
          <w:sz w:val="19"/>
          <w:szCs w:val="19"/>
        </w:rPr>
        <w:t>&gt;</w:t>
      </w:r>
    </w:p>
    <w:p w14:paraId="72CED1E1"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MHHDVu</w:t>
      </w:r>
      <w:r>
        <w:rPr>
          <w:color w:val="0000FF"/>
          <w:sz w:val="19"/>
          <w:szCs w:val="19"/>
        </w:rPr>
        <w:t>&gt;</w:t>
      </w:r>
      <w:r>
        <w:rPr>
          <w:color w:val="000000"/>
          <w:sz w:val="19"/>
          <w:szCs w:val="19"/>
        </w:rPr>
        <w:t>Mã hàng hóa, dịch vụ (Bắt buộc nếu có)</w:t>
      </w:r>
      <w:r>
        <w:rPr>
          <w:color w:val="0000FF"/>
          <w:sz w:val="19"/>
          <w:szCs w:val="19"/>
        </w:rPr>
        <w:t>&lt;/</w:t>
      </w:r>
      <w:r>
        <w:rPr>
          <w:color w:val="A31515"/>
          <w:sz w:val="19"/>
          <w:szCs w:val="19"/>
        </w:rPr>
        <w:t>MHHDVu</w:t>
      </w:r>
      <w:r>
        <w:rPr>
          <w:color w:val="0000FF"/>
          <w:sz w:val="19"/>
          <w:szCs w:val="19"/>
        </w:rPr>
        <w:t>&gt;</w:t>
      </w:r>
    </w:p>
    <w:p w14:paraId="03569EA7"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THHDVu</w:t>
      </w:r>
      <w:r>
        <w:rPr>
          <w:color w:val="0000FF"/>
          <w:sz w:val="19"/>
          <w:szCs w:val="19"/>
        </w:rPr>
        <w:t>&gt;</w:t>
      </w:r>
      <w:r>
        <w:rPr>
          <w:color w:val="000000"/>
          <w:sz w:val="19"/>
          <w:szCs w:val="19"/>
        </w:rPr>
        <w:t>Tên hàng hóa, dịch vụ *</w:t>
      </w:r>
      <w:r>
        <w:rPr>
          <w:color w:val="0000FF"/>
          <w:sz w:val="19"/>
          <w:szCs w:val="19"/>
        </w:rPr>
        <w:t>&lt;/</w:t>
      </w:r>
      <w:r>
        <w:rPr>
          <w:color w:val="A31515"/>
          <w:sz w:val="19"/>
          <w:szCs w:val="19"/>
        </w:rPr>
        <w:t>THHDVu</w:t>
      </w:r>
      <w:r>
        <w:rPr>
          <w:color w:val="0000FF"/>
          <w:sz w:val="19"/>
          <w:szCs w:val="19"/>
        </w:rPr>
        <w:t>&gt;</w:t>
      </w:r>
    </w:p>
    <w:p w14:paraId="2D110E2A"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DVTinh</w:t>
      </w:r>
      <w:r>
        <w:rPr>
          <w:color w:val="0000FF"/>
          <w:sz w:val="19"/>
          <w:szCs w:val="19"/>
        </w:rPr>
        <w:t>&gt;</w:t>
      </w:r>
      <w:r>
        <w:rPr>
          <w:color w:val="000000"/>
          <w:sz w:val="19"/>
          <w:szCs w:val="19"/>
        </w:rPr>
        <w:t>Đơn vị tính (Bắt buộc nếu có)</w:t>
      </w:r>
      <w:r>
        <w:rPr>
          <w:color w:val="0000FF"/>
          <w:sz w:val="19"/>
          <w:szCs w:val="19"/>
        </w:rPr>
        <w:t>&lt;/</w:t>
      </w:r>
      <w:r>
        <w:rPr>
          <w:color w:val="A31515"/>
          <w:sz w:val="19"/>
          <w:szCs w:val="19"/>
        </w:rPr>
        <w:t>DVTinh</w:t>
      </w:r>
      <w:r>
        <w:rPr>
          <w:color w:val="0000FF"/>
          <w:sz w:val="19"/>
          <w:szCs w:val="19"/>
        </w:rPr>
        <w:t>&gt;</w:t>
      </w:r>
    </w:p>
    <w:p w14:paraId="02591C28"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SLuong</w:t>
      </w:r>
      <w:r>
        <w:rPr>
          <w:color w:val="0000FF"/>
          <w:sz w:val="19"/>
          <w:szCs w:val="19"/>
        </w:rPr>
        <w:t>&gt;</w:t>
      </w:r>
      <w:r>
        <w:rPr>
          <w:color w:val="000000"/>
          <w:sz w:val="19"/>
          <w:szCs w:val="19"/>
        </w:rPr>
        <w:t>Số lượng (Bắt buộc nếu có)</w:t>
      </w:r>
      <w:r>
        <w:rPr>
          <w:color w:val="0000FF"/>
          <w:sz w:val="19"/>
          <w:szCs w:val="19"/>
        </w:rPr>
        <w:t>&lt;/</w:t>
      </w:r>
      <w:r>
        <w:rPr>
          <w:color w:val="A31515"/>
          <w:sz w:val="19"/>
          <w:szCs w:val="19"/>
        </w:rPr>
        <w:t>SLuong</w:t>
      </w:r>
      <w:r>
        <w:rPr>
          <w:color w:val="0000FF"/>
          <w:sz w:val="19"/>
          <w:szCs w:val="19"/>
        </w:rPr>
        <w:t>&gt;</w:t>
      </w:r>
    </w:p>
    <w:p w14:paraId="2F99D52B"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DGia</w:t>
      </w:r>
      <w:r>
        <w:rPr>
          <w:color w:val="0000FF"/>
          <w:sz w:val="19"/>
          <w:szCs w:val="19"/>
        </w:rPr>
        <w:t>&gt;</w:t>
      </w:r>
      <w:r>
        <w:rPr>
          <w:color w:val="000000"/>
          <w:sz w:val="19"/>
          <w:szCs w:val="19"/>
        </w:rPr>
        <w:t>Đơn giá (Bắt buộc nếu có)</w:t>
      </w:r>
      <w:r>
        <w:rPr>
          <w:color w:val="0000FF"/>
          <w:sz w:val="19"/>
          <w:szCs w:val="19"/>
        </w:rPr>
        <w:t>&lt;/</w:t>
      </w:r>
      <w:r>
        <w:rPr>
          <w:color w:val="A31515"/>
          <w:sz w:val="19"/>
          <w:szCs w:val="19"/>
        </w:rPr>
        <w:t>DGia</w:t>
      </w:r>
      <w:r>
        <w:rPr>
          <w:color w:val="0000FF"/>
          <w:sz w:val="19"/>
          <w:szCs w:val="19"/>
        </w:rPr>
        <w:t>&gt;</w:t>
      </w:r>
    </w:p>
    <w:p w14:paraId="3B9393A9"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TLCKhau</w:t>
      </w:r>
      <w:r>
        <w:rPr>
          <w:color w:val="0000FF"/>
          <w:sz w:val="19"/>
          <w:szCs w:val="19"/>
        </w:rPr>
        <w:t>&gt;</w:t>
      </w:r>
      <w:r>
        <w:rPr>
          <w:color w:val="000000"/>
          <w:sz w:val="19"/>
          <w:szCs w:val="19"/>
        </w:rPr>
        <w:t>Tỷ lệ % chiết khấu</w:t>
      </w:r>
      <w:r>
        <w:rPr>
          <w:color w:val="0000FF"/>
          <w:sz w:val="19"/>
          <w:szCs w:val="19"/>
        </w:rPr>
        <w:t>&lt;/</w:t>
      </w:r>
      <w:r>
        <w:rPr>
          <w:color w:val="A31515"/>
          <w:sz w:val="19"/>
          <w:szCs w:val="19"/>
        </w:rPr>
        <w:t>TLCKhau</w:t>
      </w:r>
      <w:r>
        <w:rPr>
          <w:color w:val="0000FF"/>
          <w:sz w:val="19"/>
          <w:szCs w:val="19"/>
        </w:rPr>
        <w:t>&gt;</w:t>
      </w:r>
    </w:p>
    <w:p w14:paraId="27949E5A"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STCKhau</w:t>
      </w:r>
      <w:r>
        <w:rPr>
          <w:color w:val="0000FF"/>
          <w:sz w:val="19"/>
          <w:szCs w:val="19"/>
        </w:rPr>
        <w:t>&gt;</w:t>
      </w:r>
      <w:r>
        <w:rPr>
          <w:color w:val="000000"/>
          <w:sz w:val="19"/>
          <w:szCs w:val="19"/>
        </w:rPr>
        <w:t xml:space="preserve">Số tiền chiết khấu </w:t>
      </w:r>
      <w:r>
        <w:rPr>
          <w:color w:val="0000FF"/>
          <w:sz w:val="19"/>
          <w:szCs w:val="19"/>
        </w:rPr>
        <w:t>&lt;/</w:t>
      </w:r>
      <w:r>
        <w:rPr>
          <w:color w:val="A31515"/>
          <w:sz w:val="19"/>
          <w:szCs w:val="19"/>
        </w:rPr>
        <w:t>STCKhau</w:t>
      </w:r>
      <w:r>
        <w:rPr>
          <w:color w:val="0000FF"/>
          <w:sz w:val="19"/>
          <w:szCs w:val="19"/>
        </w:rPr>
        <w:t>&gt;</w:t>
      </w:r>
    </w:p>
    <w:p w14:paraId="0B8BA203" w14:textId="77777777" w:rsidR="0017537E" w:rsidRDefault="0017537E" w:rsidP="0017537E">
      <w:pPr>
        <w:pStyle w:val="NormalWeb"/>
        <w:spacing w:before="0" w:beforeAutospacing="0" w:after="0" w:afterAutospacing="0"/>
      </w:pPr>
      <w:r>
        <w:rPr>
          <w:rStyle w:val="apple-tab-span"/>
          <w:color w:val="0000FF"/>
          <w:sz w:val="19"/>
          <w:szCs w:val="19"/>
        </w:rPr>
        <w:lastRenderedPageBreak/>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ThTien</w:t>
      </w:r>
      <w:r>
        <w:rPr>
          <w:color w:val="0000FF"/>
          <w:sz w:val="19"/>
          <w:szCs w:val="19"/>
        </w:rPr>
        <w:t>&gt;</w:t>
      </w:r>
      <w:r>
        <w:rPr>
          <w:color w:val="000000"/>
          <w:sz w:val="19"/>
          <w:szCs w:val="19"/>
        </w:rPr>
        <w:t>Thành tiền (Thành tiền chưa có thuế GTGT) - Bắt buộc trừ trường hợp TChat = 4</w:t>
      </w:r>
      <w:r>
        <w:rPr>
          <w:color w:val="0000FF"/>
          <w:sz w:val="19"/>
          <w:szCs w:val="19"/>
        </w:rPr>
        <w:t>&lt;/</w:t>
      </w:r>
      <w:r>
        <w:rPr>
          <w:color w:val="A31515"/>
          <w:sz w:val="19"/>
          <w:szCs w:val="19"/>
        </w:rPr>
        <w:t>ThTien</w:t>
      </w:r>
      <w:r>
        <w:rPr>
          <w:color w:val="0000FF"/>
          <w:sz w:val="19"/>
          <w:szCs w:val="19"/>
        </w:rPr>
        <w:t>&gt;</w:t>
      </w:r>
    </w:p>
    <w:p w14:paraId="06D3133A"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TSuat</w:t>
      </w:r>
      <w:r>
        <w:rPr>
          <w:color w:val="0000FF"/>
          <w:sz w:val="19"/>
          <w:szCs w:val="19"/>
        </w:rPr>
        <w:t>&gt;</w:t>
      </w:r>
      <w:r>
        <w:rPr>
          <w:color w:val="000000"/>
          <w:sz w:val="19"/>
          <w:szCs w:val="19"/>
        </w:rPr>
        <w:t>Thuế suất (Thuế suất thuế GTGT)  Nhận các giá trị: -2 (KKKNT), -1 (KCT), 0, 5, 8, 10, 12.34 (thuế khác: AB.CD), -3 (KHAC)</w:t>
      </w:r>
      <w:r>
        <w:rPr>
          <w:color w:val="0000FF"/>
          <w:sz w:val="19"/>
          <w:szCs w:val="19"/>
        </w:rPr>
        <w:t>&lt;/</w:t>
      </w:r>
      <w:r>
        <w:rPr>
          <w:color w:val="A31515"/>
          <w:sz w:val="19"/>
          <w:szCs w:val="19"/>
        </w:rPr>
        <w:t>TSuat</w:t>
      </w:r>
      <w:r>
        <w:rPr>
          <w:color w:val="0000FF"/>
          <w:sz w:val="19"/>
          <w:szCs w:val="19"/>
        </w:rPr>
        <w:t>&gt; &lt;!--</w:t>
      </w:r>
      <w:r>
        <w:rPr>
          <w:color w:val="008000"/>
          <w:sz w:val="19"/>
          <w:szCs w:val="19"/>
        </w:rPr>
        <w:t>sử dụng hóa đơn GTGT</w:t>
      </w:r>
      <w:r>
        <w:rPr>
          <w:color w:val="0000FF"/>
          <w:sz w:val="19"/>
          <w:szCs w:val="19"/>
        </w:rPr>
        <w:t>--&gt;</w:t>
      </w:r>
    </w:p>
    <w:p w14:paraId="6A954C25"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C00000"/>
          <w:sz w:val="19"/>
          <w:szCs w:val="19"/>
        </w:rPr>
        <w:t>TThue</w:t>
      </w:r>
      <w:r>
        <w:rPr>
          <w:color w:val="0000FF"/>
          <w:sz w:val="19"/>
          <w:szCs w:val="19"/>
        </w:rPr>
        <w:t>&gt;</w:t>
      </w:r>
      <w:r>
        <w:rPr>
          <w:color w:val="000000"/>
          <w:sz w:val="19"/>
          <w:szCs w:val="19"/>
        </w:rPr>
        <w:t>Tiền thuế</w:t>
      </w:r>
      <w:r>
        <w:rPr>
          <w:color w:val="0000FF"/>
          <w:sz w:val="19"/>
          <w:szCs w:val="19"/>
        </w:rPr>
        <w:t>&lt;/</w:t>
      </w:r>
      <w:r>
        <w:rPr>
          <w:color w:val="C00000"/>
          <w:sz w:val="19"/>
          <w:szCs w:val="19"/>
        </w:rPr>
        <w:t>TThue</w:t>
      </w:r>
      <w:r>
        <w:rPr>
          <w:color w:val="0000FF"/>
          <w:sz w:val="19"/>
          <w:szCs w:val="19"/>
        </w:rPr>
        <w:t>&gt;&lt;!--</w:t>
      </w:r>
      <w:r>
        <w:rPr>
          <w:color w:val="008000"/>
          <w:sz w:val="19"/>
          <w:szCs w:val="19"/>
        </w:rPr>
        <w:t>sử dụng hóa đơn GTGT</w:t>
      </w:r>
      <w:r>
        <w:rPr>
          <w:color w:val="0000FF"/>
          <w:sz w:val="19"/>
          <w:szCs w:val="19"/>
        </w:rPr>
        <w:t>--&gt;</w:t>
      </w:r>
    </w:p>
    <w:p w14:paraId="7C970A7E" w14:textId="77777777" w:rsidR="0017537E" w:rsidRDefault="0017537E" w:rsidP="0017537E">
      <w:pPr>
        <w:pStyle w:val="NormalWeb"/>
        <w:spacing w:before="0" w:beforeAutospacing="0" w:after="0" w:afterAutospacing="0"/>
      </w:pPr>
      <w:r>
        <w:rPr>
          <w:color w:val="0000FF"/>
          <w:sz w:val="19"/>
          <w:szCs w:val="19"/>
        </w:rPr>
        <w:t>               </w:t>
      </w: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C00000"/>
          <w:sz w:val="19"/>
          <w:szCs w:val="19"/>
        </w:rPr>
        <w:t>TSThue</w:t>
      </w:r>
      <w:r>
        <w:rPr>
          <w:color w:val="0000FF"/>
          <w:sz w:val="19"/>
          <w:szCs w:val="19"/>
        </w:rPr>
        <w:t>&gt;</w:t>
      </w:r>
      <w:r>
        <w:rPr>
          <w:color w:val="000000"/>
          <w:sz w:val="19"/>
          <w:szCs w:val="19"/>
        </w:rPr>
        <w:t>Tiền sau thuế</w:t>
      </w:r>
      <w:r>
        <w:rPr>
          <w:color w:val="0000FF"/>
          <w:sz w:val="19"/>
          <w:szCs w:val="19"/>
        </w:rPr>
        <w:t>&lt;/</w:t>
      </w:r>
      <w:r>
        <w:rPr>
          <w:color w:val="C00000"/>
          <w:sz w:val="19"/>
          <w:szCs w:val="19"/>
        </w:rPr>
        <w:t>TSThue</w:t>
      </w:r>
      <w:r>
        <w:rPr>
          <w:color w:val="0000FF"/>
          <w:sz w:val="19"/>
          <w:szCs w:val="19"/>
        </w:rPr>
        <w:t>&gt;&lt;!--</w:t>
      </w:r>
      <w:r>
        <w:rPr>
          <w:color w:val="008000"/>
          <w:sz w:val="19"/>
          <w:szCs w:val="19"/>
        </w:rPr>
        <w:t>sử dụng hóa đơn GTGT</w:t>
      </w:r>
      <w:r>
        <w:rPr>
          <w:color w:val="0000FF"/>
          <w:sz w:val="19"/>
          <w:szCs w:val="19"/>
        </w:rPr>
        <w:t>--&gt;</w:t>
      </w:r>
    </w:p>
    <w:p w14:paraId="497A88EC"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A61C00"/>
          <w:sz w:val="19"/>
          <w:szCs w:val="19"/>
        </w:rPr>
        <w:t>&lt;TTKhac&gt;</w:t>
      </w:r>
    </w:p>
    <w:p w14:paraId="7CE39707" w14:textId="77777777" w:rsidR="0017537E" w:rsidRDefault="0017537E" w:rsidP="0017537E">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4225EAD1" w14:textId="77777777" w:rsidR="0017537E" w:rsidRDefault="0017537E" w:rsidP="0017537E">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w:t>
      </w:r>
      <w:r>
        <w:rPr>
          <w:color w:val="A61C00"/>
          <w:sz w:val="19"/>
          <w:szCs w:val="19"/>
        </w:rPr>
        <w:t>&lt;/TTruong&gt;</w:t>
      </w:r>
    </w:p>
    <w:p w14:paraId="43AE36C2" w14:textId="77777777" w:rsidR="0017537E" w:rsidRPr="002864F3" w:rsidRDefault="0017537E" w:rsidP="0017537E">
      <w:pPr>
        <w:pStyle w:val="NormalWeb"/>
        <w:spacing w:before="0" w:beforeAutospacing="0" w:after="0" w:afterAutospacing="0"/>
        <w:ind w:left="72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0D777A5C" w14:textId="77777777" w:rsidR="0017537E" w:rsidRPr="002864F3" w:rsidRDefault="0017537E" w:rsidP="0017537E">
      <w:pPr>
        <w:pStyle w:val="NormalWeb"/>
        <w:spacing w:before="0" w:beforeAutospacing="0" w:after="0" w:afterAutospacing="0"/>
        <w:ind w:left="72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 xml:space="preserve"> &lt;DLieu&gt;</w:t>
      </w:r>
      <w:r w:rsidRPr="002864F3">
        <w:rPr>
          <w:color w:val="000000"/>
          <w:sz w:val="19"/>
          <w:szCs w:val="19"/>
          <w:lang w:val="nl-NL"/>
        </w:rPr>
        <w:t>Extra1 pd test</w:t>
      </w:r>
      <w:r w:rsidRPr="002864F3">
        <w:rPr>
          <w:color w:val="A61C00"/>
          <w:sz w:val="19"/>
          <w:szCs w:val="19"/>
          <w:lang w:val="nl-NL"/>
        </w:rPr>
        <w:t>&lt;/DLieu&gt;</w:t>
      </w:r>
    </w:p>
    <w:p w14:paraId="3B9DD2A5" w14:textId="77777777" w:rsidR="0017537E" w:rsidRDefault="0017537E" w:rsidP="0017537E">
      <w:pPr>
        <w:pStyle w:val="NormalWeb"/>
        <w:spacing w:before="0" w:beforeAutospacing="0" w:after="0" w:afterAutospacing="0"/>
        <w:ind w:left="72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30A6D8C3" w14:textId="77777777" w:rsidR="0017537E" w:rsidRDefault="0017537E" w:rsidP="0017537E">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0BD67BFF" w14:textId="77777777" w:rsidR="0017537E" w:rsidRDefault="0017537E" w:rsidP="0017537E">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Extra2</w:t>
      </w:r>
      <w:r>
        <w:rPr>
          <w:color w:val="A61C00"/>
          <w:sz w:val="19"/>
          <w:szCs w:val="19"/>
        </w:rPr>
        <w:t>&lt;/TTruong&gt;</w:t>
      </w:r>
    </w:p>
    <w:p w14:paraId="3E5FA03B" w14:textId="77777777" w:rsidR="0017537E" w:rsidRPr="002864F3" w:rsidRDefault="0017537E" w:rsidP="0017537E">
      <w:pPr>
        <w:pStyle w:val="NormalWeb"/>
        <w:spacing w:before="0" w:beforeAutospacing="0" w:after="0" w:afterAutospacing="0"/>
        <w:ind w:left="72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7592D2EB" w14:textId="77777777" w:rsidR="0017537E" w:rsidRPr="002864F3" w:rsidRDefault="0017537E" w:rsidP="0017537E">
      <w:pPr>
        <w:pStyle w:val="NormalWeb"/>
        <w:spacing w:before="0" w:beforeAutospacing="0" w:after="0" w:afterAutospacing="0"/>
        <w:ind w:left="72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Extra2 pd test</w:t>
      </w:r>
      <w:r w:rsidRPr="002864F3">
        <w:rPr>
          <w:color w:val="A61C00"/>
          <w:sz w:val="19"/>
          <w:szCs w:val="19"/>
          <w:lang w:val="nl-NL"/>
        </w:rPr>
        <w:t>&lt;/DLieu&gt;</w:t>
      </w:r>
    </w:p>
    <w:p w14:paraId="1CB27942" w14:textId="77777777" w:rsidR="0017537E" w:rsidRPr="002864F3" w:rsidRDefault="0017537E" w:rsidP="0017537E">
      <w:pPr>
        <w:pStyle w:val="NormalWeb"/>
        <w:spacing w:before="0" w:beforeAutospacing="0" w:after="0" w:afterAutospacing="0"/>
        <w:ind w:left="72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&lt;/TTin&gt;</w:t>
      </w:r>
    </w:p>
    <w:p w14:paraId="05E2A46F"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&lt;/TTKhac&gt;</w:t>
      </w:r>
    </w:p>
    <w:p w14:paraId="595EFEA8" w14:textId="1D9389C6" w:rsidR="00747DD3" w:rsidRPr="00947A9D" w:rsidRDefault="00747DD3" w:rsidP="001B5117">
      <w:pPr>
        <w:pStyle w:val="NormalWeb"/>
        <w:spacing w:before="0" w:beforeAutospacing="0" w:after="0" w:afterAutospacing="0"/>
        <w:ind w:left="1440" w:firstLine="720"/>
        <w:jc w:val="both"/>
        <w:rPr>
          <w:color w:val="C00000"/>
          <w:sz w:val="20"/>
          <w:szCs w:val="20"/>
          <w:highlight w:val="cyan"/>
          <w:lang w:val="nl-NL"/>
        </w:rPr>
      </w:pPr>
      <w:r w:rsidRPr="002864F3">
        <w:rPr>
          <w:rStyle w:val="apple-tab-span"/>
          <w:color w:val="0000FF"/>
          <w:sz w:val="19"/>
          <w:szCs w:val="19"/>
          <w:lang w:val="nl-NL"/>
        </w:rPr>
        <w:tab/>
      </w:r>
      <w:r w:rsidRPr="00947A9D">
        <w:rPr>
          <w:color w:val="C00000"/>
          <w:sz w:val="20"/>
          <w:szCs w:val="20"/>
          <w:highlight w:val="cyan"/>
          <w:lang w:val="nl-NL"/>
        </w:rPr>
        <w:t>&lt;TTHHDTrung&gt;</w:t>
      </w:r>
    </w:p>
    <w:p w14:paraId="2C5C55A3" w14:textId="77777777" w:rsidR="00747DD3" w:rsidRPr="00947A9D" w:rsidRDefault="00747DD3" w:rsidP="001B5117">
      <w:pPr>
        <w:pStyle w:val="NormalWeb"/>
        <w:spacing w:before="0" w:beforeAutospacing="0" w:after="0" w:afterAutospacing="0"/>
        <w:ind w:left="720" w:firstLine="720"/>
        <w:jc w:val="both"/>
        <w:rPr>
          <w:rStyle w:val="apple-tab-span"/>
          <w:color w:val="C00000"/>
          <w:sz w:val="19"/>
          <w:szCs w:val="19"/>
          <w:lang w:val="nl-NL"/>
        </w:rPr>
      </w:pPr>
      <w:r w:rsidRPr="00947A9D">
        <w:rPr>
          <w:rStyle w:val="apple-tab-span"/>
          <w:color w:val="C00000"/>
          <w:sz w:val="19"/>
          <w:szCs w:val="19"/>
          <w:lang w:val="nl-NL"/>
        </w:rPr>
        <w:tab/>
      </w:r>
      <w:r w:rsidRPr="00947A9D">
        <w:rPr>
          <w:rStyle w:val="apple-tab-span"/>
          <w:color w:val="C00000"/>
          <w:sz w:val="19"/>
          <w:szCs w:val="19"/>
          <w:lang w:val="nl-NL"/>
        </w:rPr>
        <w:tab/>
      </w:r>
      <w:r w:rsidRPr="00947A9D">
        <w:rPr>
          <w:rStyle w:val="apple-tab-span"/>
          <w:color w:val="C00000"/>
          <w:sz w:val="19"/>
          <w:szCs w:val="19"/>
          <w:lang w:val="nl-NL"/>
        </w:rPr>
        <w:tab/>
      </w:r>
      <w:r w:rsidRPr="00947A9D">
        <w:rPr>
          <w:color w:val="C00000"/>
          <w:sz w:val="20"/>
          <w:szCs w:val="20"/>
          <w:highlight w:val="cyan"/>
          <w:lang w:val="nl-NL"/>
        </w:rPr>
        <w:t>&lt;TTin&gt;</w:t>
      </w:r>
    </w:p>
    <w:p w14:paraId="6D4E298D" w14:textId="77777777" w:rsidR="00747DD3" w:rsidRPr="002864F3" w:rsidRDefault="00747DD3" w:rsidP="001B5117">
      <w:pPr>
        <w:pStyle w:val="NormalWeb"/>
        <w:spacing w:before="0" w:beforeAutospacing="0" w:after="0" w:afterAutospacing="0"/>
        <w:ind w:left="3600" w:firstLine="720"/>
        <w:jc w:val="both"/>
        <w:rPr>
          <w:sz w:val="20"/>
          <w:szCs w:val="20"/>
          <w:highlight w:val="cyan"/>
          <w:lang w:val="nl-NL"/>
        </w:rPr>
      </w:pPr>
      <w:r w:rsidRPr="00947A9D">
        <w:rPr>
          <w:color w:val="C00000"/>
          <w:sz w:val="20"/>
          <w:szCs w:val="20"/>
          <w:highlight w:val="cyan"/>
          <w:lang w:val="nl-NL"/>
        </w:rPr>
        <w:t>&lt;LHHDTrung&gt;</w:t>
      </w:r>
      <w:r w:rsidRPr="002864F3">
        <w:rPr>
          <w:sz w:val="20"/>
          <w:szCs w:val="20"/>
          <w:highlight w:val="cyan"/>
          <w:lang w:val="nl-NL"/>
        </w:rPr>
        <w:t>Loại hàng hóa đặc trưng (nhận các giá trị: 1- Hàng hóa là xe ô tô, xe mô tô, 2- Dịch vụ vận chuyển, 3- Dịch vụ vận chuyển trên nền tảng số, TMĐT)</w:t>
      </w:r>
      <w:r w:rsidRPr="00947A9D">
        <w:rPr>
          <w:color w:val="C00000"/>
          <w:sz w:val="20"/>
          <w:szCs w:val="20"/>
          <w:highlight w:val="cyan"/>
          <w:lang w:val="nl-NL"/>
        </w:rPr>
        <w:t>&lt;/LHHDTrung&gt;</w:t>
      </w:r>
    </w:p>
    <w:p w14:paraId="6A9CF02B" w14:textId="25BD6994" w:rsidR="00747DD3" w:rsidRPr="002864F3" w:rsidRDefault="001B5117" w:rsidP="001B5117">
      <w:pPr>
        <w:pStyle w:val="NormalWeb"/>
        <w:spacing w:before="0" w:beforeAutospacing="0" w:after="0" w:afterAutospacing="0"/>
        <w:ind w:left="720" w:firstLine="720"/>
        <w:jc w:val="both"/>
        <w:rPr>
          <w:sz w:val="20"/>
          <w:szCs w:val="20"/>
          <w:highlight w:val="cyan"/>
          <w:lang w:val="nl-NL"/>
        </w:rPr>
      </w:pPr>
      <w:r w:rsidRPr="002864F3">
        <w:rPr>
          <w:sz w:val="20"/>
          <w:szCs w:val="20"/>
          <w:highlight w:val="cyan"/>
          <w:lang w:val="nl-NL"/>
        </w:rPr>
        <w:tab/>
      </w:r>
      <w:r w:rsidRPr="002864F3">
        <w:rPr>
          <w:sz w:val="20"/>
          <w:szCs w:val="20"/>
          <w:highlight w:val="cyan"/>
          <w:lang w:val="nl-NL"/>
        </w:rPr>
        <w:tab/>
      </w:r>
      <w:r w:rsidRPr="002864F3">
        <w:rPr>
          <w:sz w:val="20"/>
          <w:szCs w:val="20"/>
          <w:highlight w:val="cyan"/>
          <w:lang w:val="nl-NL"/>
        </w:rPr>
        <w:tab/>
      </w:r>
      <w:r w:rsidRPr="002864F3">
        <w:rPr>
          <w:sz w:val="20"/>
          <w:szCs w:val="20"/>
          <w:highlight w:val="cyan"/>
          <w:lang w:val="nl-NL"/>
        </w:rPr>
        <w:tab/>
      </w:r>
      <w:r w:rsidR="00747DD3" w:rsidRPr="00947A9D">
        <w:rPr>
          <w:color w:val="C00000"/>
          <w:sz w:val="20"/>
          <w:szCs w:val="20"/>
          <w:highlight w:val="cyan"/>
          <w:lang w:val="nl-NL"/>
        </w:rPr>
        <w:t>&lt;TTruong&gt;</w:t>
      </w:r>
      <w:r w:rsidR="00747DD3" w:rsidRPr="002864F3">
        <w:rPr>
          <w:sz w:val="20"/>
          <w:szCs w:val="20"/>
          <w:highlight w:val="cyan"/>
          <w:lang w:val="nl-NL"/>
        </w:rPr>
        <w:t>Tên trường (Nhận các giá trị: Số khung (SKhung), Số máy (SMay), Biển kiểm soát phương tiện vận chuyển (BKSPTVChuyen), Tên người gửi hàng (TNGHang), Địa chỉ người gửi hàng (DCNGHang),MST người gửi hàng (MSTNGHang), Số định danh người gửi hàng (MDDNGHang))</w:t>
      </w:r>
      <w:r w:rsidR="00747DD3" w:rsidRPr="00947A9D">
        <w:rPr>
          <w:color w:val="C00000"/>
          <w:sz w:val="20"/>
          <w:szCs w:val="20"/>
          <w:highlight w:val="cyan"/>
          <w:lang w:val="nl-NL"/>
        </w:rPr>
        <w:t>&lt;/TTruong&gt;</w:t>
      </w:r>
    </w:p>
    <w:p w14:paraId="21B69BD5" w14:textId="1FF74E6A" w:rsidR="00747DD3" w:rsidRPr="002864F3" w:rsidRDefault="001B5117" w:rsidP="001B5117">
      <w:pPr>
        <w:pStyle w:val="NormalWeb"/>
        <w:spacing w:before="0" w:beforeAutospacing="0" w:after="0" w:afterAutospacing="0"/>
        <w:ind w:left="720" w:firstLine="720"/>
        <w:jc w:val="both"/>
        <w:rPr>
          <w:sz w:val="20"/>
          <w:szCs w:val="20"/>
          <w:highlight w:val="cyan"/>
          <w:lang w:val="nl-NL"/>
        </w:rPr>
      </w:pPr>
      <w:r w:rsidRPr="002864F3">
        <w:rPr>
          <w:sz w:val="20"/>
          <w:szCs w:val="20"/>
          <w:highlight w:val="cyan"/>
          <w:lang w:val="nl-NL"/>
        </w:rPr>
        <w:tab/>
      </w:r>
      <w:r w:rsidRPr="002864F3">
        <w:rPr>
          <w:sz w:val="20"/>
          <w:szCs w:val="20"/>
          <w:highlight w:val="cyan"/>
          <w:lang w:val="nl-NL"/>
        </w:rPr>
        <w:tab/>
      </w:r>
      <w:r w:rsidRPr="002864F3">
        <w:rPr>
          <w:sz w:val="20"/>
          <w:szCs w:val="20"/>
          <w:highlight w:val="cyan"/>
          <w:lang w:val="nl-NL"/>
        </w:rPr>
        <w:tab/>
      </w:r>
      <w:r w:rsidRPr="002864F3">
        <w:rPr>
          <w:sz w:val="20"/>
          <w:szCs w:val="20"/>
          <w:highlight w:val="cyan"/>
          <w:lang w:val="nl-NL"/>
        </w:rPr>
        <w:tab/>
      </w:r>
      <w:r w:rsidR="00747DD3" w:rsidRPr="00947A9D">
        <w:rPr>
          <w:color w:val="C00000"/>
          <w:sz w:val="20"/>
          <w:szCs w:val="20"/>
          <w:highlight w:val="cyan"/>
          <w:lang w:val="nl-NL"/>
        </w:rPr>
        <w:t>&lt;DLieu&gt;</w:t>
      </w:r>
      <w:r w:rsidR="00747DD3" w:rsidRPr="002864F3">
        <w:rPr>
          <w:sz w:val="20"/>
          <w:szCs w:val="20"/>
          <w:highlight w:val="cyan"/>
          <w:lang w:val="nl-NL"/>
        </w:rPr>
        <w:t>Dữ liệu</w:t>
      </w:r>
      <w:r w:rsidR="00747DD3" w:rsidRPr="00947A9D">
        <w:rPr>
          <w:color w:val="C00000"/>
          <w:sz w:val="20"/>
          <w:szCs w:val="20"/>
          <w:highlight w:val="cyan"/>
          <w:lang w:val="nl-NL"/>
        </w:rPr>
        <w:t>&lt;/DLieu&gt;</w:t>
      </w:r>
    </w:p>
    <w:p w14:paraId="7584F7AB" w14:textId="75016F2B" w:rsidR="00747DD3" w:rsidRPr="00947A9D" w:rsidRDefault="00747DD3" w:rsidP="001B5117">
      <w:pPr>
        <w:pStyle w:val="NormalWeb"/>
        <w:spacing w:before="0" w:beforeAutospacing="0" w:after="0" w:afterAutospacing="0"/>
        <w:ind w:left="720" w:firstLine="720"/>
        <w:jc w:val="both"/>
        <w:rPr>
          <w:color w:val="C00000"/>
          <w:sz w:val="20"/>
          <w:szCs w:val="20"/>
          <w:highlight w:val="cyan"/>
          <w:lang w:val="nl-NL"/>
        </w:rPr>
      </w:pPr>
      <w:r w:rsidRPr="002864F3">
        <w:rPr>
          <w:sz w:val="20"/>
          <w:szCs w:val="20"/>
          <w:highlight w:val="cyan"/>
          <w:lang w:val="nl-NL"/>
        </w:rPr>
        <w:tab/>
      </w:r>
      <w:r w:rsidRPr="002864F3">
        <w:rPr>
          <w:sz w:val="20"/>
          <w:szCs w:val="20"/>
          <w:highlight w:val="cyan"/>
          <w:lang w:val="nl-NL"/>
        </w:rPr>
        <w:tab/>
      </w:r>
      <w:r w:rsidRPr="002864F3">
        <w:rPr>
          <w:sz w:val="20"/>
          <w:szCs w:val="20"/>
          <w:highlight w:val="cyan"/>
          <w:lang w:val="nl-NL"/>
        </w:rPr>
        <w:tab/>
      </w:r>
      <w:r w:rsidRPr="00947A9D">
        <w:rPr>
          <w:color w:val="C00000"/>
          <w:sz w:val="20"/>
          <w:szCs w:val="20"/>
          <w:highlight w:val="cyan"/>
          <w:lang w:val="nl-NL"/>
        </w:rPr>
        <w:t>&lt;/TTin&gt;</w:t>
      </w:r>
    </w:p>
    <w:p w14:paraId="2D00492D" w14:textId="77777777" w:rsidR="00947A9D" w:rsidRDefault="001B5117" w:rsidP="00947A9D">
      <w:pPr>
        <w:pStyle w:val="NormalWeb"/>
        <w:spacing w:before="0" w:beforeAutospacing="0" w:after="0" w:afterAutospacing="0"/>
        <w:ind w:left="720" w:firstLine="720"/>
        <w:jc w:val="both"/>
        <w:rPr>
          <w:color w:val="C00000"/>
          <w:sz w:val="20"/>
          <w:szCs w:val="20"/>
          <w:highlight w:val="cyan"/>
          <w:lang w:val="nl-NL"/>
        </w:rPr>
      </w:pPr>
      <w:r w:rsidRPr="00947A9D">
        <w:rPr>
          <w:color w:val="C00000"/>
          <w:sz w:val="20"/>
          <w:szCs w:val="20"/>
          <w:highlight w:val="cyan"/>
          <w:lang w:val="nl-NL"/>
        </w:rPr>
        <w:tab/>
      </w:r>
      <w:r w:rsidRPr="00947A9D">
        <w:rPr>
          <w:color w:val="C00000"/>
          <w:sz w:val="20"/>
          <w:szCs w:val="20"/>
          <w:highlight w:val="cyan"/>
          <w:lang w:val="nl-NL"/>
        </w:rPr>
        <w:tab/>
      </w:r>
      <w:r w:rsidR="00747DD3" w:rsidRPr="00947A9D">
        <w:rPr>
          <w:color w:val="C00000"/>
          <w:sz w:val="20"/>
          <w:szCs w:val="20"/>
          <w:highlight w:val="cyan"/>
          <w:lang w:val="nl-NL"/>
        </w:rPr>
        <w:t>&lt;/TTHHDTrung&gt;</w:t>
      </w:r>
    </w:p>
    <w:p w14:paraId="7724680E" w14:textId="095C178E" w:rsidR="006928D7" w:rsidRPr="00947A9D" w:rsidRDefault="006928D7" w:rsidP="00947A9D">
      <w:pPr>
        <w:pStyle w:val="NormalWeb"/>
        <w:spacing w:before="0" w:beforeAutospacing="0" w:after="0" w:afterAutospacing="0"/>
        <w:ind w:left="720" w:firstLine="720"/>
        <w:jc w:val="both"/>
        <w:rPr>
          <w:color w:val="C00000"/>
          <w:sz w:val="20"/>
          <w:szCs w:val="20"/>
          <w:highlight w:val="cyan"/>
          <w:lang w:val="nl-NL"/>
        </w:rPr>
      </w:pPr>
      <w:r w:rsidRPr="00947A9D">
        <w:rPr>
          <w:color w:val="C00000"/>
          <w:sz w:val="20"/>
          <w:szCs w:val="20"/>
          <w:highlight w:val="cyan"/>
          <w:lang w:val="nl-NL"/>
        </w:rPr>
        <w:t xml:space="preserve">&lt;TLTThue&gt; </w:t>
      </w:r>
      <w:r w:rsidRPr="006928D7">
        <w:rPr>
          <w:sz w:val="20"/>
          <w:szCs w:val="20"/>
          <w:highlight w:val="cyan"/>
          <w:lang w:val="nl-NL"/>
        </w:rPr>
        <w:t>Tỷ lệ tính thuế(Chỉ sử dụng cho hóa đơn bán hàng giảm thuế theo NQ của Quốc hội)</w:t>
      </w:r>
      <w:r w:rsidRPr="00947A9D">
        <w:rPr>
          <w:color w:val="C00000"/>
          <w:sz w:val="20"/>
          <w:szCs w:val="20"/>
          <w:highlight w:val="cyan"/>
          <w:lang w:val="nl-NL"/>
        </w:rPr>
        <w:t>&lt;/TLTThue&gt;</w:t>
      </w:r>
    </w:p>
    <w:p w14:paraId="4200529F" w14:textId="4AB8E8EE" w:rsidR="006928D7" w:rsidRPr="006928D7" w:rsidRDefault="006928D7" w:rsidP="006928D7">
      <w:pPr>
        <w:pStyle w:val="NormalWeb"/>
        <w:spacing w:before="0" w:beforeAutospacing="0" w:after="0" w:afterAutospacing="0"/>
        <w:ind w:left="720" w:firstLine="720"/>
        <w:jc w:val="both"/>
        <w:rPr>
          <w:sz w:val="20"/>
          <w:szCs w:val="20"/>
          <w:highlight w:val="cyan"/>
          <w:lang w:val="nl-NL"/>
        </w:rPr>
      </w:pPr>
      <w:r w:rsidRPr="00947A9D">
        <w:rPr>
          <w:color w:val="C00000"/>
          <w:sz w:val="20"/>
          <w:szCs w:val="20"/>
          <w:highlight w:val="cyan"/>
          <w:lang w:val="nl-NL"/>
        </w:rPr>
        <w:t xml:space="preserve">&lt;STGThue&gt; </w:t>
      </w:r>
      <w:r w:rsidRPr="006928D7">
        <w:rPr>
          <w:sz w:val="20"/>
          <w:szCs w:val="20"/>
          <w:highlight w:val="cyan"/>
          <w:lang w:val="nl-NL"/>
        </w:rPr>
        <w:t>Số tiền giảm thuế(Chỉ sử dụng cho hóa đơn bán hàng giảm thuế theo NQ của Quốc hội)</w:t>
      </w:r>
      <w:r w:rsidRPr="00947A9D">
        <w:rPr>
          <w:color w:val="C00000"/>
          <w:sz w:val="20"/>
          <w:szCs w:val="20"/>
          <w:highlight w:val="cyan"/>
          <w:lang w:val="nl-NL"/>
        </w:rPr>
        <w:t>&lt;/STGThue&gt;</w:t>
      </w:r>
    </w:p>
    <w:p w14:paraId="1CF6D4F7"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HHDVu</w:t>
      </w:r>
      <w:r w:rsidRPr="002864F3">
        <w:rPr>
          <w:color w:val="0000FF"/>
          <w:sz w:val="19"/>
          <w:szCs w:val="19"/>
          <w:lang w:val="nl-NL"/>
        </w:rPr>
        <w:t>&gt;</w:t>
      </w:r>
    </w:p>
    <w:p w14:paraId="4454DAC0"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DSHHDVu</w:t>
      </w:r>
      <w:r w:rsidRPr="002864F3">
        <w:rPr>
          <w:color w:val="0000FF"/>
          <w:sz w:val="19"/>
          <w:szCs w:val="19"/>
          <w:lang w:val="nl-NL"/>
        </w:rPr>
        <w:t>&gt;</w:t>
      </w:r>
    </w:p>
    <w:p w14:paraId="0658DB7C"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TToan</w:t>
      </w:r>
      <w:r w:rsidRPr="002864F3">
        <w:rPr>
          <w:color w:val="0000FF"/>
          <w:sz w:val="19"/>
          <w:szCs w:val="19"/>
          <w:lang w:val="nl-NL"/>
        </w:rPr>
        <w:t>&gt;</w:t>
      </w:r>
    </w:p>
    <w:p w14:paraId="19E8CE75"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THTTLTSuat</w:t>
      </w:r>
      <w:r w:rsidRPr="002864F3">
        <w:rPr>
          <w:color w:val="0000FF"/>
          <w:sz w:val="19"/>
          <w:szCs w:val="19"/>
          <w:lang w:val="nl-NL"/>
        </w:rPr>
        <w:t>&gt;&lt;!--</w:t>
      </w:r>
      <w:r w:rsidRPr="002864F3">
        <w:rPr>
          <w:color w:val="008000"/>
          <w:sz w:val="19"/>
          <w:szCs w:val="19"/>
          <w:lang w:val="nl-NL"/>
        </w:rPr>
        <w:t>sử dụng hóa đơn GTGT</w:t>
      </w:r>
      <w:r w:rsidRPr="002864F3">
        <w:rPr>
          <w:color w:val="0000FF"/>
          <w:sz w:val="19"/>
          <w:szCs w:val="19"/>
          <w:lang w:val="nl-NL"/>
        </w:rPr>
        <w:t>--&gt;</w:t>
      </w:r>
    </w:p>
    <w:p w14:paraId="13453101"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LTSuat</w:t>
      </w:r>
      <w:r w:rsidRPr="002864F3">
        <w:rPr>
          <w:color w:val="0000FF"/>
          <w:sz w:val="19"/>
          <w:szCs w:val="19"/>
          <w:lang w:val="nl-NL"/>
        </w:rPr>
        <w:t>&gt;</w:t>
      </w:r>
    </w:p>
    <w:p w14:paraId="6075A650"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TSuat</w:t>
      </w:r>
      <w:r w:rsidRPr="002864F3">
        <w:rPr>
          <w:color w:val="0000FF"/>
          <w:sz w:val="19"/>
          <w:szCs w:val="19"/>
          <w:lang w:val="nl-NL"/>
        </w:rPr>
        <w:t>&gt;</w:t>
      </w:r>
      <w:r w:rsidRPr="002864F3">
        <w:rPr>
          <w:color w:val="000000"/>
          <w:sz w:val="19"/>
          <w:szCs w:val="19"/>
          <w:lang w:val="nl-NL"/>
        </w:rPr>
        <w:t>Thuế suất (Thuế suất thuế GTGT)  Nhận các giá trị: -2 (KKKNT), -1 (KCT), 0, 5, 8, 10, 12.34 (thuế khác: AB.CD), -3 (KHAC)</w:t>
      </w:r>
      <w:r w:rsidRPr="002864F3">
        <w:rPr>
          <w:color w:val="0000FF"/>
          <w:sz w:val="19"/>
          <w:szCs w:val="19"/>
          <w:lang w:val="nl-NL"/>
        </w:rPr>
        <w:t>&lt;/</w:t>
      </w:r>
      <w:r w:rsidRPr="002864F3">
        <w:rPr>
          <w:color w:val="A31515"/>
          <w:sz w:val="19"/>
          <w:szCs w:val="19"/>
          <w:lang w:val="nl-NL"/>
        </w:rPr>
        <w:t>TSuat</w:t>
      </w:r>
      <w:r w:rsidRPr="002864F3">
        <w:rPr>
          <w:color w:val="0000FF"/>
          <w:sz w:val="19"/>
          <w:szCs w:val="19"/>
          <w:lang w:val="nl-NL"/>
        </w:rPr>
        <w:t>&gt;</w:t>
      </w:r>
    </w:p>
    <w:p w14:paraId="1C7A38AF"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TThue</w:t>
      </w:r>
      <w:r w:rsidRPr="002864F3">
        <w:rPr>
          <w:color w:val="0000FF"/>
          <w:sz w:val="19"/>
          <w:szCs w:val="19"/>
          <w:lang w:val="nl-NL"/>
        </w:rPr>
        <w:t>&gt;</w:t>
      </w:r>
      <w:r w:rsidRPr="002864F3">
        <w:rPr>
          <w:color w:val="000000"/>
          <w:sz w:val="19"/>
          <w:szCs w:val="19"/>
          <w:lang w:val="nl-NL"/>
        </w:rPr>
        <w:t>Tiền thuế (Tiền thuế GTGT)</w:t>
      </w:r>
      <w:r w:rsidRPr="002864F3">
        <w:rPr>
          <w:color w:val="0000FF"/>
          <w:sz w:val="19"/>
          <w:szCs w:val="19"/>
          <w:lang w:val="nl-NL"/>
        </w:rPr>
        <w:t>&lt;/</w:t>
      </w:r>
      <w:r w:rsidRPr="002864F3">
        <w:rPr>
          <w:color w:val="A31515"/>
          <w:sz w:val="19"/>
          <w:szCs w:val="19"/>
          <w:lang w:val="nl-NL"/>
        </w:rPr>
        <w:t>TThue</w:t>
      </w:r>
      <w:r w:rsidRPr="002864F3">
        <w:rPr>
          <w:color w:val="0000FF"/>
          <w:sz w:val="19"/>
          <w:szCs w:val="19"/>
          <w:lang w:val="nl-NL"/>
        </w:rPr>
        <w:t>&gt;</w:t>
      </w:r>
    </w:p>
    <w:p w14:paraId="17DD6173"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ThTien</w:t>
      </w:r>
      <w:r w:rsidRPr="002864F3">
        <w:rPr>
          <w:color w:val="0000FF"/>
          <w:sz w:val="19"/>
          <w:szCs w:val="19"/>
          <w:lang w:val="nl-NL"/>
        </w:rPr>
        <w:t>&gt;</w:t>
      </w:r>
      <w:r w:rsidRPr="002864F3">
        <w:rPr>
          <w:color w:val="000000"/>
          <w:sz w:val="19"/>
          <w:szCs w:val="19"/>
          <w:lang w:val="nl-NL"/>
        </w:rPr>
        <w:t>Thành tiền (Thành tiền chưa có thuế GTGT)</w:t>
      </w:r>
      <w:r w:rsidRPr="002864F3">
        <w:rPr>
          <w:color w:val="0000FF"/>
          <w:sz w:val="19"/>
          <w:szCs w:val="19"/>
          <w:lang w:val="nl-NL"/>
        </w:rPr>
        <w:t>&lt;/</w:t>
      </w:r>
      <w:r w:rsidRPr="002864F3">
        <w:rPr>
          <w:color w:val="A31515"/>
          <w:sz w:val="19"/>
          <w:szCs w:val="19"/>
          <w:lang w:val="nl-NL"/>
        </w:rPr>
        <w:t>ThTien</w:t>
      </w:r>
      <w:r w:rsidRPr="002864F3">
        <w:rPr>
          <w:color w:val="0000FF"/>
          <w:sz w:val="19"/>
          <w:szCs w:val="19"/>
          <w:lang w:val="nl-NL"/>
        </w:rPr>
        <w:t>&gt;</w:t>
      </w:r>
    </w:p>
    <w:p w14:paraId="22F04462"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LTSuat</w:t>
      </w:r>
      <w:r w:rsidRPr="002864F3">
        <w:rPr>
          <w:color w:val="0000FF"/>
          <w:sz w:val="19"/>
          <w:szCs w:val="19"/>
          <w:lang w:val="nl-NL"/>
        </w:rPr>
        <w:t>&gt;</w:t>
      </w:r>
    </w:p>
    <w:p w14:paraId="767C21A4"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THTTLTSuat</w:t>
      </w:r>
      <w:r w:rsidRPr="002864F3">
        <w:rPr>
          <w:color w:val="0000FF"/>
          <w:sz w:val="19"/>
          <w:szCs w:val="19"/>
          <w:lang w:val="nl-NL"/>
        </w:rPr>
        <w:t>&gt;</w:t>
      </w:r>
    </w:p>
    <w:p w14:paraId="132379B5"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TgTCThue</w:t>
      </w:r>
      <w:r w:rsidRPr="002864F3">
        <w:rPr>
          <w:color w:val="0000FF"/>
          <w:sz w:val="19"/>
          <w:szCs w:val="19"/>
          <w:lang w:val="nl-NL"/>
        </w:rPr>
        <w:t>&gt;</w:t>
      </w:r>
      <w:r w:rsidRPr="002864F3">
        <w:rPr>
          <w:color w:val="000000"/>
          <w:sz w:val="19"/>
          <w:szCs w:val="19"/>
          <w:lang w:val="nl-NL"/>
        </w:rPr>
        <w:t>Tổng tiền chưa thuế (Tổng cộng thành tiền chưa có thuế GTGT) (Bắt buộc với hóa đơn GTGT)</w:t>
      </w:r>
      <w:r w:rsidRPr="002864F3">
        <w:rPr>
          <w:color w:val="0000FF"/>
          <w:sz w:val="19"/>
          <w:szCs w:val="19"/>
          <w:lang w:val="nl-NL"/>
        </w:rPr>
        <w:t>&lt;/</w:t>
      </w:r>
      <w:r w:rsidRPr="002864F3">
        <w:rPr>
          <w:color w:val="A31515"/>
          <w:sz w:val="19"/>
          <w:szCs w:val="19"/>
          <w:lang w:val="nl-NL"/>
        </w:rPr>
        <w:t>TgTCThue</w:t>
      </w:r>
      <w:r w:rsidRPr="002864F3">
        <w:rPr>
          <w:color w:val="0000FF"/>
          <w:sz w:val="19"/>
          <w:szCs w:val="19"/>
          <w:lang w:val="nl-NL"/>
        </w:rPr>
        <w:t>&gt;&lt;!--</w:t>
      </w:r>
      <w:r w:rsidRPr="002864F3">
        <w:rPr>
          <w:color w:val="008000"/>
          <w:sz w:val="19"/>
          <w:szCs w:val="19"/>
          <w:lang w:val="nl-NL"/>
        </w:rPr>
        <w:t>sử dụng hóa đơn GTGT</w:t>
      </w:r>
      <w:r w:rsidRPr="002864F3">
        <w:rPr>
          <w:color w:val="0000FF"/>
          <w:sz w:val="19"/>
          <w:szCs w:val="19"/>
          <w:lang w:val="nl-NL"/>
        </w:rPr>
        <w:t>--&gt;</w:t>
      </w:r>
    </w:p>
    <w:p w14:paraId="5300C23C"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TgTThue</w:t>
      </w:r>
      <w:r w:rsidRPr="002864F3">
        <w:rPr>
          <w:color w:val="0000FF"/>
          <w:sz w:val="19"/>
          <w:szCs w:val="19"/>
          <w:lang w:val="nl-NL"/>
        </w:rPr>
        <w:t>&gt;</w:t>
      </w:r>
      <w:r w:rsidRPr="002864F3">
        <w:rPr>
          <w:color w:val="000000"/>
          <w:sz w:val="19"/>
          <w:szCs w:val="19"/>
          <w:lang w:val="nl-NL"/>
        </w:rPr>
        <w:t>Tổng tiền thuế (Tổng cộng tiền thuế GTGT) (Bắt buộc với hóa đơn GTGT)</w:t>
      </w:r>
      <w:r w:rsidRPr="002864F3">
        <w:rPr>
          <w:color w:val="0000FF"/>
          <w:sz w:val="19"/>
          <w:szCs w:val="19"/>
          <w:lang w:val="nl-NL"/>
        </w:rPr>
        <w:t>&lt;/</w:t>
      </w:r>
      <w:r w:rsidRPr="002864F3">
        <w:rPr>
          <w:color w:val="A31515"/>
          <w:sz w:val="19"/>
          <w:szCs w:val="19"/>
          <w:lang w:val="nl-NL"/>
        </w:rPr>
        <w:t>TgTThue</w:t>
      </w:r>
      <w:r w:rsidRPr="002864F3">
        <w:rPr>
          <w:color w:val="0000FF"/>
          <w:sz w:val="19"/>
          <w:szCs w:val="19"/>
          <w:lang w:val="nl-NL"/>
        </w:rPr>
        <w:t>&gt;&lt;!--</w:t>
      </w:r>
      <w:r w:rsidRPr="002864F3">
        <w:rPr>
          <w:color w:val="008000"/>
          <w:sz w:val="19"/>
          <w:szCs w:val="19"/>
          <w:lang w:val="nl-NL"/>
        </w:rPr>
        <w:t>sử dụng hóa đơn GTGT</w:t>
      </w:r>
      <w:r w:rsidRPr="002864F3">
        <w:rPr>
          <w:color w:val="0000FF"/>
          <w:sz w:val="19"/>
          <w:szCs w:val="19"/>
          <w:lang w:val="nl-NL"/>
        </w:rPr>
        <w:t>--&gt;</w:t>
      </w:r>
    </w:p>
    <w:p w14:paraId="5F285B73" w14:textId="06FCF1B9" w:rsidR="0017537E" w:rsidRPr="002864F3" w:rsidRDefault="0017537E" w:rsidP="0017537E">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TTCKTMai</w:t>
      </w:r>
      <w:r w:rsidRPr="002864F3">
        <w:rPr>
          <w:color w:val="0000FF"/>
          <w:sz w:val="19"/>
          <w:szCs w:val="19"/>
          <w:lang w:val="nl-NL"/>
        </w:rPr>
        <w:t>&gt;</w:t>
      </w:r>
      <w:r w:rsidRPr="002864F3">
        <w:rPr>
          <w:color w:val="000000"/>
          <w:sz w:val="19"/>
          <w:szCs w:val="19"/>
          <w:lang w:val="nl-NL"/>
        </w:rPr>
        <w:t>Tổng tiền chiết khấu thương mại</w:t>
      </w:r>
      <w:r w:rsidRPr="002864F3">
        <w:rPr>
          <w:color w:val="0000FF"/>
          <w:sz w:val="19"/>
          <w:szCs w:val="19"/>
          <w:lang w:val="nl-NL"/>
        </w:rPr>
        <w:t>&lt;/</w:t>
      </w:r>
      <w:r w:rsidRPr="002864F3">
        <w:rPr>
          <w:color w:val="A31515"/>
          <w:sz w:val="19"/>
          <w:szCs w:val="19"/>
          <w:lang w:val="nl-NL"/>
        </w:rPr>
        <w:t>TTCKTMai</w:t>
      </w:r>
      <w:r w:rsidRPr="002864F3">
        <w:rPr>
          <w:color w:val="0000FF"/>
          <w:sz w:val="19"/>
          <w:szCs w:val="19"/>
          <w:lang w:val="nl-NL"/>
        </w:rPr>
        <w:t>&gt;</w:t>
      </w:r>
    </w:p>
    <w:p w14:paraId="020E4421" w14:textId="77777777" w:rsidR="001B5117" w:rsidRDefault="001B5117" w:rsidP="001B5117">
      <w:pPr>
        <w:pStyle w:val="NormalWeb"/>
        <w:spacing w:before="0" w:beforeAutospacing="0" w:after="0" w:afterAutospacing="0"/>
        <w:ind w:left="1440" w:firstLine="720"/>
        <w:rPr>
          <w:color w:val="0000FF"/>
          <w:sz w:val="19"/>
          <w:szCs w:val="19"/>
          <w:lang w:val="nl-NL"/>
        </w:rPr>
      </w:pPr>
      <w:r w:rsidRPr="002864F3">
        <w:rPr>
          <w:color w:val="0000FF"/>
          <w:sz w:val="19"/>
          <w:szCs w:val="19"/>
          <w:lang w:val="nl-NL"/>
        </w:rPr>
        <w:t>&lt;</w:t>
      </w:r>
      <w:r w:rsidRPr="002864F3">
        <w:rPr>
          <w:color w:val="A31515"/>
          <w:sz w:val="19"/>
          <w:szCs w:val="19"/>
          <w:highlight w:val="cyan"/>
          <w:lang w:val="nl-NL"/>
        </w:rPr>
        <w:t>TgTPhiSThue&gt;</w:t>
      </w:r>
      <w:r w:rsidRPr="002864F3">
        <w:rPr>
          <w:color w:val="000000"/>
          <w:sz w:val="19"/>
          <w:szCs w:val="19"/>
          <w:highlight w:val="cyan"/>
          <w:lang w:val="nl-NL"/>
        </w:rPr>
        <w:t xml:space="preserve">Tổng tiền phí </w:t>
      </w:r>
      <w:r w:rsidRPr="002864F3">
        <w:rPr>
          <w:color w:val="A31515"/>
          <w:sz w:val="19"/>
          <w:szCs w:val="19"/>
          <w:highlight w:val="cyan"/>
          <w:lang w:val="nl-NL"/>
        </w:rPr>
        <w:t>&lt;/TgTPhiSThue</w:t>
      </w:r>
      <w:r w:rsidRPr="002864F3">
        <w:rPr>
          <w:color w:val="0000FF"/>
          <w:sz w:val="19"/>
          <w:szCs w:val="19"/>
          <w:lang w:val="nl-NL"/>
        </w:rPr>
        <w:t>&gt;</w:t>
      </w:r>
    </w:p>
    <w:p w14:paraId="2F0BFC25" w14:textId="4CA991AC" w:rsidR="006928D7" w:rsidRPr="002864F3" w:rsidRDefault="006928D7" w:rsidP="001B5117">
      <w:pPr>
        <w:pStyle w:val="NormalWeb"/>
        <w:spacing w:before="0" w:beforeAutospacing="0" w:after="0" w:afterAutospacing="0"/>
        <w:ind w:left="1440" w:firstLine="720"/>
        <w:rPr>
          <w:color w:val="0000FF"/>
          <w:sz w:val="19"/>
          <w:szCs w:val="19"/>
          <w:lang w:val="nl-NL"/>
        </w:rPr>
      </w:pPr>
      <w:r w:rsidRPr="00947A9D">
        <w:rPr>
          <w:color w:val="C00000"/>
          <w:sz w:val="19"/>
          <w:szCs w:val="19"/>
          <w:highlight w:val="cyan"/>
          <w:lang w:val="nl-NL"/>
        </w:rPr>
        <w:t xml:space="preserve">&lt;STGThue&gt; </w:t>
      </w:r>
      <w:r w:rsidRPr="006928D7">
        <w:rPr>
          <w:color w:val="0000FF"/>
          <w:sz w:val="19"/>
          <w:szCs w:val="19"/>
          <w:highlight w:val="cyan"/>
          <w:lang w:val="nl-NL"/>
        </w:rPr>
        <w:t>Số tiền giảm thuế(Chỉ sử dụng cho hóa đơn bán hàng giảm thuế theo NQ của Quốc hội)</w:t>
      </w:r>
      <w:r w:rsidRPr="00947A9D">
        <w:rPr>
          <w:color w:val="C00000"/>
          <w:sz w:val="19"/>
          <w:szCs w:val="19"/>
          <w:highlight w:val="cyan"/>
          <w:lang w:val="nl-NL"/>
        </w:rPr>
        <w:t>&lt;/STGThue&gt;</w:t>
      </w:r>
    </w:p>
    <w:p w14:paraId="2A493AF2"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TgTTTBSo</w:t>
      </w:r>
      <w:r w:rsidRPr="002864F3">
        <w:rPr>
          <w:color w:val="0000FF"/>
          <w:sz w:val="19"/>
          <w:szCs w:val="19"/>
          <w:lang w:val="nl-NL"/>
        </w:rPr>
        <w:t>&gt;</w:t>
      </w:r>
      <w:r w:rsidRPr="002864F3">
        <w:rPr>
          <w:color w:val="000000"/>
          <w:sz w:val="19"/>
          <w:szCs w:val="19"/>
          <w:lang w:val="nl-NL"/>
        </w:rPr>
        <w:t>Tổng tiền thanh toán bằng số *</w:t>
      </w:r>
      <w:r w:rsidRPr="002864F3">
        <w:rPr>
          <w:color w:val="0000FF"/>
          <w:sz w:val="19"/>
          <w:szCs w:val="19"/>
          <w:lang w:val="nl-NL"/>
        </w:rPr>
        <w:t>&lt;/</w:t>
      </w:r>
      <w:r w:rsidRPr="002864F3">
        <w:rPr>
          <w:color w:val="A31515"/>
          <w:sz w:val="19"/>
          <w:szCs w:val="19"/>
          <w:lang w:val="nl-NL"/>
        </w:rPr>
        <w:t>TgTTTBSo</w:t>
      </w:r>
      <w:r w:rsidRPr="002864F3">
        <w:rPr>
          <w:color w:val="0000FF"/>
          <w:sz w:val="19"/>
          <w:szCs w:val="19"/>
          <w:lang w:val="nl-NL"/>
        </w:rPr>
        <w:t>&gt;</w:t>
      </w:r>
    </w:p>
    <w:p w14:paraId="56672C88"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TgTTTBChu</w:t>
      </w:r>
      <w:r w:rsidRPr="002864F3">
        <w:rPr>
          <w:color w:val="0000FF"/>
          <w:sz w:val="19"/>
          <w:szCs w:val="19"/>
          <w:lang w:val="nl-NL"/>
        </w:rPr>
        <w:t>&gt;</w:t>
      </w:r>
      <w:r w:rsidRPr="002864F3">
        <w:rPr>
          <w:color w:val="000000"/>
          <w:sz w:val="19"/>
          <w:szCs w:val="19"/>
          <w:lang w:val="nl-NL"/>
        </w:rPr>
        <w:t>Tổng tiền thanh toán bằng chữ *</w:t>
      </w:r>
      <w:r w:rsidRPr="002864F3">
        <w:rPr>
          <w:color w:val="0000FF"/>
          <w:sz w:val="19"/>
          <w:szCs w:val="19"/>
          <w:lang w:val="nl-NL"/>
        </w:rPr>
        <w:t>&lt;/</w:t>
      </w:r>
      <w:r w:rsidRPr="002864F3">
        <w:rPr>
          <w:color w:val="A31515"/>
          <w:sz w:val="19"/>
          <w:szCs w:val="19"/>
          <w:lang w:val="nl-NL"/>
        </w:rPr>
        <w:t>TgTTTBChu</w:t>
      </w:r>
      <w:r w:rsidRPr="002864F3">
        <w:rPr>
          <w:color w:val="0000FF"/>
          <w:sz w:val="19"/>
          <w:szCs w:val="19"/>
          <w:lang w:val="nl-NL"/>
        </w:rPr>
        <w:t>&gt;</w:t>
      </w:r>
    </w:p>
    <w:p w14:paraId="4F243658" w14:textId="77777777" w:rsidR="0017537E" w:rsidRDefault="0017537E" w:rsidP="0017537E">
      <w:pPr>
        <w:pStyle w:val="NormalWeb"/>
        <w:spacing w:before="0" w:beforeAutospacing="0" w:after="0" w:afterAutospacing="0"/>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Pr>
          <w:color w:val="A61C00"/>
          <w:sz w:val="19"/>
          <w:szCs w:val="19"/>
        </w:rPr>
        <w:t>&lt;TTKhac&gt;</w:t>
      </w:r>
    </w:p>
    <w:p w14:paraId="3B45BF1C"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7DC179A6"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Extra9</w:t>
      </w:r>
      <w:r>
        <w:rPr>
          <w:color w:val="A61C00"/>
          <w:sz w:val="19"/>
          <w:szCs w:val="19"/>
        </w:rPr>
        <w:t>&lt;/TTruong&gt;</w:t>
      </w:r>
    </w:p>
    <w:p w14:paraId="0264C567" w14:textId="77777777" w:rsidR="0017537E" w:rsidRPr="002864F3" w:rsidRDefault="0017537E" w:rsidP="0017537E">
      <w:pPr>
        <w:pStyle w:val="NormalWeb"/>
        <w:spacing w:before="0" w:beforeAutospacing="0" w:after="0" w:afterAutospacing="0"/>
        <w:rPr>
          <w:lang w:val="nl-NL"/>
        </w:rPr>
      </w:pPr>
      <w:r>
        <w:rPr>
          <w:color w:val="A61C00"/>
          <w:sz w:val="19"/>
          <w:szCs w:val="19"/>
        </w:rPr>
        <w:lastRenderedPageBreak/>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6EF5A9B3"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 xml:space="preserve"> &lt;DLieu&gt;</w:t>
      </w:r>
      <w:r w:rsidRPr="002864F3">
        <w:rPr>
          <w:color w:val="000000"/>
          <w:sz w:val="19"/>
          <w:szCs w:val="19"/>
          <w:lang w:val="nl-NL"/>
        </w:rPr>
        <w:t>Extra9 test</w:t>
      </w:r>
      <w:r w:rsidRPr="002864F3">
        <w:rPr>
          <w:color w:val="A61C00"/>
          <w:sz w:val="19"/>
          <w:szCs w:val="19"/>
          <w:lang w:val="nl-NL"/>
        </w:rPr>
        <w:t>&lt;/DLieu&gt;</w:t>
      </w:r>
    </w:p>
    <w:p w14:paraId="617C3B74" w14:textId="77777777" w:rsidR="0017537E" w:rsidRDefault="0017537E" w:rsidP="0017537E">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7601B29F"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3A2E63AA"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Extra10</w:t>
      </w:r>
      <w:r>
        <w:rPr>
          <w:color w:val="A61C00"/>
          <w:sz w:val="19"/>
          <w:szCs w:val="19"/>
        </w:rPr>
        <w:t>&lt;/TTruong&gt;</w:t>
      </w:r>
    </w:p>
    <w:p w14:paraId="20B24BCC" w14:textId="77777777" w:rsidR="0017537E" w:rsidRPr="002864F3" w:rsidRDefault="0017537E" w:rsidP="0017537E">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73129F2F"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Extra10 test</w:t>
      </w:r>
      <w:r w:rsidRPr="002864F3">
        <w:rPr>
          <w:color w:val="A61C00"/>
          <w:sz w:val="19"/>
          <w:szCs w:val="19"/>
          <w:lang w:val="nl-NL"/>
        </w:rPr>
        <w:t>&lt;/DLieu&gt;</w:t>
      </w:r>
    </w:p>
    <w:p w14:paraId="2C71B241" w14:textId="77777777" w:rsidR="0017537E" w:rsidRDefault="0017537E" w:rsidP="0017537E">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20D03BE9"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6F971A61"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Extra11</w:t>
      </w:r>
      <w:r>
        <w:rPr>
          <w:color w:val="A61C00"/>
          <w:sz w:val="19"/>
          <w:szCs w:val="19"/>
        </w:rPr>
        <w:t>&lt;/TTruong&gt;</w:t>
      </w:r>
    </w:p>
    <w:p w14:paraId="12DBF90C"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&lt;KDLieu&gt;</w:t>
      </w:r>
      <w:r>
        <w:rPr>
          <w:color w:val="000000"/>
          <w:sz w:val="19"/>
          <w:szCs w:val="19"/>
        </w:rPr>
        <w:t>DateTime</w:t>
      </w:r>
      <w:r>
        <w:rPr>
          <w:color w:val="A61C00"/>
          <w:sz w:val="19"/>
          <w:szCs w:val="19"/>
        </w:rPr>
        <w:t>&lt;/KDLieu&gt;</w:t>
      </w:r>
    </w:p>
    <w:p w14:paraId="1BEDF3F0"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&lt;DLieu&gt;</w:t>
      </w:r>
      <w:r>
        <w:rPr>
          <w:color w:val="000000"/>
          <w:sz w:val="19"/>
          <w:szCs w:val="19"/>
        </w:rPr>
        <w:t>định dạng theo chuẩn thuế:(ví dụ: yyyy-MM-dd)</w:t>
      </w:r>
      <w:r>
        <w:rPr>
          <w:color w:val="A61C00"/>
          <w:sz w:val="19"/>
          <w:szCs w:val="19"/>
        </w:rPr>
        <w:t>&lt;/DLieu&gt;</w:t>
      </w:r>
    </w:p>
    <w:p w14:paraId="12B408F8"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1FC8D036"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&lt;/TTKhac&gt;</w:t>
      </w:r>
    </w:p>
    <w:p w14:paraId="75E87158"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TToan</w:t>
      </w:r>
      <w:r>
        <w:rPr>
          <w:color w:val="0000FF"/>
          <w:sz w:val="19"/>
          <w:szCs w:val="19"/>
        </w:rPr>
        <w:t>&gt;</w:t>
      </w:r>
    </w:p>
    <w:p w14:paraId="715132FA" w14:textId="77777777" w:rsidR="0017537E" w:rsidRDefault="0017537E" w:rsidP="0017537E">
      <w:pPr>
        <w:pStyle w:val="NormalWeb"/>
        <w:spacing w:before="0" w:beforeAutospacing="0" w:after="0" w:afterAutospacing="0"/>
      </w:pPr>
      <w:r>
        <w:rPr>
          <w:rStyle w:val="apple-tab-span"/>
          <w:color w:val="0000FF"/>
          <w:sz w:val="19"/>
          <w:szCs w:val="19"/>
        </w:rPr>
        <w:tab/>
      </w:r>
      <w:r>
        <w:rPr>
          <w:color w:val="0000FF"/>
          <w:sz w:val="19"/>
          <w:szCs w:val="19"/>
        </w:rPr>
        <w:t>&lt;/</w:t>
      </w:r>
      <w:r>
        <w:rPr>
          <w:color w:val="A31515"/>
          <w:sz w:val="19"/>
          <w:szCs w:val="19"/>
        </w:rPr>
        <w:t>NDHDon</w:t>
      </w:r>
      <w:r>
        <w:rPr>
          <w:color w:val="0000FF"/>
          <w:sz w:val="19"/>
          <w:szCs w:val="19"/>
        </w:rPr>
        <w:t>&gt;</w:t>
      </w:r>
    </w:p>
    <w:p w14:paraId="531DA452" w14:textId="77777777" w:rsidR="0017537E" w:rsidRDefault="0017537E" w:rsidP="0017537E">
      <w:pPr>
        <w:pStyle w:val="NormalWeb"/>
        <w:spacing w:before="0" w:beforeAutospacing="0" w:after="0" w:afterAutospacing="0"/>
      </w:pPr>
      <w:r>
        <w:rPr>
          <w:color w:val="0000FF"/>
          <w:sz w:val="19"/>
          <w:szCs w:val="19"/>
        </w:rPr>
        <w:t>&lt;/</w:t>
      </w:r>
      <w:r>
        <w:rPr>
          <w:color w:val="A31515"/>
          <w:sz w:val="19"/>
          <w:szCs w:val="19"/>
        </w:rPr>
        <w:t>ThayTheHD</w:t>
      </w:r>
      <w:r>
        <w:rPr>
          <w:color w:val="0000FF"/>
          <w:sz w:val="19"/>
          <w:szCs w:val="19"/>
        </w:rPr>
        <w:t>&gt;</w:t>
      </w:r>
    </w:p>
    <w:p w14:paraId="44C1A3BD" w14:textId="77777777" w:rsidR="00FD5069" w:rsidRDefault="00FD5069" w:rsidP="00FD5069">
      <w:pPr>
        <w:pStyle w:val="N"/>
      </w:pPr>
    </w:p>
    <w:p w14:paraId="68FCD553" w14:textId="77860D02" w:rsidR="00B249F6" w:rsidRDefault="00D74EE3" w:rsidP="00480762">
      <w:pPr>
        <w:pStyle w:val="Heading3"/>
      </w:pPr>
      <w:bookmarkStart w:id="2207" w:name="_Toc198045406"/>
      <w:r>
        <w:t>Điều chỉnh hóa đơn</w:t>
      </w:r>
      <w:r w:rsidR="00CE5AF2">
        <w:t xml:space="preserve"> máy tính tiền</w:t>
      </w:r>
      <w:r w:rsidR="00005FAD">
        <w:t xml:space="preserve"> </w:t>
      </w:r>
      <w:r w:rsidR="0017537E">
        <w:t>không tồn tại trên hệ thống</w:t>
      </w:r>
      <w:r w:rsidR="00CE5AF2">
        <w:t xml:space="preserve">( </w:t>
      </w:r>
      <w:r w:rsidR="0017537E">
        <w:rPr>
          <w:sz w:val="22"/>
          <w:szCs w:val="22"/>
        </w:rPr>
        <w:t>hóa đơn không tồn tại trên hệ thống</w:t>
      </w:r>
      <w:r w:rsidR="00CE5AF2">
        <w:t>)</w:t>
      </w:r>
      <w:bookmarkEnd w:id="2207"/>
    </w:p>
    <w:p w14:paraId="1F655C49" w14:textId="69392898" w:rsidR="00D74EE3" w:rsidRPr="00D74EE3" w:rsidRDefault="00D74EE3" w:rsidP="00D74EE3">
      <w:pPr>
        <w:ind w:left="518"/>
        <w:rPr>
          <w:lang w:eastAsia="x-none"/>
        </w:rPr>
      </w:pPr>
      <w:r>
        <w:rPr>
          <w:lang w:eastAsia="x-none"/>
        </w:rPr>
        <w:t>URL:</w:t>
      </w:r>
      <w:r w:rsidRPr="00D74EE3">
        <w:rPr>
          <w:lang w:eastAsia="x-none"/>
        </w:rPr>
        <w:t xml:space="preserve"> </w:t>
      </w:r>
    </w:p>
    <w:p w14:paraId="50D73771" w14:textId="2D933413" w:rsidR="00D74EE3" w:rsidRDefault="00D74EE3" w:rsidP="00D74EE3">
      <w:pPr>
        <w:ind w:left="518" w:firstLine="202"/>
        <w:rPr>
          <w:lang w:eastAsia="x-none"/>
        </w:rPr>
      </w:pPr>
      <w:r w:rsidRPr="00D74EE3">
        <w:rPr>
          <w:lang w:eastAsia="x-none"/>
        </w:rPr>
        <w:t xml:space="preserve">String </w:t>
      </w:r>
      <w:r w:rsidRPr="00D74EE3">
        <w:rPr>
          <w:b/>
          <w:lang w:eastAsia="x-none"/>
        </w:rPr>
        <w:t>AdjustWithoutInvMTT</w:t>
      </w:r>
      <w:r w:rsidRPr="00D74EE3">
        <w:rPr>
          <w:lang w:eastAsia="x-none"/>
        </w:rPr>
        <w:t xml:space="preserve">(string account, string accPass, string invXml, string userName, string userPass, string oldPattern, string oldSerial, decimal? oldNo, string strOldArisingDate, int? convert, string pattern, string serial, int? relatedInvType = </w:t>
      </w:r>
      <w:r>
        <w:rPr>
          <w:lang w:eastAsia="x-none"/>
        </w:rPr>
        <w:t>3</w:t>
      </w:r>
      <w:r w:rsidRPr="00D74EE3">
        <w:rPr>
          <w:lang w:eastAsia="x-none"/>
        </w:rPr>
        <w:t>, string feature = "")</w:t>
      </w:r>
    </w:p>
    <w:p w14:paraId="156537D7" w14:textId="110C3DCF" w:rsidR="00D74EE3" w:rsidRDefault="00D74EE3" w:rsidP="00D74EE3">
      <w:pPr>
        <w:ind w:left="518"/>
        <w:rPr>
          <w:lang w:eastAsia="x-none"/>
        </w:rPr>
      </w:pPr>
      <w:r>
        <w:rPr>
          <w:lang w:eastAsia="x-none"/>
        </w:rPr>
        <w:t>DESCRIPTION</w:t>
      </w:r>
    </w:p>
    <w:p w14:paraId="1DABF35C" w14:textId="7DA8D979" w:rsidR="00D74EE3" w:rsidRDefault="00D74EE3" w:rsidP="00D74EE3">
      <w:pPr>
        <w:ind w:left="518"/>
        <w:rPr>
          <w:lang w:eastAsia="x-none"/>
        </w:rPr>
      </w:pPr>
      <w:r>
        <w:rPr>
          <w:lang w:eastAsia="x-none"/>
        </w:rPr>
        <w:t xml:space="preserve"> Đây là</w:t>
      </w:r>
      <w:r w:rsidR="0017537E">
        <w:rPr>
          <w:lang w:eastAsia="x-none"/>
        </w:rPr>
        <w:t xml:space="preserve"> web service điều chỉnh hóa đơn</w:t>
      </w:r>
      <w:r w:rsidR="0017537E">
        <w:rPr>
          <w:color w:val="000000"/>
          <w:sz w:val="22"/>
          <w:szCs w:val="22"/>
        </w:rPr>
        <w:t xml:space="preserve"> không tồn tại trên hệ thống</w:t>
      </w:r>
      <w:r>
        <w:rPr>
          <w:lang w:eastAsia="x-none"/>
        </w:rPr>
        <w:t xml:space="preserve"> máy tính tiền</w:t>
      </w:r>
    </w:p>
    <w:p w14:paraId="4179EADC" w14:textId="72A8A2FA" w:rsidR="00D74EE3" w:rsidRDefault="00D74EE3" w:rsidP="00D74EE3">
      <w:pPr>
        <w:ind w:left="518"/>
        <w:rPr>
          <w:lang w:eastAsia="x-none"/>
        </w:rPr>
      </w:pPr>
    </w:p>
    <w:p w14:paraId="4BE8CBAA" w14:textId="77777777" w:rsidR="00D74EE3" w:rsidRPr="00007702" w:rsidRDefault="00D74EE3" w:rsidP="00D74EE3">
      <w:pPr>
        <w:pStyle w:val="N"/>
      </w:pPr>
      <w:r w:rsidRPr="00663B3E">
        <w:t>HTTP METHOD</w:t>
      </w:r>
    </w:p>
    <w:p w14:paraId="3CDA05EF" w14:textId="77777777" w:rsidR="00D74EE3" w:rsidRPr="00007702" w:rsidRDefault="00D74EE3" w:rsidP="00D74EE3">
      <w:pPr>
        <w:pStyle w:val="N"/>
        <w:rPr>
          <w:b/>
        </w:rPr>
      </w:pPr>
      <w:r>
        <w:tab/>
      </w:r>
      <w:r w:rsidRPr="00610AFD">
        <w:t>POST</w:t>
      </w:r>
    </w:p>
    <w:p w14:paraId="13227F1D" w14:textId="77777777" w:rsidR="00D74EE3" w:rsidRPr="00610AFD" w:rsidRDefault="00D74EE3" w:rsidP="00D74EE3">
      <w:pPr>
        <w:pStyle w:val="N"/>
      </w:pPr>
      <w:r w:rsidRPr="00610AFD">
        <w:t>REQUEST BODY</w:t>
      </w:r>
    </w:p>
    <w:p w14:paraId="2D73347B" w14:textId="77777777" w:rsidR="00D74EE3" w:rsidRPr="004720D2" w:rsidRDefault="00D74EE3" w:rsidP="00D74EE3">
      <w:pPr>
        <w:pStyle w:val="ListParagraph"/>
        <w:numPr>
          <w:ilvl w:val="0"/>
          <w:numId w:val="2"/>
        </w:numPr>
        <w:spacing w:after="0" w:line="360" w:lineRule="auto"/>
        <w:ind w:left="1080"/>
        <w:jc w:val="both"/>
        <w:rPr>
          <w:rFonts w:eastAsia="Calibri"/>
          <w:b/>
          <w:u w:val="single"/>
        </w:rPr>
      </w:pPr>
      <w:r>
        <w:rPr>
          <w:b/>
        </w:rPr>
        <w:t>usern</w:t>
      </w:r>
      <w:r w:rsidRPr="005C559E">
        <w:rPr>
          <w:b/>
        </w:rPr>
        <w:t>ame</w:t>
      </w:r>
      <w:r w:rsidRPr="009372AD">
        <w:rPr>
          <w:rFonts w:eastAsia="Calibri"/>
          <w:b/>
        </w:rPr>
        <w:t xml:space="preserve"> /</w:t>
      </w:r>
      <w:r w:rsidRPr="005C559E">
        <w:t xml:space="preserve"> </w:t>
      </w:r>
      <w:r>
        <w:rPr>
          <w:b/>
        </w:rPr>
        <w:t>p</w:t>
      </w:r>
      <w:r w:rsidRPr="005C559E">
        <w:rPr>
          <w:b/>
        </w:rPr>
        <w:t>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37B12E52" w14:textId="77777777" w:rsidR="00D74EE3" w:rsidRPr="004720D2" w:rsidRDefault="00D74EE3" w:rsidP="00D74EE3">
      <w:pPr>
        <w:pStyle w:val="ListParagraph"/>
        <w:numPr>
          <w:ilvl w:val="0"/>
          <w:numId w:val="2"/>
        </w:numPr>
        <w:spacing w:after="0" w:line="360" w:lineRule="auto"/>
        <w:ind w:left="1080"/>
        <w:jc w:val="both"/>
        <w:rPr>
          <w:rFonts w:eastAsia="Calibri"/>
          <w:b/>
          <w:u w:val="single"/>
        </w:rPr>
      </w:pPr>
      <w:r>
        <w:rPr>
          <w:rFonts w:eastAsia="Calibri"/>
          <w:b/>
        </w:rPr>
        <w:t>Account/ACPass</w:t>
      </w:r>
      <w:r w:rsidRPr="004720D2">
        <w:rPr>
          <w:rFonts w:eastAsia="Calibri"/>
          <w:b/>
        </w:rPr>
        <w:t xml:space="preserve">:  </w:t>
      </w:r>
      <w:r w:rsidRPr="004720D2">
        <w:rPr>
          <w:rFonts w:eastAsia="Calibri"/>
        </w:rPr>
        <w:t>Tài khoản được cấp phát cho nhân viên gọi lệnh phát hành hóa đơn</w:t>
      </w:r>
    </w:p>
    <w:p w14:paraId="234ADF40" w14:textId="18F91D49" w:rsidR="00D74EE3" w:rsidRPr="009372AD" w:rsidRDefault="0040096D" w:rsidP="00D74EE3">
      <w:pPr>
        <w:pStyle w:val="ListParagraph"/>
        <w:numPr>
          <w:ilvl w:val="0"/>
          <w:numId w:val="2"/>
        </w:numPr>
        <w:spacing w:after="0" w:line="360" w:lineRule="auto"/>
        <w:ind w:left="1080"/>
        <w:jc w:val="both"/>
        <w:rPr>
          <w:rFonts w:eastAsia="Calibri"/>
          <w:b/>
          <w:u w:val="single"/>
        </w:rPr>
      </w:pPr>
      <w:r w:rsidRPr="0040096D">
        <w:rPr>
          <w:rFonts w:eastAsia="Times New Roman"/>
          <w:b/>
          <w:lang w:eastAsia="x-none"/>
        </w:rPr>
        <w:t>invXml</w:t>
      </w:r>
      <w:r w:rsidR="00D74EE3" w:rsidRPr="009372AD">
        <w:rPr>
          <w:rFonts w:eastAsia="Calibri"/>
        </w:rPr>
        <w:t xml:space="preserve">: String XML dữ liệu hóa đơn cũ và hóa đơn </w:t>
      </w:r>
      <w:r w:rsidR="00C261F0">
        <w:rPr>
          <w:rFonts w:eastAsia="Calibri"/>
        </w:rPr>
        <w:t>điều chỉnh</w:t>
      </w:r>
    </w:p>
    <w:p w14:paraId="21054F16" w14:textId="77777777" w:rsidR="00D74EE3" w:rsidRPr="00E009AD" w:rsidRDefault="00D74EE3" w:rsidP="00D74EE3">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63B7C2F3" w14:textId="77777777" w:rsidR="00D74EE3" w:rsidRPr="00E009AD" w:rsidRDefault="00D74EE3" w:rsidP="00D74EE3">
      <w:pPr>
        <w:pStyle w:val="ListParagraph"/>
        <w:numPr>
          <w:ilvl w:val="0"/>
          <w:numId w:val="2"/>
        </w:numPr>
        <w:spacing w:after="0" w:line="360" w:lineRule="auto"/>
        <w:ind w:left="1080"/>
        <w:jc w:val="both"/>
        <w:rPr>
          <w:rFonts w:eastAsia="Calibri"/>
          <w:b/>
        </w:rPr>
      </w:pPr>
      <w:r w:rsidRPr="006479A0">
        <w:rPr>
          <w:b/>
        </w:rPr>
        <w:t>Pattern</w:t>
      </w:r>
      <w:r>
        <w:t>: Mẫu số</w:t>
      </w:r>
    </w:p>
    <w:p w14:paraId="1BBEDAD1" w14:textId="77777777" w:rsidR="00D74EE3" w:rsidRPr="00885B08" w:rsidRDefault="00D74EE3" w:rsidP="00D74EE3">
      <w:pPr>
        <w:pStyle w:val="ListParagraph"/>
        <w:numPr>
          <w:ilvl w:val="0"/>
          <w:numId w:val="2"/>
        </w:numPr>
        <w:spacing w:after="0" w:line="360" w:lineRule="auto"/>
        <w:ind w:left="1080"/>
        <w:jc w:val="both"/>
        <w:rPr>
          <w:rFonts w:eastAsia="Calibri"/>
          <w:b/>
        </w:rPr>
      </w:pPr>
      <w:r w:rsidRPr="006479A0">
        <w:rPr>
          <w:b/>
        </w:rPr>
        <w:t>Serial</w:t>
      </w:r>
      <w:r>
        <w:t>: Ký hiệu</w:t>
      </w:r>
    </w:p>
    <w:p w14:paraId="03DD450B" w14:textId="77777777" w:rsidR="00D74EE3" w:rsidRPr="00B249F6" w:rsidRDefault="00D74EE3" w:rsidP="00D74EE3">
      <w:pPr>
        <w:pStyle w:val="ListParagraph"/>
        <w:numPr>
          <w:ilvl w:val="0"/>
          <w:numId w:val="2"/>
        </w:numPr>
        <w:spacing w:after="0" w:line="360" w:lineRule="auto"/>
        <w:ind w:left="1080"/>
        <w:jc w:val="both"/>
        <w:rPr>
          <w:rFonts w:eastAsia="Calibri"/>
          <w:b/>
        </w:rPr>
      </w:pPr>
      <w:r w:rsidRPr="00637BF9">
        <w:rPr>
          <w:b/>
        </w:rPr>
        <w:t>AttachFile</w:t>
      </w:r>
      <w:r>
        <w:rPr>
          <w:b/>
        </w:rPr>
        <w:t xml:space="preserve">: </w:t>
      </w:r>
      <w:r>
        <w:t>Đường dẫn file biên bản hoặc key để sinh biên bản tự động (=10: sinh biên bản tự động, =11: sinh và ký biên bản tự động,  != 10 và !=11: Đường dẫn file biên bản)</w:t>
      </w:r>
    </w:p>
    <w:p w14:paraId="5AAE648D" w14:textId="3A91F534" w:rsidR="00D74EE3" w:rsidRPr="0040096D" w:rsidRDefault="00D74EE3" w:rsidP="00D74EE3">
      <w:pPr>
        <w:pStyle w:val="ListParagraph"/>
        <w:numPr>
          <w:ilvl w:val="0"/>
          <w:numId w:val="2"/>
        </w:numPr>
        <w:spacing w:after="0" w:line="360" w:lineRule="auto"/>
        <w:ind w:left="1080"/>
        <w:jc w:val="both"/>
        <w:rPr>
          <w:rFonts w:eastAsia="Calibri"/>
          <w:b/>
        </w:rPr>
      </w:pPr>
      <w:r>
        <w:rPr>
          <w:b/>
        </w:rPr>
        <w:lastRenderedPageBreak/>
        <w:t xml:space="preserve">OldPattern: </w:t>
      </w:r>
      <w:r>
        <w:t>mẫu số hóa đơn cũ</w:t>
      </w:r>
    </w:p>
    <w:p w14:paraId="21A8C824" w14:textId="77777777" w:rsidR="0040096D" w:rsidRPr="0040096D" w:rsidRDefault="0040096D" w:rsidP="00D74EE3">
      <w:pPr>
        <w:pStyle w:val="ListParagraph"/>
        <w:numPr>
          <w:ilvl w:val="0"/>
          <w:numId w:val="2"/>
        </w:numPr>
        <w:spacing w:after="0" w:line="360" w:lineRule="auto"/>
        <w:ind w:left="1080"/>
        <w:jc w:val="both"/>
        <w:rPr>
          <w:rFonts w:eastAsia="Calibri"/>
          <w:b/>
        </w:rPr>
      </w:pPr>
      <w:r>
        <w:rPr>
          <w:b/>
        </w:rPr>
        <w:t xml:space="preserve">OldSerial: </w:t>
      </w:r>
      <w:r>
        <w:t>ký hiệu hóa đơn cũ</w:t>
      </w:r>
    </w:p>
    <w:p w14:paraId="0C78A476" w14:textId="7D00CD49" w:rsidR="0040096D" w:rsidRPr="0040096D" w:rsidRDefault="0040096D" w:rsidP="00D74EE3">
      <w:pPr>
        <w:pStyle w:val="ListParagraph"/>
        <w:numPr>
          <w:ilvl w:val="0"/>
          <w:numId w:val="2"/>
        </w:numPr>
        <w:spacing w:after="0" w:line="360" w:lineRule="auto"/>
        <w:ind w:left="1080"/>
        <w:jc w:val="both"/>
        <w:rPr>
          <w:rFonts w:eastAsia="Calibri"/>
          <w:b/>
        </w:rPr>
      </w:pPr>
      <w:r>
        <w:rPr>
          <w:rFonts w:eastAsia="Calibri"/>
          <w:b/>
        </w:rPr>
        <w:t xml:space="preserve"> OldNo: </w:t>
      </w:r>
      <w:r>
        <w:rPr>
          <w:rFonts w:eastAsia="Calibri"/>
        </w:rPr>
        <w:t>số hóa đơn cũ</w:t>
      </w:r>
    </w:p>
    <w:p w14:paraId="22D0630E" w14:textId="4E9665CF" w:rsidR="0040096D" w:rsidRPr="0040096D" w:rsidRDefault="0040096D" w:rsidP="00D74EE3">
      <w:pPr>
        <w:pStyle w:val="ListParagraph"/>
        <w:numPr>
          <w:ilvl w:val="0"/>
          <w:numId w:val="2"/>
        </w:numPr>
        <w:spacing w:after="0" w:line="360" w:lineRule="auto"/>
        <w:ind w:left="1080"/>
        <w:jc w:val="both"/>
        <w:rPr>
          <w:rFonts w:eastAsia="Calibri"/>
          <w:b/>
        </w:rPr>
      </w:pPr>
      <w:r w:rsidRPr="0040096D">
        <w:rPr>
          <w:rFonts w:eastAsia="Times New Roman"/>
          <w:b/>
          <w:lang w:eastAsia="x-none"/>
        </w:rPr>
        <w:t>strOldArisingDate</w:t>
      </w:r>
      <w:r>
        <w:rPr>
          <w:rFonts w:eastAsia="Times New Roman"/>
          <w:b/>
          <w:lang w:eastAsia="x-none"/>
        </w:rPr>
        <w:t xml:space="preserve">: </w:t>
      </w:r>
      <w:r w:rsidR="00D5238E">
        <w:rPr>
          <w:color w:val="000000"/>
        </w:rPr>
        <w:t>Ngày hóa đơn của hóa đơn cũ, định dạng dd/MM/yyyy (Bắt buộc phải nhập đúng và đủ 2 chữ số cho ngày tháng, 4 chữ số cho năm. Ví dụ 01/12/2021)</w:t>
      </w:r>
    </w:p>
    <w:p w14:paraId="61655F90" w14:textId="77777777" w:rsidR="0017537E" w:rsidRPr="0017537E" w:rsidRDefault="0040096D" w:rsidP="00CE5AF2">
      <w:pPr>
        <w:pStyle w:val="ListParagraph"/>
        <w:numPr>
          <w:ilvl w:val="0"/>
          <w:numId w:val="2"/>
        </w:numPr>
        <w:spacing w:after="0" w:line="360" w:lineRule="auto"/>
        <w:ind w:left="1080"/>
        <w:jc w:val="both"/>
        <w:rPr>
          <w:rFonts w:eastAsia="Times New Roman"/>
          <w:lang w:eastAsia="x-none"/>
        </w:rPr>
      </w:pPr>
      <w:r w:rsidRPr="0040096D">
        <w:rPr>
          <w:rFonts w:eastAsia="Times New Roman"/>
          <w:b/>
          <w:lang w:eastAsia="x-none"/>
        </w:rPr>
        <w:t>relatedInvType</w:t>
      </w:r>
      <w:r>
        <w:rPr>
          <w:rFonts w:eastAsia="Times New Roman"/>
          <w:b/>
          <w:lang w:eastAsia="x-none"/>
        </w:rPr>
        <w:t xml:space="preserve">: </w:t>
      </w:r>
    </w:p>
    <w:p w14:paraId="4B9FAEE8" w14:textId="0C242328" w:rsidR="0040096D" w:rsidRDefault="00CE5AF2" w:rsidP="0017537E">
      <w:pPr>
        <w:pStyle w:val="ListParagraph"/>
        <w:numPr>
          <w:ilvl w:val="1"/>
          <w:numId w:val="2"/>
        </w:numPr>
        <w:spacing w:after="0" w:line="360" w:lineRule="auto"/>
        <w:jc w:val="both"/>
        <w:rPr>
          <w:rFonts w:eastAsia="Times New Roman"/>
          <w:lang w:eastAsia="x-none"/>
        </w:rPr>
      </w:pPr>
      <w:r w:rsidRPr="00CE5AF2">
        <w:rPr>
          <w:rFonts w:eastAsia="Times New Roman"/>
          <w:lang w:eastAsia="x-none"/>
        </w:rPr>
        <w:t>Loại hóa đơn liên quan, mặc định là 3 (Các loại hóa đơn theo Nghị định số 51/2010/NĐ-CP và Nghị định số 04/2014/NĐ-CP (Trừ hóa đơn điện tử có mã xác thực của cơ quan thuế theo Quyết định số 1209/QĐ-BTC và Quyết định số 2660/QĐ-BTC)))</w:t>
      </w:r>
    </w:p>
    <w:p w14:paraId="39DEC2E0" w14:textId="77777777" w:rsidR="0017537E" w:rsidRPr="0017537E" w:rsidRDefault="0017537E" w:rsidP="0017537E">
      <w:pPr>
        <w:pStyle w:val="ListParagraph"/>
        <w:numPr>
          <w:ilvl w:val="1"/>
          <w:numId w:val="2"/>
        </w:numPr>
        <w:spacing w:after="0" w:line="360" w:lineRule="auto"/>
        <w:jc w:val="both"/>
        <w:rPr>
          <w:rFonts w:eastAsia="Times New Roman"/>
          <w:lang w:eastAsia="x-none"/>
        </w:rPr>
      </w:pPr>
      <w:r w:rsidRPr="0017537E">
        <w:rPr>
          <w:rFonts w:eastAsia="Times New Roman"/>
          <w:lang w:eastAsia="x-none"/>
        </w:rPr>
        <w:t>Có giá trị bằng 2 (Hóa đơn điện tử có mã xác thực của cơ quan thuế theo Quyết định số 1209/QĐ-BTC ngày 23 tháng 6 năm 2015 và Quyết định số 2660/QĐ-BTC ngày 14 tháng 12 năm 2016 của Bộ Tài chính (Hóa đơn có mã xác thực của CQT theo Nghị định số 51/2010/NĐ-CP và Nghị định số 04/2014/NĐ-CP)</w:t>
      </w:r>
    </w:p>
    <w:p w14:paraId="4B80C54C" w14:textId="31E6E73D" w:rsidR="0017537E" w:rsidRPr="00CE5AF2" w:rsidRDefault="0017537E" w:rsidP="0017537E">
      <w:pPr>
        <w:pStyle w:val="ListParagraph"/>
        <w:numPr>
          <w:ilvl w:val="1"/>
          <w:numId w:val="2"/>
        </w:numPr>
        <w:spacing w:after="0" w:line="360" w:lineRule="auto"/>
        <w:jc w:val="both"/>
        <w:rPr>
          <w:rFonts w:eastAsia="Times New Roman"/>
          <w:lang w:eastAsia="x-none"/>
        </w:rPr>
      </w:pPr>
      <w:r w:rsidRPr="0017537E">
        <w:rPr>
          <w:rFonts w:eastAsia="Times New Roman"/>
          <w:lang w:eastAsia="x-none"/>
        </w:rPr>
        <w:t>Có giá trị bằng 4 ( Hóa đơn đặt in theo Nghị định 123/2020/NĐ-CP)</w:t>
      </w:r>
    </w:p>
    <w:p w14:paraId="12F7CE2F" w14:textId="5EF4EA7A" w:rsidR="0040096D" w:rsidRPr="00CE5AF2" w:rsidRDefault="0040096D" w:rsidP="00CE5AF2">
      <w:pPr>
        <w:pStyle w:val="ListParagraph"/>
        <w:numPr>
          <w:ilvl w:val="0"/>
          <w:numId w:val="2"/>
        </w:numPr>
        <w:spacing w:after="0" w:line="360" w:lineRule="auto"/>
        <w:ind w:left="1080"/>
        <w:jc w:val="both"/>
        <w:rPr>
          <w:rFonts w:eastAsia="Calibri"/>
          <w:b/>
        </w:rPr>
      </w:pPr>
      <w:r w:rsidRPr="0040096D">
        <w:rPr>
          <w:rFonts w:eastAsia="Times New Roman"/>
          <w:b/>
          <w:lang w:eastAsia="x-none"/>
        </w:rPr>
        <w:t>feature</w:t>
      </w:r>
      <w:r>
        <w:rPr>
          <w:rFonts w:eastAsia="Times New Roman"/>
          <w:b/>
          <w:lang w:eastAsia="x-none"/>
        </w:rPr>
        <w:t xml:space="preserve">: </w:t>
      </w:r>
      <w:r w:rsidR="00CE5AF2">
        <w:rPr>
          <w:rFonts w:eastAsia="Calibri"/>
        </w:rPr>
        <w:t>trường sẽ dùng trong tương lai, hiện tại không có ý ngĩa, có thể nhập hoặc không</w:t>
      </w:r>
    </w:p>
    <w:p w14:paraId="6F545FD8" w14:textId="77777777" w:rsidR="00D74EE3" w:rsidRPr="007A4FB0" w:rsidRDefault="00D74EE3" w:rsidP="00D74EE3">
      <w:pPr>
        <w:ind w:left="360" w:firstLine="720"/>
      </w:pPr>
    </w:p>
    <w:p w14:paraId="12EDCD85" w14:textId="77777777" w:rsidR="00D74EE3" w:rsidRDefault="00D74EE3" w:rsidP="00D74EE3">
      <w:pPr>
        <w:pStyle w:val="N"/>
      </w:pPr>
      <w:r w:rsidRPr="00CA654D">
        <w:t>RETURNS</w:t>
      </w:r>
    </w:p>
    <w:tbl>
      <w:tblPr>
        <w:tblW w:w="0" w:type="auto"/>
        <w:tblInd w:w="620" w:type="dxa"/>
        <w:tblCellMar>
          <w:top w:w="15" w:type="dxa"/>
          <w:left w:w="15" w:type="dxa"/>
          <w:bottom w:w="15" w:type="dxa"/>
          <w:right w:w="15" w:type="dxa"/>
        </w:tblCellMar>
        <w:tblLook w:val="04A0" w:firstRow="1" w:lastRow="0" w:firstColumn="1" w:lastColumn="0" w:noHBand="0" w:noVBand="1"/>
      </w:tblPr>
      <w:tblGrid>
        <w:gridCol w:w="3923"/>
        <w:gridCol w:w="4041"/>
        <w:gridCol w:w="756"/>
      </w:tblGrid>
      <w:tr w:rsidR="0017537E" w14:paraId="2B2DC6D6" w14:textId="77777777" w:rsidTr="0017537E">
        <w:trPr>
          <w:trHeight w:val="485"/>
        </w:trPr>
        <w:tc>
          <w:tcPr>
            <w:tcW w:w="3240" w:type="dxa"/>
            <w:tcBorders>
              <w:top w:val="single" w:sz="8" w:space="0" w:color="2E74B5"/>
              <w:left w:val="single" w:sz="8" w:space="0" w:color="2E74B5"/>
              <w:bottom w:val="single" w:sz="8" w:space="0" w:color="2E74B5"/>
              <w:right w:val="single" w:sz="8" w:space="0" w:color="2E74B5"/>
            </w:tcBorders>
            <w:shd w:val="clear" w:color="auto" w:fill="F2F2F2"/>
            <w:tcMar>
              <w:top w:w="100" w:type="dxa"/>
              <w:left w:w="100" w:type="dxa"/>
              <w:bottom w:w="100" w:type="dxa"/>
              <w:right w:w="100" w:type="dxa"/>
            </w:tcMar>
            <w:hideMark/>
          </w:tcPr>
          <w:p w14:paraId="4CC6E752" w14:textId="77777777" w:rsidR="0017537E" w:rsidRPr="0017537E" w:rsidRDefault="0017537E" w:rsidP="0017537E">
            <w:pPr>
              <w:pStyle w:val="NormalWeb"/>
              <w:spacing w:before="240" w:beforeAutospacing="0" w:after="240" w:afterAutospacing="0"/>
              <w:ind w:left="80"/>
            </w:pPr>
            <w:r w:rsidRPr="0017537E">
              <w:rPr>
                <w:color w:val="000000"/>
                <w:sz w:val="22"/>
                <w:szCs w:val="22"/>
              </w:rPr>
              <w:t>Kết quả</w:t>
            </w:r>
          </w:p>
        </w:tc>
        <w:tc>
          <w:tcPr>
            <w:tcW w:w="4680" w:type="dxa"/>
            <w:tcBorders>
              <w:top w:val="single" w:sz="8" w:space="0" w:color="2E74B5"/>
              <w:left w:val="single" w:sz="8" w:space="0" w:color="2E74B5"/>
              <w:bottom w:val="single" w:sz="8" w:space="0" w:color="2E74B5"/>
              <w:right w:val="single" w:sz="8" w:space="0" w:color="2E74B5"/>
            </w:tcBorders>
            <w:shd w:val="clear" w:color="auto" w:fill="F2F2F2"/>
            <w:tcMar>
              <w:top w:w="100" w:type="dxa"/>
              <w:left w:w="100" w:type="dxa"/>
              <w:bottom w:w="100" w:type="dxa"/>
              <w:right w:w="100" w:type="dxa"/>
            </w:tcMar>
            <w:hideMark/>
          </w:tcPr>
          <w:p w14:paraId="05A517D9" w14:textId="77777777" w:rsidR="0017537E" w:rsidRPr="0017537E" w:rsidRDefault="0017537E" w:rsidP="0017537E">
            <w:pPr>
              <w:pStyle w:val="NormalWeb"/>
              <w:spacing w:before="240" w:beforeAutospacing="0" w:after="240" w:afterAutospacing="0"/>
              <w:ind w:left="80"/>
            </w:pPr>
            <w:r w:rsidRPr="0017537E">
              <w:rPr>
                <w:color w:val="000000"/>
                <w:sz w:val="22"/>
                <w:szCs w:val="22"/>
              </w:rPr>
              <w:t>Mô tả</w:t>
            </w:r>
          </w:p>
        </w:tc>
        <w:tc>
          <w:tcPr>
            <w:tcW w:w="800" w:type="dxa"/>
            <w:tcBorders>
              <w:top w:val="single" w:sz="8" w:space="0" w:color="2E74B5"/>
              <w:left w:val="single" w:sz="8" w:space="0" w:color="2E74B5"/>
              <w:bottom w:val="single" w:sz="8" w:space="0" w:color="2E74B5"/>
              <w:right w:val="single" w:sz="8" w:space="0" w:color="2E74B5"/>
            </w:tcBorders>
            <w:shd w:val="clear" w:color="auto" w:fill="F2F2F2"/>
            <w:tcMar>
              <w:top w:w="100" w:type="dxa"/>
              <w:left w:w="100" w:type="dxa"/>
              <w:bottom w:w="100" w:type="dxa"/>
              <w:right w:w="100" w:type="dxa"/>
            </w:tcMar>
            <w:hideMark/>
          </w:tcPr>
          <w:p w14:paraId="29909841" w14:textId="77777777" w:rsidR="0017537E" w:rsidRPr="0017537E" w:rsidRDefault="0017537E" w:rsidP="0017537E">
            <w:pPr>
              <w:pStyle w:val="NormalWeb"/>
              <w:spacing w:before="240" w:beforeAutospacing="0" w:after="240" w:afterAutospacing="0"/>
              <w:ind w:left="80"/>
            </w:pPr>
            <w:r w:rsidRPr="0017537E">
              <w:rPr>
                <w:color w:val="000000"/>
                <w:sz w:val="22"/>
                <w:szCs w:val="22"/>
              </w:rPr>
              <w:t>Ghi chú</w:t>
            </w:r>
          </w:p>
        </w:tc>
      </w:tr>
      <w:tr w:rsidR="0017537E" w14:paraId="5D7198F7" w14:textId="77777777" w:rsidTr="0017537E">
        <w:trPr>
          <w:trHeight w:val="870"/>
        </w:trPr>
        <w:tc>
          <w:tcPr>
            <w:tcW w:w="3240" w:type="dxa"/>
            <w:tcBorders>
              <w:top w:val="single" w:sz="8" w:space="0" w:color="2E74B5"/>
              <w:left w:val="single" w:sz="8" w:space="0" w:color="2E74B5"/>
              <w:bottom w:val="single" w:sz="8" w:space="0" w:color="000000"/>
              <w:right w:val="single" w:sz="8" w:space="0" w:color="2E74B5"/>
            </w:tcBorders>
            <w:tcMar>
              <w:top w:w="100" w:type="dxa"/>
              <w:left w:w="100" w:type="dxa"/>
              <w:bottom w:w="100" w:type="dxa"/>
              <w:right w:w="100" w:type="dxa"/>
            </w:tcMar>
            <w:hideMark/>
          </w:tcPr>
          <w:p w14:paraId="1631D5B0" w14:textId="77777777" w:rsidR="0017537E" w:rsidRPr="0017537E" w:rsidRDefault="0017537E" w:rsidP="0017537E">
            <w:pPr>
              <w:pStyle w:val="NormalWeb"/>
              <w:spacing w:before="240" w:beforeAutospacing="0" w:after="240" w:afterAutospacing="0"/>
              <w:ind w:left="80"/>
            </w:pPr>
            <w:r w:rsidRPr="0017537E">
              <w:rPr>
                <w:color w:val="000000"/>
                <w:sz w:val="22"/>
                <w:szCs w:val="22"/>
              </w:rPr>
              <w:t>ERR:1</w:t>
            </w:r>
          </w:p>
        </w:tc>
        <w:tc>
          <w:tcPr>
            <w:tcW w:w="468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10DF8187" w14:textId="77777777" w:rsidR="0017537E" w:rsidRPr="0017537E" w:rsidRDefault="0017537E" w:rsidP="0017537E">
            <w:pPr>
              <w:pStyle w:val="NormalWeb"/>
              <w:spacing w:before="240" w:beforeAutospacing="0" w:after="240" w:afterAutospacing="0"/>
              <w:ind w:left="80"/>
            </w:pPr>
            <w:r w:rsidRPr="0017537E">
              <w:rPr>
                <w:color w:val="000000"/>
                <w:sz w:val="22"/>
                <w:szCs w:val="22"/>
              </w:rPr>
              <w:t>Tài khoản đăng nhập sai hoặc không có quyền</w:t>
            </w:r>
          </w:p>
        </w:tc>
        <w:tc>
          <w:tcPr>
            <w:tcW w:w="80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6978E18C" w14:textId="77777777" w:rsidR="0017537E" w:rsidRPr="0017537E" w:rsidRDefault="0017537E" w:rsidP="0017537E">
            <w:pPr>
              <w:pStyle w:val="NormalWeb"/>
              <w:spacing w:before="240" w:beforeAutospacing="0" w:after="240" w:afterAutospacing="0"/>
              <w:ind w:left="80"/>
            </w:pPr>
            <w:r w:rsidRPr="0017537E">
              <w:rPr>
                <w:color w:val="000000"/>
                <w:sz w:val="22"/>
                <w:szCs w:val="22"/>
              </w:rPr>
              <w:t> </w:t>
            </w:r>
          </w:p>
        </w:tc>
      </w:tr>
      <w:tr w:rsidR="0017537E" w14:paraId="767CE1A0" w14:textId="77777777" w:rsidTr="0017537E">
        <w:trPr>
          <w:trHeight w:val="485"/>
        </w:trPr>
        <w:tc>
          <w:tcPr>
            <w:tcW w:w="3240" w:type="dxa"/>
            <w:tcBorders>
              <w:top w:val="single" w:sz="8" w:space="0" w:color="000000"/>
              <w:left w:val="single" w:sz="8" w:space="0" w:color="2E74B5"/>
              <w:bottom w:val="single" w:sz="8" w:space="0" w:color="000000"/>
              <w:right w:val="single" w:sz="8" w:space="0" w:color="2E74B5"/>
            </w:tcBorders>
            <w:tcMar>
              <w:top w:w="100" w:type="dxa"/>
              <w:left w:w="100" w:type="dxa"/>
              <w:bottom w:w="100" w:type="dxa"/>
              <w:right w:w="100" w:type="dxa"/>
            </w:tcMar>
            <w:hideMark/>
          </w:tcPr>
          <w:p w14:paraId="6A062527" w14:textId="77777777" w:rsidR="0017537E" w:rsidRPr="0017537E" w:rsidRDefault="0017537E" w:rsidP="0017537E">
            <w:pPr>
              <w:pStyle w:val="NormalWeb"/>
              <w:spacing w:before="240" w:beforeAutospacing="0" w:after="240" w:afterAutospacing="0"/>
              <w:ind w:left="80"/>
            </w:pPr>
            <w:r w:rsidRPr="0017537E">
              <w:rPr>
                <w:color w:val="000000"/>
                <w:sz w:val="22"/>
                <w:szCs w:val="22"/>
              </w:rPr>
              <w:t>ERR:2</w:t>
            </w:r>
          </w:p>
        </w:tc>
        <w:tc>
          <w:tcPr>
            <w:tcW w:w="4680" w:type="dxa"/>
            <w:tcBorders>
              <w:top w:val="single" w:sz="8" w:space="0" w:color="2E74B5"/>
              <w:left w:val="single" w:sz="8" w:space="0" w:color="2E74B5"/>
              <w:bottom w:val="single" w:sz="4" w:space="0" w:color="2E74B5"/>
              <w:right w:val="single" w:sz="4" w:space="0" w:color="2E74B5"/>
            </w:tcBorders>
            <w:tcMar>
              <w:top w:w="100" w:type="dxa"/>
              <w:left w:w="100" w:type="dxa"/>
              <w:bottom w:w="100" w:type="dxa"/>
              <w:right w:w="100" w:type="dxa"/>
            </w:tcMar>
            <w:hideMark/>
          </w:tcPr>
          <w:p w14:paraId="08CC38D1" w14:textId="77777777" w:rsidR="0017537E" w:rsidRPr="0017537E" w:rsidRDefault="0017537E" w:rsidP="0017537E">
            <w:pPr>
              <w:pStyle w:val="NormalWeb"/>
              <w:spacing w:before="0" w:beforeAutospacing="0" w:after="160" w:afterAutospacing="0"/>
            </w:pPr>
            <w:r w:rsidRPr="0017537E">
              <w:rPr>
                <w:color w:val="000000"/>
              </w:rPr>
              <w:t>Pattern hoặc serial truyền vào rỗng</w:t>
            </w:r>
          </w:p>
        </w:tc>
        <w:tc>
          <w:tcPr>
            <w:tcW w:w="800" w:type="dxa"/>
            <w:tcBorders>
              <w:top w:val="single" w:sz="8" w:space="0" w:color="2E74B5"/>
              <w:left w:val="single" w:sz="4" w:space="0" w:color="2E74B5"/>
              <w:bottom w:val="single" w:sz="8" w:space="0" w:color="2E74B5"/>
              <w:right w:val="single" w:sz="8" w:space="0" w:color="2E74B5"/>
            </w:tcBorders>
            <w:tcMar>
              <w:top w:w="100" w:type="dxa"/>
              <w:left w:w="100" w:type="dxa"/>
              <w:bottom w:w="100" w:type="dxa"/>
              <w:right w:w="100" w:type="dxa"/>
            </w:tcMar>
            <w:hideMark/>
          </w:tcPr>
          <w:p w14:paraId="1DAC4FC4" w14:textId="77777777" w:rsidR="0017537E" w:rsidRPr="0017537E" w:rsidRDefault="0017537E" w:rsidP="0017537E">
            <w:pPr>
              <w:pStyle w:val="NormalWeb"/>
              <w:spacing w:before="240" w:beforeAutospacing="0" w:after="240" w:afterAutospacing="0"/>
              <w:ind w:left="80"/>
            </w:pPr>
            <w:r w:rsidRPr="0017537E">
              <w:rPr>
                <w:color w:val="000000"/>
                <w:sz w:val="22"/>
                <w:szCs w:val="22"/>
              </w:rPr>
              <w:t> </w:t>
            </w:r>
          </w:p>
        </w:tc>
      </w:tr>
      <w:tr w:rsidR="0017537E" w14:paraId="031AEA48" w14:textId="77777777" w:rsidTr="0017537E">
        <w:trPr>
          <w:trHeight w:val="755"/>
        </w:trPr>
        <w:tc>
          <w:tcPr>
            <w:tcW w:w="3240" w:type="dxa"/>
            <w:tcBorders>
              <w:top w:val="single" w:sz="8" w:space="0" w:color="000000"/>
              <w:left w:val="single" w:sz="8" w:space="0" w:color="2E74B5"/>
              <w:bottom w:val="single" w:sz="8" w:space="0" w:color="000000"/>
              <w:right w:val="single" w:sz="8" w:space="0" w:color="2E74B5"/>
            </w:tcBorders>
            <w:tcMar>
              <w:top w:w="100" w:type="dxa"/>
              <w:left w:w="100" w:type="dxa"/>
              <w:bottom w:w="100" w:type="dxa"/>
              <w:right w:w="100" w:type="dxa"/>
            </w:tcMar>
            <w:hideMark/>
          </w:tcPr>
          <w:p w14:paraId="2FE8A5A5" w14:textId="77777777" w:rsidR="0017537E" w:rsidRPr="0017537E" w:rsidRDefault="0017537E" w:rsidP="0017537E">
            <w:pPr>
              <w:pStyle w:val="NormalWeb"/>
              <w:spacing w:before="240" w:beforeAutospacing="0" w:after="240" w:afterAutospacing="0"/>
              <w:ind w:left="80"/>
            </w:pPr>
            <w:r w:rsidRPr="0017537E">
              <w:rPr>
                <w:color w:val="000000"/>
                <w:sz w:val="22"/>
                <w:szCs w:val="22"/>
              </w:rPr>
              <w:t>ERR:3</w:t>
            </w:r>
          </w:p>
        </w:tc>
        <w:tc>
          <w:tcPr>
            <w:tcW w:w="4680" w:type="dxa"/>
            <w:tcBorders>
              <w:top w:val="single" w:sz="4"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0B2781C9" w14:textId="77777777" w:rsidR="0017537E" w:rsidRPr="0017537E" w:rsidRDefault="0017537E" w:rsidP="0017537E">
            <w:pPr>
              <w:pStyle w:val="NormalWeb"/>
              <w:spacing w:before="240" w:beforeAutospacing="0" w:after="240" w:afterAutospacing="0"/>
              <w:ind w:left="80"/>
            </w:pPr>
            <w:r w:rsidRPr="0017537E">
              <w:rPr>
                <w:color w:val="000000"/>
                <w:sz w:val="22"/>
                <w:szCs w:val="22"/>
              </w:rPr>
              <w:t>Dữ liệu xml đầu vào không đúng quy định</w:t>
            </w:r>
          </w:p>
        </w:tc>
        <w:tc>
          <w:tcPr>
            <w:tcW w:w="80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05AAC381" w14:textId="77777777" w:rsidR="0017537E" w:rsidRPr="0017537E" w:rsidRDefault="0017537E" w:rsidP="0017537E">
            <w:pPr>
              <w:pStyle w:val="NormalWeb"/>
              <w:spacing w:before="240" w:beforeAutospacing="0" w:after="240" w:afterAutospacing="0"/>
              <w:ind w:left="80"/>
            </w:pPr>
            <w:r w:rsidRPr="0017537E">
              <w:rPr>
                <w:color w:val="000000"/>
                <w:sz w:val="22"/>
                <w:szCs w:val="22"/>
              </w:rPr>
              <w:t> </w:t>
            </w:r>
          </w:p>
        </w:tc>
      </w:tr>
      <w:tr w:rsidR="0017537E" w14:paraId="02ADF1E6" w14:textId="77777777" w:rsidTr="0017537E">
        <w:trPr>
          <w:trHeight w:val="755"/>
        </w:trPr>
        <w:tc>
          <w:tcPr>
            <w:tcW w:w="3240" w:type="dxa"/>
            <w:tcBorders>
              <w:top w:val="single" w:sz="8" w:space="0" w:color="000000"/>
              <w:left w:val="single" w:sz="8" w:space="0" w:color="2E74B5"/>
              <w:bottom w:val="single" w:sz="8" w:space="0" w:color="000000"/>
              <w:right w:val="single" w:sz="8" w:space="0" w:color="2E74B5"/>
            </w:tcBorders>
            <w:tcMar>
              <w:top w:w="100" w:type="dxa"/>
              <w:left w:w="100" w:type="dxa"/>
              <w:bottom w:w="100" w:type="dxa"/>
              <w:right w:w="100" w:type="dxa"/>
            </w:tcMar>
            <w:hideMark/>
          </w:tcPr>
          <w:p w14:paraId="3A9A8B65" w14:textId="77777777" w:rsidR="0017537E" w:rsidRPr="0017537E" w:rsidRDefault="0017537E" w:rsidP="0017537E">
            <w:pPr>
              <w:pStyle w:val="NormalWeb"/>
              <w:spacing w:before="240" w:beforeAutospacing="0" w:after="240" w:afterAutospacing="0"/>
              <w:ind w:left="80"/>
            </w:pPr>
            <w:r w:rsidRPr="0017537E">
              <w:rPr>
                <w:color w:val="000000"/>
                <w:sz w:val="22"/>
                <w:szCs w:val="22"/>
              </w:rPr>
              <w:lastRenderedPageBreak/>
              <w:t>ERR:4</w:t>
            </w:r>
          </w:p>
        </w:tc>
        <w:tc>
          <w:tcPr>
            <w:tcW w:w="468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5E28738" w14:textId="77777777" w:rsidR="0017537E" w:rsidRPr="0017537E" w:rsidRDefault="0017537E" w:rsidP="0017537E">
            <w:pPr>
              <w:pStyle w:val="NormalWeb"/>
              <w:spacing w:before="0" w:beforeAutospacing="0" w:after="160" w:afterAutospacing="0"/>
            </w:pPr>
            <w:r w:rsidRPr="0017537E">
              <w:rPr>
                <w:color w:val="000000"/>
              </w:rPr>
              <w:t>Không lấy được thông tin công ty (currentCompany null)</w:t>
            </w:r>
          </w:p>
        </w:tc>
        <w:tc>
          <w:tcPr>
            <w:tcW w:w="80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6E6A64E7" w14:textId="77777777" w:rsidR="0017537E" w:rsidRPr="0017537E" w:rsidRDefault="0017537E" w:rsidP="0017537E"/>
        </w:tc>
      </w:tr>
      <w:tr w:rsidR="0017537E" w14:paraId="77B16531" w14:textId="77777777" w:rsidTr="0017537E">
        <w:trPr>
          <w:trHeight w:val="755"/>
        </w:trPr>
        <w:tc>
          <w:tcPr>
            <w:tcW w:w="3240" w:type="dxa"/>
            <w:tcBorders>
              <w:top w:val="single" w:sz="8" w:space="0" w:color="000000"/>
              <w:left w:val="single" w:sz="8" w:space="0" w:color="2E74B5"/>
              <w:bottom w:val="single" w:sz="8" w:space="0" w:color="000000"/>
              <w:right w:val="single" w:sz="8" w:space="0" w:color="2E74B5"/>
            </w:tcBorders>
            <w:tcMar>
              <w:top w:w="100" w:type="dxa"/>
              <w:left w:w="100" w:type="dxa"/>
              <w:bottom w:w="100" w:type="dxa"/>
              <w:right w:w="100" w:type="dxa"/>
            </w:tcMar>
            <w:hideMark/>
          </w:tcPr>
          <w:p w14:paraId="6625C152" w14:textId="77777777" w:rsidR="0017537E" w:rsidRPr="0017537E" w:rsidRDefault="0017537E" w:rsidP="0017537E">
            <w:pPr>
              <w:pStyle w:val="NormalWeb"/>
              <w:spacing w:before="240" w:beforeAutospacing="0" w:after="240" w:afterAutospacing="0"/>
              <w:ind w:left="80"/>
            </w:pPr>
            <w:r w:rsidRPr="0017537E">
              <w:rPr>
                <w:color w:val="000000"/>
                <w:sz w:val="22"/>
                <w:szCs w:val="22"/>
              </w:rPr>
              <w:t>ERR:5</w:t>
            </w:r>
          </w:p>
        </w:tc>
        <w:tc>
          <w:tcPr>
            <w:tcW w:w="468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1764C8B" w14:textId="77777777" w:rsidR="0017537E" w:rsidRPr="0017537E" w:rsidRDefault="0017537E" w:rsidP="0017537E">
            <w:pPr>
              <w:pStyle w:val="NormalWeb"/>
              <w:spacing w:before="240" w:beforeAutospacing="0" w:after="240" w:afterAutospacing="0"/>
              <w:ind w:left="80"/>
            </w:pPr>
            <w:r w:rsidRPr="0017537E">
              <w:rPr>
                <w:color w:val="000000"/>
                <w:sz w:val="22"/>
                <w:szCs w:val="22"/>
              </w:rPr>
              <w:t>Không phát hành được hóa đơn hoặc lỗi hệ thống</w:t>
            </w:r>
          </w:p>
        </w:tc>
        <w:tc>
          <w:tcPr>
            <w:tcW w:w="80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4263549A" w14:textId="77777777" w:rsidR="0017537E" w:rsidRPr="0017537E" w:rsidRDefault="0017537E" w:rsidP="0017537E">
            <w:pPr>
              <w:pStyle w:val="NormalWeb"/>
              <w:spacing w:before="240" w:beforeAutospacing="0" w:after="240" w:afterAutospacing="0"/>
              <w:ind w:left="80"/>
            </w:pPr>
            <w:r w:rsidRPr="0017537E">
              <w:rPr>
                <w:color w:val="000000"/>
                <w:sz w:val="22"/>
                <w:szCs w:val="22"/>
              </w:rPr>
              <w:t> </w:t>
            </w:r>
          </w:p>
        </w:tc>
      </w:tr>
      <w:tr w:rsidR="0017537E" w14:paraId="359C7075" w14:textId="77777777" w:rsidTr="0017537E">
        <w:trPr>
          <w:trHeight w:val="485"/>
        </w:trPr>
        <w:tc>
          <w:tcPr>
            <w:tcW w:w="3240" w:type="dxa"/>
            <w:tcBorders>
              <w:top w:val="single" w:sz="8" w:space="0" w:color="000000"/>
              <w:left w:val="single" w:sz="8" w:space="0" w:color="2E74B5"/>
              <w:bottom w:val="single" w:sz="8" w:space="0" w:color="000000"/>
              <w:right w:val="single" w:sz="8" w:space="0" w:color="2E74B5"/>
            </w:tcBorders>
            <w:tcMar>
              <w:top w:w="100" w:type="dxa"/>
              <w:left w:w="100" w:type="dxa"/>
              <w:bottom w:w="100" w:type="dxa"/>
              <w:right w:w="100" w:type="dxa"/>
            </w:tcMar>
            <w:hideMark/>
          </w:tcPr>
          <w:p w14:paraId="6B84136A" w14:textId="77777777" w:rsidR="0017537E" w:rsidRPr="0017537E" w:rsidRDefault="0017537E" w:rsidP="0017537E">
            <w:pPr>
              <w:pStyle w:val="NormalWeb"/>
              <w:spacing w:before="240" w:beforeAutospacing="0" w:after="240" w:afterAutospacing="0"/>
              <w:ind w:left="80"/>
            </w:pPr>
            <w:r w:rsidRPr="0017537E">
              <w:rPr>
                <w:color w:val="000000"/>
                <w:sz w:val="22"/>
                <w:szCs w:val="22"/>
              </w:rPr>
              <w:t>ERR:6</w:t>
            </w:r>
          </w:p>
        </w:tc>
        <w:tc>
          <w:tcPr>
            <w:tcW w:w="468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44E9CB35" w14:textId="77777777" w:rsidR="0017537E" w:rsidRPr="0017537E" w:rsidRDefault="0017537E" w:rsidP="0017537E">
            <w:pPr>
              <w:pStyle w:val="NormalWeb"/>
              <w:spacing w:before="240" w:beforeAutospacing="0" w:after="240" w:afterAutospacing="0"/>
              <w:ind w:left="80"/>
            </w:pPr>
            <w:r w:rsidRPr="0017537E">
              <w:rPr>
                <w:color w:val="000000"/>
                <w:sz w:val="22"/>
                <w:szCs w:val="22"/>
              </w:rPr>
              <w:t>Dải hóa đơn đã hết</w:t>
            </w:r>
          </w:p>
        </w:tc>
        <w:tc>
          <w:tcPr>
            <w:tcW w:w="80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8259A47" w14:textId="77777777" w:rsidR="0017537E" w:rsidRPr="0017537E" w:rsidRDefault="0017537E" w:rsidP="0017537E">
            <w:pPr>
              <w:pStyle w:val="NormalWeb"/>
              <w:spacing w:before="240" w:beforeAutospacing="0" w:after="240" w:afterAutospacing="0"/>
              <w:ind w:left="80"/>
            </w:pPr>
            <w:r w:rsidRPr="0017537E">
              <w:rPr>
                <w:color w:val="000000"/>
                <w:sz w:val="22"/>
                <w:szCs w:val="22"/>
              </w:rPr>
              <w:t> </w:t>
            </w:r>
          </w:p>
        </w:tc>
      </w:tr>
      <w:tr w:rsidR="0017537E" w14:paraId="141EE105" w14:textId="77777777" w:rsidTr="0017537E">
        <w:trPr>
          <w:trHeight w:val="755"/>
        </w:trPr>
        <w:tc>
          <w:tcPr>
            <w:tcW w:w="3240" w:type="dxa"/>
            <w:tcBorders>
              <w:top w:val="single" w:sz="8" w:space="0" w:color="000000"/>
              <w:left w:val="single" w:sz="8" w:space="0" w:color="2E74B5"/>
              <w:bottom w:val="single" w:sz="8" w:space="0" w:color="2E74B5"/>
              <w:right w:val="single" w:sz="8" w:space="0" w:color="2E74B5"/>
            </w:tcBorders>
            <w:tcMar>
              <w:top w:w="100" w:type="dxa"/>
              <w:left w:w="100" w:type="dxa"/>
              <w:bottom w:w="100" w:type="dxa"/>
              <w:right w:w="100" w:type="dxa"/>
            </w:tcMar>
            <w:hideMark/>
          </w:tcPr>
          <w:p w14:paraId="4D930A1A" w14:textId="77777777" w:rsidR="0017537E" w:rsidRPr="0017537E" w:rsidRDefault="0017537E" w:rsidP="0017537E">
            <w:pPr>
              <w:pStyle w:val="NormalWeb"/>
              <w:spacing w:before="240" w:beforeAutospacing="0" w:after="240" w:afterAutospacing="0"/>
              <w:ind w:left="80"/>
            </w:pPr>
            <w:r w:rsidRPr="0017537E">
              <w:rPr>
                <w:color w:val="000000"/>
                <w:sz w:val="22"/>
                <w:szCs w:val="22"/>
              </w:rPr>
              <w:t>ERR:7</w:t>
            </w:r>
          </w:p>
        </w:tc>
        <w:tc>
          <w:tcPr>
            <w:tcW w:w="468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1CF759DE" w14:textId="77777777" w:rsidR="0017537E" w:rsidRPr="0017537E" w:rsidRDefault="0017537E" w:rsidP="0017537E">
            <w:pPr>
              <w:pStyle w:val="NormalWeb"/>
              <w:spacing w:before="0" w:beforeAutospacing="0" w:after="0" w:afterAutospacing="0"/>
              <w:ind w:left="80"/>
            </w:pPr>
            <w:r w:rsidRPr="0017537E">
              <w:rPr>
                <w:color w:val="000000"/>
                <w:sz w:val="22"/>
                <w:szCs w:val="22"/>
              </w:rPr>
              <w:t>User name không phù hợp, không tìm thấy company tương ứng cho user.</w:t>
            </w:r>
          </w:p>
        </w:tc>
        <w:tc>
          <w:tcPr>
            <w:tcW w:w="80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83F6BFE" w14:textId="77777777" w:rsidR="0017537E" w:rsidRPr="0017537E" w:rsidRDefault="0017537E" w:rsidP="0017537E">
            <w:pPr>
              <w:pStyle w:val="NormalWeb"/>
              <w:spacing w:before="240" w:beforeAutospacing="0" w:after="240" w:afterAutospacing="0"/>
              <w:ind w:left="80"/>
            </w:pPr>
            <w:r w:rsidRPr="0017537E">
              <w:rPr>
                <w:color w:val="000000"/>
                <w:sz w:val="22"/>
                <w:szCs w:val="22"/>
              </w:rPr>
              <w:t> </w:t>
            </w:r>
          </w:p>
        </w:tc>
      </w:tr>
      <w:tr w:rsidR="0017537E" w14:paraId="1CED8916" w14:textId="77777777" w:rsidTr="0017537E">
        <w:trPr>
          <w:trHeight w:val="755"/>
        </w:trPr>
        <w:tc>
          <w:tcPr>
            <w:tcW w:w="324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7FAB25F3" w14:textId="77777777" w:rsidR="0017537E" w:rsidRPr="0017537E" w:rsidRDefault="0017537E" w:rsidP="0017537E">
            <w:pPr>
              <w:pStyle w:val="NormalWeb"/>
              <w:spacing w:before="240" w:beforeAutospacing="0" w:after="240" w:afterAutospacing="0"/>
              <w:ind w:left="80"/>
            </w:pPr>
            <w:r w:rsidRPr="0017537E">
              <w:rPr>
                <w:color w:val="000000"/>
                <w:sz w:val="22"/>
                <w:szCs w:val="22"/>
              </w:rPr>
              <w:t>ERR:8</w:t>
            </w:r>
          </w:p>
        </w:tc>
        <w:tc>
          <w:tcPr>
            <w:tcW w:w="468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63DBD0C3" w14:textId="77777777" w:rsidR="0017537E" w:rsidRPr="0017537E" w:rsidRDefault="0017537E" w:rsidP="0017537E">
            <w:pPr>
              <w:pStyle w:val="NormalWeb"/>
              <w:spacing w:before="0" w:beforeAutospacing="0" w:after="160" w:afterAutospacing="0"/>
            </w:pPr>
            <w:r w:rsidRPr="0017537E">
              <w:rPr>
                <w:color w:val="000000"/>
              </w:rPr>
              <w:t>Pattern, Serial, Số hóa đơn, ngày hóa đơn của hóa đơn cũ truyền vào rỗng</w:t>
            </w:r>
          </w:p>
        </w:tc>
        <w:tc>
          <w:tcPr>
            <w:tcW w:w="80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02E4C1DA" w14:textId="77777777" w:rsidR="0017537E" w:rsidRPr="0017537E" w:rsidRDefault="0017537E" w:rsidP="0017537E"/>
        </w:tc>
      </w:tr>
      <w:tr w:rsidR="0017537E" w14:paraId="17600D9B" w14:textId="77777777" w:rsidTr="0017537E">
        <w:trPr>
          <w:trHeight w:val="755"/>
        </w:trPr>
        <w:tc>
          <w:tcPr>
            <w:tcW w:w="324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FB0D002" w14:textId="77777777" w:rsidR="0017537E" w:rsidRPr="0017537E" w:rsidRDefault="0017537E" w:rsidP="0017537E">
            <w:pPr>
              <w:pStyle w:val="NormalWeb"/>
              <w:spacing w:before="240" w:beforeAutospacing="0" w:after="240" w:afterAutospacing="0"/>
              <w:ind w:left="80"/>
            </w:pPr>
            <w:r w:rsidRPr="0017537E">
              <w:rPr>
                <w:color w:val="000000"/>
                <w:sz w:val="22"/>
                <w:szCs w:val="22"/>
              </w:rPr>
              <w:t>ERR:11</w:t>
            </w:r>
          </w:p>
        </w:tc>
        <w:tc>
          <w:tcPr>
            <w:tcW w:w="468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1D28C45B" w14:textId="77777777" w:rsidR="0017537E" w:rsidRPr="0017537E" w:rsidRDefault="0017537E" w:rsidP="0017537E">
            <w:pPr>
              <w:pStyle w:val="NormalWeb"/>
              <w:spacing w:before="0" w:beforeAutospacing="0" w:after="160" w:afterAutospacing="0"/>
            </w:pPr>
            <w:r w:rsidRPr="0017537E">
              <w:rPr>
                <w:color w:val="000000"/>
              </w:rPr>
              <w:t>Pattern hoặc serial của hóa đơn tạo mới không đúng định dạng</w:t>
            </w:r>
          </w:p>
        </w:tc>
        <w:tc>
          <w:tcPr>
            <w:tcW w:w="80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4001928D" w14:textId="77777777" w:rsidR="0017537E" w:rsidRPr="0017537E" w:rsidRDefault="0017537E" w:rsidP="0017537E"/>
        </w:tc>
      </w:tr>
      <w:tr w:rsidR="0017537E" w14:paraId="7561C8D3" w14:textId="77777777" w:rsidTr="0017537E">
        <w:trPr>
          <w:trHeight w:val="485"/>
        </w:trPr>
        <w:tc>
          <w:tcPr>
            <w:tcW w:w="324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AF6B9BD" w14:textId="77777777" w:rsidR="0017537E" w:rsidRPr="0017537E" w:rsidRDefault="0017537E" w:rsidP="0017537E">
            <w:pPr>
              <w:pStyle w:val="NormalWeb"/>
              <w:spacing w:before="240" w:beforeAutospacing="0" w:after="240" w:afterAutospacing="0"/>
              <w:ind w:left="80"/>
            </w:pPr>
            <w:r w:rsidRPr="0017537E">
              <w:rPr>
                <w:color w:val="000000"/>
                <w:sz w:val="22"/>
                <w:szCs w:val="22"/>
              </w:rPr>
              <w:t>ERR:12</w:t>
            </w:r>
          </w:p>
        </w:tc>
        <w:tc>
          <w:tcPr>
            <w:tcW w:w="468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46407DF9" w14:textId="77777777" w:rsidR="0017537E" w:rsidRPr="0017537E" w:rsidRDefault="0017537E" w:rsidP="0017537E">
            <w:pPr>
              <w:pStyle w:val="NormalWeb"/>
              <w:spacing w:before="0" w:beforeAutospacing="0" w:after="0" w:afterAutospacing="0"/>
              <w:ind w:left="80"/>
            </w:pPr>
            <w:r w:rsidRPr="0017537E">
              <w:rPr>
                <w:color w:val="000000"/>
                <w:sz w:val="22"/>
                <w:szCs w:val="22"/>
              </w:rPr>
              <w:t>Ngày hóa đơn cũ không hợp lệ</w:t>
            </w:r>
          </w:p>
        </w:tc>
        <w:tc>
          <w:tcPr>
            <w:tcW w:w="80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332D8C07" w14:textId="77777777" w:rsidR="0017537E" w:rsidRPr="0017537E" w:rsidRDefault="0017537E" w:rsidP="0017537E">
            <w:pPr>
              <w:pStyle w:val="NormalWeb"/>
              <w:spacing w:before="240" w:beforeAutospacing="0" w:after="240" w:afterAutospacing="0"/>
              <w:ind w:left="80"/>
            </w:pPr>
            <w:r w:rsidRPr="0017537E">
              <w:rPr>
                <w:color w:val="000000"/>
                <w:sz w:val="22"/>
                <w:szCs w:val="22"/>
              </w:rPr>
              <w:t> </w:t>
            </w:r>
          </w:p>
        </w:tc>
      </w:tr>
      <w:tr w:rsidR="0017537E" w14:paraId="31A1C871" w14:textId="77777777" w:rsidTr="0017537E">
        <w:trPr>
          <w:trHeight w:val="485"/>
        </w:trPr>
        <w:tc>
          <w:tcPr>
            <w:tcW w:w="324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43623027" w14:textId="77777777" w:rsidR="0017537E" w:rsidRPr="0017537E" w:rsidRDefault="0017537E" w:rsidP="0017537E">
            <w:pPr>
              <w:pStyle w:val="NormalWeb"/>
              <w:spacing w:before="240" w:beforeAutospacing="0" w:after="240" w:afterAutospacing="0"/>
              <w:ind w:left="80"/>
            </w:pPr>
            <w:r w:rsidRPr="0017537E">
              <w:rPr>
                <w:color w:val="000000"/>
                <w:sz w:val="22"/>
                <w:szCs w:val="22"/>
              </w:rPr>
              <w:t>ERR:13</w:t>
            </w:r>
          </w:p>
        </w:tc>
        <w:tc>
          <w:tcPr>
            <w:tcW w:w="468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28DE186B" w14:textId="77777777" w:rsidR="0017537E" w:rsidRPr="0017537E" w:rsidRDefault="0017537E" w:rsidP="0017537E">
            <w:pPr>
              <w:pStyle w:val="NormalWeb"/>
              <w:spacing w:before="0" w:beforeAutospacing="0" w:after="0" w:afterAutospacing="0"/>
              <w:ind w:left="80"/>
            </w:pPr>
            <w:r w:rsidRPr="0017537E">
              <w:rPr>
                <w:color w:val="000000"/>
                <w:sz w:val="22"/>
                <w:szCs w:val="22"/>
              </w:rPr>
              <w:t>Trùng Fkey hóa đơn</w:t>
            </w:r>
          </w:p>
        </w:tc>
        <w:tc>
          <w:tcPr>
            <w:tcW w:w="80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6B5B88F3" w14:textId="77777777" w:rsidR="0017537E" w:rsidRPr="0017537E" w:rsidRDefault="0017537E" w:rsidP="0017537E"/>
        </w:tc>
      </w:tr>
      <w:tr w:rsidR="0017537E" w14:paraId="611C36F2" w14:textId="77777777" w:rsidTr="0017537E">
        <w:trPr>
          <w:trHeight w:val="755"/>
        </w:trPr>
        <w:tc>
          <w:tcPr>
            <w:tcW w:w="324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26935BC3" w14:textId="77777777" w:rsidR="0017537E" w:rsidRPr="0017537E" w:rsidRDefault="0017537E" w:rsidP="0017537E">
            <w:pPr>
              <w:pStyle w:val="NormalWeb"/>
              <w:spacing w:before="240" w:beforeAutospacing="0" w:after="240" w:afterAutospacing="0"/>
              <w:ind w:left="80"/>
            </w:pPr>
            <w:r w:rsidRPr="0017537E">
              <w:rPr>
                <w:color w:val="000000"/>
                <w:sz w:val="22"/>
                <w:szCs w:val="22"/>
              </w:rPr>
              <w:t>ERR:14</w:t>
            </w:r>
          </w:p>
        </w:tc>
        <w:tc>
          <w:tcPr>
            <w:tcW w:w="468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7E3410F7" w14:textId="77777777" w:rsidR="0017537E" w:rsidRPr="0017537E" w:rsidRDefault="0017537E" w:rsidP="0017537E">
            <w:pPr>
              <w:pStyle w:val="NormalWeb"/>
              <w:spacing w:before="0" w:beforeAutospacing="0" w:after="0" w:afterAutospacing="0"/>
              <w:ind w:left="80"/>
            </w:pPr>
            <w:r w:rsidRPr="0017537E">
              <w:rPr>
                <w:color w:val="000000"/>
                <w:sz w:val="22"/>
                <w:szCs w:val="22"/>
              </w:rPr>
              <w:t>Lỗi trong quá trình thực hiện cấp số hóa đơn</w:t>
            </w:r>
          </w:p>
        </w:tc>
        <w:tc>
          <w:tcPr>
            <w:tcW w:w="80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2E7BDEB9" w14:textId="77777777" w:rsidR="0017537E" w:rsidRPr="0017537E" w:rsidRDefault="0017537E" w:rsidP="0017537E">
            <w:pPr>
              <w:pStyle w:val="NormalWeb"/>
              <w:spacing w:before="240" w:beforeAutospacing="0" w:after="240" w:afterAutospacing="0"/>
              <w:ind w:left="80"/>
            </w:pPr>
            <w:r w:rsidRPr="0017537E">
              <w:rPr>
                <w:color w:val="000000"/>
                <w:sz w:val="22"/>
                <w:szCs w:val="22"/>
              </w:rPr>
              <w:t> </w:t>
            </w:r>
          </w:p>
        </w:tc>
      </w:tr>
      <w:tr w:rsidR="0017537E" w14:paraId="513B2729" w14:textId="77777777" w:rsidTr="0017537E">
        <w:trPr>
          <w:trHeight w:val="755"/>
        </w:trPr>
        <w:tc>
          <w:tcPr>
            <w:tcW w:w="324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1274D6A8" w14:textId="77777777" w:rsidR="0017537E" w:rsidRPr="0017537E" w:rsidRDefault="0017537E" w:rsidP="0017537E">
            <w:pPr>
              <w:pStyle w:val="NormalWeb"/>
              <w:spacing w:before="240" w:beforeAutospacing="0" w:after="240" w:afterAutospacing="0"/>
              <w:ind w:left="80"/>
            </w:pPr>
            <w:r w:rsidRPr="0017537E">
              <w:rPr>
                <w:color w:val="000000"/>
                <w:sz w:val="22"/>
                <w:szCs w:val="22"/>
              </w:rPr>
              <w:t>ERR:15</w:t>
            </w:r>
          </w:p>
        </w:tc>
        <w:tc>
          <w:tcPr>
            <w:tcW w:w="468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275B9E5C" w14:textId="77777777" w:rsidR="0017537E" w:rsidRPr="0017537E" w:rsidRDefault="0017537E" w:rsidP="0017537E">
            <w:pPr>
              <w:pStyle w:val="NormalWeb"/>
              <w:spacing w:before="0" w:beforeAutospacing="0" w:after="0" w:afterAutospacing="0"/>
            </w:pPr>
            <w:r w:rsidRPr="0017537E">
              <w:rPr>
                <w:color w:val="000000"/>
              </w:rPr>
              <w:t>Lỗi khi thực hiện Deserialize chuỗi hóa đơn đầu vào (ngày hóa đơn &gt; ngày hiện tại, hóa đơn ngoại tệ không truyền tỷ giá)</w:t>
            </w:r>
          </w:p>
        </w:tc>
        <w:tc>
          <w:tcPr>
            <w:tcW w:w="80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00D6F329" w14:textId="77777777" w:rsidR="0017537E" w:rsidRPr="0017537E" w:rsidRDefault="0017537E" w:rsidP="0017537E">
            <w:pPr>
              <w:pStyle w:val="NormalWeb"/>
              <w:spacing w:before="240" w:beforeAutospacing="0" w:after="240" w:afterAutospacing="0"/>
              <w:ind w:left="80"/>
            </w:pPr>
            <w:r w:rsidRPr="0017537E">
              <w:rPr>
                <w:color w:val="000000"/>
                <w:sz w:val="22"/>
                <w:szCs w:val="22"/>
              </w:rPr>
              <w:t> </w:t>
            </w:r>
          </w:p>
        </w:tc>
      </w:tr>
      <w:tr w:rsidR="0017537E" w14:paraId="5804EBE7" w14:textId="77777777" w:rsidTr="0017537E">
        <w:trPr>
          <w:trHeight w:val="755"/>
        </w:trPr>
        <w:tc>
          <w:tcPr>
            <w:tcW w:w="324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655A43BC" w14:textId="77777777" w:rsidR="0017537E" w:rsidRPr="0017537E" w:rsidRDefault="0017537E" w:rsidP="0017537E">
            <w:pPr>
              <w:pStyle w:val="NormalWeb"/>
              <w:spacing w:before="240" w:beforeAutospacing="0" w:after="240" w:afterAutospacing="0"/>
              <w:ind w:left="80"/>
            </w:pPr>
            <w:r w:rsidRPr="0017537E">
              <w:rPr>
                <w:color w:val="000000"/>
                <w:sz w:val="22"/>
                <w:szCs w:val="22"/>
              </w:rPr>
              <w:t>ERR:17</w:t>
            </w:r>
          </w:p>
        </w:tc>
        <w:tc>
          <w:tcPr>
            <w:tcW w:w="468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2E5618E" w14:textId="77777777" w:rsidR="0017537E" w:rsidRPr="0017537E" w:rsidRDefault="0017537E" w:rsidP="0017537E">
            <w:pPr>
              <w:pStyle w:val="NormalWeb"/>
              <w:spacing w:before="0" w:beforeAutospacing="0" w:after="0" w:afterAutospacing="0"/>
            </w:pPr>
            <w:r w:rsidRPr="0017537E">
              <w:rPr>
                <w:color w:val="000000"/>
              </w:rPr>
              <w:t>Ngày hóa đơn điều chỉnh &lt; ngày hóa đơn bị điều chỉnh</w:t>
            </w:r>
          </w:p>
        </w:tc>
        <w:tc>
          <w:tcPr>
            <w:tcW w:w="80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44DC71C2" w14:textId="77777777" w:rsidR="0017537E" w:rsidRPr="0017537E" w:rsidRDefault="0017537E" w:rsidP="0017537E"/>
        </w:tc>
      </w:tr>
      <w:tr w:rsidR="0017537E" w14:paraId="44DCD9C7" w14:textId="77777777" w:rsidTr="0017537E">
        <w:trPr>
          <w:trHeight w:val="755"/>
        </w:trPr>
        <w:tc>
          <w:tcPr>
            <w:tcW w:w="324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4FDAE13F" w14:textId="77777777" w:rsidR="0017537E" w:rsidRPr="0017537E" w:rsidRDefault="0017537E" w:rsidP="0017537E">
            <w:pPr>
              <w:pStyle w:val="NormalWeb"/>
              <w:spacing w:before="240" w:beforeAutospacing="0" w:after="240" w:afterAutospacing="0"/>
              <w:ind w:left="80"/>
            </w:pPr>
            <w:r w:rsidRPr="0017537E">
              <w:rPr>
                <w:color w:val="000000"/>
                <w:sz w:val="22"/>
                <w:szCs w:val="22"/>
              </w:rPr>
              <w:t>ERR:18</w:t>
            </w:r>
          </w:p>
        </w:tc>
        <w:tc>
          <w:tcPr>
            <w:tcW w:w="468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1B00100C" w14:textId="77777777" w:rsidR="0017537E" w:rsidRPr="0017537E" w:rsidRDefault="0017537E" w:rsidP="0017537E">
            <w:pPr>
              <w:pStyle w:val="NormalWeb"/>
              <w:spacing w:before="0" w:beforeAutospacing="0" w:after="0" w:afterAutospacing="0"/>
            </w:pPr>
            <w:r w:rsidRPr="0017537E">
              <w:rPr>
                <w:color w:val="000000"/>
              </w:rPr>
              <w:t>Loại hóa đơn liên quan truyền không đúng giá trị (chỉ nhận giá trị 2,3,4)</w:t>
            </w:r>
          </w:p>
        </w:tc>
        <w:tc>
          <w:tcPr>
            <w:tcW w:w="80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6C744DE2" w14:textId="77777777" w:rsidR="0017537E" w:rsidRPr="0017537E" w:rsidRDefault="0017537E" w:rsidP="0017537E"/>
        </w:tc>
      </w:tr>
      <w:tr w:rsidR="0017537E" w14:paraId="461F3021" w14:textId="77777777" w:rsidTr="0017537E">
        <w:trPr>
          <w:trHeight w:val="1025"/>
        </w:trPr>
        <w:tc>
          <w:tcPr>
            <w:tcW w:w="324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679B78BD" w14:textId="77777777" w:rsidR="0017537E" w:rsidRPr="0017537E" w:rsidRDefault="0017537E" w:rsidP="0017537E">
            <w:pPr>
              <w:pStyle w:val="NormalWeb"/>
              <w:spacing w:before="240" w:beforeAutospacing="0" w:after="240" w:afterAutospacing="0"/>
              <w:ind w:left="80"/>
            </w:pPr>
            <w:r w:rsidRPr="0017537E">
              <w:rPr>
                <w:color w:val="000000"/>
                <w:sz w:val="22"/>
                <w:szCs w:val="22"/>
              </w:rPr>
              <w:lastRenderedPageBreak/>
              <w:t>ERR:20</w:t>
            </w:r>
          </w:p>
          <w:p w14:paraId="5273D582" w14:textId="77777777" w:rsidR="0017537E" w:rsidRPr="0017537E" w:rsidRDefault="0017537E" w:rsidP="0017537E">
            <w:pPr>
              <w:pStyle w:val="NormalWeb"/>
              <w:spacing w:before="240" w:beforeAutospacing="0" w:after="240" w:afterAutospacing="0"/>
              <w:ind w:left="80"/>
            </w:pPr>
            <w:r w:rsidRPr="0017537E">
              <w:rPr>
                <w:color w:val="000000"/>
                <w:sz w:val="22"/>
                <w:szCs w:val="22"/>
              </w:rPr>
              <w:t> </w:t>
            </w:r>
          </w:p>
        </w:tc>
        <w:tc>
          <w:tcPr>
            <w:tcW w:w="468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40D2B6D1" w14:textId="77777777" w:rsidR="0017537E" w:rsidRPr="0017537E" w:rsidRDefault="0017537E" w:rsidP="0017537E">
            <w:pPr>
              <w:pStyle w:val="NormalWeb"/>
              <w:spacing w:before="0" w:beforeAutospacing="0" w:after="0" w:afterAutospacing="0"/>
              <w:ind w:left="80"/>
            </w:pPr>
            <w:r w:rsidRPr="0017537E">
              <w:rPr>
                <w:color w:val="000000"/>
                <w:sz w:val="22"/>
                <w:szCs w:val="22"/>
              </w:rPr>
              <w:t>Dải hóa đơn hết, User/Account không có quyền với Serial/Pattern và serial không phù hợp</w:t>
            </w:r>
          </w:p>
        </w:tc>
        <w:tc>
          <w:tcPr>
            <w:tcW w:w="80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6EBC3A8D" w14:textId="77777777" w:rsidR="0017537E" w:rsidRPr="0017537E" w:rsidRDefault="0017537E" w:rsidP="0017537E">
            <w:pPr>
              <w:pStyle w:val="NormalWeb"/>
              <w:spacing w:before="240" w:beforeAutospacing="0" w:after="240" w:afterAutospacing="0"/>
              <w:ind w:left="80"/>
            </w:pPr>
            <w:r w:rsidRPr="0017537E">
              <w:rPr>
                <w:color w:val="000000"/>
                <w:sz w:val="22"/>
                <w:szCs w:val="22"/>
              </w:rPr>
              <w:t> </w:t>
            </w:r>
          </w:p>
        </w:tc>
      </w:tr>
      <w:tr w:rsidR="0017537E" w14:paraId="294571BB" w14:textId="77777777" w:rsidTr="0017537E">
        <w:trPr>
          <w:trHeight w:val="1025"/>
        </w:trPr>
        <w:tc>
          <w:tcPr>
            <w:tcW w:w="324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35863409" w14:textId="77777777" w:rsidR="0017537E" w:rsidRPr="0017537E" w:rsidRDefault="0017537E" w:rsidP="0017537E">
            <w:pPr>
              <w:pStyle w:val="NormalWeb"/>
              <w:spacing w:before="240" w:beforeAutospacing="0" w:after="240" w:afterAutospacing="0"/>
              <w:ind w:left="80"/>
            </w:pPr>
            <w:r w:rsidRPr="0017537E">
              <w:rPr>
                <w:color w:val="000000"/>
                <w:sz w:val="22"/>
                <w:szCs w:val="22"/>
              </w:rPr>
              <w:t>ERR:21</w:t>
            </w:r>
          </w:p>
        </w:tc>
        <w:tc>
          <w:tcPr>
            <w:tcW w:w="468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78871322" w14:textId="77777777" w:rsidR="0017537E" w:rsidRPr="0017537E" w:rsidRDefault="0017537E" w:rsidP="0017537E">
            <w:pPr>
              <w:pStyle w:val="NormalWeb"/>
              <w:spacing w:before="0" w:beforeAutospacing="0" w:after="0" w:afterAutospacing="0"/>
              <w:ind w:left="80"/>
            </w:pPr>
            <w:r w:rsidRPr="0017537E">
              <w:rPr>
                <w:color w:val="000000"/>
                <w:sz w:val="22"/>
                <w:szCs w:val="22"/>
              </w:rPr>
              <w:t>Trùng số hóa đơn</w:t>
            </w:r>
          </w:p>
        </w:tc>
        <w:tc>
          <w:tcPr>
            <w:tcW w:w="80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70F605B2" w14:textId="77777777" w:rsidR="0017537E" w:rsidRPr="0017537E" w:rsidRDefault="0017537E" w:rsidP="0017537E"/>
        </w:tc>
      </w:tr>
      <w:tr w:rsidR="0017537E" w14:paraId="13F8695F" w14:textId="77777777" w:rsidTr="0017537E">
        <w:trPr>
          <w:trHeight w:val="393"/>
        </w:trPr>
        <w:tc>
          <w:tcPr>
            <w:tcW w:w="3240" w:type="dxa"/>
            <w:tcBorders>
              <w:top w:val="single" w:sz="8" w:space="0" w:color="2E74B5"/>
              <w:left w:val="single" w:sz="4" w:space="0" w:color="2E74B5"/>
              <w:bottom w:val="single" w:sz="4" w:space="0" w:color="2E74B5"/>
              <w:right w:val="single" w:sz="4" w:space="0" w:color="2E74B5"/>
            </w:tcBorders>
            <w:tcMar>
              <w:top w:w="100" w:type="dxa"/>
              <w:left w:w="100" w:type="dxa"/>
              <w:bottom w:w="100" w:type="dxa"/>
              <w:right w:w="100" w:type="dxa"/>
            </w:tcMar>
            <w:hideMark/>
          </w:tcPr>
          <w:p w14:paraId="6828D458" w14:textId="77777777" w:rsidR="0017537E" w:rsidRPr="0017537E" w:rsidRDefault="0017537E" w:rsidP="0017537E">
            <w:pPr>
              <w:pStyle w:val="NormalWeb"/>
              <w:spacing w:before="0" w:beforeAutospacing="0" w:after="160" w:afterAutospacing="0"/>
            </w:pPr>
            <w:r w:rsidRPr="0017537E">
              <w:rPr>
                <w:color w:val="000000"/>
              </w:rPr>
              <w:t>ERR:23</w:t>
            </w:r>
          </w:p>
        </w:tc>
        <w:tc>
          <w:tcPr>
            <w:tcW w:w="4680" w:type="dxa"/>
            <w:tcBorders>
              <w:top w:val="single" w:sz="8" w:space="0" w:color="2E74B5"/>
              <w:left w:val="single" w:sz="4" w:space="0" w:color="2E74B5"/>
              <w:bottom w:val="single" w:sz="4" w:space="0" w:color="2E74B5"/>
              <w:right w:val="single" w:sz="4" w:space="0" w:color="2E74B5"/>
            </w:tcBorders>
            <w:tcMar>
              <w:top w:w="100" w:type="dxa"/>
              <w:left w:w="100" w:type="dxa"/>
              <w:bottom w:w="100" w:type="dxa"/>
              <w:right w:w="100" w:type="dxa"/>
            </w:tcMar>
            <w:hideMark/>
          </w:tcPr>
          <w:p w14:paraId="016723C4" w14:textId="77777777" w:rsidR="0017537E" w:rsidRPr="0017537E" w:rsidRDefault="0017537E" w:rsidP="0017537E">
            <w:pPr>
              <w:pStyle w:val="NormalWeb"/>
              <w:spacing w:before="0" w:beforeAutospacing="0" w:after="0" w:afterAutospacing="0"/>
              <w:ind w:left="80"/>
            </w:pPr>
            <w:r w:rsidRPr="0017537E">
              <w:rPr>
                <w:color w:val="000000"/>
              </w:rPr>
              <w:t>Mã CQT rỗng</w:t>
            </w:r>
          </w:p>
        </w:tc>
        <w:tc>
          <w:tcPr>
            <w:tcW w:w="800" w:type="dxa"/>
            <w:tcBorders>
              <w:top w:val="single" w:sz="8" w:space="0" w:color="2E74B5"/>
              <w:left w:val="single" w:sz="4" w:space="0" w:color="2E74B5"/>
              <w:bottom w:val="single" w:sz="8" w:space="0" w:color="2E74B5"/>
              <w:right w:val="single" w:sz="8" w:space="0" w:color="2E74B5"/>
            </w:tcBorders>
            <w:tcMar>
              <w:top w:w="100" w:type="dxa"/>
              <w:left w:w="100" w:type="dxa"/>
              <w:bottom w:w="100" w:type="dxa"/>
              <w:right w:w="100" w:type="dxa"/>
            </w:tcMar>
            <w:hideMark/>
          </w:tcPr>
          <w:p w14:paraId="6CD3C9FA" w14:textId="77777777" w:rsidR="0017537E" w:rsidRPr="0017537E" w:rsidRDefault="0017537E" w:rsidP="0017537E"/>
        </w:tc>
      </w:tr>
      <w:tr w:rsidR="0017537E" w14:paraId="054EBDF2" w14:textId="77777777" w:rsidTr="0017537E">
        <w:trPr>
          <w:trHeight w:val="555"/>
        </w:trPr>
        <w:tc>
          <w:tcPr>
            <w:tcW w:w="3240" w:type="dxa"/>
            <w:tcBorders>
              <w:top w:val="single" w:sz="4"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3BEF0F98" w14:textId="77777777" w:rsidR="0017537E" w:rsidRPr="0017537E" w:rsidRDefault="0017537E" w:rsidP="0017537E">
            <w:pPr>
              <w:pStyle w:val="NormalWeb"/>
              <w:spacing w:before="240" w:beforeAutospacing="0" w:after="240" w:afterAutospacing="0"/>
            </w:pPr>
            <w:r w:rsidRPr="0017537E">
              <w:rPr>
                <w:color w:val="000000"/>
                <w:sz w:val="22"/>
                <w:szCs w:val="22"/>
              </w:rPr>
              <w:t>ERR:29</w:t>
            </w:r>
          </w:p>
        </w:tc>
        <w:tc>
          <w:tcPr>
            <w:tcW w:w="4680" w:type="dxa"/>
            <w:tcBorders>
              <w:top w:val="single" w:sz="4"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D3608E4" w14:textId="77777777" w:rsidR="0017537E" w:rsidRPr="0017537E" w:rsidRDefault="0017537E" w:rsidP="0017537E">
            <w:pPr>
              <w:pStyle w:val="NormalWeb"/>
              <w:spacing w:before="240" w:beforeAutospacing="0" w:after="240" w:afterAutospacing="0"/>
              <w:ind w:left="80"/>
            </w:pPr>
            <w:r w:rsidRPr="0017537E">
              <w:rPr>
                <w:color w:val="000000"/>
                <w:sz w:val="22"/>
                <w:szCs w:val="22"/>
              </w:rPr>
              <w:t>Lỗi chứng thư hết hạn</w:t>
            </w:r>
          </w:p>
        </w:tc>
        <w:tc>
          <w:tcPr>
            <w:tcW w:w="80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7D000863" w14:textId="77777777" w:rsidR="0017537E" w:rsidRPr="0017537E" w:rsidRDefault="0017537E" w:rsidP="0017537E">
            <w:pPr>
              <w:pStyle w:val="NormalWeb"/>
              <w:spacing w:before="240" w:beforeAutospacing="0" w:after="240" w:afterAutospacing="0"/>
              <w:ind w:left="80"/>
            </w:pPr>
            <w:r w:rsidRPr="0017537E">
              <w:rPr>
                <w:color w:val="000000"/>
                <w:sz w:val="22"/>
                <w:szCs w:val="22"/>
              </w:rPr>
              <w:t> </w:t>
            </w:r>
          </w:p>
        </w:tc>
      </w:tr>
      <w:tr w:rsidR="0017537E" w14:paraId="731E56B2" w14:textId="77777777" w:rsidTr="0017537E">
        <w:trPr>
          <w:trHeight w:val="485"/>
        </w:trPr>
        <w:tc>
          <w:tcPr>
            <w:tcW w:w="3240" w:type="dxa"/>
            <w:tcBorders>
              <w:top w:val="single" w:sz="8" w:space="0" w:color="2E74B5"/>
              <w:left w:val="single" w:sz="4" w:space="0" w:color="2E74B5"/>
              <w:bottom w:val="single" w:sz="4" w:space="0" w:color="2E74B5"/>
              <w:right w:val="single" w:sz="4" w:space="0" w:color="2E74B5"/>
            </w:tcBorders>
            <w:tcMar>
              <w:top w:w="100" w:type="dxa"/>
              <w:left w:w="100" w:type="dxa"/>
              <w:bottom w:w="100" w:type="dxa"/>
              <w:right w:w="100" w:type="dxa"/>
            </w:tcMar>
            <w:hideMark/>
          </w:tcPr>
          <w:p w14:paraId="38D9A9AF" w14:textId="77777777" w:rsidR="0017537E" w:rsidRPr="0017537E" w:rsidRDefault="0017537E" w:rsidP="0017537E">
            <w:pPr>
              <w:pStyle w:val="NormalWeb"/>
              <w:spacing w:before="0" w:beforeAutospacing="0" w:after="160" w:afterAutospacing="0"/>
            </w:pPr>
            <w:r w:rsidRPr="0017537E">
              <w:rPr>
                <w:color w:val="000000"/>
              </w:rPr>
              <w:t>ERR:30</w:t>
            </w:r>
          </w:p>
        </w:tc>
        <w:tc>
          <w:tcPr>
            <w:tcW w:w="4680" w:type="dxa"/>
            <w:tcBorders>
              <w:top w:val="single" w:sz="8" w:space="0" w:color="2E74B5"/>
              <w:left w:val="single" w:sz="4" w:space="0" w:color="2E74B5"/>
              <w:bottom w:val="single" w:sz="4" w:space="0" w:color="2E74B5"/>
              <w:right w:val="single" w:sz="4" w:space="0" w:color="2E74B5"/>
            </w:tcBorders>
            <w:tcMar>
              <w:top w:w="100" w:type="dxa"/>
              <w:left w:w="100" w:type="dxa"/>
              <w:bottom w:w="100" w:type="dxa"/>
              <w:right w:w="100" w:type="dxa"/>
            </w:tcMar>
            <w:hideMark/>
          </w:tcPr>
          <w:p w14:paraId="114F5DF7" w14:textId="77777777" w:rsidR="0017537E" w:rsidRPr="0017537E" w:rsidRDefault="0017537E" w:rsidP="0017537E">
            <w:pPr>
              <w:pStyle w:val="NormalWeb"/>
              <w:spacing w:before="240" w:beforeAutospacing="0" w:after="200" w:afterAutospacing="0"/>
            </w:pPr>
            <w:r w:rsidRPr="0017537E">
              <w:rPr>
                <w:color w:val="000000"/>
              </w:rPr>
              <w:t>Danh sách hóa đơn tồn tại ngày hóa đơn nhỏ hơn ngày hóa đơn đã phát hành</w:t>
            </w:r>
          </w:p>
        </w:tc>
        <w:tc>
          <w:tcPr>
            <w:tcW w:w="800" w:type="dxa"/>
            <w:tcBorders>
              <w:top w:val="single" w:sz="8" w:space="0" w:color="2E74B5"/>
              <w:left w:val="single" w:sz="4" w:space="0" w:color="2E74B5"/>
              <w:bottom w:val="single" w:sz="8" w:space="0" w:color="2E74B5"/>
              <w:right w:val="single" w:sz="8" w:space="0" w:color="2E74B5"/>
            </w:tcBorders>
            <w:tcMar>
              <w:top w:w="100" w:type="dxa"/>
              <w:left w:w="100" w:type="dxa"/>
              <w:bottom w:w="100" w:type="dxa"/>
              <w:right w:w="100" w:type="dxa"/>
            </w:tcMar>
            <w:hideMark/>
          </w:tcPr>
          <w:p w14:paraId="2CD499D5" w14:textId="77777777" w:rsidR="0017537E" w:rsidRPr="0017537E" w:rsidRDefault="0017537E" w:rsidP="0017537E"/>
        </w:tc>
      </w:tr>
      <w:tr w:rsidR="0017537E" w14:paraId="76D8863D" w14:textId="77777777" w:rsidTr="0017537E">
        <w:trPr>
          <w:trHeight w:val="2615"/>
        </w:trPr>
        <w:tc>
          <w:tcPr>
            <w:tcW w:w="3240" w:type="dxa"/>
            <w:tcBorders>
              <w:top w:val="single" w:sz="4" w:space="0" w:color="2E74B5"/>
              <w:left w:val="single" w:sz="8" w:space="0" w:color="2E74B5"/>
              <w:bottom w:val="single" w:sz="8" w:space="0" w:color="000000"/>
              <w:right w:val="single" w:sz="8" w:space="0" w:color="2E74B5"/>
            </w:tcBorders>
            <w:tcMar>
              <w:top w:w="100" w:type="dxa"/>
              <w:left w:w="100" w:type="dxa"/>
              <w:bottom w:w="100" w:type="dxa"/>
              <w:right w:w="100" w:type="dxa"/>
            </w:tcMar>
            <w:hideMark/>
          </w:tcPr>
          <w:p w14:paraId="6DF0CE17" w14:textId="77777777" w:rsidR="0017537E" w:rsidRPr="0017537E" w:rsidRDefault="0017537E" w:rsidP="0017537E">
            <w:pPr>
              <w:pStyle w:val="NormalWeb"/>
              <w:spacing w:before="240" w:beforeAutospacing="0" w:after="240" w:afterAutospacing="0"/>
              <w:ind w:left="80"/>
            </w:pPr>
            <w:r w:rsidRPr="0017537E">
              <w:rPr>
                <w:color w:val="000000"/>
                <w:sz w:val="22"/>
                <w:szCs w:val="22"/>
              </w:rPr>
              <w:t>OK: pattern;serial-Fkey_invNumber_MCCQT</w:t>
            </w:r>
          </w:p>
          <w:p w14:paraId="4A1F4A0E" w14:textId="77777777" w:rsidR="0017537E" w:rsidRPr="0017537E" w:rsidRDefault="0017537E" w:rsidP="0017537E">
            <w:pPr>
              <w:pStyle w:val="NormalWeb"/>
              <w:spacing w:before="240" w:beforeAutospacing="0" w:after="240" w:afterAutospacing="0"/>
              <w:ind w:left="80"/>
            </w:pPr>
            <w:r w:rsidRPr="0017537E">
              <w:rPr>
                <w:color w:val="000000"/>
                <w:sz w:val="22"/>
                <w:szCs w:val="22"/>
              </w:rPr>
              <w:t>(Ví dụ:OK:1/004;C22MTC-81971004C22MTC128418474_128_M1-22-10F0B-00400000128)</w:t>
            </w:r>
          </w:p>
        </w:tc>
        <w:tc>
          <w:tcPr>
            <w:tcW w:w="4680" w:type="dxa"/>
            <w:tcBorders>
              <w:top w:val="single" w:sz="4"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2D68E51C" w14:textId="77777777" w:rsidR="0017537E" w:rsidRPr="0017537E" w:rsidRDefault="0017537E" w:rsidP="0017537E">
            <w:pPr>
              <w:pStyle w:val="NormalWeb"/>
              <w:spacing w:before="0" w:beforeAutospacing="0" w:after="0" w:afterAutospacing="0"/>
              <w:ind w:left="440"/>
            </w:pPr>
            <w:r w:rsidRPr="0017537E">
              <w:rPr>
                <w:color w:val="000000"/>
                <w:sz w:val="22"/>
                <w:szCs w:val="22"/>
              </w:rPr>
              <w:t>-</w:t>
            </w:r>
            <w:r w:rsidRPr="0017537E">
              <w:rPr>
                <w:color w:val="000000"/>
                <w:sz w:val="14"/>
                <w:szCs w:val="14"/>
              </w:rPr>
              <w:t xml:space="preserve">          </w:t>
            </w:r>
            <w:r w:rsidRPr="0017537E">
              <w:rPr>
                <w:color w:val="000000"/>
                <w:sz w:val="22"/>
                <w:szCs w:val="22"/>
              </w:rPr>
              <w:t>OK à đã phát hành hóa đơn thành công</w:t>
            </w:r>
          </w:p>
          <w:p w14:paraId="2C2A3DD6" w14:textId="77777777" w:rsidR="0017537E" w:rsidRPr="0017537E" w:rsidRDefault="0017537E" w:rsidP="0017537E">
            <w:pPr>
              <w:pStyle w:val="NormalWeb"/>
              <w:spacing w:before="0" w:beforeAutospacing="0" w:after="0" w:afterAutospacing="0"/>
              <w:ind w:left="440"/>
            </w:pPr>
            <w:r w:rsidRPr="0017537E">
              <w:rPr>
                <w:color w:val="000000"/>
                <w:sz w:val="22"/>
                <w:szCs w:val="22"/>
              </w:rPr>
              <w:t>-</w:t>
            </w:r>
            <w:r w:rsidRPr="0017537E">
              <w:rPr>
                <w:color w:val="000000"/>
                <w:sz w:val="14"/>
                <w:szCs w:val="14"/>
              </w:rPr>
              <w:t xml:space="preserve">          </w:t>
            </w:r>
            <w:r w:rsidRPr="0017537E">
              <w:rPr>
                <w:color w:val="000000"/>
                <w:sz w:val="22"/>
                <w:szCs w:val="22"/>
              </w:rPr>
              <w:t>Patterà Mẫu số của hóa đơn điều chỉnh</w:t>
            </w:r>
          </w:p>
          <w:p w14:paraId="6B930C56" w14:textId="77777777" w:rsidR="0017537E" w:rsidRPr="0017537E" w:rsidRDefault="0017537E" w:rsidP="0017537E">
            <w:pPr>
              <w:pStyle w:val="NormalWeb"/>
              <w:spacing w:before="0" w:beforeAutospacing="0" w:after="0" w:afterAutospacing="0"/>
              <w:ind w:left="440"/>
            </w:pPr>
            <w:r w:rsidRPr="0017537E">
              <w:rPr>
                <w:color w:val="000000"/>
                <w:sz w:val="22"/>
                <w:szCs w:val="22"/>
              </w:rPr>
              <w:t>-</w:t>
            </w:r>
            <w:r w:rsidRPr="0017537E">
              <w:rPr>
                <w:color w:val="000000"/>
                <w:sz w:val="14"/>
                <w:szCs w:val="14"/>
              </w:rPr>
              <w:t xml:space="preserve">          </w:t>
            </w:r>
            <w:r w:rsidRPr="0017537E">
              <w:rPr>
                <w:color w:val="000000"/>
                <w:sz w:val="22"/>
                <w:szCs w:val="22"/>
              </w:rPr>
              <w:t>Serial à serial của hóa đơn điều chỉnh</w:t>
            </w:r>
          </w:p>
          <w:p w14:paraId="034D3808" w14:textId="77777777" w:rsidR="0017537E" w:rsidRPr="0017537E" w:rsidRDefault="0017537E" w:rsidP="0017537E">
            <w:pPr>
              <w:pStyle w:val="NormalWeb"/>
              <w:spacing w:before="0" w:beforeAutospacing="0" w:after="0" w:afterAutospacing="0"/>
              <w:ind w:left="440"/>
            </w:pPr>
            <w:r w:rsidRPr="0017537E">
              <w:rPr>
                <w:color w:val="000000"/>
                <w:sz w:val="22"/>
                <w:szCs w:val="22"/>
              </w:rPr>
              <w:t>-</w:t>
            </w:r>
            <w:r w:rsidRPr="0017537E">
              <w:rPr>
                <w:color w:val="000000"/>
                <w:sz w:val="14"/>
                <w:szCs w:val="14"/>
              </w:rPr>
              <w:t xml:space="preserve">        </w:t>
            </w:r>
            <w:r w:rsidRPr="0017537E">
              <w:rPr>
                <w:color w:val="000000"/>
              </w:rPr>
              <w:t>Fkey-&gt; fkey của hóa đơn</w:t>
            </w:r>
          </w:p>
          <w:p w14:paraId="446B36E4" w14:textId="77777777" w:rsidR="0017537E" w:rsidRPr="0017537E" w:rsidRDefault="0017537E" w:rsidP="0017537E">
            <w:pPr>
              <w:pStyle w:val="NormalWeb"/>
              <w:numPr>
                <w:ilvl w:val="0"/>
                <w:numId w:val="56"/>
              </w:numPr>
              <w:spacing w:before="0" w:beforeAutospacing="0" w:after="0" w:afterAutospacing="0"/>
              <w:ind w:left="360"/>
              <w:textAlignment w:val="baseline"/>
              <w:rPr>
                <w:color w:val="000000"/>
              </w:rPr>
            </w:pPr>
            <w:r w:rsidRPr="0017537E">
              <w:rPr>
                <w:color w:val="000000"/>
              </w:rPr>
              <w:t>invNumber: số hóa đơn điều chỉnh </w:t>
            </w:r>
          </w:p>
          <w:p w14:paraId="1CB39BC2" w14:textId="64ECF1BA" w:rsidR="0017537E" w:rsidRPr="0017537E" w:rsidRDefault="0017537E" w:rsidP="0017537E">
            <w:pPr>
              <w:pStyle w:val="NormalWeb"/>
              <w:numPr>
                <w:ilvl w:val="0"/>
                <w:numId w:val="56"/>
              </w:numPr>
              <w:spacing w:before="0" w:beforeAutospacing="0" w:after="160" w:afterAutospacing="0"/>
              <w:ind w:left="360"/>
              <w:textAlignment w:val="baseline"/>
              <w:rPr>
                <w:color w:val="000000"/>
              </w:rPr>
            </w:pPr>
            <w:r w:rsidRPr="0017537E">
              <w:rPr>
                <w:color w:val="000000"/>
              </w:rPr>
              <w:t>MCCQT -&gt; Mã CQT</w:t>
            </w:r>
          </w:p>
        </w:tc>
        <w:tc>
          <w:tcPr>
            <w:tcW w:w="80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316B2789" w14:textId="77777777" w:rsidR="0017537E" w:rsidRPr="0017537E" w:rsidRDefault="0017537E" w:rsidP="0017537E">
            <w:pPr>
              <w:pStyle w:val="NormalWeb"/>
              <w:spacing w:before="240" w:beforeAutospacing="0" w:after="240" w:afterAutospacing="0"/>
              <w:ind w:left="80"/>
            </w:pPr>
            <w:r w:rsidRPr="0017537E">
              <w:rPr>
                <w:color w:val="000000"/>
                <w:sz w:val="22"/>
                <w:szCs w:val="22"/>
              </w:rPr>
              <w:t> </w:t>
            </w:r>
          </w:p>
        </w:tc>
      </w:tr>
    </w:tbl>
    <w:p w14:paraId="74FFB694" w14:textId="77777777" w:rsidR="00D74EE3" w:rsidRDefault="00D74EE3" w:rsidP="00D74EE3">
      <w:pPr>
        <w:ind w:left="518"/>
        <w:rPr>
          <w:lang w:eastAsia="x-none"/>
        </w:rPr>
      </w:pPr>
    </w:p>
    <w:p w14:paraId="6A737D9B" w14:textId="77777777" w:rsidR="0017537E" w:rsidRDefault="0017537E" w:rsidP="0017537E">
      <w:pPr>
        <w:pStyle w:val="NormalWeb"/>
        <w:spacing w:before="240" w:beforeAutospacing="0" w:after="240" w:afterAutospacing="0"/>
      </w:pPr>
      <w:r>
        <w:rPr>
          <w:b/>
          <w:bCs/>
          <w:color w:val="000000"/>
          <w:sz w:val="22"/>
          <w:szCs w:val="22"/>
          <w:u w:val="single"/>
        </w:rPr>
        <w:t xml:space="preserve">Cấu trúc của xmlInvData (các trường </w:t>
      </w:r>
      <w:r>
        <w:rPr>
          <w:b/>
          <w:bCs/>
          <w:color w:val="FF0000"/>
          <w:sz w:val="22"/>
          <w:szCs w:val="22"/>
          <w:u w:val="single"/>
        </w:rPr>
        <w:t>*</w:t>
      </w:r>
      <w:r>
        <w:rPr>
          <w:b/>
          <w:bCs/>
          <w:color w:val="000000"/>
          <w:sz w:val="22"/>
          <w:szCs w:val="22"/>
          <w:u w:val="single"/>
        </w:rPr>
        <w:t xml:space="preserve"> là bắt buộc):</w:t>
      </w:r>
    </w:p>
    <w:p w14:paraId="6BA68490" w14:textId="77777777" w:rsidR="0017537E" w:rsidRDefault="0017537E" w:rsidP="0017537E">
      <w:pPr>
        <w:pStyle w:val="NormalWeb"/>
        <w:spacing w:before="0" w:beforeAutospacing="0" w:after="0" w:afterAutospacing="0"/>
      </w:pPr>
      <w:r>
        <w:rPr>
          <w:color w:val="0000FF"/>
          <w:sz w:val="19"/>
          <w:szCs w:val="19"/>
        </w:rPr>
        <w:t>&lt;</w:t>
      </w:r>
      <w:r>
        <w:rPr>
          <w:color w:val="A31515"/>
          <w:sz w:val="19"/>
          <w:szCs w:val="19"/>
        </w:rPr>
        <w:t>DieuChinhHD</w:t>
      </w:r>
      <w:r>
        <w:rPr>
          <w:color w:val="0000FF"/>
          <w:sz w:val="19"/>
          <w:szCs w:val="19"/>
        </w:rPr>
        <w:t>&gt;</w:t>
      </w:r>
    </w:p>
    <w:p w14:paraId="6E387FAC" w14:textId="77777777" w:rsidR="0017537E" w:rsidRDefault="0017537E" w:rsidP="0017537E">
      <w:pPr>
        <w:pStyle w:val="NormalWeb"/>
        <w:spacing w:before="0" w:beforeAutospacing="0" w:after="0" w:afterAutospacing="0"/>
        <w:rPr>
          <w:color w:val="0000FF"/>
          <w:sz w:val="19"/>
          <w:szCs w:val="19"/>
        </w:rPr>
      </w:pPr>
      <w:r>
        <w:rPr>
          <w:rStyle w:val="apple-tab-span"/>
          <w:color w:val="0000FF"/>
          <w:sz w:val="19"/>
          <w:szCs w:val="19"/>
        </w:rPr>
        <w:tab/>
      </w:r>
      <w:r>
        <w:rPr>
          <w:color w:val="0000FF"/>
          <w:sz w:val="19"/>
          <w:szCs w:val="19"/>
        </w:rPr>
        <w:t xml:space="preserve"> &lt;</w:t>
      </w:r>
      <w:r>
        <w:rPr>
          <w:color w:val="A31515"/>
          <w:sz w:val="19"/>
          <w:szCs w:val="19"/>
        </w:rPr>
        <w:t>key</w:t>
      </w:r>
      <w:r>
        <w:rPr>
          <w:color w:val="0000FF"/>
          <w:sz w:val="19"/>
          <w:szCs w:val="19"/>
        </w:rPr>
        <w:t>&gt;</w:t>
      </w:r>
      <w:r>
        <w:rPr>
          <w:color w:val="000000"/>
          <w:sz w:val="19"/>
          <w:szCs w:val="19"/>
        </w:rPr>
        <w:t>Fkey của hóa đơn để phân biệt hóa đơn xuất cho khách hàng nào *</w:t>
      </w:r>
      <w:r>
        <w:rPr>
          <w:color w:val="0000FF"/>
          <w:sz w:val="19"/>
          <w:szCs w:val="19"/>
        </w:rPr>
        <w:t>&lt;/</w:t>
      </w:r>
      <w:r>
        <w:rPr>
          <w:color w:val="A31515"/>
          <w:sz w:val="19"/>
          <w:szCs w:val="19"/>
        </w:rPr>
        <w:t>key</w:t>
      </w:r>
      <w:r>
        <w:rPr>
          <w:color w:val="0000FF"/>
          <w:sz w:val="19"/>
          <w:szCs w:val="19"/>
        </w:rPr>
        <w:t>&gt; </w:t>
      </w:r>
    </w:p>
    <w:p w14:paraId="50CC5366" w14:textId="77777777" w:rsidR="00AC2189" w:rsidRDefault="00AC2189" w:rsidP="00AC2189">
      <w:pPr>
        <w:pStyle w:val="NormalWeb"/>
        <w:spacing w:before="0" w:beforeAutospacing="0" w:after="0" w:afterAutospacing="0"/>
        <w:ind w:firstLine="720"/>
        <w:rPr>
          <w:rFonts w:ascii="Courier New" w:hAnsi="Courier New" w:cs="Courier New"/>
          <w:b/>
          <w:bCs/>
          <w:color w:val="000000"/>
          <w:sz w:val="20"/>
          <w:szCs w:val="20"/>
        </w:rPr>
      </w:pPr>
      <w:r>
        <w:rPr>
          <w:rFonts w:ascii="Courier New" w:hAnsi="Courier New" w:cs="Courier New"/>
          <w:color w:val="0000FF"/>
          <w:sz w:val="20"/>
          <w:szCs w:val="20"/>
        </w:rPr>
        <w:t>&lt;</w:t>
      </w:r>
      <w:r w:rsidRPr="00AC2189">
        <w:rPr>
          <w:color w:val="A31515"/>
          <w:sz w:val="19"/>
          <w:szCs w:val="19"/>
        </w:rPr>
        <w:t>MCCQT</w:t>
      </w:r>
      <w:r>
        <w:rPr>
          <w:rFonts w:ascii="Courier New" w:hAnsi="Courier New" w:cs="Courier New"/>
          <w:color w:val="0000FF"/>
          <w:sz w:val="20"/>
          <w:szCs w:val="20"/>
        </w:rPr>
        <w:t>&gt;</w:t>
      </w:r>
      <w:r>
        <w:rPr>
          <w:rFonts w:ascii="Courier New" w:hAnsi="Courier New" w:cs="Courier New"/>
          <w:b/>
          <w:bCs/>
          <w:color w:val="000000"/>
          <w:sz w:val="20"/>
          <w:szCs w:val="20"/>
        </w:rPr>
        <w:t>Mã cơ quan thuế tự sinh theo quy tắc</w:t>
      </w:r>
      <w:r>
        <w:rPr>
          <w:rFonts w:ascii="Courier New" w:hAnsi="Courier New" w:cs="Courier New"/>
          <w:color w:val="0000FF"/>
          <w:sz w:val="20"/>
          <w:szCs w:val="20"/>
        </w:rPr>
        <w:t>&lt;/</w:t>
      </w:r>
      <w:r w:rsidRPr="00AC2189">
        <w:rPr>
          <w:color w:val="A31515"/>
          <w:sz w:val="19"/>
          <w:szCs w:val="19"/>
        </w:rPr>
        <w:t>MCCQT</w:t>
      </w:r>
      <w:r>
        <w:rPr>
          <w:rFonts w:ascii="Courier New" w:hAnsi="Courier New" w:cs="Courier New"/>
          <w:color w:val="0000FF"/>
          <w:sz w:val="20"/>
          <w:szCs w:val="20"/>
        </w:rPr>
        <w:t>&gt;</w:t>
      </w:r>
    </w:p>
    <w:p w14:paraId="41499DB0" w14:textId="77777777" w:rsidR="00AC2189" w:rsidRDefault="00AC2189" w:rsidP="0017537E">
      <w:pPr>
        <w:pStyle w:val="NormalWeb"/>
        <w:spacing w:before="0" w:beforeAutospacing="0" w:after="0" w:afterAutospacing="0"/>
      </w:pPr>
    </w:p>
    <w:p w14:paraId="0886D0F7" w14:textId="77777777" w:rsidR="0017537E" w:rsidRDefault="0017537E" w:rsidP="0017537E">
      <w:pPr>
        <w:pStyle w:val="NormalWeb"/>
        <w:spacing w:before="0" w:beforeAutospacing="0" w:after="0" w:afterAutospacing="0"/>
      </w:pPr>
      <w:r>
        <w:rPr>
          <w:rStyle w:val="apple-tab-span"/>
          <w:color w:val="0000FF"/>
          <w:sz w:val="19"/>
          <w:szCs w:val="19"/>
        </w:rPr>
        <w:tab/>
      </w:r>
      <w:r>
        <w:rPr>
          <w:color w:val="0000FF"/>
          <w:sz w:val="19"/>
          <w:szCs w:val="19"/>
        </w:rPr>
        <w:t xml:space="preserve"> &lt;</w:t>
      </w:r>
      <w:r>
        <w:rPr>
          <w:color w:val="A31515"/>
          <w:sz w:val="19"/>
          <w:szCs w:val="19"/>
        </w:rPr>
        <w:t>Type</w:t>
      </w:r>
      <w:r>
        <w:rPr>
          <w:color w:val="0000FF"/>
          <w:sz w:val="19"/>
          <w:szCs w:val="19"/>
        </w:rPr>
        <w:t>&gt;</w:t>
      </w:r>
      <w:r>
        <w:rPr>
          <w:color w:val="000000"/>
          <w:sz w:val="19"/>
          <w:szCs w:val="19"/>
        </w:rPr>
        <w:t>Loại hóa đơn chỉnh sửa(int-mặc định lấy là 2)  2-Điều chỉnh tăng, 3-Điều chỉnh giảm, 4- Hóa đơn điều chỉnh thông tin</w:t>
      </w:r>
      <w:r>
        <w:rPr>
          <w:color w:val="0000FF"/>
          <w:sz w:val="19"/>
          <w:szCs w:val="19"/>
        </w:rPr>
        <w:t>&lt;/</w:t>
      </w:r>
      <w:r>
        <w:rPr>
          <w:color w:val="A31515"/>
          <w:sz w:val="19"/>
          <w:szCs w:val="19"/>
        </w:rPr>
        <w:t>Type</w:t>
      </w:r>
      <w:r>
        <w:rPr>
          <w:color w:val="0000FF"/>
          <w:sz w:val="19"/>
          <w:szCs w:val="19"/>
        </w:rPr>
        <w:t>&gt;</w:t>
      </w:r>
    </w:p>
    <w:p w14:paraId="370B415D" w14:textId="77777777" w:rsidR="0017537E" w:rsidRDefault="0017537E" w:rsidP="0017537E">
      <w:pPr>
        <w:pStyle w:val="NormalWeb"/>
        <w:spacing w:before="0" w:beforeAutospacing="0" w:after="0" w:afterAutospacing="0"/>
      </w:pPr>
      <w:r>
        <w:rPr>
          <w:rStyle w:val="apple-tab-span"/>
          <w:color w:val="0000FF"/>
          <w:sz w:val="19"/>
          <w:szCs w:val="19"/>
        </w:rPr>
        <w:tab/>
      </w:r>
      <w:r>
        <w:rPr>
          <w:color w:val="0000FF"/>
          <w:sz w:val="19"/>
          <w:szCs w:val="19"/>
        </w:rPr>
        <w:t>  &lt;</w:t>
      </w:r>
      <w:r>
        <w:rPr>
          <w:color w:val="A31515"/>
          <w:sz w:val="19"/>
          <w:szCs w:val="19"/>
        </w:rPr>
        <w:t>TTChung</w:t>
      </w:r>
      <w:r>
        <w:rPr>
          <w:color w:val="0000FF"/>
          <w:sz w:val="19"/>
          <w:szCs w:val="19"/>
        </w:rPr>
        <w:t>&gt;</w:t>
      </w:r>
    </w:p>
    <w:p w14:paraId="45D75803"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NLap</w:t>
      </w:r>
      <w:r>
        <w:rPr>
          <w:color w:val="0000FF"/>
          <w:sz w:val="19"/>
          <w:szCs w:val="19"/>
        </w:rPr>
        <w:t xml:space="preserve">&gt; </w:t>
      </w:r>
      <w:r>
        <w:rPr>
          <w:color w:val="000000"/>
          <w:sz w:val="19"/>
          <w:szCs w:val="19"/>
        </w:rPr>
        <w:t>Ngày lập</w:t>
      </w:r>
      <w:r>
        <w:rPr>
          <w:color w:val="0000FF"/>
          <w:sz w:val="19"/>
          <w:szCs w:val="19"/>
        </w:rPr>
        <w:t xml:space="preserve"> (định dạng theo chuẩn thuế: yyyy-MM-dd)&lt;/</w:t>
      </w:r>
      <w:r>
        <w:rPr>
          <w:color w:val="A31515"/>
          <w:sz w:val="19"/>
          <w:szCs w:val="19"/>
        </w:rPr>
        <w:t>Nlap</w:t>
      </w:r>
      <w:r>
        <w:rPr>
          <w:color w:val="0000FF"/>
          <w:sz w:val="19"/>
          <w:szCs w:val="19"/>
        </w:rPr>
        <w:t>&gt;</w:t>
      </w:r>
    </w:p>
    <w:p w14:paraId="71585303"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DVTTe</w:t>
      </w:r>
      <w:r>
        <w:rPr>
          <w:color w:val="0000FF"/>
          <w:sz w:val="19"/>
          <w:szCs w:val="19"/>
        </w:rPr>
        <w:t>&gt;</w:t>
      </w:r>
      <w:r>
        <w:rPr>
          <w:color w:val="000000"/>
          <w:sz w:val="19"/>
          <w:szCs w:val="19"/>
        </w:rPr>
        <w:t>Đơn vị tiền tệ *</w:t>
      </w:r>
      <w:r>
        <w:rPr>
          <w:color w:val="0000FF"/>
          <w:sz w:val="19"/>
          <w:szCs w:val="19"/>
        </w:rPr>
        <w:t>&lt;/</w:t>
      </w:r>
      <w:r>
        <w:rPr>
          <w:color w:val="A31515"/>
          <w:sz w:val="19"/>
          <w:szCs w:val="19"/>
        </w:rPr>
        <w:t>DVTTe</w:t>
      </w:r>
      <w:r>
        <w:rPr>
          <w:color w:val="0000FF"/>
          <w:sz w:val="19"/>
          <w:szCs w:val="19"/>
        </w:rPr>
        <w:t>&gt;</w:t>
      </w:r>
    </w:p>
    <w:p w14:paraId="647597D1"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TGia</w:t>
      </w:r>
      <w:r>
        <w:rPr>
          <w:color w:val="0000FF"/>
          <w:sz w:val="19"/>
          <w:szCs w:val="19"/>
        </w:rPr>
        <w:t>&gt;</w:t>
      </w:r>
      <w:r>
        <w:rPr>
          <w:color w:val="000000"/>
          <w:sz w:val="19"/>
          <w:szCs w:val="19"/>
        </w:rPr>
        <w:t>Tỷ giá (Bắt buộc (Trừ trường hợp Đơn vị tiền tệ là VND))</w:t>
      </w:r>
      <w:r>
        <w:rPr>
          <w:color w:val="0000FF"/>
          <w:sz w:val="19"/>
          <w:szCs w:val="19"/>
        </w:rPr>
        <w:t>&lt;/</w:t>
      </w:r>
      <w:r>
        <w:rPr>
          <w:color w:val="A31515"/>
          <w:sz w:val="19"/>
          <w:szCs w:val="19"/>
        </w:rPr>
        <w:t>TGia</w:t>
      </w:r>
      <w:r>
        <w:rPr>
          <w:color w:val="0000FF"/>
          <w:sz w:val="19"/>
          <w:szCs w:val="19"/>
        </w:rPr>
        <w:t>&gt;</w:t>
      </w:r>
    </w:p>
    <w:p w14:paraId="0E4E2557" w14:textId="2FD76DD5"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HTTToan</w:t>
      </w:r>
      <w:r>
        <w:rPr>
          <w:color w:val="0000FF"/>
          <w:sz w:val="19"/>
          <w:szCs w:val="19"/>
        </w:rPr>
        <w:t>&gt;</w:t>
      </w:r>
      <w:r>
        <w:rPr>
          <w:color w:val="000000"/>
          <w:sz w:val="19"/>
          <w:szCs w:val="19"/>
        </w:rPr>
        <w:t>Hình thức thanh toán</w:t>
      </w:r>
      <w:r w:rsidR="00AE409E" w:rsidRPr="00AE409E">
        <w:rPr>
          <w:color w:val="000000"/>
          <w:sz w:val="19"/>
          <w:szCs w:val="19"/>
          <w:highlight w:val="cyan"/>
        </w:rPr>
        <w:t>*</w:t>
      </w:r>
      <w:r>
        <w:rPr>
          <w:color w:val="000000"/>
          <w:sz w:val="19"/>
          <w:szCs w:val="19"/>
        </w:rPr>
        <w:t xml:space="preserve"> </w:t>
      </w:r>
      <w:r>
        <w:rPr>
          <w:color w:val="0000FF"/>
          <w:sz w:val="19"/>
          <w:szCs w:val="19"/>
        </w:rPr>
        <w:t>&lt;/</w:t>
      </w:r>
      <w:r>
        <w:rPr>
          <w:color w:val="A31515"/>
          <w:sz w:val="19"/>
          <w:szCs w:val="19"/>
        </w:rPr>
        <w:t>HTTToan</w:t>
      </w:r>
      <w:r>
        <w:rPr>
          <w:color w:val="0000FF"/>
          <w:sz w:val="19"/>
          <w:szCs w:val="19"/>
        </w:rPr>
        <w:t>&gt;</w:t>
      </w:r>
    </w:p>
    <w:p w14:paraId="66FB2A1C"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A61C00"/>
          <w:sz w:val="19"/>
          <w:szCs w:val="19"/>
        </w:rPr>
        <w:t>&lt;TTKhac&gt;</w:t>
      </w:r>
    </w:p>
    <w:p w14:paraId="4C8B5428"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18285029"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w:t>
      </w:r>
      <w:r>
        <w:rPr>
          <w:color w:val="A61C00"/>
          <w:sz w:val="19"/>
          <w:szCs w:val="19"/>
        </w:rPr>
        <w:t>&lt;/TTruong&gt;</w:t>
      </w:r>
    </w:p>
    <w:p w14:paraId="5D97EF43" w14:textId="77777777" w:rsidR="0017537E" w:rsidRPr="002864F3" w:rsidRDefault="0017537E" w:rsidP="0017537E">
      <w:pPr>
        <w:pStyle w:val="NormalWeb"/>
        <w:spacing w:before="0" w:beforeAutospacing="0" w:after="0" w:afterAutospacing="0"/>
        <w:rPr>
          <w:lang w:val="nl-NL"/>
        </w:rPr>
      </w:pPr>
      <w:r>
        <w:rPr>
          <w:color w:val="A61C00"/>
          <w:sz w:val="19"/>
          <w:szCs w:val="19"/>
        </w:rPr>
        <w:lastRenderedPageBreak/>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28C2CA4A"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 test</w:t>
      </w:r>
      <w:r w:rsidRPr="002864F3">
        <w:rPr>
          <w:color w:val="A61C00"/>
          <w:sz w:val="19"/>
          <w:szCs w:val="19"/>
          <w:lang w:val="nl-NL"/>
        </w:rPr>
        <w:t>&lt;/DLieu&gt;</w:t>
      </w:r>
    </w:p>
    <w:p w14:paraId="53D73067" w14:textId="77777777" w:rsidR="0017537E" w:rsidRDefault="0017537E" w:rsidP="0017537E">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0168D01D"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2D04A335"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w:t>
      </w:r>
      <w:r>
        <w:rPr>
          <w:color w:val="A61C00"/>
          <w:sz w:val="19"/>
          <w:szCs w:val="19"/>
        </w:rPr>
        <w:t>&lt;/TTruong&gt;</w:t>
      </w:r>
    </w:p>
    <w:p w14:paraId="25F5E459" w14:textId="77777777" w:rsidR="0017537E" w:rsidRPr="002864F3" w:rsidRDefault="0017537E" w:rsidP="0017537E">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6546033C"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Extra1 test</w:t>
      </w:r>
      <w:r w:rsidRPr="002864F3">
        <w:rPr>
          <w:color w:val="A61C00"/>
          <w:sz w:val="19"/>
          <w:szCs w:val="19"/>
          <w:lang w:val="nl-NL"/>
        </w:rPr>
        <w:t>&lt;/DLieu&gt;</w:t>
      </w:r>
    </w:p>
    <w:p w14:paraId="49F6EF46" w14:textId="77777777" w:rsidR="0017537E" w:rsidRDefault="0017537E" w:rsidP="0017537E">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214623C1"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1AD655FE"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Extra2</w:t>
      </w:r>
      <w:r>
        <w:rPr>
          <w:color w:val="A61C00"/>
          <w:sz w:val="19"/>
          <w:szCs w:val="19"/>
        </w:rPr>
        <w:t>&lt;/TTruong&gt;</w:t>
      </w:r>
    </w:p>
    <w:p w14:paraId="2BADB190" w14:textId="77777777" w:rsidR="0017537E" w:rsidRPr="002864F3" w:rsidRDefault="0017537E" w:rsidP="0017537E">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4181B54F"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Extra2 test</w:t>
      </w:r>
      <w:r w:rsidRPr="002864F3">
        <w:rPr>
          <w:color w:val="A61C00"/>
          <w:sz w:val="19"/>
          <w:szCs w:val="19"/>
          <w:lang w:val="nl-NL"/>
        </w:rPr>
        <w:t>&lt;/DLieu&gt;</w:t>
      </w:r>
    </w:p>
    <w:p w14:paraId="281562EE"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&lt;/TTin&gt;</w:t>
      </w:r>
    </w:p>
    <w:p w14:paraId="57810606" w14:textId="77777777" w:rsidR="0017537E" w:rsidRPr="002864F3" w:rsidRDefault="0017537E" w:rsidP="0017537E">
      <w:pPr>
        <w:pStyle w:val="NormalWeb"/>
        <w:spacing w:before="0" w:beforeAutospacing="0" w:after="0" w:afterAutospacing="0"/>
        <w:rPr>
          <w:color w:val="A61C00"/>
          <w:sz w:val="19"/>
          <w:szCs w:val="19"/>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&lt;/TTKhac&gt;</w:t>
      </w:r>
    </w:p>
    <w:p w14:paraId="30C358A3" w14:textId="4DCD1110" w:rsidR="004B0CEE" w:rsidRDefault="004B0CEE" w:rsidP="00AE409E">
      <w:pPr>
        <w:pStyle w:val="NormalWeb"/>
        <w:spacing w:before="0" w:beforeAutospacing="0" w:after="0" w:afterAutospacing="0"/>
        <w:ind w:firstLine="720"/>
        <w:rPr>
          <w:sz w:val="20"/>
          <w:szCs w:val="20"/>
          <w:lang w:val="nl-NL"/>
        </w:rPr>
      </w:pPr>
      <w:r w:rsidRPr="002864F3">
        <w:rPr>
          <w:sz w:val="20"/>
          <w:szCs w:val="20"/>
          <w:highlight w:val="cyan"/>
          <w:lang w:val="nl-NL"/>
        </w:rPr>
        <w:t>&lt;</w:t>
      </w:r>
      <w:r w:rsidRPr="002864F3">
        <w:rPr>
          <w:color w:val="C00000"/>
          <w:sz w:val="20"/>
          <w:szCs w:val="20"/>
          <w:highlight w:val="cyan"/>
          <w:lang w:val="nl-NL"/>
        </w:rPr>
        <w:t>HDDThu</w:t>
      </w:r>
      <w:r w:rsidRPr="002864F3">
        <w:rPr>
          <w:sz w:val="20"/>
          <w:szCs w:val="20"/>
          <w:highlight w:val="cyan"/>
          <w:lang w:val="nl-NL"/>
        </w:rPr>
        <w:t>&gt;Hóa đơn đặc thù (Nhận các giá trị: 1-Hàng hóa là xe ô tô, xe mô tô, 2- Dịch vụ vận chuyển, 3- Dịch vụ vận chuyển trên nền tảng số, TMĐT). Nếu không truyền mặc định là 0- hóa đơn thường &lt;/</w:t>
      </w:r>
      <w:r w:rsidRPr="002864F3">
        <w:rPr>
          <w:color w:val="C00000"/>
          <w:sz w:val="20"/>
          <w:szCs w:val="20"/>
          <w:highlight w:val="cyan"/>
          <w:lang w:val="nl-NL"/>
        </w:rPr>
        <w:t>HDDThu</w:t>
      </w:r>
      <w:r w:rsidRPr="002864F3">
        <w:rPr>
          <w:sz w:val="20"/>
          <w:szCs w:val="20"/>
          <w:highlight w:val="cyan"/>
          <w:lang w:val="nl-NL"/>
        </w:rPr>
        <w:t>&gt;</w:t>
      </w:r>
    </w:p>
    <w:p w14:paraId="627E92DE" w14:textId="34FE02D5" w:rsidR="00832D90" w:rsidRPr="002864F3" w:rsidRDefault="00832D90" w:rsidP="00AE409E">
      <w:pPr>
        <w:pStyle w:val="NormalWeb"/>
        <w:spacing w:before="0" w:beforeAutospacing="0" w:after="0" w:afterAutospacing="0"/>
        <w:ind w:firstLine="720"/>
        <w:rPr>
          <w:sz w:val="20"/>
          <w:szCs w:val="20"/>
          <w:lang w:val="nl-NL"/>
        </w:rPr>
      </w:pPr>
      <w:r w:rsidRPr="00832D90">
        <w:rPr>
          <w:sz w:val="20"/>
          <w:szCs w:val="20"/>
          <w:highlight w:val="cyan"/>
          <w:lang w:val="nl-NL"/>
        </w:rPr>
        <w:t>&lt;GiamThueGTGT&gt; Giảm thuế GTGT(Chỉ sử dụng cho hóa đơn bán hàng giảm thuế theo NQ của Quốc hội. Nhận giá trị 1/0)&lt;/GiamThueGTGT&gt;</w:t>
      </w:r>
    </w:p>
    <w:p w14:paraId="0BD0EB8D"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color w:val="0000FF"/>
          <w:sz w:val="19"/>
          <w:szCs w:val="19"/>
          <w:lang w:val="nl-NL"/>
        </w:rPr>
        <w:t xml:space="preserve">   &lt;/</w:t>
      </w:r>
      <w:r w:rsidRPr="002864F3">
        <w:rPr>
          <w:color w:val="A31515"/>
          <w:sz w:val="19"/>
          <w:szCs w:val="19"/>
          <w:lang w:val="nl-NL"/>
        </w:rPr>
        <w:t>TTChung</w:t>
      </w:r>
      <w:r w:rsidRPr="002864F3">
        <w:rPr>
          <w:color w:val="0000FF"/>
          <w:sz w:val="19"/>
          <w:szCs w:val="19"/>
          <w:lang w:val="nl-NL"/>
        </w:rPr>
        <w:t>&gt;</w:t>
      </w:r>
    </w:p>
    <w:p w14:paraId="68E92BC1" w14:textId="77777777" w:rsidR="0017537E" w:rsidRPr="002864F3" w:rsidRDefault="0017537E" w:rsidP="0017537E">
      <w:pPr>
        <w:pStyle w:val="NormalWeb"/>
        <w:spacing w:before="240" w:beforeAutospacing="0" w:after="240" w:afterAutospacing="0"/>
        <w:rPr>
          <w:color w:val="0000FF"/>
          <w:sz w:val="19"/>
          <w:szCs w:val="19"/>
          <w:lang w:val="nl-NL"/>
        </w:rPr>
      </w:pPr>
      <w:r w:rsidRPr="002864F3">
        <w:rPr>
          <w:color w:val="0000FF"/>
          <w:sz w:val="19"/>
          <w:szCs w:val="19"/>
          <w:lang w:val="nl-NL"/>
        </w:rPr>
        <w:t>   </w:t>
      </w:r>
      <w:r w:rsidRPr="002864F3">
        <w:rPr>
          <w:rStyle w:val="apple-tab-span"/>
          <w:color w:val="0000FF"/>
          <w:sz w:val="19"/>
          <w:szCs w:val="19"/>
          <w:lang w:val="nl-NL"/>
        </w:rPr>
        <w:tab/>
      </w:r>
      <w:r w:rsidRPr="002864F3">
        <w:rPr>
          <w:color w:val="0000FF"/>
          <w:sz w:val="19"/>
          <w:szCs w:val="19"/>
          <w:lang w:val="nl-NL"/>
        </w:rPr>
        <w:t>  &lt;</w:t>
      </w:r>
      <w:r w:rsidRPr="002864F3">
        <w:rPr>
          <w:color w:val="A31515"/>
          <w:sz w:val="19"/>
          <w:szCs w:val="19"/>
          <w:lang w:val="nl-NL"/>
        </w:rPr>
        <w:t>NDHDon</w:t>
      </w:r>
      <w:r w:rsidRPr="002864F3">
        <w:rPr>
          <w:color w:val="0000FF"/>
          <w:sz w:val="19"/>
          <w:szCs w:val="19"/>
          <w:lang w:val="nl-NL"/>
        </w:rPr>
        <w:t>&gt;</w:t>
      </w:r>
    </w:p>
    <w:p w14:paraId="0E2B00EE" w14:textId="77777777" w:rsidR="00B47C45" w:rsidRPr="002864F3" w:rsidRDefault="00B47C45" w:rsidP="00B47C45">
      <w:pPr>
        <w:pStyle w:val="NormalWeb"/>
        <w:spacing w:before="0" w:beforeAutospacing="0" w:after="0" w:afterAutospacing="0"/>
        <w:ind w:left="1440"/>
        <w:rPr>
          <w:color w:val="C00000"/>
          <w:sz w:val="19"/>
          <w:szCs w:val="19"/>
          <w:lang w:val="nl-NL"/>
        </w:rPr>
      </w:pPr>
      <w:r w:rsidRPr="002864F3">
        <w:rPr>
          <w:color w:val="C00000"/>
          <w:sz w:val="19"/>
          <w:szCs w:val="19"/>
          <w:lang w:val="nl-NL"/>
        </w:rPr>
        <w:t>&lt;NBan&gt;</w:t>
      </w:r>
    </w:p>
    <w:p w14:paraId="22CF5C5E" w14:textId="77777777" w:rsidR="00B47C45" w:rsidRPr="002864F3" w:rsidRDefault="00B47C45" w:rsidP="00B47C45">
      <w:pPr>
        <w:pStyle w:val="NormalWeb"/>
        <w:ind w:left="2160"/>
        <w:rPr>
          <w:color w:val="0000FF"/>
          <w:sz w:val="19"/>
          <w:szCs w:val="19"/>
          <w:highlight w:val="cyan"/>
          <w:lang w:val="nl-NL"/>
        </w:rPr>
      </w:pPr>
      <w:r w:rsidRPr="002864F3">
        <w:rPr>
          <w:color w:val="0000FF"/>
          <w:sz w:val="19"/>
          <w:szCs w:val="19"/>
          <w:highlight w:val="cyan"/>
          <w:lang w:val="nl-NL"/>
        </w:rPr>
        <w:t>&lt;</w:t>
      </w:r>
      <w:r w:rsidRPr="002864F3">
        <w:rPr>
          <w:color w:val="C00000"/>
          <w:sz w:val="19"/>
          <w:szCs w:val="19"/>
          <w:highlight w:val="cyan"/>
          <w:lang w:val="nl-NL"/>
        </w:rPr>
        <w:t>MCHang</w:t>
      </w:r>
      <w:r w:rsidRPr="002864F3">
        <w:rPr>
          <w:color w:val="0000FF"/>
          <w:sz w:val="19"/>
          <w:szCs w:val="19"/>
          <w:highlight w:val="cyan"/>
          <w:lang w:val="nl-NL"/>
        </w:rPr>
        <w:t>&gt;Mã cửa hàng người bán&lt;/</w:t>
      </w:r>
      <w:r w:rsidRPr="002864F3">
        <w:rPr>
          <w:color w:val="C00000"/>
          <w:sz w:val="19"/>
          <w:szCs w:val="19"/>
          <w:highlight w:val="cyan"/>
          <w:lang w:val="nl-NL"/>
        </w:rPr>
        <w:t>MCHang</w:t>
      </w:r>
      <w:r w:rsidRPr="002864F3">
        <w:rPr>
          <w:color w:val="0000FF"/>
          <w:sz w:val="19"/>
          <w:szCs w:val="19"/>
          <w:highlight w:val="cyan"/>
          <w:lang w:val="nl-NL"/>
        </w:rPr>
        <w:t>&gt;</w:t>
      </w:r>
    </w:p>
    <w:p w14:paraId="08173494" w14:textId="77777777" w:rsidR="00B47C45" w:rsidRPr="002864F3" w:rsidRDefault="00B47C45" w:rsidP="00B47C45">
      <w:pPr>
        <w:pStyle w:val="NormalWeb"/>
        <w:spacing w:before="0" w:beforeAutospacing="0" w:after="0" w:afterAutospacing="0"/>
        <w:ind w:left="2160"/>
        <w:rPr>
          <w:color w:val="0000FF"/>
          <w:sz w:val="19"/>
          <w:szCs w:val="19"/>
          <w:lang w:val="nl-NL"/>
        </w:rPr>
      </w:pPr>
      <w:r w:rsidRPr="002864F3">
        <w:rPr>
          <w:color w:val="0000FF"/>
          <w:sz w:val="19"/>
          <w:szCs w:val="19"/>
          <w:highlight w:val="cyan"/>
          <w:lang w:val="nl-NL"/>
        </w:rPr>
        <w:t>&lt;</w:t>
      </w:r>
      <w:r w:rsidRPr="002864F3">
        <w:rPr>
          <w:color w:val="C00000"/>
          <w:sz w:val="19"/>
          <w:szCs w:val="19"/>
          <w:highlight w:val="cyan"/>
          <w:lang w:val="nl-NL"/>
        </w:rPr>
        <w:t>TCHang</w:t>
      </w:r>
      <w:r w:rsidRPr="002864F3">
        <w:rPr>
          <w:color w:val="0000FF"/>
          <w:sz w:val="19"/>
          <w:szCs w:val="19"/>
          <w:highlight w:val="cyan"/>
          <w:lang w:val="nl-NL"/>
        </w:rPr>
        <w:t>&gt;Tên cửa hàng người bán&lt;/</w:t>
      </w:r>
      <w:r w:rsidRPr="002864F3">
        <w:rPr>
          <w:color w:val="C00000"/>
          <w:sz w:val="19"/>
          <w:szCs w:val="19"/>
          <w:highlight w:val="cyan"/>
          <w:lang w:val="nl-NL"/>
        </w:rPr>
        <w:t>TCHang</w:t>
      </w:r>
      <w:r w:rsidRPr="002864F3">
        <w:rPr>
          <w:color w:val="0000FF"/>
          <w:sz w:val="19"/>
          <w:szCs w:val="19"/>
          <w:highlight w:val="cyan"/>
          <w:lang w:val="nl-NL"/>
        </w:rPr>
        <w:t>&gt;</w:t>
      </w:r>
    </w:p>
    <w:p w14:paraId="465A3834" w14:textId="6D2AFD07" w:rsidR="00B47C45" w:rsidRPr="002864F3" w:rsidRDefault="00B47C45" w:rsidP="00B47C45">
      <w:pPr>
        <w:pStyle w:val="NormalWeb"/>
        <w:spacing w:before="0" w:beforeAutospacing="0" w:after="0" w:afterAutospacing="0"/>
        <w:ind w:left="1440"/>
        <w:rPr>
          <w:color w:val="C00000"/>
          <w:lang w:val="nl-NL"/>
        </w:rPr>
      </w:pPr>
      <w:r w:rsidRPr="002864F3">
        <w:rPr>
          <w:color w:val="C00000"/>
          <w:sz w:val="19"/>
          <w:szCs w:val="19"/>
          <w:lang w:val="nl-NL"/>
        </w:rPr>
        <w:t>&lt;/NBan&gt;</w:t>
      </w:r>
    </w:p>
    <w:p w14:paraId="54407968"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NMua</w:t>
      </w:r>
      <w:r w:rsidRPr="002864F3">
        <w:rPr>
          <w:color w:val="0000FF"/>
          <w:sz w:val="19"/>
          <w:szCs w:val="19"/>
          <w:lang w:val="nl-NL"/>
        </w:rPr>
        <w:t>&gt;</w:t>
      </w:r>
    </w:p>
    <w:p w14:paraId="487E7302"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Ten</w:t>
      </w:r>
      <w:r w:rsidRPr="002864F3">
        <w:rPr>
          <w:color w:val="0000FF"/>
          <w:sz w:val="19"/>
          <w:szCs w:val="19"/>
          <w:lang w:val="nl-NL"/>
        </w:rPr>
        <w:t>&gt;</w:t>
      </w:r>
      <w:r w:rsidRPr="002864F3">
        <w:rPr>
          <w:color w:val="000000"/>
          <w:sz w:val="19"/>
          <w:szCs w:val="19"/>
          <w:lang w:val="nl-NL"/>
        </w:rPr>
        <w:t>Tên</w:t>
      </w:r>
      <w:r w:rsidRPr="002864F3">
        <w:rPr>
          <w:color w:val="0000FF"/>
          <w:sz w:val="19"/>
          <w:szCs w:val="19"/>
          <w:lang w:val="nl-NL"/>
        </w:rPr>
        <w:t>&lt;/</w:t>
      </w:r>
      <w:r w:rsidRPr="002864F3">
        <w:rPr>
          <w:color w:val="A31515"/>
          <w:sz w:val="19"/>
          <w:szCs w:val="19"/>
          <w:lang w:val="nl-NL"/>
        </w:rPr>
        <w:t>Ten</w:t>
      </w:r>
      <w:r w:rsidRPr="002864F3">
        <w:rPr>
          <w:color w:val="0000FF"/>
          <w:sz w:val="19"/>
          <w:szCs w:val="19"/>
          <w:lang w:val="nl-NL"/>
        </w:rPr>
        <w:t>&gt;</w:t>
      </w:r>
    </w:p>
    <w:p w14:paraId="360EE09B" w14:textId="69510790" w:rsidR="0017537E" w:rsidRDefault="0017537E" w:rsidP="0017537E">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MST</w:t>
      </w:r>
      <w:r w:rsidRPr="002864F3">
        <w:rPr>
          <w:color w:val="0000FF"/>
          <w:sz w:val="19"/>
          <w:szCs w:val="19"/>
          <w:lang w:val="nl-NL"/>
        </w:rPr>
        <w:t>&gt;</w:t>
      </w:r>
      <w:r w:rsidRPr="002864F3">
        <w:rPr>
          <w:color w:val="000000"/>
          <w:sz w:val="19"/>
          <w:szCs w:val="19"/>
          <w:lang w:val="nl-NL"/>
        </w:rPr>
        <w:t>Mã số thuế</w:t>
      </w:r>
      <w:r w:rsidRPr="002864F3">
        <w:rPr>
          <w:color w:val="0000FF"/>
          <w:sz w:val="19"/>
          <w:szCs w:val="19"/>
          <w:lang w:val="nl-NL"/>
        </w:rPr>
        <w:t>&lt;/</w:t>
      </w:r>
      <w:r w:rsidRPr="002864F3">
        <w:rPr>
          <w:color w:val="A31515"/>
          <w:sz w:val="19"/>
          <w:szCs w:val="19"/>
          <w:lang w:val="nl-NL"/>
        </w:rPr>
        <w:t>MST</w:t>
      </w:r>
      <w:r w:rsidRPr="002864F3">
        <w:rPr>
          <w:color w:val="0000FF"/>
          <w:sz w:val="19"/>
          <w:szCs w:val="19"/>
          <w:lang w:val="nl-NL"/>
        </w:rPr>
        <w:t>&gt;</w:t>
      </w:r>
    </w:p>
    <w:p w14:paraId="649C03A4" w14:textId="50448CBC" w:rsidR="002E3A0C" w:rsidRPr="002864F3" w:rsidRDefault="002E3A0C" w:rsidP="002E3A0C">
      <w:pPr>
        <w:pStyle w:val="NormalWeb"/>
        <w:spacing w:before="0" w:beforeAutospacing="0" w:after="0" w:afterAutospacing="0"/>
        <w:ind w:left="1440" w:firstLine="720"/>
        <w:rPr>
          <w:lang w:val="nl-NL"/>
        </w:rPr>
      </w:pPr>
      <w:r w:rsidRPr="002864F3">
        <w:rPr>
          <w:color w:val="0000FF"/>
          <w:sz w:val="19"/>
          <w:szCs w:val="19"/>
          <w:lang w:val="nl-NL"/>
        </w:rPr>
        <w:t>&lt;</w:t>
      </w:r>
      <w:r>
        <w:rPr>
          <w:color w:val="A31515"/>
          <w:sz w:val="19"/>
          <w:szCs w:val="19"/>
          <w:lang w:val="nl-NL"/>
        </w:rPr>
        <w:t>DChi</w:t>
      </w:r>
      <w:r w:rsidRPr="002864F3">
        <w:rPr>
          <w:color w:val="0000FF"/>
          <w:sz w:val="19"/>
          <w:szCs w:val="19"/>
          <w:lang w:val="nl-NL"/>
        </w:rPr>
        <w:t>&gt;</w:t>
      </w:r>
      <w:r>
        <w:rPr>
          <w:color w:val="000000"/>
          <w:sz w:val="19"/>
          <w:szCs w:val="19"/>
          <w:lang w:val="nl-NL"/>
        </w:rPr>
        <w:t>Địa chỉ</w:t>
      </w:r>
      <w:r w:rsidRPr="002864F3">
        <w:rPr>
          <w:color w:val="0000FF"/>
          <w:sz w:val="19"/>
          <w:szCs w:val="19"/>
          <w:lang w:val="nl-NL"/>
        </w:rPr>
        <w:t>&lt;/</w:t>
      </w:r>
      <w:r>
        <w:rPr>
          <w:color w:val="A31515"/>
          <w:sz w:val="19"/>
          <w:szCs w:val="19"/>
          <w:lang w:val="nl-NL"/>
        </w:rPr>
        <w:t>DChi</w:t>
      </w:r>
      <w:r w:rsidRPr="002864F3">
        <w:rPr>
          <w:color w:val="0000FF"/>
          <w:sz w:val="19"/>
          <w:szCs w:val="19"/>
          <w:lang w:val="nl-NL"/>
        </w:rPr>
        <w:t>&gt;</w:t>
      </w:r>
    </w:p>
    <w:p w14:paraId="73CB5BB8"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SDThoai</w:t>
      </w:r>
      <w:r w:rsidRPr="002864F3">
        <w:rPr>
          <w:color w:val="0000FF"/>
          <w:sz w:val="19"/>
          <w:szCs w:val="19"/>
          <w:lang w:val="nl-NL"/>
        </w:rPr>
        <w:t>&gt;</w:t>
      </w:r>
      <w:r w:rsidRPr="002864F3">
        <w:rPr>
          <w:color w:val="000000"/>
          <w:sz w:val="19"/>
          <w:szCs w:val="19"/>
          <w:lang w:val="nl-NL"/>
        </w:rPr>
        <w:t>Số điện thoại</w:t>
      </w:r>
      <w:r w:rsidRPr="002864F3">
        <w:rPr>
          <w:color w:val="0000FF"/>
          <w:sz w:val="19"/>
          <w:szCs w:val="19"/>
          <w:lang w:val="nl-NL"/>
        </w:rPr>
        <w:t>&lt;/</w:t>
      </w:r>
      <w:r w:rsidRPr="002864F3">
        <w:rPr>
          <w:color w:val="A31515"/>
          <w:sz w:val="19"/>
          <w:szCs w:val="19"/>
          <w:lang w:val="nl-NL"/>
        </w:rPr>
        <w:t>SDThoai</w:t>
      </w:r>
      <w:r w:rsidRPr="002864F3">
        <w:rPr>
          <w:color w:val="0000FF"/>
          <w:sz w:val="19"/>
          <w:szCs w:val="19"/>
          <w:lang w:val="nl-NL"/>
        </w:rPr>
        <w:t>&gt;</w:t>
      </w:r>
    </w:p>
    <w:p w14:paraId="5B8A91A3"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CCCDan</w:t>
      </w:r>
      <w:r w:rsidRPr="002864F3">
        <w:rPr>
          <w:color w:val="0000FF"/>
          <w:sz w:val="19"/>
          <w:szCs w:val="19"/>
          <w:lang w:val="nl-NL"/>
        </w:rPr>
        <w:t>&gt;</w:t>
      </w:r>
      <w:r w:rsidRPr="002864F3">
        <w:rPr>
          <w:color w:val="000000"/>
          <w:sz w:val="19"/>
          <w:szCs w:val="19"/>
          <w:lang w:val="nl-NL"/>
        </w:rPr>
        <w:t xml:space="preserve">Căn cước công dân </w:t>
      </w:r>
      <w:r w:rsidRPr="002864F3">
        <w:rPr>
          <w:color w:val="0000FF"/>
          <w:sz w:val="19"/>
          <w:szCs w:val="19"/>
          <w:lang w:val="nl-NL"/>
        </w:rPr>
        <w:t>&lt;/</w:t>
      </w:r>
      <w:r w:rsidRPr="002864F3">
        <w:rPr>
          <w:color w:val="A31515"/>
          <w:sz w:val="19"/>
          <w:szCs w:val="19"/>
          <w:lang w:val="nl-NL"/>
        </w:rPr>
        <w:t>CCCDan</w:t>
      </w:r>
      <w:r w:rsidRPr="002864F3">
        <w:rPr>
          <w:color w:val="0000FF"/>
          <w:sz w:val="19"/>
          <w:szCs w:val="19"/>
          <w:lang w:val="nl-NL"/>
        </w:rPr>
        <w:t>&gt;</w:t>
      </w:r>
    </w:p>
    <w:p w14:paraId="6E01F45A"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DCTDTu</w:t>
      </w:r>
      <w:r w:rsidRPr="002864F3">
        <w:rPr>
          <w:color w:val="0000FF"/>
          <w:sz w:val="19"/>
          <w:szCs w:val="19"/>
          <w:lang w:val="nl-NL"/>
        </w:rPr>
        <w:t>&gt;</w:t>
      </w:r>
      <w:r w:rsidRPr="002864F3">
        <w:rPr>
          <w:color w:val="000000"/>
          <w:sz w:val="19"/>
          <w:szCs w:val="19"/>
          <w:lang w:val="nl-NL"/>
        </w:rPr>
        <w:t xml:space="preserve">Địa chỉ thư điện tử </w:t>
      </w:r>
      <w:r w:rsidRPr="002864F3">
        <w:rPr>
          <w:color w:val="0000FF"/>
          <w:sz w:val="19"/>
          <w:szCs w:val="19"/>
          <w:lang w:val="nl-NL"/>
        </w:rPr>
        <w:t>&lt;/</w:t>
      </w:r>
      <w:r w:rsidRPr="002864F3">
        <w:rPr>
          <w:color w:val="A31515"/>
          <w:sz w:val="19"/>
          <w:szCs w:val="19"/>
          <w:lang w:val="nl-NL"/>
        </w:rPr>
        <w:t>DCTDTu</w:t>
      </w:r>
      <w:r w:rsidRPr="002864F3">
        <w:rPr>
          <w:color w:val="0000FF"/>
          <w:sz w:val="19"/>
          <w:szCs w:val="19"/>
          <w:lang w:val="nl-NL"/>
        </w:rPr>
        <w:t>&gt;</w:t>
      </w:r>
    </w:p>
    <w:p w14:paraId="5C080E3D" w14:textId="053F3033" w:rsidR="0017537E" w:rsidRDefault="0017537E" w:rsidP="0017537E">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MKHang</w:t>
      </w:r>
      <w:r w:rsidRPr="002864F3">
        <w:rPr>
          <w:color w:val="0000FF"/>
          <w:sz w:val="19"/>
          <w:szCs w:val="19"/>
          <w:lang w:val="nl-NL"/>
        </w:rPr>
        <w:t>&gt;</w:t>
      </w:r>
      <w:r w:rsidRPr="002864F3">
        <w:rPr>
          <w:color w:val="000000"/>
          <w:sz w:val="19"/>
          <w:szCs w:val="19"/>
          <w:lang w:val="nl-NL"/>
        </w:rPr>
        <w:t xml:space="preserve">Mã khách hàng </w:t>
      </w:r>
      <w:r w:rsidRPr="002864F3">
        <w:rPr>
          <w:color w:val="0000FF"/>
          <w:sz w:val="19"/>
          <w:szCs w:val="19"/>
          <w:lang w:val="nl-NL"/>
        </w:rPr>
        <w:t>&lt;/</w:t>
      </w:r>
      <w:r w:rsidRPr="002864F3">
        <w:rPr>
          <w:color w:val="A31515"/>
          <w:sz w:val="19"/>
          <w:szCs w:val="19"/>
          <w:lang w:val="nl-NL"/>
        </w:rPr>
        <w:t>MKHang</w:t>
      </w:r>
      <w:r w:rsidRPr="002864F3">
        <w:rPr>
          <w:color w:val="0000FF"/>
          <w:sz w:val="19"/>
          <w:szCs w:val="19"/>
          <w:lang w:val="nl-NL"/>
        </w:rPr>
        <w:t>&gt;</w:t>
      </w:r>
    </w:p>
    <w:p w14:paraId="0E1A22AE" w14:textId="77777777" w:rsidR="002E3A0C" w:rsidRPr="002864F3" w:rsidRDefault="002E3A0C" w:rsidP="002E3A0C">
      <w:pPr>
        <w:pStyle w:val="NormalWeb"/>
        <w:spacing w:before="0" w:beforeAutospacing="0" w:after="0" w:afterAutospacing="0"/>
        <w:ind w:left="2160"/>
        <w:rPr>
          <w:lang w:val="nl-NL"/>
        </w:rPr>
      </w:pPr>
      <w:r w:rsidRPr="00947A9D">
        <w:rPr>
          <w:color w:val="0000FF"/>
          <w:sz w:val="19"/>
          <w:szCs w:val="19"/>
          <w:highlight w:val="cyan"/>
          <w:lang w:val="nl-NL"/>
        </w:rPr>
        <w:t>&lt;</w:t>
      </w:r>
      <w:r w:rsidRPr="00947A9D">
        <w:rPr>
          <w:color w:val="A31515"/>
          <w:sz w:val="19"/>
          <w:szCs w:val="19"/>
          <w:highlight w:val="cyan"/>
          <w:lang w:val="nl-NL"/>
        </w:rPr>
        <w:t>HVTNMHang</w:t>
      </w:r>
      <w:r w:rsidRPr="00947A9D">
        <w:rPr>
          <w:color w:val="0000FF"/>
          <w:sz w:val="19"/>
          <w:szCs w:val="19"/>
          <w:highlight w:val="cyan"/>
          <w:lang w:val="nl-NL"/>
        </w:rPr>
        <w:t>&gt;</w:t>
      </w:r>
      <w:r w:rsidRPr="00947A9D">
        <w:rPr>
          <w:color w:val="000000"/>
          <w:sz w:val="19"/>
          <w:szCs w:val="19"/>
          <w:highlight w:val="cyan"/>
          <w:lang w:val="nl-NL"/>
        </w:rPr>
        <w:t xml:space="preserve">Họ và tên người mua hàng </w:t>
      </w:r>
      <w:r w:rsidRPr="00947A9D">
        <w:rPr>
          <w:color w:val="0000FF"/>
          <w:sz w:val="19"/>
          <w:szCs w:val="19"/>
          <w:highlight w:val="cyan"/>
          <w:lang w:val="nl-NL"/>
        </w:rPr>
        <w:t>&lt;/</w:t>
      </w:r>
      <w:r w:rsidRPr="00947A9D">
        <w:rPr>
          <w:color w:val="A31515"/>
          <w:sz w:val="19"/>
          <w:szCs w:val="19"/>
          <w:highlight w:val="cyan"/>
          <w:lang w:val="nl-NL"/>
        </w:rPr>
        <w:t>HVTNMHang</w:t>
      </w:r>
      <w:r w:rsidRPr="00947A9D">
        <w:rPr>
          <w:color w:val="0000FF"/>
          <w:sz w:val="19"/>
          <w:szCs w:val="19"/>
          <w:highlight w:val="cyan"/>
          <w:lang w:val="nl-NL"/>
        </w:rPr>
        <w:t>&gt;</w:t>
      </w:r>
    </w:p>
    <w:p w14:paraId="7255871C" w14:textId="77777777" w:rsidR="00947A9D" w:rsidRPr="002864F3" w:rsidRDefault="00947A9D" w:rsidP="00947A9D">
      <w:pPr>
        <w:autoSpaceDE w:val="0"/>
        <w:autoSpaceDN w:val="0"/>
        <w:adjustRightInd w:val="0"/>
        <w:ind w:firstLine="2160"/>
        <w:rPr>
          <w:color w:val="000000"/>
          <w:sz w:val="19"/>
          <w:szCs w:val="19"/>
          <w:highlight w:val="cyan"/>
          <w:lang w:val="nl-NL"/>
        </w:rPr>
      </w:pPr>
      <w:r w:rsidRPr="002864F3">
        <w:rPr>
          <w:color w:val="000000"/>
          <w:sz w:val="19"/>
          <w:szCs w:val="19"/>
          <w:highlight w:val="cyan"/>
          <w:lang w:val="nl-NL"/>
        </w:rPr>
        <w:t>&lt;</w:t>
      </w:r>
      <w:r w:rsidRPr="002864F3">
        <w:rPr>
          <w:color w:val="C00000"/>
          <w:sz w:val="19"/>
          <w:szCs w:val="19"/>
          <w:highlight w:val="cyan"/>
          <w:lang w:val="nl-NL"/>
        </w:rPr>
        <w:t>MDVQHNSach</w:t>
      </w:r>
      <w:r w:rsidRPr="002864F3">
        <w:rPr>
          <w:color w:val="000000"/>
          <w:sz w:val="19"/>
          <w:szCs w:val="19"/>
          <w:highlight w:val="cyan"/>
          <w:lang w:val="nl-NL"/>
        </w:rPr>
        <w:t>&gt;Mã đơn vị quan hệ ngân sách người mua&lt;/</w:t>
      </w:r>
      <w:r w:rsidRPr="002864F3">
        <w:rPr>
          <w:color w:val="C00000"/>
          <w:sz w:val="19"/>
          <w:szCs w:val="19"/>
          <w:highlight w:val="cyan"/>
          <w:lang w:val="nl-NL"/>
        </w:rPr>
        <w:t>MDVQHNSach</w:t>
      </w:r>
      <w:r w:rsidRPr="002864F3">
        <w:rPr>
          <w:color w:val="000000"/>
          <w:sz w:val="19"/>
          <w:szCs w:val="19"/>
          <w:highlight w:val="cyan"/>
          <w:lang w:val="nl-NL"/>
        </w:rPr>
        <w:t>&gt;</w:t>
      </w:r>
    </w:p>
    <w:p w14:paraId="562D2E2A" w14:textId="77777777" w:rsidR="00947A9D" w:rsidRPr="002864F3" w:rsidRDefault="00947A9D" w:rsidP="00947A9D">
      <w:pPr>
        <w:autoSpaceDE w:val="0"/>
        <w:autoSpaceDN w:val="0"/>
        <w:adjustRightInd w:val="0"/>
        <w:ind w:firstLine="2160"/>
        <w:rPr>
          <w:color w:val="000000"/>
          <w:sz w:val="19"/>
          <w:szCs w:val="19"/>
          <w:highlight w:val="cyan"/>
          <w:lang w:val="nl-NL"/>
        </w:rPr>
      </w:pPr>
      <w:r w:rsidRPr="002864F3">
        <w:rPr>
          <w:color w:val="000000"/>
          <w:sz w:val="19"/>
          <w:szCs w:val="19"/>
          <w:highlight w:val="cyan"/>
          <w:lang w:val="nl-NL"/>
        </w:rPr>
        <w:t>&lt;</w:t>
      </w:r>
      <w:r w:rsidRPr="002864F3">
        <w:rPr>
          <w:color w:val="C00000"/>
          <w:sz w:val="19"/>
          <w:szCs w:val="19"/>
          <w:highlight w:val="cyan"/>
          <w:lang w:val="nl-NL"/>
        </w:rPr>
        <w:t>SHChieu</w:t>
      </w:r>
      <w:r w:rsidRPr="002864F3">
        <w:rPr>
          <w:color w:val="000000"/>
          <w:sz w:val="19"/>
          <w:szCs w:val="19"/>
          <w:highlight w:val="cyan"/>
          <w:lang w:val="nl-NL"/>
        </w:rPr>
        <w:t>&gt;Số hộ chiếu người mua&lt;/</w:t>
      </w:r>
      <w:r w:rsidRPr="002864F3">
        <w:rPr>
          <w:color w:val="C00000"/>
          <w:sz w:val="19"/>
          <w:szCs w:val="19"/>
          <w:highlight w:val="cyan"/>
          <w:lang w:val="nl-NL"/>
        </w:rPr>
        <w:t>SHChieu</w:t>
      </w:r>
      <w:r w:rsidRPr="002864F3">
        <w:rPr>
          <w:color w:val="000000"/>
          <w:sz w:val="19"/>
          <w:szCs w:val="19"/>
          <w:highlight w:val="cyan"/>
          <w:lang w:val="nl-NL"/>
        </w:rPr>
        <w:t>&gt;</w:t>
      </w:r>
    </w:p>
    <w:p w14:paraId="3C172994" w14:textId="77777777" w:rsidR="0017537E" w:rsidRDefault="0017537E" w:rsidP="0017537E">
      <w:pPr>
        <w:pStyle w:val="NormalWeb"/>
        <w:spacing w:before="0" w:beforeAutospacing="0" w:after="0" w:afterAutospacing="0"/>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Pr>
          <w:color w:val="A61C00"/>
          <w:sz w:val="19"/>
          <w:szCs w:val="19"/>
        </w:rPr>
        <w:t>&lt;TTKhac&gt;</w:t>
      </w:r>
    </w:p>
    <w:p w14:paraId="5FA2F06D"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08EE6163"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Extra6</w:t>
      </w:r>
      <w:r>
        <w:rPr>
          <w:color w:val="A61C00"/>
          <w:sz w:val="19"/>
          <w:szCs w:val="19"/>
        </w:rPr>
        <w:t>&lt;/TTruong&gt;</w:t>
      </w:r>
    </w:p>
    <w:p w14:paraId="3C1AD9FF" w14:textId="77777777" w:rsidR="0017537E" w:rsidRPr="002864F3" w:rsidRDefault="0017537E" w:rsidP="0017537E">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6D29ECF7"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 xml:space="preserve"> &lt;DLieu&gt;</w:t>
      </w:r>
      <w:r w:rsidRPr="002864F3">
        <w:rPr>
          <w:color w:val="000000"/>
          <w:sz w:val="19"/>
          <w:szCs w:val="19"/>
          <w:lang w:val="nl-NL"/>
        </w:rPr>
        <w:t>Extra6 test</w:t>
      </w:r>
      <w:r w:rsidRPr="002864F3">
        <w:rPr>
          <w:color w:val="A61C00"/>
          <w:sz w:val="19"/>
          <w:szCs w:val="19"/>
          <w:lang w:val="nl-NL"/>
        </w:rPr>
        <w:t>&lt;/DLieu&gt;</w:t>
      </w:r>
    </w:p>
    <w:p w14:paraId="7C74BE0E" w14:textId="77777777" w:rsidR="0017537E" w:rsidRDefault="0017537E" w:rsidP="0017537E">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25AC28E2"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58A91B13"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Extra7</w:t>
      </w:r>
      <w:r>
        <w:rPr>
          <w:color w:val="A61C00"/>
          <w:sz w:val="19"/>
          <w:szCs w:val="19"/>
        </w:rPr>
        <w:t>&lt;/TTruong&gt;</w:t>
      </w:r>
    </w:p>
    <w:p w14:paraId="6A8091D9" w14:textId="77777777" w:rsidR="0017537E" w:rsidRPr="002864F3" w:rsidRDefault="0017537E" w:rsidP="0017537E">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61682BE3"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Extra7 test</w:t>
      </w:r>
      <w:r w:rsidRPr="002864F3">
        <w:rPr>
          <w:color w:val="A61C00"/>
          <w:sz w:val="19"/>
          <w:szCs w:val="19"/>
          <w:lang w:val="nl-NL"/>
        </w:rPr>
        <w:t>&lt;/DLieu&gt;</w:t>
      </w:r>
    </w:p>
    <w:p w14:paraId="74689F8B" w14:textId="77777777" w:rsidR="0017537E" w:rsidRDefault="0017537E" w:rsidP="0017537E">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6CBD8FE7"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3F468D39"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Extra8</w:t>
      </w:r>
      <w:r>
        <w:rPr>
          <w:color w:val="A61C00"/>
          <w:sz w:val="19"/>
          <w:szCs w:val="19"/>
        </w:rPr>
        <w:t>&lt;/TTruong&gt;</w:t>
      </w:r>
    </w:p>
    <w:p w14:paraId="10A4AABD" w14:textId="77777777" w:rsidR="0017537E" w:rsidRPr="002864F3" w:rsidRDefault="0017537E" w:rsidP="0017537E">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1836BEC6"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Extra8 test</w:t>
      </w:r>
      <w:r w:rsidRPr="002864F3">
        <w:rPr>
          <w:color w:val="A61C00"/>
          <w:sz w:val="19"/>
          <w:szCs w:val="19"/>
          <w:lang w:val="nl-NL"/>
        </w:rPr>
        <w:t>&lt;/DLieu&gt;</w:t>
      </w:r>
    </w:p>
    <w:p w14:paraId="0741688E" w14:textId="77777777" w:rsidR="0017537E" w:rsidRDefault="0017537E" w:rsidP="0017537E">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7354D305"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&lt;/TTKhac&gt;</w:t>
      </w:r>
    </w:p>
    <w:p w14:paraId="183052F1"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NMua</w:t>
      </w:r>
      <w:r>
        <w:rPr>
          <w:color w:val="0000FF"/>
          <w:sz w:val="19"/>
          <w:szCs w:val="19"/>
        </w:rPr>
        <w:t>&gt;</w:t>
      </w:r>
    </w:p>
    <w:p w14:paraId="10EA9F3A"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DSHHDVu</w:t>
      </w:r>
      <w:r>
        <w:rPr>
          <w:color w:val="0000FF"/>
          <w:sz w:val="19"/>
          <w:szCs w:val="19"/>
        </w:rPr>
        <w:t>&gt;</w:t>
      </w:r>
    </w:p>
    <w:p w14:paraId="13EB25FA" w14:textId="77777777" w:rsidR="0017537E" w:rsidRDefault="0017537E" w:rsidP="0017537E">
      <w:pPr>
        <w:pStyle w:val="NormalWeb"/>
        <w:spacing w:before="0" w:beforeAutospacing="0" w:after="0" w:afterAutospacing="0"/>
      </w:pPr>
      <w:r>
        <w:rPr>
          <w:rStyle w:val="apple-tab-span"/>
          <w:color w:val="0000FF"/>
          <w:sz w:val="19"/>
          <w:szCs w:val="19"/>
        </w:rPr>
        <w:lastRenderedPageBreak/>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HHDVu</w:t>
      </w:r>
      <w:r>
        <w:rPr>
          <w:color w:val="0000FF"/>
          <w:sz w:val="19"/>
          <w:szCs w:val="19"/>
        </w:rPr>
        <w:t>&gt;</w:t>
      </w:r>
    </w:p>
    <w:p w14:paraId="3F1C9A3F" w14:textId="19526898"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TChat</w:t>
      </w:r>
      <w:r>
        <w:rPr>
          <w:color w:val="0000FF"/>
          <w:sz w:val="19"/>
          <w:szCs w:val="19"/>
        </w:rPr>
        <w:t>&gt;</w:t>
      </w:r>
      <w:r>
        <w:rPr>
          <w:color w:val="000000"/>
          <w:sz w:val="19"/>
          <w:szCs w:val="19"/>
        </w:rPr>
        <w:t>Tính chất * (1-Hàng hóa, dịch vụ; 2-Khuyến mại; 3-Chiết khấu thương mại (trong trường hợp muốn thể hiện thông tin chiết khấu theo dòng); 4-Ghi chú/diễn giải</w:t>
      </w:r>
      <w:r w:rsidR="00AE409E">
        <w:rPr>
          <w:color w:val="000000"/>
          <w:sz w:val="19"/>
          <w:szCs w:val="19"/>
        </w:rPr>
        <w:t xml:space="preserve">; </w:t>
      </w:r>
      <w:r w:rsidR="00AE409E" w:rsidRPr="00AE409E">
        <w:rPr>
          <w:color w:val="000000"/>
          <w:sz w:val="19"/>
          <w:szCs w:val="19"/>
          <w:highlight w:val="cyan"/>
        </w:rPr>
        <w:t>5-Hàng hoá đặc trưng</w:t>
      </w:r>
      <w:r>
        <w:rPr>
          <w:color w:val="000000"/>
          <w:sz w:val="19"/>
          <w:szCs w:val="19"/>
        </w:rPr>
        <w:t>)</w:t>
      </w:r>
      <w:r>
        <w:rPr>
          <w:color w:val="0000FF"/>
          <w:sz w:val="19"/>
          <w:szCs w:val="19"/>
        </w:rPr>
        <w:t>&lt;/</w:t>
      </w:r>
      <w:r>
        <w:rPr>
          <w:color w:val="A31515"/>
          <w:sz w:val="19"/>
          <w:szCs w:val="19"/>
        </w:rPr>
        <w:t>TChat</w:t>
      </w:r>
      <w:r>
        <w:rPr>
          <w:color w:val="0000FF"/>
          <w:sz w:val="19"/>
          <w:szCs w:val="19"/>
        </w:rPr>
        <w:t>&gt;</w:t>
      </w:r>
    </w:p>
    <w:p w14:paraId="47564617"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STT</w:t>
      </w:r>
      <w:r>
        <w:rPr>
          <w:color w:val="0000FF"/>
          <w:sz w:val="19"/>
          <w:szCs w:val="19"/>
        </w:rPr>
        <w:t>&gt;</w:t>
      </w:r>
      <w:r>
        <w:rPr>
          <w:color w:val="000000"/>
          <w:sz w:val="19"/>
          <w:szCs w:val="19"/>
        </w:rPr>
        <w:t>Số thứ tự</w:t>
      </w:r>
      <w:r>
        <w:rPr>
          <w:color w:val="0000FF"/>
          <w:sz w:val="19"/>
          <w:szCs w:val="19"/>
        </w:rPr>
        <w:t>&lt;/</w:t>
      </w:r>
      <w:r>
        <w:rPr>
          <w:color w:val="A31515"/>
          <w:sz w:val="19"/>
          <w:szCs w:val="19"/>
        </w:rPr>
        <w:t>STT</w:t>
      </w:r>
      <w:r>
        <w:rPr>
          <w:color w:val="0000FF"/>
          <w:sz w:val="19"/>
          <w:szCs w:val="19"/>
        </w:rPr>
        <w:t>&gt;</w:t>
      </w:r>
    </w:p>
    <w:p w14:paraId="53CBCD13"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MHHDVu</w:t>
      </w:r>
      <w:r>
        <w:rPr>
          <w:color w:val="0000FF"/>
          <w:sz w:val="19"/>
          <w:szCs w:val="19"/>
        </w:rPr>
        <w:t>&gt;</w:t>
      </w:r>
      <w:r>
        <w:rPr>
          <w:color w:val="000000"/>
          <w:sz w:val="19"/>
          <w:szCs w:val="19"/>
        </w:rPr>
        <w:t>Mã hàng hóa, dịch vụ (Bắt buộc nếu có)</w:t>
      </w:r>
      <w:r>
        <w:rPr>
          <w:color w:val="0000FF"/>
          <w:sz w:val="19"/>
          <w:szCs w:val="19"/>
        </w:rPr>
        <w:t>&lt;/</w:t>
      </w:r>
      <w:r>
        <w:rPr>
          <w:color w:val="A31515"/>
          <w:sz w:val="19"/>
          <w:szCs w:val="19"/>
        </w:rPr>
        <w:t>MHHDVu</w:t>
      </w:r>
      <w:r>
        <w:rPr>
          <w:color w:val="0000FF"/>
          <w:sz w:val="19"/>
          <w:szCs w:val="19"/>
        </w:rPr>
        <w:t>&gt;</w:t>
      </w:r>
    </w:p>
    <w:p w14:paraId="4C87413F"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THHDVu</w:t>
      </w:r>
      <w:r>
        <w:rPr>
          <w:color w:val="0000FF"/>
          <w:sz w:val="19"/>
          <w:szCs w:val="19"/>
        </w:rPr>
        <w:t>&gt;</w:t>
      </w:r>
      <w:r>
        <w:rPr>
          <w:color w:val="000000"/>
          <w:sz w:val="19"/>
          <w:szCs w:val="19"/>
        </w:rPr>
        <w:t>Tên hàng hóa, dịch vụ *</w:t>
      </w:r>
      <w:r>
        <w:rPr>
          <w:color w:val="0000FF"/>
          <w:sz w:val="19"/>
          <w:szCs w:val="19"/>
        </w:rPr>
        <w:t>&lt;/</w:t>
      </w:r>
      <w:r>
        <w:rPr>
          <w:color w:val="A31515"/>
          <w:sz w:val="19"/>
          <w:szCs w:val="19"/>
        </w:rPr>
        <w:t>THHDVu</w:t>
      </w:r>
      <w:r>
        <w:rPr>
          <w:color w:val="0000FF"/>
          <w:sz w:val="19"/>
          <w:szCs w:val="19"/>
        </w:rPr>
        <w:t>&gt;</w:t>
      </w:r>
    </w:p>
    <w:p w14:paraId="7BDEE493"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DVTinh</w:t>
      </w:r>
      <w:r>
        <w:rPr>
          <w:color w:val="0000FF"/>
          <w:sz w:val="19"/>
          <w:szCs w:val="19"/>
        </w:rPr>
        <w:t>&gt;</w:t>
      </w:r>
      <w:r>
        <w:rPr>
          <w:color w:val="000000"/>
          <w:sz w:val="19"/>
          <w:szCs w:val="19"/>
        </w:rPr>
        <w:t>Đơn vị tính (Bắt buộc nếu có)</w:t>
      </w:r>
      <w:r>
        <w:rPr>
          <w:color w:val="0000FF"/>
          <w:sz w:val="19"/>
          <w:szCs w:val="19"/>
        </w:rPr>
        <w:t>&lt;/</w:t>
      </w:r>
      <w:r>
        <w:rPr>
          <w:color w:val="A31515"/>
          <w:sz w:val="19"/>
          <w:szCs w:val="19"/>
        </w:rPr>
        <w:t>DVTinh</w:t>
      </w:r>
      <w:r>
        <w:rPr>
          <w:color w:val="0000FF"/>
          <w:sz w:val="19"/>
          <w:szCs w:val="19"/>
        </w:rPr>
        <w:t>&gt;</w:t>
      </w:r>
    </w:p>
    <w:p w14:paraId="30F3E1AD"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SLuong</w:t>
      </w:r>
      <w:r>
        <w:rPr>
          <w:color w:val="0000FF"/>
          <w:sz w:val="19"/>
          <w:szCs w:val="19"/>
        </w:rPr>
        <w:t>&gt;</w:t>
      </w:r>
      <w:r>
        <w:rPr>
          <w:color w:val="000000"/>
          <w:sz w:val="19"/>
          <w:szCs w:val="19"/>
        </w:rPr>
        <w:t>Số lượng (Bắt buộc nếu có)</w:t>
      </w:r>
      <w:r>
        <w:rPr>
          <w:color w:val="0000FF"/>
          <w:sz w:val="19"/>
          <w:szCs w:val="19"/>
        </w:rPr>
        <w:t>&lt;/</w:t>
      </w:r>
      <w:r>
        <w:rPr>
          <w:color w:val="A31515"/>
          <w:sz w:val="19"/>
          <w:szCs w:val="19"/>
        </w:rPr>
        <w:t>SLuong</w:t>
      </w:r>
      <w:r>
        <w:rPr>
          <w:color w:val="0000FF"/>
          <w:sz w:val="19"/>
          <w:szCs w:val="19"/>
        </w:rPr>
        <w:t>&gt;</w:t>
      </w:r>
    </w:p>
    <w:p w14:paraId="17257082"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DGia</w:t>
      </w:r>
      <w:r>
        <w:rPr>
          <w:color w:val="0000FF"/>
          <w:sz w:val="19"/>
          <w:szCs w:val="19"/>
        </w:rPr>
        <w:t>&gt;</w:t>
      </w:r>
      <w:r>
        <w:rPr>
          <w:color w:val="000000"/>
          <w:sz w:val="19"/>
          <w:szCs w:val="19"/>
        </w:rPr>
        <w:t>Đơn giá (Bắt buộc nếu có)</w:t>
      </w:r>
      <w:r>
        <w:rPr>
          <w:color w:val="0000FF"/>
          <w:sz w:val="19"/>
          <w:szCs w:val="19"/>
        </w:rPr>
        <w:t>&lt;/</w:t>
      </w:r>
      <w:r>
        <w:rPr>
          <w:color w:val="A31515"/>
          <w:sz w:val="19"/>
          <w:szCs w:val="19"/>
        </w:rPr>
        <w:t>DGia</w:t>
      </w:r>
      <w:r>
        <w:rPr>
          <w:color w:val="0000FF"/>
          <w:sz w:val="19"/>
          <w:szCs w:val="19"/>
        </w:rPr>
        <w:t>&gt;</w:t>
      </w:r>
    </w:p>
    <w:p w14:paraId="1259E9B8"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TLCKhau</w:t>
      </w:r>
      <w:r>
        <w:rPr>
          <w:color w:val="0000FF"/>
          <w:sz w:val="19"/>
          <w:szCs w:val="19"/>
        </w:rPr>
        <w:t>&gt;</w:t>
      </w:r>
      <w:r>
        <w:rPr>
          <w:color w:val="000000"/>
          <w:sz w:val="19"/>
          <w:szCs w:val="19"/>
        </w:rPr>
        <w:t>Tỷ lệ % chiết khấu</w:t>
      </w:r>
      <w:r>
        <w:rPr>
          <w:color w:val="0000FF"/>
          <w:sz w:val="19"/>
          <w:szCs w:val="19"/>
        </w:rPr>
        <w:t>&lt;/</w:t>
      </w:r>
      <w:r>
        <w:rPr>
          <w:color w:val="A31515"/>
          <w:sz w:val="19"/>
          <w:szCs w:val="19"/>
        </w:rPr>
        <w:t>TLCKhau</w:t>
      </w:r>
      <w:r>
        <w:rPr>
          <w:color w:val="0000FF"/>
          <w:sz w:val="19"/>
          <w:szCs w:val="19"/>
        </w:rPr>
        <w:t>&gt;</w:t>
      </w:r>
    </w:p>
    <w:p w14:paraId="1E67FE0E"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STCKhau</w:t>
      </w:r>
      <w:r>
        <w:rPr>
          <w:color w:val="0000FF"/>
          <w:sz w:val="19"/>
          <w:szCs w:val="19"/>
        </w:rPr>
        <w:t>&gt;</w:t>
      </w:r>
      <w:r>
        <w:rPr>
          <w:color w:val="000000"/>
          <w:sz w:val="19"/>
          <w:szCs w:val="19"/>
        </w:rPr>
        <w:t xml:space="preserve">Số tiền chiết khấu </w:t>
      </w:r>
      <w:r>
        <w:rPr>
          <w:color w:val="0000FF"/>
          <w:sz w:val="19"/>
          <w:szCs w:val="19"/>
        </w:rPr>
        <w:t>&lt;/</w:t>
      </w:r>
      <w:r>
        <w:rPr>
          <w:color w:val="A31515"/>
          <w:sz w:val="19"/>
          <w:szCs w:val="19"/>
        </w:rPr>
        <w:t>STCKhau</w:t>
      </w:r>
      <w:r>
        <w:rPr>
          <w:color w:val="0000FF"/>
          <w:sz w:val="19"/>
          <w:szCs w:val="19"/>
        </w:rPr>
        <w:t>&gt;</w:t>
      </w:r>
    </w:p>
    <w:p w14:paraId="168A1A22"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ThTien</w:t>
      </w:r>
      <w:r>
        <w:rPr>
          <w:color w:val="0000FF"/>
          <w:sz w:val="19"/>
          <w:szCs w:val="19"/>
        </w:rPr>
        <w:t>&gt;</w:t>
      </w:r>
      <w:r>
        <w:rPr>
          <w:color w:val="000000"/>
          <w:sz w:val="19"/>
          <w:szCs w:val="19"/>
        </w:rPr>
        <w:t>Thành tiền (Thành tiền chưa có thuế GTGT) - Bắt buộc trừ trường hợp TChat = 4</w:t>
      </w:r>
      <w:r>
        <w:rPr>
          <w:color w:val="0000FF"/>
          <w:sz w:val="19"/>
          <w:szCs w:val="19"/>
        </w:rPr>
        <w:t>&lt;/</w:t>
      </w:r>
      <w:r>
        <w:rPr>
          <w:color w:val="A31515"/>
          <w:sz w:val="19"/>
          <w:szCs w:val="19"/>
        </w:rPr>
        <w:t>ThTien</w:t>
      </w:r>
      <w:r>
        <w:rPr>
          <w:color w:val="0000FF"/>
          <w:sz w:val="19"/>
          <w:szCs w:val="19"/>
        </w:rPr>
        <w:t>&gt;</w:t>
      </w:r>
    </w:p>
    <w:p w14:paraId="4B1942EC"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TSuat</w:t>
      </w:r>
      <w:r>
        <w:rPr>
          <w:color w:val="0000FF"/>
          <w:sz w:val="19"/>
          <w:szCs w:val="19"/>
        </w:rPr>
        <w:t>&gt;</w:t>
      </w:r>
      <w:r>
        <w:rPr>
          <w:color w:val="000000"/>
          <w:sz w:val="19"/>
          <w:szCs w:val="19"/>
        </w:rPr>
        <w:t>Thuế suất (Thuế suất thuế GTGT)  Nhận các giá trị: -2 (KKKNT), -1 (KCT), 0, 5, 8, 10, 12.34 (thuế khác: AB.CD), -3 (KHAC)</w:t>
      </w:r>
      <w:r>
        <w:rPr>
          <w:color w:val="0000FF"/>
          <w:sz w:val="19"/>
          <w:szCs w:val="19"/>
        </w:rPr>
        <w:t>&lt;/</w:t>
      </w:r>
      <w:r>
        <w:rPr>
          <w:color w:val="A31515"/>
          <w:sz w:val="19"/>
          <w:szCs w:val="19"/>
        </w:rPr>
        <w:t>TSuat</w:t>
      </w:r>
      <w:r>
        <w:rPr>
          <w:color w:val="0000FF"/>
          <w:sz w:val="19"/>
          <w:szCs w:val="19"/>
        </w:rPr>
        <w:t>&gt; &lt;!--</w:t>
      </w:r>
      <w:r>
        <w:rPr>
          <w:color w:val="008000"/>
          <w:sz w:val="19"/>
          <w:szCs w:val="19"/>
        </w:rPr>
        <w:t>sử dụng hóa đơn GTGT</w:t>
      </w:r>
      <w:r>
        <w:rPr>
          <w:color w:val="0000FF"/>
          <w:sz w:val="19"/>
          <w:szCs w:val="19"/>
        </w:rPr>
        <w:t>--&gt;</w:t>
      </w:r>
    </w:p>
    <w:p w14:paraId="232936E5"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C00000"/>
          <w:sz w:val="19"/>
          <w:szCs w:val="19"/>
        </w:rPr>
        <w:t>TThue</w:t>
      </w:r>
      <w:r>
        <w:rPr>
          <w:color w:val="0000FF"/>
          <w:sz w:val="19"/>
          <w:szCs w:val="19"/>
        </w:rPr>
        <w:t>&gt;</w:t>
      </w:r>
      <w:r>
        <w:rPr>
          <w:color w:val="000000"/>
          <w:sz w:val="19"/>
          <w:szCs w:val="19"/>
        </w:rPr>
        <w:t>Tiền thuế</w:t>
      </w:r>
      <w:r>
        <w:rPr>
          <w:color w:val="0000FF"/>
          <w:sz w:val="19"/>
          <w:szCs w:val="19"/>
        </w:rPr>
        <w:t>&lt;/</w:t>
      </w:r>
      <w:r>
        <w:rPr>
          <w:color w:val="C00000"/>
          <w:sz w:val="19"/>
          <w:szCs w:val="19"/>
        </w:rPr>
        <w:t>TThue</w:t>
      </w:r>
      <w:r>
        <w:rPr>
          <w:color w:val="0000FF"/>
          <w:sz w:val="19"/>
          <w:szCs w:val="19"/>
        </w:rPr>
        <w:t>&gt;&lt;!--</w:t>
      </w:r>
      <w:r>
        <w:rPr>
          <w:color w:val="008000"/>
          <w:sz w:val="19"/>
          <w:szCs w:val="19"/>
        </w:rPr>
        <w:t>sử dụng hóa đơn GTGT</w:t>
      </w:r>
      <w:r>
        <w:rPr>
          <w:color w:val="0000FF"/>
          <w:sz w:val="19"/>
          <w:szCs w:val="19"/>
        </w:rPr>
        <w:t>--&gt;</w:t>
      </w:r>
    </w:p>
    <w:p w14:paraId="7F2BBCE3" w14:textId="77777777" w:rsidR="0017537E" w:rsidRDefault="0017537E" w:rsidP="0017537E">
      <w:pPr>
        <w:pStyle w:val="NormalWeb"/>
        <w:spacing w:before="0" w:beforeAutospacing="0" w:after="0" w:afterAutospacing="0"/>
      </w:pPr>
      <w:r>
        <w:rPr>
          <w:color w:val="0000FF"/>
          <w:sz w:val="19"/>
          <w:szCs w:val="19"/>
        </w:rPr>
        <w:t>               </w:t>
      </w: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C00000"/>
          <w:sz w:val="19"/>
          <w:szCs w:val="19"/>
        </w:rPr>
        <w:t>TSThue</w:t>
      </w:r>
      <w:r>
        <w:rPr>
          <w:color w:val="0000FF"/>
          <w:sz w:val="19"/>
          <w:szCs w:val="19"/>
        </w:rPr>
        <w:t>&gt;</w:t>
      </w:r>
      <w:r>
        <w:rPr>
          <w:color w:val="000000"/>
          <w:sz w:val="19"/>
          <w:szCs w:val="19"/>
        </w:rPr>
        <w:t>Tiền sau thuế</w:t>
      </w:r>
      <w:r>
        <w:rPr>
          <w:color w:val="0000FF"/>
          <w:sz w:val="19"/>
          <w:szCs w:val="19"/>
        </w:rPr>
        <w:t>&lt;/</w:t>
      </w:r>
      <w:r>
        <w:rPr>
          <w:color w:val="C00000"/>
          <w:sz w:val="19"/>
          <w:szCs w:val="19"/>
        </w:rPr>
        <w:t>TSThue</w:t>
      </w:r>
      <w:r>
        <w:rPr>
          <w:color w:val="0000FF"/>
          <w:sz w:val="19"/>
          <w:szCs w:val="19"/>
        </w:rPr>
        <w:t>&gt;&lt;!--</w:t>
      </w:r>
      <w:r>
        <w:rPr>
          <w:color w:val="008000"/>
          <w:sz w:val="19"/>
          <w:szCs w:val="19"/>
        </w:rPr>
        <w:t>sử dụng hóa đơn GTGT</w:t>
      </w:r>
      <w:r>
        <w:rPr>
          <w:color w:val="0000FF"/>
          <w:sz w:val="19"/>
          <w:szCs w:val="19"/>
        </w:rPr>
        <w:t>--&gt;</w:t>
      </w:r>
    </w:p>
    <w:p w14:paraId="4BFA5E87"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A61C00"/>
          <w:sz w:val="19"/>
          <w:szCs w:val="19"/>
        </w:rPr>
        <w:t>&lt;TTKhac&gt;</w:t>
      </w:r>
    </w:p>
    <w:p w14:paraId="5F0949DE" w14:textId="77777777" w:rsidR="0017537E" w:rsidRDefault="0017537E" w:rsidP="0017537E">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0263A7EA" w14:textId="77777777" w:rsidR="0017537E" w:rsidRDefault="0017537E" w:rsidP="0017537E">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w:t>
      </w:r>
      <w:r>
        <w:rPr>
          <w:color w:val="A61C00"/>
          <w:sz w:val="19"/>
          <w:szCs w:val="19"/>
        </w:rPr>
        <w:t>&lt;/TTruong&gt;</w:t>
      </w:r>
    </w:p>
    <w:p w14:paraId="442D5C74" w14:textId="77777777" w:rsidR="0017537E" w:rsidRPr="002864F3" w:rsidRDefault="0017537E" w:rsidP="0017537E">
      <w:pPr>
        <w:pStyle w:val="NormalWeb"/>
        <w:spacing w:before="0" w:beforeAutospacing="0" w:after="0" w:afterAutospacing="0"/>
        <w:ind w:left="72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1B409A93" w14:textId="77777777" w:rsidR="0017537E" w:rsidRPr="002864F3" w:rsidRDefault="0017537E" w:rsidP="0017537E">
      <w:pPr>
        <w:pStyle w:val="NormalWeb"/>
        <w:spacing w:before="0" w:beforeAutospacing="0" w:after="0" w:afterAutospacing="0"/>
        <w:ind w:left="72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 xml:space="preserve"> &lt;DLieu&gt;</w:t>
      </w:r>
      <w:r w:rsidRPr="002864F3">
        <w:rPr>
          <w:color w:val="000000"/>
          <w:sz w:val="19"/>
          <w:szCs w:val="19"/>
          <w:lang w:val="nl-NL"/>
        </w:rPr>
        <w:t>Extra1 pd test</w:t>
      </w:r>
      <w:r w:rsidRPr="002864F3">
        <w:rPr>
          <w:color w:val="A61C00"/>
          <w:sz w:val="19"/>
          <w:szCs w:val="19"/>
          <w:lang w:val="nl-NL"/>
        </w:rPr>
        <w:t>&lt;/DLieu&gt;</w:t>
      </w:r>
    </w:p>
    <w:p w14:paraId="1876A803" w14:textId="77777777" w:rsidR="0017537E" w:rsidRDefault="0017537E" w:rsidP="0017537E">
      <w:pPr>
        <w:pStyle w:val="NormalWeb"/>
        <w:spacing w:before="0" w:beforeAutospacing="0" w:after="0" w:afterAutospacing="0"/>
        <w:ind w:left="72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1B182DD2" w14:textId="77777777" w:rsidR="0017537E" w:rsidRDefault="0017537E" w:rsidP="0017537E">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09A283A5" w14:textId="77777777" w:rsidR="0017537E" w:rsidRDefault="0017537E" w:rsidP="0017537E">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Extra2</w:t>
      </w:r>
      <w:r>
        <w:rPr>
          <w:color w:val="A61C00"/>
          <w:sz w:val="19"/>
          <w:szCs w:val="19"/>
        </w:rPr>
        <w:t>&lt;/TTruong&gt;</w:t>
      </w:r>
    </w:p>
    <w:p w14:paraId="3AA106D1" w14:textId="77777777" w:rsidR="0017537E" w:rsidRPr="002864F3" w:rsidRDefault="0017537E" w:rsidP="0017537E">
      <w:pPr>
        <w:pStyle w:val="NormalWeb"/>
        <w:spacing w:before="0" w:beforeAutospacing="0" w:after="0" w:afterAutospacing="0"/>
        <w:ind w:left="72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4E8F4A67" w14:textId="77777777" w:rsidR="0017537E" w:rsidRPr="002864F3" w:rsidRDefault="0017537E" w:rsidP="0017537E">
      <w:pPr>
        <w:pStyle w:val="NormalWeb"/>
        <w:spacing w:before="0" w:beforeAutospacing="0" w:after="0" w:afterAutospacing="0"/>
        <w:ind w:left="72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Extra2 pd test</w:t>
      </w:r>
      <w:r w:rsidRPr="002864F3">
        <w:rPr>
          <w:color w:val="A61C00"/>
          <w:sz w:val="19"/>
          <w:szCs w:val="19"/>
          <w:lang w:val="nl-NL"/>
        </w:rPr>
        <w:t>&lt;/DLieu&gt;</w:t>
      </w:r>
    </w:p>
    <w:p w14:paraId="6A264062" w14:textId="77777777" w:rsidR="0017537E" w:rsidRPr="002864F3" w:rsidRDefault="0017537E" w:rsidP="0017537E">
      <w:pPr>
        <w:pStyle w:val="NormalWeb"/>
        <w:spacing w:before="0" w:beforeAutospacing="0" w:after="0" w:afterAutospacing="0"/>
        <w:ind w:left="72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&lt;/TTin&gt;</w:t>
      </w:r>
    </w:p>
    <w:p w14:paraId="5880F02D"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&lt;/TTKhac&gt;</w:t>
      </w:r>
    </w:p>
    <w:p w14:paraId="379FF65F" w14:textId="00F55D0B" w:rsidR="00AE409E" w:rsidRPr="002864F3" w:rsidRDefault="0017537E" w:rsidP="00AE409E">
      <w:pPr>
        <w:autoSpaceDE w:val="0"/>
        <w:autoSpaceDN w:val="0"/>
        <w:adjustRightInd w:val="0"/>
        <w:jc w:val="both"/>
        <w:rPr>
          <w:color w:val="0000FF"/>
          <w:sz w:val="20"/>
          <w:szCs w:val="20"/>
          <w:highlight w:val="cyan"/>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00AE409E" w:rsidRPr="002864F3">
        <w:rPr>
          <w:color w:val="0000FF"/>
          <w:sz w:val="20"/>
          <w:szCs w:val="20"/>
          <w:highlight w:val="cyan"/>
          <w:lang w:val="nl-NL"/>
        </w:rPr>
        <w:t>&lt;</w:t>
      </w:r>
      <w:r w:rsidR="00AE409E" w:rsidRPr="002864F3">
        <w:rPr>
          <w:color w:val="C00000"/>
          <w:sz w:val="20"/>
          <w:szCs w:val="20"/>
          <w:highlight w:val="cyan"/>
          <w:lang w:val="nl-NL"/>
        </w:rPr>
        <w:t>TTHHDTrung</w:t>
      </w:r>
      <w:r w:rsidR="00AE409E" w:rsidRPr="002864F3">
        <w:rPr>
          <w:color w:val="0000FF"/>
          <w:sz w:val="20"/>
          <w:szCs w:val="20"/>
          <w:highlight w:val="cyan"/>
          <w:lang w:val="nl-NL"/>
        </w:rPr>
        <w:t>&gt;</w:t>
      </w:r>
    </w:p>
    <w:p w14:paraId="5FFF21CC" w14:textId="2E214FE5" w:rsidR="00AE409E" w:rsidRPr="002864F3" w:rsidRDefault="00AE409E" w:rsidP="00AE409E">
      <w:pPr>
        <w:autoSpaceDE w:val="0"/>
        <w:autoSpaceDN w:val="0"/>
        <w:adjustRightInd w:val="0"/>
        <w:ind w:left="2880" w:firstLine="720"/>
        <w:jc w:val="both"/>
        <w:rPr>
          <w:rStyle w:val="apple-tab-span"/>
          <w:color w:val="0000FF"/>
          <w:sz w:val="19"/>
          <w:szCs w:val="19"/>
          <w:highlight w:val="cyan"/>
          <w:lang w:val="nl-NL"/>
        </w:rPr>
      </w:pPr>
      <w:r w:rsidRPr="002864F3">
        <w:rPr>
          <w:color w:val="0000FF"/>
          <w:sz w:val="20"/>
          <w:szCs w:val="20"/>
          <w:highlight w:val="cyan"/>
          <w:lang w:val="nl-NL"/>
        </w:rPr>
        <w:t>&lt;</w:t>
      </w:r>
      <w:r w:rsidRPr="002864F3">
        <w:rPr>
          <w:color w:val="A31515"/>
          <w:sz w:val="20"/>
          <w:szCs w:val="20"/>
          <w:highlight w:val="cyan"/>
          <w:lang w:val="nl-NL"/>
        </w:rPr>
        <w:t>TTin</w:t>
      </w:r>
      <w:r w:rsidRPr="002864F3">
        <w:rPr>
          <w:color w:val="0000FF"/>
          <w:sz w:val="20"/>
          <w:szCs w:val="20"/>
          <w:highlight w:val="cyan"/>
          <w:lang w:val="nl-NL"/>
        </w:rPr>
        <w:t>&gt;</w:t>
      </w:r>
    </w:p>
    <w:p w14:paraId="6EC3498A" w14:textId="6EE3E39D" w:rsidR="0031716F" w:rsidRPr="002864F3" w:rsidRDefault="0031716F" w:rsidP="00AE409E">
      <w:pPr>
        <w:autoSpaceDE w:val="0"/>
        <w:autoSpaceDN w:val="0"/>
        <w:adjustRightInd w:val="0"/>
        <w:ind w:left="3600" w:firstLine="720"/>
        <w:jc w:val="both"/>
        <w:rPr>
          <w:color w:val="000000"/>
          <w:sz w:val="20"/>
          <w:szCs w:val="20"/>
          <w:highlight w:val="cyan"/>
          <w:lang w:val="nl-NL"/>
        </w:rPr>
      </w:pPr>
      <w:r w:rsidRPr="002864F3">
        <w:rPr>
          <w:color w:val="0000FF"/>
          <w:sz w:val="20"/>
          <w:szCs w:val="20"/>
          <w:highlight w:val="cyan"/>
          <w:lang w:val="nl-NL"/>
        </w:rPr>
        <w:t>&lt;</w:t>
      </w:r>
      <w:r w:rsidRPr="002864F3">
        <w:rPr>
          <w:color w:val="C00000"/>
          <w:sz w:val="20"/>
          <w:szCs w:val="20"/>
          <w:highlight w:val="cyan"/>
          <w:lang w:val="nl-NL"/>
        </w:rPr>
        <w:t>LHHDTrung</w:t>
      </w:r>
      <w:r w:rsidRPr="002864F3">
        <w:rPr>
          <w:color w:val="0000FF"/>
          <w:sz w:val="20"/>
          <w:szCs w:val="20"/>
          <w:highlight w:val="cyan"/>
          <w:lang w:val="nl-NL"/>
        </w:rPr>
        <w:t>&gt;</w:t>
      </w:r>
      <w:r w:rsidRPr="002864F3">
        <w:rPr>
          <w:color w:val="000000"/>
          <w:sz w:val="20"/>
          <w:szCs w:val="20"/>
          <w:highlight w:val="cyan"/>
          <w:lang w:val="nl-NL"/>
        </w:rPr>
        <w:t>Loại hàng hóa đặc trưng (nhận các giá trị: 1- Hàng hóa là xe ô tô, xe mô tô, 2- Dịch vụ vận chuyển, 3- Dịch vụ vận chuyển trên nền tảng số, TMĐT)</w:t>
      </w:r>
      <w:r w:rsidRPr="002864F3">
        <w:rPr>
          <w:color w:val="0000FF"/>
          <w:sz w:val="20"/>
          <w:szCs w:val="20"/>
          <w:highlight w:val="cyan"/>
          <w:lang w:val="nl-NL"/>
        </w:rPr>
        <w:t>&lt;/</w:t>
      </w:r>
      <w:r w:rsidRPr="002864F3">
        <w:rPr>
          <w:color w:val="C00000"/>
          <w:sz w:val="20"/>
          <w:szCs w:val="20"/>
          <w:highlight w:val="cyan"/>
          <w:lang w:val="nl-NL"/>
        </w:rPr>
        <w:t>LHHDTrung</w:t>
      </w:r>
      <w:r w:rsidRPr="002864F3">
        <w:rPr>
          <w:color w:val="0000FF"/>
          <w:sz w:val="20"/>
          <w:szCs w:val="20"/>
          <w:highlight w:val="cyan"/>
          <w:lang w:val="nl-NL"/>
        </w:rPr>
        <w:t>&gt;</w:t>
      </w:r>
    </w:p>
    <w:p w14:paraId="54E918A9" w14:textId="77777777" w:rsidR="0031716F" w:rsidRPr="002864F3" w:rsidRDefault="0031716F" w:rsidP="00AE409E">
      <w:pPr>
        <w:autoSpaceDE w:val="0"/>
        <w:autoSpaceDN w:val="0"/>
        <w:adjustRightInd w:val="0"/>
        <w:jc w:val="both"/>
        <w:rPr>
          <w:color w:val="000000"/>
          <w:sz w:val="20"/>
          <w:szCs w:val="20"/>
          <w:highlight w:val="cyan"/>
          <w:lang w:val="nl-NL"/>
        </w:rPr>
      </w:pP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t>&lt;</w:t>
      </w:r>
      <w:r w:rsidRPr="002864F3">
        <w:rPr>
          <w:color w:val="A31515"/>
          <w:sz w:val="20"/>
          <w:szCs w:val="20"/>
          <w:highlight w:val="cyan"/>
          <w:lang w:val="nl-NL"/>
        </w:rPr>
        <w:t>TTruong</w:t>
      </w:r>
      <w:r w:rsidRPr="002864F3">
        <w:rPr>
          <w:color w:val="0000FF"/>
          <w:sz w:val="20"/>
          <w:szCs w:val="20"/>
          <w:highlight w:val="cyan"/>
          <w:lang w:val="nl-NL"/>
        </w:rPr>
        <w:t>&gt;</w:t>
      </w:r>
      <w:r w:rsidRPr="002864F3">
        <w:rPr>
          <w:color w:val="000000"/>
          <w:sz w:val="20"/>
          <w:szCs w:val="20"/>
          <w:highlight w:val="cyan"/>
          <w:lang w:val="nl-NL"/>
        </w:rPr>
        <w:t>Tên trường (Nhận các giá trị: Số khung (</w:t>
      </w:r>
      <w:r w:rsidRPr="002864F3">
        <w:rPr>
          <w:color w:val="C00000"/>
          <w:sz w:val="20"/>
          <w:szCs w:val="20"/>
          <w:highlight w:val="cyan"/>
          <w:lang w:val="nl-NL"/>
        </w:rPr>
        <w:t>SKhung</w:t>
      </w:r>
      <w:r w:rsidRPr="002864F3">
        <w:rPr>
          <w:color w:val="000000"/>
          <w:sz w:val="20"/>
          <w:szCs w:val="20"/>
          <w:highlight w:val="cyan"/>
          <w:lang w:val="nl-NL"/>
        </w:rPr>
        <w:t>),Số máy (</w:t>
      </w:r>
      <w:r w:rsidRPr="002864F3">
        <w:rPr>
          <w:color w:val="C00000"/>
          <w:sz w:val="20"/>
          <w:szCs w:val="20"/>
          <w:highlight w:val="cyan"/>
          <w:lang w:val="nl-NL"/>
        </w:rPr>
        <w:t>SMay</w:t>
      </w:r>
      <w:r w:rsidRPr="002864F3">
        <w:rPr>
          <w:color w:val="000000"/>
          <w:sz w:val="20"/>
          <w:szCs w:val="20"/>
          <w:highlight w:val="cyan"/>
          <w:lang w:val="nl-NL"/>
        </w:rPr>
        <w:t>),Biển kiểm soát phương tiện vận chuyển (</w:t>
      </w:r>
      <w:r w:rsidRPr="002864F3">
        <w:rPr>
          <w:color w:val="C00000"/>
          <w:sz w:val="20"/>
          <w:szCs w:val="20"/>
          <w:highlight w:val="cyan"/>
          <w:lang w:val="nl-NL"/>
        </w:rPr>
        <w:t>BKSPTVChuyen</w:t>
      </w:r>
      <w:r w:rsidRPr="002864F3">
        <w:rPr>
          <w:color w:val="000000"/>
          <w:sz w:val="20"/>
          <w:szCs w:val="20"/>
          <w:highlight w:val="cyan"/>
          <w:lang w:val="nl-NL"/>
        </w:rPr>
        <w:t>), Tên người gửi hàng (</w:t>
      </w:r>
      <w:r w:rsidRPr="002864F3">
        <w:rPr>
          <w:color w:val="C00000"/>
          <w:sz w:val="20"/>
          <w:szCs w:val="20"/>
          <w:highlight w:val="cyan"/>
          <w:lang w:val="nl-NL"/>
        </w:rPr>
        <w:t>TNGHang</w:t>
      </w:r>
      <w:r w:rsidRPr="002864F3">
        <w:rPr>
          <w:color w:val="000000"/>
          <w:sz w:val="20"/>
          <w:szCs w:val="20"/>
          <w:highlight w:val="cyan"/>
          <w:lang w:val="nl-NL"/>
        </w:rPr>
        <w:t>), Địa chỉ người gửi hàng (</w:t>
      </w:r>
      <w:r w:rsidRPr="002864F3">
        <w:rPr>
          <w:color w:val="C00000"/>
          <w:sz w:val="20"/>
          <w:szCs w:val="20"/>
          <w:highlight w:val="cyan"/>
          <w:lang w:val="nl-NL"/>
        </w:rPr>
        <w:t>DCNGHang</w:t>
      </w:r>
      <w:r w:rsidRPr="002864F3">
        <w:rPr>
          <w:color w:val="000000"/>
          <w:sz w:val="20"/>
          <w:szCs w:val="20"/>
          <w:highlight w:val="cyan"/>
          <w:lang w:val="nl-NL"/>
        </w:rPr>
        <w:t>),MST người gửi hàng (</w:t>
      </w:r>
      <w:r w:rsidRPr="002864F3">
        <w:rPr>
          <w:color w:val="C00000"/>
          <w:sz w:val="20"/>
          <w:szCs w:val="20"/>
          <w:highlight w:val="cyan"/>
          <w:lang w:val="nl-NL"/>
        </w:rPr>
        <w:t>MSTNGHang</w:t>
      </w:r>
      <w:r w:rsidRPr="002864F3">
        <w:rPr>
          <w:color w:val="000000"/>
          <w:sz w:val="20"/>
          <w:szCs w:val="20"/>
          <w:highlight w:val="cyan"/>
          <w:lang w:val="nl-NL"/>
        </w:rPr>
        <w:t>), Số định danh người gửi hàng (</w:t>
      </w:r>
      <w:r w:rsidRPr="002864F3">
        <w:rPr>
          <w:color w:val="C00000"/>
          <w:sz w:val="20"/>
          <w:szCs w:val="20"/>
          <w:highlight w:val="cyan"/>
          <w:lang w:val="nl-NL"/>
        </w:rPr>
        <w:t>MDDNGHang</w:t>
      </w:r>
      <w:r w:rsidRPr="002864F3">
        <w:rPr>
          <w:color w:val="000000"/>
          <w:sz w:val="20"/>
          <w:szCs w:val="20"/>
          <w:highlight w:val="cyan"/>
          <w:lang w:val="nl-NL"/>
        </w:rPr>
        <w:t>))</w:t>
      </w:r>
      <w:r w:rsidRPr="002864F3">
        <w:rPr>
          <w:color w:val="0000FF"/>
          <w:sz w:val="20"/>
          <w:szCs w:val="20"/>
          <w:highlight w:val="cyan"/>
          <w:lang w:val="nl-NL"/>
        </w:rPr>
        <w:t>&lt;/</w:t>
      </w:r>
      <w:r w:rsidRPr="002864F3">
        <w:rPr>
          <w:color w:val="A31515"/>
          <w:sz w:val="20"/>
          <w:szCs w:val="20"/>
          <w:highlight w:val="cyan"/>
          <w:lang w:val="nl-NL"/>
        </w:rPr>
        <w:t>TTruong</w:t>
      </w:r>
      <w:r w:rsidRPr="002864F3">
        <w:rPr>
          <w:color w:val="0000FF"/>
          <w:sz w:val="20"/>
          <w:szCs w:val="20"/>
          <w:highlight w:val="cyan"/>
          <w:lang w:val="nl-NL"/>
        </w:rPr>
        <w:t>&gt;</w:t>
      </w:r>
    </w:p>
    <w:p w14:paraId="0D63EA08" w14:textId="77777777" w:rsidR="0031716F" w:rsidRPr="002864F3" w:rsidRDefault="0031716F" w:rsidP="00AE409E">
      <w:pPr>
        <w:autoSpaceDE w:val="0"/>
        <w:autoSpaceDN w:val="0"/>
        <w:adjustRightInd w:val="0"/>
        <w:jc w:val="both"/>
        <w:rPr>
          <w:color w:val="000000"/>
          <w:sz w:val="20"/>
          <w:szCs w:val="20"/>
          <w:highlight w:val="cyan"/>
          <w:lang w:val="nl-NL"/>
        </w:rPr>
      </w:pP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t>&lt;</w:t>
      </w:r>
      <w:r w:rsidRPr="002864F3">
        <w:rPr>
          <w:color w:val="A31515"/>
          <w:sz w:val="20"/>
          <w:szCs w:val="20"/>
          <w:highlight w:val="cyan"/>
          <w:lang w:val="nl-NL"/>
        </w:rPr>
        <w:t>DLieu</w:t>
      </w:r>
      <w:r w:rsidRPr="002864F3">
        <w:rPr>
          <w:color w:val="0000FF"/>
          <w:sz w:val="20"/>
          <w:szCs w:val="20"/>
          <w:highlight w:val="cyan"/>
          <w:lang w:val="nl-NL"/>
        </w:rPr>
        <w:t>&gt;</w:t>
      </w:r>
      <w:r w:rsidRPr="002864F3">
        <w:rPr>
          <w:color w:val="000000"/>
          <w:sz w:val="20"/>
          <w:szCs w:val="20"/>
          <w:highlight w:val="cyan"/>
          <w:lang w:val="nl-NL"/>
        </w:rPr>
        <w:t>Dữ liệu</w:t>
      </w:r>
      <w:r w:rsidRPr="002864F3">
        <w:rPr>
          <w:color w:val="0000FF"/>
          <w:sz w:val="20"/>
          <w:szCs w:val="20"/>
          <w:highlight w:val="cyan"/>
          <w:lang w:val="nl-NL"/>
        </w:rPr>
        <w:t>&lt;/</w:t>
      </w:r>
      <w:r w:rsidRPr="002864F3">
        <w:rPr>
          <w:color w:val="A31515"/>
          <w:sz w:val="20"/>
          <w:szCs w:val="20"/>
          <w:highlight w:val="cyan"/>
          <w:lang w:val="nl-NL"/>
        </w:rPr>
        <w:t>DLieu</w:t>
      </w:r>
      <w:r w:rsidRPr="002864F3">
        <w:rPr>
          <w:color w:val="0000FF"/>
          <w:sz w:val="20"/>
          <w:szCs w:val="20"/>
          <w:highlight w:val="cyan"/>
          <w:lang w:val="nl-NL"/>
        </w:rPr>
        <w:t>&gt;</w:t>
      </w:r>
    </w:p>
    <w:p w14:paraId="4D15F831" w14:textId="77777777" w:rsidR="0031716F" w:rsidRPr="002864F3" w:rsidRDefault="0031716F" w:rsidP="00AE409E">
      <w:pPr>
        <w:autoSpaceDE w:val="0"/>
        <w:autoSpaceDN w:val="0"/>
        <w:adjustRightInd w:val="0"/>
        <w:jc w:val="both"/>
        <w:rPr>
          <w:color w:val="000000"/>
          <w:sz w:val="20"/>
          <w:szCs w:val="20"/>
          <w:highlight w:val="cyan"/>
          <w:lang w:val="nl-NL"/>
        </w:rPr>
      </w:pP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t>&lt;/</w:t>
      </w:r>
      <w:r w:rsidRPr="002864F3">
        <w:rPr>
          <w:color w:val="A31515"/>
          <w:sz w:val="20"/>
          <w:szCs w:val="20"/>
          <w:highlight w:val="cyan"/>
          <w:lang w:val="nl-NL"/>
        </w:rPr>
        <w:t>TTin</w:t>
      </w:r>
      <w:r w:rsidRPr="002864F3">
        <w:rPr>
          <w:color w:val="0000FF"/>
          <w:sz w:val="20"/>
          <w:szCs w:val="20"/>
          <w:highlight w:val="cyan"/>
          <w:lang w:val="nl-NL"/>
        </w:rPr>
        <w:t>&gt;</w:t>
      </w:r>
    </w:p>
    <w:p w14:paraId="658AE2DC" w14:textId="37BFA2C0" w:rsidR="0017537E" w:rsidRDefault="0031716F" w:rsidP="00AE409E">
      <w:pPr>
        <w:autoSpaceDE w:val="0"/>
        <w:autoSpaceDN w:val="0"/>
        <w:adjustRightInd w:val="0"/>
        <w:jc w:val="both"/>
        <w:rPr>
          <w:color w:val="0000FF"/>
          <w:sz w:val="20"/>
          <w:szCs w:val="20"/>
          <w:lang w:val="nl-NL"/>
        </w:rPr>
      </w:pP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t>&lt;/</w:t>
      </w:r>
      <w:r w:rsidRPr="002864F3">
        <w:rPr>
          <w:color w:val="C00000"/>
          <w:sz w:val="20"/>
          <w:szCs w:val="20"/>
          <w:highlight w:val="cyan"/>
          <w:lang w:val="nl-NL"/>
        </w:rPr>
        <w:t>TTHHDTrung</w:t>
      </w:r>
      <w:r w:rsidRPr="002864F3">
        <w:rPr>
          <w:color w:val="0000FF"/>
          <w:sz w:val="20"/>
          <w:szCs w:val="20"/>
          <w:highlight w:val="cyan"/>
          <w:lang w:val="nl-NL"/>
        </w:rPr>
        <w:t>&gt;</w:t>
      </w:r>
    </w:p>
    <w:p w14:paraId="480E452E" w14:textId="77777777" w:rsidR="00832D90" w:rsidRPr="00832D90" w:rsidRDefault="00832D90" w:rsidP="00832D90">
      <w:pPr>
        <w:autoSpaceDE w:val="0"/>
        <w:autoSpaceDN w:val="0"/>
        <w:adjustRightInd w:val="0"/>
        <w:jc w:val="both"/>
        <w:rPr>
          <w:highlight w:val="cyan"/>
          <w:lang w:val="nl-NL"/>
        </w:rPr>
      </w:pPr>
      <w:r w:rsidRPr="00832D90">
        <w:rPr>
          <w:highlight w:val="cyan"/>
          <w:lang w:val="nl-NL"/>
        </w:rPr>
        <w:t>&lt;TLTThue&gt; Tỷ lệ tính thuế(Chỉ sử dụng cho hóa đơn bán hàng giảm thuế theo NQ của Quốc hội)&lt;/TLTThue&gt;</w:t>
      </w:r>
    </w:p>
    <w:p w14:paraId="3DF0F681" w14:textId="6680D17F" w:rsidR="00832D90" w:rsidRPr="002864F3" w:rsidRDefault="00832D90" w:rsidP="00832D90">
      <w:pPr>
        <w:autoSpaceDE w:val="0"/>
        <w:autoSpaceDN w:val="0"/>
        <w:adjustRightInd w:val="0"/>
        <w:jc w:val="both"/>
        <w:rPr>
          <w:lang w:val="nl-NL"/>
        </w:rPr>
      </w:pPr>
      <w:r w:rsidRPr="00832D90">
        <w:rPr>
          <w:highlight w:val="cyan"/>
          <w:lang w:val="nl-NL"/>
        </w:rPr>
        <w:t>&lt;STGThue&gt; Số tiền giảm thuế(Chỉ sử dụng cho hóa đơn bán hàng giảm thuế theo NQ của Quốc hội)&lt;/STGThue&gt;</w:t>
      </w:r>
    </w:p>
    <w:p w14:paraId="1C2DFD12"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HHDVu</w:t>
      </w:r>
      <w:r w:rsidRPr="002864F3">
        <w:rPr>
          <w:color w:val="0000FF"/>
          <w:sz w:val="19"/>
          <w:szCs w:val="19"/>
          <w:lang w:val="nl-NL"/>
        </w:rPr>
        <w:t>&gt;</w:t>
      </w:r>
    </w:p>
    <w:p w14:paraId="2B526BA4"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DSHHDVu</w:t>
      </w:r>
      <w:r w:rsidRPr="002864F3">
        <w:rPr>
          <w:color w:val="0000FF"/>
          <w:sz w:val="19"/>
          <w:szCs w:val="19"/>
          <w:lang w:val="nl-NL"/>
        </w:rPr>
        <w:t>&gt;</w:t>
      </w:r>
    </w:p>
    <w:p w14:paraId="13F82CBA"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TToan</w:t>
      </w:r>
      <w:r w:rsidRPr="002864F3">
        <w:rPr>
          <w:color w:val="0000FF"/>
          <w:sz w:val="19"/>
          <w:szCs w:val="19"/>
          <w:lang w:val="nl-NL"/>
        </w:rPr>
        <w:t>&gt;</w:t>
      </w:r>
    </w:p>
    <w:p w14:paraId="32D88D40"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THTTLTSuat</w:t>
      </w:r>
      <w:r w:rsidRPr="002864F3">
        <w:rPr>
          <w:color w:val="0000FF"/>
          <w:sz w:val="19"/>
          <w:szCs w:val="19"/>
          <w:lang w:val="nl-NL"/>
        </w:rPr>
        <w:t>&gt;&lt;!--</w:t>
      </w:r>
      <w:r w:rsidRPr="002864F3">
        <w:rPr>
          <w:color w:val="008000"/>
          <w:sz w:val="19"/>
          <w:szCs w:val="19"/>
          <w:lang w:val="nl-NL"/>
        </w:rPr>
        <w:t>sử dụng hóa đơn GTGT</w:t>
      </w:r>
      <w:r w:rsidRPr="002864F3">
        <w:rPr>
          <w:color w:val="0000FF"/>
          <w:sz w:val="19"/>
          <w:szCs w:val="19"/>
          <w:lang w:val="nl-NL"/>
        </w:rPr>
        <w:t>--&gt;</w:t>
      </w:r>
    </w:p>
    <w:p w14:paraId="38AF9423"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LTSuat</w:t>
      </w:r>
      <w:r w:rsidRPr="002864F3">
        <w:rPr>
          <w:color w:val="0000FF"/>
          <w:sz w:val="19"/>
          <w:szCs w:val="19"/>
          <w:lang w:val="nl-NL"/>
        </w:rPr>
        <w:t>&gt;</w:t>
      </w:r>
    </w:p>
    <w:p w14:paraId="42D2CBEC"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TSuat</w:t>
      </w:r>
      <w:r w:rsidRPr="002864F3">
        <w:rPr>
          <w:color w:val="0000FF"/>
          <w:sz w:val="19"/>
          <w:szCs w:val="19"/>
          <w:lang w:val="nl-NL"/>
        </w:rPr>
        <w:t>&gt;</w:t>
      </w:r>
      <w:r w:rsidRPr="002864F3">
        <w:rPr>
          <w:color w:val="000000"/>
          <w:sz w:val="19"/>
          <w:szCs w:val="19"/>
          <w:lang w:val="nl-NL"/>
        </w:rPr>
        <w:t>Thuế suất (Thuế suất thuế GTGT)  Nhận các giá trị: -2 (KKKNT), -1 (KCT), 0, 5, 8, 10, 12.34 (thuế khác: AB.CD), -3 (KHAC)</w:t>
      </w:r>
      <w:r w:rsidRPr="002864F3">
        <w:rPr>
          <w:color w:val="0000FF"/>
          <w:sz w:val="19"/>
          <w:szCs w:val="19"/>
          <w:lang w:val="nl-NL"/>
        </w:rPr>
        <w:t>&lt;/</w:t>
      </w:r>
      <w:r w:rsidRPr="002864F3">
        <w:rPr>
          <w:color w:val="A31515"/>
          <w:sz w:val="19"/>
          <w:szCs w:val="19"/>
          <w:lang w:val="nl-NL"/>
        </w:rPr>
        <w:t>TSuat</w:t>
      </w:r>
      <w:r w:rsidRPr="002864F3">
        <w:rPr>
          <w:color w:val="0000FF"/>
          <w:sz w:val="19"/>
          <w:szCs w:val="19"/>
          <w:lang w:val="nl-NL"/>
        </w:rPr>
        <w:t>&gt;</w:t>
      </w:r>
    </w:p>
    <w:p w14:paraId="2BE5E1F8"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TThue</w:t>
      </w:r>
      <w:r w:rsidRPr="002864F3">
        <w:rPr>
          <w:color w:val="0000FF"/>
          <w:sz w:val="19"/>
          <w:szCs w:val="19"/>
          <w:lang w:val="nl-NL"/>
        </w:rPr>
        <w:t>&gt;</w:t>
      </w:r>
      <w:r w:rsidRPr="002864F3">
        <w:rPr>
          <w:color w:val="000000"/>
          <w:sz w:val="19"/>
          <w:szCs w:val="19"/>
          <w:lang w:val="nl-NL"/>
        </w:rPr>
        <w:t>Tiền thuế (Tiền thuế GTGT)</w:t>
      </w:r>
      <w:r w:rsidRPr="002864F3">
        <w:rPr>
          <w:color w:val="0000FF"/>
          <w:sz w:val="19"/>
          <w:szCs w:val="19"/>
          <w:lang w:val="nl-NL"/>
        </w:rPr>
        <w:t>&lt;/</w:t>
      </w:r>
      <w:r w:rsidRPr="002864F3">
        <w:rPr>
          <w:color w:val="A31515"/>
          <w:sz w:val="19"/>
          <w:szCs w:val="19"/>
          <w:lang w:val="nl-NL"/>
        </w:rPr>
        <w:t>TThue</w:t>
      </w:r>
      <w:r w:rsidRPr="002864F3">
        <w:rPr>
          <w:color w:val="0000FF"/>
          <w:sz w:val="19"/>
          <w:szCs w:val="19"/>
          <w:lang w:val="nl-NL"/>
        </w:rPr>
        <w:t>&gt;</w:t>
      </w:r>
    </w:p>
    <w:p w14:paraId="2D1ABAA4"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ThTien</w:t>
      </w:r>
      <w:r w:rsidRPr="002864F3">
        <w:rPr>
          <w:color w:val="0000FF"/>
          <w:sz w:val="19"/>
          <w:szCs w:val="19"/>
          <w:lang w:val="nl-NL"/>
        </w:rPr>
        <w:t>&gt;</w:t>
      </w:r>
      <w:r w:rsidRPr="002864F3">
        <w:rPr>
          <w:color w:val="000000"/>
          <w:sz w:val="19"/>
          <w:szCs w:val="19"/>
          <w:lang w:val="nl-NL"/>
        </w:rPr>
        <w:t>Thành tiền (Thành tiền chưa có thuế GTGT)</w:t>
      </w:r>
      <w:r w:rsidRPr="002864F3">
        <w:rPr>
          <w:color w:val="0000FF"/>
          <w:sz w:val="19"/>
          <w:szCs w:val="19"/>
          <w:lang w:val="nl-NL"/>
        </w:rPr>
        <w:t>&lt;/</w:t>
      </w:r>
      <w:r w:rsidRPr="002864F3">
        <w:rPr>
          <w:color w:val="A31515"/>
          <w:sz w:val="19"/>
          <w:szCs w:val="19"/>
          <w:lang w:val="nl-NL"/>
        </w:rPr>
        <w:t>ThTien</w:t>
      </w:r>
      <w:r w:rsidRPr="002864F3">
        <w:rPr>
          <w:color w:val="0000FF"/>
          <w:sz w:val="19"/>
          <w:szCs w:val="19"/>
          <w:lang w:val="nl-NL"/>
        </w:rPr>
        <w:t>&gt;</w:t>
      </w:r>
    </w:p>
    <w:p w14:paraId="7576ED5B"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LTSuat</w:t>
      </w:r>
      <w:r w:rsidRPr="002864F3">
        <w:rPr>
          <w:color w:val="0000FF"/>
          <w:sz w:val="19"/>
          <w:szCs w:val="19"/>
          <w:lang w:val="nl-NL"/>
        </w:rPr>
        <w:t>&gt;</w:t>
      </w:r>
    </w:p>
    <w:p w14:paraId="6E7CBCB5"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THTTLTSuat</w:t>
      </w:r>
      <w:r w:rsidRPr="002864F3">
        <w:rPr>
          <w:color w:val="0000FF"/>
          <w:sz w:val="19"/>
          <w:szCs w:val="19"/>
          <w:lang w:val="nl-NL"/>
        </w:rPr>
        <w:t>&gt;</w:t>
      </w:r>
    </w:p>
    <w:p w14:paraId="42606750"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lastRenderedPageBreak/>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TgTCThue</w:t>
      </w:r>
      <w:r w:rsidRPr="002864F3">
        <w:rPr>
          <w:color w:val="0000FF"/>
          <w:sz w:val="19"/>
          <w:szCs w:val="19"/>
          <w:lang w:val="nl-NL"/>
        </w:rPr>
        <w:t>&gt;</w:t>
      </w:r>
      <w:r w:rsidRPr="002864F3">
        <w:rPr>
          <w:color w:val="000000"/>
          <w:sz w:val="19"/>
          <w:szCs w:val="19"/>
          <w:lang w:val="nl-NL"/>
        </w:rPr>
        <w:t>Tổng tiền chưa thuế (Tổng cộng thành tiền chưa có thuế GTGT) (Bắt buộc với hóa đơn GTGT)</w:t>
      </w:r>
      <w:r w:rsidRPr="002864F3">
        <w:rPr>
          <w:color w:val="0000FF"/>
          <w:sz w:val="19"/>
          <w:szCs w:val="19"/>
          <w:lang w:val="nl-NL"/>
        </w:rPr>
        <w:t>&lt;/</w:t>
      </w:r>
      <w:r w:rsidRPr="002864F3">
        <w:rPr>
          <w:color w:val="A31515"/>
          <w:sz w:val="19"/>
          <w:szCs w:val="19"/>
          <w:lang w:val="nl-NL"/>
        </w:rPr>
        <w:t>TgTCThue</w:t>
      </w:r>
      <w:r w:rsidRPr="002864F3">
        <w:rPr>
          <w:color w:val="0000FF"/>
          <w:sz w:val="19"/>
          <w:szCs w:val="19"/>
          <w:lang w:val="nl-NL"/>
        </w:rPr>
        <w:t>&gt;&lt;!--</w:t>
      </w:r>
      <w:r w:rsidRPr="002864F3">
        <w:rPr>
          <w:color w:val="008000"/>
          <w:sz w:val="19"/>
          <w:szCs w:val="19"/>
          <w:lang w:val="nl-NL"/>
        </w:rPr>
        <w:t>sử dụng hóa đơn GTGT</w:t>
      </w:r>
      <w:r w:rsidRPr="002864F3">
        <w:rPr>
          <w:color w:val="0000FF"/>
          <w:sz w:val="19"/>
          <w:szCs w:val="19"/>
          <w:lang w:val="nl-NL"/>
        </w:rPr>
        <w:t>--&gt;</w:t>
      </w:r>
    </w:p>
    <w:p w14:paraId="07682FC6"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TgTThue</w:t>
      </w:r>
      <w:r w:rsidRPr="002864F3">
        <w:rPr>
          <w:color w:val="0000FF"/>
          <w:sz w:val="19"/>
          <w:szCs w:val="19"/>
          <w:lang w:val="nl-NL"/>
        </w:rPr>
        <w:t>&gt;</w:t>
      </w:r>
      <w:r w:rsidRPr="002864F3">
        <w:rPr>
          <w:color w:val="000000"/>
          <w:sz w:val="19"/>
          <w:szCs w:val="19"/>
          <w:lang w:val="nl-NL"/>
        </w:rPr>
        <w:t>Tổng tiền thuế (Tổng cộng tiền thuế GTGT) (Bắt buộc với hóa đơn GTGT)</w:t>
      </w:r>
      <w:r w:rsidRPr="002864F3">
        <w:rPr>
          <w:color w:val="0000FF"/>
          <w:sz w:val="19"/>
          <w:szCs w:val="19"/>
          <w:lang w:val="nl-NL"/>
        </w:rPr>
        <w:t>&lt;/</w:t>
      </w:r>
      <w:r w:rsidRPr="002864F3">
        <w:rPr>
          <w:color w:val="A31515"/>
          <w:sz w:val="19"/>
          <w:szCs w:val="19"/>
          <w:lang w:val="nl-NL"/>
        </w:rPr>
        <w:t>TgTThue</w:t>
      </w:r>
      <w:r w:rsidRPr="002864F3">
        <w:rPr>
          <w:color w:val="0000FF"/>
          <w:sz w:val="19"/>
          <w:szCs w:val="19"/>
          <w:lang w:val="nl-NL"/>
        </w:rPr>
        <w:t>&gt;&lt;!--</w:t>
      </w:r>
      <w:r w:rsidRPr="002864F3">
        <w:rPr>
          <w:color w:val="008000"/>
          <w:sz w:val="19"/>
          <w:szCs w:val="19"/>
          <w:lang w:val="nl-NL"/>
        </w:rPr>
        <w:t>sử dụng hóa đơn GTGT</w:t>
      </w:r>
      <w:r w:rsidRPr="002864F3">
        <w:rPr>
          <w:color w:val="0000FF"/>
          <w:sz w:val="19"/>
          <w:szCs w:val="19"/>
          <w:lang w:val="nl-NL"/>
        </w:rPr>
        <w:t>--&gt;</w:t>
      </w:r>
    </w:p>
    <w:p w14:paraId="42FD6BE3" w14:textId="0C230253" w:rsidR="0017537E" w:rsidRPr="002864F3" w:rsidRDefault="0017537E" w:rsidP="0017537E">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TTCKTMai</w:t>
      </w:r>
      <w:r w:rsidRPr="002864F3">
        <w:rPr>
          <w:color w:val="0000FF"/>
          <w:sz w:val="19"/>
          <w:szCs w:val="19"/>
          <w:lang w:val="nl-NL"/>
        </w:rPr>
        <w:t>&gt;</w:t>
      </w:r>
      <w:r w:rsidRPr="002864F3">
        <w:rPr>
          <w:color w:val="000000"/>
          <w:sz w:val="19"/>
          <w:szCs w:val="19"/>
          <w:lang w:val="nl-NL"/>
        </w:rPr>
        <w:t>Tổng tiền chiết khấu thương mại</w:t>
      </w:r>
      <w:r w:rsidRPr="002864F3">
        <w:rPr>
          <w:color w:val="0000FF"/>
          <w:sz w:val="19"/>
          <w:szCs w:val="19"/>
          <w:lang w:val="nl-NL"/>
        </w:rPr>
        <w:t>&lt;/</w:t>
      </w:r>
      <w:r w:rsidRPr="002864F3">
        <w:rPr>
          <w:color w:val="A31515"/>
          <w:sz w:val="19"/>
          <w:szCs w:val="19"/>
          <w:lang w:val="nl-NL"/>
        </w:rPr>
        <w:t>TTCKTMai</w:t>
      </w:r>
      <w:r w:rsidRPr="002864F3">
        <w:rPr>
          <w:color w:val="0000FF"/>
          <w:sz w:val="19"/>
          <w:szCs w:val="19"/>
          <w:lang w:val="nl-NL"/>
        </w:rPr>
        <w:t>&gt;</w:t>
      </w:r>
    </w:p>
    <w:p w14:paraId="5A9F1BF9" w14:textId="77777777" w:rsidR="00AE409E" w:rsidRDefault="00AE409E" w:rsidP="00AE409E">
      <w:pPr>
        <w:pStyle w:val="NormalWeb"/>
        <w:spacing w:before="0" w:beforeAutospacing="0" w:after="0" w:afterAutospacing="0"/>
        <w:ind w:left="1440" w:firstLine="720"/>
        <w:rPr>
          <w:color w:val="0000FF"/>
          <w:sz w:val="19"/>
          <w:szCs w:val="19"/>
          <w:lang w:val="nl-NL"/>
        </w:rPr>
      </w:pPr>
      <w:r w:rsidRPr="002864F3">
        <w:rPr>
          <w:color w:val="0000FF"/>
          <w:sz w:val="19"/>
          <w:szCs w:val="19"/>
          <w:lang w:val="nl-NL"/>
        </w:rPr>
        <w:t>&lt;</w:t>
      </w:r>
      <w:r w:rsidRPr="002864F3">
        <w:rPr>
          <w:color w:val="A31515"/>
          <w:sz w:val="19"/>
          <w:szCs w:val="19"/>
          <w:highlight w:val="cyan"/>
          <w:lang w:val="nl-NL"/>
        </w:rPr>
        <w:t>TgTPhiSThue&gt;</w:t>
      </w:r>
      <w:r w:rsidRPr="002864F3">
        <w:rPr>
          <w:color w:val="000000"/>
          <w:sz w:val="19"/>
          <w:szCs w:val="19"/>
          <w:highlight w:val="cyan"/>
          <w:lang w:val="nl-NL"/>
        </w:rPr>
        <w:t xml:space="preserve">Tổng tiền phí </w:t>
      </w:r>
      <w:r w:rsidRPr="002864F3">
        <w:rPr>
          <w:color w:val="A31515"/>
          <w:sz w:val="19"/>
          <w:szCs w:val="19"/>
          <w:highlight w:val="cyan"/>
          <w:lang w:val="nl-NL"/>
        </w:rPr>
        <w:t>&lt;/TgTPhiSThue</w:t>
      </w:r>
      <w:r w:rsidRPr="002864F3">
        <w:rPr>
          <w:color w:val="0000FF"/>
          <w:sz w:val="19"/>
          <w:szCs w:val="19"/>
          <w:lang w:val="nl-NL"/>
        </w:rPr>
        <w:t>&gt;</w:t>
      </w:r>
    </w:p>
    <w:p w14:paraId="388C5CBD" w14:textId="0286DC27" w:rsidR="00832D90" w:rsidRPr="002864F3" w:rsidRDefault="00832D90" w:rsidP="00AE409E">
      <w:pPr>
        <w:pStyle w:val="NormalWeb"/>
        <w:spacing w:before="0" w:beforeAutospacing="0" w:after="0" w:afterAutospacing="0"/>
        <w:ind w:left="1440" w:firstLine="720"/>
        <w:rPr>
          <w:color w:val="0000FF"/>
          <w:sz w:val="19"/>
          <w:szCs w:val="19"/>
          <w:lang w:val="nl-NL"/>
        </w:rPr>
      </w:pPr>
      <w:r w:rsidRPr="00832D90">
        <w:rPr>
          <w:color w:val="0000FF"/>
          <w:sz w:val="19"/>
          <w:szCs w:val="19"/>
          <w:highlight w:val="cyan"/>
          <w:lang w:val="nl-NL"/>
        </w:rPr>
        <w:t>&lt;STGThue&gt; Số tiền giảm thuế(Chỉ sử dụng cho hóa đơn bán hàng giảm thuế theo NQ của Quốc hội)&lt;/STGThue&gt;</w:t>
      </w:r>
    </w:p>
    <w:p w14:paraId="0F20BCB5"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TgTTTBSo</w:t>
      </w:r>
      <w:r w:rsidRPr="002864F3">
        <w:rPr>
          <w:color w:val="0000FF"/>
          <w:sz w:val="19"/>
          <w:szCs w:val="19"/>
          <w:lang w:val="nl-NL"/>
        </w:rPr>
        <w:t>&gt;</w:t>
      </w:r>
      <w:r w:rsidRPr="002864F3">
        <w:rPr>
          <w:color w:val="000000"/>
          <w:sz w:val="19"/>
          <w:szCs w:val="19"/>
          <w:lang w:val="nl-NL"/>
        </w:rPr>
        <w:t>Tổng tiền thanh toán bằng số *</w:t>
      </w:r>
      <w:r w:rsidRPr="002864F3">
        <w:rPr>
          <w:color w:val="0000FF"/>
          <w:sz w:val="19"/>
          <w:szCs w:val="19"/>
          <w:lang w:val="nl-NL"/>
        </w:rPr>
        <w:t>&lt;/</w:t>
      </w:r>
      <w:r w:rsidRPr="002864F3">
        <w:rPr>
          <w:color w:val="A31515"/>
          <w:sz w:val="19"/>
          <w:szCs w:val="19"/>
          <w:lang w:val="nl-NL"/>
        </w:rPr>
        <w:t>TgTTTBSo</w:t>
      </w:r>
      <w:r w:rsidRPr="002864F3">
        <w:rPr>
          <w:color w:val="0000FF"/>
          <w:sz w:val="19"/>
          <w:szCs w:val="19"/>
          <w:lang w:val="nl-NL"/>
        </w:rPr>
        <w:t>&gt;</w:t>
      </w:r>
    </w:p>
    <w:p w14:paraId="75F42C0A" w14:textId="77777777" w:rsidR="0017537E" w:rsidRPr="002864F3" w:rsidRDefault="0017537E" w:rsidP="0017537E">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TgTTTBChu</w:t>
      </w:r>
      <w:r w:rsidRPr="002864F3">
        <w:rPr>
          <w:color w:val="0000FF"/>
          <w:sz w:val="19"/>
          <w:szCs w:val="19"/>
          <w:lang w:val="nl-NL"/>
        </w:rPr>
        <w:t>&gt;</w:t>
      </w:r>
      <w:r w:rsidRPr="002864F3">
        <w:rPr>
          <w:color w:val="000000"/>
          <w:sz w:val="19"/>
          <w:szCs w:val="19"/>
          <w:lang w:val="nl-NL"/>
        </w:rPr>
        <w:t>Tổng tiền thanh toán bằng chữ *</w:t>
      </w:r>
      <w:r w:rsidRPr="002864F3">
        <w:rPr>
          <w:color w:val="0000FF"/>
          <w:sz w:val="19"/>
          <w:szCs w:val="19"/>
          <w:lang w:val="nl-NL"/>
        </w:rPr>
        <w:t>&lt;/</w:t>
      </w:r>
      <w:r w:rsidRPr="002864F3">
        <w:rPr>
          <w:color w:val="A31515"/>
          <w:sz w:val="19"/>
          <w:szCs w:val="19"/>
          <w:lang w:val="nl-NL"/>
        </w:rPr>
        <w:t>TgTTTBChu</w:t>
      </w:r>
      <w:r w:rsidRPr="002864F3">
        <w:rPr>
          <w:color w:val="0000FF"/>
          <w:sz w:val="19"/>
          <w:szCs w:val="19"/>
          <w:lang w:val="nl-NL"/>
        </w:rPr>
        <w:t>&gt;</w:t>
      </w:r>
    </w:p>
    <w:p w14:paraId="334A75FE" w14:textId="77777777" w:rsidR="0017537E" w:rsidRDefault="0017537E" w:rsidP="0017537E">
      <w:pPr>
        <w:pStyle w:val="NormalWeb"/>
        <w:spacing w:before="0" w:beforeAutospacing="0" w:after="0" w:afterAutospacing="0"/>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Pr>
          <w:color w:val="A61C00"/>
          <w:sz w:val="19"/>
          <w:szCs w:val="19"/>
        </w:rPr>
        <w:t>&lt;TTKhac&gt;</w:t>
      </w:r>
    </w:p>
    <w:p w14:paraId="4A9D5C93"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11F5624D"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Extra9</w:t>
      </w:r>
      <w:r>
        <w:rPr>
          <w:color w:val="A61C00"/>
          <w:sz w:val="19"/>
          <w:szCs w:val="19"/>
        </w:rPr>
        <w:t>&lt;/TTruong&gt;</w:t>
      </w:r>
    </w:p>
    <w:p w14:paraId="0DC8D0DC" w14:textId="77777777" w:rsidR="0017537E" w:rsidRPr="002864F3" w:rsidRDefault="0017537E" w:rsidP="0017537E">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6C0133D4"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 xml:space="preserve"> &lt;DLieu&gt;</w:t>
      </w:r>
      <w:r w:rsidRPr="002864F3">
        <w:rPr>
          <w:color w:val="000000"/>
          <w:sz w:val="19"/>
          <w:szCs w:val="19"/>
          <w:lang w:val="nl-NL"/>
        </w:rPr>
        <w:t>Extra9 test</w:t>
      </w:r>
      <w:r w:rsidRPr="002864F3">
        <w:rPr>
          <w:color w:val="A61C00"/>
          <w:sz w:val="19"/>
          <w:szCs w:val="19"/>
          <w:lang w:val="nl-NL"/>
        </w:rPr>
        <w:t>&lt;/DLieu&gt;</w:t>
      </w:r>
    </w:p>
    <w:p w14:paraId="052E36CB" w14:textId="77777777" w:rsidR="0017537E" w:rsidRDefault="0017537E" w:rsidP="0017537E">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58F8B714"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58944FFB"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Extra10</w:t>
      </w:r>
      <w:r>
        <w:rPr>
          <w:color w:val="A61C00"/>
          <w:sz w:val="19"/>
          <w:szCs w:val="19"/>
        </w:rPr>
        <w:t>&lt;/TTruong&gt;</w:t>
      </w:r>
    </w:p>
    <w:p w14:paraId="4CCD4898" w14:textId="77777777" w:rsidR="0017537E" w:rsidRPr="002864F3" w:rsidRDefault="0017537E" w:rsidP="0017537E">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7A66C515" w14:textId="77777777" w:rsidR="0017537E" w:rsidRPr="002864F3" w:rsidRDefault="0017537E" w:rsidP="0017537E">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Extra10 test</w:t>
      </w:r>
      <w:r w:rsidRPr="002864F3">
        <w:rPr>
          <w:color w:val="A61C00"/>
          <w:sz w:val="19"/>
          <w:szCs w:val="19"/>
          <w:lang w:val="nl-NL"/>
        </w:rPr>
        <w:t>&lt;/DLieu&gt;</w:t>
      </w:r>
    </w:p>
    <w:p w14:paraId="53A3BCF9" w14:textId="77777777" w:rsidR="0017537E" w:rsidRDefault="0017537E" w:rsidP="0017537E">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4B959085"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43D62604"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Extra11</w:t>
      </w:r>
      <w:r>
        <w:rPr>
          <w:color w:val="A61C00"/>
          <w:sz w:val="19"/>
          <w:szCs w:val="19"/>
        </w:rPr>
        <w:t>&lt;/TTruong&gt;</w:t>
      </w:r>
    </w:p>
    <w:p w14:paraId="097D5048"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&lt;KDLieu&gt;</w:t>
      </w:r>
      <w:r>
        <w:rPr>
          <w:color w:val="000000"/>
          <w:sz w:val="19"/>
          <w:szCs w:val="19"/>
        </w:rPr>
        <w:t>DateTime</w:t>
      </w:r>
      <w:r>
        <w:rPr>
          <w:color w:val="A61C00"/>
          <w:sz w:val="19"/>
          <w:szCs w:val="19"/>
        </w:rPr>
        <w:t>&lt;/KDLieu&gt;</w:t>
      </w:r>
    </w:p>
    <w:p w14:paraId="277D920E"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&lt;DLieu&gt;</w:t>
      </w:r>
      <w:r>
        <w:rPr>
          <w:color w:val="000000"/>
          <w:sz w:val="19"/>
          <w:szCs w:val="19"/>
        </w:rPr>
        <w:t>định dạng theo chuẩn thuế:(ví dụ: yyyy-MM-dd)</w:t>
      </w:r>
      <w:r>
        <w:rPr>
          <w:color w:val="A61C00"/>
          <w:sz w:val="19"/>
          <w:szCs w:val="19"/>
        </w:rPr>
        <w:t>&lt;/DLieu&gt;</w:t>
      </w:r>
    </w:p>
    <w:p w14:paraId="1758E9E5"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4911C29E" w14:textId="77777777" w:rsidR="0017537E" w:rsidRDefault="0017537E" w:rsidP="0017537E">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&lt;/TTKhac&gt;</w:t>
      </w:r>
    </w:p>
    <w:p w14:paraId="49640BBA" w14:textId="77777777" w:rsidR="0017537E" w:rsidRDefault="0017537E" w:rsidP="0017537E">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TToan</w:t>
      </w:r>
      <w:r>
        <w:rPr>
          <w:color w:val="0000FF"/>
          <w:sz w:val="19"/>
          <w:szCs w:val="19"/>
        </w:rPr>
        <w:t>&gt;</w:t>
      </w:r>
    </w:p>
    <w:p w14:paraId="1E22C0BB" w14:textId="77777777" w:rsidR="0017537E" w:rsidRDefault="0017537E" w:rsidP="0017537E">
      <w:pPr>
        <w:pStyle w:val="NormalWeb"/>
        <w:spacing w:before="0" w:beforeAutospacing="0" w:after="0" w:afterAutospacing="0"/>
      </w:pPr>
      <w:r>
        <w:rPr>
          <w:rStyle w:val="apple-tab-span"/>
          <w:color w:val="0000FF"/>
          <w:sz w:val="19"/>
          <w:szCs w:val="19"/>
        </w:rPr>
        <w:tab/>
      </w:r>
      <w:r>
        <w:rPr>
          <w:color w:val="0000FF"/>
          <w:sz w:val="19"/>
          <w:szCs w:val="19"/>
        </w:rPr>
        <w:t>&lt;/</w:t>
      </w:r>
      <w:r>
        <w:rPr>
          <w:color w:val="A31515"/>
          <w:sz w:val="19"/>
          <w:szCs w:val="19"/>
        </w:rPr>
        <w:t>NDHDon</w:t>
      </w:r>
      <w:r>
        <w:rPr>
          <w:color w:val="0000FF"/>
          <w:sz w:val="19"/>
          <w:szCs w:val="19"/>
        </w:rPr>
        <w:t>&gt;</w:t>
      </w:r>
    </w:p>
    <w:p w14:paraId="36487776" w14:textId="7C7644EF" w:rsidR="0017537E" w:rsidRDefault="0017537E" w:rsidP="0017537E">
      <w:pPr>
        <w:pStyle w:val="NormalWeb"/>
        <w:spacing w:before="240" w:beforeAutospacing="0" w:after="240" w:afterAutospacing="0"/>
        <w:rPr>
          <w:color w:val="0000FF"/>
          <w:sz w:val="19"/>
          <w:szCs w:val="19"/>
        </w:rPr>
      </w:pPr>
      <w:r>
        <w:rPr>
          <w:color w:val="0000FF"/>
          <w:sz w:val="19"/>
          <w:szCs w:val="19"/>
        </w:rPr>
        <w:t>&lt;/DieuChinhHD&gt;</w:t>
      </w:r>
    </w:p>
    <w:p w14:paraId="5E75E259" w14:textId="77777777" w:rsidR="0085100F" w:rsidRPr="00D74EE3" w:rsidRDefault="0085100F" w:rsidP="0085100F">
      <w:pPr>
        <w:pStyle w:val="Heading3"/>
      </w:pPr>
      <w:bookmarkStart w:id="2208" w:name="_Toc198045407"/>
      <w:r>
        <w:t>Thay thế hóa đơn máy tính tiền cũ (không xác định  hóa đơn gốc)</w:t>
      </w:r>
      <w:bookmarkEnd w:id="2208"/>
      <w:r>
        <w:t xml:space="preserve"> </w:t>
      </w:r>
    </w:p>
    <w:p w14:paraId="6B795D80" w14:textId="77777777" w:rsidR="0085100F" w:rsidRPr="00D74EE3" w:rsidRDefault="0085100F" w:rsidP="0085100F">
      <w:pPr>
        <w:ind w:left="518"/>
        <w:rPr>
          <w:lang w:eastAsia="x-none"/>
        </w:rPr>
      </w:pPr>
      <w:r>
        <w:rPr>
          <w:lang w:eastAsia="x-none"/>
        </w:rPr>
        <w:t>URL:</w:t>
      </w:r>
      <w:r w:rsidRPr="00D74EE3">
        <w:rPr>
          <w:lang w:eastAsia="x-none"/>
        </w:rPr>
        <w:t xml:space="preserve"> </w:t>
      </w:r>
    </w:p>
    <w:p w14:paraId="2A04EA4B" w14:textId="77777777" w:rsidR="0085100F" w:rsidRDefault="0085100F" w:rsidP="0085100F">
      <w:pPr>
        <w:ind w:left="518" w:firstLine="202"/>
        <w:rPr>
          <w:lang w:eastAsia="x-none"/>
        </w:rPr>
      </w:pPr>
      <w:r w:rsidRPr="00D74EE3">
        <w:rPr>
          <w:lang w:eastAsia="x-none"/>
        </w:rPr>
        <w:t xml:space="preserve">String </w:t>
      </w:r>
      <w:r w:rsidRPr="00C261F0">
        <w:rPr>
          <w:b/>
          <w:lang w:eastAsia="x-none"/>
        </w:rPr>
        <w:t>ReplaceWithoutInvMTT</w:t>
      </w:r>
      <w:r w:rsidRPr="00D74EE3">
        <w:rPr>
          <w:lang w:eastAsia="x-none"/>
        </w:rPr>
        <w:t xml:space="preserve"> (string account, string accPass, string invXml, string userName, string userPass, string oldPattern, string oldSerial, decimal? oldNo, string strOldArisingDate, int? convert, string pattern, string serial, int? relatedInvType = </w:t>
      </w:r>
      <w:r>
        <w:rPr>
          <w:lang w:eastAsia="x-none"/>
        </w:rPr>
        <w:t>3</w:t>
      </w:r>
      <w:r w:rsidRPr="00D74EE3">
        <w:rPr>
          <w:lang w:eastAsia="x-none"/>
        </w:rPr>
        <w:t>, string feature = "")</w:t>
      </w:r>
    </w:p>
    <w:p w14:paraId="199CFD37" w14:textId="77777777" w:rsidR="0085100F" w:rsidRDefault="0085100F" w:rsidP="0085100F">
      <w:pPr>
        <w:ind w:left="518"/>
        <w:rPr>
          <w:lang w:eastAsia="x-none"/>
        </w:rPr>
      </w:pPr>
      <w:r>
        <w:rPr>
          <w:lang w:eastAsia="x-none"/>
        </w:rPr>
        <w:t>DESCRIPTION</w:t>
      </w:r>
    </w:p>
    <w:p w14:paraId="36AAE2C6" w14:textId="77777777" w:rsidR="0085100F" w:rsidRDefault="0085100F" w:rsidP="0085100F">
      <w:pPr>
        <w:ind w:left="518"/>
        <w:rPr>
          <w:lang w:eastAsia="x-none"/>
        </w:rPr>
      </w:pPr>
      <w:r>
        <w:rPr>
          <w:lang w:eastAsia="x-none"/>
        </w:rPr>
        <w:t xml:space="preserve"> Đây là web service thay thế hóa đơn không xác định hóa đơn gốc máy tính tiền</w:t>
      </w:r>
    </w:p>
    <w:p w14:paraId="54CA9DD2" w14:textId="77777777" w:rsidR="0085100F" w:rsidRDefault="0085100F" w:rsidP="0085100F">
      <w:pPr>
        <w:ind w:left="518"/>
        <w:rPr>
          <w:lang w:eastAsia="x-none"/>
        </w:rPr>
      </w:pPr>
    </w:p>
    <w:p w14:paraId="7C155D99" w14:textId="77777777" w:rsidR="0085100F" w:rsidRPr="00007702" w:rsidRDefault="0085100F" w:rsidP="0085100F">
      <w:pPr>
        <w:pStyle w:val="N"/>
      </w:pPr>
      <w:r w:rsidRPr="00663B3E">
        <w:t>HTTP METHOD</w:t>
      </w:r>
    </w:p>
    <w:p w14:paraId="5AB4AE64" w14:textId="77777777" w:rsidR="0085100F" w:rsidRPr="00007702" w:rsidRDefault="0085100F" w:rsidP="0085100F">
      <w:pPr>
        <w:pStyle w:val="N"/>
        <w:rPr>
          <w:b/>
        </w:rPr>
      </w:pPr>
      <w:r>
        <w:tab/>
      </w:r>
      <w:r w:rsidRPr="00610AFD">
        <w:t>POST</w:t>
      </w:r>
    </w:p>
    <w:p w14:paraId="60931D40" w14:textId="77777777" w:rsidR="0085100F" w:rsidRPr="00610AFD" w:rsidRDefault="0085100F" w:rsidP="0085100F">
      <w:pPr>
        <w:pStyle w:val="N"/>
      </w:pPr>
      <w:r w:rsidRPr="00610AFD">
        <w:t>REQUEST BODY</w:t>
      </w:r>
    </w:p>
    <w:p w14:paraId="06D601CF" w14:textId="77777777" w:rsidR="0085100F" w:rsidRPr="004720D2" w:rsidRDefault="0085100F" w:rsidP="0085100F">
      <w:pPr>
        <w:pStyle w:val="ListParagraph"/>
        <w:numPr>
          <w:ilvl w:val="0"/>
          <w:numId w:val="2"/>
        </w:numPr>
        <w:spacing w:after="0" w:line="360" w:lineRule="auto"/>
        <w:ind w:left="1080"/>
        <w:jc w:val="both"/>
        <w:rPr>
          <w:rFonts w:eastAsia="Calibri"/>
          <w:b/>
          <w:u w:val="single"/>
        </w:rPr>
      </w:pPr>
      <w:r>
        <w:rPr>
          <w:b/>
        </w:rPr>
        <w:t>usern</w:t>
      </w:r>
      <w:r w:rsidRPr="005C559E">
        <w:rPr>
          <w:b/>
        </w:rPr>
        <w:t>ame</w:t>
      </w:r>
      <w:r w:rsidRPr="009372AD">
        <w:rPr>
          <w:rFonts w:eastAsia="Calibri"/>
          <w:b/>
        </w:rPr>
        <w:t xml:space="preserve"> /</w:t>
      </w:r>
      <w:r w:rsidRPr="005C559E">
        <w:t xml:space="preserve"> </w:t>
      </w:r>
      <w:r>
        <w:rPr>
          <w:b/>
        </w:rPr>
        <w:t>p</w:t>
      </w:r>
      <w:r w:rsidRPr="005C559E">
        <w:rPr>
          <w:b/>
        </w:rPr>
        <w:t>ass</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5B1028B5" w14:textId="77777777" w:rsidR="0085100F" w:rsidRPr="004720D2" w:rsidRDefault="0085100F" w:rsidP="0085100F">
      <w:pPr>
        <w:pStyle w:val="ListParagraph"/>
        <w:numPr>
          <w:ilvl w:val="0"/>
          <w:numId w:val="2"/>
        </w:numPr>
        <w:spacing w:after="0" w:line="360" w:lineRule="auto"/>
        <w:ind w:left="1080"/>
        <w:jc w:val="both"/>
        <w:rPr>
          <w:rFonts w:eastAsia="Calibri"/>
          <w:b/>
          <w:u w:val="single"/>
        </w:rPr>
      </w:pPr>
      <w:r>
        <w:rPr>
          <w:rFonts w:eastAsia="Calibri"/>
          <w:b/>
        </w:rPr>
        <w:t>Account/ACPass</w:t>
      </w:r>
      <w:r w:rsidRPr="004720D2">
        <w:rPr>
          <w:rFonts w:eastAsia="Calibri"/>
          <w:b/>
        </w:rPr>
        <w:t xml:space="preserve">:  </w:t>
      </w:r>
      <w:r w:rsidRPr="004720D2">
        <w:rPr>
          <w:rFonts w:eastAsia="Calibri"/>
        </w:rPr>
        <w:t>Tài khoản được cấp phát cho nhân viên gọi lệnh phát hành hóa đơn</w:t>
      </w:r>
    </w:p>
    <w:p w14:paraId="15F67EAC" w14:textId="77777777" w:rsidR="0085100F" w:rsidRPr="009372AD" w:rsidRDefault="0085100F" w:rsidP="0085100F">
      <w:pPr>
        <w:pStyle w:val="ListParagraph"/>
        <w:numPr>
          <w:ilvl w:val="0"/>
          <w:numId w:val="2"/>
        </w:numPr>
        <w:spacing w:after="0" w:line="360" w:lineRule="auto"/>
        <w:ind w:left="1080"/>
        <w:jc w:val="both"/>
        <w:rPr>
          <w:rFonts w:eastAsia="Calibri"/>
          <w:b/>
          <w:u w:val="single"/>
        </w:rPr>
      </w:pPr>
      <w:r w:rsidRPr="0040096D">
        <w:rPr>
          <w:rFonts w:eastAsia="Times New Roman"/>
          <w:b/>
          <w:lang w:eastAsia="x-none"/>
        </w:rPr>
        <w:t>invXml</w:t>
      </w:r>
      <w:r w:rsidRPr="009372AD">
        <w:rPr>
          <w:rFonts w:eastAsia="Calibri"/>
        </w:rPr>
        <w:t xml:space="preserve">: String XML dữ liệu hóa đơn cũ và hóa đơn </w:t>
      </w:r>
      <w:r>
        <w:rPr>
          <w:rFonts w:eastAsia="Calibri"/>
        </w:rPr>
        <w:t>thay thế</w:t>
      </w:r>
    </w:p>
    <w:p w14:paraId="2C665AF0" w14:textId="77777777" w:rsidR="0085100F" w:rsidRPr="00E009AD" w:rsidRDefault="0085100F" w:rsidP="0085100F">
      <w:pPr>
        <w:pStyle w:val="ListParagraph"/>
        <w:numPr>
          <w:ilvl w:val="0"/>
          <w:numId w:val="2"/>
        </w:numPr>
        <w:spacing w:after="0" w:line="360" w:lineRule="auto"/>
        <w:ind w:left="1080"/>
        <w:jc w:val="both"/>
        <w:rPr>
          <w:rFonts w:eastAsia="Calibri"/>
          <w:b/>
        </w:rPr>
      </w:pPr>
      <w:r>
        <w:rPr>
          <w:rFonts w:eastAsia="Calibri"/>
          <w:b/>
        </w:rPr>
        <w:lastRenderedPageBreak/>
        <w:t>Convert</w:t>
      </w:r>
      <w:r>
        <w:rPr>
          <w:rFonts w:eastAsia="Calibri"/>
        </w:rPr>
        <w:t xml:space="preserve">: </w:t>
      </w:r>
      <w:r w:rsidRPr="009372AD">
        <w:rPr>
          <w:rFonts w:eastAsia="Calibri"/>
        </w:rPr>
        <w:t xml:space="preserve">Mặc định là 0, </w:t>
      </w:r>
      <w:r>
        <w:rPr>
          <w:rFonts w:eastAsia="Calibri"/>
        </w:rPr>
        <w:t>(</w:t>
      </w:r>
      <w:r w:rsidRPr="009372AD">
        <w:rPr>
          <w:rFonts w:eastAsia="Calibri"/>
        </w:rPr>
        <w:t>0 – Không cần convert từ TCVN3 sang Unicode. 1- Cần convert từ TCVN3 sang Unicode</w:t>
      </w:r>
      <w:r>
        <w:rPr>
          <w:rFonts w:eastAsia="Calibri"/>
        </w:rPr>
        <w:t>)</w:t>
      </w:r>
    </w:p>
    <w:p w14:paraId="6DBB637B" w14:textId="77777777" w:rsidR="0085100F" w:rsidRPr="00E009AD" w:rsidRDefault="0085100F" w:rsidP="0085100F">
      <w:pPr>
        <w:pStyle w:val="ListParagraph"/>
        <w:numPr>
          <w:ilvl w:val="0"/>
          <w:numId w:val="2"/>
        </w:numPr>
        <w:spacing w:after="0" w:line="360" w:lineRule="auto"/>
        <w:ind w:left="1080"/>
        <w:jc w:val="both"/>
        <w:rPr>
          <w:rFonts w:eastAsia="Calibri"/>
          <w:b/>
        </w:rPr>
      </w:pPr>
      <w:r w:rsidRPr="006479A0">
        <w:rPr>
          <w:b/>
        </w:rPr>
        <w:t>Pattern</w:t>
      </w:r>
      <w:r>
        <w:t>: Mẫu số</w:t>
      </w:r>
    </w:p>
    <w:p w14:paraId="48E44BA9" w14:textId="77777777" w:rsidR="0085100F" w:rsidRPr="00885B08" w:rsidRDefault="0085100F" w:rsidP="0085100F">
      <w:pPr>
        <w:pStyle w:val="ListParagraph"/>
        <w:numPr>
          <w:ilvl w:val="0"/>
          <w:numId w:val="2"/>
        </w:numPr>
        <w:spacing w:after="0" w:line="360" w:lineRule="auto"/>
        <w:ind w:left="1080"/>
        <w:jc w:val="both"/>
        <w:rPr>
          <w:rFonts w:eastAsia="Calibri"/>
          <w:b/>
        </w:rPr>
      </w:pPr>
      <w:r w:rsidRPr="006479A0">
        <w:rPr>
          <w:b/>
        </w:rPr>
        <w:t>Serial</w:t>
      </w:r>
      <w:r>
        <w:t>: Ký hiệu</w:t>
      </w:r>
    </w:p>
    <w:p w14:paraId="79377479" w14:textId="77777777" w:rsidR="0085100F" w:rsidRPr="00B249F6" w:rsidRDefault="0085100F" w:rsidP="0085100F">
      <w:pPr>
        <w:pStyle w:val="ListParagraph"/>
        <w:numPr>
          <w:ilvl w:val="0"/>
          <w:numId w:val="2"/>
        </w:numPr>
        <w:spacing w:after="0" w:line="360" w:lineRule="auto"/>
        <w:ind w:left="1080"/>
        <w:jc w:val="both"/>
        <w:rPr>
          <w:rFonts w:eastAsia="Calibri"/>
          <w:b/>
        </w:rPr>
      </w:pPr>
      <w:r w:rsidRPr="00637BF9">
        <w:rPr>
          <w:b/>
        </w:rPr>
        <w:t>AttachFile</w:t>
      </w:r>
      <w:r>
        <w:rPr>
          <w:b/>
        </w:rPr>
        <w:t xml:space="preserve">: </w:t>
      </w:r>
      <w:r>
        <w:t>Đường dẫn file biên bản hoặc key để sinh biên bản tự động (=10: sinh biên bản tự động, =11: sinh và ký biên bản tự động,  != 10 và !=11: Đường dẫn file biên bản)</w:t>
      </w:r>
    </w:p>
    <w:p w14:paraId="5F7C3D3E" w14:textId="77777777" w:rsidR="0085100F" w:rsidRPr="0040096D" w:rsidRDefault="0085100F" w:rsidP="0085100F">
      <w:pPr>
        <w:pStyle w:val="ListParagraph"/>
        <w:numPr>
          <w:ilvl w:val="0"/>
          <w:numId w:val="2"/>
        </w:numPr>
        <w:spacing w:after="0" w:line="360" w:lineRule="auto"/>
        <w:ind w:left="1080"/>
        <w:jc w:val="both"/>
        <w:rPr>
          <w:rFonts w:eastAsia="Calibri"/>
          <w:b/>
        </w:rPr>
      </w:pPr>
      <w:r>
        <w:rPr>
          <w:b/>
        </w:rPr>
        <w:t xml:space="preserve">OldPattern: </w:t>
      </w:r>
      <w:r>
        <w:t>mẫu số hóa đơn cũ</w:t>
      </w:r>
    </w:p>
    <w:p w14:paraId="3C4653F5" w14:textId="77777777" w:rsidR="0085100F" w:rsidRPr="0040096D" w:rsidRDefault="0085100F" w:rsidP="0085100F">
      <w:pPr>
        <w:pStyle w:val="ListParagraph"/>
        <w:numPr>
          <w:ilvl w:val="0"/>
          <w:numId w:val="2"/>
        </w:numPr>
        <w:spacing w:after="0" w:line="360" w:lineRule="auto"/>
        <w:ind w:left="1080"/>
        <w:jc w:val="both"/>
        <w:rPr>
          <w:rFonts w:eastAsia="Calibri"/>
          <w:b/>
        </w:rPr>
      </w:pPr>
      <w:r>
        <w:rPr>
          <w:b/>
        </w:rPr>
        <w:t xml:space="preserve">OldSerial: </w:t>
      </w:r>
      <w:r>
        <w:t>ký hiệu hóa đơn cũ</w:t>
      </w:r>
    </w:p>
    <w:p w14:paraId="710FAF13" w14:textId="77777777" w:rsidR="0085100F" w:rsidRPr="0040096D" w:rsidRDefault="0085100F" w:rsidP="0085100F">
      <w:pPr>
        <w:pStyle w:val="ListParagraph"/>
        <w:numPr>
          <w:ilvl w:val="0"/>
          <w:numId w:val="2"/>
        </w:numPr>
        <w:spacing w:after="0" w:line="360" w:lineRule="auto"/>
        <w:ind w:left="1080"/>
        <w:jc w:val="both"/>
        <w:rPr>
          <w:rFonts w:eastAsia="Calibri"/>
          <w:b/>
        </w:rPr>
      </w:pPr>
      <w:r>
        <w:rPr>
          <w:rFonts w:eastAsia="Calibri"/>
          <w:b/>
        </w:rPr>
        <w:t xml:space="preserve"> OldNo: </w:t>
      </w:r>
      <w:r>
        <w:rPr>
          <w:rFonts w:eastAsia="Calibri"/>
        </w:rPr>
        <w:t>số hóa đơn cũ</w:t>
      </w:r>
    </w:p>
    <w:p w14:paraId="01BC5A47" w14:textId="77777777" w:rsidR="0085100F" w:rsidRPr="0040096D" w:rsidRDefault="0085100F" w:rsidP="0085100F">
      <w:pPr>
        <w:pStyle w:val="ListParagraph"/>
        <w:numPr>
          <w:ilvl w:val="0"/>
          <w:numId w:val="2"/>
        </w:numPr>
        <w:spacing w:after="0" w:line="360" w:lineRule="auto"/>
        <w:ind w:left="1080"/>
        <w:jc w:val="both"/>
        <w:rPr>
          <w:rFonts w:eastAsia="Calibri"/>
          <w:b/>
        </w:rPr>
      </w:pPr>
      <w:r w:rsidRPr="0040096D">
        <w:rPr>
          <w:rFonts w:eastAsia="Times New Roman"/>
          <w:b/>
          <w:lang w:eastAsia="x-none"/>
        </w:rPr>
        <w:t>strOldArisingDate</w:t>
      </w:r>
      <w:r>
        <w:rPr>
          <w:rFonts w:eastAsia="Times New Roman"/>
          <w:b/>
          <w:lang w:eastAsia="x-none"/>
        </w:rPr>
        <w:t xml:space="preserve">: </w:t>
      </w:r>
      <w:r>
        <w:rPr>
          <w:color w:val="000000"/>
        </w:rPr>
        <w:t>Ngày hóa đơn của hóa đơn cũ, định dạng dd/MM/yyyy (Bắt buộc phải nhập đúng và đủ 2 chữ số cho ngày tháng, 4 chữ số cho năm. Ví dụ 01/12/2021)</w:t>
      </w:r>
    </w:p>
    <w:p w14:paraId="31DFF856" w14:textId="77777777" w:rsidR="0085100F" w:rsidRPr="00CE5AF2" w:rsidRDefault="0085100F" w:rsidP="0085100F">
      <w:pPr>
        <w:pStyle w:val="ListParagraph"/>
        <w:numPr>
          <w:ilvl w:val="0"/>
          <w:numId w:val="2"/>
        </w:numPr>
        <w:spacing w:after="0" w:line="360" w:lineRule="auto"/>
        <w:ind w:left="1080"/>
        <w:jc w:val="both"/>
        <w:rPr>
          <w:rFonts w:eastAsia="Times New Roman"/>
          <w:lang w:eastAsia="x-none"/>
        </w:rPr>
      </w:pPr>
      <w:r w:rsidRPr="0040096D">
        <w:rPr>
          <w:rFonts w:eastAsia="Times New Roman"/>
          <w:b/>
          <w:lang w:eastAsia="x-none"/>
        </w:rPr>
        <w:t>relatedInvType</w:t>
      </w:r>
      <w:r>
        <w:rPr>
          <w:rFonts w:eastAsia="Times New Roman"/>
          <w:b/>
          <w:lang w:eastAsia="x-none"/>
        </w:rPr>
        <w:t xml:space="preserve">: </w:t>
      </w:r>
      <w:r w:rsidRPr="00CE5AF2">
        <w:rPr>
          <w:rFonts w:eastAsia="Times New Roman"/>
          <w:lang w:eastAsia="x-none"/>
        </w:rPr>
        <w:t>Loại hóa đơn liên quan, mặc định là 3 (Các loại hóa đơn theo Nghị định số 51/2010/NĐ-CP và Nghị định số 04/2014/NĐ-CP (Trừ hóa đơn điện tử có mã xác thực của cơ quan thuế theo Quyết định số 1209/QĐ-BTC và Quyết định số 2660/QĐ-BTC)))</w:t>
      </w:r>
    </w:p>
    <w:p w14:paraId="7846CAF7" w14:textId="77777777" w:rsidR="0085100F" w:rsidRPr="00CE5AF2" w:rsidRDefault="0085100F" w:rsidP="0085100F">
      <w:pPr>
        <w:pStyle w:val="ListParagraph"/>
        <w:numPr>
          <w:ilvl w:val="0"/>
          <w:numId w:val="2"/>
        </w:numPr>
        <w:spacing w:after="0" w:line="360" w:lineRule="auto"/>
        <w:ind w:left="1080"/>
        <w:jc w:val="both"/>
        <w:rPr>
          <w:rFonts w:eastAsia="Calibri"/>
          <w:b/>
        </w:rPr>
      </w:pPr>
      <w:r w:rsidRPr="0040096D">
        <w:rPr>
          <w:rFonts w:eastAsia="Times New Roman"/>
          <w:b/>
          <w:lang w:eastAsia="x-none"/>
        </w:rPr>
        <w:t>feature</w:t>
      </w:r>
      <w:r>
        <w:rPr>
          <w:rFonts w:eastAsia="Times New Roman"/>
          <w:b/>
          <w:lang w:eastAsia="x-none"/>
        </w:rPr>
        <w:t xml:space="preserve">: </w:t>
      </w:r>
      <w:r>
        <w:rPr>
          <w:rFonts w:eastAsia="Calibri"/>
        </w:rPr>
        <w:t>trường sẽ dùng trong tương lai, hiện tại không có ý ngĩa, có thể nhập hoặc không</w:t>
      </w:r>
    </w:p>
    <w:p w14:paraId="4EE560C3" w14:textId="77777777" w:rsidR="0085100F" w:rsidRPr="007A4FB0" w:rsidRDefault="0085100F" w:rsidP="0085100F">
      <w:pPr>
        <w:ind w:left="360" w:firstLine="720"/>
      </w:pPr>
    </w:p>
    <w:p w14:paraId="50BDFC92" w14:textId="77777777" w:rsidR="0085100F" w:rsidRDefault="0085100F" w:rsidP="0085100F">
      <w:pPr>
        <w:pStyle w:val="N"/>
      </w:pPr>
      <w:r w:rsidRPr="00CA654D">
        <w:t>RETURNS</w:t>
      </w:r>
    </w:p>
    <w:tbl>
      <w:tblPr>
        <w:tblW w:w="0" w:type="auto"/>
        <w:tblCellMar>
          <w:top w:w="15" w:type="dxa"/>
          <w:left w:w="15" w:type="dxa"/>
          <w:bottom w:w="15" w:type="dxa"/>
          <w:right w:w="15" w:type="dxa"/>
        </w:tblCellMar>
        <w:tblLook w:val="04A0" w:firstRow="1" w:lastRow="0" w:firstColumn="1" w:lastColumn="0" w:noHBand="0" w:noVBand="1"/>
      </w:tblPr>
      <w:tblGrid>
        <w:gridCol w:w="4254"/>
        <w:gridCol w:w="3999"/>
        <w:gridCol w:w="1087"/>
      </w:tblGrid>
      <w:tr w:rsidR="0085100F" w14:paraId="5FBA7D75" w14:textId="77777777" w:rsidTr="0085100F">
        <w:trPr>
          <w:trHeight w:val="627"/>
        </w:trPr>
        <w:tc>
          <w:tcPr>
            <w:tcW w:w="3860" w:type="dxa"/>
            <w:tcBorders>
              <w:top w:val="single" w:sz="8" w:space="0" w:color="2E74B5"/>
              <w:left w:val="single" w:sz="8" w:space="0" w:color="2E74B5"/>
              <w:bottom w:val="single" w:sz="8" w:space="0" w:color="2E74B5"/>
              <w:right w:val="single" w:sz="8" w:space="0" w:color="2E74B5"/>
            </w:tcBorders>
            <w:shd w:val="clear" w:color="auto" w:fill="F2F2F2"/>
            <w:tcMar>
              <w:top w:w="100" w:type="dxa"/>
              <w:left w:w="100" w:type="dxa"/>
              <w:bottom w:w="100" w:type="dxa"/>
              <w:right w:w="100" w:type="dxa"/>
            </w:tcMar>
            <w:hideMark/>
          </w:tcPr>
          <w:p w14:paraId="238F3DD0" w14:textId="77777777" w:rsidR="0085100F" w:rsidRPr="001B658D" w:rsidRDefault="0085100F" w:rsidP="0085100F">
            <w:pPr>
              <w:pStyle w:val="NormalWeb"/>
              <w:spacing w:before="240" w:beforeAutospacing="0" w:after="240" w:afterAutospacing="0"/>
              <w:ind w:left="80"/>
              <w:jc w:val="center"/>
            </w:pPr>
            <w:r w:rsidRPr="001B658D">
              <w:rPr>
                <w:color w:val="000000"/>
              </w:rPr>
              <w:t>Kết quả</w:t>
            </w:r>
          </w:p>
        </w:tc>
        <w:tc>
          <w:tcPr>
            <w:tcW w:w="4320" w:type="dxa"/>
            <w:tcBorders>
              <w:top w:val="single" w:sz="8" w:space="0" w:color="2E74B5"/>
              <w:left w:val="single" w:sz="8" w:space="0" w:color="2E74B5"/>
              <w:bottom w:val="single" w:sz="8" w:space="0" w:color="2E74B5"/>
              <w:right w:val="single" w:sz="8" w:space="0" w:color="2E74B5"/>
            </w:tcBorders>
            <w:shd w:val="clear" w:color="auto" w:fill="F2F2F2"/>
            <w:tcMar>
              <w:top w:w="100" w:type="dxa"/>
              <w:left w:w="100" w:type="dxa"/>
              <w:bottom w:w="100" w:type="dxa"/>
              <w:right w:w="100" w:type="dxa"/>
            </w:tcMar>
            <w:hideMark/>
          </w:tcPr>
          <w:p w14:paraId="4943270F" w14:textId="77777777" w:rsidR="0085100F" w:rsidRPr="001B658D" w:rsidRDefault="0085100F" w:rsidP="0085100F">
            <w:pPr>
              <w:pStyle w:val="NormalWeb"/>
              <w:spacing w:before="240" w:beforeAutospacing="0" w:after="240" w:afterAutospacing="0"/>
              <w:ind w:left="80"/>
            </w:pPr>
            <w:r w:rsidRPr="001B658D">
              <w:rPr>
                <w:color w:val="000000"/>
              </w:rPr>
              <w:t>Mô tả</w:t>
            </w:r>
          </w:p>
        </w:tc>
        <w:tc>
          <w:tcPr>
            <w:tcW w:w="1160" w:type="dxa"/>
            <w:tcBorders>
              <w:top w:val="single" w:sz="8" w:space="0" w:color="2E74B5"/>
              <w:left w:val="single" w:sz="8" w:space="0" w:color="2E74B5"/>
              <w:bottom w:val="single" w:sz="8" w:space="0" w:color="2E74B5"/>
              <w:right w:val="single" w:sz="8" w:space="0" w:color="2E74B5"/>
            </w:tcBorders>
            <w:shd w:val="clear" w:color="auto" w:fill="F2F2F2"/>
            <w:tcMar>
              <w:top w:w="100" w:type="dxa"/>
              <w:left w:w="100" w:type="dxa"/>
              <w:bottom w:w="100" w:type="dxa"/>
              <w:right w:w="100" w:type="dxa"/>
            </w:tcMar>
            <w:hideMark/>
          </w:tcPr>
          <w:p w14:paraId="303E43C4" w14:textId="77777777" w:rsidR="0085100F" w:rsidRDefault="0085100F" w:rsidP="0085100F">
            <w:pPr>
              <w:pStyle w:val="NormalWeb"/>
              <w:spacing w:before="240" w:beforeAutospacing="0" w:after="240" w:afterAutospacing="0"/>
              <w:ind w:left="80"/>
            </w:pPr>
            <w:r>
              <w:rPr>
                <w:color w:val="000000"/>
                <w:sz w:val="22"/>
                <w:szCs w:val="22"/>
              </w:rPr>
              <w:t>Ghi chú</w:t>
            </w:r>
          </w:p>
        </w:tc>
      </w:tr>
      <w:tr w:rsidR="0085100F" w14:paraId="7AA7B12A" w14:textId="77777777" w:rsidTr="0085100F">
        <w:trPr>
          <w:trHeight w:val="735"/>
        </w:trPr>
        <w:tc>
          <w:tcPr>
            <w:tcW w:w="3860" w:type="dxa"/>
            <w:tcBorders>
              <w:top w:val="single" w:sz="8" w:space="0" w:color="2E74B5"/>
              <w:left w:val="single" w:sz="8" w:space="0" w:color="2E74B5"/>
              <w:bottom w:val="single" w:sz="8" w:space="0" w:color="000000"/>
              <w:right w:val="single" w:sz="8" w:space="0" w:color="2E74B5"/>
            </w:tcBorders>
            <w:tcMar>
              <w:top w:w="100" w:type="dxa"/>
              <w:left w:w="100" w:type="dxa"/>
              <w:bottom w:w="100" w:type="dxa"/>
              <w:right w:w="100" w:type="dxa"/>
            </w:tcMar>
            <w:hideMark/>
          </w:tcPr>
          <w:p w14:paraId="106BE7BE" w14:textId="77777777" w:rsidR="0085100F" w:rsidRPr="001B658D" w:rsidRDefault="0085100F" w:rsidP="0085100F">
            <w:pPr>
              <w:pStyle w:val="NormalWeb"/>
              <w:spacing w:before="240" w:beforeAutospacing="0" w:after="240" w:afterAutospacing="0"/>
              <w:ind w:left="80"/>
              <w:jc w:val="both"/>
            </w:pPr>
            <w:r w:rsidRPr="001B658D">
              <w:rPr>
                <w:color w:val="000000"/>
              </w:rPr>
              <w:t>ERR:1</w:t>
            </w:r>
          </w:p>
        </w:tc>
        <w:tc>
          <w:tcPr>
            <w:tcW w:w="432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16A62FA1" w14:textId="77777777" w:rsidR="0085100F" w:rsidRPr="001B658D" w:rsidRDefault="0085100F" w:rsidP="0085100F">
            <w:pPr>
              <w:pStyle w:val="NormalWeb"/>
              <w:spacing w:before="240" w:beforeAutospacing="0" w:after="240" w:afterAutospacing="0"/>
              <w:ind w:left="80"/>
              <w:jc w:val="both"/>
            </w:pPr>
            <w:r w:rsidRPr="001B658D">
              <w:rPr>
                <w:color w:val="000000"/>
              </w:rPr>
              <w:t>Tài khoản đăng nhập sai hoặc không có quyền</w:t>
            </w:r>
          </w:p>
        </w:tc>
        <w:tc>
          <w:tcPr>
            <w:tcW w:w="11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007DF188" w14:textId="77777777" w:rsidR="0085100F" w:rsidRDefault="0085100F" w:rsidP="0085100F">
            <w:pPr>
              <w:pStyle w:val="NormalWeb"/>
              <w:spacing w:before="240" w:beforeAutospacing="0" w:after="240" w:afterAutospacing="0"/>
              <w:ind w:left="80"/>
              <w:jc w:val="both"/>
            </w:pPr>
            <w:r>
              <w:rPr>
                <w:color w:val="000000"/>
                <w:sz w:val="22"/>
                <w:szCs w:val="22"/>
              </w:rPr>
              <w:t> </w:t>
            </w:r>
          </w:p>
        </w:tc>
      </w:tr>
      <w:tr w:rsidR="0085100F" w14:paraId="3118B8CB" w14:textId="77777777" w:rsidTr="0085100F">
        <w:trPr>
          <w:trHeight w:val="485"/>
        </w:trPr>
        <w:tc>
          <w:tcPr>
            <w:tcW w:w="3860" w:type="dxa"/>
            <w:tcBorders>
              <w:top w:val="single" w:sz="8" w:space="0" w:color="000000"/>
              <w:left w:val="single" w:sz="8" w:space="0" w:color="2E74B5"/>
              <w:bottom w:val="single" w:sz="8" w:space="0" w:color="000000"/>
              <w:right w:val="single" w:sz="8" w:space="0" w:color="2E74B5"/>
            </w:tcBorders>
            <w:tcMar>
              <w:top w:w="100" w:type="dxa"/>
              <w:left w:w="100" w:type="dxa"/>
              <w:bottom w:w="100" w:type="dxa"/>
              <w:right w:w="100" w:type="dxa"/>
            </w:tcMar>
            <w:hideMark/>
          </w:tcPr>
          <w:p w14:paraId="0E449265" w14:textId="77777777" w:rsidR="0085100F" w:rsidRPr="001B658D" w:rsidRDefault="0085100F" w:rsidP="0085100F">
            <w:pPr>
              <w:pStyle w:val="NormalWeb"/>
              <w:spacing w:before="240" w:beforeAutospacing="0" w:after="240" w:afterAutospacing="0"/>
              <w:ind w:left="80"/>
            </w:pPr>
            <w:r w:rsidRPr="001B658D">
              <w:rPr>
                <w:color w:val="000000"/>
              </w:rPr>
              <w:t>ERR:2</w:t>
            </w:r>
          </w:p>
        </w:tc>
        <w:tc>
          <w:tcPr>
            <w:tcW w:w="432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77B0EE8D" w14:textId="77777777" w:rsidR="0085100F" w:rsidRPr="001B658D" w:rsidRDefault="0085100F" w:rsidP="0085100F">
            <w:pPr>
              <w:pStyle w:val="NormalWeb"/>
              <w:spacing w:before="0" w:beforeAutospacing="0" w:after="160" w:afterAutospacing="0"/>
            </w:pPr>
            <w:r w:rsidRPr="001B658D">
              <w:rPr>
                <w:color w:val="000000"/>
              </w:rPr>
              <w:t>Pattern hoặc serial truyền vào rỗng</w:t>
            </w:r>
          </w:p>
        </w:tc>
        <w:tc>
          <w:tcPr>
            <w:tcW w:w="11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9BC8A76" w14:textId="77777777" w:rsidR="0085100F" w:rsidRDefault="0085100F" w:rsidP="0085100F">
            <w:pPr>
              <w:pStyle w:val="NormalWeb"/>
              <w:spacing w:before="240" w:beforeAutospacing="0" w:after="240" w:afterAutospacing="0"/>
              <w:ind w:left="80"/>
              <w:jc w:val="both"/>
            </w:pPr>
            <w:r>
              <w:rPr>
                <w:color w:val="000000"/>
                <w:sz w:val="22"/>
                <w:szCs w:val="22"/>
              </w:rPr>
              <w:t> </w:t>
            </w:r>
          </w:p>
        </w:tc>
      </w:tr>
      <w:tr w:rsidR="0085100F" w14:paraId="2964A8D7" w14:textId="77777777" w:rsidTr="0085100F">
        <w:trPr>
          <w:trHeight w:val="755"/>
        </w:trPr>
        <w:tc>
          <w:tcPr>
            <w:tcW w:w="3860" w:type="dxa"/>
            <w:tcBorders>
              <w:top w:val="single" w:sz="8" w:space="0" w:color="000000"/>
              <w:left w:val="single" w:sz="8" w:space="0" w:color="2E74B5"/>
              <w:bottom w:val="single" w:sz="8" w:space="0" w:color="000000"/>
              <w:right w:val="single" w:sz="8" w:space="0" w:color="2E74B5"/>
            </w:tcBorders>
            <w:tcMar>
              <w:top w:w="100" w:type="dxa"/>
              <w:left w:w="100" w:type="dxa"/>
              <w:bottom w:w="100" w:type="dxa"/>
              <w:right w:w="100" w:type="dxa"/>
            </w:tcMar>
            <w:hideMark/>
          </w:tcPr>
          <w:p w14:paraId="1C761B1D" w14:textId="77777777" w:rsidR="0085100F" w:rsidRPr="001B658D" w:rsidRDefault="0085100F" w:rsidP="0085100F">
            <w:pPr>
              <w:pStyle w:val="NormalWeb"/>
              <w:spacing w:before="240" w:beforeAutospacing="0" w:after="240" w:afterAutospacing="0"/>
              <w:ind w:left="80"/>
            </w:pPr>
            <w:r w:rsidRPr="001B658D">
              <w:rPr>
                <w:color w:val="000000"/>
              </w:rPr>
              <w:t>ERR:3</w:t>
            </w:r>
          </w:p>
        </w:tc>
        <w:tc>
          <w:tcPr>
            <w:tcW w:w="432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79FAF96E" w14:textId="77777777" w:rsidR="0085100F" w:rsidRPr="001B658D" w:rsidRDefault="0085100F" w:rsidP="0085100F">
            <w:pPr>
              <w:pStyle w:val="NormalWeb"/>
              <w:spacing w:before="240" w:beforeAutospacing="0" w:after="240" w:afterAutospacing="0"/>
              <w:ind w:left="80"/>
            </w:pPr>
            <w:r w:rsidRPr="001B658D">
              <w:rPr>
                <w:color w:val="000000"/>
              </w:rPr>
              <w:t>Dữ liệu xml đầu vào không đúng quy định</w:t>
            </w:r>
          </w:p>
        </w:tc>
        <w:tc>
          <w:tcPr>
            <w:tcW w:w="11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2C3FDF42" w14:textId="77777777" w:rsidR="0085100F" w:rsidRDefault="0085100F" w:rsidP="0085100F">
            <w:pPr>
              <w:pStyle w:val="NormalWeb"/>
              <w:spacing w:before="240" w:beforeAutospacing="0" w:after="240" w:afterAutospacing="0"/>
              <w:ind w:left="80"/>
              <w:jc w:val="both"/>
            </w:pPr>
            <w:r>
              <w:rPr>
                <w:color w:val="000000"/>
                <w:sz w:val="22"/>
                <w:szCs w:val="22"/>
              </w:rPr>
              <w:t> </w:t>
            </w:r>
          </w:p>
        </w:tc>
      </w:tr>
      <w:tr w:rsidR="0085100F" w14:paraId="46BC9A3F" w14:textId="77777777" w:rsidTr="0085100F">
        <w:trPr>
          <w:trHeight w:val="755"/>
        </w:trPr>
        <w:tc>
          <w:tcPr>
            <w:tcW w:w="3860" w:type="dxa"/>
            <w:tcBorders>
              <w:top w:val="single" w:sz="8" w:space="0" w:color="000000"/>
              <w:left w:val="single" w:sz="8" w:space="0" w:color="2E74B5"/>
              <w:bottom w:val="single" w:sz="8" w:space="0" w:color="000000"/>
              <w:right w:val="single" w:sz="8" w:space="0" w:color="2E74B5"/>
            </w:tcBorders>
            <w:tcMar>
              <w:top w:w="100" w:type="dxa"/>
              <w:left w:w="100" w:type="dxa"/>
              <w:bottom w:w="100" w:type="dxa"/>
              <w:right w:w="100" w:type="dxa"/>
            </w:tcMar>
            <w:hideMark/>
          </w:tcPr>
          <w:p w14:paraId="15AE0CFC" w14:textId="77777777" w:rsidR="0085100F" w:rsidRPr="001B658D" w:rsidRDefault="0085100F" w:rsidP="0085100F">
            <w:pPr>
              <w:pStyle w:val="NormalWeb"/>
              <w:spacing w:before="240" w:beforeAutospacing="0" w:after="240" w:afterAutospacing="0"/>
              <w:ind w:left="80"/>
            </w:pPr>
            <w:r w:rsidRPr="001B658D">
              <w:rPr>
                <w:color w:val="000000"/>
              </w:rPr>
              <w:lastRenderedPageBreak/>
              <w:t>ERR:4</w:t>
            </w:r>
          </w:p>
        </w:tc>
        <w:tc>
          <w:tcPr>
            <w:tcW w:w="432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134E0F5" w14:textId="77777777" w:rsidR="0085100F" w:rsidRPr="001B658D" w:rsidRDefault="0085100F" w:rsidP="0085100F">
            <w:pPr>
              <w:pStyle w:val="NormalWeb"/>
              <w:spacing w:before="0" w:beforeAutospacing="0" w:after="160" w:afterAutospacing="0"/>
            </w:pPr>
            <w:r w:rsidRPr="001B658D">
              <w:rPr>
                <w:color w:val="000000"/>
              </w:rPr>
              <w:t>Không lấy được thông tin công ty (currentCompany null)</w:t>
            </w:r>
          </w:p>
        </w:tc>
        <w:tc>
          <w:tcPr>
            <w:tcW w:w="11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74A706CB" w14:textId="77777777" w:rsidR="0085100F" w:rsidRDefault="0085100F" w:rsidP="0085100F"/>
        </w:tc>
      </w:tr>
      <w:tr w:rsidR="0085100F" w14:paraId="5FEE70D6" w14:textId="77777777" w:rsidTr="0085100F">
        <w:trPr>
          <w:trHeight w:val="485"/>
        </w:trPr>
        <w:tc>
          <w:tcPr>
            <w:tcW w:w="3860" w:type="dxa"/>
            <w:tcBorders>
              <w:top w:val="single" w:sz="8" w:space="0" w:color="000000"/>
              <w:left w:val="single" w:sz="8" w:space="0" w:color="2E74B5"/>
              <w:bottom w:val="single" w:sz="8" w:space="0" w:color="000000"/>
              <w:right w:val="single" w:sz="8" w:space="0" w:color="2E74B5"/>
            </w:tcBorders>
            <w:tcMar>
              <w:top w:w="100" w:type="dxa"/>
              <w:left w:w="100" w:type="dxa"/>
              <w:bottom w:w="100" w:type="dxa"/>
              <w:right w:w="100" w:type="dxa"/>
            </w:tcMar>
            <w:hideMark/>
          </w:tcPr>
          <w:p w14:paraId="4C765082" w14:textId="77777777" w:rsidR="0085100F" w:rsidRPr="001B658D" w:rsidRDefault="0085100F" w:rsidP="0085100F">
            <w:pPr>
              <w:pStyle w:val="NormalWeb"/>
              <w:spacing w:before="240" w:beforeAutospacing="0" w:after="240" w:afterAutospacing="0"/>
              <w:ind w:left="80"/>
            </w:pPr>
            <w:r w:rsidRPr="001B658D">
              <w:rPr>
                <w:color w:val="000000"/>
              </w:rPr>
              <w:t>ERR:5</w:t>
            </w:r>
          </w:p>
        </w:tc>
        <w:tc>
          <w:tcPr>
            <w:tcW w:w="432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71FB5B19" w14:textId="77777777" w:rsidR="0085100F" w:rsidRPr="001B658D" w:rsidRDefault="0085100F" w:rsidP="0085100F">
            <w:pPr>
              <w:pStyle w:val="NormalWeb"/>
              <w:spacing w:before="240" w:beforeAutospacing="0" w:after="240" w:afterAutospacing="0"/>
              <w:ind w:left="80"/>
            </w:pPr>
            <w:r w:rsidRPr="001B658D">
              <w:rPr>
                <w:color w:val="000000"/>
              </w:rPr>
              <w:t>Không phát hành được hóa đơn hoặc lỗi hệ thống</w:t>
            </w:r>
          </w:p>
        </w:tc>
        <w:tc>
          <w:tcPr>
            <w:tcW w:w="11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2E2C00C" w14:textId="77777777" w:rsidR="0085100F" w:rsidRDefault="0085100F" w:rsidP="0085100F">
            <w:pPr>
              <w:pStyle w:val="NormalWeb"/>
              <w:spacing w:before="240" w:beforeAutospacing="0" w:after="240" w:afterAutospacing="0"/>
              <w:ind w:left="80"/>
              <w:jc w:val="both"/>
            </w:pPr>
            <w:r>
              <w:rPr>
                <w:color w:val="000000"/>
                <w:sz w:val="22"/>
                <w:szCs w:val="22"/>
              </w:rPr>
              <w:t> </w:t>
            </w:r>
          </w:p>
        </w:tc>
      </w:tr>
      <w:tr w:rsidR="0085100F" w14:paraId="322BB9BC" w14:textId="77777777" w:rsidTr="0085100F">
        <w:trPr>
          <w:trHeight w:val="485"/>
        </w:trPr>
        <w:tc>
          <w:tcPr>
            <w:tcW w:w="3860" w:type="dxa"/>
            <w:tcBorders>
              <w:top w:val="single" w:sz="8" w:space="0" w:color="000000"/>
              <w:left w:val="single" w:sz="8" w:space="0" w:color="2E74B5"/>
              <w:bottom w:val="single" w:sz="8" w:space="0" w:color="000000"/>
              <w:right w:val="single" w:sz="8" w:space="0" w:color="2E74B5"/>
            </w:tcBorders>
            <w:tcMar>
              <w:top w:w="100" w:type="dxa"/>
              <w:left w:w="100" w:type="dxa"/>
              <w:bottom w:w="100" w:type="dxa"/>
              <w:right w:w="100" w:type="dxa"/>
            </w:tcMar>
            <w:hideMark/>
          </w:tcPr>
          <w:p w14:paraId="596BB1D5" w14:textId="77777777" w:rsidR="0085100F" w:rsidRPr="001B658D" w:rsidRDefault="0085100F" w:rsidP="0085100F">
            <w:pPr>
              <w:pStyle w:val="NormalWeb"/>
              <w:spacing w:before="240" w:beforeAutospacing="0" w:after="240" w:afterAutospacing="0"/>
              <w:ind w:left="80"/>
            </w:pPr>
            <w:r w:rsidRPr="001B658D">
              <w:rPr>
                <w:color w:val="000000"/>
              </w:rPr>
              <w:t>ERR:6</w:t>
            </w:r>
          </w:p>
        </w:tc>
        <w:tc>
          <w:tcPr>
            <w:tcW w:w="432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13922E65" w14:textId="77777777" w:rsidR="0085100F" w:rsidRPr="001B658D" w:rsidRDefault="0085100F" w:rsidP="0085100F">
            <w:pPr>
              <w:pStyle w:val="NormalWeb"/>
              <w:spacing w:before="240" w:beforeAutospacing="0" w:after="240" w:afterAutospacing="0"/>
              <w:ind w:left="80"/>
            </w:pPr>
            <w:r w:rsidRPr="001B658D">
              <w:rPr>
                <w:color w:val="000000"/>
              </w:rPr>
              <w:t>Dải hóa đơn đã hết</w:t>
            </w:r>
          </w:p>
        </w:tc>
        <w:tc>
          <w:tcPr>
            <w:tcW w:w="11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6A0A8F63" w14:textId="77777777" w:rsidR="0085100F" w:rsidRDefault="0085100F" w:rsidP="0085100F"/>
        </w:tc>
      </w:tr>
      <w:tr w:rsidR="0085100F" w14:paraId="217689CB" w14:textId="77777777" w:rsidTr="0085100F">
        <w:trPr>
          <w:trHeight w:val="485"/>
        </w:trPr>
        <w:tc>
          <w:tcPr>
            <w:tcW w:w="3860" w:type="dxa"/>
            <w:tcBorders>
              <w:top w:val="single" w:sz="8" w:space="0" w:color="000000"/>
              <w:left w:val="single" w:sz="8" w:space="0" w:color="2E74B5"/>
              <w:bottom w:val="single" w:sz="8" w:space="0" w:color="000000"/>
              <w:right w:val="single" w:sz="8" w:space="0" w:color="2E74B5"/>
            </w:tcBorders>
            <w:tcMar>
              <w:top w:w="100" w:type="dxa"/>
              <w:left w:w="100" w:type="dxa"/>
              <w:bottom w:w="100" w:type="dxa"/>
              <w:right w:w="100" w:type="dxa"/>
            </w:tcMar>
            <w:hideMark/>
          </w:tcPr>
          <w:p w14:paraId="528122EF" w14:textId="77777777" w:rsidR="0085100F" w:rsidRPr="001B658D" w:rsidRDefault="0085100F" w:rsidP="0085100F">
            <w:pPr>
              <w:pStyle w:val="NormalWeb"/>
              <w:spacing w:before="240" w:beforeAutospacing="0" w:after="240" w:afterAutospacing="0"/>
              <w:ind w:left="80"/>
            </w:pPr>
            <w:r w:rsidRPr="001B658D">
              <w:rPr>
                <w:color w:val="000000"/>
              </w:rPr>
              <w:t>ERR:7</w:t>
            </w:r>
          </w:p>
        </w:tc>
        <w:tc>
          <w:tcPr>
            <w:tcW w:w="432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3F260929" w14:textId="77777777" w:rsidR="0085100F" w:rsidRPr="001B658D" w:rsidRDefault="0085100F" w:rsidP="0085100F">
            <w:pPr>
              <w:pStyle w:val="NormalWeb"/>
              <w:spacing w:before="240" w:beforeAutospacing="0" w:after="240" w:afterAutospacing="0"/>
              <w:ind w:left="80"/>
            </w:pPr>
            <w:r w:rsidRPr="001B658D">
              <w:rPr>
                <w:color w:val="000000"/>
              </w:rPr>
              <w:t>User name không phù hợp, không tìm thấy company tương ứng cho user.</w:t>
            </w:r>
          </w:p>
        </w:tc>
        <w:tc>
          <w:tcPr>
            <w:tcW w:w="11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313A37AC" w14:textId="77777777" w:rsidR="0085100F" w:rsidRDefault="0085100F" w:rsidP="0085100F"/>
        </w:tc>
      </w:tr>
      <w:tr w:rsidR="0085100F" w14:paraId="7782A61D" w14:textId="77777777" w:rsidTr="0085100F">
        <w:trPr>
          <w:trHeight w:val="755"/>
        </w:trPr>
        <w:tc>
          <w:tcPr>
            <w:tcW w:w="3860" w:type="dxa"/>
            <w:tcBorders>
              <w:top w:val="single" w:sz="8" w:space="0" w:color="000000"/>
              <w:left w:val="single" w:sz="8" w:space="0" w:color="2E74B5"/>
              <w:bottom w:val="single" w:sz="8" w:space="0" w:color="2E74B5"/>
              <w:right w:val="single" w:sz="8" w:space="0" w:color="2E74B5"/>
            </w:tcBorders>
            <w:tcMar>
              <w:top w:w="100" w:type="dxa"/>
              <w:left w:w="100" w:type="dxa"/>
              <w:bottom w:w="100" w:type="dxa"/>
              <w:right w:w="100" w:type="dxa"/>
            </w:tcMar>
            <w:hideMark/>
          </w:tcPr>
          <w:p w14:paraId="5B90EF16" w14:textId="77777777" w:rsidR="0085100F" w:rsidRPr="001B658D" w:rsidRDefault="0085100F" w:rsidP="0085100F">
            <w:pPr>
              <w:pStyle w:val="NormalWeb"/>
              <w:spacing w:before="240" w:beforeAutospacing="0" w:after="240" w:afterAutospacing="0"/>
              <w:ind w:left="80"/>
            </w:pPr>
            <w:r w:rsidRPr="001B658D">
              <w:rPr>
                <w:color w:val="000000"/>
              </w:rPr>
              <w:t>ERR:8</w:t>
            </w:r>
          </w:p>
        </w:tc>
        <w:tc>
          <w:tcPr>
            <w:tcW w:w="432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6230FDA0" w14:textId="77777777" w:rsidR="0085100F" w:rsidRPr="001B658D" w:rsidRDefault="0085100F" w:rsidP="0085100F">
            <w:pPr>
              <w:pStyle w:val="NormalWeb"/>
              <w:spacing w:before="0" w:beforeAutospacing="0" w:after="160" w:afterAutospacing="0"/>
            </w:pPr>
            <w:r w:rsidRPr="001B658D">
              <w:rPr>
                <w:color w:val="000000"/>
              </w:rPr>
              <w:t>Pattern, Serial, Số hóa đơn, ngày hóa đơn của hóa đơn cũ truyền vào rỗng</w:t>
            </w:r>
          </w:p>
        </w:tc>
        <w:tc>
          <w:tcPr>
            <w:tcW w:w="11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0C7ECCC7" w14:textId="77777777" w:rsidR="0085100F" w:rsidRDefault="0085100F" w:rsidP="0085100F"/>
        </w:tc>
      </w:tr>
      <w:tr w:rsidR="0085100F" w14:paraId="54A16EEE" w14:textId="77777777" w:rsidTr="0085100F">
        <w:trPr>
          <w:trHeight w:val="755"/>
        </w:trPr>
        <w:tc>
          <w:tcPr>
            <w:tcW w:w="38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6A2B8CBC" w14:textId="77777777" w:rsidR="0085100F" w:rsidRPr="001B658D" w:rsidRDefault="0085100F" w:rsidP="0085100F">
            <w:pPr>
              <w:pStyle w:val="NormalWeb"/>
              <w:spacing w:before="240" w:beforeAutospacing="0" w:after="240" w:afterAutospacing="0"/>
              <w:ind w:left="80"/>
            </w:pPr>
            <w:r w:rsidRPr="001B658D">
              <w:rPr>
                <w:color w:val="000000"/>
              </w:rPr>
              <w:t>ERR:11</w:t>
            </w:r>
          </w:p>
        </w:tc>
        <w:tc>
          <w:tcPr>
            <w:tcW w:w="432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23C2FF36" w14:textId="77777777" w:rsidR="0085100F" w:rsidRPr="001B658D" w:rsidRDefault="0085100F" w:rsidP="0085100F">
            <w:pPr>
              <w:pStyle w:val="NormalWeb"/>
              <w:spacing w:before="0" w:beforeAutospacing="0" w:after="160" w:afterAutospacing="0"/>
            </w:pPr>
            <w:r w:rsidRPr="001B658D">
              <w:rPr>
                <w:color w:val="000000"/>
              </w:rPr>
              <w:t>Pattern hoặc serial của hóa đơn tạo mới không đúng định dạng</w:t>
            </w:r>
          </w:p>
        </w:tc>
        <w:tc>
          <w:tcPr>
            <w:tcW w:w="11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0AC57836" w14:textId="77777777" w:rsidR="0085100F" w:rsidRDefault="0085100F" w:rsidP="0085100F"/>
        </w:tc>
      </w:tr>
      <w:tr w:rsidR="0085100F" w14:paraId="6D39C997" w14:textId="77777777" w:rsidTr="0085100F">
        <w:trPr>
          <w:trHeight w:val="485"/>
        </w:trPr>
        <w:tc>
          <w:tcPr>
            <w:tcW w:w="38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0298CF5" w14:textId="77777777" w:rsidR="0085100F" w:rsidRPr="001B658D" w:rsidRDefault="0085100F" w:rsidP="0085100F">
            <w:pPr>
              <w:pStyle w:val="NormalWeb"/>
              <w:spacing w:before="240" w:beforeAutospacing="0" w:after="240" w:afterAutospacing="0"/>
              <w:ind w:left="80"/>
            </w:pPr>
            <w:r w:rsidRPr="001B658D">
              <w:rPr>
                <w:color w:val="000000"/>
              </w:rPr>
              <w:t>ERR:12</w:t>
            </w:r>
          </w:p>
        </w:tc>
        <w:tc>
          <w:tcPr>
            <w:tcW w:w="432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65116D71" w14:textId="77777777" w:rsidR="0085100F" w:rsidRPr="001B658D" w:rsidRDefault="0085100F" w:rsidP="0085100F">
            <w:pPr>
              <w:pStyle w:val="NormalWeb"/>
              <w:spacing w:before="0" w:beforeAutospacing="0" w:after="0" w:afterAutospacing="0"/>
              <w:ind w:left="80"/>
            </w:pPr>
            <w:r w:rsidRPr="001B658D">
              <w:rPr>
                <w:color w:val="000000"/>
              </w:rPr>
              <w:t>Ngày hóa đơn cũ không hợp lệ</w:t>
            </w:r>
          </w:p>
        </w:tc>
        <w:tc>
          <w:tcPr>
            <w:tcW w:w="11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68A06B1B" w14:textId="77777777" w:rsidR="0085100F" w:rsidRDefault="0085100F" w:rsidP="0085100F">
            <w:pPr>
              <w:pStyle w:val="NormalWeb"/>
              <w:spacing w:before="240" w:beforeAutospacing="0" w:after="240" w:afterAutospacing="0"/>
              <w:ind w:left="80"/>
              <w:jc w:val="both"/>
            </w:pPr>
            <w:r>
              <w:rPr>
                <w:color w:val="000000"/>
                <w:sz w:val="22"/>
                <w:szCs w:val="22"/>
              </w:rPr>
              <w:t> </w:t>
            </w:r>
          </w:p>
        </w:tc>
      </w:tr>
      <w:tr w:rsidR="0085100F" w14:paraId="37D42A93" w14:textId="77777777" w:rsidTr="0085100F">
        <w:trPr>
          <w:trHeight w:val="485"/>
        </w:trPr>
        <w:tc>
          <w:tcPr>
            <w:tcW w:w="38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CF79D71" w14:textId="77777777" w:rsidR="0085100F" w:rsidRPr="001B658D" w:rsidRDefault="0085100F" w:rsidP="0085100F">
            <w:pPr>
              <w:pStyle w:val="NormalWeb"/>
              <w:spacing w:before="240" w:beforeAutospacing="0" w:after="240" w:afterAutospacing="0"/>
              <w:ind w:left="80"/>
            </w:pPr>
            <w:r w:rsidRPr="001B658D">
              <w:rPr>
                <w:color w:val="000000"/>
              </w:rPr>
              <w:t>ERR:13</w:t>
            </w:r>
          </w:p>
        </w:tc>
        <w:tc>
          <w:tcPr>
            <w:tcW w:w="432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225FCDFF" w14:textId="77777777" w:rsidR="0085100F" w:rsidRPr="001B658D" w:rsidRDefault="0085100F" w:rsidP="0085100F">
            <w:pPr>
              <w:pStyle w:val="NormalWeb"/>
              <w:spacing w:before="0" w:beforeAutospacing="0" w:after="0" w:afterAutospacing="0"/>
              <w:ind w:left="80"/>
            </w:pPr>
            <w:r w:rsidRPr="001B658D">
              <w:rPr>
                <w:color w:val="000000"/>
              </w:rPr>
              <w:t>Trùng Fkey hóa đơn</w:t>
            </w:r>
          </w:p>
        </w:tc>
        <w:tc>
          <w:tcPr>
            <w:tcW w:w="11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06E7039" w14:textId="77777777" w:rsidR="0085100F" w:rsidRDefault="0085100F" w:rsidP="0085100F"/>
        </w:tc>
      </w:tr>
      <w:tr w:rsidR="0085100F" w14:paraId="1CF4BFA2" w14:textId="77777777" w:rsidTr="0085100F">
        <w:trPr>
          <w:trHeight w:val="755"/>
        </w:trPr>
        <w:tc>
          <w:tcPr>
            <w:tcW w:w="38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61722A82" w14:textId="77777777" w:rsidR="0085100F" w:rsidRPr="001B658D" w:rsidRDefault="0085100F" w:rsidP="0085100F">
            <w:pPr>
              <w:pStyle w:val="NormalWeb"/>
              <w:spacing w:before="240" w:beforeAutospacing="0" w:after="240" w:afterAutospacing="0"/>
              <w:ind w:left="80"/>
            </w:pPr>
            <w:r w:rsidRPr="001B658D">
              <w:rPr>
                <w:color w:val="000000"/>
              </w:rPr>
              <w:t>ERR:14</w:t>
            </w:r>
          </w:p>
        </w:tc>
        <w:tc>
          <w:tcPr>
            <w:tcW w:w="432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73D5A6A6" w14:textId="77777777" w:rsidR="0085100F" w:rsidRPr="001B658D" w:rsidRDefault="0085100F" w:rsidP="0085100F">
            <w:pPr>
              <w:pStyle w:val="NormalWeb"/>
              <w:spacing w:before="0" w:beforeAutospacing="0" w:after="0" w:afterAutospacing="0"/>
              <w:ind w:left="80"/>
            </w:pPr>
            <w:r w:rsidRPr="001B658D">
              <w:rPr>
                <w:color w:val="000000"/>
              </w:rPr>
              <w:t>Lỗi trong quá trình thực hiện cấp số hóa đơn</w:t>
            </w:r>
          </w:p>
        </w:tc>
        <w:tc>
          <w:tcPr>
            <w:tcW w:w="11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66671DF2" w14:textId="77777777" w:rsidR="0085100F" w:rsidRDefault="0085100F" w:rsidP="0085100F">
            <w:pPr>
              <w:pStyle w:val="NormalWeb"/>
              <w:spacing w:before="240" w:beforeAutospacing="0" w:after="240" w:afterAutospacing="0"/>
              <w:ind w:left="80"/>
              <w:jc w:val="both"/>
            </w:pPr>
            <w:r>
              <w:rPr>
                <w:color w:val="000000"/>
                <w:sz w:val="22"/>
                <w:szCs w:val="22"/>
              </w:rPr>
              <w:t> </w:t>
            </w:r>
          </w:p>
        </w:tc>
      </w:tr>
      <w:tr w:rsidR="0085100F" w14:paraId="1C6247A5" w14:textId="77777777" w:rsidTr="0085100F">
        <w:trPr>
          <w:trHeight w:val="755"/>
        </w:trPr>
        <w:tc>
          <w:tcPr>
            <w:tcW w:w="38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746860D9" w14:textId="77777777" w:rsidR="0085100F" w:rsidRPr="001B658D" w:rsidRDefault="0085100F" w:rsidP="0085100F">
            <w:pPr>
              <w:pStyle w:val="NormalWeb"/>
              <w:spacing w:before="240" w:beforeAutospacing="0" w:after="240" w:afterAutospacing="0"/>
              <w:ind w:left="80"/>
            </w:pPr>
            <w:r w:rsidRPr="001B658D">
              <w:rPr>
                <w:color w:val="000000"/>
              </w:rPr>
              <w:t>ERR:15</w:t>
            </w:r>
          </w:p>
        </w:tc>
        <w:tc>
          <w:tcPr>
            <w:tcW w:w="432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63584B1B" w14:textId="77777777" w:rsidR="0085100F" w:rsidRPr="001B658D" w:rsidRDefault="0085100F" w:rsidP="0085100F">
            <w:pPr>
              <w:pStyle w:val="NormalWeb"/>
              <w:spacing w:before="0" w:beforeAutospacing="0" w:after="0" w:afterAutospacing="0"/>
            </w:pPr>
            <w:r w:rsidRPr="001B658D">
              <w:rPr>
                <w:color w:val="000000"/>
              </w:rPr>
              <w:t>Lỗi khi thực hiện Deserialize chuỗi hóa đơn đầu vào (ngày hóa đơn &gt; ngày hiện tại, hóa đơn ngoại tệ không truyền tỷ giá)</w:t>
            </w:r>
          </w:p>
        </w:tc>
        <w:tc>
          <w:tcPr>
            <w:tcW w:w="11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4D4648C3" w14:textId="77777777" w:rsidR="0085100F" w:rsidRDefault="0085100F" w:rsidP="0085100F">
            <w:pPr>
              <w:pStyle w:val="NormalWeb"/>
              <w:spacing w:before="240" w:beforeAutospacing="0" w:after="240" w:afterAutospacing="0"/>
              <w:ind w:left="80"/>
              <w:jc w:val="both"/>
            </w:pPr>
            <w:r>
              <w:rPr>
                <w:color w:val="000000"/>
                <w:sz w:val="22"/>
                <w:szCs w:val="22"/>
              </w:rPr>
              <w:t> </w:t>
            </w:r>
          </w:p>
        </w:tc>
      </w:tr>
      <w:tr w:rsidR="0085100F" w14:paraId="4993CF0D" w14:textId="77777777" w:rsidTr="0085100F">
        <w:trPr>
          <w:trHeight w:val="755"/>
        </w:trPr>
        <w:tc>
          <w:tcPr>
            <w:tcW w:w="38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01634083" w14:textId="77777777" w:rsidR="0085100F" w:rsidRPr="001B658D" w:rsidRDefault="0085100F" w:rsidP="0085100F">
            <w:pPr>
              <w:pStyle w:val="NormalWeb"/>
              <w:spacing w:before="240" w:beforeAutospacing="0" w:after="240" w:afterAutospacing="0"/>
              <w:ind w:left="80"/>
            </w:pPr>
            <w:r w:rsidRPr="001B658D">
              <w:rPr>
                <w:color w:val="000000"/>
              </w:rPr>
              <w:t>ERR:17</w:t>
            </w:r>
          </w:p>
        </w:tc>
        <w:tc>
          <w:tcPr>
            <w:tcW w:w="432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7AEA493" w14:textId="77777777" w:rsidR="0085100F" w:rsidRPr="001B658D" w:rsidRDefault="0085100F" w:rsidP="0085100F">
            <w:pPr>
              <w:pStyle w:val="NormalWeb"/>
              <w:spacing w:before="0" w:beforeAutospacing="0" w:after="0" w:afterAutospacing="0"/>
            </w:pPr>
            <w:r w:rsidRPr="001B658D">
              <w:rPr>
                <w:color w:val="000000"/>
              </w:rPr>
              <w:t>Ngày hóa đơn điều chỉnh &lt; ngày hóa đơn bị điều chỉnh</w:t>
            </w:r>
          </w:p>
        </w:tc>
        <w:tc>
          <w:tcPr>
            <w:tcW w:w="11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61EC8414" w14:textId="77777777" w:rsidR="0085100F" w:rsidRDefault="0085100F" w:rsidP="0085100F"/>
        </w:tc>
      </w:tr>
      <w:tr w:rsidR="0085100F" w14:paraId="0EBA7E7D" w14:textId="77777777" w:rsidTr="0085100F">
        <w:trPr>
          <w:trHeight w:val="755"/>
        </w:trPr>
        <w:tc>
          <w:tcPr>
            <w:tcW w:w="38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467B131E" w14:textId="77777777" w:rsidR="0085100F" w:rsidRPr="001B658D" w:rsidRDefault="0085100F" w:rsidP="0085100F">
            <w:pPr>
              <w:pStyle w:val="NormalWeb"/>
              <w:spacing w:before="240" w:beforeAutospacing="0" w:after="240" w:afterAutospacing="0"/>
              <w:ind w:left="80"/>
            </w:pPr>
            <w:r w:rsidRPr="001B658D">
              <w:rPr>
                <w:color w:val="000000"/>
              </w:rPr>
              <w:t>ERR:18</w:t>
            </w:r>
          </w:p>
        </w:tc>
        <w:tc>
          <w:tcPr>
            <w:tcW w:w="432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7A99473A" w14:textId="77777777" w:rsidR="0085100F" w:rsidRPr="001B658D" w:rsidRDefault="0085100F" w:rsidP="0085100F">
            <w:pPr>
              <w:pStyle w:val="NormalWeb"/>
              <w:spacing w:before="0" w:beforeAutospacing="0" w:after="0" w:afterAutospacing="0"/>
            </w:pPr>
            <w:r w:rsidRPr="001B658D">
              <w:rPr>
                <w:color w:val="000000"/>
              </w:rPr>
              <w:t>Loại hóa đơn liên quan truyền không đúng giá trị (chỉ nhận giá trị 2,3,4)</w:t>
            </w:r>
          </w:p>
        </w:tc>
        <w:tc>
          <w:tcPr>
            <w:tcW w:w="11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654E7A66" w14:textId="77777777" w:rsidR="0085100F" w:rsidRDefault="0085100F" w:rsidP="0085100F"/>
        </w:tc>
      </w:tr>
      <w:tr w:rsidR="0085100F" w14:paraId="3999CD09" w14:textId="77777777" w:rsidTr="0085100F">
        <w:trPr>
          <w:trHeight w:val="1025"/>
        </w:trPr>
        <w:tc>
          <w:tcPr>
            <w:tcW w:w="38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23933650" w14:textId="77777777" w:rsidR="0085100F" w:rsidRPr="001B658D" w:rsidRDefault="0085100F" w:rsidP="0085100F">
            <w:pPr>
              <w:pStyle w:val="NormalWeb"/>
              <w:spacing w:before="240" w:beforeAutospacing="0" w:after="240" w:afterAutospacing="0"/>
              <w:ind w:left="80"/>
            </w:pPr>
            <w:r w:rsidRPr="001B658D">
              <w:rPr>
                <w:color w:val="000000"/>
              </w:rPr>
              <w:lastRenderedPageBreak/>
              <w:t>ERR:20</w:t>
            </w:r>
          </w:p>
          <w:p w14:paraId="619757AE" w14:textId="77777777" w:rsidR="0085100F" w:rsidRPr="001B658D" w:rsidRDefault="0085100F" w:rsidP="0085100F">
            <w:pPr>
              <w:pStyle w:val="NormalWeb"/>
              <w:spacing w:before="240" w:beforeAutospacing="0" w:after="240" w:afterAutospacing="0"/>
              <w:ind w:left="80"/>
            </w:pPr>
            <w:r w:rsidRPr="001B658D">
              <w:rPr>
                <w:color w:val="000000"/>
              </w:rPr>
              <w:t> </w:t>
            </w:r>
          </w:p>
        </w:tc>
        <w:tc>
          <w:tcPr>
            <w:tcW w:w="432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060B8608" w14:textId="77777777" w:rsidR="0085100F" w:rsidRPr="001B658D" w:rsidRDefault="0085100F" w:rsidP="0085100F">
            <w:pPr>
              <w:pStyle w:val="NormalWeb"/>
              <w:spacing w:before="0" w:beforeAutospacing="0" w:after="0" w:afterAutospacing="0"/>
              <w:ind w:left="80"/>
            </w:pPr>
            <w:r w:rsidRPr="001B658D">
              <w:rPr>
                <w:color w:val="000000"/>
              </w:rPr>
              <w:t>Dải hóa đơn hết, User/Account không có quyền với Serial/Pattern và serial không phù hợp</w:t>
            </w:r>
          </w:p>
        </w:tc>
        <w:tc>
          <w:tcPr>
            <w:tcW w:w="11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03218FE4" w14:textId="77777777" w:rsidR="0085100F" w:rsidRDefault="0085100F" w:rsidP="0085100F">
            <w:pPr>
              <w:pStyle w:val="NormalWeb"/>
              <w:spacing w:before="240" w:beforeAutospacing="0" w:after="240" w:afterAutospacing="0"/>
              <w:ind w:left="80"/>
              <w:jc w:val="both"/>
            </w:pPr>
            <w:r>
              <w:rPr>
                <w:color w:val="000000"/>
                <w:sz w:val="22"/>
                <w:szCs w:val="22"/>
              </w:rPr>
              <w:t> </w:t>
            </w:r>
          </w:p>
        </w:tc>
      </w:tr>
      <w:tr w:rsidR="0085100F" w14:paraId="6F7F99C7" w14:textId="77777777" w:rsidTr="0085100F">
        <w:trPr>
          <w:trHeight w:val="1025"/>
        </w:trPr>
        <w:tc>
          <w:tcPr>
            <w:tcW w:w="38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C5B9661" w14:textId="77777777" w:rsidR="0085100F" w:rsidRPr="001B658D" w:rsidRDefault="0085100F" w:rsidP="0085100F">
            <w:pPr>
              <w:pStyle w:val="NormalWeb"/>
              <w:spacing w:before="240" w:beforeAutospacing="0" w:after="240" w:afterAutospacing="0"/>
              <w:ind w:left="80"/>
            </w:pPr>
            <w:r w:rsidRPr="001B658D">
              <w:rPr>
                <w:color w:val="000000"/>
              </w:rPr>
              <w:t>ERR:21</w:t>
            </w:r>
          </w:p>
        </w:tc>
        <w:tc>
          <w:tcPr>
            <w:tcW w:w="432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40A4FC5A" w14:textId="77777777" w:rsidR="0085100F" w:rsidRPr="001B658D" w:rsidRDefault="0085100F" w:rsidP="0085100F">
            <w:pPr>
              <w:pStyle w:val="NormalWeb"/>
              <w:spacing w:before="0" w:beforeAutospacing="0" w:after="0" w:afterAutospacing="0"/>
              <w:ind w:left="80"/>
            </w:pPr>
            <w:r w:rsidRPr="001B658D">
              <w:rPr>
                <w:color w:val="000000"/>
              </w:rPr>
              <w:t>Trùng số hóa đơn</w:t>
            </w:r>
          </w:p>
        </w:tc>
        <w:tc>
          <w:tcPr>
            <w:tcW w:w="11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1471DEDE" w14:textId="77777777" w:rsidR="0085100F" w:rsidRDefault="0085100F" w:rsidP="0085100F"/>
        </w:tc>
      </w:tr>
      <w:tr w:rsidR="0085100F" w14:paraId="53B27B6C" w14:textId="77777777" w:rsidTr="0085100F">
        <w:trPr>
          <w:trHeight w:val="1025"/>
        </w:trPr>
        <w:tc>
          <w:tcPr>
            <w:tcW w:w="3860" w:type="dxa"/>
            <w:tcBorders>
              <w:top w:val="single" w:sz="8" w:space="0" w:color="2E74B5"/>
              <w:left w:val="single" w:sz="4" w:space="0" w:color="2E74B5"/>
              <w:bottom w:val="single" w:sz="4" w:space="0" w:color="2E74B5"/>
              <w:right w:val="single" w:sz="4" w:space="0" w:color="2E74B5"/>
            </w:tcBorders>
            <w:tcMar>
              <w:top w:w="100" w:type="dxa"/>
              <w:left w:w="100" w:type="dxa"/>
              <w:bottom w:w="100" w:type="dxa"/>
              <w:right w:w="100" w:type="dxa"/>
            </w:tcMar>
            <w:hideMark/>
          </w:tcPr>
          <w:p w14:paraId="0D3B4ACD" w14:textId="77777777" w:rsidR="0085100F" w:rsidRPr="001B658D" w:rsidRDefault="0085100F" w:rsidP="0085100F">
            <w:pPr>
              <w:pStyle w:val="NormalWeb"/>
              <w:spacing w:before="0" w:beforeAutospacing="0" w:after="160" w:afterAutospacing="0"/>
            </w:pPr>
            <w:r w:rsidRPr="001B658D">
              <w:rPr>
                <w:color w:val="000000"/>
              </w:rPr>
              <w:t>ERR:23</w:t>
            </w:r>
          </w:p>
        </w:tc>
        <w:tc>
          <w:tcPr>
            <w:tcW w:w="4320" w:type="dxa"/>
            <w:tcBorders>
              <w:top w:val="single" w:sz="8" w:space="0" w:color="2E74B5"/>
              <w:left w:val="single" w:sz="4" w:space="0" w:color="2E74B5"/>
              <w:bottom w:val="single" w:sz="4" w:space="0" w:color="2E74B5"/>
              <w:right w:val="single" w:sz="4" w:space="0" w:color="2E74B5"/>
            </w:tcBorders>
            <w:tcMar>
              <w:top w:w="100" w:type="dxa"/>
              <w:left w:w="100" w:type="dxa"/>
              <w:bottom w:w="100" w:type="dxa"/>
              <w:right w:w="100" w:type="dxa"/>
            </w:tcMar>
            <w:hideMark/>
          </w:tcPr>
          <w:p w14:paraId="36B15657" w14:textId="77777777" w:rsidR="0085100F" w:rsidRPr="001B658D" w:rsidRDefault="0085100F" w:rsidP="0085100F">
            <w:pPr>
              <w:pStyle w:val="NormalWeb"/>
              <w:spacing w:before="0" w:beforeAutospacing="0" w:after="0" w:afterAutospacing="0"/>
              <w:ind w:left="80"/>
            </w:pPr>
            <w:r w:rsidRPr="001B658D">
              <w:rPr>
                <w:color w:val="000000"/>
              </w:rPr>
              <w:t>Mã CQT rỗng</w:t>
            </w:r>
          </w:p>
        </w:tc>
        <w:tc>
          <w:tcPr>
            <w:tcW w:w="1160" w:type="dxa"/>
            <w:tcBorders>
              <w:top w:val="single" w:sz="8" w:space="0" w:color="2E74B5"/>
              <w:left w:val="single" w:sz="4" w:space="0" w:color="2E74B5"/>
              <w:bottom w:val="single" w:sz="8" w:space="0" w:color="2E74B5"/>
              <w:right w:val="single" w:sz="8" w:space="0" w:color="2E74B5"/>
            </w:tcBorders>
            <w:tcMar>
              <w:top w:w="100" w:type="dxa"/>
              <w:left w:w="100" w:type="dxa"/>
              <w:bottom w:w="100" w:type="dxa"/>
              <w:right w:w="100" w:type="dxa"/>
            </w:tcMar>
            <w:hideMark/>
          </w:tcPr>
          <w:p w14:paraId="4C4A2677" w14:textId="77777777" w:rsidR="0085100F" w:rsidRDefault="0085100F" w:rsidP="0085100F"/>
        </w:tc>
      </w:tr>
      <w:tr w:rsidR="0085100F" w14:paraId="0ECC31C6" w14:textId="77777777" w:rsidTr="0085100F">
        <w:trPr>
          <w:trHeight w:val="485"/>
        </w:trPr>
        <w:tc>
          <w:tcPr>
            <w:tcW w:w="3860" w:type="dxa"/>
            <w:tcBorders>
              <w:top w:val="single" w:sz="4"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0135B00F" w14:textId="77777777" w:rsidR="0085100F" w:rsidRPr="001B658D" w:rsidRDefault="0085100F" w:rsidP="0085100F">
            <w:pPr>
              <w:pStyle w:val="NormalWeb"/>
              <w:spacing w:before="240" w:beforeAutospacing="0" w:after="240" w:afterAutospacing="0"/>
              <w:ind w:left="80"/>
              <w:jc w:val="both"/>
            </w:pPr>
            <w:r w:rsidRPr="001B658D">
              <w:rPr>
                <w:color w:val="000000"/>
              </w:rPr>
              <w:t>ERR:29</w:t>
            </w:r>
          </w:p>
        </w:tc>
        <w:tc>
          <w:tcPr>
            <w:tcW w:w="4320" w:type="dxa"/>
            <w:tcBorders>
              <w:top w:val="single" w:sz="4"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03AFF06B" w14:textId="77777777" w:rsidR="0085100F" w:rsidRPr="001B658D" w:rsidRDefault="0085100F" w:rsidP="0085100F">
            <w:pPr>
              <w:pStyle w:val="NormalWeb"/>
              <w:spacing w:before="240" w:beforeAutospacing="0" w:after="240" w:afterAutospacing="0"/>
              <w:ind w:left="80"/>
              <w:jc w:val="both"/>
            </w:pPr>
            <w:r w:rsidRPr="001B658D">
              <w:rPr>
                <w:color w:val="000000"/>
              </w:rPr>
              <w:t>Lỗi chứng thư hết hạn</w:t>
            </w:r>
          </w:p>
        </w:tc>
        <w:tc>
          <w:tcPr>
            <w:tcW w:w="11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0FA6D87F" w14:textId="77777777" w:rsidR="0085100F" w:rsidRDefault="0085100F" w:rsidP="0085100F">
            <w:pPr>
              <w:pStyle w:val="NormalWeb"/>
              <w:spacing w:before="240" w:beforeAutospacing="0" w:after="240" w:afterAutospacing="0"/>
              <w:ind w:left="80"/>
              <w:jc w:val="both"/>
            </w:pPr>
            <w:r>
              <w:rPr>
                <w:color w:val="000000"/>
                <w:sz w:val="22"/>
                <w:szCs w:val="22"/>
              </w:rPr>
              <w:t> </w:t>
            </w:r>
          </w:p>
        </w:tc>
      </w:tr>
      <w:tr w:rsidR="0085100F" w14:paraId="6D556FDA" w14:textId="77777777" w:rsidTr="0085100F">
        <w:trPr>
          <w:trHeight w:val="485"/>
        </w:trPr>
        <w:tc>
          <w:tcPr>
            <w:tcW w:w="3860" w:type="dxa"/>
            <w:tcBorders>
              <w:top w:val="single" w:sz="8" w:space="0" w:color="2E74B5"/>
              <w:left w:val="single" w:sz="4" w:space="0" w:color="2E74B5"/>
              <w:bottom w:val="single" w:sz="4" w:space="0" w:color="2E74B5"/>
              <w:right w:val="single" w:sz="4" w:space="0" w:color="2E74B5"/>
            </w:tcBorders>
            <w:tcMar>
              <w:top w:w="100" w:type="dxa"/>
              <w:left w:w="100" w:type="dxa"/>
              <w:bottom w:w="100" w:type="dxa"/>
              <w:right w:w="100" w:type="dxa"/>
            </w:tcMar>
            <w:hideMark/>
          </w:tcPr>
          <w:p w14:paraId="4A9E44E3" w14:textId="77777777" w:rsidR="0085100F" w:rsidRPr="001B658D" w:rsidRDefault="0085100F" w:rsidP="0085100F">
            <w:pPr>
              <w:pStyle w:val="NormalWeb"/>
              <w:spacing w:before="0" w:beforeAutospacing="0" w:after="160" w:afterAutospacing="0"/>
              <w:jc w:val="both"/>
            </w:pPr>
            <w:r w:rsidRPr="001B658D">
              <w:rPr>
                <w:color w:val="000000"/>
              </w:rPr>
              <w:t>ERR:30</w:t>
            </w:r>
          </w:p>
        </w:tc>
        <w:tc>
          <w:tcPr>
            <w:tcW w:w="4320" w:type="dxa"/>
            <w:tcBorders>
              <w:top w:val="single" w:sz="8" w:space="0" w:color="2E74B5"/>
              <w:left w:val="single" w:sz="4" w:space="0" w:color="2E74B5"/>
              <w:bottom w:val="single" w:sz="4" w:space="0" w:color="2E74B5"/>
              <w:right w:val="single" w:sz="4" w:space="0" w:color="2E74B5"/>
            </w:tcBorders>
            <w:tcMar>
              <w:top w:w="100" w:type="dxa"/>
              <w:left w:w="100" w:type="dxa"/>
              <w:bottom w:w="100" w:type="dxa"/>
              <w:right w:w="100" w:type="dxa"/>
            </w:tcMar>
            <w:hideMark/>
          </w:tcPr>
          <w:p w14:paraId="34C5A132" w14:textId="77777777" w:rsidR="0085100F" w:rsidRPr="001B658D" w:rsidRDefault="0085100F" w:rsidP="0085100F">
            <w:pPr>
              <w:pStyle w:val="NormalWeb"/>
              <w:spacing w:before="240" w:beforeAutospacing="0" w:after="200" w:afterAutospacing="0"/>
              <w:ind w:left="80"/>
              <w:jc w:val="both"/>
            </w:pPr>
            <w:r w:rsidRPr="001B658D">
              <w:rPr>
                <w:color w:val="000000"/>
              </w:rPr>
              <w:t>Danh sách hóa đơn tồn tại ngày hóa đơn nhỏ hơn ngày hóa đơn đã phát hành</w:t>
            </w:r>
          </w:p>
        </w:tc>
        <w:tc>
          <w:tcPr>
            <w:tcW w:w="1160" w:type="dxa"/>
            <w:tcBorders>
              <w:top w:val="single" w:sz="8" w:space="0" w:color="2E74B5"/>
              <w:left w:val="single" w:sz="4" w:space="0" w:color="2E74B5"/>
              <w:bottom w:val="single" w:sz="8" w:space="0" w:color="2E74B5"/>
              <w:right w:val="single" w:sz="8" w:space="0" w:color="2E74B5"/>
            </w:tcBorders>
            <w:tcMar>
              <w:top w:w="100" w:type="dxa"/>
              <w:left w:w="100" w:type="dxa"/>
              <w:bottom w:w="100" w:type="dxa"/>
              <w:right w:w="100" w:type="dxa"/>
            </w:tcMar>
            <w:hideMark/>
          </w:tcPr>
          <w:p w14:paraId="1CC5DA53" w14:textId="77777777" w:rsidR="0085100F" w:rsidRDefault="0085100F" w:rsidP="0085100F"/>
        </w:tc>
      </w:tr>
      <w:tr w:rsidR="0085100F" w14:paraId="08B6A515" w14:textId="77777777" w:rsidTr="0085100F">
        <w:trPr>
          <w:trHeight w:val="2615"/>
        </w:trPr>
        <w:tc>
          <w:tcPr>
            <w:tcW w:w="3860" w:type="dxa"/>
            <w:tcBorders>
              <w:top w:val="single" w:sz="4" w:space="0" w:color="2E74B5"/>
              <w:left w:val="single" w:sz="8" w:space="0" w:color="2E74B5"/>
              <w:bottom w:val="single" w:sz="8" w:space="0" w:color="000000"/>
              <w:right w:val="single" w:sz="8" w:space="0" w:color="2E74B5"/>
            </w:tcBorders>
            <w:tcMar>
              <w:top w:w="100" w:type="dxa"/>
              <w:left w:w="100" w:type="dxa"/>
              <w:bottom w:w="100" w:type="dxa"/>
              <w:right w:w="100" w:type="dxa"/>
            </w:tcMar>
            <w:hideMark/>
          </w:tcPr>
          <w:p w14:paraId="01B0E5E6" w14:textId="77777777" w:rsidR="0085100F" w:rsidRPr="001B658D" w:rsidRDefault="0085100F" w:rsidP="0085100F">
            <w:pPr>
              <w:pStyle w:val="NormalWeb"/>
              <w:spacing w:before="240" w:beforeAutospacing="0" w:after="240" w:afterAutospacing="0"/>
              <w:ind w:left="80"/>
            </w:pPr>
            <w:r w:rsidRPr="001B658D">
              <w:rPr>
                <w:color w:val="000000"/>
              </w:rPr>
              <w:t>OK: pattern;serial-Fkey_invNumber_MCCQT</w:t>
            </w:r>
          </w:p>
          <w:p w14:paraId="7A706B03" w14:textId="77777777" w:rsidR="0085100F" w:rsidRPr="001B658D" w:rsidRDefault="0085100F" w:rsidP="0085100F">
            <w:pPr>
              <w:pStyle w:val="NormalWeb"/>
              <w:spacing w:before="240" w:beforeAutospacing="0" w:after="240" w:afterAutospacing="0"/>
              <w:ind w:left="80"/>
            </w:pPr>
            <w:r w:rsidRPr="001B658D">
              <w:rPr>
                <w:color w:val="000000"/>
              </w:rPr>
              <w:t>(Ví dụ:</w:t>
            </w:r>
          </w:p>
          <w:p w14:paraId="45C656B7" w14:textId="77777777" w:rsidR="0085100F" w:rsidRPr="001B658D" w:rsidRDefault="0085100F" w:rsidP="0085100F">
            <w:pPr>
              <w:pStyle w:val="NormalWeb"/>
              <w:spacing w:before="240" w:beforeAutospacing="0" w:after="240" w:afterAutospacing="0"/>
              <w:ind w:left="80"/>
            </w:pPr>
            <w:r w:rsidRPr="001B658D">
              <w:rPr>
                <w:color w:val="000000"/>
              </w:rPr>
              <w:t>OK:1/004;C22MTC-81971004C22MTC128418474_128_M1-22-10F0B-00400000128)</w:t>
            </w:r>
          </w:p>
        </w:tc>
        <w:tc>
          <w:tcPr>
            <w:tcW w:w="4320" w:type="dxa"/>
            <w:tcBorders>
              <w:top w:val="single" w:sz="4"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64F9885D" w14:textId="77777777" w:rsidR="0085100F" w:rsidRPr="001B658D" w:rsidRDefault="0085100F" w:rsidP="0085100F">
            <w:pPr>
              <w:pStyle w:val="NormalWeb"/>
              <w:spacing w:before="0" w:beforeAutospacing="0" w:after="0" w:afterAutospacing="0"/>
              <w:ind w:left="440"/>
            </w:pPr>
            <w:r w:rsidRPr="001B658D">
              <w:rPr>
                <w:color w:val="000000"/>
              </w:rPr>
              <w:t>-          OK là đã phát hành hóa đơn thay thế</w:t>
            </w:r>
          </w:p>
          <w:p w14:paraId="53F1487A" w14:textId="77777777" w:rsidR="0085100F" w:rsidRPr="001B658D" w:rsidRDefault="0085100F" w:rsidP="0085100F">
            <w:pPr>
              <w:pStyle w:val="NormalWeb"/>
              <w:spacing w:before="0" w:beforeAutospacing="0" w:after="0" w:afterAutospacing="0"/>
              <w:ind w:left="440"/>
            </w:pPr>
            <w:r w:rsidRPr="001B658D">
              <w:rPr>
                <w:color w:val="000000"/>
              </w:rPr>
              <w:t>-          Patter là Mẫu số của hóa đơn thay thế</w:t>
            </w:r>
          </w:p>
          <w:p w14:paraId="6A76515A" w14:textId="77777777" w:rsidR="0085100F" w:rsidRPr="001B658D" w:rsidRDefault="0085100F" w:rsidP="0085100F">
            <w:pPr>
              <w:pStyle w:val="NormalWeb"/>
              <w:spacing w:before="0" w:beforeAutospacing="0" w:after="0" w:afterAutospacing="0"/>
              <w:ind w:left="440"/>
            </w:pPr>
            <w:r w:rsidRPr="001B658D">
              <w:rPr>
                <w:color w:val="000000"/>
              </w:rPr>
              <w:t>-          Serial là serial của hóa đơn thay thế</w:t>
            </w:r>
          </w:p>
          <w:p w14:paraId="581BCC26" w14:textId="77777777" w:rsidR="0085100F" w:rsidRPr="001B658D" w:rsidRDefault="0085100F" w:rsidP="0085100F">
            <w:pPr>
              <w:pStyle w:val="NormalWeb"/>
              <w:numPr>
                <w:ilvl w:val="0"/>
                <w:numId w:val="57"/>
              </w:numPr>
              <w:spacing w:before="0" w:beforeAutospacing="0" w:after="160" w:afterAutospacing="0"/>
              <w:ind w:left="360"/>
              <w:textAlignment w:val="baseline"/>
              <w:rPr>
                <w:color w:val="000000"/>
              </w:rPr>
            </w:pPr>
            <w:r w:rsidRPr="001B658D">
              <w:rPr>
                <w:color w:val="000000"/>
              </w:rPr>
              <w:t>Fkey-&gt; fkey của hóa đơn</w:t>
            </w:r>
          </w:p>
          <w:p w14:paraId="3D73C192" w14:textId="77777777" w:rsidR="0085100F" w:rsidRPr="001B658D" w:rsidRDefault="0085100F" w:rsidP="0085100F">
            <w:pPr>
              <w:pStyle w:val="NormalWeb"/>
              <w:numPr>
                <w:ilvl w:val="0"/>
                <w:numId w:val="57"/>
              </w:numPr>
              <w:spacing w:before="0" w:beforeAutospacing="0" w:after="0" w:afterAutospacing="0"/>
              <w:ind w:left="360"/>
              <w:textAlignment w:val="baseline"/>
              <w:rPr>
                <w:color w:val="000000"/>
              </w:rPr>
            </w:pPr>
            <w:r w:rsidRPr="001B658D">
              <w:rPr>
                <w:color w:val="000000"/>
              </w:rPr>
              <w:t>invNumber: số hóa đơn điều chỉnh </w:t>
            </w:r>
          </w:p>
          <w:p w14:paraId="1CD5C9DE" w14:textId="77777777" w:rsidR="0085100F" w:rsidRPr="001B658D" w:rsidRDefault="0085100F" w:rsidP="0085100F">
            <w:pPr>
              <w:pStyle w:val="NormalWeb"/>
              <w:numPr>
                <w:ilvl w:val="0"/>
                <w:numId w:val="57"/>
              </w:numPr>
              <w:spacing w:before="0" w:beforeAutospacing="0" w:after="160" w:afterAutospacing="0"/>
              <w:ind w:left="360"/>
              <w:textAlignment w:val="baseline"/>
              <w:rPr>
                <w:color w:val="000000"/>
              </w:rPr>
            </w:pPr>
            <w:r w:rsidRPr="001B658D">
              <w:rPr>
                <w:color w:val="000000"/>
              </w:rPr>
              <w:t>MCCQT -&gt; Mã CQT</w:t>
            </w:r>
          </w:p>
          <w:p w14:paraId="50AE1C98" w14:textId="77777777" w:rsidR="0085100F" w:rsidRPr="001B658D" w:rsidRDefault="0085100F" w:rsidP="0085100F">
            <w:pPr>
              <w:pStyle w:val="NormalWeb"/>
              <w:spacing w:before="240" w:beforeAutospacing="0" w:after="0" w:afterAutospacing="0"/>
              <w:ind w:left="80"/>
            </w:pPr>
            <w:r w:rsidRPr="001B658D">
              <w:rPr>
                <w:color w:val="000000"/>
              </w:rPr>
              <w:t> </w:t>
            </w:r>
          </w:p>
        </w:tc>
        <w:tc>
          <w:tcPr>
            <w:tcW w:w="1160"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428BCFFB" w14:textId="77777777" w:rsidR="0085100F" w:rsidRDefault="0085100F" w:rsidP="0085100F">
            <w:pPr>
              <w:pStyle w:val="NormalWeb"/>
              <w:spacing w:before="240" w:beforeAutospacing="0" w:after="240" w:afterAutospacing="0"/>
              <w:ind w:left="80"/>
              <w:jc w:val="both"/>
            </w:pPr>
            <w:r>
              <w:rPr>
                <w:color w:val="000000"/>
                <w:sz w:val="22"/>
                <w:szCs w:val="22"/>
              </w:rPr>
              <w:t> </w:t>
            </w:r>
          </w:p>
        </w:tc>
      </w:tr>
    </w:tbl>
    <w:p w14:paraId="61E7C263" w14:textId="77777777" w:rsidR="0085100F" w:rsidRDefault="0085100F" w:rsidP="0085100F">
      <w:pPr>
        <w:pStyle w:val="NormalWeb"/>
        <w:spacing w:before="240" w:beforeAutospacing="0" w:after="240" w:afterAutospacing="0"/>
        <w:jc w:val="both"/>
      </w:pPr>
      <w:r>
        <w:rPr>
          <w:b/>
          <w:bCs/>
          <w:color w:val="000000"/>
          <w:sz w:val="22"/>
          <w:szCs w:val="22"/>
          <w:u w:val="single"/>
        </w:rPr>
        <w:t> </w:t>
      </w:r>
    </w:p>
    <w:p w14:paraId="13192CCE" w14:textId="77777777" w:rsidR="0085100F" w:rsidRDefault="0085100F" w:rsidP="0085100F">
      <w:pPr>
        <w:pStyle w:val="NormalWeb"/>
        <w:spacing w:before="240" w:beforeAutospacing="0" w:after="240" w:afterAutospacing="0"/>
      </w:pPr>
      <w:r>
        <w:rPr>
          <w:b/>
          <w:bCs/>
          <w:color w:val="000000"/>
          <w:sz w:val="22"/>
          <w:szCs w:val="22"/>
          <w:u w:val="single"/>
        </w:rPr>
        <w:t xml:space="preserve">Cấu trúc của xmlInvData (các trường </w:t>
      </w:r>
      <w:r>
        <w:rPr>
          <w:b/>
          <w:bCs/>
          <w:color w:val="FF0000"/>
          <w:sz w:val="22"/>
          <w:szCs w:val="22"/>
          <w:u w:val="single"/>
        </w:rPr>
        <w:t>*</w:t>
      </w:r>
      <w:r>
        <w:rPr>
          <w:b/>
          <w:bCs/>
          <w:color w:val="000000"/>
          <w:sz w:val="22"/>
          <w:szCs w:val="22"/>
          <w:u w:val="single"/>
        </w:rPr>
        <w:t xml:space="preserve"> là bắt buộc):</w:t>
      </w:r>
    </w:p>
    <w:p w14:paraId="47D89056" w14:textId="77777777" w:rsidR="0085100F" w:rsidRDefault="0085100F" w:rsidP="0085100F">
      <w:pPr>
        <w:pStyle w:val="NormalWeb"/>
        <w:spacing w:before="0" w:beforeAutospacing="0" w:after="0" w:afterAutospacing="0"/>
      </w:pPr>
      <w:r>
        <w:rPr>
          <w:color w:val="0000FF"/>
          <w:sz w:val="19"/>
          <w:szCs w:val="19"/>
        </w:rPr>
        <w:t>&lt;</w:t>
      </w:r>
      <w:r>
        <w:rPr>
          <w:color w:val="A31515"/>
          <w:sz w:val="19"/>
          <w:szCs w:val="19"/>
        </w:rPr>
        <w:t>ThayTheHD</w:t>
      </w:r>
      <w:r>
        <w:rPr>
          <w:color w:val="0000FF"/>
          <w:sz w:val="19"/>
          <w:szCs w:val="19"/>
        </w:rPr>
        <w:t>&gt;</w:t>
      </w:r>
    </w:p>
    <w:p w14:paraId="5A26013E" w14:textId="77777777" w:rsidR="0085100F" w:rsidRDefault="0085100F" w:rsidP="0085100F">
      <w:pPr>
        <w:pStyle w:val="NormalWeb"/>
        <w:spacing w:before="0" w:beforeAutospacing="0" w:after="0" w:afterAutospacing="0"/>
        <w:rPr>
          <w:color w:val="0000FF"/>
          <w:sz w:val="19"/>
          <w:szCs w:val="19"/>
        </w:rPr>
      </w:pPr>
      <w:r>
        <w:rPr>
          <w:rStyle w:val="apple-tab-span"/>
          <w:color w:val="0000FF"/>
          <w:sz w:val="19"/>
          <w:szCs w:val="19"/>
        </w:rPr>
        <w:tab/>
      </w:r>
      <w:r>
        <w:rPr>
          <w:color w:val="0000FF"/>
          <w:sz w:val="19"/>
          <w:szCs w:val="19"/>
        </w:rPr>
        <w:t xml:space="preserve"> &lt;</w:t>
      </w:r>
      <w:r>
        <w:rPr>
          <w:color w:val="A31515"/>
          <w:sz w:val="19"/>
          <w:szCs w:val="19"/>
        </w:rPr>
        <w:t>key</w:t>
      </w:r>
      <w:r>
        <w:rPr>
          <w:color w:val="0000FF"/>
          <w:sz w:val="19"/>
          <w:szCs w:val="19"/>
        </w:rPr>
        <w:t>&gt;</w:t>
      </w:r>
      <w:r>
        <w:rPr>
          <w:color w:val="000000"/>
          <w:sz w:val="19"/>
          <w:szCs w:val="19"/>
        </w:rPr>
        <w:t>Fkey của hóa đơn *</w:t>
      </w:r>
      <w:r>
        <w:rPr>
          <w:color w:val="0000FF"/>
          <w:sz w:val="19"/>
          <w:szCs w:val="19"/>
        </w:rPr>
        <w:t>&lt;/</w:t>
      </w:r>
      <w:r>
        <w:rPr>
          <w:color w:val="A31515"/>
          <w:sz w:val="19"/>
          <w:szCs w:val="19"/>
        </w:rPr>
        <w:t>key</w:t>
      </w:r>
      <w:r>
        <w:rPr>
          <w:color w:val="0000FF"/>
          <w:sz w:val="19"/>
          <w:szCs w:val="19"/>
        </w:rPr>
        <w:t>&gt;</w:t>
      </w:r>
    </w:p>
    <w:p w14:paraId="256EA521" w14:textId="64B18823" w:rsidR="002E1736" w:rsidRPr="002E1736" w:rsidRDefault="002E1736" w:rsidP="002E1736">
      <w:pPr>
        <w:pStyle w:val="NormalWeb"/>
        <w:spacing w:before="0" w:beforeAutospacing="0" w:after="0" w:afterAutospacing="0"/>
        <w:ind w:firstLine="720"/>
        <w:rPr>
          <w:rFonts w:ascii="Courier New" w:hAnsi="Courier New" w:cs="Courier New"/>
          <w:b/>
          <w:bCs/>
          <w:color w:val="000000"/>
          <w:sz w:val="20"/>
          <w:szCs w:val="20"/>
        </w:rPr>
      </w:pPr>
      <w:r>
        <w:rPr>
          <w:rFonts w:ascii="Courier New" w:hAnsi="Courier New" w:cs="Courier New"/>
          <w:color w:val="0000FF"/>
          <w:sz w:val="20"/>
          <w:szCs w:val="20"/>
        </w:rPr>
        <w:t>&lt;</w:t>
      </w:r>
      <w:r w:rsidRPr="002E1736">
        <w:rPr>
          <w:color w:val="A31515"/>
          <w:sz w:val="19"/>
          <w:szCs w:val="19"/>
        </w:rPr>
        <w:t>MCCQT</w:t>
      </w:r>
      <w:r>
        <w:rPr>
          <w:rFonts w:ascii="Courier New" w:hAnsi="Courier New" w:cs="Courier New"/>
          <w:color w:val="0000FF"/>
          <w:sz w:val="20"/>
          <w:szCs w:val="20"/>
        </w:rPr>
        <w:t>&gt;</w:t>
      </w:r>
      <w:r>
        <w:rPr>
          <w:rFonts w:ascii="Courier New" w:hAnsi="Courier New" w:cs="Courier New"/>
          <w:b/>
          <w:bCs/>
          <w:color w:val="000000"/>
          <w:sz w:val="20"/>
          <w:szCs w:val="20"/>
        </w:rPr>
        <w:t>Mã cơ quan thuế tự sinh theo quy tắc</w:t>
      </w:r>
      <w:r>
        <w:rPr>
          <w:rFonts w:ascii="Courier New" w:hAnsi="Courier New" w:cs="Courier New"/>
          <w:color w:val="0000FF"/>
          <w:sz w:val="20"/>
          <w:szCs w:val="20"/>
        </w:rPr>
        <w:t>&lt;/</w:t>
      </w:r>
      <w:r w:rsidRPr="002E1736">
        <w:rPr>
          <w:color w:val="A31515"/>
          <w:sz w:val="19"/>
          <w:szCs w:val="19"/>
        </w:rPr>
        <w:t>MCCQT</w:t>
      </w:r>
      <w:r>
        <w:rPr>
          <w:rFonts w:ascii="Courier New" w:hAnsi="Courier New" w:cs="Courier New"/>
          <w:color w:val="0000FF"/>
          <w:sz w:val="20"/>
          <w:szCs w:val="20"/>
        </w:rPr>
        <w:t>&gt;</w:t>
      </w:r>
    </w:p>
    <w:p w14:paraId="7F0A84BB" w14:textId="77777777" w:rsidR="0085100F" w:rsidRDefault="0085100F" w:rsidP="0085100F">
      <w:pPr>
        <w:pStyle w:val="NormalWeb"/>
        <w:spacing w:before="0" w:beforeAutospacing="0" w:after="0" w:afterAutospacing="0"/>
      </w:pPr>
      <w:r>
        <w:rPr>
          <w:rStyle w:val="apple-tab-span"/>
          <w:color w:val="0000FF"/>
          <w:sz w:val="19"/>
          <w:szCs w:val="19"/>
        </w:rPr>
        <w:tab/>
      </w:r>
      <w:r>
        <w:rPr>
          <w:color w:val="0000FF"/>
          <w:sz w:val="19"/>
          <w:szCs w:val="19"/>
        </w:rPr>
        <w:t xml:space="preserve"> &lt;</w:t>
      </w:r>
      <w:r>
        <w:rPr>
          <w:color w:val="A31515"/>
          <w:sz w:val="19"/>
          <w:szCs w:val="19"/>
        </w:rPr>
        <w:t>TTChung</w:t>
      </w:r>
      <w:r>
        <w:rPr>
          <w:color w:val="0000FF"/>
          <w:sz w:val="19"/>
          <w:szCs w:val="19"/>
        </w:rPr>
        <w:t>&gt;</w:t>
      </w:r>
    </w:p>
    <w:p w14:paraId="5192F8A3" w14:textId="77777777" w:rsidR="0085100F" w:rsidRDefault="0085100F" w:rsidP="0085100F">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NLap</w:t>
      </w:r>
      <w:r>
        <w:rPr>
          <w:color w:val="0000FF"/>
          <w:sz w:val="19"/>
          <w:szCs w:val="19"/>
        </w:rPr>
        <w:t xml:space="preserve">&gt; </w:t>
      </w:r>
      <w:r>
        <w:rPr>
          <w:color w:val="000000"/>
          <w:sz w:val="19"/>
          <w:szCs w:val="19"/>
        </w:rPr>
        <w:t>Ngày lập</w:t>
      </w:r>
      <w:r>
        <w:rPr>
          <w:color w:val="0000FF"/>
          <w:sz w:val="19"/>
          <w:szCs w:val="19"/>
        </w:rPr>
        <w:t xml:space="preserve"> (định dạng theo chuẩn thuế: yyyy-MM-dd)&lt;/</w:t>
      </w:r>
      <w:r>
        <w:rPr>
          <w:color w:val="A31515"/>
          <w:sz w:val="19"/>
          <w:szCs w:val="19"/>
        </w:rPr>
        <w:t>Nlap</w:t>
      </w:r>
      <w:r>
        <w:rPr>
          <w:color w:val="0000FF"/>
          <w:sz w:val="19"/>
          <w:szCs w:val="19"/>
        </w:rPr>
        <w:t>&gt;</w:t>
      </w:r>
    </w:p>
    <w:p w14:paraId="0E59650D" w14:textId="77777777" w:rsidR="0085100F" w:rsidRDefault="0085100F" w:rsidP="0085100F">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DVTTe</w:t>
      </w:r>
      <w:r>
        <w:rPr>
          <w:color w:val="0000FF"/>
          <w:sz w:val="19"/>
          <w:szCs w:val="19"/>
        </w:rPr>
        <w:t>&gt;</w:t>
      </w:r>
      <w:r>
        <w:rPr>
          <w:color w:val="000000"/>
          <w:sz w:val="19"/>
          <w:szCs w:val="19"/>
        </w:rPr>
        <w:t>Đơn vị tiền tệ *</w:t>
      </w:r>
      <w:r>
        <w:rPr>
          <w:color w:val="0000FF"/>
          <w:sz w:val="19"/>
          <w:szCs w:val="19"/>
        </w:rPr>
        <w:t>&lt;/</w:t>
      </w:r>
      <w:r>
        <w:rPr>
          <w:color w:val="A31515"/>
          <w:sz w:val="19"/>
          <w:szCs w:val="19"/>
        </w:rPr>
        <w:t>DVTTe</w:t>
      </w:r>
      <w:r>
        <w:rPr>
          <w:color w:val="0000FF"/>
          <w:sz w:val="19"/>
          <w:szCs w:val="19"/>
        </w:rPr>
        <w:t>&gt;</w:t>
      </w:r>
    </w:p>
    <w:p w14:paraId="1686636A" w14:textId="77777777" w:rsidR="0085100F" w:rsidRDefault="0085100F" w:rsidP="0085100F">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TGia</w:t>
      </w:r>
      <w:r>
        <w:rPr>
          <w:color w:val="0000FF"/>
          <w:sz w:val="19"/>
          <w:szCs w:val="19"/>
        </w:rPr>
        <w:t>&gt;</w:t>
      </w:r>
      <w:r>
        <w:rPr>
          <w:color w:val="000000"/>
          <w:sz w:val="19"/>
          <w:szCs w:val="19"/>
        </w:rPr>
        <w:t>Tỷ giá (Bắt buộc (Trừ trường hợp Đơn vị tiền tệ là VND))</w:t>
      </w:r>
      <w:r>
        <w:rPr>
          <w:color w:val="0000FF"/>
          <w:sz w:val="19"/>
          <w:szCs w:val="19"/>
        </w:rPr>
        <w:t>&lt;/</w:t>
      </w:r>
      <w:r>
        <w:rPr>
          <w:color w:val="A31515"/>
          <w:sz w:val="19"/>
          <w:szCs w:val="19"/>
        </w:rPr>
        <w:t>TGia</w:t>
      </w:r>
      <w:r>
        <w:rPr>
          <w:color w:val="0000FF"/>
          <w:sz w:val="19"/>
          <w:szCs w:val="19"/>
        </w:rPr>
        <w:t>&gt;</w:t>
      </w:r>
    </w:p>
    <w:p w14:paraId="3CA09C1F" w14:textId="1BB137D8" w:rsidR="0085100F" w:rsidRDefault="0085100F" w:rsidP="0085100F">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HTTToan</w:t>
      </w:r>
      <w:r>
        <w:rPr>
          <w:color w:val="0000FF"/>
          <w:sz w:val="19"/>
          <w:szCs w:val="19"/>
        </w:rPr>
        <w:t>&gt;</w:t>
      </w:r>
      <w:r>
        <w:rPr>
          <w:color w:val="000000"/>
          <w:sz w:val="19"/>
          <w:szCs w:val="19"/>
        </w:rPr>
        <w:t>Hình thức thanh toán</w:t>
      </w:r>
      <w:r w:rsidR="002E3A0C">
        <w:rPr>
          <w:color w:val="000000"/>
          <w:sz w:val="19"/>
          <w:szCs w:val="19"/>
        </w:rPr>
        <w:t>*</w:t>
      </w:r>
      <w:r>
        <w:rPr>
          <w:color w:val="000000"/>
          <w:sz w:val="19"/>
          <w:szCs w:val="19"/>
        </w:rPr>
        <w:t xml:space="preserve"> </w:t>
      </w:r>
      <w:r>
        <w:rPr>
          <w:color w:val="0000FF"/>
          <w:sz w:val="19"/>
          <w:szCs w:val="19"/>
        </w:rPr>
        <w:t>&lt;/</w:t>
      </w:r>
      <w:r>
        <w:rPr>
          <w:color w:val="A31515"/>
          <w:sz w:val="19"/>
          <w:szCs w:val="19"/>
        </w:rPr>
        <w:t>HTTToan</w:t>
      </w:r>
      <w:r>
        <w:rPr>
          <w:color w:val="0000FF"/>
          <w:sz w:val="19"/>
          <w:szCs w:val="19"/>
        </w:rPr>
        <w:t>&gt;</w:t>
      </w:r>
    </w:p>
    <w:p w14:paraId="78921717" w14:textId="77777777" w:rsidR="0085100F" w:rsidRDefault="0085100F" w:rsidP="0085100F">
      <w:pPr>
        <w:pStyle w:val="NormalWeb"/>
        <w:spacing w:before="0" w:beforeAutospacing="0" w:after="0" w:afterAutospacing="0"/>
      </w:pPr>
      <w:r>
        <w:rPr>
          <w:rStyle w:val="apple-tab-span"/>
          <w:color w:val="0000FF"/>
          <w:sz w:val="19"/>
          <w:szCs w:val="19"/>
        </w:rPr>
        <w:lastRenderedPageBreak/>
        <w:tab/>
      </w:r>
      <w:r>
        <w:rPr>
          <w:rStyle w:val="apple-tab-span"/>
          <w:color w:val="0000FF"/>
          <w:sz w:val="19"/>
          <w:szCs w:val="19"/>
        </w:rPr>
        <w:tab/>
      </w:r>
      <w:r>
        <w:rPr>
          <w:color w:val="A61C00"/>
          <w:sz w:val="19"/>
          <w:szCs w:val="19"/>
        </w:rPr>
        <w:t>&lt;TTKhac&gt;</w:t>
      </w:r>
    </w:p>
    <w:p w14:paraId="178CD8A6"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1160258F"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w:t>
      </w:r>
      <w:r>
        <w:rPr>
          <w:color w:val="A61C00"/>
          <w:sz w:val="19"/>
          <w:szCs w:val="19"/>
        </w:rPr>
        <w:t>&lt;/TTruong&gt;</w:t>
      </w:r>
    </w:p>
    <w:p w14:paraId="308D9CD7" w14:textId="77777777" w:rsidR="0085100F" w:rsidRPr="002864F3" w:rsidRDefault="0085100F" w:rsidP="0085100F">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43C6BF4B" w14:textId="77777777" w:rsidR="0085100F" w:rsidRPr="002864F3" w:rsidRDefault="0085100F" w:rsidP="0085100F">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 test</w:t>
      </w:r>
      <w:r w:rsidRPr="002864F3">
        <w:rPr>
          <w:color w:val="A61C00"/>
          <w:sz w:val="19"/>
          <w:szCs w:val="19"/>
          <w:lang w:val="nl-NL"/>
        </w:rPr>
        <w:t>&lt;/DLieu&gt;</w:t>
      </w:r>
    </w:p>
    <w:p w14:paraId="3AA57C42" w14:textId="77777777" w:rsidR="0085100F" w:rsidRDefault="0085100F" w:rsidP="0085100F">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799CCBE9"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0F47A4FB"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w:t>
      </w:r>
      <w:r>
        <w:rPr>
          <w:color w:val="A61C00"/>
          <w:sz w:val="19"/>
          <w:szCs w:val="19"/>
        </w:rPr>
        <w:t>&lt;/TTruong&gt;</w:t>
      </w:r>
    </w:p>
    <w:p w14:paraId="4A90E40F" w14:textId="77777777" w:rsidR="0085100F" w:rsidRPr="002864F3" w:rsidRDefault="0085100F" w:rsidP="0085100F">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3389FA1A" w14:textId="77777777" w:rsidR="0085100F" w:rsidRPr="002864F3" w:rsidRDefault="0085100F" w:rsidP="0085100F">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Extra1 test</w:t>
      </w:r>
      <w:r w:rsidRPr="002864F3">
        <w:rPr>
          <w:color w:val="A61C00"/>
          <w:sz w:val="19"/>
          <w:szCs w:val="19"/>
          <w:lang w:val="nl-NL"/>
        </w:rPr>
        <w:t>&lt;/DLieu&gt;</w:t>
      </w:r>
    </w:p>
    <w:p w14:paraId="4F4C8B70" w14:textId="77777777" w:rsidR="0085100F" w:rsidRDefault="0085100F" w:rsidP="0085100F">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468E3947"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593840B8"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Extra2</w:t>
      </w:r>
      <w:r>
        <w:rPr>
          <w:color w:val="A61C00"/>
          <w:sz w:val="19"/>
          <w:szCs w:val="19"/>
        </w:rPr>
        <w:t>&lt;/TTruong&gt;</w:t>
      </w:r>
    </w:p>
    <w:p w14:paraId="5E17AA35" w14:textId="77777777" w:rsidR="0085100F" w:rsidRPr="002864F3" w:rsidRDefault="0085100F" w:rsidP="0085100F">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4CE9AB83" w14:textId="77777777" w:rsidR="0085100F" w:rsidRPr="002864F3" w:rsidRDefault="0085100F" w:rsidP="0085100F">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Extra2 test</w:t>
      </w:r>
      <w:r w:rsidRPr="002864F3">
        <w:rPr>
          <w:color w:val="A61C00"/>
          <w:sz w:val="19"/>
          <w:szCs w:val="19"/>
          <w:lang w:val="nl-NL"/>
        </w:rPr>
        <w:t>&lt;/DLieu&gt;</w:t>
      </w:r>
    </w:p>
    <w:p w14:paraId="3B65AEE3" w14:textId="77777777" w:rsidR="0085100F" w:rsidRPr="002864F3" w:rsidRDefault="0085100F" w:rsidP="0085100F">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&lt;/TTin&gt;</w:t>
      </w:r>
    </w:p>
    <w:p w14:paraId="46F2FC54" w14:textId="77777777" w:rsidR="0085100F" w:rsidRPr="002864F3" w:rsidRDefault="0085100F" w:rsidP="0085100F">
      <w:pPr>
        <w:pStyle w:val="NormalWeb"/>
        <w:spacing w:before="0" w:beforeAutospacing="0" w:after="0" w:afterAutospacing="0"/>
        <w:rPr>
          <w:color w:val="A61C00"/>
          <w:sz w:val="19"/>
          <w:szCs w:val="19"/>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&lt;/TTKhac&gt;</w:t>
      </w:r>
    </w:p>
    <w:p w14:paraId="09399C0B" w14:textId="3874A157" w:rsidR="00F446CA" w:rsidRPr="003848F0" w:rsidRDefault="00F446CA" w:rsidP="0085100F">
      <w:pPr>
        <w:pStyle w:val="NormalWeb"/>
        <w:spacing w:before="0" w:beforeAutospacing="0" w:after="0" w:afterAutospacing="0"/>
        <w:rPr>
          <w:rFonts w:ascii="Courier New" w:hAnsi="Courier New" w:cs="Courier New"/>
          <w:sz w:val="20"/>
          <w:szCs w:val="20"/>
          <w:highlight w:val="cyan"/>
          <w:lang w:val="nl-NL"/>
        </w:rPr>
      </w:pPr>
      <w:r w:rsidRPr="003848F0">
        <w:rPr>
          <w:rFonts w:ascii="Courier New" w:hAnsi="Courier New" w:cs="Courier New"/>
          <w:sz w:val="20"/>
          <w:szCs w:val="20"/>
          <w:highlight w:val="cyan"/>
          <w:lang w:val="nl-NL"/>
        </w:rPr>
        <w:t>&lt;</w:t>
      </w:r>
      <w:r w:rsidRPr="003848F0">
        <w:rPr>
          <w:rFonts w:ascii="Courier New" w:hAnsi="Courier New" w:cs="Courier New"/>
          <w:color w:val="C00000"/>
          <w:sz w:val="20"/>
          <w:szCs w:val="20"/>
          <w:highlight w:val="cyan"/>
          <w:lang w:val="nl-NL"/>
        </w:rPr>
        <w:t>HDDThu</w:t>
      </w:r>
      <w:r w:rsidRPr="003848F0">
        <w:rPr>
          <w:rFonts w:ascii="Courier New" w:hAnsi="Courier New" w:cs="Courier New"/>
          <w:sz w:val="20"/>
          <w:szCs w:val="20"/>
          <w:highlight w:val="cyan"/>
          <w:lang w:val="nl-NL"/>
        </w:rPr>
        <w:t>&gt;Hóa đơn đặc thù (Nhận các giá trị: 1-Hàng hóa là xe ô tô, xe mô tô, 2- Dịch vụ vận chuyển, 3- Dịch vụ vận chuyển trên nền tảng số, TMĐT). Nếu không truyền mặc định là 0- hóa đơn thường &lt;/</w:t>
      </w:r>
      <w:r w:rsidRPr="003848F0">
        <w:rPr>
          <w:rFonts w:ascii="Courier New" w:hAnsi="Courier New" w:cs="Courier New"/>
          <w:color w:val="C00000"/>
          <w:sz w:val="20"/>
          <w:szCs w:val="20"/>
          <w:highlight w:val="cyan"/>
          <w:lang w:val="nl-NL"/>
        </w:rPr>
        <w:t>HDDThu</w:t>
      </w:r>
      <w:r w:rsidRPr="003848F0">
        <w:rPr>
          <w:rFonts w:ascii="Courier New" w:hAnsi="Courier New" w:cs="Courier New"/>
          <w:sz w:val="20"/>
          <w:szCs w:val="20"/>
          <w:highlight w:val="cyan"/>
          <w:lang w:val="nl-NL"/>
        </w:rPr>
        <w:t>&gt;</w:t>
      </w:r>
    </w:p>
    <w:p w14:paraId="764F7EB7" w14:textId="32A0D3DE" w:rsidR="003848F0" w:rsidRPr="002864F3" w:rsidRDefault="003848F0" w:rsidP="0085100F">
      <w:pPr>
        <w:pStyle w:val="NormalWeb"/>
        <w:spacing w:before="0" w:beforeAutospacing="0" w:after="0" w:afterAutospacing="0"/>
        <w:rPr>
          <w:rFonts w:ascii="Courier New" w:hAnsi="Courier New" w:cs="Courier New"/>
          <w:sz w:val="20"/>
          <w:szCs w:val="20"/>
          <w:lang w:val="nl-NL"/>
        </w:rPr>
      </w:pPr>
      <w:r w:rsidRPr="003848F0">
        <w:rPr>
          <w:rFonts w:ascii="Courier New" w:hAnsi="Courier New" w:cs="Courier New"/>
          <w:sz w:val="20"/>
          <w:szCs w:val="20"/>
          <w:highlight w:val="cyan"/>
          <w:lang w:val="nl-NL"/>
        </w:rPr>
        <w:t>&lt;GiamThueGTGT&gt; Giảm thuế GTGT(Chỉ sử dụng cho hóa đơn bán hàng giảm thuế theo NQ của Quốc hội. Nhận giá trị 1/0)&lt;/GiamThueGTGT&gt;</w:t>
      </w:r>
    </w:p>
    <w:p w14:paraId="72C6EF64" w14:textId="77777777" w:rsidR="0085100F" w:rsidRPr="002864F3" w:rsidRDefault="0085100F" w:rsidP="0085100F">
      <w:pPr>
        <w:pStyle w:val="NormalWeb"/>
        <w:spacing w:before="0" w:beforeAutospacing="0" w:after="0" w:afterAutospacing="0"/>
        <w:rPr>
          <w:lang w:val="nl-NL"/>
        </w:rPr>
      </w:pPr>
      <w:r w:rsidRPr="002864F3">
        <w:rPr>
          <w:rStyle w:val="apple-tab-span"/>
          <w:color w:val="0000FF"/>
          <w:sz w:val="19"/>
          <w:szCs w:val="19"/>
          <w:lang w:val="nl-NL"/>
        </w:rPr>
        <w:tab/>
      </w:r>
      <w:r w:rsidRPr="002864F3">
        <w:rPr>
          <w:color w:val="0000FF"/>
          <w:sz w:val="19"/>
          <w:szCs w:val="19"/>
          <w:lang w:val="nl-NL"/>
        </w:rPr>
        <w:t xml:space="preserve">   &lt;/</w:t>
      </w:r>
      <w:r w:rsidRPr="002864F3">
        <w:rPr>
          <w:color w:val="A31515"/>
          <w:sz w:val="19"/>
          <w:szCs w:val="19"/>
          <w:lang w:val="nl-NL"/>
        </w:rPr>
        <w:t>TTChung</w:t>
      </w:r>
      <w:r w:rsidRPr="002864F3">
        <w:rPr>
          <w:color w:val="0000FF"/>
          <w:sz w:val="19"/>
          <w:szCs w:val="19"/>
          <w:lang w:val="nl-NL"/>
        </w:rPr>
        <w:t>&gt;</w:t>
      </w:r>
    </w:p>
    <w:p w14:paraId="54DAB71A" w14:textId="77777777" w:rsidR="0085100F" w:rsidRPr="002864F3" w:rsidRDefault="0085100F" w:rsidP="0085100F">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color w:val="0000FF"/>
          <w:sz w:val="19"/>
          <w:szCs w:val="19"/>
          <w:lang w:val="nl-NL"/>
        </w:rPr>
        <w:t xml:space="preserve">   &lt;</w:t>
      </w:r>
      <w:r w:rsidRPr="002864F3">
        <w:rPr>
          <w:color w:val="A31515"/>
          <w:sz w:val="19"/>
          <w:szCs w:val="19"/>
          <w:lang w:val="nl-NL"/>
        </w:rPr>
        <w:t>NDHDon</w:t>
      </w:r>
      <w:r w:rsidRPr="002864F3">
        <w:rPr>
          <w:color w:val="0000FF"/>
          <w:sz w:val="19"/>
          <w:szCs w:val="19"/>
          <w:lang w:val="nl-NL"/>
        </w:rPr>
        <w:t>&gt;</w:t>
      </w:r>
    </w:p>
    <w:p w14:paraId="1ED08EFF" w14:textId="77777777" w:rsidR="00B35153" w:rsidRPr="002864F3" w:rsidRDefault="00B35153" w:rsidP="00B35153">
      <w:pPr>
        <w:pStyle w:val="NormalWeb"/>
        <w:spacing w:before="0" w:beforeAutospacing="0" w:after="0" w:afterAutospacing="0"/>
        <w:ind w:left="1440"/>
        <w:rPr>
          <w:color w:val="C00000"/>
          <w:sz w:val="19"/>
          <w:szCs w:val="19"/>
          <w:lang w:val="nl-NL"/>
        </w:rPr>
      </w:pPr>
      <w:r w:rsidRPr="002864F3">
        <w:rPr>
          <w:color w:val="C00000"/>
          <w:sz w:val="19"/>
          <w:szCs w:val="19"/>
          <w:lang w:val="nl-NL"/>
        </w:rPr>
        <w:t>&lt;NBan&gt;</w:t>
      </w:r>
    </w:p>
    <w:p w14:paraId="420A94B8" w14:textId="77777777" w:rsidR="00B35153" w:rsidRPr="002E3A0C" w:rsidRDefault="00B35153" w:rsidP="00B35153">
      <w:pPr>
        <w:pStyle w:val="NormalWeb"/>
        <w:ind w:left="2160"/>
        <w:rPr>
          <w:color w:val="0000FF"/>
          <w:sz w:val="19"/>
          <w:szCs w:val="19"/>
          <w:highlight w:val="cyan"/>
          <w:lang w:val="nl-NL"/>
        </w:rPr>
      </w:pPr>
      <w:r w:rsidRPr="002E3A0C">
        <w:rPr>
          <w:color w:val="0000FF"/>
          <w:sz w:val="19"/>
          <w:szCs w:val="19"/>
          <w:highlight w:val="cyan"/>
          <w:lang w:val="nl-NL"/>
        </w:rPr>
        <w:t>&lt;</w:t>
      </w:r>
      <w:r w:rsidRPr="002E3A0C">
        <w:rPr>
          <w:color w:val="C00000"/>
          <w:sz w:val="19"/>
          <w:szCs w:val="19"/>
          <w:highlight w:val="cyan"/>
          <w:lang w:val="nl-NL"/>
        </w:rPr>
        <w:t>MCHang</w:t>
      </w:r>
      <w:r w:rsidRPr="002E3A0C">
        <w:rPr>
          <w:color w:val="0000FF"/>
          <w:sz w:val="19"/>
          <w:szCs w:val="19"/>
          <w:highlight w:val="cyan"/>
          <w:lang w:val="nl-NL"/>
        </w:rPr>
        <w:t>&gt;Mã cửa hàng người bán&lt;/</w:t>
      </w:r>
      <w:r w:rsidRPr="002E3A0C">
        <w:rPr>
          <w:color w:val="C00000"/>
          <w:sz w:val="19"/>
          <w:szCs w:val="19"/>
          <w:highlight w:val="cyan"/>
          <w:lang w:val="nl-NL"/>
        </w:rPr>
        <w:t>MCHang</w:t>
      </w:r>
      <w:r w:rsidRPr="002E3A0C">
        <w:rPr>
          <w:color w:val="0000FF"/>
          <w:sz w:val="19"/>
          <w:szCs w:val="19"/>
          <w:highlight w:val="cyan"/>
          <w:lang w:val="nl-NL"/>
        </w:rPr>
        <w:t>&gt;</w:t>
      </w:r>
    </w:p>
    <w:p w14:paraId="2AF826A5" w14:textId="77777777" w:rsidR="00B35153" w:rsidRPr="002864F3" w:rsidRDefault="00B35153" w:rsidP="00B35153">
      <w:pPr>
        <w:pStyle w:val="NormalWeb"/>
        <w:spacing w:before="0" w:beforeAutospacing="0" w:after="0" w:afterAutospacing="0"/>
        <w:ind w:left="2160"/>
        <w:rPr>
          <w:color w:val="0000FF"/>
          <w:sz w:val="19"/>
          <w:szCs w:val="19"/>
          <w:lang w:val="nl-NL"/>
        </w:rPr>
      </w:pPr>
      <w:r w:rsidRPr="002E3A0C">
        <w:rPr>
          <w:color w:val="0000FF"/>
          <w:sz w:val="19"/>
          <w:szCs w:val="19"/>
          <w:highlight w:val="cyan"/>
          <w:lang w:val="nl-NL"/>
        </w:rPr>
        <w:t>&lt;</w:t>
      </w:r>
      <w:r w:rsidRPr="002E3A0C">
        <w:rPr>
          <w:color w:val="C00000"/>
          <w:sz w:val="19"/>
          <w:szCs w:val="19"/>
          <w:highlight w:val="cyan"/>
          <w:lang w:val="nl-NL"/>
        </w:rPr>
        <w:t>TCHang</w:t>
      </w:r>
      <w:r w:rsidRPr="002E3A0C">
        <w:rPr>
          <w:color w:val="0000FF"/>
          <w:sz w:val="19"/>
          <w:szCs w:val="19"/>
          <w:highlight w:val="cyan"/>
          <w:lang w:val="nl-NL"/>
        </w:rPr>
        <w:t>&gt;Tên cửa hàng người bán&lt;/</w:t>
      </w:r>
      <w:r w:rsidRPr="002E3A0C">
        <w:rPr>
          <w:color w:val="C00000"/>
          <w:sz w:val="19"/>
          <w:szCs w:val="19"/>
          <w:highlight w:val="cyan"/>
          <w:lang w:val="nl-NL"/>
        </w:rPr>
        <w:t>TCHang</w:t>
      </w:r>
      <w:r w:rsidRPr="002E3A0C">
        <w:rPr>
          <w:color w:val="0000FF"/>
          <w:sz w:val="19"/>
          <w:szCs w:val="19"/>
          <w:highlight w:val="cyan"/>
          <w:lang w:val="nl-NL"/>
        </w:rPr>
        <w:t>&gt;</w:t>
      </w:r>
    </w:p>
    <w:p w14:paraId="28DF6FCB" w14:textId="53598BED" w:rsidR="00B35153" w:rsidRPr="002864F3" w:rsidRDefault="00B35153" w:rsidP="00B35153">
      <w:pPr>
        <w:pStyle w:val="NormalWeb"/>
        <w:spacing w:before="0" w:beforeAutospacing="0" w:after="0" w:afterAutospacing="0"/>
        <w:ind w:left="1440"/>
        <w:rPr>
          <w:color w:val="C00000"/>
          <w:lang w:val="nl-NL"/>
        </w:rPr>
      </w:pPr>
      <w:r w:rsidRPr="002864F3">
        <w:rPr>
          <w:color w:val="C00000"/>
          <w:sz w:val="19"/>
          <w:szCs w:val="19"/>
          <w:lang w:val="nl-NL"/>
        </w:rPr>
        <w:t>&lt;/NBan&gt;</w:t>
      </w:r>
    </w:p>
    <w:p w14:paraId="65AF5050" w14:textId="77777777" w:rsidR="0085100F" w:rsidRPr="002864F3" w:rsidRDefault="0085100F" w:rsidP="0085100F">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NMua</w:t>
      </w:r>
      <w:r w:rsidRPr="002864F3">
        <w:rPr>
          <w:color w:val="0000FF"/>
          <w:sz w:val="19"/>
          <w:szCs w:val="19"/>
          <w:lang w:val="nl-NL"/>
        </w:rPr>
        <w:t>&gt;</w:t>
      </w:r>
    </w:p>
    <w:p w14:paraId="11A8EE2C" w14:textId="77777777" w:rsidR="0085100F" w:rsidRPr="002864F3" w:rsidRDefault="0085100F" w:rsidP="0085100F">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Ten</w:t>
      </w:r>
      <w:r w:rsidRPr="002864F3">
        <w:rPr>
          <w:color w:val="0000FF"/>
          <w:sz w:val="19"/>
          <w:szCs w:val="19"/>
          <w:lang w:val="nl-NL"/>
        </w:rPr>
        <w:t>&gt;</w:t>
      </w:r>
      <w:r w:rsidRPr="002864F3">
        <w:rPr>
          <w:color w:val="000000"/>
          <w:sz w:val="19"/>
          <w:szCs w:val="19"/>
          <w:lang w:val="nl-NL"/>
        </w:rPr>
        <w:t>Tên</w:t>
      </w:r>
      <w:r w:rsidRPr="002864F3">
        <w:rPr>
          <w:color w:val="0000FF"/>
          <w:sz w:val="19"/>
          <w:szCs w:val="19"/>
          <w:lang w:val="nl-NL"/>
        </w:rPr>
        <w:t>&lt;/</w:t>
      </w:r>
      <w:r w:rsidRPr="002864F3">
        <w:rPr>
          <w:color w:val="A31515"/>
          <w:sz w:val="19"/>
          <w:szCs w:val="19"/>
          <w:lang w:val="nl-NL"/>
        </w:rPr>
        <w:t>Ten</w:t>
      </w:r>
      <w:r w:rsidRPr="002864F3">
        <w:rPr>
          <w:color w:val="0000FF"/>
          <w:sz w:val="19"/>
          <w:szCs w:val="19"/>
          <w:lang w:val="nl-NL"/>
        </w:rPr>
        <w:t>&gt;</w:t>
      </w:r>
    </w:p>
    <w:p w14:paraId="18C5D10C" w14:textId="6701C2BF" w:rsidR="0085100F" w:rsidRDefault="0085100F" w:rsidP="0085100F">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MST</w:t>
      </w:r>
      <w:r w:rsidRPr="002864F3">
        <w:rPr>
          <w:color w:val="0000FF"/>
          <w:sz w:val="19"/>
          <w:szCs w:val="19"/>
          <w:lang w:val="nl-NL"/>
        </w:rPr>
        <w:t>&gt;</w:t>
      </w:r>
      <w:r w:rsidRPr="002864F3">
        <w:rPr>
          <w:color w:val="000000"/>
          <w:sz w:val="19"/>
          <w:szCs w:val="19"/>
          <w:lang w:val="nl-NL"/>
        </w:rPr>
        <w:t>Mã số thuế</w:t>
      </w:r>
      <w:r w:rsidRPr="002864F3">
        <w:rPr>
          <w:color w:val="0000FF"/>
          <w:sz w:val="19"/>
          <w:szCs w:val="19"/>
          <w:lang w:val="nl-NL"/>
        </w:rPr>
        <w:t>&lt;/</w:t>
      </w:r>
      <w:r w:rsidRPr="002864F3">
        <w:rPr>
          <w:color w:val="A31515"/>
          <w:sz w:val="19"/>
          <w:szCs w:val="19"/>
          <w:lang w:val="nl-NL"/>
        </w:rPr>
        <w:t>MST</w:t>
      </w:r>
      <w:r w:rsidRPr="002864F3">
        <w:rPr>
          <w:color w:val="0000FF"/>
          <w:sz w:val="19"/>
          <w:szCs w:val="19"/>
          <w:lang w:val="nl-NL"/>
        </w:rPr>
        <w:t>&gt;</w:t>
      </w:r>
    </w:p>
    <w:p w14:paraId="749092A2" w14:textId="77777777" w:rsidR="002E3A0C" w:rsidRPr="002864F3" w:rsidRDefault="002E3A0C" w:rsidP="002E3A0C">
      <w:pPr>
        <w:pStyle w:val="NormalWeb"/>
        <w:spacing w:before="0" w:beforeAutospacing="0" w:after="0" w:afterAutospacing="0"/>
        <w:ind w:left="1440" w:firstLine="720"/>
        <w:rPr>
          <w:lang w:val="nl-NL"/>
        </w:rPr>
      </w:pPr>
      <w:r w:rsidRPr="002864F3">
        <w:rPr>
          <w:color w:val="0000FF"/>
          <w:sz w:val="19"/>
          <w:szCs w:val="19"/>
          <w:lang w:val="nl-NL"/>
        </w:rPr>
        <w:t>&lt;</w:t>
      </w:r>
      <w:r>
        <w:rPr>
          <w:color w:val="A31515"/>
          <w:sz w:val="19"/>
          <w:szCs w:val="19"/>
          <w:lang w:val="nl-NL"/>
        </w:rPr>
        <w:t>DChi</w:t>
      </w:r>
      <w:r w:rsidRPr="002864F3">
        <w:rPr>
          <w:color w:val="0000FF"/>
          <w:sz w:val="19"/>
          <w:szCs w:val="19"/>
          <w:lang w:val="nl-NL"/>
        </w:rPr>
        <w:t>&gt;</w:t>
      </w:r>
      <w:r>
        <w:rPr>
          <w:color w:val="000000"/>
          <w:sz w:val="19"/>
          <w:szCs w:val="19"/>
          <w:lang w:val="nl-NL"/>
        </w:rPr>
        <w:t>Địa chỉ</w:t>
      </w:r>
      <w:r w:rsidRPr="002864F3">
        <w:rPr>
          <w:color w:val="0000FF"/>
          <w:sz w:val="19"/>
          <w:szCs w:val="19"/>
          <w:lang w:val="nl-NL"/>
        </w:rPr>
        <w:t>&lt;/</w:t>
      </w:r>
      <w:r>
        <w:rPr>
          <w:color w:val="A31515"/>
          <w:sz w:val="19"/>
          <w:szCs w:val="19"/>
          <w:lang w:val="nl-NL"/>
        </w:rPr>
        <w:t>DChi</w:t>
      </w:r>
      <w:r w:rsidRPr="002864F3">
        <w:rPr>
          <w:color w:val="0000FF"/>
          <w:sz w:val="19"/>
          <w:szCs w:val="19"/>
          <w:lang w:val="nl-NL"/>
        </w:rPr>
        <w:t>&gt;</w:t>
      </w:r>
    </w:p>
    <w:p w14:paraId="77F182A3" w14:textId="77777777" w:rsidR="0085100F" w:rsidRPr="002864F3" w:rsidRDefault="0085100F" w:rsidP="0085100F">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SDThoai</w:t>
      </w:r>
      <w:r w:rsidRPr="002864F3">
        <w:rPr>
          <w:color w:val="0000FF"/>
          <w:sz w:val="19"/>
          <w:szCs w:val="19"/>
          <w:lang w:val="nl-NL"/>
        </w:rPr>
        <w:t>&gt;</w:t>
      </w:r>
      <w:r w:rsidRPr="002864F3">
        <w:rPr>
          <w:color w:val="000000"/>
          <w:sz w:val="19"/>
          <w:szCs w:val="19"/>
          <w:lang w:val="nl-NL"/>
        </w:rPr>
        <w:t>Số điện thoại</w:t>
      </w:r>
      <w:r w:rsidRPr="002864F3">
        <w:rPr>
          <w:color w:val="0000FF"/>
          <w:sz w:val="19"/>
          <w:szCs w:val="19"/>
          <w:lang w:val="nl-NL"/>
        </w:rPr>
        <w:t>&lt;/</w:t>
      </w:r>
      <w:r w:rsidRPr="002864F3">
        <w:rPr>
          <w:color w:val="A31515"/>
          <w:sz w:val="19"/>
          <w:szCs w:val="19"/>
          <w:lang w:val="nl-NL"/>
        </w:rPr>
        <w:t>SDThoai</w:t>
      </w:r>
      <w:r w:rsidRPr="002864F3">
        <w:rPr>
          <w:color w:val="0000FF"/>
          <w:sz w:val="19"/>
          <w:szCs w:val="19"/>
          <w:lang w:val="nl-NL"/>
        </w:rPr>
        <w:t>&gt;</w:t>
      </w:r>
    </w:p>
    <w:p w14:paraId="072D99C9" w14:textId="77777777" w:rsidR="0085100F" w:rsidRPr="002864F3" w:rsidRDefault="0085100F" w:rsidP="0085100F">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CCCDan</w:t>
      </w:r>
      <w:r w:rsidRPr="002864F3">
        <w:rPr>
          <w:color w:val="0000FF"/>
          <w:sz w:val="19"/>
          <w:szCs w:val="19"/>
          <w:lang w:val="nl-NL"/>
        </w:rPr>
        <w:t>&gt;</w:t>
      </w:r>
      <w:r w:rsidRPr="002864F3">
        <w:rPr>
          <w:color w:val="000000"/>
          <w:sz w:val="19"/>
          <w:szCs w:val="19"/>
          <w:lang w:val="nl-NL"/>
        </w:rPr>
        <w:t xml:space="preserve">Căn cước công dân </w:t>
      </w:r>
      <w:r w:rsidRPr="002864F3">
        <w:rPr>
          <w:color w:val="0000FF"/>
          <w:sz w:val="19"/>
          <w:szCs w:val="19"/>
          <w:lang w:val="nl-NL"/>
        </w:rPr>
        <w:t>&lt;/</w:t>
      </w:r>
      <w:r w:rsidRPr="002864F3">
        <w:rPr>
          <w:color w:val="A31515"/>
          <w:sz w:val="19"/>
          <w:szCs w:val="19"/>
          <w:lang w:val="nl-NL"/>
        </w:rPr>
        <w:t>CCCDan</w:t>
      </w:r>
      <w:r w:rsidRPr="002864F3">
        <w:rPr>
          <w:color w:val="0000FF"/>
          <w:sz w:val="19"/>
          <w:szCs w:val="19"/>
          <w:lang w:val="nl-NL"/>
        </w:rPr>
        <w:t>&gt;</w:t>
      </w:r>
    </w:p>
    <w:p w14:paraId="7B715D27" w14:textId="77777777" w:rsidR="0085100F" w:rsidRPr="002864F3" w:rsidRDefault="0085100F" w:rsidP="0085100F">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DCTDTu</w:t>
      </w:r>
      <w:r w:rsidRPr="002864F3">
        <w:rPr>
          <w:color w:val="0000FF"/>
          <w:sz w:val="19"/>
          <w:szCs w:val="19"/>
          <w:lang w:val="nl-NL"/>
        </w:rPr>
        <w:t>&gt;</w:t>
      </w:r>
      <w:r w:rsidRPr="002864F3">
        <w:rPr>
          <w:color w:val="000000"/>
          <w:sz w:val="19"/>
          <w:szCs w:val="19"/>
          <w:lang w:val="nl-NL"/>
        </w:rPr>
        <w:t xml:space="preserve">Địa chỉ thư điện tử </w:t>
      </w:r>
      <w:r w:rsidRPr="002864F3">
        <w:rPr>
          <w:color w:val="0000FF"/>
          <w:sz w:val="19"/>
          <w:szCs w:val="19"/>
          <w:lang w:val="nl-NL"/>
        </w:rPr>
        <w:t>&lt;/</w:t>
      </w:r>
      <w:r w:rsidRPr="002864F3">
        <w:rPr>
          <w:color w:val="A31515"/>
          <w:sz w:val="19"/>
          <w:szCs w:val="19"/>
          <w:lang w:val="nl-NL"/>
        </w:rPr>
        <w:t>DCTDTu</w:t>
      </w:r>
      <w:r w:rsidRPr="002864F3">
        <w:rPr>
          <w:color w:val="0000FF"/>
          <w:sz w:val="19"/>
          <w:szCs w:val="19"/>
          <w:lang w:val="nl-NL"/>
        </w:rPr>
        <w:t>&gt;</w:t>
      </w:r>
    </w:p>
    <w:p w14:paraId="470F96A8" w14:textId="78B809A5" w:rsidR="0085100F" w:rsidRDefault="0085100F" w:rsidP="0085100F">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MKHang</w:t>
      </w:r>
      <w:r w:rsidRPr="002864F3">
        <w:rPr>
          <w:color w:val="0000FF"/>
          <w:sz w:val="19"/>
          <w:szCs w:val="19"/>
          <w:lang w:val="nl-NL"/>
        </w:rPr>
        <w:t>&gt;</w:t>
      </w:r>
      <w:r w:rsidRPr="002864F3">
        <w:rPr>
          <w:color w:val="000000"/>
          <w:sz w:val="19"/>
          <w:szCs w:val="19"/>
          <w:lang w:val="nl-NL"/>
        </w:rPr>
        <w:t xml:space="preserve">Mã khách hàng </w:t>
      </w:r>
      <w:r w:rsidRPr="002864F3">
        <w:rPr>
          <w:color w:val="0000FF"/>
          <w:sz w:val="19"/>
          <w:szCs w:val="19"/>
          <w:lang w:val="nl-NL"/>
        </w:rPr>
        <w:t>&lt;/</w:t>
      </w:r>
      <w:r w:rsidRPr="002864F3">
        <w:rPr>
          <w:color w:val="A31515"/>
          <w:sz w:val="19"/>
          <w:szCs w:val="19"/>
          <w:lang w:val="nl-NL"/>
        </w:rPr>
        <w:t>MKHang</w:t>
      </w:r>
      <w:r w:rsidRPr="002864F3">
        <w:rPr>
          <w:color w:val="0000FF"/>
          <w:sz w:val="19"/>
          <w:szCs w:val="19"/>
          <w:lang w:val="nl-NL"/>
        </w:rPr>
        <w:t>&gt;</w:t>
      </w:r>
    </w:p>
    <w:p w14:paraId="6E592DD7" w14:textId="77777777" w:rsidR="002E3A0C" w:rsidRPr="002864F3" w:rsidRDefault="002E3A0C" w:rsidP="002E3A0C">
      <w:pPr>
        <w:pStyle w:val="NormalWeb"/>
        <w:spacing w:before="0" w:beforeAutospacing="0" w:after="0" w:afterAutospacing="0"/>
        <w:ind w:left="2160"/>
        <w:rPr>
          <w:lang w:val="nl-NL"/>
        </w:rPr>
      </w:pPr>
      <w:r w:rsidRPr="00947A9D">
        <w:rPr>
          <w:color w:val="0000FF"/>
          <w:sz w:val="19"/>
          <w:szCs w:val="19"/>
          <w:highlight w:val="cyan"/>
          <w:lang w:val="nl-NL"/>
        </w:rPr>
        <w:t>&lt;</w:t>
      </w:r>
      <w:r w:rsidRPr="00947A9D">
        <w:rPr>
          <w:color w:val="A31515"/>
          <w:sz w:val="19"/>
          <w:szCs w:val="19"/>
          <w:highlight w:val="cyan"/>
          <w:lang w:val="nl-NL"/>
        </w:rPr>
        <w:t>HVTNMHang</w:t>
      </w:r>
      <w:r w:rsidRPr="00947A9D">
        <w:rPr>
          <w:color w:val="0000FF"/>
          <w:sz w:val="19"/>
          <w:szCs w:val="19"/>
          <w:highlight w:val="cyan"/>
          <w:lang w:val="nl-NL"/>
        </w:rPr>
        <w:t>&gt;</w:t>
      </w:r>
      <w:r w:rsidRPr="00947A9D">
        <w:rPr>
          <w:color w:val="000000"/>
          <w:sz w:val="19"/>
          <w:szCs w:val="19"/>
          <w:highlight w:val="cyan"/>
          <w:lang w:val="nl-NL"/>
        </w:rPr>
        <w:t xml:space="preserve">Họ và tên người mua hàng </w:t>
      </w:r>
      <w:r w:rsidRPr="00947A9D">
        <w:rPr>
          <w:color w:val="0000FF"/>
          <w:sz w:val="19"/>
          <w:szCs w:val="19"/>
          <w:highlight w:val="cyan"/>
          <w:lang w:val="nl-NL"/>
        </w:rPr>
        <w:t>&lt;/</w:t>
      </w:r>
      <w:r w:rsidRPr="00947A9D">
        <w:rPr>
          <w:color w:val="A31515"/>
          <w:sz w:val="19"/>
          <w:szCs w:val="19"/>
          <w:highlight w:val="cyan"/>
          <w:lang w:val="nl-NL"/>
        </w:rPr>
        <w:t>HVTNMHang</w:t>
      </w:r>
      <w:r w:rsidRPr="00947A9D">
        <w:rPr>
          <w:color w:val="0000FF"/>
          <w:sz w:val="19"/>
          <w:szCs w:val="19"/>
          <w:highlight w:val="cyan"/>
          <w:lang w:val="nl-NL"/>
        </w:rPr>
        <w:t>&gt;</w:t>
      </w:r>
    </w:p>
    <w:p w14:paraId="1CC88962" w14:textId="77777777" w:rsidR="002E3A0C" w:rsidRPr="002864F3" w:rsidRDefault="002E3A0C" w:rsidP="002E3A0C">
      <w:pPr>
        <w:autoSpaceDE w:val="0"/>
        <w:autoSpaceDN w:val="0"/>
        <w:adjustRightInd w:val="0"/>
        <w:ind w:firstLine="2160"/>
        <w:rPr>
          <w:color w:val="000000"/>
          <w:sz w:val="19"/>
          <w:szCs w:val="19"/>
          <w:highlight w:val="cyan"/>
          <w:lang w:val="nl-NL"/>
        </w:rPr>
      </w:pPr>
      <w:r w:rsidRPr="002864F3">
        <w:rPr>
          <w:color w:val="000000"/>
          <w:sz w:val="19"/>
          <w:szCs w:val="19"/>
          <w:highlight w:val="cyan"/>
          <w:lang w:val="nl-NL"/>
        </w:rPr>
        <w:t>&lt;</w:t>
      </w:r>
      <w:r w:rsidRPr="002864F3">
        <w:rPr>
          <w:color w:val="C00000"/>
          <w:sz w:val="19"/>
          <w:szCs w:val="19"/>
          <w:highlight w:val="cyan"/>
          <w:lang w:val="nl-NL"/>
        </w:rPr>
        <w:t>MDVQHNSach</w:t>
      </w:r>
      <w:r w:rsidRPr="002864F3">
        <w:rPr>
          <w:color w:val="000000"/>
          <w:sz w:val="19"/>
          <w:szCs w:val="19"/>
          <w:highlight w:val="cyan"/>
          <w:lang w:val="nl-NL"/>
        </w:rPr>
        <w:t>&gt;Mã đơn vị quan hệ ngân sách người mua&lt;/</w:t>
      </w:r>
      <w:r w:rsidRPr="002864F3">
        <w:rPr>
          <w:color w:val="C00000"/>
          <w:sz w:val="19"/>
          <w:szCs w:val="19"/>
          <w:highlight w:val="cyan"/>
          <w:lang w:val="nl-NL"/>
        </w:rPr>
        <w:t>MDVQHNSach</w:t>
      </w:r>
      <w:r w:rsidRPr="002864F3">
        <w:rPr>
          <w:color w:val="000000"/>
          <w:sz w:val="19"/>
          <w:szCs w:val="19"/>
          <w:highlight w:val="cyan"/>
          <w:lang w:val="nl-NL"/>
        </w:rPr>
        <w:t>&gt;</w:t>
      </w:r>
    </w:p>
    <w:p w14:paraId="544B4779" w14:textId="77777777" w:rsidR="002E3A0C" w:rsidRPr="002864F3" w:rsidRDefault="002E3A0C" w:rsidP="002E3A0C">
      <w:pPr>
        <w:autoSpaceDE w:val="0"/>
        <w:autoSpaceDN w:val="0"/>
        <w:adjustRightInd w:val="0"/>
        <w:ind w:firstLine="2160"/>
        <w:rPr>
          <w:color w:val="000000"/>
          <w:sz w:val="19"/>
          <w:szCs w:val="19"/>
          <w:highlight w:val="cyan"/>
          <w:lang w:val="nl-NL"/>
        </w:rPr>
      </w:pPr>
      <w:r w:rsidRPr="002864F3">
        <w:rPr>
          <w:color w:val="000000"/>
          <w:sz w:val="19"/>
          <w:szCs w:val="19"/>
          <w:highlight w:val="cyan"/>
          <w:lang w:val="nl-NL"/>
        </w:rPr>
        <w:t>&lt;</w:t>
      </w:r>
      <w:r w:rsidRPr="002864F3">
        <w:rPr>
          <w:color w:val="C00000"/>
          <w:sz w:val="19"/>
          <w:szCs w:val="19"/>
          <w:highlight w:val="cyan"/>
          <w:lang w:val="nl-NL"/>
        </w:rPr>
        <w:t>SHChieu</w:t>
      </w:r>
      <w:r w:rsidRPr="002864F3">
        <w:rPr>
          <w:color w:val="000000"/>
          <w:sz w:val="19"/>
          <w:szCs w:val="19"/>
          <w:highlight w:val="cyan"/>
          <w:lang w:val="nl-NL"/>
        </w:rPr>
        <w:t>&gt;Số hộ chiếu người mua&lt;/</w:t>
      </w:r>
      <w:r w:rsidRPr="002864F3">
        <w:rPr>
          <w:color w:val="C00000"/>
          <w:sz w:val="19"/>
          <w:szCs w:val="19"/>
          <w:highlight w:val="cyan"/>
          <w:lang w:val="nl-NL"/>
        </w:rPr>
        <w:t>SHChieu</w:t>
      </w:r>
      <w:r w:rsidRPr="002864F3">
        <w:rPr>
          <w:color w:val="000000"/>
          <w:sz w:val="19"/>
          <w:szCs w:val="19"/>
          <w:highlight w:val="cyan"/>
          <w:lang w:val="nl-NL"/>
        </w:rPr>
        <w:t>&gt;</w:t>
      </w:r>
    </w:p>
    <w:p w14:paraId="3C137DAD" w14:textId="77777777" w:rsidR="0085100F" w:rsidRDefault="0085100F" w:rsidP="0085100F">
      <w:pPr>
        <w:pStyle w:val="NormalWeb"/>
        <w:spacing w:before="0" w:beforeAutospacing="0" w:after="0" w:afterAutospacing="0"/>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Pr>
          <w:color w:val="A61C00"/>
          <w:sz w:val="19"/>
          <w:szCs w:val="19"/>
        </w:rPr>
        <w:t>&lt;TTKhac&gt;</w:t>
      </w:r>
    </w:p>
    <w:p w14:paraId="52C93D19"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0D39CD77"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Extra6</w:t>
      </w:r>
      <w:r>
        <w:rPr>
          <w:color w:val="A61C00"/>
          <w:sz w:val="19"/>
          <w:szCs w:val="19"/>
        </w:rPr>
        <w:t>&lt;/TTruong&gt;</w:t>
      </w:r>
    </w:p>
    <w:p w14:paraId="7D8BF87D" w14:textId="77777777" w:rsidR="0085100F" w:rsidRPr="002864F3" w:rsidRDefault="0085100F" w:rsidP="0085100F">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7DC8BE54" w14:textId="77777777" w:rsidR="0085100F" w:rsidRPr="002864F3" w:rsidRDefault="0085100F" w:rsidP="0085100F">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 xml:space="preserve"> &lt;DLieu&gt;</w:t>
      </w:r>
      <w:r w:rsidRPr="002864F3">
        <w:rPr>
          <w:color w:val="000000"/>
          <w:sz w:val="19"/>
          <w:szCs w:val="19"/>
          <w:lang w:val="nl-NL"/>
        </w:rPr>
        <w:t>Extra6 test</w:t>
      </w:r>
      <w:r w:rsidRPr="002864F3">
        <w:rPr>
          <w:color w:val="A61C00"/>
          <w:sz w:val="19"/>
          <w:szCs w:val="19"/>
          <w:lang w:val="nl-NL"/>
        </w:rPr>
        <w:t>&lt;/DLieu&gt;</w:t>
      </w:r>
    </w:p>
    <w:p w14:paraId="193AA483" w14:textId="77777777" w:rsidR="0085100F" w:rsidRDefault="0085100F" w:rsidP="0085100F">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79C60323"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3C7355D8"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Extra7</w:t>
      </w:r>
      <w:r>
        <w:rPr>
          <w:color w:val="A61C00"/>
          <w:sz w:val="19"/>
          <w:szCs w:val="19"/>
        </w:rPr>
        <w:t>&lt;/TTruong&gt;</w:t>
      </w:r>
    </w:p>
    <w:p w14:paraId="2FB10A53" w14:textId="77777777" w:rsidR="0085100F" w:rsidRPr="002864F3" w:rsidRDefault="0085100F" w:rsidP="0085100F">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35E5D73D" w14:textId="77777777" w:rsidR="0085100F" w:rsidRPr="002864F3" w:rsidRDefault="0085100F" w:rsidP="0085100F">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Extra7 test</w:t>
      </w:r>
      <w:r w:rsidRPr="002864F3">
        <w:rPr>
          <w:color w:val="A61C00"/>
          <w:sz w:val="19"/>
          <w:szCs w:val="19"/>
          <w:lang w:val="nl-NL"/>
        </w:rPr>
        <w:t>&lt;/DLieu&gt;</w:t>
      </w:r>
    </w:p>
    <w:p w14:paraId="4D7F04C5" w14:textId="77777777" w:rsidR="0085100F" w:rsidRDefault="0085100F" w:rsidP="0085100F">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1CE6C998"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5CD07F65"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Extra8</w:t>
      </w:r>
      <w:r>
        <w:rPr>
          <w:color w:val="A61C00"/>
          <w:sz w:val="19"/>
          <w:szCs w:val="19"/>
        </w:rPr>
        <w:t>&lt;/TTruong&gt;</w:t>
      </w:r>
    </w:p>
    <w:p w14:paraId="45B421DA" w14:textId="77777777" w:rsidR="0085100F" w:rsidRPr="002864F3" w:rsidRDefault="0085100F" w:rsidP="0085100F">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2A839212" w14:textId="77777777" w:rsidR="0085100F" w:rsidRPr="002864F3" w:rsidRDefault="0085100F" w:rsidP="0085100F">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Extra8 test</w:t>
      </w:r>
      <w:r w:rsidRPr="002864F3">
        <w:rPr>
          <w:color w:val="A61C00"/>
          <w:sz w:val="19"/>
          <w:szCs w:val="19"/>
          <w:lang w:val="nl-NL"/>
        </w:rPr>
        <w:t>&lt;/DLieu&gt;</w:t>
      </w:r>
    </w:p>
    <w:p w14:paraId="14878945" w14:textId="77777777" w:rsidR="0085100F" w:rsidRDefault="0085100F" w:rsidP="0085100F">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2EA9CF8B"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&lt;/TTKhac&gt;</w:t>
      </w:r>
    </w:p>
    <w:p w14:paraId="438BD92B" w14:textId="77777777" w:rsidR="0085100F" w:rsidRDefault="0085100F" w:rsidP="0085100F">
      <w:pPr>
        <w:pStyle w:val="NormalWeb"/>
        <w:spacing w:before="0" w:beforeAutospacing="0" w:after="0" w:afterAutospacing="0"/>
      </w:pPr>
      <w:r>
        <w:rPr>
          <w:rStyle w:val="apple-tab-span"/>
          <w:color w:val="0000FF"/>
          <w:sz w:val="19"/>
          <w:szCs w:val="19"/>
        </w:rPr>
        <w:lastRenderedPageBreak/>
        <w:tab/>
      </w:r>
      <w:r>
        <w:rPr>
          <w:rStyle w:val="apple-tab-span"/>
          <w:color w:val="0000FF"/>
          <w:sz w:val="19"/>
          <w:szCs w:val="19"/>
        </w:rPr>
        <w:tab/>
      </w:r>
      <w:r>
        <w:rPr>
          <w:color w:val="0000FF"/>
          <w:sz w:val="19"/>
          <w:szCs w:val="19"/>
        </w:rPr>
        <w:t>&lt;/</w:t>
      </w:r>
      <w:r>
        <w:rPr>
          <w:color w:val="A31515"/>
          <w:sz w:val="19"/>
          <w:szCs w:val="19"/>
        </w:rPr>
        <w:t>NMua</w:t>
      </w:r>
      <w:r>
        <w:rPr>
          <w:color w:val="0000FF"/>
          <w:sz w:val="19"/>
          <w:szCs w:val="19"/>
        </w:rPr>
        <w:t>&gt;</w:t>
      </w:r>
    </w:p>
    <w:p w14:paraId="67172002" w14:textId="77777777" w:rsidR="0085100F" w:rsidRDefault="0085100F" w:rsidP="0085100F">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DSHHDVu</w:t>
      </w:r>
      <w:r>
        <w:rPr>
          <w:color w:val="0000FF"/>
          <w:sz w:val="19"/>
          <w:szCs w:val="19"/>
        </w:rPr>
        <w:t>&gt;</w:t>
      </w:r>
    </w:p>
    <w:p w14:paraId="7D33E150" w14:textId="77777777" w:rsidR="0085100F" w:rsidRDefault="0085100F" w:rsidP="0085100F">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HHDVu</w:t>
      </w:r>
      <w:r>
        <w:rPr>
          <w:color w:val="0000FF"/>
          <w:sz w:val="19"/>
          <w:szCs w:val="19"/>
        </w:rPr>
        <w:t>&gt;</w:t>
      </w:r>
    </w:p>
    <w:p w14:paraId="4A57AC2E" w14:textId="77777777" w:rsidR="0085100F" w:rsidRDefault="0085100F" w:rsidP="0085100F">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TChat</w:t>
      </w:r>
      <w:r>
        <w:rPr>
          <w:color w:val="0000FF"/>
          <w:sz w:val="19"/>
          <w:szCs w:val="19"/>
        </w:rPr>
        <w:t>&gt;</w:t>
      </w:r>
      <w:r>
        <w:rPr>
          <w:color w:val="000000"/>
          <w:sz w:val="19"/>
          <w:szCs w:val="19"/>
        </w:rPr>
        <w:t>Tính chất * (1-Hàng hóa, dịch vụ; 2-Khuyến mại; 3-Chiết khấu thương mại (trong trường hợp muốn thể hiện thông tin chiết khấu theo dòng); 4-Ghi chú/diễn giải)</w:t>
      </w:r>
      <w:r>
        <w:rPr>
          <w:color w:val="0000FF"/>
          <w:sz w:val="19"/>
          <w:szCs w:val="19"/>
        </w:rPr>
        <w:t>&lt;/</w:t>
      </w:r>
      <w:r>
        <w:rPr>
          <w:color w:val="A31515"/>
          <w:sz w:val="19"/>
          <w:szCs w:val="19"/>
        </w:rPr>
        <w:t>TChat</w:t>
      </w:r>
      <w:r>
        <w:rPr>
          <w:color w:val="0000FF"/>
          <w:sz w:val="19"/>
          <w:szCs w:val="19"/>
        </w:rPr>
        <w:t>&gt;</w:t>
      </w:r>
    </w:p>
    <w:p w14:paraId="20752CC4" w14:textId="77777777" w:rsidR="0085100F" w:rsidRDefault="0085100F" w:rsidP="0085100F">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STT</w:t>
      </w:r>
      <w:r>
        <w:rPr>
          <w:color w:val="0000FF"/>
          <w:sz w:val="19"/>
          <w:szCs w:val="19"/>
        </w:rPr>
        <w:t>&gt;</w:t>
      </w:r>
      <w:r>
        <w:rPr>
          <w:color w:val="000000"/>
          <w:sz w:val="19"/>
          <w:szCs w:val="19"/>
        </w:rPr>
        <w:t>Số thứ tự</w:t>
      </w:r>
      <w:r>
        <w:rPr>
          <w:color w:val="0000FF"/>
          <w:sz w:val="19"/>
          <w:szCs w:val="19"/>
        </w:rPr>
        <w:t>&lt;/</w:t>
      </w:r>
      <w:r>
        <w:rPr>
          <w:color w:val="A31515"/>
          <w:sz w:val="19"/>
          <w:szCs w:val="19"/>
        </w:rPr>
        <w:t>STT</w:t>
      </w:r>
      <w:r>
        <w:rPr>
          <w:color w:val="0000FF"/>
          <w:sz w:val="19"/>
          <w:szCs w:val="19"/>
        </w:rPr>
        <w:t>&gt;</w:t>
      </w:r>
    </w:p>
    <w:p w14:paraId="4A431CB1" w14:textId="77777777" w:rsidR="0085100F" w:rsidRDefault="0085100F" w:rsidP="0085100F">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MHHDVu</w:t>
      </w:r>
      <w:r>
        <w:rPr>
          <w:color w:val="0000FF"/>
          <w:sz w:val="19"/>
          <w:szCs w:val="19"/>
        </w:rPr>
        <w:t>&gt;</w:t>
      </w:r>
      <w:r>
        <w:rPr>
          <w:color w:val="000000"/>
          <w:sz w:val="19"/>
          <w:szCs w:val="19"/>
        </w:rPr>
        <w:t>Mã hàng hóa, dịch vụ (Bắt buộc nếu có)</w:t>
      </w:r>
      <w:r>
        <w:rPr>
          <w:color w:val="0000FF"/>
          <w:sz w:val="19"/>
          <w:szCs w:val="19"/>
        </w:rPr>
        <w:t>&lt;/</w:t>
      </w:r>
      <w:r>
        <w:rPr>
          <w:color w:val="A31515"/>
          <w:sz w:val="19"/>
          <w:szCs w:val="19"/>
        </w:rPr>
        <w:t>MHHDVu</w:t>
      </w:r>
      <w:r>
        <w:rPr>
          <w:color w:val="0000FF"/>
          <w:sz w:val="19"/>
          <w:szCs w:val="19"/>
        </w:rPr>
        <w:t>&gt;</w:t>
      </w:r>
    </w:p>
    <w:p w14:paraId="0BB082B4" w14:textId="77777777" w:rsidR="0085100F" w:rsidRDefault="0085100F" w:rsidP="0085100F">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THHDVu</w:t>
      </w:r>
      <w:r>
        <w:rPr>
          <w:color w:val="0000FF"/>
          <w:sz w:val="19"/>
          <w:szCs w:val="19"/>
        </w:rPr>
        <w:t>&gt;</w:t>
      </w:r>
      <w:r>
        <w:rPr>
          <w:color w:val="000000"/>
          <w:sz w:val="19"/>
          <w:szCs w:val="19"/>
        </w:rPr>
        <w:t>Tên hàng hóa, dịch vụ *</w:t>
      </w:r>
      <w:r>
        <w:rPr>
          <w:color w:val="0000FF"/>
          <w:sz w:val="19"/>
          <w:szCs w:val="19"/>
        </w:rPr>
        <w:t>&lt;/</w:t>
      </w:r>
      <w:r>
        <w:rPr>
          <w:color w:val="A31515"/>
          <w:sz w:val="19"/>
          <w:szCs w:val="19"/>
        </w:rPr>
        <w:t>THHDVu</w:t>
      </w:r>
      <w:r>
        <w:rPr>
          <w:color w:val="0000FF"/>
          <w:sz w:val="19"/>
          <w:szCs w:val="19"/>
        </w:rPr>
        <w:t>&gt;</w:t>
      </w:r>
    </w:p>
    <w:p w14:paraId="0D92E30C" w14:textId="77777777" w:rsidR="0085100F" w:rsidRDefault="0085100F" w:rsidP="0085100F">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DVTinh</w:t>
      </w:r>
      <w:r>
        <w:rPr>
          <w:color w:val="0000FF"/>
          <w:sz w:val="19"/>
          <w:szCs w:val="19"/>
        </w:rPr>
        <w:t>&gt;</w:t>
      </w:r>
      <w:r>
        <w:rPr>
          <w:color w:val="000000"/>
          <w:sz w:val="19"/>
          <w:szCs w:val="19"/>
        </w:rPr>
        <w:t>Đơn vị tính (Bắt buộc nếu có)</w:t>
      </w:r>
      <w:r>
        <w:rPr>
          <w:color w:val="0000FF"/>
          <w:sz w:val="19"/>
          <w:szCs w:val="19"/>
        </w:rPr>
        <w:t>&lt;/</w:t>
      </w:r>
      <w:r>
        <w:rPr>
          <w:color w:val="A31515"/>
          <w:sz w:val="19"/>
          <w:szCs w:val="19"/>
        </w:rPr>
        <w:t>DVTinh</w:t>
      </w:r>
      <w:r>
        <w:rPr>
          <w:color w:val="0000FF"/>
          <w:sz w:val="19"/>
          <w:szCs w:val="19"/>
        </w:rPr>
        <w:t>&gt;</w:t>
      </w:r>
    </w:p>
    <w:p w14:paraId="571D0AEA" w14:textId="77777777" w:rsidR="0085100F" w:rsidRDefault="0085100F" w:rsidP="0085100F">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SLuong</w:t>
      </w:r>
      <w:r>
        <w:rPr>
          <w:color w:val="0000FF"/>
          <w:sz w:val="19"/>
          <w:szCs w:val="19"/>
        </w:rPr>
        <w:t>&gt;</w:t>
      </w:r>
      <w:r>
        <w:rPr>
          <w:color w:val="000000"/>
          <w:sz w:val="19"/>
          <w:szCs w:val="19"/>
        </w:rPr>
        <w:t>Số lượng (Bắt buộc nếu có)</w:t>
      </w:r>
      <w:r>
        <w:rPr>
          <w:color w:val="0000FF"/>
          <w:sz w:val="19"/>
          <w:szCs w:val="19"/>
        </w:rPr>
        <w:t>&lt;/</w:t>
      </w:r>
      <w:r>
        <w:rPr>
          <w:color w:val="A31515"/>
          <w:sz w:val="19"/>
          <w:szCs w:val="19"/>
        </w:rPr>
        <w:t>SLuong</w:t>
      </w:r>
      <w:r>
        <w:rPr>
          <w:color w:val="0000FF"/>
          <w:sz w:val="19"/>
          <w:szCs w:val="19"/>
        </w:rPr>
        <w:t>&gt;</w:t>
      </w:r>
    </w:p>
    <w:p w14:paraId="10389EC2" w14:textId="77777777" w:rsidR="0085100F" w:rsidRDefault="0085100F" w:rsidP="0085100F">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DGia</w:t>
      </w:r>
      <w:r>
        <w:rPr>
          <w:color w:val="0000FF"/>
          <w:sz w:val="19"/>
          <w:szCs w:val="19"/>
        </w:rPr>
        <w:t>&gt;</w:t>
      </w:r>
      <w:r>
        <w:rPr>
          <w:color w:val="000000"/>
          <w:sz w:val="19"/>
          <w:szCs w:val="19"/>
        </w:rPr>
        <w:t>Đơn giá (Bắt buộc nếu có)</w:t>
      </w:r>
      <w:r>
        <w:rPr>
          <w:color w:val="0000FF"/>
          <w:sz w:val="19"/>
          <w:szCs w:val="19"/>
        </w:rPr>
        <w:t>&lt;/</w:t>
      </w:r>
      <w:r>
        <w:rPr>
          <w:color w:val="A31515"/>
          <w:sz w:val="19"/>
          <w:szCs w:val="19"/>
        </w:rPr>
        <w:t>DGia</w:t>
      </w:r>
      <w:r>
        <w:rPr>
          <w:color w:val="0000FF"/>
          <w:sz w:val="19"/>
          <w:szCs w:val="19"/>
        </w:rPr>
        <w:t>&gt;</w:t>
      </w:r>
    </w:p>
    <w:p w14:paraId="672F3398" w14:textId="77777777" w:rsidR="0085100F" w:rsidRDefault="0085100F" w:rsidP="0085100F">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TLCKhau</w:t>
      </w:r>
      <w:r>
        <w:rPr>
          <w:color w:val="0000FF"/>
          <w:sz w:val="19"/>
          <w:szCs w:val="19"/>
        </w:rPr>
        <w:t>&gt;</w:t>
      </w:r>
      <w:r>
        <w:rPr>
          <w:color w:val="000000"/>
          <w:sz w:val="19"/>
          <w:szCs w:val="19"/>
        </w:rPr>
        <w:t>Tỷ lệ % chiết khấu</w:t>
      </w:r>
      <w:r>
        <w:rPr>
          <w:color w:val="0000FF"/>
          <w:sz w:val="19"/>
          <w:szCs w:val="19"/>
        </w:rPr>
        <w:t>&lt;/</w:t>
      </w:r>
      <w:r>
        <w:rPr>
          <w:color w:val="A31515"/>
          <w:sz w:val="19"/>
          <w:szCs w:val="19"/>
        </w:rPr>
        <w:t>TLCKhau</w:t>
      </w:r>
      <w:r>
        <w:rPr>
          <w:color w:val="0000FF"/>
          <w:sz w:val="19"/>
          <w:szCs w:val="19"/>
        </w:rPr>
        <w:t>&gt;</w:t>
      </w:r>
    </w:p>
    <w:p w14:paraId="18DB3420" w14:textId="77777777" w:rsidR="0085100F" w:rsidRDefault="0085100F" w:rsidP="0085100F">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STCKhau</w:t>
      </w:r>
      <w:r>
        <w:rPr>
          <w:color w:val="0000FF"/>
          <w:sz w:val="19"/>
          <w:szCs w:val="19"/>
        </w:rPr>
        <w:t>&gt;</w:t>
      </w:r>
      <w:r>
        <w:rPr>
          <w:color w:val="000000"/>
          <w:sz w:val="19"/>
          <w:szCs w:val="19"/>
        </w:rPr>
        <w:t xml:space="preserve">Số tiền chiết khấu </w:t>
      </w:r>
      <w:r>
        <w:rPr>
          <w:color w:val="0000FF"/>
          <w:sz w:val="19"/>
          <w:szCs w:val="19"/>
        </w:rPr>
        <w:t>&lt;/</w:t>
      </w:r>
      <w:r>
        <w:rPr>
          <w:color w:val="A31515"/>
          <w:sz w:val="19"/>
          <w:szCs w:val="19"/>
        </w:rPr>
        <w:t>STCKhau</w:t>
      </w:r>
      <w:r>
        <w:rPr>
          <w:color w:val="0000FF"/>
          <w:sz w:val="19"/>
          <w:szCs w:val="19"/>
        </w:rPr>
        <w:t>&gt;</w:t>
      </w:r>
    </w:p>
    <w:p w14:paraId="2C6B644D" w14:textId="77777777" w:rsidR="0085100F" w:rsidRDefault="0085100F" w:rsidP="0085100F">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ThTien</w:t>
      </w:r>
      <w:r>
        <w:rPr>
          <w:color w:val="0000FF"/>
          <w:sz w:val="19"/>
          <w:szCs w:val="19"/>
        </w:rPr>
        <w:t>&gt;</w:t>
      </w:r>
      <w:r>
        <w:rPr>
          <w:color w:val="000000"/>
          <w:sz w:val="19"/>
          <w:szCs w:val="19"/>
        </w:rPr>
        <w:t>Thành tiền (Thành tiền chưa có thuế GTGT) - Bắt buộc trừ trường hợp TChat = 4</w:t>
      </w:r>
      <w:r>
        <w:rPr>
          <w:color w:val="0000FF"/>
          <w:sz w:val="19"/>
          <w:szCs w:val="19"/>
        </w:rPr>
        <w:t>&lt;/</w:t>
      </w:r>
      <w:r>
        <w:rPr>
          <w:color w:val="A31515"/>
          <w:sz w:val="19"/>
          <w:szCs w:val="19"/>
        </w:rPr>
        <w:t>ThTien</w:t>
      </w:r>
      <w:r>
        <w:rPr>
          <w:color w:val="0000FF"/>
          <w:sz w:val="19"/>
          <w:szCs w:val="19"/>
        </w:rPr>
        <w:t>&gt;</w:t>
      </w:r>
    </w:p>
    <w:p w14:paraId="2EF3AC0D" w14:textId="77777777" w:rsidR="0085100F" w:rsidRDefault="0085100F" w:rsidP="0085100F">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TSuat</w:t>
      </w:r>
      <w:r>
        <w:rPr>
          <w:color w:val="0000FF"/>
          <w:sz w:val="19"/>
          <w:szCs w:val="19"/>
        </w:rPr>
        <w:t>&gt;</w:t>
      </w:r>
      <w:r>
        <w:rPr>
          <w:color w:val="000000"/>
          <w:sz w:val="19"/>
          <w:szCs w:val="19"/>
        </w:rPr>
        <w:t>Thuế suất (Thuế suất thuế GTGT)  Nhận các giá trị: -2 (KKKNT), -1 (KCT), 0, 5, 8, 10, 12.34 (thuế khác: AB.CD), -3 (KHAC)</w:t>
      </w:r>
      <w:r>
        <w:rPr>
          <w:color w:val="0000FF"/>
          <w:sz w:val="19"/>
          <w:szCs w:val="19"/>
        </w:rPr>
        <w:t>&lt;/</w:t>
      </w:r>
      <w:r>
        <w:rPr>
          <w:color w:val="A31515"/>
          <w:sz w:val="19"/>
          <w:szCs w:val="19"/>
        </w:rPr>
        <w:t>TSuat</w:t>
      </w:r>
      <w:r>
        <w:rPr>
          <w:color w:val="0000FF"/>
          <w:sz w:val="19"/>
          <w:szCs w:val="19"/>
        </w:rPr>
        <w:t>&gt; &lt;!--</w:t>
      </w:r>
      <w:r>
        <w:rPr>
          <w:color w:val="008000"/>
          <w:sz w:val="19"/>
          <w:szCs w:val="19"/>
        </w:rPr>
        <w:t>sử dụng hóa đơn GTGT</w:t>
      </w:r>
      <w:r>
        <w:rPr>
          <w:color w:val="0000FF"/>
          <w:sz w:val="19"/>
          <w:szCs w:val="19"/>
        </w:rPr>
        <w:t>--&gt;</w:t>
      </w:r>
    </w:p>
    <w:p w14:paraId="551C2C8A" w14:textId="77777777" w:rsidR="0085100F" w:rsidRDefault="0085100F" w:rsidP="0085100F">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C00000"/>
          <w:sz w:val="19"/>
          <w:szCs w:val="19"/>
        </w:rPr>
        <w:t>TThue</w:t>
      </w:r>
      <w:r>
        <w:rPr>
          <w:color w:val="0000FF"/>
          <w:sz w:val="19"/>
          <w:szCs w:val="19"/>
        </w:rPr>
        <w:t>&gt;</w:t>
      </w:r>
      <w:r>
        <w:rPr>
          <w:color w:val="000000"/>
          <w:sz w:val="19"/>
          <w:szCs w:val="19"/>
        </w:rPr>
        <w:t>Tiền thuế</w:t>
      </w:r>
      <w:r>
        <w:rPr>
          <w:color w:val="0000FF"/>
          <w:sz w:val="19"/>
          <w:szCs w:val="19"/>
        </w:rPr>
        <w:t>&lt;/</w:t>
      </w:r>
      <w:r>
        <w:rPr>
          <w:color w:val="C00000"/>
          <w:sz w:val="19"/>
          <w:szCs w:val="19"/>
        </w:rPr>
        <w:t>TThue</w:t>
      </w:r>
      <w:r>
        <w:rPr>
          <w:color w:val="0000FF"/>
          <w:sz w:val="19"/>
          <w:szCs w:val="19"/>
        </w:rPr>
        <w:t>&gt;&lt;!--</w:t>
      </w:r>
      <w:r>
        <w:rPr>
          <w:color w:val="008000"/>
          <w:sz w:val="19"/>
          <w:szCs w:val="19"/>
        </w:rPr>
        <w:t>sử dụng hóa đơn GTGT</w:t>
      </w:r>
      <w:r>
        <w:rPr>
          <w:color w:val="0000FF"/>
          <w:sz w:val="19"/>
          <w:szCs w:val="19"/>
        </w:rPr>
        <w:t>--&gt;</w:t>
      </w:r>
    </w:p>
    <w:p w14:paraId="34E57E5A" w14:textId="77777777" w:rsidR="0085100F" w:rsidRDefault="0085100F" w:rsidP="0085100F">
      <w:pPr>
        <w:pStyle w:val="NormalWeb"/>
        <w:spacing w:before="0" w:beforeAutospacing="0" w:after="0" w:afterAutospacing="0"/>
      </w:pPr>
      <w:r>
        <w:rPr>
          <w:color w:val="0000FF"/>
          <w:sz w:val="19"/>
          <w:szCs w:val="19"/>
        </w:rPr>
        <w:t>               </w:t>
      </w: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0000FF"/>
          <w:sz w:val="19"/>
          <w:szCs w:val="19"/>
        </w:rPr>
        <w:t>&lt;</w:t>
      </w:r>
      <w:r>
        <w:rPr>
          <w:color w:val="C00000"/>
          <w:sz w:val="19"/>
          <w:szCs w:val="19"/>
        </w:rPr>
        <w:t>TSThue</w:t>
      </w:r>
      <w:r>
        <w:rPr>
          <w:color w:val="0000FF"/>
          <w:sz w:val="19"/>
          <w:szCs w:val="19"/>
        </w:rPr>
        <w:t>&gt;</w:t>
      </w:r>
      <w:r>
        <w:rPr>
          <w:color w:val="000000"/>
          <w:sz w:val="19"/>
          <w:szCs w:val="19"/>
        </w:rPr>
        <w:t>Tiền sau thuế</w:t>
      </w:r>
      <w:r>
        <w:rPr>
          <w:color w:val="0000FF"/>
          <w:sz w:val="19"/>
          <w:szCs w:val="19"/>
        </w:rPr>
        <w:t>&lt;/</w:t>
      </w:r>
      <w:r>
        <w:rPr>
          <w:color w:val="C00000"/>
          <w:sz w:val="19"/>
          <w:szCs w:val="19"/>
        </w:rPr>
        <w:t>TSThue</w:t>
      </w:r>
      <w:r>
        <w:rPr>
          <w:color w:val="0000FF"/>
          <w:sz w:val="19"/>
          <w:szCs w:val="19"/>
        </w:rPr>
        <w:t>&gt;&lt;!--</w:t>
      </w:r>
      <w:r>
        <w:rPr>
          <w:color w:val="008000"/>
          <w:sz w:val="19"/>
          <w:szCs w:val="19"/>
        </w:rPr>
        <w:t>sử dụng hóa đơn GTGT</w:t>
      </w:r>
      <w:r>
        <w:rPr>
          <w:color w:val="0000FF"/>
          <w:sz w:val="19"/>
          <w:szCs w:val="19"/>
        </w:rPr>
        <w:t>--&gt;</w:t>
      </w:r>
    </w:p>
    <w:p w14:paraId="632D22D4" w14:textId="77777777" w:rsidR="0085100F" w:rsidRDefault="0085100F" w:rsidP="0085100F">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rStyle w:val="apple-tab-span"/>
          <w:color w:val="0000FF"/>
          <w:sz w:val="19"/>
          <w:szCs w:val="19"/>
        </w:rPr>
        <w:tab/>
      </w:r>
      <w:r>
        <w:rPr>
          <w:rStyle w:val="apple-tab-span"/>
          <w:color w:val="0000FF"/>
          <w:sz w:val="19"/>
          <w:szCs w:val="19"/>
        </w:rPr>
        <w:tab/>
      </w:r>
      <w:r>
        <w:rPr>
          <w:color w:val="A61C00"/>
          <w:sz w:val="19"/>
          <w:szCs w:val="19"/>
        </w:rPr>
        <w:t>&lt;TTKhac&gt;</w:t>
      </w:r>
    </w:p>
    <w:p w14:paraId="559DFA94" w14:textId="77777777" w:rsidR="0085100F" w:rsidRDefault="0085100F" w:rsidP="0085100F">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28A2D842" w14:textId="77777777" w:rsidR="0085100F" w:rsidRDefault="0085100F" w:rsidP="0085100F">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w:t>
      </w:r>
      <w:r>
        <w:rPr>
          <w:color w:val="A61C00"/>
          <w:sz w:val="19"/>
          <w:szCs w:val="19"/>
        </w:rPr>
        <w:t>&lt;/TTruong&gt;</w:t>
      </w:r>
    </w:p>
    <w:p w14:paraId="0A4F2350" w14:textId="77777777" w:rsidR="0085100F" w:rsidRPr="002864F3" w:rsidRDefault="0085100F" w:rsidP="0085100F">
      <w:pPr>
        <w:pStyle w:val="NormalWeb"/>
        <w:spacing w:before="0" w:beforeAutospacing="0" w:after="0" w:afterAutospacing="0"/>
        <w:ind w:left="72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190A648B" w14:textId="77777777" w:rsidR="0085100F" w:rsidRPr="002864F3" w:rsidRDefault="0085100F" w:rsidP="0085100F">
      <w:pPr>
        <w:pStyle w:val="NormalWeb"/>
        <w:spacing w:before="0" w:beforeAutospacing="0" w:after="0" w:afterAutospacing="0"/>
        <w:ind w:left="72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 xml:space="preserve"> &lt;DLieu&gt;</w:t>
      </w:r>
      <w:r w:rsidRPr="002864F3">
        <w:rPr>
          <w:color w:val="000000"/>
          <w:sz w:val="19"/>
          <w:szCs w:val="19"/>
          <w:lang w:val="nl-NL"/>
        </w:rPr>
        <w:t>Extra1 pd test</w:t>
      </w:r>
      <w:r w:rsidRPr="002864F3">
        <w:rPr>
          <w:color w:val="A61C00"/>
          <w:sz w:val="19"/>
          <w:szCs w:val="19"/>
          <w:lang w:val="nl-NL"/>
        </w:rPr>
        <w:t>&lt;/DLieu&gt;</w:t>
      </w:r>
    </w:p>
    <w:p w14:paraId="3EBFEFFA" w14:textId="77777777" w:rsidR="0085100F" w:rsidRDefault="0085100F" w:rsidP="0085100F">
      <w:pPr>
        <w:pStyle w:val="NormalWeb"/>
        <w:spacing w:before="0" w:beforeAutospacing="0" w:after="0" w:afterAutospacing="0"/>
        <w:ind w:left="72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64662E99" w14:textId="77777777" w:rsidR="0085100F" w:rsidRDefault="0085100F" w:rsidP="0085100F">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3F16892F" w14:textId="77777777" w:rsidR="0085100F" w:rsidRDefault="0085100F" w:rsidP="0085100F">
      <w:pPr>
        <w:pStyle w:val="NormalWeb"/>
        <w:spacing w:before="0" w:beforeAutospacing="0" w:after="0" w:afterAutospacing="0"/>
        <w:ind w:left="72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Extra2</w:t>
      </w:r>
      <w:r>
        <w:rPr>
          <w:color w:val="A61C00"/>
          <w:sz w:val="19"/>
          <w:szCs w:val="19"/>
        </w:rPr>
        <w:t>&lt;/TTruong&gt;</w:t>
      </w:r>
    </w:p>
    <w:p w14:paraId="5E99B59A" w14:textId="77777777" w:rsidR="0085100F" w:rsidRPr="002864F3" w:rsidRDefault="0085100F" w:rsidP="0085100F">
      <w:pPr>
        <w:pStyle w:val="NormalWeb"/>
        <w:spacing w:before="0" w:beforeAutospacing="0" w:after="0" w:afterAutospacing="0"/>
        <w:ind w:left="72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49D8B381" w14:textId="77777777" w:rsidR="0085100F" w:rsidRPr="002864F3" w:rsidRDefault="0085100F" w:rsidP="0085100F">
      <w:pPr>
        <w:pStyle w:val="NormalWeb"/>
        <w:spacing w:before="0" w:beforeAutospacing="0" w:after="0" w:afterAutospacing="0"/>
        <w:ind w:left="72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Extra2 pd test</w:t>
      </w:r>
      <w:r w:rsidRPr="002864F3">
        <w:rPr>
          <w:color w:val="A61C00"/>
          <w:sz w:val="19"/>
          <w:szCs w:val="19"/>
          <w:lang w:val="nl-NL"/>
        </w:rPr>
        <w:t>&lt;/DLieu&gt;</w:t>
      </w:r>
    </w:p>
    <w:p w14:paraId="196B3E8C" w14:textId="77777777" w:rsidR="0085100F" w:rsidRPr="002864F3" w:rsidRDefault="0085100F" w:rsidP="0085100F">
      <w:pPr>
        <w:pStyle w:val="NormalWeb"/>
        <w:spacing w:before="0" w:beforeAutospacing="0" w:after="0" w:afterAutospacing="0"/>
        <w:ind w:left="72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&lt;/TTin&gt;</w:t>
      </w:r>
    </w:p>
    <w:p w14:paraId="424B3CCD" w14:textId="77777777" w:rsidR="0085100F" w:rsidRPr="002864F3" w:rsidRDefault="0085100F" w:rsidP="0085100F">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&lt;/TTKhac&gt;</w:t>
      </w:r>
    </w:p>
    <w:p w14:paraId="6A33B654" w14:textId="07DDD783" w:rsidR="00AE409E" w:rsidRPr="002864F3" w:rsidRDefault="0085100F" w:rsidP="00D65C7E">
      <w:pPr>
        <w:autoSpaceDE w:val="0"/>
        <w:autoSpaceDN w:val="0"/>
        <w:adjustRightInd w:val="0"/>
        <w:rPr>
          <w:color w:val="0000FF"/>
          <w:sz w:val="20"/>
          <w:szCs w:val="20"/>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00AE409E" w:rsidRPr="002864F3">
        <w:rPr>
          <w:color w:val="0000FF"/>
          <w:sz w:val="20"/>
          <w:szCs w:val="20"/>
          <w:highlight w:val="cyan"/>
          <w:lang w:val="nl-NL"/>
        </w:rPr>
        <w:t>&lt;</w:t>
      </w:r>
      <w:r w:rsidR="00AE409E" w:rsidRPr="002864F3">
        <w:rPr>
          <w:color w:val="C00000"/>
          <w:sz w:val="20"/>
          <w:szCs w:val="20"/>
          <w:highlight w:val="cyan"/>
          <w:lang w:val="nl-NL"/>
        </w:rPr>
        <w:t>TTHHDTrung</w:t>
      </w:r>
      <w:r w:rsidR="00AE409E" w:rsidRPr="002864F3">
        <w:rPr>
          <w:color w:val="0000FF"/>
          <w:sz w:val="20"/>
          <w:szCs w:val="20"/>
          <w:highlight w:val="cyan"/>
          <w:lang w:val="nl-NL"/>
        </w:rPr>
        <w:t>&gt;</w:t>
      </w:r>
    </w:p>
    <w:p w14:paraId="64A17CCD" w14:textId="4791F667" w:rsidR="00AE409E" w:rsidRPr="002864F3" w:rsidRDefault="00AE409E" w:rsidP="00AE409E">
      <w:pPr>
        <w:autoSpaceDE w:val="0"/>
        <w:autoSpaceDN w:val="0"/>
        <w:adjustRightInd w:val="0"/>
        <w:ind w:left="2880" w:firstLine="720"/>
        <w:rPr>
          <w:rStyle w:val="apple-tab-span"/>
          <w:color w:val="0000FF"/>
          <w:sz w:val="19"/>
          <w:szCs w:val="19"/>
          <w:lang w:val="nl-NL"/>
        </w:rPr>
      </w:pPr>
      <w:r w:rsidRPr="002864F3">
        <w:rPr>
          <w:color w:val="0000FF"/>
          <w:sz w:val="20"/>
          <w:szCs w:val="20"/>
          <w:highlight w:val="cyan"/>
          <w:lang w:val="nl-NL"/>
        </w:rPr>
        <w:t>&lt;</w:t>
      </w:r>
      <w:r w:rsidRPr="002864F3">
        <w:rPr>
          <w:color w:val="A31515"/>
          <w:sz w:val="20"/>
          <w:szCs w:val="20"/>
          <w:highlight w:val="cyan"/>
          <w:lang w:val="nl-NL"/>
        </w:rPr>
        <w:t>TTin</w:t>
      </w:r>
      <w:r w:rsidRPr="002864F3">
        <w:rPr>
          <w:color w:val="0000FF"/>
          <w:sz w:val="20"/>
          <w:szCs w:val="20"/>
          <w:highlight w:val="cyan"/>
          <w:lang w:val="nl-NL"/>
        </w:rPr>
        <w:t>&gt;</w:t>
      </w:r>
    </w:p>
    <w:p w14:paraId="1426208B" w14:textId="390E071D" w:rsidR="00D65C7E" w:rsidRPr="002864F3" w:rsidRDefault="00D65C7E" w:rsidP="00AE409E">
      <w:pPr>
        <w:autoSpaceDE w:val="0"/>
        <w:autoSpaceDN w:val="0"/>
        <w:adjustRightInd w:val="0"/>
        <w:ind w:left="3600" w:firstLine="720"/>
        <w:jc w:val="both"/>
        <w:rPr>
          <w:color w:val="000000"/>
          <w:sz w:val="20"/>
          <w:szCs w:val="20"/>
          <w:highlight w:val="cyan"/>
          <w:lang w:val="nl-NL"/>
        </w:rPr>
      </w:pPr>
      <w:r w:rsidRPr="002864F3">
        <w:rPr>
          <w:color w:val="0000FF"/>
          <w:sz w:val="20"/>
          <w:szCs w:val="20"/>
          <w:highlight w:val="cyan"/>
          <w:lang w:val="nl-NL"/>
        </w:rPr>
        <w:t>&lt;</w:t>
      </w:r>
      <w:r w:rsidRPr="002864F3">
        <w:rPr>
          <w:color w:val="C00000"/>
          <w:sz w:val="20"/>
          <w:szCs w:val="20"/>
          <w:highlight w:val="cyan"/>
          <w:lang w:val="nl-NL"/>
        </w:rPr>
        <w:t>LHHDTrung</w:t>
      </w:r>
      <w:r w:rsidRPr="002864F3">
        <w:rPr>
          <w:color w:val="0000FF"/>
          <w:sz w:val="20"/>
          <w:szCs w:val="20"/>
          <w:highlight w:val="cyan"/>
          <w:lang w:val="nl-NL"/>
        </w:rPr>
        <w:t>&gt;</w:t>
      </w:r>
      <w:r w:rsidRPr="002864F3">
        <w:rPr>
          <w:color w:val="000000"/>
          <w:sz w:val="20"/>
          <w:szCs w:val="20"/>
          <w:highlight w:val="cyan"/>
          <w:lang w:val="nl-NL"/>
        </w:rPr>
        <w:t>Loại hàng hóa đặc trưng (nhận các giá trị: 1- Hàng hóa là xe ô tô, xe mô tô, 2- Dịch vụ vận chuyển, 3- Dịch vụ vận chuyển trên nền tảng số, TMĐT)</w:t>
      </w:r>
      <w:r w:rsidRPr="002864F3">
        <w:rPr>
          <w:color w:val="0000FF"/>
          <w:sz w:val="20"/>
          <w:szCs w:val="20"/>
          <w:highlight w:val="cyan"/>
          <w:lang w:val="nl-NL"/>
        </w:rPr>
        <w:t>&lt;/</w:t>
      </w:r>
      <w:r w:rsidRPr="002864F3">
        <w:rPr>
          <w:color w:val="C00000"/>
          <w:sz w:val="20"/>
          <w:szCs w:val="20"/>
          <w:highlight w:val="cyan"/>
          <w:lang w:val="nl-NL"/>
        </w:rPr>
        <w:t>LHHDTrung</w:t>
      </w:r>
      <w:r w:rsidRPr="002864F3">
        <w:rPr>
          <w:color w:val="0000FF"/>
          <w:sz w:val="20"/>
          <w:szCs w:val="20"/>
          <w:highlight w:val="cyan"/>
          <w:lang w:val="nl-NL"/>
        </w:rPr>
        <w:t>&gt;</w:t>
      </w:r>
    </w:p>
    <w:p w14:paraId="15BB2128" w14:textId="77777777" w:rsidR="00D65C7E" w:rsidRPr="002864F3" w:rsidRDefault="00D65C7E" w:rsidP="00AE409E">
      <w:pPr>
        <w:autoSpaceDE w:val="0"/>
        <w:autoSpaceDN w:val="0"/>
        <w:adjustRightInd w:val="0"/>
        <w:jc w:val="both"/>
        <w:rPr>
          <w:color w:val="000000"/>
          <w:sz w:val="20"/>
          <w:szCs w:val="20"/>
          <w:highlight w:val="cyan"/>
          <w:lang w:val="nl-NL"/>
        </w:rPr>
      </w:pP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t>&lt;</w:t>
      </w:r>
      <w:r w:rsidRPr="002864F3">
        <w:rPr>
          <w:color w:val="A31515"/>
          <w:sz w:val="20"/>
          <w:szCs w:val="20"/>
          <w:highlight w:val="cyan"/>
          <w:lang w:val="nl-NL"/>
        </w:rPr>
        <w:t>TTruong</w:t>
      </w:r>
      <w:r w:rsidRPr="002864F3">
        <w:rPr>
          <w:color w:val="0000FF"/>
          <w:sz w:val="20"/>
          <w:szCs w:val="20"/>
          <w:highlight w:val="cyan"/>
          <w:lang w:val="nl-NL"/>
        </w:rPr>
        <w:t>&gt;</w:t>
      </w:r>
      <w:r w:rsidRPr="002864F3">
        <w:rPr>
          <w:color w:val="000000"/>
          <w:sz w:val="20"/>
          <w:szCs w:val="20"/>
          <w:highlight w:val="cyan"/>
          <w:lang w:val="nl-NL"/>
        </w:rPr>
        <w:t>Tên trường (Nhận các giá trị: Số khung (</w:t>
      </w:r>
      <w:r w:rsidRPr="002864F3">
        <w:rPr>
          <w:color w:val="C00000"/>
          <w:sz w:val="20"/>
          <w:szCs w:val="20"/>
          <w:highlight w:val="cyan"/>
          <w:lang w:val="nl-NL"/>
        </w:rPr>
        <w:t>SKhung</w:t>
      </w:r>
      <w:r w:rsidRPr="002864F3">
        <w:rPr>
          <w:color w:val="000000"/>
          <w:sz w:val="20"/>
          <w:szCs w:val="20"/>
          <w:highlight w:val="cyan"/>
          <w:lang w:val="nl-NL"/>
        </w:rPr>
        <w:t>),Số máy (</w:t>
      </w:r>
      <w:r w:rsidRPr="002864F3">
        <w:rPr>
          <w:color w:val="C00000"/>
          <w:sz w:val="20"/>
          <w:szCs w:val="20"/>
          <w:highlight w:val="cyan"/>
          <w:lang w:val="nl-NL"/>
        </w:rPr>
        <w:t>SMay</w:t>
      </w:r>
      <w:r w:rsidRPr="002864F3">
        <w:rPr>
          <w:color w:val="000000"/>
          <w:sz w:val="20"/>
          <w:szCs w:val="20"/>
          <w:highlight w:val="cyan"/>
          <w:lang w:val="nl-NL"/>
        </w:rPr>
        <w:t>),Biển kiểm soát phương tiện vận chuyển (</w:t>
      </w:r>
      <w:r w:rsidRPr="002864F3">
        <w:rPr>
          <w:color w:val="C00000"/>
          <w:sz w:val="20"/>
          <w:szCs w:val="20"/>
          <w:highlight w:val="cyan"/>
          <w:lang w:val="nl-NL"/>
        </w:rPr>
        <w:t>BKSPTVChuyen</w:t>
      </w:r>
      <w:r w:rsidRPr="002864F3">
        <w:rPr>
          <w:color w:val="000000"/>
          <w:sz w:val="20"/>
          <w:szCs w:val="20"/>
          <w:highlight w:val="cyan"/>
          <w:lang w:val="nl-NL"/>
        </w:rPr>
        <w:t>), Tên người gửi hàng (</w:t>
      </w:r>
      <w:r w:rsidRPr="002864F3">
        <w:rPr>
          <w:color w:val="C00000"/>
          <w:sz w:val="20"/>
          <w:szCs w:val="20"/>
          <w:highlight w:val="cyan"/>
          <w:lang w:val="nl-NL"/>
        </w:rPr>
        <w:t>TNGHang</w:t>
      </w:r>
      <w:r w:rsidRPr="002864F3">
        <w:rPr>
          <w:color w:val="000000"/>
          <w:sz w:val="20"/>
          <w:szCs w:val="20"/>
          <w:highlight w:val="cyan"/>
          <w:lang w:val="nl-NL"/>
        </w:rPr>
        <w:t>), Địa chỉ người gửi hàng (</w:t>
      </w:r>
      <w:r w:rsidRPr="002864F3">
        <w:rPr>
          <w:color w:val="C00000"/>
          <w:sz w:val="20"/>
          <w:szCs w:val="20"/>
          <w:highlight w:val="cyan"/>
          <w:lang w:val="nl-NL"/>
        </w:rPr>
        <w:t>DCNGHang</w:t>
      </w:r>
      <w:r w:rsidRPr="002864F3">
        <w:rPr>
          <w:color w:val="000000"/>
          <w:sz w:val="20"/>
          <w:szCs w:val="20"/>
          <w:highlight w:val="cyan"/>
          <w:lang w:val="nl-NL"/>
        </w:rPr>
        <w:t>),MST người gửi hàng (</w:t>
      </w:r>
      <w:r w:rsidRPr="002864F3">
        <w:rPr>
          <w:color w:val="C00000"/>
          <w:sz w:val="20"/>
          <w:szCs w:val="20"/>
          <w:highlight w:val="cyan"/>
          <w:lang w:val="nl-NL"/>
        </w:rPr>
        <w:t>MSTNGHang</w:t>
      </w:r>
      <w:r w:rsidRPr="002864F3">
        <w:rPr>
          <w:color w:val="000000"/>
          <w:sz w:val="20"/>
          <w:szCs w:val="20"/>
          <w:highlight w:val="cyan"/>
          <w:lang w:val="nl-NL"/>
        </w:rPr>
        <w:t>), Số định danh người gửi hàng (</w:t>
      </w:r>
      <w:r w:rsidRPr="002864F3">
        <w:rPr>
          <w:color w:val="C00000"/>
          <w:sz w:val="20"/>
          <w:szCs w:val="20"/>
          <w:highlight w:val="cyan"/>
          <w:lang w:val="nl-NL"/>
        </w:rPr>
        <w:t>MDDNGHang</w:t>
      </w:r>
      <w:r w:rsidRPr="002864F3">
        <w:rPr>
          <w:color w:val="000000"/>
          <w:sz w:val="20"/>
          <w:szCs w:val="20"/>
          <w:highlight w:val="cyan"/>
          <w:lang w:val="nl-NL"/>
        </w:rPr>
        <w:t>))</w:t>
      </w:r>
      <w:r w:rsidRPr="002864F3">
        <w:rPr>
          <w:color w:val="0000FF"/>
          <w:sz w:val="20"/>
          <w:szCs w:val="20"/>
          <w:highlight w:val="cyan"/>
          <w:lang w:val="nl-NL"/>
        </w:rPr>
        <w:t>&lt;/</w:t>
      </w:r>
      <w:r w:rsidRPr="002864F3">
        <w:rPr>
          <w:color w:val="A31515"/>
          <w:sz w:val="20"/>
          <w:szCs w:val="20"/>
          <w:highlight w:val="cyan"/>
          <w:lang w:val="nl-NL"/>
        </w:rPr>
        <w:t>TTruong</w:t>
      </w:r>
      <w:r w:rsidRPr="002864F3">
        <w:rPr>
          <w:color w:val="0000FF"/>
          <w:sz w:val="20"/>
          <w:szCs w:val="20"/>
          <w:highlight w:val="cyan"/>
          <w:lang w:val="nl-NL"/>
        </w:rPr>
        <w:t>&gt;</w:t>
      </w:r>
    </w:p>
    <w:p w14:paraId="46F3B8E6" w14:textId="77777777" w:rsidR="00D65C7E" w:rsidRPr="002864F3" w:rsidRDefault="00D65C7E" w:rsidP="00D65C7E">
      <w:pPr>
        <w:autoSpaceDE w:val="0"/>
        <w:autoSpaceDN w:val="0"/>
        <w:adjustRightInd w:val="0"/>
        <w:rPr>
          <w:color w:val="000000"/>
          <w:sz w:val="20"/>
          <w:szCs w:val="20"/>
          <w:highlight w:val="cyan"/>
          <w:lang w:val="nl-NL"/>
        </w:rPr>
      </w:pP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t>&lt;</w:t>
      </w:r>
      <w:r w:rsidRPr="002864F3">
        <w:rPr>
          <w:color w:val="A31515"/>
          <w:sz w:val="20"/>
          <w:szCs w:val="20"/>
          <w:highlight w:val="cyan"/>
          <w:lang w:val="nl-NL"/>
        </w:rPr>
        <w:t>DLieu</w:t>
      </w:r>
      <w:r w:rsidRPr="002864F3">
        <w:rPr>
          <w:color w:val="0000FF"/>
          <w:sz w:val="20"/>
          <w:szCs w:val="20"/>
          <w:highlight w:val="cyan"/>
          <w:lang w:val="nl-NL"/>
        </w:rPr>
        <w:t>&gt;</w:t>
      </w:r>
      <w:r w:rsidRPr="002864F3">
        <w:rPr>
          <w:color w:val="000000"/>
          <w:sz w:val="20"/>
          <w:szCs w:val="20"/>
          <w:highlight w:val="cyan"/>
          <w:lang w:val="nl-NL"/>
        </w:rPr>
        <w:t>Dữ liệu</w:t>
      </w:r>
      <w:r w:rsidRPr="002864F3">
        <w:rPr>
          <w:color w:val="0000FF"/>
          <w:sz w:val="20"/>
          <w:szCs w:val="20"/>
          <w:highlight w:val="cyan"/>
          <w:lang w:val="nl-NL"/>
        </w:rPr>
        <w:t>&lt;/</w:t>
      </w:r>
      <w:r w:rsidRPr="002864F3">
        <w:rPr>
          <w:color w:val="A31515"/>
          <w:sz w:val="20"/>
          <w:szCs w:val="20"/>
          <w:highlight w:val="cyan"/>
          <w:lang w:val="nl-NL"/>
        </w:rPr>
        <w:t>DLieu</w:t>
      </w:r>
      <w:r w:rsidRPr="002864F3">
        <w:rPr>
          <w:color w:val="0000FF"/>
          <w:sz w:val="20"/>
          <w:szCs w:val="20"/>
          <w:highlight w:val="cyan"/>
          <w:lang w:val="nl-NL"/>
        </w:rPr>
        <w:t>&gt;</w:t>
      </w:r>
    </w:p>
    <w:p w14:paraId="0F092055" w14:textId="77777777" w:rsidR="00D65C7E" w:rsidRPr="002864F3" w:rsidRDefault="00D65C7E" w:rsidP="00D65C7E">
      <w:pPr>
        <w:autoSpaceDE w:val="0"/>
        <w:autoSpaceDN w:val="0"/>
        <w:adjustRightInd w:val="0"/>
        <w:rPr>
          <w:color w:val="000000"/>
          <w:sz w:val="20"/>
          <w:szCs w:val="20"/>
          <w:highlight w:val="cyan"/>
          <w:lang w:val="nl-NL"/>
        </w:rPr>
      </w:pP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t>&lt;/</w:t>
      </w:r>
      <w:r w:rsidRPr="002864F3">
        <w:rPr>
          <w:color w:val="A31515"/>
          <w:sz w:val="20"/>
          <w:szCs w:val="20"/>
          <w:highlight w:val="cyan"/>
          <w:lang w:val="nl-NL"/>
        </w:rPr>
        <w:t>TTin</w:t>
      </w:r>
      <w:r w:rsidRPr="002864F3">
        <w:rPr>
          <w:color w:val="0000FF"/>
          <w:sz w:val="20"/>
          <w:szCs w:val="20"/>
          <w:highlight w:val="cyan"/>
          <w:lang w:val="nl-NL"/>
        </w:rPr>
        <w:t>&gt;</w:t>
      </w:r>
    </w:p>
    <w:p w14:paraId="5B686A4D" w14:textId="23A89168" w:rsidR="0085100F" w:rsidRDefault="00D65C7E" w:rsidP="00D65C7E">
      <w:pPr>
        <w:autoSpaceDE w:val="0"/>
        <w:autoSpaceDN w:val="0"/>
        <w:adjustRightInd w:val="0"/>
        <w:rPr>
          <w:color w:val="0000FF"/>
          <w:sz w:val="20"/>
          <w:szCs w:val="20"/>
          <w:highlight w:val="cyan"/>
          <w:lang w:val="nl-NL"/>
        </w:rPr>
      </w:pP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r>
      <w:r w:rsidRPr="002864F3">
        <w:rPr>
          <w:color w:val="0000FF"/>
          <w:sz w:val="20"/>
          <w:szCs w:val="20"/>
          <w:highlight w:val="cyan"/>
          <w:lang w:val="nl-NL"/>
        </w:rPr>
        <w:tab/>
        <w:t>&lt;/</w:t>
      </w:r>
      <w:r w:rsidRPr="002864F3">
        <w:rPr>
          <w:color w:val="C00000"/>
          <w:sz w:val="20"/>
          <w:szCs w:val="20"/>
          <w:highlight w:val="cyan"/>
          <w:lang w:val="nl-NL"/>
        </w:rPr>
        <w:t>TTHHDTrung</w:t>
      </w:r>
      <w:r w:rsidRPr="002864F3">
        <w:rPr>
          <w:color w:val="0000FF"/>
          <w:sz w:val="20"/>
          <w:szCs w:val="20"/>
          <w:highlight w:val="cyan"/>
          <w:lang w:val="nl-NL"/>
        </w:rPr>
        <w:t>&gt;</w:t>
      </w:r>
    </w:p>
    <w:p w14:paraId="75AD914B" w14:textId="77777777" w:rsidR="00FC3229" w:rsidRPr="00FC3229" w:rsidRDefault="00FC3229" w:rsidP="00FC3229">
      <w:pPr>
        <w:autoSpaceDE w:val="0"/>
        <w:autoSpaceDN w:val="0"/>
        <w:adjustRightInd w:val="0"/>
        <w:rPr>
          <w:sz w:val="20"/>
          <w:szCs w:val="20"/>
          <w:highlight w:val="cyan"/>
          <w:lang w:val="nl-NL"/>
        </w:rPr>
      </w:pPr>
      <w:r w:rsidRPr="00FC3229">
        <w:rPr>
          <w:sz w:val="20"/>
          <w:szCs w:val="20"/>
          <w:highlight w:val="cyan"/>
          <w:lang w:val="nl-NL"/>
        </w:rPr>
        <w:t>&lt;TLTThue&gt; Tỷ lệ tính thuế(Chỉ sử dụng cho hóa đơn bán hàng giảm thuế theo NQ của Quốc hội)&lt;/TLTThue&gt;</w:t>
      </w:r>
    </w:p>
    <w:p w14:paraId="5341CE6E" w14:textId="1EABE595" w:rsidR="00FC3229" w:rsidRPr="00FC3229" w:rsidRDefault="00FC3229" w:rsidP="00FC3229">
      <w:pPr>
        <w:autoSpaceDE w:val="0"/>
        <w:autoSpaceDN w:val="0"/>
        <w:adjustRightInd w:val="0"/>
        <w:rPr>
          <w:sz w:val="20"/>
          <w:szCs w:val="20"/>
          <w:highlight w:val="cyan"/>
          <w:lang w:val="nl-NL"/>
        </w:rPr>
      </w:pPr>
      <w:r w:rsidRPr="00FC3229">
        <w:rPr>
          <w:sz w:val="20"/>
          <w:szCs w:val="20"/>
          <w:highlight w:val="cyan"/>
          <w:lang w:val="nl-NL"/>
        </w:rPr>
        <w:t>&lt;STGThue&gt; Số tiền giảm thuế(Chỉ sử dụng cho hóa đơn bán hàng giảm thuế theo NQ của Quốc hội)&lt;/STGThue&gt;</w:t>
      </w:r>
    </w:p>
    <w:p w14:paraId="4FC2E00B" w14:textId="77777777" w:rsidR="0085100F" w:rsidRPr="002864F3" w:rsidRDefault="0085100F" w:rsidP="0085100F">
      <w:pPr>
        <w:pStyle w:val="NormalWeb"/>
        <w:spacing w:before="0" w:beforeAutospacing="0" w:after="0" w:afterAutospacing="0"/>
        <w:rPr>
          <w:sz w:val="20"/>
          <w:szCs w:val="20"/>
          <w:lang w:val="nl-NL"/>
        </w:rPr>
      </w:pPr>
      <w:r w:rsidRPr="002864F3">
        <w:rPr>
          <w:rStyle w:val="apple-tab-span"/>
          <w:color w:val="0000FF"/>
          <w:sz w:val="20"/>
          <w:szCs w:val="20"/>
          <w:highlight w:val="cyan"/>
          <w:lang w:val="nl-NL"/>
        </w:rPr>
        <w:tab/>
      </w:r>
      <w:r w:rsidRPr="002864F3">
        <w:rPr>
          <w:rStyle w:val="apple-tab-span"/>
          <w:color w:val="0000FF"/>
          <w:sz w:val="20"/>
          <w:szCs w:val="20"/>
          <w:highlight w:val="cyan"/>
          <w:lang w:val="nl-NL"/>
        </w:rPr>
        <w:tab/>
      </w:r>
      <w:r w:rsidRPr="002864F3">
        <w:rPr>
          <w:rStyle w:val="apple-tab-span"/>
          <w:color w:val="0000FF"/>
          <w:sz w:val="20"/>
          <w:szCs w:val="20"/>
          <w:highlight w:val="cyan"/>
          <w:lang w:val="nl-NL"/>
        </w:rPr>
        <w:tab/>
      </w:r>
      <w:r w:rsidRPr="002864F3">
        <w:rPr>
          <w:color w:val="0000FF"/>
          <w:sz w:val="20"/>
          <w:szCs w:val="20"/>
          <w:highlight w:val="cyan"/>
          <w:lang w:val="nl-NL"/>
        </w:rPr>
        <w:t>&lt;/</w:t>
      </w:r>
      <w:r w:rsidRPr="002864F3">
        <w:rPr>
          <w:color w:val="A31515"/>
          <w:sz w:val="20"/>
          <w:szCs w:val="20"/>
          <w:highlight w:val="cyan"/>
          <w:lang w:val="nl-NL"/>
        </w:rPr>
        <w:t>HHDVu</w:t>
      </w:r>
      <w:r w:rsidRPr="002864F3">
        <w:rPr>
          <w:color w:val="0000FF"/>
          <w:sz w:val="20"/>
          <w:szCs w:val="20"/>
          <w:highlight w:val="cyan"/>
          <w:lang w:val="nl-NL"/>
        </w:rPr>
        <w:t>&gt;</w:t>
      </w:r>
    </w:p>
    <w:p w14:paraId="0219D832" w14:textId="77777777" w:rsidR="0085100F" w:rsidRPr="002864F3" w:rsidRDefault="0085100F" w:rsidP="0085100F">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DSHHDVu</w:t>
      </w:r>
      <w:r w:rsidRPr="002864F3">
        <w:rPr>
          <w:color w:val="0000FF"/>
          <w:sz w:val="19"/>
          <w:szCs w:val="19"/>
          <w:lang w:val="nl-NL"/>
        </w:rPr>
        <w:t>&gt;</w:t>
      </w:r>
    </w:p>
    <w:p w14:paraId="3487B39B" w14:textId="77777777" w:rsidR="0085100F" w:rsidRPr="002864F3" w:rsidRDefault="0085100F" w:rsidP="0085100F">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TToan</w:t>
      </w:r>
      <w:r w:rsidRPr="002864F3">
        <w:rPr>
          <w:color w:val="0000FF"/>
          <w:sz w:val="19"/>
          <w:szCs w:val="19"/>
          <w:lang w:val="nl-NL"/>
        </w:rPr>
        <w:t>&gt;</w:t>
      </w:r>
    </w:p>
    <w:p w14:paraId="5502190D" w14:textId="77777777" w:rsidR="0085100F" w:rsidRPr="002864F3" w:rsidRDefault="0085100F" w:rsidP="0085100F">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THTTLTSuat</w:t>
      </w:r>
      <w:r w:rsidRPr="002864F3">
        <w:rPr>
          <w:color w:val="0000FF"/>
          <w:sz w:val="19"/>
          <w:szCs w:val="19"/>
          <w:lang w:val="nl-NL"/>
        </w:rPr>
        <w:t>&gt;&lt;!--</w:t>
      </w:r>
      <w:r w:rsidRPr="002864F3">
        <w:rPr>
          <w:color w:val="008000"/>
          <w:sz w:val="19"/>
          <w:szCs w:val="19"/>
          <w:lang w:val="nl-NL"/>
        </w:rPr>
        <w:t>sử dụng hóa đơn GTGT</w:t>
      </w:r>
      <w:r w:rsidRPr="002864F3">
        <w:rPr>
          <w:color w:val="0000FF"/>
          <w:sz w:val="19"/>
          <w:szCs w:val="19"/>
          <w:lang w:val="nl-NL"/>
        </w:rPr>
        <w:t>--&gt;</w:t>
      </w:r>
    </w:p>
    <w:p w14:paraId="4C87ED1A" w14:textId="77777777" w:rsidR="0085100F" w:rsidRPr="002864F3" w:rsidRDefault="0085100F" w:rsidP="0085100F">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LTSuat</w:t>
      </w:r>
      <w:r w:rsidRPr="002864F3">
        <w:rPr>
          <w:color w:val="0000FF"/>
          <w:sz w:val="19"/>
          <w:szCs w:val="19"/>
          <w:lang w:val="nl-NL"/>
        </w:rPr>
        <w:t>&gt;</w:t>
      </w:r>
    </w:p>
    <w:p w14:paraId="159FCF12" w14:textId="77777777" w:rsidR="0085100F" w:rsidRPr="002864F3" w:rsidRDefault="0085100F" w:rsidP="0085100F">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TSuat</w:t>
      </w:r>
      <w:r w:rsidRPr="002864F3">
        <w:rPr>
          <w:color w:val="0000FF"/>
          <w:sz w:val="19"/>
          <w:szCs w:val="19"/>
          <w:lang w:val="nl-NL"/>
        </w:rPr>
        <w:t>&gt;</w:t>
      </w:r>
      <w:r w:rsidRPr="002864F3">
        <w:rPr>
          <w:color w:val="000000"/>
          <w:sz w:val="19"/>
          <w:szCs w:val="19"/>
          <w:lang w:val="nl-NL"/>
        </w:rPr>
        <w:t>Thuế suất (Thuế suất thuế GTGT)  Nhận các giá trị: -2 (KKKNT), -1 (KCT), 0, 5, 8, 10, 12.34 (thuế khác: AB.CD), -3 (KHAC)</w:t>
      </w:r>
      <w:r w:rsidRPr="002864F3">
        <w:rPr>
          <w:color w:val="0000FF"/>
          <w:sz w:val="19"/>
          <w:szCs w:val="19"/>
          <w:lang w:val="nl-NL"/>
        </w:rPr>
        <w:t>&lt;/</w:t>
      </w:r>
      <w:r w:rsidRPr="002864F3">
        <w:rPr>
          <w:color w:val="A31515"/>
          <w:sz w:val="19"/>
          <w:szCs w:val="19"/>
          <w:lang w:val="nl-NL"/>
        </w:rPr>
        <w:t>TSuat</w:t>
      </w:r>
      <w:r w:rsidRPr="002864F3">
        <w:rPr>
          <w:color w:val="0000FF"/>
          <w:sz w:val="19"/>
          <w:szCs w:val="19"/>
          <w:lang w:val="nl-NL"/>
        </w:rPr>
        <w:t>&gt;</w:t>
      </w:r>
    </w:p>
    <w:p w14:paraId="2ED7AA1A" w14:textId="77777777" w:rsidR="0085100F" w:rsidRPr="002864F3" w:rsidRDefault="0085100F" w:rsidP="0085100F">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TThue</w:t>
      </w:r>
      <w:r w:rsidRPr="002864F3">
        <w:rPr>
          <w:color w:val="0000FF"/>
          <w:sz w:val="19"/>
          <w:szCs w:val="19"/>
          <w:lang w:val="nl-NL"/>
        </w:rPr>
        <w:t>&gt;</w:t>
      </w:r>
      <w:r w:rsidRPr="002864F3">
        <w:rPr>
          <w:color w:val="000000"/>
          <w:sz w:val="19"/>
          <w:szCs w:val="19"/>
          <w:lang w:val="nl-NL"/>
        </w:rPr>
        <w:t>Tiền thuế (Tiền thuế GTGT)</w:t>
      </w:r>
      <w:r w:rsidRPr="002864F3">
        <w:rPr>
          <w:color w:val="0000FF"/>
          <w:sz w:val="19"/>
          <w:szCs w:val="19"/>
          <w:lang w:val="nl-NL"/>
        </w:rPr>
        <w:t>&lt;/</w:t>
      </w:r>
      <w:r w:rsidRPr="002864F3">
        <w:rPr>
          <w:color w:val="A31515"/>
          <w:sz w:val="19"/>
          <w:szCs w:val="19"/>
          <w:lang w:val="nl-NL"/>
        </w:rPr>
        <w:t>TThue</w:t>
      </w:r>
      <w:r w:rsidRPr="002864F3">
        <w:rPr>
          <w:color w:val="0000FF"/>
          <w:sz w:val="19"/>
          <w:szCs w:val="19"/>
          <w:lang w:val="nl-NL"/>
        </w:rPr>
        <w:t>&gt;</w:t>
      </w:r>
    </w:p>
    <w:p w14:paraId="22A562A4" w14:textId="77777777" w:rsidR="0085100F" w:rsidRPr="002864F3" w:rsidRDefault="0085100F" w:rsidP="0085100F">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ThTien</w:t>
      </w:r>
      <w:r w:rsidRPr="002864F3">
        <w:rPr>
          <w:color w:val="0000FF"/>
          <w:sz w:val="19"/>
          <w:szCs w:val="19"/>
          <w:lang w:val="nl-NL"/>
        </w:rPr>
        <w:t>&gt;</w:t>
      </w:r>
      <w:r w:rsidRPr="002864F3">
        <w:rPr>
          <w:color w:val="000000"/>
          <w:sz w:val="19"/>
          <w:szCs w:val="19"/>
          <w:lang w:val="nl-NL"/>
        </w:rPr>
        <w:t>Thành tiền (Thành tiền chưa có thuế GTGT)</w:t>
      </w:r>
      <w:r w:rsidRPr="002864F3">
        <w:rPr>
          <w:color w:val="0000FF"/>
          <w:sz w:val="19"/>
          <w:szCs w:val="19"/>
          <w:lang w:val="nl-NL"/>
        </w:rPr>
        <w:t>&lt;/</w:t>
      </w:r>
      <w:r w:rsidRPr="002864F3">
        <w:rPr>
          <w:color w:val="A31515"/>
          <w:sz w:val="19"/>
          <w:szCs w:val="19"/>
          <w:lang w:val="nl-NL"/>
        </w:rPr>
        <w:t>ThTien</w:t>
      </w:r>
      <w:r w:rsidRPr="002864F3">
        <w:rPr>
          <w:color w:val="0000FF"/>
          <w:sz w:val="19"/>
          <w:szCs w:val="19"/>
          <w:lang w:val="nl-NL"/>
        </w:rPr>
        <w:t>&gt;</w:t>
      </w:r>
    </w:p>
    <w:p w14:paraId="3DC5F416" w14:textId="77777777" w:rsidR="0085100F" w:rsidRPr="002864F3" w:rsidRDefault="0085100F" w:rsidP="0085100F">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LTSuat</w:t>
      </w:r>
      <w:r w:rsidRPr="002864F3">
        <w:rPr>
          <w:color w:val="0000FF"/>
          <w:sz w:val="19"/>
          <w:szCs w:val="19"/>
          <w:lang w:val="nl-NL"/>
        </w:rPr>
        <w:t>&gt;</w:t>
      </w:r>
    </w:p>
    <w:p w14:paraId="6E31C6E8" w14:textId="77777777" w:rsidR="0085100F" w:rsidRPr="002864F3" w:rsidRDefault="0085100F" w:rsidP="0085100F">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THTTLTSuat</w:t>
      </w:r>
      <w:r w:rsidRPr="002864F3">
        <w:rPr>
          <w:color w:val="0000FF"/>
          <w:sz w:val="19"/>
          <w:szCs w:val="19"/>
          <w:lang w:val="nl-NL"/>
        </w:rPr>
        <w:t>&gt;</w:t>
      </w:r>
    </w:p>
    <w:p w14:paraId="06A8A719" w14:textId="77777777" w:rsidR="0085100F" w:rsidRPr="002864F3" w:rsidRDefault="0085100F" w:rsidP="0085100F">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TgTCThue</w:t>
      </w:r>
      <w:r w:rsidRPr="002864F3">
        <w:rPr>
          <w:color w:val="0000FF"/>
          <w:sz w:val="19"/>
          <w:szCs w:val="19"/>
          <w:lang w:val="nl-NL"/>
        </w:rPr>
        <w:t>&gt;</w:t>
      </w:r>
      <w:r w:rsidRPr="002864F3">
        <w:rPr>
          <w:color w:val="000000"/>
          <w:sz w:val="19"/>
          <w:szCs w:val="19"/>
          <w:lang w:val="nl-NL"/>
        </w:rPr>
        <w:t>Tổng tiền chưa thuế (Tổng cộng thành tiền chưa có thuế GTGT) (Bắt buộc với hóa đơn GTGT)</w:t>
      </w:r>
      <w:r w:rsidRPr="002864F3">
        <w:rPr>
          <w:color w:val="0000FF"/>
          <w:sz w:val="19"/>
          <w:szCs w:val="19"/>
          <w:lang w:val="nl-NL"/>
        </w:rPr>
        <w:t>&lt;/</w:t>
      </w:r>
      <w:r w:rsidRPr="002864F3">
        <w:rPr>
          <w:color w:val="A31515"/>
          <w:sz w:val="19"/>
          <w:szCs w:val="19"/>
          <w:lang w:val="nl-NL"/>
        </w:rPr>
        <w:t>TgTCThue</w:t>
      </w:r>
      <w:r w:rsidRPr="002864F3">
        <w:rPr>
          <w:color w:val="0000FF"/>
          <w:sz w:val="19"/>
          <w:szCs w:val="19"/>
          <w:lang w:val="nl-NL"/>
        </w:rPr>
        <w:t>&gt;&lt;!--</w:t>
      </w:r>
      <w:r w:rsidRPr="002864F3">
        <w:rPr>
          <w:color w:val="008000"/>
          <w:sz w:val="19"/>
          <w:szCs w:val="19"/>
          <w:lang w:val="nl-NL"/>
        </w:rPr>
        <w:t>sử dụng hóa đơn GTGT</w:t>
      </w:r>
      <w:r w:rsidRPr="002864F3">
        <w:rPr>
          <w:color w:val="0000FF"/>
          <w:sz w:val="19"/>
          <w:szCs w:val="19"/>
          <w:lang w:val="nl-NL"/>
        </w:rPr>
        <w:t>--&gt;</w:t>
      </w:r>
    </w:p>
    <w:p w14:paraId="0F1F2474" w14:textId="77777777" w:rsidR="0085100F" w:rsidRPr="002864F3" w:rsidRDefault="0085100F" w:rsidP="0085100F">
      <w:pPr>
        <w:pStyle w:val="NormalWeb"/>
        <w:spacing w:before="0" w:beforeAutospacing="0" w:after="0" w:afterAutospacing="0"/>
        <w:rPr>
          <w:lang w:val="nl-NL"/>
        </w:rPr>
      </w:pPr>
      <w:r w:rsidRPr="002864F3">
        <w:rPr>
          <w:rStyle w:val="apple-tab-span"/>
          <w:color w:val="0000FF"/>
          <w:sz w:val="19"/>
          <w:szCs w:val="19"/>
          <w:lang w:val="nl-NL"/>
        </w:rPr>
        <w:lastRenderedPageBreak/>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TgTThue</w:t>
      </w:r>
      <w:r w:rsidRPr="002864F3">
        <w:rPr>
          <w:color w:val="0000FF"/>
          <w:sz w:val="19"/>
          <w:szCs w:val="19"/>
          <w:lang w:val="nl-NL"/>
        </w:rPr>
        <w:t>&gt;</w:t>
      </w:r>
      <w:r w:rsidRPr="002864F3">
        <w:rPr>
          <w:color w:val="000000"/>
          <w:sz w:val="19"/>
          <w:szCs w:val="19"/>
          <w:lang w:val="nl-NL"/>
        </w:rPr>
        <w:t>Tổng tiền thuế (Tổng cộng tiền thuế GTGT) (Bắt buộc với hóa đơn GTGT)</w:t>
      </w:r>
      <w:r w:rsidRPr="002864F3">
        <w:rPr>
          <w:color w:val="0000FF"/>
          <w:sz w:val="19"/>
          <w:szCs w:val="19"/>
          <w:lang w:val="nl-NL"/>
        </w:rPr>
        <w:t>&lt;/</w:t>
      </w:r>
      <w:r w:rsidRPr="002864F3">
        <w:rPr>
          <w:color w:val="A31515"/>
          <w:sz w:val="19"/>
          <w:szCs w:val="19"/>
          <w:lang w:val="nl-NL"/>
        </w:rPr>
        <w:t>TgTThue</w:t>
      </w:r>
      <w:r w:rsidRPr="002864F3">
        <w:rPr>
          <w:color w:val="0000FF"/>
          <w:sz w:val="19"/>
          <w:szCs w:val="19"/>
          <w:lang w:val="nl-NL"/>
        </w:rPr>
        <w:t>&gt;&lt;!--</w:t>
      </w:r>
      <w:r w:rsidRPr="002864F3">
        <w:rPr>
          <w:color w:val="008000"/>
          <w:sz w:val="19"/>
          <w:szCs w:val="19"/>
          <w:lang w:val="nl-NL"/>
        </w:rPr>
        <w:t>sử dụng hóa đơn GTGT</w:t>
      </w:r>
      <w:r w:rsidRPr="002864F3">
        <w:rPr>
          <w:color w:val="0000FF"/>
          <w:sz w:val="19"/>
          <w:szCs w:val="19"/>
          <w:lang w:val="nl-NL"/>
        </w:rPr>
        <w:t>--&gt;</w:t>
      </w:r>
    </w:p>
    <w:p w14:paraId="38C63CB9" w14:textId="25011805" w:rsidR="0085100F" w:rsidRPr="002864F3" w:rsidRDefault="0085100F" w:rsidP="0085100F">
      <w:pPr>
        <w:pStyle w:val="NormalWeb"/>
        <w:spacing w:before="0" w:beforeAutospacing="0" w:after="0" w:afterAutospacing="0"/>
        <w:rPr>
          <w:color w:val="0000FF"/>
          <w:sz w:val="19"/>
          <w:szCs w:val="19"/>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TTCKTMai</w:t>
      </w:r>
      <w:r w:rsidRPr="002864F3">
        <w:rPr>
          <w:color w:val="0000FF"/>
          <w:sz w:val="19"/>
          <w:szCs w:val="19"/>
          <w:lang w:val="nl-NL"/>
        </w:rPr>
        <w:t>&gt;</w:t>
      </w:r>
      <w:r w:rsidRPr="002864F3">
        <w:rPr>
          <w:color w:val="000000"/>
          <w:sz w:val="19"/>
          <w:szCs w:val="19"/>
          <w:lang w:val="nl-NL"/>
        </w:rPr>
        <w:t>Tổng tiền chiết khấu thương mại</w:t>
      </w:r>
      <w:r w:rsidRPr="002864F3">
        <w:rPr>
          <w:color w:val="0000FF"/>
          <w:sz w:val="19"/>
          <w:szCs w:val="19"/>
          <w:lang w:val="nl-NL"/>
        </w:rPr>
        <w:t>&lt;/</w:t>
      </w:r>
      <w:r w:rsidRPr="002864F3">
        <w:rPr>
          <w:color w:val="A31515"/>
          <w:sz w:val="19"/>
          <w:szCs w:val="19"/>
          <w:lang w:val="nl-NL"/>
        </w:rPr>
        <w:t>TTCKTMai</w:t>
      </w:r>
      <w:r w:rsidRPr="002864F3">
        <w:rPr>
          <w:color w:val="0000FF"/>
          <w:sz w:val="19"/>
          <w:szCs w:val="19"/>
          <w:lang w:val="nl-NL"/>
        </w:rPr>
        <w:t>&gt;</w:t>
      </w:r>
    </w:p>
    <w:p w14:paraId="341EFCB8" w14:textId="77777777" w:rsidR="00AE409E" w:rsidRDefault="00AE409E" w:rsidP="00AE409E">
      <w:pPr>
        <w:pStyle w:val="NormalWeb"/>
        <w:spacing w:before="0" w:beforeAutospacing="0" w:after="0" w:afterAutospacing="0"/>
        <w:ind w:left="1440" w:firstLine="720"/>
        <w:rPr>
          <w:color w:val="0000FF"/>
          <w:sz w:val="19"/>
          <w:szCs w:val="19"/>
          <w:lang w:val="nl-NL"/>
        </w:rPr>
      </w:pPr>
      <w:r w:rsidRPr="002864F3">
        <w:rPr>
          <w:color w:val="0000FF"/>
          <w:sz w:val="19"/>
          <w:szCs w:val="19"/>
          <w:lang w:val="nl-NL"/>
        </w:rPr>
        <w:t>&lt;</w:t>
      </w:r>
      <w:r w:rsidRPr="002864F3">
        <w:rPr>
          <w:color w:val="A31515"/>
          <w:sz w:val="19"/>
          <w:szCs w:val="19"/>
          <w:highlight w:val="cyan"/>
          <w:lang w:val="nl-NL"/>
        </w:rPr>
        <w:t>TgTPhiSThue&gt;</w:t>
      </w:r>
      <w:r w:rsidRPr="002864F3">
        <w:rPr>
          <w:color w:val="000000"/>
          <w:sz w:val="19"/>
          <w:szCs w:val="19"/>
          <w:highlight w:val="cyan"/>
          <w:lang w:val="nl-NL"/>
        </w:rPr>
        <w:t xml:space="preserve">Tổng tiền phí </w:t>
      </w:r>
      <w:r w:rsidRPr="002864F3">
        <w:rPr>
          <w:color w:val="A31515"/>
          <w:sz w:val="19"/>
          <w:szCs w:val="19"/>
          <w:highlight w:val="cyan"/>
          <w:lang w:val="nl-NL"/>
        </w:rPr>
        <w:t>&lt;/TgTPhiSThue</w:t>
      </w:r>
      <w:r w:rsidRPr="002864F3">
        <w:rPr>
          <w:color w:val="0000FF"/>
          <w:sz w:val="19"/>
          <w:szCs w:val="19"/>
          <w:lang w:val="nl-NL"/>
        </w:rPr>
        <w:t>&gt;</w:t>
      </w:r>
    </w:p>
    <w:p w14:paraId="5571EE39" w14:textId="061B123A" w:rsidR="00FC3229" w:rsidRPr="002864F3" w:rsidRDefault="00FC3229" w:rsidP="00AE409E">
      <w:pPr>
        <w:pStyle w:val="NormalWeb"/>
        <w:spacing w:before="0" w:beforeAutospacing="0" w:after="0" w:afterAutospacing="0"/>
        <w:ind w:left="1440" w:firstLine="720"/>
        <w:rPr>
          <w:color w:val="0000FF"/>
          <w:sz w:val="19"/>
          <w:szCs w:val="19"/>
          <w:lang w:val="nl-NL"/>
        </w:rPr>
      </w:pPr>
      <w:r w:rsidRPr="00FC3229">
        <w:rPr>
          <w:color w:val="0000FF"/>
          <w:sz w:val="19"/>
          <w:szCs w:val="19"/>
          <w:highlight w:val="cyan"/>
          <w:lang w:val="nl-NL"/>
        </w:rPr>
        <w:t>&lt;STGThue&gt; Số tiền giảm thuế(Chỉ sử dụng cho hóa đơn bán hàng giảm thuế theo NQ của Quốc hội)&lt;/STGThue&gt;</w:t>
      </w:r>
    </w:p>
    <w:p w14:paraId="28146318" w14:textId="77777777" w:rsidR="0085100F" w:rsidRPr="002864F3" w:rsidRDefault="0085100F" w:rsidP="0085100F">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TgTTTBSo</w:t>
      </w:r>
      <w:r w:rsidRPr="002864F3">
        <w:rPr>
          <w:color w:val="0000FF"/>
          <w:sz w:val="19"/>
          <w:szCs w:val="19"/>
          <w:lang w:val="nl-NL"/>
        </w:rPr>
        <w:t>&gt;</w:t>
      </w:r>
      <w:r w:rsidRPr="002864F3">
        <w:rPr>
          <w:color w:val="000000"/>
          <w:sz w:val="19"/>
          <w:szCs w:val="19"/>
          <w:lang w:val="nl-NL"/>
        </w:rPr>
        <w:t>Tổng tiền thanh toán bằng số *</w:t>
      </w:r>
      <w:r w:rsidRPr="002864F3">
        <w:rPr>
          <w:color w:val="0000FF"/>
          <w:sz w:val="19"/>
          <w:szCs w:val="19"/>
          <w:lang w:val="nl-NL"/>
        </w:rPr>
        <w:t>&lt;/</w:t>
      </w:r>
      <w:r w:rsidRPr="002864F3">
        <w:rPr>
          <w:color w:val="A31515"/>
          <w:sz w:val="19"/>
          <w:szCs w:val="19"/>
          <w:lang w:val="nl-NL"/>
        </w:rPr>
        <w:t>TgTTTBSo</w:t>
      </w:r>
      <w:r w:rsidRPr="002864F3">
        <w:rPr>
          <w:color w:val="0000FF"/>
          <w:sz w:val="19"/>
          <w:szCs w:val="19"/>
          <w:lang w:val="nl-NL"/>
        </w:rPr>
        <w:t>&gt;</w:t>
      </w:r>
    </w:p>
    <w:p w14:paraId="312A5A0D" w14:textId="77777777" w:rsidR="0085100F" w:rsidRPr="002864F3" w:rsidRDefault="0085100F" w:rsidP="0085100F">
      <w:pPr>
        <w:pStyle w:val="NormalWeb"/>
        <w:spacing w:before="0" w:beforeAutospacing="0" w:after="0" w:afterAutospacing="0"/>
        <w:rPr>
          <w:lang w:val="nl-NL"/>
        </w:rPr>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sidRPr="002864F3">
        <w:rPr>
          <w:color w:val="0000FF"/>
          <w:sz w:val="19"/>
          <w:szCs w:val="19"/>
          <w:lang w:val="nl-NL"/>
        </w:rPr>
        <w:t>&lt;</w:t>
      </w:r>
      <w:r w:rsidRPr="002864F3">
        <w:rPr>
          <w:color w:val="A31515"/>
          <w:sz w:val="19"/>
          <w:szCs w:val="19"/>
          <w:lang w:val="nl-NL"/>
        </w:rPr>
        <w:t>TgTTTBChu</w:t>
      </w:r>
      <w:r w:rsidRPr="002864F3">
        <w:rPr>
          <w:color w:val="0000FF"/>
          <w:sz w:val="19"/>
          <w:szCs w:val="19"/>
          <w:lang w:val="nl-NL"/>
        </w:rPr>
        <w:t>&gt;</w:t>
      </w:r>
      <w:r w:rsidRPr="002864F3">
        <w:rPr>
          <w:color w:val="000000"/>
          <w:sz w:val="19"/>
          <w:szCs w:val="19"/>
          <w:lang w:val="nl-NL"/>
        </w:rPr>
        <w:t>Tổng tiền thanh toán bằng chữ *</w:t>
      </w:r>
      <w:r w:rsidRPr="002864F3">
        <w:rPr>
          <w:color w:val="0000FF"/>
          <w:sz w:val="19"/>
          <w:szCs w:val="19"/>
          <w:lang w:val="nl-NL"/>
        </w:rPr>
        <w:t>&lt;/</w:t>
      </w:r>
      <w:r w:rsidRPr="002864F3">
        <w:rPr>
          <w:color w:val="A31515"/>
          <w:sz w:val="19"/>
          <w:szCs w:val="19"/>
          <w:lang w:val="nl-NL"/>
        </w:rPr>
        <w:t>TgTTTBChu</w:t>
      </w:r>
      <w:r w:rsidRPr="002864F3">
        <w:rPr>
          <w:color w:val="0000FF"/>
          <w:sz w:val="19"/>
          <w:szCs w:val="19"/>
          <w:lang w:val="nl-NL"/>
        </w:rPr>
        <w:t>&gt;</w:t>
      </w:r>
    </w:p>
    <w:p w14:paraId="40CD5F64" w14:textId="77777777" w:rsidR="0085100F" w:rsidRDefault="0085100F" w:rsidP="0085100F">
      <w:pPr>
        <w:pStyle w:val="NormalWeb"/>
        <w:spacing w:before="0" w:beforeAutospacing="0" w:after="0" w:afterAutospacing="0"/>
      </w:pPr>
      <w:r w:rsidRPr="002864F3">
        <w:rPr>
          <w:rStyle w:val="apple-tab-span"/>
          <w:color w:val="0000FF"/>
          <w:sz w:val="19"/>
          <w:szCs w:val="19"/>
          <w:lang w:val="nl-NL"/>
        </w:rPr>
        <w:tab/>
      </w:r>
      <w:r w:rsidRPr="002864F3">
        <w:rPr>
          <w:rStyle w:val="apple-tab-span"/>
          <w:color w:val="0000FF"/>
          <w:sz w:val="19"/>
          <w:szCs w:val="19"/>
          <w:lang w:val="nl-NL"/>
        </w:rPr>
        <w:tab/>
      </w:r>
      <w:r w:rsidRPr="002864F3">
        <w:rPr>
          <w:rStyle w:val="apple-tab-span"/>
          <w:color w:val="0000FF"/>
          <w:sz w:val="19"/>
          <w:szCs w:val="19"/>
          <w:lang w:val="nl-NL"/>
        </w:rPr>
        <w:tab/>
      </w:r>
      <w:r>
        <w:rPr>
          <w:color w:val="A61C00"/>
          <w:sz w:val="19"/>
          <w:szCs w:val="19"/>
        </w:rPr>
        <w:t>&lt;TTKhac&gt;</w:t>
      </w:r>
    </w:p>
    <w:p w14:paraId="21D161C9"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78A1296B"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Extra9</w:t>
      </w:r>
      <w:r>
        <w:rPr>
          <w:color w:val="A61C00"/>
          <w:sz w:val="19"/>
          <w:szCs w:val="19"/>
        </w:rPr>
        <w:t>&lt;/TTruong&gt;</w:t>
      </w:r>
    </w:p>
    <w:p w14:paraId="59BEE010" w14:textId="77777777" w:rsidR="0085100F" w:rsidRPr="002864F3" w:rsidRDefault="0085100F" w:rsidP="0085100F">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0AA698C3" w14:textId="77777777" w:rsidR="0085100F" w:rsidRPr="002864F3" w:rsidRDefault="0085100F" w:rsidP="0085100F">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 xml:space="preserve"> &lt;DLieu&gt;</w:t>
      </w:r>
      <w:r w:rsidRPr="002864F3">
        <w:rPr>
          <w:color w:val="000000"/>
          <w:sz w:val="19"/>
          <w:szCs w:val="19"/>
          <w:lang w:val="nl-NL"/>
        </w:rPr>
        <w:t>Extra9 test</w:t>
      </w:r>
      <w:r w:rsidRPr="002864F3">
        <w:rPr>
          <w:color w:val="A61C00"/>
          <w:sz w:val="19"/>
          <w:szCs w:val="19"/>
          <w:lang w:val="nl-NL"/>
        </w:rPr>
        <w:t>&lt;/DLieu&gt;</w:t>
      </w:r>
    </w:p>
    <w:p w14:paraId="343F273D" w14:textId="77777777" w:rsidR="0085100F" w:rsidRDefault="0085100F" w:rsidP="0085100F">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75D1240D"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7360FF34"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Extra10</w:t>
      </w:r>
      <w:r>
        <w:rPr>
          <w:color w:val="A61C00"/>
          <w:sz w:val="19"/>
          <w:szCs w:val="19"/>
        </w:rPr>
        <w:t>&lt;/TTruong&gt;</w:t>
      </w:r>
    </w:p>
    <w:p w14:paraId="6B2B7116" w14:textId="77777777" w:rsidR="0085100F" w:rsidRPr="002864F3" w:rsidRDefault="0085100F" w:rsidP="0085100F">
      <w:pPr>
        <w:pStyle w:val="NormalWeb"/>
        <w:spacing w:before="0" w:beforeAutospacing="0" w:after="0" w:afterAutospacing="0"/>
        <w:rPr>
          <w:lang w:val="nl-NL"/>
        </w:rPr>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sidRPr="002864F3">
        <w:rPr>
          <w:color w:val="A61C00"/>
          <w:sz w:val="19"/>
          <w:szCs w:val="19"/>
          <w:lang w:val="nl-NL"/>
        </w:rPr>
        <w:t>&lt;KDLieu&gt;</w:t>
      </w:r>
      <w:r w:rsidRPr="002864F3">
        <w:rPr>
          <w:color w:val="000000"/>
          <w:sz w:val="19"/>
          <w:szCs w:val="19"/>
          <w:lang w:val="nl-NL"/>
        </w:rPr>
        <w:t>string</w:t>
      </w:r>
      <w:r w:rsidRPr="002864F3">
        <w:rPr>
          <w:color w:val="A61C00"/>
          <w:sz w:val="19"/>
          <w:szCs w:val="19"/>
          <w:lang w:val="nl-NL"/>
        </w:rPr>
        <w:t>&lt;/KDLieu&gt;</w:t>
      </w:r>
    </w:p>
    <w:p w14:paraId="7C9E5B4A" w14:textId="77777777" w:rsidR="0085100F" w:rsidRPr="002864F3" w:rsidRDefault="0085100F" w:rsidP="0085100F">
      <w:pPr>
        <w:pStyle w:val="NormalWeb"/>
        <w:spacing w:before="0" w:beforeAutospacing="0" w:after="0" w:afterAutospacing="0"/>
        <w:rPr>
          <w:lang w:val="nl-NL"/>
        </w:rPr>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color w:val="A61C00"/>
          <w:sz w:val="19"/>
          <w:szCs w:val="19"/>
          <w:lang w:val="nl-NL"/>
        </w:rPr>
        <w:t>&lt;DLieu&gt;</w:t>
      </w:r>
      <w:r w:rsidRPr="002864F3">
        <w:rPr>
          <w:color w:val="000000"/>
          <w:sz w:val="19"/>
          <w:szCs w:val="19"/>
          <w:lang w:val="nl-NL"/>
        </w:rPr>
        <w:t>Extra10 test</w:t>
      </w:r>
      <w:r w:rsidRPr="002864F3">
        <w:rPr>
          <w:color w:val="A61C00"/>
          <w:sz w:val="19"/>
          <w:szCs w:val="19"/>
          <w:lang w:val="nl-NL"/>
        </w:rPr>
        <w:t>&lt;/DLieu&gt;</w:t>
      </w:r>
    </w:p>
    <w:p w14:paraId="6221214A" w14:textId="77777777" w:rsidR="0085100F" w:rsidRDefault="0085100F" w:rsidP="0085100F">
      <w:pPr>
        <w:pStyle w:val="NormalWeb"/>
        <w:spacing w:before="0" w:beforeAutospacing="0" w:after="0" w:afterAutospacing="0"/>
      </w:pPr>
      <w:r w:rsidRPr="002864F3">
        <w:rPr>
          <w:color w:val="A61C00"/>
          <w:sz w:val="19"/>
          <w:szCs w:val="19"/>
          <w:lang w:val="nl-NL"/>
        </w:rPr>
        <w:t>   </w:t>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sidRPr="002864F3">
        <w:rPr>
          <w:rStyle w:val="apple-tab-span"/>
          <w:color w:val="A61C00"/>
          <w:sz w:val="19"/>
          <w:szCs w:val="19"/>
          <w:lang w:val="nl-NL"/>
        </w:rPr>
        <w:tab/>
      </w:r>
      <w:r>
        <w:rPr>
          <w:color w:val="A61C00"/>
          <w:sz w:val="19"/>
          <w:szCs w:val="19"/>
        </w:rPr>
        <w:t>&lt;/TTin&gt;</w:t>
      </w:r>
    </w:p>
    <w:p w14:paraId="2C06F404"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21CC1905"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&lt;TTruong&gt;</w:t>
      </w:r>
      <w:r>
        <w:rPr>
          <w:color w:val="000000"/>
          <w:sz w:val="19"/>
          <w:szCs w:val="19"/>
        </w:rPr>
        <w:t>Extra11</w:t>
      </w:r>
      <w:r>
        <w:rPr>
          <w:color w:val="A61C00"/>
          <w:sz w:val="19"/>
          <w:szCs w:val="19"/>
        </w:rPr>
        <w:t>&lt;/TTruong&gt;</w:t>
      </w:r>
    </w:p>
    <w:p w14:paraId="2DE886F2"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&lt;KDLieu&gt;</w:t>
      </w:r>
      <w:r>
        <w:rPr>
          <w:color w:val="000000"/>
          <w:sz w:val="19"/>
          <w:szCs w:val="19"/>
        </w:rPr>
        <w:t>DateTime</w:t>
      </w:r>
      <w:r>
        <w:rPr>
          <w:color w:val="A61C00"/>
          <w:sz w:val="19"/>
          <w:szCs w:val="19"/>
        </w:rPr>
        <w:t>&lt;/KDLieu&gt;</w:t>
      </w:r>
    </w:p>
    <w:p w14:paraId="4C8DB93F"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&lt;DLieu&gt;</w:t>
      </w:r>
      <w:r>
        <w:rPr>
          <w:color w:val="000000"/>
          <w:sz w:val="19"/>
          <w:szCs w:val="19"/>
        </w:rPr>
        <w:t>định dạng theo chuẩn thuế:(ví dụ: yyyy-MM-dd)</w:t>
      </w:r>
      <w:r>
        <w:rPr>
          <w:color w:val="A61C00"/>
          <w:sz w:val="19"/>
          <w:szCs w:val="19"/>
        </w:rPr>
        <w:t>&lt;/DLieu&gt;</w:t>
      </w:r>
    </w:p>
    <w:p w14:paraId="74087CBA"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&lt;/TTin&gt;</w:t>
      </w:r>
    </w:p>
    <w:p w14:paraId="04A5D96B" w14:textId="77777777" w:rsidR="0085100F" w:rsidRDefault="0085100F" w:rsidP="0085100F">
      <w:pPr>
        <w:pStyle w:val="NormalWeb"/>
        <w:spacing w:before="0" w:beforeAutospacing="0" w:after="0" w:afterAutospacing="0"/>
      </w:pPr>
      <w:r>
        <w:rPr>
          <w:color w:val="A61C00"/>
          <w:sz w:val="19"/>
          <w:szCs w:val="19"/>
        </w:rPr>
        <w:t>   </w:t>
      </w:r>
      <w:r>
        <w:rPr>
          <w:rStyle w:val="apple-tab-span"/>
          <w:color w:val="A61C00"/>
          <w:sz w:val="19"/>
          <w:szCs w:val="19"/>
        </w:rPr>
        <w:tab/>
      </w:r>
      <w:r>
        <w:rPr>
          <w:rStyle w:val="apple-tab-span"/>
          <w:color w:val="A61C00"/>
          <w:sz w:val="19"/>
          <w:szCs w:val="19"/>
        </w:rPr>
        <w:tab/>
      </w:r>
      <w:r>
        <w:rPr>
          <w:rStyle w:val="apple-tab-span"/>
          <w:color w:val="A61C00"/>
          <w:sz w:val="19"/>
          <w:szCs w:val="19"/>
        </w:rPr>
        <w:tab/>
      </w:r>
      <w:r>
        <w:rPr>
          <w:color w:val="A61C00"/>
          <w:sz w:val="19"/>
          <w:szCs w:val="19"/>
        </w:rPr>
        <w:t>&lt;/TTKhac&gt;</w:t>
      </w:r>
    </w:p>
    <w:p w14:paraId="69929C6F" w14:textId="77777777" w:rsidR="0085100F" w:rsidRDefault="0085100F" w:rsidP="0085100F">
      <w:pPr>
        <w:pStyle w:val="NormalWeb"/>
        <w:spacing w:before="0" w:beforeAutospacing="0" w:after="0" w:afterAutospacing="0"/>
      </w:pPr>
      <w:r>
        <w:rPr>
          <w:rStyle w:val="apple-tab-span"/>
          <w:color w:val="0000FF"/>
          <w:sz w:val="19"/>
          <w:szCs w:val="19"/>
        </w:rPr>
        <w:tab/>
      </w:r>
      <w:r>
        <w:rPr>
          <w:rStyle w:val="apple-tab-span"/>
          <w:color w:val="0000FF"/>
          <w:sz w:val="19"/>
          <w:szCs w:val="19"/>
        </w:rPr>
        <w:tab/>
      </w:r>
      <w:r>
        <w:rPr>
          <w:color w:val="0000FF"/>
          <w:sz w:val="19"/>
          <w:szCs w:val="19"/>
        </w:rPr>
        <w:t>&lt;/</w:t>
      </w:r>
      <w:r>
        <w:rPr>
          <w:color w:val="A31515"/>
          <w:sz w:val="19"/>
          <w:szCs w:val="19"/>
        </w:rPr>
        <w:t>TToan</w:t>
      </w:r>
      <w:r>
        <w:rPr>
          <w:color w:val="0000FF"/>
          <w:sz w:val="19"/>
          <w:szCs w:val="19"/>
        </w:rPr>
        <w:t>&gt;</w:t>
      </w:r>
    </w:p>
    <w:p w14:paraId="388841DD" w14:textId="77777777" w:rsidR="0085100F" w:rsidRDefault="0085100F" w:rsidP="0085100F">
      <w:pPr>
        <w:pStyle w:val="NormalWeb"/>
        <w:spacing w:before="0" w:beforeAutospacing="0" w:after="0" w:afterAutospacing="0"/>
      </w:pPr>
      <w:r>
        <w:rPr>
          <w:rStyle w:val="apple-tab-span"/>
          <w:color w:val="0000FF"/>
          <w:sz w:val="19"/>
          <w:szCs w:val="19"/>
        </w:rPr>
        <w:tab/>
      </w:r>
      <w:r>
        <w:rPr>
          <w:color w:val="0000FF"/>
          <w:sz w:val="19"/>
          <w:szCs w:val="19"/>
        </w:rPr>
        <w:t>&lt;/</w:t>
      </w:r>
      <w:r>
        <w:rPr>
          <w:color w:val="A31515"/>
          <w:sz w:val="19"/>
          <w:szCs w:val="19"/>
        </w:rPr>
        <w:t>NDHDon</w:t>
      </w:r>
      <w:r>
        <w:rPr>
          <w:color w:val="0000FF"/>
          <w:sz w:val="19"/>
          <w:szCs w:val="19"/>
        </w:rPr>
        <w:t>&gt;</w:t>
      </w:r>
    </w:p>
    <w:p w14:paraId="7B668E8D" w14:textId="1444FFCD" w:rsidR="0085100F" w:rsidRPr="002C50A3" w:rsidRDefault="0085100F" w:rsidP="00AE409E">
      <w:pPr>
        <w:pStyle w:val="NormalWeb"/>
        <w:spacing w:before="0" w:beforeAutospacing="0" w:after="0" w:afterAutospacing="0"/>
      </w:pPr>
      <w:r>
        <w:rPr>
          <w:color w:val="0000FF"/>
          <w:sz w:val="19"/>
          <w:szCs w:val="19"/>
        </w:rPr>
        <w:t>&lt;/</w:t>
      </w:r>
      <w:r>
        <w:rPr>
          <w:color w:val="A31515"/>
          <w:sz w:val="19"/>
          <w:szCs w:val="19"/>
        </w:rPr>
        <w:t>ThayTheHD</w:t>
      </w:r>
      <w:r>
        <w:rPr>
          <w:color w:val="0000FF"/>
          <w:sz w:val="19"/>
          <w:szCs w:val="19"/>
        </w:rPr>
        <w:t>&gt;</w:t>
      </w:r>
    </w:p>
    <w:p w14:paraId="603F803B" w14:textId="5CFA2861" w:rsidR="0085100F" w:rsidRDefault="0085100F" w:rsidP="0085100F">
      <w:pPr>
        <w:pStyle w:val="Heading2"/>
      </w:pPr>
      <w:bookmarkStart w:id="2209" w:name="_Toc198045408"/>
      <w:r>
        <w:t xml:space="preserve">Gửi hóa đơn khởi tạo từ máy tính tiền đến cơ quan thuế </w:t>
      </w:r>
      <w:r w:rsidR="002927C9">
        <w:t>(businessService.asmx)</w:t>
      </w:r>
      <w:bookmarkEnd w:id="2209"/>
    </w:p>
    <w:p w14:paraId="3FAC17CC" w14:textId="77777777" w:rsidR="00D74EE3" w:rsidRPr="00D74EE3" w:rsidRDefault="00D74EE3" w:rsidP="00D74EE3">
      <w:pPr>
        <w:ind w:left="518"/>
        <w:rPr>
          <w:lang w:eastAsia="x-none"/>
        </w:rPr>
      </w:pPr>
    </w:p>
    <w:p w14:paraId="65164588" w14:textId="578EA9AE" w:rsidR="00C261F0" w:rsidRDefault="00C261F0" w:rsidP="00480762">
      <w:pPr>
        <w:pStyle w:val="Heading3"/>
      </w:pPr>
      <w:bookmarkStart w:id="2210" w:name="_Toc198045409"/>
      <w:r>
        <w:t>Lấy giá tr</w:t>
      </w:r>
      <w:r w:rsidR="006B52A7">
        <w:t xml:space="preserve">ị hash </w:t>
      </w:r>
      <w:r w:rsidR="00553D72">
        <w:t>cho NNT gửi hóa đơn lên CQT</w:t>
      </w:r>
      <w:r w:rsidR="006B52A7">
        <w:t xml:space="preserve"> sử dụng</w:t>
      </w:r>
      <w:r>
        <w:t xml:space="preserve"> token</w:t>
      </w:r>
      <w:r w:rsidR="006B52A7">
        <w:t>(bước 1)</w:t>
      </w:r>
      <w:bookmarkEnd w:id="2210"/>
    </w:p>
    <w:p w14:paraId="48B7FA01" w14:textId="77777777" w:rsidR="00A637FB" w:rsidRPr="00D74EE3" w:rsidRDefault="00A637FB" w:rsidP="00A637FB">
      <w:pPr>
        <w:ind w:left="518"/>
        <w:rPr>
          <w:lang w:eastAsia="x-none"/>
        </w:rPr>
      </w:pPr>
      <w:r>
        <w:rPr>
          <w:lang w:eastAsia="x-none"/>
        </w:rPr>
        <w:t>URL:</w:t>
      </w:r>
      <w:r w:rsidRPr="00D74EE3">
        <w:rPr>
          <w:lang w:eastAsia="x-none"/>
        </w:rPr>
        <w:t xml:space="preserve"> </w:t>
      </w:r>
    </w:p>
    <w:p w14:paraId="54FED80C" w14:textId="3EBE45F3" w:rsidR="00A637FB" w:rsidRPr="00A637FB" w:rsidRDefault="00A637FB" w:rsidP="00A637FB">
      <w:pPr>
        <w:ind w:left="518" w:firstLine="202"/>
        <w:rPr>
          <w:lang w:eastAsia="x-none"/>
        </w:rPr>
      </w:pPr>
      <w:r w:rsidRPr="00D74EE3">
        <w:rPr>
          <w:lang w:eastAsia="x-none"/>
        </w:rPr>
        <w:t xml:space="preserve">String </w:t>
      </w:r>
      <w:r w:rsidRPr="00A637FB">
        <w:rPr>
          <w:rFonts w:eastAsiaTheme="minorHAnsi"/>
          <w:b/>
          <w:color w:val="000000"/>
        </w:rPr>
        <w:t>GetHashInvMTTFkeyByToken</w:t>
      </w:r>
      <w:r w:rsidRPr="00A637FB">
        <w:rPr>
          <w:lang w:eastAsia="x-none"/>
        </w:rPr>
        <w:t xml:space="preserve"> (</w:t>
      </w:r>
      <w:r w:rsidRPr="00A637FB">
        <w:rPr>
          <w:rFonts w:eastAsiaTheme="minorHAnsi"/>
          <w:color w:val="0000FF"/>
        </w:rPr>
        <w:t>string</w:t>
      </w:r>
      <w:r w:rsidRPr="00A637FB">
        <w:rPr>
          <w:rFonts w:eastAsiaTheme="minorHAnsi"/>
          <w:color w:val="000000"/>
        </w:rPr>
        <w:t xml:space="preserve"> Account, </w:t>
      </w:r>
      <w:r w:rsidRPr="00A637FB">
        <w:rPr>
          <w:rFonts w:eastAsiaTheme="minorHAnsi"/>
          <w:color w:val="0000FF"/>
        </w:rPr>
        <w:t>string</w:t>
      </w:r>
      <w:r w:rsidRPr="00A637FB">
        <w:rPr>
          <w:rFonts w:eastAsiaTheme="minorHAnsi"/>
          <w:color w:val="000000"/>
        </w:rPr>
        <w:t xml:space="preserve"> ACpass, </w:t>
      </w:r>
      <w:r w:rsidRPr="00A637FB">
        <w:rPr>
          <w:rFonts w:eastAsiaTheme="minorHAnsi"/>
          <w:color w:val="0000FF"/>
        </w:rPr>
        <w:t>string</w:t>
      </w:r>
      <w:r w:rsidRPr="00A637FB">
        <w:rPr>
          <w:rFonts w:eastAsiaTheme="minorHAnsi"/>
          <w:color w:val="000000"/>
        </w:rPr>
        <w:t xml:space="preserve"> lstFkey, </w:t>
      </w:r>
      <w:r w:rsidRPr="00A637FB">
        <w:rPr>
          <w:rFonts w:eastAsiaTheme="minorHAnsi"/>
          <w:color w:val="0000FF"/>
        </w:rPr>
        <w:t>string</w:t>
      </w:r>
      <w:r w:rsidRPr="00A637FB">
        <w:rPr>
          <w:rFonts w:eastAsiaTheme="minorHAnsi"/>
          <w:color w:val="000000"/>
        </w:rPr>
        <w:t xml:space="preserve"> username, </w:t>
      </w:r>
      <w:r w:rsidRPr="00A637FB">
        <w:rPr>
          <w:rFonts w:eastAsiaTheme="minorHAnsi"/>
          <w:color w:val="0000FF"/>
        </w:rPr>
        <w:t>string</w:t>
      </w:r>
      <w:r w:rsidRPr="00A637FB">
        <w:rPr>
          <w:rFonts w:eastAsiaTheme="minorHAnsi"/>
          <w:color w:val="000000"/>
        </w:rPr>
        <w:t xml:space="preserve"> password, </w:t>
      </w:r>
      <w:r w:rsidRPr="00A637FB">
        <w:rPr>
          <w:rFonts w:eastAsiaTheme="minorHAnsi"/>
          <w:color w:val="0000FF"/>
        </w:rPr>
        <w:t>string</w:t>
      </w:r>
      <w:r w:rsidRPr="00A637FB">
        <w:rPr>
          <w:rFonts w:eastAsiaTheme="minorHAnsi"/>
          <w:color w:val="000000"/>
        </w:rPr>
        <w:t xml:space="preserve"> pattern, </w:t>
      </w:r>
      <w:r w:rsidRPr="00A637FB">
        <w:rPr>
          <w:rFonts w:eastAsiaTheme="minorHAnsi"/>
          <w:color w:val="0000FF"/>
        </w:rPr>
        <w:t>string</w:t>
      </w:r>
      <w:r w:rsidRPr="00A637FB">
        <w:rPr>
          <w:rFonts w:eastAsiaTheme="minorHAnsi"/>
          <w:color w:val="000000"/>
        </w:rPr>
        <w:t xml:space="preserve"> serial, </w:t>
      </w:r>
      <w:r w:rsidRPr="00A637FB">
        <w:rPr>
          <w:rFonts w:eastAsiaTheme="minorHAnsi"/>
          <w:color w:val="0000FF"/>
        </w:rPr>
        <w:t>string</w:t>
      </w:r>
      <w:r w:rsidRPr="00A637FB">
        <w:rPr>
          <w:rFonts w:eastAsiaTheme="minorHAnsi"/>
          <w:color w:val="000000"/>
        </w:rPr>
        <w:t xml:space="preserve"> serialCert = </w:t>
      </w:r>
      <w:r w:rsidRPr="00A637FB">
        <w:rPr>
          <w:rFonts w:eastAsiaTheme="minorHAnsi"/>
          <w:color w:val="0000FF"/>
        </w:rPr>
        <w:t>null</w:t>
      </w:r>
      <w:r w:rsidRPr="00A637FB">
        <w:rPr>
          <w:lang w:eastAsia="x-none"/>
        </w:rPr>
        <w:t>)</w:t>
      </w:r>
    </w:p>
    <w:p w14:paraId="4FB3337A" w14:textId="77777777" w:rsidR="00A637FB" w:rsidRDefault="00A637FB" w:rsidP="00A637FB">
      <w:pPr>
        <w:ind w:left="518"/>
        <w:rPr>
          <w:lang w:eastAsia="x-none"/>
        </w:rPr>
      </w:pPr>
      <w:r>
        <w:rPr>
          <w:lang w:eastAsia="x-none"/>
        </w:rPr>
        <w:t>DESCRIPTION</w:t>
      </w:r>
    </w:p>
    <w:p w14:paraId="3C43EA5F" w14:textId="77777777" w:rsidR="00553D72" w:rsidRDefault="00553D72" w:rsidP="00553D72">
      <w:pPr>
        <w:pStyle w:val="NormalWeb"/>
        <w:spacing w:before="0" w:beforeAutospacing="0" w:after="0" w:afterAutospacing="0"/>
        <w:ind w:left="360" w:right="14" w:firstLine="360"/>
        <w:jc w:val="both"/>
      </w:pPr>
      <w:r>
        <w:rPr>
          <w:color w:val="000000"/>
        </w:rPr>
        <w:t>Đây là web service cho phép gửi thông điệp hóa đơn điện tử với các hệ thống sử dụng token, thực hiện truyền dữ liệu hóa đơn và lấy giá trị hash value để ký số bằng token ở client.</w:t>
      </w:r>
    </w:p>
    <w:p w14:paraId="03ED62DE" w14:textId="77777777" w:rsidR="00A637FB" w:rsidRDefault="00A637FB" w:rsidP="00A637FB">
      <w:pPr>
        <w:ind w:left="518"/>
        <w:rPr>
          <w:lang w:eastAsia="x-none"/>
        </w:rPr>
      </w:pPr>
    </w:p>
    <w:p w14:paraId="44F6A42F" w14:textId="77777777" w:rsidR="00A637FB" w:rsidRPr="00007702" w:rsidRDefault="00A637FB" w:rsidP="00A637FB">
      <w:pPr>
        <w:pStyle w:val="N"/>
      </w:pPr>
      <w:r w:rsidRPr="00663B3E">
        <w:t>HTTP METHOD</w:t>
      </w:r>
    </w:p>
    <w:p w14:paraId="45056821" w14:textId="77777777" w:rsidR="00A637FB" w:rsidRPr="00007702" w:rsidRDefault="00A637FB" w:rsidP="00A637FB">
      <w:pPr>
        <w:pStyle w:val="N"/>
        <w:rPr>
          <w:b/>
        </w:rPr>
      </w:pPr>
      <w:r>
        <w:tab/>
      </w:r>
      <w:r w:rsidRPr="00610AFD">
        <w:t>POST</w:t>
      </w:r>
    </w:p>
    <w:p w14:paraId="7B7897A5" w14:textId="77777777" w:rsidR="00A637FB" w:rsidRPr="00610AFD" w:rsidRDefault="00A637FB" w:rsidP="00A637FB">
      <w:pPr>
        <w:pStyle w:val="N"/>
      </w:pPr>
      <w:r w:rsidRPr="00610AFD">
        <w:t>REQUEST BODY</w:t>
      </w:r>
    </w:p>
    <w:p w14:paraId="5C5E9717" w14:textId="20210BE3" w:rsidR="00A637FB" w:rsidRPr="004720D2" w:rsidRDefault="00A637FB" w:rsidP="00A637FB">
      <w:pPr>
        <w:pStyle w:val="ListParagraph"/>
        <w:numPr>
          <w:ilvl w:val="0"/>
          <w:numId w:val="2"/>
        </w:numPr>
        <w:spacing w:after="0" w:line="360" w:lineRule="auto"/>
        <w:ind w:left="1080"/>
        <w:jc w:val="both"/>
        <w:rPr>
          <w:rFonts w:eastAsia="Calibri"/>
          <w:b/>
          <w:u w:val="single"/>
        </w:rPr>
      </w:pPr>
      <w:r>
        <w:rPr>
          <w:b/>
        </w:rPr>
        <w:t>usern</w:t>
      </w:r>
      <w:r w:rsidRPr="005C559E">
        <w:rPr>
          <w:b/>
        </w:rPr>
        <w:t>ame</w:t>
      </w:r>
      <w:r w:rsidRPr="009372AD">
        <w:rPr>
          <w:rFonts w:eastAsia="Calibri"/>
          <w:b/>
        </w:rPr>
        <w:t xml:space="preserve"> /</w:t>
      </w:r>
      <w:r w:rsidRPr="005C559E">
        <w:t xml:space="preserve"> </w:t>
      </w:r>
      <w:r>
        <w:rPr>
          <w:b/>
        </w:rPr>
        <w:t>p</w:t>
      </w:r>
      <w:r w:rsidRPr="005C559E">
        <w:rPr>
          <w:b/>
        </w:rPr>
        <w:t>ass</w:t>
      </w:r>
      <w:r>
        <w:rPr>
          <w:b/>
        </w:rPr>
        <w:t>word</w:t>
      </w:r>
      <w:r w:rsidRPr="009372AD">
        <w:rPr>
          <w:rFonts w:eastAsia="Calibri"/>
        </w:rPr>
        <w:t xml:space="preserve">: Tài khoản được cấp phát cho khách hàng để gọi </w:t>
      </w:r>
      <w:r>
        <w:rPr>
          <w:rFonts w:eastAsia="Calibri"/>
        </w:rPr>
        <w:t>đến webservice (tài khoản có quyền ServiceRole trong hệ thống)</w:t>
      </w:r>
      <w:r w:rsidRPr="009372AD">
        <w:rPr>
          <w:rFonts w:eastAsia="Calibri"/>
        </w:rPr>
        <w:t>.</w:t>
      </w:r>
    </w:p>
    <w:p w14:paraId="33D73AD4" w14:textId="77777777" w:rsidR="00A637FB" w:rsidRPr="004720D2" w:rsidRDefault="00A637FB" w:rsidP="00A637FB">
      <w:pPr>
        <w:pStyle w:val="ListParagraph"/>
        <w:numPr>
          <w:ilvl w:val="0"/>
          <w:numId w:val="2"/>
        </w:numPr>
        <w:spacing w:after="0" w:line="360" w:lineRule="auto"/>
        <w:ind w:left="1080"/>
        <w:jc w:val="both"/>
        <w:rPr>
          <w:rFonts w:eastAsia="Calibri"/>
          <w:b/>
          <w:u w:val="single"/>
        </w:rPr>
      </w:pPr>
      <w:r>
        <w:rPr>
          <w:rFonts w:eastAsia="Calibri"/>
          <w:b/>
        </w:rPr>
        <w:t>Account/ACPass</w:t>
      </w:r>
      <w:r w:rsidRPr="004720D2">
        <w:rPr>
          <w:rFonts w:eastAsia="Calibri"/>
          <w:b/>
        </w:rPr>
        <w:t xml:space="preserve">:  </w:t>
      </w:r>
      <w:r w:rsidRPr="004720D2">
        <w:rPr>
          <w:rFonts w:eastAsia="Calibri"/>
        </w:rPr>
        <w:t>Tài khoản được cấp phát cho nhân viên gọi lệnh phát hành hóa đơn</w:t>
      </w:r>
    </w:p>
    <w:p w14:paraId="62F898F3" w14:textId="05E0C5DC" w:rsidR="00A637FB" w:rsidRPr="009372AD" w:rsidRDefault="00A637FB" w:rsidP="00A637FB">
      <w:pPr>
        <w:pStyle w:val="ListParagraph"/>
        <w:numPr>
          <w:ilvl w:val="0"/>
          <w:numId w:val="2"/>
        </w:numPr>
        <w:spacing w:after="0" w:line="360" w:lineRule="auto"/>
        <w:ind w:left="1080"/>
        <w:jc w:val="both"/>
        <w:rPr>
          <w:rFonts w:eastAsia="Calibri"/>
          <w:b/>
          <w:u w:val="single"/>
        </w:rPr>
      </w:pPr>
      <w:r>
        <w:rPr>
          <w:rFonts w:eastAsia="Times New Roman"/>
          <w:b/>
          <w:lang w:eastAsia="x-none"/>
        </w:rPr>
        <w:t>lstFkey</w:t>
      </w:r>
      <w:r w:rsidRPr="009372AD">
        <w:rPr>
          <w:rFonts w:eastAsia="Calibri"/>
        </w:rPr>
        <w:t xml:space="preserve">: </w:t>
      </w:r>
      <w:r w:rsidR="00553D72">
        <w:rPr>
          <w:rFonts w:eastAsia="Calibri"/>
        </w:rPr>
        <w:t>Chuỗi d</w:t>
      </w:r>
      <w:r>
        <w:rPr>
          <w:rFonts w:eastAsia="Calibri"/>
        </w:rPr>
        <w:t>anh sách key</w:t>
      </w:r>
      <w:r w:rsidR="00553D72">
        <w:rPr>
          <w:rFonts w:eastAsia="Calibri"/>
        </w:rPr>
        <w:t xml:space="preserve"> của hóa đơn điện tử phát hành</w:t>
      </w:r>
      <w:r>
        <w:rPr>
          <w:rFonts w:eastAsia="Calibri"/>
        </w:rPr>
        <w:t xml:space="preserve"> </w:t>
      </w:r>
      <w:r w:rsidR="00553D72">
        <w:rPr>
          <w:color w:val="000000"/>
        </w:rPr>
        <w:t>(theo mẫu mô tả kèm theo)</w:t>
      </w:r>
    </w:p>
    <w:p w14:paraId="765024B3" w14:textId="7B5E2F44" w:rsidR="00A637FB" w:rsidRPr="00E009AD" w:rsidRDefault="00A637FB" w:rsidP="00A637FB">
      <w:pPr>
        <w:pStyle w:val="ListParagraph"/>
        <w:numPr>
          <w:ilvl w:val="0"/>
          <w:numId w:val="2"/>
        </w:numPr>
        <w:spacing w:after="0" w:line="360" w:lineRule="auto"/>
        <w:ind w:left="1080"/>
        <w:jc w:val="both"/>
        <w:rPr>
          <w:rFonts w:eastAsia="Calibri"/>
          <w:b/>
        </w:rPr>
      </w:pPr>
      <w:r w:rsidRPr="006479A0">
        <w:rPr>
          <w:b/>
        </w:rPr>
        <w:lastRenderedPageBreak/>
        <w:t>Pattern</w:t>
      </w:r>
      <w:r>
        <w:t>: Mẫu số</w:t>
      </w:r>
      <w:r w:rsidR="00553D72">
        <w:t xml:space="preserve"> hóa đơn</w:t>
      </w:r>
    </w:p>
    <w:p w14:paraId="7B9CD757" w14:textId="6B3AFB53" w:rsidR="00A637FB" w:rsidRPr="00885B08" w:rsidRDefault="00A637FB" w:rsidP="00A637FB">
      <w:pPr>
        <w:pStyle w:val="ListParagraph"/>
        <w:numPr>
          <w:ilvl w:val="0"/>
          <w:numId w:val="2"/>
        </w:numPr>
        <w:spacing w:after="0" w:line="360" w:lineRule="auto"/>
        <w:ind w:left="1080"/>
        <w:jc w:val="both"/>
        <w:rPr>
          <w:rFonts w:eastAsia="Calibri"/>
          <w:b/>
        </w:rPr>
      </w:pPr>
      <w:r w:rsidRPr="006479A0">
        <w:rPr>
          <w:b/>
        </w:rPr>
        <w:t>Serial</w:t>
      </w:r>
      <w:r>
        <w:t>: Ký hiệu</w:t>
      </w:r>
      <w:r w:rsidR="00553D72">
        <w:t xml:space="preserve"> mẫu số hóa đơn</w:t>
      </w:r>
    </w:p>
    <w:p w14:paraId="308B1878" w14:textId="1417AE40" w:rsidR="00A637FB" w:rsidRPr="007A4FB0" w:rsidRDefault="00CD452A" w:rsidP="00CD452A">
      <w:pPr>
        <w:pStyle w:val="ListParagraph"/>
        <w:numPr>
          <w:ilvl w:val="0"/>
          <w:numId w:val="2"/>
        </w:numPr>
        <w:spacing w:after="0" w:line="360" w:lineRule="auto"/>
        <w:ind w:left="1080"/>
        <w:jc w:val="both"/>
      </w:pPr>
      <w:r>
        <w:rPr>
          <w:b/>
        </w:rPr>
        <w:t>SerialCert</w:t>
      </w:r>
      <w:r w:rsidR="00A637FB">
        <w:rPr>
          <w:b/>
        </w:rPr>
        <w:t xml:space="preserve">: </w:t>
      </w:r>
      <w:r w:rsidRPr="00122EC5">
        <w:rPr>
          <w:color w:val="000000" w:themeColor="text1"/>
        </w:rPr>
        <w:t>Serial của chứng thư số công ty đã đăng ký trong hệ thống</w:t>
      </w:r>
      <w:r w:rsidR="00553D72">
        <w:rPr>
          <w:color w:val="000000" w:themeColor="text1"/>
        </w:rPr>
        <w:t xml:space="preserve"> (token)</w:t>
      </w:r>
    </w:p>
    <w:p w14:paraId="6336826B" w14:textId="77777777" w:rsidR="00A637FB" w:rsidRDefault="00A637FB" w:rsidP="00A637FB">
      <w:pPr>
        <w:pStyle w:val="N"/>
      </w:pPr>
      <w:r w:rsidRPr="00CA654D">
        <w:t>RETURNS</w:t>
      </w:r>
    </w:p>
    <w:p w14:paraId="3D362002" w14:textId="77777777" w:rsidR="00A637FB" w:rsidRPr="002C50A3" w:rsidRDefault="00A637FB" w:rsidP="00A637FB">
      <w:pPr>
        <w:rPr>
          <w:lang w:eastAsia="x-none"/>
        </w:rPr>
      </w:pPr>
      <w:r>
        <w:rPr>
          <w:lang w:eastAsia="x-none"/>
        </w:rPr>
        <w:tab/>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A637FB" w:rsidRPr="00660ABB" w14:paraId="0473FD86" w14:textId="77777777" w:rsidTr="0017537E">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6076BE19" w14:textId="77777777" w:rsidR="00A637FB" w:rsidRPr="00660ABB" w:rsidRDefault="00A637FB" w:rsidP="0017537E">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4667A8F6" w14:textId="77777777" w:rsidR="00A637FB" w:rsidRPr="00660ABB" w:rsidRDefault="00A637FB" w:rsidP="0017537E">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11C9C414" w14:textId="77777777" w:rsidR="00A637FB" w:rsidRPr="00660ABB" w:rsidRDefault="00A637FB" w:rsidP="0017537E">
            <w:pPr>
              <w:pStyle w:val="ListParagraph"/>
            </w:pPr>
            <w:r>
              <w:t>Ghi chú</w:t>
            </w:r>
          </w:p>
        </w:tc>
      </w:tr>
      <w:tr w:rsidR="00A637FB" w:rsidRPr="004A4DD9" w14:paraId="7664575C" w14:textId="77777777" w:rsidTr="0017537E">
        <w:tc>
          <w:tcPr>
            <w:tcW w:w="1710" w:type="dxa"/>
            <w:tcBorders>
              <w:top w:val="single" w:sz="4" w:space="0" w:color="2E74B5"/>
              <w:left w:val="single" w:sz="4" w:space="0" w:color="2E74B5"/>
              <w:right w:val="single" w:sz="4" w:space="0" w:color="2E74B5"/>
            </w:tcBorders>
            <w:shd w:val="clear" w:color="auto" w:fill="auto"/>
          </w:tcPr>
          <w:p w14:paraId="14F5F85B" w14:textId="77777777" w:rsidR="00A637FB" w:rsidRPr="004A4DD9" w:rsidRDefault="00A637FB" w:rsidP="0017537E">
            <w:pPr>
              <w:autoSpaceDE w:val="0"/>
              <w:autoSpaceDN w:val="0"/>
              <w:adjustRightInd w:val="0"/>
              <w:jc w:val="both"/>
              <w:rPr>
                <w:sz w:val="19"/>
                <w:szCs w:val="19"/>
              </w:rPr>
            </w:pPr>
            <w:r w:rsidRPr="004A4DD9">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B456FF5" w14:textId="77777777" w:rsidR="00A637FB" w:rsidRPr="004A4DD9" w:rsidRDefault="00A637FB" w:rsidP="0017537E">
            <w:pPr>
              <w:pStyle w:val="ListParagraph"/>
              <w:ind w:left="0"/>
              <w:jc w:val="both"/>
            </w:pPr>
            <w:r w:rsidRPr="004A4DD9">
              <w:t>Tài khoản đăng nhập sai</w:t>
            </w:r>
            <w:r>
              <w:t xml:space="preserve"> hoặc không có quyền ServiceRole</w:t>
            </w:r>
          </w:p>
        </w:tc>
        <w:tc>
          <w:tcPr>
            <w:tcW w:w="2515" w:type="dxa"/>
            <w:tcBorders>
              <w:top w:val="single" w:sz="4" w:space="0" w:color="2E74B5"/>
              <w:left w:val="single" w:sz="4" w:space="0" w:color="2E74B5"/>
              <w:bottom w:val="single" w:sz="4" w:space="0" w:color="2E74B5"/>
              <w:right w:val="single" w:sz="4" w:space="0" w:color="2E74B5"/>
            </w:tcBorders>
          </w:tcPr>
          <w:p w14:paraId="71E4ECFB" w14:textId="77777777" w:rsidR="00A637FB" w:rsidRPr="004A4DD9" w:rsidRDefault="00A637FB" w:rsidP="0017537E">
            <w:pPr>
              <w:pStyle w:val="ListParagraph"/>
              <w:ind w:left="0"/>
              <w:jc w:val="both"/>
            </w:pPr>
          </w:p>
        </w:tc>
      </w:tr>
      <w:tr w:rsidR="00A637FB" w:rsidRPr="004A4DD9" w14:paraId="7B2E0D52" w14:textId="77777777" w:rsidTr="0017537E">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22723AE" w14:textId="77777777" w:rsidR="00A637FB" w:rsidRPr="004A4DD9" w:rsidRDefault="00A637FB" w:rsidP="0017537E">
            <w:pPr>
              <w:autoSpaceDE w:val="0"/>
              <w:autoSpaceDN w:val="0"/>
              <w:adjustRightInd w:val="0"/>
              <w:jc w:val="both"/>
            </w:pPr>
            <w: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290C28B" w14:textId="14434BA8" w:rsidR="00A637FB" w:rsidRPr="00CD452A" w:rsidRDefault="00553D72" w:rsidP="0017537E">
            <w:pPr>
              <w:pStyle w:val="ListParagraph"/>
              <w:ind w:left="0"/>
              <w:jc w:val="both"/>
              <w:rPr>
                <w:rFonts w:eastAsia="Calibri"/>
              </w:rPr>
            </w:pPr>
            <w:r>
              <w:rPr>
                <w:color w:val="000000"/>
              </w:rPr>
              <w:t>Dữ liệu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668443E8" w14:textId="77777777" w:rsidR="00A637FB" w:rsidRPr="004A4DD9" w:rsidRDefault="00A637FB" w:rsidP="0017537E">
            <w:pPr>
              <w:pStyle w:val="ListParagraph"/>
              <w:ind w:left="0"/>
              <w:jc w:val="both"/>
            </w:pPr>
          </w:p>
        </w:tc>
      </w:tr>
      <w:tr w:rsidR="00A637FB" w:rsidRPr="004A4DD9" w14:paraId="5DD8A5A5" w14:textId="77777777" w:rsidTr="0017537E">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D4F61AF" w14:textId="77777777" w:rsidR="00A637FB" w:rsidRDefault="00A637FB" w:rsidP="0017537E">
            <w:pPr>
              <w:autoSpaceDE w:val="0"/>
              <w:autoSpaceDN w:val="0"/>
              <w:adjustRightInd w:val="0"/>
              <w:jc w:val="both"/>
            </w:pPr>
            <w: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9637188" w14:textId="2C882983" w:rsidR="00A637FB" w:rsidRDefault="00553D72" w:rsidP="00CD452A">
            <w:pPr>
              <w:pStyle w:val="ListParagraph"/>
              <w:ind w:left="0"/>
              <w:jc w:val="both"/>
              <w:rPr>
                <w:rFonts w:eastAsia="Calibri"/>
              </w:rPr>
            </w:pPr>
            <w:r>
              <w:rPr>
                <w:color w:val="000000"/>
              </w:rPr>
              <w:t>Có lỗi xảy ra</w:t>
            </w:r>
          </w:p>
        </w:tc>
        <w:tc>
          <w:tcPr>
            <w:tcW w:w="2515" w:type="dxa"/>
            <w:tcBorders>
              <w:top w:val="single" w:sz="4" w:space="0" w:color="2E74B5"/>
              <w:left w:val="single" w:sz="4" w:space="0" w:color="2E74B5"/>
              <w:bottom w:val="single" w:sz="4" w:space="0" w:color="2E74B5"/>
              <w:right w:val="single" w:sz="4" w:space="0" w:color="2E74B5"/>
            </w:tcBorders>
          </w:tcPr>
          <w:p w14:paraId="27074B18" w14:textId="77777777" w:rsidR="00A637FB" w:rsidRPr="004A4DD9" w:rsidRDefault="00A637FB" w:rsidP="0017537E">
            <w:pPr>
              <w:pStyle w:val="ListParagraph"/>
              <w:ind w:left="0"/>
              <w:jc w:val="both"/>
            </w:pPr>
            <w:r>
              <w:t>Lỗi không xác định</w:t>
            </w:r>
          </w:p>
        </w:tc>
      </w:tr>
      <w:tr w:rsidR="00A637FB" w:rsidRPr="004A4DD9" w14:paraId="68D8CB3E" w14:textId="77777777" w:rsidTr="0017537E">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14A7647" w14:textId="1E08F461" w:rsidR="00A637FB" w:rsidRDefault="00553D72" w:rsidP="0017537E">
            <w:pPr>
              <w:autoSpaceDE w:val="0"/>
              <w:autoSpaceDN w:val="0"/>
              <w:adjustRightInd w:val="0"/>
              <w:jc w:val="both"/>
            </w:pPr>
            <w:r>
              <w:t>ERR: 10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0A8485F" w14:textId="0B1F1747" w:rsidR="00A637FB" w:rsidRDefault="00553D72" w:rsidP="0017537E">
            <w:pPr>
              <w:pStyle w:val="ListParagraph"/>
              <w:ind w:left="0"/>
              <w:jc w:val="both"/>
              <w:rPr>
                <w:rFonts w:eastAsia="Calibri"/>
              </w:rPr>
            </w:pPr>
            <w:r>
              <w:rPr>
                <w:color w:val="000000"/>
              </w:rPr>
              <w:t>Lô có số hóa đơn vượt quá số lượng tối đa cho phép (500)</w:t>
            </w:r>
          </w:p>
        </w:tc>
        <w:tc>
          <w:tcPr>
            <w:tcW w:w="2515" w:type="dxa"/>
            <w:tcBorders>
              <w:top w:val="single" w:sz="4" w:space="0" w:color="2E74B5"/>
              <w:left w:val="single" w:sz="4" w:space="0" w:color="2E74B5"/>
              <w:bottom w:val="single" w:sz="4" w:space="0" w:color="2E74B5"/>
              <w:right w:val="single" w:sz="4" w:space="0" w:color="2E74B5"/>
            </w:tcBorders>
          </w:tcPr>
          <w:p w14:paraId="02ED68C4" w14:textId="77777777" w:rsidR="00A637FB" w:rsidRPr="004A4DD9" w:rsidRDefault="00A637FB" w:rsidP="0017537E">
            <w:pPr>
              <w:pStyle w:val="ListParagraph"/>
              <w:ind w:left="0"/>
              <w:jc w:val="both"/>
            </w:pPr>
          </w:p>
        </w:tc>
      </w:tr>
      <w:tr w:rsidR="00A637FB" w:rsidRPr="004A4DD9" w14:paraId="5F1E872C" w14:textId="77777777" w:rsidTr="0017537E">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FF9F186" w14:textId="77777777" w:rsidR="00A637FB" w:rsidRPr="004A4DD9" w:rsidRDefault="00A637FB" w:rsidP="0017537E">
            <w:pPr>
              <w:autoSpaceDE w:val="0"/>
              <w:autoSpaceDN w:val="0"/>
              <w:adjustRightInd w:val="0"/>
              <w:jc w:val="both"/>
            </w:pPr>
            <w:r w:rsidRPr="004A4DD9">
              <w:t>ERR:11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2B39705" w14:textId="7262BC5F" w:rsidR="00A637FB" w:rsidRPr="004A4DD9" w:rsidRDefault="00553D72" w:rsidP="0017537E">
            <w:pPr>
              <w:pStyle w:val="ListParagraph"/>
              <w:spacing w:after="0" w:line="240" w:lineRule="auto"/>
              <w:ind w:left="0"/>
            </w:pPr>
            <w:r>
              <w:rPr>
                <w:color w:val="000000"/>
              </w:rPr>
              <w:t>Toàn bộ lô hóa đơn hoặc không tìm thấy hoặc đã gửi thuế</w:t>
            </w:r>
          </w:p>
        </w:tc>
        <w:tc>
          <w:tcPr>
            <w:tcW w:w="2515" w:type="dxa"/>
            <w:tcBorders>
              <w:top w:val="single" w:sz="4" w:space="0" w:color="2E74B5"/>
              <w:left w:val="single" w:sz="4" w:space="0" w:color="2E74B5"/>
              <w:bottom w:val="single" w:sz="4" w:space="0" w:color="2E74B5"/>
              <w:right w:val="single" w:sz="4" w:space="0" w:color="2E74B5"/>
            </w:tcBorders>
          </w:tcPr>
          <w:p w14:paraId="0EB55F87" w14:textId="77777777" w:rsidR="00A637FB" w:rsidRPr="004A4DD9" w:rsidRDefault="00A637FB" w:rsidP="0017537E">
            <w:pPr>
              <w:pStyle w:val="ListParagraph"/>
              <w:ind w:left="0"/>
              <w:jc w:val="both"/>
            </w:pPr>
          </w:p>
        </w:tc>
      </w:tr>
      <w:tr w:rsidR="00A637FB" w:rsidRPr="004A4DD9" w14:paraId="6E8EA0EB" w14:textId="77777777" w:rsidTr="0017537E">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134879D" w14:textId="2B7CDDDC" w:rsidR="00A637FB" w:rsidRPr="004A4DD9" w:rsidRDefault="00553D72" w:rsidP="0017537E">
            <w:pPr>
              <w:autoSpaceDE w:val="0"/>
              <w:autoSpaceDN w:val="0"/>
              <w:adjustRightInd w:val="0"/>
              <w:jc w:val="both"/>
            </w:pPr>
            <w:r>
              <w:t>ERR:20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74369B3" w14:textId="0F680ED7" w:rsidR="00A637FB" w:rsidRDefault="00553D72" w:rsidP="0017537E">
            <w:pPr>
              <w:pStyle w:val="ListParagraph"/>
              <w:spacing w:after="0" w:line="240" w:lineRule="auto"/>
              <w:ind w:left="0"/>
              <w:rPr>
                <w:rFonts w:eastAsia="Calibri"/>
              </w:rPr>
            </w:pPr>
            <w:r>
              <w:rPr>
                <w:color w:val="000000"/>
              </w:rPr>
              <w:t>Thông tin pattern hoặc serial không hợp lệ</w:t>
            </w:r>
          </w:p>
        </w:tc>
        <w:tc>
          <w:tcPr>
            <w:tcW w:w="2515" w:type="dxa"/>
            <w:tcBorders>
              <w:top w:val="single" w:sz="4" w:space="0" w:color="2E74B5"/>
              <w:left w:val="single" w:sz="4" w:space="0" w:color="2E74B5"/>
              <w:bottom w:val="single" w:sz="4" w:space="0" w:color="2E74B5"/>
              <w:right w:val="single" w:sz="4" w:space="0" w:color="2E74B5"/>
            </w:tcBorders>
          </w:tcPr>
          <w:p w14:paraId="003AE5CD" w14:textId="77777777" w:rsidR="00A637FB" w:rsidRPr="004A4DD9" w:rsidRDefault="00A637FB" w:rsidP="0017537E">
            <w:pPr>
              <w:pStyle w:val="ListParagraph"/>
              <w:ind w:left="0"/>
              <w:jc w:val="both"/>
            </w:pPr>
          </w:p>
        </w:tc>
      </w:tr>
      <w:tr w:rsidR="00CD452A" w:rsidRPr="004A4DD9" w14:paraId="34D3372E" w14:textId="77777777" w:rsidTr="0017537E">
        <w:trPr>
          <w:trHeight w:val="665"/>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6E918B8" w14:textId="1C6B9A89" w:rsidR="00CD452A" w:rsidRDefault="00CD452A" w:rsidP="0017537E">
            <w:pPr>
              <w:autoSpaceDE w:val="0"/>
              <w:autoSpaceDN w:val="0"/>
              <w:adjustRightInd w:val="0"/>
              <w:rPr>
                <w:rFonts w:eastAsia="Calibri"/>
              </w:rPr>
            </w:pPr>
            <w:r>
              <w:rPr>
                <w:rFonts w:eastAsia="Calibri"/>
              </w:rPr>
              <w:t>ERR:21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76620A3" w14:textId="402F7BDE" w:rsidR="00CD452A" w:rsidRDefault="00553D72" w:rsidP="0017537E">
            <w:pPr>
              <w:pStyle w:val="ListParagraph"/>
              <w:spacing w:after="0" w:line="240" w:lineRule="auto"/>
              <w:ind w:left="0"/>
              <w:rPr>
                <w:rFonts w:eastAsia="Calibri"/>
              </w:rPr>
            </w:pPr>
            <w:r>
              <w:rPr>
                <w:color w:val="000000"/>
                <w:sz w:val="22"/>
                <w:szCs w:val="22"/>
              </w:rPr>
              <w:t>Không tìm thấy công ty hoặc tài khoản không tồn tại</w:t>
            </w:r>
          </w:p>
        </w:tc>
        <w:tc>
          <w:tcPr>
            <w:tcW w:w="2515" w:type="dxa"/>
            <w:tcBorders>
              <w:top w:val="single" w:sz="4" w:space="0" w:color="2E74B5"/>
              <w:left w:val="single" w:sz="4" w:space="0" w:color="2E74B5"/>
              <w:bottom w:val="single" w:sz="4" w:space="0" w:color="2E74B5"/>
              <w:right w:val="single" w:sz="4" w:space="0" w:color="2E74B5"/>
            </w:tcBorders>
          </w:tcPr>
          <w:p w14:paraId="13FEE63C" w14:textId="77777777" w:rsidR="00CD452A" w:rsidRDefault="00CD452A" w:rsidP="0017537E">
            <w:pPr>
              <w:pStyle w:val="ListParagraph"/>
              <w:ind w:left="0"/>
              <w:jc w:val="both"/>
            </w:pPr>
          </w:p>
        </w:tc>
      </w:tr>
      <w:tr w:rsidR="00A637FB" w:rsidRPr="004A4DD9" w14:paraId="05527425" w14:textId="77777777" w:rsidTr="0017537E">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35CDE43" w14:textId="77777777" w:rsidR="00A637FB" w:rsidRPr="005F7800" w:rsidRDefault="00A637FB" w:rsidP="0017537E">
            <w:pPr>
              <w:autoSpaceDE w:val="0"/>
              <w:autoSpaceDN w:val="0"/>
              <w:adjustRightInd w:val="0"/>
              <w:jc w:val="both"/>
            </w:pPr>
            <w:r>
              <w:t>ERR:22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CC799D6" w14:textId="538C0760" w:rsidR="00A637FB" w:rsidRPr="00553D72" w:rsidRDefault="00553D72" w:rsidP="00553D72">
            <w:pPr>
              <w:pStyle w:val="NormalWeb"/>
              <w:spacing w:after="160"/>
              <w:jc w:val="both"/>
            </w:pPr>
            <w:r>
              <w:rPr>
                <w:color w:val="000000"/>
                <w:sz w:val="22"/>
                <w:szCs w:val="22"/>
              </w:rPr>
              <w:t>Công ty chưa đăng ký chứng thư số</w:t>
            </w:r>
          </w:p>
        </w:tc>
        <w:tc>
          <w:tcPr>
            <w:tcW w:w="2515" w:type="dxa"/>
            <w:tcBorders>
              <w:top w:val="single" w:sz="4" w:space="0" w:color="2E74B5"/>
              <w:left w:val="single" w:sz="4" w:space="0" w:color="2E74B5"/>
              <w:bottom w:val="single" w:sz="4" w:space="0" w:color="2E74B5"/>
              <w:right w:val="single" w:sz="4" w:space="0" w:color="2E74B5"/>
            </w:tcBorders>
          </w:tcPr>
          <w:p w14:paraId="70659D5A" w14:textId="77777777" w:rsidR="00A637FB" w:rsidRPr="004A4DD9" w:rsidRDefault="00A637FB" w:rsidP="0017537E">
            <w:pPr>
              <w:pStyle w:val="ListParagraph"/>
              <w:ind w:left="0"/>
              <w:jc w:val="both"/>
            </w:pPr>
          </w:p>
        </w:tc>
      </w:tr>
      <w:tr w:rsidR="00A637FB" w:rsidRPr="004A4DD9" w14:paraId="5004676D" w14:textId="77777777" w:rsidTr="0017537E">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73E5907" w14:textId="44339E6B" w:rsidR="00A637FB" w:rsidRPr="004A4DD9" w:rsidRDefault="00A637FB" w:rsidP="0017537E">
            <w:pPr>
              <w:autoSpaceDE w:val="0"/>
              <w:autoSpaceDN w:val="0"/>
              <w:adjustRightInd w:val="0"/>
              <w:jc w:val="both"/>
            </w:pPr>
            <w:r w:rsidRPr="004A4DD9">
              <w:t>ERR:</w:t>
            </w:r>
            <w:r w:rsidR="00553D72">
              <w:t>24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DEA341D" w14:textId="28DA2FB0" w:rsidR="00A637FB" w:rsidRPr="004A4DD9" w:rsidRDefault="00553D72" w:rsidP="0017537E">
            <w:pPr>
              <w:pStyle w:val="ListParagraph"/>
              <w:ind w:left="0"/>
              <w:jc w:val="both"/>
            </w:pPr>
            <w:r>
              <w:rPr>
                <w:color w:val="000000"/>
                <w:sz w:val="22"/>
                <w:szCs w:val="22"/>
              </w:rPr>
              <w:t>Chứng thư truyền lên không đúng với chứng thư đăng ký trong hệ thống</w:t>
            </w:r>
          </w:p>
        </w:tc>
        <w:tc>
          <w:tcPr>
            <w:tcW w:w="2515" w:type="dxa"/>
            <w:tcBorders>
              <w:top w:val="single" w:sz="4" w:space="0" w:color="2E74B5"/>
              <w:left w:val="single" w:sz="4" w:space="0" w:color="2E74B5"/>
              <w:bottom w:val="single" w:sz="4" w:space="0" w:color="2E74B5"/>
              <w:right w:val="single" w:sz="4" w:space="0" w:color="2E74B5"/>
            </w:tcBorders>
          </w:tcPr>
          <w:p w14:paraId="5CDE1CD1" w14:textId="77777777" w:rsidR="00A637FB" w:rsidRPr="004A4DD9" w:rsidRDefault="00A637FB" w:rsidP="0017537E">
            <w:pPr>
              <w:pStyle w:val="ListParagraph"/>
              <w:ind w:left="0"/>
              <w:jc w:val="both"/>
            </w:pPr>
          </w:p>
        </w:tc>
      </w:tr>
      <w:tr w:rsidR="00553D72" w:rsidRPr="004A4DD9" w14:paraId="6D336816" w14:textId="77777777" w:rsidTr="0017537E">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EE28C4D" w14:textId="3EBC8879" w:rsidR="00553D72" w:rsidRPr="004A4DD9" w:rsidRDefault="00553D72" w:rsidP="00553D72">
            <w:pPr>
              <w:autoSpaceDE w:val="0"/>
              <w:autoSpaceDN w:val="0"/>
              <w:adjustRightInd w:val="0"/>
              <w:jc w:val="both"/>
            </w:pPr>
            <w:r w:rsidRPr="004A4DD9">
              <w:t>ERR:</w:t>
            </w:r>
            <w:r>
              <w:t>26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42D36F9" w14:textId="598642F4" w:rsidR="00553D72" w:rsidRDefault="00553D72" w:rsidP="00553D72">
            <w:pPr>
              <w:pStyle w:val="ListParagraph"/>
              <w:ind w:left="0"/>
              <w:jc w:val="both"/>
              <w:rPr>
                <w:color w:val="000000"/>
                <w:sz w:val="22"/>
                <w:szCs w:val="22"/>
              </w:rPr>
            </w:pPr>
            <w:r>
              <w:rPr>
                <w:color w:val="000000"/>
              </w:rPr>
              <w:t>Chứng thư số hết hạn</w:t>
            </w:r>
          </w:p>
        </w:tc>
        <w:tc>
          <w:tcPr>
            <w:tcW w:w="2515" w:type="dxa"/>
            <w:tcBorders>
              <w:top w:val="single" w:sz="4" w:space="0" w:color="2E74B5"/>
              <w:left w:val="single" w:sz="4" w:space="0" w:color="2E74B5"/>
              <w:bottom w:val="single" w:sz="4" w:space="0" w:color="2E74B5"/>
              <w:right w:val="single" w:sz="4" w:space="0" w:color="2E74B5"/>
            </w:tcBorders>
          </w:tcPr>
          <w:p w14:paraId="25A2AF7F" w14:textId="77777777" w:rsidR="00553D72" w:rsidRPr="004A4DD9" w:rsidRDefault="00553D72" w:rsidP="00553D72">
            <w:pPr>
              <w:pStyle w:val="ListParagraph"/>
              <w:ind w:left="0"/>
              <w:jc w:val="both"/>
            </w:pPr>
          </w:p>
        </w:tc>
      </w:tr>
      <w:tr w:rsidR="00553D72" w:rsidRPr="004A4DD9" w14:paraId="0C77E768" w14:textId="77777777" w:rsidTr="0017537E">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1D6DEA1" w14:textId="11BB8D7F" w:rsidR="00553D72" w:rsidRPr="004A4DD9" w:rsidRDefault="00553D72" w:rsidP="00553D72">
            <w:pPr>
              <w:autoSpaceDE w:val="0"/>
              <w:autoSpaceDN w:val="0"/>
              <w:adjustRightInd w:val="0"/>
              <w:jc w:val="both"/>
            </w:pPr>
            <w:r>
              <w:t>ERR:27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B278CD8" w14:textId="30F3DA51" w:rsidR="00553D72" w:rsidRDefault="00553D72" w:rsidP="00553D72">
            <w:pPr>
              <w:pStyle w:val="ListParagraph"/>
              <w:ind w:left="0"/>
              <w:jc w:val="both"/>
              <w:rPr>
                <w:color w:val="000000"/>
              </w:rPr>
            </w:pPr>
            <w:r>
              <w:rPr>
                <w:color w:val="000000"/>
              </w:rPr>
              <w:t>Chứng thư chưa đến thời điểm sử dụng</w:t>
            </w:r>
          </w:p>
        </w:tc>
        <w:tc>
          <w:tcPr>
            <w:tcW w:w="2515" w:type="dxa"/>
            <w:tcBorders>
              <w:top w:val="single" w:sz="4" w:space="0" w:color="2E74B5"/>
              <w:left w:val="single" w:sz="4" w:space="0" w:color="2E74B5"/>
              <w:bottom w:val="single" w:sz="4" w:space="0" w:color="2E74B5"/>
              <w:right w:val="single" w:sz="4" w:space="0" w:color="2E74B5"/>
            </w:tcBorders>
          </w:tcPr>
          <w:p w14:paraId="375329D0" w14:textId="77777777" w:rsidR="00553D72" w:rsidRPr="004A4DD9" w:rsidRDefault="00553D72" w:rsidP="00553D72">
            <w:pPr>
              <w:pStyle w:val="ListParagraph"/>
              <w:ind w:left="0"/>
              <w:jc w:val="both"/>
            </w:pPr>
          </w:p>
        </w:tc>
      </w:tr>
      <w:tr w:rsidR="00553D72" w:rsidRPr="004A4DD9" w14:paraId="56FFA5D5" w14:textId="77777777" w:rsidTr="0017537E">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40090D8" w14:textId="6E2E0C5C" w:rsidR="00553D72" w:rsidRDefault="00553D72" w:rsidP="00553D72">
            <w:pPr>
              <w:autoSpaceDE w:val="0"/>
              <w:autoSpaceDN w:val="0"/>
              <w:adjustRightInd w:val="0"/>
              <w:jc w:val="both"/>
            </w:pPr>
            <w:r>
              <w:t>ERR:28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4C19CEA" w14:textId="274114C3" w:rsidR="00553D72" w:rsidRDefault="00553D72" w:rsidP="00553D72">
            <w:pPr>
              <w:pStyle w:val="ListParagraph"/>
              <w:ind w:left="0"/>
              <w:jc w:val="both"/>
              <w:rPr>
                <w:rFonts w:eastAsia="Calibri"/>
              </w:rPr>
            </w:pPr>
            <w:r>
              <w:rPr>
                <w:color w:val="000000"/>
                <w:sz w:val="22"/>
                <w:szCs w:val="22"/>
              </w:rPr>
              <w:t>Chưa có thông tin chứng thư trong hệ thống</w:t>
            </w:r>
          </w:p>
        </w:tc>
        <w:tc>
          <w:tcPr>
            <w:tcW w:w="2515" w:type="dxa"/>
            <w:tcBorders>
              <w:top w:val="single" w:sz="4" w:space="0" w:color="2E74B5"/>
              <w:left w:val="single" w:sz="4" w:space="0" w:color="2E74B5"/>
              <w:bottom w:val="single" w:sz="4" w:space="0" w:color="2E74B5"/>
              <w:right w:val="single" w:sz="4" w:space="0" w:color="2E74B5"/>
            </w:tcBorders>
          </w:tcPr>
          <w:p w14:paraId="02AD8CCF" w14:textId="77777777" w:rsidR="00553D72" w:rsidRPr="004A4DD9" w:rsidRDefault="00553D72" w:rsidP="00553D72">
            <w:pPr>
              <w:pStyle w:val="ListParagraph"/>
              <w:ind w:left="0"/>
              <w:jc w:val="both"/>
            </w:pPr>
          </w:p>
        </w:tc>
      </w:tr>
      <w:tr w:rsidR="00553D72" w:rsidRPr="004A4DD9" w14:paraId="5DABDE29" w14:textId="77777777" w:rsidTr="0017537E">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835DF6B" w14:textId="4AA71BAF" w:rsidR="00553D72" w:rsidRDefault="00553D72" w:rsidP="00553D72">
            <w:pPr>
              <w:autoSpaceDE w:val="0"/>
              <w:autoSpaceDN w:val="0"/>
              <w:adjustRightInd w:val="0"/>
              <w:jc w:val="both"/>
            </w:pPr>
            <w:r>
              <w:t>ERR:35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5C8C27F" w14:textId="05D4924D" w:rsidR="00553D72" w:rsidRPr="00553D72" w:rsidRDefault="00553D72" w:rsidP="00553D72">
            <w:pPr>
              <w:pStyle w:val="NormalWeb"/>
              <w:jc w:val="both"/>
            </w:pPr>
            <w:r>
              <w:rPr>
                <w:color w:val="000000"/>
              </w:rPr>
              <w:t>Thiếu thông tin pattern và serial</w:t>
            </w:r>
          </w:p>
        </w:tc>
        <w:tc>
          <w:tcPr>
            <w:tcW w:w="2515" w:type="dxa"/>
            <w:tcBorders>
              <w:top w:val="single" w:sz="4" w:space="0" w:color="2E74B5"/>
              <w:left w:val="single" w:sz="4" w:space="0" w:color="2E74B5"/>
              <w:bottom w:val="single" w:sz="4" w:space="0" w:color="2E74B5"/>
              <w:right w:val="single" w:sz="4" w:space="0" w:color="2E74B5"/>
            </w:tcBorders>
          </w:tcPr>
          <w:p w14:paraId="71DA4592" w14:textId="77777777" w:rsidR="00553D72" w:rsidRPr="004A4DD9" w:rsidRDefault="00553D72" w:rsidP="00553D72">
            <w:pPr>
              <w:pStyle w:val="ListParagraph"/>
              <w:ind w:left="0"/>
              <w:jc w:val="both"/>
            </w:pPr>
          </w:p>
        </w:tc>
      </w:tr>
      <w:tr w:rsidR="00553D72" w:rsidRPr="004A4DD9" w14:paraId="6FCA5FC7" w14:textId="77777777" w:rsidTr="0017537E">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03A9B5C" w14:textId="31B90102" w:rsidR="00553D72" w:rsidRDefault="00553D72" w:rsidP="00553D72">
            <w:pPr>
              <w:autoSpaceDE w:val="0"/>
              <w:autoSpaceDN w:val="0"/>
              <w:adjustRightInd w:val="0"/>
              <w:jc w:val="both"/>
            </w:pPr>
            <w:r>
              <w:t>ERR:51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366DE2E" w14:textId="01888D72" w:rsidR="00553D72" w:rsidRDefault="00553D72" w:rsidP="00553D72">
            <w:pPr>
              <w:pStyle w:val="ListParagraph"/>
              <w:ind w:left="0"/>
              <w:jc w:val="both"/>
              <w:rPr>
                <w:color w:val="000000"/>
                <w:sz w:val="22"/>
                <w:szCs w:val="22"/>
              </w:rPr>
            </w:pPr>
            <w:r>
              <w:rPr>
                <w:color w:val="000000"/>
              </w:rPr>
              <w:t>Chứng thư số đã bị thu hồi</w:t>
            </w:r>
          </w:p>
        </w:tc>
        <w:tc>
          <w:tcPr>
            <w:tcW w:w="2515" w:type="dxa"/>
            <w:tcBorders>
              <w:top w:val="single" w:sz="4" w:space="0" w:color="2E74B5"/>
              <w:left w:val="single" w:sz="4" w:space="0" w:color="2E74B5"/>
              <w:bottom w:val="single" w:sz="4" w:space="0" w:color="2E74B5"/>
              <w:right w:val="single" w:sz="4" w:space="0" w:color="2E74B5"/>
            </w:tcBorders>
          </w:tcPr>
          <w:p w14:paraId="2C6668AC" w14:textId="77777777" w:rsidR="00553D72" w:rsidRPr="004A4DD9" w:rsidRDefault="00553D72" w:rsidP="00553D72">
            <w:pPr>
              <w:pStyle w:val="ListParagraph"/>
              <w:ind w:left="0"/>
              <w:jc w:val="both"/>
            </w:pPr>
          </w:p>
        </w:tc>
      </w:tr>
      <w:tr w:rsidR="00553D72" w:rsidRPr="004A4DD9" w14:paraId="723C8B08" w14:textId="77777777" w:rsidTr="0017537E">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29F81B5" w14:textId="00877B86" w:rsidR="00553D72" w:rsidRPr="004A4DD9" w:rsidRDefault="00553D72" w:rsidP="00553D72">
            <w:pPr>
              <w:autoSpaceDE w:val="0"/>
              <w:autoSpaceDN w:val="0"/>
              <w:adjustRightInd w:val="0"/>
              <w:jc w:val="both"/>
            </w:pPr>
            <w:r>
              <w:rPr>
                <w:color w:val="000000"/>
                <w:sz w:val="22"/>
                <w:szCs w:val="22"/>
              </w:rPr>
              <w:t xml:space="preserve">Chuỗi </w:t>
            </w:r>
            <w:r>
              <w:rPr>
                <w:color w:val="000000"/>
                <w:sz w:val="19"/>
                <w:szCs w:val="19"/>
              </w:rPr>
              <w:t>base64Hash</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AC9ED68" w14:textId="3A0C8F25" w:rsidR="00553D72" w:rsidRPr="004A4DD9" w:rsidRDefault="00553D72" w:rsidP="00553D72">
            <w:pPr>
              <w:pStyle w:val="ListParagraph"/>
              <w:numPr>
                <w:ilvl w:val="0"/>
                <w:numId w:val="4"/>
              </w:numPr>
              <w:jc w:val="both"/>
            </w:pPr>
            <w:r>
              <w:rPr>
                <w:color w:val="000000"/>
                <w:sz w:val="22"/>
                <w:szCs w:val="22"/>
              </w:rPr>
              <w:t>Chuỗi trả về sử dụng để ký số token</w:t>
            </w:r>
          </w:p>
        </w:tc>
        <w:tc>
          <w:tcPr>
            <w:tcW w:w="2515" w:type="dxa"/>
            <w:tcBorders>
              <w:top w:val="single" w:sz="4" w:space="0" w:color="2E74B5"/>
              <w:left w:val="single" w:sz="4" w:space="0" w:color="2E74B5"/>
              <w:bottom w:val="single" w:sz="4" w:space="0" w:color="2E74B5"/>
              <w:right w:val="single" w:sz="4" w:space="0" w:color="2E74B5"/>
            </w:tcBorders>
          </w:tcPr>
          <w:p w14:paraId="5FA5AF22" w14:textId="77777777" w:rsidR="00553D72" w:rsidRPr="004A4DD9" w:rsidRDefault="00553D72" w:rsidP="00553D72">
            <w:pPr>
              <w:jc w:val="both"/>
            </w:pPr>
          </w:p>
        </w:tc>
      </w:tr>
    </w:tbl>
    <w:p w14:paraId="7D746640" w14:textId="77777777" w:rsidR="00A637FB" w:rsidRPr="00A637FB" w:rsidRDefault="00A637FB" w:rsidP="00A637FB">
      <w:pPr>
        <w:rPr>
          <w:lang w:eastAsia="x-none"/>
        </w:rPr>
      </w:pPr>
    </w:p>
    <w:p w14:paraId="206F4219" w14:textId="505BFE5A" w:rsidR="00C261F0" w:rsidRDefault="006B52A7" w:rsidP="00480762">
      <w:pPr>
        <w:pStyle w:val="Heading3"/>
      </w:pPr>
      <w:bookmarkStart w:id="2211" w:name="_Toc198045410"/>
      <w:r>
        <w:t>Gửi hóa đơn máy tính tiền theo danh sách fkey sử dụng token (bước 2)</w:t>
      </w:r>
      <w:bookmarkEnd w:id="2211"/>
    </w:p>
    <w:p w14:paraId="05938BD8" w14:textId="5CEF59AE" w:rsidR="001B658D" w:rsidRPr="001B658D" w:rsidRDefault="001B658D" w:rsidP="001B658D">
      <w:pPr>
        <w:pStyle w:val="NormalWeb"/>
        <w:spacing w:before="0" w:beforeAutospacing="0" w:after="0" w:afterAutospacing="0"/>
        <w:ind w:left="360" w:right="14" w:firstLine="158"/>
        <w:jc w:val="both"/>
      </w:pPr>
      <w:r w:rsidRPr="001B658D">
        <w:rPr>
          <w:color w:val="000000"/>
        </w:rPr>
        <w:t xml:space="preserve">string </w:t>
      </w:r>
      <w:r w:rsidRPr="001B658D">
        <w:rPr>
          <w:b/>
          <w:color w:val="000000"/>
        </w:rPr>
        <w:t>SendInvMTTFkeyByToken</w:t>
      </w:r>
      <w:r w:rsidRPr="001B658D">
        <w:rPr>
          <w:color w:val="000000"/>
        </w:rPr>
        <w:t>(string Account, string ACpass, string xml, string username, string password, string pattern, string serial)</w:t>
      </w:r>
    </w:p>
    <w:p w14:paraId="08689418" w14:textId="77777777" w:rsidR="001B658D" w:rsidRPr="001B658D" w:rsidRDefault="001B658D" w:rsidP="001B658D">
      <w:pPr>
        <w:pStyle w:val="NormalWeb"/>
        <w:spacing w:before="0" w:beforeAutospacing="0" w:after="0" w:afterAutospacing="0"/>
        <w:ind w:left="360" w:right="14"/>
        <w:jc w:val="both"/>
      </w:pPr>
      <w:r w:rsidRPr="001B658D">
        <w:rPr>
          <w:color w:val="000000"/>
        </w:rPr>
        <w:t>DESCRIPTION</w:t>
      </w:r>
    </w:p>
    <w:p w14:paraId="2F062028" w14:textId="77777777" w:rsidR="001B658D" w:rsidRPr="001B658D" w:rsidRDefault="001B658D" w:rsidP="001B658D">
      <w:pPr>
        <w:pStyle w:val="NormalWeb"/>
        <w:spacing w:before="0" w:beforeAutospacing="0" w:after="0" w:afterAutospacing="0"/>
        <w:ind w:left="360" w:right="14"/>
        <w:jc w:val="both"/>
      </w:pPr>
      <w:r w:rsidRPr="001B658D">
        <w:rPr>
          <w:rStyle w:val="apple-tab-span"/>
          <w:color w:val="000000"/>
        </w:rPr>
        <w:lastRenderedPageBreak/>
        <w:tab/>
      </w:r>
      <w:r w:rsidRPr="001B658D">
        <w:rPr>
          <w:color w:val="000000"/>
        </w:rPr>
        <w:t>Đây là web service cho phép gửi thông điệp hóa đơn điện tử với các hệ thống sử dụng token, sau khi thực hiện gọi hàm Lấy giá trị Hash ở bước 1.</w:t>
      </w:r>
    </w:p>
    <w:p w14:paraId="190C644B" w14:textId="77777777" w:rsidR="001B658D" w:rsidRPr="001B658D" w:rsidRDefault="001B658D" w:rsidP="001B658D">
      <w:pPr>
        <w:pStyle w:val="NormalWeb"/>
        <w:spacing w:before="0" w:beforeAutospacing="0" w:after="0" w:afterAutospacing="0"/>
        <w:ind w:left="360" w:right="14"/>
        <w:jc w:val="both"/>
      </w:pPr>
      <w:r w:rsidRPr="001B658D">
        <w:rPr>
          <w:color w:val="000000"/>
        </w:rPr>
        <w:t>HTTP METHOD</w:t>
      </w:r>
    </w:p>
    <w:p w14:paraId="0B7048D9" w14:textId="77777777" w:rsidR="001B658D" w:rsidRPr="001B658D" w:rsidRDefault="001B658D" w:rsidP="001B658D">
      <w:pPr>
        <w:pStyle w:val="NormalWeb"/>
        <w:spacing w:before="0" w:beforeAutospacing="0" w:after="0" w:afterAutospacing="0"/>
        <w:ind w:left="360" w:right="14"/>
        <w:jc w:val="both"/>
      </w:pPr>
      <w:r w:rsidRPr="001B658D">
        <w:rPr>
          <w:rStyle w:val="apple-tab-span"/>
          <w:color w:val="000000"/>
        </w:rPr>
        <w:tab/>
      </w:r>
      <w:r w:rsidRPr="001B658D">
        <w:rPr>
          <w:rStyle w:val="apple-tab-span"/>
          <w:color w:val="000000"/>
        </w:rPr>
        <w:tab/>
      </w:r>
      <w:r w:rsidRPr="001B658D">
        <w:rPr>
          <w:color w:val="000000"/>
        </w:rPr>
        <w:t>POST</w:t>
      </w:r>
    </w:p>
    <w:p w14:paraId="6DA757C3" w14:textId="77777777" w:rsidR="001B658D" w:rsidRPr="001B658D" w:rsidRDefault="001B658D" w:rsidP="001B658D">
      <w:pPr>
        <w:pStyle w:val="NormalWeb"/>
        <w:spacing w:before="0" w:beforeAutospacing="0" w:after="0" w:afterAutospacing="0"/>
        <w:ind w:left="360" w:right="14"/>
        <w:jc w:val="both"/>
      </w:pPr>
      <w:r w:rsidRPr="001B658D">
        <w:rPr>
          <w:color w:val="000000"/>
        </w:rPr>
        <w:t>REQUEST BODY</w:t>
      </w:r>
    </w:p>
    <w:p w14:paraId="47DED71D" w14:textId="77777777" w:rsidR="001B658D" w:rsidRPr="001B658D" w:rsidRDefault="001B658D" w:rsidP="001B658D">
      <w:pPr>
        <w:pStyle w:val="NormalWeb"/>
        <w:numPr>
          <w:ilvl w:val="0"/>
          <w:numId w:val="58"/>
        </w:numPr>
        <w:spacing w:before="0" w:beforeAutospacing="0" w:after="0" w:afterAutospacing="0"/>
        <w:ind w:left="1080"/>
        <w:jc w:val="both"/>
        <w:textAlignment w:val="baseline"/>
        <w:rPr>
          <w:b/>
          <w:bCs/>
          <w:color w:val="000000"/>
          <w:u w:val="single"/>
        </w:rPr>
      </w:pPr>
      <w:r w:rsidRPr="001B658D">
        <w:rPr>
          <w:b/>
          <w:bCs/>
          <w:color w:val="000000"/>
        </w:rPr>
        <w:t xml:space="preserve">Account/ACPass:  </w:t>
      </w:r>
      <w:r w:rsidRPr="001B658D">
        <w:rPr>
          <w:color w:val="000000"/>
        </w:rPr>
        <w:t>Tài khoản được cấp phát cho nhân viên gọi lệnh gửi thông điệp.</w:t>
      </w:r>
    </w:p>
    <w:p w14:paraId="4AEF565D" w14:textId="77777777" w:rsidR="001B658D" w:rsidRPr="001B658D" w:rsidRDefault="001B658D" w:rsidP="001B658D">
      <w:pPr>
        <w:pStyle w:val="NormalWeb"/>
        <w:numPr>
          <w:ilvl w:val="0"/>
          <w:numId w:val="59"/>
        </w:numPr>
        <w:spacing w:before="0" w:beforeAutospacing="0" w:after="0" w:afterAutospacing="0"/>
        <w:ind w:left="1080"/>
        <w:jc w:val="both"/>
        <w:textAlignment w:val="baseline"/>
        <w:rPr>
          <w:b/>
          <w:bCs/>
          <w:color w:val="000000"/>
          <w:u w:val="single"/>
        </w:rPr>
      </w:pPr>
      <w:r w:rsidRPr="001B658D">
        <w:rPr>
          <w:b/>
          <w:bCs/>
          <w:color w:val="000000"/>
        </w:rPr>
        <w:t>Username/password:</w:t>
      </w:r>
      <w:r w:rsidRPr="001B658D">
        <w:rPr>
          <w:color w:val="000000"/>
        </w:rPr>
        <w:t xml:space="preserve"> Tài khoản được cấp phát cho khách hàng để gọi đến webservice (tài khoản có quyền ServiceRole trong hệ thống).</w:t>
      </w:r>
    </w:p>
    <w:p w14:paraId="5AD11E07" w14:textId="77777777" w:rsidR="001B658D" w:rsidRPr="001B658D" w:rsidRDefault="001B658D" w:rsidP="001B658D">
      <w:pPr>
        <w:pStyle w:val="NormalWeb"/>
        <w:numPr>
          <w:ilvl w:val="0"/>
          <w:numId w:val="59"/>
        </w:numPr>
        <w:spacing w:before="0" w:beforeAutospacing="0" w:after="0" w:afterAutospacing="0"/>
        <w:ind w:left="1080"/>
        <w:jc w:val="both"/>
        <w:textAlignment w:val="baseline"/>
        <w:rPr>
          <w:b/>
          <w:bCs/>
          <w:color w:val="000000"/>
          <w:u w:val="single"/>
        </w:rPr>
      </w:pPr>
      <w:r w:rsidRPr="001B658D">
        <w:rPr>
          <w:b/>
          <w:bCs/>
          <w:color w:val="000000"/>
        </w:rPr>
        <w:t>xml</w:t>
      </w:r>
      <w:r w:rsidRPr="001B658D">
        <w:rPr>
          <w:color w:val="000000"/>
        </w:rPr>
        <w:t>: chuỗi xml dữ liệu ký hash (theo mẫu mô tả kèm theo)</w:t>
      </w:r>
      <w:r w:rsidRPr="001B658D">
        <w:rPr>
          <w:b/>
          <w:bCs/>
          <w:color w:val="000000"/>
          <w:u w:val="single"/>
        </w:rPr>
        <w:t>    </w:t>
      </w:r>
    </w:p>
    <w:p w14:paraId="2379D021" w14:textId="77777777" w:rsidR="001B658D" w:rsidRPr="001B658D" w:rsidRDefault="001B658D" w:rsidP="001B658D">
      <w:pPr>
        <w:pStyle w:val="NormalWeb"/>
        <w:numPr>
          <w:ilvl w:val="0"/>
          <w:numId w:val="59"/>
        </w:numPr>
        <w:spacing w:before="0" w:beforeAutospacing="0" w:after="0" w:afterAutospacing="0"/>
        <w:ind w:left="1080"/>
        <w:jc w:val="both"/>
        <w:textAlignment w:val="baseline"/>
        <w:rPr>
          <w:b/>
          <w:bCs/>
          <w:color w:val="000000"/>
          <w:u w:val="single"/>
        </w:rPr>
      </w:pPr>
      <w:r w:rsidRPr="001B658D">
        <w:rPr>
          <w:b/>
          <w:bCs/>
          <w:color w:val="000000"/>
          <w:shd w:val="clear" w:color="auto" w:fill="FFFFFF"/>
        </w:rPr>
        <w:t>pattern</w:t>
      </w:r>
      <w:r w:rsidRPr="001B658D">
        <w:rPr>
          <w:color w:val="000000"/>
        </w:rPr>
        <w:t>: mẫu số hóa đơn</w:t>
      </w:r>
    </w:p>
    <w:p w14:paraId="133256CF" w14:textId="77777777" w:rsidR="001B658D" w:rsidRPr="001B658D" w:rsidRDefault="001B658D" w:rsidP="001B658D">
      <w:pPr>
        <w:pStyle w:val="NormalWeb"/>
        <w:numPr>
          <w:ilvl w:val="0"/>
          <w:numId w:val="59"/>
        </w:numPr>
        <w:spacing w:before="0" w:beforeAutospacing="0" w:after="0" w:afterAutospacing="0"/>
        <w:ind w:left="1070"/>
        <w:jc w:val="both"/>
        <w:textAlignment w:val="baseline"/>
        <w:rPr>
          <w:b/>
          <w:bCs/>
          <w:color w:val="000000"/>
          <w:u w:val="single"/>
        </w:rPr>
      </w:pPr>
      <w:r w:rsidRPr="001B658D">
        <w:rPr>
          <w:b/>
          <w:bCs/>
          <w:color w:val="000000"/>
          <w:shd w:val="clear" w:color="auto" w:fill="FFFFFF"/>
        </w:rPr>
        <w:t>serial</w:t>
      </w:r>
      <w:r w:rsidRPr="001B658D">
        <w:rPr>
          <w:color w:val="000000"/>
        </w:rPr>
        <w:t>: ký hiệu mẫu số hóa đơn</w:t>
      </w:r>
    </w:p>
    <w:p w14:paraId="0D390E5B" w14:textId="77777777" w:rsidR="001B658D" w:rsidRPr="001B658D" w:rsidRDefault="001B658D" w:rsidP="001B658D">
      <w:pPr>
        <w:pStyle w:val="NormalWeb"/>
        <w:spacing w:before="0" w:beforeAutospacing="0" w:after="0" w:afterAutospacing="0"/>
        <w:ind w:left="360" w:right="14"/>
        <w:jc w:val="both"/>
      </w:pPr>
      <w:r w:rsidRPr="001B658D">
        <w:rPr>
          <w:color w:val="000000"/>
        </w:rPr>
        <w:t>RETURNS</w:t>
      </w:r>
    </w:p>
    <w:tbl>
      <w:tblPr>
        <w:tblW w:w="0" w:type="auto"/>
        <w:tblCellMar>
          <w:top w:w="15" w:type="dxa"/>
          <w:left w:w="15" w:type="dxa"/>
          <w:bottom w:w="15" w:type="dxa"/>
          <w:right w:w="15" w:type="dxa"/>
        </w:tblCellMar>
        <w:tblLook w:val="04A0" w:firstRow="1" w:lastRow="0" w:firstColumn="1" w:lastColumn="0" w:noHBand="0" w:noVBand="1"/>
      </w:tblPr>
      <w:tblGrid>
        <w:gridCol w:w="1685"/>
        <w:gridCol w:w="5598"/>
        <w:gridCol w:w="2067"/>
      </w:tblGrid>
      <w:tr w:rsidR="001B658D" w:rsidRPr="001B658D" w14:paraId="69BF2589" w14:textId="77777777" w:rsidTr="001B658D">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60E873A7" w14:textId="77777777" w:rsidR="001B658D" w:rsidRPr="001B658D" w:rsidRDefault="001B658D">
            <w:pPr>
              <w:pStyle w:val="NormalWeb"/>
              <w:spacing w:before="0" w:beforeAutospacing="0" w:after="200" w:afterAutospacing="0"/>
              <w:ind w:left="720"/>
            </w:pPr>
            <w:r w:rsidRPr="001B658D">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50A9A928" w14:textId="77777777" w:rsidR="001B658D" w:rsidRPr="001B658D" w:rsidRDefault="001B658D">
            <w:pPr>
              <w:pStyle w:val="NormalWeb"/>
              <w:spacing w:before="0" w:beforeAutospacing="0" w:after="200" w:afterAutospacing="0"/>
              <w:ind w:left="720"/>
            </w:pPr>
            <w:r w:rsidRPr="001B658D">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17CB350E" w14:textId="77777777" w:rsidR="001B658D" w:rsidRPr="001B658D" w:rsidRDefault="001B658D">
            <w:pPr>
              <w:pStyle w:val="NormalWeb"/>
              <w:spacing w:before="0" w:beforeAutospacing="0" w:after="200" w:afterAutospacing="0"/>
              <w:ind w:left="720"/>
            </w:pPr>
            <w:r w:rsidRPr="001B658D">
              <w:rPr>
                <w:color w:val="000000"/>
              </w:rPr>
              <w:t>Ghi chú</w:t>
            </w:r>
          </w:p>
        </w:tc>
      </w:tr>
      <w:tr w:rsidR="001B658D" w:rsidRPr="001B658D" w14:paraId="16D08757"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50FF599" w14:textId="77777777" w:rsidR="001B658D" w:rsidRPr="001B658D" w:rsidRDefault="001B658D">
            <w:pPr>
              <w:pStyle w:val="NormalWeb"/>
              <w:spacing w:before="0" w:beforeAutospacing="0" w:after="160" w:afterAutospacing="0"/>
            </w:pPr>
            <w:r w:rsidRPr="001B658D">
              <w:rPr>
                <w:color w:val="000000"/>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04DDFF3" w14:textId="77777777" w:rsidR="001B658D" w:rsidRPr="001B658D" w:rsidRDefault="001B658D">
            <w:pPr>
              <w:pStyle w:val="NormalWeb"/>
              <w:spacing w:before="0" w:beforeAutospacing="0" w:after="0" w:afterAutospacing="0"/>
            </w:pPr>
            <w:r w:rsidRPr="001B658D">
              <w:rPr>
                <w:color w:val="000000"/>
              </w:rPr>
              <w:t>Tài khoản đăng nhập sai hoặc không có 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695404C" w14:textId="77777777" w:rsidR="001B658D" w:rsidRPr="001B658D" w:rsidRDefault="001B658D"/>
        </w:tc>
      </w:tr>
      <w:tr w:rsidR="001B658D" w:rsidRPr="001B658D" w14:paraId="3DD30B4B"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8E4E561" w14:textId="77777777" w:rsidR="001B658D" w:rsidRPr="001B658D" w:rsidRDefault="001B658D">
            <w:pPr>
              <w:pStyle w:val="NormalWeb"/>
              <w:spacing w:before="0" w:beforeAutospacing="0" w:after="160" w:afterAutospacing="0"/>
            </w:pPr>
            <w:r w:rsidRPr="001B658D">
              <w:rPr>
                <w:color w:val="000000"/>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0408CBC" w14:textId="77777777" w:rsidR="001B658D" w:rsidRPr="001B658D" w:rsidRDefault="001B658D">
            <w:pPr>
              <w:pStyle w:val="NormalWeb"/>
              <w:spacing w:before="0" w:beforeAutospacing="0" w:after="160" w:afterAutospacing="0"/>
            </w:pPr>
            <w:r w:rsidRPr="001B658D">
              <w:rPr>
                <w:color w:val="000000"/>
              </w:rPr>
              <w:t>Không tìm thấy công ty hoặc tài khoản không tồn 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763E19D" w14:textId="77777777" w:rsidR="001B658D" w:rsidRPr="001B658D" w:rsidRDefault="001B658D"/>
        </w:tc>
      </w:tr>
      <w:tr w:rsidR="001B658D" w:rsidRPr="001B658D" w14:paraId="4AE42F10"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4650C1E" w14:textId="77777777" w:rsidR="001B658D" w:rsidRPr="001B658D" w:rsidRDefault="001B658D">
            <w:pPr>
              <w:pStyle w:val="NormalWeb"/>
              <w:spacing w:before="0" w:beforeAutospacing="0" w:after="160" w:afterAutospacing="0"/>
            </w:pPr>
            <w:r w:rsidRPr="001B658D">
              <w:rPr>
                <w:color w:val="000000"/>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38ECCDE" w14:textId="77777777" w:rsidR="001B658D" w:rsidRPr="001B658D" w:rsidRDefault="001B658D">
            <w:pPr>
              <w:pStyle w:val="NormalWeb"/>
              <w:spacing w:before="0" w:beforeAutospacing="0" w:after="0" w:afterAutospacing="0"/>
            </w:pPr>
            <w:r w:rsidRPr="001B658D">
              <w:rPr>
                <w:color w:val="000000"/>
              </w:rPr>
              <w:t>Dữ liệu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8561EB0" w14:textId="77777777" w:rsidR="001B658D" w:rsidRPr="001B658D" w:rsidRDefault="001B658D"/>
        </w:tc>
      </w:tr>
      <w:tr w:rsidR="001B658D" w:rsidRPr="001B658D" w14:paraId="59E6F070"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EEE4C95" w14:textId="77777777" w:rsidR="001B658D" w:rsidRPr="001B658D" w:rsidRDefault="001B658D">
            <w:pPr>
              <w:pStyle w:val="NormalWeb"/>
              <w:spacing w:before="0" w:beforeAutospacing="0" w:after="160" w:afterAutospacing="0"/>
            </w:pPr>
            <w:r w:rsidRPr="001B658D">
              <w:rPr>
                <w:color w:val="000000"/>
              </w:rPr>
              <w:t>ERR:35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6FCCCD2" w14:textId="77777777" w:rsidR="001B658D" w:rsidRPr="001B658D" w:rsidRDefault="001B658D">
            <w:pPr>
              <w:pStyle w:val="NormalWeb"/>
              <w:spacing w:before="0" w:beforeAutospacing="0" w:after="0" w:afterAutospacing="0"/>
            </w:pPr>
            <w:r w:rsidRPr="001B658D">
              <w:rPr>
                <w:color w:val="000000"/>
              </w:rPr>
              <w:t>Thiếu thông tin pattern và serial</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B4A3BDA" w14:textId="77777777" w:rsidR="001B658D" w:rsidRPr="001B658D" w:rsidRDefault="001B658D"/>
        </w:tc>
      </w:tr>
      <w:tr w:rsidR="001B658D" w:rsidRPr="001B658D" w14:paraId="1188C757"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BA2D527" w14:textId="77777777" w:rsidR="001B658D" w:rsidRPr="001B658D" w:rsidRDefault="001B658D">
            <w:pPr>
              <w:pStyle w:val="NormalWeb"/>
              <w:spacing w:before="0" w:beforeAutospacing="0" w:after="160" w:afterAutospacing="0"/>
            </w:pPr>
            <w:r w:rsidRPr="001B658D">
              <w:rPr>
                <w:color w:val="000000"/>
              </w:rPr>
              <w:t>ERR:20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0D7F231" w14:textId="77777777" w:rsidR="001B658D" w:rsidRPr="001B658D" w:rsidRDefault="001B658D">
            <w:pPr>
              <w:pStyle w:val="NormalWeb"/>
              <w:spacing w:before="0" w:beforeAutospacing="0" w:after="0" w:afterAutospacing="0"/>
            </w:pPr>
            <w:r w:rsidRPr="001B658D">
              <w:rPr>
                <w:color w:val="000000"/>
              </w:rPr>
              <w:t>Thông tin pattern hoặc serial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772FE0A" w14:textId="77777777" w:rsidR="001B658D" w:rsidRPr="001B658D" w:rsidRDefault="001B658D"/>
        </w:tc>
      </w:tr>
      <w:tr w:rsidR="001B658D" w:rsidRPr="001B658D" w14:paraId="321C4F4B"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753FD71" w14:textId="77777777" w:rsidR="001B658D" w:rsidRPr="001B658D" w:rsidRDefault="001B658D">
            <w:pPr>
              <w:pStyle w:val="NormalWeb"/>
              <w:spacing w:before="0" w:beforeAutospacing="0" w:after="160" w:afterAutospacing="0"/>
            </w:pPr>
            <w:r w:rsidRPr="001B658D">
              <w:rPr>
                <w:color w:val="000000"/>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C2EB1A9" w14:textId="77777777" w:rsidR="001B658D" w:rsidRPr="001B658D" w:rsidRDefault="001B658D">
            <w:pPr>
              <w:pStyle w:val="NormalWeb"/>
              <w:spacing w:before="0" w:beforeAutospacing="0" w:after="0" w:afterAutospacing="0"/>
            </w:pPr>
            <w:r w:rsidRPr="001B658D">
              <w:rPr>
                <w:color w:val="000000"/>
              </w:rPr>
              <w:t>Lô có số hóa đơn vượt quá số lượng tối đa cho phép (500)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662A9E4" w14:textId="77777777" w:rsidR="001B658D" w:rsidRPr="001B658D" w:rsidRDefault="001B658D"/>
        </w:tc>
      </w:tr>
      <w:tr w:rsidR="001B658D" w:rsidRPr="001B658D" w14:paraId="6DC2556B"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31AC452" w14:textId="77777777" w:rsidR="001B658D" w:rsidRPr="001B658D" w:rsidRDefault="001B658D">
            <w:pPr>
              <w:pStyle w:val="NormalWeb"/>
              <w:spacing w:before="0" w:beforeAutospacing="0" w:after="160" w:afterAutospacing="0"/>
            </w:pPr>
            <w:r w:rsidRPr="001B658D">
              <w:rPr>
                <w:color w:val="000000"/>
              </w:rPr>
              <w:t>ERR:11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4EA29A0" w14:textId="77777777" w:rsidR="001B658D" w:rsidRPr="001B658D" w:rsidRDefault="001B658D">
            <w:pPr>
              <w:pStyle w:val="NormalWeb"/>
              <w:spacing w:before="0" w:beforeAutospacing="0" w:after="0" w:afterAutospacing="0"/>
            </w:pPr>
            <w:r w:rsidRPr="001B658D">
              <w:rPr>
                <w:color w:val="000000"/>
              </w:rPr>
              <w:t>Toàn bộ lô hóa đơn hoặc không tìm thấy hoặc đã gửi thuế</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64B9C92" w14:textId="77777777" w:rsidR="001B658D" w:rsidRPr="001B658D" w:rsidRDefault="001B658D"/>
        </w:tc>
      </w:tr>
      <w:tr w:rsidR="001B658D" w:rsidRPr="001B658D" w14:paraId="3DF1384E"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353D58B" w14:textId="77777777" w:rsidR="001B658D" w:rsidRPr="001B658D" w:rsidRDefault="001B658D">
            <w:pPr>
              <w:pStyle w:val="NormalWeb"/>
              <w:spacing w:before="0" w:beforeAutospacing="0" w:after="160" w:afterAutospacing="0"/>
            </w:pPr>
            <w:r w:rsidRPr="001B658D">
              <w:rPr>
                <w:color w:val="000000"/>
              </w:rPr>
              <w:t>ERR:12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2341015" w14:textId="77777777" w:rsidR="001B658D" w:rsidRPr="001B658D" w:rsidRDefault="001B658D">
            <w:pPr>
              <w:pStyle w:val="NormalWeb"/>
              <w:spacing w:before="0" w:beforeAutospacing="0" w:after="0" w:afterAutospacing="0"/>
            </w:pPr>
            <w:r w:rsidRPr="001B658D">
              <w:rPr>
                <w:color w:val="000000"/>
              </w:rPr>
              <w:t>Thông điệp gửi thuế quá dung lượng 1MB</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259E69F" w14:textId="77777777" w:rsidR="001B658D" w:rsidRPr="001B658D" w:rsidRDefault="001B658D"/>
        </w:tc>
      </w:tr>
      <w:tr w:rsidR="001B658D" w:rsidRPr="001B658D" w14:paraId="4DDBE930"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A09DA4E" w14:textId="77777777" w:rsidR="001B658D" w:rsidRPr="001B658D" w:rsidRDefault="001B658D">
            <w:pPr>
              <w:pStyle w:val="NormalWeb"/>
              <w:spacing w:before="0" w:beforeAutospacing="0" w:after="160" w:afterAutospacing="0"/>
            </w:pPr>
            <w:r w:rsidRPr="001B658D">
              <w:rPr>
                <w:color w:val="000000"/>
              </w:rPr>
              <w:t>ERR:4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708D79A" w14:textId="77777777" w:rsidR="001B658D" w:rsidRPr="001B658D" w:rsidRDefault="001B658D">
            <w:pPr>
              <w:pStyle w:val="NormalWeb"/>
              <w:spacing w:before="0" w:beforeAutospacing="0" w:after="0" w:afterAutospacing="0"/>
            </w:pPr>
            <w:r w:rsidRPr="001B658D">
              <w:rPr>
                <w:color w:val="000000"/>
              </w:rPr>
              <w:t>Dữ liệu ký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943ECB0" w14:textId="77777777" w:rsidR="001B658D" w:rsidRPr="001B658D" w:rsidRDefault="001B658D"/>
        </w:tc>
      </w:tr>
      <w:tr w:rsidR="001B658D" w:rsidRPr="001B658D" w14:paraId="1B9DB12D" w14:textId="77777777" w:rsidTr="001B658D">
        <w:trPr>
          <w:trHeight w:val="413"/>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88DBAB2" w14:textId="77777777" w:rsidR="001B658D" w:rsidRPr="001B658D" w:rsidRDefault="001B658D">
            <w:pPr>
              <w:pStyle w:val="NormalWeb"/>
              <w:spacing w:before="0" w:beforeAutospacing="0" w:after="160" w:afterAutospacing="0"/>
            </w:pPr>
            <w:r w:rsidRPr="001B658D">
              <w:rPr>
                <w:color w:val="000000"/>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03FF37D" w14:textId="77777777" w:rsidR="001B658D" w:rsidRPr="001B658D" w:rsidRDefault="001B658D">
            <w:pPr>
              <w:pStyle w:val="NormalWeb"/>
              <w:spacing w:before="0" w:beforeAutospacing="0" w:after="0" w:afterAutospacing="0"/>
            </w:pPr>
            <w:r w:rsidRPr="001B658D">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06CDE6B" w14:textId="77777777" w:rsidR="001B658D" w:rsidRPr="001B658D" w:rsidRDefault="001B658D">
            <w:pPr>
              <w:pStyle w:val="NormalWeb"/>
              <w:spacing w:before="0" w:beforeAutospacing="0" w:after="160" w:afterAutospacing="0"/>
              <w:jc w:val="both"/>
            </w:pPr>
            <w:r w:rsidRPr="001B658D">
              <w:rPr>
                <w:color w:val="000000"/>
              </w:rPr>
              <w:t>Lỗi không xác định</w:t>
            </w:r>
          </w:p>
        </w:tc>
      </w:tr>
      <w:tr w:rsidR="001B658D" w:rsidRPr="001B658D" w14:paraId="0E44C0D3"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BA2BA08" w14:textId="77777777" w:rsidR="001B658D" w:rsidRPr="001B658D" w:rsidRDefault="001B658D">
            <w:pPr>
              <w:pStyle w:val="NormalWeb"/>
              <w:spacing w:before="0" w:beforeAutospacing="0" w:after="160" w:afterAutospacing="0"/>
            </w:pPr>
            <w:r w:rsidRPr="001B658D">
              <w:rPr>
                <w:color w:val="000000"/>
              </w:rPr>
              <w:t>OK:mtd</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CC77E99" w14:textId="77777777" w:rsidR="001B658D" w:rsidRPr="001B658D" w:rsidRDefault="001B658D">
            <w:pPr>
              <w:pStyle w:val="NormalWeb"/>
              <w:spacing w:before="0" w:beforeAutospacing="0" w:after="160" w:afterAutospacing="0"/>
            </w:pPr>
            <w:r w:rsidRPr="001B658D">
              <w:rPr>
                <w:color w:val="000000"/>
              </w:rPr>
              <w:t>Gửi thông điệp thành công, trả về mã thông điệp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C50AE8B" w14:textId="77777777" w:rsidR="001B658D" w:rsidRPr="001B658D" w:rsidRDefault="001B658D"/>
        </w:tc>
      </w:tr>
    </w:tbl>
    <w:p w14:paraId="7EA60636" w14:textId="77777777" w:rsidR="001B658D" w:rsidRPr="001B658D" w:rsidRDefault="001B658D" w:rsidP="001B658D"/>
    <w:p w14:paraId="42494239" w14:textId="77777777" w:rsidR="001B658D" w:rsidRPr="001B658D" w:rsidRDefault="001B658D" w:rsidP="001B658D">
      <w:pPr>
        <w:pStyle w:val="NormalWeb"/>
        <w:spacing w:before="0" w:beforeAutospacing="0" w:after="160" w:afterAutospacing="0"/>
      </w:pPr>
      <w:r w:rsidRPr="001B658D">
        <w:rPr>
          <w:b/>
          <w:bCs/>
          <w:color w:val="000000"/>
        </w:rPr>
        <w:t>Cấu trúc chuỗi xml đầu vào truyền lên:</w:t>
      </w:r>
    </w:p>
    <w:p w14:paraId="0F7E613F" w14:textId="77777777" w:rsidR="001B658D" w:rsidRPr="001B658D" w:rsidRDefault="001B658D" w:rsidP="001B658D">
      <w:pPr>
        <w:pStyle w:val="NormalWeb"/>
        <w:shd w:val="clear" w:color="auto" w:fill="1E1E1E"/>
        <w:spacing w:before="0" w:beforeAutospacing="0" w:after="0" w:afterAutospacing="0"/>
      </w:pPr>
      <w:r w:rsidRPr="001B658D">
        <w:rPr>
          <w:color w:val="D4D4D4"/>
        </w:rPr>
        <w:t>&lt;</w:t>
      </w:r>
      <w:r w:rsidRPr="001B658D">
        <w:rPr>
          <w:color w:val="9CDCFE"/>
        </w:rPr>
        <w:t>SendInv</w:t>
      </w:r>
      <w:r w:rsidRPr="001B658D">
        <w:rPr>
          <w:color w:val="D4D4D4"/>
        </w:rPr>
        <w:t>&gt;</w:t>
      </w:r>
    </w:p>
    <w:p w14:paraId="7E656DDF" w14:textId="77777777" w:rsidR="001B658D" w:rsidRPr="001B658D" w:rsidRDefault="001B658D" w:rsidP="001B658D">
      <w:pPr>
        <w:pStyle w:val="NormalWeb"/>
        <w:shd w:val="clear" w:color="auto" w:fill="1E1E1E"/>
        <w:spacing w:before="0" w:beforeAutospacing="0" w:after="0" w:afterAutospacing="0"/>
      </w:pPr>
      <w:r w:rsidRPr="001B658D">
        <w:rPr>
          <w:color w:val="D4D4D4"/>
        </w:rPr>
        <w:t>    &lt;</w:t>
      </w:r>
      <w:r w:rsidRPr="001B658D">
        <w:rPr>
          <w:color w:val="9CDCFE"/>
        </w:rPr>
        <w:t>Base64Hash</w:t>
      </w:r>
      <w:r w:rsidRPr="001B658D">
        <w:rPr>
          <w:color w:val="D4D4D4"/>
        </w:rPr>
        <w:t>&gt;&lt;/</w:t>
      </w:r>
      <w:r w:rsidRPr="001B658D">
        <w:rPr>
          <w:color w:val="9CDCFE"/>
        </w:rPr>
        <w:t>Base64Hash</w:t>
      </w:r>
      <w:r w:rsidRPr="001B658D">
        <w:rPr>
          <w:color w:val="D4D4D4"/>
        </w:rPr>
        <w:t>&gt; *</w:t>
      </w:r>
      <w:r w:rsidRPr="001B658D">
        <w:rPr>
          <w:color w:val="6A9955"/>
        </w:rPr>
        <w:t>//chuỗi Hash lấy từ bước 1</w:t>
      </w:r>
    </w:p>
    <w:p w14:paraId="143508DD" w14:textId="77777777" w:rsidR="001B658D" w:rsidRPr="001B658D" w:rsidRDefault="001B658D" w:rsidP="001B658D">
      <w:pPr>
        <w:pStyle w:val="NormalWeb"/>
        <w:shd w:val="clear" w:color="auto" w:fill="1E1E1E"/>
        <w:spacing w:before="0" w:beforeAutospacing="0" w:after="0" w:afterAutospacing="0"/>
      </w:pPr>
      <w:r w:rsidRPr="001B658D">
        <w:rPr>
          <w:color w:val="D4D4D4"/>
        </w:rPr>
        <w:t>    &lt;</w:t>
      </w:r>
      <w:r w:rsidRPr="001B658D">
        <w:rPr>
          <w:color w:val="9CDCFE"/>
        </w:rPr>
        <w:t>SignValue</w:t>
      </w:r>
      <w:r w:rsidRPr="001B658D">
        <w:rPr>
          <w:color w:val="D4D4D4"/>
        </w:rPr>
        <w:t>&gt;&lt;/</w:t>
      </w:r>
      <w:r w:rsidRPr="001B658D">
        <w:rPr>
          <w:color w:val="9CDCFE"/>
        </w:rPr>
        <w:t>SignValue</w:t>
      </w:r>
      <w:r w:rsidRPr="001B658D">
        <w:rPr>
          <w:color w:val="D4D4D4"/>
        </w:rPr>
        <w:t>&gt; *</w:t>
      </w:r>
      <w:r w:rsidRPr="001B658D">
        <w:rPr>
          <w:color w:val="6A9955"/>
        </w:rPr>
        <w:t>//chuỗi ký</w:t>
      </w:r>
    </w:p>
    <w:p w14:paraId="51A1BBB5" w14:textId="77777777" w:rsidR="001B658D" w:rsidRPr="001B658D" w:rsidRDefault="001B658D" w:rsidP="001B658D">
      <w:pPr>
        <w:pStyle w:val="NormalWeb"/>
        <w:shd w:val="clear" w:color="auto" w:fill="1E1E1E"/>
        <w:spacing w:before="0" w:beforeAutospacing="0" w:after="160" w:afterAutospacing="0"/>
      </w:pPr>
      <w:r w:rsidRPr="001B658D">
        <w:rPr>
          <w:color w:val="D4D4D4"/>
        </w:rPr>
        <w:t>&lt;/</w:t>
      </w:r>
      <w:r w:rsidRPr="001B658D">
        <w:rPr>
          <w:color w:val="9CDCFE"/>
        </w:rPr>
        <w:t>SendInv</w:t>
      </w:r>
      <w:r w:rsidRPr="001B658D">
        <w:rPr>
          <w:color w:val="D4D4D4"/>
        </w:rPr>
        <w:t>&gt;</w:t>
      </w:r>
    </w:p>
    <w:p w14:paraId="7439B183" w14:textId="77777777" w:rsidR="001B658D" w:rsidRPr="001B658D" w:rsidRDefault="001B658D" w:rsidP="001B658D">
      <w:pPr>
        <w:ind w:left="518"/>
        <w:rPr>
          <w:lang w:eastAsia="x-none"/>
        </w:rPr>
      </w:pPr>
    </w:p>
    <w:p w14:paraId="3CE73174" w14:textId="65504BA4" w:rsidR="006B52A7" w:rsidRDefault="006B52A7" w:rsidP="00480762">
      <w:pPr>
        <w:pStyle w:val="Heading3"/>
      </w:pPr>
      <w:bookmarkStart w:id="2212" w:name="_Toc198045411"/>
      <w:r>
        <w:t>Lấy giá trị hash hóa đơn máy tính tiền  theo danh sách fkey sử dụng smartCA (bước 1)</w:t>
      </w:r>
      <w:bookmarkEnd w:id="2212"/>
    </w:p>
    <w:p w14:paraId="0E82A437" w14:textId="77777777" w:rsidR="001B658D" w:rsidRDefault="001B658D" w:rsidP="001B658D">
      <w:pPr>
        <w:pStyle w:val="NormalWeb"/>
        <w:spacing w:before="0" w:beforeAutospacing="0" w:after="0" w:afterAutospacing="0"/>
        <w:ind w:left="360" w:right="14"/>
        <w:jc w:val="both"/>
      </w:pPr>
      <w:r>
        <w:rPr>
          <w:color w:val="000000"/>
        </w:rPr>
        <w:t>URL</w:t>
      </w:r>
    </w:p>
    <w:p w14:paraId="44E27CD7" w14:textId="77777777" w:rsidR="001B658D" w:rsidRDefault="001B658D" w:rsidP="001B658D">
      <w:pPr>
        <w:pStyle w:val="NormalWeb"/>
        <w:spacing w:before="0" w:beforeAutospacing="0" w:after="0" w:afterAutospacing="0"/>
        <w:ind w:left="360" w:right="14"/>
        <w:jc w:val="both"/>
      </w:pPr>
      <w:r>
        <w:rPr>
          <w:rStyle w:val="apple-tab-span"/>
          <w:color w:val="000000"/>
        </w:rPr>
        <w:lastRenderedPageBreak/>
        <w:tab/>
      </w:r>
      <w:r>
        <w:rPr>
          <w:color w:val="000000"/>
        </w:rPr>
        <w:t xml:space="preserve"> string </w:t>
      </w:r>
      <w:r w:rsidRPr="00C549AE">
        <w:rPr>
          <w:b/>
          <w:color w:val="000000"/>
        </w:rPr>
        <w:t>GetHashInvMTTFkeyBySmartCA</w:t>
      </w:r>
      <w:r>
        <w:rPr>
          <w:color w:val="000000"/>
        </w:rPr>
        <w:t>(string Account, string ACpass, string lstFkey, string username, string password, string pattern, string serial, string serialCert)</w:t>
      </w:r>
    </w:p>
    <w:p w14:paraId="3FDC1A0C" w14:textId="77777777" w:rsidR="001B658D" w:rsidRDefault="001B658D" w:rsidP="001B658D">
      <w:pPr>
        <w:pStyle w:val="NormalWeb"/>
        <w:spacing w:before="0" w:beforeAutospacing="0" w:after="0" w:afterAutospacing="0"/>
        <w:ind w:left="360" w:right="14"/>
        <w:jc w:val="both"/>
      </w:pPr>
      <w:r>
        <w:rPr>
          <w:color w:val="000000"/>
        </w:rPr>
        <w:t>DESCRIPTION</w:t>
      </w:r>
    </w:p>
    <w:p w14:paraId="79E0254F" w14:textId="77777777" w:rsidR="001B658D" w:rsidRDefault="001B658D" w:rsidP="001B658D">
      <w:pPr>
        <w:pStyle w:val="NormalWeb"/>
        <w:spacing w:before="0" w:beforeAutospacing="0" w:after="0" w:afterAutospacing="0"/>
        <w:ind w:left="360" w:right="14"/>
        <w:jc w:val="both"/>
      </w:pPr>
      <w:r>
        <w:rPr>
          <w:rStyle w:val="apple-tab-span"/>
          <w:color w:val="000000"/>
        </w:rPr>
        <w:tab/>
      </w:r>
      <w:r>
        <w:rPr>
          <w:color w:val="000000"/>
        </w:rPr>
        <w:t>Đây là web service cho phép gửi thông điệp hóa đơn điện tử với các hệ thống sử dụng SmartCA, thực hiện truyền dữ liệu hóa đơn và lấy giá trị hash value để ký số bằng SmartCA ở client.</w:t>
      </w:r>
    </w:p>
    <w:p w14:paraId="27043792" w14:textId="77777777" w:rsidR="001B658D" w:rsidRDefault="001B658D" w:rsidP="001B658D">
      <w:pPr>
        <w:pStyle w:val="NormalWeb"/>
        <w:spacing w:before="0" w:beforeAutospacing="0" w:after="0" w:afterAutospacing="0"/>
        <w:ind w:left="360" w:right="14"/>
        <w:jc w:val="both"/>
      </w:pPr>
      <w:r>
        <w:rPr>
          <w:color w:val="000000"/>
        </w:rPr>
        <w:t>HTTP METHOD</w:t>
      </w:r>
    </w:p>
    <w:p w14:paraId="67D496DB" w14:textId="77777777" w:rsidR="001B658D" w:rsidRDefault="001B658D" w:rsidP="001B658D">
      <w:pPr>
        <w:pStyle w:val="NormalWeb"/>
        <w:spacing w:before="0" w:beforeAutospacing="0" w:after="0" w:afterAutospacing="0"/>
        <w:ind w:left="360" w:right="14"/>
        <w:jc w:val="both"/>
      </w:pPr>
      <w:r>
        <w:rPr>
          <w:rStyle w:val="apple-tab-span"/>
          <w:color w:val="000000"/>
        </w:rPr>
        <w:tab/>
      </w:r>
      <w:r>
        <w:rPr>
          <w:rStyle w:val="apple-tab-span"/>
          <w:color w:val="000000"/>
        </w:rPr>
        <w:tab/>
      </w:r>
      <w:r>
        <w:rPr>
          <w:color w:val="000000"/>
        </w:rPr>
        <w:t>POST</w:t>
      </w:r>
    </w:p>
    <w:p w14:paraId="61AC3FF3" w14:textId="77777777" w:rsidR="001B658D" w:rsidRDefault="001B658D" w:rsidP="001B658D">
      <w:pPr>
        <w:pStyle w:val="NormalWeb"/>
        <w:spacing w:before="0" w:beforeAutospacing="0" w:after="0" w:afterAutospacing="0"/>
        <w:ind w:left="360" w:right="14"/>
        <w:jc w:val="both"/>
      </w:pPr>
      <w:r>
        <w:rPr>
          <w:color w:val="000000"/>
        </w:rPr>
        <w:t>REQUEST BODY</w:t>
      </w:r>
    </w:p>
    <w:p w14:paraId="281E38CD" w14:textId="77777777" w:rsidR="001B658D" w:rsidRDefault="001B658D" w:rsidP="001B658D">
      <w:pPr>
        <w:pStyle w:val="NormalWeb"/>
        <w:numPr>
          <w:ilvl w:val="0"/>
          <w:numId w:val="60"/>
        </w:numPr>
        <w:spacing w:before="0" w:beforeAutospacing="0" w:after="0" w:afterAutospacing="0"/>
        <w:ind w:left="1070"/>
        <w:jc w:val="both"/>
        <w:textAlignment w:val="baseline"/>
        <w:rPr>
          <w:b/>
          <w:bCs/>
          <w:color w:val="000000"/>
          <w:u w:val="single"/>
        </w:rPr>
      </w:pPr>
      <w:r>
        <w:rPr>
          <w:b/>
          <w:bCs/>
          <w:color w:val="000000"/>
        </w:rPr>
        <w:t xml:space="preserve">Account/ACPass:  </w:t>
      </w:r>
      <w:r>
        <w:rPr>
          <w:color w:val="000000"/>
        </w:rPr>
        <w:t>Tài khoản được cấp phát cho nhân viên gọi lệnh gửi thông điệp.</w:t>
      </w:r>
    </w:p>
    <w:p w14:paraId="2A75DD0D" w14:textId="77777777" w:rsidR="001B658D" w:rsidRDefault="001B658D" w:rsidP="001B658D">
      <w:pPr>
        <w:pStyle w:val="NormalWeb"/>
        <w:numPr>
          <w:ilvl w:val="0"/>
          <w:numId w:val="60"/>
        </w:numPr>
        <w:spacing w:before="0" w:beforeAutospacing="0" w:after="0" w:afterAutospacing="0"/>
        <w:ind w:left="1070"/>
        <w:jc w:val="both"/>
        <w:textAlignment w:val="baseline"/>
        <w:rPr>
          <w:b/>
          <w:bCs/>
          <w:color w:val="000000"/>
          <w:u w:val="single"/>
        </w:rPr>
      </w:pPr>
      <w:r>
        <w:rPr>
          <w:b/>
          <w:bCs/>
          <w:color w:val="000000"/>
        </w:rPr>
        <w:t>Username/password:</w:t>
      </w:r>
      <w:r>
        <w:rPr>
          <w:color w:val="000000"/>
        </w:rPr>
        <w:t xml:space="preserve"> Tài khoản được cấp phát cho khách hàng để gọi đến webservice (tài khoản có quyền ServiceRole trong hệ thống).</w:t>
      </w:r>
    </w:p>
    <w:p w14:paraId="06AE07A1" w14:textId="77777777" w:rsidR="001B658D" w:rsidRDefault="001B658D" w:rsidP="001B658D">
      <w:pPr>
        <w:pStyle w:val="NormalWeb"/>
        <w:numPr>
          <w:ilvl w:val="0"/>
          <w:numId w:val="60"/>
        </w:numPr>
        <w:spacing w:before="0" w:beforeAutospacing="0" w:after="0" w:afterAutospacing="0"/>
        <w:ind w:left="1070"/>
        <w:jc w:val="both"/>
        <w:textAlignment w:val="baseline"/>
        <w:rPr>
          <w:b/>
          <w:bCs/>
          <w:color w:val="000000"/>
          <w:u w:val="single"/>
        </w:rPr>
      </w:pPr>
      <w:r>
        <w:rPr>
          <w:b/>
          <w:bCs/>
          <w:color w:val="000000"/>
        </w:rPr>
        <w:t>lstFkey</w:t>
      </w:r>
      <w:r>
        <w:rPr>
          <w:color w:val="000000"/>
        </w:rPr>
        <w:t>: chuỗi danh sách fkey của hóa đơn điện tử đã phát hành (theo mẫu mô tả kèm theo)</w:t>
      </w:r>
      <w:r>
        <w:rPr>
          <w:b/>
          <w:bCs/>
          <w:color w:val="000000"/>
          <w:u w:val="single"/>
        </w:rPr>
        <w:t>    </w:t>
      </w:r>
    </w:p>
    <w:p w14:paraId="5D675F0A" w14:textId="77777777" w:rsidR="001B658D" w:rsidRDefault="001B658D" w:rsidP="001B658D">
      <w:pPr>
        <w:pStyle w:val="NormalWeb"/>
        <w:numPr>
          <w:ilvl w:val="0"/>
          <w:numId w:val="60"/>
        </w:numPr>
        <w:spacing w:before="0" w:beforeAutospacing="0" w:after="0" w:afterAutospacing="0"/>
        <w:ind w:left="1070"/>
        <w:jc w:val="both"/>
        <w:textAlignment w:val="baseline"/>
        <w:rPr>
          <w:b/>
          <w:bCs/>
          <w:color w:val="000000"/>
          <w:u w:val="single"/>
        </w:rPr>
      </w:pPr>
      <w:r>
        <w:rPr>
          <w:b/>
          <w:bCs/>
          <w:color w:val="000000"/>
          <w:shd w:val="clear" w:color="auto" w:fill="FFFFFF"/>
        </w:rPr>
        <w:t>pattern</w:t>
      </w:r>
      <w:r>
        <w:rPr>
          <w:color w:val="000000"/>
        </w:rPr>
        <w:t>: mẫu số hóa đơn</w:t>
      </w:r>
    </w:p>
    <w:p w14:paraId="61B5DB45" w14:textId="77777777" w:rsidR="001B658D" w:rsidRDefault="001B658D" w:rsidP="001B658D">
      <w:pPr>
        <w:pStyle w:val="NormalWeb"/>
        <w:numPr>
          <w:ilvl w:val="0"/>
          <w:numId w:val="60"/>
        </w:numPr>
        <w:spacing w:before="0" w:beforeAutospacing="0" w:after="0" w:afterAutospacing="0"/>
        <w:ind w:left="1070"/>
        <w:jc w:val="both"/>
        <w:textAlignment w:val="baseline"/>
        <w:rPr>
          <w:b/>
          <w:bCs/>
          <w:color w:val="000000"/>
          <w:u w:val="single"/>
        </w:rPr>
      </w:pPr>
      <w:r>
        <w:rPr>
          <w:b/>
          <w:bCs/>
          <w:color w:val="000000"/>
          <w:shd w:val="clear" w:color="auto" w:fill="FFFFFF"/>
        </w:rPr>
        <w:t>serial</w:t>
      </w:r>
      <w:r>
        <w:rPr>
          <w:color w:val="000000"/>
        </w:rPr>
        <w:t>: ký hiệu mẫu số hóa đơn</w:t>
      </w:r>
    </w:p>
    <w:p w14:paraId="18A9E1B3" w14:textId="77777777" w:rsidR="001B658D" w:rsidRDefault="001B658D" w:rsidP="001B658D">
      <w:pPr>
        <w:pStyle w:val="NormalWeb"/>
        <w:numPr>
          <w:ilvl w:val="0"/>
          <w:numId w:val="60"/>
        </w:numPr>
        <w:spacing w:before="0" w:beforeAutospacing="0" w:after="0" w:afterAutospacing="0"/>
        <w:ind w:left="1070"/>
        <w:jc w:val="both"/>
        <w:textAlignment w:val="baseline"/>
        <w:rPr>
          <w:b/>
          <w:bCs/>
          <w:color w:val="000000"/>
        </w:rPr>
      </w:pPr>
      <w:r>
        <w:rPr>
          <w:b/>
          <w:bCs/>
          <w:color w:val="000000"/>
        </w:rPr>
        <w:t>serialCert</w:t>
      </w:r>
      <w:r>
        <w:rPr>
          <w:color w:val="000000"/>
        </w:rPr>
        <w:t>: Serial của chứng thư số SmartCA dùng để ký gửi thuế</w:t>
      </w:r>
    </w:p>
    <w:p w14:paraId="48445EA0" w14:textId="77777777" w:rsidR="001B658D" w:rsidRDefault="001B658D" w:rsidP="001B658D">
      <w:pPr>
        <w:pStyle w:val="NormalWeb"/>
        <w:spacing w:before="0" w:beforeAutospacing="0" w:after="0" w:afterAutospacing="0"/>
        <w:ind w:left="360" w:right="14"/>
        <w:jc w:val="both"/>
      </w:pPr>
      <w:r>
        <w:rPr>
          <w:color w:val="000000"/>
        </w:rPr>
        <w:t>RETURNS</w:t>
      </w:r>
    </w:p>
    <w:tbl>
      <w:tblPr>
        <w:tblW w:w="0" w:type="auto"/>
        <w:tblCellMar>
          <w:top w:w="15" w:type="dxa"/>
          <w:left w:w="15" w:type="dxa"/>
          <w:bottom w:w="15" w:type="dxa"/>
          <w:right w:w="15" w:type="dxa"/>
        </w:tblCellMar>
        <w:tblLook w:val="04A0" w:firstRow="1" w:lastRow="0" w:firstColumn="1" w:lastColumn="0" w:noHBand="0" w:noVBand="1"/>
      </w:tblPr>
      <w:tblGrid>
        <w:gridCol w:w="1676"/>
        <w:gridCol w:w="5820"/>
        <w:gridCol w:w="1854"/>
      </w:tblGrid>
      <w:tr w:rsidR="001B658D" w14:paraId="3F48F498" w14:textId="77777777" w:rsidTr="001B658D">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01EF0EB9" w14:textId="77777777" w:rsidR="001B658D" w:rsidRDefault="001B658D">
            <w:pPr>
              <w:pStyle w:val="NormalWeb"/>
              <w:spacing w:before="0" w:beforeAutospacing="0" w:after="200" w:afterAutospacing="0"/>
              <w:ind w:left="720"/>
            </w:pPr>
            <w:r>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4B148694" w14:textId="77777777" w:rsidR="001B658D" w:rsidRDefault="001B658D">
            <w:pPr>
              <w:pStyle w:val="NormalWeb"/>
              <w:spacing w:before="0" w:beforeAutospacing="0" w:after="200" w:afterAutospacing="0"/>
              <w:ind w:left="720"/>
            </w:pPr>
            <w:r>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6D7BBE85" w14:textId="77777777" w:rsidR="001B658D" w:rsidRDefault="001B658D">
            <w:pPr>
              <w:pStyle w:val="NormalWeb"/>
              <w:spacing w:before="0" w:beforeAutospacing="0" w:after="200" w:afterAutospacing="0"/>
              <w:ind w:left="720"/>
            </w:pPr>
            <w:r>
              <w:rPr>
                <w:color w:val="000000"/>
              </w:rPr>
              <w:t>Ghi chú</w:t>
            </w:r>
          </w:p>
        </w:tc>
      </w:tr>
      <w:tr w:rsidR="001B658D" w14:paraId="770C0963"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CDC43DB" w14:textId="77777777" w:rsidR="001B658D" w:rsidRDefault="001B658D">
            <w:pPr>
              <w:pStyle w:val="NormalWeb"/>
              <w:spacing w:before="0" w:beforeAutospacing="0" w:after="160" w:afterAutospacing="0"/>
            </w:pPr>
            <w:r>
              <w:rPr>
                <w:color w:val="000000"/>
                <w:sz w:val="22"/>
                <w:szCs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9242430" w14:textId="77777777" w:rsidR="001B658D" w:rsidRDefault="001B658D">
            <w:pPr>
              <w:pStyle w:val="NormalWeb"/>
              <w:spacing w:before="0" w:beforeAutospacing="0" w:after="0" w:afterAutospacing="0"/>
            </w:pPr>
            <w:r>
              <w:rPr>
                <w:color w:val="000000"/>
              </w:rPr>
              <w:t>Tài khoản đăng nhập sai hoặc không có 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A8D3A8D" w14:textId="77777777" w:rsidR="001B658D" w:rsidRDefault="001B658D"/>
        </w:tc>
      </w:tr>
      <w:tr w:rsidR="001B658D" w14:paraId="7DE99991"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3D116D3" w14:textId="77777777" w:rsidR="001B658D" w:rsidRDefault="001B658D">
            <w:pPr>
              <w:pStyle w:val="NormalWeb"/>
              <w:spacing w:before="0" w:beforeAutospacing="0" w:after="160" w:afterAutospacing="0"/>
            </w:pPr>
            <w:r>
              <w:rPr>
                <w:color w:val="000000"/>
                <w:sz w:val="22"/>
                <w:szCs w:val="22"/>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76559DF" w14:textId="77777777" w:rsidR="001B658D" w:rsidRDefault="001B658D">
            <w:pPr>
              <w:pStyle w:val="NormalWeb"/>
              <w:spacing w:before="0" w:beforeAutospacing="0" w:after="160" w:afterAutospacing="0"/>
            </w:pPr>
            <w:r>
              <w:rPr>
                <w:color w:val="000000"/>
                <w:sz w:val="22"/>
                <w:szCs w:val="22"/>
              </w:rPr>
              <w:t>Không tìm thấy công ty hoặc tài khoản không tồn 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63582D8" w14:textId="77777777" w:rsidR="001B658D" w:rsidRDefault="001B658D"/>
        </w:tc>
      </w:tr>
      <w:tr w:rsidR="001B658D" w14:paraId="3513F9A4"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5B54EAF" w14:textId="77777777" w:rsidR="001B658D" w:rsidRDefault="001B658D">
            <w:pPr>
              <w:pStyle w:val="NormalWeb"/>
              <w:spacing w:before="0" w:beforeAutospacing="0" w:after="160" w:afterAutospacing="0"/>
            </w:pPr>
            <w:r>
              <w:rPr>
                <w:color w:val="000000"/>
                <w:sz w:val="22"/>
                <w:szCs w:val="22"/>
              </w:rPr>
              <w:t>ERR:22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7983E8F" w14:textId="77777777" w:rsidR="001B658D" w:rsidRDefault="001B658D">
            <w:pPr>
              <w:pStyle w:val="NormalWeb"/>
              <w:spacing w:before="0" w:beforeAutospacing="0" w:after="160" w:afterAutospacing="0"/>
            </w:pPr>
            <w:r>
              <w:rPr>
                <w:color w:val="000000"/>
                <w:sz w:val="22"/>
                <w:szCs w:val="22"/>
              </w:rPr>
              <w:t>Công ty chưa đăng ký chứng thư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6A4A327" w14:textId="77777777" w:rsidR="001B658D" w:rsidRDefault="001B658D"/>
        </w:tc>
      </w:tr>
      <w:tr w:rsidR="001B658D" w14:paraId="09101B40"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A5CE6B0" w14:textId="77777777" w:rsidR="001B658D" w:rsidRDefault="001B658D">
            <w:pPr>
              <w:pStyle w:val="NormalWeb"/>
              <w:spacing w:before="0" w:beforeAutospacing="0" w:after="160" w:afterAutospacing="0"/>
            </w:pPr>
            <w:r>
              <w:rPr>
                <w:color w:val="000000"/>
                <w:sz w:val="22"/>
                <w:szCs w:val="22"/>
              </w:rPr>
              <w:t>ERR:28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90ACD2C" w14:textId="77777777" w:rsidR="001B658D" w:rsidRDefault="001B658D">
            <w:pPr>
              <w:pStyle w:val="NormalWeb"/>
              <w:spacing w:before="0" w:beforeAutospacing="0" w:after="160" w:afterAutospacing="0"/>
            </w:pPr>
            <w:r>
              <w:rPr>
                <w:color w:val="000000"/>
                <w:sz w:val="22"/>
                <w:szCs w:val="22"/>
              </w:rPr>
              <w:t>Chưa có thông tin chứng thư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E6DE5A7" w14:textId="77777777" w:rsidR="001B658D" w:rsidRDefault="001B658D"/>
        </w:tc>
      </w:tr>
      <w:tr w:rsidR="001B658D" w14:paraId="7FB79600"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9F22929" w14:textId="77777777" w:rsidR="001B658D" w:rsidRDefault="001B658D">
            <w:pPr>
              <w:pStyle w:val="NormalWeb"/>
              <w:spacing w:before="0" w:beforeAutospacing="0" w:after="160" w:afterAutospacing="0"/>
            </w:pPr>
            <w:r>
              <w:rPr>
                <w:color w:val="000000"/>
                <w:sz w:val="22"/>
                <w:szCs w:val="22"/>
              </w:rPr>
              <w:t>ERR:24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A21EB99" w14:textId="77777777" w:rsidR="001B658D" w:rsidRDefault="001B658D">
            <w:pPr>
              <w:pStyle w:val="NormalWeb"/>
              <w:spacing w:before="0" w:beforeAutospacing="0" w:after="160" w:afterAutospacing="0"/>
            </w:pPr>
            <w:r>
              <w:rPr>
                <w:color w:val="000000"/>
                <w:sz w:val="22"/>
                <w:szCs w:val="22"/>
              </w:rPr>
              <w:t>Chứng thư truyền lên không đúng với chứng thư đăng ký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2584764" w14:textId="77777777" w:rsidR="001B658D" w:rsidRDefault="001B658D"/>
        </w:tc>
      </w:tr>
      <w:tr w:rsidR="001B658D" w14:paraId="1CA03FB7"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1027390" w14:textId="77777777" w:rsidR="001B658D" w:rsidRDefault="001B658D">
            <w:pPr>
              <w:pStyle w:val="NormalWeb"/>
              <w:spacing w:before="0" w:beforeAutospacing="0" w:after="160" w:afterAutospacing="0"/>
            </w:pPr>
            <w:r>
              <w:rPr>
                <w:color w:val="000000"/>
                <w:sz w:val="22"/>
                <w:szCs w:val="22"/>
              </w:rPr>
              <w:t>ERR:27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6183501" w14:textId="77777777" w:rsidR="001B658D" w:rsidRDefault="001B658D">
            <w:pPr>
              <w:pStyle w:val="NormalWeb"/>
              <w:spacing w:before="0" w:beforeAutospacing="0" w:after="0" w:afterAutospacing="0"/>
            </w:pPr>
            <w:r>
              <w:rPr>
                <w:color w:val="000000"/>
              </w:rPr>
              <w:t>Chứng thư chưa đến thời điểm sử dụng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9B62B19" w14:textId="77777777" w:rsidR="001B658D" w:rsidRDefault="001B658D"/>
        </w:tc>
      </w:tr>
      <w:tr w:rsidR="001B658D" w14:paraId="3A7968BF"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AB91CF5" w14:textId="77777777" w:rsidR="001B658D" w:rsidRDefault="001B658D">
            <w:pPr>
              <w:pStyle w:val="NormalWeb"/>
              <w:spacing w:before="0" w:beforeAutospacing="0" w:after="160" w:afterAutospacing="0"/>
            </w:pPr>
            <w:r>
              <w:rPr>
                <w:color w:val="000000"/>
                <w:sz w:val="22"/>
                <w:szCs w:val="22"/>
              </w:rPr>
              <w:t>ERR:26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A98B5CD" w14:textId="77777777" w:rsidR="001B658D" w:rsidRDefault="001B658D">
            <w:pPr>
              <w:pStyle w:val="NormalWeb"/>
              <w:spacing w:before="0" w:beforeAutospacing="0" w:after="0" w:afterAutospacing="0"/>
            </w:pPr>
            <w:r>
              <w:rPr>
                <w:color w:val="000000"/>
              </w:rPr>
              <w:t>Chứng thư số hết hạn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F83484D" w14:textId="77777777" w:rsidR="001B658D" w:rsidRDefault="001B658D"/>
        </w:tc>
      </w:tr>
      <w:tr w:rsidR="001B658D" w14:paraId="08C66AD3"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EB438C2" w14:textId="77777777" w:rsidR="001B658D" w:rsidRDefault="001B658D">
            <w:pPr>
              <w:pStyle w:val="NormalWeb"/>
              <w:spacing w:before="0" w:beforeAutospacing="0" w:after="160" w:afterAutospacing="0"/>
            </w:pPr>
            <w:r>
              <w:rPr>
                <w:color w:val="000000"/>
                <w:sz w:val="22"/>
                <w:szCs w:val="22"/>
              </w:rPr>
              <w:t>ERR:51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2F24E5B" w14:textId="77777777" w:rsidR="001B658D" w:rsidRDefault="001B658D">
            <w:pPr>
              <w:pStyle w:val="NormalWeb"/>
              <w:spacing w:before="0" w:beforeAutospacing="0" w:after="0" w:afterAutospacing="0"/>
            </w:pPr>
            <w:r>
              <w:rPr>
                <w:color w:val="000000"/>
              </w:rPr>
              <w:t>Chứng thư số đã bị thu hồi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4B4D7C4" w14:textId="77777777" w:rsidR="001B658D" w:rsidRDefault="001B658D"/>
        </w:tc>
      </w:tr>
      <w:tr w:rsidR="001B658D" w14:paraId="03EF18DB"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EFCD45A" w14:textId="77777777" w:rsidR="001B658D" w:rsidRDefault="001B658D">
            <w:pPr>
              <w:pStyle w:val="NormalWeb"/>
              <w:spacing w:before="0" w:beforeAutospacing="0" w:after="160" w:afterAutospacing="0"/>
            </w:pPr>
            <w:r>
              <w:rPr>
                <w:color w:val="000000"/>
                <w:sz w:val="22"/>
                <w:szCs w:val="22"/>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46B6747" w14:textId="77777777" w:rsidR="001B658D" w:rsidRDefault="001B658D">
            <w:pPr>
              <w:pStyle w:val="NormalWeb"/>
              <w:spacing w:before="0" w:beforeAutospacing="0" w:after="0" w:afterAutospacing="0"/>
            </w:pPr>
            <w:r>
              <w:rPr>
                <w:color w:val="000000"/>
              </w:rPr>
              <w:t>Dữ liệu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765B575" w14:textId="77777777" w:rsidR="001B658D" w:rsidRDefault="001B658D"/>
        </w:tc>
      </w:tr>
      <w:tr w:rsidR="001B658D" w14:paraId="44D2C9E2"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6994AC0" w14:textId="77777777" w:rsidR="001B658D" w:rsidRDefault="001B658D">
            <w:pPr>
              <w:pStyle w:val="NormalWeb"/>
              <w:spacing w:before="0" w:beforeAutospacing="0" w:after="160" w:afterAutospacing="0"/>
            </w:pPr>
            <w:r>
              <w:rPr>
                <w:color w:val="000000"/>
                <w:sz w:val="22"/>
                <w:szCs w:val="22"/>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1D55C46" w14:textId="77777777" w:rsidR="001B658D" w:rsidRDefault="001B658D">
            <w:pPr>
              <w:pStyle w:val="NormalWeb"/>
              <w:spacing w:before="0" w:beforeAutospacing="0" w:after="0" w:afterAutospacing="0"/>
            </w:pPr>
            <w:r>
              <w:rPr>
                <w:color w:val="000000"/>
              </w:rPr>
              <w:t>Lô có số hóa đơn vượt quá số lượng tối đa cho phép (500)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141CFEF" w14:textId="77777777" w:rsidR="001B658D" w:rsidRDefault="001B658D"/>
        </w:tc>
      </w:tr>
      <w:tr w:rsidR="001B658D" w14:paraId="4C0C9312"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597B692" w14:textId="77777777" w:rsidR="001B658D" w:rsidRDefault="001B658D">
            <w:pPr>
              <w:pStyle w:val="NormalWeb"/>
              <w:spacing w:before="0" w:beforeAutospacing="0" w:after="160" w:afterAutospacing="0"/>
            </w:pPr>
            <w:r>
              <w:rPr>
                <w:color w:val="000000"/>
                <w:sz w:val="22"/>
                <w:szCs w:val="22"/>
              </w:rPr>
              <w:t>ERR:11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843E638" w14:textId="77777777" w:rsidR="001B658D" w:rsidRDefault="001B658D">
            <w:pPr>
              <w:pStyle w:val="NormalWeb"/>
              <w:spacing w:before="0" w:beforeAutospacing="0" w:after="0" w:afterAutospacing="0"/>
            </w:pPr>
            <w:r>
              <w:rPr>
                <w:color w:val="000000"/>
              </w:rPr>
              <w:t>Toàn bộ lô hóa đơn hoặc không tìm thấy hoặc đã gửi thuế</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FE3AA64" w14:textId="77777777" w:rsidR="001B658D" w:rsidRDefault="001B658D"/>
        </w:tc>
      </w:tr>
      <w:tr w:rsidR="001B658D" w14:paraId="27FCA1B7"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9730417" w14:textId="77777777" w:rsidR="001B658D" w:rsidRDefault="001B658D">
            <w:pPr>
              <w:pStyle w:val="NormalWeb"/>
              <w:spacing w:before="0" w:beforeAutospacing="0" w:after="160" w:afterAutospacing="0"/>
            </w:pPr>
            <w:r>
              <w:rPr>
                <w:color w:val="000000"/>
                <w:sz w:val="22"/>
                <w:szCs w:val="22"/>
              </w:rPr>
              <w:t>ERR:35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C70A511" w14:textId="77777777" w:rsidR="001B658D" w:rsidRDefault="001B658D">
            <w:pPr>
              <w:pStyle w:val="NormalWeb"/>
              <w:spacing w:before="0" w:beforeAutospacing="0" w:after="0" w:afterAutospacing="0"/>
            </w:pPr>
            <w:r>
              <w:rPr>
                <w:color w:val="000000"/>
              </w:rPr>
              <w:t>Thiếu thông tin pattern và serial</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8797EA7" w14:textId="77777777" w:rsidR="001B658D" w:rsidRDefault="001B658D"/>
        </w:tc>
      </w:tr>
      <w:tr w:rsidR="001B658D" w14:paraId="05A0B538"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1D4A32D" w14:textId="77777777" w:rsidR="001B658D" w:rsidRDefault="001B658D">
            <w:pPr>
              <w:pStyle w:val="NormalWeb"/>
              <w:spacing w:before="0" w:beforeAutospacing="0" w:after="160" w:afterAutospacing="0"/>
            </w:pPr>
            <w:r>
              <w:rPr>
                <w:color w:val="000000"/>
                <w:sz w:val="22"/>
                <w:szCs w:val="22"/>
              </w:rPr>
              <w:t>ERR:20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584C9F0" w14:textId="77777777" w:rsidR="001B658D" w:rsidRDefault="001B658D">
            <w:pPr>
              <w:pStyle w:val="NormalWeb"/>
              <w:spacing w:before="0" w:beforeAutospacing="0" w:after="0" w:afterAutospacing="0"/>
            </w:pPr>
            <w:r>
              <w:rPr>
                <w:color w:val="000000"/>
              </w:rPr>
              <w:t>Thông tin pattern hoặc serial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243FF2B" w14:textId="77777777" w:rsidR="001B658D" w:rsidRDefault="001B658D"/>
        </w:tc>
      </w:tr>
      <w:tr w:rsidR="001B658D" w14:paraId="7B0DF3D3" w14:textId="77777777" w:rsidTr="001B658D">
        <w:trPr>
          <w:trHeight w:val="413"/>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154D95A" w14:textId="77777777" w:rsidR="001B658D" w:rsidRDefault="001B658D">
            <w:pPr>
              <w:pStyle w:val="NormalWeb"/>
              <w:spacing w:before="0" w:beforeAutospacing="0" w:after="160" w:afterAutospacing="0"/>
            </w:pPr>
            <w:r>
              <w:rPr>
                <w:color w:val="000000"/>
                <w:sz w:val="22"/>
                <w:szCs w:val="22"/>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F22F80D" w14:textId="77777777" w:rsidR="001B658D" w:rsidRDefault="001B658D">
            <w:pPr>
              <w:pStyle w:val="NormalWeb"/>
              <w:spacing w:before="0" w:beforeAutospacing="0" w:after="0" w:afterAutospacing="0"/>
            </w:pPr>
            <w:r>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B92D54E" w14:textId="77777777" w:rsidR="001B658D" w:rsidRDefault="001B658D">
            <w:pPr>
              <w:pStyle w:val="NormalWeb"/>
              <w:spacing w:before="0" w:beforeAutospacing="0" w:after="160" w:afterAutospacing="0"/>
              <w:jc w:val="both"/>
            </w:pPr>
            <w:r>
              <w:rPr>
                <w:color w:val="000000"/>
                <w:sz w:val="22"/>
                <w:szCs w:val="22"/>
              </w:rPr>
              <w:t>Lỗi không xác định</w:t>
            </w:r>
          </w:p>
        </w:tc>
      </w:tr>
      <w:tr w:rsidR="001B658D" w14:paraId="153A76C1" w14:textId="77777777" w:rsidTr="001B658D">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14FF031" w14:textId="77777777" w:rsidR="001B658D" w:rsidRDefault="001B658D">
            <w:pPr>
              <w:pStyle w:val="NormalWeb"/>
              <w:spacing w:before="0" w:beforeAutospacing="0" w:after="160" w:afterAutospacing="0"/>
            </w:pPr>
            <w:r>
              <w:rPr>
                <w:color w:val="000000"/>
                <w:sz w:val="22"/>
                <w:szCs w:val="22"/>
              </w:rPr>
              <w:t xml:space="preserve">Chuỗi </w:t>
            </w:r>
            <w:r>
              <w:rPr>
                <w:color w:val="000000"/>
                <w:sz w:val="19"/>
                <w:szCs w:val="19"/>
              </w:rPr>
              <w:t>base64Hash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2BE8275" w14:textId="77777777" w:rsidR="001B658D" w:rsidRDefault="001B658D">
            <w:pPr>
              <w:pStyle w:val="NormalWeb"/>
              <w:spacing w:before="0" w:beforeAutospacing="0" w:after="160" w:afterAutospacing="0"/>
            </w:pPr>
            <w:r>
              <w:rPr>
                <w:color w:val="000000"/>
                <w:sz w:val="22"/>
                <w:szCs w:val="22"/>
              </w:rPr>
              <w:t>Chuỗi trả về sử dụng để ký số token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19FA99A" w14:textId="77777777" w:rsidR="001B658D" w:rsidRDefault="001B658D"/>
        </w:tc>
      </w:tr>
    </w:tbl>
    <w:p w14:paraId="7EEA7CB0" w14:textId="77777777" w:rsidR="001B658D" w:rsidRDefault="001B658D" w:rsidP="001B658D"/>
    <w:p w14:paraId="04BE5D15" w14:textId="77777777" w:rsidR="001B658D" w:rsidRDefault="001B658D" w:rsidP="001B658D">
      <w:pPr>
        <w:pStyle w:val="NormalWeb"/>
        <w:spacing w:before="0" w:beforeAutospacing="0" w:after="160" w:afterAutospacing="0"/>
      </w:pPr>
      <w:r>
        <w:rPr>
          <w:b/>
          <w:bCs/>
          <w:color w:val="000000"/>
          <w:sz w:val="22"/>
          <w:szCs w:val="22"/>
        </w:rPr>
        <w:t>Cấu trúc chuỗi đầu vào lstFkeycủa thông điệp: </w:t>
      </w:r>
    </w:p>
    <w:p w14:paraId="1605ACE6" w14:textId="77777777" w:rsidR="001B658D" w:rsidRDefault="001B658D" w:rsidP="001B658D">
      <w:pPr>
        <w:pStyle w:val="NormalWeb"/>
        <w:spacing w:before="0" w:beforeAutospacing="0" w:after="160" w:afterAutospacing="0"/>
      </w:pPr>
      <w:r>
        <w:rPr>
          <w:b/>
          <w:bCs/>
          <w:color w:val="000000"/>
          <w:sz w:val="22"/>
          <w:szCs w:val="22"/>
        </w:rPr>
        <w:t>lstFkey: Fkey1_Fkey2_Fkey3_Fkey4_Fkey5</w:t>
      </w:r>
    </w:p>
    <w:p w14:paraId="5472ADD7" w14:textId="77777777" w:rsidR="001B658D" w:rsidRPr="001B658D" w:rsidRDefault="001B658D" w:rsidP="001B658D">
      <w:pPr>
        <w:rPr>
          <w:lang w:eastAsia="x-none"/>
        </w:rPr>
      </w:pPr>
    </w:p>
    <w:p w14:paraId="20DDD3B3" w14:textId="661C9B66" w:rsidR="006B52A7" w:rsidRDefault="006B52A7" w:rsidP="00480762">
      <w:pPr>
        <w:pStyle w:val="Heading3"/>
      </w:pPr>
      <w:bookmarkStart w:id="2213" w:name="_Toc198045412"/>
      <w:r>
        <w:t>Gửi hóa đơn máy tính tiền theo danh sách fkey sử dụng smartCA (bước 2)</w:t>
      </w:r>
      <w:bookmarkEnd w:id="2213"/>
    </w:p>
    <w:p w14:paraId="728288BE" w14:textId="55D3EFA7" w:rsidR="00C549AE" w:rsidRDefault="00C549AE" w:rsidP="00C549AE">
      <w:pPr>
        <w:ind w:firstLine="518"/>
        <w:rPr>
          <w:lang w:eastAsia="x-none"/>
        </w:rPr>
      </w:pPr>
      <w:r>
        <w:rPr>
          <w:lang w:eastAsia="x-none"/>
        </w:rPr>
        <w:t>URL</w:t>
      </w:r>
    </w:p>
    <w:p w14:paraId="4649B33F" w14:textId="77777777" w:rsidR="00C549AE" w:rsidRPr="00C549AE" w:rsidRDefault="00C549AE" w:rsidP="00C549AE">
      <w:pPr>
        <w:pStyle w:val="NormalWeb"/>
        <w:spacing w:before="0" w:beforeAutospacing="0" w:after="0" w:afterAutospacing="0"/>
        <w:ind w:left="360" w:right="14"/>
        <w:jc w:val="both"/>
      </w:pPr>
      <w:r w:rsidRPr="00C549AE">
        <w:rPr>
          <w:color w:val="000000"/>
        </w:rPr>
        <w:t>string SendInvMTTFkeyBySmartCA(string Account, string ACpass, string xml, string username, string password, string pattern, string serial)</w:t>
      </w:r>
    </w:p>
    <w:p w14:paraId="146E5B65" w14:textId="77777777" w:rsidR="00C549AE" w:rsidRPr="00C549AE" w:rsidRDefault="00C549AE" w:rsidP="00C549AE">
      <w:pPr>
        <w:pStyle w:val="NormalWeb"/>
        <w:spacing w:before="0" w:beforeAutospacing="0" w:after="0" w:afterAutospacing="0"/>
        <w:ind w:left="360" w:right="14"/>
        <w:jc w:val="both"/>
      </w:pPr>
      <w:r w:rsidRPr="00C549AE">
        <w:rPr>
          <w:color w:val="000000"/>
        </w:rPr>
        <w:t>DESCRIPTION</w:t>
      </w:r>
    </w:p>
    <w:p w14:paraId="68B4ED8F" w14:textId="77777777" w:rsidR="00C549AE" w:rsidRPr="00C549AE" w:rsidRDefault="00C549AE" w:rsidP="00C549AE">
      <w:pPr>
        <w:pStyle w:val="NormalWeb"/>
        <w:spacing w:before="0" w:beforeAutospacing="0" w:after="0" w:afterAutospacing="0"/>
        <w:ind w:left="360" w:right="14"/>
        <w:jc w:val="both"/>
      </w:pPr>
      <w:r w:rsidRPr="00C549AE">
        <w:rPr>
          <w:rStyle w:val="apple-tab-span"/>
          <w:color w:val="000000"/>
        </w:rPr>
        <w:tab/>
      </w:r>
      <w:r w:rsidRPr="00C549AE">
        <w:rPr>
          <w:color w:val="000000"/>
        </w:rPr>
        <w:t>Đây là web service cho phép gửi thông điệp hóa đơn điện tử với các hệ thống sử dụng SmartCA, sau khi thực hiện gọi hàm Lấy giá trị Hash ở bước 1.</w:t>
      </w:r>
    </w:p>
    <w:p w14:paraId="000A65D0" w14:textId="77777777" w:rsidR="00C549AE" w:rsidRPr="00C549AE" w:rsidRDefault="00C549AE" w:rsidP="00C549AE">
      <w:pPr>
        <w:pStyle w:val="NormalWeb"/>
        <w:spacing w:before="0" w:beforeAutospacing="0" w:after="0" w:afterAutospacing="0"/>
        <w:ind w:left="360" w:right="14"/>
        <w:jc w:val="both"/>
      </w:pPr>
      <w:r w:rsidRPr="00C549AE">
        <w:rPr>
          <w:color w:val="000000"/>
        </w:rPr>
        <w:t>HTTP METHOD</w:t>
      </w:r>
    </w:p>
    <w:p w14:paraId="29F08E64" w14:textId="77777777" w:rsidR="00C549AE" w:rsidRPr="00C549AE" w:rsidRDefault="00C549AE" w:rsidP="00C549AE">
      <w:pPr>
        <w:pStyle w:val="NormalWeb"/>
        <w:spacing w:before="0" w:beforeAutospacing="0" w:after="0" w:afterAutospacing="0"/>
        <w:ind w:left="360" w:right="14"/>
        <w:jc w:val="both"/>
      </w:pPr>
      <w:r w:rsidRPr="00C549AE">
        <w:rPr>
          <w:rStyle w:val="apple-tab-span"/>
          <w:color w:val="000000"/>
        </w:rPr>
        <w:tab/>
      </w:r>
      <w:r w:rsidRPr="00C549AE">
        <w:rPr>
          <w:rStyle w:val="apple-tab-span"/>
          <w:color w:val="000000"/>
        </w:rPr>
        <w:tab/>
      </w:r>
      <w:r w:rsidRPr="00C549AE">
        <w:rPr>
          <w:color w:val="000000"/>
        </w:rPr>
        <w:t>POST</w:t>
      </w:r>
    </w:p>
    <w:p w14:paraId="0C936428" w14:textId="77777777" w:rsidR="00C549AE" w:rsidRPr="00C549AE" w:rsidRDefault="00C549AE" w:rsidP="00C549AE">
      <w:pPr>
        <w:pStyle w:val="NormalWeb"/>
        <w:spacing w:before="0" w:beforeAutospacing="0" w:after="0" w:afterAutospacing="0"/>
        <w:ind w:left="360" w:right="14"/>
        <w:jc w:val="both"/>
      </w:pPr>
      <w:r w:rsidRPr="00C549AE">
        <w:rPr>
          <w:color w:val="000000"/>
        </w:rPr>
        <w:t>REQUEST BODY</w:t>
      </w:r>
    </w:p>
    <w:p w14:paraId="0D75FAC5" w14:textId="77777777" w:rsidR="00C549AE" w:rsidRPr="00C549AE" w:rsidRDefault="00C549AE" w:rsidP="00C549AE">
      <w:pPr>
        <w:pStyle w:val="NormalWeb"/>
        <w:numPr>
          <w:ilvl w:val="0"/>
          <w:numId w:val="61"/>
        </w:numPr>
        <w:spacing w:before="0" w:beforeAutospacing="0" w:after="0" w:afterAutospacing="0"/>
        <w:ind w:left="1080"/>
        <w:jc w:val="both"/>
        <w:textAlignment w:val="baseline"/>
        <w:rPr>
          <w:b/>
          <w:bCs/>
          <w:color w:val="000000"/>
          <w:u w:val="single"/>
        </w:rPr>
      </w:pPr>
      <w:r w:rsidRPr="00C549AE">
        <w:rPr>
          <w:b/>
          <w:bCs/>
          <w:color w:val="000000"/>
        </w:rPr>
        <w:t xml:space="preserve">Account/ACPass:  </w:t>
      </w:r>
      <w:r w:rsidRPr="00C549AE">
        <w:rPr>
          <w:color w:val="000000"/>
        </w:rPr>
        <w:t>Tài khoản được cấp phát cho nhân viên gọi lệnh gửi thông điệp.</w:t>
      </w:r>
    </w:p>
    <w:p w14:paraId="02221FCD" w14:textId="77777777" w:rsidR="00C549AE" w:rsidRPr="00C549AE" w:rsidRDefault="00C549AE" w:rsidP="00C549AE">
      <w:pPr>
        <w:pStyle w:val="NormalWeb"/>
        <w:numPr>
          <w:ilvl w:val="0"/>
          <w:numId w:val="62"/>
        </w:numPr>
        <w:spacing w:before="0" w:beforeAutospacing="0" w:after="0" w:afterAutospacing="0"/>
        <w:ind w:left="1080"/>
        <w:jc w:val="both"/>
        <w:textAlignment w:val="baseline"/>
        <w:rPr>
          <w:b/>
          <w:bCs/>
          <w:color w:val="000000"/>
          <w:u w:val="single"/>
        </w:rPr>
      </w:pPr>
      <w:r w:rsidRPr="00C549AE">
        <w:rPr>
          <w:b/>
          <w:bCs/>
          <w:color w:val="000000"/>
        </w:rPr>
        <w:t>Username/password:</w:t>
      </w:r>
      <w:r w:rsidRPr="00C549AE">
        <w:rPr>
          <w:color w:val="000000"/>
        </w:rPr>
        <w:t xml:space="preserve"> Tài khoản được cấp phát cho khách hàng để gọi đến webservice (tài khoản có quyền ServiceRole trong hệ thống).</w:t>
      </w:r>
    </w:p>
    <w:p w14:paraId="722AB2D8" w14:textId="77777777" w:rsidR="00C549AE" w:rsidRPr="00C549AE" w:rsidRDefault="00C549AE" w:rsidP="00C549AE">
      <w:pPr>
        <w:pStyle w:val="NormalWeb"/>
        <w:numPr>
          <w:ilvl w:val="0"/>
          <w:numId w:val="62"/>
        </w:numPr>
        <w:spacing w:before="0" w:beforeAutospacing="0" w:after="0" w:afterAutospacing="0"/>
        <w:ind w:left="1080"/>
        <w:jc w:val="both"/>
        <w:textAlignment w:val="baseline"/>
        <w:rPr>
          <w:b/>
          <w:bCs/>
          <w:color w:val="000000"/>
          <w:u w:val="single"/>
        </w:rPr>
      </w:pPr>
      <w:r w:rsidRPr="00C549AE">
        <w:rPr>
          <w:b/>
          <w:bCs/>
          <w:color w:val="000000"/>
        </w:rPr>
        <w:t>xml</w:t>
      </w:r>
      <w:r w:rsidRPr="00C549AE">
        <w:rPr>
          <w:color w:val="000000"/>
        </w:rPr>
        <w:t>: chuỗi xml dữ liệu ký hash (theo mẫu mô tả kèm theo)</w:t>
      </w:r>
      <w:r w:rsidRPr="00C549AE">
        <w:rPr>
          <w:b/>
          <w:bCs/>
          <w:color w:val="000000"/>
          <w:u w:val="single"/>
        </w:rPr>
        <w:t>    </w:t>
      </w:r>
    </w:p>
    <w:p w14:paraId="6B1BEB39" w14:textId="77777777" w:rsidR="00C549AE" w:rsidRPr="00C549AE" w:rsidRDefault="00C549AE" w:rsidP="00C549AE">
      <w:pPr>
        <w:pStyle w:val="NormalWeb"/>
        <w:numPr>
          <w:ilvl w:val="0"/>
          <w:numId w:val="62"/>
        </w:numPr>
        <w:spacing w:before="0" w:beforeAutospacing="0" w:after="0" w:afterAutospacing="0"/>
        <w:ind w:left="1080"/>
        <w:jc w:val="both"/>
        <w:textAlignment w:val="baseline"/>
        <w:rPr>
          <w:b/>
          <w:bCs/>
          <w:color w:val="000000"/>
          <w:u w:val="single"/>
        </w:rPr>
      </w:pPr>
      <w:r w:rsidRPr="00C549AE">
        <w:rPr>
          <w:b/>
          <w:bCs/>
          <w:color w:val="000000"/>
          <w:shd w:val="clear" w:color="auto" w:fill="FFFFFF"/>
        </w:rPr>
        <w:t>pattern</w:t>
      </w:r>
      <w:r w:rsidRPr="00C549AE">
        <w:rPr>
          <w:color w:val="000000"/>
        </w:rPr>
        <w:t>: mẫu số hóa đơn</w:t>
      </w:r>
    </w:p>
    <w:p w14:paraId="291BEA10" w14:textId="77777777" w:rsidR="00C549AE" w:rsidRPr="00C549AE" w:rsidRDefault="00C549AE" w:rsidP="00C549AE">
      <w:pPr>
        <w:pStyle w:val="NormalWeb"/>
        <w:numPr>
          <w:ilvl w:val="0"/>
          <w:numId w:val="62"/>
        </w:numPr>
        <w:spacing w:before="0" w:beforeAutospacing="0" w:after="0" w:afterAutospacing="0"/>
        <w:ind w:left="1070"/>
        <w:jc w:val="both"/>
        <w:textAlignment w:val="baseline"/>
        <w:rPr>
          <w:b/>
          <w:bCs/>
          <w:color w:val="000000"/>
          <w:u w:val="single"/>
        </w:rPr>
      </w:pPr>
      <w:r w:rsidRPr="00C549AE">
        <w:rPr>
          <w:b/>
          <w:bCs/>
          <w:color w:val="000000"/>
          <w:shd w:val="clear" w:color="auto" w:fill="FFFFFF"/>
        </w:rPr>
        <w:t>serial</w:t>
      </w:r>
      <w:r w:rsidRPr="00C549AE">
        <w:rPr>
          <w:color w:val="000000"/>
        </w:rPr>
        <w:t>: ký hiệu mẫu số hóa đơn</w:t>
      </w:r>
    </w:p>
    <w:p w14:paraId="2EEF2122" w14:textId="77777777" w:rsidR="00C549AE" w:rsidRPr="00C549AE" w:rsidRDefault="00C549AE" w:rsidP="00C549AE">
      <w:pPr>
        <w:pStyle w:val="NormalWeb"/>
        <w:spacing w:before="0" w:beforeAutospacing="0" w:after="0" w:afterAutospacing="0"/>
        <w:ind w:left="360" w:right="14"/>
        <w:jc w:val="both"/>
      </w:pPr>
      <w:r w:rsidRPr="00C549AE">
        <w:rPr>
          <w:color w:val="000000"/>
        </w:rPr>
        <w:t>RETURNS</w:t>
      </w:r>
    </w:p>
    <w:tbl>
      <w:tblPr>
        <w:tblW w:w="0" w:type="auto"/>
        <w:tblCellMar>
          <w:top w:w="15" w:type="dxa"/>
          <w:left w:w="15" w:type="dxa"/>
          <w:bottom w:w="15" w:type="dxa"/>
          <w:right w:w="15" w:type="dxa"/>
        </w:tblCellMar>
        <w:tblLook w:val="04A0" w:firstRow="1" w:lastRow="0" w:firstColumn="1" w:lastColumn="0" w:noHBand="0" w:noVBand="1"/>
      </w:tblPr>
      <w:tblGrid>
        <w:gridCol w:w="1685"/>
        <w:gridCol w:w="5598"/>
        <w:gridCol w:w="2067"/>
      </w:tblGrid>
      <w:tr w:rsidR="00C549AE" w:rsidRPr="00C549AE" w14:paraId="28C5FAE5" w14:textId="77777777" w:rsidTr="00C549AE">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26D6ED78" w14:textId="77777777" w:rsidR="00C549AE" w:rsidRPr="00C549AE" w:rsidRDefault="00C549AE">
            <w:pPr>
              <w:pStyle w:val="NormalWeb"/>
              <w:spacing w:before="0" w:beforeAutospacing="0" w:after="200" w:afterAutospacing="0"/>
              <w:ind w:left="720"/>
            </w:pPr>
            <w:r w:rsidRPr="00C549AE">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1E60DF73" w14:textId="77777777" w:rsidR="00C549AE" w:rsidRPr="00C549AE" w:rsidRDefault="00C549AE">
            <w:pPr>
              <w:pStyle w:val="NormalWeb"/>
              <w:spacing w:before="0" w:beforeAutospacing="0" w:after="200" w:afterAutospacing="0"/>
              <w:ind w:left="720"/>
            </w:pPr>
            <w:r w:rsidRPr="00C549AE">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056903DD" w14:textId="77777777" w:rsidR="00C549AE" w:rsidRPr="00C549AE" w:rsidRDefault="00C549AE">
            <w:pPr>
              <w:pStyle w:val="NormalWeb"/>
              <w:spacing w:before="0" w:beforeAutospacing="0" w:after="200" w:afterAutospacing="0"/>
              <w:ind w:left="720"/>
            </w:pPr>
            <w:r w:rsidRPr="00C549AE">
              <w:rPr>
                <w:color w:val="000000"/>
              </w:rPr>
              <w:t>Ghi chú</w:t>
            </w:r>
          </w:p>
        </w:tc>
      </w:tr>
      <w:tr w:rsidR="00C549AE" w:rsidRPr="00C549AE" w14:paraId="10796232"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E36F337" w14:textId="77777777" w:rsidR="00C549AE" w:rsidRPr="00C549AE" w:rsidRDefault="00C549AE">
            <w:pPr>
              <w:pStyle w:val="NormalWeb"/>
              <w:spacing w:before="0" w:beforeAutospacing="0" w:after="160" w:afterAutospacing="0"/>
            </w:pPr>
            <w:r w:rsidRPr="00C549AE">
              <w:rPr>
                <w:color w:val="000000"/>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D1D5E85" w14:textId="77777777" w:rsidR="00C549AE" w:rsidRPr="00C549AE" w:rsidRDefault="00C549AE">
            <w:pPr>
              <w:pStyle w:val="NormalWeb"/>
              <w:spacing w:before="0" w:beforeAutospacing="0" w:after="0" w:afterAutospacing="0"/>
            </w:pPr>
            <w:r w:rsidRPr="00C549AE">
              <w:rPr>
                <w:color w:val="000000"/>
              </w:rPr>
              <w:t>Tài khoản đăng nhập sai hoặc không có 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ABFF07A" w14:textId="77777777" w:rsidR="00C549AE" w:rsidRPr="00C549AE" w:rsidRDefault="00C549AE"/>
        </w:tc>
      </w:tr>
      <w:tr w:rsidR="00C549AE" w:rsidRPr="00C549AE" w14:paraId="1F82EA23"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BB8E4E5" w14:textId="77777777" w:rsidR="00C549AE" w:rsidRPr="00C549AE" w:rsidRDefault="00C549AE">
            <w:pPr>
              <w:pStyle w:val="NormalWeb"/>
              <w:spacing w:before="0" w:beforeAutospacing="0" w:after="160" w:afterAutospacing="0"/>
            </w:pPr>
            <w:r w:rsidRPr="00C549AE">
              <w:rPr>
                <w:color w:val="000000"/>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F31D8AB" w14:textId="77777777" w:rsidR="00C549AE" w:rsidRPr="00C549AE" w:rsidRDefault="00C549AE">
            <w:pPr>
              <w:pStyle w:val="NormalWeb"/>
              <w:spacing w:before="0" w:beforeAutospacing="0" w:after="160" w:afterAutospacing="0"/>
            </w:pPr>
            <w:r w:rsidRPr="00C549AE">
              <w:rPr>
                <w:color w:val="000000"/>
              </w:rPr>
              <w:t>Không tìm thấy công ty hoặc tài khoản không tồn 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651E9CB" w14:textId="77777777" w:rsidR="00C549AE" w:rsidRPr="00C549AE" w:rsidRDefault="00C549AE"/>
        </w:tc>
      </w:tr>
      <w:tr w:rsidR="00C549AE" w:rsidRPr="00C549AE" w14:paraId="0C9600D2"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C5D0EF0" w14:textId="77777777" w:rsidR="00C549AE" w:rsidRPr="00C549AE" w:rsidRDefault="00C549AE">
            <w:pPr>
              <w:pStyle w:val="NormalWeb"/>
              <w:spacing w:before="0" w:beforeAutospacing="0" w:after="160" w:afterAutospacing="0"/>
            </w:pPr>
            <w:r w:rsidRPr="00C549AE">
              <w:rPr>
                <w:color w:val="000000"/>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912FF4E" w14:textId="77777777" w:rsidR="00C549AE" w:rsidRPr="00C549AE" w:rsidRDefault="00C549AE">
            <w:pPr>
              <w:pStyle w:val="NormalWeb"/>
              <w:spacing w:before="0" w:beforeAutospacing="0" w:after="0" w:afterAutospacing="0"/>
            </w:pPr>
            <w:r w:rsidRPr="00C549AE">
              <w:rPr>
                <w:color w:val="000000"/>
              </w:rPr>
              <w:t>Dữ liệu xml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8D91F64" w14:textId="77777777" w:rsidR="00C549AE" w:rsidRPr="00C549AE" w:rsidRDefault="00C549AE"/>
        </w:tc>
      </w:tr>
      <w:tr w:rsidR="00C549AE" w:rsidRPr="00C549AE" w14:paraId="23ADBCE2"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1AA2252" w14:textId="77777777" w:rsidR="00C549AE" w:rsidRPr="00C549AE" w:rsidRDefault="00C549AE">
            <w:pPr>
              <w:pStyle w:val="NormalWeb"/>
              <w:spacing w:before="0" w:beforeAutospacing="0" w:after="160" w:afterAutospacing="0"/>
            </w:pPr>
            <w:r w:rsidRPr="00C549AE">
              <w:rPr>
                <w:color w:val="000000"/>
              </w:rPr>
              <w:t>ERR:35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6F3A02C" w14:textId="77777777" w:rsidR="00C549AE" w:rsidRPr="00C549AE" w:rsidRDefault="00C549AE">
            <w:pPr>
              <w:pStyle w:val="NormalWeb"/>
              <w:spacing w:before="0" w:beforeAutospacing="0" w:after="0" w:afterAutospacing="0"/>
            </w:pPr>
            <w:r w:rsidRPr="00C549AE">
              <w:rPr>
                <w:color w:val="000000"/>
              </w:rPr>
              <w:t>Thiếu thông tin pattern và serial</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B547F8A" w14:textId="77777777" w:rsidR="00C549AE" w:rsidRPr="00C549AE" w:rsidRDefault="00C549AE"/>
        </w:tc>
      </w:tr>
      <w:tr w:rsidR="00C549AE" w:rsidRPr="00C549AE" w14:paraId="0B48C4A8"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B33E55E" w14:textId="77777777" w:rsidR="00C549AE" w:rsidRPr="00C549AE" w:rsidRDefault="00C549AE">
            <w:pPr>
              <w:pStyle w:val="NormalWeb"/>
              <w:spacing w:before="0" w:beforeAutospacing="0" w:after="160" w:afterAutospacing="0"/>
            </w:pPr>
            <w:r w:rsidRPr="00C549AE">
              <w:rPr>
                <w:color w:val="000000"/>
              </w:rPr>
              <w:t>ERR:20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0F33AFC" w14:textId="77777777" w:rsidR="00C549AE" w:rsidRPr="00C549AE" w:rsidRDefault="00C549AE">
            <w:pPr>
              <w:pStyle w:val="NormalWeb"/>
              <w:spacing w:before="0" w:beforeAutospacing="0" w:after="0" w:afterAutospacing="0"/>
            </w:pPr>
            <w:r w:rsidRPr="00C549AE">
              <w:rPr>
                <w:color w:val="000000"/>
              </w:rPr>
              <w:t>Thông tin pattern hoặc serial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E2ACEB5" w14:textId="77777777" w:rsidR="00C549AE" w:rsidRPr="00C549AE" w:rsidRDefault="00C549AE"/>
        </w:tc>
      </w:tr>
      <w:tr w:rsidR="00C549AE" w:rsidRPr="00C549AE" w14:paraId="599134EC"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1AD1EC7" w14:textId="77777777" w:rsidR="00C549AE" w:rsidRPr="00C549AE" w:rsidRDefault="00C549AE">
            <w:pPr>
              <w:pStyle w:val="NormalWeb"/>
              <w:spacing w:before="0" w:beforeAutospacing="0" w:after="160" w:afterAutospacing="0"/>
            </w:pPr>
            <w:r w:rsidRPr="00C549AE">
              <w:rPr>
                <w:color w:val="000000"/>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9825F2E" w14:textId="77777777" w:rsidR="00C549AE" w:rsidRPr="00C549AE" w:rsidRDefault="00C549AE">
            <w:pPr>
              <w:pStyle w:val="NormalWeb"/>
              <w:spacing w:before="0" w:beforeAutospacing="0" w:after="0" w:afterAutospacing="0"/>
            </w:pPr>
            <w:r w:rsidRPr="00C549AE">
              <w:rPr>
                <w:color w:val="000000"/>
              </w:rPr>
              <w:t>Lô có số hóa đơn vượt quá số lượng tối đa cho phép (500)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98A4BF8" w14:textId="77777777" w:rsidR="00C549AE" w:rsidRPr="00C549AE" w:rsidRDefault="00C549AE"/>
        </w:tc>
      </w:tr>
      <w:tr w:rsidR="00C549AE" w:rsidRPr="00C549AE" w14:paraId="17BCCAE5"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2A814AE" w14:textId="77777777" w:rsidR="00C549AE" w:rsidRPr="00C549AE" w:rsidRDefault="00C549AE">
            <w:pPr>
              <w:pStyle w:val="NormalWeb"/>
              <w:spacing w:before="0" w:beforeAutospacing="0" w:after="160" w:afterAutospacing="0"/>
            </w:pPr>
            <w:r w:rsidRPr="00C549AE">
              <w:rPr>
                <w:color w:val="000000"/>
              </w:rPr>
              <w:t>ERR:11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52E33F8" w14:textId="77777777" w:rsidR="00C549AE" w:rsidRPr="00C549AE" w:rsidRDefault="00C549AE">
            <w:pPr>
              <w:pStyle w:val="NormalWeb"/>
              <w:spacing w:before="0" w:beforeAutospacing="0" w:after="0" w:afterAutospacing="0"/>
            </w:pPr>
            <w:r w:rsidRPr="00C549AE">
              <w:rPr>
                <w:color w:val="000000"/>
              </w:rPr>
              <w:t>Toàn bộ lô hóa đơn hoặc không tìm thấy hoặc đã gửi thuế</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88CAC5B" w14:textId="77777777" w:rsidR="00C549AE" w:rsidRPr="00C549AE" w:rsidRDefault="00C549AE"/>
        </w:tc>
      </w:tr>
      <w:tr w:rsidR="00C549AE" w:rsidRPr="00C549AE" w14:paraId="43BB7FE8"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0C070A2" w14:textId="77777777" w:rsidR="00C549AE" w:rsidRPr="00C549AE" w:rsidRDefault="00C549AE">
            <w:pPr>
              <w:pStyle w:val="NormalWeb"/>
              <w:spacing w:before="0" w:beforeAutospacing="0" w:after="160" w:afterAutospacing="0"/>
            </w:pPr>
            <w:r w:rsidRPr="00C549AE">
              <w:rPr>
                <w:color w:val="000000"/>
              </w:rPr>
              <w:t>ERR:12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1ADCE98" w14:textId="77777777" w:rsidR="00C549AE" w:rsidRPr="00C549AE" w:rsidRDefault="00C549AE">
            <w:pPr>
              <w:pStyle w:val="NormalWeb"/>
              <w:spacing w:before="0" w:beforeAutospacing="0" w:after="0" w:afterAutospacing="0"/>
            </w:pPr>
            <w:r w:rsidRPr="00C549AE">
              <w:rPr>
                <w:color w:val="000000"/>
              </w:rPr>
              <w:t>Thông điệp gửi thuế quá dung lượng 1MB</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3DB6B97" w14:textId="77777777" w:rsidR="00C549AE" w:rsidRPr="00C549AE" w:rsidRDefault="00C549AE"/>
        </w:tc>
      </w:tr>
      <w:tr w:rsidR="00C549AE" w:rsidRPr="00C549AE" w14:paraId="4458857C"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B26D175" w14:textId="77777777" w:rsidR="00C549AE" w:rsidRPr="00C549AE" w:rsidRDefault="00C549AE">
            <w:pPr>
              <w:pStyle w:val="NormalWeb"/>
              <w:spacing w:before="0" w:beforeAutospacing="0" w:after="160" w:afterAutospacing="0"/>
            </w:pPr>
            <w:r w:rsidRPr="00C549AE">
              <w:rPr>
                <w:color w:val="000000"/>
              </w:rPr>
              <w:t>ERR:4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B3E37BD" w14:textId="77777777" w:rsidR="00C549AE" w:rsidRPr="00C549AE" w:rsidRDefault="00C549AE">
            <w:pPr>
              <w:pStyle w:val="NormalWeb"/>
              <w:spacing w:before="0" w:beforeAutospacing="0" w:after="0" w:afterAutospacing="0"/>
            </w:pPr>
            <w:r w:rsidRPr="00C549AE">
              <w:rPr>
                <w:color w:val="000000"/>
              </w:rPr>
              <w:t>Dữ liệu ký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CED3D61" w14:textId="77777777" w:rsidR="00C549AE" w:rsidRPr="00C549AE" w:rsidRDefault="00C549AE"/>
        </w:tc>
      </w:tr>
      <w:tr w:rsidR="00C549AE" w:rsidRPr="00C549AE" w14:paraId="3230AE8E" w14:textId="77777777" w:rsidTr="00C549AE">
        <w:trPr>
          <w:trHeight w:val="413"/>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305B852" w14:textId="77777777" w:rsidR="00C549AE" w:rsidRPr="00C549AE" w:rsidRDefault="00C549AE">
            <w:pPr>
              <w:pStyle w:val="NormalWeb"/>
              <w:spacing w:before="0" w:beforeAutospacing="0" w:after="160" w:afterAutospacing="0"/>
            </w:pPr>
            <w:r w:rsidRPr="00C549AE">
              <w:rPr>
                <w:color w:val="000000"/>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D7CE632" w14:textId="77777777" w:rsidR="00C549AE" w:rsidRPr="00C549AE" w:rsidRDefault="00C549AE">
            <w:pPr>
              <w:pStyle w:val="NormalWeb"/>
              <w:spacing w:before="0" w:beforeAutospacing="0" w:after="0" w:afterAutospacing="0"/>
            </w:pPr>
            <w:r w:rsidRPr="00C549AE">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B980626" w14:textId="77777777" w:rsidR="00C549AE" w:rsidRPr="00C549AE" w:rsidRDefault="00C549AE">
            <w:pPr>
              <w:pStyle w:val="NormalWeb"/>
              <w:spacing w:before="0" w:beforeAutospacing="0" w:after="160" w:afterAutospacing="0"/>
              <w:jc w:val="both"/>
            </w:pPr>
            <w:r w:rsidRPr="00C549AE">
              <w:rPr>
                <w:color w:val="000000"/>
              </w:rPr>
              <w:t>Lỗi không xác định</w:t>
            </w:r>
          </w:p>
        </w:tc>
      </w:tr>
      <w:tr w:rsidR="00C549AE" w:rsidRPr="00C549AE" w14:paraId="5EF0BECB"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0A553C2" w14:textId="77777777" w:rsidR="00C549AE" w:rsidRPr="00C549AE" w:rsidRDefault="00C549AE">
            <w:pPr>
              <w:pStyle w:val="NormalWeb"/>
              <w:spacing w:before="0" w:beforeAutospacing="0" w:after="160" w:afterAutospacing="0"/>
            </w:pPr>
            <w:r w:rsidRPr="00C549AE">
              <w:rPr>
                <w:color w:val="000000"/>
              </w:rPr>
              <w:t>OK:mtd</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18AE89C" w14:textId="77777777" w:rsidR="00C549AE" w:rsidRPr="00C549AE" w:rsidRDefault="00C549AE">
            <w:pPr>
              <w:pStyle w:val="NormalWeb"/>
              <w:spacing w:before="0" w:beforeAutospacing="0" w:after="160" w:afterAutospacing="0"/>
            </w:pPr>
            <w:r w:rsidRPr="00C549AE">
              <w:rPr>
                <w:color w:val="000000"/>
              </w:rPr>
              <w:t>Gửi thông điệp thành công, trả về mã thông điệp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90A65D0" w14:textId="77777777" w:rsidR="00C549AE" w:rsidRPr="00C549AE" w:rsidRDefault="00C549AE"/>
        </w:tc>
      </w:tr>
    </w:tbl>
    <w:p w14:paraId="54D4509B" w14:textId="77777777" w:rsidR="00C549AE" w:rsidRPr="00C549AE" w:rsidRDefault="00C549AE" w:rsidP="00C549AE"/>
    <w:p w14:paraId="7025227F" w14:textId="77777777" w:rsidR="00C549AE" w:rsidRPr="00C549AE" w:rsidRDefault="00C549AE" w:rsidP="00C549AE">
      <w:pPr>
        <w:pStyle w:val="NormalWeb"/>
        <w:spacing w:before="0" w:beforeAutospacing="0" w:after="160" w:afterAutospacing="0"/>
      </w:pPr>
      <w:r w:rsidRPr="00C549AE">
        <w:rPr>
          <w:b/>
          <w:bCs/>
          <w:color w:val="000000"/>
        </w:rPr>
        <w:t>Cấu trúc chuỗi xml đầu vào truyền lên:</w:t>
      </w:r>
    </w:p>
    <w:p w14:paraId="5BA95A52" w14:textId="77777777" w:rsidR="00C549AE" w:rsidRPr="00C549AE" w:rsidRDefault="00C549AE" w:rsidP="00C549AE">
      <w:pPr>
        <w:pStyle w:val="NormalWeb"/>
        <w:shd w:val="clear" w:color="auto" w:fill="1E1E1E"/>
        <w:spacing w:before="0" w:beforeAutospacing="0" w:after="0" w:afterAutospacing="0"/>
      </w:pPr>
      <w:r w:rsidRPr="00C549AE">
        <w:rPr>
          <w:color w:val="D4D4D4"/>
        </w:rPr>
        <w:lastRenderedPageBreak/>
        <w:t>&lt;</w:t>
      </w:r>
      <w:r w:rsidRPr="00C549AE">
        <w:rPr>
          <w:color w:val="9CDCFE"/>
        </w:rPr>
        <w:t>SendInv</w:t>
      </w:r>
      <w:r w:rsidRPr="00C549AE">
        <w:rPr>
          <w:color w:val="D4D4D4"/>
        </w:rPr>
        <w:t>&gt;</w:t>
      </w:r>
    </w:p>
    <w:p w14:paraId="0AFAE31E" w14:textId="77777777" w:rsidR="00C549AE" w:rsidRPr="00C549AE" w:rsidRDefault="00C549AE" w:rsidP="00C549AE">
      <w:pPr>
        <w:pStyle w:val="NormalWeb"/>
        <w:shd w:val="clear" w:color="auto" w:fill="1E1E1E"/>
        <w:spacing w:before="0" w:beforeAutospacing="0" w:after="0" w:afterAutospacing="0"/>
      </w:pPr>
      <w:r w:rsidRPr="00C549AE">
        <w:rPr>
          <w:color w:val="D4D4D4"/>
        </w:rPr>
        <w:t>    &lt;</w:t>
      </w:r>
      <w:r w:rsidRPr="00C549AE">
        <w:rPr>
          <w:color w:val="9CDCFE"/>
        </w:rPr>
        <w:t>Base64Hash</w:t>
      </w:r>
      <w:r w:rsidRPr="00C549AE">
        <w:rPr>
          <w:color w:val="D4D4D4"/>
        </w:rPr>
        <w:t>&gt;&lt;/</w:t>
      </w:r>
      <w:r w:rsidRPr="00C549AE">
        <w:rPr>
          <w:color w:val="9CDCFE"/>
        </w:rPr>
        <w:t>Base64Hash</w:t>
      </w:r>
      <w:r w:rsidRPr="00C549AE">
        <w:rPr>
          <w:color w:val="D4D4D4"/>
        </w:rPr>
        <w:t>&gt; *</w:t>
      </w:r>
      <w:r w:rsidRPr="00C549AE">
        <w:rPr>
          <w:color w:val="6A9955"/>
        </w:rPr>
        <w:t>//chuỗi Hash lấy từ bước 1</w:t>
      </w:r>
    </w:p>
    <w:p w14:paraId="55E7BBE1" w14:textId="77777777" w:rsidR="00C549AE" w:rsidRPr="00C549AE" w:rsidRDefault="00C549AE" w:rsidP="00C549AE">
      <w:pPr>
        <w:pStyle w:val="NormalWeb"/>
        <w:shd w:val="clear" w:color="auto" w:fill="1E1E1E"/>
        <w:spacing w:before="0" w:beforeAutospacing="0" w:after="0" w:afterAutospacing="0"/>
      </w:pPr>
      <w:r w:rsidRPr="00C549AE">
        <w:rPr>
          <w:color w:val="D4D4D4"/>
        </w:rPr>
        <w:t>    &lt;</w:t>
      </w:r>
      <w:r w:rsidRPr="00C549AE">
        <w:rPr>
          <w:color w:val="9CDCFE"/>
        </w:rPr>
        <w:t>SignValue</w:t>
      </w:r>
      <w:r w:rsidRPr="00C549AE">
        <w:rPr>
          <w:color w:val="D4D4D4"/>
        </w:rPr>
        <w:t>&gt;&lt;/</w:t>
      </w:r>
      <w:r w:rsidRPr="00C549AE">
        <w:rPr>
          <w:color w:val="9CDCFE"/>
        </w:rPr>
        <w:t>SignValue</w:t>
      </w:r>
      <w:r w:rsidRPr="00C549AE">
        <w:rPr>
          <w:color w:val="D4D4D4"/>
        </w:rPr>
        <w:t>&gt; *</w:t>
      </w:r>
      <w:r w:rsidRPr="00C549AE">
        <w:rPr>
          <w:color w:val="6A9955"/>
        </w:rPr>
        <w:t>//chuỗi ký</w:t>
      </w:r>
    </w:p>
    <w:p w14:paraId="361F999B" w14:textId="77777777" w:rsidR="00C549AE" w:rsidRPr="00C549AE" w:rsidRDefault="00C549AE" w:rsidP="00C549AE">
      <w:pPr>
        <w:pStyle w:val="NormalWeb"/>
        <w:shd w:val="clear" w:color="auto" w:fill="1E1E1E"/>
        <w:spacing w:before="0" w:beforeAutospacing="0" w:after="160" w:afterAutospacing="0"/>
      </w:pPr>
      <w:r w:rsidRPr="00C549AE">
        <w:rPr>
          <w:color w:val="D4D4D4"/>
        </w:rPr>
        <w:t>&lt;/</w:t>
      </w:r>
      <w:r w:rsidRPr="00C549AE">
        <w:rPr>
          <w:color w:val="9CDCFE"/>
        </w:rPr>
        <w:t>SendInv</w:t>
      </w:r>
      <w:r w:rsidRPr="00C549AE">
        <w:rPr>
          <w:color w:val="D4D4D4"/>
        </w:rPr>
        <w:t>&gt;</w:t>
      </w:r>
    </w:p>
    <w:p w14:paraId="3E9DB29C" w14:textId="77777777" w:rsidR="00C549AE" w:rsidRPr="00C549AE" w:rsidRDefault="00C549AE" w:rsidP="00C549AE">
      <w:pPr>
        <w:ind w:firstLine="518"/>
        <w:rPr>
          <w:lang w:eastAsia="x-none"/>
        </w:rPr>
      </w:pPr>
    </w:p>
    <w:p w14:paraId="1A3C6B0C" w14:textId="7554943D" w:rsidR="006B52A7" w:rsidRDefault="006B52A7" w:rsidP="00480762">
      <w:pPr>
        <w:pStyle w:val="Heading3"/>
      </w:pPr>
      <w:bookmarkStart w:id="2214" w:name="_Toc198045413"/>
      <w:r>
        <w:t>Gửi hóa đơn máy tính tiền theo danh sách từ số đến số</w:t>
      </w:r>
      <w:bookmarkEnd w:id="2214"/>
    </w:p>
    <w:p w14:paraId="48C7EC8F" w14:textId="128CAA93" w:rsidR="00C549AE" w:rsidRDefault="00C549AE" w:rsidP="00C549AE">
      <w:pPr>
        <w:ind w:left="518"/>
        <w:rPr>
          <w:lang w:eastAsia="x-none"/>
        </w:rPr>
      </w:pPr>
      <w:r>
        <w:rPr>
          <w:lang w:eastAsia="x-none"/>
        </w:rPr>
        <w:t>URL:</w:t>
      </w:r>
    </w:p>
    <w:p w14:paraId="23CCDB8A" w14:textId="77777777" w:rsidR="00C549AE" w:rsidRDefault="00C549AE" w:rsidP="00C549AE">
      <w:pPr>
        <w:pStyle w:val="NormalWeb"/>
        <w:spacing w:before="0" w:beforeAutospacing="0" w:after="0" w:afterAutospacing="0"/>
        <w:ind w:left="518" w:right="14"/>
        <w:jc w:val="both"/>
      </w:pPr>
      <w:r>
        <w:rPr>
          <w:color w:val="000000"/>
        </w:rPr>
        <w:t xml:space="preserve">string </w:t>
      </w:r>
      <w:r>
        <w:rPr>
          <w:b/>
          <w:bCs/>
          <w:color w:val="000000"/>
        </w:rPr>
        <w:t>SendInvMTTNoRange</w:t>
      </w:r>
      <w:r>
        <w:rPr>
          <w:color w:val="000000"/>
        </w:rPr>
        <w:t xml:space="preserve"> (string Account, string ACpass, string username, string password, string pattern, string serial, decimal fromNo, decimal toNo, string serialCert = null)</w:t>
      </w:r>
    </w:p>
    <w:p w14:paraId="050EF4BC" w14:textId="77777777" w:rsidR="00C549AE" w:rsidRDefault="00C549AE" w:rsidP="00C549AE">
      <w:pPr>
        <w:pStyle w:val="NormalWeb"/>
        <w:spacing w:before="0" w:beforeAutospacing="0" w:after="0" w:afterAutospacing="0"/>
        <w:ind w:left="518" w:right="14"/>
        <w:jc w:val="both"/>
      </w:pPr>
      <w:r>
        <w:rPr>
          <w:color w:val="000000"/>
        </w:rPr>
        <w:t>DESCRIPTION</w:t>
      </w:r>
    </w:p>
    <w:p w14:paraId="29CF7B3C" w14:textId="77777777" w:rsidR="00C549AE" w:rsidRDefault="00C549AE" w:rsidP="00C549AE">
      <w:pPr>
        <w:pStyle w:val="NormalWeb"/>
        <w:spacing w:before="0" w:beforeAutospacing="0" w:after="0" w:afterAutospacing="0"/>
        <w:ind w:left="518" w:right="14"/>
        <w:jc w:val="both"/>
      </w:pPr>
      <w:r>
        <w:rPr>
          <w:rStyle w:val="apple-tab-span"/>
          <w:color w:val="000000"/>
        </w:rPr>
        <w:tab/>
      </w:r>
      <w:r>
        <w:rPr>
          <w:color w:val="000000"/>
        </w:rPr>
        <w:t>Đây là web service cho phép gửi danh sách hóa đơn khởi tạo từ máy tính tiền theo từ số đến số đến Cơ quan thuế bằng hsm hoặc p12.</w:t>
      </w:r>
    </w:p>
    <w:p w14:paraId="17B76359" w14:textId="77777777" w:rsidR="00C549AE" w:rsidRDefault="00C549AE" w:rsidP="00C549AE">
      <w:pPr>
        <w:pStyle w:val="NormalWeb"/>
        <w:spacing w:before="0" w:beforeAutospacing="0" w:after="0" w:afterAutospacing="0"/>
        <w:ind w:left="518" w:right="14"/>
        <w:jc w:val="both"/>
      </w:pPr>
      <w:r>
        <w:rPr>
          <w:color w:val="000000"/>
        </w:rPr>
        <w:t>HTTP METHOD</w:t>
      </w:r>
    </w:p>
    <w:p w14:paraId="716B09CC" w14:textId="77777777" w:rsidR="00C549AE" w:rsidRDefault="00C549AE" w:rsidP="00C549AE">
      <w:pPr>
        <w:pStyle w:val="NormalWeb"/>
        <w:spacing w:before="0" w:beforeAutospacing="0" w:after="0" w:afterAutospacing="0"/>
        <w:ind w:left="518" w:right="14"/>
        <w:jc w:val="both"/>
      </w:pPr>
      <w:r>
        <w:rPr>
          <w:rStyle w:val="apple-tab-span"/>
          <w:color w:val="000000"/>
        </w:rPr>
        <w:tab/>
      </w:r>
      <w:r>
        <w:rPr>
          <w:rStyle w:val="apple-tab-span"/>
          <w:color w:val="000000"/>
        </w:rPr>
        <w:tab/>
      </w:r>
      <w:r>
        <w:rPr>
          <w:color w:val="000000"/>
        </w:rPr>
        <w:t>POST</w:t>
      </w:r>
    </w:p>
    <w:p w14:paraId="3263C75A" w14:textId="77777777" w:rsidR="00C549AE" w:rsidRDefault="00C549AE" w:rsidP="00C549AE">
      <w:pPr>
        <w:pStyle w:val="NormalWeb"/>
        <w:spacing w:before="0" w:beforeAutospacing="0" w:after="0" w:afterAutospacing="0"/>
        <w:ind w:left="518" w:right="14"/>
        <w:jc w:val="both"/>
      </w:pPr>
      <w:r>
        <w:rPr>
          <w:color w:val="000000"/>
        </w:rPr>
        <w:t>REQUEST BODY</w:t>
      </w:r>
    </w:p>
    <w:p w14:paraId="38E3A56E" w14:textId="77777777" w:rsidR="00C549AE" w:rsidRDefault="00C549AE" w:rsidP="00C549AE">
      <w:pPr>
        <w:pStyle w:val="NormalWeb"/>
        <w:numPr>
          <w:ilvl w:val="0"/>
          <w:numId w:val="63"/>
        </w:numPr>
        <w:tabs>
          <w:tab w:val="clear" w:pos="720"/>
          <w:tab w:val="num" w:pos="878"/>
        </w:tabs>
        <w:spacing w:before="0" w:beforeAutospacing="0" w:after="0" w:afterAutospacing="0"/>
        <w:ind w:left="1238"/>
        <w:jc w:val="both"/>
        <w:textAlignment w:val="baseline"/>
        <w:rPr>
          <w:b/>
          <w:bCs/>
          <w:color w:val="000000"/>
          <w:u w:val="single"/>
        </w:rPr>
      </w:pPr>
      <w:r>
        <w:rPr>
          <w:b/>
          <w:bCs/>
          <w:color w:val="000000"/>
        </w:rPr>
        <w:t xml:space="preserve">Account/ACPass:  </w:t>
      </w:r>
      <w:r>
        <w:rPr>
          <w:color w:val="000000"/>
        </w:rPr>
        <w:t>Tài khoản được cấp phát cho nhân viên gọi lệnh gửi thông điệp.</w:t>
      </w:r>
    </w:p>
    <w:p w14:paraId="104E4FB8" w14:textId="77777777" w:rsidR="00C549AE" w:rsidRDefault="00C549AE" w:rsidP="00C549AE">
      <w:pPr>
        <w:pStyle w:val="NormalWeb"/>
        <w:numPr>
          <w:ilvl w:val="0"/>
          <w:numId w:val="64"/>
        </w:numPr>
        <w:tabs>
          <w:tab w:val="clear" w:pos="720"/>
          <w:tab w:val="num" w:pos="878"/>
        </w:tabs>
        <w:spacing w:before="0" w:beforeAutospacing="0" w:after="0" w:afterAutospacing="0"/>
        <w:ind w:left="1238"/>
        <w:jc w:val="both"/>
        <w:textAlignment w:val="baseline"/>
        <w:rPr>
          <w:b/>
          <w:bCs/>
          <w:color w:val="000000"/>
          <w:u w:val="single"/>
        </w:rPr>
      </w:pPr>
      <w:r>
        <w:rPr>
          <w:b/>
          <w:bCs/>
          <w:color w:val="000000"/>
        </w:rPr>
        <w:t>Username/password:</w:t>
      </w:r>
      <w:r>
        <w:rPr>
          <w:color w:val="000000"/>
        </w:rPr>
        <w:t xml:space="preserve"> Tài khoản được cấp phát cho khách hàng để gọi đến webservice (tài khoản có quyền ServiceRole trong hệ thống).</w:t>
      </w:r>
    </w:p>
    <w:p w14:paraId="275508C2" w14:textId="77777777" w:rsidR="00C549AE" w:rsidRDefault="00C549AE" w:rsidP="00C549AE">
      <w:pPr>
        <w:pStyle w:val="NormalWeb"/>
        <w:numPr>
          <w:ilvl w:val="0"/>
          <w:numId w:val="64"/>
        </w:numPr>
        <w:tabs>
          <w:tab w:val="clear" w:pos="720"/>
          <w:tab w:val="num" w:pos="878"/>
        </w:tabs>
        <w:spacing w:before="0" w:beforeAutospacing="0" w:after="0" w:afterAutospacing="0"/>
        <w:ind w:left="1238"/>
        <w:jc w:val="both"/>
        <w:textAlignment w:val="baseline"/>
        <w:rPr>
          <w:b/>
          <w:bCs/>
          <w:color w:val="000000"/>
          <w:u w:val="single"/>
        </w:rPr>
      </w:pPr>
      <w:r>
        <w:rPr>
          <w:b/>
          <w:bCs/>
          <w:color w:val="000000"/>
          <w:shd w:val="clear" w:color="auto" w:fill="FFFFFF"/>
        </w:rPr>
        <w:t>pattern</w:t>
      </w:r>
      <w:r>
        <w:rPr>
          <w:color w:val="000000"/>
        </w:rPr>
        <w:t>: mẫu số hóa đơn</w:t>
      </w:r>
    </w:p>
    <w:p w14:paraId="043DB5D3" w14:textId="77777777" w:rsidR="00C549AE" w:rsidRDefault="00C549AE" w:rsidP="00C549AE">
      <w:pPr>
        <w:pStyle w:val="NormalWeb"/>
        <w:numPr>
          <w:ilvl w:val="0"/>
          <w:numId w:val="64"/>
        </w:numPr>
        <w:tabs>
          <w:tab w:val="clear" w:pos="720"/>
          <w:tab w:val="num" w:pos="878"/>
        </w:tabs>
        <w:spacing w:before="0" w:beforeAutospacing="0" w:after="0" w:afterAutospacing="0"/>
        <w:ind w:left="1228"/>
        <w:jc w:val="both"/>
        <w:textAlignment w:val="baseline"/>
        <w:rPr>
          <w:b/>
          <w:bCs/>
          <w:color w:val="000000"/>
          <w:u w:val="single"/>
        </w:rPr>
      </w:pPr>
      <w:r>
        <w:rPr>
          <w:b/>
          <w:bCs/>
          <w:color w:val="000000"/>
          <w:shd w:val="clear" w:color="auto" w:fill="FFFFFF"/>
        </w:rPr>
        <w:t>serial</w:t>
      </w:r>
      <w:r>
        <w:rPr>
          <w:color w:val="000000"/>
        </w:rPr>
        <w:t>: ký hiệu mẫu số hóa đơn</w:t>
      </w:r>
    </w:p>
    <w:p w14:paraId="4E750DBC" w14:textId="77777777" w:rsidR="00C549AE" w:rsidRDefault="00C549AE" w:rsidP="00C549AE">
      <w:pPr>
        <w:pStyle w:val="NormalWeb"/>
        <w:numPr>
          <w:ilvl w:val="0"/>
          <w:numId w:val="64"/>
        </w:numPr>
        <w:tabs>
          <w:tab w:val="clear" w:pos="720"/>
          <w:tab w:val="num" w:pos="878"/>
        </w:tabs>
        <w:spacing w:before="0" w:beforeAutospacing="0" w:after="0" w:afterAutospacing="0"/>
        <w:ind w:left="1228"/>
        <w:jc w:val="both"/>
        <w:textAlignment w:val="baseline"/>
        <w:rPr>
          <w:b/>
          <w:bCs/>
          <w:color w:val="000000"/>
        </w:rPr>
      </w:pPr>
      <w:r>
        <w:rPr>
          <w:b/>
          <w:bCs/>
          <w:color w:val="000000"/>
        </w:rPr>
        <w:t>fromNo:</w:t>
      </w:r>
      <w:r>
        <w:rPr>
          <w:color w:val="000000"/>
        </w:rPr>
        <w:t xml:space="preserve"> Từ số</w:t>
      </w:r>
    </w:p>
    <w:p w14:paraId="7B9CB3F8" w14:textId="77777777" w:rsidR="00C549AE" w:rsidRDefault="00C549AE" w:rsidP="00C549AE">
      <w:pPr>
        <w:pStyle w:val="NormalWeb"/>
        <w:numPr>
          <w:ilvl w:val="0"/>
          <w:numId w:val="64"/>
        </w:numPr>
        <w:tabs>
          <w:tab w:val="clear" w:pos="720"/>
          <w:tab w:val="num" w:pos="878"/>
        </w:tabs>
        <w:spacing w:before="0" w:beforeAutospacing="0" w:after="0" w:afterAutospacing="0"/>
        <w:ind w:left="1228"/>
        <w:jc w:val="both"/>
        <w:textAlignment w:val="baseline"/>
        <w:rPr>
          <w:b/>
          <w:bCs/>
          <w:color w:val="000000"/>
        </w:rPr>
      </w:pPr>
      <w:r>
        <w:rPr>
          <w:b/>
          <w:bCs/>
          <w:color w:val="000000"/>
        </w:rPr>
        <w:t>toNo:</w:t>
      </w:r>
      <w:r>
        <w:rPr>
          <w:color w:val="000000"/>
        </w:rPr>
        <w:t xml:space="preserve"> Đến số</w:t>
      </w:r>
    </w:p>
    <w:p w14:paraId="45B126A8" w14:textId="77777777" w:rsidR="00C549AE" w:rsidRDefault="00C549AE" w:rsidP="00C549AE">
      <w:pPr>
        <w:pStyle w:val="NormalWeb"/>
        <w:numPr>
          <w:ilvl w:val="0"/>
          <w:numId w:val="64"/>
        </w:numPr>
        <w:tabs>
          <w:tab w:val="clear" w:pos="720"/>
          <w:tab w:val="num" w:pos="878"/>
        </w:tabs>
        <w:spacing w:before="0" w:beforeAutospacing="0" w:after="0" w:afterAutospacing="0"/>
        <w:ind w:left="1238"/>
        <w:jc w:val="both"/>
        <w:textAlignment w:val="baseline"/>
        <w:rPr>
          <w:b/>
          <w:bCs/>
          <w:color w:val="000000"/>
        </w:rPr>
      </w:pPr>
      <w:r>
        <w:rPr>
          <w:b/>
          <w:bCs/>
          <w:color w:val="000000"/>
        </w:rPr>
        <w:t>serialCert</w:t>
      </w:r>
      <w:r>
        <w:rPr>
          <w:color w:val="000000"/>
        </w:rPr>
        <w:t>: Serial của chứng thư số dùng để ký gửi thuế</w:t>
      </w:r>
    </w:p>
    <w:p w14:paraId="3824D4B9" w14:textId="77777777" w:rsidR="00C549AE" w:rsidRDefault="00C549AE" w:rsidP="00C549AE">
      <w:pPr>
        <w:pStyle w:val="NormalWeb"/>
        <w:spacing w:before="0" w:beforeAutospacing="0" w:after="0" w:afterAutospacing="0"/>
        <w:ind w:left="518" w:right="14"/>
        <w:jc w:val="both"/>
      </w:pPr>
      <w:r>
        <w:rPr>
          <w:color w:val="000000"/>
        </w:rPr>
        <w:t>RETURNS</w:t>
      </w:r>
    </w:p>
    <w:tbl>
      <w:tblPr>
        <w:tblW w:w="0" w:type="auto"/>
        <w:tblInd w:w="805" w:type="dxa"/>
        <w:tblCellMar>
          <w:top w:w="15" w:type="dxa"/>
          <w:left w:w="15" w:type="dxa"/>
          <w:bottom w:w="15" w:type="dxa"/>
          <w:right w:w="15" w:type="dxa"/>
        </w:tblCellMar>
        <w:tblLook w:val="04A0" w:firstRow="1" w:lastRow="0" w:firstColumn="1" w:lastColumn="0" w:noHBand="0" w:noVBand="1"/>
      </w:tblPr>
      <w:tblGrid>
        <w:gridCol w:w="1297"/>
        <w:gridCol w:w="5440"/>
        <w:gridCol w:w="1808"/>
      </w:tblGrid>
      <w:tr w:rsidR="00C549AE" w14:paraId="2E2D02F7" w14:textId="77777777" w:rsidTr="00C549AE">
        <w:tc>
          <w:tcPr>
            <w:tcW w:w="841" w:type="dxa"/>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780180F0" w14:textId="77777777" w:rsidR="00C549AE" w:rsidRDefault="00C549AE">
            <w:pPr>
              <w:pStyle w:val="NormalWeb"/>
              <w:spacing w:before="0" w:beforeAutospacing="0" w:after="200" w:afterAutospacing="0"/>
              <w:ind w:left="720"/>
            </w:pPr>
            <w:r>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6CBC7F2E" w14:textId="77777777" w:rsidR="00C549AE" w:rsidRDefault="00C549AE">
            <w:pPr>
              <w:pStyle w:val="NormalWeb"/>
              <w:spacing w:before="0" w:beforeAutospacing="0" w:after="200" w:afterAutospacing="0"/>
              <w:ind w:left="720"/>
            </w:pPr>
            <w:r>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1667FBA1" w14:textId="77777777" w:rsidR="00C549AE" w:rsidRDefault="00C549AE">
            <w:pPr>
              <w:pStyle w:val="NormalWeb"/>
              <w:spacing w:before="0" w:beforeAutospacing="0" w:after="200" w:afterAutospacing="0"/>
              <w:ind w:left="720"/>
            </w:pPr>
            <w:r>
              <w:rPr>
                <w:color w:val="000000"/>
              </w:rPr>
              <w:t>Ghi chú</w:t>
            </w:r>
          </w:p>
        </w:tc>
      </w:tr>
      <w:tr w:rsidR="00C549AE" w14:paraId="71A51B59" w14:textId="77777777" w:rsidTr="00C549AE">
        <w:tc>
          <w:tcPr>
            <w:tcW w:w="8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FD78F68" w14:textId="77777777" w:rsidR="00C549AE" w:rsidRDefault="00C549AE">
            <w:pPr>
              <w:pStyle w:val="NormalWeb"/>
              <w:spacing w:before="0" w:beforeAutospacing="0" w:after="160" w:afterAutospacing="0"/>
            </w:pPr>
            <w:r>
              <w:rPr>
                <w:color w:val="000000"/>
                <w:sz w:val="22"/>
                <w:szCs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BA53BCE" w14:textId="77777777" w:rsidR="00C549AE" w:rsidRDefault="00C549AE">
            <w:pPr>
              <w:pStyle w:val="NormalWeb"/>
              <w:spacing w:before="0" w:beforeAutospacing="0" w:after="0" w:afterAutospacing="0"/>
            </w:pPr>
            <w:r>
              <w:rPr>
                <w:color w:val="000000"/>
              </w:rPr>
              <w:t>Tài khoản đăng nhập sai hoặc không có 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CF4426C" w14:textId="77777777" w:rsidR="00C549AE" w:rsidRDefault="00C549AE"/>
        </w:tc>
      </w:tr>
      <w:tr w:rsidR="00C549AE" w14:paraId="554BC3DB" w14:textId="77777777" w:rsidTr="00C549AE">
        <w:tc>
          <w:tcPr>
            <w:tcW w:w="8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61717BF" w14:textId="77777777" w:rsidR="00C549AE" w:rsidRDefault="00C549AE">
            <w:pPr>
              <w:pStyle w:val="NormalWeb"/>
              <w:spacing w:before="0" w:beforeAutospacing="0" w:after="160" w:afterAutospacing="0"/>
            </w:pPr>
            <w:r>
              <w:rPr>
                <w:color w:val="000000"/>
                <w:sz w:val="22"/>
                <w:szCs w:val="22"/>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EF6E251" w14:textId="77777777" w:rsidR="00C549AE" w:rsidRDefault="00C549AE">
            <w:pPr>
              <w:pStyle w:val="NormalWeb"/>
              <w:spacing w:before="0" w:beforeAutospacing="0" w:after="160" w:afterAutospacing="0"/>
            </w:pPr>
            <w:r>
              <w:rPr>
                <w:color w:val="000000"/>
                <w:sz w:val="22"/>
                <w:szCs w:val="22"/>
              </w:rPr>
              <w:t>Không tìm thấy công ty hoặc tài khoản không tồn 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054EE6F" w14:textId="77777777" w:rsidR="00C549AE" w:rsidRDefault="00C549AE"/>
        </w:tc>
      </w:tr>
      <w:tr w:rsidR="00C549AE" w14:paraId="508B69F4" w14:textId="77777777" w:rsidTr="00C549AE">
        <w:tc>
          <w:tcPr>
            <w:tcW w:w="8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6A596DA" w14:textId="77777777" w:rsidR="00C549AE" w:rsidRDefault="00C549AE">
            <w:pPr>
              <w:pStyle w:val="NormalWeb"/>
              <w:spacing w:before="0" w:beforeAutospacing="0" w:after="160" w:afterAutospacing="0"/>
            </w:pPr>
            <w:r>
              <w:rPr>
                <w:color w:val="000000"/>
                <w:sz w:val="22"/>
                <w:szCs w:val="22"/>
              </w:rPr>
              <w:t>ERR:22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9991FCF" w14:textId="77777777" w:rsidR="00C549AE" w:rsidRDefault="00C549AE">
            <w:pPr>
              <w:pStyle w:val="NormalWeb"/>
              <w:spacing w:before="0" w:beforeAutospacing="0" w:after="160" w:afterAutospacing="0"/>
            </w:pPr>
            <w:r>
              <w:rPr>
                <w:color w:val="000000"/>
                <w:sz w:val="22"/>
                <w:szCs w:val="22"/>
              </w:rPr>
              <w:t>Công ty chưa đăng ký chứng thư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2661047" w14:textId="77777777" w:rsidR="00C549AE" w:rsidRDefault="00C549AE"/>
        </w:tc>
      </w:tr>
      <w:tr w:rsidR="00C549AE" w14:paraId="70552FA3" w14:textId="77777777" w:rsidTr="00C549AE">
        <w:tc>
          <w:tcPr>
            <w:tcW w:w="8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F6CA0B7" w14:textId="77777777" w:rsidR="00C549AE" w:rsidRDefault="00C549AE">
            <w:pPr>
              <w:pStyle w:val="NormalWeb"/>
              <w:spacing w:before="0" w:beforeAutospacing="0" w:after="160" w:afterAutospacing="0"/>
            </w:pPr>
            <w:r>
              <w:rPr>
                <w:color w:val="000000"/>
                <w:sz w:val="22"/>
                <w:szCs w:val="22"/>
              </w:rPr>
              <w:t>ERR:28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55E559C" w14:textId="77777777" w:rsidR="00C549AE" w:rsidRDefault="00C549AE">
            <w:pPr>
              <w:pStyle w:val="NormalWeb"/>
              <w:spacing w:before="0" w:beforeAutospacing="0" w:after="160" w:afterAutospacing="0"/>
            </w:pPr>
            <w:r>
              <w:rPr>
                <w:color w:val="000000"/>
                <w:sz w:val="22"/>
                <w:szCs w:val="22"/>
              </w:rPr>
              <w:t>Chưa có thông tin chứng thư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F07264E" w14:textId="77777777" w:rsidR="00C549AE" w:rsidRDefault="00C549AE"/>
        </w:tc>
      </w:tr>
      <w:tr w:rsidR="00C549AE" w14:paraId="6CFAADB3" w14:textId="77777777" w:rsidTr="00C549AE">
        <w:tc>
          <w:tcPr>
            <w:tcW w:w="8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F116DFD" w14:textId="77777777" w:rsidR="00C549AE" w:rsidRDefault="00C549AE">
            <w:pPr>
              <w:pStyle w:val="NormalWeb"/>
              <w:spacing w:before="0" w:beforeAutospacing="0" w:after="160" w:afterAutospacing="0"/>
            </w:pPr>
            <w:r>
              <w:rPr>
                <w:color w:val="000000"/>
                <w:sz w:val="22"/>
                <w:szCs w:val="22"/>
              </w:rPr>
              <w:t>ERR:24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AB53A6F" w14:textId="77777777" w:rsidR="00C549AE" w:rsidRDefault="00C549AE">
            <w:pPr>
              <w:pStyle w:val="NormalWeb"/>
              <w:spacing w:before="0" w:beforeAutospacing="0" w:after="160" w:afterAutospacing="0"/>
            </w:pPr>
            <w:r>
              <w:rPr>
                <w:color w:val="000000"/>
                <w:sz w:val="22"/>
                <w:szCs w:val="22"/>
              </w:rPr>
              <w:t>Chứng thư truyền lên không đúng với chứng thư đăng ký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58F7EA8" w14:textId="77777777" w:rsidR="00C549AE" w:rsidRDefault="00C549AE"/>
        </w:tc>
      </w:tr>
      <w:tr w:rsidR="00C549AE" w14:paraId="0C12240A" w14:textId="77777777" w:rsidTr="00C549AE">
        <w:tc>
          <w:tcPr>
            <w:tcW w:w="8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7E68E7B" w14:textId="77777777" w:rsidR="00C549AE" w:rsidRDefault="00C549AE">
            <w:pPr>
              <w:pStyle w:val="NormalWeb"/>
              <w:spacing w:before="0" w:beforeAutospacing="0" w:after="160" w:afterAutospacing="0"/>
            </w:pPr>
            <w:r>
              <w:rPr>
                <w:color w:val="000000"/>
                <w:sz w:val="22"/>
                <w:szCs w:val="22"/>
              </w:rPr>
              <w:t>ERR:27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2F4F89A" w14:textId="77777777" w:rsidR="00C549AE" w:rsidRDefault="00C549AE">
            <w:pPr>
              <w:pStyle w:val="NormalWeb"/>
              <w:spacing w:before="0" w:beforeAutospacing="0" w:after="0" w:afterAutospacing="0"/>
            </w:pPr>
            <w:r>
              <w:rPr>
                <w:color w:val="000000"/>
              </w:rPr>
              <w:t>Chứng thư chưa đến thời điểm sử dụng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AF1DF58" w14:textId="77777777" w:rsidR="00C549AE" w:rsidRDefault="00C549AE"/>
        </w:tc>
      </w:tr>
      <w:tr w:rsidR="00C549AE" w14:paraId="2E5CD915" w14:textId="77777777" w:rsidTr="00C549AE">
        <w:tc>
          <w:tcPr>
            <w:tcW w:w="8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EFD4AC8" w14:textId="77777777" w:rsidR="00C549AE" w:rsidRDefault="00C549AE">
            <w:pPr>
              <w:pStyle w:val="NormalWeb"/>
              <w:spacing w:before="0" w:beforeAutospacing="0" w:after="160" w:afterAutospacing="0"/>
            </w:pPr>
            <w:r>
              <w:rPr>
                <w:color w:val="000000"/>
                <w:sz w:val="22"/>
                <w:szCs w:val="22"/>
              </w:rPr>
              <w:t>ERR:26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62AA882" w14:textId="77777777" w:rsidR="00C549AE" w:rsidRDefault="00C549AE">
            <w:pPr>
              <w:pStyle w:val="NormalWeb"/>
              <w:spacing w:before="0" w:beforeAutospacing="0" w:after="0" w:afterAutospacing="0"/>
            </w:pPr>
            <w:r>
              <w:rPr>
                <w:color w:val="000000"/>
              </w:rPr>
              <w:t>Chứng thư số hết hạn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D8F5280" w14:textId="77777777" w:rsidR="00C549AE" w:rsidRDefault="00C549AE"/>
        </w:tc>
      </w:tr>
      <w:tr w:rsidR="00C549AE" w14:paraId="48F51023" w14:textId="77777777" w:rsidTr="00C549AE">
        <w:tc>
          <w:tcPr>
            <w:tcW w:w="8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B00D9B7" w14:textId="77777777" w:rsidR="00C549AE" w:rsidRDefault="00C549AE">
            <w:pPr>
              <w:pStyle w:val="NormalWeb"/>
              <w:spacing w:before="0" w:beforeAutospacing="0" w:after="160" w:afterAutospacing="0"/>
            </w:pPr>
            <w:r>
              <w:rPr>
                <w:color w:val="000000"/>
                <w:sz w:val="22"/>
                <w:szCs w:val="22"/>
              </w:rPr>
              <w:t>ERR:51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AAD0837" w14:textId="77777777" w:rsidR="00C549AE" w:rsidRDefault="00C549AE">
            <w:pPr>
              <w:pStyle w:val="NormalWeb"/>
              <w:spacing w:before="0" w:beforeAutospacing="0" w:after="0" w:afterAutospacing="0"/>
            </w:pPr>
            <w:r>
              <w:rPr>
                <w:color w:val="000000"/>
              </w:rPr>
              <w:t>Chứng thư số đã bị thu hồi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B20EB70" w14:textId="77777777" w:rsidR="00C549AE" w:rsidRDefault="00C549AE"/>
        </w:tc>
      </w:tr>
      <w:tr w:rsidR="00C549AE" w14:paraId="6CDBEBDD" w14:textId="77777777" w:rsidTr="00C549AE">
        <w:tc>
          <w:tcPr>
            <w:tcW w:w="8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C78F07E" w14:textId="77777777" w:rsidR="00C549AE" w:rsidRDefault="00C549AE">
            <w:pPr>
              <w:pStyle w:val="NormalWeb"/>
              <w:spacing w:before="0" w:beforeAutospacing="0" w:after="160" w:afterAutospacing="0"/>
            </w:pPr>
            <w:r>
              <w:rPr>
                <w:color w:val="000000"/>
                <w:sz w:val="22"/>
                <w:szCs w:val="22"/>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6AF138D" w14:textId="77777777" w:rsidR="00C549AE" w:rsidRDefault="00C549AE">
            <w:pPr>
              <w:pStyle w:val="NormalWeb"/>
              <w:spacing w:before="0" w:beforeAutospacing="0" w:after="0" w:afterAutospacing="0"/>
            </w:pPr>
            <w:r>
              <w:rPr>
                <w:color w:val="000000"/>
              </w:rPr>
              <w:t>Dữ liệu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58DD2C7" w14:textId="77777777" w:rsidR="00C549AE" w:rsidRDefault="00C549AE"/>
        </w:tc>
      </w:tr>
      <w:tr w:rsidR="00C549AE" w14:paraId="676316CB" w14:textId="77777777" w:rsidTr="00C549AE">
        <w:tc>
          <w:tcPr>
            <w:tcW w:w="8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BF479BE" w14:textId="77777777" w:rsidR="00C549AE" w:rsidRDefault="00C549AE">
            <w:pPr>
              <w:pStyle w:val="NormalWeb"/>
              <w:spacing w:before="0" w:beforeAutospacing="0" w:after="160" w:afterAutospacing="0"/>
            </w:pPr>
            <w:r>
              <w:rPr>
                <w:color w:val="000000"/>
                <w:sz w:val="22"/>
                <w:szCs w:val="22"/>
              </w:rPr>
              <w:t>ERR:8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CEF3C9F" w14:textId="77777777" w:rsidR="00C549AE" w:rsidRDefault="00C549AE">
            <w:pPr>
              <w:pStyle w:val="NormalWeb"/>
              <w:spacing w:before="0" w:beforeAutospacing="0" w:after="0" w:afterAutospacing="0"/>
            </w:pPr>
            <w:r>
              <w:rPr>
                <w:color w:val="000000"/>
              </w:rPr>
              <w:t>Từ số/Đến số truyền vào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0F58E5C" w14:textId="77777777" w:rsidR="00C549AE" w:rsidRDefault="00C549AE"/>
        </w:tc>
      </w:tr>
      <w:tr w:rsidR="00C549AE" w14:paraId="05524EEF" w14:textId="77777777" w:rsidTr="00C549AE">
        <w:tc>
          <w:tcPr>
            <w:tcW w:w="8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F6E4C80" w14:textId="77777777" w:rsidR="00C549AE" w:rsidRDefault="00C549AE">
            <w:pPr>
              <w:pStyle w:val="NormalWeb"/>
              <w:spacing w:before="0" w:beforeAutospacing="0" w:after="160" w:afterAutospacing="0"/>
            </w:pPr>
            <w:r>
              <w:rPr>
                <w:color w:val="000000"/>
                <w:sz w:val="22"/>
                <w:szCs w:val="22"/>
              </w:rPr>
              <w:t>ERR:9</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579BF3D" w14:textId="77777777" w:rsidR="00C549AE" w:rsidRDefault="00C549AE">
            <w:pPr>
              <w:pStyle w:val="NormalWeb"/>
              <w:spacing w:before="0" w:beforeAutospacing="0" w:after="0" w:afterAutospacing="0"/>
            </w:pPr>
            <w:r>
              <w:rPr>
                <w:color w:val="000000"/>
              </w:rPr>
              <w:t>Từ số không được lớn hơn Đến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AAA60D9" w14:textId="77777777" w:rsidR="00C549AE" w:rsidRDefault="00C549AE"/>
        </w:tc>
      </w:tr>
      <w:tr w:rsidR="00C549AE" w14:paraId="79873C30" w14:textId="77777777" w:rsidTr="00C549AE">
        <w:tc>
          <w:tcPr>
            <w:tcW w:w="8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1AAE218" w14:textId="77777777" w:rsidR="00C549AE" w:rsidRDefault="00C549AE">
            <w:pPr>
              <w:pStyle w:val="NormalWeb"/>
              <w:spacing w:before="0" w:beforeAutospacing="0" w:after="160" w:afterAutospacing="0"/>
            </w:pPr>
            <w:r>
              <w:rPr>
                <w:color w:val="000000"/>
                <w:sz w:val="22"/>
                <w:szCs w:val="22"/>
              </w:rPr>
              <w:lastRenderedPageBreak/>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3B08032" w14:textId="77777777" w:rsidR="00C549AE" w:rsidRDefault="00C549AE">
            <w:pPr>
              <w:pStyle w:val="NormalWeb"/>
              <w:spacing w:before="0" w:beforeAutospacing="0" w:after="0" w:afterAutospacing="0"/>
            </w:pPr>
            <w:r>
              <w:rPr>
                <w:color w:val="000000"/>
              </w:rPr>
              <w:t>Lô có số hóa đơn vượt quá số lượng tối đa cho phép (500)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532D0F6" w14:textId="77777777" w:rsidR="00C549AE" w:rsidRDefault="00C549AE"/>
        </w:tc>
      </w:tr>
      <w:tr w:rsidR="00C549AE" w14:paraId="5E7682C4" w14:textId="77777777" w:rsidTr="00C549AE">
        <w:tc>
          <w:tcPr>
            <w:tcW w:w="8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41D00F0" w14:textId="77777777" w:rsidR="00C549AE" w:rsidRDefault="00C549AE">
            <w:pPr>
              <w:pStyle w:val="NormalWeb"/>
              <w:spacing w:before="0" w:beforeAutospacing="0" w:after="160" w:afterAutospacing="0"/>
            </w:pPr>
            <w:r>
              <w:rPr>
                <w:color w:val="000000"/>
                <w:sz w:val="22"/>
                <w:szCs w:val="22"/>
              </w:rPr>
              <w:t>ERR:11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7B9C8A2" w14:textId="77777777" w:rsidR="00C549AE" w:rsidRDefault="00C549AE">
            <w:pPr>
              <w:pStyle w:val="NormalWeb"/>
              <w:spacing w:before="0" w:beforeAutospacing="0" w:after="0" w:afterAutospacing="0"/>
            </w:pPr>
            <w:r>
              <w:rPr>
                <w:color w:val="000000"/>
              </w:rPr>
              <w:t>Toàn bộ lô hóa đơn hoặc không tìm thấy hoặc đã gửi thuế</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D52D9B3" w14:textId="77777777" w:rsidR="00C549AE" w:rsidRDefault="00C549AE"/>
        </w:tc>
      </w:tr>
      <w:tr w:rsidR="00C549AE" w14:paraId="379EBF5E" w14:textId="77777777" w:rsidTr="00C549AE">
        <w:tc>
          <w:tcPr>
            <w:tcW w:w="8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38371C6" w14:textId="77777777" w:rsidR="00C549AE" w:rsidRDefault="00C549AE">
            <w:pPr>
              <w:pStyle w:val="NormalWeb"/>
              <w:spacing w:before="0" w:beforeAutospacing="0" w:after="160" w:afterAutospacing="0"/>
            </w:pPr>
            <w:r>
              <w:rPr>
                <w:color w:val="000000"/>
                <w:sz w:val="22"/>
                <w:szCs w:val="22"/>
              </w:rPr>
              <w:t>ERR:12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4B060DD" w14:textId="77777777" w:rsidR="00C549AE" w:rsidRDefault="00C549AE">
            <w:pPr>
              <w:pStyle w:val="NormalWeb"/>
              <w:spacing w:before="0" w:beforeAutospacing="0" w:after="0" w:afterAutospacing="0"/>
            </w:pPr>
            <w:r>
              <w:rPr>
                <w:color w:val="000000"/>
              </w:rPr>
              <w:t>Thông điệp gửi thuế quá dung lượng 1MB</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D80F75E" w14:textId="77777777" w:rsidR="00C549AE" w:rsidRDefault="00C549AE"/>
        </w:tc>
      </w:tr>
      <w:tr w:rsidR="00C549AE" w14:paraId="00AE869F" w14:textId="77777777" w:rsidTr="00C549AE">
        <w:tc>
          <w:tcPr>
            <w:tcW w:w="8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0205A67" w14:textId="77777777" w:rsidR="00C549AE" w:rsidRDefault="00C549AE">
            <w:pPr>
              <w:pStyle w:val="NormalWeb"/>
              <w:spacing w:before="0" w:beforeAutospacing="0" w:after="160" w:afterAutospacing="0"/>
            </w:pPr>
            <w:r>
              <w:rPr>
                <w:color w:val="000000"/>
                <w:sz w:val="22"/>
                <w:szCs w:val="22"/>
              </w:rPr>
              <w:t>ERR:4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43918C7" w14:textId="77777777" w:rsidR="00C549AE" w:rsidRDefault="00C549AE">
            <w:pPr>
              <w:pStyle w:val="NormalWeb"/>
              <w:spacing w:before="0" w:beforeAutospacing="0" w:after="0" w:afterAutospacing="0"/>
            </w:pPr>
            <w:r>
              <w:rPr>
                <w:color w:val="000000"/>
              </w:rPr>
              <w:t>Dữ liệu ký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D7871B2" w14:textId="77777777" w:rsidR="00C549AE" w:rsidRDefault="00C549AE"/>
        </w:tc>
      </w:tr>
      <w:tr w:rsidR="00C549AE" w14:paraId="427ABAC3" w14:textId="77777777" w:rsidTr="00C549AE">
        <w:tc>
          <w:tcPr>
            <w:tcW w:w="8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26F23C8" w14:textId="77777777" w:rsidR="00C549AE" w:rsidRDefault="00C549AE">
            <w:pPr>
              <w:pStyle w:val="NormalWeb"/>
              <w:spacing w:before="0" w:beforeAutospacing="0" w:after="160" w:afterAutospacing="0"/>
            </w:pPr>
            <w:r>
              <w:rPr>
                <w:color w:val="000000"/>
                <w:sz w:val="22"/>
                <w:szCs w:val="22"/>
              </w:rPr>
              <w:t>ERR:35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CBC74F7" w14:textId="77777777" w:rsidR="00C549AE" w:rsidRDefault="00C549AE">
            <w:pPr>
              <w:pStyle w:val="NormalWeb"/>
              <w:spacing w:before="0" w:beforeAutospacing="0" w:after="0" w:afterAutospacing="0"/>
            </w:pPr>
            <w:r>
              <w:rPr>
                <w:color w:val="000000"/>
              </w:rPr>
              <w:t>Thiếu thông tin pattern và serial</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4E00DB6" w14:textId="77777777" w:rsidR="00C549AE" w:rsidRDefault="00C549AE"/>
        </w:tc>
      </w:tr>
      <w:tr w:rsidR="00C549AE" w14:paraId="75DCB7C0" w14:textId="77777777" w:rsidTr="00C549AE">
        <w:tc>
          <w:tcPr>
            <w:tcW w:w="8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95B94CA" w14:textId="77777777" w:rsidR="00C549AE" w:rsidRDefault="00C549AE">
            <w:pPr>
              <w:pStyle w:val="NormalWeb"/>
              <w:spacing w:before="0" w:beforeAutospacing="0" w:after="160" w:afterAutospacing="0"/>
            </w:pPr>
            <w:r>
              <w:rPr>
                <w:color w:val="000000"/>
                <w:sz w:val="22"/>
                <w:szCs w:val="22"/>
              </w:rPr>
              <w:t>ERR:20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968144D" w14:textId="77777777" w:rsidR="00C549AE" w:rsidRDefault="00C549AE">
            <w:pPr>
              <w:pStyle w:val="NormalWeb"/>
              <w:spacing w:before="0" w:beforeAutospacing="0" w:after="0" w:afterAutospacing="0"/>
            </w:pPr>
            <w:r>
              <w:rPr>
                <w:color w:val="000000"/>
              </w:rPr>
              <w:t>Thông tin pattern hoặc serial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8DF9ED2" w14:textId="77777777" w:rsidR="00C549AE" w:rsidRDefault="00C549AE"/>
        </w:tc>
      </w:tr>
      <w:tr w:rsidR="00C549AE" w14:paraId="215E1DB0" w14:textId="77777777" w:rsidTr="00C549AE">
        <w:trPr>
          <w:trHeight w:val="413"/>
        </w:trPr>
        <w:tc>
          <w:tcPr>
            <w:tcW w:w="8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F823C4F" w14:textId="77777777" w:rsidR="00C549AE" w:rsidRDefault="00C549AE">
            <w:pPr>
              <w:pStyle w:val="NormalWeb"/>
              <w:spacing w:before="0" w:beforeAutospacing="0" w:after="160" w:afterAutospacing="0"/>
            </w:pPr>
            <w:r>
              <w:rPr>
                <w:color w:val="000000"/>
                <w:sz w:val="22"/>
                <w:szCs w:val="22"/>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2506A68" w14:textId="77777777" w:rsidR="00C549AE" w:rsidRDefault="00C549AE">
            <w:pPr>
              <w:pStyle w:val="NormalWeb"/>
              <w:spacing w:before="0" w:beforeAutospacing="0" w:after="0" w:afterAutospacing="0"/>
            </w:pPr>
            <w:r>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20EEB1A" w14:textId="77777777" w:rsidR="00C549AE" w:rsidRDefault="00C549AE">
            <w:pPr>
              <w:pStyle w:val="NormalWeb"/>
              <w:spacing w:before="0" w:beforeAutospacing="0" w:after="160" w:afterAutospacing="0"/>
              <w:jc w:val="both"/>
            </w:pPr>
            <w:r>
              <w:rPr>
                <w:color w:val="000000"/>
                <w:sz w:val="22"/>
                <w:szCs w:val="22"/>
              </w:rPr>
              <w:t>Lỗi không xác định</w:t>
            </w:r>
          </w:p>
        </w:tc>
      </w:tr>
      <w:tr w:rsidR="00C549AE" w14:paraId="4CF3AC58" w14:textId="77777777" w:rsidTr="00C549AE">
        <w:tc>
          <w:tcPr>
            <w:tcW w:w="8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2A5A93A" w14:textId="77777777" w:rsidR="00C549AE" w:rsidRDefault="00C549AE">
            <w:pPr>
              <w:pStyle w:val="NormalWeb"/>
              <w:spacing w:before="0" w:beforeAutospacing="0" w:after="160" w:afterAutospacing="0"/>
            </w:pPr>
            <w:r>
              <w:rPr>
                <w:color w:val="000000"/>
                <w:sz w:val="22"/>
                <w:szCs w:val="22"/>
              </w:rPr>
              <w:t>OK:mtd</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859EA11" w14:textId="77777777" w:rsidR="00C549AE" w:rsidRDefault="00C549AE">
            <w:pPr>
              <w:pStyle w:val="NormalWeb"/>
              <w:spacing w:before="0" w:beforeAutospacing="0" w:after="160" w:afterAutospacing="0"/>
            </w:pPr>
            <w:r>
              <w:rPr>
                <w:color w:val="000000"/>
                <w:sz w:val="22"/>
                <w:szCs w:val="22"/>
              </w:rPr>
              <w:t>Gửi thông điệp thành công, trả về mã thông điệp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C755967" w14:textId="77777777" w:rsidR="00C549AE" w:rsidRDefault="00C549AE"/>
        </w:tc>
      </w:tr>
    </w:tbl>
    <w:p w14:paraId="39787995" w14:textId="77777777" w:rsidR="00C549AE" w:rsidRPr="00C549AE" w:rsidRDefault="00C549AE" w:rsidP="00C549AE">
      <w:pPr>
        <w:ind w:left="518"/>
        <w:rPr>
          <w:lang w:eastAsia="x-none"/>
        </w:rPr>
      </w:pPr>
    </w:p>
    <w:p w14:paraId="665D68C1" w14:textId="0B8EA560" w:rsidR="006B52A7" w:rsidRDefault="006B52A7" w:rsidP="00480762">
      <w:pPr>
        <w:pStyle w:val="Heading3"/>
      </w:pPr>
      <w:bookmarkStart w:id="2215" w:name="_Toc198045414"/>
      <w:r>
        <w:t>Lấy giá trị hash hóa đơn máy tính tiền theo danh sách từ số đến số sử dụng token (bước 1)</w:t>
      </w:r>
      <w:bookmarkEnd w:id="2215"/>
    </w:p>
    <w:p w14:paraId="7A6B1390" w14:textId="1997376B" w:rsidR="00C549AE" w:rsidRDefault="00C549AE" w:rsidP="00C549AE">
      <w:pPr>
        <w:ind w:left="720"/>
        <w:rPr>
          <w:lang w:eastAsia="x-none"/>
        </w:rPr>
      </w:pPr>
      <w:r>
        <w:rPr>
          <w:lang w:eastAsia="x-none"/>
        </w:rPr>
        <w:t>URL:</w:t>
      </w:r>
    </w:p>
    <w:p w14:paraId="0181E596" w14:textId="77777777" w:rsidR="00C549AE" w:rsidRDefault="00C549AE" w:rsidP="00C549AE">
      <w:pPr>
        <w:pStyle w:val="NormalWeb"/>
        <w:spacing w:before="0" w:beforeAutospacing="0" w:after="0" w:afterAutospacing="0"/>
        <w:ind w:left="360" w:right="14"/>
        <w:jc w:val="both"/>
      </w:pPr>
      <w:r>
        <w:rPr>
          <w:lang w:eastAsia="x-none"/>
        </w:rPr>
        <w:tab/>
      </w:r>
      <w:r>
        <w:rPr>
          <w:color w:val="000000"/>
        </w:rPr>
        <w:t xml:space="preserve">string </w:t>
      </w:r>
      <w:r w:rsidRPr="00C549AE">
        <w:rPr>
          <w:b/>
          <w:color w:val="000000"/>
        </w:rPr>
        <w:t>GetHashInvMTTNoRangeByToken</w:t>
      </w:r>
      <w:r>
        <w:rPr>
          <w:color w:val="000000"/>
        </w:rPr>
        <w:t>(string Account, string ACpass, string username, string password, string pattern, string serial, decimal fromNo, decimal toNo, string serialCert)</w:t>
      </w:r>
    </w:p>
    <w:p w14:paraId="6F514E2E" w14:textId="77777777" w:rsidR="00C549AE" w:rsidRDefault="00C549AE" w:rsidP="00C549AE">
      <w:pPr>
        <w:pStyle w:val="NormalWeb"/>
        <w:spacing w:before="0" w:beforeAutospacing="0" w:after="0" w:afterAutospacing="0"/>
        <w:ind w:left="360" w:right="14"/>
        <w:jc w:val="both"/>
      </w:pPr>
      <w:r>
        <w:rPr>
          <w:color w:val="000000"/>
        </w:rPr>
        <w:t>DESCRIPTION</w:t>
      </w:r>
    </w:p>
    <w:p w14:paraId="1D313EBD" w14:textId="77777777" w:rsidR="00C549AE" w:rsidRDefault="00C549AE" w:rsidP="00C549AE">
      <w:pPr>
        <w:pStyle w:val="NormalWeb"/>
        <w:spacing w:before="0" w:beforeAutospacing="0" w:after="0" w:afterAutospacing="0"/>
        <w:ind w:left="360" w:right="14"/>
        <w:jc w:val="both"/>
      </w:pPr>
      <w:r>
        <w:rPr>
          <w:rStyle w:val="apple-tab-span"/>
          <w:color w:val="000000"/>
        </w:rPr>
        <w:tab/>
      </w:r>
      <w:r>
        <w:rPr>
          <w:color w:val="000000"/>
        </w:rPr>
        <w:t>Đây là web service cho phép gửi thông điệp hóa đơn điện tử với các hệ thống sử dụng token, thực hiện truyền dữ liệu danh sách hóa đơn theo từ số đến số và lấy giá trị hash value để ký số bằng token ở client.</w:t>
      </w:r>
    </w:p>
    <w:p w14:paraId="054099A0" w14:textId="77777777" w:rsidR="00C549AE" w:rsidRDefault="00C549AE" w:rsidP="00C549AE">
      <w:pPr>
        <w:pStyle w:val="NormalWeb"/>
        <w:spacing w:before="0" w:beforeAutospacing="0" w:after="0" w:afterAutospacing="0"/>
        <w:ind w:left="360" w:right="14"/>
        <w:jc w:val="both"/>
      </w:pPr>
      <w:r>
        <w:rPr>
          <w:color w:val="000000"/>
        </w:rPr>
        <w:t>HTTP METHOD</w:t>
      </w:r>
    </w:p>
    <w:p w14:paraId="1A52551C" w14:textId="77777777" w:rsidR="00C549AE" w:rsidRDefault="00C549AE" w:rsidP="00C549AE">
      <w:pPr>
        <w:pStyle w:val="NormalWeb"/>
        <w:spacing w:before="0" w:beforeAutospacing="0" w:after="0" w:afterAutospacing="0"/>
        <w:ind w:left="360" w:right="14"/>
        <w:jc w:val="both"/>
      </w:pPr>
      <w:r>
        <w:rPr>
          <w:rStyle w:val="apple-tab-span"/>
          <w:color w:val="000000"/>
        </w:rPr>
        <w:tab/>
      </w:r>
      <w:r>
        <w:rPr>
          <w:rStyle w:val="apple-tab-span"/>
          <w:color w:val="000000"/>
        </w:rPr>
        <w:tab/>
      </w:r>
      <w:r>
        <w:rPr>
          <w:color w:val="000000"/>
        </w:rPr>
        <w:t>POST</w:t>
      </w:r>
    </w:p>
    <w:p w14:paraId="6397DFAC" w14:textId="77777777" w:rsidR="00C549AE" w:rsidRDefault="00C549AE" w:rsidP="00C549AE">
      <w:pPr>
        <w:pStyle w:val="NormalWeb"/>
        <w:spacing w:before="0" w:beforeAutospacing="0" w:after="0" w:afterAutospacing="0"/>
        <w:ind w:left="360" w:right="14"/>
        <w:jc w:val="both"/>
      </w:pPr>
      <w:r>
        <w:rPr>
          <w:color w:val="000000"/>
        </w:rPr>
        <w:t>REQUEST BODY</w:t>
      </w:r>
    </w:p>
    <w:p w14:paraId="546CB4C8" w14:textId="77777777" w:rsidR="00C549AE" w:rsidRDefault="00C549AE" w:rsidP="00C549AE">
      <w:pPr>
        <w:pStyle w:val="NormalWeb"/>
        <w:numPr>
          <w:ilvl w:val="0"/>
          <w:numId w:val="65"/>
        </w:numPr>
        <w:spacing w:before="0" w:beforeAutospacing="0" w:after="0" w:afterAutospacing="0"/>
        <w:ind w:left="1070"/>
        <w:jc w:val="both"/>
        <w:textAlignment w:val="baseline"/>
        <w:rPr>
          <w:b/>
          <w:bCs/>
          <w:color w:val="000000"/>
          <w:u w:val="single"/>
        </w:rPr>
      </w:pPr>
      <w:r>
        <w:rPr>
          <w:b/>
          <w:bCs/>
          <w:color w:val="000000"/>
        </w:rPr>
        <w:t xml:space="preserve">Account/ACPass:  </w:t>
      </w:r>
      <w:r>
        <w:rPr>
          <w:color w:val="000000"/>
        </w:rPr>
        <w:t>Tài khoản được cấp phát cho nhân viên gọi lệnh gửi thông điệp.</w:t>
      </w:r>
    </w:p>
    <w:p w14:paraId="69603AB0" w14:textId="77777777" w:rsidR="00C549AE" w:rsidRDefault="00C549AE" w:rsidP="00C549AE">
      <w:pPr>
        <w:pStyle w:val="NormalWeb"/>
        <w:numPr>
          <w:ilvl w:val="0"/>
          <w:numId w:val="65"/>
        </w:numPr>
        <w:spacing w:before="0" w:beforeAutospacing="0" w:after="0" w:afterAutospacing="0"/>
        <w:ind w:left="1070"/>
        <w:jc w:val="both"/>
        <w:textAlignment w:val="baseline"/>
        <w:rPr>
          <w:b/>
          <w:bCs/>
          <w:color w:val="000000"/>
          <w:u w:val="single"/>
        </w:rPr>
      </w:pPr>
      <w:r>
        <w:rPr>
          <w:b/>
          <w:bCs/>
          <w:color w:val="000000"/>
        </w:rPr>
        <w:t>Username/password:</w:t>
      </w:r>
      <w:r>
        <w:rPr>
          <w:color w:val="000000"/>
        </w:rPr>
        <w:t xml:space="preserve"> Tài khoản được cấp phát cho khách hàng để gọi đến webservice (tài khoản có quyền ServiceRole trong hệ thống).</w:t>
      </w:r>
    </w:p>
    <w:p w14:paraId="2BB87091" w14:textId="77777777" w:rsidR="00C549AE" w:rsidRDefault="00C549AE" w:rsidP="00C549AE">
      <w:pPr>
        <w:pStyle w:val="NormalWeb"/>
        <w:numPr>
          <w:ilvl w:val="0"/>
          <w:numId w:val="65"/>
        </w:numPr>
        <w:spacing w:before="0" w:beforeAutospacing="0" w:after="0" w:afterAutospacing="0"/>
        <w:ind w:left="1070"/>
        <w:jc w:val="both"/>
        <w:textAlignment w:val="baseline"/>
        <w:rPr>
          <w:b/>
          <w:bCs/>
          <w:color w:val="000000"/>
          <w:u w:val="single"/>
        </w:rPr>
      </w:pPr>
      <w:r>
        <w:rPr>
          <w:b/>
          <w:bCs/>
          <w:color w:val="000000"/>
          <w:shd w:val="clear" w:color="auto" w:fill="FFFFFF"/>
        </w:rPr>
        <w:t>pattern</w:t>
      </w:r>
      <w:r>
        <w:rPr>
          <w:color w:val="000000"/>
        </w:rPr>
        <w:t>: mẫu số hóa đơn</w:t>
      </w:r>
    </w:p>
    <w:p w14:paraId="5DC34377" w14:textId="77777777" w:rsidR="00C549AE" w:rsidRDefault="00C549AE" w:rsidP="00C549AE">
      <w:pPr>
        <w:pStyle w:val="NormalWeb"/>
        <w:numPr>
          <w:ilvl w:val="0"/>
          <w:numId w:val="65"/>
        </w:numPr>
        <w:spacing w:before="0" w:beforeAutospacing="0" w:after="0" w:afterAutospacing="0"/>
        <w:ind w:left="1070"/>
        <w:jc w:val="both"/>
        <w:textAlignment w:val="baseline"/>
        <w:rPr>
          <w:b/>
          <w:bCs/>
          <w:color w:val="000000"/>
          <w:u w:val="single"/>
        </w:rPr>
      </w:pPr>
      <w:r>
        <w:rPr>
          <w:b/>
          <w:bCs/>
          <w:color w:val="000000"/>
          <w:shd w:val="clear" w:color="auto" w:fill="FFFFFF"/>
        </w:rPr>
        <w:t>serial</w:t>
      </w:r>
      <w:r>
        <w:rPr>
          <w:color w:val="000000"/>
        </w:rPr>
        <w:t>: ký hiệu mẫu số hóa đơn</w:t>
      </w:r>
    </w:p>
    <w:p w14:paraId="27000F70" w14:textId="77777777" w:rsidR="00C549AE" w:rsidRDefault="00C549AE" w:rsidP="00C549AE">
      <w:pPr>
        <w:pStyle w:val="NormalWeb"/>
        <w:numPr>
          <w:ilvl w:val="0"/>
          <w:numId w:val="65"/>
        </w:numPr>
        <w:spacing w:before="0" w:beforeAutospacing="0" w:after="0" w:afterAutospacing="0"/>
        <w:ind w:left="1070"/>
        <w:jc w:val="both"/>
        <w:textAlignment w:val="baseline"/>
        <w:rPr>
          <w:b/>
          <w:bCs/>
          <w:color w:val="000000"/>
        </w:rPr>
      </w:pPr>
      <w:r>
        <w:rPr>
          <w:b/>
          <w:bCs/>
          <w:color w:val="000000"/>
        </w:rPr>
        <w:t>fromNo:</w:t>
      </w:r>
      <w:r>
        <w:rPr>
          <w:color w:val="000000"/>
        </w:rPr>
        <w:t xml:space="preserve"> Từ số</w:t>
      </w:r>
    </w:p>
    <w:p w14:paraId="485D020C" w14:textId="77777777" w:rsidR="00C549AE" w:rsidRDefault="00C549AE" w:rsidP="00C549AE">
      <w:pPr>
        <w:pStyle w:val="NormalWeb"/>
        <w:numPr>
          <w:ilvl w:val="0"/>
          <w:numId w:val="65"/>
        </w:numPr>
        <w:spacing w:before="0" w:beforeAutospacing="0" w:after="0" w:afterAutospacing="0"/>
        <w:ind w:left="1070"/>
        <w:jc w:val="both"/>
        <w:textAlignment w:val="baseline"/>
        <w:rPr>
          <w:b/>
          <w:bCs/>
          <w:color w:val="000000"/>
        </w:rPr>
      </w:pPr>
      <w:r>
        <w:rPr>
          <w:b/>
          <w:bCs/>
          <w:color w:val="000000"/>
        </w:rPr>
        <w:t>toNo:</w:t>
      </w:r>
      <w:r>
        <w:rPr>
          <w:color w:val="000000"/>
        </w:rPr>
        <w:t xml:space="preserve"> Đến số</w:t>
      </w:r>
    </w:p>
    <w:p w14:paraId="33244F57" w14:textId="77777777" w:rsidR="00C549AE" w:rsidRDefault="00C549AE" w:rsidP="00C549AE">
      <w:pPr>
        <w:pStyle w:val="NormalWeb"/>
        <w:numPr>
          <w:ilvl w:val="0"/>
          <w:numId w:val="65"/>
        </w:numPr>
        <w:spacing w:before="0" w:beforeAutospacing="0" w:after="0" w:afterAutospacing="0"/>
        <w:ind w:left="1070"/>
        <w:jc w:val="both"/>
        <w:textAlignment w:val="baseline"/>
        <w:rPr>
          <w:b/>
          <w:bCs/>
          <w:color w:val="000000"/>
        </w:rPr>
      </w:pPr>
      <w:r>
        <w:rPr>
          <w:b/>
          <w:bCs/>
          <w:color w:val="000000"/>
        </w:rPr>
        <w:t>serialCert</w:t>
      </w:r>
      <w:r>
        <w:rPr>
          <w:color w:val="000000"/>
        </w:rPr>
        <w:t>: Serial của chứng thư số Token dùng để ký gửi thuế</w:t>
      </w:r>
    </w:p>
    <w:p w14:paraId="1304934D" w14:textId="77777777" w:rsidR="00C549AE" w:rsidRDefault="00C549AE" w:rsidP="00C549AE">
      <w:pPr>
        <w:pStyle w:val="NormalWeb"/>
        <w:spacing w:before="0" w:beforeAutospacing="0" w:after="0" w:afterAutospacing="0"/>
        <w:ind w:left="360" w:right="14"/>
        <w:jc w:val="both"/>
      </w:pPr>
      <w:r>
        <w:rPr>
          <w:color w:val="000000"/>
        </w:rPr>
        <w:t>RETURNS</w:t>
      </w:r>
    </w:p>
    <w:tbl>
      <w:tblPr>
        <w:tblW w:w="0" w:type="auto"/>
        <w:tblInd w:w="535" w:type="dxa"/>
        <w:tblCellMar>
          <w:top w:w="15" w:type="dxa"/>
          <w:left w:w="15" w:type="dxa"/>
          <w:bottom w:w="15" w:type="dxa"/>
          <w:right w:w="15" w:type="dxa"/>
        </w:tblCellMar>
        <w:tblLook w:val="04A0" w:firstRow="1" w:lastRow="0" w:firstColumn="1" w:lastColumn="0" w:noHBand="0" w:noVBand="1"/>
      </w:tblPr>
      <w:tblGrid>
        <w:gridCol w:w="1297"/>
        <w:gridCol w:w="5681"/>
        <w:gridCol w:w="1837"/>
      </w:tblGrid>
      <w:tr w:rsidR="00C549AE" w14:paraId="2077AA46" w14:textId="77777777" w:rsidTr="00C549AE">
        <w:tc>
          <w:tcPr>
            <w:tcW w:w="1141" w:type="dxa"/>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3193AA85" w14:textId="77777777" w:rsidR="00C549AE" w:rsidRDefault="00C549AE">
            <w:pPr>
              <w:pStyle w:val="NormalWeb"/>
              <w:spacing w:before="0" w:beforeAutospacing="0" w:after="200" w:afterAutospacing="0"/>
              <w:ind w:left="720"/>
            </w:pPr>
            <w:r>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090176FA" w14:textId="77777777" w:rsidR="00C549AE" w:rsidRDefault="00C549AE">
            <w:pPr>
              <w:pStyle w:val="NormalWeb"/>
              <w:spacing w:before="0" w:beforeAutospacing="0" w:after="200" w:afterAutospacing="0"/>
              <w:ind w:left="720"/>
            </w:pPr>
            <w:r>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183E1350" w14:textId="77777777" w:rsidR="00C549AE" w:rsidRDefault="00C549AE">
            <w:pPr>
              <w:pStyle w:val="NormalWeb"/>
              <w:spacing w:before="0" w:beforeAutospacing="0" w:after="200" w:afterAutospacing="0"/>
              <w:ind w:left="720"/>
            </w:pPr>
            <w:r>
              <w:rPr>
                <w:color w:val="000000"/>
              </w:rPr>
              <w:t>Ghi chú</w:t>
            </w:r>
          </w:p>
        </w:tc>
      </w:tr>
      <w:tr w:rsidR="00C549AE" w14:paraId="5F41DE9C" w14:textId="77777777" w:rsidTr="00C549AE">
        <w:tc>
          <w:tcPr>
            <w:tcW w:w="11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9CBFA7A" w14:textId="77777777" w:rsidR="00C549AE" w:rsidRDefault="00C549AE">
            <w:pPr>
              <w:pStyle w:val="NormalWeb"/>
              <w:spacing w:before="0" w:beforeAutospacing="0" w:after="160" w:afterAutospacing="0"/>
            </w:pPr>
            <w:r>
              <w:rPr>
                <w:color w:val="000000"/>
                <w:sz w:val="22"/>
                <w:szCs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154D2E5" w14:textId="77777777" w:rsidR="00C549AE" w:rsidRDefault="00C549AE">
            <w:pPr>
              <w:pStyle w:val="NormalWeb"/>
              <w:spacing w:before="0" w:beforeAutospacing="0" w:after="0" w:afterAutospacing="0"/>
            </w:pPr>
            <w:r>
              <w:rPr>
                <w:color w:val="000000"/>
              </w:rPr>
              <w:t>Tài khoản đăng nhập sai hoặc không có 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E2B53FC" w14:textId="77777777" w:rsidR="00C549AE" w:rsidRDefault="00C549AE"/>
        </w:tc>
      </w:tr>
      <w:tr w:rsidR="00C549AE" w14:paraId="741C3BDF" w14:textId="77777777" w:rsidTr="00C549AE">
        <w:tc>
          <w:tcPr>
            <w:tcW w:w="11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D05EE72" w14:textId="77777777" w:rsidR="00C549AE" w:rsidRDefault="00C549AE">
            <w:pPr>
              <w:pStyle w:val="NormalWeb"/>
              <w:spacing w:before="0" w:beforeAutospacing="0" w:after="160" w:afterAutospacing="0"/>
            </w:pPr>
            <w:r>
              <w:rPr>
                <w:color w:val="000000"/>
                <w:sz w:val="22"/>
                <w:szCs w:val="22"/>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7997B34" w14:textId="77777777" w:rsidR="00C549AE" w:rsidRDefault="00C549AE">
            <w:pPr>
              <w:pStyle w:val="NormalWeb"/>
              <w:spacing w:before="0" w:beforeAutospacing="0" w:after="160" w:afterAutospacing="0"/>
            </w:pPr>
            <w:r>
              <w:rPr>
                <w:color w:val="000000"/>
                <w:sz w:val="22"/>
                <w:szCs w:val="22"/>
              </w:rPr>
              <w:t>Không tìm thấy công ty hoặc tài khoản không tồn 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6187A66" w14:textId="77777777" w:rsidR="00C549AE" w:rsidRDefault="00C549AE"/>
        </w:tc>
      </w:tr>
      <w:tr w:rsidR="00C549AE" w14:paraId="1FE0F29D" w14:textId="77777777" w:rsidTr="00C549AE">
        <w:tc>
          <w:tcPr>
            <w:tcW w:w="11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A31C947" w14:textId="77777777" w:rsidR="00C549AE" w:rsidRDefault="00C549AE">
            <w:pPr>
              <w:pStyle w:val="NormalWeb"/>
              <w:spacing w:before="0" w:beforeAutospacing="0" w:after="160" w:afterAutospacing="0"/>
            </w:pPr>
            <w:r>
              <w:rPr>
                <w:color w:val="000000"/>
                <w:sz w:val="22"/>
                <w:szCs w:val="22"/>
              </w:rPr>
              <w:t>ERR:22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3039EF4" w14:textId="77777777" w:rsidR="00C549AE" w:rsidRDefault="00C549AE">
            <w:pPr>
              <w:pStyle w:val="NormalWeb"/>
              <w:spacing w:before="0" w:beforeAutospacing="0" w:after="160" w:afterAutospacing="0"/>
            </w:pPr>
            <w:r>
              <w:rPr>
                <w:color w:val="000000"/>
                <w:sz w:val="22"/>
                <w:szCs w:val="22"/>
              </w:rPr>
              <w:t>Công ty chưa đăng ký chứng thư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CF5E1B7" w14:textId="77777777" w:rsidR="00C549AE" w:rsidRDefault="00C549AE"/>
        </w:tc>
      </w:tr>
      <w:tr w:rsidR="00C549AE" w14:paraId="2C82675C" w14:textId="77777777" w:rsidTr="00C549AE">
        <w:tc>
          <w:tcPr>
            <w:tcW w:w="11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3C82F4E" w14:textId="77777777" w:rsidR="00C549AE" w:rsidRDefault="00C549AE">
            <w:pPr>
              <w:pStyle w:val="NormalWeb"/>
              <w:spacing w:before="0" w:beforeAutospacing="0" w:after="160" w:afterAutospacing="0"/>
            </w:pPr>
            <w:r>
              <w:rPr>
                <w:color w:val="000000"/>
                <w:sz w:val="22"/>
                <w:szCs w:val="22"/>
              </w:rPr>
              <w:lastRenderedPageBreak/>
              <w:t>ERR:28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1CB74A5" w14:textId="77777777" w:rsidR="00C549AE" w:rsidRDefault="00C549AE">
            <w:pPr>
              <w:pStyle w:val="NormalWeb"/>
              <w:spacing w:before="0" w:beforeAutospacing="0" w:after="160" w:afterAutospacing="0"/>
            </w:pPr>
            <w:r>
              <w:rPr>
                <w:color w:val="000000"/>
                <w:sz w:val="22"/>
                <w:szCs w:val="22"/>
              </w:rPr>
              <w:t>Chưa có thông tin chứng thư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5467EFB" w14:textId="77777777" w:rsidR="00C549AE" w:rsidRDefault="00C549AE"/>
        </w:tc>
      </w:tr>
      <w:tr w:rsidR="00C549AE" w14:paraId="29C15C9C" w14:textId="77777777" w:rsidTr="00C549AE">
        <w:tc>
          <w:tcPr>
            <w:tcW w:w="11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1C40EDD" w14:textId="77777777" w:rsidR="00C549AE" w:rsidRDefault="00C549AE">
            <w:pPr>
              <w:pStyle w:val="NormalWeb"/>
              <w:spacing w:before="0" w:beforeAutospacing="0" w:after="160" w:afterAutospacing="0"/>
            </w:pPr>
            <w:r>
              <w:rPr>
                <w:color w:val="000000"/>
                <w:sz w:val="22"/>
                <w:szCs w:val="22"/>
              </w:rPr>
              <w:t>ERR:24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97AF0F9" w14:textId="77777777" w:rsidR="00C549AE" w:rsidRDefault="00C549AE">
            <w:pPr>
              <w:pStyle w:val="NormalWeb"/>
              <w:spacing w:before="0" w:beforeAutospacing="0" w:after="160" w:afterAutospacing="0"/>
            </w:pPr>
            <w:r>
              <w:rPr>
                <w:color w:val="000000"/>
                <w:sz w:val="22"/>
                <w:szCs w:val="22"/>
              </w:rPr>
              <w:t>Chứng thư truyền lên không đúng với chứng thư đăng ký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C7B859A" w14:textId="77777777" w:rsidR="00C549AE" w:rsidRDefault="00C549AE"/>
        </w:tc>
      </w:tr>
      <w:tr w:rsidR="00C549AE" w14:paraId="5E5694DC" w14:textId="77777777" w:rsidTr="00C549AE">
        <w:tc>
          <w:tcPr>
            <w:tcW w:w="11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A0A834B" w14:textId="77777777" w:rsidR="00C549AE" w:rsidRDefault="00C549AE">
            <w:pPr>
              <w:pStyle w:val="NormalWeb"/>
              <w:spacing w:before="0" w:beforeAutospacing="0" w:after="160" w:afterAutospacing="0"/>
            </w:pPr>
            <w:r>
              <w:rPr>
                <w:color w:val="000000"/>
                <w:sz w:val="22"/>
                <w:szCs w:val="22"/>
              </w:rPr>
              <w:t>ERR:27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05BBE0D" w14:textId="77777777" w:rsidR="00C549AE" w:rsidRDefault="00C549AE">
            <w:pPr>
              <w:pStyle w:val="NormalWeb"/>
              <w:spacing w:before="0" w:beforeAutospacing="0" w:after="0" w:afterAutospacing="0"/>
            </w:pPr>
            <w:r>
              <w:rPr>
                <w:color w:val="000000"/>
              </w:rPr>
              <w:t>Chứng thư chưa đến thời điểm sử dụng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A96981E" w14:textId="77777777" w:rsidR="00C549AE" w:rsidRDefault="00C549AE"/>
        </w:tc>
      </w:tr>
      <w:tr w:rsidR="00C549AE" w14:paraId="0D26F03A" w14:textId="77777777" w:rsidTr="00C549AE">
        <w:tc>
          <w:tcPr>
            <w:tcW w:w="11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A999B9B" w14:textId="77777777" w:rsidR="00C549AE" w:rsidRDefault="00C549AE">
            <w:pPr>
              <w:pStyle w:val="NormalWeb"/>
              <w:spacing w:before="0" w:beforeAutospacing="0" w:after="160" w:afterAutospacing="0"/>
            </w:pPr>
            <w:r>
              <w:rPr>
                <w:color w:val="000000"/>
                <w:sz w:val="22"/>
                <w:szCs w:val="22"/>
              </w:rPr>
              <w:t>ERR:26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1F3616D" w14:textId="77777777" w:rsidR="00C549AE" w:rsidRDefault="00C549AE">
            <w:pPr>
              <w:pStyle w:val="NormalWeb"/>
              <w:spacing w:before="0" w:beforeAutospacing="0" w:after="0" w:afterAutospacing="0"/>
            </w:pPr>
            <w:r>
              <w:rPr>
                <w:color w:val="000000"/>
              </w:rPr>
              <w:t>Chứng thư số hết hạn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0ED5D73" w14:textId="77777777" w:rsidR="00C549AE" w:rsidRDefault="00C549AE"/>
        </w:tc>
      </w:tr>
      <w:tr w:rsidR="00C549AE" w14:paraId="09075368" w14:textId="77777777" w:rsidTr="00C549AE">
        <w:tc>
          <w:tcPr>
            <w:tcW w:w="11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9DAA6AE" w14:textId="77777777" w:rsidR="00C549AE" w:rsidRDefault="00C549AE">
            <w:pPr>
              <w:pStyle w:val="NormalWeb"/>
              <w:spacing w:before="0" w:beforeAutospacing="0" w:after="160" w:afterAutospacing="0"/>
            </w:pPr>
            <w:r>
              <w:rPr>
                <w:color w:val="000000"/>
                <w:sz w:val="22"/>
                <w:szCs w:val="22"/>
              </w:rPr>
              <w:t>ERR:51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439313C" w14:textId="77777777" w:rsidR="00C549AE" w:rsidRDefault="00C549AE">
            <w:pPr>
              <w:pStyle w:val="NormalWeb"/>
              <w:spacing w:before="0" w:beforeAutospacing="0" w:after="0" w:afterAutospacing="0"/>
            </w:pPr>
            <w:r>
              <w:rPr>
                <w:color w:val="000000"/>
              </w:rPr>
              <w:t>Chứng thư số đã bị thu hồi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122A456" w14:textId="77777777" w:rsidR="00C549AE" w:rsidRDefault="00C549AE"/>
        </w:tc>
      </w:tr>
      <w:tr w:rsidR="00C549AE" w14:paraId="63870848" w14:textId="77777777" w:rsidTr="00C549AE">
        <w:tc>
          <w:tcPr>
            <w:tcW w:w="11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917804A" w14:textId="77777777" w:rsidR="00C549AE" w:rsidRDefault="00C549AE">
            <w:pPr>
              <w:pStyle w:val="NormalWeb"/>
              <w:spacing w:before="0" w:beforeAutospacing="0" w:after="160" w:afterAutospacing="0"/>
            </w:pPr>
            <w:r>
              <w:rPr>
                <w:color w:val="000000"/>
                <w:sz w:val="22"/>
                <w:szCs w:val="22"/>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5A189FA" w14:textId="77777777" w:rsidR="00C549AE" w:rsidRDefault="00C549AE">
            <w:pPr>
              <w:pStyle w:val="NormalWeb"/>
              <w:spacing w:before="0" w:beforeAutospacing="0" w:after="0" w:afterAutospacing="0"/>
            </w:pPr>
            <w:r>
              <w:rPr>
                <w:color w:val="000000"/>
              </w:rPr>
              <w:t>Dữ liệu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136EF4B" w14:textId="77777777" w:rsidR="00C549AE" w:rsidRDefault="00C549AE"/>
        </w:tc>
      </w:tr>
      <w:tr w:rsidR="00C549AE" w14:paraId="7D33EEC4" w14:textId="77777777" w:rsidTr="00C549AE">
        <w:tc>
          <w:tcPr>
            <w:tcW w:w="11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E558BB2" w14:textId="77777777" w:rsidR="00C549AE" w:rsidRDefault="00C549AE">
            <w:pPr>
              <w:pStyle w:val="NormalWeb"/>
              <w:spacing w:before="0" w:beforeAutospacing="0" w:after="160" w:afterAutospacing="0"/>
            </w:pPr>
            <w:r>
              <w:rPr>
                <w:color w:val="000000"/>
                <w:sz w:val="22"/>
                <w:szCs w:val="22"/>
              </w:rPr>
              <w:t>ERR:8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2DD07D3" w14:textId="77777777" w:rsidR="00C549AE" w:rsidRDefault="00C549AE">
            <w:pPr>
              <w:pStyle w:val="NormalWeb"/>
              <w:spacing w:before="0" w:beforeAutospacing="0" w:after="0" w:afterAutospacing="0"/>
            </w:pPr>
            <w:r>
              <w:rPr>
                <w:color w:val="000000"/>
              </w:rPr>
              <w:t>Từ số/Đến số truyền vào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4821387" w14:textId="77777777" w:rsidR="00C549AE" w:rsidRDefault="00C549AE"/>
        </w:tc>
      </w:tr>
      <w:tr w:rsidR="00C549AE" w14:paraId="45B010AC" w14:textId="77777777" w:rsidTr="00C549AE">
        <w:tc>
          <w:tcPr>
            <w:tcW w:w="11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C5BD568" w14:textId="77777777" w:rsidR="00C549AE" w:rsidRDefault="00C549AE">
            <w:pPr>
              <w:pStyle w:val="NormalWeb"/>
              <w:spacing w:before="0" w:beforeAutospacing="0" w:after="160" w:afterAutospacing="0"/>
            </w:pPr>
            <w:r>
              <w:rPr>
                <w:color w:val="000000"/>
                <w:sz w:val="22"/>
                <w:szCs w:val="22"/>
              </w:rPr>
              <w:t>ERR:9</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A16C886" w14:textId="77777777" w:rsidR="00C549AE" w:rsidRDefault="00C549AE">
            <w:pPr>
              <w:pStyle w:val="NormalWeb"/>
              <w:spacing w:before="0" w:beforeAutospacing="0" w:after="0" w:afterAutospacing="0"/>
            </w:pPr>
            <w:r>
              <w:rPr>
                <w:color w:val="000000"/>
              </w:rPr>
              <w:t>Từ số không được lớn hơn Đến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717C366" w14:textId="77777777" w:rsidR="00C549AE" w:rsidRDefault="00C549AE"/>
        </w:tc>
      </w:tr>
      <w:tr w:rsidR="00C549AE" w14:paraId="58AA35D4" w14:textId="77777777" w:rsidTr="00C549AE">
        <w:tc>
          <w:tcPr>
            <w:tcW w:w="11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E7C708D" w14:textId="77777777" w:rsidR="00C549AE" w:rsidRDefault="00C549AE">
            <w:pPr>
              <w:pStyle w:val="NormalWeb"/>
              <w:spacing w:before="0" w:beforeAutospacing="0" w:after="160" w:afterAutospacing="0"/>
            </w:pPr>
            <w:r>
              <w:rPr>
                <w:color w:val="000000"/>
                <w:sz w:val="22"/>
                <w:szCs w:val="22"/>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6F6916F" w14:textId="77777777" w:rsidR="00C549AE" w:rsidRDefault="00C549AE">
            <w:pPr>
              <w:pStyle w:val="NormalWeb"/>
              <w:spacing w:before="0" w:beforeAutospacing="0" w:after="0" w:afterAutospacing="0"/>
            </w:pPr>
            <w:r>
              <w:rPr>
                <w:color w:val="000000"/>
              </w:rPr>
              <w:t>Lô có số hóa đơn vượt quá số lượng tối đa cho phép (500)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C3642B7" w14:textId="77777777" w:rsidR="00C549AE" w:rsidRDefault="00C549AE"/>
        </w:tc>
      </w:tr>
      <w:tr w:rsidR="00C549AE" w14:paraId="467E07FC" w14:textId="77777777" w:rsidTr="00C549AE">
        <w:tc>
          <w:tcPr>
            <w:tcW w:w="11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4DFED92" w14:textId="77777777" w:rsidR="00C549AE" w:rsidRDefault="00C549AE">
            <w:pPr>
              <w:pStyle w:val="NormalWeb"/>
              <w:spacing w:before="0" w:beforeAutospacing="0" w:after="160" w:afterAutospacing="0"/>
            </w:pPr>
            <w:r>
              <w:rPr>
                <w:color w:val="000000"/>
                <w:sz w:val="22"/>
                <w:szCs w:val="22"/>
              </w:rPr>
              <w:t>ERR:11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DA9AE90" w14:textId="77777777" w:rsidR="00C549AE" w:rsidRDefault="00C549AE">
            <w:pPr>
              <w:pStyle w:val="NormalWeb"/>
              <w:spacing w:before="0" w:beforeAutospacing="0" w:after="0" w:afterAutospacing="0"/>
            </w:pPr>
            <w:r>
              <w:rPr>
                <w:color w:val="000000"/>
              </w:rPr>
              <w:t>Toàn bộ lô hóa đơn hoặc không tìm thấy hoặc đã gửi thuế</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19AB0D1" w14:textId="77777777" w:rsidR="00C549AE" w:rsidRDefault="00C549AE"/>
        </w:tc>
      </w:tr>
      <w:tr w:rsidR="00C549AE" w14:paraId="4F199C2B" w14:textId="77777777" w:rsidTr="00C549AE">
        <w:tc>
          <w:tcPr>
            <w:tcW w:w="11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C052204" w14:textId="77777777" w:rsidR="00C549AE" w:rsidRDefault="00C549AE">
            <w:pPr>
              <w:pStyle w:val="NormalWeb"/>
              <w:spacing w:before="0" w:beforeAutospacing="0" w:after="160" w:afterAutospacing="0"/>
            </w:pPr>
            <w:r>
              <w:rPr>
                <w:color w:val="000000"/>
                <w:sz w:val="22"/>
                <w:szCs w:val="22"/>
              </w:rPr>
              <w:t>ERR:35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BF6DAA2" w14:textId="77777777" w:rsidR="00C549AE" w:rsidRDefault="00C549AE">
            <w:pPr>
              <w:pStyle w:val="NormalWeb"/>
              <w:spacing w:before="0" w:beforeAutospacing="0" w:after="0" w:afterAutospacing="0"/>
            </w:pPr>
            <w:r>
              <w:rPr>
                <w:color w:val="000000"/>
              </w:rPr>
              <w:t>Thiếu thông tin pattern và serial</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82E30F9" w14:textId="77777777" w:rsidR="00C549AE" w:rsidRDefault="00C549AE"/>
        </w:tc>
      </w:tr>
      <w:tr w:rsidR="00C549AE" w14:paraId="3684E2F8" w14:textId="77777777" w:rsidTr="00C549AE">
        <w:tc>
          <w:tcPr>
            <w:tcW w:w="11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489040D" w14:textId="77777777" w:rsidR="00C549AE" w:rsidRDefault="00C549AE">
            <w:pPr>
              <w:pStyle w:val="NormalWeb"/>
              <w:spacing w:before="0" w:beforeAutospacing="0" w:after="160" w:afterAutospacing="0"/>
            </w:pPr>
            <w:r>
              <w:rPr>
                <w:color w:val="000000"/>
                <w:sz w:val="22"/>
                <w:szCs w:val="22"/>
              </w:rPr>
              <w:t>ERR:20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76D25D0" w14:textId="77777777" w:rsidR="00C549AE" w:rsidRDefault="00C549AE">
            <w:pPr>
              <w:pStyle w:val="NormalWeb"/>
              <w:spacing w:before="0" w:beforeAutospacing="0" w:after="0" w:afterAutospacing="0"/>
            </w:pPr>
            <w:r>
              <w:rPr>
                <w:color w:val="000000"/>
              </w:rPr>
              <w:t>Thông tin pattern hoặc serial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1507427" w14:textId="77777777" w:rsidR="00C549AE" w:rsidRDefault="00C549AE"/>
        </w:tc>
      </w:tr>
      <w:tr w:rsidR="00C549AE" w14:paraId="00D35F3F" w14:textId="77777777" w:rsidTr="00C549AE">
        <w:trPr>
          <w:trHeight w:val="413"/>
        </w:trPr>
        <w:tc>
          <w:tcPr>
            <w:tcW w:w="11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3042607" w14:textId="77777777" w:rsidR="00C549AE" w:rsidRDefault="00C549AE">
            <w:pPr>
              <w:pStyle w:val="NormalWeb"/>
              <w:spacing w:before="0" w:beforeAutospacing="0" w:after="160" w:afterAutospacing="0"/>
            </w:pPr>
            <w:r>
              <w:rPr>
                <w:color w:val="000000"/>
                <w:sz w:val="22"/>
                <w:szCs w:val="22"/>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1339D87" w14:textId="77777777" w:rsidR="00C549AE" w:rsidRDefault="00C549AE">
            <w:pPr>
              <w:pStyle w:val="NormalWeb"/>
              <w:spacing w:before="0" w:beforeAutospacing="0" w:after="0" w:afterAutospacing="0"/>
            </w:pPr>
            <w:r>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42F2CB7" w14:textId="77777777" w:rsidR="00C549AE" w:rsidRDefault="00C549AE">
            <w:pPr>
              <w:pStyle w:val="NormalWeb"/>
              <w:spacing w:before="0" w:beforeAutospacing="0" w:after="160" w:afterAutospacing="0"/>
              <w:jc w:val="both"/>
            </w:pPr>
            <w:r>
              <w:rPr>
                <w:color w:val="000000"/>
                <w:sz w:val="22"/>
                <w:szCs w:val="22"/>
              </w:rPr>
              <w:t>Lỗi không xác định</w:t>
            </w:r>
          </w:p>
        </w:tc>
      </w:tr>
      <w:tr w:rsidR="00C549AE" w14:paraId="6FF8FA49" w14:textId="77777777" w:rsidTr="00C549AE">
        <w:tc>
          <w:tcPr>
            <w:tcW w:w="114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7F9A38A" w14:textId="77777777" w:rsidR="00C549AE" w:rsidRDefault="00C549AE">
            <w:pPr>
              <w:pStyle w:val="NormalWeb"/>
              <w:spacing w:before="0" w:beforeAutospacing="0" w:after="160" w:afterAutospacing="0"/>
            </w:pPr>
            <w:r>
              <w:rPr>
                <w:color w:val="000000"/>
                <w:sz w:val="22"/>
                <w:szCs w:val="22"/>
              </w:rPr>
              <w:t xml:space="preserve">Chuỗi </w:t>
            </w:r>
            <w:r>
              <w:rPr>
                <w:color w:val="000000"/>
                <w:sz w:val="19"/>
                <w:szCs w:val="19"/>
              </w:rPr>
              <w:t>base64Hash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F03D30E" w14:textId="77777777" w:rsidR="00C549AE" w:rsidRDefault="00C549AE">
            <w:pPr>
              <w:pStyle w:val="NormalWeb"/>
              <w:spacing w:before="0" w:beforeAutospacing="0" w:after="160" w:afterAutospacing="0"/>
            </w:pPr>
            <w:r>
              <w:rPr>
                <w:color w:val="000000"/>
                <w:sz w:val="22"/>
                <w:szCs w:val="22"/>
              </w:rPr>
              <w:t>Chuỗi trả về sử dụng để ký số token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0C490EF" w14:textId="77777777" w:rsidR="00C549AE" w:rsidRDefault="00C549AE"/>
        </w:tc>
      </w:tr>
    </w:tbl>
    <w:p w14:paraId="5935CEE0" w14:textId="004E3A66" w:rsidR="00C549AE" w:rsidRPr="00C549AE" w:rsidRDefault="00C549AE" w:rsidP="00C549AE">
      <w:pPr>
        <w:ind w:left="720"/>
        <w:rPr>
          <w:lang w:eastAsia="x-none"/>
        </w:rPr>
      </w:pPr>
    </w:p>
    <w:p w14:paraId="5249D134" w14:textId="2389BE1F" w:rsidR="006B52A7" w:rsidRDefault="006B52A7" w:rsidP="00480762">
      <w:pPr>
        <w:pStyle w:val="Heading3"/>
      </w:pPr>
      <w:bookmarkStart w:id="2216" w:name="_Toc198045415"/>
      <w:r>
        <w:t>Gửi hóa đơn máy tính tiền theo danh sách từ số đến số  sử dụng token (bước 2)</w:t>
      </w:r>
      <w:bookmarkEnd w:id="2216"/>
    </w:p>
    <w:p w14:paraId="764F73A4" w14:textId="23484040" w:rsidR="00C549AE" w:rsidRDefault="00C549AE" w:rsidP="00C549AE">
      <w:pPr>
        <w:ind w:left="720"/>
        <w:rPr>
          <w:lang w:eastAsia="x-none"/>
        </w:rPr>
      </w:pPr>
      <w:r>
        <w:rPr>
          <w:lang w:eastAsia="x-none"/>
        </w:rPr>
        <w:t>URL:</w:t>
      </w:r>
    </w:p>
    <w:p w14:paraId="41A4FD75" w14:textId="77777777" w:rsidR="00C549AE" w:rsidRDefault="00C549AE" w:rsidP="00C549AE">
      <w:pPr>
        <w:pStyle w:val="NormalWeb"/>
        <w:spacing w:before="0" w:beforeAutospacing="0" w:after="0" w:afterAutospacing="0"/>
        <w:ind w:left="360" w:right="14"/>
        <w:jc w:val="both"/>
      </w:pPr>
      <w:r>
        <w:rPr>
          <w:lang w:eastAsia="x-none"/>
        </w:rPr>
        <w:tab/>
      </w:r>
      <w:r>
        <w:rPr>
          <w:color w:val="000000"/>
        </w:rPr>
        <w:t xml:space="preserve">string </w:t>
      </w:r>
      <w:r w:rsidRPr="00C549AE">
        <w:rPr>
          <w:b/>
          <w:color w:val="000000"/>
        </w:rPr>
        <w:t>SendInvMTTNoRangeByToken</w:t>
      </w:r>
      <w:r>
        <w:rPr>
          <w:color w:val="000000"/>
        </w:rPr>
        <w:t>(string Account, string ACpass, string xml, string username, string password, string pattern, string serial)</w:t>
      </w:r>
    </w:p>
    <w:p w14:paraId="719C46B2" w14:textId="77777777" w:rsidR="00C549AE" w:rsidRDefault="00C549AE" w:rsidP="00C549AE">
      <w:pPr>
        <w:pStyle w:val="NormalWeb"/>
        <w:spacing w:before="0" w:beforeAutospacing="0" w:after="0" w:afterAutospacing="0"/>
        <w:ind w:left="360" w:right="14"/>
        <w:jc w:val="both"/>
      </w:pPr>
      <w:r>
        <w:rPr>
          <w:color w:val="000000"/>
        </w:rPr>
        <w:t>DESCRIPTION</w:t>
      </w:r>
    </w:p>
    <w:p w14:paraId="135108A9" w14:textId="77777777" w:rsidR="00C549AE" w:rsidRDefault="00C549AE" w:rsidP="00C549AE">
      <w:pPr>
        <w:pStyle w:val="NormalWeb"/>
        <w:spacing w:before="0" w:beforeAutospacing="0" w:after="0" w:afterAutospacing="0"/>
        <w:ind w:left="360" w:right="14"/>
        <w:jc w:val="both"/>
      </w:pPr>
      <w:r>
        <w:rPr>
          <w:rStyle w:val="apple-tab-span"/>
          <w:color w:val="000000"/>
        </w:rPr>
        <w:tab/>
      </w:r>
      <w:r>
        <w:rPr>
          <w:color w:val="000000"/>
        </w:rPr>
        <w:t>Đây là web service cho phép gửi thông điệp danh sách hóa đơn điện tử theo lô từ số đến số với các hệ thống sử dụng token, sau khi thực hiện gọi hàm Lấy giá trị Hash ở bước 1.</w:t>
      </w:r>
    </w:p>
    <w:p w14:paraId="26C607C0" w14:textId="77777777" w:rsidR="00C549AE" w:rsidRDefault="00C549AE" w:rsidP="00C549AE">
      <w:pPr>
        <w:pStyle w:val="NormalWeb"/>
        <w:spacing w:before="0" w:beforeAutospacing="0" w:after="0" w:afterAutospacing="0"/>
        <w:ind w:left="360" w:right="14"/>
        <w:jc w:val="both"/>
      </w:pPr>
      <w:r>
        <w:rPr>
          <w:color w:val="000000"/>
        </w:rPr>
        <w:t>HTTP METHOD</w:t>
      </w:r>
    </w:p>
    <w:p w14:paraId="162407C0" w14:textId="77777777" w:rsidR="00C549AE" w:rsidRDefault="00C549AE" w:rsidP="00C549AE">
      <w:pPr>
        <w:pStyle w:val="NormalWeb"/>
        <w:spacing w:before="0" w:beforeAutospacing="0" w:after="0" w:afterAutospacing="0"/>
        <w:ind w:left="360" w:right="14"/>
        <w:jc w:val="both"/>
      </w:pPr>
      <w:r>
        <w:rPr>
          <w:rStyle w:val="apple-tab-span"/>
          <w:color w:val="000000"/>
        </w:rPr>
        <w:tab/>
      </w:r>
      <w:r>
        <w:rPr>
          <w:rStyle w:val="apple-tab-span"/>
          <w:color w:val="000000"/>
        </w:rPr>
        <w:tab/>
      </w:r>
      <w:r>
        <w:rPr>
          <w:color w:val="000000"/>
        </w:rPr>
        <w:t>POST</w:t>
      </w:r>
    </w:p>
    <w:p w14:paraId="7F4A10A9" w14:textId="77777777" w:rsidR="00C549AE" w:rsidRDefault="00C549AE" w:rsidP="00C549AE">
      <w:pPr>
        <w:pStyle w:val="NormalWeb"/>
        <w:spacing w:before="0" w:beforeAutospacing="0" w:after="0" w:afterAutospacing="0"/>
        <w:ind w:left="360" w:right="14"/>
        <w:jc w:val="both"/>
      </w:pPr>
      <w:r>
        <w:rPr>
          <w:color w:val="000000"/>
        </w:rPr>
        <w:t>REQUEST BODY</w:t>
      </w:r>
    </w:p>
    <w:p w14:paraId="576E2146" w14:textId="77777777" w:rsidR="00C549AE" w:rsidRDefault="00C549AE" w:rsidP="00C549AE">
      <w:pPr>
        <w:pStyle w:val="NormalWeb"/>
        <w:numPr>
          <w:ilvl w:val="0"/>
          <w:numId w:val="66"/>
        </w:numPr>
        <w:spacing w:before="0" w:beforeAutospacing="0" w:after="0" w:afterAutospacing="0"/>
        <w:ind w:left="1080"/>
        <w:jc w:val="both"/>
        <w:textAlignment w:val="baseline"/>
        <w:rPr>
          <w:b/>
          <w:bCs/>
          <w:color w:val="000000"/>
          <w:u w:val="single"/>
        </w:rPr>
      </w:pPr>
      <w:r>
        <w:rPr>
          <w:b/>
          <w:bCs/>
          <w:color w:val="000000"/>
        </w:rPr>
        <w:t xml:space="preserve">Account/ACPass:  </w:t>
      </w:r>
      <w:r>
        <w:rPr>
          <w:color w:val="000000"/>
        </w:rPr>
        <w:t>Tài khoản được cấp phát cho nhân viên gọi lệnh gửi thông điệp.</w:t>
      </w:r>
    </w:p>
    <w:p w14:paraId="36FF5A44" w14:textId="77777777" w:rsidR="00C549AE" w:rsidRDefault="00C549AE" w:rsidP="00C549AE">
      <w:pPr>
        <w:pStyle w:val="NormalWeb"/>
        <w:numPr>
          <w:ilvl w:val="0"/>
          <w:numId w:val="67"/>
        </w:numPr>
        <w:spacing w:before="0" w:beforeAutospacing="0" w:after="0" w:afterAutospacing="0"/>
        <w:ind w:left="1080"/>
        <w:jc w:val="both"/>
        <w:textAlignment w:val="baseline"/>
        <w:rPr>
          <w:b/>
          <w:bCs/>
          <w:color w:val="000000"/>
          <w:u w:val="single"/>
        </w:rPr>
      </w:pPr>
      <w:r>
        <w:rPr>
          <w:b/>
          <w:bCs/>
          <w:color w:val="000000"/>
        </w:rPr>
        <w:t>Username/password:</w:t>
      </w:r>
      <w:r>
        <w:rPr>
          <w:color w:val="000000"/>
        </w:rPr>
        <w:t xml:space="preserve"> Tài khoản được cấp phát cho khách hàng để gọi đến webservice (tài khoản có quyền ServiceRole trong hệ thống).</w:t>
      </w:r>
    </w:p>
    <w:p w14:paraId="7D36A264" w14:textId="77777777" w:rsidR="00C549AE" w:rsidRDefault="00C549AE" w:rsidP="00C549AE">
      <w:pPr>
        <w:pStyle w:val="NormalWeb"/>
        <w:numPr>
          <w:ilvl w:val="0"/>
          <w:numId w:val="67"/>
        </w:numPr>
        <w:spacing w:before="0" w:beforeAutospacing="0" w:after="0" w:afterAutospacing="0"/>
        <w:ind w:left="1080"/>
        <w:jc w:val="both"/>
        <w:textAlignment w:val="baseline"/>
        <w:rPr>
          <w:b/>
          <w:bCs/>
          <w:color w:val="000000"/>
          <w:u w:val="single"/>
        </w:rPr>
      </w:pPr>
      <w:r>
        <w:rPr>
          <w:b/>
          <w:bCs/>
          <w:color w:val="000000"/>
        </w:rPr>
        <w:t>xml</w:t>
      </w:r>
      <w:r>
        <w:rPr>
          <w:color w:val="000000"/>
        </w:rPr>
        <w:t>: chuỗi xml dữ liệu ký hash (theo mẫu mô tả kèm theo)</w:t>
      </w:r>
      <w:r>
        <w:rPr>
          <w:b/>
          <w:bCs/>
          <w:color w:val="000000"/>
          <w:u w:val="single"/>
        </w:rPr>
        <w:t>    </w:t>
      </w:r>
    </w:p>
    <w:p w14:paraId="3400BF4E" w14:textId="77777777" w:rsidR="00C549AE" w:rsidRDefault="00C549AE" w:rsidP="00C549AE">
      <w:pPr>
        <w:pStyle w:val="NormalWeb"/>
        <w:numPr>
          <w:ilvl w:val="0"/>
          <w:numId w:val="67"/>
        </w:numPr>
        <w:spacing w:before="0" w:beforeAutospacing="0" w:after="0" w:afterAutospacing="0"/>
        <w:ind w:left="1080"/>
        <w:jc w:val="both"/>
        <w:textAlignment w:val="baseline"/>
        <w:rPr>
          <w:b/>
          <w:bCs/>
          <w:color w:val="000000"/>
          <w:u w:val="single"/>
        </w:rPr>
      </w:pPr>
      <w:r>
        <w:rPr>
          <w:b/>
          <w:bCs/>
          <w:color w:val="000000"/>
          <w:shd w:val="clear" w:color="auto" w:fill="FFFFFF"/>
        </w:rPr>
        <w:t>pattern</w:t>
      </w:r>
      <w:r>
        <w:rPr>
          <w:color w:val="000000"/>
        </w:rPr>
        <w:t>: mẫu số hóa đơn</w:t>
      </w:r>
    </w:p>
    <w:p w14:paraId="1BB7D93F" w14:textId="77777777" w:rsidR="00C549AE" w:rsidRDefault="00C549AE" w:rsidP="00C549AE">
      <w:pPr>
        <w:pStyle w:val="NormalWeb"/>
        <w:numPr>
          <w:ilvl w:val="0"/>
          <w:numId w:val="67"/>
        </w:numPr>
        <w:spacing w:before="0" w:beforeAutospacing="0" w:after="0" w:afterAutospacing="0"/>
        <w:ind w:left="1070"/>
        <w:jc w:val="both"/>
        <w:textAlignment w:val="baseline"/>
        <w:rPr>
          <w:b/>
          <w:bCs/>
          <w:color w:val="000000"/>
          <w:u w:val="single"/>
        </w:rPr>
      </w:pPr>
      <w:r>
        <w:rPr>
          <w:b/>
          <w:bCs/>
          <w:color w:val="000000"/>
          <w:shd w:val="clear" w:color="auto" w:fill="FFFFFF"/>
        </w:rPr>
        <w:t>serial</w:t>
      </w:r>
      <w:r>
        <w:rPr>
          <w:color w:val="000000"/>
        </w:rPr>
        <w:t>: ký hiệu mẫu số hóa đơn</w:t>
      </w:r>
    </w:p>
    <w:p w14:paraId="77160B6B" w14:textId="77777777" w:rsidR="00C549AE" w:rsidRDefault="00C549AE" w:rsidP="00C549AE">
      <w:pPr>
        <w:pStyle w:val="NormalWeb"/>
        <w:spacing w:before="0" w:beforeAutospacing="0" w:after="0" w:afterAutospacing="0"/>
        <w:ind w:left="360" w:right="14"/>
        <w:jc w:val="both"/>
      </w:pPr>
      <w:r>
        <w:rPr>
          <w:color w:val="000000"/>
        </w:rPr>
        <w:t>RETURNS</w:t>
      </w:r>
    </w:p>
    <w:tbl>
      <w:tblPr>
        <w:tblW w:w="0" w:type="auto"/>
        <w:tblInd w:w="265" w:type="dxa"/>
        <w:tblCellMar>
          <w:top w:w="15" w:type="dxa"/>
          <w:left w:w="15" w:type="dxa"/>
          <w:bottom w:w="15" w:type="dxa"/>
          <w:right w:w="15" w:type="dxa"/>
        </w:tblCellMar>
        <w:tblLook w:val="04A0" w:firstRow="1" w:lastRow="0" w:firstColumn="1" w:lastColumn="0" w:noHBand="0" w:noVBand="1"/>
      </w:tblPr>
      <w:tblGrid>
        <w:gridCol w:w="1431"/>
        <w:gridCol w:w="5720"/>
        <w:gridCol w:w="1934"/>
      </w:tblGrid>
      <w:tr w:rsidR="00C549AE" w14:paraId="6E6A7871" w14:textId="77777777" w:rsidTr="00C549AE">
        <w:tc>
          <w:tcPr>
            <w:tcW w:w="1431" w:type="dxa"/>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23C0F74B" w14:textId="77777777" w:rsidR="00C549AE" w:rsidRDefault="00C549AE">
            <w:pPr>
              <w:pStyle w:val="NormalWeb"/>
              <w:spacing w:before="0" w:beforeAutospacing="0" w:after="200" w:afterAutospacing="0"/>
              <w:ind w:left="720"/>
            </w:pPr>
            <w:r>
              <w:rPr>
                <w:color w:val="000000"/>
              </w:rPr>
              <w:lastRenderedPageBreak/>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3CDBAF9E" w14:textId="77777777" w:rsidR="00C549AE" w:rsidRDefault="00C549AE">
            <w:pPr>
              <w:pStyle w:val="NormalWeb"/>
              <w:spacing w:before="0" w:beforeAutospacing="0" w:after="200" w:afterAutospacing="0"/>
              <w:ind w:left="720"/>
            </w:pPr>
            <w:r>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52ED2327" w14:textId="77777777" w:rsidR="00C549AE" w:rsidRDefault="00C549AE">
            <w:pPr>
              <w:pStyle w:val="NormalWeb"/>
              <w:spacing w:before="0" w:beforeAutospacing="0" w:after="200" w:afterAutospacing="0"/>
              <w:ind w:left="720"/>
            </w:pPr>
            <w:r>
              <w:rPr>
                <w:color w:val="000000"/>
              </w:rPr>
              <w:t>Ghi chú</w:t>
            </w:r>
          </w:p>
        </w:tc>
      </w:tr>
      <w:tr w:rsidR="00C549AE" w14:paraId="3C212558" w14:textId="77777777" w:rsidTr="00C549AE">
        <w:tc>
          <w:tcPr>
            <w:tcW w:w="14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59B68C3" w14:textId="77777777" w:rsidR="00C549AE" w:rsidRDefault="00C549AE">
            <w:pPr>
              <w:pStyle w:val="NormalWeb"/>
              <w:spacing w:before="0" w:beforeAutospacing="0" w:after="160" w:afterAutospacing="0"/>
            </w:pPr>
            <w:r>
              <w:rPr>
                <w:color w:val="000000"/>
                <w:sz w:val="22"/>
                <w:szCs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60EAEEC" w14:textId="77777777" w:rsidR="00C549AE" w:rsidRDefault="00C549AE">
            <w:pPr>
              <w:pStyle w:val="NormalWeb"/>
              <w:spacing w:before="0" w:beforeAutospacing="0" w:after="0" w:afterAutospacing="0"/>
            </w:pPr>
            <w:r>
              <w:rPr>
                <w:color w:val="000000"/>
              </w:rPr>
              <w:t>Tài khoản đăng nhập sai hoặc không có 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C596268" w14:textId="77777777" w:rsidR="00C549AE" w:rsidRDefault="00C549AE"/>
        </w:tc>
      </w:tr>
      <w:tr w:rsidR="00C549AE" w14:paraId="054FB93E" w14:textId="77777777" w:rsidTr="00C549AE">
        <w:tc>
          <w:tcPr>
            <w:tcW w:w="14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EA27AA8" w14:textId="77777777" w:rsidR="00C549AE" w:rsidRDefault="00C549AE">
            <w:pPr>
              <w:pStyle w:val="NormalWeb"/>
              <w:spacing w:before="0" w:beforeAutospacing="0" w:after="160" w:afterAutospacing="0"/>
            </w:pPr>
            <w:r>
              <w:rPr>
                <w:color w:val="000000"/>
                <w:sz w:val="22"/>
                <w:szCs w:val="22"/>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A486922" w14:textId="77777777" w:rsidR="00C549AE" w:rsidRDefault="00C549AE">
            <w:pPr>
              <w:pStyle w:val="NormalWeb"/>
              <w:spacing w:before="0" w:beforeAutospacing="0" w:after="160" w:afterAutospacing="0"/>
            </w:pPr>
            <w:r>
              <w:rPr>
                <w:color w:val="000000"/>
                <w:sz w:val="22"/>
                <w:szCs w:val="22"/>
              </w:rPr>
              <w:t>Không tìm thấy công ty hoặc tài khoản không tồn 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6F5F89E" w14:textId="77777777" w:rsidR="00C549AE" w:rsidRDefault="00C549AE"/>
        </w:tc>
      </w:tr>
      <w:tr w:rsidR="00C549AE" w14:paraId="398AC78A" w14:textId="77777777" w:rsidTr="00C549AE">
        <w:tc>
          <w:tcPr>
            <w:tcW w:w="14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E822BF4" w14:textId="77777777" w:rsidR="00C549AE" w:rsidRDefault="00C549AE">
            <w:pPr>
              <w:pStyle w:val="NormalWeb"/>
              <w:spacing w:before="0" w:beforeAutospacing="0" w:after="160" w:afterAutospacing="0"/>
            </w:pPr>
            <w:r>
              <w:rPr>
                <w:color w:val="000000"/>
                <w:sz w:val="22"/>
                <w:szCs w:val="22"/>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2DD24D4" w14:textId="77777777" w:rsidR="00C549AE" w:rsidRDefault="00C549AE">
            <w:pPr>
              <w:pStyle w:val="NormalWeb"/>
              <w:spacing w:before="0" w:beforeAutospacing="0" w:after="0" w:afterAutospacing="0"/>
            </w:pPr>
            <w:r>
              <w:rPr>
                <w:color w:val="000000"/>
              </w:rPr>
              <w:t>Dữ liệu xml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8DAB627" w14:textId="77777777" w:rsidR="00C549AE" w:rsidRDefault="00C549AE"/>
        </w:tc>
      </w:tr>
      <w:tr w:rsidR="00C549AE" w14:paraId="3899DDA3" w14:textId="77777777" w:rsidTr="00C549AE">
        <w:tc>
          <w:tcPr>
            <w:tcW w:w="14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C15DD04" w14:textId="77777777" w:rsidR="00C549AE" w:rsidRDefault="00C549AE">
            <w:pPr>
              <w:pStyle w:val="NormalWeb"/>
              <w:spacing w:before="0" w:beforeAutospacing="0" w:after="160" w:afterAutospacing="0"/>
            </w:pPr>
            <w:r>
              <w:rPr>
                <w:color w:val="000000"/>
                <w:sz w:val="22"/>
                <w:szCs w:val="22"/>
              </w:rPr>
              <w:t>ERR:35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DCC9ACD" w14:textId="77777777" w:rsidR="00C549AE" w:rsidRDefault="00C549AE">
            <w:pPr>
              <w:pStyle w:val="NormalWeb"/>
              <w:spacing w:before="0" w:beforeAutospacing="0" w:after="0" w:afterAutospacing="0"/>
            </w:pPr>
            <w:r>
              <w:rPr>
                <w:color w:val="000000"/>
              </w:rPr>
              <w:t>Thiếu thông tin pattern và serial</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D5B74B9" w14:textId="77777777" w:rsidR="00C549AE" w:rsidRDefault="00C549AE"/>
        </w:tc>
      </w:tr>
      <w:tr w:rsidR="00C549AE" w14:paraId="12228DF0" w14:textId="77777777" w:rsidTr="00C549AE">
        <w:tc>
          <w:tcPr>
            <w:tcW w:w="14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1D87695" w14:textId="77777777" w:rsidR="00C549AE" w:rsidRDefault="00C549AE">
            <w:pPr>
              <w:pStyle w:val="NormalWeb"/>
              <w:spacing w:before="0" w:beforeAutospacing="0" w:after="160" w:afterAutospacing="0"/>
            </w:pPr>
            <w:r>
              <w:rPr>
                <w:color w:val="000000"/>
                <w:sz w:val="22"/>
                <w:szCs w:val="22"/>
              </w:rPr>
              <w:t>ERR:20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849E6BA" w14:textId="77777777" w:rsidR="00C549AE" w:rsidRDefault="00C549AE">
            <w:pPr>
              <w:pStyle w:val="NormalWeb"/>
              <w:spacing w:before="0" w:beforeAutospacing="0" w:after="0" w:afterAutospacing="0"/>
            </w:pPr>
            <w:r>
              <w:rPr>
                <w:color w:val="000000"/>
              </w:rPr>
              <w:t>Thông tin pattern hoặc serial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6255B0A" w14:textId="77777777" w:rsidR="00C549AE" w:rsidRDefault="00C549AE"/>
        </w:tc>
      </w:tr>
      <w:tr w:rsidR="00C549AE" w14:paraId="5F853D2F" w14:textId="77777777" w:rsidTr="00C549AE">
        <w:tc>
          <w:tcPr>
            <w:tcW w:w="14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2ABFB0A" w14:textId="77777777" w:rsidR="00C549AE" w:rsidRDefault="00C549AE">
            <w:pPr>
              <w:pStyle w:val="NormalWeb"/>
              <w:spacing w:before="0" w:beforeAutospacing="0" w:after="160" w:afterAutospacing="0"/>
            </w:pPr>
            <w:r>
              <w:rPr>
                <w:color w:val="000000"/>
                <w:sz w:val="22"/>
                <w:szCs w:val="22"/>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ACA9A15" w14:textId="77777777" w:rsidR="00C549AE" w:rsidRDefault="00C549AE">
            <w:pPr>
              <w:pStyle w:val="NormalWeb"/>
              <w:spacing w:before="0" w:beforeAutospacing="0" w:after="0" w:afterAutospacing="0"/>
            </w:pPr>
            <w:r>
              <w:rPr>
                <w:color w:val="000000"/>
              </w:rPr>
              <w:t>Lô có số hóa đơn vượt quá số lượng tối đa cho phép (500)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985DD3D" w14:textId="77777777" w:rsidR="00C549AE" w:rsidRDefault="00C549AE"/>
        </w:tc>
      </w:tr>
      <w:tr w:rsidR="00C549AE" w14:paraId="3766105C" w14:textId="77777777" w:rsidTr="00C549AE">
        <w:tc>
          <w:tcPr>
            <w:tcW w:w="14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5890D9E" w14:textId="77777777" w:rsidR="00C549AE" w:rsidRDefault="00C549AE">
            <w:pPr>
              <w:pStyle w:val="NormalWeb"/>
              <w:spacing w:before="0" w:beforeAutospacing="0" w:after="160" w:afterAutospacing="0"/>
            </w:pPr>
            <w:r>
              <w:rPr>
                <w:color w:val="000000"/>
                <w:sz w:val="22"/>
                <w:szCs w:val="22"/>
              </w:rPr>
              <w:t>ERR:11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5DC1C32" w14:textId="77777777" w:rsidR="00C549AE" w:rsidRDefault="00C549AE">
            <w:pPr>
              <w:pStyle w:val="NormalWeb"/>
              <w:spacing w:before="0" w:beforeAutospacing="0" w:after="0" w:afterAutospacing="0"/>
            </w:pPr>
            <w:r>
              <w:rPr>
                <w:color w:val="000000"/>
              </w:rPr>
              <w:t>Toàn bộ lô hóa đơn hoặc không tìm thấy hoặc đã gửi thuế</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832940A" w14:textId="77777777" w:rsidR="00C549AE" w:rsidRDefault="00C549AE"/>
        </w:tc>
      </w:tr>
      <w:tr w:rsidR="00C549AE" w14:paraId="2C3AD3E9" w14:textId="77777777" w:rsidTr="00C549AE">
        <w:tc>
          <w:tcPr>
            <w:tcW w:w="14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18E7342" w14:textId="77777777" w:rsidR="00C549AE" w:rsidRDefault="00C549AE">
            <w:pPr>
              <w:pStyle w:val="NormalWeb"/>
              <w:spacing w:before="0" w:beforeAutospacing="0" w:after="160" w:afterAutospacing="0"/>
            </w:pPr>
            <w:r>
              <w:rPr>
                <w:color w:val="000000"/>
                <w:sz w:val="22"/>
                <w:szCs w:val="22"/>
              </w:rPr>
              <w:t>ERR:12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0E8A303" w14:textId="77777777" w:rsidR="00C549AE" w:rsidRDefault="00C549AE">
            <w:pPr>
              <w:pStyle w:val="NormalWeb"/>
              <w:spacing w:before="0" w:beforeAutospacing="0" w:after="0" w:afterAutospacing="0"/>
            </w:pPr>
            <w:r>
              <w:rPr>
                <w:color w:val="000000"/>
              </w:rPr>
              <w:t>Thông điệp gửi thuế quá dung lượng 1MB</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7C2837A" w14:textId="77777777" w:rsidR="00C549AE" w:rsidRDefault="00C549AE"/>
        </w:tc>
      </w:tr>
      <w:tr w:rsidR="00C549AE" w14:paraId="2CB14EE7" w14:textId="77777777" w:rsidTr="00C549AE">
        <w:tc>
          <w:tcPr>
            <w:tcW w:w="14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7E05D65" w14:textId="77777777" w:rsidR="00C549AE" w:rsidRDefault="00C549AE">
            <w:pPr>
              <w:pStyle w:val="NormalWeb"/>
              <w:spacing w:before="0" w:beforeAutospacing="0" w:after="160" w:afterAutospacing="0"/>
            </w:pPr>
            <w:r>
              <w:rPr>
                <w:color w:val="000000"/>
                <w:sz w:val="22"/>
                <w:szCs w:val="22"/>
              </w:rPr>
              <w:t>ERR:4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56BDE09" w14:textId="77777777" w:rsidR="00C549AE" w:rsidRDefault="00C549AE">
            <w:pPr>
              <w:pStyle w:val="NormalWeb"/>
              <w:spacing w:before="0" w:beforeAutospacing="0" w:after="0" w:afterAutospacing="0"/>
            </w:pPr>
            <w:r>
              <w:rPr>
                <w:color w:val="000000"/>
              </w:rPr>
              <w:t>Dữ liệu ký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631B9CA" w14:textId="77777777" w:rsidR="00C549AE" w:rsidRDefault="00C549AE"/>
        </w:tc>
      </w:tr>
      <w:tr w:rsidR="00C549AE" w14:paraId="1B014509" w14:textId="77777777" w:rsidTr="00C549AE">
        <w:trPr>
          <w:trHeight w:val="413"/>
        </w:trPr>
        <w:tc>
          <w:tcPr>
            <w:tcW w:w="14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92CC990" w14:textId="77777777" w:rsidR="00C549AE" w:rsidRDefault="00C549AE">
            <w:pPr>
              <w:pStyle w:val="NormalWeb"/>
              <w:spacing w:before="0" w:beforeAutospacing="0" w:after="160" w:afterAutospacing="0"/>
            </w:pPr>
            <w:r>
              <w:rPr>
                <w:color w:val="000000"/>
                <w:sz w:val="22"/>
                <w:szCs w:val="22"/>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63D6464" w14:textId="77777777" w:rsidR="00C549AE" w:rsidRDefault="00C549AE">
            <w:pPr>
              <w:pStyle w:val="NormalWeb"/>
              <w:spacing w:before="0" w:beforeAutospacing="0" w:after="0" w:afterAutospacing="0"/>
            </w:pPr>
            <w:r>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C412A51" w14:textId="77777777" w:rsidR="00C549AE" w:rsidRDefault="00C549AE">
            <w:pPr>
              <w:pStyle w:val="NormalWeb"/>
              <w:spacing w:before="0" w:beforeAutospacing="0" w:after="160" w:afterAutospacing="0"/>
              <w:jc w:val="both"/>
            </w:pPr>
            <w:r>
              <w:rPr>
                <w:color w:val="000000"/>
                <w:sz w:val="22"/>
                <w:szCs w:val="22"/>
              </w:rPr>
              <w:t>Lỗi không xác định</w:t>
            </w:r>
          </w:p>
        </w:tc>
      </w:tr>
      <w:tr w:rsidR="00C549AE" w14:paraId="15AE18A1" w14:textId="77777777" w:rsidTr="00C549AE">
        <w:tc>
          <w:tcPr>
            <w:tcW w:w="14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AC23B6B" w14:textId="77777777" w:rsidR="00C549AE" w:rsidRDefault="00C549AE">
            <w:pPr>
              <w:pStyle w:val="NormalWeb"/>
              <w:spacing w:before="0" w:beforeAutospacing="0" w:after="160" w:afterAutospacing="0"/>
            </w:pPr>
            <w:r>
              <w:rPr>
                <w:color w:val="000000"/>
                <w:sz w:val="22"/>
                <w:szCs w:val="22"/>
              </w:rPr>
              <w:t>OK:mtd</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86E46D9" w14:textId="77777777" w:rsidR="00C549AE" w:rsidRDefault="00C549AE">
            <w:pPr>
              <w:pStyle w:val="NormalWeb"/>
              <w:spacing w:before="0" w:beforeAutospacing="0" w:after="160" w:afterAutospacing="0"/>
            </w:pPr>
            <w:r>
              <w:rPr>
                <w:color w:val="000000"/>
                <w:sz w:val="22"/>
                <w:szCs w:val="22"/>
              </w:rPr>
              <w:t>Gửi thông điệp thành công, trả về mã thông điệp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9A0B78B" w14:textId="77777777" w:rsidR="00C549AE" w:rsidRDefault="00C549AE"/>
        </w:tc>
      </w:tr>
    </w:tbl>
    <w:p w14:paraId="52F396C1" w14:textId="77777777" w:rsidR="00C549AE" w:rsidRDefault="00C549AE" w:rsidP="00C549AE"/>
    <w:p w14:paraId="65EB41C7" w14:textId="77777777" w:rsidR="00C549AE" w:rsidRDefault="00C549AE" w:rsidP="00C549AE">
      <w:pPr>
        <w:pStyle w:val="NormalWeb"/>
        <w:spacing w:before="0" w:beforeAutospacing="0" w:after="160" w:afterAutospacing="0"/>
      </w:pPr>
      <w:r>
        <w:rPr>
          <w:b/>
          <w:bCs/>
          <w:color w:val="000000"/>
          <w:sz w:val="22"/>
          <w:szCs w:val="22"/>
        </w:rPr>
        <w:t>Cấu trúc chuỗi xml đầu vào truyền lên:</w:t>
      </w:r>
    </w:p>
    <w:p w14:paraId="0D475D11" w14:textId="77777777" w:rsidR="00C549AE" w:rsidRDefault="00C549AE" w:rsidP="00C549AE">
      <w:pPr>
        <w:pStyle w:val="NormalWeb"/>
        <w:shd w:val="clear" w:color="auto" w:fill="1E1E1E"/>
        <w:spacing w:before="0" w:beforeAutospacing="0" w:after="0" w:afterAutospacing="0"/>
      </w:pPr>
      <w:r>
        <w:rPr>
          <w:color w:val="D4D4D4"/>
          <w:sz w:val="21"/>
          <w:szCs w:val="21"/>
        </w:rPr>
        <w:t>&lt;</w:t>
      </w:r>
      <w:r>
        <w:rPr>
          <w:color w:val="9CDCFE"/>
          <w:sz w:val="21"/>
          <w:szCs w:val="21"/>
        </w:rPr>
        <w:t>SendInv</w:t>
      </w:r>
      <w:r>
        <w:rPr>
          <w:color w:val="D4D4D4"/>
          <w:sz w:val="21"/>
          <w:szCs w:val="21"/>
        </w:rPr>
        <w:t>&gt;</w:t>
      </w:r>
    </w:p>
    <w:p w14:paraId="05CA0CA0" w14:textId="77777777" w:rsidR="00C549AE" w:rsidRDefault="00C549AE" w:rsidP="00C549AE">
      <w:pPr>
        <w:pStyle w:val="NormalWeb"/>
        <w:shd w:val="clear" w:color="auto" w:fill="1E1E1E"/>
        <w:spacing w:before="0" w:beforeAutospacing="0" w:after="0" w:afterAutospacing="0"/>
      </w:pPr>
      <w:r>
        <w:rPr>
          <w:color w:val="D4D4D4"/>
          <w:sz w:val="21"/>
          <w:szCs w:val="21"/>
        </w:rPr>
        <w:t>    &lt;</w:t>
      </w:r>
      <w:r>
        <w:rPr>
          <w:color w:val="9CDCFE"/>
          <w:sz w:val="21"/>
          <w:szCs w:val="21"/>
        </w:rPr>
        <w:t>Base64Hash</w:t>
      </w:r>
      <w:r>
        <w:rPr>
          <w:color w:val="D4D4D4"/>
          <w:sz w:val="21"/>
          <w:szCs w:val="21"/>
        </w:rPr>
        <w:t>&gt;&lt;/</w:t>
      </w:r>
      <w:r>
        <w:rPr>
          <w:color w:val="9CDCFE"/>
          <w:sz w:val="21"/>
          <w:szCs w:val="21"/>
        </w:rPr>
        <w:t>Base64Hash</w:t>
      </w:r>
      <w:r>
        <w:rPr>
          <w:color w:val="D4D4D4"/>
          <w:sz w:val="21"/>
          <w:szCs w:val="21"/>
        </w:rPr>
        <w:t>&gt; *</w:t>
      </w:r>
      <w:r>
        <w:rPr>
          <w:color w:val="6A9955"/>
          <w:sz w:val="21"/>
          <w:szCs w:val="21"/>
        </w:rPr>
        <w:t>//chuỗi Hash lấy từ bước 1</w:t>
      </w:r>
    </w:p>
    <w:p w14:paraId="3353197D" w14:textId="77777777" w:rsidR="00C549AE" w:rsidRDefault="00C549AE" w:rsidP="00C549AE">
      <w:pPr>
        <w:pStyle w:val="NormalWeb"/>
        <w:shd w:val="clear" w:color="auto" w:fill="1E1E1E"/>
        <w:spacing w:before="0" w:beforeAutospacing="0" w:after="0" w:afterAutospacing="0"/>
      </w:pPr>
      <w:r>
        <w:rPr>
          <w:color w:val="D4D4D4"/>
          <w:sz w:val="21"/>
          <w:szCs w:val="21"/>
        </w:rPr>
        <w:t>    &lt;</w:t>
      </w:r>
      <w:r>
        <w:rPr>
          <w:color w:val="9CDCFE"/>
          <w:sz w:val="21"/>
          <w:szCs w:val="21"/>
        </w:rPr>
        <w:t>SignValue</w:t>
      </w:r>
      <w:r>
        <w:rPr>
          <w:color w:val="D4D4D4"/>
          <w:sz w:val="21"/>
          <w:szCs w:val="21"/>
        </w:rPr>
        <w:t>&gt;&lt;/</w:t>
      </w:r>
      <w:r>
        <w:rPr>
          <w:color w:val="9CDCFE"/>
          <w:sz w:val="21"/>
          <w:szCs w:val="21"/>
        </w:rPr>
        <w:t>SignValue</w:t>
      </w:r>
      <w:r>
        <w:rPr>
          <w:color w:val="D4D4D4"/>
          <w:sz w:val="21"/>
          <w:szCs w:val="21"/>
        </w:rPr>
        <w:t>&gt; *</w:t>
      </w:r>
      <w:r>
        <w:rPr>
          <w:color w:val="6A9955"/>
          <w:sz w:val="21"/>
          <w:szCs w:val="21"/>
        </w:rPr>
        <w:t>//chuỗi ký</w:t>
      </w:r>
    </w:p>
    <w:p w14:paraId="16058F34" w14:textId="77777777" w:rsidR="00C549AE" w:rsidRDefault="00C549AE" w:rsidP="00C549AE">
      <w:pPr>
        <w:pStyle w:val="NormalWeb"/>
        <w:shd w:val="clear" w:color="auto" w:fill="1E1E1E"/>
        <w:spacing w:before="0" w:beforeAutospacing="0" w:after="160" w:afterAutospacing="0"/>
      </w:pPr>
      <w:r>
        <w:rPr>
          <w:color w:val="D4D4D4"/>
          <w:sz w:val="21"/>
          <w:szCs w:val="21"/>
        </w:rPr>
        <w:t>&lt;/</w:t>
      </w:r>
      <w:r>
        <w:rPr>
          <w:color w:val="9CDCFE"/>
          <w:sz w:val="21"/>
          <w:szCs w:val="21"/>
        </w:rPr>
        <w:t>SendInv</w:t>
      </w:r>
      <w:r>
        <w:rPr>
          <w:color w:val="D4D4D4"/>
          <w:sz w:val="21"/>
          <w:szCs w:val="21"/>
        </w:rPr>
        <w:t>&gt;</w:t>
      </w:r>
    </w:p>
    <w:p w14:paraId="25D59691" w14:textId="0DFDFED0" w:rsidR="00C549AE" w:rsidRPr="00C549AE" w:rsidRDefault="00C549AE" w:rsidP="00C549AE">
      <w:pPr>
        <w:ind w:left="720"/>
        <w:rPr>
          <w:lang w:eastAsia="x-none"/>
        </w:rPr>
      </w:pPr>
    </w:p>
    <w:p w14:paraId="0F34F526" w14:textId="6ED8EB49" w:rsidR="006B52A7" w:rsidRDefault="006B52A7" w:rsidP="00480762">
      <w:pPr>
        <w:pStyle w:val="Heading3"/>
      </w:pPr>
      <w:bookmarkStart w:id="2217" w:name="_Toc198045416"/>
      <w:r>
        <w:t>Lấy giá trị hash hóa đơn máy tính tiền theo danh sách từ số đến số sử dụng smartCA (bước 1)</w:t>
      </w:r>
      <w:bookmarkEnd w:id="2217"/>
    </w:p>
    <w:p w14:paraId="12C7338D" w14:textId="7C7804B9" w:rsidR="00C549AE" w:rsidRDefault="00C549AE" w:rsidP="00C549AE">
      <w:pPr>
        <w:ind w:left="720"/>
        <w:rPr>
          <w:lang w:eastAsia="x-none"/>
        </w:rPr>
      </w:pPr>
      <w:r>
        <w:rPr>
          <w:lang w:eastAsia="x-none"/>
        </w:rPr>
        <w:t>URL:</w:t>
      </w:r>
    </w:p>
    <w:p w14:paraId="02E5A740" w14:textId="77777777" w:rsidR="00C549AE" w:rsidRDefault="00C549AE" w:rsidP="00C549AE">
      <w:pPr>
        <w:pStyle w:val="NormalWeb"/>
        <w:spacing w:before="0" w:beforeAutospacing="0" w:after="0" w:afterAutospacing="0"/>
        <w:ind w:left="360" w:right="14"/>
        <w:jc w:val="both"/>
      </w:pPr>
      <w:r>
        <w:rPr>
          <w:color w:val="000000"/>
        </w:rPr>
        <w:t>URL</w:t>
      </w:r>
    </w:p>
    <w:p w14:paraId="3F4DEF5B" w14:textId="77777777" w:rsidR="00C549AE" w:rsidRDefault="00C549AE" w:rsidP="00C549AE">
      <w:pPr>
        <w:pStyle w:val="NormalWeb"/>
        <w:spacing w:before="0" w:beforeAutospacing="0" w:after="0" w:afterAutospacing="0"/>
        <w:ind w:left="360" w:right="14"/>
        <w:jc w:val="both"/>
      </w:pPr>
      <w:r>
        <w:rPr>
          <w:rStyle w:val="apple-tab-span"/>
          <w:color w:val="000000"/>
        </w:rPr>
        <w:tab/>
      </w:r>
      <w:r>
        <w:rPr>
          <w:color w:val="000000"/>
        </w:rPr>
        <w:t xml:space="preserve"> string </w:t>
      </w:r>
      <w:r w:rsidRPr="00C549AE">
        <w:rPr>
          <w:b/>
          <w:color w:val="000000"/>
        </w:rPr>
        <w:t>GetHashInvMTTNoRangeBySmartCA</w:t>
      </w:r>
      <w:r>
        <w:rPr>
          <w:color w:val="000000"/>
        </w:rPr>
        <w:t>(string Account, string ACpass, string username, string password, string pattern, string serial, decimal fromNo, decimal toNo, string serialCert)</w:t>
      </w:r>
    </w:p>
    <w:p w14:paraId="2BE45D3D" w14:textId="77777777" w:rsidR="00C549AE" w:rsidRDefault="00C549AE" w:rsidP="00C549AE">
      <w:pPr>
        <w:pStyle w:val="NormalWeb"/>
        <w:spacing w:before="0" w:beforeAutospacing="0" w:after="0" w:afterAutospacing="0"/>
        <w:ind w:left="360" w:right="14"/>
        <w:jc w:val="both"/>
      </w:pPr>
      <w:r>
        <w:rPr>
          <w:color w:val="000000"/>
        </w:rPr>
        <w:t>DESCRIPTION</w:t>
      </w:r>
    </w:p>
    <w:p w14:paraId="72D9BC35" w14:textId="77777777" w:rsidR="00C549AE" w:rsidRDefault="00C549AE" w:rsidP="00C549AE">
      <w:pPr>
        <w:pStyle w:val="NormalWeb"/>
        <w:spacing w:before="0" w:beforeAutospacing="0" w:after="0" w:afterAutospacing="0"/>
        <w:ind w:left="360" w:right="14"/>
        <w:jc w:val="both"/>
      </w:pPr>
      <w:r>
        <w:rPr>
          <w:rStyle w:val="apple-tab-span"/>
          <w:color w:val="000000"/>
        </w:rPr>
        <w:tab/>
      </w:r>
      <w:r>
        <w:rPr>
          <w:color w:val="000000"/>
        </w:rPr>
        <w:t>Đây là web service cho phép gửi thông điệp hóa đơn điện tử với các hệ thống sử dụng SmartCA, thực hiện truyền dữ liệu danh sách hóa đơn theo từ số đến số và lấy giá trị hash value để ký số bằng SmartCA ở client.</w:t>
      </w:r>
    </w:p>
    <w:p w14:paraId="26162F4C" w14:textId="77777777" w:rsidR="00C549AE" w:rsidRDefault="00C549AE" w:rsidP="00C549AE">
      <w:pPr>
        <w:pStyle w:val="NormalWeb"/>
        <w:spacing w:before="0" w:beforeAutospacing="0" w:after="0" w:afterAutospacing="0"/>
        <w:ind w:left="360" w:right="14"/>
        <w:jc w:val="both"/>
      </w:pPr>
      <w:r>
        <w:rPr>
          <w:color w:val="000000"/>
        </w:rPr>
        <w:t>HTTP METHOD</w:t>
      </w:r>
    </w:p>
    <w:p w14:paraId="3C213BC5" w14:textId="77777777" w:rsidR="00C549AE" w:rsidRDefault="00C549AE" w:rsidP="00C549AE">
      <w:pPr>
        <w:pStyle w:val="NormalWeb"/>
        <w:spacing w:before="0" w:beforeAutospacing="0" w:after="0" w:afterAutospacing="0"/>
        <w:ind w:left="360" w:right="14"/>
        <w:jc w:val="both"/>
      </w:pPr>
      <w:r>
        <w:rPr>
          <w:rStyle w:val="apple-tab-span"/>
          <w:color w:val="000000"/>
        </w:rPr>
        <w:tab/>
      </w:r>
      <w:r>
        <w:rPr>
          <w:rStyle w:val="apple-tab-span"/>
          <w:color w:val="000000"/>
        </w:rPr>
        <w:tab/>
      </w:r>
      <w:r>
        <w:rPr>
          <w:color w:val="000000"/>
        </w:rPr>
        <w:t>POST</w:t>
      </w:r>
    </w:p>
    <w:p w14:paraId="61FEC124" w14:textId="77777777" w:rsidR="00C549AE" w:rsidRDefault="00C549AE" w:rsidP="00C549AE">
      <w:pPr>
        <w:pStyle w:val="NormalWeb"/>
        <w:spacing w:before="0" w:beforeAutospacing="0" w:after="0" w:afterAutospacing="0"/>
        <w:ind w:left="360" w:right="14"/>
        <w:jc w:val="both"/>
      </w:pPr>
      <w:r>
        <w:rPr>
          <w:color w:val="000000"/>
        </w:rPr>
        <w:t>REQUEST BODY</w:t>
      </w:r>
    </w:p>
    <w:p w14:paraId="05447459" w14:textId="77777777" w:rsidR="00C549AE" w:rsidRDefault="00C549AE" w:rsidP="00C549AE">
      <w:pPr>
        <w:pStyle w:val="NormalWeb"/>
        <w:numPr>
          <w:ilvl w:val="0"/>
          <w:numId w:val="68"/>
        </w:numPr>
        <w:spacing w:before="0" w:beforeAutospacing="0" w:after="0" w:afterAutospacing="0"/>
        <w:ind w:left="1070"/>
        <w:jc w:val="both"/>
        <w:textAlignment w:val="baseline"/>
        <w:rPr>
          <w:b/>
          <w:bCs/>
          <w:color w:val="000000"/>
          <w:u w:val="single"/>
        </w:rPr>
      </w:pPr>
      <w:r>
        <w:rPr>
          <w:b/>
          <w:bCs/>
          <w:color w:val="000000"/>
        </w:rPr>
        <w:t xml:space="preserve">Account/ACPass:  </w:t>
      </w:r>
      <w:r>
        <w:rPr>
          <w:color w:val="000000"/>
        </w:rPr>
        <w:t>Tài khoản được cấp phát cho nhân viên gọi lệnh gửi thông điệp.</w:t>
      </w:r>
    </w:p>
    <w:p w14:paraId="2E302DE2" w14:textId="77777777" w:rsidR="00C549AE" w:rsidRDefault="00C549AE" w:rsidP="00C549AE">
      <w:pPr>
        <w:pStyle w:val="NormalWeb"/>
        <w:numPr>
          <w:ilvl w:val="0"/>
          <w:numId w:val="68"/>
        </w:numPr>
        <w:spacing w:before="0" w:beforeAutospacing="0" w:after="0" w:afterAutospacing="0"/>
        <w:ind w:left="1070"/>
        <w:jc w:val="both"/>
        <w:textAlignment w:val="baseline"/>
        <w:rPr>
          <w:b/>
          <w:bCs/>
          <w:color w:val="000000"/>
          <w:u w:val="single"/>
        </w:rPr>
      </w:pPr>
      <w:r>
        <w:rPr>
          <w:b/>
          <w:bCs/>
          <w:color w:val="000000"/>
        </w:rPr>
        <w:t>Username/password:</w:t>
      </w:r>
      <w:r>
        <w:rPr>
          <w:color w:val="000000"/>
        </w:rPr>
        <w:t xml:space="preserve"> Tài khoản được cấp phát cho khách hàng để gọi đến webservice (tài khoản có quyền ServiceRole trong hệ thống).</w:t>
      </w:r>
    </w:p>
    <w:p w14:paraId="095D0FBF" w14:textId="77777777" w:rsidR="00C549AE" w:rsidRDefault="00C549AE" w:rsidP="00C549AE">
      <w:pPr>
        <w:pStyle w:val="NormalWeb"/>
        <w:numPr>
          <w:ilvl w:val="0"/>
          <w:numId w:val="68"/>
        </w:numPr>
        <w:spacing w:before="0" w:beforeAutospacing="0" w:after="0" w:afterAutospacing="0"/>
        <w:ind w:left="1070"/>
        <w:jc w:val="both"/>
        <w:textAlignment w:val="baseline"/>
        <w:rPr>
          <w:b/>
          <w:bCs/>
          <w:color w:val="000000"/>
          <w:u w:val="single"/>
        </w:rPr>
      </w:pPr>
      <w:r>
        <w:rPr>
          <w:b/>
          <w:bCs/>
          <w:color w:val="000000"/>
          <w:shd w:val="clear" w:color="auto" w:fill="FFFFFF"/>
        </w:rPr>
        <w:lastRenderedPageBreak/>
        <w:t>pattern</w:t>
      </w:r>
      <w:r>
        <w:rPr>
          <w:color w:val="000000"/>
        </w:rPr>
        <w:t>: mẫu số hóa đơn</w:t>
      </w:r>
    </w:p>
    <w:p w14:paraId="5231C14B" w14:textId="77777777" w:rsidR="00C549AE" w:rsidRDefault="00C549AE" w:rsidP="00C549AE">
      <w:pPr>
        <w:pStyle w:val="NormalWeb"/>
        <w:numPr>
          <w:ilvl w:val="0"/>
          <w:numId w:val="68"/>
        </w:numPr>
        <w:spacing w:before="0" w:beforeAutospacing="0" w:after="0" w:afterAutospacing="0"/>
        <w:ind w:left="1070"/>
        <w:jc w:val="both"/>
        <w:textAlignment w:val="baseline"/>
        <w:rPr>
          <w:b/>
          <w:bCs/>
          <w:color w:val="000000"/>
          <w:u w:val="single"/>
        </w:rPr>
      </w:pPr>
      <w:r>
        <w:rPr>
          <w:b/>
          <w:bCs/>
          <w:color w:val="000000"/>
          <w:shd w:val="clear" w:color="auto" w:fill="FFFFFF"/>
        </w:rPr>
        <w:t>serial</w:t>
      </w:r>
      <w:r>
        <w:rPr>
          <w:color w:val="000000"/>
        </w:rPr>
        <w:t>: ký hiệu mẫu số hóa đơn</w:t>
      </w:r>
    </w:p>
    <w:p w14:paraId="59D128D8" w14:textId="77777777" w:rsidR="00C549AE" w:rsidRDefault="00C549AE" w:rsidP="00C549AE">
      <w:pPr>
        <w:pStyle w:val="NormalWeb"/>
        <w:numPr>
          <w:ilvl w:val="0"/>
          <w:numId w:val="68"/>
        </w:numPr>
        <w:spacing w:before="0" w:beforeAutospacing="0" w:after="0" w:afterAutospacing="0"/>
        <w:ind w:left="1070"/>
        <w:jc w:val="both"/>
        <w:textAlignment w:val="baseline"/>
        <w:rPr>
          <w:b/>
          <w:bCs/>
          <w:color w:val="000000"/>
        </w:rPr>
      </w:pPr>
      <w:r>
        <w:rPr>
          <w:b/>
          <w:bCs/>
          <w:color w:val="000000"/>
        </w:rPr>
        <w:t>fromNo:</w:t>
      </w:r>
      <w:r>
        <w:rPr>
          <w:color w:val="000000"/>
        </w:rPr>
        <w:t xml:space="preserve"> Từ số</w:t>
      </w:r>
    </w:p>
    <w:p w14:paraId="4818D510" w14:textId="77777777" w:rsidR="00C549AE" w:rsidRDefault="00C549AE" w:rsidP="00C549AE">
      <w:pPr>
        <w:pStyle w:val="NormalWeb"/>
        <w:numPr>
          <w:ilvl w:val="0"/>
          <w:numId w:val="68"/>
        </w:numPr>
        <w:spacing w:before="0" w:beforeAutospacing="0" w:after="0" w:afterAutospacing="0"/>
        <w:ind w:left="1070"/>
        <w:jc w:val="both"/>
        <w:textAlignment w:val="baseline"/>
        <w:rPr>
          <w:b/>
          <w:bCs/>
          <w:color w:val="000000"/>
        </w:rPr>
      </w:pPr>
      <w:r>
        <w:rPr>
          <w:b/>
          <w:bCs/>
          <w:color w:val="000000"/>
        </w:rPr>
        <w:t>toNo:</w:t>
      </w:r>
      <w:r>
        <w:rPr>
          <w:color w:val="000000"/>
        </w:rPr>
        <w:t xml:space="preserve"> Đến số</w:t>
      </w:r>
    </w:p>
    <w:p w14:paraId="7BB2A48B" w14:textId="77777777" w:rsidR="00C549AE" w:rsidRDefault="00C549AE" w:rsidP="00C549AE">
      <w:pPr>
        <w:pStyle w:val="NormalWeb"/>
        <w:numPr>
          <w:ilvl w:val="0"/>
          <w:numId w:val="68"/>
        </w:numPr>
        <w:spacing w:before="0" w:beforeAutospacing="0" w:after="0" w:afterAutospacing="0"/>
        <w:ind w:left="1070"/>
        <w:jc w:val="both"/>
        <w:textAlignment w:val="baseline"/>
        <w:rPr>
          <w:b/>
          <w:bCs/>
          <w:color w:val="000000"/>
        </w:rPr>
      </w:pPr>
      <w:r>
        <w:rPr>
          <w:b/>
          <w:bCs/>
          <w:color w:val="000000"/>
        </w:rPr>
        <w:t>serialCert</w:t>
      </w:r>
      <w:r>
        <w:rPr>
          <w:color w:val="000000"/>
        </w:rPr>
        <w:t>: Serial của chứng thư số SmartCA dùng để ký gửi thuế</w:t>
      </w:r>
    </w:p>
    <w:p w14:paraId="0F5F719E" w14:textId="77777777" w:rsidR="00C549AE" w:rsidRDefault="00C549AE" w:rsidP="00C549AE">
      <w:pPr>
        <w:pStyle w:val="NormalWeb"/>
        <w:spacing w:before="0" w:beforeAutospacing="0" w:after="0" w:afterAutospacing="0"/>
        <w:ind w:left="360" w:right="14"/>
        <w:jc w:val="both"/>
      </w:pPr>
      <w:r>
        <w:rPr>
          <w:color w:val="000000"/>
        </w:rPr>
        <w:t>RETURNS</w:t>
      </w:r>
    </w:p>
    <w:tbl>
      <w:tblPr>
        <w:tblW w:w="0" w:type="auto"/>
        <w:tblCellMar>
          <w:top w:w="15" w:type="dxa"/>
          <w:left w:w="15" w:type="dxa"/>
          <w:bottom w:w="15" w:type="dxa"/>
          <w:right w:w="15" w:type="dxa"/>
        </w:tblCellMar>
        <w:tblLook w:val="04A0" w:firstRow="1" w:lastRow="0" w:firstColumn="1" w:lastColumn="0" w:noHBand="0" w:noVBand="1"/>
      </w:tblPr>
      <w:tblGrid>
        <w:gridCol w:w="1676"/>
        <w:gridCol w:w="5820"/>
        <w:gridCol w:w="1854"/>
      </w:tblGrid>
      <w:tr w:rsidR="00C549AE" w14:paraId="63958B26" w14:textId="77777777" w:rsidTr="00C549AE">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5B967D75" w14:textId="77777777" w:rsidR="00C549AE" w:rsidRDefault="00C549AE">
            <w:pPr>
              <w:pStyle w:val="NormalWeb"/>
              <w:spacing w:before="0" w:beforeAutospacing="0" w:after="200" w:afterAutospacing="0"/>
              <w:ind w:left="720"/>
            </w:pPr>
            <w:r>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3757E126" w14:textId="77777777" w:rsidR="00C549AE" w:rsidRDefault="00C549AE">
            <w:pPr>
              <w:pStyle w:val="NormalWeb"/>
              <w:spacing w:before="0" w:beforeAutospacing="0" w:after="200" w:afterAutospacing="0"/>
              <w:ind w:left="720"/>
            </w:pPr>
            <w:r>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41653B02" w14:textId="77777777" w:rsidR="00C549AE" w:rsidRDefault="00C549AE">
            <w:pPr>
              <w:pStyle w:val="NormalWeb"/>
              <w:spacing w:before="0" w:beforeAutospacing="0" w:after="200" w:afterAutospacing="0"/>
              <w:ind w:left="720"/>
            </w:pPr>
            <w:r>
              <w:rPr>
                <w:color w:val="000000"/>
              </w:rPr>
              <w:t>Ghi chú</w:t>
            </w:r>
          </w:p>
        </w:tc>
      </w:tr>
      <w:tr w:rsidR="00C549AE" w14:paraId="15F19088"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B081F52" w14:textId="77777777" w:rsidR="00C549AE" w:rsidRDefault="00C549AE">
            <w:pPr>
              <w:pStyle w:val="NormalWeb"/>
              <w:spacing w:before="0" w:beforeAutospacing="0" w:after="160" w:afterAutospacing="0"/>
            </w:pPr>
            <w:r>
              <w:rPr>
                <w:color w:val="000000"/>
                <w:sz w:val="22"/>
                <w:szCs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1A689EC" w14:textId="77777777" w:rsidR="00C549AE" w:rsidRDefault="00C549AE">
            <w:pPr>
              <w:pStyle w:val="NormalWeb"/>
              <w:spacing w:before="0" w:beforeAutospacing="0" w:after="0" w:afterAutospacing="0"/>
            </w:pPr>
            <w:r>
              <w:rPr>
                <w:color w:val="000000"/>
              </w:rPr>
              <w:t>Tài khoản đăng nhập sai hoặc không có 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D05E365" w14:textId="77777777" w:rsidR="00C549AE" w:rsidRDefault="00C549AE"/>
        </w:tc>
      </w:tr>
      <w:tr w:rsidR="00C549AE" w14:paraId="2602EB80"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F427391" w14:textId="77777777" w:rsidR="00C549AE" w:rsidRDefault="00C549AE">
            <w:pPr>
              <w:pStyle w:val="NormalWeb"/>
              <w:spacing w:before="0" w:beforeAutospacing="0" w:after="160" w:afterAutospacing="0"/>
            </w:pPr>
            <w:r>
              <w:rPr>
                <w:color w:val="000000"/>
                <w:sz w:val="22"/>
                <w:szCs w:val="22"/>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3586A6C" w14:textId="77777777" w:rsidR="00C549AE" w:rsidRDefault="00C549AE">
            <w:pPr>
              <w:pStyle w:val="NormalWeb"/>
              <w:spacing w:before="0" w:beforeAutospacing="0" w:after="160" w:afterAutospacing="0"/>
            </w:pPr>
            <w:r>
              <w:rPr>
                <w:color w:val="000000"/>
                <w:sz w:val="22"/>
                <w:szCs w:val="22"/>
              </w:rPr>
              <w:t>Không tìm thấy công ty hoặc tài khoản không tồn 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1F7AF0A" w14:textId="77777777" w:rsidR="00C549AE" w:rsidRDefault="00C549AE"/>
        </w:tc>
      </w:tr>
      <w:tr w:rsidR="00C549AE" w14:paraId="23511CB0"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911514F" w14:textId="77777777" w:rsidR="00C549AE" w:rsidRDefault="00C549AE">
            <w:pPr>
              <w:pStyle w:val="NormalWeb"/>
              <w:spacing w:before="0" w:beforeAutospacing="0" w:after="160" w:afterAutospacing="0"/>
            </w:pPr>
            <w:r>
              <w:rPr>
                <w:color w:val="000000"/>
                <w:sz w:val="22"/>
                <w:szCs w:val="22"/>
              </w:rPr>
              <w:t>ERR:22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8692C4E" w14:textId="77777777" w:rsidR="00C549AE" w:rsidRDefault="00C549AE">
            <w:pPr>
              <w:pStyle w:val="NormalWeb"/>
              <w:spacing w:before="0" w:beforeAutospacing="0" w:after="160" w:afterAutospacing="0"/>
            </w:pPr>
            <w:r>
              <w:rPr>
                <w:color w:val="000000"/>
                <w:sz w:val="22"/>
                <w:szCs w:val="22"/>
              </w:rPr>
              <w:t>Công ty chưa đăng ký chứng thư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5D54F54" w14:textId="77777777" w:rsidR="00C549AE" w:rsidRDefault="00C549AE"/>
        </w:tc>
      </w:tr>
      <w:tr w:rsidR="00C549AE" w14:paraId="6DC0E926"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9C6573D" w14:textId="77777777" w:rsidR="00C549AE" w:rsidRDefault="00C549AE">
            <w:pPr>
              <w:pStyle w:val="NormalWeb"/>
              <w:spacing w:before="0" w:beforeAutospacing="0" w:after="160" w:afterAutospacing="0"/>
            </w:pPr>
            <w:r>
              <w:rPr>
                <w:color w:val="000000"/>
                <w:sz w:val="22"/>
                <w:szCs w:val="22"/>
              </w:rPr>
              <w:t>ERR:28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90DAE0E" w14:textId="77777777" w:rsidR="00C549AE" w:rsidRDefault="00C549AE">
            <w:pPr>
              <w:pStyle w:val="NormalWeb"/>
              <w:spacing w:before="0" w:beforeAutospacing="0" w:after="160" w:afterAutospacing="0"/>
            </w:pPr>
            <w:r>
              <w:rPr>
                <w:color w:val="000000"/>
                <w:sz w:val="22"/>
                <w:szCs w:val="22"/>
              </w:rPr>
              <w:t>Chưa có thông tin chứng thư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CDB2255" w14:textId="77777777" w:rsidR="00C549AE" w:rsidRDefault="00C549AE"/>
        </w:tc>
      </w:tr>
      <w:tr w:rsidR="00C549AE" w14:paraId="5F844E89"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CBD4194" w14:textId="77777777" w:rsidR="00C549AE" w:rsidRDefault="00C549AE">
            <w:pPr>
              <w:pStyle w:val="NormalWeb"/>
              <w:spacing w:before="0" w:beforeAutospacing="0" w:after="160" w:afterAutospacing="0"/>
            </w:pPr>
            <w:r>
              <w:rPr>
                <w:color w:val="000000"/>
                <w:sz w:val="22"/>
                <w:szCs w:val="22"/>
              </w:rPr>
              <w:t>ERR:24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3899E76" w14:textId="77777777" w:rsidR="00C549AE" w:rsidRDefault="00C549AE">
            <w:pPr>
              <w:pStyle w:val="NormalWeb"/>
              <w:spacing w:before="0" w:beforeAutospacing="0" w:after="160" w:afterAutospacing="0"/>
            </w:pPr>
            <w:r>
              <w:rPr>
                <w:color w:val="000000"/>
                <w:sz w:val="22"/>
                <w:szCs w:val="22"/>
              </w:rPr>
              <w:t>Chứng thư truyền lên không đúng với chứng thư đăng ký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190EA95" w14:textId="77777777" w:rsidR="00C549AE" w:rsidRDefault="00C549AE"/>
        </w:tc>
      </w:tr>
      <w:tr w:rsidR="00C549AE" w14:paraId="19358EAA"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1C5DA13" w14:textId="77777777" w:rsidR="00C549AE" w:rsidRDefault="00C549AE">
            <w:pPr>
              <w:pStyle w:val="NormalWeb"/>
              <w:spacing w:before="0" w:beforeAutospacing="0" w:after="160" w:afterAutospacing="0"/>
            </w:pPr>
            <w:r>
              <w:rPr>
                <w:color w:val="000000"/>
                <w:sz w:val="22"/>
                <w:szCs w:val="22"/>
              </w:rPr>
              <w:t>ERR:27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E4BF1DA" w14:textId="77777777" w:rsidR="00C549AE" w:rsidRDefault="00C549AE">
            <w:pPr>
              <w:pStyle w:val="NormalWeb"/>
              <w:spacing w:before="0" w:beforeAutospacing="0" w:after="0" w:afterAutospacing="0"/>
            </w:pPr>
            <w:r>
              <w:rPr>
                <w:color w:val="000000"/>
              </w:rPr>
              <w:t>Chứng thư chưa đến thời điểm sử dụng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28A2836" w14:textId="77777777" w:rsidR="00C549AE" w:rsidRDefault="00C549AE"/>
        </w:tc>
      </w:tr>
      <w:tr w:rsidR="00C549AE" w14:paraId="6DC89FA4"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6AECA94" w14:textId="77777777" w:rsidR="00C549AE" w:rsidRDefault="00C549AE">
            <w:pPr>
              <w:pStyle w:val="NormalWeb"/>
              <w:spacing w:before="0" w:beforeAutospacing="0" w:after="160" w:afterAutospacing="0"/>
            </w:pPr>
            <w:r>
              <w:rPr>
                <w:color w:val="000000"/>
                <w:sz w:val="22"/>
                <w:szCs w:val="22"/>
              </w:rPr>
              <w:t>ERR:26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A9E59CB" w14:textId="77777777" w:rsidR="00C549AE" w:rsidRDefault="00C549AE">
            <w:pPr>
              <w:pStyle w:val="NormalWeb"/>
              <w:spacing w:before="0" w:beforeAutospacing="0" w:after="0" w:afterAutospacing="0"/>
            </w:pPr>
            <w:r>
              <w:rPr>
                <w:color w:val="000000"/>
              </w:rPr>
              <w:t>Chứng thư số hết hạn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7E7AC44" w14:textId="77777777" w:rsidR="00C549AE" w:rsidRDefault="00C549AE"/>
        </w:tc>
      </w:tr>
      <w:tr w:rsidR="00C549AE" w14:paraId="28CC51AF"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4A148D8" w14:textId="77777777" w:rsidR="00C549AE" w:rsidRDefault="00C549AE">
            <w:pPr>
              <w:pStyle w:val="NormalWeb"/>
              <w:spacing w:before="0" w:beforeAutospacing="0" w:after="160" w:afterAutospacing="0"/>
            </w:pPr>
            <w:r>
              <w:rPr>
                <w:color w:val="000000"/>
                <w:sz w:val="22"/>
                <w:szCs w:val="22"/>
              </w:rPr>
              <w:t>ERR:51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A746074" w14:textId="77777777" w:rsidR="00C549AE" w:rsidRDefault="00C549AE">
            <w:pPr>
              <w:pStyle w:val="NormalWeb"/>
              <w:spacing w:before="0" w:beforeAutospacing="0" w:after="0" w:afterAutospacing="0"/>
            </w:pPr>
            <w:r>
              <w:rPr>
                <w:color w:val="000000"/>
              </w:rPr>
              <w:t>Chứng thư số đã bị thu hồi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DA5481C" w14:textId="77777777" w:rsidR="00C549AE" w:rsidRDefault="00C549AE"/>
        </w:tc>
      </w:tr>
      <w:tr w:rsidR="00C549AE" w14:paraId="22A52045"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166758D" w14:textId="77777777" w:rsidR="00C549AE" w:rsidRDefault="00C549AE">
            <w:pPr>
              <w:pStyle w:val="NormalWeb"/>
              <w:spacing w:before="0" w:beforeAutospacing="0" w:after="160" w:afterAutospacing="0"/>
            </w:pPr>
            <w:r>
              <w:rPr>
                <w:color w:val="000000"/>
                <w:sz w:val="22"/>
                <w:szCs w:val="22"/>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2B866EF" w14:textId="77777777" w:rsidR="00C549AE" w:rsidRDefault="00C549AE">
            <w:pPr>
              <w:pStyle w:val="NormalWeb"/>
              <w:spacing w:before="0" w:beforeAutospacing="0" w:after="0" w:afterAutospacing="0"/>
            </w:pPr>
            <w:r>
              <w:rPr>
                <w:color w:val="000000"/>
              </w:rPr>
              <w:t>Dữ liệu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751A7F4" w14:textId="77777777" w:rsidR="00C549AE" w:rsidRDefault="00C549AE"/>
        </w:tc>
      </w:tr>
      <w:tr w:rsidR="00C549AE" w14:paraId="04187A41"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3D3CEBC" w14:textId="77777777" w:rsidR="00C549AE" w:rsidRDefault="00C549AE">
            <w:pPr>
              <w:pStyle w:val="NormalWeb"/>
              <w:spacing w:before="0" w:beforeAutospacing="0" w:after="160" w:afterAutospacing="0"/>
            </w:pPr>
            <w:r>
              <w:rPr>
                <w:color w:val="000000"/>
                <w:sz w:val="22"/>
                <w:szCs w:val="22"/>
              </w:rPr>
              <w:t>ERR:8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FAEC9B4" w14:textId="77777777" w:rsidR="00C549AE" w:rsidRDefault="00C549AE">
            <w:pPr>
              <w:pStyle w:val="NormalWeb"/>
              <w:spacing w:before="0" w:beforeAutospacing="0" w:after="0" w:afterAutospacing="0"/>
            </w:pPr>
            <w:r>
              <w:rPr>
                <w:color w:val="000000"/>
              </w:rPr>
              <w:t>Từ số/Đến số truyền vào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F7CDC33" w14:textId="77777777" w:rsidR="00C549AE" w:rsidRDefault="00C549AE"/>
        </w:tc>
      </w:tr>
      <w:tr w:rsidR="00C549AE" w14:paraId="130151AC"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A16CE67" w14:textId="77777777" w:rsidR="00C549AE" w:rsidRDefault="00C549AE">
            <w:pPr>
              <w:pStyle w:val="NormalWeb"/>
              <w:spacing w:before="0" w:beforeAutospacing="0" w:after="160" w:afterAutospacing="0"/>
            </w:pPr>
            <w:r>
              <w:rPr>
                <w:color w:val="000000"/>
                <w:sz w:val="22"/>
                <w:szCs w:val="22"/>
              </w:rPr>
              <w:t>ERR:9</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7F92780" w14:textId="77777777" w:rsidR="00C549AE" w:rsidRDefault="00C549AE">
            <w:pPr>
              <w:pStyle w:val="NormalWeb"/>
              <w:spacing w:before="0" w:beforeAutospacing="0" w:after="0" w:afterAutospacing="0"/>
            </w:pPr>
            <w:r>
              <w:rPr>
                <w:color w:val="000000"/>
              </w:rPr>
              <w:t>Từ số không được lớn hơn Đến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C6D2A6C" w14:textId="77777777" w:rsidR="00C549AE" w:rsidRDefault="00C549AE"/>
        </w:tc>
      </w:tr>
      <w:tr w:rsidR="00C549AE" w14:paraId="24C146AF"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4A6DE32" w14:textId="77777777" w:rsidR="00C549AE" w:rsidRDefault="00C549AE">
            <w:pPr>
              <w:pStyle w:val="NormalWeb"/>
              <w:spacing w:before="0" w:beforeAutospacing="0" w:after="160" w:afterAutospacing="0"/>
            </w:pPr>
            <w:r>
              <w:rPr>
                <w:color w:val="000000"/>
                <w:sz w:val="22"/>
                <w:szCs w:val="22"/>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0A6EC2D" w14:textId="77777777" w:rsidR="00C549AE" w:rsidRDefault="00C549AE">
            <w:pPr>
              <w:pStyle w:val="NormalWeb"/>
              <w:spacing w:before="0" w:beforeAutospacing="0" w:after="0" w:afterAutospacing="0"/>
            </w:pPr>
            <w:r>
              <w:rPr>
                <w:color w:val="000000"/>
              </w:rPr>
              <w:t>Lô có số hóa đơn vượt quá số lượng tối đa cho phép (500)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EBF1CD1" w14:textId="77777777" w:rsidR="00C549AE" w:rsidRDefault="00C549AE"/>
        </w:tc>
      </w:tr>
      <w:tr w:rsidR="00C549AE" w14:paraId="79FF18B4"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5C174DD" w14:textId="77777777" w:rsidR="00C549AE" w:rsidRDefault="00C549AE">
            <w:pPr>
              <w:pStyle w:val="NormalWeb"/>
              <w:spacing w:before="0" w:beforeAutospacing="0" w:after="160" w:afterAutospacing="0"/>
            </w:pPr>
            <w:r>
              <w:rPr>
                <w:color w:val="000000"/>
                <w:sz w:val="22"/>
                <w:szCs w:val="22"/>
              </w:rPr>
              <w:t>ERR:11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9AD16D8" w14:textId="77777777" w:rsidR="00C549AE" w:rsidRDefault="00C549AE">
            <w:pPr>
              <w:pStyle w:val="NormalWeb"/>
              <w:spacing w:before="0" w:beforeAutospacing="0" w:after="0" w:afterAutospacing="0"/>
            </w:pPr>
            <w:r>
              <w:rPr>
                <w:color w:val="000000"/>
              </w:rPr>
              <w:t>Toàn bộ lô hóa đơn hoặc không tìm thấy hoặc đã gửi thuế</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052226A" w14:textId="77777777" w:rsidR="00C549AE" w:rsidRDefault="00C549AE"/>
        </w:tc>
      </w:tr>
      <w:tr w:rsidR="00C549AE" w14:paraId="3DA404BC"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A63B1F8" w14:textId="77777777" w:rsidR="00C549AE" w:rsidRDefault="00C549AE">
            <w:pPr>
              <w:pStyle w:val="NormalWeb"/>
              <w:spacing w:before="0" w:beforeAutospacing="0" w:after="160" w:afterAutospacing="0"/>
            </w:pPr>
            <w:r>
              <w:rPr>
                <w:color w:val="000000"/>
                <w:sz w:val="22"/>
                <w:szCs w:val="22"/>
              </w:rPr>
              <w:t>ERR:35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DAF453E" w14:textId="77777777" w:rsidR="00C549AE" w:rsidRDefault="00C549AE">
            <w:pPr>
              <w:pStyle w:val="NormalWeb"/>
              <w:spacing w:before="0" w:beforeAutospacing="0" w:after="0" w:afterAutospacing="0"/>
            </w:pPr>
            <w:r>
              <w:rPr>
                <w:color w:val="000000"/>
              </w:rPr>
              <w:t>Thiếu thông tin pattern và serial</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80046AB" w14:textId="77777777" w:rsidR="00C549AE" w:rsidRDefault="00C549AE"/>
        </w:tc>
      </w:tr>
      <w:tr w:rsidR="00C549AE" w14:paraId="63C8066E"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8566874" w14:textId="77777777" w:rsidR="00C549AE" w:rsidRDefault="00C549AE">
            <w:pPr>
              <w:pStyle w:val="NormalWeb"/>
              <w:spacing w:before="0" w:beforeAutospacing="0" w:after="160" w:afterAutospacing="0"/>
            </w:pPr>
            <w:r>
              <w:rPr>
                <w:color w:val="000000"/>
                <w:sz w:val="22"/>
                <w:szCs w:val="22"/>
              </w:rPr>
              <w:t>ERR:20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5F200E9" w14:textId="77777777" w:rsidR="00C549AE" w:rsidRDefault="00C549AE">
            <w:pPr>
              <w:pStyle w:val="NormalWeb"/>
              <w:spacing w:before="0" w:beforeAutospacing="0" w:after="0" w:afterAutospacing="0"/>
            </w:pPr>
            <w:r>
              <w:rPr>
                <w:color w:val="000000"/>
              </w:rPr>
              <w:t>Thông tin pattern hoặc serial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019AB29" w14:textId="77777777" w:rsidR="00C549AE" w:rsidRDefault="00C549AE"/>
        </w:tc>
      </w:tr>
      <w:tr w:rsidR="00C549AE" w14:paraId="42C5956D" w14:textId="77777777" w:rsidTr="00C549AE">
        <w:trPr>
          <w:trHeight w:val="413"/>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BAB8F31" w14:textId="77777777" w:rsidR="00C549AE" w:rsidRDefault="00C549AE">
            <w:pPr>
              <w:pStyle w:val="NormalWeb"/>
              <w:spacing w:before="0" w:beforeAutospacing="0" w:after="160" w:afterAutospacing="0"/>
            </w:pPr>
            <w:r>
              <w:rPr>
                <w:color w:val="000000"/>
                <w:sz w:val="22"/>
                <w:szCs w:val="22"/>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FA10D7D" w14:textId="77777777" w:rsidR="00C549AE" w:rsidRDefault="00C549AE">
            <w:pPr>
              <w:pStyle w:val="NormalWeb"/>
              <w:spacing w:before="0" w:beforeAutospacing="0" w:after="0" w:afterAutospacing="0"/>
            </w:pPr>
            <w:r>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08F4136" w14:textId="77777777" w:rsidR="00C549AE" w:rsidRDefault="00C549AE">
            <w:pPr>
              <w:pStyle w:val="NormalWeb"/>
              <w:spacing w:before="0" w:beforeAutospacing="0" w:after="160" w:afterAutospacing="0"/>
              <w:jc w:val="both"/>
            </w:pPr>
            <w:r>
              <w:rPr>
                <w:color w:val="000000"/>
                <w:sz w:val="22"/>
                <w:szCs w:val="22"/>
              </w:rPr>
              <w:t>Lỗi không xác định</w:t>
            </w:r>
          </w:p>
        </w:tc>
      </w:tr>
      <w:tr w:rsidR="00C549AE" w14:paraId="097CEC8A"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1024426" w14:textId="77777777" w:rsidR="00C549AE" w:rsidRDefault="00C549AE">
            <w:pPr>
              <w:pStyle w:val="NormalWeb"/>
              <w:spacing w:before="0" w:beforeAutospacing="0" w:after="160" w:afterAutospacing="0"/>
            </w:pPr>
            <w:r>
              <w:rPr>
                <w:color w:val="000000"/>
                <w:sz w:val="22"/>
                <w:szCs w:val="22"/>
              </w:rPr>
              <w:t xml:space="preserve">Chuỗi </w:t>
            </w:r>
            <w:r>
              <w:rPr>
                <w:color w:val="000000"/>
                <w:sz w:val="19"/>
                <w:szCs w:val="19"/>
              </w:rPr>
              <w:t>base64Hash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EFD3F92" w14:textId="77777777" w:rsidR="00C549AE" w:rsidRDefault="00C549AE">
            <w:pPr>
              <w:pStyle w:val="NormalWeb"/>
              <w:spacing w:before="0" w:beforeAutospacing="0" w:after="160" w:afterAutospacing="0"/>
            </w:pPr>
            <w:r>
              <w:rPr>
                <w:color w:val="000000"/>
                <w:sz w:val="22"/>
                <w:szCs w:val="22"/>
              </w:rPr>
              <w:t>Chuỗi trả về sử dụng để ký số token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47C8EBF" w14:textId="77777777" w:rsidR="00C549AE" w:rsidRDefault="00C549AE"/>
        </w:tc>
      </w:tr>
    </w:tbl>
    <w:p w14:paraId="235A3966" w14:textId="77777777" w:rsidR="00C549AE" w:rsidRPr="00C549AE" w:rsidRDefault="00C549AE" w:rsidP="00C549AE">
      <w:pPr>
        <w:ind w:left="720"/>
        <w:rPr>
          <w:lang w:eastAsia="x-none"/>
        </w:rPr>
      </w:pPr>
    </w:p>
    <w:p w14:paraId="537D509C" w14:textId="188B119F" w:rsidR="006B52A7" w:rsidRDefault="00A637FB" w:rsidP="00480762">
      <w:pPr>
        <w:pStyle w:val="Heading3"/>
      </w:pPr>
      <w:bookmarkStart w:id="2218" w:name="_Toc198045417"/>
      <w:r>
        <w:t>Gửi hóa đơn máy tính tiền theo danh sách từ số đến số sử dụng smartCA (bước 2)</w:t>
      </w:r>
      <w:bookmarkEnd w:id="2218"/>
    </w:p>
    <w:p w14:paraId="2A2FD00A" w14:textId="0CAA6AF5" w:rsidR="00C549AE" w:rsidRDefault="00C549AE" w:rsidP="00C549AE">
      <w:pPr>
        <w:ind w:left="1440"/>
        <w:rPr>
          <w:lang w:eastAsia="x-none"/>
        </w:rPr>
      </w:pPr>
      <w:r>
        <w:rPr>
          <w:lang w:eastAsia="x-none"/>
        </w:rPr>
        <w:t>URL:</w:t>
      </w:r>
    </w:p>
    <w:p w14:paraId="67423768" w14:textId="77777777" w:rsidR="00C549AE" w:rsidRPr="00C549AE" w:rsidRDefault="00C549AE" w:rsidP="00C549AE">
      <w:pPr>
        <w:pStyle w:val="NormalWeb"/>
        <w:spacing w:before="0" w:beforeAutospacing="0" w:after="0" w:afterAutospacing="0"/>
        <w:ind w:left="360" w:right="14"/>
        <w:jc w:val="both"/>
      </w:pPr>
      <w:r w:rsidRPr="00C549AE">
        <w:rPr>
          <w:color w:val="000000"/>
        </w:rPr>
        <w:t xml:space="preserve">string </w:t>
      </w:r>
      <w:r w:rsidRPr="00C549AE">
        <w:rPr>
          <w:b/>
          <w:color w:val="000000"/>
        </w:rPr>
        <w:t>SendInvMTTNoRangeBySmartCA</w:t>
      </w:r>
      <w:r w:rsidRPr="00C549AE">
        <w:rPr>
          <w:color w:val="000000"/>
        </w:rPr>
        <w:t>(string Account, string ACpass, string xml, string username, string password, string pattern, string serial)</w:t>
      </w:r>
    </w:p>
    <w:p w14:paraId="72548A89" w14:textId="77777777" w:rsidR="00C549AE" w:rsidRPr="00C549AE" w:rsidRDefault="00C549AE" w:rsidP="00C549AE">
      <w:pPr>
        <w:pStyle w:val="NormalWeb"/>
        <w:spacing w:before="0" w:beforeAutospacing="0" w:after="0" w:afterAutospacing="0"/>
        <w:ind w:left="360" w:right="14"/>
        <w:jc w:val="both"/>
      </w:pPr>
      <w:r w:rsidRPr="00C549AE">
        <w:rPr>
          <w:color w:val="000000"/>
        </w:rPr>
        <w:t>DESCRIPTION</w:t>
      </w:r>
    </w:p>
    <w:p w14:paraId="3053B058" w14:textId="77777777" w:rsidR="00C549AE" w:rsidRPr="00C549AE" w:rsidRDefault="00C549AE" w:rsidP="00C549AE">
      <w:pPr>
        <w:pStyle w:val="NormalWeb"/>
        <w:spacing w:before="0" w:beforeAutospacing="0" w:after="0" w:afterAutospacing="0"/>
        <w:ind w:left="360" w:right="14"/>
        <w:jc w:val="both"/>
      </w:pPr>
      <w:r w:rsidRPr="00C549AE">
        <w:rPr>
          <w:rStyle w:val="apple-tab-span"/>
          <w:color w:val="000000"/>
        </w:rPr>
        <w:lastRenderedPageBreak/>
        <w:tab/>
      </w:r>
      <w:r w:rsidRPr="00C549AE">
        <w:rPr>
          <w:color w:val="000000"/>
        </w:rPr>
        <w:t>Đây là web service cho phép gửi thông điệp hóa đơn điện tử với các hệ thống sử dụng SmartCA, sau khi thực hiện gọi hàm Lấy giá trị Hash ở bước 1.</w:t>
      </w:r>
    </w:p>
    <w:p w14:paraId="15A0DC24" w14:textId="77777777" w:rsidR="00C549AE" w:rsidRPr="00C549AE" w:rsidRDefault="00C549AE" w:rsidP="00C549AE">
      <w:pPr>
        <w:pStyle w:val="NormalWeb"/>
        <w:spacing w:before="0" w:beforeAutospacing="0" w:after="0" w:afterAutospacing="0"/>
        <w:ind w:left="360" w:right="14"/>
        <w:jc w:val="both"/>
      </w:pPr>
      <w:r w:rsidRPr="00C549AE">
        <w:rPr>
          <w:color w:val="000000"/>
        </w:rPr>
        <w:t>HTTP METHOD</w:t>
      </w:r>
    </w:p>
    <w:p w14:paraId="5729FF15" w14:textId="77777777" w:rsidR="00C549AE" w:rsidRPr="00C549AE" w:rsidRDefault="00C549AE" w:rsidP="00C549AE">
      <w:pPr>
        <w:pStyle w:val="NormalWeb"/>
        <w:spacing w:before="0" w:beforeAutospacing="0" w:after="0" w:afterAutospacing="0"/>
        <w:ind w:left="360" w:right="14"/>
        <w:jc w:val="both"/>
      </w:pPr>
      <w:r w:rsidRPr="00C549AE">
        <w:rPr>
          <w:rStyle w:val="apple-tab-span"/>
          <w:color w:val="000000"/>
        </w:rPr>
        <w:tab/>
      </w:r>
      <w:r w:rsidRPr="00C549AE">
        <w:rPr>
          <w:rStyle w:val="apple-tab-span"/>
          <w:color w:val="000000"/>
        </w:rPr>
        <w:tab/>
      </w:r>
      <w:r w:rsidRPr="00C549AE">
        <w:rPr>
          <w:color w:val="000000"/>
        </w:rPr>
        <w:t>POST</w:t>
      </w:r>
    </w:p>
    <w:p w14:paraId="012BB6B4" w14:textId="77777777" w:rsidR="00C549AE" w:rsidRPr="00C549AE" w:rsidRDefault="00C549AE" w:rsidP="00C549AE">
      <w:pPr>
        <w:pStyle w:val="NormalWeb"/>
        <w:spacing w:before="0" w:beforeAutospacing="0" w:after="0" w:afterAutospacing="0"/>
        <w:ind w:left="360" w:right="14"/>
        <w:jc w:val="both"/>
      </w:pPr>
      <w:r w:rsidRPr="00C549AE">
        <w:rPr>
          <w:color w:val="000000"/>
        </w:rPr>
        <w:t>REQUEST BODY</w:t>
      </w:r>
    </w:p>
    <w:p w14:paraId="050CC45A" w14:textId="77777777" w:rsidR="00C549AE" w:rsidRPr="00C549AE" w:rsidRDefault="00C549AE" w:rsidP="00C549AE">
      <w:pPr>
        <w:pStyle w:val="NormalWeb"/>
        <w:numPr>
          <w:ilvl w:val="0"/>
          <w:numId w:val="69"/>
        </w:numPr>
        <w:spacing w:before="0" w:beforeAutospacing="0" w:after="0" w:afterAutospacing="0"/>
        <w:ind w:left="1080"/>
        <w:jc w:val="both"/>
        <w:textAlignment w:val="baseline"/>
        <w:rPr>
          <w:b/>
          <w:bCs/>
          <w:color w:val="000000"/>
          <w:u w:val="single"/>
        </w:rPr>
      </w:pPr>
      <w:r w:rsidRPr="00C549AE">
        <w:rPr>
          <w:b/>
          <w:bCs/>
          <w:color w:val="000000"/>
        </w:rPr>
        <w:t xml:space="preserve">Account/ACPass:  </w:t>
      </w:r>
      <w:r w:rsidRPr="00C549AE">
        <w:rPr>
          <w:color w:val="000000"/>
        </w:rPr>
        <w:t>Tài khoản được cấp phát cho nhân viên gọi lệnh gửi thông điệp.</w:t>
      </w:r>
    </w:p>
    <w:p w14:paraId="55D56392" w14:textId="77777777" w:rsidR="00C549AE" w:rsidRPr="00C549AE" w:rsidRDefault="00C549AE" w:rsidP="00C549AE">
      <w:pPr>
        <w:pStyle w:val="NormalWeb"/>
        <w:numPr>
          <w:ilvl w:val="0"/>
          <w:numId w:val="70"/>
        </w:numPr>
        <w:spacing w:before="0" w:beforeAutospacing="0" w:after="0" w:afterAutospacing="0"/>
        <w:ind w:left="1080"/>
        <w:jc w:val="both"/>
        <w:textAlignment w:val="baseline"/>
        <w:rPr>
          <w:b/>
          <w:bCs/>
          <w:color w:val="000000"/>
          <w:u w:val="single"/>
        </w:rPr>
      </w:pPr>
      <w:r w:rsidRPr="00C549AE">
        <w:rPr>
          <w:b/>
          <w:bCs/>
          <w:color w:val="000000"/>
        </w:rPr>
        <w:t>Username/password:</w:t>
      </w:r>
      <w:r w:rsidRPr="00C549AE">
        <w:rPr>
          <w:color w:val="000000"/>
        </w:rPr>
        <w:t xml:space="preserve"> Tài khoản được cấp phát cho khách hàng để gọi đến webservice (tài khoản có quyền ServiceRole trong hệ thống).</w:t>
      </w:r>
    </w:p>
    <w:p w14:paraId="7659CA2F" w14:textId="77777777" w:rsidR="00C549AE" w:rsidRPr="00C549AE" w:rsidRDefault="00C549AE" w:rsidP="00C549AE">
      <w:pPr>
        <w:pStyle w:val="NormalWeb"/>
        <w:numPr>
          <w:ilvl w:val="0"/>
          <w:numId w:val="70"/>
        </w:numPr>
        <w:spacing w:before="0" w:beforeAutospacing="0" w:after="0" w:afterAutospacing="0"/>
        <w:ind w:left="1080"/>
        <w:jc w:val="both"/>
        <w:textAlignment w:val="baseline"/>
        <w:rPr>
          <w:b/>
          <w:bCs/>
          <w:color w:val="000000"/>
          <w:u w:val="single"/>
        </w:rPr>
      </w:pPr>
      <w:r w:rsidRPr="00C549AE">
        <w:rPr>
          <w:b/>
          <w:bCs/>
          <w:color w:val="000000"/>
        </w:rPr>
        <w:t>xml</w:t>
      </w:r>
      <w:r w:rsidRPr="00C549AE">
        <w:rPr>
          <w:color w:val="000000"/>
        </w:rPr>
        <w:t>: chuỗi xml dữ liệu ký hash (theo mẫu mô tả kèm theo)</w:t>
      </w:r>
      <w:r w:rsidRPr="00C549AE">
        <w:rPr>
          <w:b/>
          <w:bCs/>
          <w:color w:val="000000"/>
          <w:u w:val="single"/>
        </w:rPr>
        <w:t>    </w:t>
      </w:r>
    </w:p>
    <w:p w14:paraId="6DAE6E79" w14:textId="77777777" w:rsidR="00C549AE" w:rsidRPr="00C549AE" w:rsidRDefault="00C549AE" w:rsidP="00C549AE">
      <w:pPr>
        <w:pStyle w:val="NormalWeb"/>
        <w:numPr>
          <w:ilvl w:val="0"/>
          <w:numId w:val="70"/>
        </w:numPr>
        <w:spacing w:before="0" w:beforeAutospacing="0" w:after="0" w:afterAutospacing="0"/>
        <w:ind w:left="1080"/>
        <w:jc w:val="both"/>
        <w:textAlignment w:val="baseline"/>
        <w:rPr>
          <w:b/>
          <w:bCs/>
          <w:color w:val="000000"/>
          <w:u w:val="single"/>
        </w:rPr>
      </w:pPr>
      <w:r w:rsidRPr="00C549AE">
        <w:rPr>
          <w:b/>
          <w:bCs/>
          <w:color w:val="000000"/>
          <w:shd w:val="clear" w:color="auto" w:fill="FFFFFF"/>
        </w:rPr>
        <w:t>pattern</w:t>
      </w:r>
      <w:r w:rsidRPr="00C549AE">
        <w:rPr>
          <w:color w:val="000000"/>
        </w:rPr>
        <w:t>: mẫu số hóa đơn</w:t>
      </w:r>
    </w:p>
    <w:p w14:paraId="57D10C78" w14:textId="77777777" w:rsidR="00C549AE" w:rsidRPr="00C549AE" w:rsidRDefault="00C549AE" w:rsidP="00C549AE">
      <w:pPr>
        <w:pStyle w:val="NormalWeb"/>
        <w:numPr>
          <w:ilvl w:val="0"/>
          <w:numId w:val="70"/>
        </w:numPr>
        <w:spacing w:before="0" w:beforeAutospacing="0" w:after="0" w:afterAutospacing="0"/>
        <w:ind w:left="1070"/>
        <w:jc w:val="both"/>
        <w:textAlignment w:val="baseline"/>
        <w:rPr>
          <w:b/>
          <w:bCs/>
          <w:color w:val="000000"/>
          <w:u w:val="single"/>
        </w:rPr>
      </w:pPr>
      <w:r w:rsidRPr="00C549AE">
        <w:rPr>
          <w:b/>
          <w:bCs/>
          <w:color w:val="000000"/>
          <w:shd w:val="clear" w:color="auto" w:fill="FFFFFF"/>
        </w:rPr>
        <w:t>serial</w:t>
      </w:r>
      <w:r w:rsidRPr="00C549AE">
        <w:rPr>
          <w:color w:val="000000"/>
        </w:rPr>
        <w:t>: ký hiệu mẫu số hóa đơn</w:t>
      </w:r>
    </w:p>
    <w:p w14:paraId="09D842D2" w14:textId="77777777" w:rsidR="00C549AE" w:rsidRPr="00C549AE" w:rsidRDefault="00C549AE" w:rsidP="00C549AE">
      <w:pPr>
        <w:pStyle w:val="NormalWeb"/>
        <w:spacing w:before="0" w:beforeAutospacing="0" w:after="0" w:afterAutospacing="0"/>
        <w:ind w:left="360" w:right="14"/>
        <w:jc w:val="both"/>
      </w:pPr>
      <w:r w:rsidRPr="00C549AE">
        <w:rPr>
          <w:color w:val="000000"/>
        </w:rPr>
        <w:t>RETURNS</w:t>
      </w:r>
    </w:p>
    <w:tbl>
      <w:tblPr>
        <w:tblW w:w="0" w:type="auto"/>
        <w:tblCellMar>
          <w:top w:w="15" w:type="dxa"/>
          <w:left w:w="15" w:type="dxa"/>
          <w:bottom w:w="15" w:type="dxa"/>
          <w:right w:w="15" w:type="dxa"/>
        </w:tblCellMar>
        <w:tblLook w:val="04A0" w:firstRow="1" w:lastRow="0" w:firstColumn="1" w:lastColumn="0" w:noHBand="0" w:noVBand="1"/>
      </w:tblPr>
      <w:tblGrid>
        <w:gridCol w:w="1685"/>
        <w:gridCol w:w="5598"/>
        <w:gridCol w:w="2067"/>
      </w:tblGrid>
      <w:tr w:rsidR="00C549AE" w:rsidRPr="00C549AE" w14:paraId="74DB80EC" w14:textId="77777777" w:rsidTr="00C549AE">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488822FE" w14:textId="77777777" w:rsidR="00C549AE" w:rsidRPr="00C549AE" w:rsidRDefault="00C549AE">
            <w:pPr>
              <w:pStyle w:val="NormalWeb"/>
              <w:spacing w:before="0" w:beforeAutospacing="0" w:after="200" w:afterAutospacing="0"/>
              <w:ind w:left="720"/>
            </w:pPr>
            <w:r w:rsidRPr="00C549AE">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29B346A9" w14:textId="77777777" w:rsidR="00C549AE" w:rsidRPr="00C549AE" w:rsidRDefault="00C549AE">
            <w:pPr>
              <w:pStyle w:val="NormalWeb"/>
              <w:spacing w:before="0" w:beforeAutospacing="0" w:after="200" w:afterAutospacing="0"/>
              <w:ind w:left="720"/>
            </w:pPr>
            <w:r w:rsidRPr="00C549AE">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5DAA99CF" w14:textId="77777777" w:rsidR="00C549AE" w:rsidRPr="00C549AE" w:rsidRDefault="00C549AE">
            <w:pPr>
              <w:pStyle w:val="NormalWeb"/>
              <w:spacing w:before="0" w:beforeAutospacing="0" w:after="200" w:afterAutospacing="0"/>
              <w:ind w:left="720"/>
            </w:pPr>
            <w:r w:rsidRPr="00C549AE">
              <w:rPr>
                <w:color w:val="000000"/>
              </w:rPr>
              <w:t>Ghi chú</w:t>
            </w:r>
          </w:p>
        </w:tc>
      </w:tr>
      <w:tr w:rsidR="00C549AE" w:rsidRPr="00C549AE" w14:paraId="1A0B9843"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3EDDF10" w14:textId="77777777" w:rsidR="00C549AE" w:rsidRPr="00C549AE" w:rsidRDefault="00C549AE">
            <w:pPr>
              <w:pStyle w:val="NormalWeb"/>
              <w:spacing w:before="0" w:beforeAutospacing="0" w:after="160" w:afterAutospacing="0"/>
            </w:pPr>
            <w:r w:rsidRPr="00C549AE">
              <w:rPr>
                <w:color w:val="000000"/>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7933011" w14:textId="77777777" w:rsidR="00C549AE" w:rsidRPr="00C549AE" w:rsidRDefault="00C549AE">
            <w:pPr>
              <w:pStyle w:val="NormalWeb"/>
              <w:spacing w:before="0" w:beforeAutospacing="0" w:after="0" w:afterAutospacing="0"/>
            </w:pPr>
            <w:r w:rsidRPr="00C549AE">
              <w:rPr>
                <w:color w:val="000000"/>
              </w:rPr>
              <w:t>Tài khoản đăng nhập sai hoặc không có 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4A7F269" w14:textId="77777777" w:rsidR="00C549AE" w:rsidRPr="00C549AE" w:rsidRDefault="00C549AE"/>
        </w:tc>
      </w:tr>
      <w:tr w:rsidR="00C549AE" w:rsidRPr="00C549AE" w14:paraId="0546C2FE"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9DD0E51" w14:textId="77777777" w:rsidR="00C549AE" w:rsidRPr="00C549AE" w:rsidRDefault="00C549AE">
            <w:pPr>
              <w:pStyle w:val="NormalWeb"/>
              <w:spacing w:before="0" w:beforeAutospacing="0" w:after="160" w:afterAutospacing="0"/>
            </w:pPr>
            <w:r w:rsidRPr="00C549AE">
              <w:rPr>
                <w:color w:val="000000"/>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07B1A4F" w14:textId="77777777" w:rsidR="00C549AE" w:rsidRPr="00C549AE" w:rsidRDefault="00C549AE">
            <w:pPr>
              <w:pStyle w:val="NormalWeb"/>
              <w:spacing w:before="0" w:beforeAutospacing="0" w:after="160" w:afterAutospacing="0"/>
            </w:pPr>
            <w:r w:rsidRPr="00C549AE">
              <w:rPr>
                <w:color w:val="000000"/>
              </w:rPr>
              <w:t>Không tìm thấy công ty hoặc tài khoản không tồn 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DAD1D38" w14:textId="77777777" w:rsidR="00C549AE" w:rsidRPr="00C549AE" w:rsidRDefault="00C549AE"/>
        </w:tc>
      </w:tr>
      <w:tr w:rsidR="00C549AE" w:rsidRPr="00C549AE" w14:paraId="5B71B867"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6B32EFE" w14:textId="77777777" w:rsidR="00C549AE" w:rsidRPr="00C549AE" w:rsidRDefault="00C549AE">
            <w:pPr>
              <w:pStyle w:val="NormalWeb"/>
              <w:spacing w:before="0" w:beforeAutospacing="0" w:after="160" w:afterAutospacing="0"/>
            </w:pPr>
            <w:r w:rsidRPr="00C549AE">
              <w:rPr>
                <w:color w:val="000000"/>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31E79E7" w14:textId="77777777" w:rsidR="00C549AE" w:rsidRPr="00C549AE" w:rsidRDefault="00C549AE">
            <w:pPr>
              <w:pStyle w:val="NormalWeb"/>
              <w:spacing w:before="0" w:beforeAutospacing="0" w:after="0" w:afterAutospacing="0"/>
            </w:pPr>
            <w:r w:rsidRPr="00C549AE">
              <w:rPr>
                <w:color w:val="000000"/>
              </w:rPr>
              <w:t>Dữ liệu xml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3374C29" w14:textId="77777777" w:rsidR="00C549AE" w:rsidRPr="00C549AE" w:rsidRDefault="00C549AE"/>
        </w:tc>
      </w:tr>
      <w:tr w:rsidR="00C549AE" w:rsidRPr="00C549AE" w14:paraId="13A26C4F"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4BC3CC2" w14:textId="77777777" w:rsidR="00C549AE" w:rsidRPr="00C549AE" w:rsidRDefault="00C549AE">
            <w:pPr>
              <w:pStyle w:val="NormalWeb"/>
              <w:spacing w:before="0" w:beforeAutospacing="0" w:after="160" w:afterAutospacing="0"/>
            </w:pPr>
            <w:r w:rsidRPr="00C549AE">
              <w:rPr>
                <w:color w:val="000000"/>
              </w:rPr>
              <w:t>ERR:35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473A330" w14:textId="77777777" w:rsidR="00C549AE" w:rsidRPr="00C549AE" w:rsidRDefault="00C549AE">
            <w:pPr>
              <w:pStyle w:val="NormalWeb"/>
              <w:spacing w:before="0" w:beforeAutospacing="0" w:after="0" w:afterAutospacing="0"/>
            </w:pPr>
            <w:r w:rsidRPr="00C549AE">
              <w:rPr>
                <w:color w:val="000000"/>
              </w:rPr>
              <w:t>Thiếu thông tin pattern và serial</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3483191" w14:textId="77777777" w:rsidR="00C549AE" w:rsidRPr="00C549AE" w:rsidRDefault="00C549AE"/>
        </w:tc>
      </w:tr>
      <w:tr w:rsidR="00C549AE" w:rsidRPr="00C549AE" w14:paraId="0A1B2C9A"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921C400" w14:textId="77777777" w:rsidR="00C549AE" w:rsidRPr="00C549AE" w:rsidRDefault="00C549AE">
            <w:pPr>
              <w:pStyle w:val="NormalWeb"/>
              <w:spacing w:before="0" w:beforeAutospacing="0" w:after="160" w:afterAutospacing="0"/>
            </w:pPr>
            <w:r w:rsidRPr="00C549AE">
              <w:rPr>
                <w:color w:val="000000"/>
              </w:rPr>
              <w:t>ERR:20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F6921C4" w14:textId="77777777" w:rsidR="00C549AE" w:rsidRPr="00C549AE" w:rsidRDefault="00C549AE">
            <w:pPr>
              <w:pStyle w:val="NormalWeb"/>
              <w:spacing w:before="0" w:beforeAutospacing="0" w:after="0" w:afterAutospacing="0"/>
            </w:pPr>
            <w:r w:rsidRPr="00C549AE">
              <w:rPr>
                <w:color w:val="000000"/>
              </w:rPr>
              <w:t>Thông tin pattern hoặc serial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F416060" w14:textId="77777777" w:rsidR="00C549AE" w:rsidRPr="00C549AE" w:rsidRDefault="00C549AE"/>
        </w:tc>
      </w:tr>
      <w:tr w:rsidR="00C549AE" w:rsidRPr="00C549AE" w14:paraId="63E30B87"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F8ACECF" w14:textId="77777777" w:rsidR="00C549AE" w:rsidRPr="00C549AE" w:rsidRDefault="00C549AE">
            <w:pPr>
              <w:pStyle w:val="NormalWeb"/>
              <w:spacing w:before="0" w:beforeAutospacing="0" w:after="160" w:afterAutospacing="0"/>
            </w:pPr>
            <w:r w:rsidRPr="00C549AE">
              <w:rPr>
                <w:color w:val="000000"/>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B2CC440" w14:textId="77777777" w:rsidR="00C549AE" w:rsidRPr="00C549AE" w:rsidRDefault="00C549AE">
            <w:pPr>
              <w:pStyle w:val="NormalWeb"/>
              <w:spacing w:before="0" w:beforeAutospacing="0" w:after="0" w:afterAutospacing="0"/>
            </w:pPr>
            <w:r w:rsidRPr="00C549AE">
              <w:rPr>
                <w:color w:val="000000"/>
              </w:rPr>
              <w:t>Lô có số hóa đơn vượt quá số lượng tối đa cho phép (500)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F71980E" w14:textId="77777777" w:rsidR="00C549AE" w:rsidRPr="00C549AE" w:rsidRDefault="00C549AE"/>
        </w:tc>
      </w:tr>
      <w:tr w:rsidR="00C549AE" w:rsidRPr="00C549AE" w14:paraId="45EF3594"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83E2DF6" w14:textId="77777777" w:rsidR="00C549AE" w:rsidRPr="00C549AE" w:rsidRDefault="00C549AE">
            <w:pPr>
              <w:pStyle w:val="NormalWeb"/>
              <w:spacing w:before="0" w:beforeAutospacing="0" w:after="160" w:afterAutospacing="0"/>
            </w:pPr>
            <w:r w:rsidRPr="00C549AE">
              <w:rPr>
                <w:color w:val="000000"/>
              </w:rPr>
              <w:t>ERR:11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475E9C5" w14:textId="77777777" w:rsidR="00C549AE" w:rsidRPr="00C549AE" w:rsidRDefault="00C549AE">
            <w:pPr>
              <w:pStyle w:val="NormalWeb"/>
              <w:spacing w:before="0" w:beforeAutospacing="0" w:after="0" w:afterAutospacing="0"/>
            </w:pPr>
            <w:r w:rsidRPr="00C549AE">
              <w:rPr>
                <w:color w:val="000000"/>
              </w:rPr>
              <w:t>Toàn bộ lô hóa đơn hoặc không tìm thấy hoặc đã gửi thuế</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A95F545" w14:textId="77777777" w:rsidR="00C549AE" w:rsidRPr="00C549AE" w:rsidRDefault="00C549AE"/>
        </w:tc>
      </w:tr>
      <w:tr w:rsidR="00C549AE" w:rsidRPr="00C549AE" w14:paraId="2B799E30"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4E73C9F" w14:textId="77777777" w:rsidR="00C549AE" w:rsidRPr="00C549AE" w:rsidRDefault="00C549AE">
            <w:pPr>
              <w:pStyle w:val="NormalWeb"/>
              <w:spacing w:before="0" w:beforeAutospacing="0" w:after="160" w:afterAutospacing="0"/>
            </w:pPr>
            <w:r w:rsidRPr="00C549AE">
              <w:rPr>
                <w:color w:val="000000"/>
              </w:rPr>
              <w:t>ERR:12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60D48AC" w14:textId="77777777" w:rsidR="00C549AE" w:rsidRPr="00C549AE" w:rsidRDefault="00C549AE">
            <w:pPr>
              <w:pStyle w:val="NormalWeb"/>
              <w:spacing w:before="0" w:beforeAutospacing="0" w:after="0" w:afterAutospacing="0"/>
            </w:pPr>
            <w:r w:rsidRPr="00C549AE">
              <w:rPr>
                <w:color w:val="000000"/>
              </w:rPr>
              <w:t>Thông điệp gửi thuế quá dung lượng 1MB</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6A9CF11" w14:textId="77777777" w:rsidR="00C549AE" w:rsidRPr="00C549AE" w:rsidRDefault="00C549AE"/>
        </w:tc>
      </w:tr>
      <w:tr w:rsidR="00C549AE" w:rsidRPr="00C549AE" w14:paraId="570AA32A"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3B65733" w14:textId="77777777" w:rsidR="00C549AE" w:rsidRPr="00C549AE" w:rsidRDefault="00C549AE">
            <w:pPr>
              <w:pStyle w:val="NormalWeb"/>
              <w:spacing w:before="0" w:beforeAutospacing="0" w:after="160" w:afterAutospacing="0"/>
            </w:pPr>
            <w:r w:rsidRPr="00C549AE">
              <w:rPr>
                <w:color w:val="000000"/>
              </w:rPr>
              <w:t>ERR:4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53C2F79" w14:textId="77777777" w:rsidR="00C549AE" w:rsidRPr="00C549AE" w:rsidRDefault="00C549AE">
            <w:pPr>
              <w:pStyle w:val="NormalWeb"/>
              <w:spacing w:before="0" w:beforeAutospacing="0" w:after="0" w:afterAutospacing="0"/>
            </w:pPr>
            <w:r w:rsidRPr="00C549AE">
              <w:rPr>
                <w:color w:val="000000"/>
              </w:rPr>
              <w:t>Dữ liệu ký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0F5F6D1" w14:textId="77777777" w:rsidR="00C549AE" w:rsidRPr="00C549AE" w:rsidRDefault="00C549AE"/>
        </w:tc>
      </w:tr>
      <w:tr w:rsidR="00C549AE" w:rsidRPr="00C549AE" w14:paraId="2ED9D5CE" w14:textId="77777777" w:rsidTr="00C549AE">
        <w:trPr>
          <w:trHeight w:val="413"/>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E226A08" w14:textId="77777777" w:rsidR="00C549AE" w:rsidRPr="00C549AE" w:rsidRDefault="00C549AE">
            <w:pPr>
              <w:pStyle w:val="NormalWeb"/>
              <w:spacing w:before="0" w:beforeAutospacing="0" w:after="160" w:afterAutospacing="0"/>
            </w:pPr>
            <w:r w:rsidRPr="00C549AE">
              <w:rPr>
                <w:color w:val="000000"/>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94AA4B4" w14:textId="77777777" w:rsidR="00C549AE" w:rsidRPr="00C549AE" w:rsidRDefault="00C549AE">
            <w:pPr>
              <w:pStyle w:val="NormalWeb"/>
              <w:spacing w:before="0" w:beforeAutospacing="0" w:after="0" w:afterAutospacing="0"/>
            </w:pPr>
            <w:r w:rsidRPr="00C549AE">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F9D412A" w14:textId="77777777" w:rsidR="00C549AE" w:rsidRPr="00C549AE" w:rsidRDefault="00C549AE">
            <w:pPr>
              <w:pStyle w:val="NormalWeb"/>
              <w:spacing w:before="0" w:beforeAutospacing="0" w:after="160" w:afterAutospacing="0"/>
              <w:jc w:val="both"/>
            </w:pPr>
            <w:r w:rsidRPr="00C549AE">
              <w:rPr>
                <w:color w:val="000000"/>
              </w:rPr>
              <w:t>Lỗi không xác định</w:t>
            </w:r>
          </w:p>
        </w:tc>
      </w:tr>
      <w:tr w:rsidR="00C549AE" w:rsidRPr="00C549AE" w14:paraId="7411163A" w14:textId="77777777" w:rsidTr="00C549AE">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5EC08BD" w14:textId="77777777" w:rsidR="00C549AE" w:rsidRPr="00C549AE" w:rsidRDefault="00C549AE">
            <w:pPr>
              <w:pStyle w:val="NormalWeb"/>
              <w:spacing w:before="0" w:beforeAutospacing="0" w:after="160" w:afterAutospacing="0"/>
            </w:pPr>
            <w:r w:rsidRPr="00C549AE">
              <w:rPr>
                <w:color w:val="000000"/>
              </w:rPr>
              <w:t>OK:mtd</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B1830BE" w14:textId="77777777" w:rsidR="00C549AE" w:rsidRPr="00C549AE" w:rsidRDefault="00C549AE">
            <w:pPr>
              <w:pStyle w:val="NormalWeb"/>
              <w:spacing w:before="0" w:beforeAutospacing="0" w:after="160" w:afterAutospacing="0"/>
            </w:pPr>
            <w:r w:rsidRPr="00C549AE">
              <w:rPr>
                <w:color w:val="000000"/>
              </w:rPr>
              <w:t>Gửi thông điệp thành công, trả về mã thông điệp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A12F36A" w14:textId="77777777" w:rsidR="00C549AE" w:rsidRPr="00C549AE" w:rsidRDefault="00C549AE"/>
        </w:tc>
      </w:tr>
    </w:tbl>
    <w:p w14:paraId="4E8E9E6A" w14:textId="77777777" w:rsidR="00C549AE" w:rsidRPr="00C549AE" w:rsidRDefault="00C549AE" w:rsidP="00C549AE"/>
    <w:p w14:paraId="50601F59" w14:textId="77777777" w:rsidR="00C549AE" w:rsidRPr="00C549AE" w:rsidRDefault="00C549AE" w:rsidP="00C549AE">
      <w:pPr>
        <w:pStyle w:val="NormalWeb"/>
        <w:spacing w:before="0" w:beforeAutospacing="0" w:after="160" w:afterAutospacing="0"/>
      </w:pPr>
      <w:r w:rsidRPr="00C549AE">
        <w:rPr>
          <w:b/>
          <w:bCs/>
          <w:color w:val="000000"/>
        </w:rPr>
        <w:t>Cấu trúc chuỗi xml đầu vào truyền lên:</w:t>
      </w:r>
    </w:p>
    <w:p w14:paraId="129F872E" w14:textId="77777777" w:rsidR="00C549AE" w:rsidRPr="00C549AE" w:rsidRDefault="00C549AE" w:rsidP="00C549AE">
      <w:pPr>
        <w:pStyle w:val="NormalWeb"/>
        <w:shd w:val="clear" w:color="auto" w:fill="1E1E1E"/>
        <w:spacing w:before="0" w:beforeAutospacing="0" w:after="0" w:afterAutospacing="0"/>
      </w:pPr>
      <w:r w:rsidRPr="00C549AE">
        <w:rPr>
          <w:color w:val="D4D4D4"/>
        </w:rPr>
        <w:t>&lt;</w:t>
      </w:r>
      <w:r w:rsidRPr="00C549AE">
        <w:rPr>
          <w:color w:val="9CDCFE"/>
        </w:rPr>
        <w:t>SendInv</w:t>
      </w:r>
      <w:r w:rsidRPr="00C549AE">
        <w:rPr>
          <w:color w:val="D4D4D4"/>
        </w:rPr>
        <w:t>&gt;</w:t>
      </w:r>
    </w:p>
    <w:p w14:paraId="0D11AE21" w14:textId="77777777" w:rsidR="00C549AE" w:rsidRPr="00C549AE" w:rsidRDefault="00C549AE" w:rsidP="00C549AE">
      <w:pPr>
        <w:pStyle w:val="NormalWeb"/>
        <w:shd w:val="clear" w:color="auto" w:fill="1E1E1E"/>
        <w:spacing w:before="0" w:beforeAutospacing="0" w:after="0" w:afterAutospacing="0"/>
      </w:pPr>
      <w:r w:rsidRPr="00C549AE">
        <w:rPr>
          <w:color w:val="D4D4D4"/>
        </w:rPr>
        <w:t>    &lt;</w:t>
      </w:r>
      <w:r w:rsidRPr="00C549AE">
        <w:rPr>
          <w:color w:val="9CDCFE"/>
        </w:rPr>
        <w:t>Base64Hash</w:t>
      </w:r>
      <w:r w:rsidRPr="00C549AE">
        <w:rPr>
          <w:color w:val="D4D4D4"/>
        </w:rPr>
        <w:t>&gt;&lt;/</w:t>
      </w:r>
      <w:r w:rsidRPr="00C549AE">
        <w:rPr>
          <w:color w:val="9CDCFE"/>
        </w:rPr>
        <w:t>Base64Hash</w:t>
      </w:r>
      <w:r w:rsidRPr="00C549AE">
        <w:rPr>
          <w:color w:val="D4D4D4"/>
        </w:rPr>
        <w:t>&gt; *</w:t>
      </w:r>
      <w:r w:rsidRPr="00C549AE">
        <w:rPr>
          <w:color w:val="6A9955"/>
        </w:rPr>
        <w:t>//chuỗi Hash lấy từ bước 1</w:t>
      </w:r>
    </w:p>
    <w:p w14:paraId="7A51E739" w14:textId="030665AE" w:rsidR="00C549AE" w:rsidRPr="00C549AE" w:rsidRDefault="00C549AE" w:rsidP="00C549AE">
      <w:pPr>
        <w:pStyle w:val="NormalWeb"/>
        <w:shd w:val="clear" w:color="auto" w:fill="1E1E1E"/>
        <w:spacing w:before="0" w:beforeAutospacing="0" w:after="160" w:afterAutospacing="0"/>
        <w:rPr>
          <w:color w:val="6A9955"/>
        </w:rPr>
      </w:pPr>
      <w:r w:rsidRPr="00C549AE">
        <w:rPr>
          <w:color w:val="D4D4D4"/>
        </w:rPr>
        <w:t>    &lt;</w:t>
      </w:r>
      <w:r w:rsidRPr="00C549AE">
        <w:rPr>
          <w:color w:val="9CDCFE"/>
        </w:rPr>
        <w:t>SignValue</w:t>
      </w:r>
      <w:r w:rsidRPr="00C549AE">
        <w:rPr>
          <w:color w:val="D4D4D4"/>
        </w:rPr>
        <w:t>&gt;&lt;/</w:t>
      </w:r>
      <w:r w:rsidRPr="00C549AE">
        <w:rPr>
          <w:color w:val="9CDCFE"/>
        </w:rPr>
        <w:t>SignValue</w:t>
      </w:r>
      <w:r w:rsidRPr="00C549AE">
        <w:rPr>
          <w:color w:val="D4D4D4"/>
        </w:rPr>
        <w:t>&gt; *</w:t>
      </w:r>
      <w:r w:rsidRPr="00C549AE">
        <w:rPr>
          <w:color w:val="6A9955"/>
        </w:rPr>
        <w:t>//chuỗi ký</w:t>
      </w:r>
    </w:p>
    <w:p w14:paraId="277781E1" w14:textId="2FA54889" w:rsidR="00C549AE" w:rsidRPr="00C549AE" w:rsidRDefault="00C549AE" w:rsidP="00C549AE">
      <w:pPr>
        <w:pStyle w:val="NormalWeb"/>
        <w:shd w:val="clear" w:color="auto" w:fill="1E1E1E"/>
        <w:spacing w:before="0" w:beforeAutospacing="0" w:after="160" w:afterAutospacing="0"/>
      </w:pPr>
      <w:r w:rsidRPr="00C549AE">
        <w:rPr>
          <w:color w:val="D4D4D4"/>
        </w:rPr>
        <w:t>&lt;/</w:t>
      </w:r>
      <w:r w:rsidRPr="00C549AE">
        <w:rPr>
          <w:color w:val="9CDCFE"/>
        </w:rPr>
        <w:t>SendInv</w:t>
      </w:r>
      <w:r w:rsidRPr="00C549AE">
        <w:rPr>
          <w:color w:val="D4D4D4"/>
        </w:rPr>
        <w:t>&gt;</w:t>
      </w:r>
    </w:p>
    <w:p w14:paraId="00D5EA50" w14:textId="77777777" w:rsidR="00C549AE" w:rsidRPr="00C549AE" w:rsidRDefault="00C549AE" w:rsidP="00C549AE">
      <w:pPr>
        <w:ind w:left="1440"/>
        <w:rPr>
          <w:lang w:eastAsia="x-none"/>
        </w:rPr>
      </w:pPr>
    </w:p>
    <w:p w14:paraId="1263EAB9" w14:textId="4A4F3501" w:rsidR="00A637FB" w:rsidRDefault="00A637FB" w:rsidP="00480762">
      <w:pPr>
        <w:pStyle w:val="Heading3"/>
      </w:pPr>
      <w:bookmarkStart w:id="2219" w:name="_Toc198045418"/>
      <w:r>
        <w:t>Gửi hóa đơn máy tính tiền theo danh sách invtoken</w:t>
      </w:r>
      <w:r w:rsidR="00C549AE">
        <w:t xml:space="preserve"> sử dụng HSM &amp; P12</w:t>
      </w:r>
      <w:bookmarkEnd w:id="2219"/>
    </w:p>
    <w:p w14:paraId="735E0C1D" w14:textId="77777777" w:rsidR="00C549AE" w:rsidRDefault="00C549AE" w:rsidP="00C549AE">
      <w:pPr>
        <w:pStyle w:val="NormalWeb"/>
        <w:spacing w:before="0" w:beforeAutospacing="0" w:after="0" w:afterAutospacing="0"/>
        <w:ind w:left="518" w:right="14"/>
        <w:jc w:val="both"/>
      </w:pPr>
      <w:r>
        <w:rPr>
          <w:color w:val="000000"/>
        </w:rPr>
        <w:t>URL</w:t>
      </w:r>
    </w:p>
    <w:p w14:paraId="7A039AE2" w14:textId="77777777" w:rsidR="00C549AE" w:rsidRDefault="00C549AE" w:rsidP="00C549AE">
      <w:pPr>
        <w:pStyle w:val="NormalWeb"/>
        <w:spacing w:before="0" w:beforeAutospacing="0" w:after="0" w:afterAutospacing="0"/>
        <w:ind w:left="518" w:right="14"/>
        <w:jc w:val="both"/>
      </w:pPr>
      <w:r>
        <w:rPr>
          <w:rStyle w:val="apple-tab-span"/>
          <w:color w:val="000000"/>
        </w:rPr>
        <w:lastRenderedPageBreak/>
        <w:tab/>
      </w:r>
      <w:r>
        <w:rPr>
          <w:color w:val="000000"/>
        </w:rPr>
        <w:t xml:space="preserve"> string </w:t>
      </w:r>
      <w:r>
        <w:rPr>
          <w:b/>
          <w:bCs/>
          <w:color w:val="000000"/>
        </w:rPr>
        <w:t>SendInvMTTInvToken</w:t>
      </w:r>
      <w:r>
        <w:rPr>
          <w:color w:val="000000"/>
        </w:rPr>
        <w:t>(string Account, string ACpass, string lstInvToken, string username, string password, string serialCert = null)</w:t>
      </w:r>
    </w:p>
    <w:p w14:paraId="7759D519" w14:textId="77777777" w:rsidR="00C549AE" w:rsidRDefault="00C549AE" w:rsidP="00C549AE">
      <w:pPr>
        <w:pStyle w:val="NormalWeb"/>
        <w:spacing w:before="0" w:beforeAutospacing="0" w:after="0" w:afterAutospacing="0"/>
        <w:ind w:left="518" w:right="14"/>
        <w:jc w:val="both"/>
      </w:pPr>
      <w:r>
        <w:rPr>
          <w:color w:val="000000"/>
        </w:rPr>
        <w:t>DESCRIPTION</w:t>
      </w:r>
    </w:p>
    <w:p w14:paraId="4C5109CE" w14:textId="77777777" w:rsidR="00C549AE" w:rsidRDefault="00C549AE" w:rsidP="00C549AE">
      <w:pPr>
        <w:pStyle w:val="NormalWeb"/>
        <w:spacing w:before="0" w:beforeAutospacing="0" w:after="0" w:afterAutospacing="0"/>
        <w:ind w:left="518" w:right="14"/>
        <w:jc w:val="both"/>
      </w:pPr>
      <w:r>
        <w:rPr>
          <w:rStyle w:val="apple-tab-span"/>
          <w:color w:val="000000"/>
        </w:rPr>
        <w:tab/>
      </w:r>
      <w:r>
        <w:rPr>
          <w:color w:val="000000"/>
        </w:rPr>
        <w:t>Đây là web service cho phép gửi danh sách hóa đơn khởi tạo từ máy tính tiền theo InvToken đến Cơ quan thuế bằng hsm hoặc p12.</w:t>
      </w:r>
    </w:p>
    <w:p w14:paraId="5BF20910" w14:textId="77777777" w:rsidR="00C549AE" w:rsidRDefault="00C549AE" w:rsidP="00C549AE">
      <w:pPr>
        <w:pStyle w:val="NormalWeb"/>
        <w:spacing w:before="0" w:beforeAutospacing="0" w:after="0" w:afterAutospacing="0"/>
        <w:ind w:left="518" w:right="14"/>
        <w:jc w:val="both"/>
      </w:pPr>
      <w:r>
        <w:rPr>
          <w:color w:val="000000"/>
        </w:rPr>
        <w:t>HTTP METHOD</w:t>
      </w:r>
    </w:p>
    <w:p w14:paraId="6F5293DC" w14:textId="77777777" w:rsidR="00C549AE" w:rsidRDefault="00C549AE" w:rsidP="00C549AE">
      <w:pPr>
        <w:pStyle w:val="NormalWeb"/>
        <w:spacing w:before="0" w:beforeAutospacing="0" w:after="0" w:afterAutospacing="0"/>
        <w:ind w:left="518" w:right="14"/>
        <w:jc w:val="both"/>
      </w:pPr>
      <w:r>
        <w:rPr>
          <w:rStyle w:val="apple-tab-span"/>
          <w:color w:val="000000"/>
        </w:rPr>
        <w:tab/>
      </w:r>
      <w:r>
        <w:rPr>
          <w:rStyle w:val="apple-tab-span"/>
          <w:color w:val="000000"/>
        </w:rPr>
        <w:tab/>
      </w:r>
      <w:r>
        <w:rPr>
          <w:color w:val="000000"/>
        </w:rPr>
        <w:t>POST</w:t>
      </w:r>
    </w:p>
    <w:p w14:paraId="4DFF5216" w14:textId="77777777" w:rsidR="00C549AE" w:rsidRDefault="00C549AE" w:rsidP="00C549AE">
      <w:pPr>
        <w:pStyle w:val="NormalWeb"/>
        <w:spacing w:before="0" w:beforeAutospacing="0" w:after="0" w:afterAutospacing="0"/>
        <w:ind w:left="518" w:right="14"/>
        <w:jc w:val="both"/>
      </w:pPr>
      <w:r>
        <w:rPr>
          <w:color w:val="000000"/>
        </w:rPr>
        <w:t>REQUEST BODY</w:t>
      </w:r>
    </w:p>
    <w:p w14:paraId="56FCF6E0" w14:textId="77777777" w:rsidR="00C549AE" w:rsidRDefault="00C549AE" w:rsidP="00C549AE">
      <w:pPr>
        <w:pStyle w:val="NormalWeb"/>
        <w:numPr>
          <w:ilvl w:val="0"/>
          <w:numId w:val="71"/>
        </w:numPr>
        <w:tabs>
          <w:tab w:val="clear" w:pos="720"/>
          <w:tab w:val="num" w:pos="878"/>
        </w:tabs>
        <w:spacing w:before="0" w:beforeAutospacing="0" w:after="0" w:afterAutospacing="0"/>
        <w:ind w:left="1238"/>
        <w:jc w:val="both"/>
        <w:textAlignment w:val="baseline"/>
        <w:rPr>
          <w:b/>
          <w:bCs/>
          <w:color w:val="000000"/>
          <w:u w:val="single"/>
        </w:rPr>
      </w:pPr>
      <w:r>
        <w:rPr>
          <w:b/>
          <w:bCs/>
          <w:color w:val="000000"/>
        </w:rPr>
        <w:t xml:space="preserve">Account/ACPass:  </w:t>
      </w:r>
      <w:r>
        <w:rPr>
          <w:color w:val="000000"/>
        </w:rPr>
        <w:t>Tài khoản được cấp phát cho nhân viên gọi lệnh gửi thông điệp.</w:t>
      </w:r>
    </w:p>
    <w:p w14:paraId="4197C3E5" w14:textId="77777777" w:rsidR="00C549AE" w:rsidRDefault="00C549AE" w:rsidP="00C549AE">
      <w:pPr>
        <w:pStyle w:val="NormalWeb"/>
        <w:numPr>
          <w:ilvl w:val="0"/>
          <w:numId w:val="72"/>
        </w:numPr>
        <w:tabs>
          <w:tab w:val="clear" w:pos="720"/>
          <w:tab w:val="num" w:pos="878"/>
        </w:tabs>
        <w:spacing w:before="0" w:beforeAutospacing="0" w:after="0" w:afterAutospacing="0"/>
        <w:ind w:left="1238"/>
        <w:jc w:val="both"/>
        <w:textAlignment w:val="baseline"/>
        <w:rPr>
          <w:b/>
          <w:bCs/>
          <w:color w:val="000000"/>
          <w:u w:val="single"/>
        </w:rPr>
      </w:pPr>
      <w:r>
        <w:rPr>
          <w:b/>
          <w:bCs/>
          <w:color w:val="000000"/>
        </w:rPr>
        <w:t>Username/password:</w:t>
      </w:r>
      <w:r>
        <w:rPr>
          <w:color w:val="000000"/>
        </w:rPr>
        <w:t xml:space="preserve"> Tài khoản được cấp phát cho khách hàng để gọi đến webservice (tài khoản có quyền ServiceRole trong hệ thống).</w:t>
      </w:r>
    </w:p>
    <w:p w14:paraId="7642FDD5" w14:textId="77777777" w:rsidR="00C549AE" w:rsidRDefault="00C549AE" w:rsidP="00C549AE">
      <w:pPr>
        <w:pStyle w:val="NormalWeb"/>
        <w:numPr>
          <w:ilvl w:val="0"/>
          <w:numId w:val="72"/>
        </w:numPr>
        <w:tabs>
          <w:tab w:val="clear" w:pos="720"/>
          <w:tab w:val="num" w:pos="878"/>
        </w:tabs>
        <w:spacing w:before="0" w:beforeAutospacing="0" w:after="0" w:afterAutospacing="0"/>
        <w:ind w:left="1238"/>
        <w:jc w:val="both"/>
        <w:textAlignment w:val="baseline"/>
        <w:rPr>
          <w:b/>
          <w:bCs/>
          <w:color w:val="000000"/>
          <w:u w:val="single"/>
        </w:rPr>
      </w:pPr>
      <w:r>
        <w:rPr>
          <w:b/>
          <w:bCs/>
          <w:color w:val="000000"/>
        </w:rPr>
        <w:t>lstInvToken</w:t>
      </w:r>
      <w:r>
        <w:rPr>
          <w:color w:val="000000"/>
        </w:rPr>
        <w:t>: chuỗi danh sách Invtoken của hóa đơn điện tử đã phát hành (theo mẫu mô tả kèm theo)</w:t>
      </w:r>
      <w:r>
        <w:rPr>
          <w:b/>
          <w:bCs/>
          <w:color w:val="000000"/>
          <w:u w:val="single"/>
        </w:rPr>
        <w:t>    </w:t>
      </w:r>
    </w:p>
    <w:p w14:paraId="0310C5D3" w14:textId="77777777" w:rsidR="00C549AE" w:rsidRDefault="00C549AE" w:rsidP="00C549AE">
      <w:pPr>
        <w:pStyle w:val="NormalWeb"/>
        <w:numPr>
          <w:ilvl w:val="0"/>
          <w:numId w:val="72"/>
        </w:numPr>
        <w:tabs>
          <w:tab w:val="clear" w:pos="720"/>
          <w:tab w:val="num" w:pos="878"/>
        </w:tabs>
        <w:spacing w:before="0" w:beforeAutospacing="0" w:after="0" w:afterAutospacing="0"/>
        <w:ind w:left="1238"/>
        <w:jc w:val="both"/>
        <w:textAlignment w:val="baseline"/>
        <w:rPr>
          <w:b/>
          <w:bCs/>
          <w:color w:val="000000"/>
        </w:rPr>
      </w:pPr>
      <w:r>
        <w:rPr>
          <w:b/>
          <w:bCs/>
          <w:color w:val="000000"/>
        </w:rPr>
        <w:t>serialCert</w:t>
      </w:r>
      <w:r>
        <w:rPr>
          <w:color w:val="000000"/>
        </w:rPr>
        <w:t>: Serial của chứng thư số dùng để ký gửi thuế</w:t>
      </w:r>
    </w:p>
    <w:p w14:paraId="3581E36E" w14:textId="77777777" w:rsidR="00C549AE" w:rsidRDefault="00C549AE" w:rsidP="00C549AE">
      <w:pPr>
        <w:pStyle w:val="NormalWeb"/>
        <w:spacing w:before="0" w:beforeAutospacing="0" w:after="0" w:afterAutospacing="0"/>
        <w:ind w:left="518" w:right="14"/>
        <w:jc w:val="both"/>
      </w:pPr>
      <w:r>
        <w:rPr>
          <w:color w:val="000000"/>
        </w:rPr>
        <w:t>RETURNS</w:t>
      </w:r>
    </w:p>
    <w:tbl>
      <w:tblPr>
        <w:tblW w:w="0" w:type="auto"/>
        <w:tblInd w:w="715" w:type="dxa"/>
        <w:tblCellMar>
          <w:top w:w="15" w:type="dxa"/>
          <w:left w:w="15" w:type="dxa"/>
          <w:bottom w:w="15" w:type="dxa"/>
          <w:right w:w="15" w:type="dxa"/>
        </w:tblCellMar>
        <w:tblLook w:val="04A0" w:firstRow="1" w:lastRow="0" w:firstColumn="1" w:lastColumn="0" w:noHBand="0" w:noVBand="1"/>
      </w:tblPr>
      <w:tblGrid>
        <w:gridCol w:w="1297"/>
        <w:gridCol w:w="5520"/>
        <w:gridCol w:w="1818"/>
      </w:tblGrid>
      <w:tr w:rsidR="00C549AE" w14:paraId="77555D8C" w14:textId="77777777" w:rsidTr="00C549AE">
        <w:tc>
          <w:tcPr>
            <w:tcW w:w="931" w:type="dxa"/>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52FEBA25" w14:textId="77777777" w:rsidR="00C549AE" w:rsidRDefault="00C549AE">
            <w:pPr>
              <w:pStyle w:val="NormalWeb"/>
              <w:spacing w:before="0" w:beforeAutospacing="0" w:after="200" w:afterAutospacing="0"/>
              <w:ind w:left="720"/>
            </w:pPr>
            <w:r>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1137FD5A" w14:textId="77777777" w:rsidR="00C549AE" w:rsidRDefault="00C549AE">
            <w:pPr>
              <w:pStyle w:val="NormalWeb"/>
              <w:spacing w:before="0" w:beforeAutospacing="0" w:after="200" w:afterAutospacing="0"/>
              <w:ind w:left="720"/>
            </w:pPr>
            <w:r>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2BFF2C5B" w14:textId="77777777" w:rsidR="00C549AE" w:rsidRDefault="00C549AE">
            <w:pPr>
              <w:pStyle w:val="NormalWeb"/>
              <w:spacing w:before="0" w:beforeAutospacing="0" w:after="200" w:afterAutospacing="0"/>
              <w:ind w:left="720"/>
            </w:pPr>
            <w:r>
              <w:rPr>
                <w:color w:val="000000"/>
              </w:rPr>
              <w:t>Ghi chú</w:t>
            </w:r>
          </w:p>
        </w:tc>
      </w:tr>
      <w:tr w:rsidR="00C549AE" w14:paraId="0B73E4AF" w14:textId="77777777" w:rsidTr="00C549AE">
        <w:tc>
          <w:tcPr>
            <w:tcW w:w="9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0F2B06F" w14:textId="77777777" w:rsidR="00C549AE" w:rsidRDefault="00C549AE">
            <w:pPr>
              <w:pStyle w:val="NormalWeb"/>
              <w:spacing w:before="0" w:beforeAutospacing="0" w:after="160" w:afterAutospacing="0"/>
            </w:pPr>
            <w:r>
              <w:rPr>
                <w:color w:val="000000"/>
                <w:sz w:val="22"/>
                <w:szCs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9674D72" w14:textId="77777777" w:rsidR="00C549AE" w:rsidRDefault="00C549AE">
            <w:pPr>
              <w:pStyle w:val="NormalWeb"/>
              <w:spacing w:before="0" w:beforeAutospacing="0" w:after="0" w:afterAutospacing="0"/>
            </w:pPr>
            <w:r>
              <w:rPr>
                <w:color w:val="000000"/>
              </w:rPr>
              <w:t>Tài khoản đăng nhập sai hoặc không có 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B12CDF4" w14:textId="77777777" w:rsidR="00C549AE" w:rsidRDefault="00C549AE"/>
        </w:tc>
      </w:tr>
      <w:tr w:rsidR="00C549AE" w14:paraId="3967D8E4" w14:textId="77777777" w:rsidTr="00C549AE">
        <w:tc>
          <w:tcPr>
            <w:tcW w:w="9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818B548" w14:textId="77777777" w:rsidR="00C549AE" w:rsidRDefault="00C549AE">
            <w:pPr>
              <w:pStyle w:val="NormalWeb"/>
              <w:spacing w:before="0" w:beforeAutospacing="0" w:after="160" w:afterAutospacing="0"/>
            </w:pPr>
            <w:r>
              <w:rPr>
                <w:color w:val="000000"/>
                <w:sz w:val="22"/>
                <w:szCs w:val="22"/>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6EF95B2" w14:textId="77777777" w:rsidR="00C549AE" w:rsidRDefault="00C549AE">
            <w:pPr>
              <w:pStyle w:val="NormalWeb"/>
              <w:spacing w:before="0" w:beforeAutospacing="0" w:after="160" w:afterAutospacing="0"/>
            </w:pPr>
            <w:r>
              <w:rPr>
                <w:color w:val="000000"/>
                <w:sz w:val="22"/>
                <w:szCs w:val="22"/>
              </w:rPr>
              <w:t>Không tìm thấy công ty hoặc tài khoản không tồn 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04EC853" w14:textId="77777777" w:rsidR="00C549AE" w:rsidRDefault="00C549AE"/>
        </w:tc>
      </w:tr>
      <w:tr w:rsidR="00C549AE" w14:paraId="32D43C74" w14:textId="77777777" w:rsidTr="00C549AE">
        <w:tc>
          <w:tcPr>
            <w:tcW w:w="9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FF87A45" w14:textId="77777777" w:rsidR="00C549AE" w:rsidRDefault="00C549AE">
            <w:pPr>
              <w:pStyle w:val="NormalWeb"/>
              <w:spacing w:before="0" w:beforeAutospacing="0" w:after="160" w:afterAutospacing="0"/>
            </w:pPr>
            <w:r>
              <w:rPr>
                <w:color w:val="000000"/>
                <w:sz w:val="22"/>
                <w:szCs w:val="22"/>
              </w:rPr>
              <w:t>ERR:22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A7781EE" w14:textId="77777777" w:rsidR="00C549AE" w:rsidRDefault="00C549AE">
            <w:pPr>
              <w:pStyle w:val="NormalWeb"/>
              <w:spacing w:before="0" w:beforeAutospacing="0" w:after="160" w:afterAutospacing="0"/>
            </w:pPr>
            <w:r>
              <w:rPr>
                <w:color w:val="000000"/>
                <w:sz w:val="22"/>
                <w:szCs w:val="22"/>
              </w:rPr>
              <w:t>Công ty chưa đăng ký chứng thư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5C071A3" w14:textId="77777777" w:rsidR="00C549AE" w:rsidRDefault="00C549AE"/>
        </w:tc>
      </w:tr>
      <w:tr w:rsidR="00C549AE" w14:paraId="3E558EE5" w14:textId="77777777" w:rsidTr="00C549AE">
        <w:tc>
          <w:tcPr>
            <w:tcW w:w="9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31FF780" w14:textId="77777777" w:rsidR="00C549AE" w:rsidRDefault="00C549AE">
            <w:pPr>
              <w:pStyle w:val="NormalWeb"/>
              <w:spacing w:before="0" w:beforeAutospacing="0" w:after="160" w:afterAutospacing="0"/>
            </w:pPr>
            <w:r>
              <w:rPr>
                <w:color w:val="000000"/>
                <w:sz w:val="22"/>
                <w:szCs w:val="22"/>
              </w:rPr>
              <w:t>ERR:28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C66964F" w14:textId="77777777" w:rsidR="00C549AE" w:rsidRDefault="00C549AE">
            <w:pPr>
              <w:pStyle w:val="NormalWeb"/>
              <w:spacing w:before="0" w:beforeAutospacing="0" w:after="160" w:afterAutospacing="0"/>
            </w:pPr>
            <w:r>
              <w:rPr>
                <w:color w:val="000000"/>
                <w:sz w:val="22"/>
                <w:szCs w:val="22"/>
              </w:rPr>
              <w:t>Chưa có thông tin chứng thư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6A12001" w14:textId="77777777" w:rsidR="00C549AE" w:rsidRDefault="00C549AE"/>
        </w:tc>
      </w:tr>
      <w:tr w:rsidR="00C549AE" w14:paraId="7D146EA7" w14:textId="77777777" w:rsidTr="00C549AE">
        <w:tc>
          <w:tcPr>
            <w:tcW w:w="9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357BA6F" w14:textId="77777777" w:rsidR="00C549AE" w:rsidRDefault="00C549AE">
            <w:pPr>
              <w:pStyle w:val="NormalWeb"/>
              <w:spacing w:before="0" w:beforeAutospacing="0" w:after="160" w:afterAutospacing="0"/>
            </w:pPr>
            <w:r>
              <w:rPr>
                <w:color w:val="000000"/>
                <w:sz w:val="22"/>
                <w:szCs w:val="22"/>
              </w:rPr>
              <w:t>ERR:24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7982CF6" w14:textId="77777777" w:rsidR="00C549AE" w:rsidRDefault="00C549AE">
            <w:pPr>
              <w:pStyle w:val="NormalWeb"/>
              <w:spacing w:before="0" w:beforeAutospacing="0" w:after="160" w:afterAutospacing="0"/>
            </w:pPr>
            <w:r>
              <w:rPr>
                <w:color w:val="000000"/>
                <w:sz w:val="22"/>
                <w:szCs w:val="22"/>
              </w:rPr>
              <w:t>Chứng thư truyền lên không đúng với chứng thư đăng ký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4019DEC" w14:textId="77777777" w:rsidR="00C549AE" w:rsidRDefault="00C549AE"/>
        </w:tc>
      </w:tr>
      <w:tr w:rsidR="00C549AE" w14:paraId="68FC9A16" w14:textId="77777777" w:rsidTr="00C549AE">
        <w:tc>
          <w:tcPr>
            <w:tcW w:w="9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3E5E9B1" w14:textId="77777777" w:rsidR="00C549AE" w:rsidRDefault="00C549AE">
            <w:pPr>
              <w:pStyle w:val="NormalWeb"/>
              <w:spacing w:before="0" w:beforeAutospacing="0" w:after="160" w:afterAutospacing="0"/>
            </w:pPr>
            <w:r>
              <w:rPr>
                <w:color w:val="000000"/>
                <w:sz w:val="22"/>
                <w:szCs w:val="22"/>
              </w:rPr>
              <w:t>ERR:27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642E9DD" w14:textId="77777777" w:rsidR="00C549AE" w:rsidRDefault="00C549AE">
            <w:pPr>
              <w:pStyle w:val="NormalWeb"/>
              <w:spacing w:before="0" w:beforeAutospacing="0" w:after="0" w:afterAutospacing="0"/>
            </w:pPr>
            <w:r>
              <w:rPr>
                <w:color w:val="000000"/>
              </w:rPr>
              <w:t>Chứng thư chưa đến thời điểm sử dụng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012B6D4" w14:textId="77777777" w:rsidR="00C549AE" w:rsidRDefault="00C549AE"/>
        </w:tc>
      </w:tr>
      <w:tr w:rsidR="00C549AE" w14:paraId="7A0F8760" w14:textId="77777777" w:rsidTr="00C549AE">
        <w:tc>
          <w:tcPr>
            <w:tcW w:w="9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DB02B3D" w14:textId="77777777" w:rsidR="00C549AE" w:rsidRDefault="00C549AE">
            <w:pPr>
              <w:pStyle w:val="NormalWeb"/>
              <w:spacing w:before="0" w:beforeAutospacing="0" w:after="160" w:afterAutospacing="0"/>
            </w:pPr>
            <w:r>
              <w:rPr>
                <w:color w:val="000000"/>
                <w:sz w:val="22"/>
                <w:szCs w:val="22"/>
              </w:rPr>
              <w:t>ERR:26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A77A432" w14:textId="77777777" w:rsidR="00C549AE" w:rsidRDefault="00C549AE">
            <w:pPr>
              <w:pStyle w:val="NormalWeb"/>
              <w:spacing w:before="0" w:beforeAutospacing="0" w:after="0" w:afterAutospacing="0"/>
            </w:pPr>
            <w:r>
              <w:rPr>
                <w:color w:val="000000"/>
              </w:rPr>
              <w:t>Chứng thư số hết hạn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AE2CE42" w14:textId="77777777" w:rsidR="00C549AE" w:rsidRDefault="00C549AE"/>
        </w:tc>
      </w:tr>
      <w:tr w:rsidR="00C549AE" w14:paraId="39D96C13" w14:textId="77777777" w:rsidTr="00C549AE">
        <w:tc>
          <w:tcPr>
            <w:tcW w:w="9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0C96011" w14:textId="77777777" w:rsidR="00C549AE" w:rsidRDefault="00C549AE">
            <w:pPr>
              <w:pStyle w:val="NormalWeb"/>
              <w:spacing w:before="0" w:beforeAutospacing="0" w:after="160" w:afterAutospacing="0"/>
            </w:pPr>
            <w:r>
              <w:rPr>
                <w:color w:val="000000"/>
                <w:sz w:val="22"/>
                <w:szCs w:val="22"/>
              </w:rPr>
              <w:t>ERR:51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8773F20" w14:textId="77777777" w:rsidR="00C549AE" w:rsidRDefault="00C549AE">
            <w:pPr>
              <w:pStyle w:val="NormalWeb"/>
              <w:spacing w:before="0" w:beforeAutospacing="0" w:after="0" w:afterAutospacing="0"/>
            </w:pPr>
            <w:r>
              <w:rPr>
                <w:color w:val="000000"/>
              </w:rPr>
              <w:t>Chứng thư số đã bị thu hồi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1BD6505" w14:textId="77777777" w:rsidR="00C549AE" w:rsidRDefault="00C549AE"/>
        </w:tc>
      </w:tr>
      <w:tr w:rsidR="00C549AE" w14:paraId="3CFB106D" w14:textId="77777777" w:rsidTr="00C549AE">
        <w:tc>
          <w:tcPr>
            <w:tcW w:w="9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513E706" w14:textId="77777777" w:rsidR="00C549AE" w:rsidRDefault="00C549AE">
            <w:pPr>
              <w:pStyle w:val="NormalWeb"/>
              <w:spacing w:before="0" w:beforeAutospacing="0" w:after="160" w:afterAutospacing="0"/>
            </w:pPr>
            <w:r>
              <w:rPr>
                <w:color w:val="000000"/>
                <w:sz w:val="22"/>
                <w:szCs w:val="22"/>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792AE04" w14:textId="77777777" w:rsidR="00C549AE" w:rsidRDefault="00C549AE">
            <w:pPr>
              <w:pStyle w:val="NormalWeb"/>
              <w:spacing w:before="0" w:beforeAutospacing="0" w:after="0" w:afterAutospacing="0"/>
            </w:pPr>
            <w:r>
              <w:rPr>
                <w:color w:val="000000"/>
              </w:rPr>
              <w:t>Dữ liệu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12AAB50" w14:textId="77777777" w:rsidR="00C549AE" w:rsidRDefault="00C549AE"/>
        </w:tc>
      </w:tr>
      <w:tr w:rsidR="00C549AE" w14:paraId="64F0D20F" w14:textId="77777777" w:rsidTr="00C549AE">
        <w:tc>
          <w:tcPr>
            <w:tcW w:w="9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6B202D0" w14:textId="77777777" w:rsidR="00C549AE" w:rsidRDefault="00C549AE">
            <w:pPr>
              <w:pStyle w:val="NormalWeb"/>
              <w:spacing w:before="0" w:beforeAutospacing="0" w:after="160" w:afterAutospacing="0"/>
            </w:pPr>
            <w:r>
              <w:rPr>
                <w:color w:val="000000"/>
                <w:sz w:val="22"/>
                <w:szCs w:val="22"/>
              </w:rPr>
              <w:t>ERR:6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6229789" w14:textId="77777777" w:rsidR="00C549AE" w:rsidRDefault="00C549AE">
            <w:pPr>
              <w:pStyle w:val="NormalWeb"/>
              <w:spacing w:before="0" w:beforeAutospacing="0" w:after="0" w:afterAutospacing="0"/>
            </w:pPr>
            <w:r>
              <w:rPr>
                <w:color w:val="000000"/>
              </w:rPr>
              <w:t>Chuỗi Invtoken không đúng định dạng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81C68E5" w14:textId="77777777" w:rsidR="00C549AE" w:rsidRDefault="00C549AE"/>
        </w:tc>
      </w:tr>
      <w:tr w:rsidR="00C549AE" w14:paraId="3B60C5DF" w14:textId="77777777" w:rsidTr="00C549AE">
        <w:tc>
          <w:tcPr>
            <w:tcW w:w="9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5B7847C" w14:textId="77777777" w:rsidR="00C549AE" w:rsidRDefault="00C549AE">
            <w:pPr>
              <w:pStyle w:val="NormalWeb"/>
              <w:spacing w:before="0" w:beforeAutospacing="0" w:after="160" w:afterAutospacing="0"/>
            </w:pPr>
            <w:r>
              <w:rPr>
                <w:color w:val="000000"/>
                <w:sz w:val="22"/>
                <w:szCs w:val="22"/>
              </w:rPr>
              <w:t>ERR:7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C624643" w14:textId="77777777" w:rsidR="00C549AE" w:rsidRDefault="00C549AE">
            <w:pPr>
              <w:pStyle w:val="NormalWeb"/>
              <w:spacing w:before="0" w:beforeAutospacing="0" w:after="0" w:afterAutospacing="0"/>
            </w:pPr>
            <w:r>
              <w:rPr>
                <w:color w:val="000000"/>
              </w:rPr>
              <w:t>Chuỗi Invtoken phải của cùng 1 loại pattern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12E618B" w14:textId="77777777" w:rsidR="00C549AE" w:rsidRDefault="00C549AE"/>
        </w:tc>
      </w:tr>
      <w:tr w:rsidR="00C549AE" w14:paraId="4CBF6569" w14:textId="77777777" w:rsidTr="00C549AE">
        <w:tc>
          <w:tcPr>
            <w:tcW w:w="9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A93D495" w14:textId="77777777" w:rsidR="00C549AE" w:rsidRDefault="00C549AE">
            <w:pPr>
              <w:pStyle w:val="NormalWeb"/>
              <w:spacing w:before="0" w:beforeAutospacing="0" w:after="160" w:afterAutospacing="0"/>
            </w:pPr>
            <w:r>
              <w:rPr>
                <w:color w:val="000000"/>
                <w:sz w:val="22"/>
                <w:szCs w:val="22"/>
              </w:rPr>
              <w:t>ERR:8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44F0010" w14:textId="77777777" w:rsidR="00C549AE" w:rsidRDefault="00C549AE">
            <w:pPr>
              <w:pStyle w:val="NormalWeb"/>
              <w:spacing w:before="0" w:beforeAutospacing="0" w:after="0" w:afterAutospacing="0"/>
            </w:pPr>
            <w:r>
              <w:rPr>
                <w:color w:val="000000"/>
              </w:rPr>
              <w:t>Chuỗi Invtoken phải của cùng 1 loại serial</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5C25EE6" w14:textId="77777777" w:rsidR="00C549AE" w:rsidRDefault="00C549AE"/>
        </w:tc>
      </w:tr>
      <w:tr w:rsidR="00C549AE" w14:paraId="32048299" w14:textId="77777777" w:rsidTr="00C549AE">
        <w:tc>
          <w:tcPr>
            <w:tcW w:w="9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5A24E66" w14:textId="77777777" w:rsidR="00C549AE" w:rsidRDefault="00C549AE">
            <w:pPr>
              <w:pStyle w:val="NormalWeb"/>
              <w:spacing w:before="0" w:beforeAutospacing="0" w:after="160" w:afterAutospacing="0"/>
            </w:pPr>
            <w:r>
              <w:rPr>
                <w:color w:val="000000"/>
                <w:sz w:val="22"/>
                <w:szCs w:val="22"/>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EA6966B" w14:textId="77777777" w:rsidR="00C549AE" w:rsidRDefault="00C549AE">
            <w:pPr>
              <w:pStyle w:val="NormalWeb"/>
              <w:spacing w:before="0" w:beforeAutospacing="0" w:after="0" w:afterAutospacing="0"/>
            </w:pPr>
            <w:r>
              <w:rPr>
                <w:color w:val="000000"/>
              </w:rPr>
              <w:t>Lô có số hóa đơn vượt quá số lượng tối đa cho phép (500)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7E547E8" w14:textId="77777777" w:rsidR="00C549AE" w:rsidRDefault="00C549AE"/>
        </w:tc>
      </w:tr>
      <w:tr w:rsidR="00C549AE" w14:paraId="2889B369" w14:textId="77777777" w:rsidTr="00C549AE">
        <w:tc>
          <w:tcPr>
            <w:tcW w:w="9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212F009" w14:textId="77777777" w:rsidR="00C549AE" w:rsidRDefault="00C549AE">
            <w:pPr>
              <w:pStyle w:val="NormalWeb"/>
              <w:spacing w:before="0" w:beforeAutospacing="0" w:after="160" w:afterAutospacing="0"/>
            </w:pPr>
            <w:r>
              <w:rPr>
                <w:color w:val="000000"/>
                <w:sz w:val="22"/>
                <w:szCs w:val="22"/>
              </w:rPr>
              <w:t>ERR:11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B8F7BE9" w14:textId="77777777" w:rsidR="00C549AE" w:rsidRDefault="00C549AE">
            <w:pPr>
              <w:pStyle w:val="NormalWeb"/>
              <w:spacing w:before="0" w:beforeAutospacing="0" w:after="0" w:afterAutospacing="0"/>
            </w:pPr>
            <w:r>
              <w:rPr>
                <w:color w:val="000000"/>
              </w:rPr>
              <w:t>Toàn bộ lô hóa đơn hoặc không tìm thấy hoặc đã gửi thuế</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A917030" w14:textId="77777777" w:rsidR="00C549AE" w:rsidRDefault="00C549AE"/>
        </w:tc>
      </w:tr>
      <w:tr w:rsidR="00C549AE" w14:paraId="1F876EEC" w14:textId="77777777" w:rsidTr="00C549AE">
        <w:tc>
          <w:tcPr>
            <w:tcW w:w="9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5B4920B" w14:textId="77777777" w:rsidR="00C549AE" w:rsidRDefault="00C549AE">
            <w:pPr>
              <w:pStyle w:val="NormalWeb"/>
              <w:spacing w:before="0" w:beforeAutospacing="0" w:after="160" w:afterAutospacing="0"/>
            </w:pPr>
            <w:r>
              <w:rPr>
                <w:color w:val="000000"/>
                <w:sz w:val="22"/>
                <w:szCs w:val="22"/>
              </w:rPr>
              <w:t>ERR:12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B53941A" w14:textId="77777777" w:rsidR="00C549AE" w:rsidRDefault="00C549AE">
            <w:pPr>
              <w:pStyle w:val="NormalWeb"/>
              <w:spacing w:before="0" w:beforeAutospacing="0" w:after="0" w:afterAutospacing="0"/>
            </w:pPr>
            <w:r>
              <w:rPr>
                <w:color w:val="000000"/>
              </w:rPr>
              <w:t>Thông điệp gửi thuế quá dung lượng 1MB</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06576B3" w14:textId="77777777" w:rsidR="00C549AE" w:rsidRDefault="00C549AE"/>
        </w:tc>
      </w:tr>
      <w:tr w:rsidR="00C549AE" w14:paraId="59423361" w14:textId="77777777" w:rsidTr="00C549AE">
        <w:tc>
          <w:tcPr>
            <w:tcW w:w="9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9B7088F" w14:textId="77777777" w:rsidR="00C549AE" w:rsidRDefault="00C549AE">
            <w:pPr>
              <w:pStyle w:val="NormalWeb"/>
              <w:spacing w:before="0" w:beforeAutospacing="0" w:after="160" w:afterAutospacing="0"/>
            </w:pPr>
            <w:r>
              <w:rPr>
                <w:color w:val="000000"/>
                <w:sz w:val="22"/>
                <w:szCs w:val="22"/>
              </w:rPr>
              <w:t>ERR:4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DD031F5" w14:textId="77777777" w:rsidR="00C549AE" w:rsidRDefault="00C549AE">
            <w:pPr>
              <w:pStyle w:val="NormalWeb"/>
              <w:spacing w:before="0" w:beforeAutospacing="0" w:after="0" w:afterAutospacing="0"/>
            </w:pPr>
            <w:r>
              <w:rPr>
                <w:color w:val="000000"/>
              </w:rPr>
              <w:t>Dữ liệu ký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719864D" w14:textId="77777777" w:rsidR="00C549AE" w:rsidRDefault="00C549AE"/>
        </w:tc>
      </w:tr>
      <w:tr w:rsidR="00C549AE" w14:paraId="4FE86ED2" w14:textId="77777777" w:rsidTr="00C549AE">
        <w:tc>
          <w:tcPr>
            <w:tcW w:w="9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BB9F04C" w14:textId="77777777" w:rsidR="00C549AE" w:rsidRDefault="00C549AE">
            <w:pPr>
              <w:pStyle w:val="NormalWeb"/>
              <w:spacing w:before="0" w:beforeAutospacing="0" w:after="160" w:afterAutospacing="0"/>
            </w:pPr>
            <w:r>
              <w:rPr>
                <w:color w:val="000000"/>
                <w:sz w:val="22"/>
                <w:szCs w:val="22"/>
              </w:rPr>
              <w:t>ERR:35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7446835" w14:textId="77777777" w:rsidR="00C549AE" w:rsidRDefault="00C549AE">
            <w:pPr>
              <w:pStyle w:val="NormalWeb"/>
              <w:spacing w:before="0" w:beforeAutospacing="0" w:after="0" w:afterAutospacing="0"/>
            </w:pPr>
            <w:r>
              <w:rPr>
                <w:color w:val="000000"/>
              </w:rPr>
              <w:t>Thiếu thông tin pattern và serial</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65E6F80" w14:textId="77777777" w:rsidR="00C549AE" w:rsidRDefault="00C549AE"/>
        </w:tc>
      </w:tr>
      <w:tr w:rsidR="00C549AE" w14:paraId="53819DAA" w14:textId="77777777" w:rsidTr="00C549AE">
        <w:tc>
          <w:tcPr>
            <w:tcW w:w="9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2F048A8" w14:textId="77777777" w:rsidR="00C549AE" w:rsidRDefault="00C549AE">
            <w:pPr>
              <w:pStyle w:val="NormalWeb"/>
              <w:spacing w:before="0" w:beforeAutospacing="0" w:after="160" w:afterAutospacing="0"/>
            </w:pPr>
            <w:r>
              <w:rPr>
                <w:color w:val="000000"/>
                <w:sz w:val="22"/>
                <w:szCs w:val="22"/>
              </w:rPr>
              <w:lastRenderedPageBreak/>
              <w:t>ERR:20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7200AC0" w14:textId="77777777" w:rsidR="00C549AE" w:rsidRDefault="00C549AE">
            <w:pPr>
              <w:pStyle w:val="NormalWeb"/>
              <w:spacing w:before="0" w:beforeAutospacing="0" w:after="0" w:afterAutospacing="0"/>
            </w:pPr>
            <w:r>
              <w:rPr>
                <w:color w:val="000000"/>
              </w:rPr>
              <w:t>Thông tin pattern hoặc serial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3497105" w14:textId="77777777" w:rsidR="00C549AE" w:rsidRDefault="00C549AE"/>
        </w:tc>
      </w:tr>
      <w:tr w:rsidR="00C549AE" w14:paraId="44D60193" w14:textId="77777777" w:rsidTr="00C549AE">
        <w:trPr>
          <w:trHeight w:val="413"/>
        </w:trPr>
        <w:tc>
          <w:tcPr>
            <w:tcW w:w="9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E8A5C39" w14:textId="77777777" w:rsidR="00C549AE" w:rsidRDefault="00C549AE">
            <w:pPr>
              <w:pStyle w:val="NormalWeb"/>
              <w:spacing w:before="0" w:beforeAutospacing="0" w:after="160" w:afterAutospacing="0"/>
            </w:pPr>
            <w:r>
              <w:rPr>
                <w:color w:val="000000"/>
                <w:sz w:val="22"/>
                <w:szCs w:val="22"/>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D00CBE7" w14:textId="77777777" w:rsidR="00C549AE" w:rsidRDefault="00C549AE">
            <w:pPr>
              <w:pStyle w:val="NormalWeb"/>
              <w:spacing w:before="0" w:beforeAutospacing="0" w:after="0" w:afterAutospacing="0"/>
            </w:pPr>
            <w:r>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29B248C" w14:textId="77777777" w:rsidR="00C549AE" w:rsidRDefault="00C549AE">
            <w:pPr>
              <w:pStyle w:val="NormalWeb"/>
              <w:spacing w:before="0" w:beforeAutospacing="0" w:after="160" w:afterAutospacing="0"/>
              <w:jc w:val="both"/>
            </w:pPr>
            <w:r>
              <w:rPr>
                <w:color w:val="000000"/>
                <w:sz w:val="22"/>
                <w:szCs w:val="22"/>
              </w:rPr>
              <w:t>Lỗi không xác định</w:t>
            </w:r>
          </w:p>
        </w:tc>
      </w:tr>
      <w:tr w:rsidR="00C549AE" w14:paraId="375AEC9F" w14:textId="77777777" w:rsidTr="00C549AE">
        <w:tc>
          <w:tcPr>
            <w:tcW w:w="93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10741D6" w14:textId="77777777" w:rsidR="00C549AE" w:rsidRDefault="00C549AE">
            <w:pPr>
              <w:pStyle w:val="NormalWeb"/>
              <w:spacing w:before="0" w:beforeAutospacing="0" w:after="160" w:afterAutospacing="0"/>
            </w:pPr>
            <w:r>
              <w:rPr>
                <w:color w:val="000000"/>
                <w:sz w:val="22"/>
                <w:szCs w:val="22"/>
              </w:rPr>
              <w:t>OK:mtd</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E759BFC" w14:textId="77777777" w:rsidR="00C549AE" w:rsidRDefault="00C549AE">
            <w:pPr>
              <w:pStyle w:val="NormalWeb"/>
              <w:spacing w:before="0" w:beforeAutospacing="0" w:after="160" w:afterAutospacing="0"/>
            </w:pPr>
            <w:r>
              <w:rPr>
                <w:color w:val="000000"/>
                <w:sz w:val="22"/>
                <w:szCs w:val="22"/>
              </w:rPr>
              <w:t>Gửi thông điệp thành công, trả về mã thông điệp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0EE0C4E" w14:textId="77777777" w:rsidR="00C549AE" w:rsidRDefault="00C549AE"/>
        </w:tc>
      </w:tr>
    </w:tbl>
    <w:p w14:paraId="363452E6" w14:textId="77777777" w:rsidR="00C549AE" w:rsidRDefault="00C549AE" w:rsidP="00C549AE"/>
    <w:p w14:paraId="105D11CE" w14:textId="77777777" w:rsidR="00C549AE" w:rsidRDefault="00C549AE" w:rsidP="00C549AE">
      <w:pPr>
        <w:pStyle w:val="NormalWeb"/>
        <w:spacing w:before="0" w:beforeAutospacing="0" w:after="160" w:afterAutospacing="0"/>
        <w:ind w:left="720"/>
      </w:pPr>
      <w:r>
        <w:rPr>
          <w:b/>
          <w:bCs/>
          <w:color w:val="000000"/>
          <w:sz w:val="22"/>
          <w:szCs w:val="22"/>
        </w:rPr>
        <w:t>Cấu trúc chuỗi đầu vào lstInvToken của thông điệp: </w:t>
      </w:r>
    </w:p>
    <w:p w14:paraId="5D80D3EA" w14:textId="77777777" w:rsidR="00C549AE" w:rsidRPr="002864F3" w:rsidRDefault="00C549AE" w:rsidP="00C549AE">
      <w:pPr>
        <w:pStyle w:val="NormalWeb"/>
        <w:spacing w:before="0" w:beforeAutospacing="0" w:after="160" w:afterAutospacing="0"/>
        <w:ind w:left="720"/>
        <w:rPr>
          <w:lang w:val="nl-NL"/>
        </w:rPr>
      </w:pPr>
      <w:r w:rsidRPr="002864F3">
        <w:rPr>
          <w:b/>
          <w:bCs/>
          <w:color w:val="000000"/>
          <w:sz w:val="22"/>
          <w:szCs w:val="22"/>
          <w:lang w:val="nl-NL"/>
        </w:rPr>
        <w:t>lstInvToken: invtoken1_invtoken2_invtoken3_invtoken4</w:t>
      </w:r>
    </w:p>
    <w:p w14:paraId="324EAE2C" w14:textId="77777777" w:rsidR="00C549AE" w:rsidRPr="002864F3" w:rsidRDefault="00C549AE" w:rsidP="00C549AE">
      <w:pPr>
        <w:pStyle w:val="NormalWeb"/>
        <w:spacing w:before="0" w:beforeAutospacing="0" w:after="160" w:afterAutospacing="0"/>
        <w:ind w:left="720"/>
        <w:rPr>
          <w:lang w:val="nl-NL"/>
        </w:rPr>
      </w:pPr>
      <w:r w:rsidRPr="002864F3">
        <w:rPr>
          <w:b/>
          <w:bCs/>
          <w:color w:val="000000"/>
          <w:sz w:val="22"/>
          <w:szCs w:val="22"/>
          <w:lang w:val="nl-NL"/>
        </w:rPr>
        <w:t>VD: 1/002;C22MNN;5_1/002;C22MNN;6_1/002;C22MNN;7_1/002;C22MNN;8</w:t>
      </w:r>
    </w:p>
    <w:p w14:paraId="0EF195DE" w14:textId="113D9B8A" w:rsidR="00C549AE" w:rsidRPr="002864F3" w:rsidRDefault="00C549AE" w:rsidP="00C549AE">
      <w:pPr>
        <w:ind w:left="518"/>
        <w:rPr>
          <w:lang w:val="nl-NL" w:eastAsia="x-none"/>
        </w:rPr>
      </w:pPr>
    </w:p>
    <w:p w14:paraId="01B053A5" w14:textId="387B4715" w:rsidR="00A637FB" w:rsidRDefault="00A637FB" w:rsidP="00480762">
      <w:pPr>
        <w:pStyle w:val="Heading3"/>
      </w:pPr>
      <w:bookmarkStart w:id="2220" w:name="_Toc198045419"/>
      <w:r>
        <w:t>Lấy giá trị hash hóa đơn máy tính tiền theo danh sách invtoken sử dụng token(bước 1)</w:t>
      </w:r>
      <w:bookmarkEnd w:id="2220"/>
    </w:p>
    <w:p w14:paraId="091608B7" w14:textId="77777777" w:rsidR="00914F30" w:rsidRDefault="00914F30" w:rsidP="00914F30">
      <w:pPr>
        <w:pStyle w:val="NormalWeb"/>
        <w:spacing w:before="0" w:beforeAutospacing="0" w:after="0" w:afterAutospacing="0"/>
        <w:ind w:left="720" w:right="14"/>
        <w:jc w:val="both"/>
      </w:pPr>
      <w:r>
        <w:rPr>
          <w:color w:val="000000"/>
        </w:rPr>
        <w:t>URL</w:t>
      </w:r>
    </w:p>
    <w:p w14:paraId="2D590B68" w14:textId="77777777" w:rsidR="00914F30" w:rsidRDefault="00914F30" w:rsidP="00914F30">
      <w:pPr>
        <w:pStyle w:val="NormalWeb"/>
        <w:spacing w:before="0" w:beforeAutospacing="0" w:after="0" w:afterAutospacing="0"/>
        <w:ind w:left="720" w:right="14"/>
        <w:jc w:val="both"/>
      </w:pPr>
      <w:r>
        <w:rPr>
          <w:rStyle w:val="apple-tab-span"/>
          <w:color w:val="000000"/>
        </w:rPr>
        <w:tab/>
      </w:r>
      <w:r>
        <w:rPr>
          <w:color w:val="000000"/>
        </w:rPr>
        <w:t xml:space="preserve"> string </w:t>
      </w:r>
      <w:r w:rsidRPr="00914F30">
        <w:rPr>
          <w:b/>
          <w:color w:val="000000"/>
        </w:rPr>
        <w:t>GetHashInvMTTFkeyByToken</w:t>
      </w:r>
      <w:r>
        <w:rPr>
          <w:color w:val="000000"/>
        </w:rPr>
        <w:t>(string Account, string ACpass, string lstInvToken, string username, string password, string serialCert)</w:t>
      </w:r>
    </w:p>
    <w:p w14:paraId="4C174DBA" w14:textId="77777777" w:rsidR="00914F30" w:rsidRDefault="00914F30" w:rsidP="00914F30">
      <w:pPr>
        <w:pStyle w:val="NormalWeb"/>
        <w:spacing w:before="0" w:beforeAutospacing="0" w:after="0" w:afterAutospacing="0"/>
        <w:ind w:left="720" w:right="14"/>
        <w:jc w:val="both"/>
      </w:pPr>
      <w:r>
        <w:rPr>
          <w:color w:val="000000"/>
        </w:rPr>
        <w:t>DESCRIPTION</w:t>
      </w:r>
    </w:p>
    <w:p w14:paraId="350DB435" w14:textId="77777777" w:rsidR="00914F30" w:rsidRDefault="00914F30" w:rsidP="00914F30">
      <w:pPr>
        <w:pStyle w:val="NormalWeb"/>
        <w:spacing w:before="0" w:beforeAutospacing="0" w:after="0" w:afterAutospacing="0"/>
        <w:ind w:left="720" w:right="14"/>
        <w:jc w:val="both"/>
      </w:pPr>
      <w:r>
        <w:rPr>
          <w:rStyle w:val="apple-tab-span"/>
          <w:color w:val="000000"/>
        </w:rPr>
        <w:tab/>
      </w:r>
      <w:r>
        <w:rPr>
          <w:color w:val="000000"/>
        </w:rPr>
        <w:t>Đây là web service cho phép gửi thông điệp hóa đơn điện tử với các hệ thống sử dụng token, thực hiện truyền dữ liệu hóa đơn và lấy giá trị hash value để ký số bằng token ở client.</w:t>
      </w:r>
    </w:p>
    <w:p w14:paraId="69C734B6" w14:textId="77777777" w:rsidR="00914F30" w:rsidRDefault="00914F30" w:rsidP="00914F30">
      <w:pPr>
        <w:pStyle w:val="NormalWeb"/>
        <w:spacing w:before="0" w:beforeAutospacing="0" w:after="0" w:afterAutospacing="0"/>
        <w:ind w:left="720" w:right="14"/>
        <w:jc w:val="both"/>
      </w:pPr>
      <w:r>
        <w:rPr>
          <w:color w:val="000000"/>
        </w:rPr>
        <w:t>HTTP METHOD</w:t>
      </w:r>
    </w:p>
    <w:p w14:paraId="1A3E13B2" w14:textId="77777777" w:rsidR="00914F30" w:rsidRDefault="00914F30" w:rsidP="00914F30">
      <w:pPr>
        <w:pStyle w:val="NormalWeb"/>
        <w:spacing w:before="0" w:beforeAutospacing="0" w:after="0" w:afterAutospacing="0"/>
        <w:ind w:left="720" w:right="14"/>
        <w:jc w:val="both"/>
      </w:pPr>
      <w:r>
        <w:rPr>
          <w:rStyle w:val="apple-tab-span"/>
          <w:color w:val="000000"/>
        </w:rPr>
        <w:tab/>
      </w:r>
      <w:r>
        <w:rPr>
          <w:rStyle w:val="apple-tab-span"/>
          <w:color w:val="000000"/>
        </w:rPr>
        <w:tab/>
      </w:r>
      <w:r>
        <w:rPr>
          <w:color w:val="000000"/>
        </w:rPr>
        <w:t>POST</w:t>
      </w:r>
    </w:p>
    <w:p w14:paraId="5A864484" w14:textId="77777777" w:rsidR="00914F30" w:rsidRDefault="00914F30" w:rsidP="00914F30">
      <w:pPr>
        <w:pStyle w:val="NormalWeb"/>
        <w:spacing w:before="0" w:beforeAutospacing="0" w:after="0" w:afterAutospacing="0"/>
        <w:ind w:left="720" w:right="14"/>
        <w:jc w:val="both"/>
      </w:pPr>
      <w:r>
        <w:rPr>
          <w:color w:val="000000"/>
        </w:rPr>
        <w:t>REQUEST BODY</w:t>
      </w:r>
    </w:p>
    <w:p w14:paraId="6BFF6646" w14:textId="77777777" w:rsidR="00914F30" w:rsidRDefault="00914F30" w:rsidP="00914F30">
      <w:pPr>
        <w:pStyle w:val="NormalWeb"/>
        <w:numPr>
          <w:ilvl w:val="0"/>
          <w:numId w:val="73"/>
        </w:numPr>
        <w:tabs>
          <w:tab w:val="clear" w:pos="720"/>
          <w:tab w:val="num" w:pos="1080"/>
        </w:tabs>
        <w:spacing w:before="0" w:beforeAutospacing="0" w:after="0" w:afterAutospacing="0"/>
        <w:ind w:left="1430"/>
        <w:jc w:val="both"/>
        <w:textAlignment w:val="baseline"/>
        <w:rPr>
          <w:b/>
          <w:bCs/>
          <w:color w:val="000000"/>
          <w:u w:val="single"/>
        </w:rPr>
      </w:pPr>
      <w:r>
        <w:rPr>
          <w:b/>
          <w:bCs/>
          <w:color w:val="000000"/>
        </w:rPr>
        <w:t xml:space="preserve">Account/ACPass:  </w:t>
      </w:r>
      <w:r>
        <w:rPr>
          <w:color w:val="000000"/>
        </w:rPr>
        <w:t>Tài khoản được cấp phát cho nhân viên gọi lệnh gửi thông điệp.</w:t>
      </w:r>
    </w:p>
    <w:p w14:paraId="400381F7" w14:textId="77777777" w:rsidR="00914F30" w:rsidRDefault="00914F30" w:rsidP="00914F30">
      <w:pPr>
        <w:pStyle w:val="NormalWeb"/>
        <w:numPr>
          <w:ilvl w:val="0"/>
          <w:numId w:val="73"/>
        </w:numPr>
        <w:tabs>
          <w:tab w:val="clear" w:pos="720"/>
          <w:tab w:val="num" w:pos="1080"/>
        </w:tabs>
        <w:spacing w:before="0" w:beforeAutospacing="0" w:after="0" w:afterAutospacing="0"/>
        <w:ind w:left="1430"/>
        <w:jc w:val="both"/>
        <w:textAlignment w:val="baseline"/>
        <w:rPr>
          <w:b/>
          <w:bCs/>
          <w:color w:val="000000"/>
          <w:u w:val="single"/>
        </w:rPr>
      </w:pPr>
      <w:r>
        <w:rPr>
          <w:b/>
          <w:bCs/>
          <w:color w:val="000000"/>
        </w:rPr>
        <w:t>Username/password:</w:t>
      </w:r>
      <w:r>
        <w:rPr>
          <w:color w:val="000000"/>
        </w:rPr>
        <w:t xml:space="preserve"> Tài khoản được cấp phát cho khách hàng để gọi đến webservice (tài khoản có quyền ServiceRole trong hệ thống).</w:t>
      </w:r>
    </w:p>
    <w:p w14:paraId="619DC85B" w14:textId="77777777" w:rsidR="00914F30" w:rsidRDefault="00914F30" w:rsidP="00914F30">
      <w:pPr>
        <w:pStyle w:val="NormalWeb"/>
        <w:numPr>
          <w:ilvl w:val="0"/>
          <w:numId w:val="73"/>
        </w:numPr>
        <w:tabs>
          <w:tab w:val="clear" w:pos="720"/>
          <w:tab w:val="num" w:pos="1080"/>
        </w:tabs>
        <w:spacing w:before="0" w:beforeAutospacing="0" w:after="0" w:afterAutospacing="0"/>
        <w:ind w:left="1430"/>
        <w:jc w:val="both"/>
        <w:textAlignment w:val="baseline"/>
        <w:rPr>
          <w:b/>
          <w:bCs/>
          <w:color w:val="000000"/>
          <w:u w:val="single"/>
        </w:rPr>
      </w:pPr>
      <w:r>
        <w:rPr>
          <w:b/>
          <w:bCs/>
          <w:color w:val="000000"/>
        </w:rPr>
        <w:t>l</w:t>
      </w:r>
      <w:r>
        <w:rPr>
          <w:b/>
          <w:bCs/>
          <w:color w:val="000000"/>
          <w:shd w:val="clear" w:color="auto" w:fill="FFFFFF"/>
        </w:rPr>
        <w:t>stInvToken</w:t>
      </w:r>
      <w:r>
        <w:rPr>
          <w:color w:val="000000"/>
        </w:rPr>
        <w:t>: chuỗi danh sách InvToken của hóa đơn điện tử đã phát hành (theo mẫu mô tả kèm theo)</w:t>
      </w:r>
      <w:r>
        <w:rPr>
          <w:b/>
          <w:bCs/>
          <w:color w:val="000000"/>
          <w:u w:val="single"/>
        </w:rPr>
        <w:t>    </w:t>
      </w:r>
    </w:p>
    <w:p w14:paraId="7D1C2CE9" w14:textId="77777777" w:rsidR="00914F30" w:rsidRDefault="00914F30" w:rsidP="00914F30">
      <w:pPr>
        <w:pStyle w:val="NormalWeb"/>
        <w:numPr>
          <w:ilvl w:val="0"/>
          <w:numId w:val="73"/>
        </w:numPr>
        <w:tabs>
          <w:tab w:val="clear" w:pos="720"/>
          <w:tab w:val="num" w:pos="1080"/>
        </w:tabs>
        <w:spacing w:before="0" w:beforeAutospacing="0" w:after="0" w:afterAutospacing="0"/>
        <w:ind w:left="1430"/>
        <w:jc w:val="both"/>
        <w:textAlignment w:val="baseline"/>
        <w:rPr>
          <w:b/>
          <w:bCs/>
          <w:color w:val="000000"/>
        </w:rPr>
      </w:pPr>
      <w:r>
        <w:rPr>
          <w:b/>
          <w:bCs/>
          <w:color w:val="000000"/>
        </w:rPr>
        <w:t>serialCert</w:t>
      </w:r>
      <w:r>
        <w:rPr>
          <w:color w:val="000000"/>
        </w:rPr>
        <w:t>: Serial của chứng thư số Token dùng để ký gửi thuế</w:t>
      </w:r>
    </w:p>
    <w:p w14:paraId="3CF3EF64" w14:textId="77777777" w:rsidR="00914F30" w:rsidRDefault="00914F30" w:rsidP="00914F30">
      <w:pPr>
        <w:pStyle w:val="NormalWeb"/>
        <w:spacing w:before="0" w:beforeAutospacing="0" w:after="0" w:afterAutospacing="0"/>
        <w:ind w:left="720" w:right="14"/>
        <w:jc w:val="both"/>
      </w:pPr>
      <w:r>
        <w:rPr>
          <w:color w:val="000000"/>
        </w:rPr>
        <w:t>RETURNS</w:t>
      </w:r>
    </w:p>
    <w:tbl>
      <w:tblPr>
        <w:tblW w:w="0" w:type="auto"/>
        <w:tblInd w:w="625" w:type="dxa"/>
        <w:tblCellMar>
          <w:top w:w="15" w:type="dxa"/>
          <w:left w:w="15" w:type="dxa"/>
          <w:bottom w:w="15" w:type="dxa"/>
          <w:right w:w="15" w:type="dxa"/>
        </w:tblCellMar>
        <w:tblLook w:val="04A0" w:firstRow="1" w:lastRow="0" w:firstColumn="1" w:lastColumn="0" w:noHBand="0" w:noVBand="1"/>
      </w:tblPr>
      <w:tblGrid>
        <w:gridCol w:w="1297"/>
        <w:gridCol w:w="5601"/>
        <w:gridCol w:w="1827"/>
      </w:tblGrid>
      <w:tr w:rsidR="00914F30" w14:paraId="1BE14D21" w14:textId="77777777" w:rsidTr="00914F30">
        <w:tc>
          <w:tcPr>
            <w:tcW w:w="1051" w:type="dxa"/>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753395D5" w14:textId="77777777" w:rsidR="00914F30" w:rsidRDefault="00914F30">
            <w:pPr>
              <w:pStyle w:val="NormalWeb"/>
              <w:spacing w:before="0" w:beforeAutospacing="0" w:after="200" w:afterAutospacing="0"/>
              <w:ind w:left="720"/>
            </w:pPr>
            <w:r>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570809A8" w14:textId="77777777" w:rsidR="00914F30" w:rsidRDefault="00914F30">
            <w:pPr>
              <w:pStyle w:val="NormalWeb"/>
              <w:spacing w:before="0" w:beforeAutospacing="0" w:after="200" w:afterAutospacing="0"/>
              <w:ind w:left="720"/>
            </w:pPr>
            <w:r>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6A6766D8" w14:textId="77777777" w:rsidR="00914F30" w:rsidRDefault="00914F30">
            <w:pPr>
              <w:pStyle w:val="NormalWeb"/>
              <w:spacing w:before="0" w:beforeAutospacing="0" w:after="200" w:afterAutospacing="0"/>
              <w:ind w:left="720"/>
            </w:pPr>
            <w:r>
              <w:rPr>
                <w:color w:val="000000"/>
              </w:rPr>
              <w:t>Ghi chú</w:t>
            </w:r>
          </w:p>
        </w:tc>
      </w:tr>
      <w:tr w:rsidR="00914F30" w14:paraId="3B150CC6"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D58AA9B" w14:textId="77777777" w:rsidR="00914F30" w:rsidRDefault="00914F30">
            <w:pPr>
              <w:pStyle w:val="NormalWeb"/>
              <w:spacing w:before="0" w:beforeAutospacing="0" w:after="160" w:afterAutospacing="0"/>
            </w:pPr>
            <w:r>
              <w:rPr>
                <w:color w:val="000000"/>
                <w:sz w:val="22"/>
                <w:szCs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D95B7F4" w14:textId="77777777" w:rsidR="00914F30" w:rsidRDefault="00914F30">
            <w:pPr>
              <w:pStyle w:val="NormalWeb"/>
              <w:spacing w:before="0" w:beforeAutospacing="0" w:after="0" w:afterAutospacing="0"/>
            </w:pPr>
            <w:r>
              <w:rPr>
                <w:color w:val="000000"/>
              </w:rPr>
              <w:t>Tài khoản đăng nhập sai hoặc không có 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3BED599" w14:textId="77777777" w:rsidR="00914F30" w:rsidRDefault="00914F30"/>
        </w:tc>
      </w:tr>
      <w:tr w:rsidR="00914F30" w14:paraId="358753B6"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197D8A1" w14:textId="77777777" w:rsidR="00914F30" w:rsidRDefault="00914F30">
            <w:pPr>
              <w:pStyle w:val="NormalWeb"/>
              <w:spacing w:before="0" w:beforeAutospacing="0" w:after="160" w:afterAutospacing="0"/>
            </w:pPr>
            <w:r>
              <w:rPr>
                <w:color w:val="000000"/>
                <w:sz w:val="22"/>
                <w:szCs w:val="22"/>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95E6405" w14:textId="77777777" w:rsidR="00914F30" w:rsidRDefault="00914F30">
            <w:pPr>
              <w:pStyle w:val="NormalWeb"/>
              <w:spacing w:before="0" w:beforeAutospacing="0" w:after="160" w:afterAutospacing="0"/>
            </w:pPr>
            <w:r>
              <w:rPr>
                <w:color w:val="000000"/>
                <w:sz w:val="22"/>
                <w:szCs w:val="22"/>
              </w:rPr>
              <w:t>Không tìm thấy công ty hoặc tài khoản không tồn 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52FCAE4" w14:textId="77777777" w:rsidR="00914F30" w:rsidRDefault="00914F30"/>
        </w:tc>
      </w:tr>
      <w:tr w:rsidR="00914F30" w14:paraId="741914F2"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3A34084" w14:textId="77777777" w:rsidR="00914F30" w:rsidRDefault="00914F30">
            <w:pPr>
              <w:pStyle w:val="NormalWeb"/>
              <w:spacing w:before="0" w:beforeAutospacing="0" w:after="160" w:afterAutospacing="0"/>
            </w:pPr>
            <w:r>
              <w:rPr>
                <w:color w:val="000000"/>
                <w:sz w:val="22"/>
                <w:szCs w:val="22"/>
              </w:rPr>
              <w:t>ERR:22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8EEC1CC" w14:textId="77777777" w:rsidR="00914F30" w:rsidRDefault="00914F30">
            <w:pPr>
              <w:pStyle w:val="NormalWeb"/>
              <w:spacing w:before="0" w:beforeAutospacing="0" w:after="160" w:afterAutospacing="0"/>
            </w:pPr>
            <w:r>
              <w:rPr>
                <w:color w:val="000000"/>
                <w:sz w:val="22"/>
                <w:szCs w:val="22"/>
              </w:rPr>
              <w:t>Công ty chưa đăng ký chứng thư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A8D91A5" w14:textId="77777777" w:rsidR="00914F30" w:rsidRDefault="00914F30"/>
        </w:tc>
      </w:tr>
      <w:tr w:rsidR="00914F30" w14:paraId="17BCF879"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14575FD" w14:textId="77777777" w:rsidR="00914F30" w:rsidRDefault="00914F30">
            <w:pPr>
              <w:pStyle w:val="NormalWeb"/>
              <w:spacing w:before="0" w:beforeAutospacing="0" w:after="160" w:afterAutospacing="0"/>
            </w:pPr>
            <w:r>
              <w:rPr>
                <w:color w:val="000000"/>
                <w:sz w:val="22"/>
                <w:szCs w:val="22"/>
              </w:rPr>
              <w:t>ERR:28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0CC17F1" w14:textId="77777777" w:rsidR="00914F30" w:rsidRDefault="00914F30">
            <w:pPr>
              <w:pStyle w:val="NormalWeb"/>
              <w:spacing w:before="0" w:beforeAutospacing="0" w:after="160" w:afterAutospacing="0"/>
            </w:pPr>
            <w:r>
              <w:rPr>
                <w:color w:val="000000"/>
                <w:sz w:val="22"/>
                <w:szCs w:val="22"/>
              </w:rPr>
              <w:t>Chưa có thông tin chứng thư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0BF58C3" w14:textId="77777777" w:rsidR="00914F30" w:rsidRDefault="00914F30"/>
        </w:tc>
      </w:tr>
      <w:tr w:rsidR="00914F30" w14:paraId="43099A16"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795064F" w14:textId="77777777" w:rsidR="00914F30" w:rsidRDefault="00914F30">
            <w:pPr>
              <w:pStyle w:val="NormalWeb"/>
              <w:spacing w:before="0" w:beforeAutospacing="0" w:after="160" w:afterAutospacing="0"/>
            </w:pPr>
            <w:r>
              <w:rPr>
                <w:color w:val="000000"/>
                <w:sz w:val="22"/>
                <w:szCs w:val="22"/>
              </w:rPr>
              <w:t>ERR:24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B1FE20F" w14:textId="77777777" w:rsidR="00914F30" w:rsidRDefault="00914F30">
            <w:pPr>
              <w:pStyle w:val="NormalWeb"/>
              <w:spacing w:before="0" w:beforeAutospacing="0" w:after="160" w:afterAutospacing="0"/>
            </w:pPr>
            <w:r>
              <w:rPr>
                <w:color w:val="000000"/>
                <w:sz w:val="22"/>
                <w:szCs w:val="22"/>
              </w:rPr>
              <w:t>Chứng thư truyền lên không đúng với chứng thư đăng ký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1303FBA" w14:textId="77777777" w:rsidR="00914F30" w:rsidRDefault="00914F30"/>
        </w:tc>
      </w:tr>
      <w:tr w:rsidR="00914F30" w14:paraId="05412B0F"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2691DD3" w14:textId="77777777" w:rsidR="00914F30" w:rsidRDefault="00914F30">
            <w:pPr>
              <w:pStyle w:val="NormalWeb"/>
              <w:spacing w:before="0" w:beforeAutospacing="0" w:after="160" w:afterAutospacing="0"/>
            </w:pPr>
            <w:r>
              <w:rPr>
                <w:color w:val="000000"/>
                <w:sz w:val="22"/>
                <w:szCs w:val="22"/>
              </w:rPr>
              <w:t>ERR:27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5AA0DB4" w14:textId="77777777" w:rsidR="00914F30" w:rsidRDefault="00914F30">
            <w:pPr>
              <w:pStyle w:val="NormalWeb"/>
              <w:spacing w:before="0" w:beforeAutospacing="0" w:after="0" w:afterAutospacing="0"/>
            </w:pPr>
            <w:r>
              <w:rPr>
                <w:color w:val="000000"/>
              </w:rPr>
              <w:t>Chứng thư chưa đến thời điểm sử dụng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7DC9B5E" w14:textId="77777777" w:rsidR="00914F30" w:rsidRDefault="00914F30"/>
        </w:tc>
      </w:tr>
      <w:tr w:rsidR="00914F30" w14:paraId="5DF0BE3E"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01DA3FC" w14:textId="77777777" w:rsidR="00914F30" w:rsidRDefault="00914F30">
            <w:pPr>
              <w:pStyle w:val="NormalWeb"/>
              <w:spacing w:before="0" w:beforeAutospacing="0" w:after="160" w:afterAutospacing="0"/>
            </w:pPr>
            <w:r>
              <w:rPr>
                <w:color w:val="000000"/>
                <w:sz w:val="22"/>
                <w:szCs w:val="22"/>
              </w:rPr>
              <w:t>ERR:26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C28C399" w14:textId="77777777" w:rsidR="00914F30" w:rsidRDefault="00914F30">
            <w:pPr>
              <w:pStyle w:val="NormalWeb"/>
              <w:spacing w:before="0" w:beforeAutospacing="0" w:after="0" w:afterAutospacing="0"/>
            </w:pPr>
            <w:r>
              <w:rPr>
                <w:color w:val="000000"/>
              </w:rPr>
              <w:t>Chứng thư số hết hạn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2E4C89B" w14:textId="77777777" w:rsidR="00914F30" w:rsidRDefault="00914F30"/>
        </w:tc>
      </w:tr>
      <w:tr w:rsidR="00914F30" w14:paraId="0EEBA1EE"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7BF4BDA" w14:textId="77777777" w:rsidR="00914F30" w:rsidRDefault="00914F30">
            <w:pPr>
              <w:pStyle w:val="NormalWeb"/>
              <w:spacing w:before="0" w:beforeAutospacing="0" w:after="160" w:afterAutospacing="0"/>
            </w:pPr>
            <w:r>
              <w:rPr>
                <w:color w:val="000000"/>
                <w:sz w:val="22"/>
                <w:szCs w:val="22"/>
              </w:rPr>
              <w:lastRenderedPageBreak/>
              <w:t>ERR:51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0CDE9A7" w14:textId="77777777" w:rsidR="00914F30" w:rsidRDefault="00914F30">
            <w:pPr>
              <w:pStyle w:val="NormalWeb"/>
              <w:spacing w:before="0" w:beforeAutospacing="0" w:after="0" w:afterAutospacing="0"/>
            </w:pPr>
            <w:r>
              <w:rPr>
                <w:color w:val="000000"/>
              </w:rPr>
              <w:t>Chứng thư số đã bị thu hồi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6895E17" w14:textId="77777777" w:rsidR="00914F30" w:rsidRDefault="00914F30"/>
        </w:tc>
      </w:tr>
      <w:tr w:rsidR="00914F30" w14:paraId="12DED869"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0AFD300" w14:textId="77777777" w:rsidR="00914F30" w:rsidRDefault="00914F30">
            <w:pPr>
              <w:pStyle w:val="NormalWeb"/>
              <w:spacing w:before="0" w:beforeAutospacing="0" w:after="160" w:afterAutospacing="0"/>
            </w:pPr>
            <w:r>
              <w:rPr>
                <w:color w:val="000000"/>
                <w:sz w:val="22"/>
                <w:szCs w:val="22"/>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43E4891" w14:textId="77777777" w:rsidR="00914F30" w:rsidRDefault="00914F30">
            <w:pPr>
              <w:pStyle w:val="NormalWeb"/>
              <w:spacing w:before="0" w:beforeAutospacing="0" w:after="0" w:afterAutospacing="0"/>
            </w:pPr>
            <w:r>
              <w:rPr>
                <w:color w:val="000000"/>
              </w:rPr>
              <w:t>Dữ liệu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472CAE8" w14:textId="77777777" w:rsidR="00914F30" w:rsidRDefault="00914F30"/>
        </w:tc>
      </w:tr>
      <w:tr w:rsidR="00914F30" w14:paraId="03D1FF71"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A20FB7B" w14:textId="77777777" w:rsidR="00914F30" w:rsidRDefault="00914F30">
            <w:pPr>
              <w:pStyle w:val="NormalWeb"/>
              <w:spacing w:before="0" w:beforeAutospacing="0" w:after="160" w:afterAutospacing="0"/>
            </w:pPr>
            <w:r>
              <w:rPr>
                <w:color w:val="000000"/>
                <w:sz w:val="22"/>
                <w:szCs w:val="22"/>
              </w:rPr>
              <w:t>ERR:6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E5C4E2A" w14:textId="77777777" w:rsidR="00914F30" w:rsidRDefault="00914F30">
            <w:pPr>
              <w:pStyle w:val="NormalWeb"/>
              <w:spacing w:before="0" w:beforeAutospacing="0" w:after="0" w:afterAutospacing="0"/>
            </w:pPr>
            <w:r>
              <w:rPr>
                <w:color w:val="000000"/>
              </w:rPr>
              <w:t>Chuỗi Invtoken không đúng định dạng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62F68BE" w14:textId="77777777" w:rsidR="00914F30" w:rsidRDefault="00914F30"/>
        </w:tc>
      </w:tr>
      <w:tr w:rsidR="00914F30" w14:paraId="4FD73F12"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A41514B" w14:textId="77777777" w:rsidR="00914F30" w:rsidRDefault="00914F30">
            <w:pPr>
              <w:pStyle w:val="NormalWeb"/>
              <w:spacing w:before="0" w:beforeAutospacing="0" w:after="160" w:afterAutospacing="0"/>
            </w:pPr>
            <w:r>
              <w:rPr>
                <w:color w:val="000000"/>
                <w:sz w:val="22"/>
                <w:szCs w:val="22"/>
              </w:rPr>
              <w:t>ERR:7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6D8696A" w14:textId="77777777" w:rsidR="00914F30" w:rsidRDefault="00914F30">
            <w:pPr>
              <w:pStyle w:val="NormalWeb"/>
              <w:spacing w:before="0" w:beforeAutospacing="0" w:after="0" w:afterAutospacing="0"/>
            </w:pPr>
            <w:r>
              <w:rPr>
                <w:color w:val="000000"/>
              </w:rPr>
              <w:t>Chuỗi Invtoken phải của cùng 1 loại pattern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750BFB4" w14:textId="77777777" w:rsidR="00914F30" w:rsidRDefault="00914F30"/>
        </w:tc>
      </w:tr>
      <w:tr w:rsidR="00914F30" w14:paraId="60DC9768"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F9B77D9" w14:textId="77777777" w:rsidR="00914F30" w:rsidRDefault="00914F30">
            <w:pPr>
              <w:pStyle w:val="NormalWeb"/>
              <w:spacing w:before="0" w:beforeAutospacing="0" w:after="160" w:afterAutospacing="0"/>
            </w:pPr>
            <w:r>
              <w:rPr>
                <w:color w:val="000000"/>
                <w:sz w:val="22"/>
                <w:szCs w:val="22"/>
              </w:rPr>
              <w:t>ERR:8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A517F4C" w14:textId="77777777" w:rsidR="00914F30" w:rsidRDefault="00914F30">
            <w:pPr>
              <w:pStyle w:val="NormalWeb"/>
              <w:spacing w:before="0" w:beforeAutospacing="0" w:after="0" w:afterAutospacing="0"/>
            </w:pPr>
            <w:r>
              <w:rPr>
                <w:color w:val="000000"/>
              </w:rPr>
              <w:t>Chuỗi Invtoken phải của cùng 1 loại serial</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38D5AAF" w14:textId="77777777" w:rsidR="00914F30" w:rsidRDefault="00914F30"/>
        </w:tc>
      </w:tr>
      <w:tr w:rsidR="00914F30" w14:paraId="747A93AC"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9A95497" w14:textId="77777777" w:rsidR="00914F30" w:rsidRDefault="00914F30">
            <w:pPr>
              <w:pStyle w:val="NormalWeb"/>
              <w:spacing w:before="0" w:beforeAutospacing="0" w:after="160" w:afterAutospacing="0"/>
            </w:pPr>
            <w:r>
              <w:rPr>
                <w:color w:val="000000"/>
                <w:sz w:val="22"/>
                <w:szCs w:val="22"/>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01ED63C" w14:textId="77777777" w:rsidR="00914F30" w:rsidRDefault="00914F30">
            <w:pPr>
              <w:pStyle w:val="NormalWeb"/>
              <w:spacing w:before="0" w:beforeAutospacing="0" w:after="0" w:afterAutospacing="0"/>
            </w:pPr>
            <w:r>
              <w:rPr>
                <w:color w:val="000000"/>
              </w:rPr>
              <w:t>Lô có số hóa đơn vượt quá số lượng tối đa cho phép (500)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A0D8A2B" w14:textId="77777777" w:rsidR="00914F30" w:rsidRDefault="00914F30"/>
        </w:tc>
      </w:tr>
      <w:tr w:rsidR="00914F30" w14:paraId="1A11EE51"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D8017A9" w14:textId="77777777" w:rsidR="00914F30" w:rsidRDefault="00914F30">
            <w:pPr>
              <w:pStyle w:val="NormalWeb"/>
              <w:spacing w:before="0" w:beforeAutospacing="0" w:after="160" w:afterAutospacing="0"/>
            </w:pPr>
            <w:r>
              <w:rPr>
                <w:color w:val="000000"/>
                <w:sz w:val="22"/>
                <w:szCs w:val="22"/>
              </w:rPr>
              <w:t>ERR:11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61870B4" w14:textId="77777777" w:rsidR="00914F30" w:rsidRDefault="00914F30">
            <w:pPr>
              <w:pStyle w:val="NormalWeb"/>
              <w:spacing w:before="0" w:beforeAutospacing="0" w:after="0" w:afterAutospacing="0"/>
            </w:pPr>
            <w:r>
              <w:rPr>
                <w:color w:val="000000"/>
              </w:rPr>
              <w:t>Toàn bộ lô hóa đơn hoặc không tìm thấy hoặc đã gửi thuế</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2A8A015" w14:textId="77777777" w:rsidR="00914F30" w:rsidRDefault="00914F30"/>
        </w:tc>
      </w:tr>
      <w:tr w:rsidR="00914F30" w14:paraId="6112621D"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CF0651B" w14:textId="77777777" w:rsidR="00914F30" w:rsidRDefault="00914F30">
            <w:pPr>
              <w:pStyle w:val="NormalWeb"/>
              <w:spacing w:before="0" w:beforeAutospacing="0" w:after="160" w:afterAutospacing="0"/>
            </w:pPr>
            <w:r>
              <w:rPr>
                <w:color w:val="000000"/>
                <w:sz w:val="22"/>
                <w:szCs w:val="22"/>
              </w:rPr>
              <w:t>ERR:35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D6398D1" w14:textId="77777777" w:rsidR="00914F30" w:rsidRDefault="00914F30">
            <w:pPr>
              <w:pStyle w:val="NormalWeb"/>
              <w:spacing w:before="0" w:beforeAutospacing="0" w:after="0" w:afterAutospacing="0"/>
            </w:pPr>
            <w:r>
              <w:rPr>
                <w:color w:val="000000"/>
              </w:rPr>
              <w:t>Thiếu thông tin pattern và serial</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0EA8C3A" w14:textId="77777777" w:rsidR="00914F30" w:rsidRDefault="00914F30"/>
        </w:tc>
      </w:tr>
      <w:tr w:rsidR="00914F30" w14:paraId="492C3A4E"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94AD299" w14:textId="77777777" w:rsidR="00914F30" w:rsidRDefault="00914F30">
            <w:pPr>
              <w:pStyle w:val="NormalWeb"/>
              <w:spacing w:before="0" w:beforeAutospacing="0" w:after="160" w:afterAutospacing="0"/>
            </w:pPr>
            <w:r>
              <w:rPr>
                <w:color w:val="000000"/>
                <w:sz w:val="22"/>
                <w:szCs w:val="22"/>
              </w:rPr>
              <w:t>ERR:20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67DE5D0" w14:textId="77777777" w:rsidR="00914F30" w:rsidRDefault="00914F30">
            <w:pPr>
              <w:pStyle w:val="NormalWeb"/>
              <w:spacing w:before="0" w:beforeAutospacing="0" w:after="0" w:afterAutospacing="0"/>
            </w:pPr>
            <w:r>
              <w:rPr>
                <w:color w:val="000000"/>
              </w:rPr>
              <w:t>Thông tin pattern hoặc serial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6E6392D" w14:textId="77777777" w:rsidR="00914F30" w:rsidRDefault="00914F30"/>
        </w:tc>
      </w:tr>
      <w:tr w:rsidR="00914F30" w14:paraId="6839A1E5" w14:textId="77777777" w:rsidTr="00914F30">
        <w:trPr>
          <w:trHeight w:val="413"/>
        </w:trPr>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0C59CB3" w14:textId="77777777" w:rsidR="00914F30" w:rsidRDefault="00914F30">
            <w:pPr>
              <w:pStyle w:val="NormalWeb"/>
              <w:spacing w:before="0" w:beforeAutospacing="0" w:after="160" w:afterAutospacing="0"/>
            </w:pPr>
            <w:r>
              <w:rPr>
                <w:color w:val="000000"/>
                <w:sz w:val="22"/>
                <w:szCs w:val="22"/>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8195B1C" w14:textId="77777777" w:rsidR="00914F30" w:rsidRDefault="00914F30">
            <w:pPr>
              <w:pStyle w:val="NormalWeb"/>
              <w:spacing w:before="0" w:beforeAutospacing="0" w:after="0" w:afterAutospacing="0"/>
            </w:pPr>
            <w:r>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FC94A70" w14:textId="77777777" w:rsidR="00914F30" w:rsidRDefault="00914F30">
            <w:pPr>
              <w:pStyle w:val="NormalWeb"/>
              <w:spacing w:before="0" w:beforeAutospacing="0" w:after="160" w:afterAutospacing="0"/>
              <w:jc w:val="both"/>
            </w:pPr>
            <w:r>
              <w:rPr>
                <w:color w:val="000000"/>
                <w:sz w:val="22"/>
                <w:szCs w:val="22"/>
              </w:rPr>
              <w:t>Lỗi không xác định</w:t>
            </w:r>
          </w:p>
        </w:tc>
      </w:tr>
      <w:tr w:rsidR="00914F30" w14:paraId="0191EAC4"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604CE19" w14:textId="77777777" w:rsidR="00914F30" w:rsidRDefault="00914F30">
            <w:pPr>
              <w:pStyle w:val="NormalWeb"/>
              <w:spacing w:before="0" w:beforeAutospacing="0" w:after="160" w:afterAutospacing="0"/>
            </w:pPr>
            <w:r>
              <w:rPr>
                <w:color w:val="000000"/>
                <w:sz w:val="22"/>
                <w:szCs w:val="22"/>
              </w:rPr>
              <w:t xml:space="preserve">Chuỗi </w:t>
            </w:r>
            <w:r>
              <w:rPr>
                <w:color w:val="000000"/>
                <w:sz w:val="19"/>
                <w:szCs w:val="19"/>
              </w:rPr>
              <w:t>base64Hash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1634AE2" w14:textId="77777777" w:rsidR="00914F30" w:rsidRDefault="00914F30">
            <w:pPr>
              <w:pStyle w:val="NormalWeb"/>
              <w:spacing w:before="0" w:beforeAutospacing="0" w:after="160" w:afterAutospacing="0"/>
            </w:pPr>
            <w:r>
              <w:rPr>
                <w:color w:val="000000"/>
                <w:sz w:val="22"/>
                <w:szCs w:val="22"/>
              </w:rPr>
              <w:t>Chuỗi trả về sử dụng để ký số token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93C839C" w14:textId="77777777" w:rsidR="00914F30" w:rsidRDefault="00914F30"/>
        </w:tc>
      </w:tr>
    </w:tbl>
    <w:p w14:paraId="55E82024" w14:textId="77777777" w:rsidR="00914F30" w:rsidRDefault="00914F30" w:rsidP="00914F30"/>
    <w:p w14:paraId="4525F519" w14:textId="77777777" w:rsidR="00914F30" w:rsidRDefault="00914F30" w:rsidP="00914F30">
      <w:pPr>
        <w:pStyle w:val="NormalWeb"/>
        <w:spacing w:before="0" w:beforeAutospacing="0" w:after="160" w:afterAutospacing="0"/>
        <w:ind w:left="720"/>
      </w:pPr>
      <w:r>
        <w:rPr>
          <w:b/>
          <w:bCs/>
          <w:color w:val="000000"/>
          <w:sz w:val="22"/>
          <w:szCs w:val="22"/>
        </w:rPr>
        <w:t>Cấu trúc chuỗi đầu vào lstInvToken của thông điệp: </w:t>
      </w:r>
    </w:p>
    <w:p w14:paraId="5C38943A" w14:textId="77777777" w:rsidR="00914F30" w:rsidRPr="002864F3" w:rsidRDefault="00914F30" w:rsidP="00914F30">
      <w:pPr>
        <w:pStyle w:val="NormalWeb"/>
        <w:spacing w:before="0" w:beforeAutospacing="0" w:after="160" w:afterAutospacing="0"/>
        <w:ind w:left="720"/>
        <w:rPr>
          <w:lang w:val="nl-NL"/>
        </w:rPr>
      </w:pPr>
      <w:r w:rsidRPr="002864F3">
        <w:rPr>
          <w:b/>
          <w:bCs/>
          <w:color w:val="000000"/>
          <w:sz w:val="22"/>
          <w:szCs w:val="22"/>
          <w:lang w:val="nl-NL"/>
        </w:rPr>
        <w:t>lstInvToken: invtoken1_invtoken2_invtoken3_invtoken4</w:t>
      </w:r>
    </w:p>
    <w:p w14:paraId="019B4E3D" w14:textId="77777777" w:rsidR="00914F30" w:rsidRPr="002864F3" w:rsidRDefault="00914F30" w:rsidP="00914F30">
      <w:pPr>
        <w:pStyle w:val="NormalWeb"/>
        <w:spacing w:before="0" w:beforeAutospacing="0" w:after="160" w:afterAutospacing="0"/>
        <w:ind w:left="720"/>
        <w:rPr>
          <w:lang w:val="nl-NL"/>
        </w:rPr>
      </w:pPr>
      <w:r w:rsidRPr="002864F3">
        <w:rPr>
          <w:b/>
          <w:bCs/>
          <w:color w:val="000000"/>
          <w:sz w:val="22"/>
          <w:szCs w:val="22"/>
          <w:lang w:val="nl-NL"/>
        </w:rPr>
        <w:t>VD: 1/002;C22MNN;5_1/002;C22MNN;6_1/002;C22MNN;7_1/002;C22MNN;8</w:t>
      </w:r>
    </w:p>
    <w:p w14:paraId="6C62BCAE" w14:textId="77777777" w:rsidR="00914F30" w:rsidRPr="002864F3" w:rsidRDefault="00914F30" w:rsidP="00914F30">
      <w:pPr>
        <w:ind w:left="1440"/>
        <w:rPr>
          <w:lang w:val="nl-NL" w:eastAsia="x-none"/>
        </w:rPr>
      </w:pPr>
    </w:p>
    <w:p w14:paraId="64859072" w14:textId="271B3D53" w:rsidR="00A637FB" w:rsidRDefault="00A637FB" w:rsidP="00480762">
      <w:pPr>
        <w:pStyle w:val="Heading3"/>
      </w:pPr>
      <w:bookmarkStart w:id="2221" w:name="_Toc198045420"/>
      <w:r>
        <w:t>Gửi hóa đơn máy tính tiền theo danh sách invtoken sử dụng token (bước 2)</w:t>
      </w:r>
      <w:bookmarkEnd w:id="2221"/>
    </w:p>
    <w:p w14:paraId="5B0C5372" w14:textId="5364EEE9" w:rsidR="00914F30" w:rsidRPr="00914F30" w:rsidRDefault="00914F30" w:rsidP="00914F30">
      <w:pPr>
        <w:ind w:left="720"/>
        <w:rPr>
          <w:lang w:eastAsia="x-none"/>
        </w:rPr>
      </w:pPr>
      <w:r>
        <w:rPr>
          <w:lang w:eastAsia="x-none"/>
        </w:rPr>
        <w:t>URL</w:t>
      </w:r>
      <w:r w:rsidRPr="00914F30">
        <w:rPr>
          <w:lang w:eastAsia="x-none"/>
        </w:rPr>
        <w:t>:</w:t>
      </w:r>
    </w:p>
    <w:p w14:paraId="79473ABD" w14:textId="77777777" w:rsidR="00914F30" w:rsidRPr="00914F30" w:rsidRDefault="00914F30" w:rsidP="00914F30">
      <w:pPr>
        <w:pStyle w:val="NormalWeb"/>
        <w:spacing w:before="0" w:beforeAutospacing="0" w:after="0" w:afterAutospacing="0"/>
        <w:ind w:left="720" w:right="14"/>
        <w:jc w:val="both"/>
      </w:pPr>
      <w:r w:rsidRPr="00914F30">
        <w:rPr>
          <w:color w:val="000000"/>
        </w:rPr>
        <w:t xml:space="preserve">string </w:t>
      </w:r>
      <w:r w:rsidRPr="00914F30">
        <w:rPr>
          <w:b/>
          <w:color w:val="000000"/>
        </w:rPr>
        <w:t>SendInvMTTInvTokenByToken</w:t>
      </w:r>
      <w:r w:rsidRPr="00914F30">
        <w:rPr>
          <w:color w:val="000000"/>
        </w:rPr>
        <w:t>(string Account, string ACpass, string xml, string username, string password, string pattern, string serial)</w:t>
      </w:r>
    </w:p>
    <w:p w14:paraId="3CA55ABF" w14:textId="77777777" w:rsidR="00914F30" w:rsidRPr="00914F30" w:rsidRDefault="00914F30" w:rsidP="00914F30">
      <w:pPr>
        <w:pStyle w:val="NormalWeb"/>
        <w:spacing w:before="0" w:beforeAutospacing="0" w:after="0" w:afterAutospacing="0"/>
        <w:ind w:left="720" w:right="14"/>
        <w:jc w:val="both"/>
      </w:pPr>
      <w:r w:rsidRPr="00914F30">
        <w:rPr>
          <w:color w:val="000000"/>
        </w:rPr>
        <w:t>DESCRIPTION</w:t>
      </w:r>
    </w:p>
    <w:p w14:paraId="2E97356B" w14:textId="77777777" w:rsidR="00914F30" w:rsidRPr="00914F30" w:rsidRDefault="00914F30" w:rsidP="00914F30">
      <w:pPr>
        <w:pStyle w:val="NormalWeb"/>
        <w:spacing w:before="0" w:beforeAutospacing="0" w:after="0" w:afterAutospacing="0"/>
        <w:ind w:left="720" w:right="14"/>
        <w:jc w:val="both"/>
      </w:pPr>
      <w:r w:rsidRPr="00914F30">
        <w:rPr>
          <w:rStyle w:val="apple-tab-span"/>
          <w:color w:val="000000"/>
        </w:rPr>
        <w:tab/>
      </w:r>
      <w:r w:rsidRPr="00914F30">
        <w:rPr>
          <w:color w:val="000000"/>
        </w:rPr>
        <w:t>Đây là web service cho phép gửi thông điệp hóa đơn điện tử với các hệ thống sử dụng token, sau khi thực hiện gọi hàm Lấy giá trị Hash ở bước 1.</w:t>
      </w:r>
    </w:p>
    <w:p w14:paraId="79E91027" w14:textId="77777777" w:rsidR="00914F30" w:rsidRPr="00914F30" w:rsidRDefault="00914F30" w:rsidP="00914F30">
      <w:pPr>
        <w:pStyle w:val="NormalWeb"/>
        <w:spacing w:before="0" w:beforeAutospacing="0" w:after="0" w:afterAutospacing="0"/>
        <w:ind w:left="720" w:right="14"/>
        <w:jc w:val="both"/>
      </w:pPr>
      <w:r w:rsidRPr="00914F30">
        <w:rPr>
          <w:color w:val="000000"/>
        </w:rPr>
        <w:t>HTTP METHOD</w:t>
      </w:r>
    </w:p>
    <w:p w14:paraId="7D1D908A" w14:textId="77777777" w:rsidR="00914F30" w:rsidRPr="00914F30" w:rsidRDefault="00914F30" w:rsidP="00914F30">
      <w:pPr>
        <w:pStyle w:val="NormalWeb"/>
        <w:spacing w:before="0" w:beforeAutospacing="0" w:after="0" w:afterAutospacing="0"/>
        <w:ind w:left="720" w:right="14"/>
        <w:jc w:val="both"/>
      </w:pPr>
      <w:r w:rsidRPr="00914F30">
        <w:rPr>
          <w:rStyle w:val="apple-tab-span"/>
          <w:color w:val="000000"/>
        </w:rPr>
        <w:tab/>
      </w:r>
      <w:r w:rsidRPr="00914F30">
        <w:rPr>
          <w:rStyle w:val="apple-tab-span"/>
          <w:color w:val="000000"/>
        </w:rPr>
        <w:tab/>
      </w:r>
      <w:r w:rsidRPr="00914F30">
        <w:rPr>
          <w:color w:val="000000"/>
        </w:rPr>
        <w:t>POST</w:t>
      </w:r>
    </w:p>
    <w:p w14:paraId="723EFF62" w14:textId="77777777" w:rsidR="00914F30" w:rsidRPr="00914F30" w:rsidRDefault="00914F30" w:rsidP="00914F30">
      <w:pPr>
        <w:pStyle w:val="NormalWeb"/>
        <w:spacing w:before="0" w:beforeAutospacing="0" w:after="0" w:afterAutospacing="0"/>
        <w:ind w:left="720" w:right="14"/>
        <w:jc w:val="both"/>
      </w:pPr>
      <w:r w:rsidRPr="00914F30">
        <w:rPr>
          <w:color w:val="000000"/>
        </w:rPr>
        <w:t>REQUEST BODY</w:t>
      </w:r>
    </w:p>
    <w:p w14:paraId="75D8392D" w14:textId="77777777" w:rsidR="00914F30" w:rsidRPr="00914F30" w:rsidRDefault="00914F30" w:rsidP="00914F30">
      <w:pPr>
        <w:pStyle w:val="NormalWeb"/>
        <w:numPr>
          <w:ilvl w:val="0"/>
          <w:numId w:val="74"/>
        </w:numPr>
        <w:tabs>
          <w:tab w:val="clear" w:pos="720"/>
          <w:tab w:val="num" w:pos="1080"/>
        </w:tabs>
        <w:spacing w:before="0" w:beforeAutospacing="0" w:after="0" w:afterAutospacing="0"/>
        <w:ind w:left="1440"/>
        <w:jc w:val="both"/>
        <w:textAlignment w:val="baseline"/>
        <w:rPr>
          <w:b/>
          <w:bCs/>
          <w:color w:val="000000"/>
          <w:u w:val="single"/>
        </w:rPr>
      </w:pPr>
      <w:r w:rsidRPr="00914F30">
        <w:rPr>
          <w:b/>
          <w:bCs/>
          <w:color w:val="000000"/>
        </w:rPr>
        <w:t xml:space="preserve">Account/ACPass:  </w:t>
      </w:r>
      <w:r w:rsidRPr="00914F30">
        <w:rPr>
          <w:color w:val="000000"/>
        </w:rPr>
        <w:t>Tài khoản được cấp phát cho nhân viên gọi lệnh gửi thông điệp.</w:t>
      </w:r>
    </w:p>
    <w:p w14:paraId="031666D1" w14:textId="77777777" w:rsidR="00914F30" w:rsidRPr="00914F30" w:rsidRDefault="00914F30" w:rsidP="00914F30">
      <w:pPr>
        <w:pStyle w:val="NormalWeb"/>
        <w:numPr>
          <w:ilvl w:val="0"/>
          <w:numId w:val="75"/>
        </w:numPr>
        <w:tabs>
          <w:tab w:val="clear" w:pos="720"/>
          <w:tab w:val="num" w:pos="1080"/>
        </w:tabs>
        <w:spacing w:before="0" w:beforeAutospacing="0" w:after="0" w:afterAutospacing="0"/>
        <w:ind w:left="1440"/>
        <w:jc w:val="both"/>
        <w:textAlignment w:val="baseline"/>
        <w:rPr>
          <w:b/>
          <w:bCs/>
          <w:color w:val="000000"/>
          <w:u w:val="single"/>
        </w:rPr>
      </w:pPr>
      <w:r w:rsidRPr="00914F30">
        <w:rPr>
          <w:b/>
          <w:bCs/>
          <w:color w:val="000000"/>
        </w:rPr>
        <w:t>Username/password:</w:t>
      </w:r>
      <w:r w:rsidRPr="00914F30">
        <w:rPr>
          <w:color w:val="000000"/>
        </w:rPr>
        <w:t xml:space="preserve"> Tài khoản được cấp phát cho khách hàng để gọi đến webservice (tài khoản có quyền ServiceRole trong hệ thống).</w:t>
      </w:r>
    </w:p>
    <w:p w14:paraId="0D730FF5" w14:textId="77777777" w:rsidR="00914F30" w:rsidRPr="00914F30" w:rsidRDefault="00914F30" w:rsidP="00914F30">
      <w:pPr>
        <w:pStyle w:val="NormalWeb"/>
        <w:numPr>
          <w:ilvl w:val="0"/>
          <w:numId w:val="75"/>
        </w:numPr>
        <w:tabs>
          <w:tab w:val="clear" w:pos="720"/>
          <w:tab w:val="num" w:pos="1080"/>
        </w:tabs>
        <w:spacing w:before="0" w:beforeAutospacing="0" w:after="0" w:afterAutospacing="0"/>
        <w:ind w:left="1440"/>
        <w:jc w:val="both"/>
        <w:textAlignment w:val="baseline"/>
        <w:rPr>
          <w:b/>
          <w:bCs/>
          <w:color w:val="000000"/>
          <w:u w:val="single"/>
        </w:rPr>
      </w:pPr>
      <w:r w:rsidRPr="00914F30">
        <w:rPr>
          <w:b/>
          <w:bCs/>
          <w:color w:val="000000"/>
        </w:rPr>
        <w:t>xml</w:t>
      </w:r>
      <w:r w:rsidRPr="00914F30">
        <w:rPr>
          <w:color w:val="000000"/>
        </w:rPr>
        <w:t>: chuỗi xml dữ liệu ký hash (theo mẫu mô tả kèm theo)</w:t>
      </w:r>
      <w:r w:rsidRPr="00914F30">
        <w:rPr>
          <w:b/>
          <w:bCs/>
          <w:color w:val="000000"/>
          <w:u w:val="single"/>
        </w:rPr>
        <w:t>    </w:t>
      </w:r>
    </w:p>
    <w:p w14:paraId="1237EE0B" w14:textId="77777777" w:rsidR="00914F30" w:rsidRPr="00914F30" w:rsidRDefault="00914F30" w:rsidP="00914F30">
      <w:pPr>
        <w:pStyle w:val="NormalWeb"/>
        <w:numPr>
          <w:ilvl w:val="0"/>
          <w:numId w:val="75"/>
        </w:numPr>
        <w:tabs>
          <w:tab w:val="clear" w:pos="720"/>
          <w:tab w:val="num" w:pos="1080"/>
        </w:tabs>
        <w:spacing w:before="0" w:beforeAutospacing="0" w:after="0" w:afterAutospacing="0"/>
        <w:ind w:left="1440"/>
        <w:jc w:val="both"/>
        <w:textAlignment w:val="baseline"/>
        <w:rPr>
          <w:b/>
          <w:bCs/>
          <w:color w:val="000000"/>
          <w:u w:val="single"/>
        </w:rPr>
      </w:pPr>
      <w:r w:rsidRPr="00914F30">
        <w:rPr>
          <w:b/>
          <w:bCs/>
          <w:color w:val="000000"/>
          <w:shd w:val="clear" w:color="auto" w:fill="FFFFFF"/>
        </w:rPr>
        <w:t>pattern</w:t>
      </w:r>
      <w:r w:rsidRPr="00914F30">
        <w:rPr>
          <w:color w:val="000000"/>
        </w:rPr>
        <w:t>: mẫu số hóa đơn</w:t>
      </w:r>
    </w:p>
    <w:p w14:paraId="06B3E3C8" w14:textId="77777777" w:rsidR="00914F30" w:rsidRPr="00914F30" w:rsidRDefault="00914F30" w:rsidP="00914F30">
      <w:pPr>
        <w:pStyle w:val="NormalWeb"/>
        <w:numPr>
          <w:ilvl w:val="0"/>
          <w:numId w:val="75"/>
        </w:numPr>
        <w:tabs>
          <w:tab w:val="clear" w:pos="720"/>
          <w:tab w:val="num" w:pos="1080"/>
        </w:tabs>
        <w:spacing w:before="0" w:beforeAutospacing="0" w:after="0" w:afterAutospacing="0"/>
        <w:ind w:left="1430"/>
        <w:jc w:val="both"/>
        <w:textAlignment w:val="baseline"/>
        <w:rPr>
          <w:b/>
          <w:bCs/>
          <w:color w:val="000000"/>
          <w:u w:val="single"/>
        </w:rPr>
      </w:pPr>
      <w:r w:rsidRPr="00914F30">
        <w:rPr>
          <w:b/>
          <w:bCs/>
          <w:color w:val="000000"/>
          <w:shd w:val="clear" w:color="auto" w:fill="FFFFFF"/>
        </w:rPr>
        <w:t>serial</w:t>
      </w:r>
      <w:r w:rsidRPr="00914F30">
        <w:rPr>
          <w:color w:val="000000"/>
        </w:rPr>
        <w:t>: ký hiệu mẫu số hóa đơn</w:t>
      </w:r>
    </w:p>
    <w:p w14:paraId="3E362395" w14:textId="77777777" w:rsidR="00914F30" w:rsidRPr="00914F30" w:rsidRDefault="00914F30" w:rsidP="00914F30">
      <w:pPr>
        <w:pStyle w:val="NormalWeb"/>
        <w:spacing w:before="0" w:beforeAutospacing="0" w:after="0" w:afterAutospacing="0"/>
        <w:ind w:left="720" w:right="14"/>
        <w:jc w:val="both"/>
      </w:pPr>
      <w:r w:rsidRPr="00914F30">
        <w:rPr>
          <w:color w:val="000000"/>
        </w:rPr>
        <w:t>RETURNS</w:t>
      </w:r>
    </w:p>
    <w:tbl>
      <w:tblPr>
        <w:tblW w:w="0" w:type="auto"/>
        <w:tblInd w:w="805" w:type="dxa"/>
        <w:tblCellMar>
          <w:top w:w="15" w:type="dxa"/>
          <w:left w:w="15" w:type="dxa"/>
          <w:bottom w:w="15" w:type="dxa"/>
          <w:right w:w="15" w:type="dxa"/>
        </w:tblCellMar>
        <w:tblLook w:val="04A0" w:firstRow="1" w:lastRow="0" w:firstColumn="1" w:lastColumn="0" w:noHBand="0" w:noVBand="1"/>
      </w:tblPr>
      <w:tblGrid>
        <w:gridCol w:w="1297"/>
        <w:gridCol w:w="5243"/>
        <w:gridCol w:w="2005"/>
      </w:tblGrid>
      <w:tr w:rsidR="00914F30" w:rsidRPr="00914F30" w14:paraId="7FAEB7AB" w14:textId="77777777" w:rsidTr="00914F30">
        <w:tc>
          <w:tcPr>
            <w:tcW w:w="880" w:type="dxa"/>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3DFFE03F" w14:textId="77777777" w:rsidR="00914F30" w:rsidRPr="00914F30" w:rsidRDefault="00914F30">
            <w:pPr>
              <w:pStyle w:val="NormalWeb"/>
              <w:spacing w:before="0" w:beforeAutospacing="0" w:after="200" w:afterAutospacing="0"/>
              <w:ind w:left="720"/>
            </w:pPr>
            <w:r w:rsidRPr="00914F30">
              <w:rPr>
                <w:color w:val="000000"/>
              </w:rPr>
              <w:lastRenderedPageBreak/>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1C4AB7EA" w14:textId="77777777" w:rsidR="00914F30" w:rsidRPr="00914F30" w:rsidRDefault="00914F30">
            <w:pPr>
              <w:pStyle w:val="NormalWeb"/>
              <w:spacing w:before="0" w:beforeAutospacing="0" w:after="200" w:afterAutospacing="0"/>
              <w:ind w:left="720"/>
            </w:pPr>
            <w:r w:rsidRPr="00914F30">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797E5C7A" w14:textId="77777777" w:rsidR="00914F30" w:rsidRPr="00914F30" w:rsidRDefault="00914F30">
            <w:pPr>
              <w:pStyle w:val="NormalWeb"/>
              <w:spacing w:before="0" w:beforeAutospacing="0" w:after="200" w:afterAutospacing="0"/>
              <w:ind w:left="720"/>
            </w:pPr>
            <w:r w:rsidRPr="00914F30">
              <w:rPr>
                <w:color w:val="000000"/>
              </w:rPr>
              <w:t>Ghi chú</w:t>
            </w:r>
          </w:p>
        </w:tc>
      </w:tr>
      <w:tr w:rsidR="00914F30" w:rsidRPr="00914F30" w14:paraId="145089A3" w14:textId="77777777" w:rsidTr="00914F30">
        <w:tc>
          <w:tcPr>
            <w:tcW w:w="880"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CC904FE" w14:textId="77777777" w:rsidR="00914F30" w:rsidRPr="00914F30" w:rsidRDefault="00914F30">
            <w:pPr>
              <w:pStyle w:val="NormalWeb"/>
              <w:spacing w:before="0" w:beforeAutospacing="0" w:after="160" w:afterAutospacing="0"/>
            </w:pPr>
            <w:r w:rsidRPr="00914F30">
              <w:rPr>
                <w:color w:val="000000"/>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6D1776F" w14:textId="77777777" w:rsidR="00914F30" w:rsidRPr="00914F30" w:rsidRDefault="00914F30">
            <w:pPr>
              <w:pStyle w:val="NormalWeb"/>
              <w:spacing w:before="0" w:beforeAutospacing="0" w:after="0" w:afterAutospacing="0"/>
            </w:pPr>
            <w:r w:rsidRPr="00914F30">
              <w:rPr>
                <w:color w:val="000000"/>
              </w:rPr>
              <w:t>Tài khoản đăng nhập sai hoặc không có 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CDFE491" w14:textId="77777777" w:rsidR="00914F30" w:rsidRPr="00914F30" w:rsidRDefault="00914F30"/>
        </w:tc>
      </w:tr>
      <w:tr w:rsidR="00914F30" w:rsidRPr="00914F30" w14:paraId="343D776E" w14:textId="77777777" w:rsidTr="00914F30">
        <w:tc>
          <w:tcPr>
            <w:tcW w:w="880"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0BCE876" w14:textId="77777777" w:rsidR="00914F30" w:rsidRPr="00914F30" w:rsidRDefault="00914F30">
            <w:pPr>
              <w:pStyle w:val="NormalWeb"/>
              <w:spacing w:before="0" w:beforeAutospacing="0" w:after="160" w:afterAutospacing="0"/>
            </w:pPr>
            <w:r w:rsidRPr="00914F30">
              <w:rPr>
                <w:color w:val="000000"/>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A2EE431" w14:textId="77777777" w:rsidR="00914F30" w:rsidRPr="00914F30" w:rsidRDefault="00914F30">
            <w:pPr>
              <w:pStyle w:val="NormalWeb"/>
              <w:spacing w:before="0" w:beforeAutospacing="0" w:after="160" w:afterAutospacing="0"/>
            </w:pPr>
            <w:r w:rsidRPr="00914F30">
              <w:rPr>
                <w:color w:val="000000"/>
              </w:rPr>
              <w:t>Không tìm thấy công ty hoặc tài khoản không tồn 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3F4DFE1" w14:textId="77777777" w:rsidR="00914F30" w:rsidRPr="00914F30" w:rsidRDefault="00914F30"/>
        </w:tc>
      </w:tr>
      <w:tr w:rsidR="00914F30" w:rsidRPr="00914F30" w14:paraId="377AE510" w14:textId="77777777" w:rsidTr="00914F30">
        <w:tc>
          <w:tcPr>
            <w:tcW w:w="880"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51B95BF" w14:textId="77777777" w:rsidR="00914F30" w:rsidRPr="00914F30" w:rsidRDefault="00914F30">
            <w:pPr>
              <w:pStyle w:val="NormalWeb"/>
              <w:spacing w:before="0" w:beforeAutospacing="0" w:after="160" w:afterAutospacing="0"/>
            </w:pPr>
            <w:r w:rsidRPr="00914F30">
              <w:rPr>
                <w:color w:val="000000"/>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E4C919B" w14:textId="77777777" w:rsidR="00914F30" w:rsidRPr="00914F30" w:rsidRDefault="00914F30">
            <w:pPr>
              <w:pStyle w:val="NormalWeb"/>
              <w:spacing w:before="0" w:beforeAutospacing="0" w:after="0" w:afterAutospacing="0"/>
            </w:pPr>
            <w:r w:rsidRPr="00914F30">
              <w:rPr>
                <w:color w:val="000000"/>
              </w:rPr>
              <w:t>Dữ liệu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A7AE39D" w14:textId="77777777" w:rsidR="00914F30" w:rsidRPr="00914F30" w:rsidRDefault="00914F30"/>
        </w:tc>
      </w:tr>
      <w:tr w:rsidR="00914F30" w:rsidRPr="00914F30" w14:paraId="530DC8FB" w14:textId="77777777" w:rsidTr="00914F30">
        <w:tc>
          <w:tcPr>
            <w:tcW w:w="880"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0B2674A" w14:textId="77777777" w:rsidR="00914F30" w:rsidRPr="00914F30" w:rsidRDefault="00914F30">
            <w:pPr>
              <w:pStyle w:val="NormalWeb"/>
              <w:spacing w:before="0" w:beforeAutospacing="0" w:after="160" w:afterAutospacing="0"/>
            </w:pPr>
            <w:r w:rsidRPr="00914F30">
              <w:rPr>
                <w:color w:val="000000"/>
              </w:rPr>
              <w:t>ERR:35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7313881" w14:textId="77777777" w:rsidR="00914F30" w:rsidRPr="00914F30" w:rsidRDefault="00914F30">
            <w:pPr>
              <w:pStyle w:val="NormalWeb"/>
              <w:spacing w:before="0" w:beforeAutospacing="0" w:after="0" w:afterAutospacing="0"/>
            </w:pPr>
            <w:r w:rsidRPr="00914F30">
              <w:rPr>
                <w:color w:val="000000"/>
              </w:rPr>
              <w:t>Thiếu thông tin pattern và serial</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65196AB" w14:textId="77777777" w:rsidR="00914F30" w:rsidRPr="00914F30" w:rsidRDefault="00914F30"/>
        </w:tc>
      </w:tr>
      <w:tr w:rsidR="00914F30" w:rsidRPr="00914F30" w14:paraId="5B503C2C" w14:textId="77777777" w:rsidTr="00914F30">
        <w:tc>
          <w:tcPr>
            <w:tcW w:w="880"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2E41B20" w14:textId="77777777" w:rsidR="00914F30" w:rsidRPr="00914F30" w:rsidRDefault="00914F30">
            <w:pPr>
              <w:pStyle w:val="NormalWeb"/>
              <w:spacing w:before="0" w:beforeAutospacing="0" w:after="160" w:afterAutospacing="0"/>
            </w:pPr>
            <w:r w:rsidRPr="00914F30">
              <w:rPr>
                <w:color w:val="000000"/>
              </w:rPr>
              <w:t>ERR:20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3F18194" w14:textId="77777777" w:rsidR="00914F30" w:rsidRPr="00914F30" w:rsidRDefault="00914F30">
            <w:pPr>
              <w:pStyle w:val="NormalWeb"/>
              <w:spacing w:before="0" w:beforeAutospacing="0" w:after="0" w:afterAutospacing="0"/>
            </w:pPr>
            <w:r w:rsidRPr="00914F30">
              <w:rPr>
                <w:color w:val="000000"/>
              </w:rPr>
              <w:t>Thông tin pattern hoặc serial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304D445" w14:textId="77777777" w:rsidR="00914F30" w:rsidRPr="00914F30" w:rsidRDefault="00914F30"/>
        </w:tc>
      </w:tr>
      <w:tr w:rsidR="00914F30" w:rsidRPr="00914F30" w14:paraId="460A72E6" w14:textId="77777777" w:rsidTr="00914F30">
        <w:tc>
          <w:tcPr>
            <w:tcW w:w="880"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0214D69" w14:textId="77777777" w:rsidR="00914F30" w:rsidRPr="00914F30" w:rsidRDefault="00914F30">
            <w:pPr>
              <w:pStyle w:val="NormalWeb"/>
              <w:spacing w:before="0" w:beforeAutospacing="0" w:after="160" w:afterAutospacing="0"/>
            </w:pPr>
            <w:r w:rsidRPr="00914F30">
              <w:rPr>
                <w:color w:val="000000"/>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8A37E6E" w14:textId="77777777" w:rsidR="00914F30" w:rsidRPr="00914F30" w:rsidRDefault="00914F30">
            <w:pPr>
              <w:pStyle w:val="NormalWeb"/>
              <w:spacing w:before="0" w:beforeAutospacing="0" w:after="0" w:afterAutospacing="0"/>
            </w:pPr>
            <w:r w:rsidRPr="00914F30">
              <w:rPr>
                <w:color w:val="000000"/>
              </w:rPr>
              <w:t>Lô có số hóa đơn vượt quá số lượng tối đa cho phép (500)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335E7CE" w14:textId="77777777" w:rsidR="00914F30" w:rsidRPr="00914F30" w:rsidRDefault="00914F30"/>
        </w:tc>
      </w:tr>
      <w:tr w:rsidR="00914F30" w:rsidRPr="00914F30" w14:paraId="7E6BD926" w14:textId="77777777" w:rsidTr="00914F30">
        <w:tc>
          <w:tcPr>
            <w:tcW w:w="880"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9E6A9B7" w14:textId="77777777" w:rsidR="00914F30" w:rsidRPr="00914F30" w:rsidRDefault="00914F30">
            <w:pPr>
              <w:pStyle w:val="NormalWeb"/>
              <w:spacing w:before="0" w:beforeAutospacing="0" w:after="160" w:afterAutospacing="0"/>
            </w:pPr>
            <w:r w:rsidRPr="00914F30">
              <w:rPr>
                <w:color w:val="000000"/>
              </w:rPr>
              <w:t>ERR:11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10998E3" w14:textId="77777777" w:rsidR="00914F30" w:rsidRPr="00914F30" w:rsidRDefault="00914F30">
            <w:pPr>
              <w:pStyle w:val="NormalWeb"/>
              <w:spacing w:before="0" w:beforeAutospacing="0" w:after="0" w:afterAutospacing="0"/>
            </w:pPr>
            <w:r w:rsidRPr="00914F30">
              <w:rPr>
                <w:color w:val="000000"/>
              </w:rPr>
              <w:t>Toàn bộ lô hóa đơn hoặc không tìm thấy hoặc đã gửi thuế</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83B1A47" w14:textId="77777777" w:rsidR="00914F30" w:rsidRPr="00914F30" w:rsidRDefault="00914F30"/>
        </w:tc>
      </w:tr>
      <w:tr w:rsidR="00914F30" w:rsidRPr="00914F30" w14:paraId="512D910A" w14:textId="77777777" w:rsidTr="00914F30">
        <w:tc>
          <w:tcPr>
            <w:tcW w:w="880"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A769253" w14:textId="77777777" w:rsidR="00914F30" w:rsidRPr="00914F30" w:rsidRDefault="00914F30">
            <w:pPr>
              <w:pStyle w:val="NormalWeb"/>
              <w:spacing w:before="0" w:beforeAutospacing="0" w:after="160" w:afterAutospacing="0"/>
            </w:pPr>
            <w:r w:rsidRPr="00914F30">
              <w:rPr>
                <w:color w:val="000000"/>
              </w:rPr>
              <w:t>ERR:12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1D83606" w14:textId="77777777" w:rsidR="00914F30" w:rsidRPr="00914F30" w:rsidRDefault="00914F30">
            <w:pPr>
              <w:pStyle w:val="NormalWeb"/>
              <w:spacing w:before="0" w:beforeAutospacing="0" w:after="0" w:afterAutospacing="0"/>
            </w:pPr>
            <w:r w:rsidRPr="00914F30">
              <w:rPr>
                <w:color w:val="000000"/>
              </w:rPr>
              <w:t>Thông điệp gửi thuế quá dung lượng 1MB</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E9D3CAD" w14:textId="77777777" w:rsidR="00914F30" w:rsidRPr="00914F30" w:rsidRDefault="00914F30"/>
        </w:tc>
      </w:tr>
      <w:tr w:rsidR="00914F30" w:rsidRPr="00914F30" w14:paraId="4D3F8C84" w14:textId="77777777" w:rsidTr="00914F30">
        <w:tc>
          <w:tcPr>
            <w:tcW w:w="880"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C221575" w14:textId="77777777" w:rsidR="00914F30" w:rsidRPr="00914F30" w:rsidRDefault="00914F30">
            <w:pPr>
              <w:pStyle w:val="NormalWeb"/>
              <w:spacing w:before="0" w:beforeAutospacing="0" w:after="160" w:afterAutospacing="0"/>
            </w:pPr>
            <w:r w:rsidRPr="00914F30">
              <w:rPr>
                <w:color w:val="000000"/>
              </w:rPr>
              <w:t>ERR:4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29E07C4" w14:textId="77777777" w:rsidR="00914F30" w:rsidRPr="00914F30" w:rsidRDefault="00914F30">
            <w:pPr>
              <w:pStyle w:val="NormalWeb"/>
              <w:spacing w:before="0" w:beforeAutospacing="0" w:after="0" w:afterAutospacing="0"/>
            </w:pPr>
            <w:r w:rsidRPr="00914F30">
              <w:rPr>
                <w:color w:val="000000"/>
              </w:rPr>
              <w:t>Dữ liệu ký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39CB103" w14:textId="77777777" w:rsidR="00914F30" w:rsidRPr="00914F30" w:rsidRDefault="00914F30"/>
        </w:tc>
      </w:tr>
      <w:tr w:rsidR="00914F30" w:rsidRPr="00914F30" w14:paraId="2A7924F4" w14:textId="77777777" w:rsidTr="00914F30">
        <w:trPr>
          <w:trHeight w:val="413"/>
        </w:trPr>
        <w:tc>
          <w:tcPr>
            <w:tcW w:w="880"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9FE8849" w14:textId="77777777" w:rsidR="00914F30" w:rsidRPr="00914F30" w:rsidRDefault="00914F30">
            <w:pPr>
              <w:pStyle w:val="NormalWeb"/>
              <w:spacing w:before="0" w:beforeAutospacing="0" w:after="160" w:afterAutospacing="0"/>
            </w:pPr>
            <w:r w:rsidRPr="00914F30">
              <w:rPr>
                <w:color w:val="000000"/>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4BF1450" w14:textId="77777777" w:rsidR="00914F30" w:rsidRPr="00914F30" w:rsidRDefault="00914F30">
            <w:pPr>
              <w:pStyle w:val="NormalWeb"/>
              <w:spacing w:before="0" w:beforeAutospacing="0" w:after="0" w:afterAutospacing="0"/>
            </w:pPr>
            <w:r w:rsidRPr="00914F30">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17B18F4" w14:textId="77777777" w:rsidR="00914F30" w:rsidRPr="00914F30" w:rsidRDefault="00914F30">
            <w:pPr>
              <w:pStyle w:val="NormalWeb"/>
              <w:spacing w:before="0" w:beforeAutospacing="0" w:after="160" w:afterAutospacing="0"/>
              <w:jc w:val="both"/>
            </w:pPr>
            <w:r w:rsidRPr="00914F30">
              <w:rPr>
                <w:color w:val="000000"/>
              </w:rPr>
              <w:t>Lỗi không xác định</w:t>
            </w:r>
          </w:p>
        </w:tc>
      </w:tr>
      <w:tr w:rsidR="00914F30" w:rsidRPr="00914F30" w14:paraId="79B4B55D" w14:textId="77777777" w:rsidTr="00914F30">
        <w:tc>
          <w:tcPr>
            <w:tcW w:w="880"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48B7617" w14:textId="77777777" w:rsidR="00914F30" w:rsidRPr="00914F30" w:rsidRDefault="00914F30">
            <w:pPr>
              <w:pStyle w:val="NormalWeb"/>
              <w:spacing w:before="0" w:beforeAutospacing="0" w:after="160" w:afterAutospacing="0"/>
            </w:pPr>
            <w:r w:rsidRPr="00914F30">
              <w:rPr>
                <w:color w:val="000000"/>
              </w:rPr>
              <w:t>OK:mtd</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53E14D6" w14:textId="77777777" w:rsidR="00914F30" w:rsidRPr="00914F30" w:rsidRDefault="00914F30">
            <w:pPr>
              <w:pStyle w:val="NormalWeb"/>
              <w:spacing w:before="0" w:beforeAutospacing="0" w:after="160" w:afterAutospacing="0"/>
            </w:pPr>
            <w:r w:rsidRPr="00914F30">
              <w:rPr>
                <w:color w:val="000000"/>
              </w:rPr>
              <w:t>Gửi thông điệp thành công, trả về mã thông điệp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9B256B1" w14:textId="77777777" w:rsidR="00914F30" w:rsidRPr="00914F30" w:rsidRDefault="00914F30"/>
        </w:tc>
      </w:tr>
    </w:tbl>
    <w:p w14:paraId="249EB4A9" w14:textId="77777777" w:rsidR="00914F30" w:rsidRPr="00914F30" w:rsidRDefault="00914F30" w:rsidP="00914F30"/>
    <w:p w14:paraId="7785853E" w14:textId="77777777" w:rsidR="00914F30" w:rsidRPr="00914F30" w:rsidRDefault="00914F30" w:rsidP="00914F30">
      <w:pPr>
        <w:pStyle w:val="NormalWeb"/>
        <w:spacing w:before="0" w:beforeAutospacing="0" w:after="160" w:afterAutospacing="0"/>
        <w:ind w:left="720"/>
      </w:pPr>
      <w:r w:rsidRPr="00914F30">
        <w:rPr>
          <w:b/>
          <w:bCs/>
          <w:color w:val="000000"/>
        </w:rPr>
        <w:t>Cấu trúc chuỗi xml đầu vào truyền lên:</w:t>
      </w:r>
    </w:p>
    <w:p w14:paraId="58559129" w14:textId="77777777" w:rsidR="00914F30" w:rsidRPr="00914F30" w:rsidRDefault="00914F30" w:rsidP="00914F30">
      <w:pPr>
        <w:pStyle w:val="NormalWeb"/>
        <w:shd w:val="clear" w:color="auto" w:fill="1E1E1E"/>
        <w:spacing w:before="0" w:beforeAutospacing="0" w:after="0" w:afterAutospacing="0"/>
        <w:ind w:left="720"/>
      </w:pPr>
      <w:r w:rsidRPr="00914F30">
        <w:rPr>
          <w:color w:val="D4D4D4"/>
        </w:rPr>
        <w:t>&lt;</w:t>
      </w:r>
      <w:r w:rsidRPr="00914F30">
        <w:rPr>
          <w:color w:val="9CDCFE"/>
        </w:rPr>
        <w:t>SendInv</w:t>
      </w:r>
      <w:r w:rsidRPr="00914F30">
        <w:rPr>
          <w:color w:val="D4D4D4"/>
        </w:rPr>
        <w:t>&gt;</w:t>
      </w:r>
    </w:p>
    <w:p w14:paraId="65AEB2A0" w14:textId="77777777" w:rsidR="00914F30" w:rsidRPr="00914F30" w:rsidRDefault="00914F30" w:rsidP="00914F30">
      <w:pPr>
        <w:pStyle w:val="NormalWeb"/>
        <w:shd w:val="clear" w:color="auto" w:fill="1E1E1E"/>
        <w:spacing w:before="0" w:beforeAutospacing="0" w:after="0" w:afterAutospacing="0"/>
        <w:ind w:left="720"/>
      </w:pPr>
      <w:r w:rsidRPr="00914F30">
        <w:rPr>
          <w:color w:val="D4D4D4"/>
        </w:rPr>
        <w:t>    &lt;</w:t>
      </w:r>
      <w:r w:rsidRPr="00914F30">
        <w:rPr>
          <w:color w:val="9CDCFE"/>
        </w:rPr>
        <w:t>Base64Hash</w:t>
      </w:r>
      <w:r w:rsidRPr="00914F30">
        <w:rPr>
          <w:color w:val="D4D4D4"/>
        </w:rPr>
        <w:t>&gt;&lt;/</w:t>
      </w:r>
      <w:r w:rsidRPr="00914F30">
        <w:rPr>
          <w:color w:val="9CDCFE"/>
        </w:rPr>
        <w:t>Base64Hash</w:t>
      </w:r>
      <w:r w:rsidRPr="00914F30">
        <w:rPr>
          <w:color w:val="D4D4D4"/>
        </w:rPr>
        <w:t>&gt; *</w:t>
      </w:r>
      <w:r w:rsidRPr="00914F30">
        <w:rPr>
          <w:color w:val="6A9955"/>
        </w:rPr>
        <w:t>//chuỗi Hash lấy từ bước 1</w:t>
      </w:r>
    </w:p>
    <w:p w14:paraId="7A079111" w14:textId="77777777" w:rsidR="00914F30" w:rsidRPr="00914F30" w:rsidRDefault="00914F30" w:rsidP="00914F30">
      <w:pPr>
        <w:pStyle w:val="NormalWeb"/>
        <w:shd w:val="clear" w:color="auto" w:fill="1E1E1E"/>
        <w:spacing w:before="0" w:beforeAutospacing="0" w:after="0" w:afterAutospacing="0"/>
        <w:ind w:left="720"/>
      </w:pPr>
      <w:r w:rsidRPr="00914F30">
        <w:rPr>
          <w:color w:val="D4D4D4"/>
        </w:rPr>
        <w:t>    &lt;</w:t>
      </w:r>
      <w:r w:rsidRPr="00914F30">
        <w:rPr>
          <w:color w:val="9CDCFE"/>
        </w:rPr>
        <w:t>SignValue</w:t>
      </w:r>
      <w:r w:rsidRPr="00914F30">
        <w:rPr>
          <w:color w:val="D4D4D4"/>
        </w:rPr>
        <w:t>&gt;&lt;/</w:t>
      </w:r>
      <w:r w:rsidRPr="00914F30">
        <w:rPr>
          <w:color w:val="9CDCFE"/>
        </w:rPr>
        <w:t>SignValue</w:t>
      </w:r>
      <w:r w:rsidRPr="00914F30">
        <w:rPr>
          <w:color w:val="D4D4D4"/>
        </w:rPr>
        <w:t>&gt; *</w:t>
      </w:r>
      <w:r w:rsidRPr="00914F30">
        <w:rPr>
          <w:color w:val="6A9955"/>
        </w:rPr>
        <w:t>//chuỗi ký</w:t>
      </w:r>
    </w:p>
    <w:p w14:paraId="0F553D6D" w14:textId="77777777" w:rsidR="00914F30" w:rsidRPr="00914F30" w:rsidRDefault="00914F30" w:rsidP="00914F30">
      <w:pPr>
        <w:pStyle w:val="NormalWeb"/>
        <w:shd w:val="clear" w:color="auto" w:fill="1E1E1E"/>
        <w:spacing w:before="0" w:beforeAutospacing="0" w:after="160" w:afterAutospacing="0"/>
        <w:ind w:left="720"/>
      </w:pPr>
      <w:r w:rsidRPr="00914F30">
        <w:rPr>
          <w:color w:val="D4D4D4"/>
        </w:rPr>
        <w:t>&lt;/</w:t>
      </w:r>
      <w:r w:rsidRPr="00914F30">
        <w:rPr>
          <w:color w:val="9CDCFE"/>
        </w:rPr>
        <w:t>SendInv</w:t>
      </w:r>
      <w:r w:rsidRPr="00914F30">
        <w:rPr>
          <w:color w:val="D4D4D4"/>
        </w:rPr>
        <w:t>&gt;</w:t>
      </w:r>
    </w:p>
    <w:p w14:paraId="01269EDA" w14:textId="77777777" w:rsidR="00914F30" w:rsidRPr="00914F30" w:rsidRDefault="00914F30" w:rsidP="00914F30">
      <w:pPr>
        <w:ind w:left="720"/>
        <w:rPr>
          <w:lang w:eastAsia="x-none"/>
        </w:rPr>
      </w:pPr>
    </w:p>
    <w:p w14:paraId="51CC2855" w14:textId="307D9359" w:rsidR="00A637FB" w:rsidRDefault="00A637FB" w:rsidP="00480762">
      <w:pPr>
        <w:pStyle w:val="Heading3"/>
      </w:pPr>
      <w:bookmarkStart w:id="2222" w:name="_Toc198045421"/>
      <w:r>
        <w:t>Lấy giá trị hash hóa đơn máy tính tiền theo danh sách invtoken sử dụng smartCA (bước 1)</w:t>
      </w:r>
      <w:bookmarkEnd w:id="2222"/>
    </w:p>
    <w:p w14:paraId="1CCA721A" w14:textId="77777777" w:rsidR="00914F30" w:rsidRDefault="00914F30" w:rsidP="00914F30">
      <w:pPr>
        <w:pStyle w:val="NormalWeb"/>
        <w:spacing w:before="0" w:beforeAutospacing="0" w:after="0" w:afterAutospacing="0"/>
        <w:ind w:left="720" w:right="14"/>
        <w:jc w:val="both"/>
      </w:pPr>
      <w:r>
        <w:rPr>
          <w:color w:val="000000"/>
        </w:rPr>
        <w:t>URL</w:t>
      </w:r>
    </w:p>
    <w:p w14:paraId="1D881235" w14:textId="77777777" w:rsidR="00914F30" w:rsidRPr="00914F30" w:rsidRDefault="00914F30" w:rsidP="00914F30">
      <w:pPr>
        <w:pStyle w:val="NormalWeb"/>
        <w:spacing w:before="0" w:beforeAutospacing="0" w:after="0" w:afterAutospacing="0"/>
        <w:ind w:left="720" w:right="14"/>
        <w:jc w:val="both"/>
      </w:pPr>
      <w:r>
        <w:rPr>
          <w:rStyle w:val="apple-tab-span"/>
          <w:color w:val="000000"/>
        </w:rPr>
        <w:tab/>
      </w:r>
      <w:r>
        <w:rPr>
          <w:color w:val="000000"/>
        </w:rPr>
        <w:t xml:space="preserve"> string </w:t>
      </w:r>
      <w:r w:rsidRPr="00914F30">
        <w:rPr>
          <w:b/>
          <w:color w:val="000000"/>
        </w:rPr>
        <w:t>GetHashInvMTTInvTokenBySmartCA</w:t>
      </w:r>
      <w:r>
        <w:rPr>
          <w:color w:val="000000"/>
        </w:rPr>
        <w:t xml:space="preserve">(string Account, string ACpass, </w:t>
      </w:r>
      <w:r w:rsidRPr="00914F30">
        <w:rPr>
          <w:color w:val="000000"/>
        </w:rPr>
        <w:t>string lstInvToken, string username, string password, string serialCert)</w:t>
      </w:r>
    </w:p>
    <w:p w14:paraId="082F4F07" w14:textId="77777777" w:rsidR="00914F30" w:rsidRPr="00914F30" w:rsidRDefault="00914F30" w:rsidP="00914F30">
      <w:pPr>
        <w:pStyle w:val="NormalWeb"/>
        <w:spacing w:before="0" w:beforeAutospacing="0" w:after="0" w:afterAutospacing="0"/>
        <w:ind w:left="720" w:right="14"/>
        <w:jc w:val="both"/>
      </w:pPr>
      <w:r w:rsidRPr="00914F30">
        <w:rPr>
          <w:color w:val="000000"/>
        </w:rPr>
        <w:t>DESCRIPTION</w:t>
      </w:r>
    </w:p>
    <w:p w14:paraId="19F775DE" w14:textId="77777777" w:rsidR="00914F30" w:rsidRPr="00914F30" w:rsidRDefault="00914F30" w:rsidP="00914F30">
      <w:pPr>
        <w:pStyle w:val="NormalWeb"/>
        <w:spacing w:before="0" w:beforeAutospacing="0" w:after="0" w:afterAutospacing="0"/>
        <w:ind w:left="720" w:right="14"/>
        <w:jc w:val="both"/>
      </w:pPr>
      <w:r w:rsidRPr="00914F30">
        <w:rPr>
          <w:rStyle w:val="apple-tab-span"/>
          <w:color w:val="000000"/>
        </w:rPr>
        <w:tab/>
      </w:r>
      <w:r w:rsidRPr="00914F30">
        <w:rPr>
          <w:color w:val="000000"/>
        </w:rPr>
        <w:t>Đây là web service cho phép gửi thông điệp hóa đơn điện tử với các hệ thống sử dụng SmartCA, thực hiện truyền dữ liệu hóa đơn và lấy giá trị hash value để ký số bằng SmartCA ở client.</w:t>
      </w:r>
    </w:p>
    <w:p w14:paraId="45719393" w14:textId="77777777" w:rsidR="00914F30" w:rsidRPr="00914F30" w:rsidRDefault="00914F30" w:rsidP="00914F30">
      <w:pPr>
        <w:pStyle w:val="NormalWeb"/>
        <w:spacing w:before="0" w:beforeAutospacing="0" w:after="0" w:afterAutospacing="0"/>
        <w:ind w:left="720" w:right="14"/>
        <w:jc w:val="both"/>
      </w:pPr>
      <w:r w:rsidRPr="00914F30">
        <w:rPr>
          <w:color w:val="000000"/>
        </w:rPr>
        <w:t>HTTP METHOD</w:t>
      </w:r>
    </w:p>
    <w:p w14:paraId="313744A5" w14:textId="77777777" w:rsidR="00914F30" w:rsidRPr="00914F30" w:rsidRDefault="00914F30" w:rsidP="00914F30">
      <w:pPr>
        <w:pStyle w:val="NormalWeb"/>
        <w:spacing w:before="0" w:beforeAutospacing="0" w:after="0" w:afterAutospacing="0"/>
        <w:ind w:left="720" w:right="14"/>
        <w:jc w:val="both"/>
      </w:pPr>
      <w:r w:rsidRPr="00914F30">
        <w:rPr>
          <w:rStyle w:val="apple-tab-span"/>
          <w:color w:val="000000"/>
        </w:rPr>
        <w:tab/>
      </w:r>
      <w:r w:rsidRPr="00914F30">
        <w:rPr>
          <w:rStyle w:val="apple-tab-span"/>
          <w:color w:val="000000"/>
        </w:rPr>
        <w:tab/>
      </w:r>
      <w:r w:rsidRPr="00914F30">
        <w:rPr>
          <w:color w:val="000000"/>
        </w:rPr>
        <w:t>POST</w:t>
      </w:r>
    </w:p>
    <w:p w14:paraId="30514A67" w14:textId="77777777" w:rsidR="00914F30" w:rsidRPr="00914F30" w:rsidRDefault="00914F30" w:rsidP="00914F30">
      <w:pPr>
        <w:pStyle w:val="NormalWeb"/>
        <w:spacing w:before="0" w:beforeAutospacing="0" w:after="0" w:afterAutospacing="0"/>
        <w:ind w:left="720" w:right="14"/>
        <w:jc w:val="both"/>
      </w:pPr>
      <w:r w:rsidRPr="00914F30">
        <w:rPr>
          <w:color w:val="000000"/>
        </w:rPr>
        <w:t>REQUEST BODY</w:t>
      </w:r>
    </w:p>
    <w:p w14:paraId="39A030CD" w14:textId="77777777" w:rsidR="00914F30" w:rsidRPr="00914F30" w:rsidRDefault="00914F30" w:rsidP="00914F30">
      <w:pPr>
        <w:pStyle w:val="NormalWeb"/>
        <w:numPr>
          <w:ilvl w:val="0"/>
          <w:numId w:val="76"/>
        </w:numPr>
        <w:tabs>
          <w:tab w:val="clear" w:pos="720"/>
          <w:tab w:val="num" w:pos="1080"/>
        </w:tabs>
        <w:spacing w:before="0" w:beforeAutospacing="0" w:after="0" w:afterAutospacing="0"/>
        <w:ind w:left="1430"/>
        <w:jc w:val="both"/>
        <w:textAlignment w:val="baseline"/>
        <w:rPr>
          <w:b/>
          <w:bCs/>
          <w:color w:val="000000"/>
          <w:u w:val="single"/>
        </w:rPr>
      </w:pPr>
      <w:r w:rsidRPr="00914F30">
        <w:rPr>
          <w:b/>
          <w:bCs/>
          <w:color w:val="000000"/>
        </w:rPr>
        <w:t xml:space="preserve">Account/ACPass:  </w:t>
      </w:r>
      <w:r w:rsidRPr="00914F30">
        <w:rPr>
          <w:color w:val="000000"/>
        </w:rPr>
        <w:t>Tài khoản được cấp phát cho nhân viên gọi lệnh gửi thông điệp.</w:t>
      </w:r>
    </w:p>
    <w:p w14:paraId="517D0B14" w14:textId="77777777" w:rsidR="00914F30" w:rsidRPr="00914F30" w:rsidRDefault="00914F30" w:rsidP="00914F30">
      <w:pPr>
        <w:pStyle w:val="NormalWeb"/>
        <w:numPr>
          <w:ilvl w:val="0"/>
          <w:numId w:val="76"/>
        </w:numPr>
        <w:tabs>
          <w:tab w:val="clear" w:pos="720"/>
          <w:tab w:val="num" w:pos="1080"/>
        </w:tabs>
        <w:spacing w:before="0" w:beforeAutospacing="0" w:after="0" w:afterAutospacing="0"/>
        <w:ind w:left="1430"/>
        <w:jc w:val="both"/>
        <w:textAlignment w:val="baseline"/>
        <w:rPr>
          <w:b/>
          <w:bCs/>
          <w:color w:val="000000"/>
          <w:u w:val="single"/>
        </w:rPr>
      </w:pPr>
      <w:r w:rsidRPr="00914F30">
        <w:rPr>
          <w:b/>
          <w:bCs/>
          <w:color w:val="000000"/>
        </w:rPr>
        <w:lastRenderedPageBreak/>
        <w:t>Username/password:</w:t>
      </w:r>
      <w:r w:rsidRPr="00914F30">
        <w:rPr>
          <w:color w:val="000000"/>
        </w:rPr>
        <w:t xml:space="preserve"> Tài khoản được cấp phát cho khách hàng để gọi đến webservice (tài khoản có quyền ServiceRole trong hệ thống).</w:t>
      </w:r>
    </w:p>
    <w:p w14:paraId="451ED99A" w14:textId="77777777" w:rsidR="00914F30" w:rsidRPr="00914F30" w:rsidRDefault="00914F30" w:rsidP="00914F30">
      <w:pPr>
        <w:pStyle w:val="NormalWeb"/>
        <w:numPr>
          <w:ilvl w:val="0"/>
          <w:numId w:val="76"/>
        </w:numPr>
        <w:tabs>
          <w:tab w:val="clear" w:pos="720"/>
          <w:tab w:val="num" w:pos="1080"/>
        </w:tabs>
        <w:spacing w:before="0" w:beforeAutospacing="0" w:after="0" w:afterAutospacing="0"/>
        <w:ind w:left="1430"/>
        <w:jc w:val="both"/>
        <w:textAlignment w:val="baseline"/>
        <w:rPr>
          <w:b/>
          <w:bCs/>
          <w:color w:val="000000"/>
          <w:u w:val="single"/>
        </w:rPr>
      </w:pPr>
      <w:r w:rsidRPr="00914F30">
        <w:rPr>
          <w:b/>
          <w:bCs/>
          <w:color w:val="000000"/>
        </w:rPr>
        <w:t>lstInvToken</w:t>
      </w:r>
      <w:r w:rsidRPr="00914F30">
        <w:rPr>
          <w:color w:val="000000"/>
        </w:rPr>
        <w:t>: chuỗi danh sách InvToken của hóa đơn điện tử đã phát hành (theo mẫu mô tả kèm theo)</w:t>
      </w:r>
      <w:r w:rsidRPr="00914F30">
        <w:rPr>
          <w:b/>
          <w:bCs/>
          <w:color w:val="000000"/>
          <w:u w:val="single"/>
        </w:rPr>
        <w:t>    </w:t>
      </w:r>
    </w:p>
    <w:p w14:paraId="4B8ED2E5" w14:textId="77777777" w:rsidR="00914F30" w:rsidRPr="00914F30" w:rsidRDefault="00914F30" w:rsidP="00914F30">
      <w:pPr>
        <w:pStyle w:val="NormalWeb"/>
        <w:numPr>
          <w:ilvl w:val="0"/>
          <w:numId w:val="76"/>
        </w:numPr>
        <w:tabs>
          <w:tab w:val="clear" w:pos="720"/>
          <w:tab w:val="num" w:pos="1080"/>
        </w:tabs>
        <w:spacing w:before="0" w:beforeAutospacing="0" w:after="0" w:afterAutospacing="0"/>
        <w:ind w:left="1430"/>
        <w:jc w:val="both"/>
        <w:textAlignment w:val="baseline"/>
        <w:rPr>
          <w:b/>
          <w:bCs/>
          <w:color w:val="000000"/>
        </w:rPr>
      </w:pPr>
      <w:r w:rsidRPr="00914F30">
        <w:rPr>
          <w:b/>
          <w:bCs/>
          <w:color w:val="000000"/>
        </w:rPr>
        <w:t>serialCert</w:t>
      </w:r>
      <w:r w:rsidRPr="00914F30">
        <w:rPr>
          <w:color w:val="000000"/>
        </w:rPr>
        <w:t>: Serial của chứng thư số SmartCA dùng để ký gửi thuế</w:t>
      </w:r>
    </w:p>
    <w:p w14:paraId="413D6EE3" w14:textId="77777777" w:rsidR="00914F30" w:rsidRPr="00914F30" w:rsidRDefault="00914F30" w:rsidP="00914F30">
      <w:pPr>
        <w:pStyle w:val="NormalWeb"/>
        <w:spacing w:before="0" w:beforeAutospacing="0" w:after="0" w:afterAutospacing="0"/>
        <w:ind w:left="720" w:right="14"/>
        <w:jc w:val="both"/>
      </w:pPr>
      <w:r w:rsidRPr="00914F30">
        <w:rPr>
          <w:color w:val="000000"/>
        </w:rPr>
        <w:t>RETURNS</w:t>
      </w:r>
    </w:p>
    <w:tbl>
      <w:tblPr>
        <w:tblW w:w="0" w:type="auto"/>
        <w:tblInd w:w="625" w:type="dxa"/>
        <w:tblCellMar>
          <w:top w:w="15" w:type="dxa"/>
          <w:left w:w="15" w:type="dxa"/>
          <w:bottom w:w="15" w:type="dxa"/>
          <w:right w:w="15" w:type="dxa"/>
        </w:tblCellMar>
        <w:tblLook w:val="04A0" w:firstRow="1" w:lastRow="0" w:firstColumn="1" w:lastColumn="0" w:noHBand="0" w:noVBand="1"/>
      </w:tblPr>
      <w:tblGrid>
        <w:gridCol w:w="1390"/>
        <w:gridCol w:w="5462"/>
        <w:gridCol w:w="1873"/>
      </w:tblGrid>
      <w:tr w:rsidR="00914F30" w:rsidRPr="00914F30" w14:paraId="6314F5D7" w14:textId="77777777" w:rsidTr="00914F30">
        <w:tc>
          <w:tcPr>
            <w:tcW w:w="1051" w:type="dxa"/>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6CD3D02E" w14:textId="77777777" w:rsidR="00914F30" w:rsidRPr="00914F30" w:rsidRDefault="00914F30">
            <w:pPr>
              <w:pStyle w:val="NormalWeb"/>
              <w:spacing w:before="0" w:beforeAutospacing="0" w:after="200" w:afterAutospacing="0"/>
              <w:ind w:left="720"/>
            </w:pPr>
            <w:r w:rsidRPr="00914F30">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14E66D20" w14:textId="77777777" w:rsidR="00914F30" w:rsidRPr="00914F30" w:rsidRDefault="00914F30">
            <w:pPr>
              <w:pStyle w:val="NormalWeb"/>
              <w:spacing w:before="0" w:beforeAutospacing="0" w:after="200" w:afterAutospacing="0"/>
              <w:ind w:left="720"/>
            </w:pPr>
            <w:r w:rsidRPr="00914F30">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66F51434" w14:textId="77777777" w:rsidR="00914F30" w:rsidRPr="00914F30" w:rsidRDefault="00914F30">
            <w:pPr>
              <w:pStyle w:val="NormalWeb"/>
              <w:spacing w:before="0" w:beforeAutospacing="0" w:after="200" w:afterAutospacing="0"/>
              <w:ind w:left="720"/>
            </w:pPr>
            <w:r w:rsidRPr="00914F30">
              <w:rPr>
                <w:color w:val="000000"/>
              </w:rPr>
              <w:t>Ghi chú</w:t>
            </w:r>
          </w:p>
        </w:tc>
      </w:tr>
      <w:tr w:rsidR="00914F30" w:rsidRPr="00914F30" w14:paraId="72DCC5F0"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62828F9" w14:textId="77777777" w:rsidR="00914F30" w:rsidRPr="00914F30" w:rsidRDefault="00914F30">
            <w:pPr>
              <w:pStyle w:val="NormalWeb"/>
              <w:spacing w:before="0" w:beforeAutospacing="0" w:after="160" w:afterAutospacing="0"/>
            </w:pPr>
            <w:r w:rsidRPr="00914F30">
              <w:rPr>
                <w:color w:val="000000"/>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DB8B991" w14:textId="77777777" w:rsidR="00914F30" w:rsidRPr="00914F30" w:rsidRDefault="00914F30">
            <w:pPr>
              <w:pStyle w:val="NormalWeb"/>
              <w:spacing w:before="0" w:beforeAutospacing="0" w:after="0" w:afterAutospacing="0"/>
            </w:pPr>
            <w:r w:rsidRPr="00914F30">
              <w:rPr>
                <w:color w:val="000000"/>
              </w:rPr>
              <w:t>Tài khoản đăng nhập sai hoặc không có 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2B3B2BC" w14:textId="77777777" w:rsidR="00914F30" w:rsidRPr="00914F30" w:rsidRDefault="00914F30"/>
        </w:tc>
      </w:tr>
      <w:tr w:rsidR="00914F30" w:rsidRPr="00914F30" w14:paraId="0CF20AF3"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AA27AE8" w14:textId="77777777" w:rsidR="00914F30" w:rsidRPr="00914F30" w:rsidRDefault="00914F30">
            <w:pPr>
              <w:pStyle w:val="NormalWeb"/>
              <w:spacing w:before="0" w:beforeAutospacing="0" w:after="160" w:afterAutospacing="0"/>
            </w:pPr>
            <w:r w:rsidRPr="00914F30">
              <w:rPr>
                <w:color w:val="000000"/>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651CD5A" w14:textId="77777777" w:rsidR="00914F30" w:rsidRPr="00914F30" w:rsidRDefault="00914F30">
            <w:pPr>
              <w:pStyle w:val="NormalWeb"/>
              <w:spacing w:before="0" w:beforeAutospacing="0" w:after="160" w:afterAutospacing="0"/>
            </w:pPr>
            <w:r w:rsidRPr="00914F30">
              <w:rPr>
                <w:color w:val="000000"/>
              </w:rPr>
              <w:t>Không tìm thấy công ty hoặc tài khoản không tồn 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B3FE2F0" w14:textId="77777777" w:rsidR="00914F30" w:rsidRPr="00914F30" w:rsidRDefault="00914F30"/>
        </w:tc>
      </w:tr>
      <w:tr w:rsidR="00914F30" w:rsidRPr="00914F30" w14:paraId="1EB7B3CF"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C9AC633" w14:textId="77777777" w:rsidR="00914F30" w:rsidRPr="00914F30" w:rsidRDefault="00914F30">
            <w:pPr>
              <w:pStyle w:val="NormalWeb"/>
              <w:spacing w:before="0" w:beforeAutospacing="0" w:after="160" w:afterAutospacing="0"/>
            </w:pPr>
            <w:r w:rsidRPr="00914F30">
              <w:rPr>
                <w:color w:val="000000"/>
              </w:rPr>
              <w:t>ERR:22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8B255AA" w14:textId="77777777" w:rsidR="00914F30" w:rsidRPr="00914F30" w:rsidRDefault="00914F30">
            <w:pPr>
              <w:pStyle w:val="NormalWeb"/>
              <w:spacing w:before="0" w:beforeAutospacing="0" w:after="160" w:afterAutospacing="0"/>
            </w:pPr>
            <w:r w:rsidRPr="00914F30">
              <w:rPr>
                <w:color w:val="000000"/>
              </w:rPr>
              <w:t>Công ty chưa đăng ký chứng thư 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C8D2B02" w14:textId="77777777" w:rsidR="00914F30" w:rsidRPr="00914F30" w:rsidRDefault="00914F30"/>
        </w:tc>
      </w:tr>
      <w:tr w:rsidR="00914F30" w:rsidRPr="00914F30" w14:paraId="14928EA1"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879DC00" w14:textId="77777777" w:rsidR="00914F30" w:rsidRPr="00914F30" w:rsidRDefault="00914F30">
            <w:pPr>
              <w:pStyle w:val="NormalWeb"/>
              <w:spacing w:before="0" w:beforeAutospacing="0" w:after="160" w:afterAutospacing="0"/>
            </w:pPr>
            <w:r w:rsidRPr="00914F30">
              <w:rPr>
                <w:color w:val="000000"/>
              </w:rPr>
              <w:t>ERR:28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5F9B0A2" w14:textId="77777777" w:rsidR="00914F30" w:rsidRPr="00914F30" w:rsidRDefault="00914F30">
            <w:pPr>
              <w:pStyle w:val="NormalWeb"/>
              <w:spacing w:before="0" w:beforeAutospacing="0" w:after="160" w:afterAutospacing="0"/>
            </w:pPr>
            <w:r w:rsidRPr="00914F30">
              <w:rPr>
                <w:color w:val="000000"/>
              </w:rPr>
              <w:t>Chưa có thông tin chứng thư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6FA1F61" w14:textId="77777777" w:rsidR="00914F30" w:rsidRPr="00914F30" w:rsidRDefault="00914F30"/>
        </w:tc>
      </w:tr>
      <w:tr w:rsidR="00914F30" w:rsidRPr="00914F30" w14:paraId="7EB89E87"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576676A" w14:textId="77777777" w:rsidR="00914F30" w:rsidRPr="00914F30" w:rsidRDefault="00914F30">
            <w:pPr>
              <w:pStyle w:val="NormalWeb"/>
              <w:spacing w:before="0" w:beforeAutospacing="0" w:after="160" w:afterAutospacing="0"/>
            </w:pPr>
            <w:r w:rsidRPr="00914F30">
              <w:rPr>
                <w:color w:val="000000"/>
              </w:rPr>
              <w:t>ERR:24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A6A3ECD" w14:textId="77777777" w:rsidR="00914F30" w:rsidRPr="00914F30" w:rsidRDefault="00914F30">
            <w:pPr>
              <w:pStyle w:val="NormalWeb"/>
              <w:spacing w:before="0" w:beforeAutospacing="0" w:after="160" w:afterAutospacing="0"/>
            </w:pPr>
            <w:r w:rsidRPr="00914F30">
              <w:rPr>
                <w:color w:val="000000"/>
              </w:rPr>
              <w:t>Chứng thư truyền lên không đúng với chứng thư đăng ký trong hệ 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8F80A87" w14:textId="77777777" w:rsidR="00914F30" w:rsidRPr="00914F30" w:rsidRDefault="00914F30"/>
        </w:tc>
      </w:tr>
      <w:tr w:rsidR="00914F30" w:rsidRPr="00914F30" w14:paraId="680B8A2C"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BA697CF" w14:textId="77777777" w:rsidR="00914F30" w:rsidRPr="00914F30" w:rsidRDefault="00914F30">
            <w:pPr>
              <w:pStyle w:val="NormalWeb"/>
              <w:spacing w:before="0" w:beforeAutospacing="0" w:after="160" w:afterAutospacing="0"/>
            </w:pPr>
            <w:r w:rsidRPr="00914F30">
              <w:rPr>
                <w:color w:val="000000"/>
              </w:rPr>
              <w:t>ERR:27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11A8FEF" w14:textId="77777777" w:rsidR="00914F30" w:rsidRPr="00914F30" w:rsidRDefault="00914F30">
            <w:pPr>
              <w:pStyle w:val="NormalWeb"/>
              <w:spacing w:before="0" w:beforeAutospacing="0" w:after="0" w:afterAutospacing="0"/>
            </w:pPr>
            <w:r w:rsidRPr="00914F30">
              <w:rPr>
                <w:color w:val="000000"/>
              </w:rPr>
              <w:t>Chứng thư chưa đến thời điểm sử dụng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3106BFC" w14:textId="77777777" w:rsidR="00914F30" w:rsidRPr="00914F30" w:rsidRDefault="00914F30"/>
        </w:tc>
      </w:tr>
      <w:tr w:rsidR="00914F30" w:rsidRPr="00914F30" w14:paraId="7A3B7C6A"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DC09BD8" w14:textId="77777777" w:rsidR="00914F30" w:rsidRPr="00914F30" w:rsidRDefault="00914F30">
            <w:pPr>
              <w:pStyle w:val="NormalWeb"/>
              <w:spacing w:before="0" w:beforeAutospacing="0" w:after="160" w:afterAutospacing="0"/>
            </w:pPr>
            <w:r w:rsidRPr="00914F30">
              <w:rPr>
                <w:color w:val="000000"/>
              </w:rPr>
              <w:t>ERR:26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127697E" w14:textId="77777777" w:rsidR="00914F30" w:rsidRPr="00914F30" w:rsidRDefault="00914F30">
            <w:pPr>
              <w:pStyle w:val="NormalWeb"/>
              <w:spacing w:before="0" w:beforeAutospacing="0" w:after="0" w:afterAutospacing="0"/>
            </w:pPr>
            <w:r w:rsidRPr="00914F30">
              <w:rPr>
                <w:color w:val="000000"/>
              </w:rPr>
              <w:t>Chứng thư số hết hạn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006A6D7" w14:textId="77777777" w:rsidR="00914F30" w:rsidRPr="00914F30" w:rsidRDefault="00914F30"/>
        </w:tc>
      </w:tr>
      <w:tr w:rsidR="00914F30" w:rsidRPr="00914F30" w14:paraId="334A0A67"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720F2E8" w14:textId="77777777" w:rsidR="00914F30" w:rsidRPr="00914F30" w:rsidRDefault="00914F30">
            <w:pPr>
              <w:pStyle w:val="NormalWeb"/>
              <w:spacing w:before="0" w:beforeAutospacing="0" w:after="160" w:afterAutospacing="0"/>
            </w:pPr>
            <w:r w:rsidRPr="00914F30">
              <w:rPr>
                <w:color w:val="000000"/>
              </w:rPr>
              <w:t>ERR:51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61386A0" w14:textId="77777777" w:rsidR="00914F30" w:rsidRPr="00914F30" w:rsidRDefault="00914F30">
            <w:pPr>
              <w:pStyle w:val="NormalWeb"/>
              <w:spacing w:before="0" w:beforeAutospacing="0" w:after="0" w:afterAutospacing="0"/>
            </w:pPr>
            <w:r w:rsidRPr="00914F30">
              <w:rPr>
                <w:color w:val="000000"/>
              </w:rPr>
              <w:t>Chứng thư số đã bị thu hồi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6206185" w14:textId="77777777" w:rsidR="00914F30" w:rsidRPr="00914F30" w:rsidRDefault="00914F30"/>
        </w:tc>
      </w:tr>
      <w:tr w:rsidR="00914F30" w:rsidRPr="00914F30" w14:paraId="10D08030"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A7DD827" w14:textId="77777777" w:rsidR="00914F30" w:rsidRPr="00914F30" w:rsidRDefault="00914F30">
            <w:pPr>
              <w:pStyle w:val="NormalWeb"/>
              <w:spacing w:before="0" w:beforeAutospacing="0" w:after="160" w:afterAutospacing="0"/>
            </w:pPr>
            <w:r w:rsidRPr="00914F30">
              <w:rPr>
                <w:color w:val="000000"/>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8DA15A1" w14:textId="77777777" w:rsidR="00914F30" w:rsidRPr="00914F30" w:rsidRDefault="00914F30">
            <w:pPr>
              <w:pStyle w:val="NormalWeb"/>
              <w:spacing w:before="0" w:beforeAutospacing="0" w:after="0" w:afterAutospacing="0"/>
            </w:pPr>
            <w:r w:rsidRPr="00914F30">
              <w:rPr>
                <w:color w:val="000000"/>
              </w:rPr>
              <w:t>Dữ liệu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17C8394" w14:textId="77777777" w:rsidR="00914F30" w:rsidRPr="00914F30" w:rsidRDefault="00914F30"/>
        </w:tc>
      </w:tr>
      <w:tr w:rsidR="00914F30" w:rsidRPr="00914F30" w14:paraId="7040986D"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9D2667D" w14:textId="77777777" w:rsidR="00914F30" w:rsidRPr="00914F30" w:rsidRDefault="00914F30">
            <w:pPr>
              <w:pStyle w:val="NormalWeb"/>
              <w:spacing w:before="0" w:beforeAutospacing="0" w:after="160" w:afterAutospacing="0"/>
            </w:pPr>
            <w:r w:rsidRPr="00914F30">
              <w:rPr>
                <w:color w:val="000000"/>
              </w:rPr>
              <w:t>ERR:6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7B293F8" w14:textId="77777777" w:rsidR="00914F30" w:rsidRPr="00914F30" w:rsidRDefault="00914F30">
            <w:pPr>
              <w:pStyle w:val="NormalWeb"/>
              <w:spacing w:before="0" w:beforeAutospacing="0" w:after="0" w:afterAutospacing="0"/>
            </w:pPr>
            <w:r w:rsidRPr="00914F30">
              <w:rPr>
                <w:color w:val="000000"/>
              </w:rPr>
              <w:t>Chuỗi Invtoken không đúng định dạng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8E33A4D" w14:textId="77777777" w:rsidR="00914F30" w:rsidRPr="00914F30" w:rsidRDefault="00914F30"/>
        </w:tc>
      </w:tr>
      <w:tr w:rsidR="00914F30" w:rsidRPr="00914F30" w14:paraId="4CA2B9DB"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924827C" w14:textId="77777777" w:rsidR="00914F30" w:rsidRPr="00914F30" w:rsidRDefault="00914F30">
            <w:pPr>
              <w:pStyle w:val="NormalWeb"/>
              <w:spacing w:before="0" w:beforeAutospacing="0" w:after="160" w:afterAutospacing="0"/>
            </w:pPr>
            <w:r w:rsidRPr="00914F30">
              <w:rPr>
                <w:color w:val="000000"/>
              </w:rPr>
              <w:t>ERR:7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8AEB6AD" w14:textId="77777777" w:rsidR="00914F30" w:rsidRPr="00914F30" w:rsidRDefault="00914F30">
            <w:pPr>
              <w:pStyle w:val="NormalWeb"/>
              <w:spacing w:before="0" w:beforeAutospacing="0" w:after="0" w:afterAutospacing="0"/>
            </w:pPr>
            <w:r w:rsidRPr="00914F30">
              <w:rPr>
                <w:color w:val="000000"/>
              </w:rPr>
              <w:t>Chuỗi Invtoken phải của cùng 1 loại pattern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1A2C66B" w14:textId="77777777" w:rsidR="00914F30" w:rsidRPr="00914F30" w:rsidRDefault="00914F30"/>
        </w:tc>
      </w:tr>
      <w:tr w:rsidR="00914F30" w:rsidRPr="00914F30" w14:paraId="4F5955BD"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9C0EF3C" w14:textId="77777777" w:rsidR="00914F30" w:rsidRPr="00914F30" w:rsidRDefault="00914F30">
            <w:pPr>
              <w:pStyle w:val="NormalWeb"/>
              <w:spacing w:before="0" w:beforeAutospacing="0" w:after="160" w:afterAutospacing="0"/>
            </w:pPr>
            <w:r w:rsidRPr="00914F30">
              <w:rPr>
                <w:color w:val="000000"/>
              </w:rPr>
              <w:t>ERR:8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9A6A11F" w14:textId="77777777" w:rsidR="00914F30" w:rsidRPr="00914F30" w:rsidRDefault="00914F30">
            <w:pPr>
              <w:pStyle w:val="NormalWeb"/>
              <w:spacing w:before="0" w:beforeAutospacing="0" w:after="0" w:afterAutospacing="0"/>
            </w:pPr>
            <w:r w:rsidRPr="00914F30">
              <w:rPr>
                <w:color w:val="000000"/>
              </w:rPr>
              <w:t>Chuỗi Invtoken phải của cùng 1 loại serial</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87FF150" w14:textId="77777777" w:rsidR="00914F30" w:rsidRPr="00914F30" w:rsidRDefault="00914F30"/>
        </w:tc>
      </w:tr>
      <w:tr w:rsidR="00914F30" w:rsidRPr="00914F30" w14:paraId="1321CE8D"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13B1F09" w14:textId="77777777" w:rsidR="00914F30" w:rsidRPr="00914F30" w:rsidRDefault="00914F30">
            <w:pPr>
              <w:pStyle w:val="NormalWeb"/>
              <w:spacing w:before="0" w:beforeAutospacing="0" w:after="160" w:afterAutospacing="0"/>
            </w:pPr>
            <w:r w:rsidRPr="00914F30">
              <w:rPr>
                <w:color w:val="000000"/>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4225AE9" w14:textId="77777777" w:rsidR="00914F30" w:rsidRPr="00914F30" w:rsidRDefault="00914F30">
            <w:pPr>
              <w:pStyle w:val="NormalWeb"/>
              <w:spacing w:before="0" w:beforeAutospacing="0" w:after="0" w:afterAutospacing="0"/>
            </w:pPr>
            <w:r w:rsidRPr="00914F30">
              <w:rPr>
                <w:color w:val="000000"/>
              </w:rPr>
              <w:t>Lô có số hóa đơn vượt quá số lượng tối đa cho phép (500)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50670C9" w14:textId="77777777" w:rsidR="00914F30" w:rsidRPr="00914F30" w:rsidRDefault="00914F30"/>
        </w:tc>
      </w:tr>
      <w:tr w:rsidR="00914F30" w:rsidRPr="00914F30" w14:paraId="7FDF7950"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2FDB0B2" w14:textId="77777777" w:rsidR="00914F30" w:rsidRPr="00914F30" w:rsidRDefault="00914F30">
            <w:pPr>
              <w:pStyle w:val="NormalWeb"/>
              <w:spacing w:before="0" w:beforeAutospacing="0" w:after="160" w:afterAutospacing="0"/>
            </w:pPr>
            <w:r w:rsidRPr="00914F30">
              <w:rPr>
                <w:color w:val="000000"/>
              </w:rPr>
              <w:t>ERR:11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9705C5B" w14:textId="77777777" w:rsidR="00914F30" w:rsidRPr="00914F30" w:rsidRDefault="00914F30">
            <w:pPr>
              <w:pStyle w:val="NormalWeb"/>
              <w:spacing w:before="0" w:beforeAutospacing="0" w:after="0" w:afterAutospacing="0"/>
            </w:pPr>
            <w:r w:rsidRPr="00914F30">
              <w:rPr>
                <w:color w:val="000000"/>
              </w:rPr>
              <w:t>Toàn bộ lô hóa đơn hoặc không tìm thấy hoặc đã gửi thuế</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693D1AB" w14:textId="77777777" w:rsidR="00914F30" w:rsidRPr="00914F30" w:rsidRDefault="00914F30"/>
        </w:tc>
      </w:tr>
      <w:tr w:rsidR="00914F30" w:rsidRPr="00914F30" w14:paraId="1818DED5"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B3DFD5B" w14:textId="77777777" w:rsidR="00914F30" w:rsidRPr="00914F30" w:rsidRDefault="00914F30">
            <w:pPr>
              <w:pStyle w:val="NormalWeb"/>
              <w:spacing w:before="0" w:beforeAutospacing="0" w:after="160" w:afterAutospacing="0"/>
            </w:pPr>
            <w:r w:rsidRPr="00914F30">
              <w:rPr>
                <w:color w:val="000000"/>
              </w:rPr>
              <w:t>ERR:35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42D594F" w14:textId="77777777" w:rsidR="00914F30" w:rsidRPr="00914F30" w:rsidRDefault="00914F30">
            <w:pPr>
              <w:pStyle w:val="NormalWeb"/>
              <w:spacing w:before="0" w:beforeAutospacing="0" w:after="0" w:afterAutospacing="0"/>
            </w:pPr>
            <w:r w:rsidRPr="00914F30">
              <w:rPr>
                <w:color w:val="000000"/>
              </w:rPr>
              <w:t>Thiếu thông tin pattern và serial</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AC80FF3" w14:textId="77777777" w:rsidR="00914F30" w:rsidRPr="00914F30" w:rsidRDefault="00914F30"/>
        </w:tc>
      </w:tr>
      <w:tr w:rsidR="00914F30" w:rsidRPr="00914F30" w14:paraId="3D3911F6"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D29471B" w14:textId="77777777" w:rsidR="00914F30" w:rsidRPr="00914F30" w:rsidRDefault="00914F30">
            <w:pPr>
              <w:pStyle w:val="NormalWeb"/>
              <w:spacing w:before="0" w:beforeAutospacing="0" w:after="160" w:afterAutospacing="0"/>
            </w:pPr>
            <w:r w:rsidRPr="00914F30">
              <w:rPr>
                <w:color w:val="000000"/>
              </w:rPr>
              <w:t>ERR:20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399935B" w14:textId="77777777" w:rsidR="00914F30" w:rsidRPr="00914F30" w:rsidRDefault="00914F30">
            <w:pPr>
              <w:pStyle w:val="NormalWeb"/>
              <w:spacing w:before="0" w:beforeAutospacing="0" w:after="0" w:afterAutospacing="0"/>
            </w:pPr>
            <w:r w:rsidRPr="00914F30">
              <w:rPr>
                <w:color w:val="000000"/>
              </w:rPr>
              <w:t>Thông tin pattern hoặc serial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5B6B48B" w14:textId="77777777" w:rsidR="00914F30" w:rsidRPr="00914F30" w:rsidRDefault="00914F30"/>
        </w:tc>
      </w:tr>
      <w:tr w:rsidR="00914F30" w:rsidRPr="00914F30" w14:paraId="76E8AC10" w14:textId="77777777" w:rsidTr="00914F30">
        <w:trPr>
          <w:trHeight w:val="413"/>
        </w:trPr>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172DF8F" w14:textId="77777777" w:rsidR="00914F30" w:rsidRPr="00914F30" w:rsidRDefault="00914F30">
            <w:pPr>
              <w:pStyle w:val="NormalWeb"/>
              <w:spacing w:before="0" w:beforeAutospacing="0" w:after="160" w:afterAutospacing="0"/>
            </w:pPr>
            <w:r w:rsidRPr="00914F30">
              <w:rPr>
                <w:color w:val="000000"/>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EF75EF2" w14:textId="77777777" w:rsidR="00914F30" w:rsidRPr="00914F30" w:rsidRDefault="00914F30">
            <w:pPr>
              <w:pStyle w:val="NormalWeb"/>
              <w:spacing w:before="0" w:beforeAutospacing="0" w:after="0" w:afterAutospacing="0"/>
            </w:pPr>
            <w:r w:rsidRPr="00914F30">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3023644" w14:textId="77777777" w:rsidR="00914F30" w:rsidRPr="00914F30" w:rsidRDefault="00914F30">
            <w:pPr>
              <w:pStyle w:val="NormalWeb"/>
              <w:spacing w:before="0" w:beforeAutospacing="0" w:after="160" w:afterAutospacing="0"/>
              <w:jc w:val="both"/>
            </w:pPr>
            <w:r w:rsidRPr="00914F30">
              <w:rPr>
                <w:color w:val="000000"/>
              </w:rPr>
              <w:t>Lỗi không xác định</w:t>
            </w:r>
          </w:p>
        </w:tc>
      </w:tr>
      <w:tr w:rsidR="00914F30" w:rsidRPr="00914F30" w14:paraId="54C3C969" w14:textId="77777777" w:rsidTr="00914F30">
        <w:tc>
          <w:tcPr>
            <w:tcW w:w="105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71DC817" w14:textId="77777777" w:rsidR="00914F30" w:rsidRPr="00914F30" w:rsidRDefault="00914F30">
            <w:pPr>
              <w:pStyle w:val="NormalWeb"/>
              <w:spacing w:before="0" w:beforeAutospacing="0" w:after="160" w:afterAutospacing="0"/>
            </w:pPr>
            <w:r w:rsidRPr="00914F30">
              <w:rPr>
                <w:color w:val="000000"/>
              </w:rPr>
              <w:t>Chuỗi base64Hash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C91F1F3" w14:textId="77777777" w:rsidR="00914F30" w:rsidRPr="00914F30" w:rsidRDefault="00914F30">
            <w:pPr>
              <w:pStyle w:val="NormalWeb"/>
              <w:spacing w:before="0" w:beforeAutospacing="0" w:after="160" w:afterAutospacing="0"/>
            </w:pPr>
            <w:r w:rsidRPr="00914F30">
              <w:rPr>
                <w:color w:val="000000"/>
              </w:rPr>
              <w:t>Chuỗi trả về sử dụng để ký số token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5FBB7B6" w14:textId="77777777" w:rsidR="00914F30" w:rsidRPr="00914F30" w:rsidRDefault="00914F30"/>
        </w:tc>
      </w:tr>
    </w:tbl>
    <w:p w14:paraId="7612AA91" w14:textId="77777777" w:rsidR="00914F30" w:rsidRDefault="00914F30" w:rsidP="00914F30"/>
    <w:p w14:paraId="45266C52" w14:textId="77777777" w:rsidR="00914F30" w:rsidRPr="00914F30" w:rsidRDefault="00914F30" w:rsidP="00914F30">
      <w:pPr>
        <w:pStyle w:val="NormalWeb"/>
        <w:spacing w:before="0" w:beforeAutospacing="0" w:after="160" w:afterAutospacing="0"/>
        <w:ind w:left="720"/>
      </w:pPr>
      <w:r w:rsidRPr="00914F30">
        <w:rPr>
          <w:b/>
          <w:bCs/>
          <w:color w:val="000000"/>
        </w:rPr>
        <w:t>Cấu trúc chuỗi đầu vào lstInvToken của thông điệp: </w:t>
      </w:r>
    </w:p>
    <w:p w14:paraId="6E165223" w14:textId="77777777" w:rsidR="00914F30" w:rsidRPr="002864F3" w:rsidRDefault="00914F30" w:rsidP="00914F30">
      <w:pPr>
        <w:pStyle w:val="NormalWeb"/>
        <w:spacing w:before="0" w:beforeAutospacing="0" w:after="160" w:afterAutospacing="0"/>
        <w:ind w:left="720"/>
        <w:rPr>
          <w:lang w:val="nl-NL"/>
        </w:rPr>
      </w:pPr>
      <w:r w:rsidRPr="002864F3">
        <w:rPr>
          <w:b/>
          <w:bCs/>
          <w:color w:val="000000"/>
          <w:lang w:val="nl-NL"/>
        </w:rPr>
        <w:t>lstInvToken: invtoken1_invtoken2_invtoken3_invtoken4</w:t>
      </w:r>
    </w:p>
    <w:p w14:paraId="695A0C70" w14:textId="77777777" w:rsidR="00914F30" w:rsidRPr="002864F3" w:rsidRDefault="00914F30" w:rsidP="00914F30">
      <w:pPr>
        <w:pStyle w:val="NormalWeb"/>
        <w:spacing w:before="0" w:beforeAutospacing="0" w:after="160" w:afterAutospacing="0"/>
        <w:ind w:left="720"/>
        <w:rPr>
          <w:lang w:val="nl-NL"/>
        </w:rPr>
      </w:pPr>
      <w:r w:rsidRPr="002864F3">
        <w:rPr>
          <w:b/>
          <w:bCs/>
          <w:color w:val="000000"/>
          <w:lang w:val="nl-NL"/>
        </w:rPr>
        <w:t>VD: 1/002;C22MNN;5_1/002;C22MNN;6_1/002;C22MNN;7_1/002;C22MNN;8</w:t>
      </w:r>
    </w:p>
    <w:p w14:paraId="5C8A984B" w14:textId="43AEF916" w:rsidR="00914F30" w:rsidRPr="002864F3" w:rsidRDefault="00914F30" w:rsidP="00914F30">
      <w:pPr>
        <w:ind w:left="1440"/>
        <w:rPr>
          <w:lang w:val="nl-NL" w:eastAsia="x-none"/>
        </w:rPr>
      </w:pPr>
    </w:p>
    <w:p w14:paraId="05EF46A3" w14:textId="571D7DF6" w:rsidR="00A637FB" w:rsidRDefault="00A637FB" w:rsidP="00480762">
      <w:pPr>
        <w:pStyle w:val="Heading3"/>
      </w:pPr>
      <w:bookmarkStart w:id="2223" w:name="_Toc198045422"/>
      <w:r>
        <w:t>Gửi hóa đơn máy tính tiền theo danh sách invtoken sử dụng smartCA (bước 2)</w:t>
      </w:r>
      <w:bookmarkEnd w:id="2223"/>
    </w:p>
    <w:p w14:paraId="21762C6D" w14:textId="32B501BB" w:rsidR="00914F30" w:rsidRDefault="00914F30" w:rsidP="00914F30">
      <w:pPr>
        <w:ind w:left="1440"/>
        <w:rPr>
          <w:lang w:eastAsia="x-none"/>
        </w:rPr>
      </w:pPr>
      <w:r>
        <w:rPr>
          <w:lang w:eastAsia="x-none"/>
        </w:rPr>
        <w:t>URL:</w:t>
      </w:r>
    </w:p>
    <w:p w14:paraId="6F2ACD50" w14:textId="77777777" w:rsidR="00914F30" w:rsidRDefault="00914F30" w:rsidP="00914F30">
      <w:pPr>
        <w:pStyle w:val="NormalWeb"/>
        <w:spacing w:before="0" w:beforeAutospacing="0" w:after="0" w:afterAutospacing="0"/>
        <w:ind w:left="1440" w:right="14"/>
        <w:jc w:val="both"/>
      </w:pPr>
      <w:r>
        <w:rPr>
          <w:color w:val="000000"/>
        </w:rPr>
        <w:t>string SendInvMTTInvTokenBySmartCA(string Account, string ACpass, string xml, string username, string password, string pattern, string serial)</w:t>
      </w:r>
    </w:p>
    <w:p w14:paraId="58136003" w14:textId="77777777" w:rsidR="00914F30" w:rsidRDefault="00914F30" w:rsidP="00914F30">
      <w:pPr>
        <w:pStyle w:val="NormalWeb"/>
        <w:spacing w:before="0" w:beforeAutospacing="0" w:after="0" w:afterAutospacing="0"/>
        <w:ind w:left="1440" w:right="14"/>
        <w:jc w:val="both"/>
      </w:pPr>
      <w:r>
        <w:rPr>
          <w:color w:val="000000"/>
        </w:rPr>
        <w:t>DESCRIPTION</w:t>
      </w:r>
    </w:p>
    <w:p w14:paraId="7A5726EE" w14:textId="77777777" w:rsidR="00914F30" w:rsidRDefault="00914F30" w:rsidP="00914F30">
      <w:pPr>
        <w:pStyle w:val="NormalWeb"/>
        <w:spacing w:before="0" w:beforeAutospacing="0" w:after="0" w:afterAutospacing="0"/>
        <w:ind w:left="1440" w:right="14"/>
        <w:jc w:val="both"/>
      </w:pPr>
      <w:r>
        <w:rPr>
          <w:rStyle w:val="apple-tab-span"/>
          <w:color w:val="000000"/>
        </w:rPr>
        <w:tab/>
      </w:r>
      <w:r>
        <w:rPr>
          <w:color w:val="000000"/>
        </w:rPr>
        <w:t>Đây là web service cho phép gửi thông điệp hóa đơn điện tử với các hệ thống sử dụng SmartCA, sau khi thực hiện gọi hàm Lấy giá trị Hash ở bước 1.</w:t>
      </w:r>
    </w:p>
    <w:p w14:paraId="7C7D827A" w14:textId="77777777" w:rsidR="00914F30" w:rsidRDefault="00914F30" w:rsidP="00914F30">
      <w:pPr>
        <w:pStyle w:val="NormalWeb"/>
        <w:spacing w:before="0" w:beforeAutospacing="0" w:after="0" w:afterAutospacing="0"/>
        <w:ind w:left="1440" w:right="14"/>
        <w:jc w:val="both"/>
      </w:pPr>
      <w:r>
        <w:rPr>
          <w:color w:val="000000"/>
        </w:rPr>
        <w:t>HTTP METHOD</w:t>
      </w:r>
    </w:p>
    <w:p w14:paraId="760372A3" w14:textId="77777777" w:rsidR="00914F30" w:rsidRDefault="00914F30" w:rsidP="00914F30">
      <w:pPr>
        <w:pStyle w:val="NormalWeb"/>
        <w:spacing w:before="0" w:beforeAutospacing="0" w:after="0" w:afterAutospacing="0"/>
        <w:ind w:left="1440" w:right="14"/>
        <w:jc w:val="both"/>
      </w:pPr>
      <w:r>
        <w:rPr>
          <w:rStyle w:val="apple-tab-span"/>
          <w:color w:val="000000"/>
        </w:rPr>
        <w:tab/>
      </w:r>
      <w:r>
        <w:rPr>
          <w:rStyle w:val="apple-tab-span"/>
          <w:color w:val="000000"/>
        </w:rPr>
        <w:tab/>
      </w:r>
      <w:r>
        <w:rPr>
          <w:color w:val="000000"/>
        </w:rPr>
        <w:t>POST</w:t>
      </w:r>
    </w:p>
    <w:p w14:paraId="7D51BBD7" w14:textId="77777777" w:rsidR="00914F30" w:rsidRDefault="00914F30" w:rsidP="00914F30">
      <w:pPr>
        <w:pStyle w:val="NormalWeb"/>
        <w:spacing w:before="0" w:beforeAutospacing="0" w:after="0" w:afterAutospacing="0"/>
        <w:ind w:left="1440" w:right="14"/>
        <w:jc w:val="both"/>
      </w:pPr>
      <w:r>
        <w:rPr>
          <w:color w:val="000000"/>
        </w:rPr>
        <w:t>REQUEST BODY</w:t>
      </w:r>
    </w:p>
    <w:p w14:paraId="43A02536" w14:textId="77777777" w:rsidR="00914F30" w:rsidRDefault="00914F30" w:rsidP="00914F30">
      <w:pPr>
        <w:pStyle w:val="NormalWeb"/>
        <w:numPr>
          <w:ilvl w:val="0"/>
          <w:numId w:val="77"/>
        </w:numPr>
        <w:tabs>
          <w:tab w:val="clear" w:pos="720"/>
          <w:tab w:val="num" w:pos="1800"/>
        </w:tabs>
        <w:spacing w:before="0" w:beforeAutospacing="0" w:after="0" w:afterAutospacing="0"/>
        <w:ind w:left="2160"/>
        <w:jc w:val="both"/>
        <w:textAlignment w:val="baseline"/>
        <w:rPr>
          <w:b/>
          <w:bCs/>
          <w:color w:val="000000"/>
          <w:u w:val="single"/>
        </w:rPr>
      </w:pPr>
      <w:r>
        <w:rPr>
          <w:b/>
          <w:bCs/>
          <w:color w:val="000000"/>
        </w:rPr>
        <w:t xml:space="preserve">Account/ACPass:  </w:t>
      </w:r>
      <w:r>
        <w:rPr>
          <w:color w:val="000000"/>
        </w:rPr>
        <w:t>Tài khoản được cấp phát cho nhân viên gọi lệnh gửi thông điệp.</w:t>
      </w:r>
    </w:p>
    <w:p w14:paraId="71C05710" w14:textId="77777777" w:rsidR="00914F30" w:rsidRDefault="00914F30" w:rsidP="00914F30">
      <w:pPr>
        <w:pStyle w:val="NormalWeb"/>
        <w:numPr>
          <w:ilvl w:val="0"/>
          <w:numId w:val="78"/>
        </w:numPr>
        <w:tabs>
          <w:tab w:val="clear" w:pos="720"/>
          <w:tab w:val="num" w:pos="1800"/>
        </w:tabs>
        <w:spacing w:before="0" w:beforeAutospacing="0" w:after="0" w:afterAutospacing="0"/>
        <w:ind w:left="2160"/>
        <w:jc w:val="both"/>
        <w:textAlignment w:val="baseline"/>
        <w:rPr>
          <w:b/>
          <w:bCs/>
          <w:color w:val="000000"/>
          <w:u w:val="single"/>
        </w:rPr>
      </w:pPr>
      <w:r>
        <w:rPr>
          <w:b/>
          <w:bCs/>
          <w:color w:val="000000"/>
        </w:rPr>
        <w:t>Username/password:</w:t>
      </w:r>
      <w:r>
        <w:rPr>
          <w:color w:val="000000"/>
        </w:rPr>
        <w:t xml:space="preserve"> Tài khoản được cấp phát cho khách hàng để gọi đến webservice (tài khoản có quyền ServiceRole trong hệ thống).</w:t>
      </w:r>
    </w:p>
    <w:p w14:paraId="7AD907D4" w14:textId="77777777" w:rsidR="00914F30" w:rsidRDefault="00914F30" w:rsidP="00914F30">
      <w:pPr>
        <w:pStyle w:val="NormalWeb"/>
        <w:numPr>
          <w:ilvl w:val="0"/>
          <w:numId w:val="78"/>
        </w:numPr>
        <w:tabs>
          <w:tab w:val="clear" w:pos="720"/>
          <w:tab w:val="num" w:pos="1800"/>
        </w:tabs>
        <w:spacing w:before="0" w:beforeAutospacing="0" w:after="0" w:afterAutospacing="0"/>
        <w:ind w:left="2160"/>
        <w:jc w:val="both"/>
        <w:textAlignment w:val="baseline"/>
        <w:rPr>
          <w:b/>
          <w:bCs/>
          <w:color w:val="000000"/>
          <w:u w:val="single"/>
        </w:rPr>
      </w:pPr>
      <w:r>
        <w:rPr>
          <w:b/>
          <w:bCs/>
          <w:color w:val="000000"/>
        </w:rPr>
        <w:t>xml</w:t>
      </w:r>
      <w:r>
        <w:rPr>
          <w:color w:val="000000"/>
        </w:rPr>
        <w:t>: chuỗi xml dữ liệu ký hash (theo mẫu mô tả kèm theo)</w:t>
      </w:r>
      <w:r>
        <w:rPr>
          <w:b/>
          <w:bCs/>
          <w:color w:val="000000"/>
          <w:u w:val="single"/>
        </w:rPr>
        <w:t>    </w:t>
      </w:r>
    </w:p>
    <w:p w14:paraId="730E5C81" w14:textId="77777777" w:rsidR="00914F30" w:rsidRDefault="00914F30" w:rsidP="00914F30">
      <w:pPr>
        <w:pStyle w:val="NormalWeb"/>
        <w:numPr>
          <w:ilvl w:val="0"/>
          <w:numId w:val="78"/>
        </w:numPr>
        <w:tabs>
          <w:tab w:val="clear" w:pos="720"/>
          <w:tab w:val="num" w:pos="1800"/>
        </w:tabs>
        <w:spacing w:before="0" w:beforeAutospacing="0" w:after="0" w:afterAutospacing="0"/>
        <w:ind w:left="2160"/>
        <w:jc w:val="both"/>
        <w:textAlignment w:val="baseline"/>
        <w:rPr>
          <w:b/>
          <w:bCs/>
          <w:color w:val="000000"/>
          <w:u w:val="single"/>
        </w:rPr>
      </w:pPr>
      <w:r>
        <w:rPr>
          <w:b/>
          <w:bCs/>
          <w:color w:val="000000"/>
          <w:shd w:val="clear" w:color="auto" w:fill="FFFFFF"/>
        </w:rPr>
        <w:t>pattern</w:t>
      </w:r>
      <w:r>
        <w:rPr>
          <w:color w:val="000000"/>
        </w:rPr>
        <w:t>: mẫu số hóa đơn</w:t>
      </w:r>
    </w:p>
    <w:p w14:paraId="08FFB0E3" w14:textId="77777777" w:rsidR="00914F30" w:rsidRDefault="00914F30" w:rsidP="00914F30">
      <w:pPr>
        <w:pStyle w:val="NormalWeb"/>
        <w:numPr>
          <w:ilvl w:val="0"/>
          <w:numId w:val="78"/>
        </w:numPr>
        <w:tabs>
          <w:tab w:val="clear" w:pos="720"/>
          <w:tab w:val="num" w:pos="1800"/>
        </w:tabs>
        <w:spacing w:before="0" w:beforeAutospacing="0" w:after="0" w:afterAutospacing="0"/>
        <w:ind w:left="2150"/>
        <w:jc w:val="both"/>
        <w:textAlignment w:val="baseline"/>
        <w:rPr>
          <w:b/>
          <w:bCs/>
          <w:color w:val="000000"/>
          <w:u w:val="single"/>
        </w:rPr>
      </w:pPr>
      <w:r>
        <w:rPr>
          <w:b/>
          <w:bCs/>
          <w:color w:val="000000"/>
          <w:shd w:val="clear" w:color="auto" w:fill="FFFFFF"/>
        </w:rPr>
        <w:t>serial</w:t>
      </w:r>
      <w:r>
        <w:rPr>
          <w:color w:val="000000"/>
        </w:rPr>
        <w:t>: ký hiệu mẫu số hóa đơn</w:t>
      </w:r>
    </w:p>
    <w:p w14:paraId="543196DB" w14:textId="77777777" w:rsidR="00914F30" w:rsidRDefault="00914F30" w:rsidP="00914F30">
      <w:pPr>
        <w:pStyle w:val="NormalWeb"/>
        <w:spacing w:before="0" w:beforeAutospacing="0" w:after="0" w:afterAutospacing="0"/>
        <w:ind w:left="1440" w:right="14"/>
        <w:jc w:val="both"/>
      </w:pPr>
      <w:r>
        <w:rPr>
          <w:color w:val="000000"/>
        </w:rPr>
        <w:t>RETURNS</w:t>
      </w:r>
    </w:p>
    <w:tbl>
      <w:tblPr>
        <w:tblW w:w="0" w:type="auto"/>
        <w:tblInd w:w="535" w:type="dxa"/>
        <w:tblCellMar>
          <w:top w:w="15" w:type="dxa"/>
          <w:left w:w="15" w:type="dxa"/>
          <w:bottom w:w="15" w:type="dxa"/>
          <w:right w:w="15" w:type="dxa"/>
        </w:tblCellMar>
        <w:tblLook w:val="04A0" w:firstRow="1" w:lastRow="0" w:firstColumn="1" w:lastColumn="0" w:noHBand="0" w:noVBand="1"/>
      </w:tblPr>
      <w:tblGrid>
        <w:gridCol w:w="1297"/>
        <w:gridCol w:w="5600"/>
        <w:gridCol w:w="1918"/>
      </w:tblGrid>
      <w:tr w:rsidR="00914F30" w14:paraId="7ED09151" w14:textId="77777777" w:rsidTr="00914F30">
        <w:tc>
          <w:tcPr>
            <w:tcW w:w="1161" w:type="dxa"/>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0D7537B6" w14:textId="77777777" w:rsidR="00914F30" w:rsidRDefault="00914F30">
            <w:pPr>
              <w:pStyle w:val="NormalWeb"/>
              <w:spacing w:before="0" w:beforeAutospacing="0" w:after="200" w:afterAutospacing="0"/>
              <w:ind w:left="720"/>
            </w:pPr>
            <w:r>
              <w:rPr>
                <w:color w:val="000000"/>
              </w:rPr>
              <w:t>Kết 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64E70706" w14:textId="77777777" w:rsidR="00914F30" w:rsidRDefault="00914F30">
            <w:pPr>
              <w:pStyle w:val="NormalWeb"/>
              <w:spacing w:before="0" w:beforeAutospacing="0" w:after="200" w:afterAutospacing="0"/>
              <w:ind w:left="720"/>
            </w:pPr>
            <w:r>
              <w:rPr>
                <w:color w:val="000000"/>
              </w:rPr>
              <w:t>Mô 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14:paraId="0E055D14" w14:textId="77777777" w:rsidR="00914F30" w:rsidRDefault="00914F30">
            <w:pPr>
              <w:pStyle w:val="NormalWeb"/>
              <w:spacing w:before="0" w:beforeAutospacing="0" w:after="200" w:afterAutospacing="0"/>
              <w:ind w:left="720"/>
            </w:pPr>
            <w:r>
              <w:rPr>
                <w:color w:val="000000"/>
              </w:rPr>
              <w:t>Ghi chú</w:t>
            </w:r>
          </w:p>
        </w:tc>
      </w:tr>
      <w:tr w:rsidR="00914F30" w14:paraId="0291E505" w14:textId="77777777" w:rsidTr="00914F30">
        <w:tc>
          <w:tcPr>
            <w:tcW w:w="116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263D474" w14:textId="77777777" w:rsidR="00914F30" w:rsidRDefault="00914F30">
            <w:pPr>
              <w:pStyle w:val="NormalWeb"/>
              <w:spacing w:before="0" w:beforeAutospacing="0" w:after="160" w:afterAutospacing="0"/>
            </w:pPr>
            <w:r>
              <w:rPr>
                <w:color w:val="000000"/>
                <w:sz w:val="22"/>
                <w:szCs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ADA1BB6" w14:textId="77777777" w:rsidR="00914F30" w:rsidRDefault="00914F30">
            <w:pPr>
              <w:pStyle w:val="NormalWeb"/>
              <w:spacing w:before="0" w:beforeAutospacing="0" w:after="0" w:afterAutospacing="0"/>
            </w:pPr>
            <w:r>
              <w:rPr>
                <w:color w:val="000000"/>
              </w:rPr>
              <w:t>Tài khoản đăng nhập sai hoặc không có 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C661073" w14:textId="77777777" w:rsidR="00914F30" w:rsidRDefault="00914F30"/>
        </w:tc>
      </w:tr>
      <w:tr w:rsidR="00914F30" w14:paraId="0DFF140A" w14:textId="77777777" w:rsidTr="00914F30">
        <w:tc>
          <w:tcPr>
            <w:tcW w:w="116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20BB11B" w14:textId="77777777" w:rsidR="00914F30" w:rsidRDefault="00914F30">
            <w:pPr>
              <w:pStyle w:val="NormalWeb"/>
              <w:spacing w:before="0" w:beforeAutospacing="0" w:after="160" w:afterAutospacing="0"/>
            </w:pPr>
            <w:r>
              <w:rPr>
                <w:color w:val="000000"/>
                <w:sz w:val="22"/>
                <w:szCs w:val="22"/>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5962CCF" w14:textId="77777777" w:rsidR="00914F30" w:rsidRDefault="00914F30">
            <w:pPr>
              <w:pStyle w:val="NormalWeb"/>
              <w:spacing w:before="0" w:beforeAutospacing="0" w:after="160" w:afterAutospacing="0"/>
            </w:pPr>
            <w:r>
              <w:rPr>
                <w:color w:val="000000"/>
                <w:sz w:val="22"/>
                <w:szCs w:val="22"/>
              </w:rPr>
              <w:t>Không tìm thấy công ty hoặc tài khoản không tồn 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D41BD11" w14:textId="77777777" w:rsidR="00914F30" w:rsidRDefault="00914F30"/>
        </w:tc>
      </w:tr>
      <w:tr w:rsidR="00914F30" w14:paraId="31CB2B18" w14:textId="77777777" w:rsidTr="00914F30">
        <w:tc>
          <w:tcPr>
            <w:tcW w:w="116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DB0759D" w14:textId="77777777" w:rsidR="00914F30" w:rsidRDefault="00914F30">
            <w:pPr>
              <w:pStyle w:val="NormalWeb"/>
              <w:spacing w:before="0" w:beforeAutospacing="0" w:after="160" w:afterAutospacing="0"/>
            </w:pPr>
            <w:r>
              <w:rPr>
                <w:color w:val="000000"/>
                <w:sz w:val="22"/>
                <w:szCs w:val="22"/>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59CC16E" w14:textId="77777777" w:rsidR="00914F30" w:rsidRDefault="00914F30">
            <w:pPr>
              <w:pStyle w:val="NormalWeb"/>
              <w:spacing w:before="0" w:beforeAutospacing="0" w:after="0" w:afterAutospacing="0"/>
            </w:pPr>
            <w:r>
              <w:rPr>
                <w:color w:val="000000"/>
              </w:rPr>
              <w:t>Dữ liệu xml đầu vào không đúng quy 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9B5780C" w14:textId="77777777" w:rsidR="00914F30" w:rsidRDefault="00914F30"/>
        </w:tc>
      </w:tr>
      <w:tr w:rsidR="00914F30" w14:paraId="1AF2143E" w14:textId="77777777" w:rsidTr="00914F30">
        <w:tc>
          <w:tcPr>
            <w:tcW w:w="116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A40FD2D" w14:textId="77777777" w:rsidR="00914F30" w:rsidRDefault="00914F30">
            <w:pPr>
              <w:pStyle w:val="NormalWeb"/>
              <w:spacing w:before="0" w:beforeAutospacing="0" w:after="160" w:afterAutospacing="0"/>
            </w:pPr>
            <w:r>
              <w:rPr>
                <w:color w:val="000000"/>
                <w:sz w:val="22"/>
                <w:szCs w:val="22"/>
              </w:rPr>
              <w:t>ERR:35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A3D8FCD" w14:textId="77777777" w:rsidR="00914F30" w:rsidRDefault="00914F30">
            <w:pPr>
              <w:pStyle w:val="NormalWeb"/>
              <w:spacing w:before="0" w:beforeAutospacing="0" w:after="0" w:afterAutospacing="0"/>
            </w:pPr>
            <w:r>
              <w:rPr>
                <w:color w:val="000000"/>
              </w:rPr>
              <w:t>Thiếu thông tin pattern và serial</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6C266E3" w14:textId="77777777" w:rsidR="00914F30" w:rsidRDefault="00914F30"/>
        </w:tc>
      </w:tr>
      <w:tr w:rsidR="00914F30" w14:paraId="438A040D" w14:textId="77777777" w:rsidTr="00914F30">
        <w:tc>
          <w:tcPr>
            <w:tcW w:w="116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3FF5914" w14:textId="77777777" w:rsidR="00914F30" w:rsidRDefault="00914F30">
            <w:pPr>
              <w:pStyle w:val="NormalWeb"/>
              <w:spacing w:before="0" w:beforeAutospacing="0" w:after="160" w:afterAutospacing="0"/>
            </w:pPr>
            <w:r>
              <w:rPr>
                <w:color w:val="000000"/>
                <w:sz w:val="22"/>
                <w:szCs w:val="22"/>
              </w:rPr>
              <w:t>ERR:20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60923D8" w14:textId="77777777" w:rsidR="00914F30" w:rsidRDefault="00914F30">
            <w:pPr>
              <w:pStyle w:val="NormalWeb"/>
              <w:spacing w:before="0" w:beforeAutospacing="0" w:after="0" w:afterAutospacing="0"/>
            </w:pPr>
            <w:r>
              <w:rPr>
                <w:color w:val="000000"/>
              </w:rPr>
              <w:t>Thông tin pattern hoặc serial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7B0C533" w14:textId="77777777" w:rsidR="00914F30" w:rsidRDefault="00914F30"/>
        </w:tc>
      </w:tr>
      <w:tr w:rsidR="00914F30" w14:paraId="521AA3B9" w14:textId="77777777" w:rsidTr="00914F30">
        <w:tc>
          <w:tcPr>
            <w:tcW w:w="116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0CA4E5A" w14:textId="77777777" w:rsidR="00914F30" w:rsidRDefault="00914F30">
            <w:pPr>
              <w:pStyle w:val="NormalWeb"/>
              <w:spacing w:before="0" w:beforeAutospacing="0" w:after="160" w:afterAutospacing="0"/>
            </w:pPr>
            <w:r>
              <w:rPr>
                <w:color w:val="000000"/>
                <w:sz w:val="22"/>
                <w:szCs w:val="22"/>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C2C8E31" w14:textId="77777777" w:rsidR="00914F30" w:rsidRDefault="00914F30">
            <w:pPr>
              <w:pStyle w:val="NormalWeb"/>
              <w:spacing w:before="0" w:beforeAutospacing="0" w:after="0" w:afterAutospacing="0"/>
            </w:pPr>
            <w:r>
              <w:rPr>
                <w:color w:val="000000"/>
              </w:rPr>
              <w:t>Lô có số hóa đơn vượt quá số lượng tối đa cho phép (500)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457A9D2" w14:textId="77777777" w:rsidR="00914F30" w:rsidRDefault="00914F30"/>
        </w:tc>
      </w:tr>
      <w:tr w:rsidR="00914F30" w14:paraId="3FB83312" w14:textId="77777777" w:rsidTr="00914F30">
        <w:tc>
          <w:tcPr>
            <w:tcW w:w="116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307C027" w14:textId="77777777" w:rsidR="00914F30" w:rsidRDefault="00914F30">
            <w:pPr>
              <w:pStyle w:val="NormalWeb"/>
              <w:spacing w:before="0" w:beforeAutospacing="0" w:after="160" w:afterAutospacing="0"/>
            </w:pPr>
            <w:r>
              <w:rPr>
                <w:color w:val="000000"/>
                <w:sz w:val="22"/>
                <w:szCs w:val="22"/>
              </w:rPr>
              <w:t>ERR:11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B63911A" w14:textId="77777777" w:rsidR="00914F30" w:rsidRDefault="00914F30">
            <w:pPr>
              <w:pStyle w:val="NormalWeb"/>
              <w:spacing w:before="0" w:beforeAutospacing="0" w:after="0" w:afterAutospacing="0"/>
            </w:pPr>
            <w:r>
              <w:rPr>
                <w:color w:val="000000"/>
              </w:rPr>
              <w:t>Toàn bộ lô hóa đơn hoặc không tìm thấy hoặc đã gửi thuế</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5C272BA" w14:textId="77777777" w:rsidR="00914F30" w:rsidRDefault="00914F30"/>
        </w:tc>
      </w:tr>
      <w:tr w:rsidR="00914F30" w14:paraId="1ED84A8B" w14:textId="77777777" w:rsidTr="00914F30">
        <w:tc>
          <w:tcPr>
            <w:tcW w:w="116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188C09CA" w14:textId="77777777" w:rsidR="00914F30" w:rsidRDefault="00914F30">
            <w:pPr>
              <w:pStyle w:val="NormalWeb"/>
              <w:spacing w:before="0" w:beforeAutospacing="0" w:after="160" w:afterAutospacing="0"/>
            </w:pPr>
            <w:r>
              <w:rPr>
                <w:color w:val="000000"/>
                <w:sz w:val="22"/>
                <w:szCs w:val="22"/>
              </w:rPr>
              <w:t>ERR:12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4F605277" w14:textId="77777777" w:rsidR="00914F30" w:rsidRDefault="00914F30">
            <w:pPr>
              <w:pStyle w:val="NormalWeb"/>
              <w:spacing w:before="0" w:beforeAutospacing="0" w:after="0" w:afterAutospacing="0"/>
            </w:pPr>
            <w:r>
              <w:rPr>
                <w:color w:val="000000"/>
              </w:rPr>
              <w:t>Thông điệp gửi thuế quá dung lượng 1MB</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D486F08" w14:textId="77777777" w:rsidR="00914F30" w:rsidRDefault="00914F30"/>
        </w:tc>
      </w:tr>
      <w:tr w:rsidR="00914F30" w14:paraId="49123D35" w14:textId="77777777" w:rsidTr="00914F30">
        <w:tc>
          <w:tcPr>
            <w:tcW w:w="116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6AB078A8" w14:textId="77777777" w:rsidR="00914F30" w:rsidRDefault="00914F30">
            <w:pPr>
              <w:pStyle w:val="NormalWeb"/>
              <w:spacing w:before="0" w:beforeAutospacing="0" w:after="160" w:afterAutospacing="0"/>
            </w:pPr>
            <w:r>
              <w:rPr>
                <w:color w:val="000000"/>
                <w:sz w:val="22"/>
                <w:szCs w:val="22"/>
              </w:rPr>
              <w:t>ERR:4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F11ADC9" w14:textId="77777777" w:rsidR="00914F30" w:rsidRDefault="00914F30">
            <w:pPr>
              <w:pStyle w:val="NormalWeb"/>
              <w:spacing w:before="0" w:beforeAutospacing="0" w:after="0" w:afterAutospacing="0"/>
            </w:pPr>
            <w:r>
              <w:rPr>
                <w:color w:val="000000"/>
              </w:rPr>
              <w:t>Dữ liệu ký không hợp lệ</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3444A8F3" w14:textId="77777777" w:rsidR="00914F30" w:rsidRDefault="00914F30"/>
        </w:tc>
      </w:tr>
      <w:tr w:rsidR="00914F30" w14:paraId="609D1AC2" w14:textId="77777777" w:rsidTr="00914F30">
        <w:trPr>
          <w:trHeight w:val="413"/>
        </w:trPr>
        <w:tc>
          <w:tcPr>
            <w:tcW w:w="116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BC2E64E" w14:textId="77777777" w:rsidR="00914F30" w:rsidRDefault="00914F30">
            <w:pPr>
              <w:pStyle w:val="NormalWeb"/>
              <w:spacing w:before="0" w:beforeAutospacing="0" w:after="160" w:afterAutospacing="0"/>
            </w:pPr>
            <w:r>
              <w:rPr>
                <w:color w:val="000000"/>
                <w:sz w:val="22"/>
                <w:szCs w:val="22"/>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5F0A262F" w14:textId="77777777" w:rsidR="00914F30" w:rsidRDefault="00914F30">
            <w:pPr>
              <w:pStyle w:val="NormalWeb"/>
              <w:spacing w:before="0" w:beforeAutospacing="0" w:after="0" w:afterAutospacing="0"/>
            </w:pPr>
            <w:r>
              <w:rPr>
                <w:color w:val="000000"/>
              </w:rPr>
              <w:t>Có lỗi xảy 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2367CFD6" w14:textId="77777777" w:rsidR="00914F30" w:rsidRDefault="00914F30">
            <w:pPr>
              <w:pStyle w:val="NormalWeb"/>
              <w:spacing w:before="0" w:beforeAutospacing="0" w:after="160" w:afterAutospacing="0"/>
              <w:jc w:val="both"/>
            </w:pPr>
            <w:r>
              <w:rPr>
                <w:color w:val="000000"/>
                <w:sz w:val="22"/>
                <w:szCs w:val="22"/>
              </w:rPr>
              <w:t>Lỗi không xác định</w:t>
            </w:r>
          </w:p>
        </w:tc>
      </w:tr>
      <w:tr w:rsidR="00914F30" w14:paraId="7AFD5198" w14:textId="77777777" w:rsidTr="00914F30">
        <w:tc>
          <w:tcPr>
            <w:tcW w:w="1161" w:type="dxa"/>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6187266" w14:textId="77777777" w:rsidR="00914F30" w:rsidRDefault="00914F30">
            <w:pPr>
              <w:pStyle w:val="NormalWeb"/>
              <w:spacing w:before="0" w:beforeAutospacing="0" w:after="160" w:afterAutospacing="0"/>
            </w:pPr>
            <w:r>
              <w:rPr>
                <w:color w:val="000000"/>
                <w:sz w:val="22"/>
                <w:szCs w:val="22"/>
              </w:rPr>
              <w:t>OK:mtd</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72E9786F" w14:textId="77777777" w:rsidR="00914F30" w:rsidRDefault="00914F30">
            <w:pPr>
              <w:pStyle w:val="NormalWeb"/>
              <w:spacing w:before="0" w:beforeAutospacing="0" w:after="160" w:afterAutospacing="0"/>
            </w:pPr>
            <w:r>
              <w:rPr>
                <w:color w:val="000000"/>
                <w:sz w:val="22"/>
                <w:szCs w:val="22"/>
              </w:rPr>
              <w:t>Gửi thông điệp thành công, trả về mã thông điệp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14:paraId="01BE422C" w14:textId="77777777" w:rsidR="00914F30" w:rsidRDefault="00914F30"/>
        </w:tc>
      </w:tr>
    </w:tbl>
    <w:p w14:paraId="63303C97" w14:textId="77777777" w:rsidR="00914F30" w:rsidRDefault="00914F30" w:rsidP="00914F30"/>
    <w:p w14:paraId="4C914DE3" w14:textId="77777777" w:rsidR="00914F30" w:rsidRDefault="00914F30" w:rsidP="00914F30">
      <w:pPr>
        <w:pStyle w:val="NormalWeb"/>
        <w:spacing w:before="0" w:beforeAutospacing="0" w:after="160" w:afterAutospacing="0"/>
        <w:ind w:left="720"/>
      </w:pPr>
      <w:r>
        <w:rPr>
          <w:b/>
          <w:bCs/>
          <w:color w:val="000000"/>
          <w:sz w:val="22"/>
          <w:szCs w:val="22"/>
        </w:rPr>
        <w:t>Cấu trúc chuỗi xml đầu vào truyền lên:</w:t>
      </w:r>
    </w:p>
    <w:p w14:paraId="7D65DFEB" w14:textId="77777777" w:rsidR="00914F30" w:rsidRDefault="00914F30" w:rsidP="00914F30">
      <w:pPr>
        <w:pStyle w:val="NormalWeb"/>
        <w:shd w:val="clear" w:color="auto" w:fill="1E1E1E"/>
        <w:spacing w:before="0" w:beforeAutospacing="0" w:after="0" w:afterAutospacing="0"/>
        <w:ind w:left="720"/>
      </w:pPr>
      <w:r>
        <w:rPr>
          <w:color w:val="D4D4D4"/>
          <w:sz w:val="21"/>
          <w:szCs w:val="21"/>
        </w:rPr>
        <w:t>&lt;</w:t>
      </w:r>
      <w:r>
        <w:rPr>
          <w:color w:val="9CDCFE"/>
          <w:sz w:val="21"/>
          <w:szCs w:val="21"/>
        </w:rPr>
        <w:t>SendInv</w:t>
      </w:r>
      <w:r>
        <w:rPr>
          <w:color w:val="D4D4D4"/>
          <w:sz w:val="21"/>
          <w:szCs w:val="21"/>
        </w:rPr>
        <w:t>&gt;</w:t>
      </w:r>
    </w:p>
    <w:p w14:paraId="484C2E23" w14:textId="77777777" w:rsidR="00914F30" w:rsidRDefault="00914F30" w:rsidP="00914F30">
      <w:pPr>
        <w:pStyle w:val="NormalWeb"/>
        <w:shd w:val="clear" w:color="auto" w:fill="1E1E1E"/>
        <w:spacing w:before="0" w:beforeAutospacing="0" w:after="0" w:afterAutospacing="0"/>
        <w:ind w:left="720"/>
      </w:pPr>
      <w:r>
        <w:rPr>
          <w:color w:val="D4D4D4"/>
          <w:sz w:val="21"/>
          <w:szCs w:val="21"/>
        </w:rPr>
        <w:t>    &lt;</w:t>
      </w:r>
      <w:r>
        <w:rPr>
          <w:color w:val="9CDCFE"/>
          <w:sz w:val="21"/>
          <w:szCs w:val="21"/>
        </w:rPr>
        <w:t>Base64Hash</w:t>
      </w:r>
      <w:r>
        <w:rPr>
          <w:color w:val="D4D4D4"/>
          <w:sz w:val="21"/>
          <w:szCs w:val="21"/>
        </w:rPr>
        <w:t>&gt;&lt;/</w:t>
      </w:r>
      <w:r>
        <w:rPr>
          <w:color w:val="9CDCFE"/>
          <w:sz w:val="21"/>
          <w:szCs w:val="21"/>
        </w:rPr>
        <w:t>Base64Hash</w:t>
      </w:r>
      <w:r>
        <w:rPr>
          <w:color w:val="D4D4D4"/>
          <w:sz w:val="21"/>
          <w:szCs w:val="21"/>
        </w:rPr>
        <w:t>&gt; *</w:t>
      </w:r>
      <w:r>
        <w:rPr>
          <w:color w:val="6A9955"/>
          <w:sz w:val="21"/>
          <w:szCs w:val="21"/>
        </w:rPr>
        <w:t>//chuỗi Hash lấy từ bước 1</w:t>
      </w:r>
    </w:p>
    <w:p w14:paraId="2D92C09E" w14:textId="77777777" w:rsidR="00914F30" w:rsidRDefault="00914F30" w:rsidP="00914F30">
      <w:pPr>
        <w:pStyle w:val="NormalWeb"/>
        <w:shd w:val="clear" w:color="auto" w:fill="1E1E1E"/>
        <w:spacing w:before="0" w:beforeAutospacing="0" w:after="0" w:afterAutospacing="0"/>
        <w:ind w:left="720"/>
      </w:pPr>
      <w:r>
        <w:rPr>
          <w:color w:val="D4D4D4"/>
          <w:sz w:val="21"/>
          <w:szCs w:val="21"/>
        </w:rPr>
        <w:t>    &lt;</w:t>
      </w:r>
      <w:r>
        <w:rPr>
          <w:color w:val="9CDCFE"/>
          <w:sz w:val="21"/>
          <w:szCs w:val="21"/>
        </w:rPr>
        <w:t>SignValue</w:t>
      </w:r>
      <w:r>
        <w:rPr>
          <w:color w:val="D4D4D4"/>
          <w:sz w:val="21"/>
          <w:szCs w:val="21"/>
        </w:rPr>
        <w:t>&gt;&lt;/</w:t>
      </w:r>
      <w:r>
        <w:rPr>
          <w:color w:val="9CDCFE"/>
          <w:sz w:val="21"/>
          <w:szCs w:val="21"/>
        </w:rPr>
        <w:t>SignValue</w:t>
      </w:r>
      <w:r>
        <w:rPr>
          <w:color w:val="D4D4D4"/>
          <w:sz w:val="21"/>
          <w:szCs w:val="21"/>
        </w:rPr>
        <w:t>&gt; *</w:t>
      </w:r>
      <w:r>
        <w:rPr>
          <w:color w:val="6A9955"/>
          <w:sz w:val="21"/>
          <w:szCs w:val="21"/>
        </w:rPr>
        <w:t>//chuỗi ký</w:t>
      </w:r>
    </w:p>
    <w:p w14:paraId="71F4474F" w14:textId="04BA400D" w:rsidR="0085100F" w:rsidRDefault="00914F30" w:rsidP="00914F30">
      <w:pPr>
        <w:pStyle w:val="NormalWeb"/>
        <w:shd w:val="clear" w:color="auto" w:fill="1E1E1E"/>
        <w:spacing w:before="0" w:beforeAutospacing="0" w:after="160" w:afterAutospacing="0"/>
        <w:ind w:left="720"/>
      </w:pPr>
      <w:r>
        <w:rPr>
          <w:color w:val="D4D4D4"/>
          <w:sz w:val="21"/>
          <w:szCs w:val="21"/>
        </w:rPr>
        <w:lastRenderedPageBreak/>
        <w:t>&lt;/</w:t>
      </w:r>
      <w:r>
        <w:rPr>
          <w:color w:val="9CDCFE"/>
          <w:sz w:val="21"/>
          <w:szCs w:val="21"/>
        </w:rPr>
        <w:t>SendInv</w:t>
      </w:r>
      <w:r>
        <w:rPr>
          <w:color w:val="D4D4D4"/>
          <w:sz w:val="21"/>
          <w:szCs w:val="21"/>
        </w:rPr>
        <w:t>&gt;</w:t>
      </w:r>
    </w:p>
    <w:p w14:paraId="7837E5E5" w14:textId="137B84B8" w:rsidR="0085100F" w:rsidRDefault="0085100F" w:rsidP="0085100F"/>
    <w:p w14:paraId="049F4A82" w14:textId="6DFA1186" w:rsidR="0085100F" w:rsidRDefault="0085100F" w:rsidP="0085100F"/>
    <w:p w14:paraId="2D7F39A4" w14:textId="5A0F0432" w:rsidR="00914F30" w:rsidRPr="0085100F" w:rsidRDefault="0085100F" w:rsidP="0085100F">
      <w:pPr>
        <w:pStyle w:val="Heading2"/>
      </w:pPr>
      <w:r>
        <w:tab/>
      </w:r>
      <w:bookmarkStart w:id="2224" w:name="_Toc198045423"/>
      <w:r w:rsidRPr="0085100F">
        <w:t>Lấy kết quả mã cơ quan thuế</w:t>
      </w:r>
      <w:bookmarkEnd w:id="2224"/>
    </w:p>
    <w:p w14:paraId="5046EC46" w14:textId="533F45F1" w:rsidR="0085100F" w:rsidRDefault="0085100F" w:rsidP="0085100F">
      <w:pPr>
        <w:pStyle w:val="Heading3"/>
      </w:pPr>
      <w:bookmarkStart w:id="2225" w:name="_Toc198045424"/>
      <w:r>
        <w:t>Lấy trạng thái và XMLData hóa đơn có mã, trạng thái của hóa đơn không mã gửi CQT trả về từ số - đến số</w:t>
      </w:r>
      <w:bookmarkEnd w:id="2225"/>
    </w:p>
    <w:p w14:paraId="58E97B7D" w14:textId="77777777" w:rsidR="002927C9" w:rsidRDefault="002927C9" w:rsidP="002927C9">
      <w:pPr>
        <w:pStyle w:val="NormalWeb"/>
        <w:spacing w:before="0" w:beforeAutospacing="0" w:after="0" w:afterAutospacing="0"/>
        <w:ind w:left="360" w:right="14"/>
        <w:jc w:val="both"/>
      </w:pPr>
      <w:r>
        <w:rPr>
          <w:color w:val="000000"/>
        </w:rPr>
        <w:t>URL</w:t>
      </w:r>
    </w:p>
    <w:p w14:paraId="10334899" w14:textId="77777777" w:rsidR="002927C9" w:rsidRDefault="002927C9" w:rsidP="002927C9">
      <w:pPr>
        <w:pStyle w:val="NormalWeb"/>
        <w:spacing w:before="0" w:beforeAutospacing="0" w:after="0" w:afterAutospacing="0"/>
        <w:ind w:left="360" w:right="14"/>
        <w:jc w:val="both"/>
      </w:pPr>
      <w:r>
        <w:rPr>
          <w:color w:val="000000"/>
        </w:rPr>
        <w:t>  </w:t>
      </w:r>
      <w:r>
        <w:rPr>
          <w:rStyle w:val="apple-tab-span"/>
        </w:rPr>
        <w:tab/>
      </w:r>
      <w:r>
        <w:rPr>
          <w:color w:val="000000"/>
        </w:rPr>
        <w:t xml:space="preserve"> string </w:t>
      </w:r>
      <w:r>
        <w:rPr>
          <w:b/>
          <w:bCs/>
          <w:color w:val="000000"/>
        </w:rPr>
        <w:t>GetMCCQThueFromNoToNo</w:t>
      </w:r>
      <w:r>
        <w:rPr>
          <w:color w:val="000000"/>
        </w:rPr>
        <w:t>(string invFromNo, string invToNo, string invPattern, string invSerial, bool isXMLData, string Account, string ACpass, string userName, string userPass )</w:t>
      </w:r>
    </w:p>
    <w:p w14:paraId="1A74E0E3" w14:textId="77777777" w:rsidR="002927C9" w:rsidRDefault="002927C9" w:rsidP="002927C9">
      <w:pPr>
        <w:pStyle w:val="NormalWeb"/>
        <w:spacing w:before="0" w:beforeAutospacing="0" w:after="0" w:afterAutospacing="0"/>
        <w:ind w:left="360" w:right="14"/>
        <w:jc w:val="both"/>
      </w:pPr>
      <w:r>
        <w:rPr>
          <w:color w:val="000000"/>
        </w:rPr>
        <w:t> </w:t>
      </w:r>
    </w:p>
    <w:p w14:paraId="10E42D00" w14:textId="77777777" w:rsidR="002927C9" w:rsidRDefault="002927C9" w:rsidP="002927C9">
      <w:pPr>
        <w:pStyle w:val="NormalWeb"/>
        <w:spacing w:before="0" w:beforeAutospacing="0" w:after="0" w:afterAutospacing="0"/>
        <w:ind w:left="360" w:right="14"/>
        <w:jc w:val="both"/>
      </w:pPr>
      <w:r>
        <w:rPr>
          <w:color w:val="000000"/>
        </w:rPr>
        <w:t>DESCRIPTION</w:t>
      </w:r>
    </w:p>
    <w:p w14:paraId="1C9F05E2" w14:textId="77777777" w:rsidR="002927C9" w:rsidRDefault="002927C9" w:rsidP="002927C9">
      <w:pPr>
        <w:pStyle w:val="NormalWeb"/>
        <w:spacing w:before="0" w:beforeAutospacing="0" w:after="0" w:afterAutospacing="0"/>
        <w:ind w:left="360" w:right="14"/>
        <w:jc w:val="both"/>
      </w:pPr>
      <w:r>
        <w:rPr>
          <w:color w:val="000000"/>
        </w:rPr>
        <w:t>  </w:t>
      </w:r>
      <w:r>
        <w:rPr>
          <w:rStyle w:val="apple-tab-span"/>
        </w:rPr>
        <w:tab/>
      </w:r>
      <w:r>
        <w:rPr>
          <w:color w:val="000000"/>
        </w:rPr>
        <w:t>Đây là web service cho phép lấy trạng thái và nội dung xml hóa đơn có mã CQT trả về theo thông tin hóa đơn truyền vào ( từ số - đến số ) (* tối đa 100 số hóa đơn)</w:t>
      </w:r>
    </w:p>
    <w:p w14:paraId="1BB18160" w14:textId="77777777" w:rsidR="002927C9" w:rsidRDefault="002927C9" w:rsidP="002927C9">
      <w:pPr>
        <w:pStyle w:val="NormalWeb"/>
        <w:spacing w:before="0" w:beforeAutospacing="0" w:after="0" w:afterAutospacing="0"/>
        <w:ind w:left="360" w:right="14"/>
        <w:jc w:val="both"/>
      </w:pPr>
      <w:r>
        <w:rPr>
          <w:color w:val="000000"/>
        </w:rPr>
        <w:t>HTTP METHOD</w:t>
      </w:r>
    </w:p>
    <w:p w14:paraId="03BD044A" w14:textId="77777777" w:rsidR="002927C9" w:rsidRDefault="002927C9" w:rsidP="002927C9">
      <w:pPr>
        <w:pStyle w:val="NormalWeb"/>
        <w:spacing w:before="0" w:beforeAutospacing="0" w:after="0" w:afterAutospacing="0"/>
        <w:ind w:left="360" w:right="14"/>
        <w:jc w:val="both"/>
      </w:pPr>
      <w:r>
        <w:rPr>
          <w:color w:val="000000"/>
        </w:rPr>
        <w:t>  </w:t>
      </w:r>
      <w:r>
        <w:rPr>
          <w:rStyle w:val="apple-tab-span"/>
        </w:rPr>
        <w:tab/>
      </w:r>
      <w:r>
        <w:rPr>
          <w:color w:val="000000"/>
        </w:rPr>
        <w:t>Get</w:t>
      </w:r>
    </w:p>
    <w:p w14:paraId="055A3825" w14:textId="77777777" w:rsidR="002927C9" w:rsidRDefault="002927C9" w:rsidP="002927C9">
      <w:pPr>
        <w:pStyle w:val="NormalWeb"/>
        <w:spacing w:before="0" w:beforeAutospacing="0" w:after="0" w:afterAutospacing="0"/>
        <w:ind w:left="360" w:right="14"/>
        <w:jc w:val="both"/>
      </w:pPr>
      <w:r>
        <w:rPr>
          <w:color w:val="000000"/>
        </w:rPr>
        <w:t>REQUEST BODY</w:t>
      </w:r>
    </w:p>
    <w:p w14:paraId="71288BD3" w14:textId="77777777" w:rsidR="002927C9" w:rsidRDefault="002927C9" w:rsidP="002927C9">
      <w:pPr>
        <w:pStyle w:val="NormalWeb"/>
        <w:numPr>
          <w:ilvl w:val="0"/>
          <w:numId w:val="93"/>
        </w:numPr>
        <w:spacing w:before="0" w:beforeAutospacing="0" w:after="0" w:afterAutospacing="0"/>
        <w:ind w:left="1080"/>
        <w:jc w:val="both"/>
        <w:textAlignment w:val="baseline"/>
        <w:rPr>
          <w:b/>
          <w:bCs/>
          <w:color w:val="000000"/>
          <w:u w:val="single"/>
        </w:rPr>
      </w:pPr>
      <w:r>
        <w:rPr>
          <w:b/>
          <w:bCs/>
          <w:color w:val="000000"/>
        </w:rPr>
        <w:t>Account/ACPass</w:t>
      </w:r>
      <w:r>
        <w:rPr>
          <w:color w:val="000000"/>
        </w:rPr>
        <w:t>:  Tài khoản được cấp phát cho nhân viên gọi lệnh phát hành hóa đơn</w:t>
      </w:r>
    </w:p>
    <w:p w14:paraId="3B891A2F" w14:textId="77777777" w:rsidR="002927C9" w:rsidRDefault="002927C9" w:rsidP="002927C9">
      <w:pPr>
        <w:pStyle w:val="NormalWeb"/>
        <w:numPr>
          <w:ilvl w:val="0"/>
          <w:numId w:val="93"/>
        </w:numPr>
        <w:spacing w:before="0" w:beforeAutospacing="0" w:after="0" w:afterAutospacing="0"/>
        <w:ind w:left="1080"/>
        <w:jc w:val="both"/>
        <w:textAlignment w:val="baseline"/>
        <w:rPr>
          <w:b/>
          <w:bCs/>
          <w:color w:val="000000"/>
          <w:u w:val="single"/>
        </w:rPr>
      </w:pPr>
      <w:r>
        <w:rPr>
          <w:b/>
          <w:bCs/>
          <w:color w:val="000000"/>
        </w:rPr>
        <w:t>Username/pass</w:t>
      </w:r>
      <w:r>
        <w:rPr>
          <w:color w:val="000000"/>
        </w:rPr>
        <w:t>: Tài khoản được cấp phát cho khách hàng để gọi đến webservice (tài khoản có quyền ServiceRole trong hệ thống).</w:t>
      </w:r>
    </w:p>
    <w:p w14:paraId="15BE52B8" w14:textId="77777777" w:rsidR="002927C9" w:rsidRDefault="002927C9" w:rsidP="002927C9">
      <w:pPr>
        <w:pStyle w:val="NormalWeb"/>
        <w:numPr>
          <w:ilvl w:val="0"/>
          <w:numId w:val="93"/>
        </w:numPr>
        <w:spacing w:before="0" w:beforeAutospacing="0" w:after="0" w:afterAutospacing="0"/>
        <w:ind w:left="1080"/>
        <w:jc w:val="both"/>
        <w:textAlignment w:val="baseline"/>
        <w:rPr>
          <w:b/>
          <w:bCs/>
          <w:color w:val="000000"/>
          <w:u w:val="single"/>
        </w:rPr>
      </w:pPr>
      <w:r>
        <w:rPr>
          <w:b/>
          <w:bCs/>
          <w:color w:val="000000"/>
        </w:rPr>
        <w:t>invFromNo</w:t>
      </w:r>
      <w:r>
        <w:rPr>
          <w:color w:val="000000"/>
        </w:rPr>
        <w:t>:  Từ số</w:t>
      </w:r>
    </w:p>
    <w:p w14:paraId="417827EC" w14:textId="77777777" w:rsidR="002927C9" w:rsidRDefault="002927C9" w:rsidP="002927C9">
      <w:pPr>
        <w:pStyle w:val="NormalWeb"/>
        <w:numPr>
          <w:ilvl w:val="0"/>
          <w:numId w:val="93"/>
        </w:numPr>
        <w:spacing w:before="0" w:beforeAutospacing="0" w:after="0" w:afterAutospacing="0"/>
        <w:ind w:left="1080"/>
        <w:jc w:val="both"/>
        <w:textAlignment w:val="baseline"/>
        <w:rPr>
          <w:b/>
          <w:bCs/>
          <w:color w:val="000000"/>
          <w:u w:val="single"/>
        </w:rPr>
      </w:pPr>
      <w:r>
        <w:rPr>
          <w:b/>
          <w:bCs/>
          <w:color w:val="000000"/>
        </w:rPr>
        <w:t>invToNo</w:t>
      </w:r>
      <w:r>
        <w:rPr>
          <w:color w:val="000000"/>
        </w:rPr>
        <w:t>: Đến số</w:t>
      </w:r>
    </w:p>
    <w:p w14:paraId="39A062B9" w14:textId="77777777" w:rsidR="002927C9" w:rsidRDefault="002927C9" w:rsidP="002927C9">
      <w:pPr>
        <w:pStyle w:val="NormalWeb"/>
        <w:numPr>
          <w:ilvl w:val="0"/>
          <w:numId w:val="93"/>
        </w:numPr>
        <w:spacing w:before="0" w:beforeAutospacing="0" w:after="0" w:afterAutospacing="0"/>
        <w:ind w:left="1080"/>
        <w:jc w:val="both"/>
        <w:textAlignment w:val="baseline"/>
        <w:rPr>
          <w:b/>
          <w:bCs/>
          <w:color w:val="000000"/>
          <w:u w:val="single"/>
        </w:rPr>
      </w:pPr>
      <w:r>
        <w:rPr>
          <w:b/>
          <w:bCs/>
          <w:color w:val="000000"/>
        </w:rPr>
        <w:t>invPattern</w:t>
      </w:r>
      <w:r>
        <w:rPr>
          <w:color w:val="000000"/>
        </w:rPr>
        <w:t>: parten hóa đơn</w:t>
      </w:r>
    </w:p>
    <w:p w14:paraId="58F832D0" w14:textId="77777777" w:rsidR="002927C9" w:rsidRDefault="002927C9" w:rsidP="002927C9">
      <w:pPr>
        <w:pStyle w:val="NormalWeb"/>
        <w:numPr>
          <w:ilvl w:val="0"/>
          <w:numId w:val="93"/>
        </w:numPr>
        <w:spacing w:before="0" w:beforeAutospacing="0" w:after="0" w:afterAutospacing="0"/>
        <w:ind w:left="1080"/>
        <w:jc w:val="both"/>
        <w:textAlignment w:val="baseline"/>
        <w:rPr>
          <w:b/>
          <w:bCs/>
          <w:color w:val="000000"/>
          <w:u w:val="single"/>
        </w:rPr>
      </w:pPr>
      <w:r>
        <w:rPr>
          <w:b/>
          <w:bCs/>
          <w:color w:val="000000"/>
        </w:rPr>
        <w:t>invSerial</w:t>
      </w:r>
      <w:r>
        <w:rPr>
          <w:color w:val="000000"/>
        </w:rPr>
        <w:t>: serial hóa đơn</w:t>
      </w:r>
    </w:p>
    <w:p w14:paraId="44C24D13" w14:textId="77777777" w:rsidR="002927C9" w:rsidRDefault="002927C9" w:rsidP="002927C9">
      <w:pPr>
        <w:pStyle w:val="NormalWeb"/>
        <w:numPr>
          <w:ilvl w:val="0"/>
          <w:numId w:val="93"/>
        </w:numPr>
        <w:spacing w:before="0" w:beforeAutospacing="0" w:after="0" w:afterAutospacing="0"/>
        <w:ind w:left="1080"/>
        <w:jc w:val="both"/>
        <w:textAlignment w:val="baseline"/>
        <w:rPr>
          <w:b/>
          <w:bCs/>
          <w:color w:val="000000"/>
          <w:u w:val="single"/>
        </w:rPr>
      </w:pPr>
      <w:r>
        <w:rPr>
          <w:b/>
          <w:bCs/>
          <w:color w:val="000000"/>
        </w:rPr>
        <w:t>isXMLData:</w:t>
      </w:r>
      <w:r>
        <w:rPr>
          <w:color w:val="000000"/>
        </w:rPr>
        <w:t xml:space="preserve"> 1: có lấy xml data, 0: không lấy xml data</w:t>
      </w:r>
    </w:p>
    <w:p w14:paraId="6D13A0E0" w14:textId="77777777" w:rsidR="002927C9" w:rsidRDefault="002927C9" w:rsidP="002927C9">
      <w:pPr>
        <w:pStyle w:val="NormalWeb"/>
        <w:spacing w:before="0" w:beforeAutospacing="0" w:after="0" w:afterAutospacing="0"/>
        <w:ind w:left="360" w:right="14"/>
        <w:jc w:val="both"/>
      </w:pPr>
      <w:r>
        <w:rPr>
          <w:color w:val="000000"/>
        </w:rPr>
        <w:t>RETURNS</w:t>
      </w:r>
    </w:p>
    <w:tbl>
      <w:tblPr>
        <w:tblW w:w="0" w:type="auto"/>
        <w:tblCellMar>
          <w:top w:w="15" w:type="dxa"/>
          <w:left w:w="15" w:type="dxa"/>
          <w:bottom w:w="15" w:type="dxa"/>
          <w:right w:w="15" w:type="dxa"/>
        </w:tblCellMar>
        <w:tblLook w:val="04A0" w:firstRow="1" w:lastRow="0" w:firstColumn="1" w:lastColumn="0" w:noHBand="0" w:noVBand="1"/>
      </w:tblPr>
      <w:tblGrid>
        <w:gridCol w:w="1360"/>
        <w:gridCol w:w="7203"/>
        <w:gridCol w:w="777"/>
      </w:tblGrid>
      <w:tr w:rsidR="002927C9" w14:paraId="6B696433" w14:textId="77777777" w:rsidTr="002927C9">
        <w:trPr>
          <w:trHeight w:val="485"/>
        </w:trPr>
        <w:tc>
          <w:tcPr>
            <w:tcW w:w="0" w:type="auto"/>
            <w:tcBorders>
              <w:top w:val="single" w:sz="8" w:space="0" w:color="2E74B5"/>
              <w:left w:val="single" w:sz="8" w:space="0" w:color="2E74B5"/>
              <w:bottom w:val="single" w:sz="8" w:space="0" w:color="2E74B5"/>
              <w:right w:val="single" w:sz="8" w:space="0" w:color="2E74B5"/>
            </w:tcBorders>
            <w:shd w:val="clear" w:color="auto" w:fill="F2F2F2"/>
            <w:tcMar>
              <w:top w:w="100" w:type="dxa"/>
              <w:left w:w="100" w:type="dxa"/>
              <w:bottom w:w="100" w:type="dxa"/>
              <w:right w:w="100" w:type="dxa"/>
            </w:tcMar>
            <w:hideMark/>
          </w:tcPr>
          <w:p w14:paraId="250F9C73" w14:textId="77777777" w:rsidR="002927C9" w:rsidRDefault="002927C9">
            <w:pPr>
              <w:pStyle w:val="NormalWeb"/>
              <w:spacing w:before="0" w:beforeAutospacing="0" w:after="160" w:afterAutospacing="0"/>
              <w:jc w:val="both"/>
            </w:pPr>
            <w:r>
              <w:rPr>
                <w:color w:val="000000"/>
              </w:rPr>
              <w:t>Kết quả</w:t>
            </w:r>
          </w:p>
        </w:tc>
        <w:tc>
          <w:tcPr>
            <w:tcW w:w="0" w:type="auto"/>
            <w:tcBorders>
              <w:top w:val="single" w:sz="8" w:space="0" w:color="2E74B5"/>
              <w:left w:val="single" w:sz="8" w:space="0" w:color="2E74B5"/>
              <w:bottom w:val="single" w:sz="8" w:space="0" w:color="2E74B5"/>
              <w:right w:val="single" w:sz="8" w:space="0" w:color="2E74B5"/>
            </w:tcBorders>
            <w:shd w:val="clear" w:color="auto" w:fill="F2F2F2"/>
            <w:tcMar>
              <w:top w:w="100" w:type="dxa"/>
              <w:left w:w="100" w:type="dxa"/>
              <w:bottom w:w="100" w:type="dxa"/>
              <w:right w:w="100" w:type="dxa"/>
            </w:tcMar>
            <w:hideMark/>
          </w:tcPr>
          <w:p w14:paraId="62F1B0FB" w14:textId="77777777" w:rsidR="002927C9" w:rsidRDefault="002927C9">
            <w:pPr>
              <w:pStyle w:val="NormalWeb"/>
              <w:spacing w:before="0" w:beforeAutospacing="0" w:after="160" w:afterAutospacing="0"/>
              <w:jc w:val="both"/>
            </w:pPr>
            <w:r>
              <w:rPr>
                <w:color w:val="000000"/>
              </w:rPr>
              <w:t>Mô tả</w:t>
            </w:r>
          </w:p>
        </w:tc>
        <w:tc>
          <w:tcPr>
            <w:tcW w:w="0" w:type="auto"/>
            <w:tcBorders>
              <w:top w:val="single" w:sz="8" w:space="0" w:color="2E74B5"/>
              <w:left w:val="single" w:sz="8" w:space="0" w:color="2E74B5"/>
              <w:bottom w:val="single" w:sz="8" w:space="0" w:color="2E74B5"/>
              <w:right w:val="single" w:sz="8" w:space="0" w:color="2E74B5"/>
            </w:tcBorders>
            <w:shd w:val="clear" w:color="auto" w:fill="F2F2F2"/>
            <w:tcMar>
              <w:top w:w="100" w:type="dxa"/>
              <w:left w:w="100" w:type="dxa"/>
              <w:bottom w:w="100" w:type="dxa"/>
              <w:right w:w="100" w:type="dxa"/>
            </w:tcMar>
            <w:hideMark/>
          </w:tcPr>
          <w:p w14:paraId="6D1F78C7" w14:textId="77777777" w:rsidR="002927C9" w:rsidRDefault="002927C9">
            <w:pPr>
              <w:pStyle w:val="NormalWeb"/>
              <w:spacing w:before="0" w:beforeAutospacing="0" w:after="160" w:afterAutospacing="0"/>
              <w:jc w:val="both"/>
            </w:pPr>
            <w:r>
              <w:rPr>
                <w:color w:val="000000"/>
              </w:rPr>
              <w:t>Ghi chú</w:t>
            </w:r>
          </w:p>
        </w:tc>
      </w:tr>
      <w:tr w:rsidR="002927C9" w14:paraId="7769687A" w14:textId="77777777" w:rsidTr="002927C9">
        <w:trPr>
          <w:trHeight w:val="393"/>
        </w:trPr>
        <w:tc>
          <w:tcPr>
            <w:tcW w:w="0" w:type="auto"/>
            <w:tcBorders>
              <w:top w:val="single" w:sz="8" w:space="0" w:color="2E74B5"/>
              <w:left w:val="single" w:sz="8" w:space="0" w:color="2E74B5"/>
              <w:bottom w:val="single" w:sz="8" w:space="0" w:color="000000"/>
              <w:right w:val="single" w:sz="8" w:space="0" w:color="2E74B5"/>
            </w:tcBorders>
            <w:tcMar>
              <w:top w:w="100" w:type="dxa"/>
              <w:left w:w="100" w:type="dxa"/>
              <w:bottom w:w="100" w:type="dxa"/>
              <w:right w:w="100" w:type="dxa"/>
            </w:tcMar>
            <w:hideMark/>
          </w:tcPr>
          <w:p w14:paraId="4535E6BF" w14:textId="77777777" w:rsidR="002927C9" w:rsidRDefault="002927C9">
            <w:pPr>
              <w:pStyle w:val="NormalWeb"/>
              <w:spacing w:before="0" w:beforeAutospacing="0" w:after="160" w:afterAutospacing="0"/>
              <w:jc w:val="both"/>
            </w:pPr>
            <w:r>
              <w:rPr>
                <w:color w:val="000000"/>
              </w:rPr>
              <w:t>ERR:1</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3FE20EB8" w14:textId="77777777" w:rsidR="002927C9" w:rsidRDefault="002927C9">
            <w:pPr>
              <w:pStyle w:val="NormalWeb"/>
              <w:spacing w:before="0" w:beforeAutospacing="0" w:after="160" w:afterAutospacing="0"/>
              <w:jc w:val="both"/>
            </w:pPr>
            <w:r>
              <w:rPr>
                <w:color w:val="000000"/>
              </w:rPr>
              <w:t>Tài khoản đăng nhập sai hoặc không có quyền thêm mới hóa đơn</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E5B80CF" w14:textId="77777777" w:rsidR="002927C9" w:rsidRDefault="002927C9">
            <w:pPr>
              <w:pStyle w:val="NormalWeb"/>
              <w:spacing w:before="0" w:beforeAutospacing="0" w:after="160" w:afterAutospacing="0"/>
              <w:jc w:val="both"/>
            </w:pPr>
            <w:r>
              <w:rPr>
                <w:color w:val="000000"/>
              </w:rPr>
              <w:t> </w:t>
            </w:r>
          </w:p>
        </w:tc>
      </w:tr>
      <w:tr w:rsidR="002927C9" w14:paraId="1C01EC5C" w14:textId="77777777" w:rsidTr="002927C9">
        <w:trPr>
          <w:trHeight w:val="267"/>
        </w:trPr>
        <w:tc>
          <w:tcPr>
            <w:tcW w:w="0" w:type="auto"/>
            <w:tcBorders>
              <w:top w:val="single" w:sz="8" w:space="0" w:color="000000"/>
              <w:left w:val="single" w:sz="8" w:space="0" w:color="2E74B5"/>
              <w:bottom w:val="single" w:sz="8" w:space="0" w:color="2E74B5"/>
              <w:right w:val="single" w:sz="8" w:space="0" w:color="2E74B5"/>
            </w:tcBorders>
            <w:tcMar>
              <w:top w:w="100" w:type="dxa"/>
              <w:left w:w="100" w:type="dxa"/>
              <w:bottom w:w="100" w:type="dxa"/>
              <w:right w:w="100" w:type="dxa"/>
            </w:tcMar>
            <w:hideMark/>
          </w:tcPr>
          <w:p w14:paraId="21DA0403" w14:textId="77777777" w:rsidR="002927C9" w:rsidRDefault="002927C9">
            <w:pPr>
              <w:pStyle w:val="NormalWeb"/>
              <w:spacing w:before="0" w:beforeAutospacing="0" w:after="160" w:afterAutospacing="0"/>
              <w:jc w:val="both"/>
            </w:pPr>
            <w:r>
              <w:rPr>
                <w:color w:val="000000"/>
              </w:rPr>
              <w:t>ERR:2</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43D8ABF3" w14:textId="77777777" w:rsidR="002927C9" w:rsidRDefault="002927C9">
            <w:pPr>
              <w:pStyle w:val="NormalWeb"/>
              <w:spacing w:before="0" w:beforeAutospacing="0" w:after="160" w:afterAutospacing="0"/>
              <w:jc w:val="both"/>
            </w:pPr>
            <w:r>
              <w:rPr>
                <w:color w:val="000000"/>
              </w:rPr>
              <w:t>Pattern và serial không được bỏ trống</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6A496057" w14:textId="77777777" w:rsidR="002927C9" w:rsidRDefault="002927C9">
            <w:pPr>
              <w:pStyle w:val="NormalWeb"/>
              <w:spacing w:before="0" w:beforeAutospacing="0" w:after="160" w:afterAutospacing="0"/>
              <w:jc w:val="both"/>
            </w:pPr>
            <w:r>
              <w:rPr>
                <w:color w:val="000000"/>
              </w:rPr>
              <w:t> </w:t>
            </w:r>
          </w:p>
        </w:tc>
      </w:tr>
      <w:tr w:rsidR="002927C9" w14:paraId="2DB3143E" w14:textId="77777777" w:rsidTr="002927C9">
        <w:trPr>
          <w:trHeight w:val="240"/>
        </w:trPr>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10D5377A" w14:textId="77777777" w:rsidR="002927C9" w:rsidRDefault="002927C9">
            <w:pPr>
              <w:pStyle w:val="NormalWeb"/>
              <w:spacing w:before="0" w:beforeAutospacing="0" w:after="160" w:afterAutospacing="0"/>
              <w:jc w:val="both"/>
            </w:pPr>
            <w:r>
              <w:rPr>
                <w:color w:val="000000"/>
              </w:rPr>
              <w:t>ERR:3</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EBE03AF" w14:textId="77777777" w:rsidR="002927C9" w:rsidRDefault="002927C9">
            <w:pPr>
              <w:pStyle w:val="NormalWeb"/>
              <w:spacing w:before="0" w:beforeAutospacing="0" w:after="160" w:afterAutospacing="0"/>
              <w:jc w:val="both"/>
            </w:pPr>
            <w:r>
              <w:rPr>
                <w:color w:val="000000"/>
              </w:rPr>
              <w:t>Từ số - đến số không hợp lệ</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3AA02B8A" w14:textId="77777777" w:rsidR="002927C9" w:rsidRDefault="002927C9"/>
        </w:tc>
      </w:tr>
      <w:tr w:rsidR="002927C9" w14:paraId="3ED2FCBC" w14:textId="77777777" w:rsidTr="002927C9">
        <w:trPr>
          <w:trHeight w:val="258"/>
        </w:trPr>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4A1C5076" w14:textId="77777777" w:rsidR="002927C9" w:rsidRDefault="002927C9">
            <w:pPr>
              <w:pStyle w:val="NormalWeb"/>
              <w:spacing w:before="0" w:beforeAutospacing="0" w:after="160" w:afterAutospacing="0"/>
              <w:jc w:val="both"/>
            </w:pPr>
            <w:r>
              <w:rPr>
                <w:color w:val="000000"/>
              </w:rPr>
              <w:t>ERR:7</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3B4792B6" w14:textId="77777777" w:rsidR="002927C9" w:rsidRDefault="002927C9">
            <w:pPr>
              <w:pStyle w:val="NormalWeb"/>
              <w:spacing w:before="0" w:beforeAutospacing="0" w:after="160" w:afterAutospacing="0"/>
              <w:jc w:val="both"/>
            </w:pPr>
            <w:r>
              <w:rPr>
                <w:color w:val="000000"/>
              </w:rPr>
              <w:t>Không tìm thấy thông tin công ty</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43D433C6" w14:textId="77777777" w:rsidR="002927C9" w:rsidRDefault="002927C9">
            <w:pPr>
              <w:pStyle w:val="NormalWeb"/>
              <w:spacing w:before="0" w:beforeAutospacing="0" w:after="160" w:afterAutospacing="0"/>
              <w:jc w:val="both"/>
            </w:pPr>
            <w:r>
              <w:rPr>
                <w:color w:val="000000"/>
              </w:rPr>
              <w:t> </w:t>
            </w:r>
          </w:p>
        </w:tc>
      </w:tr>
      <w:tr w:rsidR="002927C9" w14:paraId="3D70F591" w14:textId="77777777" w:rsidTr="002927C9">
        <w:trPr>
          <w:trHeight w:val="755"/>
        </w:trPr>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3F368EEA" w14:textId="77777777" w:rsidR="002927C9" w:rsidRDefault="002927C9">
            <w:pPr>
              <w:pStyle w:val="NormalWeb"/>
              <w:spacing w:before="0" w:beforeAutospacing="0" w:after="160" w:afterAutospacing="0"/>
              <w:jc w:val="both"/>
            </w:pPr>
            <w:r>
              <w:rPr>
                <w:color w:val="000000"/>
              </w:rPr>
              <w:t>ERR:5</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2B157FF3" w14:textId="77777777" w:rsidR="002927C9" w:rsidRDefault="002927C9">
            <w:pPr>
              <w:pStyle w:val="NormalWeb"/>
              <w:spacing w:before="0" w:beforeAutospacing="0" w:after="160" w:afterAutospacing="0"/>
              <w:jc w:val="both"/>
            </w:pPr>
            <w:r>
              <w:rPr>
                <w:color w:val="000000"/>
              </w:rPr>
              <w:t>Lỗi không xác định, không lấy được dữ liệu hóa đơn cấp mã theo dữ liệu truyền vào</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72DA580E" w14:textId="77777777" w:rsidR="002927C9" w:rsidRDefault="002927C9">
            <w:pPr>
              <w:pStyle w:val="NormalWeb"/>
              <w:spacing w:before="0" w:beforeAutospacing="0" w:after="160" w:afterAutospacing="0"/>
              <w:jc w:val="both"/>
            </w:pPr>
            <w:r>
              <w:rPr>
                <w:color w:val="000000"/>
              </w:rPr>
              <w:t> </w:t>
            </w:r>
          </w:p>
        </w:tc>
      </w:tr>
      <w:tr w:rsidR="002927C9" w14:paraId="25389F5C" w14:textId="77777777" w:rsidTr="002927C9">
        <w:trPr>
          <w:trHeight w:val="8178"/>
        </w:trPr>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3189857B" w14:textId="77777777" w:rsidR="002927C9" w:rsidRDefault="002927C9">
            <w:pPr>
              <w:pStyle w:val="NormalWeb"/>
              <w:spacing w:before="0" w:beforeAutospacing="0" w:after="160" w:afterAutospacing="0"/>
              <w:jc w:val="both"/>
            </w:pPr>
            <w:r>
              <w:rPr>
                <w:color w:val="000000"/>
              </w:rPr>
              <w:lastRenderedPageBreak/>
              <w:t>DataBase64</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03D2964E" w14:textId="77777777" w:rsidR="002927C9" w:rsidRDefault="002927C9">
            <w:pPr>
              <w:pStyle w:val="NormalWeb"/>
              <w:spacing w:before="0" w:beforeAutospacing="0" w:after="160" w:afterAutospacing="0"/>
              <w:jc w:val="both"/>
            </w:pPr>
            <w:r>
              <w:rPr>
                <w:color w:val="000000"/>
              </w:rPr>
              <w:t>Dữ liệu thông tin hóa đơn ở dạng XML đã base64 bao gồm: mẫu số, ký hiệu, số, trạng thái cấp mã, xml hóa đơn</w:t>
            </w:r>
          </w:p>
          <w:p w14:paraId="40DCE0EA" w14:textId="77777777" w:rsidR="002927C9" w:rsidRDefault="002927C9">
            <w:pPr>
              <w:pStyle w:val="NormalWeb"/>
              <w:spacing w:before="0" w:beforeAutospacing="0" w:after="160" w:afterAutospacing="0"/>
              <w:jc w:val="both"/>
            </w:pPr>
            <w:r>
              <w:rPr>
                <w:color w:val="000000"/>
              </w:rPr>
              <w:t> </w:t>
            </w:r>
          </w:p>
          <w:p w14:paraId="74AD3BC9" w14:textId="77777777" w:rsidR="002927C9" w:rsidRDefault="002927C9">
            <w:pPr>
              <w:pStyle w:val="NormalWeb"/>
              <w:spacing w:before="0" w:beforeAutospacing="0" w:after="160" w:afterAutospacing="0"/>
              <w:jc w:val="both"/>
            </w:pPr>
            <w:r>
              <w:rPr>
                <w:color w:val="000000"/>
              </w:rPr>
              <w:t>&lt;DSHDon&gt;</w:t>
            </w:r>
          </w:p>
          <w:p w14:paraId="34DB7280" w14:textId="77777777" w:rsidR="002927C9" w:rsidRDefault="002927C9">
            <w:pPr>
              <w:pStyle w:val="NormalWeb"/>
              <w:spacing w:before="0" w:beforeAutospacing="0" w:after="160" w:afterAutospacing="0"/>
              <w:jc w:val="both"/>
            </w:pPr>
            <w:r>
              <w:rPr>
                <w:color w:val="000000"/>
              </w:rPr>
              <w:t>        </w:t>
            </w:r>
            <w:r>
              <w:rPr>
                <w:rStyle w:val="apple-tab-span"/>
              </w:rPr>
              <w:tab/>
            </w:r>
            <w:r>
              <w:rPr>
                <w:color w:val="000000"/>
              </w:rPr>
              <w:t>&lt;HDon&gt;</w:t>
            </w:r>
          </w:p>
          <w:p w14:paraId="61C4624D" w14:textId="77777777" w:rsidR="002927C9" w:rsidRDefault="002927C9">
            <w:pPr>
              <w:pStyle w:val="NormalWeb"/>
              <w:spacing w:before="0" w:beforeAutospacing="0" w:after="160" w:afterAutospacing="0"/>
              <w:jc w:val="both"/>
            </w:pPr>
            <w:r>
              <w:rPr>
                <w:color w:val="000000"/>
              </w:rPr>
              <w:t>                    </w:t>
            </w:r>
            <w:r>
              <w:rPr>
                <w:rStyle w:val="apple-tab-span"/>
              </w:rPr>
              <w:tab/>
            </w:r>
            <w:r>
              <w:rPr>
                <w:color w:val="000000"/>
              </w:rPr>
              <w:t xml:space="preserve">&lt;KHMSHDon&gt;Mẫu số hóa                </w:t>
            </w:r>
            <w:r>
              <w:rPr>
                <w:rStyle w:val="apple-tab-span"/>
              </w:rPr>
              <w:tab/>
            </w:r>
            <w:r>
              <w:rPr>
                <w:color w:val="000000"/>
              </w:rPr>
              <w:t>đơn&lt;/KHMSHDon&gt;</w:t>
            </w:r>
          </w:p>
          <w:p w14:paraId="45FC20F4" w14:textId="77777777" w:rsidR="002927C9" w:rsidRDefault="002927C9">
            <w:pPr>
              <w:pStyle w:val="NormalWeb"/>
              <w:spacing w:before="0" w:beforeAutospacing="0" w:after="160" w:afterAutospacing="0"/>
              <w:jc w:val="both"/>
            </w:pPr>
            <w:r>
              <w:rPr>
                <w:color w:val="000000"/>
              </w:rPr>
              <w:t>                    </w:t>
            </w:r>
            <w:r>
              <w:rPr>
                <w:rStyle w:val="apple-tab-span"/>
              </w:rPr>
              <w:tab/>
            </w:r>
            <w:r>
              <w:rPr>
                <w:color w:val="000000"/>
              </w:rPr>
              <w:t>&lt;KHHDon&gt;Ký hiệu hóa đơn&lt;/KHHDon&gt;</w:t>
            </w:r>
          </w:p>
          <w:p w14:paraId="74890994" w14:textId="77777777" w:rsidR="002927C9" w:rsidRDefault="002927C9">
            <w:pPr>
              <w:pStyle w:val="NormalWeb"/>
              <w:spacing w:before="0" w:beforeAutospacing="0" w:after="160" w:afterAutospacing="0"/>
              <w:jc w:val="both"/>
            </w:pPr>
            <w:r>
              <w:rPr>
                <w:color w:val="000000"/>
              </w:rPr>
              <w:t>                    </w:t>
            </w:r>
            <w:r>
              <w:rPr>
                <w:rStyle w:val="apple-tab-span"/>
              </w:rPr>
              <w:tab/>
            </w:r>
            <w:r>
              <w:rPr>
                <w:color w:val="000000"/>
              </w:rPr>
              <w:t>&lt;SHDon&gt;Số hóa đơn&lt;/SHDon&gt;</w:t>
            </w:r>
          </w:p>
          <w:p w14:paraId="484163E8" w14:textId="77777777" w:rsidR="002927C9" w:rsidRDefault="002927C9">
            <w:pPr>
              <w:pStyle w:val="NormalWeb"/>
              <w:spacing w:before="0" w:beforeAutospacing="0" w:after="160" w:afterAutospacing="0"/>
              <w:jc w:val="both"/>
            </w:pPr>
            <w:r>
              <w:rPr>
                <w:color w:val="000000"/>
              </w:rPr>
              <w:t>                    </w:t>
            </w:r>
            <w:r>
              <w:rPr>
                <w:rStyle w:val="apple-tab-span"/>
              </w:rPr>
              <w:tab/>
            </w:r>
            <w:r>
              <w:rPr>
                <w:color w:val="000000"/>
              </w:rPr>
              <w:t>&lt;MCCQThue&gt;Mã cơ quan thuế cấp (Trường hợp hóa đơn có mã)&lt;/MCCQThue&gt;</w:t>
            </w:r>
          </w:p>
          <w:p w14:paraId="0FA29FEA" w14:textId="77777777" w:rsidR="002927C9" w:rsidRDefault="002927C9">
            <w:pPr>
              <w:pStyle w:val="NormalWeb"/>
              <w:spacing w:before="0" w:beforeAutospacing="0" w:after="160" w:afterAutospacing="0"/>
              <w:jc w:val="both"/>
            </w:pPr>
            <w:r>
              <w:rPr>
                <w:color w:val="000000"/>
              </w:rPr>
              <w:t>                    </w:t>
            </w:r>
            <w:r>
              <w:rPr>
                <w:rStyle w:val="apple-tab-span"/>
              </w:rPr>
              <w:tab/>
            </w:r>
            <w:r>
              <w:rPr>
                <w:color w:val="000000"/>
              </w:rPr>
              <w:t>&lt;TThai&gt;0: Chưa gửi cơ quan thuế</w:t>
            </w:r>
          </w:p>
          <w:p w14:paraId="6CDD854F" w14:textId="77777777" w:rsidR="002927C9" w:rsidRDefault="002927C9">
            <w:pPr>
              <w:pStyle w:val="NormalWeb"/>
              <w:spacing w:before="0" w:beforeAutospacing="0" w:after="160" w:afterAutospacing="0"/>
              <w:jc w:val="both"/>
            </w:pPr>
            <w:r>
              <w:rPr>
                <w:color w:val="000000"/>
              </w:rPr>
              <w:t>                                       1: Đã gửi cơ quan thuế</w:t>
            </w:r>
          </w:p>
          <w:p w14:paraId="09501579" w14:textId="77777777" w:rsidR="002927C9" w:rsidRDefault="002927C9">
            <w:pPr>
              <w:pStyle w:val="NormalWeb"/>
              <w:spacing w:before="0" w:beforeAutospacing="0" w:after="160" w:afterAutospacing="0"/>
              <w:jc w:val="both"/>
            </w:pPr>
            <w:r>
              <w:rPr>
                <w:color w:val="000000"/>
              </w:rPr>
              <w:t>                                   </w:t>
            </w:r>
            <w:r>
              <w:rPr>
                <w:rStyle w:val="apple-tab-span"/>
              </w:rPr>
              <w:tab/>
            </w:r>
            <w:r>
              <w:rPr>
                <w:color w:val="000000"/>
              </w:rPr>
              <w:t>2: Đã được CQT chấp nhận</w:t>
            </w:r>
          </w:p>
          <w:p w14:paraId="60547A7A" w14:textId="77777777" w:rsidR="002927C9" w:rsidRDefault="002927C9">
            <w:pPr>
              <w:pStyle w:val="NormalWeb"/>
              <w:spacing w:before="0" w:beforeAutospacing="0" w:after="160" w:afterAutospacing="0"/>
              <w:jc w:val="both"/>
            </w:pPr>
            <w:r>
              <w:rPr>
                <w:color w:val="000000"/>
              </w:rPr>
              <w:t>                                   </w:t>
            </w:r>
            <w:r>
              <w:rPr>
                <w:rStyle w:val="apple-tab-span"/>
              </w:rPr>
              <w:tab/>
            </w:r>
            <w:r>
              <w:rPr>
                <w:color w:val="000000"/>
              </w:rPr>
              <w:t>3: Đã bị CQT từ chối</w:t>
            </w:r>
          </w:p>
          <w:p w14:paraId="23EB8B04" w14:textId="77777777" w:rsidR="002927C9" w:rsidRDefault="002927C9">
            <w:pPr>
              <w:pStyle w:val="NormalWeb"/>
              <w:spacing w:before="0" w:beforeAutospacing="0" w:after="160" w:afterAutospacing="0"/>
              <w:jc w:val="both"/>
            </w:pPr>
            <w:r>
              <w:rPr>
                <w:color w:val="000000"/>
              </w:rPr>
              <w:t>                     </w:t>
            </w:r>
            <w:r>
              <w:rPr>
                <w:rStyle w:val="apple-tab-span"/>
              </w:rPr>
              <w:tab/>
            </w:r>
            <w:r>
              <w:rPr>
                <w:color w:val="000000"/>
              </w:rPr>
              <w:t>&lt;/TThai&gt;</w:t>
            </w:r>
          </w:p>
          <w:p w14:paraId="1E40D320" w14:textId="77777777" w:rsidR="002927C9" w:rsidRDefault="002927C9">
            <w:pPr>
              <w:pStyle w:val="NormalWeb"/>
              <w:spacing w:before="0" w:beforeAutospacing="0" w:after="160" w:afterAutospacing="0"/>
              <w:jc w:val="both"/>
            </w:pPr>
            <w:r>
              <w:rPr>
                <w:color w:val="000000"/>
              </w:rPr>
              <w:t>                    </w:t>
            </w:r>
            <w:r>
              <w:rPr>
                <w:rStyle w:val="apple-tab-span"/>
              </w:rPr>
              <w:tab/>
            </w:r>
            <w:r>
              <w:rPr>
                <w:color w:val="000000"/>
              </w:rPr>
              <w:t>&lt;MTLoi&gt;thông báo lỗi CQT trả về&lt;/MTLoi&gt;</w:t>
            </w:r>
          </w:p>
          <w:p w14:paraId="37F02EB8" w14:textId="77777777" w:rsidR="002927C9" w:rsidRDefault="002927C9">
            <w:pPr>
              <w:pStyle w:val="NormalWeb"/>
              <w:spacing w:before="0" w:beforeAutospacing="0" w:after="160" w:afterAutospacing="0"/>
              <w:jc w:val="both"/>
            </w:pPr>
            <w:r>
              <w:rPr>
                <w:color w:val="000000"/>
              </w:rPr>
              <w:t>        </w:t>
            </w:r>
            <w:r>
              <w:rPr>
                <w:rStyle w:val="apple-tab-span"/>
              </w:rPr>
              <w:tab/>
            </w:r>
            <w:r>
              <w:rPr>
                <w:color w:val="000000"/>
              </w:rPr>
              <w:t xml:space="preserve">        </w:t>
            </w:r>
            <w:r>
              <w:rPr>
                <w:rStyle w:val="apple-tab-span"/>
              </w:rPr>
              <w:tab/>
            </w:r>
            <w:r>
              <w:rPr>
                <w:color w:val="000000"/>
              </w:rPr>
              <w:t>&lt;Fkey&gt;Fkey hóa đơn&lt;/Fkey&gt;</w:t>
            </w:r>
          </w:p>
          <w:p w14:paraId="143D163F" w14:textId="77777777" w:rsidR="002927C9" w:rsidRDefault="002927C9">
            <w:pPr>
              <w:pStyle w:val="NormalWeb"/>
              <w:spacing w:before="0" w:beforeAutospacing="0" w:after="160" w:afterAutospacing="0"/>
              <w:jc w:val="both"/>
            </w:pPr>
            <w:r>
              <w:rPr>
                <w:color w:val="000000"/>
              </w:rPr>
              <w:t>        </w:t>
            </w:r>
            <w:r>
              <w:rPr>
                <w:rStyle w:val="apple-tab-span"/>
              </w:rPr>
              <w:tab/>
            </w:r>
            <w:r>
              <w:rPr>
                <w:color w:val="000000"/>
              </w:rPr>
              <w:t>&lt;/HDon&gt;</w:t>
            </w:r>
          </w:p>
          <w:p w14:paraId="068B3AB8" w14:textId="77777777" w:rsidR="002927C9" w:rsidRDefault="002927C9">
            <w:pPr>
              <w:pStyle w:val="NormalWeb"/>
              <w:spacing w:before="0" w:beforeAutospacing="0" w:after="160" w:afterAutospacing="0"/>
              <w:jc w:val="both"/>
            </w:pPr>
            <w:r>
              <w:rPr>
                <w:color w:val="000000"/>
              </w:rPr>
              <w:t>&lt;/DSHDon&gt;</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2658516E" w14:textId="77777777" w:rsidR="002927C9" w:rsidRDefault="002927C9">
            <w:pPr>
              <w:pStyle w:val="NormalWeb"/>
              <w:spacing w:before="0" w:beforeAutospacing="0" w:after="160" w:afterAutospacing="0"/>
              <w:jc w:val="both"/>
            </w:pPr>
            <w:r>
              <w:rPr>
                <w:color w:val="000000"/>
              </w:rPr>
              <w:t> </w:t>
            </w:r>
          </w:p>
        </w:tc>
      </w:tr>
    </w:tbl>
    <w:p w14:paraId="3D6B2251" w14:textId="77777777" w:rsidR="002927C9" w:rsidRPr="002927C9" w:rsidRDefault="002927C9" w:rsidP="002927C9">
      <w:pPr>
        <w:rPr>
          <w:lang w:val="x-none" w:eastAsia="x-none"/>
        </w:rPr>
      </w:pPr>
    </w:p>
    <w:p w14:paraId="0D20DD2A" w14:textId="10A833D7" w:rsidR="0085100F" w:rsidRDefault="0085100F" w:rsidP="0085100F">
      <w:pPr>
        <w:pStyle w:val="Heading3"/>
        <w:tabs>
          <w:tab w:val="clear" w:pos="1552"/>
          <w:tab w:val="num" w:pos="1440"/>
        </w:tabs>
        <w:ind w:left="1530" w:hanging="1012"/>
      </w:pPr>
      <w:bookmarkStart w:id="2226" w:name="_Toc198045425"/>
      <w:r w:rsidRPr="0085100F">
        <w:t>Lấy trạng thái và XMLData hóa đơn có mã, trạng thái của hóa đơn không mã gửi CQT trả về theo danh sách Fkey</w:t>
      </w:r>
      <w:bookmarkEnd w:id="2226"/>
    </w:p>
    <w:p w14:paraId="5CC045D7" w14:textId="77777777" w:rsidR="0085100F" w:rsidRDefault="0085100F" w:rsidP="0085100F">
      <w:pPr>
        <w:pStyle w:val="NormalWeb"/>
        <w:spacing w:before="0" w:beforeAutospacing="0" w:after="0" w:afterAutospacing="0"/>
        <w:ind w:left="360" w:right="14"/>
        <w:jc w:val="both"/>
      </w:pPr>
      <w:r>
        <w:rPr>
          <w:color w:val="000000"/>
        </w:rPr>
        <w:t>URL </w:t>
      </w:r>
    </w:p>
    <w:p w14:paraId="57443C1F" w14:textId="77777777" w:rsidR="0085100F" w:rsidRDefault="0085100F" w:rsidP="0085100F">
      <w:pPr>
        <w:pStyle w:val="NormalWeb"/>
        <w:spacing w:before="0" w:beforeAutospacing="0" w:after="0" w:afterAutospacing="0"/>
        <w:ind w:left="360" w:right="14"/>
        <w:jc w:val="both"/>
      </w:pPr>
      <w:r>
        <w:rPr>
          <w:color w:val="000000"/>
        </w:rPr>
        <w:t>  </w:t>
      </w:r>
      <w:r>
        <w:rPr>
          <w:rStyle w:val="apple-tab-span"/>
        </w:rPr>
        <w:tab/>
      </w:r>
      <w:r>
        <w:rPr>
          <w:color w:val="000000"/>
        </w:rPr>
        <w:t xml:space="preserve"> string GetMCCQThueByFkeys (string Account, string ACpass, string username, string password, string pattern, string fkeys)</w:t>
      </w:r>
    </w:p>
    <w:p w14:paraId="6FC34421" w14:textId="77777777" w:rsidR="0085100F" w:rsidRDefault="0085100F" w:rsidP="0085100F">
      <w:pPr>
        <w:pStyle w:val="NormalWeb"/>
        <w:spacing w:before="0" w:beforeAutospacing="0" w:after="0" w:afterAutospacing="0"/>
        <w:ind w:left="360" w:right="14"/>
        <w:jc w:val="both"/>
      </w:pPr>
      <w:r>
        <w:rPr>
          <w:color w:val="000000"/>
        </w:rPr>
        <w:t> </w:t>
      </w:r>
    </w:p>
    <w:p w14:paraId="3119A225" w14:textId="77777777" w:rsidR="0085100F" w:rsidRDefault="0085100F" w:rsidP="0085100F">
      <w:pPr>
        <w:pStyle w:val="NormalWeb"/>
        <w:spacing w:before="0" w:beforeAutospacing="0" w:after="0" w:afterAutospacing="0"/>
        <w:ind w:left="360" w:right="14"/>
        <w:jc w:val="both"/>
      </w:pPr>
      <w:r>
        <w:rPr>
          <w:color w:val="000000"/>
        </w:rPr>
        <w:t>DESCRIPTION</w:t>
      </w:r>
    </w:p>
    <w:p w14:paraId="3F6E3E88" w14:textId="77777777" w:rsidR="0085100F" w:rsidRDefault="0085100F" w:rsidP="0085100F">
      <w:pPr>
        <w:pStyle w:val="NormalWeb"/>
        <w:spacing w:before="0" w:beforeAutospacing="0" w:after="0" w:afterAutospacing="0"/>
        <w:ind w:left="360" w:right="14"/>
        <w:jc w:val="both"/>
      </w:pPr>
      <w:r>
        <w:rPr>
          <w:color w:val="000000"/>
        </w:rPr>
        <w:t>  </w:t>
      </w:r>
      <w:r>
        <w:rPr>
          <w:rStyle w:val="apple-tab-span"/>
        </w:rPr>
        <w:tab/>
      </w:r>
      <w:r>
        <w:rPr>
          <w:color w:val="000000"/>
        </w:rPr>
        <w:t>Đây là web service cho phép lấy trạng thái và nội dung xml hóa đơn có mã CQT trả về theo invToken</w:t>
      </w:r>
    </w:p>
    <w:p w14:paraId="0361C020" w14:textId="77777777" w:rsidR="0085100F" w:rsidRDefault="0085100F" w:rsidP="0085100F">
      <w:pPr>
        <w:pStyle w:val="NormalWeb"/>
        <w:spacing w:before="0" w:beforeAutospacing="0" w:after="0" w:afterAutospacing="0"/>
        <w:ind w:left="360" w:right="14"/>
        <w:jc w:val="both"/>
      </w:pPr>
      <w:r>
        <w:rPr>
          <w:color w:val="000000"/>
        </w:rPr>
        <w:t>HTTP METHOD</w:t>
      </w:r>
    </w:p>
    <w:p w14:paraId="5814417F" w14:textId="77777777" w:rsidR="0085100F" w:rsidRDefault="0085100F" w:rsidP="0085100F">
      <w:pPr>
        <w:pStyle w:val="NormalWeb"/>
        <w:spacing w:before="0" w:beforeAutospacing="0" w:after="0" w:afterAutospacing="0"/>
        <w:ind w:left="360" w:right="14"/>
        <w:jc w:val="both"/>
      </w:pPr>
      <w:r>
        <w:rPr>
          <w:color w:val="000000"/>
        </w:rPr>
        <w:t>  </w:t>
      </w:r>
      <w:r>
        <w:rPr>
          <w:rStyle w:val="apple-tab-span"/>
        </w:rPr>
        <w:tab/>
      </w:r>
      <w:r>
        <w:rPr>
          <w:color w:val="000000"/>
        </w:rPr>
        <w:t>Get</w:t>
      </w:r>
    </w:p>
    <w:p w14:paraId="1C2195FB" w14:textId="77777777" w:rsidR="0085100F" w:rsidRDefault="0085100F" w:rsidP="0085100F">
      <w:pPr>
        <w:pStyle w:val="NormalWeb"/>
        <w:spacing w:before="0" w:beforeAutospacing="0" w:after="0" w:afterAutospacing="0"/>
        <w:ind w:left="360" w:right="14"/>
        <w:jc w:val="both"/>
      </w:pPr>
      <w:r>
        <w:rPr>
          <w:color w:val="000000"/>
        </w:rPr>
        <w:t>REQUEST BODY</w:t>
      </w:r>
    </w:p>
    <w:p w14:paraId="4F8386CA" w14:textId="77777777" w:rsidR="0085100F" w:rsidRDefault="0085100F" w:rsidP="0085100F">
      <w:pPr>
        <w:pStyle w:val="NormalWeb"/>
        <w:spacing w:before="0" w:beforeAutospacing="0" w:after="0" w:afterAutospacing="0"/>
        <w:ind w:left="360" w:right="14"/>
        <w:jc w:val="both"/>
      </w:pPr>
      <w:r>
        <w:rPr>
          <w:color w:val="000000"/>
        </w:rPr>
        <w:t>·         Account/ACPass:  Tài khoản được cấp phát cho nhân viên gọi lệnh phát hành hóa đơn</w:t>
      </w:r>
    </w:p>
    <w:p w14:paraId="03D6CD9A" w14:textId="77777777" w:rsidR="0085100F" w:rsidRDefault="0085100F" w:rsidP="0085100F">
      <w:pPr>
        <w:pStyle w:val="NormalWeb"/>
        <w:spacing w:before="0" w:beforeAutospacing="0" w:after="0" w:afterAutospacing="0"/>
        <w:ind w:left="360" w:right="14"/>
        <w:jc w:val="both"/>
      </w:pPr>
      <w:r>
        <w:rPr>
          <w:color w:val="000000"/>
        </w:rPr>
        <w:lastRenderedPageBreak/>
        <w:t>·         Username/pass: Tài khoản được cấp phát cho khách hàng để gọi đến webservice (tài khoản có quyền ServiceRole trong hệ thống).</w:t>
      </w:r>
    </w:p>
    <w:p w14:paraId="629A34BB" w14:textId="77777777" w:rsidR="0085100F" w:rsidRDefault="0085100F" w:rsidP="0085100F">
      <w:pPr>
        <w:pStyle w:val="NormalWeb"/>
        <w:spacing w:before="0" w:beforeAutospacing="0" w:after="0" w:afterAutospacing="0"/>
        <w:ind w:left="360" w:right="14"/>
        <w:jc w:val="both"/>
      </w:pPr>
      <w:r>
        <w:rPr>
          <w:color w:val="000000"/>
        </w:rPr>
        <w:t>·         Pattern: mẫu số hóa đơn</w:t>
      </w:r>
    </w:p>
    <w:p w14:paraId="50E5D515" w14:textId="77777777" w:rsidR="0085100F" w:rsidRDefault="0085100F" w:rsidP="0085100F">
      <w:pPr>
        <w:pStyle w:val="NormalWeb"/>
        <w:spacing w:before="0" w:beforeAutospacing="0" w:after="0" w:afterAutospacing="0"/>
        <w:ind w:left="360" w:right="14"/>
        <w:jc w:val="both"/>
      </w:pPr>
      <w:r>
        <w:rPr>
          <w:color w:val="000000"/>
        </w:rPr>
        <w:t>·         fkeys: danh sách chuỗi fkey xác định hóa đơn cần lấy</w:t>
      </w:r>
    </w:p>
    <w:p w14:paraId="1C2C56BB" w14:textId="77777777" w:rsidR="0085100F" w:rsidRDefault="0085100F" w:rsidP="0085100F">
      <w:pPr>
        <w:pStyle w:val="NormalWeb"/>
        <w:spacing w:before="0" w:beforeAutospacing="0" w:after="0" w:afterAutospacing="0"/>
        <w:ind w:left="360" w:right="14"/>
        <w:jc w:val="both"/>
      </w:pPr>
      <w:r>
        <w:rPr>
          <w:color w:val="000000"/>
        </w:rPr>
        <w:t>RETURNS</w:t>
      </w:r>
    </w:p>
    <w:tbl>
      <w:tblPr>
        <w:tblW w:w="0" w:type="auto"/>
        <w:tblCellMar>
          <w:top w:w="15" w:type="dxa"/>
          <w:left w:w="15" w:type="dxa"/>
          <w:bottom w:w="15" w:type="dxa"/>
          <w:right w:w="15" w:type="dxa"/>
        </w:tblCellMar>
        <w:tblLook w:val="04A0" w:firstRow="1" w:lastRow="0" w:firstColumn="1" w:lastColumn="0" w:noHBand="0" w:noVBand="1"/>
      </w:tblPr>
      <w:tblGrid>
        <w:gridCol w:w="1734"/>
        <w:gridCol w:w="6508"/>
        <w:gridCol w:w="1098"/>
      </w:tblGrid>
      <w:tr w:rsidR="0085100F" w14:paraId="28B4DA92" w14:textId="77777777" w:rsidTr="0085100F">
        <w:trPr>
          <w:trHeight w:val="485"/>
        </w:trPr>
        <w:tc>
          <w:tcPr>
            <w:tcW w:w="0" w:type="auto"/>
            <w:tcBorders>
              <w:top w:val="single" w:sz="8" w:space="0" w:color="2E74B5"/>
              <w:left w:val="single" w:sz="8" w:space="0" w:color="2E74B5"/>
              <w:bottom w:val="single" w:sz="8" w:space="0" w:color="2E74B5"/>
              <w:right w:val="single" w:sz="8" w:space="0" w:color="2E74B5"/>
            </w:tcBorders>
            <w:shd w:val="clear" w:color="auto" w:fill="F2F2F2"/>
            <w:tcMar>
              <w:top w:w="100" w:type="dxa"/>
              <w:left w:w="100" w:type="dxa"/>
              <w:bottom w:w="100" w:type="dxa"/>
              <w:right w:w="100" w:type="dxa"/>
            </w:tcMar>
            <w:hideMark/>
          </w:tcPr>
          <w:p w14:paraId="6C07FE13" w14:textId="77777777" w:rsidR="0085100F" w:rsidRDefault="0085100F">
            <w:pPr>
              <w:pStyle w:val="NormalWeb"/>
              <w:spacing w:before="0" w:beforeAutospacing="0" w:after="0" w:afterAutospacing="0"/>
              <w:ind w:left="360" w:right="14"/>
              <w:jc w:val="both"/>
            </w:pPr>
            <w:r>
              <w:rPr>
                <w:color w:val="000000"/>
              </w:rPr>
              <w:t>Kết quả</w:t>
            </w:r>
          </w:p>
        </w:tc>
        <w:tc>
          <w:tcPr>
            <w:tcW w:w="0" w:type="auto"/>
            <w:tcBorders>
              <w:top w:val="single" w:sz="8" w:space="0" w:color="2E74B5"/>
              <w:left w:val="single" w:sz="8" w:space="0" w:color="2E74B5"/>
              <w:bottom w:val="single" w:sz="8" w:space="0" w:color="2E74B5"/>
              <w:right w:val="single" w:sz="8" w:space="0" w:color="2E74B5"/>
            </w:tcBorders>
            <w:shd w:val="clear" w:color="auto" w:fill="F2F2F2"/>
            <w:tcMar>
              <w:top w:w="100" w:type="dxa"/>
              <w:left w:w="100" w:type="dxa"/>
              <w:bottom w:w="100" w:type="dxa"/>
              <w:right w:w="100" w:type="dxa"/>
            </w:tcMar>
            <w:hideMark/>
          </w:tcPr>
          <w:p w14:paraId="09AB1D4F" w14:textId="77777777" w:rsidR="0085100F" w:rsidRDefault="0085100F">
            <w:pPr>
              <w:pStyle w:val="NormalWeb"/>
              <w:spacing w:before="0" w:beforeAutospacing="0" w:after="0" w:afterAutospacing="0"/>
              <w:ind w:left="360" w:right="14"/>
              <w:jc w:val="both"/>
            </w:pPr>
            <w:r>
              <w:rPr>
                <w:color w:val="000000"/>
              </w:rPr>
              <w:t>Mô tả</w:t>
            </w:r>
          </w:p>
        </w:tc>
        <w:tc>
          <w:tcPr>
            <w:tcW w:w="0" w:type="auto"/>
            <w:tcBorders>
              <w:top w:val="single" w:sz="8" w:space="0" w:color="2E74B5"/>
              <w:left w:val="single" w:sz="8" w:space="0" w:color="2E74B5"/>
              <w:bottom w:val="single" w:sz="8" w:space="0" w:color="2E74B5"/>
              <w:right w:val="single" w:sz="8" w:space="0" w:color="2E74B5"/>
            </w:tcBorders>
            <w:shd w:val="clear" w:color="auto" w:fill="F2F2F2"/>
            <w:tcMar>
              <w:top w:w="100" w:type="dxa"/>
              <w:left w:w="100" w:type="dxa"/>
              <w:bottom w:w="100" w:type="dxa"/>
              <w:right w:w="100" w:type="dxa"/>
            </w:tcMar>
            <w:hideMark/>
          </w:tcPr>
          <w:p w14:paraId="049023AA" w14:textId="77777777" w:rsidR="0085100F" w:rsidRDefault="0085100F">
            <w:pPr>
              <w:pStyle w:val="NormalWeb"/>
              <w:spacing w:before="0" w:beforeAutospacing="0" w:after="0" w:afterAutospacing="0"/>
              <w:ind w:left="360" w:right="14"/>
              <w:jc w:val="both"/>
            </w:pPr>
            <w:r>
              <w:rPr>
                <w:color w:val="000000"/>
              </w:rPr>
              <w:t>Ghi chú</w:t>
            </w:r>
          </w:p>
        </w:tc>
      </w:tr>
      <w:tr w:rsidR="0085100F" w14:paraId="124A4116" w14:textId="77777777" w:rsidTr="0085100F">
        <w:trPr>
          <w:trHeight w:val="393"/>
        </w:trPr>
        <w:tc>
          <w:tcPr>
            <w:tcW w:w="0" w:type="auto"/>
            <w:tcBorders>
              <w:top w:val="single" w:sz="8" w:space="0" w:color="2E74B5"/>
              <w:left w:val="single" w:sz="8" w:space="0" w:color="2E74B5"/>
              <w:bottom w:val="single" w:sz="8" w:space="0" w:color="000000"/>
              <w:right w:val="single" w:sz="8" w:space="0" w:color="2E74B5"/>
            </w:tcBorders>
            <w:tcMar>
              <w:top w:w="100" w:type="dxa"/>
              <w:left w:w="100" w:type="dxa"/>
              <w:bottom w:w="100" w:type="dxa"/>
              <w:right w:w="100" w:type="dxa"/>
            </w:tcMar>
            <w:hideMark/>
          </w:tcPr>
          <w:p w14:paraId="3D31D427" w14:textId="77777777" w:rsidR="0085100F" w:rsidRDefault="0085100F">
            <w:pPr>
              <w:pStyle w:val="NormalWeb"/>
              <w:spacing w:before="0" w:beforeAutospacing="0" w:after="0" w:afterAutospacing="0"/>
              <w:ind w:left="360" w:right="14"/>
              <w:jc w:val="both"/>
            </w:pPr>
            <w:r>
              <w:rPr>
                <w:color w:val="000000"/>
              </w:rPr>
              <w:t>ERR:1</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3BA4B017" w14:textId="77777777" w:rsidR="0085100F" w:rsidRDefault="0085100F">
            <w:pPr>
              <w:pStyle w:val="NormalWeb"/>
              <w:spacing w:before="0" w:beforeAutospacing="0" w:after="0" w:afterAutospacing="0"/>
              <w:ind w:left="360" w:right="14"/>
              <w:jc w:val="both"/>
            </w:pPr>
            <w:r>
              <w:rPr>
                <w:color w:val="000000"/>
              </w:rPr>
              <w:t>Tài khoản đăng nhập sai hoặc không có quyền thêm mới hóa đơn</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3804269E" w14:textId="77777777" w:rsidR="0085100F" w:rsidRDefault="0085100F">
            <w:pPr>
              <w:pStyle w:val="NormalWeb"/>
              <w:spacing w:before="0" w:beforeAutospacing="0" w:after="0" w:afterAutospacing="0"/>
              <w:ind w:left="360" w:right="14"/>
              <w:jc w:val="both"/>
            </w:pPr>
            <w:r>
              <w:rPr>
                <w:color w:val="000000"/>
              </w:rPr>
              <w:t> </w:t>
            </w:r>
          </w:p>
        </w:tc>
      </w:tr>
      <w:tr w:rsidR="0085100F" w14:paraId="7E6D224F" w14:textId="77777777" w:rsidTr="0085100F">
        <w:trPr>
          <w:trHeight w:val="312"/>
        </w:trPr>
        <w:tc>
          <w:tcPr>
            <w:tcW w:w="0" w:type="auto"/>
            <w:tcBorders>
              <w:top w:val="single" w:sz="8" w:space="0" w:color="000000"/>
              <w:left w:val="single" w:sz="8" w:space="0" w:color="2E74B5"/>
              <w:bottom w:val="single" w:sz="8" w:space="0" w:color="2E74B5"/>
              <w:right w:val="single" w:sz="8" w:space="0" w:color="2E74B5"/>
            </w:tcBorders>
            <w:tcMar>
              <w:top w:w="100" w:type="dxa"/>
              <w:left w:w="100" w:type="dxa"/>
              <w:bottom w:w="100" w:type="dxa"/>
              <w:right w:w="100" w:type="dxa"/>
            </w:tcMar>
            <w:hideMark/>
          </w:tcPr>
          <w:p w14:paraId="45AF999F" w14:textId="77777777" w:rsidR="0085100F" w:rsidRDefault="0085100F">
            <w:pPr>
              <w:pStyle w:val="NormalWeb"/>
              <w:spacing w:before="0" w:beforeAutospacing="0" w:after="0" w:afterAutospacing="0"/>
              <w:ind w:left="360" w:right="14"/>
              <w:jc w:val="both"/>
            </w:pPr>
            <w:r>
              <w:rPr>
                <w:color w:val="000000"/>
              </w:rPr>
              <w:t>ERR:2</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7CA53E2D" w14:textId="77777777" w:rsidR="0085100F" w:rsidRDefault="0085100F">
            <w:pPr>
              <w:pStyle w:val="NormalWeb"/>
              <w:spacing w:before="0" w:beforeAutospacing="0" w:after="0" w:afterAutospacing="0"/>
              <w:ind w:left="360" w:right="14"/>
              <w:jc w:val="both"/>
            </w:pPr>
            <w:r>
              <w:rPr>
                <w:color w:val="000000"/>
              </w:rPr>
              <w:t>Không tìm thấy hóa đơn tương ứng.</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6A4F473F" w14:textId="77777777" w:rsidR="0085100F" w:rsidRDefault="0085100F">
            <w:pPr>
              <w:pStyle w:val="NormalWeb"/>
              <w:spacing w:before="0" w:beforeAutospacing="0" w:after="0" w:afterAutospacing="0"/>
              <w:ind w:left="360" w:right="14"/>
              <w:jc w:val="both"/>
            </w:pPr>
            <w:r>
              <w:rPr>
                <w:color w:val="000000"/>
              </w:rPr>
              <w:t> </w:t>
            </w:r>
          </w:p>
        </w:tc>
      </w:tr>
      <w:tr w:rsidR="0085100F" w14:paraId="757B0B52" w14:textId="77777777" w:rsidTr="002927C9">
        <w:trPr>
          <w:trHeight w:val="438"/>
        </w:trPr>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3BCA3C84" w14:textId="77777777" w:rsidR="0085100F" w:rsidRDefault="0085100F">
            <w:pPr>
              <w:pStyle w:val="NormalWeb"/>
              <w:spacing w:before="0" w:beforeAutospacing="0" w:after="0" w:afterAutospacing="0"/>
              <w:ind w:left="360" w:right="14"/>
              <w:jc w:val="both"/>
            </w:pPr>
            <w:r>
              <w:rPr>
                <w:color w:val="000000"/>
              </w:rPr>
              <w:t>ERR:10</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8806BB1" w14:textId="77777777" w:rsidR="0085100F" w:rsidRDefault="0085100F">
            <w:pPr>
              <w:pStyle w:val="NormalWeb"/>
              <w:spacing w:before="0" w:beforeAutospacing="0" w:after="0" w:afterAutospacing="0"/>
              <w:ind w:left="360" w:right="14"/>
              <w:jc w:val="both"/>
            </w:pPr>
            <w:r>
              <w:rPr>
                <w:color w:val="000000"/>
              </w:rPr>
              <w:t>Vượt quá số lượng 100 hóa đơn cần lấy</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1B05A0A" w14:textId="77777777" w:rsidR="0085100F" w:rsidRDefault="0085100F">
            <w:pPr>
              <w:pStyle w:val="NormalWeb"/>
              <w:spacing w:before="0" w:beforeAutospacing="0" w:after="0" w:afterAutospacing="0"/>
              <w:ind w:left="360" w:right="14"/>
              <w:jc w:val="both"/>
            </w:pPr>
            <w:r>
              <w:rPr>
                <w:color w:val="000000"/>
              </w:rPr>
              <w:t> </w:t>
            </w:r>
          </w:p>
        </w:tc>
      </w:tr>
      <w:tr w:rsidR="0085100F" w14:paraId="01C4ACE6" w14:textId="77777777" w:rsidTr="0085100F">
        <w:trPr>
          <w:trHeight w:val="348"/>
        </w:trPr>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0C6E32E4" w14:textId="77777777" w:rsidR="0085100F" w:rsidRDefault="0085100F">
            <w:pPr>
              <w:pStyle w:val="NormalWeb"/>
              <w:spacing w:before="0" w:beforeAutospacing="0" w:after="0" w:afterAutospacing="0"/>
              <w:ind w:left="360" w:right="14"/>
              <w:jc w:val="both"/>
            </w:pPr>
            <w:r>
              <w:rPr>
                <w:color w:val="000000"/>
              </w:rPr>
              <w:t>ERR:20</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7AA31018" w14:textId="77777777" w:rsidR="0085100F" w:rsidRDefault="0085100F">
            <w:pPr>
              <w:pStyle w:val="NormalWeb"/>
              <w:spacing w:before="0" w:beforeAutospacing="0" w:after="0" w:afterAutospacing="0"/>
              <w:ind w:left="360" w:right="14"/>
              <w:jc w:val="both"/>
            </w:pPr>
            <w:r>
              <w:rPr>
                <w:color w:val="000000"/>
              </w:rPr>
              <w:t>Không lấy được thông tin người dùng</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CAD5C8E" w14:textId="77777777" w:rsidR="0085100F" w:rsidRDefault="0085100F">
            <w:pPr>
              <w:pStyle w:val="NormalWeb"/>
              <w:spacing w:before="0" w:beforeAutospacing="0" w:after="0" w:afterAutospacing="0"/>
              <w:ind w:left="360" w:right="14"/>
              <w:jc w:val="both"/>
            </w:pPr>
            <w:r>
              <w:rPr>
                <w:color w:val="000000"/>
              </w:rPr>
              <w:t> </w:t>
            </w:r>
          </w:p>
        </w:tc>
      </w:tr>
      <w:tr w:rsidR="0085100F" w14:paraId="26266EF7" w14:textId="77777777" w:rsidTr="002927C9">
        <w:trPr>
          <w:trHeight w:val="573"/>
        </w:trPr>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7129A9F3" w14:textId="77777777" w:rsidR="0085100F" w:rsidRDefault="0085100F">
            <w:pPr>
              <w:pStyle w:val="NormalWeb"/>
              <w:spacing w:before="0" w:beforeAutospacing="0" w:after="0" w:afterAutospacing="0"/>
              <w:ind w:left="360" w:right="14"/>
              <w:jc w:val="both"/>
            </w:pPr>
            <w:r>
              <w:rPr>
                <w:color w:val="000000"/>
              </w:rPr>
              <w:t>ERR:5</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6669CA89" w14:textId="77777777" w:rsidR="0085100F" w:rsidRDefault="0085100F">
            <w:pPr>
              <w:pStyle w:val="NormalWeb"/>
              <w:spacing w:before="0" w:beforeAutospacing="0" w:after="0" w:afterAutospacing="0"/>
              <w:ind w:left="360" w:right="14"/>
              <w:jc w:val="both"/>
            </w:pPr>
            <w:r>
              <w:rPr>
                <w:color w:val="000000"/>
              </w:rPr>
              <w:t>Lỗi không xác định, không lấy được dữ liệu hóa đơn cấp mã theo dữ liệu truyền vào</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038BD2E6" w14:textId="77777777" w:rsidR="0085100F" w:rsidRDefault="0085100F">
            <w:pPr>
              <w:pStyle w:val="NormalWeb"/>
              <w:spacing w:before="0" w:beforeAutospacing="0" w:after="0" w:afterAutospacing="0"/>
              <w:ind w:left="360" w:right="14"/>
              <w:jc w:val="both"/>
            </w:pPr>
            <w:r>
              <w:rPr>
                <w:color w:val="000000"/>
              </w:rPr>
              <w:t> </w:t>
            </w:r>
          </w:p>
        </w:tc>
      </w:tr>
      <w:tr w:rsidR="0085100F" w14:paraId="4BE13376" w14:textId="77777777" w:rsidTr="0085100F">
        <w:trPr>
          <w:trHeight w:val="6108"/>
        </w:trPr>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2B7BB00E" w14:textId="77777777" w:rsidR="0085100F" w:rsidRDefault="0085100F">
            <w:pPr>
              <w:pStyle w:val="NormalWeb"/>
              <w:spacing w:before="0" w:beforeAutospacing="0" w:after="0" w:afterAutospacing="0"/>
              <w:ind w:left="360" w:right="14"/>
              <w:jc w:val="both"/>
            </w:pPr>
            <w:r>
              <w:rPr>
                <w:color w:val="000000"/>
              </w:rPr>
              <w:t>DataBase64</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431DD703" w14:textId="77777777" w:rsidR="0085100F" w:rsidRDefault="0085100F">
            <w:pPr>
              <w:pStyle w:val="NormalWeb"/>
              <w:spacing w:before="0" w:beforeAutospacing="0" w:after="0" w:afterAutospacing="0"/>
              <w:ind w:left="360" w:right="14"/>
              <w:jc w:val="both"/>
            </w:pPr>
            <w:r>
              <w:rPr>
                <w:color w:val="000000"/>
              </w:rPr>
              <w:t>Dữ liệu thông tin hóa đơn ở dạng XML đã base64 bao gồm: mẫu số, ký hiệu, số, trạng thái cấp mã, xml hóa đơn</w:t>
            </w:r>
          </w:p>
          <w:p w14:paraId="6ACE6454" w14:textId="77777777" w:rsidR="0085100F" w:rsidRDefault="0085100F">
            <w:pPr>
              <w:pStyle w:val="NormalWeb"/>
              <w:spacing w:before="0" w:beforeAutospacing="0" w:after="0" w:afterAutospacing="0"/>
              <w:ind w:left="360" w:right="14"/>
              <w:jc w:val="both"/>
            </w:pPr>
            <w:r>
              <w:rPr>
                <w:color w:val="000000"/>
              </w:rPr>
              <w:t> </w:t>
            </w:r>
          </w:p>
          <w:p w14:paraId="0AEBED58" w14:textId="77777777" w:rsidR="0085100F" w:rsidRDefault="0085100F">
            <w:pPr>
              <w:pStyle w:val="NormalWeb"/>
              <w:spacing w:before="0" w:beforeAutospacing="0" w:after="0" w:afterAutospacing="0"/>
              <w:ind w:left="360" w:right="14"/>
              <w:jc w:val="both"/>
            </w:pPr>
            <w:r>
              <w:rPr>
                <w:color w:val="000000"/>
              </w:rPr>
              <w:t>&lt;DSHDon&gt;</w:t>
            </w:r>
          </w:p>
          <w:p w14:paraId="17FD0224"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&lt;HDon&gt;</w:t>
            </w:r>
          </w:p>
          <w:p w14:paraId="6047E941"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 xml:space="preserve">&lt;KHMSHDon&gt;Mẫu số hóa                </w:t>
            </w:r>
            <w:r>
              <w:rPr>
                <w:rStyle w:val="apple-tab-span"/>
              </w:rPr>
              <w:tab/>
            </w:r>
            <w:r>
              <w:rPr>
                <w:color w:val="000000"/>
              </w:rPr>
              <w:t>đơn&lt;/KHMSHDon&gt;</w:t>
            </w:r>
          </w:p>
          <w:p w14:paraId="41CC5C12"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&lt;KHHDon&gt;Ký hiệu hóa đơn&lt;/KHHDon&gt;</w:t>
            </w:r>
          </w:p>
          <w:p w14:paraId="57F5093C"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&lt;SHDon&gt;Số hóa đơn&lt;/SHDon&gt;</w:t>
            </w:r>
          </w:p>
          <w:p w14:paraId="6E7035CF"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&lt;MCCQThue&gt;Mã cơ quan thuế cấp (Trường hợp hóa đơn có mã)&lt;/MCCQThue&gt;</w:t>
            </w:r>
          </w:p>
          <w:p w14:paraId="61CD3F6E"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&lt;TThai&gt;0: Chưa gửi cơ quan thuế</w:t>
            </w:r>
          </w:p>
          <w:p w14:paraId="1A075B45"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1: Đã gửi cơ quan thuế</w:t>
            </w:r>
          </w:p>
          <w:p w14:paraId="274526A8"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2: Đã được CQT chấp nhận</w:t>
            </w:r>
          </w:p>
          <w:p w14:paraId="22E8C48A"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3: Đã bị CQT từ chối</w:t>
            </w:r>
          </w:p>
          <w:p w14:paraId="56C89CE0"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&lt;/TThai&gt;</w:t>
            </w:r>
          </w:p>
          <w:p w14:paraId="693726CC"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&lt;MTLoi&gt;thông báo lỗi CQT trả về&lt;/MTLoi&gt;</w:t>
            </w:r>
          </w:p>
          <w:p w14:paraId="03D84FC2"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&lt;Fkey&gt;Fkey hóa đơn&lt;/Fkey&gt;</w:t>
            </w:r>
          </w:p>
          <w:p w14:paraId="1C786B51"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&lt;/HDon&gt;</w:t>
            </w:r>
          </w:p>
          <w:p w14:paraId="52B9D1D9" w14:textId="77777777" w:rsidR="0085100F" w:rsidRDefault="0085100F">
            <w:pPr>
              <w:pStyle w:val="NormalWeb"/>
              <w:spacing w:before="0" w:beforeAutospacing="0" w:after="0" w:afterAutospacing="0"/>
              <w:ind w:left="360" w:right="14"/>
              <w:jc w:val="both"/>
            </w:pPr>
            <w:r>
              <w:rPr>
                <w:color w:val="000000"/>
              </w:rPr>
              <w:t>&lt;/DSHDon&gt;</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3DB4605A" w14:textId="77777777" w:rsidR="0085100F" w:rsidRDefault="0085100F">
            <w:pPr>
              <w:pStyle w:val="NormalWeb"/>
              <w:spacing w:before="0" w:beforeAutospacing="0" w:after="0" w:afterAutospacing="0"/>
              <w:ind w:left="360" w:right="14"/>
              <w:jc w:val="both"/>
            </w:pPr>
            <w:r>
              <w:rPr>
                <w:color w:val="000000"/>
              </w:rPr>
              <w:t> </w:t>
            </w:r>
          </w:p>
        </w:tc>
      </w:tr>
    </w:tbl>
    <w:p w14:paraId="1FD9876A" w14:textId="77777777" w:rsidR="0085100F" w:rsidRPr="0085100F" w:rsidRDefault="0085100F" w:rsidP="0085100F">
      <w:pPr>
        <w:rPr>
          <w:lang w:val="x-none" w:eastAsia="x-none"/>
        </w:rPr>
      </w:pPr>
    </w:p>
    <w:p w14:paraId="4FAE4C01" w14:textId="506281A8" w:rsidR="0085100F" w:rsidRDefault="0085100F" w:rsidP="0085100F">
      <w:pPr>
        <w:pStyle w:val="Heading3"/>
        <w:tabs>
          <w:tab w:val="clear" w:pos="1552"/>
          <w:tab w:val="num" w:pos="1440"/>
        </w:tabs>
        <w:ind w:left="1530" w:hanging="1012"/>
      </w:pPr>
      <w:bookmarkStart w:id="2227" w:name="_Toc198045426"/>
      <w:r w:rsidRPr="0085100F">
        <w:lastRenderedPageBreak/>
        <w:t>Lấy trạng thái hóa đơn có mã, hóa đơn không mã gửi CQT trả về theo danh sách invToken</w:t>
      </w:r>
      <w:bookmarkEnd w:id="2227"/>
    </w:p>
    <w:p w14:paraId="29E4CB68" w14:textId="77777777" w:rsidR="0085100F" w:rsidRDefault="0085100F" w:rsidP="0085100F">
      <w:pPr>
        <w:pStyle w:val="NormalWeb"/>
        <w:spacing w:before="0" w:beforeAutospacing="0" w:after="0" w:afterAutospacing="0"/>
        <w:ind w:left="360" w:right="14"/>
        <w:jc w:val="both"/>
      </w:pPr>
      <w:r>
        <w:rPr>
          <w:color w:val="000000"/>
        </w:rPr>
        <w:t>URL</w:t>
      </w:r>
    </w:p>
    <w:p w14:paraId="495C2AB9" w14:textId="77777777" w:rsidR="0085100F" w:rsidRDefault="0085100F" w:rsidP="0085100F">
      <w:pPr>
        <w:pStyle w:val="NormalWeb"/>
        <w:spacing w:before="0" w:beforeAutospacing="0" w:after="0" w:afterAutospacing="0"/>
        <w:ind w:left="360" w:right="14"/>
        <w:jc w:val="both"/>
      </w:pPr>
      <w:r>
        <w:rPr>
          <w:color w:val="000000"/>
        </w:rPr>
        <w:t>  </w:t>
      </w:r>
      <w:r>
        <w:rPr>
          <w:rStyle w:val="apple-tab-span"/>
        </w:rPr>
        <w:tab/>
      </w:r>
      <w:r>
        <w:rPr>
          <w:color w:val="000000"/>
        </w:rPr>
        <w:t xml:space="preserve"> string GetMCCQThueByInvTokensNoXMLSign(string Account, string ACpass, string username, string password, string invTokens)</w:t>
      </w:r>
    </w:p>
    <w:p w14:paraId="6FDFE228" w14:textId="77777777" w:rsidR="0085100F" w:rsidRDefault="0085100F" w:rsidP="0085100F">
      <w:pPr>
        <w:pStyle w:val="NormalWeb"/>
        <w:spacing w:before="0" w:beforeAutospacing="0" w:after="0" w:afterAutospacing="0"/>
        <w:ind w:left="360" w:right="14"/>
        <w:jc w:val="both"/>
      </w:pPr>
      <w:r>
        <w:rPr>
          <w:color w:val="000000"/>
        </w:rPr>
        <w:t> </w:t>
      </w:r>
    </w:p>
    <w:p w14:paraId="7AF40865" w14:textId="77777777" w:rsidR="0085100F" w:rsidRDefault="0085100F" w:rsidP="0085100F">
      <w:pPr>
        <w:pStyle w:val="NormalWeb"/>
        <w:spacing w:before="0" w:beforeAutospacing="0" w:after="0" w:afterAutospacing="0"/>
        <w:ind w:left="360" w:right="14"/>
        <w:jc w:val="both"/>
      </w:pPr>
      <w:r>
        <w:rPr>
          <w:color w:val="000000"/>
        </w:rPr>
        <w:t>DESCRIPTION</w:t>
      </w:r>
    </w:p>
    <w:p w14:paraId="7EF3123C" w14:textId="77777777" w:rsidR="0085100F" w:rsidRDefault="0085100F" w:rsidP="0085100F">
      <w:pPr>
        <w:pStyle w:val="NormalWeb"/>
        <w:spacing w:before="0" w:beforeAutospacing="0" w:after="0" w:afterAutospacing="0"/>
        <w:ind w:left="360" w:right="14"/>
        <w:jc w:val="both"/>
      </w:pPr>
      <w:r>
        <w:rPr>
          <w:color w:val="000000"/>
        </w:rPr>
        <w:t>  </w:t>
      </w:r>
      <w:r>
        <w:rPr>
          <w:rStyle w:val="apple-tab-span"/>
        </w:rPr>
        <w:tab/>
      </w:r>
      <w:r>
        <w:rPr>
          <w:color w:val="000000"/>
        </w:rPr>
        <w:t>Đây là web service cho phép lấy trạng thái và nội dung xml hóa đơn có mã CQT trả về theo invToken</w:t>
      </w:r>
    </w:p>
    <w:p w14:paraId="4E0F7844" w14:textId="77777777" w:rsidR="0085100F" w:rsidRDefault="0085100F" w:rsidP="0085100F">
      <w:pPr>
        <w:pStyle w:val="NormalWeb"/>
        <w:spacing w:before="0" w:beforeAutospacing="0" w:after="0" w:afterAutospacing="0"/>
        <w:ind w:left="360" w:right="14"/>
        <w:jc w:val="both"/>
      </w:pPr>
      <w:r>
        <w:rPr>
          <w:color w:val="000000"/>
        </w:rPr>
        <w:t>HTTP METHOD</w:t>
      </w:r>
    </w:p>
    <w:p w14:paraId="428594E8" w14:textId="77777777" w:rsidR="0085100F" w:rsidRDefault="0085100F" w:rsidP="0085100F">
      <w:pPr>
        <w:pStyle w:val="NormalWeb"/>
        <w:spacing w:before="0" w:beforeAutospacing="0" w:after="0" w:afterAutospacing="0"/>
        <w:ind w:left="360" w:right="14"/>
        <w:jc w:val="both"/>
      </w:pPr>
      <w:r>
        <w:rPr>
          <w:color w:val="000000"/>
        </w:rPr>
        <w:t>  </w:t>
      </w:r>
      <w:r>
        <w:rPr>
          <w:rStyle w:val="apple-tab-span"/>
        </w:rPr>
        <w:tab/>
      </w:r>
      <w:r>
        <w:rPr>
          <w:color w:val="000000"/>
        </w:rPr>
        <w:t>Get</w:t>
      </w:r>
    </w:p>
    <w:p w14:paraId="19AE57B5" w14:textId="77777777" w:rsidR="0085100F" w:rsidRDefault="0085100F" w:rsidP="0085100F">
      <w:pPr>
        <w:pStyle w:val="NormalWeb"/>
        <w:spacing w:before="0" w:beforeAutospacing="0" w:after="0" w:afterAutospacing="0"/>
        <w:ind w:left="360" w:right="14"/>
        <w:jc w:val="both"/>
      </w:pPr>
      <w:r>
        <w:rPr>
          <w:color w:val="000000"/>
        </w:rPr>
        <w:t>REQUEST BODY</w:t>
      </w:r>
    </w:p>
    <w:p w14:paraId="506782E9" w14:textId="77777777" w:rsidR="0085100F" w:rsidRDefault="0085100F" w:rsidP="0085100F">
      <w:pPr>
        <w:pStyle w:val="NormalWeb"/>
        <w:spacing w:before="0" w:beforeAutospacing="0" w:after="0" w:afterAutospacing="0"/>
        <w:ind w:left="360" w:right="14"/>
        <w:jc w:val="both"/>
      </w:pPr>
      <w:r>
        <w:rPr>
          <w:color w:val="000000"/>
        </w:rPr>
        <w:t>·         Account/ACPass:  Tài khoản được cấp phát cho nhân viên gọi lệnh phát hành hóa đơn</w:t>
      </w:r>
    </w:p>
    <w:p w14:paraId="2E15FB6A" w14:textId="77777777" w:rsidR="0085100F" w:rsidRDefault="0085100F" w:rsidP="0085100F">
      <w:pPr>
        <w:pStyle w:val="NormalWeb"/>
        <w:spacing w:before="0" w:beforeAutospacing="0" w:after="0" w:afterAutospacing="0"/>
        <w:ind w:left="360" w:right="14"/>
        <w:jc w:val="both"/>
      </w:pPr>
      <w:r>
        <w:rPr>
          <w:color w:val="000000"/>
        </w:rPr>
        <w:t>·         Username/pass: Tài khoản được cấp phát cho khách hàng để gọi đến webservice (tài khoản có quyền ServiceRole trong hệ thống).</w:t>
      </w:r>
    </w:p>
    <w:p w14:paraId="1C5AD206" w14:textId="77777777" w:rsidR="0085100F" w:rsidRDefault="0085100F" w:rsidP="0085100F">
      <w:pPr>
        <w:pStyle w:val="NormalWeb"/>
        <w:spacing w:before="0" w:beforeAutospacing="0" w:after="0" w:afterAutospacing="0"/>
        <w:ind w:left="360" w:right="14"/>
        <w:jc w:val="both"/>
      </w:pPr>
      <w:r>
        <w:rPr>
          <w:color w:val="000000"/>
        </w:rPr>
        <w:t>·         invTokens: danh sách chuỗi token xác định hóa đơn cần lấy</w:t>
      </w:r>
    </w:p>
    <w:p w14:paraId="6337F2B7" w14:textId="77777777" w:rsidR="0085100F" w:rsidRDefault="0085100F" w:rsidP="0085100F">
      <w:pPr>
        <w:pStyle w:val="NormalWeb"/>
        <w:spacing w:before="0" w:beforeAutospacing="0" w:after="0" w:afterAutospacing="0"/>
        <w:ind w:left="360" w:right="14"/>
        <w:jc w:val="both"/>
      </w:pPr>
      <w:r>
        <w:rPr>
          <w:color w:val="000000"/>
        </w:rPr>
        <w:t>RETURNS</w:t>
      </w:r>
    </w:p>
    <w:tbl>
      <w:tblPr>
        <w:tblW w:w="0" w:type="auto"/>
        <w:tblCellMar>
          <w:top w:w="15" w:type="dxa"/>
          <w:left w:w="15" w:type="dxa"/>
          <w:bottom w:w="15" w:type="dxa"/>
          <w:right w:w="15" w:type="dxa"/>
        </w:tblCellMar>
        <w:tblLook w:val="04A0" w:firstRow="1" w:lastRow="0" w:firstColumn="1" w:lastColumn="0" w:noHBand="0" w:noVBand="1"/>
      </w:tblPr>
      <w:tblGrid>
        <w:gridCol w:w="1734"/>
        <w:gridCol w:w="6508"/>
        <w:gridCol w:w="1098"/>
      </w:tblGrid>
      <w:tr w:rsidR="0085100F" w14:paraId="5ADC9BC3" w14:textId="77777777" w:rsidTr="0085100F">
        <w:trPr>
          <w:trHeight w:val="485"/>
        </w:trPr>
        <w:tc>
          <w:tcPr>
            <w:tcW w:w="0" w:type="auto"/>
            <w:tcBorders>
              <w:top w:val="single" w:sz="8" w:space="0" w:color="2E74B5"/>
              <w:left w:val="single" w:sz="8" w:space="0" w:color="2E74B5"/>
              <w:bottom w:val="single" w:sz="8" w:space="0" w:color="2E74B5"/>
              <w:right w:val="single" w:sz="8" w:space="0" w:color="2E74B5"/>
            </w:tcBorders>
            <w:shd w:val="clear" w:color="auto" w:fill="F2F2F2"/>
            <w:tcMar>
              <w:top w:w="100" w:type="dxa"/>
              <w:left w:w="100" w:type="dxa"/>
              <w:bottom w:w="100" w:type="dxa"/>
              <w:right w:w="100" w:type="dxa"/>
            </w:tcMar>
            <w:hideMark/>
          </w:tcPr>
          <w:p w14:paraId="74673BB5" w14:textId="77777777" w:rsidR="0085100F" w:rsidRDefault="0085100F">
            <w:pPr>
              <w:pStyle w:val="NormalWeb"/>
              <w:spacing w:before="0" w:beforeAutospacing="0" w:after="0" w:afterAutospacing="0"/>
              <w:ind w:left="360" w:right="14"/>
              <w:jc w:val="both"/>
            </w:pPr>
            <w:r>
              <w:rPr>
                <w:color w:val="000000"/>
              </w:rPr>
              <w:t>Kết quả</w:t>
            </w:r>
          </w:p>
        </w:tc>
        <w:tc>
          <w:tcPr>
            <w:tcW w:w="0" w:type="auto"/>
            <w:tcBorders>
              <w:top w:val="single" w:sz="8" w:space="0" w:color="2E74B5"/>
              <w:left w:val="single" w:sz="8" w:space="0" w:color="2E74B5"/>
              <w:bottom w:val="single" w:sz="8" w:space="0" w:color="2E74B5"/>
              <w:right w:val="single" w:sz="8" w:space="0" w:color="2E74B5"/>
            </w:tcBorders>
            <w:shd w:val="clear" w:color="auto" w:fill="F2F2F2"/>
            <w:tcMar>
              <w:top w:w="100" w:type="dxa"/>
              <w:left w:w="100" w:type="dxa"/>
              <w:bottom w:w="100" w:type="dxa"/>
              <w:right w:w="100" w:type="dxa"/>
            </w:tcMar>
            <w:hideMark/>
          </w:tcPr>
          <w:p w14:paraId="376A77CE" w14:textId="77777777" w:rsidR="0085100F" w:rsidRDefault="0085100F">
            <w:pPr>
              <w:pStyle w:val="NormalWeb"/>
              <w:spacing w:before="0" w:beforeAutospacing="0" w:after="0" w:afterAutospacing="0"/>
              <w:ind w:left="360" w:right="14"/>
              <w:jc w:val="both"/>
            </w:pPr>
            <w:r>
              <w:rPr>
                <w:color w:val="000000"/>
              </w:rPr>
              <w:t>Mô tả</w:t>
            </w:r>
          </w:p>
        </w:tc>
        <w:tc>
          <w:tcPr>
            <w:tcW w:w="0" w:type="auto"/>
            <w:tcBorders>
              <w:top w:val="single" w:sz="8" w:space="0" w:color="2E74B5"/>
              <w:left w:val="single" w:sz="8" w:space="0" w:color="2E74B5"/>
              <w:bottom w:val="single" w:sz="8" w:space="0" w:color="2E74B5"/>
              <w:right w:val="single" w:sz="8" w:space="0" w:color="2E74B5"/>
            </w:tcBorders>
            <w:shd w:val="clear" w:color="auto" w:fill="F2F2F2"/>
            <w:tcMar>
              <w:top w:w="100" w:type="dxa"/>
              <w:left w:w="100" w:type="dxa"/>
              <w:bottom w:w="100" w:type="dxa"/>
              <w:right w:w="100" w:type="dxa"/>
            </w:tcMar>
            <w:hideMark/>
          </w:tcPr>
          <w:p w14:paraId="0A82E6CA" w14:textId="77777777" w:rsidR="0085100F" w:rsidRDefault="0085100F">
            <w:pPr>
              <w:pStyle w:val="NormalWeb"/>
              <w:spacing w:before="0" w:beforeAutospacing="0" w:after="0" w:afterAutospacing="0"/>
              <w:ind w:left="360" w:right="14"/>
              <w:jc w:val="both"/>
            </w:pPr>
            <w:r>
              <w:rPr>
                <w:color w:val="000000"/>
              </w:rPr>
              <w:t>Ghi chú</w:t>
            </w:r>
          </w:p>
        </w:tc>
      </w:tr>
      <w:tr w:rsidR="0085100F" w14:paraId="2B6BA442" w14:textId="77777777" w:rsidTr="002927C9">
        <w:trPr>
          <w:trHeight w:val="600"/>
        </w:trPr>
        <w:tc>
          <w:tcPr>
            <w:tcW w:w="0" w:type="auto"/>
            <w:tcBorders>
              <w:top w:val="single" w:sz="8" w:space="0" w:color="2E74B5"/>
              <w:left w:val="single" w:sz="8" w:space="0" w:color="2E74B5"/>
              <w:bottom w:val="single" w:sz="8" w:space="0" w:color="000000"/>
              <w:right w:val="single" w:sz="8" w:space="0" w:color="2E74B5"/>
            </w:tcBorders>
            <w:tcMar>
              <w:top w:w="100" w:type="dxa"/>
              <w:left w:w="100" w:type="dxa"/>
              <w:bottom w:w="100" w:type="dxa"/>
              <w:right w:w="100" w:type="dxa"/>
            </w:tcMar>
            <w:hideMark/>
          </w:tcPr>
          <w:p w14:paraId="5C507383" w14:textId="77777777" w:rsidR="0085100F" w:rsidRDefault="0085100F">
            <w:pPr>
              <w:pStyle w:val="NormalWeb"/>
              <w:spacing w:before="0" w:beforeAutospacing="0" w:after="0" w:afterAutospacing="0"/>
              <w:ind w:left="360" w:right="14"/>
              <w:jc w:val="both"/>
            </w:pPr>
            <w:r>
              <w:rPr>
                <w:color w:val="000000"/>
              </w:rPr>
              <w:t>ERR:1</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156C431B" w14:textId="77777777" w:rsidR="0085100F" w:rsidRDefault="0085100F">
            <w:pPr>
              <w:pStyle w:val="NormalWeb"/>
              <w:spacing w:before="0" w:beforeAutospacing="0" w:after="0" w:afterAutospacing="0"/>
              <w:ind w:left="360" w:right="14"/>
              <w:jc w:val="both"/>
            </w:pPr>
            <w:r>
              <w:rPr>
                <w:color w:val="000000"/>
              </w:rPr>
              <w:t>Tài khoản đăng nhập sai hoặc không có quyền thêm mới hóa đơn</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75572677" w14:textId="77777777" w:rsidR="0085100F" w:rsidRDefault="0085100F">
            <w:pPr>
              <w:pStyle w:val="NormalWeb"/>
              <w:spacing w:before="0" w:beforeAutospacing="0" w:after="0" w:afterAutospacing="0"/>
              <w:ind w:left="360" w:right="14"/>
              <w:jc w:val="both"/>
            </w:pPr>
            <w:r>
              <w:rPr>
                <w:color w:val="000000"/>
              </w:rPr>
              <w:t> </w:t>
            </w:r>
          </w:p>
        </w:tc>
      </w:tr>
      <w:tr w:rsidR="0085100F" w14:paraId="3ED846C9" w14:textId="77777777" w:rsidTr="002927C9">
        <w:trPr>
          <w:trHeight w:val="438"/>
        </w:trPr>
        <w:tc>
          <w:tcPr>
            <w:tcW w:w="0" w:type="auto"/>
            <w:tcBorders>
              <w:top w:val="single" w:sz="8" w:space="0" w:color="000000"/>
              <w:left w:val="single" w:sz="8" w:space="0" w:color="2E74B5"/>
              <w:bottom w:val="single" w:sz="8" w:space="0" w:color="2E74B5"/>
              <w:right w:val="single" w:sz="8" w:space="0" w:color="2E74B5"/>
            </w:tcBorders>
            <w:tcMar>
              <w:top w:w="100" w:type="dxa"/>
              <w:left w:w="100" w:type="dxa"/>
              <w:bottom w:w="100" w:type="dxa"/>
              <w:right w:w="100" w:type="dxa"/>
            </w:tcMar>
            <w:hideMark/>
          </w:tcPr>
          <w:p w14:paraId="5B8949B9" w14:textId="77777777" w:rsidR="0085100F" w:rsidRDefault="0085100F">
            <w:pPr>
              <w:pStyle w:val="NormalWeb"/>
              <w:spacing w:before="0" w:beforeAutospacing="0" w:after="0" w:afterAutospacing="0"/>
              <w:ind w:left="360" w:right="14"/>
              <w:jc w:val="both"/>
            </w:pPr>
            <w:r>
              <w:rPr>
                <w:color w:val="000000"/>
              </w:rPr>
              <w:t>ERR:2</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3CDE1E91" w14:textId="77777777" w:rsidR="0085100F" w:rsidRDefault="0085100F">
            <w:pPr>
              <w:pStyle w:val="NormalWeb"/>
              <w:spacing w:before="0" w:beforeAutospacing="0" w:after="0" w:afterAutospacing="0"/>
              <w:ind w:left="360" w:right="14"/>
              <w:jc w:val="both"/>
            </w:pPr>
            <w:r>
              <w:rPr>
                <w:color w:val="000000"/>
              </w:rPr>
              <w:t>Không tìm thấy hóa đơn tương ứng.</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30476AC8" w14:textId="77777777" w:rsidR="0085100F" w:rsidRDefault="0085100F">
            <w:pPr>
              <w:pStyle w:val="NormalWeb"/>
              <w:spacing w:before="0" w:beforeAutospacing="0" w:after="0" w:afterAutospacing="0"/>
              <w:ind w:left="360" w:right="14"/>
              <w:jc w:val="both"/>
            </w:pPr>
            <w:r>
              <w:rPr>
                <w:color w:val="000000"/>
              </w:rPr>
              <w:t> </w:t>
            </w:r>
          </w:p>
        </w:tc>
      </w:tr>
      <w:tr w:rsidR="0085100F" w14:paraId="73566EDA" w14:textId="77777777" w:rsidTr="002927C9">
        <w:trPr>
          <w:trHeight w:val="312"/>
        </w:trPr>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0A20557B" w14:textId="77777777" w:rsidR="0085100F" w:rsidRDefault="0085100F">
            <w:pPr>
              <w:pStyle w:val="NormalWeb"/>
              <w:spacing w:before="0" w:beforeAutospacing="0" w:after="0" w:afterAutospacing="0"/>
              <w:ind w:left="360" w:right="14"/>
              <w:jc w:val="both"/>
            </w:pPr>
            <w:r>
              <w:rPr>
                <w:color w:val="000000"/>
              </w:rPr>
              <w:t>ERR:10</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157BF59A" w14:textId="77777777" w:rsidR="0085100F" w:rsidRDefault="0085100F">
            <w:pPr>
              <w:pStyle w:val="NormalWeb"/>
              <w:spacing w:before="0" w:beforeAutospacing="0" w:after="0" w:afterAutospacing="0"/>
              <w:ind w:left="360" w:right="14"/>
              <w:jc w:val="both"/>
            </w:pPr>
            <w:r>
              <w:rPr>
                <w:color w:val="000000"/>
              </w:rPr>
              <w:t>Vượt quá số lượng 100 hóa đơn cần lấy</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4F89C4F9" w14:textId="77777777" w:rsidR="0085100F" w:rsidRDefault="0085100F">
            <w:pPr>
              <w:pStyle w:val="NormalWeb"/>
              <w:spacing w:before="0" w:beforeAutospacing="0" w:after="0" w:afterAutospacing="0"/>
              <w:ind w:left="360" w:right="14"/>
              <w:jc w:val="both"/>
            </w:pPr>
            <w:r>
              <w:rPr>
                <w:color w:val="000000"/>
              </w:rPr>
              <w:t> </w:t>
            </w:r>
          </w:p>
        </w:tc>
      </w:tr>
      <w:tr w:rsidR="0085100F" w14:paraId="4068352F" w14:textId="77777777" w:rsidTr="0085100F">
        <w:trPr>
          <w:trHeight w:val="195"/>
        </w:trPr>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5E79EB3" w14:textId="77777777" w:rsidR="0085100F" w:rsidRDefault="0085100F">
            <w:pPr>
              <w:pStyle w:val="NormalWeb"/>
              <w:spacing w:before="0" w:beforeAutospacing="0" w:after="0" w:afterAutospacing="0"/>
              <w:ind w:left="360" w:right="14"/>
              <w:jc w:val="both"/>
            </w:pPr>
            <w:r>
              <w:rPr>
                <w:color w:val="000000"/>
              </w:rPr>
              <w:t>ERR:20</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31C01C75" w14:textId="77777777" w:rsidR="0085100F" w:rsidRDefault="0085100F">
            <w:pPr>
              <w:pStyle w:val="NormalWeb"/>
              <w:spacing w:before="0" w:beforeAutospacing="0" w:after="0" w:afterAutospacing="0"/>
              <w:ind w:left="360" w:right="14"/>
              <w:jc w:val="both"/>
            </w:pPr>
            <w:r>
              <w:rPr>
                <w:color w:val="000000"/>
              </w:rPr>
              <w:t>Không lấy được thông tin người dùng</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32108FC5" w14:textId="77777777" w:rsidR="0085100F" w:rsidRDefault="0085100F">
            <w:pPr>
              <w:pStyle w:val="NormalWeb"/>
              <w:spacing w:before="0" w:beforeAutospacing="0" w:after="0" w:afterAutospacing="0"/>
              <w:ind w:left="360" w:right="14"/>
              <w:jc w:val="both"/>
            </w:pPr>
            <w:r>
              <w:rPr>
                <w:color w:val="000000"/>
              </w:rPr>
              <w:t> </w:t>
            </w:r>
          </w:p>
        </w:tc>
      </w:tr>
      <w:tr w:rsidR="0085100F" w14:paraId="56A233A4" w14:textId="77777777" w:rsidTr="0085100F">
        <w:trPr>
          <w:trHeight w:val="755"/>
        </w:trPr>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78CD23E3" w14:textId="77777777" w:rsidR="0085100F" w:rsidRDefault="0085100F">
            <w:pPr>
              <w:pStyle w:val="NormalWeb"/>
              <w:spacing w:before="0" w:beforeAutospacing="0" w:after="0" w:afterAutospacing="0"/>
              <w:ind w:left="360" w:right="14"/>
              <w:jc w:val="both"/>
            </w:pPr>
            <w:r>
              <w:rPr>
                <w:color w:val="000000"/>
              </w:rPr>
              <w:t>ERR:5</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70E6B72B" w14:textId="77777777" w:rsidR="0085100F" w:rsidRDefault="0085100F">
            <w:pPr>
              <w:pStyle w:val="NormalWeb"/>
              <w:spacing w:before="0" w:beforeAutospacing="0" w:after="0" w:afterAutospacing="0"/>
              <w:ind w:left="360" w:right="14"/>
              <w:jc w:val="both"/>
            </w:pPr>
            <w:r>
              <w:rPr>
                <w:color w:val="000000"/>
              </w:rPr>
              <w:t>Lỗi không xác định, không lấy được dữ liệu hóa đơn cấp mã theo dữ liệu truyền vào</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E0DE8A0" w14:textId="77777777" w:rsidR="0085100F" w:rsidRDefault="0085100F">
            <w:pPr>
              <w:pStyle w:val="NormalWeb"/>
              <w:spacing w:before="0" w:beforeAutospacing="0" w:after="0" w:afterAutospacing="0"/>
              <w:ind w:left="360" w:right="14"/>
              <w:jc w:val="both"/>
            </w:pPr>
            <w:r>
              <w:rPr>
                <w:color w:val="000000"/>
              </w:rPr>
              <w:t> </w:t>
            </w:r>
          </w:p>
        </w:tc>
      </w:tr>
      <w:tr w:rsidR="0085100F" w14:paraId="18E47D50" w14:textId="77777777" w:rsidTr="0085100F">
        <w:trPr>
          <w:trHeight w:val="5838"/>
        </w:trPr>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27A3FB8A" w14:textId="77777777" w:rsidR="0085100F" w:rsidRDefault="0085100F">
            <w:pPr>
              <w:pStyle w:val="NormalWeb"/>
              <w:spacing w:before="0" w:beforeAutospacing="0" w:after="0" w:afterAutospacing="0"/>
              <w:ind w:left="360" w:right="14"/>
              <w:jc w:val="both"/>
            </w:pPr>
            <w:r>
              <w:rPr>
                <w:color w:val="000000"/>
              </w:rPr>
              <w:lastRenderedPageBreak/>
              <w:t>DataBase64</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8F59241" w14:textId="77777777" w:rsidR="0085100F" w:rsidRDefault="0085100F">
            <w:pPr>
              <w:pStyle w:val="NormalWeb"/>
              <w:spacing w:before="0" w:beforeAutospacing="0" w:after="0" w:afterAutospacing="0"/>
              <w:ind w:left="360" w:right="14"/>
              <w:jc w:val="both"/>
            </w:pPr>
            <w:r>
              <w:rPr>
                <w:color w:val="000000"/>
              </w:rPr>
              <w:t>Dữ liệu thông tin hóa đơn ở dạng XML đã base64 bao gồm: mẫu số, ký hiệu, số, trạng thái cấp mã, xml hóa đơn</w:t>
            </w:r>
          </w:p>
          <w:p w14:paraId="5FF8BF7F" w14:textId="77777777" w:rsidR="0085100F" w:rsidRDefault="0085100F">
            <w:pPr>
              <w:pStyle w:val="NormalWeb"/>
              <w:spacing w:before="0" w:beforeAutospacing="0" w:after="0" w:afterAutospacing="0"/>
              <w:ind w:left="360" w:right="14"/>
              <w:jc w:val="both"/>
            </w:pPr>
            <w:r>
              <w:rPr>
                <w:color w:val="000000"/>
              </w:rPr>
              <w:t> </w:t>
            </w:r>
          </w:p>
          <w:p w14:paraId="64D75CF3" w14:textId="77777777" w:rsidR="0085100F" w:rsidRDefault="0085100F">
            <w:pPr>
              <w:pStyle w:val="NormalWeb"/>
              <w:spacing w:before="0" w:beforeAutospacing="0" w:after="0" w:afterAutospacing="0"/>
              <w:ind w:left="360" w:right="14"/>
              <w:jc w:val="both"/>
            </w:pPr>
            <w:r>
              <w:rPr>
                <w:color w:val="000000"/>
              </w:rPr>
              <w:t>&lt;DSHDon&gt;</w:t>
            </w:r>
          </w:p>
          <w:p w14:paraId="3515D31C"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&lt;HDon&gt;</w:t>
            </w:r>
          </w:p>
          <w:p w14:paraId="2150A42D"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 xml:space="preserve">&lt;KHMSHDon&gt;Mẫu số hóa                </w:t>
            </w:r>
            <w:r>
              <w:rPr>
                <w:rStyle w:val="apple-tab-span"/>
              </w:rPr>
              <w:tab/>
            </w:r>
            <w:r>
              <w:rPr>
                <w:color w:val="000000"/>
              </w:rPr>
              <w:t>đơn&lt;/KHMSHDon&gt;</w:t>
            </w:r>
          </w:p>
          <w:p w14:paraId="2DB7255F"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&lt;KHHDon&gt;Ký hiệu hóa đơn&lt;/KHHDon&gt;</w:t>
            </w:r>
          </w:p>
          <w:p w14:paraId="66216AE0"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&lt;SHDon&gt;Số hóa đơn&lt;/SHDon&gt;</w:t>
            </w:r>
          </w:p>
          <w:p w14:paraId="2B0E0A83"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&lt;MCCQThue&gt;Mã cơ quan thuế cấp (Trường hợp hóa đơn có mã)&lt;/MCCQThue&gt;</w:t>
            </w:r>
          </w:p>
          <w:p w14:paraId="54B61616"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&lt;TThai&gt;0: Chưa gửi cơ quan thuế</w:t>
            </w:r>
          </w:p>
          <w:p w14:paraId="687A234E"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1: Đã gửi cơ quan thuế</w:t>
            </w:r>
          </w:p>
          <w:p w14:paraId="30A954F5"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2: Đã được CQT chấp nhận</w:t>
            </w:r>
          </w:p>
          <w:p w14:paraId="6B2D0AE0"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3: Đã bị CQT từ chối</w:t>
            </w:r>
          </w:p>
          <w:p w14:paraId="3A072557"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&lt;/TThai&gt;</w:t>
            </w:r>
          </w:p>
          <w:p w14:paraId="3F305F16"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&lt;MTLoi&gt;thông báo lỗi CQT trả về&lt;/MTLoi&gt;</w:t>
            </w:r>
          </w:p>
          <w:p w14:paraId="3DBC98B9"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&lt;Fkey&gt;Fkey hóa đơn&lt;/Fkey&gt;</w:t>
            </w:r>
          </w:p>
          <w:p w14:paraId="073BC0DC" w14:textId="77777777" w:rsidR="0085100F" w:rsidRDefault="0085100F">
            <w:pPr>
              <w:pStyle w:val="NormalWeb"/>
              <w:spacing w:before="0" w:beforeAutospacing="0" w:after="0" w:afterAutospacing="0"/>
              <w:ind w:left="360" w:right="14"/>
              <w:jc w:val="both"/>
            </w:pPr>
            <w:r>
              <w:rPr>
                <w:color w:val="000000"/>
              </w:rPr>
              <w:t>        </w:t>
            </w:r>
            <w:r>
              <w:rPr>
                <w:rStyle w:val="apple-tab-span"/>
              </w:rPr>
              <w:tab/>
            </w:r>
            <w:r>
              <w:rPr>
                <w:color w:val="000000"/>
              </w:rPr>
              <w:t>&lt;/HDon&gt;</w:t>
            </w:r>
          </w:p>
          <w:p w14:paraId="1A626E9F" w14:textId="77777777" w:rsidR="0085100F" w:rsidRDefault="0085100F">
            <w:pPr>
              <w:pStyle w:val="NormalWeb"/>
              <w:spacing w:before="0" w:beforeAutospacing="0" w:after="0" w:afterAutospacing="0"/>
              <w:ind w:left="360" w:right="14"/>
              <w:jc w:val="both"/>
            </w:pPr>
            <w:r>
              <w:rPr>
                <w:color w:val="000000"/>
              </w:rPr>
              <w:t>&lt;/DSHDon&gt;</w:t>
            </w:r>
          </w:p>
          <w:p w14:paraId="4D3A942A" w14:textId="77777777" w:rsidR="0085100F" w:rsidRDefault="0085100F">
            <w:pPr>
              <w:pStyle w:val="NormalWeb"/>
              <w:spacing w:before="0" w:beforeAutospacing="0" w:after="0" w:afterAutospacing="0"/>
              <w:ind w:left="360" w:right="14"/>
              <w:jc w:val="both"/>
            </w:pPr>
            <w:r>
              <w:rPr>
                <w:color w:val="000000"/>
              </w:rPr>
              <w:t> </w:t>
            </w:r>
          </w:p>
        </w:tc>
        <w:tc>
          <w:tcPr>
            <w:tcW w:w="0" w:type="auto"/>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B52F742" w14:textId="77777777" w:rsidR="0085100F" w:rsidRDefault="0085100F">
            <w:pPr>
              <w:pStyle w:val="NormalWeb"/>
              <w:spacing w:before="0" w:beforeAutospacing="0" w:after="0" w:afterAutospacing="0"/>
              <w:ind w:left="360" w:right="14"/>
              <w:jc w:val="both"/>
            </w:pPr>
            <w:r>
              <w:rPr>
                <w:color w:val="000000"/>
              </w:rPr>
              <w:t> </w:t>
            </w:r>
          </w:p>
        </w:tc>
      </w:tr>
    </w:tbl>
    <w:p w14:paraId="6E14DEEC" w14:textId="77777777" w:rsidR="0085100F" w:rsidRPr="0085100F" w:rsidRDefault="0085100F" w:rsidP="0085100F">
      <w:pPr>
        <w:rPr>
          <w:lang w:val="x-none" w:eastAsia="x-none"/>
        </w:rPr>
      </w:pPr>
    </w:p>
    <w:p w14:paraId="5B193283" w14:textId="2A30D724" w:rsidR="0085100F" w:rsidRPr="0085100F" w:rsidRDefault="0085100F" w:rsidP="0085100F">
      <w:pPr>
        <w:pStyle w:val="Heading3"/>
        <w:tabs>
          <w:tab w:val="clear" w:pos="1552"/>
          <w:tab w:val="num" w:pos="1440"/>
        </w:tabs>
        <w:ind w:left="1530" w:hanging="1012"/>
      </w:pPr>
      <w:bookmarkStart w:id="2228" w:name="_Toc198045427"/>
      <w:r w:rsidRPr="0085100F">
        <w:t>Lấy trạng thái hóa đơn có mã, hóa đơn không mã gửi CQT trả về theo danh sách Fkey</w:t>
      </w:r>
      <w:bookmarkEnd w:id="2228"/>
    </w:p>
    <w:p w14:paraId="5DE7B3D2" w14:textId="77777777" w:rsidR="0085100F" w:rsidRDefault="0085100F" w:rsidP="0085100F">
      <w:pPr>
        <w:pStyle w:val="NormalWeb"/>
        <w:spacing w:before="240" w:beforeAutospacing="0" w:after="240" w:afterAutospacing="0"/>
        <w:ind w:left="518"/>
      </w:pPr>
      <w:r>
        <w:rPr>
          <w:color w:val="000000"/>
          <w:sz w:val="26"/>
          <w:szCs w:val="26"/>
        </w:rPr>
        <w:t>URL</w:t>
      </w:r>
    </w:p>
    <w:p w14:paraId="1CEA7767" w14:textId="77777777" w:rsidR="0085100F" w:rsidRDefault="0085100F" w:rsidP="0085100F">
      <w:pPr>
        <w:pStyle w:val="NormalWeb"/>
        <w:spacing w:before="240" w:beforeAutospacing="0" w:after="240" w:afterAutospacing="0"/>
        <w:ind w:left="518"/>
      </w:pPr>
      <w:r>
        <w:rPr>
          <w:color w:val="000000"/>
          <w:sz w:val="26"/>
          <w:szCs w:val="26"/>
        </w:rPr>
        <w:t>  </w:t>
      </w:r>
      <w:r>
        <w:rPr>
          <w:rStyle w:val="apple-tab-span"/>
          <w:sz w:val="26"/>
          <w:szCs w:val="26"/>
        </w:rPr>
        <w:tab/>
      </w:r>
      <w:r>
        <w:rPr>
          <w:color w:val="000000"/>
          <w:sz w:val="26"/>
          <w:szCs w:val="26"/>
        </w:rPr>
        <w:t xml:space="preserve"> string GetMCCQThueByFkeysNoXMLSign(string Account, string ACpass, string username, string password, string pattern, string fkeys)</w:t>
      </w:r>
    </w:p>
    <w:p w14:paraId="69F36469" w14:textId="77777777" w:rsidR="0085100F" w:rsidRDefault="0085100F" w:rsidP="0085100F">
      <w:pPr>
        <w:pStyle w:val="NormalWeb"/>
        <w:spacing w:before="240" w:beforeAutospacing="0" w:after="240" w:afterAutospacing="0"/>
        <w:ind w:left="518"/>
      </w:pPr>
      <w:r>
        <w:rPr>
          <w:color w:val="000000"/>
          <w:sz w:val="26"/>
          <w:szCs w:val="26"/>
        </w:rPr>
        <w:t> </w:t>
      </w:r>
    </w:p>
    <w:p w14:paraId="3960009D" w14:textId="77777777" w:rsidR="0085100F" w:rsidRDefault="0085100F" w:rsidP="0085100F">
      <w:pPr>
        <w:pStyle w:val="NormalWeb"/>
        <w:spacing w:before="240" w:beforeAutospacing="0" w:after="240" w:afterAutospacing="0"/>
        <w:ind w:left="518"/>
      </w:pPr>
      <w:r>
        <w:rPr>
          <w:color w:val="000000"/>
          <w:sz w:val="26"/>
          <w:szCs w:val="26"/>
        </w:rPr>
        <w:t>DESCRIPTION</w:t>
      </w:r>
    </w:p>
    <w:p w14:paraId="3304532A" w14:textId="77777777" w:rsidR="0085100F" w:rsidRDefault="0085100F" w:rsidP="0085100F">
      <w:pPr>
        <w:pStyle w:val="NormalWeb"/>
        <w:spacing w:before="240" w:beforeAutospacing="0" w:after="240" w:afterAutospacing="0"/>
        <w:ind w:left="518"/>
      </w:pPr>
      <w:r>
        <w:rPr>
          <w:color w:val="000000"/>
          <w:sz w:val="26"/>
          <w:szCs w:val="26"/>
        </w:rPr>
        <w:t>  </w:t>
      </w:r>
      <w:r>
        <w:rPr>
          <w:rStyle w:val="apple-tab-span"/>
          <w:sz w:val="26"/>
          <w:szCs w:val="26"/>
        </w:rPr>
        <w:tab/>
      </w:r>
      <w:r>
        <w:rPr>
          <w:color w:val="000000"/>
          <w:sz w:val="26"/>
          <w:szCs w:val="26"/>
        </w:rPr>
        <w:t>Đây là web service cho phép lấy trạng thái và nội dung xml hóa đơn có mã CQT trả về theo invToken</w:t>
      </w:r>
    </w:p>
    <w:p w14:paraId="47F73AB7" w14:textId="77777777" w:rsidR="0085100F" w:rsidRDefault="0085100F" w:rsidP="0085100F">
      <w:pPr>
        <w:pStyle w:val="NormalWeb"/>
        <w:spacing w:before="240" w:beforeAutospacing="0" w:after="240" w:afterAutospacing="0"/>
        <w:ind w:left="518"/>
      </w:pPr>
      <w:r>
        <w:rPr>
          <w:color w:val="000000"/>
          <w:sz w:val="26"/>
          <w:szCs w:val="26"/>
        </w:rPr>
        <w:t>HTTP METHOD</w:t>
      </w:r>
    </w:p>
    <w:p w14:paraId="72944AC1" w14:textId="77777777" w:rsidR="0085100F" w:rsidRDefault="0085100F" w:rsidP="0085100F">
      <w:pPr>
        <w:pStyle w:val="NormalWeb"/>
        <w:spacing w:before="240" w:beforeAutospacing="0" w:after="240" w:afterAutospacing="0"/>
        <w:ind w:left="518"/>
      </w:pPr>
      <w:r>
        <w:rPr>
          <w:color w:val="000000"/>
          <w:sz w:val="26"/>
          <w:szCs w:val="26"/>
        </w:rPr>
        <w:t>  </w:t>
      </w:r>
      <w:r>
        <w:rPr>
          <w:rStyle w:val="apple-tab-span"/>
          <w:sz w:val="26"/>
          <w:szCs w:val="26"/>
        </w:rPr>
        <w:tab/>
      </w:r>
      <w:r>
        <w:rPr>
          <w:color w:val="000000"/>
          <w:sz w:val="26"/>
          <w:szCs w:val="26"/>
        </w:rPr>
        <w:t>Get</w:t>
      </w:r>
    </w:p>
    <w:p w14:paraId="3E04CADF" w14:textId="77777777" w:rsidR="0085100F" w:rsidRDefault="0085100F" w:rsidP="0085100F">
      <w:pPr>
        <w:pStyle w:val="NormalWeb"/>
        <w:spacing w:before="240" w:beforeAutospacing="0" w:after="240" w:afterAutospacing="0"/>
        <w:ind w:left="518"/>
      </w:pPr>
      <w:r>
        <w:rPr>
          <w:color w:val="000000"/>
          <w:sz w:val="26"/>
          <w:szCs w:val="26"/>
        </w:rPr>
        <w:t>REQUEST BODY</w:t>
      </w:r>
    </w:p>
    <w:p w14:paraId="58E7911F" w14:textId="77777777" w:rsidR="0085100F" w:rsidRDefault="0085100F" w:rsidP="0085100F">
      <w:pPr>
        <w:pStyle w:val="NormalWeb"/>
        <w:spacing w:before="0" w:beforeAutospacing="0" w:after="0" w:afterAutospacing="0"/>
        <w:ind w:left="1598"/>
        <w:jc w:val="both"/>
      </w:pPr>
      <w:r>
        <w:rPr>
          <w:color w:val="000000"/>
          <w:sz w:val="26"/>
          <w:szCs w:val="26"/>
        </w:rPr>
        <w:lastRenderedPageBreak/>
        <w:t>·         Account/ACPass:  Tài khoản được cấp phát cho nhân viên gọi lệnh phát hành hóa đơn</w:t>
      </w:r>
    </w:p>
    <w:p w14:paraId="46B7305F" w14:textId="77777777" w:rsidR="0085100F" w:rsidRDefault="0085100F" w:rsidP="0085100F">
      <w:pPr>
        <w:pStyle w:val="NormalWeb"/>
        <w:spacing w:before="0" w:beforeAutospacing="0" w:after="0" w:afterAutospacing="0"/>
        <w:ind w:left="1598"/>
        <w:jc w:val="both"/>
      </w:pPr>
      <w:r>
        <w:rPr>
          <w:color w:val="000000"/>
          <w:sz w:val="26"/>
          <w:szCs w:val="26"/>
        </w:rPr>
        <w:t>·         Username/pass: Tài khoản được cấp phát cho khách hàng để gọi đến webservice (tài khoản có quyền ServiceRole trong hệ thống).</w:t>
      </w:r>
    </w:p>
    <w:p w14:paraId="7CC78BBE" w14:textId="77777777" w:rsidR="0085100F" w:rsidRDefault="0085100F" w:rsidP="0085100F">
      <w:pPr>
        <w:pStyle w:val="NormalWeb"/>
        <w:spacing w:before="0" w:beforeAutospacing="0" w:after="0" w:afterAutospacing="0"/>
        <w:ind w:left="1598"/>
        <w:jc w:val="both"/>
      </w:pPr>
      <w:r>
        <w:rPr>
          <w:color w:val="000000"/>
          <w:sz w:val="26"/>
          <w:szCs w:val="26"/>
        </w:rPr>
        <w:t>·         Pattern: mẫu số hóa đơn</w:t>
      </w:r>
    </w:p>
    <w:p w14:paraId="0E48F30F" w14:textId="77777777" w:rsidR="0085100F" w:rsidRDefault="0085100F" w:rsidP="0085100F">
      <w:pPr>
        <w:pStyle w:val="NormalWeb"/>
        <w:spacing w:before="0" w:beforeAutospacing="0" w:after="0" w:afterAutospacing="0"/>
        <w:ind w:left="1598"/>
        <w:jc w:val="both"/>
      </w:pPr>
      <w:r>
        <w:rPr>
          <w:color w:val="000000"/>
          <w:sz w:val="26"/>
          <w:szCs w:val="26"/>
        </w:rPr>
        <w:t>·         fkeys: danh sách chuỗi fkey xác định hóa đơn cần lấy</w:t>
      </w:r>
    </w:p>
    <w:p w14:paraId="1FA143D1" w14:textId="77777777" w:rsidR="0085100F" w:rsidRDefault="0085100F" w:rsidP="0085100F">
      <w:pPr>
        <w:pStyle w:val="NormalWeb"/>
        <w:spacing w:before="240" w:beforeAutospacing="0" w:after="240" w:afterAutospacing="0"/>
        <w:ind w:left="518"/>
      </w:pPr>
      <w:r>
        <w:rPr>
          <w:color w:val="000000"/>
          <w:sz w:val="26"/>
          <w:szCs w:val="26"/>
        </w:rPr>
        <w:t>RETURNS</w:t>
      </w:r>
    </w:p>
    <w:tbl>
      <w:tblPr>
        <w:tblW w:w="9058" w:type="dxa"/>
        <w:tblInd w:w="800" w:type="dxa"/>
        <w:tblCellMar>
          <w:top w:w="15" w:type="dxa"/>
          <w:left w:w="15" w:type="dxa"/>
          <w:bottom w:w="15" w:type="dxa"/>
          <w:right w:w="15" w:type="dxa"/>
        </w:tblCellMar>
        <w:tblLook w:val="04A0" w:firstRow="1" w:lastRow="0" w:firstColumn="1" w:lastColumn="0" w:noHBand="0" w:noVBand="1"/>
      </w:tblPr>
      <w:tblGrid>
        <w:gridCol w:w="1537"/>
        <w:gridCol w:w="5843"/>
        <w:gridCol w:w="1678"/>
      </w:tblGrid>
      <w:tr w:rsidR="0085100F" w14:paraId="285200E5" w14:textId="77777777" w:rsidTr="002927C9">
        <w:trPr>
          <w:trHeight w:val="645"/>
        </w:trPr>
        <w:tc>
          <w:tcPr>
            <w:tcW w:w="1537" w:type="dxa"/>
            <w:tcBorders>
              <w:top w:val="single" w:sz="8" w:space="0" w:color="2E74B5"/>
              <w:left w:val="single" w:sz="8" w:space="0" w:color="2E74B5"/>
              <w:bottom w:val="single" w:sz="8" w:space="0" w:color="2E74B5"/>
              <w:right w:val="single" w:sz="8" w:space="0" w:color="2E74B5"/>
            </w:tcBorders>
            <w:shd w:val="clear" w:color="auto" w:fill="F2F2F2"/>
            <w:tcMar>
              <w:top w:w="100" w:type="dxa"/>
              <w:left w:w="100" w:type="dxa"/>
              <w:bottom w:w="100" w:type="dxa"/>
              <w:right w:w="100" w:type="dxa"/>
            </w:tcMar>
            <w:hideMark/>
          </w:tcPr>
          <w:p w14:paraId="08B379B4" w14:textId="77777777" w:rsidR="0085100F" w:rsidRPr="002927C9" w:rsidRDefault="0085100F">
            <w:pPr>
              <w:pStyle w:val="NormalWeb"/>
              <w:spacing w:before="240" w:beforeAutospacing="0" w:after="240" w:afterAutospacing="0"/>
              <w:ind w:left="80"/>
            </w:pPr>
            <w:r w:rsidRPr="002927C9">
              <w:rPr>
                <w:color w:val="000000"/>
              </w:rPr>
              <w:t>Kết quả</w:t>
            </w:r>
          </w:p>
        </w:tc>
        <w:tc>
          <w:tcPr>
            <w:tcW w:w="5843" w:type="dxa"/>
            <w:tcBorders>
              <w:top w:val="single" w:sz="8" w:space="0" w:color="2E74B5"/>
              <w:left w:val="single" w:sz="8" w:space="0" w:color="2E74B5"/>
              <w:bottom w:val="single" w:sz="8" w:space="0" w:color="2E74B5"/>
              <w:right w:val="single" w:sz="8" w:space="0" w:color="2E74B5"/>
            </w:tcBorders>
            <w:shd w:val="clear" w:color="auto" w:fill="F2F2F2"/>
            <w:tcMar>
              <w:top w:w="100" w:type="dxa"/>
              <w:left w:w="100" w:type="dxa"/>
              <w:bottom w:w="100" w:type="dxa"/>
              <w:right w:w="100" w:type="dxa"/>
            </w:tcMar>
            <w:hideMark/>
          </w:tcPr>
          <w:p w14:paraId="68509A85" w14:textId="77777777" w:rsidR="0085100F" w:rsidRPr="002927C9" w:rsidRDefault="0085100F">
            <w:pPr>
              <w:pStyle w:val="NormalWeb"/>
              <w:spacing w:before="240" w:beforeAutospacing="0" w:after="240" w:afterAutospacing="0"/>
              <w:ind w:left="80"/>
            </w:pPr>
            <w:r w:rsidRPr="002927C9">
              <w:rPr>
                <w:color w:val="000000"/>
              </w:rPr>
              <w:t>Mô tả</w:t>
            </w:r>
          </w:p>
        </w:tc>
        <w:tc>
          <w:tcPr>
            <w:tcW w:w="1678" w:type="dxa"/>
            <w:tcBorders>
              <w:top w:val="single" w:sz="8" w:space="0" w:color="2E74B5"/>
              <w:left w:val="single" w:sz="8" w:space="0" w:color="2E74B5"/>
              <w:bottom w:val="single" w:sz="8" w:space="0" w:color="2E74B5"/>
              <w:right w:val="single" w:sz="8" w:space="0" w:color="2E74B5"/>
            </w:tcBorders>
            <w:shd w:val="clear" w:color="auto" w:fill="F2F2F2"/>
            <w:tcMar>
              <w:top w:w="100" w:type="dxa"/>
              <w:left w:w="100" w:type="dxa"/>
              <w:bottom w:w="100" w:type="dxa"/>
              <w:right w:w="100" w:type="dxa"/>
            </w:tcMar>
            <w:hideMark/>
          </w:tcPr>
          <w:p w14:paraId="7744DFFE" w14:textId="77777777" w:rsidR="0085100F" w:rsidRDefault="0085100F">
            <w:pPr>
              <w:pStyle w:val="NormalWeb"/>
              <w:spacing w:before="240" w:beforeAutospacing="0" w:after="240" w:afterAutospacing="0"/>
              <w:ind w:left="80"/>
            </w:pPr>
            <w:r>
              <w:rPr>
                <w:color w:val="000000"/>
                <w:sz w:val="26"/>
                <w:szCs w:val="26"/>
              </w:rPr>
              <w:t>Ghi chú</w:t>
            </w:r>
          </w:p>
        </w:tc>
      </w:tr>
      <w:tr w:rsidR="0085100F" w14:paraId="44EDB7BC" w14:textId="77777777" w:rsidTr="002927C9">
        <w:trPr>
          <w:trHeight w:val="807"/>
        </w:trPr>
        <w:tc>
          <w:tcPr>
            <w:tcW w:w="1537" w:type="dxa"/>
            <w:tcBorders>
              <w:top w:val="single" w:sz="8" w:space="0" w:color="2E74B5"/>
              <w:left w:val="single" w:sz="8" w:space="0" w:color="2E74B5"/>
              <w:bottom w:val="single" w:sz="8" w:space="0" w:color="000000"/>
              <w:right w:val="single" w:sz="8" w:space="0" w:color="2E74B5"/>
            </w:tcBorders>
            <w:tcMar>
              <w:top w:w="100" w:type="dxa"/>
              <w:left w:w="100" w:type="dxa"/>
              <w:bottom w:w="100" w:type="dxa"/>
              <w:right w:w="100" w:type="dxa"/>
            </w:tcMar>
            <w:hideMark/>
          </w:tcPr>
          <w:p w14:paraId="6CF92123" w14:textId="77777777" w:rsidR="0085100F" w:rsidRPr="002927C9" w:rsidRDefault="0085100F">
            <w:pPr>
              <w:pStyle w:val="NormalWeb"/>
              <w:spacing w:before="240" w:beforeAutospacing="0" w:after="240" w:afterAutospacing="0"/>
              <w:ind w:left="80"/>
              <w:jc w:val="both"/>
            </w:pPr>
            <w:r w:rsidRPr="002927C9">
              <w:rPr>
                <w:color w:val="000000"/>
              </w:rPr>
              <w:t>ERR:1</w:t>
            </w:r>
          </w:p>
        </w:tc>
        <w:tc>
          <w:tcPr>
            <w:tcW w:w="5843"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2C7934A7" w14:textId="77777777" w:rsidR="0085100F" w:rsidRPr="002927C9" w:rsidRDefault="0085100F">
            <w:pPr>
              <w:pStyle w:val="NormalWeb"/>
              <w:spacing w:before="240" w:beforeAutospacing="0" w:after="240" w:afterAutospacing="0"/>
              <w:ind w:left="80"/>
              <w:jc w:val="both"/>
            </w:pPr>
            <w:r w:rsidRPr="002927C9">
              <w:rPr>
                <w:color w:val="000000"/>
              </w:rPr>
              <w:t>Tài khoản đăng nhập sai hoặc không có quyền thêm mới hóa đơn</w:t>
            </w:r>
          </w:p>
        </w:tc>
        <w:tc>
          <w:tcPr>
            <w:tcW w:w="1678"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40E5A4BD" w14:textId="77777777" w:rsidR="0085100F" w:rsidRDefault="0085100F">
            <w:pPr>
              <w:pStyle w:val="NormalWeb"/>
              <w:spacing w:before="240" w:beforeAutospacing="0" w:after="240" w:afterAutospacing="0"/>
              <w:ind w:left="80"/>
              <w:jc w:val="both"/>
            </w:pPr>
            <w:r>
              <w:rPr>
                <w:color w:val="000000"/>
                <w:sz w:val="26"/>
                <w:szCs w:val="26"/>
              </w:rPr>
              <w:t> </w:t>
            </w:r>
          </w:p>
        </w:tc>
      </w:tr>
      <w:tr w:rsidR="0085100F" w14:paraId="575F8906" w14:textId="77777777" w:rsidTr="002927C9">
        <w:trPr>
          <w:trHeight w:val="375"/>
        </w:trPr>
        <w:tc>
          <w:tcPr>
            <w:tcW w:w="1537" w:type="dxa"/>
            <w:tcBorders>
              <w:top w:val="single" w:sz="8" w:space="0" w:color="000000"/>
              <w:left w:val="single" w:sz="8" w:space="0" w:color="2E74B5"/>
              <w:bottom w:val="single" w:sz="8" w:space="0" w:color="2E74B5"/>
              <w:right w:val="single" w:sz="8" w:space="0" w:color="2E74B5"/>
            </w:tcBorders>
            <w:tcMar>
              <w:top w:w="100" w:type="dxa"/>
              <w:left w:w="100" w:type="dxa"/>
              <w:bottom w:w="100" w:type="dxa"/>
              <w:right w:w="100" w:type="dxa"/>
            </w:tcMar>
            <w:hideMark/>
          </w:tcPr>
          <w:p w14:paraId="6EAE6F4D" w14:textId="77777777" w:rsidR="0085100F" w:rsidRPr="002927C9" w:rsidRDefault="0085100F">
            <w:pPr>
              <w:pStyle w:val="NormalWeb"/>
              <w:spacing w:before="240" w:beforeAutospacing="0" w:after="240" w:afterAutospacing="0"/>
              <w:ind w:left="80"/>
              <w:jc w:val="both"/>
            </w:pPr>
            <w:r w:rsidRPr="002927C9">
              <w:rPr>
                <w:color w:val="000000"/>
              </w:rPr>
              <w:t>ERR:2</w:t>
            </w:r>
          </w:p>
        </w:tc>
        <w:tc>
          <w:tcPr>
            <w:tcW w:w="5843"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34F0CC2B" w14:textId="77777777" w:rsidR="0085100F" w:rsidRPr="002927C9" w:rsidRDefault="0085100F">
            <w:pPr>
              <w:pStyle w:val="NormalWeb"/>
              <w:spacing w:before="240" w:beforeAutospacing="0" w:after="240" w:afterAutospacing="0"/>
              <w:ind w:left="80"/>
              <w:jc w:val="both"/>
            </w:pPr>
            <w:r w:rsidRPr="002927C9">
              <w:rPr>
                <w:color w:val="000000"/>
              </w:rPr>
              <w:t>Không tìm thấy hóa đơn tương ứng.</w:t>
            </w:r>
          </w:p>
        </w:tc>
        <w:tc>
          <w:tcPr>
            <w:tcW w:w="1678"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14D55661" w14:textId="77777777" w:rsidR="0085100F" w:rsidRDefault="0085100F">
            <w:pPr>
              <w:pStyle w:val="NormalWeb"/>
              <w:spacing w:before="240" w:beforeAutospacing="0" w:after="240" w:afterAutospacing="0"/>
              <w:ind w:left="80"/>
              <w:jc w:val="both"/>
            </w:pPr>
            <w:r>
              <w:rPr>
                <w:color w:val="000000"/>
                <w:sz w:val="26"/>
                <w:szCs w:val="26"/>
              </w:rPr>
              <w:t> </w:t>
            </w:r>
          </w:p>
        </w:tc>
      </w:tr>
      <w:tr w:rsidR="0085100F" w14:paraId="2C07CE94" w14:textId="77777777" w:rsidTr="002927C9">
        <w:trPr>
          <w:trHeight w:val="582"/>
        </w:trPr>
        <w:tc>
          <w:tcPr>
            <w:tcW w:w="1537"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07189774" w14:textId="77777777" w:rsidR="0085100F" w:rsidRPr="002927C9" w:rsidRDefault="0085100F">
            <w:pPr>
              <w:pStyle w:val="NormalWeb"/>
              <w:spacing w:before="240" w:beforeAutospacing="0" w:after="240" w:afterAutospacing="0"/>
              <w:ind w:left="80"/>
              <w:jc w:val="both"/>
            </w:pPr>
            <w:r w:rsidRPr="002927C9">
              <w:rPr>
                <w:color w:val="000000"/>
              </w:rPr>
              <w:t>ERR:10</w:t>
            </w:r>
          </w:p>
        </w:tc>
        <w:tc>
          <w:tcPr>
            <w:tcW w:w="5843"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57702AC" w14:textId="77777777" w:rsidR="0085100F" w:rsidRPr="002927C9" w:rsidRDefault="0085100F">
            <w:pPr>
              <w:pStyle w:val="NormalWeb"/>
              <w:spacing w:before="240" w:beforeAutospacing="0" w:after="240" w:afterAutospacing="0"/>
              <w:ind w:left="80"/>
              <w:jc w:val="both"/>
            </w:pPr>
            <w:r w:rsidRPr="002927C9">
              <w:rPr>
                <w:color w:val="000000"/>
              </w:rPr>
              <w:t>Vượt quá số lượng 100 hóa đơn cần lấy</w:t>
            </w:r>
          </w:p>
        </w:tc>
        <w:tc>
          <w:tcPr>
            <w:tcW w:w="1678"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1AE6FE7" w14:textId="77777777" w:rsidR="0085100F" w:rsidRDefault="0085100F">
            <w:pPr>
              <w:pStyle w:val="NormalWeb"/>
              <w:spacing w:before="240" w:beforeAutospacing="0" w:after="240" w:afterAutospacing="0"/>
              <w:ind w:left="80"/>
              <w:jc w:val="both"/>
            </w:pPr>
            <w:r>
              <w:rPr>
                <w:color w:val="000000"/>
                <w:sz w:val="26"/>
                <w:szCs w:val="26"/>
              </w:rPr>
              <w:t> </w:t>
            </w:r>
          </w:p>
        </w:tc>
      </w:tr>
      <w:tr w:rsidR="0085100F" w14:paraId="708FCCE6" w14:textId="77777777" w:rsidTr="002927C9">
        <w:trPr>
          <w:trHeight w:val="717"/>
        </w:trPr>
        <w:tc>
          <w:tcPr>
            <w:tcW w:w="1537"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428CDF8E" w14:textId="77777777" w:rsidR="0085100F" w:rsidRPr="002927C9" w:rsidRDefault="0085100F">
            <w:pPr>
              <w:pStyle w:val="NormalWeb"/>
              <w:spacing w:before="240" w:beforeAutospacing="0" w:after="240" w:afterAutospacing="0"/>
              <w:ind w:left="80"/>
              <w:jc w:val="both"/>
            </w:pPr>
            <w:r w:rsidRPr="002927C9">
              <w:rPr>
                <w:color w:val="000000"/>
              </w:rPr>
              <w:t>ERR:20</w:t>
            </w:r>
          </w:p>
        </w:tc>
        <w:tc>
          <w:tcPr>
            <w:tcW w:w="5843"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3169119F" w14:textId="77777777" w:rsidR="0085100F" w:rsidRPr="002927C9" w:rsidRDefault="0085100F">
            <w:pPr>
              <w:pStyle w:val="NormalWeb"/>
              <w:spacing w:before="240" w:beforeAutospacing="0" w:after="240" w:afterAutospacing="0"/>
              <w:ind w:left="80"/>
              <w:jc w:val="both"/>
            </w:pPr>
            <w:r w:rsidRPr="002927C9">
              <w:rPr>
                <w:color w:val="000000"/>
              </w:rPr>
              <w:t>Không lấy được thông tin người dùng</w:t>
            </w:r>
          </w:p>
        </w:tc>
        <w:tc>
          <w:tcPr>
            <w:tcW w:w="1678"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26D5BBBB" w14:textId="77777777" w:rsidR="0085100F" w:rsidRDefault="0085100F">
            <w:pPr>
              <w:pStyle w:val="NormalWeb"/>
              <w:spacing w:before="240" w:beforeAutospacing="0" w:after="240" w:afterAutospacing="0"/>
              <w:ind w:left="80"/>
              <w:jc w:val="both"/>
            </w:pPr>
            <w:r>
              <w:rPr>
                <w:color w:val="000000"/>
                <w:sz w:val="26"/>
                <w:szCs w:val="26"/>
              </w:rPr>
              <w:t> </w:t>
            </w:r>
          </w:p>
        </w:tc>
      </w:tr>
      <w:tr w:rsidR="0085100F" w14:paraId="763F2A02" w14:textId="77777777" w:rsidTr="0085100F">
        <w:trPr>
          <w:trHeight w:val="755"/>
        </w:trPr>
        <w:tc>
          <w:tcPr>
            <w:tcW w:w="1537"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57B476D5" w14:textId="77777777" w:rsidR="0085100F" w:rsidRPr="002927C9" w:rsidRDefault="0085100F">
            <w:pPr>
              <w:pStyle w:val="NormalWeb"/>
              <w:spacing w:before="240" w:beforeAutospacing="0" w:after="240" w:afterAutospacing="0"/>
              <w:ind w:left="80"/>
              <w:jc w:val="both"/>
            </w:pPr>
            <w:r w:rsidRPr="002927C9">
              <w:rPr>
                <w:color w:val="000000"/>
              </w:rPr>
              <w:t>ERR:5</w:t>
            </w:r>
          </w:p>
        </w:tc>
        <w:tc>
          <w:tcPr>
            <w:tcW w:w="5843"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413FBD25" w14:textId="77777777" w:rsidR="0085100F" w:rsidRPr="002927C9" w:rsidRDefault="0085100F">
            <w:pPr>
              <w:pStyle w:val="NormalWeb"/>
              <w:spacing w:before="240" w:beforeAutospacing="0" w:after="240" w:afterAutospacing="0"/>
              <w:ind w:left="80"/>
              <w:jc w:val="both"/>
            </w:pPr>
            <w:r w:rsidRPr="002927C9">
              <w:rPr>
                <w:color w:val="000000"/>
              </w:rPr>
              <w:t>Lỗi không xác định, không lấy được dữ liệu hóa đơn cấp mã theo dữ liệu truyền vào</w:t>
            </w:r>
          </w:p>
        </w:tc>
        <w:tc>
          <w:tcPr>
            <w:tcW w:w="1678"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45480045" w14:textId="77777777" w:rsidR="0085100F" w:rsidRDefault="0085100F">
            <w:pPr>
              <w:pStyle w:val="NormalWeb"/>
              <w:spacing w:before="240" w:beforeAutospacing="0" w:after="240" w:afterAutospacing="0"/>
              <w:ind w:left="80"/>
              <w:jc w:val="both"/>
            </w:pPr>
            <w:r>
              <w:rPr>
                <w:color w:val="000000"/>
                <w:sz w:val="26"/>
                <w:szCs w:val="26"/>
              </w:rPr>
              <w:t> </w:t>
            </w:r>
          </w:p>
        </w:tc>
      </w:tr>
      <w:tr w:rsidR="0085100F" w14:paraId="3BAC6314" w14:textId="77777777" w:rsidTr="002927C9">
        <w:trPr>
          <w:trHeight w:val="9618"/>
        </w:trPr>
        <w:tc>
          <w:tcPr>
            <w:tcW w:w="1537"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703B91D9" w14:textId="77777777" w:rsidR="0085100F" w:rsidRPr="002927C9" w:rsidRDefault="0085100F">
            <w:pPr>
              <w:pStyle w:val="NormalWeb"/>
              <w:spacing w:before="240" w:beforeAutospacing="0" w:after="240" w:afterAutospacing="0"/>
              <w:ind w:left="80"/>
              <w:jc w:val="both"/>
            </w:pPr>
            <w:r w:rsidRPr="002927C9">
              <w:rPr>
                <w:color w:val="000000"/>
              </w:rPr>
              <w:lastRenderedPageBreak/>
              <w:t>DataBase64</w:t>
            </w:r>
          </w:p>
        </w:tc>
        <w:tc>
          <w:tcPr>
            <w:tcW w:w="5843"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38572D3D" w14:textId="77777777" w:rsidR="0085100F" w:rsidRPr="002927C9" w:rsidRDefault="0085100F">
            <w:pPr>
              <w:pStyle w:val="NormalWeb"/>
              <w:spacing w:before="240" w:beforeAutospacing="0" w:after="240" w:afterAutospacing="0"/>
              <w:ind w:left="80"/>
              <w:jc w:val="both"/>
            </w:pPr>
            <w:r w:rsidRPr="002927C9">
              <w:rPr>
                <w:color w:val="000000"/>
              </w:rPr>
              <w:t>Dữ liệu thông tin hóa đơn ở dạng XML đã base64 bao gồm: mẫu số, ký hiệu, số, trạng thái cấp mã, xml hóa đơn.</w:t>
            </w:r>
          </w:p>
          <w:p w14:paraId="625AE1CF" w14:textId="5C4ACDAF" w:rsidR="0085100F" w:rsidRPr="002927C9" w:rsidRDefault="0085100F" w:rsidP="002927C9">
            <w:pPr>
              <w:pStyle w:val="NormalWeb"/>
              <w:spacing w:before="240" w:beforeAutospacing="0" w:after="240" w:afterAutospacing="0"/>
              <w:jc w:val="both"/>
            </w:pPr>
            <w:r w:rsidRPr="002927C9">
              <w:rPr>
                <w:color w:val="000000"/>
              </w:rPr>
              <w:t>&lt;DSHDon&gt;</w:t>
            </w:r>
          </w:p>
          <w:p w14:paraId="53959AB0" w14:textId="77777777" w:rsidR="0085100F" w:rsidRPr="002927C9" w:rsidRDefault="0085100F">
            <w:pPr>
              <w:pStyle w:val="NormalWeb"/>
              <w:spacing w:before="240" w:beforeAutospacing="0" w:after="240" w:afterAutospacing="0"/>
              <w:ind w:left="80"/>
              <w:jc w:val="both"/>
            </w:pPr>
            <w:r w:rsidRPr="002927C9">
              <w:rPr>
                <w:color w:val="000000"/>
              </w:rPr>
              <w:t>        </w:t>
            </w:r>
            <w:r w:rsidRPr="002927C9">
              <w:rPr>
                <w:rStyle w:val="apple-tab-span"/>
              </w:rPr>
              <w:tab/>
            </w:r>
            <w:r w:rsidRPr="002927C9">
              <w:rPr>
                <w:color w:val="000000"/>
              </w:rPr>
              <w:t>&lt;HDon&gt;</w:t>
            </w:r>
          </w:p>
          <w:p w14:paraId="2D5C3FA2" w14:textId="77777777" w:rsidR="0085100F" w:rsidRPr="002927C9" w:rsidRDefault="0085100F">
            <w:pPr>
              <w:pStyle w:val="NormalWeb"/>
              <w:spacing w:before="240" w:beforeAutospacing="0" w:after="240" w:afterAutospacing="0"/>
              <w:ind w:left="80"/>
              <w:jc w:val="both"/>
            </w:pPr>
            <w:r w:rsidRPr="002927C9">
              <w:rPr>
                <w:color w:val="000000"/>
              </w:rPr>
              <w:t>                    </w:t>
            </w:r>
            <w:r w:rsidRPr="002927C9">
              <w:rPr>
                <w:rStyle w:val="apple-tab-span"/>
              </w:rPr>
              <w:tab/>
            </w:r>
            <w:r w:rsidRPr="002927C9">
              <w:rPr>
                <w:color w:val="000000"/>
              </w:rPr>
              <w:t xml:space="preserve">&lt;KHMSHDon&gt;Mẫu số hóa                </w:t>
            </w:r>
            <w:r w:rsidRPr="002927C9">
              <w:rPr>
                <w:rStyle w:val="apple-tab-span"/>
              </w:rPr>
              <w:tab/>
            </w:r>
            <w:r w:rsidRPr="002927C9">
              <w:rPr>
                <w:color w:val="000000"/>
              </w:rPr>
              <w:t>đơn&lt;/KHMSHDon&gt;</w:t>
            </w:r>
          </w:p>
          <w:p w14:paraId="470200B1" w14:textId="77777777" w:rsidR="0085100F" w:rsidRPr="002927C9" w:rsidRDefault="0085100F">
            <w:pPr>
              <w:pStyle w:val="NormalWeb"/>
              <w:spacing w:before="240" w:beforeAutospacing="0" w:after="240" w:afterAutospacing="0"/>
              <w:ind w:left="80"/>
              <w:jc w:val="both"/>
            </w:pPr>
            <w:r w:rsidRPr="002927C9">
              <w:rPr>
                <w:color w:val="000000"/>
              </w:rPr>
              <w:t>                    </w:t>
            </w:r>
            <w:r w:rsidRPr="002927C9">
              <w:rPr>
                <w:rStyle w:val="apple-tab-span"/>
              </w:rPr>
              <w:tab/>
            </w:r>
            <w:r w:rsidRPr="002927C9">
              <w:rPr>
                <w:color w:val="000000"/>
              </w:rPr>
              <w:t>&lt;KHHDon&gt;Ký hiệu hóa đơn&lt;/KHHDon&gt;</w:t>
            </w:r>
          </w:p>
          <w:p w14:paraId="32E17426" w14:textId="77777777" w:rsidR="0085100F" w:rsidRPr="002927C9" w:rsidRDefault="0085100F">
            <w:pPr>
              <w:pStyle w:val="NormalWeb"/>
              <w:spacing w:before="240" w:beforeAutospacing="0" w:after="240" w:afterAutospacing="0"/>
              <w:ind w:left="80"/>
              <w:jc w:val="both"/>
            </w:pPr>
            <w:r w:rsidRPr="002927C9">
              <w:rPr>
                <w:color w:val="000000"/>
              </w:rPr>
              <w:t>                    </w:t>
            </w:r>
            <w:r w:rsidRPr="002927C9">
              <w:rPr>
                <w:rStyle w:val="apple-tab-span"/>
              </w:rPr>
              <w:tab/>
            </w:r>
            <w:r w:rsidRPr="002927C9">
              <w:rPr>
                <w:color w:val="000000"/>
              </w:rPr>
              <w:t>&lt;SHDon&gt;Số hóa đơn&lt;/SHDon&gt;</w:t>
            </w:r>
          </w:p>
          <w:p w14:paraId="0E319439" w14:textId="77777777" w:rsidR="0085100F" w:rsidRPr="002927C9" w:rsidRDefault="0085100F">
            <w:pPr>
              <w:pStyle w:val="NormalWeb"/>
              <w:spacing w:before="240" w:beforeAutospacing="0" w:after="240" w:afterAutospacing="0"/>
              <w:ind w:left="80"/>
              <w:jc w:val="both"/>
            </w:pPr>
            <w:r w:rsidRPr="002927C9">
              <w:rPr>
                <w:color w:val="000000"/>
              </w:rPr>
              <w:t>                    </w:t>
            </w:r>
            <w:r w:rsidRPr="002927C9">
              <w:rPr>
                <w:rStyle w:val="apple-tab-span"/>
              </w:rPr>
              <w:tab/>
            </w:r>
            <w:r w:rsidRPr="002927C9">
              <w:rPr>
                <w:color w:val="000000"/>
              </w:rPr>
              <w:t>&lt;MCCQThue&gt;Mã cơ quan thuế cấp (Trường hợp hóa đơn có mã)&lt;/MCCQThue&gt;</w:t>
            </w:r>
          </w:p>
          <w:p w14:paraId="1F100DF3" w14:textId="77777777" w:rsidR="0085100F" w:rsidRPr="002927C9" w:rsidRDefault="0085100F">
            <w:pPr>
              <w:pStyle w:val="NormalWeb"/>
              <w:spacing w:before="240" w:beforeAutospacing="0" w:after="240" w:afterAutospacing="0"/>
              <w:ind w:left="80"/>
              <w:jc w:val="both"/>
            </w:pPr>
            <w:r w:rsidRPr="002927C9">
              <w:rPr>
                <w:color w:val="000000"/>
              </w:rPr>
              <w:t>                    </w:t>
            </w:r>
            <w:r w:rsidRPr="002927C9">
              <w:rPr>
                <w:rStyle w:val="apple-tab-span"/>
              </w:rPr>
              <w:tab/>
            </w:r>
            <w:r w:rsidRPr="002927C9">
              <w:rPr>
                <w:color w:val="000000"/>
              </w:rPr>
              <w:t>&lt;TThai&gt;0: Chưa gửi cơ quan thuế</w:t>
            </w:r>
          </w:p>
          <w:p w14:paraId="45F3E271" w14:textId="77777777" w:rsidR="0085100F" w:rsidRPr="002927C9" w:rsidRDefault="0085100F">
            <w:pPr>
              <w:pStyle w:val="NormalWeb"/>
              <w:spacing w:before="240" w:beforeAutospacing="0" w:after="240" w:afterAutospacing="0"/>
              <w:ind w:left="80"/>
              <w:jc w:val="both"/>
            </w:pPr>
            <w:r w:rsidRPr="002927C9">
              <w:rPr>
                <w:color w:val="000000"/>
              </w:rPr>
              <w:t>                                   </w:t>
            </w:r>
            <w:r w:rsidRPr="002927C9">
              <w:rPr>
                <w:rStyle w:val="apple-tab-span"/>
              </w:rPr>
              <w:tab/>
            </w:r>
            <w:r w:rsidRPr="002927C9">
              <w:rPr>
                <w:color w:val="000000"/>
              </w:rPr>
              <w:t>1: Đã gửi cơ quan thuế</w:t>
            </w:r>
          </w:p>
          <w:p w14:paraId="3842E79C" w14:textId="77777777" w:rsidR="0085100F" w:rsidRPr="002927C9" w:rsidRDefault="0085100F">
            <w:pPr>
              <w:pStyle w:val="NormalWeb"/>
              <w:spacing w:before="240" w:beforeAutospacing="0" w:after="240" w:afterAutospacing="0"/>
              <w:ind w:left="80"/>
              <w:jc w:val="both"/>
            </w:pPr>
            <w:r w:rsidRPr="002927C9">
              <w:rPr>
                <w:color w:val="000000"/>
              </w:rPr>
              <w:t>                                   </w:t>
            </w:r>
            <w:r w:rsidRPr="002927C9">
              <w:rPr>
                <w:rStyle w:val="apple-tab-span"/>
              </w:rPr>
              <w:tab/>
            </w:r>
            <w:r w:rsidRPr="002927C9">
              <w:rPr>
                <w:color w:val="000000"/>
              </w:rPr>
              <w:t>2: Đã được CQT chấp nhận</w:t>
            </w:r>
          </w:p>
          <w:p w14:paraId="79BC2E59" w14:textId="77777777" w:rsidR="0085100F" w:rsidRPr="002927C9" w:rsidRDefault="0085100F">
            <w:pPr>
              <w:pStyle w:val="NormalWeb"/>
              <w:spacing w:before="240" w:beforeAutospacing="0" w:after="240" w:afterAutospacing="0"/>
              <w:ind w:left="80"/>
              <w:jc w:val="both"/>
            </w:pPr>
            <w:r w:rsidRPr="002927C9">
              <w:rPr>
                <w:color w:val="000000"/>
              </w:rPr>
              <w:t>                                   </w:t>
            </w:r>
            <w:r w:rsidRPr="002927C9">
              <w:rPr>
                <w:rStyle w:val="apple-tab-span"/>
              </w:rPr>
              <w:tab/>
            </w:r>
            <w:r w:rsidRPr="002927C9">
              <w:rPr>
                <w:color w:val="000000"/>
              </w:rPr>
              <w:t>3: Đã bị CQT từ chối</w:t>
            </w:r>
          </w:p>
          <w:p w14:paraId="434B1500" w14:textId="77777777" w:rsidR="0085100F" w:rsidRPr="002927C9" w:rsidRDefault="0085100F">
            <w:pPr>
              <w:pStyle w:val="NormalWeb"/>
              <w:spacing w:before="240" w:beforeAutospacing="0" w:after="240" w:afterAutospacing="0"/>
              <w:ind w:left="80"/>
              <w:jc w:val="both"/>
            </w:pPr>
            <w:r w:rsidRPr="002927C9">
              <w:rPr>
                <w:color w:val="000000"/>
              </w:rPr>
              <w:t>                     </w:t>
            </w:r>
            <w:r w:rsidRPr="002927C9">
              <w:rPr>
                <w:rStyle w:val="apple-tab-span"/>
              </w:rPr>
              <w:tab/>
            </w:r>
            <w:r w:rsidRPr="002927C9">
              <w:rPr>
                <w:color w:val="000000"/>
              </w:rPr>
              <w:t>&lt;/TThai&gt;</w:t>
            </w:r>
          </w:p>
          <w:p w14:paraId="327186D4" w14:textId="77777777" w:rsidR="0085100F" w:rsidRPr="002927C9" w:rsidRDefault="0085100F">
            <w:pPr>
              <w:pStyle w:val="NormalWeb"/>
              <w:spacing w:before="240" w:beforeAutospacing="0" w:after="240" w:afterAutospacing="0"/>
              <w:ind w:left="80"/>
              <w:jc w:val="both"/>
            </w:pPr>
            <w:r w:rsidRPr="002927C9">
              <w:rPr>
                <w:color w:val="000000"/>
              </w:rPr>
              <w:t>                    </w:t>
            </w:r>
            <w:r w:rsidRPr="002927C9">
              <w:rPr>
                <w:rStyle w:val="apple-tab-span"/>
              </w:rPr>
              <w:tab/>
            </w:r>
            <w:r w:rsidRPr="002927C9">
              <w:rPr>
                <w:color w:val="000000"/>
              </w:rPr>
              <w:t>&lt;MTLoi&gt;thông báo lỗi CQT trả về&lt;/MTLoi&gt;</w:t>
            </w:r>
          </w:p>
          <w:p w14:paraId="484E4716" w14:textId="77777777" w:rsidR="0085100F" w:rsidRPr="002927C9" w:rsidRDefault="0085100F">
            <w:pPr>
              <w:pStyle w:val="NormalWeb"/>
              <w:spacing w:before="240" w:beforeAutospacing="0" w:after="240" w:afterAutospacing="0"/>
              <w:ind w:left="80"/>
              <w:jc w:val="both"/>
            </w:pPr>
            <w:r w:rsidRPr="002927C9">
              <w:rPr>
                <w:color w:val="000000"/>
              </w:rPr>
              <w:t>                    </w:t>
            </w:r>
            <w:r w:rsidRPr="002927C9">
              <w:rPr>
                <w:rStyle w:val="apple-tab-span"/>
              </w:rPr>
              <w:tab/>
            </w:r>
            <w:r w:rsidRPr="002927C9">
              <w:rPr>
                <w:color w:val="000000"/>
              </w:rPr>
              <w:t>&lt;Fkey&gt;Fkey hóa đơn&lt;/Fkey&gt;</w:t>
            </w:r>
          </w:p>
          <w:p w14:paraId="7E09E92F" w14:textId="77777777" w:rsidR="0085100F" w:rsidRPr="002927C9" w:rsidRDefault="0085100F">
            <w:pPr>
              <w:pStyle w:val="NormalWeb"/>
              <w:spacing w:before="240" w:beforeAutospacing="0" w:after="240" w:afterAutospacing="0"/>
              <w:ind w:left="80"/>
              <w:jc w:val="both"/>
            </w:pPr>
            <w:r w:rsidRPr="002927C9">
              <w:rPr>
                <w:color w:val="000000"/>
              </w:rPr>
              <w:t>        </w:t>
            </w:r>
            <w:r w:rsidRPr="002927C9">
              <w:rPr>
                <w:rStyle w:val="apple-tab-span"/>
              </w:rPr>
              <w:tab/>
            </w:r>
            <w:r w:rsidRPr="002927C9">
              <w:rPr>
                <w:color w:val="000000"/>
              </w:rPr>
              <w:t>&lt;/HDon&gt;</w:t>
            </w:r>
          </w:p>
          <w:p w14:paraId="5D43BA3E" w14:textId="77777777" w:rsidR="0085100F" w:rsidRPr="002927C9" w:rsidRDefault="0085100F">
            <w:pPr>
              <w:pStyle w:val="NormalWeb"/>
              <w:spacing w:before="240" w:beforeAutospacing="0" w:after="240" w:afterAutospacing="0"/>
              <w:ind w:left="80"/>
              <w:jc w:val="both"/>
            </w:pPr>
            <w:r w:rsidRPr="002927C9">
              <w:rPr>
                <w:color w:val="000000"/>
              </w:rPr>
              <w:t>&lt;/DSHDon&gt;</w:t>
            </w:r>
          </w:p>
        </w:tc>
        <w:tc>
          <w:tcPr>
            <w:tcW w:w="1678" w:type="dxa"/>
            <w:tcBorders>
              <w:top w:val="single" w:sz="8" w:space="0" w:color="2E74B5"/>
              <w:left w:val="single" w:sz="8" w:space="0" w:color="2E74B5"/>
              <w:bottom w:val="single" w:sz="8" w:space="0" w:color="2E74B5"/>
              <w:right w:val="single" w:sz="8" w:space="0" w:color="2E74B5"/>
            </w:tcBorders>
            <w:tcMar>
              <w:top w:w="100" w:type="dxa"/>
              <w:left w:w="100" w:type="dxa"/>
              <w:bottom w:w="100" w:type="dxa"/>
              <w:right w:w="100" w:type="dxa"/>
            </w:tcMar>
            <w:hideMark/>
          </w:tcPr>
          <w:p w14:paraId="0A4CB445" w14:textId="77777777" w:rsidR="0085100F" w:rsidRDefault="0085100F">
            <w:pPr>
              <w:pStyle w:val="NormalWeb"/>
              <w:spacing w:before="240" w:beforeAutospacing="0" w:after="240" w:afterAutospacing="0"/>
              <w:ind w:left="80"/>
              <w:jc w:val="both"/>
            </w:pPr>
            <w:r>
              <w:rPr>
                <w:color w:val="000000"/>
                <w:sz w:val="26"/>
                <w:szCs w:val="26"/>
              </w:rPr>
              <w:t> </w:t>
            </w:r>
          </w:p>
        </w:tc>
      </w:tr>
    </w:tbl>
    <w:p w14:paraId="2EBA5C64" w14:textId="77777777" w:rsidR="0085100F" w:rsidRPr="0085100F" w:rsidRDefault="0085100F" w:rsidP="0085100F">
      <w:pPr>
        <w:rPr>
          <w:lang w:val="x-none" w:eastAsia="x-none"/>
        </w:rPr>
      </w:pPr>
    </w:p>
    <w:sectPr w:rsidR="0085100F" w:rsidRPr="0085100F">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BC02C" w14:textId="77777777" w:rsidR="00652BB1" w:rsidRDefault="00652BB1" w:rsidP="002F0F6E">
      <w:r>
        <w:separator/>
      </w:r>
    </w:p>
  </w:endnote>
  <w:endnote w:type="continuationSeparator" w:id="0">
    <w:p w14:paraId="74520777" w14:textId="77777777" w:rsidR="00652BB1" w:rsidRDefault="00652BB1" w:rsidP="002F0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Cascadia Mono">
    <w:altName w:val="Courier New"/>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7DAE1" w14:textId="77777777" w:rsidR="00B7194D" w:rsidRDefault="00B719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24C4B" w14:textId="77777777" w:rsidR="00652BB1" w:rsidRDefault="00652BB1" w:rsidP="002F0F6E">
      <w:r>
        <w:separator/>
      </w:r>
    </w:p>
  </w:footnote>
  <w:footnote w:type="continuationSeparator" w:id="0">
    <w:p w14:paraId="2C885891" w14:textId="77777777" w:rsidR="00652BB1" w:rsidRDefault="00652BB1" w:rsidP="002F0F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6C0B" w14:textId="77777777" w:rsidR="00B7194D" w:rsidRDefault="00B719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9D8"/>
    <w:multiLevelType w:val="multilevel"/>
    <w:tmpl w:val="1EC253A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139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5582CE4"/>
    <w:multiLevelType w:val="hybridMultilevel"/>
    <w:tmpl w:val="B02AC1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67911B4"/>
    <w:multiLevelType w:val="multilevel"/>
    <w:tmpl w:val="9992FA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A3CC1"/>
    <w:multiLevelType w:val="multilevel"/>
    <w:tmpl w:val="163C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A2C23"/>
    <w:multiLevelType w:val="multilevel"/>
    <w:tmpl w:val="F24C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A0572"/>
    <w:multiLevelType w:val="multilevel"/>
    <w:tmpl w:val="0A1C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80736"/>
    <w:multiLevelType w:val="multilevel"/>
    <w:tmpl w:val="C0E4912E"/>
    <w:lvl w:ilvl="0">
      <w:start w:val="3"/>
      <w:numFmt w:val="decimal"/>
      <w:lvlText w:val="%1"/>
      <w:lvlJc w:val="left"/>
      <w:pPr>
        <w:ind w:left="480" w:hanging="480"/>
      </w:pPr>
      <w:rPr>
        <w:rFonts w:ascii="Times New Roman" w:hAnsi="Times New Roman" w:cs="Times New Roman" w:hint="default"/>
        <w:color w:val="auto"/>
        <w:sz w:val="24"/>
      </w:rPr>
    </w:lvl>
    <w:lvl w:ilvl="1">
      <w:start w:val="2"/>
      <w:numFmt w:val="decimal"/>
      <w:lvlText w:val="%1.%2"/>
      <w:lvlJc w:val="left"/>
      <w:pPr>
        <w:ind w:left="750" w:hanging="480"/>
      </w:pPr>
      <w:rPr>
        <w:rFonts w:ascii="Times New Roman" w:hAnsi="Times New Roman" w:cs="Times New Roman" w:hint="default"/>
        <w:color w:val="auto"/>
        <w:sz w:val="24"/>
      </w:rPr>
    </w:lvl>
    <w:lvl w:ilvl="2">
      <w:start w:val="6"/>
      <w:numFmt w:val="decimal"/>
      <w:lvlText w:val="%1.%2.%3"/>
      <w:lvlJc w:val="left"/>
      <w:pPr>
        <w:ind w:left="1260" w:hanging="720"/>
      </w:pPr>
      <w:rPr>
        <w:rFonts w:ascii="Times New Roman" w:hAnsi="Times New Roman" w:cs="Times New Roman" w:hint="default"/>
        <w:color w:val="auto"/>
        <w:sz w:val="24"/>
      </w:rPr>
    </w:lvl>
    <w:lvl w:ilvl="3">
      <w:start w:val="1"/>
      <w:numFmt w:val="decimal"/>
      <w:lvlText w:val="%1.%2.%3.%4"/>
      <w:lvlJc w:val="left"/>
      <w:pPr>
        <w:ind w:left="1890" w:hanging="1080"/>
      </w:pPr>
      <w:rPr>
        <w:rFonts w:ascii="Times New Roman" w:hAnsi="Times New Roman" w:cs="Times New Roman" w:hint="default"/>
        <w:color w:val="auto"/>
        <w:sz w:val="24"/>
      </w:rPr>
    </w:lvl>
    <w:lvl w:ilvl="4">
      <w:start w:val="1"/>
      <w:numFmt w:val="decimal"/>
      <w:lvlText w:val="%1.%2.%3.%4.%5"/>
      <w:lvlJc w:val="left"/>
      <w:pPr>
        <w:ind w:left="2160" w:hanging="1080"/>
      </w:pPr>
      <w:rPr>
        <w:rFonts w:ascii="Times New Roman" w:hAnsi="Times New Roman" w:cs="Times New Roman" w:hint="default"/>
        <w:color w:val="auto"/>
        <w:sz w:val="24"/>
      </w:rPr>
    </w:lvl>
    <w:lvl w:ilvl="5">
      <w:start w:val="1"/>
      <w:numFmt w:val="decimal"/>
      <w:lvlText w:val="%1.%2.%3.%4.%5.%6"/>
      <w:lvlJc w:val="left"/>
      <w:pPr>
        <w:ind w:left="2790" w:hanging="1440"/>
      </w:pPr>
      <w:rPr>
        <w:rFonts w:ascii="Times New Roman" w:hAnsi="Times New Roman" w:cs="Times New Roman" w:hint="default"/>
        <w:color w:val="auto"/>
        <w:sz w:val="24"/>
      </w:rPr>
    </w:lvl>
    <w:lvl w:ilvl="6">
      <w:start w:val="1"/>
      <w:numFmt w:val="decimal"/>
      <w:lvlText w:val="%1.%2.%3.%4.%5.%6.%7"/>
      <w:lvlJc w:val="left"/>
      <w:pPr>
        <w:ind w:left="3060" w:hanging="1440"/>
      </w:pPr>
      <w:rPr>
        <w:rFonts w:ascii="Times New Roman" w:hAnsi="Times New Roman" w:cs="Times New Roman" w:hint="default"/>
        <w:color w:val="auto"/>
        <w:sz w:val="24"/>
      </w:rPr>
    </w:lvl>
    <w:lvl w:ilvl="7">
      <w:start w:val="1"/>
      <w:numFmt w:val="decimal"/>
      <w:lvlText w:val="%1.%2.%3.%4.%5.%6.%7.%8"/>
      <w:lvlJc w:val="left"/>
      <w:pPr>
        <w:ind w:left="3690" w:hanging="1800"/>
      </w:pPr>
      <w:rPr>
        <w:rFonts w:ascii="Times New Roman" w:hAnsi="Times New Roman" w:cs="Times New Roman" w:hint="default"/>
        <w:color w:val="auto"/>
        <w:sz w:val="24"/>
      </w:rPr>
    </w:lvl>
    <w:lvl w:ilvl="8">
      <w:start w:val="1"/>
      <w:numFmt w:val="decimal"/>
      <w:lvlText w:val="%1.%2.%3.%4.%5.%6.%7.%8.%9"/>
      <w:lvlJc w:val="left"/>
      <w:pPr>
        <w:ind w:left="3960" w:hanging="1800"/>
      </w:pPr>
      <w:rPr>
        <w:rFonts w:ascii="Times New Roman" w:hAnsi="Times New Roman" w:cs="Times New Roman" w:hint="default"/>
        <w:color w:val="auto"/>
        <w:sz w:val="24"/>
      </w:rPr>
    </w:lvl>
  </w:abstractNum>
  <w:abstractNum w:abstractNumId="8" w15:restartNumberingAfterBreak="0">
    <w:nsid w:val="07B42C3A"/>
    <w:multiLevelType w:val="multilevel"/>
    <w:tmpl w:val="0409001D"/>
    <w:lvl w:ilvl="0">
      <w:start w:val="1"/>
      <w:numFmt w:val="decimal"/>
      <w:lvlText w:val="%1)"/>
      <w:lvlJc w:val="left"/>
      <w:pPr>
        <w:ind w:left="900" w:hanging="360"/>
      </w:pPr>
    </w:lvl>
    <w:lvl w:ilvl="1">
      <w:start w:val="1"/>
      <w:numFmt w:val="lowerLetter"/>
      <w:lvlText w:val="%2)"/>
      <w:lvlJc w:val="left"/>
      <w:pPr>
        <w:ind w:left="1260" w:hanging="360"/>
      </w:pPr>
    </w:lvl>
    <w:lvl w:ilvl="2">
      <w:start w:val="1"/>
      <w:numFmt w:val="lowerRoman"/>
      <w:lvlText w:val="%3)"/>
      <w:lvlJc w:val="left"/>
      <w:pPr>
        <w:ind w:left="1620" w:hanging="360"/>
      </w:pPr>
    </w:lvl>
    <w:lvl w:ilvl="3">
      <w:start w:val="1"/>
      <w:numFmt w:val="decimal"/>
      <w:lvlText w:val="(%4)"/>
      <w:lvlJc w:val="left"/>
      <w:pPr>
        <w:ind w:left="1980" w:hanging="360"/>
      </w:pPr>
    </w:lvl>
    <w:lvl w:ilvl="4">
      <w:start w:val="1"/>
      <w:numFmt w:val="lowerLetter"/>
      <w:lvlText w:val="(%5)"/>
      <w:lvlJc w:val="left"/>
      <w:pPr>
        <w:ind w:left="2340" w:hanging="360"/>
      </w:pPr>
    </w:lvl>
    <w:lvl w:ilvl="5">
      <w:start w:val="1"/>
      <w:numFmt w:val="lowerRoman"/>
      <w:lvlText w:val="(%6)"/>
      <w:lvlJc w:val="left"/>
      <w:pPr>
        <w:ind w:left="2700" w:hanging="360"/>
      </w:pPr>
    </w:lvl>
    <w:lvl w:ilvl="6">
      <w:start w:val="1"/>
      <w:numFmt w:val="decimal"/>
      <w:lvlText w:val="%7."/>
      <w:lvlJc w:val="left"/>
      <w:pPr>
        <w:ind w:left="3060" w:hanging="360"/>
      </w:pPr>
    </w:lvl>
    <w:lvl w:ilvl="7">
      <w:start w:val="1"/>
      <w:numFmt w:val="lowerLetter"/>
      <w:lvlText w:val="%8."/>
      <w:lvlJc w:val="left"/>
      <w:pPr>
        <w:ind w:left="3420" w:hanging="360"/>
      </w:pPr>
    </w:lvl>
    <w:lvl w:ilvl="8">
      <w:start w:val="1"/>
      <w:numFmt w:val="lowerRoman"/>
      <w:lvlText w:val="%9."/>
      <w:lvlJc w:val="left"/>
      <w:pPr>
        <w:ind w:left="3780" w:hanging="360"/>
      </w:pPr>
    </w:lvl>
  </w:abstractNum>
  <w:abstractNum w:abstractNumId="9" w15:restartNumberingAfterBreak="0">
    <w:nsid w:val="08EB5CE2"/>
    <w:multiLevelType w:val="hybridMultilevel"/>
    <w:tmpl w:val="78C69F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6940BF"/>
    <w:multiLevelType w:val="multilevel"/>
    <w:tmpl w:val="26C0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7B0F8B"/>
    <w:multiLevelType w:val="hybridMultilevel"/>
    <w:tmpl w:val="B5481E12"/>
    <w:lvl w:ilvl="0" w:tplc="614E7980">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041325D"/>
    <w:multiLevelType w:val="multilevel"/>
    <w:tmpl w:val="AFA61B84"/>
    <w:lvl w:ilvl="0">
      <w:start w:val="1"/>
      <w:numFmt w:val="decimal"/>
      <w:pStyle w:val="Heading1"/>
      <w:lvlText w:val="%1."/>
      <w:lvlJc w:val="left"/>
      <w:pPr>
        <w:tabs>
          <w:tab w:val="num" w:pos="5490"/>
        </w:tabs>
        <w:ind w:left="5490" w:hanging="360"/>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1552"/>
        </w:tabs>
        <w:ind w:left="1552" w:hanging="562"/>
      </w:pPr>
      <w:rPr>
        <w:rFonts w:ascii="Times New Roman" w:hAnsi="Times New Roman" w:cs="Times New Roman"/>
        <w:b/>
        <w:bCs w:val="0"/>
        <w:i w:val="0"/>
        <w:iCs w:val="0"/>
        <w:caps w:val="0"/>
        <w:smallCaps w:val="0"/>
        <w:strike w:val="0"/>
        <w:dstrike w:val="0"/>
        <w:vanish w:val="0"/>
        <w:color w:val="auto"/>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44"/>
        </w:tabs>
        <w:ind w:left="562" w:hanging="562"/>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3" w15:restartNumberingAfterBreak="0">
    <w:nsid w:val="13834D2E"/>
    <w:multiLevelType w:val="multilevel"/>
    <w:tmpl w:val="448E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C86160"/>
    <w:multiLevelType w:val="hybridMultilevel"/>
    <w:tmpl w:val="B2260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492840"/>
    <w:multiLevelType w:val="multilevel"/>
    <w:tmpl w:val="D01C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4F607D"/>
    <w:multiLevelType w:val="hybridMultilevel"/>
    <w:tmpl w:val="CABC1D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4C3669"/>
    <w:multiLevelType w:val="multilevel"/>
    <w:tmpl w:val="4E78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E813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F523888"/>
    <w:multiLevelType w:val="multilevel"/>
    <w:tmpl w:val="124408F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9316A2"/>
    <w:multiLevelType w:val="hybridMultilevel"/>
    <w:tmpl w:val="FBBCF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DB6DCF"/>
    <w:multiLevelType w:val="multilevel"/>
    <w:tmpl w:val="C112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472508"/>
    <w:multiLevelType w:val="multilevel"/>
    <w:tmpl w:val="CB86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C2322D"/>
    <w:multiLevelType w:val="multilevel"/>
    <w:tmpl w:val="564A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2638AA"/>
    <w:multiLevelType w:val="hybridMultilevel"/>
    <w:tmpl w:val="17F0CC9C"/>
    <w:lvl w:ilvl="0" w:tplc="04090017">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278F5B25"/>
    <w:multiLevelType w:val="multilevel"/>
    <w:tmpl w:val="C0F4E51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114402"/>
    <w:multiLevelType w:val="multilevel"/>
    <w:tmpl w:val="89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4D50F5"/>
    <w:multiLevelType w:val="multilevel"/>
    <w:tmpl w:val="FCF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DE01D4"/>
    <w:multiLevelType w:val="multilevel"/>
    <w:tmpl w:val="82F8024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C64A68"/>
    <w:multiLevelType w:val="hybridMultilevel"/>
    <w:tmpl w:val="81E00536"/>
    <w:lvl w:ilvl="0" w:tplc="0409000F">
      <w:start w:val="1"/>
      <w:numFmt w:val="decimal"/>
      <w:lvlText w:val="%1."/>
      <w:lvlJc w:val="left"/>
      <w:pPr>
        <w:ind w:left="1152" w:hanging="360"/>
      </w:pPr>
    </w:lvl>
    <w:lvl w:ilvl="1" w:tplc="04090019">
      <w:start w:val="1"/>
      <w:numFmt w:val="lowerLetter"/>
      <w:lvlText w:val="%2."/>
      <w:lvlJc w:val="left"/>
      <w:pPr>
        <w:ind w:left="1872" w:hanging="360"/>
      </w:pPr>
    </w:lvl>
    <w:lvl w:ilvl="2" w:tplc="0409001B">
      <w:start w:val="1"/>
      <w:numFmt w:val="lowerRoman"/>
      <w:lvlText w:val="%3."/>
      <w:lvlJc w:val="right"/>
      <w:pPr>
        <w:ind w:left="2592" w:hanging="180"/>
      </w:pPr>
    </w:lvl>
    <w:lvl w:ilvl="3" w:tplc="0409000F">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0" w15:restartNumberingAfterBreak="0">
    <w:nsid w:val="29FF6976"/>
    <w:multiLevelType w:val="multilevel"/>
    <w:tmpl w:val="3FAA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007B6F"/>
    <w:multiLevelType w:val="multilevel"/>
    <w:tmpl w:val="546A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1A4CBD"/>
    <w:multiLevelType w:val="hybridMultilevel"/>
    <w:tmpl w:val="862256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F7A0A9C"/>
    <w:multiLevelType w:val="hybridMultilevel"/>
    <w:tmpl w:val="47366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2EC32EC"/>
    <w:multiLevelType w:val="multilevel"/>
    <w:tmpl w:val="6938ED6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124611"/>
    <w:multiLevelType w:val="multilevel"/>
    <w:tmpl w:val="57F6D86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886084"/>
    <w:multiLevelType w:val="multilevel"/>
    <w:tmpl w:val="FEF6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2F798A"/>
    <w:multiLevelType w:val="multilevel"/>
    <w:tmpl w:val="CB38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6268F8"/>
    <w:multiLevelType w:val="multilevel"/>
    <w:tmpl w:val="8B94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8715BC"/>
    <w:multiLevelType w:val="multilevel"/>
    <w:tmpl w:val="07C2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8E561D"/>
    <w:multiLevelType w:val="multilevel"/>
    <w:tmpl w:val="B36A7E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D53482"/>
    <w:multiLevelType w:val="multilevel"/>
    <w:tmpl w:val="4FEE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6225E1"/>
    <w:multiLevelType w:val="multilevel"/>
    <w:tmpl w:val="E474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7038BC"/>
    <w:multiLevelType w:val="multilevel"/>
    <w:tmpl w:val="88BA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C05223"/>
    <w:multiLevelType w:val="multilevel"/>
    <w:tmpl w:val="B9D0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C632E8"/>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6" w15:restartNumberingAfterBreak="0">
    <w:nsid w:val="40D62425"/>
    <w:multiLevelType w:val="hybridMultilevel"/>
    <w:tmpl w:val="A9521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1A7659F"/>
    <w:multiLevelType w:val="multilevel"/>
    <w:tmpl w:val="C1AE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5C4063"/>
    <w:multiLevelType w:val="multilevel"/>
    <w:tmpl w:val="A852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CC4391"/>
    <w:multiLevelType w:val="multilevel"/>
    <w:tmpl w:val="CAEE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D6777F"/>
    <w:multiLevelType w:val="multilevel"/>
    <w:tmpl w:val="3EA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AB572C"/>
    <w:multiLevelType w:val="multilevel"/>
    <w:tmpl w:val="EA24EF5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FB4A6B"/>
    <w:multiLevelType w:val="multilevel"/>
    <w:tmpl w:val="6984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B23D31"/>
    <w:multiLevelType w:val="multilevel"/>
    <w:tmpl w:val="9C76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D501A0"/>
    <w:multiLevelType w:val="hybridMultilevel"/>
    <w:tmpl w:val="DFE60B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4F7D3D02"/>
    <w:multiLevelType w:val="hybridMultilevel"/>
    <w:tmpl w:val="548A8D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51ED26AB"/>
    <w:multiLevelType w:val="multilevel"/>
    <w:tmpl w:val="3C32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0A7DEC"/>
    <w:multiLevelType w:val="multilevel"/>
    <w:tmpl w:val="598CE2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102ECA"/>
    <w:multiLevelType w:val="multilevel"/>
    <w:tmpl w:val="8C6A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E156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5A2D4B0F"/>
    <w:multiLevelType w:val="multilevel"/>
    <w:tmpl w:val="7E66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F36919"/>
    <w:multiLevelType w:val="multilevel"/>
    <w:tmpl w:val="743C94E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94061E"/>
    <w:multiLevelType w:val="multilevel"/>
    <w:tmpl w:val="CCB60C6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F67B88"/>
    <w:multiLevelType w:val="multilevel"/>
    <w:tmpl w:val="A504045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9633D8"/>
    <w:multiLevelType w:val="multilevel"/>
    <w:tmpl w:val="4DA0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194E8D"/>
    <w:multiLevelType w:val="multilevel"/>
    <w:tmpl w:val="8E96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327822"/>
    <w:multiLevelType w:val="multilevel"/>
    <w:tmpl w:val="2554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F10769"/>
    <w:multiLevelType w:val="multilevel"/>
    <w:tmpl w:val="0010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4E7C3B"/>
    <w:multiLevelType w:val="multilevel"/>
    <w:tmpl w:val="5C24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4F50C5"/>
    <w:multiLevelType w:val="hybridMultilevel"/>
    <w:tmpl w:val="CDC0C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1616B1F"/>
    <w:multiLevelType w:val="multilevel"/>
    <w:tmpl w:val="8BE8AA6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F87E21"/>
    <w:multiLevelType w:val="multilevel"/>
    <w:tmpl w:val="FAE8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572293"/>
    <w:multiLevelType w:val="multilevel"/>
    <w:tmpl w:val="3DC2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7937C1"/>
    <w:multiLevelType w:val="hybridMultilevel"/>
    <w:tmpl w:val="E9A87630"/>
    <w:lvl w:ilvl="0" w:tplc="9F168E70">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88E3505"/>
    <w:multiLevelType w:val="multilevel"/>
    <w:tmpl w:val="8700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96498B"/>
    <w:multiLevelType w:val="hybridMultilevel"/>
    <w:tmpl w:val="D7404AAA"/>
    <w:lvl w:ilvl="0" w:tplc="C1C06472">
      <w:start w:val="1"/>
      <w:numFmt w:val="bullet"/>
      <w:lvlText w:val=""/>
      <w:lvlJc w:val="left"/>
      <w:pPr>
        <w:ind w:left="107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DEC1815"/>
    <w:multiLevelType w:val="multilevel"/>
    <w:tmpl w:val="27AC6F0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DE56DB"/>
    <w:multiLevelType w:val="hybridMultilevel"/>
    <w:tmpl w:val="25B4AD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7F6B06EB"/>
    <w:multiLevelType w:val="multilevel"/>
    <w:tmpl w:val="3BEE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791638">
    <w:abstractNumId w:val="12"/>
  </w:num>
  <w:num w:numId="2" w16cid:durableId="1691102708">
    <w:abstractNumId w:val="75"/>
  </w:num>
  <w:num w:numId="3" w16cid:durableId="1839807774">
    <w:abstractNumId w:val="9"/>
  </w:num>
  <w:num w:numId="4" w16cid:durableId="187378084">
    <w:abstractNumId w:val="73"/>
  </w:num>
  <w:num w:numId="5" w16cid:durableId="1257709498">
    <w:abstractNumId w:val="11"/>
  </w:num>
  <w:num w:numId="6" w16cid:durableId="895311033">
    <w:abstractNumId w:val="54"/>
  </w:num>
  <w:num w:numId="7" w16cid:durableId="1563366781">
    <w:abstractNumId w:val="77"/>
  </w:num>
  <w:num w:numId="8" w16cid:durableId="982737509">
    <w:abstractNumId w:val="46"/>
  </w:num>
  <w:num w:numId="9" w16cid:durableId="569579772">
    <w:abstractNumId w:val="33"/>
  </w:num>
  <w:num w:numId="10" w16cid:durableId="757018030">
    <w:abstractNumId w:val="12"/>
  </w:num>
  <w:num w:numId="11" w16cid:durableId="1500316356">
    <w:abstractNumId w:val="12"/>
  </w:num>
  <w:num w:numId="12" w16cid:durableId="1794785554">
    <w:abstractNumId w:val="12"/>
  </w:num>
  <w:num w:numId="13" w16cid:durableId="1506633900">
    <w:abstractNumId w:val="12"/>
  </w:num>
  <w:num w:numId="14" w16cid:durableId="1455322270">
    <w:abstractNumId w:val="12"/>
  </w:num>
  <w:num w:numId="15" w16cid:durableId="1366448088">
    <w:abstractNumId w:val="12"/>
  </w:num>
  <w:num w:numId="16" w16cid:durableId="1507330334">
    <w:abstractNumId w:val="7"/>
  </w:num>
  <w:num w:numId="17" w16cid:durableId="1267039980">
    <w:abstractNumId w:val="12"/>
  </w:num>
  <w:num w:numId="18" w16cid:durableId="7484722">
    <w:abstractNumId w:val="12"/>
  </w:num>
  <w:num w:numId="19" w16cid:durableId="73015480">
    <w:abstractNumId w:val="20"/>
  </w:num>
  <w:num w:numId="20" w16cid:durableId="470289693">
    <w:abstractNumId w:val="8"/>
  </w:num>
  <w:num w:numId="21" w16cid:durableId="1616907670">
    <w:abstractNumId w:val="24"/>
  </w:num>
  <w:num w:numId="22" w16cid:durableId="1088966554">
    <w:abstractNumId w:val="16"/>
  </w:num>
  <w:num w:numId="23" w16cid:durableId="6587311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40629445">
    <w:abstractNumId w:val="9"/>
  </w:num>
  <w:num w:numId="25" w16cid:durableId="1270814733">
    <w:abstractNumId w:val="75"/>
  </w:num>
  <w:num w:numId="26" w16cid:durableId="56051988">
    <w:abstractNumId w:val="73"/>
  </w:num>
  <w:num w:numId="27" w16cid:durableId="1104225497">
    <w:abstractNumId w:val="70"/>
  </w:num>
  <w:num w:numId="28" w16cid:durableId="1985617730">
    <w:abstractNumId w:val="35"/>
  </w:num>
  <w:num w:numId="29" w16cid:durableId="102769887">
    <w:abstractNumId w:val="51"/>
  </w:num>
  <w:num w:numId="30" w16cid:durableId="1324428757">
    <w:abstractNumId w:val="76"/>
  </w:num>
  <w:num w:numId="31" w16cid:durableId="1299996393">
    <w:abstractNumId w:val="61"/>
  </w:num>
  <w:num w:numId="32" w16cid:durableId="260573100">
    <w:abstractNumId w:val="19"/>
  </w:num>
  <w:num w:numId="33" w16cid:durableId="68308189">
    <w:abstractNumId w:val="57"/>
  </w:num>
  <w:num w:numId="34" w16cid:durableId="439495770">
    <w:abstractNumId w:val="25"/>
  </w:num>
  <w:num w:numId="35" w16cid:durableId="896860771">
    <w:abstractNumId w:val="3"/>
  </w:num>
  <w:num w:numId="36" w16cid:durableId="835801372">
    <w:abstractNumId w:val="62"/>
  </w:num>
  <w:num w:numId="37" w16cid:durableId="1020401282">
    <w:abstractNumId w:val="40"/>
  </w:num>
  <w:num w:numId="38" w16cid:durableId="196547602">
    <w:abstractNumId w:val="0"/>
  </w:num>
  <w:num w:numId="39" w16cid:durableId="213784185">
    <w:abstractNumId w:val="28"/>
  </w:num>
  <w:num w:numId="40" w16cid:durableId="1638029436">
    <w:abstractNumId w:val="34"/>
  </w:num>
  <w:num w:numId="41" w16cid:durableId="1352224042">
    <w:abstractNumId w:val="63"/>
  </w:num>
  <w:num w:numId="42" w16cid:durableId="46419232">
    <w:abstractNumId w:val="2"/>
  </w:num>
  <w:num w:numId="43" w16cid:durableId="1311251220">
    <w:abstractNumId w:val="55"/>
  </w:num>
  <w:num w:numId="44" w16cid:durableId="1850287691">
    <w:abstractNumId w:val="59"/>
  </w:num>
  <w:num w:numId="45" w16cid:durableId="200366121">
    <w:abstractNumId w:val="45"/>
  </w:num>
  <w:num w:numId="46" w16cid:durableId="1817532820">
    <w:abstractNumId w:val="29"/>
  </w:num>
  <w:num w:numId="47" w16cid:durableId="605577519">
    <w:abstractNumId w:val="69"/>
  </w:num>
  <w:num w:numId="48" w16cid:durableId="305596729">
    <w:abstractNumId w:val="12"/>
  </w:num>
  <w:num w:numId="49" w16cid:durableId="1696881255">
    <w:abstractNumId w:val="14"/>
  </w:num>
  <w:num w:numId="50" w16cid:durableId="546374371">
    <w:abstractNumId w:val="1"/>
  </w:num>
  <w:num w:numId="51" w16cid:durableId="906451756">
    <w:abstractNumId w:val="18"/>
  </w:num>
  <w:num w:numId="52" w16cid:durableId="1463380770">
    <w:abstractNumId w:val="32"/>
  </w:num>
  <w:num w:numId="53" w16cid:durableId="1501433853">
    <w:abstractNumId w:val="68"/>
  </w:num>
  <w:num w:numId="54" w16cid:durableId="1322662118">
    <w:abstractNumId w:val="58"/>
  </w:num>
  <w:num w:numId="55" w16cid:durableId="2043549597">
    <w:abstractNumId w:val="64"/>
  </w:num>
  <w:num w:numId="56" w16cid:durableId="1372219278">
    <w:abstractNumId w:val="42"/>
  </w:num>
  <w:num w:numId="57" w16cid:durableId="32388655">
    <w:abstractNumId w:val="39"/>
  </w:num>
  <w:num w:numId="58" w16cid:durableId="1450931138">
    <w:abstractNumId w:val="31"/>
  </w:num>
  <w:num w:numId="59" w16cid:durableId="1969044738">
    <w:abstractNumId w:val="10"/>
  </w:num>
  <w:num w:numId="60" w16cid:durableId="1043561004">
    <w:abstractNumId w:val="71"/>
  </w:num>
  <w:num w:numId="61" w16cid:durableId="953244822">
    <w:abstractNumId w:val="26"/>
  </w:num>
  <w:num w:numId="62" w16cid:durableId="248851491">
    <w:abstractNumId w:val="36"/>
  </w:num>
  <w:num w:numId="63" w16cid:durableId="1067652684">
    <w:abstractNumId w:val="78"/>
  </w:num>
  <w:num w:numId="64" w16cid:durableId="1892424006">
    <w:abstractNumId w:val="43"/>
  </w:num>
  <w:num w:numId="65" w16cid:durableId="629284779">
    <w:abstractNumId w:val="21"/>
  </w:num>
  <w:num w:numId="66" w16cid:durableId="1711490365">
    <w:abstractNumId w:val="30"/>
  </w:num>
  <w:num w:numId="67" w16cid:durableId="1396852140">
    <w:abstractNumId w:val="66"/>
  </w:num>
  <w:num w:numId="68" w16cid:durableId="475026146">
    <w:abstractNumId w:val="56"/>
  </w:num>
  <w:num w:numId="69" w16cid:durableId="732431162">
    <w:abstractNumId w:val="50"/>
  </w:num>
  <w:num w:numId="70" w16cid:durableId="52195740">
    <w:abstractNumId w:val="15"/>
  </w:num>
  <w:num w:numId="71" w16cid:durableId="2063140147">
    <w:abstractNumId w:val="74"/>
  </w:num>
  <w:num w:numId="72" w16cid:durableId="356347306">
    <w:abstractNumId w:val="44"/>
  </w:num>
  <w:num w:numId="73" w16cid:durableId="1095395597">
    <w:abstractNumId w:val="48"/>
  </w:num>
  <w:num w:numId="74" w16cid:durableId="813835849">
    <w:abstractNumId w:val="53"/>
  </w:num>
  <w:num w:numId="75" w16cid:durableId="542518510">
    <w:abstractNumId w:val="49"/>
  </w:num>
  <w:num w:numId="76" w16cid:durableId="242641843">
    <w:abstractNumId w:val="72"/>
  </w:num>
  <w:num w:numId="77" w16cid:durableId="319895994">
    <w:abstractNumId w:val="6"/>
  </w:num>
  <w:num w:numId="78" w16cid:durableId="1849950480">
    <w:abstractNumId w:val="47"/>
  </w:num>
  <w:num w:numId="79" w16cid:durableId="16199502">
    <w:abstractNumId w:val="17"/>
  </w:num>
  <w:num w:numId="80" w16cid:durableId="742024250">
    <w:abstractNumId w:val="60"/>
  </w:num>
  <w:num w:numId="81" w16cid:durableId="1503278597">
    <w:abstractNumId w:val="27"/>
  </w:num>
  <w:num w:numId="82" w16cid:durableId="1028945945">
    <w:abstractNumId w:val="13"/>
  </w:num>
  <w:num w:numId="83" w16cid:durableId="2078088345">
    <w:abstractNumId w:val="23"/>
  </w:num>
  <w:num w:numId="84" w16cid:durableId="2078748898">
    <w:abstractNumId w:val="65"/>
  </w:num>
  <w:num w:numId="85" w16cid:durableId="1119491169">
    <w:abstractNumId w:val="22"/>
  </w:num>
  <w:num w:numId="86" w16cid:durableId="480460835">
    <w:abstractNumId w:val="37"/>
  </w:num>
  <w:num w:numId="87" w16cid:durableId="1627544541">
    <w:abstractNumId w:val="52"/>
  </w:num>
  <w:num w:numId="88" w16cid:durableId="5065553">
    <w:abstractNumId w:val="5"/>
  </w:num>
  <w:num w:numId="89" w16cid:durableId="1867324948">
    <w:abstractNumId w:val="41"/>
  </w:num>
  <w:num w:numId="90" w16cid:durableId="737554645">
    <w:abstractNumId w:val="4"/>
  </w:num>
  <w:num w:numId="91" w16cid:durableId="1449663546">
    <w:abstractNumId w:val="67"/>
  </w:num>
  <w:num w:numId="92" w16cid:durableId="1269318530">
    <w:abstractNumId w:val="12"/>
  </w:num>
  <w:num w:numId="93" w16cid:durableId="77991642">
    <w:abstractNumId w:val="38"/>
  </w:num>
  <w:num w:numId="94" w16cid:durableId="1913200693">
    <w:abstractNumId w:val="75"/>
  </w:num>
  <w:num w:numId="95" w16cid:durableId="631642192">
    <w:abstractNumId w:val="73"/>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E9A"/>
    <w:rsid w:val="00000ECB"/>
    <w:rsid w:val="00001A45"/>
    <w:rsid w:val="00005FAD"/>
    <w:rsid w:val="00007D43"/>
    <w:rsid w:val="00013617"/>
    <w:rsid w:val="000137FA"/>
    <w:rsid w:val="00013CEF"/>
    <w:rsid w:val="00014E4D"/>
    <w:rsid w:val="00021602"/>
    <w:rsid w:val="00023490"/>
    <w:rsid w:val="00025FEA"/>
    <w:rsid w:val="000266C2"/>
    <w:rsid w:val="00031850"/>
    <w:rsid w:val="00034901"/>
    <w:rsid w:val="000364CC"/>
    <w:rsid w:val="00036A68"/>
    <w:rsid w:val="00040238"/>
    <w:rsid w:val="0004065B"/>
    <w:rsid w:val="00041674"/>
    <w:rsid w:val="00041B49"/>
    <w:rsid w:val="000431A8"/>
    <w:rsid w:val="000459D4"/>
    <w:rsid w:val="00045BC2"/>
    <w:rsid w:val="0004744D"/>
    <w:rsid w:val="00051B13"/>
    <w:rsid w:val="00051C95"/>
    <w:rsid w:val="000535B1"/>
    <w:rsid w:val="00055AF8"/>
    <w:rsid w:val="00055E24"/>
    <w:rsid w:val="000574F1"/>
    <w:rsid w:val="00057649"/>
    <w:rsid w:val="00057784"/>
    <w:rsid w:val="00057EC4"/>
    <w:rsid w:val="00061462"/>
    <w:rsid w:val="00061A57"/>
    <w:rsid w:val="00061C7F"/>
    <w:rsid w:val="000626BF"/>
    <w:rsid w:val="0006362F"/>
    <w:rsid w:val="00064072"/>
    <w:rsid w:val="00065100"/>
    <w:rsid w:val="00065681"/>
    <w:rsid w:val="00067C5E"/>
    <w:rsid w:val="00067E46"/>
    <w:rsid w:val="000703FA"/>
    <w:rsid w:val="000740FE"/>
    <w:rsid w:val="00074804"/>
    <w:rsid w:val="00075A55"/>
    <w:rsid w:val="00076E1C"/>
    <w:rsid w:val="000813B2"/>
    <w:rsid w:val="00082F20"/>
    <w:rsid w:val="00082FC8"/>
    <w:rsid w:val="00084002"/>
    <w:rsid w:val="00084F90"/>
    <w:rsid w:val="0008781E"/>
    <w:rsid w:val="00087E0C"/>
    <w:rsid w:val="0009083D"/>
    <w:rsid w:val="00091A6C"/>
    <w:rsid w:val="000947CA"/>
    <w:rsid w:val="00095160"/>
    <w:rsid w:val="0009704F"/>
    <w:rsid w:val="000A24FC"/>
    <w:rsid w:val="000A6DC2"/>
    <w:rsid w:val="000B0DAB"/>
    <w:rsid w:val="000B2620"/>
    <w:rsid w:val="000C1FC1"/>
    <w:rsid w:val="000C2AC2"/>
    <w:rsid w:val="000C324C"/>
    <w:rsid w:val="000C4AA6"/>
    <w:rsid w:val="000D2BEF"/>
    <w:rsid w:val="000D3AC0"/>
    <w:rsid w:val="000D3F50"/>
    <w:rsid w:val="000D440D"/>
    <w:rsid w:val="000D601A"/>
    <w:rsid w:val="000D7507"/>
    <w:rsid w:val="000E26B3"/>
    <w:rsid w:val="000E40BE"/>
    <w:rsid w:val="000E583E"/>
    <w:rsid w:val="000F0F1B"/>
    <w:rsid w:val="000F1C0B"/>
    <w:rsid w:val="000F3C89"/>
    <w:rsid w:val="000F3FCF"/>
    <w:rsid w:val="000F4C0D"/>
    <w:rsid w:val="000F7D1E"/>
    <w:rsid w:val="00102035"/>
    <w:rsid w:val="00103211"/>
    <w:rsid w:val="001039EE"/>
    <w:rsid w:val="001044A0"/>
    <w:rsid w:val="00105F4F"/>
    <w:rsid w:val="00106AB3"/>
    <w:rsid w:val="0011439C"/>
    <w:rsid w:val="00114EC9"/>
    <w:rsid w:val="00115EAC"/>
    <w:rsid w:val="00116300"/>
    <w:rsid w:val="00116AE9"/>
    <w:rsid w:val="00117AAC"/>
    <w:rsid w:val="00120E63"/>
    <w:rsid w:val="00122B22"/>
    <w:rsid w:val="00122EC5"/>
    <w:rsid w:val="0012535F"/>
    <w:rsid w:val="001259BA"/>
    <w:rsid w:val="00125E1B"/>
    <w:rsid w:val="00126611"/>
    <w:rsid w:val="00126E1A"/>
    <w:rsid w:val="00126E2F"/>
    <w:rsid w:val="00127338"/>
    <w:rsid w:val="00132482"/>
    <w:rsid w:val="00133419"/>
    <w:rsid w:val="00133A65"/>
    <w:rsid w:val="001348B0"/>
    <w:rsid w:val="001411F2"/>
    <w:rsid w:val="00145CC4"/>
    <w:rsid w:val="00147232"/>
    <w:rsid w:val="00152233"/>
    <w:rsid w:val="00153345"/>
    <w:rsid w:val="001533F7"/>
    <w:rsid w:val="001546A8"/>
    <w:rsid w:val="00155B34"/>
    <w:rsid w:val="00155F1E"/>
    <w:rsid w:val="00160586"/>
    <w:rsid w:val="00160D66"/>
    <w:rsid w:val="00162272"/>
    <w:rsid w:val="00163B95"/>
    <w:rsid w:val="00166440"/>
    <w:rsid w:val="00171503"/>
    <w:rsid w:val="001718D8"/>
    <w:rsid w:val="00172912"/>
    <w:rsid w:val="00172A15"/>
    <w:rsid w:val="00173301"/>
    <w:rsid w:val="00174282"/>
    <w:rsid w:val="001748FD"/>
    <w:rsid w:val="0017537E"/>
    <w:rsid w:val="001769D3"/>
    <w:rsid w:val="00183597"/>
    <w:rsid w:val="0018388C"/>
    <w:rsid w:val="00183C83"/>
    <w:rsid w:val="00183D6F"/>
    <w:rsid w:val="00185617"/>
    <w:rsid w:val="001879A3"/>
    <w:rsid w:val="00187FFB"/>
    <w:rsid w:val="00192081"/>
    <w:rsid w:val="00193CC8"/>
    <w:rsid w:val="0019432B"/>
    <w:rsid w:val="0019483B"/>
    <w:rsid w:val="00197583"/>
    <w:rsid w:val="001A2242"/>
    <w:rsid w:val="001A278D"/>
    <w:rsid w:val="001A36CE"/>
    <w:rsid w:val="001A68AF"/>
    <w:rsid w:val="001B0C19"/>
    <w:rsid w:val="001B2C48"/>
    <w:rsid w:val="001B363C"/>
    <w:rsid w:val="001B3B0A"/>
    <w:rsid w:val="001B3F64"/>
    <w:rsid w:val="001B5117"/>
    <w:rsid w:val="001B551F"/>
    <w:rsid w:val="001B658D"/>
    <w:rsid w:val="001B67F5"/>
    <w:rsid w:val="001B6A38"/>
    <w:rsid w:val="001B79C4"/>
    <w:rsid w:val="001C0F5D"/>
    <w:rsid w:val="001C2E3F"/>
    <w:rsid w:val="001C31DF"/>
    <w:rsid w:val="001C39AE"/>
    <w:rsid w:val="001C3A22"/>
    <w:rsid w:val="001C3DCF"/>
    <w:rsid w:val="001C5CBB"/>
    <w:rsid w:val="001C7E07"/>
    <w:rsid w:val="001D0EC3"/>
    <w:rsid w:val="001D1715"/>
    <w:rsid w:val="001D39EA"/>
    <w:rsid w:val="001D4F89"/>
    <w:rsid w:val="001D679C"/>
    <w:rsid w:val="001E1035"/>
    <w:rsid w:val="001E118F"/>
    <w:rsid w:val="001E1AAE"/>
    <w:rsid w:val="001E2026"/>
    <w:rsid w:val="001E377A"/>
    <w:rsid w:val="001E7889"/>
    <w:rsid w:val="001E7AD2"/>
    <w:rsid w:val="001F00DA"/>
    <w:rsid w:val="001F0FED"/>
    <w:rsid w:val="001F214D"/>
    <w:rsid w:val="001F214F"/>
    <w:rsid w:val="001F383F"/>
    <w:rsid w:val="001F49E2"/>
    <w:rsid w:val="001F63CB"/>
    <w:rsid w:val="001F751E"/>
    <w:rsid w:val="002003A5"/>
    <w:rsid w:val="002003CE"/>
    <w:rsid w:val="00200443"/>
    <w:rsid w:val="00200A35"/>
    <w:rsid w:val="00201212"/>
    <w:rsid w:val="002018A8"/>
    <w:rsid w:val="00201AC6"/>
    <w:rsid w:val="00203264"/>
    <w:rsid w:val="0020470D"/>
    <w:rsid w:val="002066EC"/>
    <w:rsid w:val="00206E24"/>
    <w:rsid w:val="002138FF"/>
    <w:rsid w:val="00216BC9"/>
    <w:rsid w:val="00217A0E"/>
    <w:rsid w:val="00221B1C"/>
    <w:rsid w:val="0022274F"/>
    <w:rsid w:val="002232C4"/>
    <w:rsid w:val="002317E8"/>
    <w:rsid w:val="00232509"/>
    <w:rsid w:val="00240396"/>
    <w:rsid w:val="002427F4"/>
    <w:rsid w:val="0024323B"/>
    <w:rsid w:val="00244F2B"/>
    <w:rsid w:val="00246008"/>
    <w:rsid w:val="0024707A"/>
    <w:rsid w:val="0024773F"/>
    <w:rsid w:val="00250357"/>
    <w:rsid w:val="00252E54"/>
    <w:rsid w:val="00262260"/>
    <w:rsid w:val="00262CC8"/>
    <w:rsid w:val="002643DB"/>
    <w:rsid w:val="00264817"/>
    <w:rsid w:val="00266047"/>
    <w:rsid w:val="00267156"/>
    <w:rsid w:val="002702B0"/>
    <w:rsid w:val="00270EE5"/>
    <w:rsid w:val="002716B6"/>
    <w:rsid w:val="002718A7"/>
    <w:rsid w:val="00272F98"/>
    <w:rsid w:val="00273292"/>
    <w:rsid w:val="00273DEE"/>
    <w:rsid w:val="002753BF"/>
    <w:rsid w:val="00276A18"/>
    <w:rsid w:val="002820CA"/>
    <w:rsid w:val="0028240E"/>
    <w:rsid w:val="002857D4"/>
    <w:rsid w:val="002864F3"/>
    <w:rsid w:val="0028671F"/>
    <w:rsid w:val="00287B1C"/>
    <w:rsid w:val="00292228"/>
    <w:rsid w:val="0029238F"/>
    <w:rsid w:val="0029242F"/>
    <w:rsid w:val="002927C9"/>
    <w:rsid w:val="00295A40"/>
    <w:rsid w:val="0029744F"/>
    <w:rsid w:val="00297E65"/>
    <w:rsid w:val="002A0F85"/>
    <w:rsid w:val="002A27D4"/>
    <w:rsid w:val="002A4064"/>
    <w:rsid w:val="002A45EF"/>
    <w:rsid w:val="002A7710"/>
    <w:rsid w:val="002A7ACE"/>
    <w:rsid w:val="002B341B"/>
    <w:rsid w:val="002B387E"/>
    <w:rsid w:val="002B3F98"/>
    <w:rsid w:val="002B5526"/>
    <w:rsid w:val="002B608E"/>
    <w:rsid w:val="002B7A32"/>
    <w:rsid w:val="002C234B"/>
    <w:rsid w:val="002C293D"/>
    <w:rsid w:val="002C2C32"/>
    <w:rsid w:val="002C50A3"/>
    <w:rsid w:val="002C5816"/>
    <w:rsid w:val="002C7148"/>
    <w:rsid w:val="002D0A4F"/>
    <w:rsid w:val="002D1A9C"/>
    <w:rsid w:val="002D5D9A"/>
    <w:rsid w:val="002D6DF4"/>
    <w:rsid w:val="002E1736"/>
    <w:rsid w:val="002E30C3"/>
    <w:rsid w:val="002E3A0C"/>
    <w:rsid w:val="002E6063"/>
    <w:rsid w:val="002E6768"/>
    <w:rsid w:val="002E6804"/>
    <w:rsid w:val="002E72A7"/>
    <w:rsid w:val="002F0380"/>
    <w:rsid w:val="002F0CF2"/>
    <w:rsid w:val="002F0F6E"/>
    <w:rsid w:val="002F12FE"/>
    <w:rsid w:val="002F5AD9"/>
    <w:rsid w:val="002F5D63"/>
    <w:rsid w:val="002F6DEF"/>
    <w:rsid w:val="0030078C"/>
    <w:rsid w:val="00300831"/>
    <w:rsid w:val="0030199A"/>
    <w:rsid w:val="00301C79"/>
    <w:rsid w:val="003027D4"/>
    <w:rsid w:val="003038CC"/>
    <w:rsid w:val="0030426A"/>
    <w:rsid w:val="0030639A"/>
    <w:rsid w:val="003065BE"/>
    <w:rsid w:val="003067F1"/>
    <w:rsid w:val="00307972"/>
    <w:rsid w:val="00310185"/>
    <w:rsid w:val="00310675"/>
    <w:rsid w:val="00310D9E"/>
    <w:rsid w:val="00311031"/>
    <w:rsid w:val="00312288"/>
    <w:rsid w:val="00312459"/>
    <w:rsid w:val="00312EFF"/>
    <w:rsid w:val="00314A45"/>
    <w:rsid w:val="0031538D"/>
    <w:rsid w:val="0031716F"/>
    <w:rsid w:val="00320A27"/>
    <w:rsid w:val="00322FF1"/>
    <w:rsid w:val="003264D9"/>
    <w:rsid w:val="00326C8C"/>
    <w:rsid w:val="003277EC"/>
    <w:rsid w:val="00330AB3"/>
    <w:rsid w:val="0033131C"/>
    <w:rsid w:val="003315D7"/>
    <w:rsid w:val="0033358F"/>
    <w:rsid w:val="00333E34"/>
    <w:rsid w:val="003341B4"/>
    <w:rsid w:val="00341255"/>
    <w:rsid w:val="003440E1"/>
    <w:rsid w:val="003442F1"/>
    <w:rsid w:val="00345607"/>
    <w:rsid w:val="003509F4"/>
    <w:rsid w:val="00350C86"/>
    <w:rsid w:val="003512B5"/>
    <w:rsid w:val="003520C0"/>
    <w:rsid w:val="0035475F"/>
    <w:rsid w:val="00354A19"/>
    <w:rsid w:val="00354AD1"/>
    <w:rsid w:val="00354DAD"/>
    <w:rsid w:val="00354ECC"/>
    <w:rsid w:val="003550E2"/>
    <w:rsid w:val="00355699"/>
    <w:rsid w:val="0036053D"/>
    <w:rsid w:val="003606D4"/>
    <w:rsid w:val="00361151"/>
    <w:rsid w:val="003633C4"/>
    <w:rsid w:val="00364050"/>
    <w:rsid w:val="0036443C"/>
    <w:rsid w:val="00365818"/>
    <w:rsid w:val="00370398"/>
    <w:rsid w:val="00371C8B"/>
    <w:rsid w:val="00372130"/>
    <w:rsid w:val="003726A1"/>
    <w:rsid w:val="0037288C"/>
    <w:rsid w:val="00372AFC"/>
    <w:rsid w:val="003740BA"/>
    <w:rsid w:val="00374BCF"/>
    <w:rsid w:val="00374C79"/>
    <w:rsid w:val="003759B8"/>
    <w:rsid w:val="003773A3"/>
    <w:rsid w:val="00382EFA"/>
    <w:rsid w:val="003840FB"/>
    <w:rsid w:val="003848F0"/>
    <w:rsid w:val="00384F8C"/>
    <w:rsid w:val="00390AAA"/>
    <w:rsid w:val="00393E7A"/>
    <w:rsid w:val="003944C3"/>
    <w:rsid w:val="003955A6"/>
    <w:rsid w:val="003959D6"/>
    <w:rsid w:val="00397F95"/>
    <w:rsid w:val="003A0CC1"/>
    <w:rsid w:val="003A2D99"/>
    <w:rsid w:val="003A5974"/>
    <w:rsid w:val="003A5ED9"/>
    <w:rsid w:val="003A7DDC"/>
    <w:rsid w:val="003B046B"/>
    <w:rsid w:val="003B2E05"/>
    <w:rsid w:val="003B2EB3"/>
    <w:rsid w:val="003B6C8C"/>
    <w:rsid w:val="003B6CC4"/>
    <w:rsid w:val="003B71F1"/>
    <w:rsid w:val="003C0437"/>
    <w:rsid w:val="003C087E"/>
    <w:rsid w:val="003C4A43"/>
    <w:rsid w:val="003C58E4"/>
    <w:rsid w:val="003C733E"/>
    <w:rsid w:val="003D01AC"/>
    <w:rsid w:val="003D1496"/>
    <w:rsid w:val="003D22F4"/>
    <w:rsid w:val="003D595C"/>
    <w:rsid w:val="003D5BFF"/>
    <w:rsid w:val="003D5C8F"/>
    <w:rsid w:val="003D700E"/>
    <w:rsid w:val="003D7637"/>
    <w:rsid w:val="003E07F5"/>
    <w:rsid w:val="003E12A5"/>
    <w:rsid w:val="003E2465"/>
    <w:rsid w:val="003E4460"/>
    <w:rsid w:val="003E6C30"/>
    <w:rsid w:val="003E740F"/>
    <w:rsid w:val="003E7A07"/>
    <w:rsid w:val="003E7C78"/>
    <w:rsid w:val="003F040A"/>
    <w:rsid w:val="003F1326"/>
    <w:rsid w:val="003F2102"/>
    <w:rsid w:val="003F2907"/>
    <w:rsid w:val="003F3232"/>
    <w:rsid w:val="003F5134"/>
    <w:rsid w:val="003F5B4D"/>
    <w:rsid w:val="00400812"/>
    <w:rsid w:val="0040096D"/>
    <w:rsid w:val="0040099A"/>
    <w:rsid w:val="004034CE"/>
    <w:rsid w:val="00403BE9"/>
    <w:rsid w:val="00404A9F"/>
    <w:rsid w:val="0040503E"/>
    <w:rsid w:val="004052E2"/>
    <w:rsid w:val="00406C84"/>
    <w:rsid w:val="00406E2C"/>
    <w:rsid w:val="0041141B"/>
    <w:rsid w:val="004163AC"/>
    <w:rsid w:val="0041674E"/>
    <w:rsid w:val="004232FC"/>
    <w:rsid w:val="00424877"/>
    <w:rsid w:val="00427D9A"/>
    <w:rsid w:val="004303FC"/>
    <w:rsid w:val="00431212"/>
    <w:rsid w:val="004419D3"/>
    <w:rsid w:val="004426B4"/>
    <w:rsid w:val="00442CF4"/>
    <w:rsid w:val="004433C9"/>
    <w:rsid w:val="00444A5C"/>
    <w:rsid w:val="00445EA6"/>
    <w:rsid w:val="004526D6"/>
    <w:rsid w:val="00453483"/>
    <w:rsid w:val="004544D8"/>
    <w:rsid w:val="00463EBA"/>
    <w:rsid w:val="004649C0"/>
    <w:rsid w:val="00464A2A"/>
    <w:rsid w:val="00465A74"/>
    <w:rsid w:val="0046730F"/>
    <w:rsid w:val="004706A6"/>
    <w:rsid w:val="004720D2"/>
    <w:rsid w:val="00472A09"/>
    <w:rsid w:val="00474359"/>
    <w:rsid w:val="0047554B"/>
    <w:rsid w:val="00475A4B"/>
    <w:rsid w:val="00476627"/>
    <w:rsid w:val="00477BDF"/>
    <w:rsid w:val="00480118"/>
    <w:rsid w:val="00480762"/>
    <w:rsid w:val="00482844"/>
    <w:rsid w:val="00482C08"/>
    <w:rsid w:val="00483487"/>
    <w:rsid w:val="00483CA7"/>
    <w:rsid w:val="00484B9C"/>
    <w:rsid w:val="00485CD7"/>
    <w:rsid w:val="00491714"/>
    <w:rsid w:val="00492C26"/>
    <w:rsid w:val="00493176"/>
    <w:rsid w:val="00494F6D"/>
    <w:rsid w:val="00494FBD"/>
    <w:rsid w:val="0049513D"/>
    <w:rsid w:val="004A0C5C"/>
    <w:rsid w:val="004A19CA"/>
    <w:rsid w:val="004A20BF"/>
    <w:rsid w:val="004A7F73"/>
    <w:rsid w:val="004B07CE"/>
    <w:rsid w:val="004B0CEE"/>
    <w:rsid w:val="004B126A"/>
    <w:rsid w:val="004B24C1"/>
    <w:rsid w:val="004B3070"/>
    <w:rsid w:val="004B4782"/>
    <w:rsid w:val="004B5D18"/>
    <w:rsid w:val="004B645D"/>
    <w:rsid w:val="004C4BF5"/>
    <w:rsid w:val="004D021F"/>
    <w:rsid w:val="004D2530"/>
    <w:rsid w:val="004D34F1"/>
    <w:rsid w:val="004D35A2"/>
    <w:rsid w:val="004D457E"/>
    <w:rsid w:val="004D5C13"/>
    <w:rsid w:val="004D71F8"/>
    <w:rsid w:val="004D7DA9"/>
    <w:rsid w:val="004E0517"/>
    <w:rsid w:val="004E053A"/>
    <w:rsid w:val="004E150B"/>
    <w:rsid w:val="004E1E9B"/>
    <w:rsid w:val="004E2CB4"/>
    <w:rsid w:val="004E3D36"/>
    <w:rsid w:val="004E4BA3"/>
    <w:rsid w:val="004E4D2C"/>
    <w:rsid w:val="004E6662"/>
    <w:rsid w:val="004E6FF1"/>
    <w:rsid w:val="004E7ED1"/>
    <w:rsid w:val="004F27D7"/>
    <w:rsid w:val="004F524D"/>
    <w:rsid w:val="004F55E8"/>
    <w:rsid w:val="004F65D4"/>
    <w:rsid w:val="004F6E9C"/>
    <w:rsid w:val="004F7309"/>
    <w:rsid w:val="004F7BCB"/>
    <w:rsid w:val="005003D8"/>
    <w:rsid w:val="0050273D"/>
    <w:rsid w:val="00504046"/>
    <w:rsid w:val="00507321"/>
    <w:rsid w:val="00514039"/>
    <w:rsid w:val="0051539C"/>
    <w:rsid w:val="00521E21"/>
    <w:rsid w:val="00523F4B"/>
    <w:rsid w:val="0052602C"/>
    <w:rsid w:val="00527A57"/>
    <w:rsid w:val="0053051D"/>
    <w:rsid w:val="00532F39"/>
    <w:rsid w:val="00535179"/>
    <w:rsid w:val="0053625D"/>
    <w:rsid w:val="005407B4"/>
    <w:rsid w:val="00541075"/>
    <w:rsid w:val="00542C1E"/>
    <w:rsid w:val="005435E2"/>
    <w:rsid w:val="005444BD"/>
    <w:rsid w:val="00544AA4"/>
    <w:rsid w:val="005462A6"/>
    <w:rsid w:val="00551312"/>
    <w:rsid w:val="00551657"/>
    <w:rsid w:val="00553545"/>
    <w:rsid w:val="00553D72"/>
    <w:rsid w:val="00553E70"/>
    <w:rsid w:val="00554BD4"/>
    <w:rsid w:val="00555DB3"/>
    <w:rsid w:val="00556B0B"/>
    <w:rsid w:val="00556B58"/>
    <w:rsid w:val="00557650"/>
    <w:rsid w:val="00560EF6"/>
    <w:rsid w:val="00561DB9"/>
    <w:rsid w:val="005623EF"/>
    <w:rsid w:val="00563972"/>
    <w:rsid w:val="00564FC8"/>
    <w:rsid w:val="00567B68"/>
    <w:rsid w:val="00567FDB"/>
    <w:rsid w:val="005706E0"/>
    <w:rsid w:val="00574F44"/>
    <w:rsid w:val="0057555E"/>
    <w:rsid w:val="0057568B"/>
    <w:rsid w:val="005765F2"/>
    <w:rsid w:val="00576A37"/>
    <w:rsid w:val="00580CC1"/>
    <w:rsid w:val="005845D3"/>
    <w:rsid w:val="00584BC3"/>
    <w:rsid w:val="00586E1C"/>
    <w:rsid w:val="00590868"/>
    <w:rsid w:val="005919E4"/>
    <w:rsid w:val="00591BE5"/>
    <w:rsid w:val="00593AB4"/>
    <w:rsid w:val="00593BE8"/>
    <w:rsid w:val="005953BF"/>
    <w:rsid w:val="005A131D"/>
    <w:rsid w:val="005A1839"/>
    <w:rsid w:val="005A29CD"/>
    <w:rsid w:val="005A56DB"/>
    <w:rsid w:val="005A5A19"/>
    <w:rsid w:val="005B01DA"/>
    <w:rsid w:val="005B1094"/>
    <w:rsid w:val="005B1735"/>
    <w:rsid w:val="005B1E6B"/>
    <w:rsid w:val="005B1F77"/>
    <w:rsid w:val="005B2DD5"/>
    <w:rsid w:val="005B3B7F"/>
    <w:rsid w:val="005B607F"/>
    <w:rsid w:val="005B699C"/>
    <w:rsid w:val="005B7F0E"/>
    <w:rsid w:val="005C30CF"/>
    <w:rsid w:val="005C4570"/>
    <w:rsid w:val="005C54A7"/>
    <w:rsid w:val="005C559E"/>
    <w:rsid w:val="005D15D9"/>
    <w:rsid w:val="005D2073"/>
    <w:rsid w:val="005D37DA"/>
    <w:rsid w:val="005D46AB"/>
    <w:rsid w:val="005E0619"/>
    <w:rsid w:val="005E0801"/>
    <w:rsid w:val="005E1212"/>
    <w:rsid w:val="005E2DBA"/>
    <w:rsid w:val="005E30CF"/>
    <w:rsid w:val="005E3EAE"/>
    <w:rsid w:val="005E4058"/>
    <w:rsid w:val="005E4F93"/>
    <w:rsid w:val="005E571B"/>
    <w:rsid w:val="005E71D6"/>
    <w:rsid w:val="005F0A76"/>
    <w:rsid w:val="005F1D76"/>
    <w:rsid w:val="005F39B4"/>
    <w:rsid w:val="005F3EF8"/>
    <w:rsid w:val="005F7800"/>
    <w:rsid w:val="0060197E"/>
    <w:rsid w:val="006035B8"/>
    <w:rsid w:val="00605121"/>
    <w:rsid w:val="006063B6"/>
    <w:rsid w:val="00607F1A"/>
    <w:rsid w:val="00611DCA"/>
    <w:rsid w:val="00614199"/>
    <w:rsid w:val="0061693D"/>
    <w:rsid w:val="00616EC4"/>
    <w:rsid w:val="00621402"/>
    <w:rsid w:val="00621889"/>
    <w:rsid w:val="006258B1"/>
    <w:rsid w:val="006301D5"/>
    <w:rsid w:val="00630649"/>
    <w:rsid w:val="006308AF"/>
    <w:rsid w:val="00631426"/>
    <w:rsid w:val="00634D98"/>
    <w:rsid w:val="0063784B"/>
    <w:rsid w:val="00637BF9"/>
    <w:rsid w:val="00640D42"/>
    <w:rsid w:val="0064218D"/>
    <w:rsid w:val="0064700D"/>
    <w:rsid w:val="00652BB1"/>
    <w:rsid w:val="00653B6A"/>
    <w:rsid w:val="006549F8"/>
    <w:rsid w:val="00657F14"/>
    <w:rsid w:val="006621F2"/>
    <w:rsid w:val="0066250B"/>
    <w:rsid w:val="006634F9"/>
    <w:rsid w:val="00663748"/>
    <w:rsid w:val="00663B6D"/>
    <w:rsid w:val="00663D10"/>
    <w:rsid w:val="00664A0E"/>
    <w:rsid w:val="0066563D"/>
    <w:rsid w:val="00670265"/>
    <w:rsid w:val="0067100C"/>
    <w:rsid w:val="00682297"/>
    <w:rsid w:val="00682797"/>
    <w:rsid w:val="00687034"/>
    <w:rsid w:val="00687159"/>
    <w:rsid w:val="00691584"/>
    <w:rsid w:val="006920BC"/>
    <w:rsid w:val="006928D7"/>
    <w:rsid w:val="006932B0"/>
    <w:rsid w:val="006A0A22"/>
    <w:rsid w:val="006A1C77"/>
    <w:rsid w:val="006A22B1"/>
    <w:rsid w:val="006A28B7"/>
    <w:rsid w:val="006A339E"/>
    <w:rsid w:val="006A4D94"/>
    <w:rsid w:val="006A5B16"/>
    <w:rsid w:val="006A603C"/>
    <w:rsid w:val="006A6243"/>
    <w:rsid w:val="006A633D"/>
    <w:rsid w:val="006A773C"/>
    <w:rsid w:val="006B03EB"/>
    <w:rsid w:val="006B0AAF"/>
    <w:rsid w:val="006B2AB0"/>
    <w:rsid w:val="006B5253"/>
    <w:rsid w:val="006B52A7"/>
    <w:rsid w:val="006B6FCF"/>
    <w:rsid w:val="006C339D"/>
    <w:rsid w:val="006C45EB"/>
    <w:rsid w:val="006C5ECC"/>
    <w:rsid w:val="006C5F99"/>
    <w:rsid w:val="006D24D9"/>
    <w:rsid w:val="006D2C0A"/>
    <w:rsid w:val="006D5A35"/>
    <w:rsid w:val="006D6FDA"/>
    <w:rsid w:val="006E0BF4"/>
    <w:rsid w:val="006E3EBF"/>
    <w:rsid w:val="006E4CBA"/>
    <w:rsid w:val="006E507B"/>
    <w:rsid w:val="006E5A81"/>
    <w:rsid w:val="006E6B3F"/>
    <w:rsid w:val="006E6EAD"/>
    <w:rsid w:val="006F0A08"/>
    <w:rsid w:val="006F4E98"/>
    <w:rsid w:val="00700686"/>
    <w:rsid w:val="00701555"/>
    <w:rsid w:val="00701D44"/>
    <w:rsid w:val="00702DE0"/>
    <w:rsid w:val="00703C35"/>
    <w:rsid w:val="00704F11"/>
    <w:rsid w:val="00706D54"/>
    <w:rsid w:val="00707DA5"/>
    <w:rsid w:val="00710278"/>
    <w:rsid w:val="00710771"/>
    <w:rsid w:val="00712422"/>
    <w:rsid w:val="007133FB"/>
    <w:rsid w:val="00714437"/>
    <w:rsid w:val="00714773"/>
    <w:rsid w:val="007161E2"/>
    <w:rsid w:val="0072126D"/>
    <w:rsid w:val="00723549"/>
    <w:rsid w:val="007239CE"/>
    <w:rsid w:val="00724246"/>
    <w:rsid w:val="0072534A"/>
    <w:rsid w:val="00725CA4"/>
    <w:rsid w:val="00727286"/>
    <w:rsid w:val="00732A91"/>
    <w:rsid w:val="007332BA"/>
    <w:rsid w:val="00733593"/>
    <w:rsid w:val="00733C3B"/>
    <w:rsid w:val="00741AED"/>
    <w:rsid w:val="00741E1A"/>
    <w:rsid w:val="007450F3"/>
    <w:rsid w:val="00746142"/>
    <w:rsid w:val="00746C68"/>
    <w:rsid w:val="00747DD3"/>
    <w:rsid w:val="00751629"/>
    <w:rsid w:val="00751876"/>
    <w:rsid w:val="00751F08"/>
    <w:rsid w:val="00755339"/>
    <w:rsid w:val="00755EF5"/>
    <w:rsid w:val="00756626"/>
    <w:rsid w:val="00756AF9"/>
    <w:rsid w:val="0076074E"/>
    <w:rsid w:val="007615BB"/>
    <w:rsid w:val="00761D26"/>
    <w:rsid w:val="00761E77"/>
    <w:rsid w:val="00762458"/>
    <w:rsid w:val="007625CD"/>
    <w:rsid w:val="0076418D"/>
    <w:rsid w:val="00764C60"/>
    <w:rsid w:val="00765BEB"/>
    <w:rsid w:val="00766224"/>
    <w:rsid w:val="00766507"/>
    <w:rsid w:val="0076704B"/>
    <w:rsid w:val="007672FA"/>
    <w:rsid w:val="00770445"/>
    <w:rsid w:val="0077049C"/>
    <w:rsid w:val="00770D5E"/>
    <w:rsid w:val="007736B7"/>
    <w:rsid w:val="00773A91"/>
    <w:rsid w:val="00773AAE"/>
    <w:rsid w:val="007746EB"/>
    <w:rsid w:val="00774CA7"/>
    <w:rsid w:val="00774F90"/>
    <w:rsid w:val="007757C9"/>
    <w:rsid w:val="00775ED7"/>
    <w:rsid w:val="0077650A"/>
    <w:rsid w:val="00783F3C"/>
    <w:rsid w:val="007879BD"/>
    <w:rsid w:val="00790397"/>
    <w:rsid w:val="00791634"/>
    <w:rsid w:val="007918EB"/>
    <w:rsid w:val="007936FD"/>
    <w:rsid w:val="00796338"/>
    <w:rsid w:val="007A023E"/>
    <w:rsid w:val="007A04D0"/>
    <w:rsid w:val="007A07BB"/>
    <w:rsid w:val="007A0AE7"/>
    <w:rsid w:val="007A138C"/>
    <w:rsid w:val="007A1D1C"/>
    <w:rsid w:val="007A2BA2"/>
    <w:rsid w:val="007A4FB0"/>
    <w:rsid w:val="007A7A22"/>
    <w:rsid w:val="007B04EA"/>
    <w:rsid w:val="007B074C"/>
    <w:rsid w:val="007B1377"/>
    <w:rsid w:val="007B1D4B"/>
    <w:rsid w:val="007B211F"/>
    <w:rsid w:val="007B28A6"/>
    <w:rsid w:val="007B6648"/>
    <w:rsid w:val="007B78B1"/>
    <w:rsid w:val="007C064D"/>
    <w:rsid w:val="007C1742"/>
    <w:rsid w:val="007C1EEB"/>
    <w:rsid w:val="007C4939"/>
    <w:rsid w:val="007C5CD2"/>
    <w:rsid w:val="007C6DD3"/>
    <w:rsid w:val="007C7E60"/>
    <w:rsid w:val="007C7F37"/>
    <w:rsid w:val="007D03C9"/>
    <w:rsid w:val="007D3FC5"/>
    <w:rsid w:val="007D52D5"/>
    <w:rsid w:val="007D5549"/>
    <w:rsid w:val="007D67CD"/>
    <w:rsid w:val="007D68B5"/>
    <w:rsid w:val="007D6AA8"/>
    <w:rsid w:val="007E22E1"/>
    <w:rsid w:val="007E2330"/>
    <w:rsid w:val="007E242D"/>
    <w:rsid w:val="007E2F1C"/>
    <w:rsid w:val="007E5C6F"/>
    <w:rsid w:val="007E66A7"/>
    <w:rsid w:val="007F0CBD"/>
    <w:rsid w:val="007F36A3"/>
    <w:rsid w:val="007F5E13"/>
    <w:rsid w:val="007F63F2"/>
    <w:rsid w:val="007F73E1"/>
    <w:rsid w:val="00800AE7"/>
    <w:rsid w:val="00801F07"/>
    <w:rsid w:val="008025BE"/>
    <w:rsid w:val="0080464C"/>
    <w:rsid w:val="00804C2D"/>
    <w:rsid w:val="0080681C"/>
    <w:rsid w:val="00807B92"/>
    <w:rsid w:val="008109EC"/>
    <w:rsid w:val="00812C5D"/>
    <w:rsid w:val="00812DE0"/>
    <w:rsid w:val="0081422F"/>
    <w:rsid w:val="0081689B"/>
    <w:rsid w:val="00817872"/>
    <w:rsid w:val="00817C0F"/>
    <w:rsid w:val="0082085F"/>
    <w:rsid w:val="00822293"/>
    <w:rsid w:val="0082393F"/>
    <w:rsid w:val="008251D0"/>
    <w:rsid w:val="008264B5"/>
    <w:rsid w:val="00830618"/>
    <w:rsid w:val="00832C9E"/>
    <w:rsid w:val="00832D90"/>
    <w:rsid w:val="008336A4"/>
    <w:rsid w:val="00837917"/>
    <w:rsid w:val="00840A32"/>
    <w:rsid w:val="008423A7"/>
    <w:rsid w:val="008431C5"/>
    <w:rsid w:val="00843B2F"/>
    <w:rsid w:val="00845AB8"/>
    <w:rsid w:val="00846C92"/>
    <w:rsid w:val="00850A4A"/>
    <w:rsid w:val="0085100F"/>
    <w:rsid w:val="00851646"/>
    <w:rsid w:val="008518CC"/>
    <w:rsid w:val="00851D12"/>
    <w:rsid w:val="0085200C"/>
    <w:rsid w:val="0086026E"/>
    <w:rsid w:val="00860ADB"/>
    <w:rsid w:val="00861FD3"/>
    <w:rsid w:val="008635AA"/>
    <w:rsid w:val="00864C06"/>
    <w:rsid w:val="008653B5"/>
    <w:rsid w:val="008672A7"/>
    <w:rsid w:val="00867304"/>
    <w:rsid w:val="00871EBB"/>
    <w:rsid w:val="00872ED7"/>
    <w:rsid w:val="00873F67"/>
    <w:rsid w:val="008741A7"/>
    <w:rsid w:val="00877891"/>
    <w:rsid w:val="0087798D"/>
    <w:rsid w:val="00881221"/>
    <w:rsid w:val="0088315D"/>
    <w:rsid w:val="008834D4"/>
    <w:rsid w:val="008835B8"/>
    <w:rsid w:val="008847B1"/>
    <w:rsid w:val="008848CD"/>
    <w:rsid w:val="00885062"/>
    <w:rsid w:val="00885B08"/>
    <w:rsid w:val="00885F7F"/>
    <w:rsid w:val="00885F8A"/>
    <w:rsid w:val="00886A40"/>
    <w:rsid w:val="00886E5F"/>
    <w:rsid w:val="00887261"/>
    <w:rsid w:val="00897856"/>
    <w:rsid w:val="008A06C1"/>
    <w:rsid w:val="008A2693"/>
    <w:rsid w:val="008A3241"/>
    <w:rsid w:val="008A5E95"/>
    <w:rsid w:val="008B06E8"/>
    <w:rsid w:val="008B1602"/>
    <w:rsid w:val="008B31A6"/>
    <w:rsid w:val="008B6EB1"/>
    <w:rsid w:val="008C04E7"/>
    <w:rsid w:val="008C4DA0"/>
    <w:rsid w:val="008C50F9"/>
    <w:rsid w:val="008C584A"/>
    <w:rsid w:val="008D0135"/>
    <w:rsid w:val="008D03B9"/>
    <w:rsid w:val="008D2E3C"/>
    <w:rsid w:val="008D504C"/>
    <w:rsid w:val="008D59EF"/>
    <w:rsid w:val="008D704A"/>
    <w:rsid w:val="008E0798"/>
    <w:rsid w:val="008E0EF3"/>
    <w:rsid w:val="008E1DE9"/>
    <w:rsid w:val="008E2B09"/>
    <w:rsid w:val="008E3746"/>
    <w:rsid w:val="008E486B"/>
    <w:rsid w:val="008E4DBA"/>
    <w:rsid w:val="008E514E"/>
    <w:rsid w:val="008E5EC8"/>
    <w:rsid w:val="008F1C43"/>
    <w:rsid w:val="008F210C"/>
    <w:rsid w:val="008F29AA"/>
    <w:rsid w:val="008F43D5"/>
    <w:rsid w:val="008F4CC5"/>
    <w:rsid w:val="008F4FB9"/>
    <w:rsid w:val="008F5E9A"/>
    <w:rsid w:val="008F632F"/>
    <w:rsid w:val="008F6DF7"/>
    <w:rsid w:val="008F7E97"/>
    <w:rsid w:val="00900C6B"/>
    <w:rsid w:val="00903020"/>
    <w:rsid w:val="00903CE5"/>
    <w:rsid w:val="00911D7C"/>
    <w:rsid w:val="00911F56"/>
    <w:rsid w:val="00912A0A"/>
    <w:rsid w:val="009148A8"/>
    <w:rsid w:val="00914F30"/>
    <w:rsid w:val="00915883"/>
    <w:rsid w:val="009162BE"/>
    <w:rsid w:val="009165F3"/>
    <w:rsid w:val="009169D1"/>
    <w:rsid w:val="00920FB4"/>
    <w:rsid w:val="009231E3"/>
    <w:rsid w:val="00923347"/>
    <w:rsid w:val="009235FC"/>
    <w:rsid w:val="00925B71"/>
    <w:rsid w:val="009318C4"/>
    <w:rsid w:val="00932205"/>
    <w:rsid w:val="0093450F"/>
    <w:rsid w:val="00935E0E"/>
    <w:rsid w:val="00935F01"/>
    <w:rsid w:val="00935F3E"/>
    <w:rsid w:val="00936483"/>
    <w:rsid w:val="00941052"/>
    <w:rsid w:val="00941E0C"/>
    <w:rsid w:val="00943737"/>
    <w:rsid w:val="0094399F"/>
    <w:rsid w:val="00943A48"/>
    <w:rsid w:val="009441EB"/>
    <w:rsid w:val="00945990"/>
    <w:rsid w:val="00946166"/>
    <w:rsid w:val="00947A9D"/>
    <w:rsid w:val="00947ED7"/>
    <w:rsid w:val="00951103"/>
    <w:rsid w:val="00951FEF"/>
    <w:rsid w:val="00955D60"/>
    <w:rsid w:val="009577FE"/>
    <w:rsid w:val="0096131D"/>
    <w:rsid w:val="009626DC"/>
    <w:rsid w:val="00963E3F"/>
    <w:rsid w:val="009664E3"/>
    <w:rsid w:val="00967418"/>
    <w:rsid w:val="009674A9"/>
    <w:rsid w:val="00971B35"/>
    <w:rsid w:val="00973A0E"/>
    <w:rsid w:val="00975963"/>
    <w:rsid w:val="00977130"/>
    <w:rsid w:val="00977675"/>
    <w:rsid w:val="00977960"/>
    <w:rsid w:val="00980CB3"/>
    <w:rsid w:val="009810C2"/>
    <w:rsid w:val="0098193F"/>
    <w:rsid w:val="00982583"/>
    <w:rsid w:val="009853F3"/>
    <w:rsid w:val="0099481C"/>
    <w:rsid w:val="00994FC1"/>
    <w:rsid w:val="00995F81"/>
    <w:rsid w:val="00996D5D"/>
    <w:rsid w:val="00997040"/>
    <w:rsid w:val="00997191"/>
    <w:rsid w:val="009A09A9"/>
    <w:rsid w:val="009A3C20"/>
    <w:rsid w:val="009A3CDD"/>
    <w:rsid w:val="009A63BC"/>
    <w:rsid w:val="009A72E5"/>
    <w:rsid w:val="009B09DE"/>
    <w:rsid w:val="009B13AC"/>
    <w:rsid w:val="009B237F"/>
    <w:rsid w:val="009B3852"/>
    <w:rsid w:val="009C1B01"/>
    <w:rsid w:val="009C20CA"/>
    <w:rsid w:val="009C5AB3"/>
    <w:rsid w:val="009C63FE"/>
    <w:rsid w:val="009C7BFC"/>
    <w:rsid w:val="009D0DEC"/>
    <w:rsid w:val="009D1437"/>
    <w:rsid w:val="009D2065"/>
    <w:rsid w:val="009D7C70"/>
    <w:rsid w:val="009E1BC1"/>
    <w:rsid w:val="009E63AF"/>
    <w:rsid w:val="009E6F03"/>
    <w:rsid w:val="009E78F4"/>
    <w:rsid w:val="009E7AD5"/>
    <w:rsid w:val="009F060A"/>
    <w:rsid w:val="009F3411"/>
    <w:rsid w:val="009F4A4C"/>
    <w:rsid w:val="009F667A"/>
    <w:rsid w:val="009F6762"/>
    <w:rsid w:val="009F70DB"/>
    <w:rsid w:val="009F7FC5"/>
    <w:rsid w:val="00A003EE"/>
    <w:rsid w:val="00A0145B"/>
    <w:rsid w:val="00A04AA5"/>
    <w:rsid w:val="00A058C3"/>
    <w:rsid w:val="00A14F6B"/>
    <w:rsid w:val="00A163B4"/>
    <w:rsid w:val="00A16B6C"/>
    <w:rsid w:val="00A205F8"/>
    <w:rsid w:val="00A20B3D"/>
    <w:rsid w:val="00A21D50"/>
    <w:rsid w:val="00A22C1F"/>
    <w:rsid w:val="00A2334E"/>
    <w:rsid w:val="00A24E7D"/>
    <w:rsid w:val="00A27493"/>
    <w:rsid w:val="00A35C07"/>
    <w:rsid w:val="00A365E6"/>
    <w:rsid w:val="00A37FE6"/>
    <w:rsid w:val="00A42AEC"/>
    <w:rsid w:val="00A44C5F"/>
    <w:rsid w:val="00A4777C"/>
    <w:rsid w:val="00A51EC2"/>
    <w:rsid w:val="00A525CF"/>
    <w:rsid w:val="00A53F65"/>
    <w:rsid w:val="00A54034"/>
    <w:rsid w:val="00A55F5C"/>
    <w:rsid w:val="00A56BC0"/>
    <w:rsid w:val="00A62B92"/>
    <w:rsid w:val="00A637FB"/>
    <w:rsid w:val="00A649D9"/>
    <w:rsid w:val="00A6671C"/>
    <w:rsid w:val="00A66F36"/>
    <w:rsid w:val="00A75803"/>
    <w:rsid w:val="00A76090"/>
    <w:rsid w:val="00A76286"/>
    <w:rsid w:val="00A77AB2"/>
    <w:rsid w:val="00A818E1"/>
    <w:rsid w:val="00A8392A"/>
    <w:rsid w:val="00A8450F"/>
    <w:rsid w:val="00A8483D"/>
    <w:rsid w:val="00A85344"/>
    <w:rsid w:val="00A85609"/>
    <w:rsid w:val="00A90B50"/>
    <w:rsid w:val="00A91CC4"/>
    <w:rsid w:val="00A91DC1"/>
    <w:rsid w:val="00A93D8E"/>
    <w:rsid w:val="00A946F6"/>
    <w:rsid w:val="00A94939"/>
    <w:rsid w:val="00A97261"/>
    <w:rsid w:val="00AA00C8"/>
    <w:rsid w:val="00AA074F"/>
    <w:rsid w:val="00AA2EDA"/>
    <w:rsid w:val="00AA5259"/>
    <w:rsid w:val="00AA58BF"/>
    <w:rsid w:val="00AA6064"/>
    <w:rsid w:val="00AB04D6"/>
    <w:rsid w:val="00AB090A"/>
    <w:rsid w:val="00AB460C"/>
    <w:rsid w:val="00AB5B08"/>
    <w:rsid w:val="00AB6C7D"/>
    <w:rsid w:val="00AB7EA5"/>
    <w:rsid w:val="00AC1E31"/>
    <w:rsid w:val="00AC2189"/>
    <w:rsid w:val="00AC3E5D"/>
    <w:rsid w:val="00AC5379"/>
    <w:rsid w:val="00AC6320"/>
    <w:rsid w:val="00AC6D3B"/>
    <w:rsid w:val="00AD080D"/>
    <w:rsid w:val="00AD10E6"/>
    <w:rsid w:val="00AD2ABB"/>
    <w:rsid w:val="00AD2BB6"/>
    <w:rsid w:val="00AD2D18"/>
    <w:rsid w:val="00AD3C49"/>
    <w:rsid w:val="00AD40CA"/>
    <w:rsid w:val="00AD583F"/>
    <w:rsid w:val="00AD6320"/>
    <w:rsid w:val="00AD69DD"/>
    <w:rsid w:val="00AE0713"/>
    <w:rsid w:val="00AE096C"/>
    <w:rsid w:val="00AE0E06"/>
    <w:rsid w:val="00AE187D"/>
    <w:rsid w:val="00AE409E"/>
    <w:rsid w:val="00AE7516"/>
    <w:rsid w:val="00B011F4"/>
    <w:rsid w:val="00B01F9D"/>
    <w:rsid w:val="00B02B3A"/>
    <w:rsid w:val="00B02DD9"/>
    <w:rsid w:val="00B048D5"/>
    <w:rsid w:val="00B0536A"/>
    <w:rsid w:val="00B06C3E"/>
    <w:rsid w:val="00B07558"/>
    <w:rsid w:val="00B1292E"/>
    <w:rsid w:val="00B12FF7"/>
    <w:rsid w:val="00B137FE"/>
    <w:rsid w:val="00B13CD5"/>
    <w:rsid w:val="00B13F71"/>
    <w:rsid w:val="00B21083"/>
    <w:rsid w:val="00B22C46"/>
    <w:rsid w:val="00B24598"/>
    <w:rsid w:val="00B249F6"/>
    <w:rsid w:val="00B26658"/>
    <w:rsid w:val="00B26EA6"/>
    <w:rsid w:val="00B26F5A"/>
    <w:rsid w:val="00B3291A"/>
    <w:rsid w:val="00B33746"/>
    <w:rsid w:val="00B35153"/>
    <w:rsid w:val="00B356A7"/>
    <w:rsid w:val="00B3648F"/>
    <w:rsid w:val="00B37C1B"/>
    <w:rsid w:val="00B37C91"/>
    <w:rsid w:val="00B37F88"/>
    <w:rsid w:val="00B404F1"/>
    <w:rsid w:val="00B40F97"/>
    <w:rsid w:val="00B41CA7"/>
    <w:rsid w:val="00B41CC5"/>
    <w:rsid w:val="00B42327"/>
    <w:rsid w:val="00B42703"/>
    <w:rsid w:val="00B42F00"/>
    <w:rsid w:val="00B43171"/>
    <w:rsid w:val="00B4380C"/>
    <w:rsid w:val="00B43EEE"/>
    <w:rsid w:val="00B45A22"/>
    <w:rsid w:val="00B46428"/>
    <w:rsid w:val="00B47C15"/>
    <w:rsid w:val="00B47C45"/>
    <w:rsid w:val="00B5056F"/>
    <w:rsid w:val="00B51B8D"/>
    <w:rsid w:val="00B52467"/>
    <w:rsid w:val="00B52554"/>
    <w:rsid w:val="00B52800"/>
    <w:rsid w:val="00B548D2"/>
    <w:rsid w:val="00B555CD"/>
    <w:rsid w:val="00B5722A"/>
    <w:rsid w:val="00B573E6"/>
    <w:rsid w:val="00B57A25"/>
    <w:rsid w:val="00B60186"/>
    <w:rsid w:val="00B62304"/>
    <w:rsid w:val="00B62732"/>
    <w:rsid w:val="00B64315"/>
    <w:rsid w:val="00B65A13"/>
    <w:rsid w:val="00B7183D"/>
    <w:rsid w:val="00B7194D"/>
    <w:rsid w:val="00B72936"/>
    <w:rsid w:val="00B7295A"/>
    <w:rsid w:val="00B74D92"/>
    <w:rsid w:val="00B75F28"/>
    <w:rsid w:val="00B839F5"/>
    <w:rsid w:val="00B84135"/>
    <w:rsid w:val="00B85EDB"/>
    <w:rsid w:val="00B86572"/>
    <w:rsid w:val="00B879F6"/>
    <w:rsid w:val="00B934BC"/>
    <w:rsid w:val="00B94D8E"/>
    <w:rsid w:val="00B96868"/>
    <w:rsid w:val="00B96CBA"/>
    <w:rsid w:val="00B96E9A"/>
    <w:rsid w:val="00BA0A6D"/>
    <w:rsid w:val="00BA1DFA"/>
    <w:rsid w:val="00BA296D"/>
    <w:rsid w:val="00BA6906"/>
    <w:rsid w:val="00BA7E61"/>
    <w:rsid w:val="00BB171F"/>
    <w:rsid w:val="00BB19F8"/>
    <w:rsid w:val="00BB29B1"/>
    <w:rsid w:val="00BB6C11"/>
    <w:rsid w:val="00BB7B1F"/>
    <w:rsid w:val="00BB7B71"/>
    <w:rsid w:val="00BC176E"/>
    <w:rsid w:val="00BC18C3"/>
    <w:rsid w:val="00BC3B40"/>
    <w:rsid w:val="00BC5712"/>
    <w:rsid w:val="00BC7FD6"/>
    <w:rsid w:val="00BD087C"/>
    <w:rsid w:val="00BD11EC"/>
    <w:rsid w:val="00BD14C8"/>
    <w:rsid w:val="00BD3DD9"/>
    <w:rsid w:val="00BD4C23"/>
    <w:rsid w:val="00BD641A"/>
    <w:rsid w:val="00BD6D0D"/>
    <w:rsid w:val="00BD7493"/>
    <w:rsid w:val="00BD7DD4"/>
    <w:rsid w:val="00BE0315"/>
    <w:rsid w:val="00BE4B6D"/>
    <w:rsid w:val="00BE4F48"/>
    <w:rsid w:val="00BE6553"/>
    <w:rsid w:val="00BE67EA"/>
    <w:rsid w:val="00BF0546"/>
    <w:rsid w:val="00BF0A6C"/>
    <w:rsid w:val="00BF4676"/>
    <w:rsid w:val="00BF5A43"/>
    <w:rsid w:val="00BF6859"/>
    <w:rsid w:val="00BF6AF5"/>
    <w:rsid w:val="00C0011C"/>
    <w:rsid w:val="00C009E3"/>
    <w:rsid w:val="00C02BD2"/>
    <w:rsid w:val="00C038AD"/>
    <w:rsid w:val="00C05C12"/>
    <w:rsid w:val="00C074D4"/>
    <w:rsid w:val="00C07FE2"/>
    <w:rsid w:val="00C10F96"/>
    <w:rsid w:val="00C15132"/>
    <w:rsid w:val="00C15CFF"/>
    <w:rsid w:val="00C1605F"/>
    <w:rsid w:val="00C23347"/>
    <w:rsid w:val="00C2537A"/>
    <w:rsid w:val="00C261F0"/>
    <w:rsid w:val="00C26200"/>
    <w:rsid w:val="00C27D28"/>
    <w:rsid w:val="00C30B59"/>
    <w:rsid w:val="00C31715"/>
    <w:rsid w:val="00C32408"/>
    <w:rsid w:val="00C32A41"/>
    <w:rsid w:val="00C36596"/>
    <w:rsid w:val="00C370E8"/>
    <w:rsid w:val="00C37874"/>
    <w:rsid w:val="00C4029A"/>
    <w:rsid w:val="00C4102D"/>
    <w:rsid w:val="00C422D7"/>
    <w:rsid w:val="00C42559"/>
    <w:rsid w:val="00C42DB0"/>
    <w:rsid w:val="00C43E03"/>
    <w:rsid w:val="00C44A63"/>
    <w:rsid w:val="00C46060"/>
    <w:rsid w:val="00C47550"/>
    <w:rsid w:val="00C47D2D"/>
    <w:rsid w:val="00C503CE"/>
    <w:rsid w:val="00C507F4"/>
    <w:rsid w:val="00C52072"/>
    <w:rsid w:val="00C53863"/>
    <w:rsid w:val="00C549AE"/>
    <w:rsid w:val="00C56050"/>
    <w:rsid w:val="00C5665A"/>
    <w:rsid w:val="00C567F8"/>
    <w:rsid w:val="00C60D94"/>
    <w:rsid w:val="00C62B31"/>
    <w:rsid w:val="00C630AC"/>
    <w:rsid w:val="00C6398F"/>
    <w:rsid w:val="00C64479"/>
    <w:rsid w:val="00C64509"/>
    <w:rsid w:val="00C65193"/>
    <w:rsid w:val="00C65C21"/>
    <w:rsid w:val="00C67760"/>
    <w:rsid w:val="00C67918"/>
    <w:rsid w:val="00C739A1"/>
    <w:rsid w:val="00C7728D"/>
    <w:rsid w:val="00C81024"/>
    <w:rsid w:val="00C81A17"/>
    <w:rsid w:val="00C85A6C"/>
    <w:rsid w:val="00C869CD"/>
    <w:rsid w:val="00C86F3C"/>
    <w:rsid w:val="00C876B9"/>
    <w:rsid w:val="00C87C2D"/>
    <w:rsid w:val="00C87F62"/>
    <w:rsid w:val="00C911DD"/>
    <w:rsid w:val="00C913A2"/>
    <w:rsid w:val="00C91455"/>
    <w:rsid w:val="00C9335C"/>
    <w:rsid w:val="00C957DD"/>
    <w:rsid w:val="00C96F75"/>
    <w:rsid w:val="00C9792E"/>
    <w:rsid w:val="00C97A56"/>
    <w:rsid w:val="00C97C71"/>
    <w:rsid w:val="00CA0DD2"/>
    <w:rsid w:val="00CA246D"/>
    <w:rsid w:val="00CA39F8"/>
    <w:rsid w:val="00CA503B"/>
    <w:rsid w:val="00CA5288"/>
    <w:rsid w:val="00CA617F"/>
    <w:rsid w:val="00CA79AC"/>
    <w:rsid w:val="00CB121B"/>
    <w:rsid w:val="00CB2CD3"/>
    <w:rsid w:val="00CB5935"/>
    <w:rsid w:val="00CB631B"/>
    <w:rsid w:val="00CC14B6"/>
    <w:rsid w:val="00CC460F"/>
    <w:rsid w:val="00CC7DF8"/>
    <w:rsid w:val="00CD159C"/>
    <w:rsid w:val="00CD17B2"/>
    <w:rsid w:val="00CD1C99"/>
    <w:rsid w:val="00CD3665"/>
    <w:rsid w:val="00CD3AC2"/>
    <w:rsid w:val="00CD3E40"/>
    <w:rsid w:val="00CD4230"/>
    <w:rsid w:val="00CD452A"/>
    <w:rsid w:val="00CD6320"/>
    <w:rsid w:val="00CE09A7"/>
    <w:rsid w:val="00CE2616"/>
    <w:rsid w:val="00CE59CF"/>
    <w:rsid w:val="00CE5AF2"/>
    <w:rsid w:val="00CE5C7B"/>
    <w:rsid w:val="00CE5D19"/>
    <w:rsid w:val="00CF1000"/>
    <w:rsid w:val="00CF44BD"/>
    <w:rsid w:val="00CF473D"/>
    <w:rsid w:val="00D00319"/>
    <w:rsid w:val="00D00B77"/>
    <w:rsid w:val="00D00D2E"/>
    <w:rsid w:val="00D01263"/>
    <w:rsid w:val="00D019CF"/>
    <w:rsid w:val="00D0619B"/>
    <w:rsid w:val="00D1160D"/>
    <w:rsid w:val="00D13986"/>
    <w:rsid w:val="00D173B6"/>
    <w:rsid w:val="00D21B41"/>
    <w:rsid w:val="00D3369B"/>
    <w:rsid w:val="00D33B87"/>
    <w:rsid w:val="00D34A82"/>
    <w:rsid w:val="00D34ADC"/>
    <w:rsid w:val="00D35BC4"/>
    <w:rsid w:val="00D3630D"/>
    <w:rsid w:val="00D406C0"/>
    <w:rsid w:val="00D423B8"/>
    <w:rsid w:val="00D44B0D"/>
    <w:rsid w:val="00D45099"/>
    <w:rsid w:val="00D469CE"/>
    <w:rsid w:val="00D47658"/>
    <w:rsid w:val="00D47F8F"/>
    <w:rsid w:val="00D50FF7"/>
    <w:rsid w:val="00D5238E"/>
    <w:rsid w:val="00D53540"/>
    <w:rsid w:val="00D55230"/>
    <w:rsid w:val="00D5549A"/>
    <w:rsid w:val="00D559DE"/>
    <w:rsid w:val="00D6356C"/>
    <w:rsid w:val="00D644F6"/>
    <w:rsid w:val="00D64D26"/>
    <w:rsid w:val="00D6587C"/>
    <w:rsid w:val="00D65C7E"/>
    <w:rsid w:val="00D7392C"/>
    <w:rsid w:val="00D74EE3"/>
    <w:rsid w:val="00D74F20"/>
    <w:rsid w:val="00D76600"/>
    <w:rsid w:val="00D818B6"/>
    <w:rsid w:val="00D81A50"/>
    <w:rsid w:val="00D82A0A"/>
    <w:rsid w:val="00D84C30"/>
    <w:rsid w:val="00D8692E"/>
    <w:rsid w:val="00D9142D"/>
    <w:rsid w:val="00D93CF1"/>
    <w:rsid w:val="00D94728"/>
    <w:rsid w:val="00D97365"/>
    <w:rsid w:val="00D97D66"/>
    <w:rsid w:val="00DA17DA"/>
    <w:rsid w:val="00DA6FA0"/>
    <w:rsid w:val="00DB47EB"/>
    <w:rsid w:val="00DB4F07"/>
    <w:rsid w:val="00DB7400"/>
    <w:rsid w:val="00DC16F6"/>
    <w:rsid w:val="00DC4EB0"/>
    <w:rsid w:val="00DC50B2"/>
    <w:rsid w:val="00DC584F"/>
    <w:rsid w:val="00DC6348"/>
    <w:rsid w:val="00DD0C52"/>
    <w:rsid w:val="00DD1B49"/>
    <w:rsid w:val="00DD1BCF"/>
    <w:rsid w:val="00DD204C"/>
    <w:rsid w:val="00DD51D1"/>
    <w:rsid w:val="00DE45C6"/>
    <w:rsid w:val="00DF16C2"/>
    <w:rsid w:val="00DF300C"/>
    <w:rsid w:val="00DF3034"/>
    <w:rsid w:val="00DF3514"/>
    <w:rsid w:val="00DF457B"/>
    <w:rsid w:val="00DF5BEA"/>
    <w:rsid w:val="00E01C70"/>
    <w:rsid w:val="00E02C4C"/>
    <w:rsid w:val="00E046BB"/>
    <w:rsid w:val="00E04A64"/>
    <w:rsid w:val="00E04AFC"/>
    <w:rsid w:val="00E04F22"/>
    <w:rsid w:val="00E0509C"/>
    <w:rsid w:val="00E0679A"/>
    <w:rsid w:val="00E06DBB"/>
    <w:rsid w:val="00E07CB8"/>
    <w:rsid w:val="00E11678"/>
    <w:rsid w:val="00E12043"/>
    <w:rsid w:val="00E12F5B"/>
    <w:rsid w:val="00E139E8"/>
    <w:rsid w:val="00E143F0"/>
    <w:rsid w:val="00E1486B"/>
    <w:rsid w:val="00E161F5"/>
    <w:rsid w:val="00E16580"/>
    <w:rsid w:val="00E16C57"/>
    <w:rsid w:val="00E173E1"/>
    <w:rsid w:val="00E2046D"/>
    <w:rsid w:val="00E21EBB"/>
    <w:rsid w:val="00E2423A"/>
    <w:rsid w:val="00E25E68"/>
    <w:rsid w:val="00E26621"/>
    <w:rsid w:val="00E329BA"/>
    <w:rsid w:val="00E32D1F"/>
    <w:rsid w:val="00E3399C"/>
    <w:rsid w:val="00E34450"/>
    <w:rsid w:val="00E36662"/>
    <w:rsid w:val="00E36E4D"/>
    <w:rsid w:val="00E37B42"/>
    <w:rsid w:val="00E404F6"/>
    <w:rsid w:val="00E449F0"/>
    <w:rsid w:val="00E5073C"/>
    <w:rsid w:val="00E515B7"/>
    <w:rsid w:val="00E517A7"/>
    <w:rsid w:val="00E5440F"/>
    <w:rsid w:val="00E54BD0"/>
    <w:rsid w:val="00E55FC6"/>
    <w:rsid w:val="00E56D37"/>
    <w:rsid w:val="00E57468"/>
    <w:rsid w:val="00E60201"/>
    <w:rsid w:val="00E60571"/>
    <w:rsid w:val="00E60697"/>
    <w:rsid w:val="00E606C8"/>
    <w:rsid w:val="00E61C4F"/>
    <w:rsid w:val="00E62B23"/>
    <w:rsid w:val="00E62BAB"/>
    <w:rsid w:val="00E63863"/>
    <w:rsid w:val="00E63E69"/>
    <w:rsid w:val="00E63EB7"/>
    <w:rsid w:val="00E64B97"/>
    <w:rsid w:val="00E67B84"/>
    <w:rsid w:val="00E67EB0"/>
    <w:rsid w:val="00E732AF"/>
    <w:rsid w:val="00E732DE"/>
    <w:rsid w:val="00E76B0B"/>
    <w:rsid w:val="00E76EB4"/>
    <w:rsid w:val="00E81FB8"/>
    <w:rsid w:val="00E82391"/>
    <w:rsid w:val="00E82438"/>
    <w:rsid w:val="00E827BC"/>
    <w:rsid w:val="00E84206"/>
    <w:rsid w:val="00E84E23"/>
    <w:rsid w:val="00E84FB9"/>
    <w:rsid w:val="00E85521"/>
    <w:rsid w:val="00E877D7"/>
    <w:rsid w:val="00E9062B"/>
    <w:rsid w:val="00E90D23"/>
    <w:rsid w:val="00E9110E"/>
    <w:rsid w:val="00E91CC1"/>
    <w:rsid w:val="00E92D36"/>
    <w:rsid w:val="00E95543"/>
    <w:rsid w:val="00E9567B"/>
    <w:rsid w:val="00E97B52"/>
    <w:rsid w:val="00EA03DD"/>
    <w:rsid w:val="00EA5145"/>
    <w:rsid w:val="00EA5C76"/>
    <w:rsid w:val="00EB25A1"/>
    <w:rsid w:val="00EB31EA"/>
    <w:rsid w:val="00EB3AC8"/>
    <w:rsid w:val="00EC03C0"/>
    <w:rsid w:val="00EC1215"/>
    <w:rsid w:val="00EC5019"/>
    <w:rsid w:val="00EC564A"/>
    <w:rsid w:val="00EC7DF1"/>
    <w:rsid w:val="00ED01E1"/>
    <w:rsid w:val="00ED45B3"/>
    <w:rsid w:val="00ED73BF"/>
    <w:rsid w:val="00EE20C6"/>
    <w:rsid w:val="00EE27AD"/>
    <w:rsid w:val="00EE5876"/>
    <w:rsid w:val="00EE6360"/>
    <w:rsid w:val="00EE6367"/>
    <w:rsid w:val="00EE6730"/>
    <w:rsid w:val="00EE6736"/>
    <w:rsid w:val="00EF2462"/>
    <w:rsid w:val="00EF309E"/>
    <w:rsid w:val="00EF541D"/>
    <w:rsid w:val="00F00649"/>
    <w:rsid w:val="00F024EC"/>
    <w:rsid w:val="00F02A46"/>
    <w:rsid w:val="00F033E0"/>
    <w:rsid w:val="00F04EA4"/>
    <w:rsid w:val="00F133D4"/>
    <w:rsid w:val="00F2027B"/>
    <w:rsid w:val="00F2241B"/>
    <w:rsid w:val="00F224B0"/>
    <w:rsid w:val="00F231A5"/>
    <w:rsid w:val="00F26C05"/>
    <w:rsid w:val="00F305E9"/>
    <w:rsid w:val="00F30DC8"/>
    <w:rsid w:val="00F33736"/>
    <w:rsid w:val="00F36CE3"/>
    <w:rsid w:val="00F3773C"/>
    <w:rsid w:val="00F403FC"/>
    <w:rsid w:val="00F4270C"/>
    <w:rsid w:val="00F427E1"/>
    <w:rsid w:val="00F438EE"/>
    <w:rsid w:val="00F446CA"/>
    <w:rsid w:val="00F465DE"/>
    <w:rsid w:val="00F47562"/>
    <w:rsid w:val="00F50480"/>
    <w:rsid w:val="00F50541"/>
    <w:rsid w:val="00F51CD2"/>
    <w:rsid w:val="00F5291E"/>
    <w:rsid w:val="00F53625"/>
    <w:rsid w:val="00F53A56"/>
    <w:rsid w:val="00F542E6"/>
    <w:rsid w:val="00F54A69"/>
    <w:rsid w:val="00F60FBC"/>
    <w:rsid w:val="00F66F77"/>
    <w:rsid w:val="00F673B4"/>
    <w:rsid w:val="00F73FF4"/>
    <w:rsid w:val="00F7420B"/>
    <w:rsid w:val="00F75DF5"/>
    <w:rsid w:val="00F770C3"/>
    <w:rsid w:val="00F77994"/>
    <w:rsid w:val="00F80AA7"/>
    <w:rsid w:val="00F83487"/>
    <w:rsid w:val="00F8431D"/>
    <w:rsid w:val="00F93E50"/>
    <w:rsid w:val="00F94001"/>
    <w:rsid w:val="00F94AE1"/>
    <w:rsid w:val="00F951E6"/>
    <w:rsid w:val="00F96CF3"/>
    <w:rsid w:val="00F97A21"/>
    <w:rsid w:val="00FA21FA"/>
    <w:rsid w:val="00FA2F75"/>
    <w:rsid w:val="00FA5966"/>
    <w:rsid w:val="00FA60B9"/>
    <w:rsid w:val="00FA61F0"/>
    <w:rsid w:val="00FA65A2"/>
    <w:rsid w:val="00FA7BE9"/>
    <w:rsid w:val="00FB0802"/>
    <w:rsid w:val="00FB1438"/>
    <w:rsid w:val="00FB351D"/>
    <w:rsid w:val="00FB365C"/>
    <w:rsid w:val="00FB49B5"/>
    <w:rsid w:val="00FB5797"/>
    <w:rsid w:val="00FB5980"/>
    <w:rsid w:val="00FC10E3"/>
    <w:rsid w:val="00FC2300"/>
    <w:rsid w:val="00FC3229"/>
    <w:rsid w:val="00FC48AB"/>
    <w:rsid w:val="00FC640E"/>
    <w:rsid w:val="00FC7699"/>
    <w:rsid w:val="00FD11F4"/>
    <w:rsid w:val="00FD196F"/>
    <w:rsid w:val="00FD1A86"/>
    <w:rsid w:val="00FD1E1C"/>
    <w:rsid w:val="00FD29F3"/>
    <w:rsid w:val="00FD5069"/>
    <w:rsid w:val="00FD5410"/>
    <w:rsid w:val="00FD626C"/>
    <w:rsid w:val="00FD742D"/>
    <w:rsid w:val="00FE11DE"/>
    <w:rsid w:val="00FE1A81"/>
    <w:rsid w:val="00FE3FBD"/>
    <w:rsid w:val="00FE50DE"/>
    <w:rsid w:val="00FE70A0"/>
    <w:rsid w:val="00FE7CBB"/>
    <w:rsid w:val="00FF07F3"/>
    <w:rsid w:val="00FF443E"/>
    <w:rsid w:val="00FF6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A1076"/>
  <w15:docId w15:val="{A32913E7-AA5D-4A8C-924F-62A2303FF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01A"/>
    <w:pPr>
      <w:spacing w:after="0" w:line="240" w:lineRule="auto"/>
    </w:pPr>
    <w:rPr>
      <w:rFonts w:eastAsia="Times New Roman" w:cs="Times New Roman"/>
      <w:szCs w:val="24"/>
    </w:rPr>
  </w:style>
  <w:style w:type="paragraph" w:styleId="Heading1">
    <w:name w:val="heading 1"/>
    <w:aliases w:val="H1,Heading 1(Report Only),Chapter,Heading 1(Report Only)1,Chapter1,DO NOT USE_h1,Level 1 Topic Heading,h1,Heading 1(Report Only) Char,Chapter Char,Heading 1(Report Only)1 Char,Chapter1 Char,H1 Char1,DO NOT USE_h1 Char,h1 Char,h"/>
    <w:basedOn w:val="Normal"/>
    <w:next w:val="Heading2"/>
    <w:link w:val="Heading1Char"/>
    <w:autoRedefine/>
    <w:qFormat/>
    <w:rsid w:val="0085100F"/>
    <w:pPr>
      <w:keepNext/>
      <w:pageBreakBefore/>
      <w:widowControl w:val="0"/>
      <w:numPr>
        <w:numId w:val="1"/>
      </w:numPr>
      <w:tabs>
        <w:tab w:val="clear" w:pos="5490"/>
        <w:tab w:val="left" w:pos="270"/>
        <w:tab w:val="left" w:pos="5130"/>
      </w:tabs>
      <w:spacing w:before="240" w:after="240"/>
      <w:ind w:left="5310" w:hanging="5310"/>
      <w:outlineLvl w:val="0"/>
    </w:pPr>
    <w:rPr>
      <w:b/>
      <w:caps/>
      <w:color w:val="6E2500"/>
      <w:kern w:val="28"/>
      <w:sz w:val="28"/>
    </w:rPr>
  </w:style>
  <w:style w:type="paragraph" w:styleId="Heading2">
    <w:name w:val="heading 2"/>
    <w:aliases w:val="l2,H2,h21,Chapter Number/Appendix Letter,chn,h2,Level 2 Topic Heading,l2 Char,H2 Char,h21 Char Char,Heading 2 Char1,Heading 2 Char Char,l2 Char Char,H2 Char Char,h2 Char Char,l2 Char1,H2 Char1,h21 Char1,h2 Char1,h21 Char,h2 Char"/>
    <w:basedOn w:val="Normal"/>
    <w:next w:val="NormalIndent"/>
    <w:link w:val="Heading2Char"/>
    <w:autoRedefine/>
    <w:qFormat/>
    <w:rsid w:val="0085100F"/>
    <w:pPr>
      <w:keepNext/>
      <w:widowControl w:val="0"/>
      <w:numPr>
        <w:ilvl w:val="1"/>
        <w:numId w:val="1"/>
      </w:numPr>
      <w:tabs>
        <w:tab w:val="left" w:pos="270"/>
      </w:tabs>
      <w:spacing w:before="240" w:after="240"/>
      <w:outlineLvl w:val="1"/>
    </w:pPr>
    <w:rPr>
      <w:b/>
      <w:i/>
      <w:color w:val="003400"/>
      <w:lang w:eastAsia="x-none"/>
    </w:rPr>
  </w:style>
  <w:style w:type="paragraph" w:styleId="Heading3">
    <w:name w:val="heading 3"/>
    <w:aliases w:val="h3,h31,h31 Char,Heading 3 Char Char,H3,d,Heading 3 Char1 Char,Heading 3 Char Char Char,h3 Char Char Char,h31 Char1 Char Char,h31 Char Char Char Char,H3 Char Char Char,d Char Char Char,h3 Char1 Char,h31 Char2 Char,H3 Char1 Char,M"/>
    <w:basedOn w:val="Normal"/>
    <w:next w:val="Normal"/>
    <w:link w:val="Heading3Char"/>
    <w:autoRedefine/>
    <w:qFormat/>
    <w:rsid w:val="00480762"/>
    <w:pPr>
      <w:keepNext/>
      <w:numPr>
        <w:ilvl w:val="2"/>
        <w:numId w:val="1"/>
      </w:numPr>
      <w:spacing w:after="120" w:line="340" w:lineRule="atLeast"/>
      <w:outlineLvl w:val="2"/>
    </w:pPr>
    <w:rPr>
      <w:b/>
      <w:color w:val="000000"/>
      <w:lang w:val="x-none" w:eastAsia="x-none"/>
    </w:rPr>
  </w:style>
  <w:style w:type="paragraph" w:styleId="Heading4">
    <w:name w:val="heading 4"/>
    <w:basedOn w:val="Normal"/>
    <w:next w:val="Normal"/>
    <w:link w:val="Heading4Char"/>
    <w:uiPriority w:val="9"/>
    <w:unhideWhenUsed/>
    <w:qFormat/>
    <w:rsid w:val="00616EC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eading 1(Report Only) Char1,Chapter Char1,Heading 1(Report Only)1 Char1,Chapter1 Char1,DO NOT USE_h1 Char1,Level 1 Topic Heading Char,h1 Char1,Heading 1(Report Only) Char Char,Chapter Char Char,Heading 1(Report Only)1 Char Char"/>
    <w:basedOn w:val="DefaultParagraphFont"/>
    <w:link w:val="Heading1"/>
    <w:rsid w:val="0085100F"/>
    <w:rPr>
      <w:rFonts w:eastAsia="Times New Roman" w:cs="Times New Roman"/>
      <w:b/>
      <w:caps/>
      <w:color w:val="6E2500"/>
      <w:kern w:val="28"/>
      <w:sz w:val="28"/>
      <w:szCs w:val="24"/>
    </w:rPr>
  </w:style>
  <w:style w:type="character" w:customStyle="1" w:styleId="Heading2Char">
    <w:name w:val="Heading 2 Char"/>
    <w:aliases w:val="l2 Char2,H2 Char2,h21 Char2,Chapter Number/Appendix Letter Char,chn Char,h2 Char2,Level 2 Topic Heading Char,l2 Char Char1,H2 Char Char1,h21 Char Char Char,Heading 2 Char1 Char,Heading 2 Char Char Char,l2 Char Char Char,H2 Char Char Char"/>
    <w:basedOn w:val="DefaultParagraphFont"/>
    <w:link w:val="Heading2"/>
    <w:rsid w:val="0085100F"/>
    <w:rPr>
      <w:rFonts w:eastAsia="Times New Roman" w:cs="Times New Roman"/>
      <w:b/>
      <w:i/>
      <w:color w:val="003400"/>
      <w:szCs w:val="24"/>
      <w:lang w:eastAsia="x-none"/>
    </w:rPr>
  </w:style>
  <w:style w:type="character" w:customStyle="1" w:styleId="Heading3Char">
    <w:name w:val="Heading 3 Char"/>
    <w:aliases w:val="h3 Char,h31 Char1,h31 Char Char,Heading 3 Char Char Char1,H3 Char,d Char,Heading 3 Char1 Char Char,Heading 3 Char Char Char Char,h3 Char Char Char Char,h31 Char1 Char Char Char,h31 Char Char Char Char Char,H3 Char Char Char Char,M Char"/>
    <w:basedOn w:val="DefaultParagraphFont"/>
    <w:link w:val="Heading3"/>
    <w:rsid w:val="00480762"/>
    <w:rPr>
      <w:rFonts w:eastAsia="Times New Roman" w:cs="Times New Roman"/>
      <w:b/>
      <w:color w:val="000000"/>
      <w:szCs w:val="24"/>
      <w:lang w:val="x-none" w:eastAsia="x-none"/>
    </w:r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
    <w:basedOn w:val="Normal"/>
    <w:link w:val="NormalIndentChar"/>
    <w:unhideWhenUsed/>
    <w:rsid w:val="007C1EEB"/>
    <w:pPr>
      <w:ind w:left="720"/>
    </w:pPr>
  </w:style>
  <w:style w:type="character" w:styleId="Hyperlink">
    <w:name w:val="Hyperlink"/>
    <w:uiPriority w:val="99"/>
    <w:rsid w:val="007C1EEB"/>
    <w:rPr>
      <w:color w:val="0000FF"/>
      <w:u w:val="single"/>
    </w:rPr>
  </w:style>
  <w:style w:type="character" w:customStyle="1" w:styleId="NormalIndentChar">
    <w:name w:val="Normal Indent Char"/>
    <w:aliases w:val="Normal Indent Char1 Char Char,Normal Indent Char1 Char Char Char Char Char Char Char Char Char Char Char1 Char Char Char Char Char,Normal Indent Char Char Char, Char Char Char  Char Char, Char Char Char  Char Char Char Char"/>
    <w:link w:val="NormalIndent"/>
    <w:locked/>
    <w:rsid w:val="007C1EEB"/>
  </w:style>
  <w:style w:type="paragraph" w:customStyle="1" w:styleId="N">
    <w:name w:val="N"/>
    <w:basedOn w:val="NormalIndent"/>
    <w:autoRedefine/>
    <w:qFormat/>
    <w:rsid w:val="00A75803"/>
    <w:pPr>
      <w:widowControl w:val="0"/>
      <w:tabs>
        <w:tab w:val="left" w:pos="270"/>
      </w:tabs>
      <w:spacing w:line="360" w:lineRule="auto"/>
      <w:ind w:left="360" w:right="14"/>
      <w:jc w:val="both"/>
    </w:pPr>
    <w:rPr>
      <w:noProof/>
      <w:lang w:eastAsia="ar-SA"/>
    </w:rPr>
  </w:style>
  <w:style w:type="paragraph" w:styleId="ListParagraph">
    <w:name w:val="List Paragraph"/>
    <w:basedOn w:val="Normal"/>
    <w:uiPriority w:val="34"/>
    <w:qFormat/>
    <w:rsid w:val="007C1EEB"/>
    <w:pPr>
      <w:spacing w:after="200" w:line="276" w:lineRule="auto"/>
      <w:ind w:left="720"/>
      <w:contextualSpacing/>
    </w:pPr>
    <w:rPr>
      <w:rFonts w:eastAsiaTheme="minorEastAsia"/>
    </w:rPr>
  </w:style>
  <w:style w:type="paragraph" w:styleId="HTMLPreformatted">
    <w:name w:val="HTML Preformatted"/>
    <w:basedOn w:val="Normal"/>
    <w:link w:val="HTMLPreformattedChar"/>
    <w:uiPriority w:val="99"/>
    <w:unhideWhenUsed/>
    <w:rsid w:val="00576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765F2"/>
    <w:rPr>
      <w:rFonts w:ascii="Courier New" w:eastAsia="Times New Roman" w:hAnsi="Courier New" w:cs="Courier New"/>
      <w:sz w:val="20"/>
      <w:szCs w:val="20"/>
    </w:rPr>
  </w:style>
  <w:style w:type="paragraph" w:styleId="Header">
    <w:name w:val="header"/>
    <w:basedOn w:val="Normal"/>
    <w:link w:val="HeaderChar"/>
    <w:uiPriority w:val="99"/>
    <w:unhideWhenUsed/>
    <w:rsid w:val="002F0F6E"/>
    <w:pPr>
      <w:tabs>
        <w:tab w:val="center" w:pos="4680"/>
        <w:tab w:val="right" w:pos="9360"/>
      </w:tabs>
    </w:pPr>
  </w:style>
  <w:style w:type="character" w:customStyle="1" w:styleId="HeaderChar">
    <w:name w:val="Header Char"/>
    <w:basedOn w:val="DefaultParagraphFont"/>
    <w:link w:val="Header"/>
    <w:uiPriority w:val="99"/>
    <w:rsid w:val="002F0F6E"/>
  </w:style>
  <w:style w:type="paragraph" w:styleId="Footer">
    <w:name w:val="footer"/>
    <w:basedOn w:val="Normal"/>
    <w:link w:val="FooterChar"/>
    <w:uiPriority w:val="99"/>
    <w:unhideWhenUsed/>
    <w:rsid w:val="002F0F6E"/>
    <w:pPr>
      <w:tabs>
        <w:tab w:val="center" w:pos="4680"/>
        <w:tab w:val="right" w:pos="9360"/>
      </w:tabs>
    </w:pPr>
  </w:style>
  <w:style w:type="character" w:customStyle="1" w:styleId="FooterChar">
    <w:name w:val="Footer Char"/>
    <w:basedOn w:val="DefaultParagraphFont"/>
    <w:link w:val="Footer"/>
    <w:uiPriority w:val="99"/>
    <w:rsid w:val="002F0F6E"/>
  </w:style>
  <w:style w:type="character" w:customStyle="1" w:styleId="sc11">
    <w:name w:val="sc11"/>
    <w:basedOn w:val="DefaultParagraphFont"/>
    <w:rsid w:val="002F0F6E"/>
    <w:rPr>
      <w:rFonts w:ascii="Courier New" w:hAnsi="Courier New" w:cs="Courier New" w:hint="default"/>
      <w:color w:val="0000FF"/>
      <w:sz w:val="20"/>
      <w:szCs w:val="20"/>
    </w:rPr>
  </w:style>
  <w:style w:type="character" w:customStyle="1" w:styleId="sc01">
    <w:name w:val="sc01"/>
    <w:basedOn w:val="DefaultParagraphFont"/>
    <w:rsid w:val="002F0F6E"/>
    <w:rPr>
      <w:rFonts w:ascii="Courier New" w:hAnsi="Courier New" w:cs="Courier New" w:hint="default"/>
      <w:b/>
      <w:bCs/>
      <w:color w:val="000000"/>
      <w:sz w:val="20"/>
      <w:szCs w:val="20"/>
    </w:rPr>
  </w:style>
  <w:style w:type="character" w:customStyle="1" w:styleId="sc8">
    <w:name w:val="sc8"/>
    <w:basedOn w:val="DefaultParagraphFont"/>
    <w:rsid w:val="001C5CBB"/>
    <w:rPr>
      <w:rFonts w:ascii="Courier New" w:hAnsi="Courier New" w:cs="Courier New" w:hint="default"/>
      <w:color w:val="000000"/>
      <w:sz w:val="20"/>
      <w:szCs w:val="20"/>
    </w:rPr>
  </w:style>
  <w:style w:type="paragraph" w:styleId="TOCHeading">
    <w:name w:val="TOC Heading"/>
    <w:basedOn w:val="Heading1"/>
    <w:next w:val="Normal"/>
    <w:uiPriority w:val="39"/>
    <w:unhideWhenUsed/>
    <w:qFormat/>
    <w:rsid w:val="00B37C1B"/>
    <w:pPr>
      <w:keepLines/>
      <w:pageBreakBefore w:val="0"/>
      <w:widowControl/>
      <w:numPr>
        <w:numId w:val="0"/>
      </w:numPr>
      <w:tabs>
        <w:tab w:val="clear" w:pos="270"/>
      </w:tabs>
      <w:spacing w:after="0" w:line="259" w:lineRule="auto"/>
      <w:outlineLvl w:val="9"/>
    </w:pPr>
    <w:rPr>
      <w:rFonts w:asciiTheme="majorHAnsi" w:eastAsiaTheme="majorEastAsia" w:hAnsiTheme="majorHAnsi" w:cstheme="majorBidi"/>
      <w:b w:val="0"/>
      <w:caps w:val="0"/>
      <w:color w:val="2E74B5" w:themeColor="accent1" w:themeShade="BF"/>
      <w:kern w:val="0"/>
      <w:sz w:val="32"/>
      <w:szCs w:val="32"/>
    </w:rPr>
  </w:style>
  <w:style w:type="paragraph" w:styleId="TOC2">
    <w:name w:val="toc 2"/>
    <w:basedOn w:val="Normal"/>
    <w:next w:val="Normal"/>
    <w:autoRedefine/>
    <w:uiPriority w:val="39"/>
    <w:unhideWhenUsed/>
    <w:rsid w:val="00B37C1B"/>
    <w:pPr>
      <w:spacing w:after="100"/>
      <w:ind w:left="220"/>
    </w:pPr>
    <w:rPr>
      <w:rFonts w:asciiTheme="minorHAnsi" w:eastAsiaTheme="minorEastAsia" w:hAnsiTheme="minorHAnsi"/>
      <w:sz w:val="22"/>
    </w:rPr>
  </w:style>
  <w:style w:type="paragraph" w:styleId="TOC1">
    <w:name w:val="toc 1"/>
    <w:basedOn w:val="Normal"/>
    <w:next w:val="Normal"/>
    <w:autoRedefine/>
    <w:uiPriority w:val="39"/>
    <w:unhideWhenUsed/>
    <w:rsid w:val="00B37C1B"/>
    <w:pPr>
      <w:spacing w:after="100"/>
    </w:pPr>
    <w:rPr>
      <w:rFonts w:asciiTheme="minorHAnsi" w:eastAsiaTheme="minorEastAsia" w:hAnsiTheme="minorHAnsi"/>
      <w:sz w:val="22"/>
    </w:rPr>
  </w:style>
  <w:style w:type="paragraph" w:styleId="TOC3">
    <w:name w:val="toc 3"/>
    <w:basedOn w:val="Normal"/>
    <w:next w:val="Normal"/>
    <w:autoRedefine/>
    <w:uiPriority w:val="39"/>
    <w:unhideWhenUsed/>
    <w:rsid w:val="00B37C1B"/>
    <w:pPr>
      <w:spacing w:after="100"/>
      <w:ind w:left="440"/>
    </w:pPr>
    <w:rPr>
      <w:rFonts w:asciiTheme="minorHAnsi" w:eastAsiaTheme="minorEastAsia" w:hAnsiTheme="minorHAnsi"/>
      <w:sz w:val="22"/>
    </w:rPr>
  </w:style>
  <w:style w:type="character" w:customStyle="1" w:styleId="sc171">
    <w:name w:val="sc171"/>
    <w:basedOn w:val="DefaultParagraphFont"/>
    <w:rsid w:val="004E3D36"/>
    <w:rPr>
      <w:rFonts w:ascii="Courier New" w:hAnsi="Courier New" w:cs="Courier New" w:hint="default"/>
      <w:color w:val="FF8000"/>
      <w:sz w:val="20"/>
      <w:szCs w:val="20"/>
    </w:rPr>
  </w:style>
  <w:style w:type="character" w:customStyle="1" w:styleId="sc31">
    <w:name w:val="sc31"/>
    <w:basedOn w:val="DefaultParagraphFont"/>
    <w:rsid w:val="00897856"/>
    <w:rPr>
      <w:rFonts w:ascii="Courier New" w:hAnsi="Courier New" w:cs="Courier New" w:hint="default"/>
      <w:color w:val="FF0000"/>
      <w:sz w:val="20"/>
      <w:szCs w:val="20"/>
    </w:rPr>
  </w:style>
  <w:style w:type="paragraph" w:styleId="NoSpacing">
    <w:name w:val="No Spacing"/>
    <w:uiPriority w:val="1"/>
    <w:qFormat/>
    <w:rsid w:val="005F3EF8"/>
    <w:pPr>
      <w:spacing w:after="0" w:line="240" w:lineRule="auto"/>
    </w:pPr>
    <w:rPr>
      <w:rFonts w:asciiTheme="minorHAnsi" w:eastAsiaTheme="minorEastAsia" w:hAnsiTheme="minorHAnsi"/>
      <w:sz w:val="22"/>
    </w:rPr>
  </w:style>
  <w:style w:type="character" w:customStyle="1" w:styleId="Vnbnnidung">
    <w:name w:val="Văn bản nội dung_"/>
    <w:link w:val="Vnbnnidung0"/>
    <w:uiPriority w:val="99"/>
    <w:locked/>
    <w:rsid w:val="006B6FCF"/>
  </w:style>
  <w:style w:type="paragraph" w:customStyle="1" w:styleId="Vnbnnidung0">
    <w:name w:val="Văn bản nội dung"/>
    <w:basedOn w:val="Normal"/>
    <w:link w:val="Vnbnnidung"/>
    <w:uiPriority w:val="99"/>
    <w:rsid w:val="006B6FCF"/>
    <w:pPr>
      <w:spacing w:after="200" w:line="252" w:lineRule="auto"/>
      <w:ind w:firstLine="400"/>
    </w:pPr>
  </w:style>
  <w:style w:type="character" w:styleId="FollowedHyperlink">
    <w:name w:val="FollowedHyperlink"/>
    <w:basedOn w:val="DefaultParagraphFont"/>
    <w:uiPriority w:val="99"/>
    <w:semiHidden/>
    <w:unhideWhenUsed/>
    <w:rsid w:val="00B47C15"/>
    <w:rPr>
      <w:color w:val="954F72" w:themeColor="followedHyperlink"/>
      <w:u w:val="single"/>
    </w:rPr>
  </w:style>
  <w:style w:type="character" w:customStyle="1" w:styleId="hljs-tag">
    <w:name w:val="hljs-tag"/>
    <w:basedOn w:val="DefaultParagraphFont"/>
    <w:rsid w:val="00D5549A"/>
  </w:style>
  <w:style w:type="character" w:customStyle="1" w:styleId="hljs-name">
    <w:name w:val="hljs-name"/>
    <w:basedOn w:val="DefaultParagraphFont"/>
    <w:rsid w:val="00D5549A"/>
  </w:style>
  <w:style w:type="paragraph" w:styleId="Revision">
    <w:name w:val="Revision"/>
    <w:hidden/>
    <w:uiPriority w:val="99"/>
    <w:semiHidden/>
    <w:rsid w:val="00AC3E5D"/>
    <w:pPr>
      <w:spacing w:after="0" w:line="240" w:lineRule="auto"/>
    </w:pPr>
  </w:style>
  <w:style w:type="paragraph" w:styleId="BalloonText">
    <w:name w:val="Balloon Text"/>
    <w:basedOn w:val="Normal"/>
    <w:link w:val="BalloonTextChar"/>
    <w:uiPriority w:val="99"/>
    <w:semiHidden/>
    <w:unhideWhenUsed/>
    <w:rsid w:val="00AC3E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3E5D"/>
    <w:rPr>
      <w:rFonts w:ascii="Segoe UI" w:hAnsi="Segoe UI" w:cs="Segoe UI"/>
      <w:sz w:val="18"/>
      <w:szCs w:val="18"/>
    </w:rPr>
  </w:style>
  <w:style w:type="paragraph" w:styleId="TOC4">
    <w:name w:val="toc 4"/>
    <w:basedOn w:val="Normal"/>
    <w:next w:val="Normal"/>
    <w:autoRedefine/>
    <w:uiPriority w:val="39"/>
    <w:unhideWhenUsed/>
    <w:rsid w:val="001C3A22"/>
    <w:pPr>
      <w:spacing w:after="100"/>
      <w:ind w:left="660"/>
    </w:pPr>
    <w:rPr>
      <w:rFonts w:asciiTheme="minorHAnsi" w:eastAsiaTheme="minorEastAsia" w:hAnsiTheme="minorHAnsi"/>
      <w:sz w:val="22"/>
    </w:rPr>
  </w:style>
  <w:style w:type="paragraph" w:styleId="TOC5">
    <w:name w:val="toc 5"/>
    <w:basedOn w:val="Normal"/>
    <w:next w:val="Normal"/>
    <w:autoRedefine/>
    <w:uiPriority w:val="39"/>
    <w:unhideWhenUsed/>
    <w:rsid w:val="001C3A22"/>
    <w:pPr>
      <w:spacing w:after="100"/>
      <w:ind w:left="880"/>
    </w:pPr>
    <w:rPr>
      <w:rFonts w:asciiTheme="minorHAnsi" w:eastAsiaTheme="minorEastAsia" w:hAnsiTheme="minorHAnsi"/>
      <w:sz w:val="22"/>
    </w:rPr>
  </w:style>
  <w:style w:type="paragraph" w:styleId="TOC6">
    <w:name w:val="toc 6"/>
    <w:basedOn w:val="Normal"/>
    <w:next w:val="Normal"/>
    <w:autoRedefine/>
    <w:uiPriority w:val="39"/>
    <w:unhideWhenUsed/>
    <w:rsid w:val="001C3A22"/>
    <w:pPr>
      <w:spacing w:after="100"/>
      <w:ind w:left="1100"/>
    </w:pPr>
    <w:rPr>
      <w:rFonts w:asciiTheme="minorHAnsi" w:eastAsiaTheme="minorEastAsia" w:hAnsiTheme="minorHAnsi"/>
      <w:sz w:val="22"/>
    </w:rPr>
  </w:style>
  <w:style w:type="paragraph" w:styleId="TOC7">
    <w:name w:val="toc 7"/>
    <w:basedOn w:val="Normal"/>
    <w:next w:val="Normal"/>
    <w:autoRedefine/>
    <w:uiPriority w:val="39"/>
    <w:unhideWhenUsed/>
    <w:rsid w:val="001C3A22"/>
    <w:pPr>
      <w:spacing w:after="100"/>
      <w:ind w:left="1320"/>
    </w:pPr>
    <w:rPr>
      <w:rFonts w:asciiTheme="minorHAnsi" w:eastAsiaTheme="minorEastAsia" w:hAnsiTheme="minorHAnsi"/>
      <w:sz w:val="22"/>
    </w:rPr>
  </w:style>
  <w:style w:type="paragraph" w:styleId="TOC8">
    <w:name w:val="toc 8"/>
    <w:basedOn w:val="Normal"/>
    <w:next w:val="Normal"/>
    <w:autoRedefine/>
    <w:uiPriority w:val="39"/>
    <w:unhideWhenUsed/>
    <w:rsid w:val="001C3A22"/>
    <w:pPr>
      <w:spacing w:after="100"/>
      <w:ind w:left="1540"/>
    </w:pPr>
    <w:rPr>
      <w:rFonts w:asciiTheme="minorHAnsi" w:eastAsiaTheme="minorEastAsia" w:hAnsiTheme="minorHAnsi"/>
      <w:sz w:val="22"/>
    </w:rPr>
  </w:style>
  <w:style w:type="paragraph" w:styleId="TOC9">
    <w:name w:val="toc 9"/>
    <w:basedOn w:val="Normal"/>
    <w:next w:val="Normal"/>
    <w:autoRedefine/>
    <w:uiPriority w:val="39"/>
    <w:unhideWhenUsed/>
    <w:rsid w:val="001C3A22"/>
    <w:pPr>
      <w:spacing w:after="100"/>
      <w:ind w:left="1760"/>
    </w:pPr>
    <w:rPr>
      <w:rFonts w:asciiTheme="minorHAnsi" w:eastAsiaTheme="minorEastAsia" w:hAnsiTheme="minorHAnsi"/>
      <w:sz w:val="22"/>
    </w:rPr>
  </w:style>
  <w:style w:type="character" w:customStyle="1" w:styleId="UnresolvedMention1">
    <w:name w:val="Unresolved Mention1"/>
    <w:basedOn w:val="DefaultParagraphFont"/>
    <w:uiPriority w:val="99"/>
    <w:semiHidden/>
    <w:unhideWhenUsed/>
    <w:rsid w:val="00F033E0"/>
    <w:rPr>
      <w:color w:val="605E5C"/>
      <w:shd w:val="clear" w:color="auto" w:fill="E1DFDD"/>
    </w:rPr>
  </w:style>
  <w:style w:type="character" w:styleId="Strong">
    <w:name w:val="Strong"/>
    <w:basedOn w:val="DefaultParagraphFont"/>
    <w:uiPriority w:val="22"/>
    <w:qFormat/>
    <w:rsid w:val="00840A32"/>
    <w:rPr>
      <w:b/>
      <w:bCs/>
    </w:rPr>
  </w:style>
  <w:style w:type="character" w:customStyle="1" w:styleId="Heading4Char">
    <w:name w:val="Heading 4 Char"/>
    <w:basedOn w:val="DefaultParagraphFont"/>
    <w:link w:val="Heading4"/>
    <w:uiPriority w:val="9"/>
    <w:rsid w:val="00616EC4"/>
    <w:rPr>
      <w:rFonts w:asciiTheme="majorHAnsi" w:eastAsiaTheme="majorEastAsia" w:hAnsiTheme="majorHAnsi" w:cstheme="majorBidi"/>
      <w:i/>
      <w:iCs/>
      <w:color w:val="2E74B5" w:themeColor="accent1" w:themeShade="BF"/>
      <w:szCs w:val="24"/>
    </w:rPr>
  </w:style>
  <w:style w:type="paragraph" w:styleId="NormalWeb">
    <w:name w:val="Normal (Web)"/>
    <w:basedOn w:val="Normal"/>
    <w:uiPriority w:val="99"/>
    <w:unhideWhenUsed/>
    <w:rsid w:val="00553D72"/>
    <w:pPr>
      <w:spacing w:before="100" w:beforeAutospacing="1" w:after="100" w:afterAutospacing="1"/>
    </w:pPr>
  </w:style>
  <w:style w:type="character" w:customStyle="1" w:styleId="apple-tab-span">
    <w:name w:val="apple-tab-span"/>
    <w:basedOn w:val="DefaultParagraphFont"/>
    <w:rsid w:val="0017537E"/>
  </w:style>
  <w:style w:type="paragraph" w:customStyle="1" w:styleId="msonormal0">
    <w:name w:val="msonormal"/>
    <w:basedOn w:val="Normal"/>
    <w:rsid w:val="001B658D"/>
    <w:pPr>
      <w:spacing w:before="100" w:beforeAutospacing="1" w:after="100" w:afterAutospacing="1"/>
    </w:pPr>
  </w:style>
  <w:style w:type="character" w:styleId="CommentReference">
    <w:name w:val="annotation reference"/>
    <w:basedOn w:val="DefaultParagraphFont"/>
    <w:uiPriority w:val="99"/>
    <w:semiHidden/>
    <w:unhideWhenUsed/>
    <w:rsid w:val="00FC640E"/>
    <w:rPr>
      <w:sz w:val="16"/>
      <w:szCs w:val="16"/>
    </w:rPr>
  </w:style>
  <w:style w:type="paragraph" w:styleId="CommentText">
    <w:name w:val="annotation text"/>
    <w:basedOn w:val="Normal"/>
    <w:link w:val="CommentTextChar"/>
    <w:uiPriority w:val="99"/>
    <w:semiHidden/>
    <w:unhideWhenUsed/>
    <w:rsid w:val="00FC640E"/>
    <w:rPr>
      <w:sz w:val="20"/>
      <w:szCs w:val="20"/>
    </w:rPr>
  </w:style>
  <w:style w:type="character" w:customStyle="1" w:styleId="CommentTextChar">
    <w:name w:val="Comment Text Char"/>
    <w:basedOn w:val="DefaultParagraphFont"/>
    <w:link w:val="CommentText"/>
    <w:uiPriority w:val="99"/>
    <w:semiHidden/>
    <w:rsid w:val="00FC640E"/>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C640E"/>
    <w:rPr>
      <w:b/>
      <w:bCs/>
    </w:rPr>
  </w:style>
  <w:style w:type="character" w:customStyle="1" w:styleId="CommentSubjectChar">
    <w:name w:val="Comment Subject Char"/>
    <w:basedOn w:val="CommentTextChar"/>
    <w:link w:val="CommentSubject"/>
    <w:uiPriority w:val="99"/>
    <w:semiHidden/>
    <w:rsid w:val="00FC640E"/>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4948">
      <w:bodyDiv w:val="1"/>
      <w:marLeft w:val="0"/>
      <w:marRight w:val="0"/>
      <w:marTop w:val="0"/>
      <w:marBottom w:val="0"/>
      <w:divBdr>
        <w:top w:val="none" w:sz="0" w:space="0" w:color="auto"/>
        <w:left w:val="none" w:sz="0" w:space="0" w:color="auto"/>
        <w:bottom w:val="none" w:sz="0" w:space="0" w:color="auto"/>
        <w:right w:val="none" w:sz="0" w:space="0" w:color="auto"/>
      </w:divBdr>
      <w:divsChild>
        <w:div w:id="268860271">
          <w:marLeft w:val="0"/>
          <w:marRight w:val="0"/>
          <w:marTop w:val="0"/>
          <w:marBottom w:val="0"/>
          <w:divBdr>
            <w:top w:val="none" w:sz="0" w:space="0" w:color="auto"/>
            <w:left w:val="none" w:sz="0" w:space="0" w:color="auto"/>
            <w:bottom w:val="none" w:sz="0" w:space="0" w:color="auto"/>
            <w:right w:val="none" w:sz="0" w:space="0" w:color="auto"/>
          </w:divBdr>
        </w:div>
      </w:divsChild>
    </w:div>
    <w:div w:id="34434510">
      <w:bodyDiv w:val="1"/>
      <w:marLeft w:val="0"/>
      <w:marRight w:val="0"/>
      <w:marTop w:val="0"/>
      <w:marBottom w:val="0"/>
      <w:divBdr>
        <w:top w:val="none" w:sz="0" w:space="0" w:color="auto"/>
        <w:left w:val="none" w:sz="0" w:space="0" w:color="auto"/>
        <w:bottom w:val="none" w:sz="0" w:space="0" w:color="auto"/>
        <w:right w:val="none" w:sz="0" w:space="0" w:color="auto"/>
      </w:divBdr>
      <w:divsChild>
        <w:div w:id="1200360656">
          <w:marLeft w:val="85"/>
          <w:marRight w:val="0"/>
          <w:marTop w:val="0"/>
          <w:marBottom w:val="0"/>
          <w:divBdr>
            <w:top w:val="none" w:sz="0" w:space="0" w:color="auto"/>
            <w:left w:val="none" w:sz="0" w:space="0" w:color="auto"/>
            <w:bottom w:val="none" w:sz="0" w:space="0" w:color="auto"/>
            <w:right w:val="none" w:sz="0" w:space="0" w:color="auto"/>
          </w:divBdr>
        </w:div>
      </w:divsChild>
    </w:div>
    <w:div w:id="34696064">
      <w:bodyDiv w:val="1"/>
      <w:marLeft w:val="0"/>
      <w:marRight w:val="0"/>
      <w:marTop w:val="0"/>
      <w:marBottom w:val="0"/>
      <w:divBdr>
        <w:top w:val="none" w:sz="0" w:space="0" w:color="auto"/>
        <w:left w:val="none" w:sz="0" w:space="0" w:color="auto"/>
        <w:bottom w:val="none" w:sz="0" w:space="0" w:color="auto"/>
        <w:right w:val="none" w:sz="0" w:space="0" w:color="auto"/>
      </w:divBdr>
      <w:divsChild>
        <w:div w:id="1290164360">
          <w:marLeft w:val="85"/>
          <w:marRight w:val="0"/>
          <w:marTop w:val="0"/>
          <w:marBottom w:val="0"/>
          <w:divBdr>
            <w:top w:val="none" w:sz="0" w:space="0" w:color="auto"/>
            <w:left w:val="none" w:sz="0" w:space="0" w:color="auto"/>
            <w:bottom w:val="none" w:sz="0" w:space="0" w:color="auto"/>
            <w:right w:val="none" w:sz="0" w:space="0" w:color="auto"/>
          </w:divBdr>
        </w:div>
      </w:divsChild>
    </w:div>
    <w:div w:id="45182588">
      <w:bodyDiv w:val="1"/>
      <w:marLeft w:val="0"/>
      <w:marRight w:val="0"/>
      <w:marTop w:val="0"/>
      <w:marBottom w:val="0"/>
      <w:divBdr>
        <w:top w:val="none" w:sz="0" w:space="0" w:color="auto"/>
        <w:left w:val="none" w:sz="0" w:space="0" w:color="auto"/>
        <w:bottom w:val="none" w:sz="0" w:space="0" w:color="auto"/>
        <w:right w:val="none" w:sz="0" w:space="0" w:color="auto"/>
      </w:divBdr>
      <w:divsChild>
        <w:div w:id="1479417494">
          <w:marLeft w:val="85"/>
          <w:marRight w:val="0"/>
          <w:marTop w:val="0"/>
          <w:marBottom w:val="0"/>
          <w:divBdr>
            <w:top w:val="none" w:sz="0" w:space="0" w:color="auto"/>
            <w:left w:val="none" w:sz="0" w:space="0" w:color="auto"/>
            <w:bottom w:val="none" w:sz="0" w:space="0" w:color="auto"/>
            <w:right w:val="none" w:sz="0" w:space="0" w:color="auto"/>
          </w:divBdr>
        </w:div>
      </w:divsChild>
    </w:div>
    <w:div w:id="95101169">
      <w:bodyDiv w:val="1"/>
      <w:marLeft w:val="0"/>
      <w:marRight w:val="0"/>
      <w:marTop w:val="0"/>
      <w:marBottom w:val="0"/>
      <w:divBdr>
        <w:top w:val="none" w:sz="0" w:space="0" w:color="auto"/>
        <w:left w:val="none" w:sz="0" w:space="0" w:color="auto"/>
        <w:bottom w:val="none" w:sz="0" w:space="0" w:color="auto"/>
        <w:right w:val="none" w:sz="0" w:space="0" w:color="auto"/>
      </w:divBdr>
      <w:divsChild>
        <w:div w:id="2039548752">
          <w:marLeft w:val="0"/>
          <w:marRight w:val="0"/>
          <w:marTop w:val="0"/>
          <w:marBottom w:val="0"/>
          <w:divBdr>
            <w:top w:val="none" w:sz="0" w:space="0" w:color="auto"/>
            <w:left w:val="none" w:sz="0" w:space="0" w:color="auto"/>
            <w:bottom w:val="none" w:sz="0" w:space="0" w:color="auto"/>
            <w:right w:val="none" w:sz="0" w:space="0" w:color="auto"/>
          </w:divBdr>
          <w:divsChild>
            <w:div w:id="200485538">
              <w:marLeft w:val="0"/>
              <w:marRight w:val="0"/>
              <w:marTop w:val="0"/>
              <w:marBottom w:val="0"/>
              <w:divBdr>
                <w:top w:val="none" w:sz="0" w:space="0" w:color="auto"/>
                <w:left w:val="none" w:sz="0" w:space="0" w:color="auto"/>
                <w:bottom w:val="none" w:sz="0" w:space="0" w:color="auto"/>
                <w:right w:val="none" w:sz="0" w:space="0" w:color="auto"/>
              </w:divBdr>
            </w:div>
            <w:div w:id="260375504">
              <w:marLeft w:val="0"/>
              <w:marRight w:val="0"/>
              <w:marTop w:val="0"/>
              <w:marBottom w:val="0"/>
              <w:divBdr>
                <w:top w:val="none" w:sz="0" w:space="0" w:color="auto"/>
                <w:left w:val="none" w:sz="0" w:space="0" w:color="auto"/>
                <w:bottom w:val="none" w:sz="0" w:space="0" w:color="auto"/>
                <w:right w:val="none" w:sz="0" w:space="0" w:color="auto"/>
              </w:divBdr>
            </w:div>
            <w:div w:id="390470800">
              <w:marLeft w:val="0"/>
              <w:marRight w:val="0"/>
              <w:marTop w:val="0"/>
              <w:marBottom w:val="0"/>
              <w:divBdr>
                <w:top w:val="none" w:sz="0" w:space="0" w:color="auto"/>
                <w:left w:val="none" w:sz="0" w:space="0" w:color="auto"/>
                <w:bottom w:val="none" w:sz="0" w:space="0" w:color="auto"/>
                <w:right w:val="none" w:sz="0" w:space="0" w:color="auto"/>
              </w:divBdr>
            </w:div>
            <w:div w:id="405684444">
              <w:marLeft w:val="0"/>
              <w:marRight w:val="0"/>
              <w:marTop w:val="0"/>
              <w:marBottom w:val="0"/>
              <w:divBdr>
                <w:top w:val="none" w:sz="0" w:space="0" w:color="auto"/>
                <w:left w:val="none" w:sz="0" w:space="0" w:color="auto"/>
                <w:bottom w:val="none" w:sz="0" w:space="0" w:color="auto"/>
                <w:right w:val="none" w:sz="0" w:space="0" w:color="auto"/>
              </w:divBdr>
            </w:div>
            <w:div w:id="540829804">
              <w:marLeft w:val="0"/>
              <w:marRight w:val="0"/>
              <w:marTop w:val="0"/>
              <w:marBottom w:val="0"/>
              <w:divBdr>
                <w:top w:val="none" w:sz="0" w:space="0" w:color="auto"/>
                <w:left w:val="none" w:sz="0" w:space="0" w:color="auto"/>
                <w:bottom w:val="none" w:sz="0" w:space="0" w:color="auto"/>
                <w:right w:val="none" w:sz="0" w:space="0" w:color="auto"/>
              </w:divBdr>
            </w:div>
            <w:div w:id="674577142">
              <w:marLeft w:val="0"/>
              <w:marRight w:val="0"/>
              <w:marTop w:val="0"/>
              <w:marBottom w:val="0"/>
              <w:divBdr>
                <w:top w:val="none" w:sz="0" w:space="0" w:color="auto"/>
                <w:left w:val="none" w:sz="0" w:space="0" w:color="auto"/>
                <w:bottom w:val="none" w:sz="0" w:space="0" w:color="auto"/>
                <w:right w:val="none" w:sz="0" w:space="0" w:color="auto"/>
              </w:divBdr>
            </w:div>
            <w:div w:id="730423719">
              <w:marLeft w:val="0"/>
              <w:marRight w:val="0"/>
              <w:marTop w:val="0"/>
              <w:marBottom w:val="0"/>
              <w:divBdr>
                <w:top w:val="none" w:sz="0" w:space="0" w:color="auto"/>
                <w:left w:val="none" w:sz="0" w:space="0" w:color="auto"/>
                <w:bottom w:val="none" w:sz="0" w:space="0" w:color="auto"/>
                <w:right w:val="none" w:sz="0" w:space="0" w:color="auto"/>
              </w:divBdr>
            </w:div>
            <w:div w:id="781995052">
              <w:marLeft w:val="0"/>
              <w:marRight w:val="0"/>
              <w:marTop w:val="0"/>
              <w:marBottom w:val="0"/>
              <w:divBdr>
                <w:top w:val="none" w:sz="0" w:space="0" w:color="auto"/>
                <w:left w:val="none" w:sz="0" w:space="0" w:color="auto"/>
                <w:bottom w:val="none" w:sz="0" w:space="0" w:color="auto"/>
                <w:right w:val="none" w:sz="0" w:space="0" w:color="auto"/>
              </w:divBdr>
            </w:div>
            <w:div w:id="1018041561">
              <w:marLeft w:val="0"/>
              <w:marRight w:val="0"/>
              <w:marTop w:val="0"/>
              <w:marBottom w:val="0"/>
              <w:divBdr>
                <w:top w:val="none" w:sz="0" w:space="0" w:color="auto"/>
                <w:left w:val="none" w:sz="0" w:space="0" w:color="auto"/>
                <w:bottom w:val="none" w:sz="0" w:space="0" w:color="auto"/>
                <w:right w:val="none" w:sz="0" w:space="0" w:color="auto"/>
              </w:divBdr>
            </w:div>
            <w:div w:id="1154183685">
              <w:marLeft w:val="0"/>
              <w:marRight w:val="0"/>
              <w:marTop w:val="0"/>
              <w:marBottom w:val="0"/>
              <w:divBdr>
                <w:top w:val="none" w:sz="0" w:space="0" w:color="auto"/>
                <w:left w:val="none" w:sz="0" w:space="0" w:color="auto"/>
                <w:bottom w:val="none" w:sz="0" w:space="0" w:color="auto"/>
                <w:right w:val="none" w:sz="0" w:space="0" w:color="auto"/>
              </w:divBdr>
            </w:div>
            <w:div w:id="1205871879">
              <w:marLeft w:val="0"/>
              <w:marRight w:val="0"/>
              <w:marTop w:val="0"/>
              <w:marBottom w:val="0"/>
              <w:divBdr>
                <w:top w:val="none" w:sz="0" w:space="0" w:color="auto"/>
                <w:left w:val="none" w:sz="0" w:space="0" w:color="auto"/>
                <w:bottom w:val="none" w:sz="0" w:space="0" w:color="auto"/>
                <w:right w:val="none" w:sz="0" w:space="0" w:color="auto"/>
              </w:divBdr>
            </w:div>
            <w:div w:id="1231886156">
              <w:marLeft w:val="0"/>
              <w:marRight w:val="0"/>
              <w:marTop w:val="0"/>
              <w:marBottom w:val="0"/>
              <w:divBdr>
                <w:top w:val="none" w:sz="0" w:space="0" w:color="auto"/>
                <w:left w:val="none" w:sz="0" w:space="0" w:color="auto"/>
                <w:bottom w:val="none" w:sz="0" w:space="0" w:color="auto"/>
                <w:right w:val="none" w:sz="0" w:space="0" w:color="auto"/>
              </w:divBdr>
            </w:div>
            <w:div w:id="1273391396">
              <w:marLeft w:val="0"/>
              <w:marRight w:val="0"/>
              <w:marTop w:val="0"/>
              <w:marBottom w:val="0"/>
              <w:divBdr>
                <w:top w:val="none" w:sz="0" w:space="0" w:color="auto"/>
                <w:left w:val="none" w:sz="0" w:space="0" w:color="auto"/>
                <w:bottom w:val="none" w:sz="0" w:space="0" w:color="auto"/>
                <w:right w:val="none" w:sz="0" w:space="0" w:color="auto"/>
              </w:divBdr>
            </w:div>
            <w:div w:id="1287538580">
              <w:marLeft w:val="0"/>
              <w:marRight w:val="0"/>
              <w:marTop w:val="0"/>
              <w:marBottom w:val="0"/>
              <w:divBdr>
                <w:top w:val="none" w:sz="0" w:space="0" w:color="auto"/>
                <w:left w:val="none" w:sz="0" w:space="0" w:color="auto"/>
                <w:bottom w:val="none" w:sz="0" w:space="0" w:color="auto"/>
                <w:right w:val="none" w:sz="0" w:space="0" w:color="auto"/>
              </w:divBdr>
            </w:div>
            <w:div w:id="1372530171">
              <w:marLeft w:val="0"/>
              <w:marRight w:val="0"/>
              <w:marTop w:val="0"/>
              <w:marBottom w:val="0"/>
              <w:divBdr>
                <w:top w:val="none" w:sz="0" w:space="0" w:color="auto"/>
                <w:left w:val="none" w:sz="0" w:space="0" w:color="auto"/>
                <w:bottom w:val="none" w:sz="0" w:space="0" w:color="auto"/>
                <w:right w:val="none" w:sz="0" w:space="0" w:color="auto"/>
              </w:divBdr>
            </w:div>
            <w:div w:id="1417674874">
              <w:marLeft w:val="0"/>
              <w:marRight w:val="0"/>
              <w:marTop w:val="0"/>
              <w:marBottom w:val="0"/>
              <w:divBdr>
                <w:top w:val="none" w:sz="0" w:space="0" w:color="auto"/>
                <w:left w:val="none" w:sz="0" w:space="0" w:color="auto"/>
                <w:bottom w:val="none" w:sz="0" w:space="0" w:color="auto"/>
                <w:right w:val="none" w:sz="0" w:space="0" w:color="auto"/>
              </w:divBdr>
            </w:div>
            <w:div w:id="1443259397">
              <w:marLeft w:val="0"/>
              <w:marRight w:val="0"/>
              <w:marTop w:val="0"/>
              <w:marBottom w:val="0"/>
              <w:divBdr>
                <w:top w:val="none" w:sz="0" w:space="0" w:color="auto"/>
                <w:left w:val="none" w:sz="0" w:space="0" w:color="auto"/>
                <w:bottom w:val="none" w:sz="0" w:space="0" w:color="auto"/>
                <w:right w:val="none" w:sz="0" w:space="0" w:color="auto"/>
              </w:divBdr>
            </w:div>
            <w:div w:id="1483308884">
              <w:marLeft w:val="0"/>
              <w:marRight w:val="0"/>
              <w:marTop w:val="0"/>
              <w:marBottom w:val="0"/>
              <w:divBdr>
                <w:top w:val="none" w:sz="0" w:space="0" w:color="auto"/>
                <w:left w:val="none" w:sz="0" w:space="0" w:color="auto"/>
                <w:bottom w:val="none" w:sz="0" w:space="0" w:color="auto"/>
                <w:right w:val="none" w:sz="0" w:space="0" w:color="auto"/>
              </w:divBdr>
            </w:div>
            <w:div w:id="1494371729">
              <w:marLeft w:val="0"/>
              <w:marRight w:val="0"/>
              <w:marTop w:val="0"/>
              <w:marBottom w:val="0"/>
              <w:divBdr>
                <w:top w:val="none" w:sz="0" w:space="0" w:color="auto"/>
                <w:left w:val="none" w:sz="0" w:space="0" w:color="auto"/>
                <w:bottom w:val="none" w:sz="0" w:space="0" w:color="auto"/>
                <w:right w:val="none" w:sz="0" w:space="0" w:color="auto"/>
              </w:divBdr>
            </w:div>
            <w:div w:id="1538813450">
              <w:marLeft w:val="0"/>
              <w:marRight w:val="0"/>
              <w:marTop w:val="0"/>
              <w:marBottom w:val="0"/>
              <w:divBdr>
                <w:top w:val="none" w:sz="0" w:space="0" w:color="auto"/>
                <w:left w:val="none" w:sz="0" w:space="0" w:color="auto"/>
                <w:bottom w:val="none" w:sz="0" w:space="0" w:color="auto"/>
                <w:right w:val="none" w:sz="0" w:space="0" w:color="auto"/>
              </w:divBdr>
            </w:div>
            <w:div w:id="1545873371">
              <w:marLeft w:val="0"/>
              <w:marRight w:val="0"/>
              <w:marTop w:val="0"/>
              <w:marBottom w:val="0"/>
              <w:divBdr>
                <w:top w:val="none" w:sz="0" w:space="0" w:color="auto"/>
                <w:left w:val="none" w:sz="0" w:space="0" w:color="auto"/>
                <w:bottom w:val="none" w:sz="0" w:space="0" w:color="auto"/>
                <w:right w:val="none" w:sz="0" w:space="0" w:color="auto"/>
              </w:divBdr>
            </w:div>
            <w:div w:id="1726100867">
              <w:marLeft w:val="0"/>
              <w:marRight w:val="0"/>
              <w:marTop w:val="0"/>
              <w:marBottom w:val="0"/>
              <w:divBdr>
                <w:top w:val="none" w:sz="0" w:space="0" w:color="auto"/>
                <w:left w:val="none" w:sz="0" w:space="0" w:color="auto"/>
                <w:bottom w:val="none" w:sz="0" w:space="0" w:color="auto"/>
                <w:right w:val="none" w:sz="0" w:space="0" w:color="auto"/>
              </w:divBdr>
            </w:div>
            <w:div w:id="1731921780">
              <w:marLeft w:val="0"/>
              <w:marRight w:val="0"/>
              <w:marTop w:val="0"/>
              <w:marBottom w:val="0"/>
              <w:divBdr>
                <w:top w:val="none" w:sz="0" w:space="0" w:color="auto"/>
                <w:left w:val="none" w:sz="0" w:space="0" w:color="auto"/>
                <w:bottom w:val="none" w:sz="0" w:space="0" w:color="auto"/>
                <w:right w:val="none" w:sz="0" w:space="0" w:color="auto"/>
              </w:divBdr>
            </w:div>
            <w:div w:id="1785953251">
              <w:marLeft w:val="0"/>
              <w:marRight w:val="0"/>
              <w:marTop w:val="0"/>
              <w:marBottom w:val="0"/>
              <w:divBdr>
                <w:top w:val="none" w:sz="0" w:space="0" w:color="auto"/>
                <w:left w:val="none" w:sz="0" w:space="0" w:color="auto"/>
                <w:bottom w:val="none" w:sz="0" w:space="0" w:color="auto"/>
                <w:right w:val="none" w:sz="0" w:space="0" w:color="auto"/>
              </w:divBdr>
            </w:div>
            <w:div w:id="1902518980">
              <w:marLeft w:val="0"/>
              <w:marRight w:val="0"/>
              <w:marTop w:val="0"/>
              <w:marBottom w:val="0"/>
              <w:divBdr>
                <w:top w:val="none" w:sz="0" w:space="0" w:color="auto"/>
                <w:left w:val="none" w:sz="0" w:space="0" w:color="auto"/>
                <w:bottom w:val="none" w:sz="0" w:space="0" w:color="auto"/>
                <w:right w:val="none" w:sz="0" w:space="0" w:color="auto"/>
              </w:divBdr>
            </w:div>
            <w:div w:id="2039351650">
              <w:marLeft w:val="0"/>
              <w:marRight w:val="0"/>
              <w:marTop w:val="0"/>
              <w:marBottom w:val="0"/>
              <w:divBdr>
                <w:top w:val="none" w:sz="0" w:space="0" w:color="auto"/>
                <w:left w:val="none" w:sz="0" w:space="0" w:color="auto"/>
                <w:bottom w:val="none" w:sz="0" w:space="0" w:color="auto"/>
                <w:right w:val="none" w:sz="0" w:space="0" w:color="auto"/>
              </w:divBdr>
            </w:div>
            <w:div w:id="214192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145">
      <w:bodyDiv w:val="1"/>
      <w:marLeft w:val="0"/>
      <w:marRight w:val="0"/>
      <w:marTop w:val="0"/>
      <w:marBottom w:val="0"/>
      <w:divBdr>
        <w:top w:val="none" w:sz="0" w:space="0" w:color="auto"/>
        <w:left w:val="none" w:sz="0" w:space="0" w:color="auto"/>
        <w:bottom w:val="none" w:sz="0" w:space="0" w:color="auto"/>
        <w:right w:val="none" w:sz="0" w:space="0" w:color="auto"/>
      </w:divBdr>
      <w:divsChild>
        <w:div w:id="385226864">
          <w:marLeft w:val="85"/>
          <w:marRight w:val="0"/>
          <w:marTop w:val="0"/>
          <w:marBottom w:val="0"/>
          <w:divBdr>
            <w:top w:val="none" w:sz="0" w:space="0" w:color="auto"/>
            <w:left w:val="none" w:sz="0" w:space="0" w:color="auto"/>
            <w:bottom w:val="none" w:sz="0" w:space="0" w:color="auto"/>
            <w:right w:val="none" w:sz="0" w:space="0" w:color="auto"/>
          </w:divBdr>
        </w:div>
      </w:divsChild>
    </w:div>
    <w:div w:id="165947071">
      <w:bodyDiv w:val="1"/>
      <w:marLeft w:val="0"/>
      <w:marRight w:val="0"/>
      <w:marTop w:val="0"/>
      <w:marBottom w:val="0"/>
      <w:divBdr>
        <w:top w:val="none" w:sz="0" w:space="0" w:color="auto"/>
        <w:left w:val="none" w:sz="0" w:space="0" w:color="auto"/>
        <w:bottom w:val="none" w:sz="0" w:space="0" w:color="auto"/>
        <w:right w:val="none" w:sz="0" w:space="0" w:color="auto"/>
      </w:divBdr>
      <w:divsChild>
        <w:div w:id="2090615112">
          <w:marLeft w:val="0"/>
          <w:marRight w:val="0"/>
          <w:marTop w:val="0"/>
          <w:marBottom w:val="0"/>
          <w:divBdr>
            <w:top w:val="none" w:sz="0" w:space="0" w:color="auto"/>
            <w:left w:val="none" w:sz="0" w:space="0" w:color="auto"/>
            <w:bottom w:val="none" w:sz="0" w:space="0" w:color="auto"/>
            <w:right w:val="none" w:sz="0" w:space="0" w:color="auto"/>
          </w:divBdr>
        </w:div>
      </w:divsChild>
    </w:div>
    <w:div w:id="190195219">
      <w:bodyDiv w:val="1"/>
      <w:marLeft w:val="0"/>
      <w:marRight w:val="0"/>
      <w:marTop w:val="0"/>
      <w:marBottom w:val="0"/>
      <w:divBdr>
        <w:top w:val="none" w:sz="0" w:space="0" w:color="auto"/>
        <w:left w:val="none" w:sz="0" w:space="0" w:color="auto"/>
        <w:bottom w:val="none" w:sz="0" w:space="0" w:color="auto"/>
        <w:right w:val="none" w:sz="0" w:space="0" w:color="auto"/>
      </w:divBdr>
      <w:divsChild>
        <w:div w:id="464471245">
          <w:marLeft w:val="85"/>
          <w:marRight w:val="0"/>
          <w:marTop w:val="0"/>
          <w:marBottom w:val="0"/>
          <w:divBdr>
            <w:top w:val="none" w:sz="0" w:space="0" w:color="auto"/>
            <w:left w:val="none" w:sz="0" w:space="0" w:color="auto"/>
            <w:bottom w:val="none" w:sz="0" w:space="0" w:color="auto"/>
            <w:right w:val="none" w:sz="0" w:space="0" w:color="auto"/>
          </w:divBdr>
        </w:div>
      </w:divsChild>
    </w:div>
    <w:div w:id="218906858">
      <w:bodyDiv w:val="1"/>
      <w:marLeft w:val="0"/>
      <w:marRight w:val="0"/>
      <w:marTop w:val="0"/>
      <w:marBottom w:val="0"/>
      <w:divBdr>
        <w:top w:val="none" w:sz="0" w:space="0" w:color="auto"/>
        <w:left w:val="none" w:sz="0" w:space="0" w:color="auto"/>
        <w:bottom w:val="none" w:sz="0" w:space="0" w:color="auto"/>
        <w:right w:val="none" w:sz="0" w:space="0" w:color="auto"/>
      </w:divBdr>
    </w:div>
    <w:div w:id="301085927">
      <w:bodyDiv w:val="1"/>
      <w:marLeft w:val="0"/>
      <w:marRight w:val="0"/>
      <w:marTop w:val="0"/>
      <w:marBottom w:val="0"/>
      <w:divBdr>
        <w:top w:val="none" w:sz="0" w:space="0" w:color="auto"/>
        <w:left w:val="none" w:sz="0" w:space="0" w:color="auto"/>
        <w:bottom w:val="none" w:sz="0" w:space="0" w:color="auto"/>
        <w:right w:val="none" w:sz="0" w:space="0" w:color="auto"/>
      </w:divBdr>
      <w:divsChild>
        <w:div w:id="337777569">
          <w:marLeft w:val="85"/>
          <w:marRight w:val="0"/>
          <w:marTop w:val="0"/>
          <w:marBottom w:val="0"/>
          <w:divBdr>
            <w:top w:val="none" w:sz="0" w:space="0" w:color="auto"/>
            <w:left w:val="none" w:sz="0" w:space="0" w:color="auto"/>
            <w:bottom w:val="none" w:sz="0" w:space="0" w:color="auto"/>
            <w:right w:val="none" w:sz="0" w:space="0" w:color="auto"/>
          </w:divBdr>
        </w:div>
      </w:divsChild>
    </w:div>
    <w:div w:id="331447296">
      <w:bodyDiv w:val="1"/>
      <w:marLeft w:val="0"/>
      <w:marRight w:val="0"/>
      <w:marTop w:val="0"/>
      <w:marBottom w:val="0"/>
      <w:divBdr>
        <w:top w:val="none" w:sz="0" w:space="0" w:color="auto"/>
        <w:left w:val="none" w:sz="0" w:space="0" w:color="auto"/>
        <w:bottom w:val="none" w:sz="0" w:space="0" w:color="auto"/>
        <w:right w:val="none" w:sz="0" w:space="0" w:color="auto"/>
      </w:divBdr>
      <w:divsChild>
        <w:div w:id="2081898164">
          <w:marLeft w:val="85"/>
          <w:marRight w:val="0"/>
          <w:marTop w:val="0"/>
          <w:marBottom w:val="0"/>
          <w:divBdr>
            <w:top w:val="none" w:sz="0" w:space="0" w:color="auto"/>
            <w:left w:val="none" w:sz="0" w:space="0" w:color="auto"/>
            <w:bottom w:val="none" w:sz="0" w:space="0" w:color="auto"/>
            <w:right w:val="none" w:sz="0" w:space="0" w:color="auto"/>
          </w:divBdr>
        </w:div>
      </w:divsChild>
    </w:div>
    <w:div w:id="370616768">
      <w:bodyDiv w:val="1"/>
      <w:marLeft w:val="0"/>
      <w:marRight w:val="0"/>
      <w:marTop w:val="0"/>
      <w:marBottom w:val="0"/>
      <w:divBdr>
        <w:top w:val="none" w:sz="0" w:space="0" w:color="auto"/>
        <w:left w:val="none" w:sz="0" w:space="0" w:color="auto"/>
        <w:bottom w:val="none" w:sz="0" w:space="0" w:color="auto"/>
        <w:right w:val="none" w:sz="0" w:space="0" w:color="auto"/>
      </w:divBdr>
      <w:divsChild>
        <w:div w:id="1870071906">
          <w:marLeft w:val="85"/>
          <w:marRight w:val="0"/>
          <w:marTop w:val="0"/>
          <w:marBottom w:val="0"/>
          <w:divBdr>
            <w:top w:val="none" w:sz="0" w:space="0" w:color="auto"/>
            <w:left w:val="none" w:sz="0" w:space="0" w:color="auto"/>
            <w:bottom w:val="none" w:sz="0" w:space="0" w:color="auto"/>
            <w:right w:val="none" w:sz="0" w:space="0" w:color="auto"/>
          </w:divBdr>
        </w:div>
      </w:divsChild>
    </w:div>
    <w:div w:id="422183733">
      <w:bodyDiv w:val="1"/>
      <w:marLeft w:val="0"/>
      <w:marRight w:val="0"/>
      <w:marTop w:val="0"/>
      <w:marBottom w:val="0"/>
      <w:divBdr>
        <w:top w:val="none" w:sz="0" w:space="0" w:color="auto"/>
        <w:left w:val="none" w:sz="0" w:space="0" w:color="auto"/>
        <w:bottom w:val="none" w:sz="0" w:space="0" w:color="auto"/>
        <w:right w:val="none" w:sz="0" w:space="0" w:color="auto"/>
      </w:divBdr>
      <w:divsChild>
        <w:div w:id="793599940">
          <w:marLeft w:val="0"/>
          <w:marRight w:val="0"/>
          <w:marTop w:val="0"/>
          <w:marBottom w:val="0"/>
          <w:divBdr>
            <w:top w:val="none" w:sz="0" w:space="0" w:color="auto"/>
            <w:left w:val="none" w:sz="0" w:space="0" w:color="auto"/>
            <w:bottom w:val="none" w:sz="0" w:space="0" w:color="auto"/>
            <w:right w:val="none" w:sz="0" w:space="0" w:color="auto"/>
          </w:divBdr>
        </w:div>
      </w:divsChild>
    </w:div>
    <w:div w:id="433356388">
      <w:bodyDiv w:val="1"/>
      <w:marLeft w:val="0"/>
      <w:marRight w:val="0"/>
      <w:marTop w:val="0"/>
      <w:marBottom w:val="0"/>
      <w:divBdr>
        <w:top w:val="none" w:sz="0" w:space="0" w:color="auto"/>
        <w:left w:val="none" w:sz="0" w:space="0" w:color="auto"/>
        <w:bottom w:val="none" w:sz="0" w:space="0" w:color="auto"/>
        <w:right w:val="none" w:sz="0" w:space="0" w:color="auto"/>
      </w:divBdr>
      <w:divsChild>
        <w:div w:id="1653096009">
          <w:marLeft w:val="0"/>
          <w:marRight w:val="0"/>
          <w:marTop w:val="0"/>
          <w:marBottom w:val="0"/>
          <w:divBdr>
            <w:top w:val="none" w:sz="0" w:space="0" w:color="auto"/>
            <w:left w:val="none" w:sz="0" w:space="0" w:color="auto"/>
            <w:bottom w:val="none" w:sz="0" w:space="0" w:color="auto"/>
            <w:right w:val="none" w:sz="0" w:space="0" w:color="auto"/>
          </w:divBdr>
        </w:div>
      </w:divsChild>
    </w:div>
    <w:div w:id="441649109">
      <w:bodyDiv w:val="1"/>
      <w:marLeft w:val="0"/>
      <w:marRight w:val="0"/>
      <w:marTop w:val="0"/>
      <w:marBottom w:val="0"/>
      <w:divBdr>
        <w:top w:val="none" w:sz="0" w:space="0" w:color="auto"/>
        <w:left w:val="none" w:sz="0" w:space="0" w:color="auto"/>
        <w:bottom w:val="none" w:sz="0" w:space="0" w:color="auto"/>
        <w:right w:val="none" w:sz="0" w:space="0" w:color="auto"/>
      </w:divBdr>
    </w:div>
    <w:div w:id="449397578">
      <w:bodyDiv w:val="1"/>
      <w:marLeft w:val="0"/>
      <w:marRight w:val="0"/>
      <w:marTop w:val="0"/>
      <w:marBottom w:val="0"/>
      <w:divBdr>
        <w:top w:val="none" w:sz="0" w:space="0" w:color="auto"/>
        <w:left w:val="none" w:sz="0" w:space="0" w:color="auto"/>
        <w:bottom w:val="none" w:sz="0" w:space="0" w:color="auto"/>
        <w:right w:val="none" w:sz="0" w:space="0" w:color="auto"/>
      </w:divBdr>
      <w:divsChild>
        <w:div w:id="779573415">
          <w:marLeft w:val="85"/>
          <w:marRight w:val="0"/>
          <w:marTop w:val="0"/>
          <w:marBottom w:val="0"/>
          <w:divBdr>
            <w:top w:val="none" w:sz="0" w:space="0" w:color="auto"/>
            <w:left w:val="none" w:sz="0" w:space="0" w:color="auto"/>
            <w:bottom w:val="none" w:sz="0" w:space="0" w:color="auto"/>
            <w:right w:val="none" w:sz="0" w:space="0" w:color="auto"/>
          </w:divBdr>
        </w:div>
      </w:divsChild>
    </w:div>
    <w:div w:id="467867189">
      <w:bodyDiv w:val="1"/>
      <w:marLeft w:val="0"/>
      <w:marRight w:val="0"/>
      <w:marTop w:val="0"/>
      <w:marBottom w:val="0"/>
      <w:divBdr>
        <w:top w:val="none" w:sz="0" w:space="0" w:color="auto"/>
        <w:left w:val="none" w:sz="0" w:space="0" w:color="auto"/>
        <w:bottom w:val="none" w:sz="0" w:space="0" w:color="auto"/>
        <w:right w:val="none" w:sz="0" w:space="0" w:color="auto"/>
      </w:divBdr>
    </w:div>
    <w:div w:id="492333424">
      <w:bodyDiv w:val="1"/>
      <w:marLeft w:val="0"/>
      <w:marRight w:val="0"/>
      <w:marTop w:val="0"/>
      <w:marBottom w:val="0"/>
      <w:divBdr>
        <w:top w:val="none" w:sz="0" w:space="0" w:color="auto"/>
        <w:left w:val="none" w:sz="0" w:space="0" w:color="auto"/>
        <w:bottom w:val="none" w:sz="0" w:space="0" w:color="auto"/>
        <w:right w:val="none" w:sz="0" w:space="0" w:color="auto"/>
      </w:divBdr>
    </w:div>
    <w:div w:id="506018960">
      <w:bodyDiv w:val="1"/>
      <w:marLeft w:val="0"/>
      <w:marRight w:val="0"/>
      <w:marTop w:val="0"/>
      <w:marBottom w:val="0"/>
      <w:divBdr>
        <w:top w:val="none" w:sz="0" w:space="0" w:color="auto"/>
        <w:left w:val="none" w:sz="0" w:space="0" w:color="auto"/>
        <w:bottom w:val="none" w:sz="0" w:space="0" w:color="auto"/>
        <w:right w:val="none" w:sz="0" w:space="0" w:color="auto"/>
      </w:divBdr>
    </w:div>
    <w:div w:id="513760954">
      <w:bodyDiv w:val="1"/>
      <w:marLeft w:val="0"/>
      <w:marRight w:val="0"/>
      <w:marTop w:val="0"/>
      <w:marBottom w:val="0"/>
      <w:divBdr>
        <w:top w:val="none" w:sz="0" w:space="0" w:color="auto"/>
        <w:left w:val="none" w:sz="0" w:space="0" w:color="auto"/>
        <w:bottom w:val="none" w:sz="0" w:space="0" w:color="auto"/>
        <w:right w:val="none" w:sz="0" w:space="0" w:color="auto"/>
      </w:divBdr>
    </w:div>
    <w:div w:id="515653341">
      <w:bodyDiv w:val="1"/>
      <w:marLeft w:val="0"/>
      <w:marRight w:val="0"/>
      <w:marTop w:val="0"/>
      <w:marBottom w:val="0"/>
      <w:divBdr>
        <w:top w:val="none" w:sz="0" w:space="0" w:color="auto"/>
        <w:left w:val="none" w:sz="0" w:space="0" w:color="auto"/>
        <w:bottom w:val="none" w:sz="0" w:space="0" w:color="auto"/>
        <w:right w:val="none" w:sz="0" w:space="0" w:color="auto"/>
      </w:divBdr>
      <w:divsChild>
        <w:div w:id="31348816">
          <w:marLeft w:val="85"/>
          <w:marRight w:val="0"/>
          <w:marTop w:val="0"/>
          <w:marBottom w:val="0"/>
          <w:divBdr>
            <w:top w:val="none" w:sz="0" w:space="0" w:color="auto"/>
            <w:left w:val="none" w:sz="0" w:space="0" w:color="auto"/>
            <w:bottom w:val="none" w:sz="0" w:space="0" w:color="auto"/>
            <w:right w:val="none" w:sz="0" w:space="0" w:color="auto"/>
          </w:divBdr>
        </w:div>
      </w:divsChild>
    </w:div>
    <w:div w:id="597182329">
      <w:bodyDiv w:val="1"/>
      <w:marLeft w:val="0"/>
      <w:marRight w:val="0"/>
      <w:marTop w:val="0"/>
      <w:marBottom w:val="0"/>
      <w:divBdr>
        <w:top w:val="none" w:sz="0" w:space="0" w:color="auto"/>
        <w:left w:val="none" w:sz="0" w:space="0" w:color="auto"/>
        <w:bottom w:val="none" w:sz="0" w:space="0" w:color="auto"/>
        <w:right w:val="none" w:sz="0" w:space="0" w:color="auto"/>
      </w:divBdr>
      <w:divsChild>
        <w:div w:id="1499493712">
          <w:marLeft w:val="0"/>
          <w:marRight w:val="0"/>
          <w:marTop w:val="0"/>
          <w:marBottom w:val="0"/>
          <w:divBdr>
            <w:top w:val="none" w:sz="0" w:space="0" w:color="auto"/>
            <w:left w:val="none" w:sz="0" w:space="0" w:color="auto"/>
            <w:bottom w:val="none" w:sz="0" w:space="0" w:color="auto"/>
            <w:right w:val="none" w:sz="0" w:space="0" w:color="auto"/>
          </w:divBdr>
        </w:div>
      </w:divsChild>
    </w:div>
    <w:div w:id="611785045">
      <w:bodyDiv w:val="1"/>
      <w:marLeft w:val="0"/>
      <w:marRight w:val="0"/>
      <w:marTop w:val="0"/>
      <w:marBottom w:val="0"/>
      <w:divBdr>
        <w:top w:val="none" w:sz="0" w:space="0" w:color="auto"/>
        <w:left w:val="none" w:sz="0" w:space="0" w:color="auto"/>
        <w:bottom w:val="none" w:sz="0" w:space="0" w:color="auto"/>
        <w:right w:val="none" w:sz="0" w:space="0" w:color="auto"/>
      </w:divBdr>
    </w:div>
    <w:div w:id="629213467">
      <w:bodyDiv w:val="1"/>
      <w:marLeft w:val="0"/>
      <w:marRight w:val="0"/>
      <w:marTop w:val="0"/>
      <w:marBottom w:val="0"/>
      <w:divBdr>
        <w:top w:val="none" w:sz="0" w:space="0" w:color="auto"/>
        <w:left w:val="none" w:sz="0" w:space="0" w:color="auto"/>
        <w:bottom w:val="none" w:sz="0" w:space="0" w:color="auto"/>
        <w:right w:val="none" w:sz="0" w:space="0" w:color="auto"/>
      </w:divBdr>
      <w:divsChild>
        <w:div w:id="224999105">
          <w:marLeft w:val="0"/>
          <w:marRight w:val="0"/>
          <w:marTop w:val="0"/>
          <w:marBottom w:val="0"/>
          <w:divBdr>
            <w:top w:val="none" w:sz="0" w:space="0" w:color="auto"/>
            <w:left w:val="none" w:sz="0" w:space="0" w:color="auto"/>
            <w:bottom w:val="none" w:sz="0" w:space="0" w:color="auto"/>
            <w:right w:val="none" w:sz="0" w:space="0" w:color="auto"/>
          </w:divBdr>
          <w:divsChild>
            <w:div w:id="148862476">
              <w:marLeft w:val="0"/>
              <w:marRight w:val="0"/>
              <w:marTop w:val="0"/>
              <w:marBottom w:val="0"/>
              <w:divBdr>
                <w:top w:val="none" w:sz="0" w:space="0" w:color="auto"/>
                <w:left w:val="none" w:sz="0" w:space="0" w:color="auto"/>
                <w:bottom w:val="none" w:sz="0" w:space="0" w:color="auto"/>
                <w:right w:val="none" w:sz="0" w:space="0" w:color="auto"/>
              </w:divBdr>
            </w:div>
            <w:div w:id="192697133">
              <w:marLeft w:val="0"/>
              <w:marRight w:val="0"/>
              <w:marTop w:val="0"/>
              <w:marBottom w:val="0"/>
              <w:divBdr>
                <w:top w:val="none" w:sz="0" w:space="0" w:color="auto"/>
                <w:left w:val="none" w:sz="0" w:space="0" w:color="auto"/>
                <w:bottom w:val="none" w:sz="0" w:space="0" w:color="auto"/>
                <w:right w:val="none" w:sz="0" w:space="0" w:color="auto"/>
              </w:divBdr>
            </w:div>
            <w:div w:id="350837650">
              <w:marLeft w:val="0"/>
              <w:marRight w:val="0"/>
              <w:marTop w:val="0"/>
              <w:marBottom w:val="0"/>
              <w:divBdr>
                <w:top w:val="none" w:sz="0" w:space="0" w:color="auto"/>
                <w:left w:val="none" w:sz="0" w:space="0" w:color="auto"/>
                <w:bottom w:val="none" w:sz="0" w:space="0" w:color="auto"/>
                <w:right w:val="none" w:sz="0" w:space="0" w:color="auto"/>
              </w:divBdr>
            </w:div>
            <w:div w:id="587078996">
              <w:marLeft w:val="0"/>
              <w:marRight w:val="0"/>
              <w:marTop w:val="0"/>
              <w:marBottom w:val="0"/>
              <w:divBdr>
                <w:top w:val="none" w:sz="0" w:space="0" w:color="auto"/>
                <w:left w:val="none" w:sz="0" w:space="0" w:color="auto"/>
                <w:bottom w:val="none" w:sz="0" w:space="0" w:color="auto"/>
                <w:right w:val="none" w:sz="0" w:space="0" w:color="auto"/>
              </w:divBdr>
            </w:div>
            <w:div w:id="590435578">
              <w:marLeft w:val="0"/>
              <w:marRight w:val="0"/>
              <w:marTop w:val="0"/>
              <w:marBottom w:val="0"/>
              <w:divBdr>
                <w:top w:val="none" w:sz="0" w:space="0" w:color="auto"/>
                <w:left w:val="none" w:sz="0" w:space="0" w:color="auto"/>
                <w:bottom w:val="none" w:sz="0" w:space="0" w:color="auto"/>
                <w:right w:val="none" w:sz="0" w:space="0" w:color="auto"/>
              </w:divBdr>
            </w:div>
            <w:div w:id="786437580">
              <w:marLeft w:val="0"/>
              <w:marRight w:val="0"/>
              <w:marTop w:val="0"/>
              <w:marBottom w:val="0"/>
              <w:divBdr>
                <w:top w:val="none" w:sz="0" w:space="0" w:color="auto"/>
                <w:left w:val="none" w:sz="0" w:space="0" w:color="auto"/>
                <w:bottom w:val="none" w:sz="0" w:space="0" w:color="auto"/>
                <w:right w:val="none" w:sz="0" w:space="0" w:color="auto"/>
              </w:divBdr>
            </w:div>
            <w:div w:id="832572245">
              <w:marLeft w:val="0"/>
              <w:marRight w:val="0"/>
              <w:marTop w:val="0"/>
              <w:marBottom w:val="0"/>
              <w:divBdr>
                <w:top w:val="none" w:sz="0" w:space="0" w:color="auto"/>
                <w:left w:val="none" w:sz="0" w:space="0" w:color="auto"/>
                <w:bottom w:val="none" w:sz="0" w:space="0" w:color="auto"/>
                <w:right w:val="none" w:sz="0" w:space="0" w:color="auto"/>
              </w:divBdr>
            </w:div>
            <w:div w:id="860360210">
              <w:marLeft w:val="0"/>
              <w:marRight w:val="0"/>
              <w:marTop w:val="0"/>
              <w:marBottom w:val="0"/>
              <w:divBdr>
                <w:top w:val="none" w:sz="0" w:space="0" w:color="auto"/>
                <w:left w:val="none" w:sz="0" w:space="0" w:color="auto"/>
                <w:bottom w:val="none" w:sz="0" w:space="0" w:color="auto"/>
                <w:right w:val="none" w:sz="0" w:space="0" w:color="auto"/>
              </w:divBdr>
            </w:div>
            <w:div w:id="916672670">
              <w:marLeft w:val="0"/>
              <w:marRight w:val="0"/>
              <w:marTop w:val="0"/>
              <w:marBottom w:val="0"/>
              <w:divBdr>
                <w:top w:val="none" w:sz="0" w:space="0" w:color="auto"/>
                <w:left w:val="none" w:sz="0" w:space="0" w:color="auto"/>
                <w:bottom w:val="none" w:sz="0" w:space="0" w:color="auto"/>
                <w:right w:val="none" w:sz="0" w:space="0" w:color="auto"/>
              </w:divBdr>
            </w:div>
            <w:div w:id="948707873">
              <w:marLeft w:val="0"/>
              <w:marRight w:val="0"/>
              <w:marTop w:val="0"/>
              <w:marBottom w:val="0"/>
              <w:divBdr>
                <w:top w:val="none" w:sz="0" w:space="0" w:color="auto"/>
                <w:left w:val="none" w:sz="0" w:space="0" w:color="auto"/>
                <w:bottom w:val="none" w:sz="0" w:space="0" w:color="auto"/>
                <w:right w:val="none" w:sz="0" w:space="0" w:color="auto"/>
              </w:divBdr>
            </w:div>
            <w:div w:id="955329344">
              <w:marLeft w:val="0"/>
              <w:marRight w:val="0"/>
              <w:marTop w:val="0"/>
              <w:marBottom w:val="0"/>
              <w:divBdr>
                <w:top w:val="none" w:sz="0" w:space="0" w:color="auto"/>
                <w:left w:val="none" w:sz="0" w:space="0" w:color="auto"/>
                <w:bottom w:val="none" w:sz="0" w:space="0" w:color="auto"/>
                <w:right w:val="none" w:sz="0" w:space="0" w:color="auto"/>
              </w:divBdr>
            </w:div>
            <w:div w:id="976689166">
              <w:marLeft w:val="0"/>
              <w:marRight w:val="0"/>
              <w:marTop w:val="0"/>
              <w:marBottom w:val="0"/>
              <w:divBdr>
                <w:top w:val="none" w:sz="0" w:space="0" w:color="auto"/>
                <w:left w:val="none" w:sz="0" w:space="0" w:color="auto"/>
                <w:bottom w:val="none" w:sz="0" w:space="0" w:color="auto"/>
                <w:right w:val="none" w:sz="0" w:space="0" w:color="auto"/>
              </w:divBdr>
            </w:div>
            <w:div w:id="980161459">
              <w:marLeft w:val="0"/>
              <w:marRight w:val="0"/>
              <w:marTop w:val="0"/>
              <w:marBottom w:val="0"/>
              <w:divBdr>
                <w:top w:val="none" w:sz="0" w:space="0" w:color="auto"/>
                <w:left w:val="none" w:sz="0" w:space="0" w:color="auto"/>
                <w:bottom w:val="none" w:sz="0" w:space="0" w:color="auto"/>
                <w:right w:val="none" w:sz="0" w:space="0" w:color="auto"/>
              </w:divBdr>
            </w:div>
            <w:div w:id="1065954289">
              <w:marLeft w:val="0"/>
              <w:marRight w:val="0"/>
              <w:marTop w:val="0"/>
              <w:marBottom w:val="0"/>
              <w:divBdr>
                <w:top w:val="none" w:sz="0" w:space="0" w:color="auto"/>
                <w:left w:val="none" w:sz="0" w:space="0" w:color="auto"/>
                <w:bottom w:val="none" w:sz="0" w:space="0" w:color="auto"/>
                <w:right w:val="none" w:sz="0" w:space="0" w:color="auto"/>
              </w:divBdr>
            </w:div>
            <w:div w:id="1129514143">
              <w:marLeft w:val="0"/>
              <w:marRight w:val="0"/>
              <w:marTop w:val="0"/>
              <w:marBottom w:val="0"/>
              <w:divBdr>
                <w:top w:val="none" w:sz="0" w:space="0" w:color="auto"/>
                <w:left w:val="none" w:sz="0" w:space="0" w:color="auto"/>
                <w:bottom w:val="none" w:sz="0" w:space="0" w:color="auto"/>
                <w:right w:val="none" w:sz="0" w:space="0" w:color="auto"/>
              </w:divBdr>
            </w:div>
            <w:div w:id="1208955735">
              <w:marLeft w:val="0"/>
              <w:marRight w:val="0"/>
              <w:marTop w:val="0"/>
              <w:marBottom w:val="0"/>
              <w:divBdr>
                <w:top w:val="none" w:sz="0" w:space="0" w:color="auto"/>
                <w:left w:val="none" w:sz="0" w:space="0" w:color="auto"/>
                <w:bottom w:val="none" w:sz="0" w:space="0" w:color="auto"/>
                <w:right w:val="none" w:sz="0" w:space="0" w:color="auto"/>
              </w:divBdr>
            </w:div>
            <w:div w:id="1286698629">
              <w:marLeft w:val="0"/>
              <w:marRight w:val="0"/>
              <w:marTop w:val="0"/>
              <w:marBottom w:val="0"/>
              <w:divBdr>
                <w:top w:val="none" w:sz="0" w:space="0" w:color="auto"/>
                <w:left w:val="none" w:sz="0" w:space="0" w:color="auto"/>
                <w:bottom w:val="none" w:sz="0" w:space="0" w:color="auto"/>
                <w:right w:val="none" w:sz="0" w:space="0" w:color="auto"/>
              </w:divBdr>
            </w:div>
            <w:div w:id="1293099172">
              <w:marLeft w:val="0"/>
              <w:marRight w:val="0"/>
              <w:marTop w:val="0"/>
              <w:marBottom w:val="0"/>
              <w:divBdr>
                <w:top w:val="none" w:sz="0" w:space="0" w:color="auto"/>
                <w:left w:val="none" w:sz="0" w:space="0" w:color="auto"/>
                <w:bottom w:val="none" w:sz="0" w:space="0" w:color="auto"/>
                <w:right w:val="none" w:sz="0" w:space="0" w:color="auto"/>
              </w:divBdr>
            </w:div>
            <w:div w:id="1329938028">
              <w:marLeft w:val="0"/>
              <w:marRight w:val="0"/>
              <w:marTop w:val="0"/>
              <w:marBottom w:val="0"/>
              <w:divBdr>
                <w:top w:val="none" w:sz="0" w:space="0" w:color="auto"/>
                <w:left w:val="none" w:sz="0" w:space="0" w:color="auto"/>
                <w:bottom w:val="none" w:sz="0" w:space="0" w:color="auto"/>
                <w:right w:val="none" w:sz="0" w:space="0" w:color="auto"/>
              </w:divBdr>
            </w:div>
            <w:div w:id="1392466309">
              <w:marLeft w:val="0"/>
              <w:marRight w:val="0"/>
              <w:marTop w:val="0"/>
              <w:marBottom w:val="0"/>
              <w:divBdr>
                <w:top w:val="none" w:sz="0" w:space="0" w:color="auto"/>
                <w:left w:val="none" w:sz="0" w:space="0" w:color="auto"/>
                <w:bottom w:val="none" w:sz="0" w:space="0" w:color="auto"/>
                <w:right w:val="none" w:sz="0" w:space="0" w:color="auto"/>
              </w:divBdr>
            </w:div>
            <w:div w:id="1445803802">
              <w:marLeft w:val="0"/>
              <w:marRight w:val="0"/>
              <w:marTop w:val="0"/>
              <w:marBottom w:val="0"/>
              <w:divBdr>
                <w:top w:val="none" w:sz="0" w:space="0" w:color="auto"/>
                <w:left w:val="none" w:sz="0" w:space="0" w:color="auto"/>
                <w:bottom w:val="none" w:sz="0" w:space="0" w:color="auto"/>
                <w:right w:val="none" w:sz="0" w:space="0" w:color="auto"/>
              </w:divBdr>
            </w:div>
            <w:div w:id="1448739128">
              <w:marLeft w:val="0"/>
              <w:marRight w:val="0"/>
              <w:marTop w:val="0"/>
              <w:marBottom w:val="0"/>
              <w:divBdr>
                <w:top w:val="none" w:sz="0" w:space="0" w:color="auto"/>
                <w:left w:val="none" w:sz="0" w:space="0" w:color="auto"/>
                <w:bottom w:val="none" w:sz="0" w:space="0" w:color="auto"/>
                <w:right w:val="none" w:sz="0" w:space="0" w:color="auto"/>
              </w:divBdr>
            </w:div>
            <w:div w:id="1558934069">
              <w:marLeft w:val="0"/>
              <w:marRight w:val="0"/>
              <w:marTop w:val="0"/>
              <w:marBottom w:val="0"/>
              <w:divBdr>
                <w:top w:val="none" w:sz="0" w:space="0" w:color="auto"/>
                <w:left w:val="none" w:sz="0" w:space="0" w:color="auto"/>
                <w:bottom w:val="none" w:sz="0" w:space="0" w:color="auto"/>
                <w:right w:val="none" w:sz="0" w:space="0" w:color="auto"/>
              </w:divBdr>
            </w:div>
            <w:div w:id="1655260870">
              <w:marLeft w:val="0"/>
              <w:marRight w:val="0"/>
              <w:marTop w:val="0"/>
              <w:marBottom w:val="0"/>
              <w:divBdr>
                <w:top w:val="none" w:sz="0" w:space="0" w:color="auto"/>
                <w:left w:val="none" w:sz="0" w:space="0" w:color="auto"/>
                <w:bottom w:val="none" w:sz="0" w:space="0" w:color="auto"/>
                <w:right w:val="none" w:sz="0" w:space="0" w:color="auto"/>
              </w:divBdr>
            </w:div>
            <w:div w:id="1683050089">
              <w:marLeft w:val="0"/>
              <w:marRight w:val="0"/>
              <w:marTop w:val="0"/>
              <w:marBottom w:val="0"/>
              <w:divBdr>
                <w:top w:val="none" w:sz="0" w:space="0" w:color="auto"/>
                <w:left w:val="none" w:sz="0" w:space="0" w:color="auto"/>
                <w:bottom w:val="none" w:sz="0" w:space="0" w:color="auto"/>
                <w:right w:val="none" w:sz="0" w:space="0" w:color="auto"/>
              </w:divBdr>
            </w:div>
            <w:div w:id="1892304148">
              <w:marLeft w:val="0"/>
              <w:marRight w:val="0"/>
              <w:marTop w:val="0"/>
              <w:marBottom w:val="0"/>
              <w:divBdr>
                <w:top w:val="none" w:sz="0" w:space="0" w:color="auto"/>
                <w:left w:val="none" w:sz="0" w:space="0" w:color="auto"/>
                <w:bottom w:val="none" w:sz="0" w:space="0" w:color="auto"/>
                <w:right w:val="none" w:sz="0" w:space="0" w:color="auto"/>
              </w:divBdr>
            </w:div>
            <w:div w:id="201838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76322">
      <w:bodyDiv w:val="1"/>
      <w:marLeft w:val="0"/>
      <w:marRight w:val="0"/>
      <w:marTop w:val="0"/>
      <w:marBottom w:val="0"/>
      <w:divBdr>
        <w:top w:val="none" w:sz="0" w:space="0" w:color="auto"/>
        <w:left w:val="none" w:sz="0" w:space="0" w:color="auto"/>
        <w:bottom w:val="none" w:sz="0" w:space="0" w:color="auto"/>
        <w:right w:val="none" w:sz="0" w:space="0" w:color="auto"/>
      </w:divBdr>
    </w:div>
    <w:div w:id="669984264">
      <w:bodyDiv w:val="1"/>
      <w:marLeft w:val="0"/>
      <w:marRight w:val="0"/>
      <w:marTop w:val="0"/>
      <w:marBottom w:val="0"/>
      <w:divBdr>
        <w:top w:val="none" w:sz="0" w:space="0" w:color="auto"/>
        <w:left w:val="none" w:sz="0" w:space="0" w:color="auto"/>
        <w:bottom w:val="none" w:sz="0" w:space="0" w:color="auto"/>
        <w:right w:val="none" w:sz="0" w:space="0" w:color="auto"/>
      </w:divBdr>
    </w:div>
    <w:div w:id="683870207">
      <w:bodyDiv w:val="1"/>
      <w:marLeft w:val="0"/>
      <w:marRight w:val="0"/>
      <w:marTop w:val="0"/>
      <w:marBottom w:val="0"/>
      <w:divBdr>
        <w:top w:val="none" w:sz="0" w:space="0" w:color="auto"/>
        <w:left w:val="none" w:sz="0" w:space="0" w:color="auto"/>
        <w:bottom w:val="none" w:sz="0" w:space="0" w:color="auto"/>
        <w:right w:val="none" w:sz="0" w:space="0" w:color="auto"/>
      </w:divBdr>
      <w:divsChild>
        <w:div w:id="1174682412">
          <w:marLeft w:val="85"/>
          <w:marRight w:val="0"/>
          <w:marTop w:val="0"/>
          <w:marBottom w:val="0"/>
          <w:divBdr>
            <w:top w:val="none" w:sz="0" w:space="0" w:color="auto"/>
            <w:left w:val="none" w:sz="0" w:space="0" w:color="auto"/>
            <w:bottom w:val="none" w:sz="0" w:space="0" w:color="auto"/>
            <w:right w:val="none" w:sz="0" w:space="0" w:color="auto"/>
          </w:divBdr>
        </w:div>
      </w:divsChild>
    </w:div>
    <w:div w:id="684944976">
      <w:bodyDiv w:val="1"/>
      <w:marLeft w:val="0"/>
      <w:marRight w:val="0"/>
      <w:marTop w:val="0"/>
      <w:marBottom w:val="0"/>
      <w:divBdr>
        <w:top w:val="none" w:sz="0" w:space="0" w:color="auto"/>
        <w:left w:val="none" w:sz="0" w:space="0" w:color="auto"/>
        <w:bottom w:val="none" w:sz="0" w:space="0" w:color="auto"/>
        <w:right w:val="none" w:sz="0" w:space="0" w:color="auto"/>
      </w:divBdr>
      <w:divsChild>
        <w:div w:id="1718234967">
          <w:marLeft w:val="0"/>
          <w:marRight w:val="0"/>
          <w:marTop w:val="0"/>
          <w:marBottom w:val="0"/>
          <w:divBdr>
            <w:top w:val="none" w:sz="0" w:space="0" w:color="auto"/>
            <w:left w:val="none" w:sz="0" w:space="0" w:color="auto"/>
            <w:bottom w:val="none" w:sz="0" w:space="0" w:color="auto"/>
            <w:right w:val="none" w:sz="0" w:space="0" w:color="auto"/>
          </w:divBdr>
        </w:div>
      </w:divsChild>
    </w:div>
    <w:div w:id="732774552">
      <w:bodyDiv w:val="1"/>
      <w:marLeft w:val="0"/>
      <w:marRight w:val="0"/>
      <w:marTop w:val="0"/>
      <w:marBottom w:val="0"/>
      <w:divBdr>
        <w:top w:val="none" w:sz="0" w:space="0" w:color="auto"/>
        <w:left w:val="none" w:sz="0" w:space="0" w:color="auto"/>
        <w:bottom w:val="none" w:sz="0" w:space="0" w:color="auto"/>
        <w:right w:val="none" w:sz="0" w:space="0" w:color="auto"/>
      </w:divBdr>
      <w:divsChild>
        <w:div w:id="1321231635">
          <w:marLeft w:val="0"/>
          <w:marRight w:val="0"/>
          <w:marTop w:val="0"/>
          <w:marBottom w:val="0"/>
          <w:divBdr>
            <w:top w:val="none" w:sz="0" w:space="0" w:color="auto"/>
            <w:left w:val="none" w:sz="0" w:space="0" w:color="auto"/>
            <w:bottom w:val="none" w:sz="0" w:space="0" w:color="auto"/>
            <w:right w:val="none" w:sz="0" w:space="0" w:color="auto"/>
          </w:divBdr>
        </w:div>
      </w:divsChild>
    </w:div>
    <w:div w:id="738284813">
      <w:bodyDiv w:val="1"/>
      <w:marLeft w:val="0"/>
      <w:marRight w:val="0"/>
      <w:marTop w:val="0"/>
      <w:marBottom w:val="0"/>
      <w:divBdr>
        <w:top w:val="none" w:sz="0" w:space="0" w:color="auto"/>
        <w:left w:val="none" w:sz="0" w:space="0" w:color="auto"/>
        <w:bottom w:val="none" w:sz="0" w:space="0" w:color="auto"/>
        <w:right w:val="none" w:sz="0" w:space="0" w:color="auto"/>
      </w:divBdr>
      <w:divsChild>
        <w:div w:id="1405879271">
          <w:marLeft w:val="0"/>
          <w:marRight w:val="0"/>
          <w:marTop w:val="0"/>
          <w:marBottom w:val="0"/>
          <w:divBdr>
            <w:top w:val="none" w:sz="0" w:space="0" w:color="auto"/>
            <w:left w:val="none" w:sz="0" w:space="0" w:color="auto"/>
            <w:bottom w:val="none" w:sz="0" w:space="0" w:color="auto"/>
            <w:right w:val="none" w:sz="0" w:space="0" w:color="auto"/>
          </w:divBdr>
        </w:div>
      </w:divsChild>
    </w:div>
    <w:div w:id="805202467">
      <w:bodyDiv w:val="1"/>
      <w:marLeft w:val="0"/>
      <w:marRight w:val="0"/>
      <w:marTop w:val="0"/>
      <w:marBottom w:val="0"/>
      <w:divBdr>
        <w:top w:val="none" w:sz="0" w:space="0" w:color="auto"/>
        <w:left w:val="none" w:sz="0" w:space="0" w:color="auto"/>
        <w:bottom w:val="none" w:sz="0" w:space="0" w:color="auto"/>
        <w:right w:val="none" w:sz="0" w:space="0" w:color="auto"/>
      </w:divBdr>
    </w:div>
    <w:div w:id="808865631">
      <w:bodyDiv w:val="1"/>
      <w:marLeft w:val="0"/>
      <w:marRight w:val="0"/>
      <w:marTop w:val="0"/>
      <w:marBottom w:val="0"/>
      <w:divBdr>
        <w:top w:val="none" w:sz="0" w:space="0" w:color="auto"/>
        <w:left w:val="none" w:sz="0" w:space="0" w:color="auto"/>
        <w:bottom w:val="none" w:sz="0" w:space="0" w:color="auto"/>
        <w:right w:val="none" w:sz="0" w:space="0" w:color="auto"/>
      </w:divBdr>
    </w:div>
    <w:div w:id="817066746">
      <w:bodyDiv w:val="1"/>
      <w:marLeft w:val="0"/>
      <w:marRight w:val="0"/>
      <w:marTop w:val="0"/>
      <w:marBottom w:val="0"/>
      <w:divBdr>
        <w:top w:val="none" w:sz="0" w:space="0" w:color="auto"/>
        <w:left w:val="none" w:sz="0" w:space="0" w:color="auto"/>
        <w:bottom w:val="none" w:sz="0" w:space="0" w:color="auto"/>
        <w:right w:val="none" w:sz="0" w:space="0" w:color="auto"/>
      </w:divBdr>
      <w:divsChild>
        <w:div w:id="1641613163">
          <w:marLeft w:val="85"/>
          <w:marRight w:val="0"/>
          <w:marTop w:val="0"/>
          <w:marBottom w:val="0"/>
          <w:divBdr>
            <w:top w:val="none" w:sz="0" w:space="0" w:color="auto"/>
            <w:left w:val="none" w:sz="0" w:space="0" w:color="auto"/>
            <w:bottom w:val="none" w:sz="0" w:space="0" w:color="auto"/>
            <w:right w:val="none" w:sz="0" w:space="0" w:color="auto"/>
          </w:divBdr>
        </w:div>
      </w:divsChild>
    </w:div>
    <w:div w:id="833182787">
      <w:bodyDiv w:val="1"/>
      <w:marLeft w:val="0"/>
      <w:marRight w:val="0"/>
      <w:marTop w:val="0"/>
      <w:marBottom w:val="0"/>
      <w:divBdr>
        <w:top w:val="none" w:sz="0" w:space="0" w:color="auto"/>
        <w:left w:val="none" w:sz="0" w:space="0" w:color="auto"/>
        <w:bottom w:val="none" w:sz="0" w:space="0" w:color="auto"/>
        <w:right w:val="none" w:sz="0" w:space="0" w:color="auto"/>
      </w:divBdr>
      <w:divsChild>
        <w:div w:id="110368457">
          <w:marLeft w:val="0"/>
          <w:marRight w:val="0"/>
          <w:marTop w:val="0"/>
          <w:marBottom w:val="0"/>
          <w:divBdr>
            <w:top w:val="none" w:sz="0" w:space="0" w:color="auto"/>
            <w:left w:val="none" w:sz="0" w:space="0" w:color="auto"/>
            <w:bottom w:val="none" w:sz="0" w:space="0" w:color="auto"/>
            <w:right w:val="none" w:sz="0" w:space="0" w:color="auto"/>
          </w:divBdr>
        </w:div>
      </w:divsChild>
    </w:div>
    <w:div w:id="862476676">
      <w:bodyDiv w:val="1"/>
      <w:marLeft w:val="0"/>
      <w:marRight w:val="0"/>
      <w:marTop w:val="0"/>
      <w:marBottom w:val="0"/>
      <w:divBdr>
        <w:top w:val="none" w:sz="0" w:space="0" w:color="auto"/>
        <w:left w:val="none" w:sz="0" w:space="0" w:color="auto"/>
        <w:bottom w:val="none" w:sz="0" w:space="0" w:color="auto"/>
        <w:right w:val="none" w:sz="0" w:space="0" w:color="auto"/>
      </w:divBdr>
      <w:divsChild>
        <w:div w:id="1710564823">
          <w:marLeft w:val="85"/>
          <w:marRight w:val="0"/>
          <w:marTop w:val="0"/>
          <w:marBottom w:val="0"/>
          <w:divBdr>
            <w:top w:val="none" w:sz="0" w:space="0" w:color="auto"/>
            <w:left w:val="none" w:sz="0" w:space="0" w:color="auto"/>
            <w:bottom w:val="none" w:sz="0" w:space="0" w:color="auto"/>
            <w:right w:val="none" w:sz="0" w:space="0" w:color="auto"/>
          </w:divBdr>
        </w:div>
      </w:divsChild>
    </w:div>
    <w:div w:id="865406513">
      <w:bodyDiv w:val="1"/>
      <w:marLeft w:val="0"/>
      <w:marRight w:val="0"/>
      <w:marTop w:val="0"/>
      <w:marBottom w:val="0"/>
      <w:divBdr>
        <w:top w:val="none" w:sz="0" w:space="0" w:color="auto"/>
        <w:left w:val="none" w:sz="0" w:space="0" w:color="auto"/>
        <w:bottom w:val="none" w:sz="0" w:space="0" w:color="auto"/>
        <w:right w:val="none" w:sz="0" w:space="0" w:color="auto"/>
      </w:divBdr>
      <w:divsChild>
        <w:div w:id="173308841">
          <w:marLeft w:val="0"/>
          <w:marRight w:val="0"/>
          <w:marTop w:val="0"/>
          <w:marBottom w:val="0"/>
          <w:divBdr>
            <w:top w:val="none" w:sz="0" w:space="0" w:color="auto"/>
            <w:left w:val="none" w:sz="0" w:space="0" w:color="auto"/>
            <w:bottom w:val="none" w:sz="0" w:space="0" w:color="auto"/>
            <w:right w:val="none" w:sz="0" w:space="0" w:color="auto"/>
          </w:divBdr>
        </w:div>
      </w:divsChild>
    </w:div>
    <w:div w:id="905140672">
      <w:bodyDiv w:val="1"/>
      <w:marLeft w:val="0"/>
      <w:marRight w:val="0"/>
      <w:marTop w:val="0"/>
      <w:marBottom w:val="0"/>
      <w:divBdr>
        <w:top w:val="none" w:sz="0" w:space="0" w:color="auto"/>
        <w:left w:val="none" w:sz="0" w:space="0" w:color="auto"/>
        <w:bottom w:val="none" w:sz="0" w:space="0" w:color="auto"/>
        <w:right w:val="none" w:sz="0" w:space="0" w:color="auto"/>
      </w:divBdr>
      <w:divsChild>
        <w:div w:id="406265553">
          <w:marLeft w:val="85"/>
          <w:marRight w:val="0"/>
          <w:marTop w:val="0"/>
          <w:marBottom w:val="0"/>
          <w:divBdr>
            <w:top w:val="none" w:sz="0" w:space="0" w:color="auto"/>
            <w:left w:val="none" w:sz="0" w:space="0" w:color="auto"/>
            <w:bottom w:val="none" w:sz="0" w:space="0" w:color="auto"/>
            <w:right w:val="none" w:sz="0" w:space="0" w:color="auto"/>
          </w:divBdr>
        </w:div>
      </w:divsChild>
    </w:div>
    <w:div w:id="942956745">
      <w:bodyDiv w:val="1"/>
      <w:marLeft w:val="0"/>
      <w:marRight w:val="0"/>
      <w:marTop w:val="0"/>
      <w:marBottom w:val="0"/>
      <w:divBdr>
        <w:top w:val="none" w:sz="0" w:space="0" w:color="auto"/>
        <w:left w:val="none" w:sz="0" w:space="0" w:color="auto"/>
        <w:bottom w:val="none" w:sz="0" w:space="0" w:color="auto"/>
        <w:right w:val="none" w:sz="0" w:space="0" w:color="auto"/>
      </w:divBdr>
    </w:div>
    <w:div w:id="977956252">
      <w:bodyDiv w:val="1"/>
      <w:marLeft w:val="0"/>
      <w:marRight w:val="0"/>
      <w:marTop w:val="0"/>
      <w:marBottom w:val="0"/>
      <w:divBdr>
        <w:top w:val="none" w:sz="0" w:space="0" w:color="auto"/>
        <w:left w:val="none" w:sz="0" w:space="0" w:color="auto"/>
        <w:bottom w:val="none" w:sz="0" w:space="0" w:color="auto"/>
        <w:right w:val="none" w:sz="0" w:space="0" w:color="auto"/>
      </w:divBdr>
      <w:divsChild>
        <w:div w:id="307516870">
          <w:marLeft w:val="0"/>
          <w:marRight w:val="0"/>
          <w:marTop w:val="0"/>
          <w:marBottom w:val="0"/>
          <w:divBdr>
            <w:top w:val="none" w:sz="0" w:space="0" w:color="auto"/>
            <w:left w:val="none" w:sz="0" w:space="0" w:color="auto"/>
            <w:bottom w:val="none" w:sz="0" w:space="0" w:color="auto"/>
            <w:right w:val="none" w:sz="0" w:space="0" w:color="auto"/>
          </w:divBdr>
        </w:div>
      </w:divsChild>
    </w:div>
    <w:div w:id="983971900">
      <w:bodyDiv w:val="1"/>
      <w:marLeft w:val="0"/>
      <w:marRight w:val="0"/>
      <w:marTop w:val="0"/>
      <w:marBottom w:val="0"/>
      <w:divBdr>
        <w:top w:val="none" w:sz="0" w:space="0" w:color="auto"/>
        <w:left w:val="none" w:sz="0" w:space="0" w:color="auto"/>
        <w:bottom w:val="none" w:sz="0" w:space="0" w:color="auto"/>
        <w:right w:val="none" w:sz="0" w:space="0" w:color="auto"/>
      </w:divBdr>
      <w:divsChild>
        <w:div w:id="1252394463">
          <w:marLeft w:val="85"/>
          <w:marRight w:val="0"/>
          <w:marTop w:val="0"/>
          <w:marBottom w:val="0"/>
          <w:divBdr>
            <w:top w:val="none" w:sz="0" w:space="0" w:color="auto"/>
            <w:left w:val="none" w:sz="0" w:space="0" w:color="auto"/>
            <w:bottom w:val="none" w:sz="0" w:space="0" w:color="auto"/>
            <w:right w:val="none" w:sz="0" w:space="0" w:color="auto"/>
          </w:divBdr>
        </w:div>
      </w:divsChild>
    </w:div>
    <w:div w:id="1021321427">
      <w:bodyDiv w:val="1"/>
      <w:marLeft w:val="0"/>
      <w:marRight w:val="0"/>
      <w:marTop w:val="0"/>
      <w:marBottom w:val="0"/>
      <w:divBdr>
        <w:top w:val="none" w:sz="0" w:space="0" w:color="auto"/>
        <w:left w:val="none" w:sz="0" w:space="0" w:color="auto"/>
        <w:bottom w:val="none" w:sz="0" w:space="0" w:color="auto"/>
        <w:right w:val="none" w:sz="0" w:space="0" w:color="auto"/>
      </w:divBdr>
    </w:div>
    <w:div w:id="1026714935">
      <w:bodyDiv w:val="1"/>
      <w:marLeft w:val="0"/>
      <w:marRight w:val="0"/>
      <w:marTop w:val="0"/>
      <w:marBottom w:val="0"/>
      <w:divBdr>
        <w:top w:val="none" w:sz="0" w:space="0" w:color="auto"/>
        <w:left w:val="none" w:sz="0" w:space="0" w:color="auto"/>
        <w:bottom w:val="none" w:sz="0" w:space="0" w:color="auto"/>
        <w:right w:val="none" w:sz="0" w:space="0" w:color="auto"/>
      </w:divBdr>
    </w:div>
    <w:div w:id="1065226882">
      <w:bodyDiv w:val="1"/>
      <w:marLeft w:val="0"/>
      <w:marRight w:val="0"/>
      <w:marTop w:val="0"/>
      <w:marBottom w:val="0"/>
      <w:divBdr>
        <w:top w:val="none" w:sz="0" w:space="0" w:color="auto"/>
        <w:left w:val="none" w:sz="0" w:space="0" w:color="auto"/>
        <w:bottom w:val="none" w:sz="0" w:space="0" w:color="auto"/>
        <w:right w:val="none" w:sz="0" w:space="0" w:color="auto"/>
      </w:divBdr>
    </w:div>
    <w:div w:id="1077631668">
      <w:bodyDiv w:val="1"/>
      <w:marLeft w:val="0"/>
      <w:marRight w:val="0"/>
      <w:marTop w:val="0"/>
      <w:marBottom w:val="0"/>
      <w:divBdr>
        <w:top w:val="none" w:sz="0" w:space="0" w:color="auto"/>
        <w:left w:val="none" w:sz="0" w:space="0" w:color="auto"/>
        <w:bottom w:val="none" w:sz="0" w:space="0" w:color="auto"/>
        <w:right w:val="none" w:sz="0" w:space="0" w:color="auto"/>
      </w:divBdr>
      <w:divsChild>
        <w:div w:id="2114592645">
          <w:marLeft w:val="0"/>
          <w:marRight w:val="0"/>
          <w:marTop w:val="0"/>
          <w:marBottom w:val="0"/>
          <w:divBdr>
            <w:top w:val="none" w:sz="0" w:space="0" w:color="auto"/>
            <w:left w:val="none" w:sz="0" w:space="0" w:color="auto"/>
            <w:bottom w:val="none" w:sz="0" w:space="0" w:color="auto"/>
            <w:right w:val="none" w:sz="0" w:space="0" w:color="auto"/>
          </w:divBdr>
        </w:div>
      </w:divsChild>
    </w:div>
    <w:div w:id="1110659574">
      <w:bodyDiv w:val="1"/>
      <w:marLeft w:val="0"/>
      <w:marRight w:val="0"/>
      <w:marTop w:val="0"/>
      <w:marBottom w:val="0"/>
      <w:divBdr>
        <w:top w:val="none" w:sz="0" w:space="0" w:color="auto"/>
        <w:left w:val="none" w:sz="0" w:space="0" w:color="auto"/>
        <w:bottom w:val="none" w:sz="0" w:space="0" w:color="auto"/>
        <w:right w:val="none" w:sz="0" w:space="0" w:color="auto"/>
      </w:divBdr>
    </w:div>
    <w:div w:id="1117142431">
      <w:bodyDiv w:val="1"/>
      <w:marLeft w:val="0"/>
      <w:marRight w:val="0"/>
      <w:marTop w:val="0"/>
      <w:marBottom w:val="0"/>
      <w:divBdr>
        <w:top w:val="none" w:sz="0" w:space="0" w:color="auto"/>
        <w:left w:val="none" w:sz="0" w:space="0" w:color="auto"/>
        <w:bottom w:val="none" w:sz="0" w:space="0" w:color="auto"/>
        <w:right w:val="none" w:sz="0" w:space="0" w:color="auto"/>
      </w:divBdr>
      <w:divsChild>
        <w:div w:id="359822469">
          <w:marLeft w:val="0"/>
          <w:marRight w:val="0"/>
          <w:marTop w:val="0"/>
          <w:marBottom w:val="0"/>
          <w:divBdr>
            <w:top w:val="none" w:sz="0" w:space="0" w:color="auto"/>
            <w:left w:val="none" w:sz="0" w:space="0" w:color="auto"/>
            <w:bottom w:val="none" w:sz="0" w:space="0" w:color="auto"/>
            <w:right w:val="none" w:sz="0" w:space="0" w:color="auto"/>
          </w:divBdr>
          <w:divsChild>
            <w:div w:id="279144790">
              <w:marLeft w:val="0"/>
              <w:marRight w:val="0"/>
              <w:marTop w:val="0"/>
              <w:marBottom w:val="0"/>
              <w:divBdr>
                <w:top w:val="none" w:sz="0" w:space="0" w:color="auto"/>
                <w:left w:val="none" w:sz="0" w:space="0" w:color="auto"/>
                <w:bottom w:val="none" w:sz="0" w:space="0" w:color="auto"/>
                <w:right w:val="none" w:sz="0" w:space="0" w:color="auto"/>
              </w:divBdr>
            </w:div>
            <w:div w:id="330178303">
              <w:marLeft w:val="0"/>
              <w:marRight w:val="0"/>
              <w:marTop w:val="0"/>
              <w:marBottom w:val="0"/>
              <w:divBdr>
                <w:top w:val="none" w:sz="0" w:space="0" w:color="auto"/>
                <w:left w:val="none" w:sz="0" w:space="0" w:color="auto"/>
                <w:bottom w:val="none" w:sz="0" w:space="0" w:color="auto"/>
                <w:right w:val="none" w:sz="0" w:space="0" w:color="auto"/>
              </w:divBdr>
            </w:div>
            <w:div w:id="839974954">
              <w:marLeft w:val="0"/>
              <w:marRight w:val="0"/>
              <w:marTop w:val="0"/>
              <w:marBottom w:val="0"/>
              <w:divBdr>
                <w:top w:val="none" w:sz="0" w:space="0" w:color="auto"/>
                <w:left w:val="none" w:sz="0" w:space="0" w:color="auto"/>
                <w:bottom w:val="none" w:sz="0" w:space="0" w:color="auto"/>
                <w:right w:val="none" w:sz="0" w:space="0" w:color="auto"/>
              </w:divBdr>
            </w:div>
            <w:div w:id="973684227">
              <w:marLeft w:val="0"/>
              <w:marRight w:val="0"/>
              <w:marTop w:val="0"/>
              <w:marBottom w:val="0"/>
              <w:divBdr>
                <w:top w:val="none" w:sz="0" w:space="0" w:color="auto"/>
                <w:left w:val="none" w:sz="0" w:space="0" w:color="auto"/>
                <w:bottom w:val="none" w:sz="0" w:space="0" w:color="auto"/>
                <w:right w:val="none" w:sz="0" w:space="0" w:color="auto"/>
              </w:divBdr>
            </w:div>
            <w:div w:id="15792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8695">
      <w:bodyDiv w:val="1"/>
      <w:marLeft w:val="0"/>
      <w:marRight w:val="0"/>
      <w:marTop w:val="0"/>
      <w:marBottom w:val="0"/>
      <w:divBdr>
        <w:top w:val="none" w:sz="0" w:space="0" w:color="auto"/>
        <w:left w:val="none" w:sz="0" w:space="0" w:color="auto"/>
        <w:bottom w:val="none" w:sz="0" w:space="0" w:color="auto"/>
        <w:right w:val="none" w:sz="0" w:space="0" w:color="auto"/>
      </w:divBdr>
      <w:divsChild>
        <w:div w:id="1332879124">
          <w:marLeft w:val="0"/>
          <w:marRight w:val="0"/>
          <w:marTop w:val="0"/>
          <w:marBottom w:val="0"/>
          <w:divBdr>
            <w:top w:val="none" w:sz="0" w:space="0" w:color="auto"/>
            <w:left w:val="none" w:sz="0" w:space="0" w:color="auto"/>
            <w:bottom w:val="none" w:sz="0" w:space="0" w:color="auto"/>
            <w:right w:val="none" w:sz="0" w:space="0" w:color="auto"/>
          </w:divBdr>
        </w:div>
      </w:divsChild>
    </w:div>
    <w:div w:id="1142622452">
      <w:bodyDiv w:val="1"/>
      <w:marLeft w:val="0"/>
      <w:marRight w:val="0"/>
      <w:marTop w:val="0"/>
      <w:marBottom w:val="0"/>
      <w:divBdr>
        <w:top w:val="none" w:sz="0" w:space="0" w:color="auto"/>
        <w:left w:val="none" w:sz="0" w:space="0" w:color="auto"/>
        <w:bottom w:val="none" w:sz="0" w:space="0" w:color="auto"/>
        <w:right w:val="none" w:sz="0" w:space="0" w:color="auto"/>
      </w:divBdr>
    </w:div>
    <w:div w:id="1175218923">
      <w:bodyDiv w:val="1"/>
      <w:marLeft w:val="0"/>
      <w:marRight w:val="0"/>
      <w:marTop w:val="0"/>
      <w:marBottom w:val="0"/>
      <w:divBdr>
        <w:top w:val="none" w:sz="0" w:space="0" w:color="auto"/>
        <w:left w:val="none" w:sz="0" w:space="0" w:color="auto"/>
        <w:bottom w:val="none" w:sz="0" w:space="0" w:color="auto"/>
        <w:right w:val="none" w:sz="0" w:space="0" w:color="auto"/>
      </w:divBdr>
      <w:divsChild>
        <w:div w:id="776602409">
          <w:marLeft w:val="0"/>
          <w:marRight w:val="0"/>
          <w:marTop w:val="0"/>
          <w:marBottom w:val="0"/>
          <w:divBdr>
            <w:top w:val="none" w:sz="0" w:space="0" w:color="auto"/>
            <w:left w:val="none" w:sz="0" w:space="0" w:color="auto"/>
            <w:bottom w:val="none" w:sz="0" w:space="0" w:color="auto"/>
            <w:right w:val="none" w:sz="0" w:space="0" w:color="auto"/>
          </w:divBdr>
        </w:div>
      </w:divsChild>
    </w:div>
    <w:div w:id="1180269612">
      <w:bodyDiv w:val="1"/>
      <w:marLeft w:val="0"/>
      <w:marRight w:val="0"/>
      <w:marTop w:val="0"/>
      <w:marBottom w:val="0"/>
      <w:divBdr>
        <w:top w:val="none" w:sz="0" w:space="0" w:color="auto"/>
        <w:left w:val="none" w:sz="0" w:space="0" w:color="auto"/>
        <w:bottom w:val="none" w:sz="0" w:space="0" w:color="auto"/>
        <w:right w:val="none" w:sz="0" w:space="0" w:color="auto"/>
      </w:divBdr>
      <w:divsChild>
        <w:div w:id="951933570">
          <w:marLeft w:val="0"/>
          <w:marRight w:val="0"/>
          <w:marTop w:val="0"/>
          <w:marBottom w:val="0"/>
          <w:divBdr>
            <w:top w:val="none" w:sz="0" w:space="0" w:color="auto"/>
            <w:left w:val="none" w:sz="0" w:space="0" w:color="auto"/>
            <w:bottom w:val="none" w:sz="0" w:space="0" w:color="auto"/>
            <w:right w:val="none" w:sz="0" w:space="0" w:color="auto"/>
          </w:divBdr>
          <w:divsChild>
            <w:div w:id="96141396">
              <w:marLeft w:val="0"/>
              <w:marRight w:val="0"/>
              <w:marTop w:val="0"/>
              <w:marBottom w:val="0"/>
              <w:divBdr>
                <w:top w:val="none" w:sz="0" w:space="0" w:color="auto"/>
                <w:left w:val="none" w:sz="0" w:space="0" w:color="auto"/>
                <w:bottom w:val="none" w:sz="0" w:space="0" w:color="auto"/>
                <w:right w:val="none" w:sz="0" w:space="0" w:color="auto"/>
              </w:divBdr>
            </w:div>
            <w:div w:id="474765635">
              <w:marLeft w:val="0"/>
              <w:marRight w:val="0"/>
              <w:marTop w:val="0"/>
              <w:marBottom w:val="0"/>
              <w:divBdr>
                <w:top w:val="none" w:sz="0" w:space="0" w:color="auto"/>
                <w:left w:val="none" w:sz="0" w:space="0" w:color="auto"/>
                <w:bottom w:val="none" w:sz="0" w:space="0" w:color="auto"/>
                <w:right w:val="none" w:sz="0" w:space="0" w:color="auto"/>
              </w:divBdr>
            </w:div>
            <w:div w:id="347176144">
              <w:marLeft w:val="0"/>
              <w:marRight w:val="0"/>
              <w:marTop w:val="0"/>
              <w:marBottom w:val="0"/>
              <w:divBdr>
                <w:top w:val="none" w:sz="0" w:space="0" w:color="auto"/>
                <w:left w:val="none" w:sz="0" w:space="0" w:color="auto"/>
                <w:bottom w:val="none" w:sz="0" w:space="0" w:color="auto"/>
                <w:right w:val="none" w:sz="0" w:space="0" w:color="auto"/>
              </w:divBdr>
            </w:div>
            <w:div w:id="1582829073">
              <w:marLeft w:val="0"/>
              <w:marRight w:val="0"/>
              <w:marTop w:val="0"/>
              <w:marBottom w:val="0"/>
              <w:divBdr>
                <w:top w:val="none" w:sz="0" w:space="0" w:color="auto"/>
                <w:left w:val="none" w:sz="0" w:space="0" w:color="auto"/>
                <w:bottom w:val="none" w:sz="0" w:space="0" w:color="auto"/>
                <w:right w:val="none" w:sz="0" w:space="0" w:color="auto"/>
              </w:divBdr>
            </w:div>
            <w:div w:id="877667062">
              <w:marLeft w:val="0"/>
              <w:marRight w:val="0"/>
              <w:marTop w:val="0"/>
              <w:marBottom w:val="0"/>
              <w:divBdr>
                <w:top w:val="none" w:sz="0" w:space="0" w:color="auto"/>
                <w:left w:val="none" w:sz="0" w:space="0" w:color="auto"/>
                <w:bottom w:val="none" w:sz="0" w:space="0" w:color="auto"/>
                <w:right w:val="none" w:sz="0" w:space="0" w:color="auto"/>
              </w:divBdr>
            </w:div>
            <w:div w:id="1196968276">
              <w:marLeft w:val="0"/>
              <w:marRight w:val="0"/>
              <w:marTop w:val="0"/>
              <w:marBottom w:val="0"/>
              <w:divBdr>
                <w:top w:val="none" w:sz="0" w:space="0" w:color="auto"/>
                <w:left w:val="none" w:sz="0" w:space="0" w:color="auto"/>
                <w:bottom w:val="none" w:sz="0" w:space="0" w:color="auto"/>
                <w:right w:val="none" w:sz="0" w:space="0" w:color="auto"/>
              </w:divBdr>
            </w:div>
            <w:div w:id="1157498438">
              <w:marLeft w:val="0"/>
              <w:marRight w:val="0"/>
              <w:marTop w:val="0"/>
              <w:marBottom w:val="0"/>
              <w:divBdr>
                <w:top w:val="none" w:sz="0" w:space="0" w:color="auto"/>
                <w:left w:val="none" w:sz="0" w:space="0" w:color="auto"/>
                <w:bottom w:val="none" w:sz="0" w:space="0" w:color="auto"/>
                <w:right w:val="none" w:sz="0" w:space="0" w:color="auto"/>
              </w:divBdr>
            </w:div>
            <w:div w:id="786580301">
              <w:marLeft w:val="0"/>
              <w:marRight w:val="0"/>
              <w:marTop w:val="0"/>
              <w:marBottom w:val="0"/>
              <w:divBdr>
                <w:top w:val="none" w:sz="0" w:space="0" w:color="auto"/>
                <w:left w:val="none" w:sz="0" w:space="0" w:color="auto"/>
                <w:bottom w:val="none" w:sz="0" w:space="0" w:color="auto"/>
                <w:right w:val="none" w:sz="0" w:space="0" w:color="auto"/>
              </w:divBdr>
            </w:div>
            <w:div w:id="1964269085">
              <w:marLeft w:val="0"/>
              <w:marRight w:val="0"/>
              <w:marTop w:val="0"/>
              <w:marBottom w:val="0"/>
              <w:divBdr>
                <w:top w:val="none" w:sz="0" w:space="0" w:color="auto"/>
                <w:left w:val="none" w:sz="0" w:space="0" w:color="auto"/>
                <w:bottom w:val="none" w:sz="0" w:space="0" w:color="auto"/>
                <w:right w:val="none" w:sz="0" w:space="0" w:color="auto"/>
              </w:divBdr>
            </w:div>
            <w:div w:id="784688533">
              <w:marLeft w:val="0"/>
              <w:marRight w:val="0"/>
              <w:marTop w:val="0"/>
              <w:marBottom w:val="0"/>
              <w:divBdr>
                <w:top w:val="none" w:sz="0" w:space="0" w:color="auto"/>
                <w:left w:val="none" w:sz="0" w:space="0" w:color="auto"/>
                <w:bottom w:val="none" w:sz="0" w:space="0" w:color="auto"/>
                <w:right w:val="none" w:sz="0" w:space="0" w:color="auto"/>
              </w:divBdr>
            </w:div>
            <w:div w:id="936905954">
              <w:marLeft w:val="0"/>
              <w:marRight w:val="0"/>
              <w:marTop w:val="0"/>
              <w:marBottom w:val="0"/>
              <w:divBdr>
                <w:top w:val="none" w:sz="0" w:space="0" w:color="auto"/>
                <w:left w:val="none" w:sz="0" w:space="0" w:color="auto"/>
                <w:bottom w:val="none" w:sz="0" w:space="0" w:color="auto"/>
                <w:right w:val="none" w:sz="0" w:space="0" w:color="auto"/>
              </w:divBdr>
            </w:div>
            <w:div w:id="1388140268">
              <w:marLeft w:val="0"/>
              <w:marRight w:val="0"/>
              <w:marTop w:val="0"/>
              <w:marBottom w:val="0"/>
              <w:divBdr>
                <w:top w:val="none" w:sz="0" w:space="0" w:color="auto"/>
                <w:left w:val="none" w:sz="0" w:space="0" w:color="auto"/>
                <w:bottom w:val="none" w:sz="0" w:space="0" w:color="auto"/>
                <w:right w:val="none" w:sz="0" w:space="0" w:color="auto"/>
              </w:divBdr>
            </w:div>
            <w:div w:id="998768996">
              <w:marLeft w:val="0"/>
              <w:marRight w:val="0"/>
              <w:marTop w:val="0"/>
              <w:marBottom w:val="0"/>
              <w:divBdr>
                <w:top w:val="none" w:sz="0" w:space="0" w:color="auto"/>
                <w:left w:val="none" w:sz="0" w:space="0" w:color="auto"/>
                <w:bottom w:val="none" w:sz="0" w:space="0" w:color="auto"/>
                <w:right w:val="none" w:sz="0" w:space="0" w:color="auto"/>
              </w:divBdr>
            </w:div>
            <w:div w:id="1657537331">
              <w:marLeft w:val="0"/>
              <w:marRight w:val="0"/>
              <w:marTop w:val="0"/>
              <w:marBottom w:val="0"/>
              <w:divBdr>
                <w:top w:val="none" w:sz="0" w:space="0" w:color="auto"/>
                <w:left w:val="none" w:sz="0" w:space="0" w:color="auto"/>
                <w:bottom w:val="none" w:sz="0" w:space="0" w:color="auto"/>
                <w:right w:val="none" w:sz="0" w:space="0" w:color="auto"/>
              </w:divBdr>
            </w:div>
            <w:div w:id="1044906335">
              <w:marLeft w:val="0"/>
              <w:marRight w:val="0"/>
              <w:marTop w:val="0"/>
              <w:marBottom w:val="0"/>
              <w:divBdr>
                <w:top w:val="none" w:sz="0" w:space="0" w:color="auto"/>
                <w:left w:val="none" w:sz="0" w:space="0" w:color="auto"/>
                <w:bottom w:val="none" w:sz="0" w:space="0" w:color="auto"/>
                <w:right w:val="none" w:sz="0" w:space="0" w:color="auto"/>
              </w:divBdr>
            </w:div>
            <w:div w:id="676924117">
              <w:marLeft w:val="0"/>
              <w:marRight w:val="0"/>
              <w:marTop w:val="0"/>
              <w:marBottom w:val="0"/>
              <w:divBdr>
                <w:top w:val="none" w:sz="0" w:space="0" w:color="auto"/>
                <w:left w:val="none" w:sz="0" w:space="0" w:color="auto"/>
                <w:bottom w:val="none" w:sz="0" w:space="0" w:color="auto"/>
                <w:right w:val="none" w:sz="0" w:space="0" w:color="auto"/>
              </w:divBdr>
            </w:div>
            <w:div w:id="527179080">
              <w:marLeft w:val="0"/>
              <w:marRight w:val="0"/>
              <w:marTop w:val="0"/>
              <w:marBottom w:val="0"/>
              <w:divBdr>
                <w:top w:val="none" w:sz="0" w:space="0" w:color="auto"/>
                <w:left w:val="none" w:sz="0" w:space="0" w:color="auto"/>
                <w:bottom w:val="none" w:sz="0" w:space="0" w:color="auto"/>
                <w:right w:val="none" w:sz="0" w:space="0" w:color="auto"/>
              </w:divBdr>
            </w:div>
            <w:div w:id="1752965776">
              <w:marLeft w:val="0"/>
              <w:marRight w:val="0"/>
              <w:marTop w:val="0"/>
              <w:marBottom w:val="0"/>
              <w:divBdr>
                <w:top w:val="none" w:sz="0" w:space="0" w:color="auto"/>
                <w:left w:val="none" w:sz="0" w:space="0" w:color="auto"/>
                <w:bottom w:val="none" w:sz="0" w:space="0" w:color="auto"/>
                <w:right w:val="none" w:sz="0" w:space="0" w:color="auto"/>
              </w:divBdr>
            </w:div>
            <w:div w:id="1884973444">
              <w:marLeft w:val="0"/>
              <w:marRight w:val="0"/>
              <w:marTop w:val="0"/>
              <w:marBottom w:val="0"/>
              <w:divBdr>
                <w:top w:val="none" w:sz="0" w:space="0" w:color="auto"/>
                <w:left w:val="none" w:sz="0" w:space="0" w:color="auto"/>
                <w:bottom w:val="none" w:sz="0" w:space="0" w:color="auto"/>
                <w:right w:val="none" w:sz="0" w:space="0" w:color="auto"/>
              </w:divBdr>
            </w:div>
            <w:div w:id="466702044">
              <w:marLeft w:val="0"/>
              <w:marRight w:val="0"/>
              <w:marTop w:val="0"/>
              <w:marBottom w:val="0"/>
              <w:divBdr>
                <w:top w:val="none" w:sz="0" w:space="0" w:color="auto"/>
                <w:left w:val="none" w:sz="0" w:space="0" w:color="auto"/>
                <w:bottom w:val="none" w:sz="0" w:space="0" w:color="auto"/>
                <w:right w:val="none" w:sz="0" w:space="0" w:color="auto"/>
              </w:divBdr>
            </w:div>
            <w:div w:id="1770810082">
              <w:marLeft w:val="0"/>
              <w:marRight w:val="0"/>
              <w:marTop w:val="0"/>
              <w:marBottom w:val="0"/>
              <w:divBdr>
                <w:top w:val="none" w:sz="0" w:space="0" w:color="auto"/>
                <w:left w:val="none" w:sz="0" w:space="0" w:color="auto"/>
                <w:bottom w:val="none" w:sz="0" w:space="0" w:color="auto"/>
                <w:right w:val="none" w:sz="0" w:space="0" w:color="auto"/>
              </w:divBdr>
            </w:div>
            <w:div w:id="2055306772">
              <w:marLeft w:val="0"/>
              <w:marRight w:val="0"/>
              <w:marTop w:val="0"/>
              <w:marBottom w:val="0"/>
              <w:divBdr>
                <w:top w:val="none" w:sz="0" w:space="0" w:color="auto"/>
                <w:left w:val="none" w:sz="0" w:space="0" w:color="auto"/>
                <w:bottom w:val="none" w:sz="0" w:space="0" w:color="auto"/>
                <w:right w:val="none" w:sz="0" w:space="0" w:color="auto"/>
              </w:divBdr>
            </w:div>
            <w:div w:id="1887139670">
              <w:marLeft w:val="0"/>
              <w:marRight w:val="0"/>
              <w:marTop w:val="0"/>
              <w:marBottom w:val="0"/>
              <w:divBdr>
                <w:top w:val="none" w:sz="0" w:space="0" w:color="auto"/>
                <w:left w:val="none" w:sz="0" w:space="0" w:color="auto"/>
                <w:bottom w:val="none" w:sz="0" w:space="0" w:color="auto"/>
                <w:right w:val="none" w:sz="0" w:space="0" w:color="auto"/>
              </w:divBdr>
            </w:div>
            <w:div w:id="1394308207">
              <w:marLeft w:val="0"/>
              <w:marRight w:val="0"/>
              <w:marTop w:val="0"/>
              <w:marBottom w:val="0"/>
              <w:divBdr>
                <w:top w:val="none" w:sz="0" w:space="0" w:color="auto"/>
                <w:left w:val="none" w:sz="0" w:space="0" w:color="auto"/>
                <w:bottom w:val="none" w:sz="0" w:space="0" w:color="auto"/>
                <w:right w:val="none" w:sz="0" w:space="0" w:color="auto"/>
              </w:divBdr>
            </w:div>
            <w:div w:id="1955819148">
              <w:marLeft w:val="0"/>
              <w:marRight w:val="0"/>
              <w:marTop w:val="0"/>
              <w:marBottom w:val="0"/>
              <w:divBdr>
                <w:top w:val="none" w:sz="0" w:space="0" w:color="auto"/>
                <w:left w:val="none" w:sz="0" w:space="0" w:color="auto"/>
                <w:bottom w:val="none" w:sz="0" w:space="0" w:color="auto"/>
                <w:right w:val="none" w:sz="0" w:space="0" w:color="auto"/>
              </w:divBdr>
            </w:div>
            <w:div w:id="629437548">
              <w:marLeft w:val="0"/>
              <w:marRight w:val="0"/>
              <w:marTop w:val="0"/>
              <w:marBottom w:val="0"/>
              <w:divBdr>
                <w:top w:val="none" w:sz="0" w:space="0" w:color="auto"/>
                <w:left w:val="none" w:sz="0" w:space="0" w:color="auto"/>
                <w:bottom w:val="none" w:sz="0" w:space="0" w:color="auto"/>
                <w:right w:val="none" w:sz="0" w:space="0" w:color="auto"/>
              </w:divBdr>
            </w:div>
            <w:div w:id="188876940">
              <w:marLeft w:val="0"/>
              <w:marRight w:val="0"/>
              <w:marTop w:val="0"/>
              <w:marBottom w:val="0"/>
              <w:divBdr>
                <w:top w:val="none" w:sz="0" w:space="0" w:color="auto"/>
                <w:left w:val="none" w:sz="0" w:space="0" w:color="auto"/>
                <w:bottom w:val="none" w:sz="0" w:space="0" w:color="auto"/>
                <w:right w:val="none" w:sz="0" w:space="0" w:color="auto"/>
              </w:divBdr>
            </w:div>
            <w:div w:id="2174939">
              <w:marLeft w:val="0"/>
              <w:marRight w:val="0"/>
              <w:marTop w:val="0"/>
              <w:marBottom w:val="0"/>
              <w:divBdr>
                <w:top w:val="none" w:sz="0" w:space="0" w:color="auto"/>
                <w:left w:val="none" w:sz="0" w:space="0" w:color="auto"/>
                <w:bottom w:val="none" w:sz="0" w:space="0" w:color="auto"/>
                <w:right w:val="none" w:sz="0" w:space="0" w:color="auto"/>
              </w:divBdr>
            </w:div>
            <w:div w:id="2016107117">
              <w:marLeft w:val="0"/>
              <w:marRight w:val="0"/>
              <w:marTop w:val="0"/>
              <w:marBottom w:val="0"/>
              <w:divBdr>
                <w:top w:val="none" w:sz="0" w:space="0" w:color="auto"/>
                <w:left w:val="none" w:sz="0" w:space="0" w:color="auto"/>
                <w:bottom w:val="none" w:sz="0" w:space="0" w:color="auto"/>
                <w:right w:val="none" w:sz="0" w:space="0" w:color="auto"/>
              </w:divBdr>
            </w:div>
            <w:div w:id="675693691">
              <w:marLeft w:val="0"/>
              <w:marRight w:val="0"/>
              <w:marTop w:val="0"/>
              <w:marBottom w:val="0"/>
              <w:divBdr>
                <w:top w:val="none" w:sz="0" w:space="0" w:color="auto"/>
                <w:left w:val="none" w:sz="0" w:space="0" w:color="auto"/>
                <w:bottom w:val="none" w:sz="0" w:space="0" w:color="auto"/>
                <w:right w:val="none" w:sz="0" w:space="0" w:color="auto"/>
              </w:divBdr>
            </w:div>
            <w:div w:id="1074278147">
              <w:marLeft w:val="0"/>
              <w:marRight w:val="0"/>
              <w:marTop w:val="0"/>
              <w:marBottom w:val="0"/>
              <w:divBdr>
                <w:top w:val="none" w:sz="0" w:space="0" w:color="auto"/>
                <w:left w:val="none" w:sz="0" w:space="0" w:color="auto"/>
                <w:bottom w:val="none" w:sz="0" w:space="0" w:color="auto"/>
                <w:right w:val="none" w:sz="0" w:space="0" w:color="auto"/>
              </w:divBdr>
            </w:div>
            <w:div w:id="228082031">
              <w:marLeft w:val="0"/>
              <w:marRight w:val="0"/>
              <w:marTop w:val="0"/>
              <w:marBottom w:val="0"/>
              <w:divBdr>
                <w:top w:val="none" w:sz="0" w:space="0" w:color="auto"/>
                <w:left w:val="none" w:sz="0" w:space="0" w:color="auto"/>
                <w:bottom w:val="none" w:sz="0" w:space="0" w:color="auto"/>
                <w:right w:val="none" w:sz="0" w:space="0" w:color="auto"/>
              </w:divBdr>
            </w:div>
            <w:div w:id="1372336916">
              <w:marLeft w:val="0"/>
              <w:marRight w:val="0"/>
              <w:marTop w:val="0"/>
              <w:marBottom w:val="0"/>
              <w:divBdr>
                <w:top w:val="none" w:sz="0" w:space="0" w:color="auto"/>
                <w:left w:val="none" w:sz="0" w:space="0" w:color="auto"/>
                <w:bottom w:val="none" w:sz="0" w:space="0" w:color="auto"/>
                <w:right w:val="none" w:sz="0" w:space="0" w:color="auto"/>
              </w:divBdr>
            </w:div>
            <w:div w:id="254902247">
              <w:marLeft w:val="0"/>
              <w:marRight w:val="0"/>
              <w:marTop w:val="0"/>
              <w:marBottom w:val="0"/>
              <w:divBdr>
                <w:top w:val="none" w:sz="0" w:space="0" w:color="auto"/>
                <w:left w:val="none" w:sz="0" w:space="0" w:color="auto"/>
                <w:bottom w:val="none" w:sz="0" w:space="0" w:color="auto"/>
                <w:right w:val="none" w:sz="0" w:space="0" w:color="auto"/>
              </w:divBdr>
            </w:div>
            <w:div w:id="1902710474">
              <w:marLeft w:val="0"/>
              <w:marRight w:val="0"/>
              <w:marTop w:val="0"/>
              <w:marBottom w:val="0"/>
              <w:divBdr>
                <w:top w:val="none" w:sz="0" w:space="0" w:color="auto"/>
                <w:left w:val="none" w:sz="0" w:space="0" w:color="auto"/>
                <w:bottom w:val="none" w:sz="0" w:space="0" w:color="auto"/>
                <w:right w:val="none" w:sz="0" w:space="0" w:color="auto"/>
              </w:divBdr>
            </w:div>
            <w:div w:id="1960256638">
              <w:marLeft w:val="0"/>
              <w:marRight w:val="0"/>
              <w:marTop w:val="0"/>
              <w:marBottom w:val="0"/>
              <w:divBdr>
                <w:top w:val="none" w:sz="0" w:space="0" w:color="auto"/>
                <w:left w:val="none" w:sz="0" w:space="0" w:color="auto"/>
                <w:bottom w:val="none" w:sz="0" w:space="0" w:color="auto"/>
                <w:right w:val="none" w:sz="0" w:space="0" w:color="auto"/>
              </w:divBdr>
            </w:div>
            <w:div w:id="301080709">
              <w:marLeft w:val="0"/>
              <w:marRight w:val="0"/>
              <w:marTop w:val="0"/>
              <w:marBottom w:val="0"/>
              <w:divBdr>
                <w:top w:val="none" w:sz="0" w:space="0" w:color="auto"/>
                <w:left w:val="none" w:sz="0" w:space="0" w:color="auto"/>
                <w:bottom w:val="none" w:sz="0" w:space="0" w:color="auto"/>
                <w:right w:val="none" w:sz="0" w:space="0" w:color="auto"/>
              </w:divBdr>
            </w:div>
            <w:div w:id="261257008">
              <w:marLeft w:val="0"/>
              <w:marRight w:val="0"/>
              <w:marTop w:val="0"/>
              <w:marBottom w:val="0"/>
              <w:divBdr>
                <w:top w:val="none" w:sz="0" w:space="0" w:color="auto"/>
                <w:left w:val="none" w:sz="0" w:space="0" w:color="auto"/>
                <w:bottom w:val="none" w:sz="0" w:space="0" w:color="auto"/>
                <w:right w:val="none" w:sz="0" w:space="0" w:color="auto"/>
              </w:divBdr>
            </w:div>
            <w:div w:id="429090032">
              <w:marLeft w:val="0"/>
              <w:marRight w:val="0"/>
              <w:marTop w:val="0"/>
              <w:marBottom w:val="0"/>
              <w:divBdr>
                <w:top w:val="none" w:sz="0" w:space="0" w:color="auto"/>
                <w:left w:val="none" w:sz="0" w:space="0" w:color="auto"/>
                <w:bottom w:val="none" w:sz="0" w:space="0" w:color="auto"/>
                <w:right w:val="none" w:sz="0" w:space="0" w:color="auto"/>
              </w:divBdr>
            </w:div>
            <w:div w:id="23680704">
              <w:marLeft w:val="0"/>
              <w:marRight w:val="0"/>
              <w:marTop w:val="0"/>
              <w:marBottom w:val="0"/>
              <w:divBdr>
                <w:top w:val="none" w:sz="0" w:space="0" w:color="auto"/>
                <w:left w:val="none" w:sz="0" w:space="0" w:color="auto"/>
                <w:bottom w:val="none" w:sz="0" w:space="0" w:color="auto"/>
                <w:right w:val="none" w:sz="0" w:space="0" w:color="auto"/>
              </w:divBdr>
            </w:div>
            <w:div w:id="941303781">
              <w:marLeft w:val="0"/>
              <w:marRight w:val="0"/>
              <w:marTop w:val="0"/>
              <w:marBottom w:val="0"/>
              <w:divBdr>
                <w:top w:val="none" w:sz="0" w:space="0" w:color="auto"/>
                <w:left w:val="none" w:sz="0" w:space="0" w:color="auto"/>
                <w:bottom w:val="none" w:sz="0" w:space="0" w:color="auto"/>
                <w:right w:val="none" w:sz="0" w:space="0" w:color="auto"/>
              </w:divBdr>
            </w:div>
            <w:div w:id="511383863">
              <w:marLeft w:val="0"/>
              <w:marRight w:val="0"/>
              <w:marTop w:val="0"/>
              <w:marBottom w:val="0"/>
              <w:divBdr>
                <w:top w:val="none" w:sz="0" w:space="0" w:color="auto"/>
                <w:left w:val="none" w:sz="0" w:space="0" w:color="auto"/>
                <w:bottom w:val="none" w:sz="0" w:space="0" w:color="auto"/>
                <w:right w:val="none" w:sz="0" w:space="0" w:color="auto"/>
              </w:divBdr>
            </w:div>
            <w:div w:id="1831365004">
              <w:marLeft w:val="0"/>
              <w:marRight w:val="0"/>
              <w:marTop w:val="0"/>
              <w:marBottom w:val="0"/>
              <w:divBdr>
                <w:top w:val="none" w:sz="0" w:space="0" w:color="auto"/>
                <w:left w:val="none" w:sz="0" w:space="0" w:color="auto"/>
                <w:bottom w:val="none" w:sz="0" w:space="0" w:color="auto"/>
                <w:right w:val="none" w:sz="0" w:space="0" w:color="auto"/>
              </w:divBdr>
            </w:div>
            <w:div w:id="996613959">
              <w:marLeft w:val="0"/>
              <w:marRight w:val="0"/>
              <w:marTop w:val="0"/>
              <w:marBottom w:val="0"/>
              <w:divBdr>
                <w:top w:val="none" w:sz="0" w:space="0" w:color="auto"/>
                <w:left w:val="none" w:sz="0" w:space="0" w:color="auto"/>
                <w:bottom w:val="none" w:sz="0" w:space="0" w:color="auto"/>
                <w:right w:val="none" w:sz="0" w:space="0" w:color="auto"/>
              </w:divBdr>
            </w:div>
            <w:div w:id="1815679923">
              <w:marLeft w:val="0"/>
              <w:marRight w:val="0"/>
              <w:marTop w:val="0"/>
              <w:marBottom w:val="0"/>
              <w:divBdr>
                <w:top w:val="none" w:sz="0" w:space="0" w:color="auto"/>
                <w:left w:val="none" w:sz="0" w:space="0" w:color="auto"/>
                <w:bottom w:val="none" w:sz="0" w:space="0" w:color="auto"/>
                <w:right w:val="none" w:sz="0" w:space="0" w:color="auto"/>
              </w:divBdr>
            </w:div>
            <w:div w:id="1105614333">
              <w:marLeft w:val="0"/>
              <w:marRight w:val="0"/>
              <w:marTop w:val="0"/>
              <w:marBottom w:val="0"/>
              <w:divBdr>
                <w:top w:val="none" w:sz="0" w:space="0" w:color="auto"/>
                <w:left w:val="none" w:sz="0" w:space="0" w:color="auto"/>
                <w:bottom w:val="none" w:sz="0" w:space="0" w:color="auto"/>
                <w:right w:val="none" w:sz="0" w:space="0" w:color="auto"/>
              </w:divBdr>
            </w:div>
            <w:div w:id="1725368867">
              <w:marLeft w:val="0"/>
              <w:marRight w:val="0"/>
              <w:marTop w:val="0"/>
              <w:marBottom w:val="0"/>
              <w:divBdr>
                <w:top w:val="none" w:sz="0" w:space="0" w:color="auto"/>
                <w:left w:val="none" w:sz="0" w:space="0" w:color="auto"/>
                <w:bottom w:val="none" w:sz="0" w:space="0" w:color="auto"/>
                <w:right w:val="none" w:sz="0" w:space="0" w:color="auto"/>
              </w:divBdr>
            </w:div>
            <w:div w:id="1864130341">
              <w:marLeft w:val="0"/>
              <w:marRight w:val="0"/>
              <w:marTop w:val="0"/>
              <w:marBottom w:val="0"/>
              <w:divBdr>
                <w:top w:val="none" w:sz="0" w:space="0" w:color="auto"/>
                <w:left w:val="none" w:sz="0" w:space="0" w:color="auto"/>
                <w:bottom w:val="none" w:sz="0" w:space="0" w:color="auto"/>
                <w:right w:val="none" w:sz="0" w:space="0" w:color="auto"/>
              </w:divBdr>
            </w:div>
            <w:div w:id="700475418">
              <w:marLeft w:val="0"/>
              <w:marRight w:val="0"/>
              <w:marTop w:val="0"/>
              <w:marBottom w:val="0"/>
              <w:divBdr>
                <w:top w:val="none" w:sz="0" w:space="0" w:color="auto"/>
                <w:left w:val="none" w:sz="0" w:space="0" w:color="auto"/>
                <w:bottom w:val="none" w:sz="0" w:space="0" w:color="auto"/>
                <w:right w:val="none" w:sz="0" w:space="0" w:color="auto"/>
              </w:divBdr>
            </w:div>
            <w:div w:id="1637031562">
              <w:marLeft w:val="0"/>
              <w:marRight w:val="0"/>
              <w:marTop w:val="0"/>
              <w:marBottom w:val="0"/>
              <w:divBdr>
                <w:top w:val="none" w:sz="0" w:space="0" w:color="auto"/>
                <w:left w:val="none" w:sz="0" w:space="0" w:color="auto"/>
                <w:bottom w:val="none" w:sz="0" w:space="0" w:color="auto"/>
                <w:right w:val="none" w:sz="0" w:space="0" w:color="auto"/>
              </w:divBdr>
            </w:div>
            <w:div w:id="878274028">
              <w:marLeft w:val="0"/>
              <w:marRight w:val="0"/>
              <w:marTop w:val="0"/>
              <w:marBottom w:val="0"/>
              <w:divBdr>
                <w:top w:val="none" w:sz="0" w:space="0" w:color="auto"/>
                <w:left w:val="none" w:sz="0" w:space="0" w:color="auto"/>
                <w:bottom w:val="none" w:sz="0" w:space="0" w:color="auto"/>
                <w:right w:val="none" w:sz="0" w:space="0" w:color="auto"/>
              </w:divBdr>
            </w:div>
            <w:div w:id="767240158">
              <w:marLeft w:val="0"/>
              <w:marRight w:val="0"/>
              <w:marTop w:val="0"/>
              <w:marBottom w:val="0"/>
              <w:divBdr>
                <w:top w:val="none" w:sz="0" w:space="0" w:color="auto"/>
                <w:left w:val="none" w:sz="0" w:space="0" w:color="auto"/>
                <w:bottom w:val="none" w:sz="0" w:space="0" w:color="auto"/>
                <w:right w:val="none" w:sz="0" w:space="0" w:color="auto"/>
              </w:divBdr>
            </w:div>
            <w:div w:id="207376064">
              <w:marLeft w:val="0"/>
              <w:marRight w:val="0"/>
              <w:marTop w:val="0"/>
              <w:marBottom w:val="0"/>
              <w:divBdr>
                <w:top w:val="none" w:sz="0" w:space="0" w:color="auto"/>
                <w:left w:val="none" w:sz="0" w:space="0" w:color="auto"/>
                <w:bottom w:val="none" w:sz="0" w:space="0" w:color="auto"/>
                <w:right w:val="none" w:sz="0" w:space="0" w:color="auto"/>
              </w:divBdr>
            </w:div>
            <w:div w:id="869496019">
              <w:marLeft w:val="0"/>
              <w:marRight w:val="0"/>
              <w:marTop w:val="0"/>
              <w:marBottom w:val="0"/>
              <w:divBdr>
                <w:top w:val="none" w:sz="0" w:space="0" w:color="auto"/>
                <w:left w:val="none" w:sz="0" w:space="0" w:color="auto"/>
                <w:bottom w:val="none" w:sz="0" w:space="0" w:color="auto"/>
                <w:right w:val="none" w:sz="0" w:space="0" w:color="auto"/>
              </w:divBdr>
            </w:div>
            <w:div w:id="2039426832">
              <w:marLeft w:val="0"/>
              <w:marRight w:val="0"/>
              <w:marTop w:val="0"/>
              <w:marBottom w:val="0"/>
              <w:divBdr>
                <w:top w:val="none" w:sz="0" w:space="0" w:color="auto"/>
                <w:left w:val="none" w:sz="0" w:space="0" w:color="auto"/>
                <w:bottom w:val="none" w:sz="0" w:space="0" w:color="auto"/>
                <w:right w:val="none" w:sz="0" w:space="0" w:color="auto"/>
              </w:divBdr>
            </w:div>
            <w:div w:id="54764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23126">
      <w:bodyDiv w:val="1"/>
      <w:marLeft w:val="0"/>
      <w:marRight w:val="0"/>
      <w:marTop w:val="0"/>
      <w:marBottom w:val="0"/>
      <w:divBdr>
        <w:top w:val="none" w:sz="0" w:space="0" w:color="auto"/>
        <w:left w:val="none" w:sz="0" w:space="0" w:color="auto"/>
        <w:bottom w:val="none" w:sz="0" w:space="0" w:color="auto"/>
        <w:right w:val="none" w:sz="0" w:space="0" w:color="auto"/>
      </w:divBdr>
      <w:divsChild>
        <w:div w:id="577398716">
          <w:marLeft w:val="85"/>
          <w:marRight w:val="0"/>
          <w:marTop w:val="0"/>
          <w:marBottom w:val="0"/>
          <w:divBdr>
            <w:top w:val="none" w:sz="0" w:space="0" w:color="auto"/>
            <w:left w:val="none" w:sz="0" w:space="0" w:color="auto"/>
            <w:bottom w:val="none" w:sz="0" w:space="0" w:color="auto"/>
            <w:right w:val="none" w:sz="0" w:space="0" w:color="auto"/>
          </w:divBdr>
        </w:div>
      </w:divsChild>
    </w:div>
    <w:div w:id="1264873923">
      <w:bodyDiv w:val="1"/>
      <w:marLeft w:val="0"/>
      <w:marRight w:val="0"/>
      <w:marTop w:val="0"/>
      <w:marBottom w:val="0"/>
      <w:divBdr>
        <w:top w:val="none" w:sz="0" w:space="0" w:color="auto"/>
        <w:left w:val="none" w:sz="0" w:space="0" w:color="auto"/>
        <w:bottom w:val="none" w:sz="0" w:space="0" w:color="auto"/>
        <w:right w:val="none" w:sz="0" w:space="0" w:color="auto"/>
      </w:divBdr>
      <w:divsChild>
        <w:div w:id="762266884">
          <w:marLeft w:val="85"/>
          <w:marRight w:val="0"/>
          <w:marTop w:val="0"/>
          <w:marBottom w:val="0"/>
          <w:divBdr>
            <w:top w:val="none" w:sz="0" w:space="0" w:color="auto"/>
            <w:left w:val="none" w:sz="0" w:space="0" w:color="auto"/>
            <w:bottom w:val="none" w:sz="0" w:space="0" w:color="auto"/>
            <w:right w:val="none" w:sz="0" w:space="0" w:color="auto"/>
          </w:divBdr>
        </w:div>
      </w:divsChild>
    </w:div>
    <w:div w:id="1340427715">
      <w:bodyDiv w:val="1"/>
      <w:marLeft w:val="0"/>
      <w:marRight w:val="0"/>
      <w:marTop w:val="0"/>
      <w:marBottom w:val="0"/>
      <w:divBdr>
        <w:top w:val="none" w:sz="0" w:space="0" w:color="auto"/>
        <w:left w:val="none" w:sz="0" w:space="0" w:color="auto"/>
        <w:bottom w:val="none" w:sz="0" w:space="0" w:color="auto"/>
        <w:right w:val="none" w:sz="0" w:space="0" w:color="auto"/>
      </w:divBdr>
      <w:divsChild>
        <w:div w:id="1002242147">
          <w:marLeft w:val="85"/>
          <w:marRight w:val="0"/>
          <w:marTop w:val="0"/>
          <w:marBottom w:val="0"/>
          <w:divBdr>
            <w:top w:val="none" w:sz="0" w:space="0" w:color="auto"/>
            <w:left w:val="none" w:sz="0" w:space="0" w:color="auto"/>
            <w:bottom w:val="none" w:sz="0" w:space="0" w:color="auto"/>
            <w:right w:val="none" w:sz="0" w:space="0" w:color="auto"/>
          </w:divBdr>
        </w:div>
      </w:divsChild>
    </w:div>
    <w:div w:id="1349020447">
      <w:bodyDiv w:val="1"/>
      <w:marLeft w:val="0"/>
      <w:marRight w:val="0"/>
      <w:marTop w:val="0"/>
      <w:marBottom w:val="0"/>
      <w:divBdr>
        <w:top w:val="none" w:sz="0" w:space="0" w:color="auto"/>
        <w:left w:val="none" w:sz="0" w:space="0" w:color="auto"/>
        <w:bottom w:val="none" w:sz="0" w:space="0" w:color="auto"/>
        <w:right w:val="none" w:sz="0" w:space="0" w:color="auto"/>
      </w:divBdr>
      <w:divsChild>
        <w:div w:id="1029138284">
          <w:marLeft w:val="85"/>
          <w:marRight w:val="0"/>
          <w:marTop w:val="0"/>
          <w:marBottom w:val="0"/>
          <w:divBdr>
            <w:top w:val="none" w:sz="0" w:space="0" w:color="auto"/>
            <w:left w:val="none" w:sz="0" w:space="0" w:color="auto"/>
            <w:bottom w:val="none" w:sz="0" w:space="0" w:color="auto"/>
            <w:right w:val="none" w:sz="0" w:space="0" w:color="auto"/>
          </w:divBdr>
        </w:div>
      </w:divsChild>
    </w:div>
    <w:div w:id="1362436939">
      <w:bodyDiv w:val="1"/>
      <w:marLeft w:val="0"/>
      <w:marRight w:val="0"/>
      <w:marTop w:val="0"/>
      <w:marBottom w:val="0"/>
      <w:divBdr>
        <w:top w:val="none" w:sz="0" w:space="0" w:color="auto"/>
        <w:left w:val="none" w:sz="0" w:space="0" w:color="auto"/>
        <w:bottom w:val="none" w:sz="0" w:space="0" w:color="auto"/>
        <w:right w:val="none" w:sz="0" w:space="0" w:color="auto"/>
      </w:divBdr>
      <w:divsChild>
        <w:div w:id="1332835305">
          <w:marLeft w:val="85"/>
          <w:marRight w:val="0"/>
          <w:marTop w:val="0"/>
          <w:marBottom w:val="0"/>
          <w:divBdr>
            <w:top w:val="none" w:sz="0" w:space="0" w:color="auto"/>
            <w:left w:val="none" w:sz="0" w:space="0" w:color="auto"/>
            <w:bottom w:val="none" w:sz="0" w:space="0" w:color="auto"/>
            <w:right w:val="none" w:sz="0" w:space="0" w:color="auto"/>
          </w:divBdr>
        </w:div>
      </w:divsChild>
    </w:div>
    <w:div w:id="1385638737">
      <w:bodyDiv w:val="1"/>
      <w:marLeft w:val="0"/>
      <w:marRight w:val="0"/>
      <w:marTop w:val="0"/>
      <w:marBottom w:val="0"/>
      <w:divBdr>
        <w:top w:val="none" w:sz="0" w:space="0" w:color="auto"/>
        <w:left w:val="none" w:sz="0" w:space="0" w:color="auto"/>
        <w:bottom w:val="none" w:sz="0" w:space="0" w:color="auto"/>
        <w:right w:val="none" w:sz="0" w:space="0" w:color="auto"/>
      </w:divBdr>
      <w:divsChild>
        <w:div w:id="1007370480">
          <w:marLeft w:val="85"/>
          <w:marRight w:val="0"/>
          <w:marTop w:val="0"/>
          <w:marBottom w:val="0"/>
          <w:divBdr>
            <w:top w:val="none" w:sz="0" w:space="0" w:color="auto"/>
            <w:left w:val="none" w:sz="0" w:space="0" w:color="auto"/>
            <w:bottom w:val="none" w:sz="0" w:space="0" w:color="auto"/>
            <w:right w:val="none" w:sz="0" w:space="0" w:color="auto"/>
          </w:divBdr>
        </w:div>
      </w:divsChild>
    </w:div>
    <w:div w:id="1397435147">
      <w:bodyDiv w:val="1"/>
      <w:marLeft w:val="0"/>
      <w:marRight w:val="0"/>
      <w:marTop w:val="0"/>
      <w:marBottom w:val="0"/>
      <w:divBdr>
        <w:top w:val="none" w:sz="0" w:space="0" w:color="auto"/>
        <w:left w:val="none" w:sz="0" w:space="0" w:color="auto"/>
        <w:bottom w:val="none" w:sz="0" w:space="0" w:color="auto"/>
        <w:right w:val="none" w:sz="0" w:space="0" w:color="auto"/>
      </w:divBdr>
      <w:divsChild>
        <w:div w:id="1510869168">
          <w:marLeft w:val="85"/>
          <w:marRight w:val="0"/>
          <w:marTop w:val="0"/>
          <w:marBottom w:val="0"/>
          <w:divBdr>
            <w:top w:val="none" w:sz="0" w:space="0" w:color="auto"/>
            <w:left w:val="none" w:sz="0" w:space="0" w:color="auto"/>
            <w:bottom w:val="none" w:sz="0" w:space="0" w:color="auto"/>
            <w:right w:val="none" w:sz="0" w:space="0" w:color="auto"/>
          </w:divBdr>
        </w:div>
      </w:divsChild>
    </w:div>
    <w:div w:id="1420323559">
      <w:bodyDiv w:val="1"/>
      <w:marLeft w:val="0"/>
      <w:marRight w:val="0"/>
      <w:marTop w:val="0"/>
      <w:marBottom w:val="0"/>
      <w:divBdr>
        <w:top w:val="none" w:sz="0" w:space="0" w:color="auto"/>
        <w:left w:val="none" w:sz="0" w:space="0" w:color="auto"/>
        <w:bottom w:val="none" w:sz="0" w:space="0" w:color="auto"/>
        <w:right w:val="none" w:sz="0" w:space="0" w:color="auto"/>
      </w:divBdr>
      <w:divsChild>
        <w:div w:id="1670863911">
          <w:marLeft w:val="0"/>
          <w:marRight w:val="0"/>
          <w:marTop w:val="0"/>
          <w:marBottom w:val="0"/>
          <w:divBdr>
            <w:top w:val="none" w:sz="0" w:space="0" w:color="auto"/>
            <w:left w:val="none" w:sz="0" w:space="0" w:color="auto"/>
            <w:bottom w:val="none" w:sz="0" w:space="0" w:color="auto"/>
            <w:right w:val="none" w:sz="0" w:space="0" w:color="auto"/>
          </w:divBdr>
        </w:div>
      </w:divsChild>
    </w:div>
    <w:div w:id="1432772766">
      <w:bodyDiv w:val="1"/>
      <w:marLeft w:val="0"/>
      <w:marRight w:val="0"/>
      <w:marTop w:val="0"/>
      <w:marBottom w:val="0"/>
      <w:divBdr>
        <w:top w:val="none" w:sz="0" w:space="0" w:color="auto"/>
        <w:left w:val="none" w:sz="0" w:space="0" w:color="auto"/>
        <w:bottom w:val="none" w:sz="0" w:space="0" w:color="auto"/>
        <w:right w:val="none" w:sz="0" w:space="0" w:color="auto"/>
      </w:divBdr>
    </w:div>
    <w:div w:id="1440099239">
      <w:bodyDiv w:val="1"/>
      <w:marLeft w:val="0"/>
      <w:marRight w:val="0"/>
      <w:marTop w:val="0"/>
      <w:marBottom w:val="0"/>
      <w:divBdr>
        <w:top w:val="none" w:sz="0" w:space="0" w:color="auto"/>
        <w:left w:val="none" w:sz="0" w:space="0" w:color="auto"/>
        <w:bottom w:val="none" w:sz="0" w:space="0" w:color="auto"/>
        <w:right w:val="none" w:sz="0" w:space="0" w:color="auto"/>
      </w:divBdr>
    </w:div>
    <w:div w:id="1453286670">
      <w:bodyDiv w:val="1"/>
      <w:marLeft w:val="0"/>
      <w:marRight w:val="0"/>
      <w:marTop w:val="0"/>
      <w:marBottom w:val="0"/>
      <w:divBdr>
        <w:top w:val="none" w:sz="0" w:space="0" w:color="auto"/>
        <w:left w:val="none" w:sz="0" w:space="0" w:color="auto"/>
        <w:bottom w:val="none" w:sz="0" w:space="0" w:color="auto"/>
        <w:right w:val="none" w:sz="0" w:space="0" w:color="auto"/>
      </w:divBdr>
      <w:divsChild>
        <w:div w:id="1881623963">
          <w:marLeft w:val="85"/>
          <w:marRight w:val="0"/>
          <w:marTop w:val="0"/>
          <w:marBottom w:val="0"/>
          <w:divBdr>
            <w:top w:val="none" w:sz="0" w:space="0" w:color="auto"/>
            <w:left w:val="none" w:sz="0" w:space="0" w:color="auto"/>
            <w:bottom w:val="none" w:sz="0" w:space="0" w:color="auto"/>
            <w:right w:val="none" w:sz="0" w:space="0" w:color="auto"/>
          </w:divBdr>
        </w:div>
      </w:divsChild>
    </w:div>
    <w:div w:id="1465388689">
      <w:bodyDiv w:val="1"/>
      <w:marLeft w:val="0"/>
      <w:marRight w:val="0"/>
      <w:marTop w:val="0"/>
      <w:marBottom w:val="0"/>
      <w:divBdr>
        <w:top w:val="none" w:sz="0" w:space="0" w:color="auto"/>
        <w:left w:val="none" w:sz="0" w:space="0" w:color="auto"/>
        <w:bottom w:val="none" w:sz="0" w:space="0" w:color="auto"/>
        <w:right w:val="none" w:sz="0" w:space="0" w:color="auto"/>
      </w:divBdr>
      <w:divsChild>
        <w:div w:id="2139646849">
          <w:marLeft w:val="85"/>
          <w:marRight w:val="0"/>
          <w:marTop w:val="0"/>
          <w:marBottom w:val="0"/>
          <w:divBdr>
            <w:top w:val="none" w:sz="0" w:space="0" w:color="auto"/>
            <w:left w:val="none" w:sz="0" w:space="0" w:color="auto"/>
            <w:bottom w:val="none" w:sz="0" w:space="0" w:color="auto"/>
            <w:right w:val="none" w:sz="0" w:space="0" w:color="auto"/>
          </w:divBdr>
        </w:div>
      </w:divsChild>
    </w:div>
    <w:div w:id="1489639248">
      <w:bodyDiv w:val="1"/>
      <w:marLeft w:val="0"/>
      <w:marRight w:val="0"/>
      <w:marTop w:val="0"/>
      <w:marBottom w:val="0"/>
      <w:divBdr>
        <w:top w:val="none" w:sz="0" w:space="0" w:color="auto"/>
        <w:left w:val="none" w:sz="0" w:space="0" w:color="auto"/>
        <w:bottom w:val="none" w:sz="0" w:space="0" w:color="auto"/>
        <w:right w:val="none" w:sz="0" w:space="0" w:color="auto"/>
      </w:divBdr>
      <w:divsChild>
        <w:div w:id="47342204">
          <w:marLeft w:val="0"/>
          <w:marRight w:val="0"/>
          <w:marTop w:val="0"/>
          <w:marBottom w:val="0"/>
          <w:divBdr>
            <w:top w:val="none" w:sz="0" w:space="0" w:color="auto"/>
            <w:left w:val="none" w:sz="0" w:space="0" w:color="auto"/>
            <w:bottom w:val="none" w:sz="0" w:space="0" w:color="auto"/>
            <w:right w:val="none" w:sz="0" w:space="0" w:color="auto"/>
          </w:divBdr>
        </w:div>
      </w:divsChild>
    </w:div>
    <w:div w:id="1527254798">
      <w:bodyDiv w:val="1"/>
      <w:marLeft w:val="0"/>
      <w:marRight w:val="0"/>
      <w:marTop w:val="0"/>
      <w:marBottom w:val="0"/>
      <w:divBdr>
        <w:top w:val="none" w:sz="0" w:space="0" w:color="auto"/>
        <w:left w:val="none" w:sz="0" w:space="0" w:color="auto"/>
        <w:bottom w:val="none" w:sz="0" w:space="0" w:color="auto"/>
        <w:right w:val="none" w:sz="0" w:space="0" w:color="auto"/>
      </w:divBdr>
      <w:divsChild>
        <w:div w:id="1072460934">
          <w:marLeft w:val="0"/>
          <w:marRight w:val="0"/>
          <w:marTop w:val="0"/>
          <w:marBottom w:val="0"/>
          <w:divBdr>
            <w:top w:val="none" w:sz="0" w:space="0" w:color="auto"/>
            <w:left w:val="none" w:sz="0" w:space="0" w:color="auto"/>
            <w:bottom w:val="none" w:sz="0" w:space="0" w:color="auto"/>
            <w:right w:val="none" w:sz="0" w:space="0" w:color="auto"/>
          </w:divBdr>
        </w:div>
      </w:divsChild>
    </w:div>
    <w:div w:id="1552033031">
      <w:bodyDiv w:val="1"/>
      <w:marLeft w:val="0"/>
      <w:marRight w:val="0"/>
      <w:marTop w:val="0"/>
      <w:marBottom w:val="0"/>
      <w:divBdr>
        <w:top w:val="none" w:sz="0" w:space="0" w:color="auto"/>
        <w:left w:val="none" w:sz="0" w:space="0" w:color="auto"/>
        <w:bottom w:val="none" w:sz="0" w:space="0" w:color="auto"/>
        <w:right w:val="none" w:sz="0" w:space="0" w:color="auto"/>
      </w:divBdr>
      <w:divsChild>
        <w:div w:id="1763377221">
          <w:marLeft w:val="0"/>
          <w:marRight w:val="0"/>
          <w:marTop w:val="0"/>
          <w:marBottom w:val="0"/>
          <w:divBdr>
            <w:top w:val="none" w:sz="0" w:space="0" w:color="auto"/>
            <w:left w:val="none" w:sz="0" w:space="0" w:color="auto"/>
            <w:bottom w:val="none" w:sz="0" w:space="0" w:color="auto"/>
            <w:right w:val="none" w:sz="0" w:space="0" w:color="auto"/>
          </w:divBdr>
        </w:div>
      </w:divsChild>
    </w:div>
    <w:div w:id="1553006968">
      <w:bodyDiv w:val="1"/>
      <w:marLeft w:val="0"/>
      <w:marRight w:val="0"/>
      <w:marTop w:val="0"/>
      <w:marBottom w:val="0"/>
      <w:divBdr>
        <w:top w:val="none" w:sz="0" w:space="0" w:color="auto"/>
        <w:left w:val="none" w:sz="0" w:space="0" w:color="auto"/>
        <w:bottom w:val="none" w:sz="0" w:space="0" w:color="auto"/>
        <w:right w:val="none" w:sz="0" w:space="0" w:color="auto"/>
      </w:divBdr>
    </w:div>
    <w:div w:id="1559245525">
      <w:bodyDiv w:val="1"/>
      <w:marLeft w:val="0"/>
      <w:marRight w:val="0"/>
      <w:marTop w:val="0"/>
      <w:marBottom w:val="0"/>
      <w:divBdr>
        <w:top w:val="none" w:sz="0" w:space="0" w:color="auto"/>
        <w:left w:val="none" w:sz="0" w:space="0" w:color="auto"/>
        <w:bottom w:val="none" w:sz="0" w:space="0" w:color="auto"/>
        <w:right w:val="none" w:sz="0" w:space="0" w:color="auto"/>
      </w:divBdr>
      <w:divsChild>
        <w:div w:id="1644504469">
          <w:marLeft w:val="85"/>
          <w:marRight w:val="0"/>
          <w:marTop w:val="0"/>
          <w:marBottom w:val="0"/>
          <w:divBdr>
            <w:top w:val="none" w:sz="0" w:space="0" w:color="auto"/>
            <w:left w:val="none" w:sz="0" w:space="0" w:color="auto"/>
            <w:bottom w:val="none" w:sz="0" w:space="0" w:color="auto"/>
            <w:right w:val="none" w:sz="0" w:space="0" w:color="auto"/>
          </w:divBdr>
        </w:div>
      </w:divsChild>
    </w:div>
    <w:div w:id="1597447245">
      <w:bodyDiv w:val="1"/>
      <w:marLeft w:val="0"/>
      <w:marRight w:val="0"/>
      <w:marTop w:val="0"/>
      <w:marBottom w:val="0"/>
      <w:divBdr>
        <w:top w:val="none" w:sz="0" w:space="0" w:color="auto"/>
        <w:left w:val="none" w:sz="0" w:space="0" w:color="auto"/>
        <w:bottom w:val="none" w:sz="0" w:space="0" w:color="auto"/>
        <w:right w:val="none" w:sz="0" w:space="0" w:color="auto"/>
      </w:divBdr>
    </w:div>
    <w:div w:id="1652562407">
      <w:bodyDiv w:val="1"/>
      <w:marLeft w:val="0"/>
      <w:marRight w:val="0"/>
      <w:marTop w:val="0"/>
      <w:marBottom w:val="0"/>
      <w:divBdr>
        <w:top w:val="none" w:sz="0" w:space="0" w:color="auto"/>
        <w:left w:val="none" w:sz="0" w:space="0" w:color="auto"/>
        <w:bottom w:val="none" w:sz="0" w:space="0" w:color="auto"/>
        <w:right w:val="none" w:sz="0" w:space="0" w:color="auto"/>
      </w:divBdr>
      <w:divsChild>
        <w:div w:id="49890144">
          <w:marLeft w:val="0"/>
          <w:marRight w:val="0"/>
          <w:marTop w:val="0"/>
          <w:marBottom w:val="0"/>
          <w:divBdr>
            <w:top w:val="none" w:sz="0" w:space="0" w:color="auto"/>
            <w:left w:val="none" w:sz="0" w:space="0" w:color="auto"/>
            <w:bottom w:val="none" w:sz="0" w:space="0" w:color="auto"/>
            <w:right w:val="none" w:sz="0" w:space="0" w:color="auto"/>
          </w:divBdr>
          <w:divsChild>
            <w:div w:id="76101633">
              <w:marLeft w:val="0"/>
              <w:marRight w:val="0"/>
              <w:marTop w:val="0"/>
              <w:marBottom w:val="0"/>
              <w:divBdr>
                <w:top w:val="none" w:sz="0" w:space="0" w:color="auto"/>
                <w:left w:val="none" w:sz="0" w:space="0" w:color="auto"/>
                <w:bottom w:val="none" w:sz="0" w:space="0" w:color="auto"/>
                <w:right w:val="none" w:sz="0" w:space="0" w:color="auto"/>
              </w:divBdr>
            </w:div>
            <w:div w:id="176121082">
              <w:marLeft w:val="0"/>
              <w:marRight w:val="0"/>
              <w:marTop w:val="0"/>
              <w:marBottom w:val="0"/>
              <w:divBdr>
                <w:top w:val="none" w:sz="0" w:space="0" w:color="auto"/>
                <w:left w:val="none" w:sz="0" w:space="0" w:color="auto"/>
                <w:bottom w:val="none" w:sz="0" w:space="0" w:color="auto"/>
                <w:right w:val="none" w:sz="0" w:space="0" w:color="auto"/>
              </w:divBdr>
            </w:div>
            <w:div w:id="44631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49902">
      <w:bodyDiv w:val="1"/>
      <w:marLeft w:val="0"/>
      <w:marRight w:val="0"/>
      <w:marTop w:val="0"/>
      <w:marBottom w:val="0"/>
      <w:divBdr>
        <w:top w:val="none" w:sz="0" w:space="0" w:color="auto"/>
        <w:left w:val="none" w:sz="0" w:space="0" w:color="auto"/>
        <w:bottom w:val="none" w:sz="0" w:space="0" w:color="auto"/>
        <w:right w:val="none" w:sz="0" w:space="0" w:color="auto"/>
      </w:divBdr>
    </w:div>
    <w:div w:id="1718042653">
      <w:bodyDiv w:val="1"/>
      <w:marLeft w:val="0"/>
      <w:marRight w:val="0"/>
      <w:marTop w:val="0"/>
      <w:marBottom w:val="0"/>
      <w:divBdr>
        <w:top w:val="none" w:sz="0" w:space="0" w:color="auto"/>
        <w:left w:val="none" w:sz="0" w:space="0" w:color="auto"/>
        <w:bottom w:val="none" w:sz="0" w:space="0" w:color="auto"/>
        <w:right w:val="none" w:sz="0" w:space="0" w:color="auto"/>
      </w:divBdr>
      <w:divsChild>
        <w:div w:id="2146042215">
          <w:marLeft w:val="85"/>
          <w:marRight w:val="0"/>
          <w:marTop w:val="0"/>
          <w:marBottom w:val="0"/>
          <w:divBdr>
            <w:top w:val="none" w:sz="0" w:space="0" w:color="auto"/>
            <w:left w:val="none" w:sz="0" w:space="0" w:color="auto"/>
            <w:bottom w:val="none" w:sz="0" w:space="0" w:color="auto"/>
            <w:right w:val="none" w:sz="0" w:space="0" w:color="auto"/>
          </w:divBdr>
        </w:div>
      </w:divsChild>
    </w:div>
    <w:div w:id="1731534684">
      <w:bodyDiv w:val="1"/>
      <w:marLeft w:val="0"/>
      <w:marRight w:val="0"/>
      <w:marTop w:val="0"/>
      <w:marBottom w:val="0"/>
      <w:divBdr>
        <w:top w:val="none" w:sz="0" w:space="0" w:color="auto"/>
        <w:left w:val="none" w:sz="0" w:space="0" w:color="auto"/>
        <w:bottom w:val="none" w:sz="0" w:space="0" w:color="auto"/>
        <w:right w:val="none" w:sz="0" w:space="0" w:color="auto"/>
      </w:divBdr>
      <w:divsChild>
        <w:div w:id="1252010236">
          <w:marLeft w:val="85"/>
          <w:marRight w:val="0"/>
          <w:marTop w:val="0"/>
          <w:marBottom w:val="0"/>
          <w:divBdr>
            <w:top w:val="none" w:sz="0" w:space="0" w:color="auto"/>
            <w:left w:val="none" w:sz="0" w:space="0" w:color="auto"/>
            <w:bottom w:val="none" w:sz="0" w:space="0" w:color="auto"/>
            <w:right w:val="none" w:sz="0" w:space="0" w:color="auto"/>
          </w:divBdr>
        </w:div>
      </w:divsChild>
    </w:div>
    <w:div w:id="1768189441">
      <w:bodyDiv w:val="1"/>
      <w:marLeft w:val="0"/>
      <w:marRight w:val="0"/>
      <w:marTop w:val="0"/>
      <w:marBottom w:val="0"/>
      <w:divBdr>
        <w:top w:val="none" w:sz="0" w:space="0" w:color="auto"/>
        <w:left w:val="none" w:sz="0" w:space="0" w:color="auto"/>
        <w:bottom w:val="none" w:sz="0" w:space="0" w:color="auto"/>
        <w:right w:val="none" w:sz="0" w:space="0" w:color="auto"/>
      </w:divBdr>
    </w:div>
    <w:div w:id="1826582822">
      <w:bodyDiv w:val="1"/>
      <w:marLeft w:val="0"/>
      <w:marRight w:val="0"/>
      <w:marTop w:val="0"/>
      <w:marBottom w:val="0"/>
      <w:divBdr>
        <w:top w:val="none" w:sz="0" w:space="0" w:color="auto"/>
        <w:left w:val="none" w:sz="0" w:space="0" w:color="auto"/>
        <w:bottom w:val="none" w:sz="0" w:space="0" w:color="auto"/>
        <w:right w:val="none" w:sz="0" w:space="0" w:color="auto"/>
      </w:divBdr>
      <w:divsChild>
        <w:div w:id="613562385">
          <w:marLeft w:val="0"/>
          <w:marRight w:val="0"/>
          <w:marTop w:val="0"/>
          <w:marBottom w:val="0"/>
          <w:divBdr>
            <w:top w:val="none" w:sz="0" w:space="0" w:color="auto"/>
            <w:left w:val="none" w:sz="0" w:space="0" w:color="auto"/>
            <w:bottom w:val="none" w:sz="0" w:space="0" w:color="auto"/>
            <w:right w:val="none" w:sz="0" w:space="0" w:color="auto"/>
          </w:divBdr>
        </w:div>
      </w:divsChild>
    </w:div>
    <w:div w:id="1827822345">
      <w:bodyDiv w:val="1"/>
      <w:marLeft w:val="0"/>
      <w:marRight w:val="0"/>
      <w:marTop w:val="0"/>
      <w:marBottom w:val="0"/>
      <w:divBdr>
        <w:top w:val="none" w:sz="0" w:space="0" w:color="auto"/>
        <w:left w:val="none" w:sz="0" w:space="0" w:color="auto"/>
        <w:bottom w:val="none" w:sz="0" w:space="0" w:color="auto"/>
        <w:right w:val="none" w:sz="0" w:space="0" w:color="auto"/>
      </w:divBdr>
      <w:divsChild>
        <w:div w:id="1421100703">
          <w:marLeft w:val="85"/>
          <w:marRight w:val="0"/>
          <w:marTop w:val="0"/>
          <w:marBottom w:val="0"/>
          <w:divBdr>
            <w:top w:val="none" w:sz="0" w:space="0" w:color="auto"/>
            <w:left w:val="none" w:sz="0" w:space="0" w:color="auto"/>
            <w:bottom w:val="none" w:sz="0" w:space="0" w:color="auto"/>
            <w:right w:val="none" w:sz="0" w:space="0" w:color="auto"/>
          </w:divBdr>
        </w:div>
      </w:divsChild>
    </w:div>
    <w:div w:id="1831292775">
      <w:bodyDiv w:val="1"/>
      <w:marLeft w:val="0"/>
      <w:marRight w:val="0"/>
      <w:marTop w:val="0"/>
      <w:marBottom w:val="0"/>
      <w:divBdr>
        <w:top w:val="none" w:sz="0" w:space="0" w:color="auto"/>
        <w:left w:val="none" w:sz="0" w:space="0" w:color="auto"/>
        <w:bottom w:val="none" w:sz="0" w:space="0" w:color="auto"/>
        <w:right w:val="none" w:sz="0" w:space="0" w:color="auto"/>
      </w:divBdr>
      <w:divsChild>
        <w:div w:id="84233601">
          <w:marLeft w:val="0"/>
          <w:marRight w:val="0"/>
          <w:marTop w:val="0"/>
          <w:marBottom w:val="0"/>
          <w:divBdr>
            <w:top w:val="none" w:sz="0" w:space="0" w:color="auto"/>
            <w:left w:val="none" w:sz="0" w:space="0" w:color="auto"/>
            <w:bottom w:val="none" w:sz="0" w:space="0" w:color="auto"/>
            <w:right w:val="none" w:sz="0" w:space="0" w:color="auto"/>
          </w:divBdr>
        </w:div>
      </w:divsChild>
    </w:div>
    <w:div w:id="1863738859">
      <w:bodyDiv w:val="1"/>
      <w:marLeft w:val="0"/>
      <w:marRight w:val="0"/>
      <w:marTop w:val="0"/>
      <w:marBottom w:val="0"/>
      <w:divBdr>
        <w:top w:val="none" w:sz="0" w:space="0" w:color="auto"/>
        <w:left w:val="none" w:sz="0" w:space="0" w:color="auto"/>
        <w:bottom w:val="none" w:sz="0" w:space="0" w:color="auto"/>
        <w:right w:val="none" w:sz="0" w:space="0" w:color="auto"/>
      </w:divBdr>
      <w:divsChild>
        <w:div w:id="1670064043">
          <w:marLeft w:val="85"/>
          <w:marRight w:val="0"/>
          <w:marTop w:val="0"/>
          <w:marBottom w:val="0"/>
          <w:divBdr>
            <w:top w:val="none" w:sz="0" w:space="0" w:color="auto"/>
            <w:left w:val="none" w:sz="0" w:space="0" w:color="auto"/>
            <w:bottom w:val="none" w:sz="0" w:space="0" w:color="auto"/>
            <w:right w:val="none" w:sz="0" w:space="0" w:color="auto"/>
          </w:divBdr>
        </w:div>
      </w:divsChild>
    </w:div>
    <w:div w:id="1962346427">
      <w:bodyDiv w:val="1"/>
      <w:marLeft w:val="0"/>
      <w:marRight w:val="0"/>
      <w:marTop w:val="0"/>
      <w:marBottom w:val="0"/>
      <w:divBdr>
        <w:top w:val="none" w:sz="0" w:space="0" w:color="auto"/>
        <w:left w:val="none" w:sz="0" w:space="0" w:color="auto"/>
        <w:bottom w:val="none" w:sz="0" w:space="0" w:color="auto"/>
        <w:right w:val="none" w:sz="0" w:space="0" w:color="auto"/>
      </w:divBdr>
    </w:div>
    <w:div w:id="1985309557">
      <w:bodyDiv w:val="1"/>
      <w:marLeft w:val="0"/>
      <w:marRight w:val="0"/>
      <w:marTop w:val="0"/>
      <w:marBottom w:val="0"/>
      <w:divBdr>
        <w:top w:val="none" w:sz="0" w:space="0" w:color="auto"/>
        <w:left w:val="none" w:sz="0" w:space="0" w:color="auto"/>
        <w:bottom w:val="none" w:sz="0" w:space="0" w:color="auto"/>
        <w:right w:val="none" w:sz="0" w:space="0" w:color="auto"/>
      </w:divBdr>
      <w:divsChild>
        <w:div w:id="53313438">
          <w:marLeft w:val="0"/>
          <w:marRight w:val="0"/>
          <w:marTop w:val="0"/>
          <w:marBottom w:val="0"/>
          <w:divBdr>
            <w:top w:val="none" w:sz="0" w:space="0" w:color="auto"/>
            <w:left w:val="none" w:sz="0" w:space="0" w:color="auto"/>
            <w:bottom w:val="none" w:sz="0" w:space="0" w:color="auto"/>
            <w:right w:val="none" w:sz="0" w:space="0" w:color="auto"/>
          </w:divBdr>
          <w:divsChild>
            <w:div w:id="81877981">
              <w:marLeft w:val="0"/>
              <w:marRight w:val="0"/>
              <w:marTop w:val="0"/>
              <w:marBottom w:val="0"/>
              <w:divBdr>
                <w:top w:val="none" w:sz="0" w:space="0" w:color="auto"/>
                <w:left w:val="none" w:sz="0" w:space="0" w:color="auto"/>
                <w:bottom w:val="none" w:sz="0" w:space="0" w:color="auto"/>
                <w:right w:val="none" w:sz="0" w:space="0" w:color="auto"/>
              </w:divBdr>
            </w:div>
            <w:div w:id="1064714436">
              <w:marLeft w:val="0"/>
              <w:marRight w:val="0"/>
              <w:marTop w:val="0"/>
              <w:marBottom w:val="0"/>
              <w:divBdr>
                <w:top w:val="none" w:sz="0" w:space="0" w:color="auto"/>
                <w:left w:val="none" w:sz="0" w:space="0" w:color="auto"/>
                <w:bottom w:val="none" w:sz="0" w:space="0" w:color="auto"/>
                <w:right w:val="none" w:sz="0" w:space="0" w:color="auto"/>
              </w:divBdr>
            </w:div>
            <w:div w:id="1013530454">
              <w:marLeft w:val="0"/>
              <w:marRight w:val="0"/>
              <w:marTop w:val="0"/>
              <w:marBottom w:val="0"/>
              <w:divBdr>
                <w:top w:val="none" w:sz="0" w:space="0" w:color="auto"/>
                <w:left w:val="none" w:sz="0" w:space="0" w:color="auto"/>
                <w:bottom w:val="none" w:sz="0" w:space="0" w:color="auto"/>
                <w:right w:val="none" w:sz="0" w:space="0" w:color="auto"/>
              </w:divBdr>
            </w:div>
            <w:div w:id="1775393588">
              <w:marLeft w:val="0"/>
              <w:marRight w:val="0"/>
              <w:marTop w:val="0"/>
              <w:marBottom w:val="0"/>
              <w:divBdr>
                <w:top w:val="none" w:sz="0" w:space="0" w:color="auto"/>
                <w:left w:val="none" w:sz="0" w:space="0" w:color="auto"/>
                <w:bottom w:val="none" w:sz="0" w:space="0" w:color="auto"/>
                <w:right w:val="none" w:sz="0" w:space="0" w:color="auto"/>
              </w:divBdr>
            </w:div>
            <w:div w:id="182285070">
              <w:marLeft w:val="0"/>
              <w:marRight w:val="0"/>
              <w:marTop w:val="0"/>
              <w:marBottom w:val="0"/>
              <w:divBdr>
                <w:top w:val="none" w:sz="0" w:space="0" w:color="auto"/>
                <w:left w:val="none" w:sz="0" w:space="0" w:color="auto"/>
                <w:bottom w:val="none" w:sz="0" w:space="0" w:color="auto"/>
                <w:right w:val="none" w:sz="0" w:space="0" w:color="auto"/>
              </w:divBdr>
            </w:div>
            <w:div w:id="166142618">
              <w:marLeft w:val="0"/>
              <w:marRight w:val="0"/>
              <w:marTop w:val="0"/>
              <w:marBottom w:val="0"/>
              <w:divBdr>
                <w:top w:val="none" w:sz="0" w:space="0" w:color="auto"/>
                <w:left w:val="none" w:sz="0" w:space="0" w:color="auto"/>
                <w:bottom w:val="none" w:sz="0" w:space="0" w:color="auto"/>
                <w:right w:val="none" w:sz="0" w:space="0" w:color="auto"/>
              </w:divBdr>
            </w:div>
            <w:div w:id="202646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83499">
      <w:bodyDiv w:val="1"/>
      <w:marLeft w:val="0"/>
      <w:marRight w:val="0"/>
      <w:marTop w:val="0"/>
      <w:marBottom w:val="0"/>
      <w:divBdr>
        <w:top w:val="none" w:sz="0" w:space="0" w:color="auto"/>
        <w:left w:val="none" w:sz="0" w:space="0" w:color="auto"/>
        <w:bottom w:val="none" w:sz="0" w:space="0" w:color="auto"/>
        <w:right w:val="none" w:sz="0" w:space="0" w:color="auto"/>
      </w:divBdr>
      <w:divsChild>
        <w:div w:id="1403913723">
          <w:marLeft w:val="85"/>
          <w:marRight w:val="0"/>
          <w:marTop w:val="0"/>
          <w:marBottom w:val="0"/>
          <w:divBdr>
            <w:top w:val="none" w:sz="0" w:space="0" w:color="auto"/>
            <w:left w:val="none" w:sz="0" w:space="0" w:color="auto"/>
            <w:bottom w:val="none" w:sz="0" w:space="0" w:color="auto"/>
            <w:right w:val="none" w:sz="0" w:space="0" w:color="auto"/>
          </w:divBdr>
        </w:div>
      </w:divsChild>
    </w:div>
    <w:div w:id="2107266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Base6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docs.google.com/document/d/1dKcTWOGte2Vqgr3xJQGWPVIaz9ArJTB3/edit" TargetMode="External"/><Relationship Id="rId4" Type="http://schemas.openxmlformats.org/officeDocument/2006/relationships/settings" Target="settings.xml"/><Relationship Id="rId9" Type="http://schemas.openxmlformats.org/officeDocument/2006/relationships/hyperlink" Target="https://docs.google.com/document/d/1dKcTWOGte2Vqgr3xJQGWPVIaz9ArJTB3/ed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18F412CFF22A34CAFC969FE11F3F1D1" ma:contentTypeVersion="19" ma:contentTypeDescription="Create a new document." ma:contentTypeScope="" ma:versionID="eb610ffa614d5c71e22198c7378d63fd">
  <xsd:schema xmlns:xsd="http://www.w3.org/2001/XMLSchema" xmlns:xs="http://www.w3.org/2001/XMLSchema" xmlns:p="http://schemas.microsoft.com/office/2006/metadata/properties" xmlns:ns2="22b4f0e2-5792-4c17-9302-1c9b3c36aecd" xmlns:ns3="a136c17e-4bd6-4bac-8daa-1d07fbadff46" targetNamespace="http://schemas.microsoft.com/office/2006/metadata/properties" ma:root="true" ma:fieldsID="ee000d1bcc4ad68a3bf7e012a2219f92" ns2:_="" ns3:_="">
    <xsd:import namespace="22b4f0e2-5792-4c17-9302-1c9b3c36aecd"/>
    <xsd:import namespace="a136c17e-4bd6-4bac-8daa-1d07fbadff4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b4f0e2-5792-4c17-9302-1c9b3c36aec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ac469d5-35b0-400c-96bb-4da8a7693b24}" ma:internalName="TaxCatchAll" ma:showField="CatchAllData" ma:web="22b4f0e2-5792-4c17-9302-1c9b3c36aec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136c17e-4bd6-4bac-8daa-1d07fbadff4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430c873-4788-4c94-9bae-c0a457e811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136c17e-4bd6-4bac-8daa-1d07fbadff46">
      <Terms xmlns="http://schemas.microsoft.com/office/infopath/2007/PartnerControls"/>
    </lcf76f155ced4ddcb4097134ff3c332f>
    <TaxCatchAll xmlns="22b4f0e2-5792-4c17-9302-1c9b3c36aecd" xsi:nil="true"/>
  </documentManagement>
</p:properties>
</file>

<file path=customXml/itemProps1.xml><?xml version="1.0" encoding="utf-8"?>
<ds:datastoreItem xmlns:ds="http://schemas.openxmlformats.org/officeDocument/2006/customXml" ds:itemID="{2E1D500A-DBF1-42C5-B671-65779EBA5CFE}">
  <ds:schemaRefs>
    <ds:schemaRef ds:uri="http://schemas.openxmlformats.org/officeDocument/2006/bibliography"/>
  </ds:schemaRefs>
</ds:datastoreItem>
</file>

<file path=customXml/itemProps2.xml><?xml version="1.0" encoding="utf-8"?>
<ds:datastoreItem xmlns:ds="http://schemas.openxmlformats.org/officeDocument/2006/customXml" ds:itemID="{699387D4-1D86-45A0-A05A-C57A5A6ACC65}"/>
</file>

<file path=customXml/itemProps3.xml><?xml version="1.0" encoding="utf-8"?>
<ds:datastoreItem xmlns:ds="http://schemas.openxmlformats.org/officeDocument/2006/customXml" ds:itemID="{779E3276-B7FE-4884-9F71-A959FE9176A6}"/>
</file>

<file path=customXml/itemProps4.xml><?xml version="1.0" encoding="utf-8"?>
<ds:datastoreItem xmlns:ds="http://schemas.openxmlformats.org/officeDocument/2006/customXml" ds:itemID="{58BC5318-8260-4E7D-8339-DBFB541EF6CC}"/>
</file>

<file path=docProps/app.xml><?xml version="1.0" encoding="utf-8"?>
<Properties xmlns="http://schemas.openxmlformats.org/officeDocument/2006/extended-properties" xmlns:vt="http://schemas.openxmlformats.org/officeDocument/2006/docPropsVTypes">
  <Template>Normal.dotm</Template>
  <TotalTime>20</TotalTime>
  <Pages>1</Pages>
  <Words>71912</Words>
  <Characters>409901</Characters>
  <Application>Microsoft Office Word</Application>
  <DocSecurity>0</DocSecurity>
  <Lines>3415</Lines>
  <Paragraphs>961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Quang</dc:creator>
  <cp:keywords/>
  <dc:description/>
  <cp:lastModifiedBy>Pham Linh</cp:lastModifiedBy>
  <cp:revision>5</cp:revision>
  <cp:lastPrinted>2025-06-19T07:53:00Z</cp:lastPrinted>
  <dcterms:created xsi:type="dcterms:W3CDTF">2025-06-05T07:14:00Z</dcterms:created>
  <dcterms:modified xsi:type="dcterms:W3CDTF">2025-06-19T07:55:00Z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0x010100018F412CFF22A34CAFC969FE11F3F1D1</vt:lpwstr>
  </property>
  <property fmtid="{D5CDD505-2E9C-101B-9397-08002B2CF9AE}" pid="3" name="MediaServiceImageTags">
    <vt:lpwstr/>
  </property>
</Properties>
</file>